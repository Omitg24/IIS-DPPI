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6" Type="http://schemas.microsoft.com/office/2020/02/relationships/classificationlabels" Target="docMetadata/LabelInfo.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p w14:paraId="7CDF479B" w14:textId="77777777" w:rsidR="00F864E4" w:rsidRDefault="00BD777D" w:rsidP="005F487B">
      <w:pPr>
        <w:pStyle w:val="Textoindependiente"/>
        <w:sectPr w:rsidR="00F864E4" w:rsidSect="008E3614">
          <w:headerReference w:type="even" r:id="rId11"/>
          <w:headerReference w:type="default" r:id="rId12"/>
          <w:footerReference w:type="default" r:id="rId13"/>
          <w:pgSz w:w="11906" w:h="16838"/>
          <w:pgMar w:top="1417" w:right="1701" w:bottom="1417" w:left="1701" w:header="708" w:footer="708" w:gutter="0"/>
          <w:pgBorders w:display="firstPage" w:offsetFrom="page">
            <w:top w:val="single" w:sz="12" w:space="24" w:color="auto"/>
            <w:left w:val="single" w:sz="12" w:space="24" w:color="auto"/>
            <w:bottom w:val="single" w:sz="12" w:space="24" w:color="auto"/>
            <w:right w:val="single" w:sz="12" w:space="24" w:color="auto"/>
          </w:pgBorders>
          <w:cols w:space="708"/>
          <w:titlePg/>
          <w:docGrid w:linePitch="360"/>
        </w:sectPr>
      </w:pPr>
      <w:r>
        <w:rPr>
          <w:noProof/>
        </w:rPr>
        <mc:AlternateContent>
          <mc:Choice Requires="wps">
            <w:drawing>
              <wp:anchor distT="45720" distB="45720" distL="114300" distR="114300" simplePos="0" relativeHeight="251658245" behindDoc="0" locked="0" layoutInCell="1" allowOverlap="1" wp14:anchorId="2A49548C" wp14:editId="32EE0622">
                <wp:simplePos x="0" y="0"/>
                <wp:positionH relativeFrom="margin">
                  <wp:align>left</wp:align>
                </wp:positionH>
                <wp:positionV relativeFrom="paragraph">
                  <wp:posOffset>6415405</wp:posOffset>
                </wp:positionV>
                <wp:extent cx="5400040" cy="934720"/>
                <wp:effectExtent l="0" t="0" r="0" b="0"/>
                <wp:wrapNone/>
                <wp:docPr id="121940088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934720"/>
                        </a:xfrm>
                        <a:prstGeom prst="rect">
                          <a:avLst/>
                        </a:prstGeom>
                        <a:noFill/>
                        <a:ln w="9525">
                          <a:noFill/>
                          <a:miter lim="800000"/>
                          <a:headEnd/>
                          <a:tailEnd/>
                        </a:ln>
                      </wps:spPr>
                      <wps:txbx>
                        <w:txbxContent>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49"/>
                              <w:gridCol w:w="2049"/>
                              <w:gridCol w:w="2051"/>
                              <w:gridCol w:w="2051"/>
                            </w:tblGrid>
                            <w:tr w:rsidR="0088311A" w14:paraId="3FBA5025" w14:textId="77777777">
                              <w:tc>
                                <w:tcPr>
                                  <w:tcW w:w="2049" w:type="dxa"/>
                                </w:tcPr>
                                <w:p w14:paraId="11A6E9E2" w14:textId="0D68F262" w:rsidR="0088311A" w:rsidRPr="00AE0E1D" w:rsidRDefault="0088311A" w:rsidP="0088311A">
                                  <w:pPr>
                                    <w:jc w:val="center"/>
                                  </w:pPr>
                                  <w:r>
                                    <w:t>Omar Teixeira González</w:t>
                                  </w:r>
                                </w:p>
                              </w:tc>
                              <w:tc>
                                <w:tcPr>
                                  <w:tcW w:w="2049" w:type="dxa"/>
                                </w:tcPr>
                                <w:p w14:paraId="13FA5F2B" w14:textId="092954CD" w:rsidR="0088311A" w:rsidRDefault="0088311A" w:rsidP="0088311A">
                                  <w:pPr>
                                    <w:jc w:val="center"/>
                                  </w:pPr>
                                  <w:r w:rsidRPr="00AE0E1D">
                                    <w:t>Pablo Argallero Fernández</w:t>
                                  </w:r>
                                </w:p>
                              </w:tc>
                              <w:tc>
                                <w:tcPr>
                                  <w:tcW w:w="2051" w:type="dxa"/>
                                </w:tcPr>
                                <w:p w14:paraId="3174162B" w14:textId="3E67CB78" w:rsidR="0088311A" w:rsidRDefault="0088311A" w:rsidP="0088311A">
                                  <w:pPr>
                                    <w:jc w:val="center"/>
                                  </w:pPr>
                                  <w:r>
                                    <w:t>Mercurio Verde Hopson</w:t>
                                  </w:r>
                                </w:p>
                              </w:tc>
                              <w:tc>
                                <w:tcPr>
                                  <w:tcW w:w="2051" w:type="dxa"/>
                                </w:tcPr>
                                <w:p w14:paraId="4D834351" w14:textId="4B45AA6F" w:rsidR="0088311A" w:rsidRDefault="0088311A" w:rsidP="0088311A">
                                  <w:pPr>
                                    <w:jc w:val="center"/>
                                  </w:pPr>
                                  <w:r>
                                    <w:t>David Leszek Warzynski Abril</w:t>
                                  </w:r>
                                </w:p>
                              </w:tc>
                            </w:tr>
                            <w:tr w:rsidR="0088311A" w:rsidRPr="00BD777D" w14:paraId="601CD052" w14:textId="77777777">
                              <w:trPr>
                                <w:trHeight w:val="164"/>
                              </w:trPr>
                              <w:tc>
                                <w:tcPr>
                                  <w:tcW w:w="2049" w:type="dxa"/>
                                </w:tcPr>
                                <w:p w14:paraId="5B24D432" w14:textId="77777777" w:rsidR="0088311A" w:rsidRPr="00BD777D" w:rsidRDefault="0088311A" w:rsidP="0088311A">
                                  <w:pPr>
                                    <w:jc w:val="center"/>
                                    <w:rPr>
                                      <w:sz w:val="4"/>
                                      <w:szCs w:val="4"/>
                                    </w:rPr>
                                  </w:pPr>
                                </w:p>
                              </w:tc>
                              <w:tc>
                                <w:tcPr>
                                  <w:tcW w:w="2049" w:type="dxa"/>
                                </w:tcPr>
                                <w:p w14:paraId="629A4257" w14:textId="380962EC" w:rsidR="0088311A" w:rsidRPr="00BD777D" w:rsidRDefault="0088311A" w:rsidP="0088311A">
                                  <w:pPr>
                                    <w:jc w:val="center"/>
                                    <w:rPr>
                                      <w:sz w:val="4"/>
                                      <w:szCs w:val="4"/>
                                    </w:rPr>
                                  </w:pPr>
                                </w:p>
                              </w:tc>
                              <w:tc>
                                <w:tcPr>
                                  <w:tcW w:w="2051" w:type="dxa"/>
                                </w:tcPr>
                                <w:p w14:paraId="5AAFA650" w14:textId="77777777" w:rsidR="0088311A" w:rsidRPr="00BD777D" w:rsidRDefault="0088311A" w:rsidP="0088311A">
                                  <w:pPr>
                                    <w:jc w:val="center"/>
                                    <w:rPr>
                                      <w:sz w:val="4"/>
                                      <w:szCs w:val="4"/>
                                    </w:rPr>
                                  </w:pPr>
                                </w:p>
                              </w:tc>
                              <w:tc>
                                <w:tcPr>
                                  <w:tcW w:w="2051" w:type="dxa"/>
                                </w:tcPr>
                                <w:p w14:paraId="1F8C3011" w14:textId="77777777" w:rsidR="0088311A" w:rsidRPr="00BD777D" w:rsidRDefault="0088311A" w:rsidP="0088311A">
                                  <w:pPr>
                                    <w:jc w:val="center"/>
                                    <w:rPr>
                                      <w:sz w:val="4"/>
                                      <w:szCs w:val="4"/>
                                    </w:rPr>
                                  </w:pPr>
                                </w:p>
                              </w:tc>
                            </w:tr>
                            <w:tr w:rsidR="0088311A" w14:paraId="783B2EB6" w14:textId="77777777">
                              <w:tc>
                                <w:tcPr>
                                  <w:tcW w:w="2049" w:type="dxa"/>
                                </w:tcPr>
                                <w:p w14:paraId="0592FEA1" w14:textId="0E275D91" w:rsidR="0088311A" w:rsidRDefault="0088311A" w:rsidP="0088311A">
                                  <w:pPr>
                                    <w:jc w:val="center"/>
                                  </w:pPr>
                                  <w:r>
                                    <w:t>UO281847</w:t>
                                  </w:r>
                                </w:p>
                              </w:tc>
                              <w:tc>
                                <w:tcPr>
                                  <w:tcW w:w="2049" w:type="dxa"/>
                                </w:tcPr>
                                <w:p w14:paraId="2F0067FA" w14:textId="75382291" w:rsidR="0088311A" w:rsidRDefault="0088311A" w:rsidP="0088311A">
                                  <w:pPr>
                                    <w:jc w:val="center"/>
                                  </w:pPr>
                                  <w:r>
                                    <w:t>UO283216</w:t>
                                  </w:r>
                                </w:p>
                              </w:tc>
                              <w:tc>
                                <w:tcPr>
                                  <w:tcW w:w="2051" w:type="dxa"/>
                                </w:tcPr>
                                <w:p w14:paraId="7D283C6A" w14:textId="6C4C103E" w:rsidR="0088311A" w:rsidRDefault="0088311A" w:rsidP="0088311A">
                                  <w:pPr>
                                    <w:jc w:val="center"/>
                                  </w:pPr>
                                  <w:r>
                                    <w:t>UO282436</w:t>
                                  </w:r>
                                </w:p>
                              </w:tc>
                              <w:tc>
                                <w:tcPr>
                                  <w:tcW w:w="2051" w:type="dxa"/>
                                </w:tcPr>
                                <w:p w14:paraId="0BA29BAF" w14:textId="35C49819" w:rsidR="0088311A" w:rsidRDefault="0088311A" w:rsidP="0088311A">
                                  <w:pPr>
                                    <w:jc w:val="center"/>
                                  </w:pPr>
                                  <w:r>
                                    <w:t>UO278968</w:t>
                                  </w:r>
                                </w:p>
                              </w:tc>
                            </w:tr>
                            <w:tr w:rsidR="0088311A" w14:paraId="11739C4B" w14:textId="77777777">
                              <w:tc>
                                <w:tcPr>
                                  <w:tcW w:w="2049" w:type="dxa"/>
                                </w:tcPr>
                                <w:p w14:paraId="557364F2" w14:textId="173D2D7D" w:rsidR="0088311A" w:rsidRPr="00AE13F6" w:rsidRDefault="0088311A" w:rsidP="0088311A">
                                  <w:pPr>
                                    <w:jc w:val="center"/>
                                  </w:pPr>
                                  <w:r w:rsidRPr="00AB095F">
                                    <w:t>32892095W</w:t>
                                  </w:r>
                                </w:p>
                              </w:tc>
                              <w:tc>
                                <w:tcPr>
                                  <w:tcW w:w="2049" w:type="dxa"/>
                                </w:tcPr>
                                <w:p w14:paraId="730793B1" w14:textId="24D333B5" w:rsidR="0088311A" w:rsidRDefault="0088311A" w:rsidP="0088311A">
                                  <w:pPr>
                                    <w:jc w:val="center"/>
                                  </w:pPr>
                                  <w:r w:rsidRPr="00AE13F6">
                                    <w:t>34294263K</w:t>
                                  </w:r>
                                </w:p>
                              </w:tc>
                              <w:tc>
                                <w:tcPr>
                                  <w:tcW w:w="2051" w:type="dxa"/>
                                </w:tcPr>
                                <w:p w14:paraId="68EDE13C" w14:textId="1864546B" w:rsidR="0088311A" w:rsidRDefault="0088311A" w:rsidP="0088311A">
                                  <w:pPr>
                                    <w:jc w:val="center"/>
                                  </w:pPr>
                                  <w:r w:rsidRPr="00D268A2">
                                    <w:t>71726354A</w:t>
                                  </w:r>
                                </w:p>
                              </w:tc>
                              <w:tc>
                                <w:tcPr>
                                  <w:tcW w:w="2051" w:type="dxa"/>
                                </w:tcPr>
                                <w:p w14:paraId="08E69876" w14:textId="20A34DD4" w:rsidR="0088311A" w:rsidRDefault="0088311A" w:rsidP="0088311A">
                                  <w:pPr>
                                    <w:jc w:val="center"/>
                                  </w:pPr>
                                  <w:r w:rsidRPr="00BD777D">
                                    <w:t>34295493D</w:t>
                                  </w:r>
                                </w:p>
                              </w:tc>
                            </w:tr>
                          </w:tbl>
                          <w:p w14:paraId="33FAD097" w14:textId="69590962" w:rsidR="004F3299" w:rsidRPr="004F3299" w:rsidRDefault="004F3299" w:rsidP="004F3299">
                            <w:pPr>
                              <w:jc w:val="center"/>
                            </w:pP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type w14:anchorId="2A49548C" id="_x0000_t202" coordsize="21600,21600" o:spt="202" path="m,l,21600r21600,l21600,xe">
                <v:stroke joinstyle="miter"/>
                <v:path gradientshapeok="t" o:connecttype="rect"/>
              </v:shapetype>
              <v:shape id="Cuadro de texto 2" o:spid="_x0000_s1026" type="#_x0000_t202" style="position:absolute;left:0;text-align:left;margin-left:0;margin-top:505.15pt;width:425.2pt;height:73.6pt;z-index:251658245;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" filled="f" stroked="f">
                <v:textbox>
                  <w:txbxContent>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49"/>
                        <w:gridCol w:w="2049"/>
                        <w:gridCol w:w="2051"/>
                        <w:gridCol w:w="2051"/>
                      </w:tblGrid>
                      <w:tr w:rsidR="0088311A" w14:paraId="3FBA5025" w14:textId="77777777">
                        <w:tc>
                          <w:tcPr>
                            <w:tcW w:w="2049" w:type="dxa"/>
                          </w:tcPr>
                          <w:p w14:paraId="11A6E9E2" w14:textId="0D68F262" w:rsidR="0088311A" w:rsidRPr="00AE0E1D" w:rsidRDefault="0088311A" w:rsidP="0088311A">
                            <w:pPr>
                              <w:jc w:val="center"/>
                            </w:pPr>
                            <w:r>
                              <w:t>Omar Teixeira González</w:t>
                            </w:r>
                          </w:p>
                        </w:tc>
                        <w:tc>
                          <w:tcPr>
                            <w:tcW w:w="2049" w:type="dxa"/>
                          </w:tcPr>
                          <w:p w14:paraId="13FA5F2B" w14:textId="092954CD" w:rsidR="0088311A" w:rsidRDefault="0088311A" w:rsidP="0088311A">
                            <w:pPr>
                              <w:jc w:val="center"/>
                            </w:pPr>
                            <w:r w:rsidRPr="00AE0E1D">
                              <w:t>Pablo Argallero Fernández</w:t>
                            </w:r>
                          </w:p>
                        </w:tc>
                        <w:tc>
                          <w:tcPr>
                            <w:tcW w:w="2051" w:type="dxa"/>
                          </w:tcPr>
                          <w:p w14:paraId="3174162B" w14:textId="3E67CB78" w:rsidR="0088311A" w:rsidRDefault="0088311A" w:rsidP="0088311A">
                            <w:pPr>
                              <w:jc w:val="center"/>
                            </w:pPr>
                            <w:r>
                              <w:t>Mercurio Verde Hopson</w:t>
                            </w:r>
                          </w:p>
                        </w:tc>
                        <w:tc>
                          <w:tcPr>
                            <w:tcW w:w="2051" w:type="dxa"/>
                          </w:tcPr>
                          <w:p w14:paraId="4D834351" w14:textId="4B45AA6F" w:rsidR="0088311A" w:rsidRDefault="0088311A" w:rsidP="0088311A">
                            <w:pPr>
                              <w:jc w:val="center"/>
                            </w:pPr>
                            <w:r>
                              <w:t>David Leszek Warzynski Abril</w:t>
                            </w:r>
                          </w:p>
                        </w:tc>
                      </w:tr>
                      <w:tr w:rsidR="0088311A" w:rsidRPr="00BD777D" w14:paraId="601CD052" w14:textId="77777777">
                        <w:trPr>
                          <w:trHeight w:val="164"/>
                        </w:trPr>
                        <w:tc>
                          <w:tcPr>
                            <w:tcW w:w="2049" w:type="dxa"/>
                          </w:tcPr>
                          <w:p w14:paraId="5B24D432" w14:textId="77777777" w:rsidR="0088311A" w:rsidRPr="00BD777D" w:rsidRDefault="0088311A" w:rsidP="0088311A">
                            <w:pPr>
                              <w:jc w:val="center"/>
                              <w:rPr>
                                <w:sz w:val="4"/>
                                <w:szCs w:val="4"/>
                              </w:rPr>
                            </w:pPr>
                          </w:p>
                        </w:tc>
                        <w:tc>
                          <w:tcPr>
                            <w:tcW w:w="2049" w:type="dxa"/>
                          </w:tcPr>
                          <w:p w14:paraId="629A4257" w14:textId="380962EC" w:rsidR="0088311A" w:rsidRPr="00BD777D" w:rsidRDefault="0088311A" w:rsidP="0088311A">
                            <w:pPr>
                              <w:jc w:val="center"/>
                              <w:rPr>
                                <w:sz w:val="4"/>
                                <w:szCs w:val="4"/>
                              </w:rPr>
                            </w:pPr>
                          </w:p>
                        </w:tc>
                        <w:tc>
                          <w:tcPr>
                            <w:tcW w:w="2051" w:type="dxa"/>
                          </w:tcPr>
                          <w:p w14:paraId="5AAFA650" w14:textId="77777777" w:rsidR="0088311A" w:rsidRPr="00BD777D" w:rsidRDefault="0088311A" w:rsidP="0088311A">
                            <w:pPr>
                              <w:jc w:val="center"/>
                              <w:rPr>
                                <w:sz w:val="4"/>
                                <w:szCs w:val="4"/>
                              </w:rPr>
                            </w:pPr>
                          </w:p>
                        </w:tc>
                        <w:tc>
                          <w:tcPr>
                            <w:tcW w:w="2051" w:type="dxa"/>
                          </w:tcPr>
                          <w:p w14:paraId="1F8C3011" w14:textId="77777777" w:rsidR="0088311A" w:rsidRPr="00BD777D" w:rsidRDefault="0088311A" w:rsidP="0088311A">
                            <w:pPr>
                              <w:jc w:val="center"/>
                              <w:rPr>
                                <w:sz w:val="4"/>
                                <w:szCs w:val="4"/>
                              </w:rPr>
                            </w:pPr>
                          </w:p>
                        </w:tc>
                      </w:tr>
                      <w:tr w:rsidR="0088311A" w14:paraId="783B2EB6" w14:textId="77777777">
                        <w:tc>
                          <w:tcPr>
                            <w:tcW w:w="2049" w:type="dxa"/>
                          </w:tcPr>
                          <w:p w14:paraId="0592FEA1" w14:textId="0E275D91" w:rsidR="0088311A" w:rsidRDefault="0088311A" w:rsidP="0088311A">
                            <w:pPr>
                              <w:jc w:val="center"/>
                            </w:pPr>
                            <w:r>
                              <w:t>UO281847</w:t>
                            </w:r>
                          </w:p>
                        </w:tc>
                        <w:tc>
                          <w:tcPr>
                            <w:tcW w:w="2049" w:type="dxa"/>
                          </w:tcPr>
                          <w:p w14:paraId="2F0067FA" w14:textId="75382291" w:rsidR="0088311A" w:rsidRDefault="0088311A" w:rsidP="0088311A">
                            <w:pPr>
                              <w:jc w:val="center"/>
                            </w:pPr>
                            <w:r>
                              <w:t>UO283216</w:t>
                            </w:r>
                          </w:p>
                        </w:tc>
                        <w:tc>
                          <w:tcPr>
                            <w:tcW w:w="2051" w:type="dxa"/>
                          </w:tcPr>
                          <w:p w14:paraId="7D283C6A" w14:textId="6C4C103E" w:rsidR="0088311A" w:rsidRDefault="0088311A" w:rsidP="0088311A">
                            <w:pPr>
                              <w:jc w:val="center"/>
                            </w:pPr>
                            <w:r>
                              <w:t>UO282436</w:t>
                            </w:r>
                          </w:p>
                        </w:tc>
                        <w:tc>
                          <w:tcPr>
                            <w:tcW w:w="2051" w:type="dxa"/>
                          </w:tcPr>
                          <w:p w14:paraId="0BA29BAF" w14:textId="35C49819" w:rsidR="0088311A" w:rsidRDefault="0088311A" w:rsidP="0088311A">
                            <w:pPr>
                              <w:jc w:val="center"/>
                            </w:pPr>
                            <w:r>
                              <w:t>UO278968</w:t>
                            </w:r>
                          </w:p>
                        </w:tc>
                      </w:tr>
                      <w:tr w:rsidR="0088311A" w14:paraId="11739C4B" w14:textId="77777777">
                        <w:tc>
                          <w:tcPr>
                            <w:tcW w:w="2049" w:type="dxa"/>
                          </w:tcPr>
                          <w:p w14:paraId="557364F2" w14:textId="173D2D7D" w:rsidR="0088311A" w:rsidRPr="00AE13F6" w:rsidRDefault="0088311A" w:rsidP="0088311A">
                            <w:pPr>
                              <w:jc w:val="center"/>
                            </w:pPr>
                            <w:r w:rsidRPr="00AB095F">
                              <w:t>32892095W</w:t>
                            </w:r>
                          </w:p>
                        </w:tc>
                        <w:tc>
                          <w:tcPr>
                            <w:tcW w:w="2049" w:type="dxa"/>
                          </w:tcPr>
                          <w:p w14:paraId="730793B1" w14:textId="24D333B5" w:rsidR="0088311A" w:rsidRDefault="0088311A" w:rsidP="0088311A">
                            <w:pPr>
                              <w:jc w:val="center"/>
                            </w:pPr>
                            <w:r w:rsidRPr="00AE13F6">
                              <w:t>34294263K</w:t>
                            </w:r>
                          </w:p>
                        </w:tc>
                        <w:tc>
                          <w:tcPr>
                            <w:tcW w:w="2051" w:type="dxa"/>
                          </w:tcPr>
                          <w:p w14:paraId="68EDE13C" w14:textId="1864546B" w:rsidR="0088311A" w:rsidRDefault="0088311A" w:rsidP="0088311A">
                            <w:pPr>
                              <w:jc w:val="center"/>
                            </w:pPr>
                            <w:r w:rsidRPr="00D268A2">
                              <w:t>71726354A</w:t>
                            </w:r>
                          </w:p>
                        </w:tc>
                        <w:tc>
                          <w:tcPr>
                            <w:tcW w:w="2051" w:type="dxa"/>
                          </w:tcPr>
                          <w:p w14:paraId="08E69876" w14:textId="20A34DD4" w:rsidR="0088311A" w:rsidRDefault="0088311A" w:rsidP="0088311A">
                            <w:pPr>
                              <w:jc w:val="center"/>
                            </w:pPr>
                            <w:r w:rsidRPr="00BD777D">
                              <w:t>34295493D</w:t>
                            </w:r>
                          </w:p>
                        </w:tc>
                      </w:tr>
                    </w:tbl>
                    <w:p w14:paraId="33FAD097" w14:textId="69590962" w:rsidR="004F3299" w:rsidRPr="004F3299" w:rsidRDefault="004F3299" w:rsidP="004F3299">
                      <w:pPr>
                        <w:jc w:val="center"/>
                      </w:pPr>
                    </w:p>
                  </w:txbxContent>
                </v:textbox>
                <w10:wrap anchorx="margin"/>
              </v:shape>
            </w:pict>
          </mc:Fallback>
        </mc:AlternateContent>
      </w:r>
      <w:bookmarkStart w:id="0" w:name="_Ref164715143"/>
      <w:bookmarkEnd w:id="0"/>
      <w:r>
        <w:rPr>
          <w:noProof/>
        </w:rPr>
        <mc:AlternateContent>
          <mc:Choice Requires="wps">
            <w:drawing>
              <wp:anchor distT="0" distB="0" distL="114300" distR="114300" simplePos="0" relativeHeight="251658243" behindDoc="0" locked="0" layoutInCell="1" allowOverlap="1" wp14:anchorId="7BB5AEFC" wp14:editId="5C908FC4">
                <wp:simplePos x="0" y="0"/>
                <wp:positionH relativeFrom="margin">
                  <wp:posOffset>2128520</wp:posOffset>
                </wp:positionH>
                <wp:positionV relativeFrom="paragraph">
                  <wp:posOffset>5781040</wp:posOffset>
                </wp:positionV>
                <wp:extent cx="2060575" cy="488950"/>
                <wp:effectExtent l="0" t="0" r="0" b="5715"/>
                <wp:wrapNone/>
                <wp:docPr id="1683075264" name="Cuadro de texto 1"/>
                <wp:cNvGraphicFramePr/>
                <a:graphic xmlns:a="http://schemas.openxmlformats.org/drawingml/2006/main">
                  <a:graphicData uri="http://schemas.microsoft.com/office/word/2010/wordprocessingShape">
                    <wps:wsp>
                      <wps:cNvSpPr txBox="1"/>
                      <wps:spPr>
                        <a:xfrm>
                          <a:off x="0" y="0"/>
                          <a:ext cx="2060575" cy="488950"/>
                        </a:xfrm>
                        <a:prstGeom prst="rect">
                          <a:avLst/>
                        </a:prstGeom>
                        <a:noFill/>
                        <a:ln>
                          <a:noFill/>
                        </a:ln>
                      </wps:spPr>
                      <wps:txbx>
                        <w:txbxContent>
                          <w:p w14:paraId="5EE56716" w14:textId="2C38B1B0" w:rsidR="00597932" w:rsidRPr="002A015D" w:rsidRDefault="00597932" w:rsidP="00597932">
                            <w:pPr>
                              <w:jc w:val="center"/>
                              <w:rPr>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DPPI24-E11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BB5AEFC" id="Cuadro de texto 1" o:spid="_x0000_s1027" type="#_x0000_t202" style="position:absolute;left:0;text-align:left;margin-left:167.6pt;margin-top:455.2pt;width:162.25pt;height:38.5pt;z-index:251658243;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" filled="f" stroked="f">
                <v:textbox style="mso-fit-shape-to-text:t">
                  <w:txbxContent>
                    <w:p w14:paraId="5EE56716" w14:textId="2C38B1B0" w:rsidR="00597932" w:rsidRPr="002A015D" w:rsidRDefault="00597932" w:rsidP="00597932">
                      <w:pPr>
                        <w:jc w:val="center"/>
                        <w:rPr>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DPPI24-E11</w:t>
                      </w:r>
                    </w:p>
                  </w:txbxContent>
                </v:textbox>
                <w10:wrap anchorx="margin"/>
              </v:shape>
            </w:pict>
          </mc:Fallback>
        </mc:AlternateContent>
      </w:r>
      <w:r w:rsidR="004F3299">
        <w:rPr>
          <w:noProof/>
        </w:rPr>
        <mc:AlternateContent>
          <mc:Choice Requires="wps">
            <w:drawing>
              <wp:anchor distT="45720" distB="45720" distL="114300" distR="114300" simplePos="0" relativeHeight="251658244" behindDoc="0" locked="0" layoutInCell="1" allowOverlap="1" wp14:anchorId="7F829C85" wp14:editId="31B6FF01">
                <wp:simplePos x="0" y="0"/>
                <wp:positionH relativeFrom="margin">
                  <wp:align>right</wp:align>
                </wp:positionH>
                <wp:positionV relativeFrom="paragraph">
                  <wp:posOffset>8488045</wp:posOffset>
                </wp:positionV>
                <wp:extent cx="5388610" cy="1404620"/>
                <wp:effectExtent l="0" t="0" r="0" b="0"/>
                <wp:wrapNone/>
                <wp:docPr id="29240972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8610" cy="1404620"/>
                        </a:xfrm>
                        <a:prstGeom prst="rect">
                          <a:avLst/>
                        </a:prstGeom>
                        <a:noFill/>
                        <a:ln w="9525">
                          <a:noFill/>
                          <a:miter lim="800000"/>
                          <a:headEnd/>
                          <a:tailEnd/>
                        </a:ln>
                      </wps:spPr>
                      <wps:txbx>
                        <w:txbxContent>
                          <w:p w14:paraId="4A54CE6D" w14:textId="45AF2D74" w:rsidR="004F3299" w:rsidRPr="004F3299" w:rsidRDefault="004F3299" w:rsidP="004F3299">
                            <w:pPr>
                              <w:jc w:val="center"/>
                            </w:pPr>
                            <w:r w:rsidRPr="004F3299">
                              <w:t>Curso 2023-2024</w:t>
                            </w:r>
                          </w:p>
                        </w:txbxContent>
                      </wps:txbx>
                      <wps:bodyPr rot="0" vert="horz" wrap="square" lIns="91440" tIns="45720" rIns="91440" bIns="45720" anchor="ctr" anchorCtr="0">
                        <a:spAutoFit/>
                      </wps:bodyPr>
                    </wps:wsp>
                  </a:graphicData>
                </a:graphic>
                <wp14:sizeRelH relativeFrom="margin">
                  <wp14:pctWidth>0</wp14:pctWidth>
                </wp14:sizeRelH>
                <wp14:sizeRelV relativeFrom="margin">
                  <wp14:pctHeight>20000</wp14:pctHeight>
                </wp14:sizeRelV>
              </wp:anchor>
            </w:drawing>
          </mc:Choice>
          <mc:Fallback>
            <w:pict>
              <v:shape w14:anchorId="7F829C85" id="_x0000_s1028" type="#_x0000_t202" style="position:absolute;left:0;text-align:left;margin-left:373.1pt;margin-top:668.35pt;width:424.3pt;height:110.6pt;z-index:251658244;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" filled="f" stroked="f">
                <v:textbox style="mso-fit-shape-to-text:t">
                  <w:txbxContent>
                    <w:p w14:paraId="4A54CE6D" w14:textId="45AF2D74" w:rsidR="004F3299" w:rsidRPr="004F3299" w:rsidRDefault="004F3299" w:rsidP="004F3299">
                      <w:pPr>
                        <w:jc w:val="center"/>
                      </w:pPr>
                      <w:r w:rsidRPr="004F3299">
                        <w:t>Curso 2023-2024</w:t>
                      </w:r>
                    </w:p>
                  </w:txbxContent>
                </v:textbox>
                <w10:wrap anchorx="margin"/>
              </v:shape>
            </w:pict>
          </mc:Fallback>
        </mc:AlternateContent>
      </w:r>
      <w:r w:rsidR="00005490">
        <w:rPr>
          <w:noProof/>
          <w:lang w:eastAsia="es-ES"/>
        </w:rPr>
        <w:drawing>
          <wp:anchor distT="0" distB="0" distL="114300" distR="114300" simplePos="0" relativeHeight="251658242" behindDoc="0" locked="0" layoutInCell="1" allowOverlap="1" wp14:anchorId="7A9E65DE" wp14:editId="4FEB0F77">
            <wp:simplePos x="0" y="0"/>
            <wp:positionH relativeFrom="rightMargin">
              <wp:posOffset>184416</wp:posOffset>
            </wp:positionH>
            <wp:positionV relativeFrom="paragraph">
              <wp:posOffset>8882380</wp:posOffset>
            </wp:positionV>
            <wp:extent cx="555625" cy="558800"/>
            <wp:effectExtent l="0" t="0" r="0" b="0"/>
            <wp:wrapNone/>
            <wp:docPr id="3" name="Imagen 3" descr="Escuela de Ingeniería Informática - Inic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cuela de Ingeniería Informática - Inicio"/>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12549" r="62548" b="12141"/>
                    <a:stretch/>
                  </pic:blipFill>
                  <pic:spPr bwMode="auto">
                    <a:xfrm>
                      <a:off x="0" y="0"/>
                      <a:ext cx="555625" cy="5588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33F94">
        <w:rPr>
          <w:noProof/>
        </w:rPr>
        <mc:AlternateContent>
          <mc:Choice Requires="wps">
            <w:drawing>
              <wp:anchor distT="0" distB="0" distL="114300" distR="114300" simplePos="0" relativeHeight="251658241" behindDoc="0" locked="0" layoutInCell="1" allowOverlap="1" wp14:anchorId="47239582" wp14:editId="7E372249">
                <wp:simplePos x="0" y="0"/>
                <wp:positionH relativeFrom="margin">
                  <wp:align>center</wp:align>
                </wp:positionH>
                <wp:positionV relativeFrom="paragraph">
                  <wp:posOffset>5392282</wp:posOffset>
                </wp:positionV>
                <wp:extent cx="2860040" cy="596892"/>
                <wp:effectExtent l="0" t="0" r="0" b="0"/>
                <wp:wrapNone/>
                <wp:docPr id="1845733712" name="Cuadro de texto 1"/>
                <wp:cNvGraphicFramePr/>
                <a:graphic xmlns:a="http://schemas.openxmlformats.org/drawingml/2006/main">
                  <a:graphicData uri="http://schemas.microsoft.com/office/word/2010/wordprocessingShape">
                    <wps:wsp>
                      <wps:cNvSpPr txBox="1"/>
                      <wps:spPr>
                        <a:xfrm>
                          <a:off x="0" y="0"/>
                          <a:ext cx="2860040" cy="596892"/>
                        </a:xfrm>
                        <a:prstGeom prst="rect">
                          <a:avLst/>
                        </a:prstGeom>
                        <a:noFill/>
                        <a:ln>
                          <a:noFill/>
                        </a:ln>
                      </wps:spPr>
                      <wps:txbx>
                        <w:txbxContent>
                          <w:p w14:paraId="6A0B5797" w14:textId="1315AD95" w:rsidR="00C33F94" w:rsidRPr="009C3D54" w:rsidRDefault="00C33F94" w:rsidP="00C33F94">
                            <w:pPr>
                              <w:jc w:val="center"/>
                              <w:rPr>
                                <w:noProof/>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Sistema de Teleasistencia Sanitaria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7239582" id="_x0000_s1029" type="#_x0000_t202" style="position:absolute;left:0;text-align:left;margin-left:0;margin-top:424.6pt;width:225.2pt;height:47pt;z-index:251658241;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" filled="f" stroked="f">
                <v:textbox style="mso-fit-shape-to-text:t">
                  <w:txbxContent>
                    <w:p w14:paraId="6A0B5797" w14:textId="1315AD95" w:rsidR="00C33F94" w:rsidRPr="009C3D54" w:rsidRDefault="00C33F94" w:rsidP="00C33F94">
                      <w:pPr>
                        <w:jc w:val="center"/>
                        <w:rPr>
                          <w:noProof/>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Sistema de Teleasistencia Sanitaria</w:t>
                      </w:r>
                    </w:p>
                  </w:txbxContent>
                </v:textbox>
                <w10:wrap anchorx="margin"/>
              </v:shape>
            </w:pict>
          </mc:Fallback>
        </mc:AlternateContent>
      </w:r>
      <w:r w:rsidR="00C33F94">
        <w:rPr>
          <w:noProof/>
        </w:rPr>
        <mc:AlternateContent>
          <mc:Choice Requires="wpg">
            <w:drawing>
              <wp:anchor distT="0" distB="0" distL="114300" distR="114300" simplePos="0" relativeHeight="251658250" behindDoc="0" locked="0" layoutInCell="1" allowOverlap="1" wp14:anchorId="5F003FA5" wp14:editId="50114122">
                <wp:simplePos x="0" y="0"/>
                <wp:positionH relativeFrom="margin">
                  <wp:align>left</wp:align>
                </wp:positionH>
                <wp:positionV relativeFrom="paragraph">
                  <wp:posOffset>1235913</wp:posOffset>
                </wp:positionV>
                <wp:extent cx="5400040" cy="2402841"/>
                <wp:effectExtent l="0" t="0" r="10160" b="0"/>
                <wp:wrapNone/>
                <wp:docPr id="1601641996" name="Grupo 7"/>
                <wp:cNvGraphicFramePr/>
                <a:graphic xmlns:a="http://schemas.openxmlformats.org/drawingml/2006/main">
                  <a:graphicData uri="http://schemas.microsoft.com/office/word/2010/wordprocessingGroup">
                    <wpg:wgp>
                      <wpg:cNvGrpSpPr/>
                      <wpg:grpSpPr>
                        <a:xfrm>
                          <a:off x="0" y="0"/>
                          <a:ext cx="5400040" cy="2402841"/>
                          <a:chOff x="0" y="0"/>
                          <a:chExt cx="5400040" cy="2402841"/>
                        </a:xfrm>
                      </wpg:grpSpPr>
                      <wps:wsp>
                        <wps:cNvPr id="899076513" name="Cuadro de texto 1"/>
                        <wps:cNvSpPr txBox="1"/>
                        <wps:spPr>
                          <a:xfrm>
                            <a:off x="1267865" y="1475282"/>
                            <a:ext cx="2860040" cy="596900"/>
                          </a:xfrm>
                          <a:prstGeom prst="rect">
                            <a:avLst/>
                          </a:prstGeom>
                          <a:noFill/>
                          <a:ln>
                            <a:noFill/>
                          </a:ln>
                        </wps:spPr>
                        <wps:txbx>
                          <w:txbxContent>
                            <w:p w14:paraId="0DF8B3BE" w14:textId="32B025E1" w:rsidR="00FE1A22" w:rsidRPr="009C3D54" w:rsidRDefault="00FE1A22" w:rsidP="00FE1A22">
                              <w:pPr>
                                <w:jc w:val="center"/>
                                <w:rPr>
                                  <w:noProof/>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C3D54">
                                <w:rPr>
                                  <w:noProof/>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w:t>
                              </w:r>
                              <w:r w:rsidR="009C3D54">
                                <w:rPr>
                                  <w:noProof/>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á</w:t>
                              </w:r>
                              <w:r w:rsidRPr="009C3D54">
                                <w:rPr>
                                  <w:noProof/>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ct</w:t>
                              </w:r>
                              <w:r w:rsidR="005B627E" w:rsidRPr="009C3D54">
                                <w:rPr>
                                  <w:noProof/>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icas de laboratorio</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wps:wsp>
                        <wps:cNvPr id="1401610854" name="Cuadro de texto 1"/>
                        <wps:cNvSpPr txBox="1"/>
                        <wps:spPr>
                          <a:xfrm>
                            <a:off x="1667435" y="1913256"/>
                            <a:ext cx="2060575" cy="489585"/>
                          </a:xfrm>
                          <a:prstGeom prst="rect">
                            <a:avLst/>
                          </a:prstGeom>
                          <a:noFill/>
                          <a:ln>
                            <a:noFill/>
                          </a:ln>
                        </wps:spPr>
                        <wps:txbx>
                          <w:txbxContent>
                            <w:p w14:paraId="31525CAD" w14:textId="7426DD0E" w:rsidR="005B627E" w:rsidRPr="002A015D" w:rsidRDefault="005B627E" w:rsidP="005B627E">
                              <w:pPr>
                                <w:jc w:val="center"/>
                                <w:rPr>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A015D">
                                <w:rPr>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Convocatoria ordinaria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wpg:grpSp>
                        <wpg:cNvPr id="1431110195" name="Grupo 6"/>
                        <wpg:cNvGrpSpPr/>
                        <wpg:grpSpPr>
                          <a:xfrm>
                            <a:off x="0" y="0"/>
                            <a:ext cx="5400040" cy="1498600"/>
                            <a:chOff x="0" y="0"/>
                            <a:chExt cx="5400040" cy="1498600"/>
                          </a:xfrm>
                        </wpg:grpSpPr>
                        <wps:wsp>
                          <wps:cNvPr id="1393493817" name="Cuadro de texto 1"/>
                          <wps:cNvSpPr txBox="1"/>
                          <wps:spPr>
                            <a:xfrm>
                              <a:off x="0" y="0"/>
                              <a:ext cx="5400040" cy="1498600"/>
                            </a:xfrm>
                            <a:prstGeom prst="rect">
                              <a:avLst/>
                            </a:prstGeom>
                            <a:noFill/>
                            <a:ln>
                              <a:noFill/>
                            </a:ln>
                          </wps:spPr>
                          <wps:txbx>
                            <w:txbxContent>
                              <w:p w14:paraId="627A9A60" w14:textId="4F093AF4" w:rsidR="002F7337" w:rsidRPr="009C3D54" w:rsidRDefault="002F7337" w:rsidP="002F7337">
                                <w:pPr>
                                  <w:jc w:val="center"/>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C3D54">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Dirección y Planificación de Proyectos Informáticos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wpg:grpSp>
                          <wpg:cNvPr id="1680838999" name="Grupo 5"/>
                          <wpg:cNvGrpSpPr/>
                          <wpg:grpSpPr>
                            <a:xfrm>
                              <a:off x="7684" y="1367758"/>
                              <a:ext cx="5371209" cy="60261"/>
                              <a:chOff x="0" y="0"/>
                              <a:chExt cx="5402264" cy="67978"/>
                            </a:xfrm>
                          </wpg:grpSpPr>
                          <wpg:grpSp>
                            <wpg:cNvPr id="926067338" name="Grupo 3"/>
                            <wpg:cNvGrpSpPr/>
                            <wpg:grpSpPr>
                              <a:xfrm>
                                <a:off x="0" y="38420"/>
                                <a:ext cx="5402264" cy="0"/>
                                <a:chOff x="0" y="0"/>
                                <a:chExt cx="5402264" cy="0"/>
                              </a:xfrm>
                            </wpg:grpSpPr>
                            <wps:wsp>
                              <wps:cNvPr id="289198308" name="Conector recto 2"/>
                              <wps:cNvCnPr/>
                              <wps:spPr>
                                <a:xfrm>
                                  <a:off x="0" y="0"/>
                                  <a:ext cx="2538484" cy="0"/>
                                </a:xfrm>
                                <a:prstGeom prst="line">
                                  <a:avLst/>
                                </a:prstGeom>
                                <a:ln w="3175">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wps:wsp>
                              <wps:cNvPr id="1627040342" name="Conector recto 2"/>
                              <wps:cNvCnPr/>
                              <wps:spPr>
                                <a:xfrm>
                                  <a:off x="2863780" y="0"/>
                                  <a:ext cx="2538484" cy="0"/>
                                </a:xfrm>
                                <a:prstGeom prst="line">
                                  <a:avLst/>
                                </a:prstGeom>
                                <a:ln w="3175">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wpg:grpSp>
                          <wps:wsp>
                            <wps:cNvPr id="1293219809" name="Elipse 4"/>
                            <wps:cNvSpPr/>
                            <wps:spPr>
                              <a:xfrm>
                                <a:off x="2658675" y="0"/>
                                <a:ext cx="67978" cy="67978"/>
                              </a:xfrm>
                              <a:prstGeom prst="ellipse">
                                <a:avLst/>
                              </a:prstGeom>
                              <a:solidFill>
                                <a:schemeClr val="bg1">
                                  <a:lumMod val="85000"/>
                                </a:schemeClr>
                              </a:solidFill>
                              <a:ln w="6350">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wgp>
                  </a:graphicData>
                </a:graphic>
              </wp:anchor>
            </w:drawing>
          </mc:Choice>
          <mc:Fallback>
            <w:pict>
              <v:group w14:anchorId="5F003FA5" id="Grupo 7" o:spid="_x0000_s1030" style="position:absolute;left:0;text-align:left;margin-left:0;margin-top:97.3pt;width:425.2pt;height:189.2pt;z-index:251658250;mso-position-horizontal:left;mso-position-horizontal-relative:margin" coordsize="54000,240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">
                <v:shape id="_x0000_s1031" type="#_x0000_t202" style="position:absolute;left:12678;top:14752;width:28601;height:596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" filled="f" stroked="f">
                  <v:textbox style="mso-fit-shape-to-text:t">
                    <w:txbxContent>
                      <w:p w14:paraId="0DF8B3BE" w14:textId="32B025E1" w:rsidR="00FE1A22" w:rsidRPr="009C3D54" w:rsidRDefault="00FE1A22" w:rsidP="00FE1A22">
                        <w:pPr>
                          <w:jc w:val="center"/>
                          <w:rPr>
                            <w:noProof/>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C3D54">
                          <w:rPr>
                            <w:noProof/>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w:t>
                        </w:r>
                        <w:r w:rsidR="009C3D54">
                          <w:rPr>
                            <w:noProof/>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á</w:t>
                        </w:r>
                        <w:r w:rsidRPr="009C3D54">
                          <w:rPr>
                            <w:noProof/>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ct</w:t>
                        </w:r>
                        <w:r w:rsidR="005B627E" w:rsidRPr="009C3D54">
                          <w:rPr>
                            <w:noProof/>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icas de laboratorio</w:t>
                        </w:r>
                      </w:p>
                    </w:txbxContent>
                  </v:textbox>
                </v:shape>
                <v:shape id="_x0000_s1032" type="#_x0000_t202" style="position:absolute;left:16674;top:19132;width:20606;height:489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" filled="f" stroked="f">
                  <v:textbox style="mso-fit-shape-to-text:t">
                    <w:txbxContent>
                      <w:p w14:paraId="31525CAD" w14:textId="7426DD0E" w:rsidR="005B627E" w:rsidRPr="002A015D" w:rsidRDefault="005B627E" w:rsidP="005B627E">
                        <w:pPr>
                          <w:jc w:val="center"/>
                          <w:rPr>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A015D">
                          <w:rPr>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Convocatoria ordinaria</w:t>
                        </w:r>
                      </w:p>
                    </w:txbxContent>
                  </v:textbox>
                </v:shape>
                <v:group id="Grupo 6" o:spid="_x0000_s1033" style="position:absolute;width:54000;height:14986" coordsize="54000,149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">
                  <v:shape id="_x0000_s1034" type="#_x0000_t202" style="position:absolute;width:54000;height:1498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" filled="f" stroked="f">
                    <v:textbox style="mso-fit-shape-to-text:t">
                      <w:txbxContent>
                        <w:p w14:paraId="627A9A60" w14:textId="4F093AF4" w:rsidR="002F7337" w:rsidRPr="009C3D54" w:rsidRDefault="002F7337" w:rsidP="002F7337">
                          <w:pPr>
                            <w:jc w:val="center"/>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C3D54">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Dirección y Planificación de Proyectos Informáticos</w:t>
                          </w:r>
                        </w:p>
                      </w:txbxContent>
                    </v:textbox>
                  </v:shape>
                  <v:group id="Grupo 5" o:spid="_x0000_s1035" style="position:absolute;left:76;top:13677;width:53712;height:603" coordsize="54022,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">
                    <v:group id="Grupo 3" o:spid="_x0000_s1036" style="position:absolute;top:384;width:54022;height:0" coordsize="540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">
                      <v:line id="Conector recto 2" o:spid="_x0000_s1037" style="position:absolute;visibility:visible;mso-wrap-style:square" from="0,0" to="2538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" strokecolor="#0d0d0d [3069]" strokeweight=".25pt">
                        <v:stroke joinstyle="miter"/>
                      </v:line>
                      <v:line id="Conector recto 2" o:spid="_x0000_s1038" style="position:absolute;visibility:visible;mso-wrap-style:square" from="28637,0" to="5402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" strokecolor="#0d0d0d [3069]" strokeweight=".25pt">
                        <v:stroke joinstyle="miter"/>
                      </v:line>
                    </v:group>
                    <v:oval id="Elipse 4" o:spid="_x0000_s1039" style="position:absolute;left:26586;width:680;height:6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" fillcolor="#d8d8d8 [2732]" strokecolor="black [3213]" strokeweight=".5pt">
                      <v:stroke joinstyle="miter"/>
                    </v:oval>
                  </v:group>
                </v:group>
                <w10:wrap anchorx="margin"/>
              </v:group>
            </w:pict>
          </mc:Fallback>
        </mc:AlternateContent>
      </w:r>
      <w:r w:rsidR="00C33F94">
        <w:rPr>
          <w:noProof/>
        </w:rPr>
        <w:drawing>
          <wp:anchor distT="0" distB="0" distL="114300" distR="114300" simplePos="0" relativeHeight="251658240" behindDoc="0" locked="0" layoutInCell="1" allowOverlap="1" wp14:anchorId="13B5A3D3" wp14:editId="242B560A">
            <wp:simplePos x="0" y="0"/>
            <wp:positionH relativeFrom="margin">
              <wp:align>center</wp:align>
            </wp:positionH>
            <wp:positionV relativeFrom="paragraph">
              <wp:posOffset>3648918</wp:posOffset>
            </wp:positionV>
            <wp:extent cx="2174582" cy="1600251"/>
            <wp:effectExtent l="0" t="0" r="0" b="0"/>
            <wp:wrapNone/>
            <wp:docPr id="646516799" name="Imagen 1"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516799" name="Imagen 1" descr="Logotipo&#10;&#10;Descripción generada automáticamen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174582" cy="1600251"/>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6CDADD1" w14:textId="7A5DF54D" w:rsidR="0056682B" w:rsidRDefault="0003399C" w:rsidP="0056682B">
      <w:bookmarkStart w:id="1" w:name="_Toc159977585"/>
      <w:r>
        <w:rPr>
          <w:noProof/>
        </w:rPr>
        <w:lastRenderedPageBreak/>
        <mc:AlternateContent>
          <mc:Choice Requires="wps">
            <w:drawing>
              <wp:anchor distT="0" distB="0" distL="114300" distR="114300" simplePos="0" relativeHeight="251658249" behindDoc="0" locked="0" layoutInCell="1" allowOverlap="1" wp14:anchorId="5A3CA4FC" wp14:editId="4578FB22">
                <wp:simplePos x="0" y="0"/>
                <wp:positionH relativeFrom="margin">
                  <wp:align>right</wp:align>
                </wp:positionH>
                <wp:positionV relativeFrom="paragraph">
                  <wp:posOffset>2688</wp:posOffset>
                </wp:positionV>
                <wp:extent cx="5392346" cy="1828800"/>
                <wp:effectExtent l="0" t="0" r="18415" b="11430"/>
                <wp:wrapNone/>
                <wp:docPr id="1693743013" name="Cuadro de texto 1"/>
                <wp:cNvGraphicFramePr/>
                <a:graphic xmlns:a="http://schemas.openxmlformats.org/drawingml/2006/main">
                  <a:graphicData uri="http://schemas.microsoft.com/office/word/2010/wordprocessingShape">
                    <wps:wsp>
                      <wps:cNvSpPr txBox="1"/>
                      <wps:spPr>
                        <a:xfrm>
                          <a:off x="0" y="0"/>
                          <a:ext cx="5392346" cy="1828800"/>
                        </a:xfrm>
                        <a:prstGeom prst="rect">
                          <a:avLst/>
                        </a:prstGeom>
                        <a:noFill/>
                        <a:ln>
                          <a:solidFill>
                            <a:schemeClr val="tx1"/>
                          </a:solidFill>
                        </a:ln>
                      </wps:spPr>
                      <wps:txbx>
                        <w:txbxContent>
                          <w:p w14:paraId="02FDA2CF" w14:textId="6421D58E" w:rsidR="0003399C" w:rsidRPr="0003399C" w:rsidRDefault="0003399C" w:rsidP="0003399C">
                            <w:pPr>
                              <w:jc w:val="center"/>
                              <w:rPr>
                                <w:b/>
                                <w:bCs/>
                                <w:color w:val="806000" w:themeColor="accent4" w:themeShade="80"/>
                                <w:sz w:val="44"/>
                                <w:szCs w:val="44"/>
                                <w14:reflection w14:blurRad="6350" w14:stA="53000" w14:stPos="0" w14:endA="300" w14:endPos="35500" w14:dist="0" w14:dir="5400000" w14:fadeDir="5400000" w14:sx="100000" w14:sy="-90000" w14:kx="0" w14:ky="0" w14:algn="bl"/>
                                <w14:textOutline w14:w="9525" w14:cap="flat" w14:cmpd="sng" w14:algn="ctr">
                                  <w14:solidFill>
                                    <w14:schemeClr w14:val="accent2">
                                      <w14:lumMod w14:val="50000"/>
                                    </w14:schemeClr>
                                  </w14:solidFill>
                                  <w14:prstDash w14:val="solid"/>
                                  <w14:round/>
                                </w14:textOutline>
                              </w:rPr>
                            </w:pPr>
                            <w:r w:rsidRPr="0003399C">
                              <w:rPr>
                                <w:b/>
                                <w:bCs/>
                                <w:color w:val="806000" w:themeColor="accent4" w:themeShade="80"/>
                                <w:sz w:val="44"/>
                                <w:szCs w:val="44"/>
                                <w14:reflection w14:blurRad="6350" w14:stA="53000" w14:stPos="0" w14:endA="300" w14:endPos="35500" w14:dist="0" w14:dir="5400000" w14:fadeDir="5400000" w14:sx="100000" w14:sy="-90000" w14:kx="0" w14:ky="0" w14:algn="bl"/>
                                <w14:textOutline w14:w="9525" w14:cap="flat" w14:cmpd="sng" w14:algn="ctr">
                                  <w14:solidFill>
                                    <w14:schemeClr w14:val="accent2">
                                      <w14:lumMod w14:val="50000"/>
                                    </w14:schemeClr>
                                  </w14:solidFill>
                                  <w14:prstDash w14:val="solid"/>
                                  <w14:round/>
                                </w14:textOutline>
                              </w:rPr>
                              <w:t>GRADO EN INGENIERÍA INFORMÁTICA DEL SOFTWARE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A3CA4FC" id="_x0000_s1040" type="#_x0000_t202" style="position:absolute;left:0;text-align:left;margin-left:373.4pt;margin-top:.2pt;width:424.6pt;height:2in;z-index:251658249;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" filled="f" strokecolor="black [3213]">
                <v:textbox style="mso-fit-shape-to-text:t">
                  <w:txbxContent>
                    <w:p w14:paraId="02FDA2CF" w14:textId="6421D58E" w:rsidR="0003399C" w:rsidRPr="0003399C" w:rsidRDefault="0003399C" w:rsidP="0003399C">
                      <w:pPr>
                        <w:jc w:val="center"/>
                        <w:rPr>
                          <w:b/>
                          <w:bCs/>
                          <w:color w:val="806000" w:themeColor="accent4" w:themeShade="80"/>
                          <w:sz w:val="44"/>
                          <w:szCs w:val="44"/>
                          <w14:reflection w14:blurRad="6350" w14:stA="53000" w14:stPos="0" w14:endA="300" w14:endPos="35500" w14:dist="0" w14:dir="5400000" w14:fadeDir="5400000" w14:sx="100000" w14:sy="-90000" w14:kx="0" w14:ky="0" w14:algn="bl"/>
                          <w14:textOutline w14:w="9525" w14:cap="flat" w14:cmpd="sng" w14:algn="ctr">
                            <w14:solidFill>
                              <w14:schemeClr w14:val="accent2">
                                <w14:lumMod w14:val="50000"/>
                              </w14:schemeClr>
                            </w14:solidFill>
                            <w14:prstDash w14:val="solid"/>
                            <w14:round/>
                          </w14:textOutline>
                        </w:rPr>
                      </w:pPr>
                      <w:r w:rsidRPr="0003399C">
                        <w:rPr>
                          <w:b/>
                          <w:bCs/>
                          <w:color w:val="806000" w:themeColor="accent4" w:themeShade="80"/>
                          <w:sz w:val="44"/>
                          <w:szCs w:val="44"/>
                          <w14:reflection w14:blurRad="6350" w14:stA="53000" w14:stPos="0" w14:endA="300" w14:endPos="35500" w14:dist="0" w14:dir="5400000" w14:fadeDir="5400000" w14:sx="100000" w14:sy="-90000" w14:kx="0" w14:ky="0" w14:algn="bl"/>
                          <w14:textOutline w14:w="9525" w14:cap="flat" w14:cmpd="sng" w14:algn="ctr">
                            <w14:solidFill>
                              <w14:schemeClr w14:val="accent2">
                                <w14:lumMod w14:val="50000"/>
                              </w14:schemeClr>
                            </w14:solidFill>
                            <w14:prstDash w14:val="solid"/>
                            <w14:round/>
                          </w14:textOutline>
                        </w:rPr>
                        <w:t>GRADO EN INGENIERÍA INFORMÁTICA DEL SOFTWARE</w:t>
                      </w:r>
                    </w:p>
                  </w:txbxContent>
                </v:textbox>
                <w10:wrap anchorx="margin"/>
              </v:shape>
            </w:pict>
          </mc:Fallback>
        </mc:AlternateContent>
      </w:r>
      <w:r w:rsidRPr="0003399C">
        <w:t xml:space="preserve"> </w:t>
      </w:r>
      <w:r w:rsidRPr="0003399C">
        <w:rPr>
          <w:noProof/>
        </w:rPr>
        <w:drawing>
          <wp:anchor distT="0" distB="0" distL="114300" distR="114300" simplePos="0" relativeHeight="251658247" behindDoc="0" locked="0" layoutInCell="1" allowOverlap="1" wp14:anchorId="0BE38CEC" wp14:editId="5671342A">
            <wp:simplePos x="0" y="0"/>
            <wp:positionH relativeFrom="column">
              <wp:posOffset>8352394</wp:posOffset>
            </wp:positionH>
            <wp:positionV relativeFrom="paragraph">
              <wp:posOffset>-1120356</wp:posOffset>
            </wp:positionV>
            <wp:extent cx="2736135" cy="1925594"/>
            <wp:effectExtent l="0" t="0" r="7620" b="0"/>
            <wp:wrapNone/>
            <wp:docPr id="1029" name="Picture 5" descr="G:\Mis Documentos\Documentos\Documentos de Trabajo\Universidad\Asignatures\Asig-Grado\Dirección y Planificación de Proyectos Informáticos\Logos\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 name="Picture 5" descr="G:\Mis Documentos\Documentos\Documentos de Trabajo\Universidad\Asignatures\Asig-Grado\Dirección y Planificación de Proyectos Informáticos\Logos\LOGO.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736135" cy="1925594"/>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p>
    <w:p w14:paraId="4CBD2524" w14:textId="77777777" w:rsidR="0056682B" w:rsidRDefault="0056682B" w:rsidP="0056682B"/>
    <w:p w14:paraId="24173038" w14:textId="77777777" w:rsidR="0056682B" w:rsidRDefault="0056682B" w:rsidP="0056682B"/>
    <w:p w14:paraId="411B0E40" w14:textId="49498F1A" w:rsidR="0056682B" w:rsidRDefault="0003399C" w:rsidP="0056682B">
      <w:r w:rsidRPr="0003399C">
        <w:rPr>
          <w:noProof/>
        </w:rPr>
        <w:drawing>
          <wp:anchor distT="0" distB="0" distL="114300" distR="114300" simplePos="0" relativeHeight="251658248" behindDoc="0" locked="0" layoutInCell="1" allowOverlap="1" wp14:anchorId="487BAA85" wp14:editId="6ABFAD88">
            <wp:simplePos x="0" y="0"/>
            <wp:positionH relativeFrom="margin">
              <wp:align>right</wp:align>
            </wp:positionH>
            <wp:positionV relativeFrom="paragraph">
              <wp:posOffset>210213</wp:posOffset>
            </wp:positionV>
            <wp:extent cx="1979295" cy="1392555"/>
            <wp:effectExtent l="0" t="0" r="1905" b="0"/>
            <wp:wrapSquare wrapText="bothSides"/>
            <wp:docPr id="983839369" name="Picture 5" descr="G:\Mis Documentos\Documentos\Documentos de Trabajo\Universidad\Asignatures\Asig-Grado\Dirección y Planificación de Proyectos Informáticos\Logos\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 name="Picture 5" descr="G:\Mis Documentos\Documentos\Documentos de Trabajo\Universidad\Asignatures\Asig-Grado\Dirección y Planificación de Proyectos Informáticos\Logos\LOGO.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979295" cy="1392555"/>
                    </a:xfrm>
                    <a:prstGeom prst="rect">
                      <a:avLst/>
                    </a:prstGeom>
                    <a:noFill/>
                  </pic:spPr>
                </pic:pic>
              </a:graphicData>
            </a:graphic>
            <wp14:sizeRelH relativeFrom="page">
              <wp14:pctWidth>0</wp14:pctWidth>
            </wp14:sizeRelH>
            <wp14:sizeRelV relativeFrom="page">
              <wp14:pctHeight>0</wp14:pctHeight>
            </wp14:sizeRelV>
          </wp:anchor>
        </w:drawing>
      </w:r>
    </w:p>
    <w:p w14:paraId="1052E214" w14:textId="24F4839C" w:rsidR="0003399C" w:rsidRDefault="0003399C" w:rsidP="0056682B"/>
    <w:p w14:paraId="66FF469F" w14:textId="6E61C961" w:rsidR="0003399C" w:rsidRDefault="0003399C" w:rsidP="0056682B">
      <w:r w:rsidRPr="0003399C">
        <w:rPr>
          <w:noProof/>
        </w:rPr>
        <w:drawing>
          <wp:anchor distT="0" distB="0" distL="114300" distR="114300" simplePos="0" relativeHeight="251658246" behindDoc="0" locked="0" layoutInCell="1" allowOverlap="1" wp14:anchorId="21307F05" wp14:editId="38777DE2">
            <wp:simplePos x="0" y="0"/>
            <wp:positionH relativeFrom="margin">
              <wp:align>left</wp:align>
            </wp:positionH>
            <wp:positionV relativeFrom="paragraph">
              <wp:posOffset>9108</wp:posOffset>
            </wp:positionV>
            <wp:extent cx="2115820" cy="753110"/>
            <wp:effectExtent l="0" t="0" r="151130" b="161290"/>
            <wp:wrapSquare wrapText="bothSides"/>
            <wp:docPr id="1026" name="Picture 2" descr="C:\Users\quelo\Documents\Universidad\Asignatures\Asig-Grado\Arquitectura del Software\Teoría\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C:\Users\quelo\Documents\Universidad\Asignatures\Asig-Grado\Arquitectura del Software\Teoría\logo.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115820" cy="753110"/>
                    </a:xfrm>
                    <a:prstGeom prst="rect">
                      <a:avLst/>
                    </a:prstGeom>
                    <a:noFill/>
                    <a:effectLst>
                      <a:outerShdw blurRad="50800" dist="127000" dir="2700000" algn="tl" rotWithShape="0">
                        <a:prstClr val="black">
                          <a:alpha val="30000"/>
                        </a:prstClr>
                      </a:outerShdw>
                    </a:effectLst>
                  </pic:spPr>
                </pic:pic>
              </a:graphicData>
            </a:graphic>
            <wp14:sizeRelH relativeFrom="margin">
              <wp14:pctWidth>0</wp14:pctWidth>
            </wp14:sizeRelH>
            <wp14:sizeRelV relativeFrom="margin">
              <wp14:pctHeight>0</wp14:pctHeight>
            </wp14:sizeRelV>
          </wp:anchor>
        </w:drawing>
      </w:r>
    </w:p>
    <w:p w14:paraId="6F5CD1FB" w14:textId="77777777" w:rsidR="0003399C" w:rsidRDefault="0003399C" w:rsidP="0056682B"/>
    <w:p w14:paraId="3E4C9567" w14:textId="77777777" w:rsidR="0003399C" w:rsidRDefault="0003399C" w:rsidP="0056682B"/>
    <w:p w14:paraId="61DAADAA" w14:textId="77777777" w:rsidR="0003399C" w:rsidRDefault="0003399C" w:rsidP="0056682B"/>
    <w:p w14:paraId="59382242" w14:textId="52D09414" w:rsidR="00DD1077" w:rsidRDefault="009F24B1" w:rsidP="00DD1077">
      <w:pPr>
        <w:pStyle w:val="Ttulo"/>
        <w:pBdr>
          <w:top w:val="single" w:sz="4" w:space="1" w:color="auto"/>
          <w:left w:val="single" w:sz="4" w:space="4" w:color="auto"/>
          <w:right w:val="single" w:sz="4" w:space="4" w:color="auto"/>
          <w:between w:val="single" w:sz="4" w:space="1" w:color="auto"/>
          <w:bar w:val="single" w:sz="4" w:color="auto"/>
        </w:pBdr>
      </w:pPr>
      <w:r>
        <w:t>Dirección y Planificación de Proyectos Informáticos</w:t>
      </w:r>
    </w:p>
    <w:p w14:paraId="71BF46C1" w14:textId="77777777" w:rsidR="00D4131A" w:rsidRDefault="00D4131A" w:rsidP="00DD1077"/>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3"/>
        <w:gridCol w:w="5528"/>
        <w:gridCol w:w="1553"/>
      </w:tblGrid>
      <w:tr w:rsidR="00485A0E" w14:paraId="09084019" w14:textId="77777777" w:rsidTr="00485A0E">
        <w:trPr>
          <w:trHeight w:val="484"/>
        </w:trPr>
        <w:tc>
          <w:tcPr>
            <w:tcW w:w="1413" w:type="dxa"/>
          </w:tcPr>
          <w:p w14:paraId="2139D80C" w14:textId="4C8C8DEC" w:rsidR="00485A0E" w:rsidRDefault="00485A0E" w:rsidP="00485A0E">
            <w:pPr>
              <w:jc w:val="left"/>
            </w:pPr>
            <w:r w:rsidRPr="00485A0E">
              <w:rPr>
                <w:b/>
                <w:bCs/>
              </w:rPr>
              <w:t>Autores</w:t>
            </w:r>
            <w:r>
              <w:t>:</w:t>
            </w:r>
          </w:p>
        </w:tc>
        <w:tc>
          <w:tcPr>
            <w:tcW w:w="5528" w:type="dxa"/>
          </w:tcPr>
          <w:p w14:paraId="3415D540" w14:textId="77777777" w:rsidR="00485A0E" w:rsidRPr="00485A0E" w:rsidRDefault="00485A0E" w:rsidP="00DD1077">
            <w:pPr>
              <w:rPr>
                <w:b/>
                <w:bCs/>
              </w:rPr>
            </w:pPr>
            <w:r w:rsidRPr="00485A0E">
              <w:rPr>
                <w:b/>
                <w:bCs/>
              </w:rPr>
              <w:t>Omar Teixeira González</w:t>
            </w:r>
          </w:p>
          <w:p w14:paraId="493324C9" w14:textId="1E9F03E6" w:rsidR="00485A0E" w:rsidRDefault="00485A0E" w:rsidP="00DD1077">
            <w:r>
              <w:t>Estudiante de Ingeniería Informática del Software</w:t>
            </w:r>
          </w:p>
          <w:p w14:paraId="31952FE8" w14:textId="02C1D687" w:rsidR="00485A0E" w:rsidRDefault="00DA24DE" w:rsidP="00DD1077">
            <w:hyperlink r:id="rId19" w:history="1">
              <w:r w:rsidR="00485A0E" w:rsidRPr="00D511DF">
                <w:rPr>
                  <w:rStyle w:val="Hipervnculo"/>
                </w:rPr>
                <w:t>UO281847@uniovi.es</w:t>
              </w:r>
            </w:hyperlink>
          </w:p>
          <w:p w14:paraId="497FF7A1" w14:textId="5E80660D" w:rsidR="00485A0E" w:rsidRDefault="00485A0E" w:rsidP="00DD1077">
            <w:r w:rsidRPr="00AB095F">
              <w:t>32892095W</w:t>
            </w:r>
          </w:p>
        </w:tc>
        <w:tc>
          <w:tcPr>
            <w:tcW w:w="1553" w:type="dxa"/>
          </w:tcPr>
          <w:p w14:paraId="4321F6DC" w14:textId="2FA72669" w:rsidR="00485A0E" w:rsidRPr="00485A0E" w:rsidRDefault="00485A0E" w:rsidP="00485A0E">
            <w:pPr>
              <w:jc w:val="right"/>
              <w:rPr>
                <w:i/>
                <w:iCs/>
              </w:rPr>
            </w:pPr>
            <w:r w:rsidRPr="00485A0E">
              <w:rPr>
                <w:i/>
                <w:iCs/>
              </w:rPr>
              <w:t>Jefe de equipo</w:t>
            </w:r>
          </w:p>
        </w:tc>
      </w:tr>
      <w:tr w:rsidR="00485A0E" w14:paraId="65E11663" w14:textId="77777777" w:rsidTr="00485A0E">
        <w:trPr>
          <w:trHeight w:val="53"/>
        </w:trPr>
        <w:tc>
          <w:tcPr>
            <w:tcW w:w="1413" w:type="dxa"/>
          </w:tcPr>
          <w:p w14:paraId="46912BAD" w14:textId="77777777" w:rsidR="00485A0E" w:rsidRDefault="00485A0E" w:rsidP="00485A0E">
            <w:pPr>
              <w:jc w:val="left"/>
            </w:pPr>
          </w:p>
        </w:tc>
        <w:tc>
          <w:tcPr>
            <w:tcW w:w="5528" w:type="dxa"/>
          </w:tcPr>
          <w:p w14:paraId="4A456576" w14:textId="77777777" w:rsidR="00485A0E" w:rsidRDefault="00485A0E" w:rsidP="00DD1077"/>
        </w:tc>
        <w:tc>
          <w:tcPr>
            <w:tcW w:w="1553" w:type="dxa"/>
          </w:tcPr>
          <w:p w14:paraId="635242FF" w14:textId="77777777" w:rsidR="00485A0E" w:rsidRPr="00485A0E" w:rsidRDefault="00485A0E" w:rsidP="00485A0E">
            <w:pPr>
              <w:jc w:val="right"/>
              <w:rPr>
                <w:i/>
                <w:iCs/>
              </w:rPr>
            </w:pPr>
          </w:p>
        </w:tc>
      </w:tr>
      <w:tr w:rsidR="00485A0E" w14:paraId="7E400A29" w14:textId="77777777" w:rsidTr="00485A0E">
        <w:trPr>
          <w:trHeight w:val="483"/>
        </w:trPr>
        <w:tc>
          <w:tcPr>
            <w:tcW w:w="1413" w:type="dxa"/>
          </w:tcPr>
          <w:p w14:paraId="605224B3" w14:textId="77777777" w:rsidR="00485A0E" w:rsidRDefault="00485A0E" w:rsidP="00485A0E">
            <w:pPr>
              <w:jc w:val="left"/>
            </w:pPr>
          </w:p>
        </w:tc>
        <w:tc>
          <w:tcPr>
            <w:tcW w:w="5528" w:type="dxa"/>
          </w:tcPr>
          <w:p w14:paraId="6CAA1469" w14:textId="77777777" w:rsidR="00485A0E" w:rsidRPr="00485A0E" w:rsidRDefault="00485A0E" w:rsidP="00DD1077">
            <w:pPr>
              <w:rPr>
                <w:b/>
                <w:bCs/>
              </w:rPr>
            </w:pPr>
            <w:r w:rsidRPr="00485A0E">
              <w:rPr>
                <w:b/>
                <w:bCs/>
              </w:rPr>
              <w:t>Pablo Argallero Fernández</w:t>
            </w:r>
          </w:p>
          <w:p w14:paraId="4197D9A9" w14:textId="77777777" w:rsidR="00485A0E" w:rsidRDefault="00485A0E" w:rsidP="00485A0E">
            <w:r>
              <w:t>Estudiante de Ingeniería Informática del Software</w:t>
            </w:r>
          </w:p>
          <w:p w14:paraId="79A81E1B" w14:textId="2790AE82" w:rsidR="00485A0E" w:rsidRDefault="00DA24DE" w:rsidP="00DD1077">
            <w:hyperlink r:id="rId20" w:history="1">
              <w:r w:rsidR="00485A0E" w:rsidRPr="00D511DF">
                <w:rPr>
                  <w:rStyle w:val="Hipervnculo"/>
                </w:rPr>
                <w:t>UO283216@uniovi.es</w:t>
              </w:r>
            </w:hyperlink>
          </w:p>
          <w:p w14:paraId="6A120639" w14:textId="599AA54B" w:rsidR="00485A0E" w:rsidRDefault="00485A0E" w:rsidP="00DD1077">
            <w:r w:rsidRPr="00AE13F6">
              <w:t>34294263K</w:t>
            </w:r>
          </w:p>
        </w:tc>
        <w:tc>
          <w:tcPr>
            <w:tcW w:w="1553" w:type="dxa"/>
          </w:tcPr>
          <w:p w14:paraId="4A56C7E9" w14:textId="0B82CA7F" w:rsidR="00485A0E" w:rsidRPr="00485A0E" w:rsidRDefault="00485A0E" w:rsidP="00485A0E">
            <w:pPr>
              <w:jc w:val="right"/>
              <w:rPr>
                <w:i/>
                <w:iCs/>
              </w:rPr>
            </w:pPr>
            <w:r w:rsidRPr="00485A0E">
              <w:rPr>
                <w:i/>
                <w:iCs/>
              </w:rPr>
              <w:t>Secretario</w:t>
            </w:r>
          </w:p>
        </w:tc>
      </w:tr>
      <w:tr w:rsidR="00485A0E" w14:paraId="49E62462" w14:textId="77777777" w:rsidTr="00485A0E">
        <w:tc>
          <w:tcPr>
            <w:tcW w:w="1413" w:type="dxa"/>
          </w:tcPr>
          <w:p w14:paraId="2676847C" w14:textId="77777777" w:rsidR="00485A0E" w:rsidRDefault="00485A0E" w:rsidP="00DD1077"/>
        </w:tc>
        <w:tc>
          <w:tcPr>
            <w:tcW w:w="7081" w:type="dxa"/>
            <w:gridSpan w:val="2"/>
          </w:tcPr>
          <w:p w14:paraId="2BC5449E" w14:textId="77777777" w:rsidR="00485A0E" w:rsidRDefault="00485A0E" w:rsidP="00DD1077"/>
        </w:tc>
      </w:tr>
      <w:tr w:rsidR="00485A0E" w14:paraId="0E13F4AC" w14:textId="77777777" w:rsidTr="00485A0E">
        <w:tc>
          <w:tcPr>
            <w:tcW w:w="1413" w:type="dxa"/>
          </w:tcPr>
          <w:p w14:paraId="1F530226" w14:textId="77777777" w:rsidR="00485A0E" w:rsidRDefault="00485A0E" w:rsidP="00DD1077"/>
        </w:tc>
        <w:tc>
          <w:tcPr>
            <w:tcW w:w="7081" w:type="dxa"/>
            <w:gridSpan w:val="2"/>
          </w:tcPr>
          <w:p w14:paraId="156E924C" w14:textId="77777777" w:rsidR="00485A0E" w:rsidRPr="00485A0E" w:rsidRDefault="00485A0E" w:rsidP="00DD1077">
            <w:pPr>
              <w:rPr>
                <w:b/>
                <w:bCs/>
              </w:rPr>
            </w:pPr>
            <w:r w:rsidRPr="00485A0E">
              <w:rPr>
                <w:b/>
                <w:bCs/>
              </w:rPr>
              <w:t>Mercurio Verde Hopson</w:t>
            </w:r>
          </w:p>
          <w:p w14:paraId="23AC1982" w14:textId="77777777" w:rsidR="00485A0E" w:rsidRDefault="00485A0E" w:rsidP="00485A0E">
            <w:r>
              <w:t>Estudiante de Ingeniería Informática del Software</w:t>
            </w:r>
          </w:p>
          <w:p w14:paraId="6DC6C7B5" w14:textId="2E2B5D53" w:rsidR="00485A0E" w:rsidRDefault="00DA24DE" w:rsidP="00DD1077">
            <w:hyperlink r:id="rId21" w:history="1">
              <w:r w:rsidR="00485A0E" w:rsidRPr="00D511DF">
                <w:rPr>
                  <w:rStyle w:val="Hipervnculo"/>
                </w:rPr>
                <w:t>UO282436@uniovi.es</w:t>
              </w:r>
            </w:hyperlink>
          </w:p>
          <w:p w14:paraId="4E8637B5" w14:textId="1C404142" w:rsidR="00485A0E" w:rsidRDefault="00485A0E" w:rsidP="00DD1077">
            <w:r w:rsidRPr="00D268A2">
              <w:t>71726354A</w:t>
            </w:r>
          </w:p>
        </w:tc>
      </w:tr>
      <w:tr w:rsidR="00485A0E" w14:paraId="59A1E203" w14:textId="77777777" w:rsidTr="00485A0E">
        <w:tc>
          <w:tcPr>
            <w:tcW w:w="1413" w:type="dxa"/>
          </w:tcPr>
          <w:p w14:paraId="674F7DF2" w14:textId="77777777" w:rsidR="00485A0E" w:rsidRDefault="00485A0E" w:rsidP="00DD1077"/>
        </w:tc>
        <w:tc>
          <w:tcPr>
            <w:tcW w:w="7081" w:type="dxa"/>
            <w:gridSpan w:val="2"/>
          </w:tcPr>
          <w:p w14:paraId="6F9F9EF4" w14:textId="77777777" w:rsidR="00485A0E" w:rsidRDefault="00485A0E" w:rsidP="00DD1077"/>
        </w:tc>
      </w:tr>
      <w:tr w:rsidR="00485A0E" w14:paraId="62BA18BB" w14:textId="77777777" w:rsidTr="00485A0E">
        <w:tc>
          <w:tcPr>
            <w:tcW w:w="1413" w:type="dxa"/>
          </w:tcPr>
          <w:p w14:paraId="52637CF0" w14:textId="77777777" w:rsidR="00485A0E" w:rsidRDefault="00485A0E" w:rsidP="00DD1077"/>
        </w:tc>
        <w:tc>
          <w:tcPr>
            <w:tcW w:w="7081" w:type="dxa"/>
            <w:gridSpan w:val="2"/>
          </w:tcPr>
          <w:p w14:paraId="6750EC54" w14:textId="77777777" w:rsidR="00485A0E" w:rsidRPr="00485A0E" w:rsidRDefault="00485A0E" w:rsidP="00DD1077">
            <w:pPr>
              <w:rPr>
                <w:b/>
                <w:bCs/>
              </w:rPr>
            </w:pPr>
            <w:r w:rsidRPr="00485A0E">
              <w:rPr>
                <w:b/>
                <w:bCs/>
              </w:rPr>
              <w:t>David Leszek Warzynski Abril</w:t>
            </w:r>
          </w:p>
          <w:p w14:paraId="268742C3" w14:textId="77777777" w:rsidR="00485A0E" w:rsidRDefault="00485A0E" w:rsidP="00485A0E">
            <w:r>
              <w:t>Estudiante de Ingeniería Informática del Software</w:t>
            </w:r>
          </w:p>
          <w:p w14:paraId="70028ACC" w14:textId="3D0A4B88" w:rsidR="00485A0E" w:rsidRDefault="00DA24DE" w:rsidP="00DD1077">
            <w:hyperlink r:id="rId22" w:history="1">
              <w:r w:rsidR="00485A0E" w:rsidRPr="00D511DF">
                <w:rPr>
                  <w:rStyle w:val="Hipervnculo"/>
                </w:rPr>
                <w:t>UO278968@uniovi.es</w:t>
              </w:r>
            </w:hyperlink>
          </w:p>
          <w:p w14:paraId="4DBCE56B" w14:textId="27C49C74" w:rsidR="00485A0E" w:rsidRDefault="00485A0E" w:rsidP="00DD1077">
            <w:r w:rsidRPr="00BD777D">
              <w:t>34295493D</w:t>
            </w:r>
          </w:p>
        </w:tc>
      </w:tr>
      <w:tr w:rsidR="001F5FD4" w14:paraId="0AD9AF68" w14:textId="77777777" w:rsidTr="00485A0E">
        <w:tc>
          <w:tcPr>
            <w:tcW w:w="1413" w:type="dxa"/>
          </w:tcPr>
          <w:p w14:paraId="45303D64" w14:textId="77777777" w:rsidR="001F5FD4" w:rsidRDefault="001F5FD4" w:rsidP="00DD1077"/>
        </w:tc>
        <w:tc>
          <w:tcPr>
            <w:tcW w:w="7081" w:type="dxa"/>
            <w:gridSpan w:val="2"/>
          </w:tcPr>
          <w:p w14:paraId="66B00C6D" w14:textId="77777777" w:rsidR="001F5FD4" w:rsidRPr="00485A0E" w:rsidRDefault="001F5FD4" w:rsidP="00DD1077">
            <w:pPr>
              <w:rPr>
                <w:b/>
                <w:bCs/>
              </w:rPr>
            </w:pPr>
          </w:p>
        </w:tc>
      </w:tr>
      <w:tr w:rsidR="001F5FD4" w14:paraId="1719168D" w14:textId="77777777" w:rsidTr="00485A0E">
        <w:tc>
          <w:tcPr>
            <w:tcW w:w="1413" w:type="dxa"/>
          </w:tcPr>
          <w:p w14:paraId="01F1EAE1" w14:textId="224F5FA1" w:rsidR="001F5FD4" w:rsidRPr="00E842F0" w:rsidRDefault="001F5FD4" w:rsidP="00DD1077">
            <w:pPr>
              <w:rPr>
                <w:b/>
                <w:bCs/>
              </w:rPr>
            </w:pPr>
            <w:r w:rsidRPr="00E842F0">
              <w:rPr>
                <w:b/>
                <w:bCs/>
              </w:rPr>
              <w:t>Fecha:</w:t>
            </w:r>
          </w:p>
        </w:tc>
        <w:tc>
          <w:tcPr>
            <w:tcW w:w="7081" w:type="dxa"/>
            <w:gridSpan w:val="2"/>
          </w:tcPr>
          <w:p w14:paraId="38CC77B4" w14:textId="29CAF488" w:rsidR="001F5FD4" w:rsidRPr="00E842F0" w:rsidRDefault="00371637" w:rsidP="00DD1077">
            <w:r>
              <w:t>22</w:t>
            </w:r>
            <w:r w:rsidR="008B1F3D" w:rsidRPr="00E842F0">
              <w:t xml:space="preserve"> de </w:t>
            </w:r>
            <w:r>
              <w:t>abril</w:t>
            </w:r>
            <w:r w:rsidR="008B1F3D" w:rsidRPr="00E842F0">
              <w:t xml:space="preserve"> de 2024</w:t>
            </w:r>
          </w:p>
        </w:tc>
      </w:tr>
      <w:tr w:rsidR="00E842F0" w14:paraId="673A68D2" w14:textId="77777777" w:rsidTr="00485A0E">
        <w:tc>
          <w:tcPr>
            <w:tcW w:w="1413" w:type="dxa"/>
          </w:tcPr>
          <w:p w14:paraId="356CE806" w14:textId="77777777" w:rsidR="00E842F0" w:rsidRDefault="00E842F0" w:rsidP="00DD1077"/>
        </w:tc>
        <w:tc>
          <w:tcPr>
            <w:tcW w:w="7081" w:type="dxa"/>
            <w:gridSpan w:val="2"/>
          </w:tcPr>
          <w:p w14:paraId="2E0DEC99" w14:textId="77777777" w:rsidR="00E842F0" w:rsidRDefault="00E842F0" w:rsidP="00DD1077">
            <w:pPr>
              <w:rPr>
                <w:b/>
                <w:bCs/>
              </w:rPr>
            </w:pPr>
          </w:p>
        </w:tc>
      </w:tr>
      <w:tr w:rsidR="00E842F0" w14:paraId="40A42834" w14:textId="77777777" w:rsidTr="00485A0E">
        <w:tc>
          <w:tcPr>
            <w:tcW w:w="1413" w:type="dxa"/>
          </w:tcPr>
          <w:p w14:paraId="602EF4BA" w14:textId="038A604E" w:rsidR="00E842F0" w:rsidRPr="00E842F0" w:rsidRDefault="00E842F0" w:rsidP="00DD1077">
            <w:pPr>
              <w:rPr>
                <w:b/>
                <w:bCs/>
              </w:rPr>
            </w:pPr>
            <w:r w:rsidRPr="00E842F0">
              <w:rPr>
                <w:b/>
                <w:bCs/>
              </w:rPr>
              <w:t>Versión:</w:t>
            </w:r>
          </w:p>
        </w:tc>
        <w:tc>
          <w:tcPr>
            <w:tcW w:w="7081" w:type="dxa"/>
            <w:gridSpan w:val="2"/>
          </w:tcPr>
          <w:p w14:paraId="046F65E1" w14:textId="1DAF86CE" w:rsidR="00E842F0" w:rsidRPr="00E842F0" w:rsidRDefault="00E842F0" w:rsidP="00DD1077">
            <w:r w:rsidRPr="00E842F0">
              <w:t>2024.ES.</w:t>
            </w:r>
            <w:r w:rsidR="00453645">
              <w:t>045</w:t>
            </w:r>
          </w:p>
        </w:tc>
      </w:tr>
    </w:tbl>
    <w:p w14:paraId="2E7FF47E" w14:textId="2E10FDDA" w:rsidR="00D4131A" w:rsidRDefault="00D4131A" w:rsidP="00DD1077"/>
    <w:p w14:paraId="0013C142" w14:textId="4FA02807" w:rsidR="00094A4E" w:rsidRDefault="00094A4E" w:rsidP="00DD1077">
      <w:r>
        <w:br w:type="page"/>
      </w:r>
    </w:p>
    <w:p w14:paraId="278B6FD5" w14:textId="77777777" w:rsidR="002F5076" w:rsidRDefault="00E842F0" w:rsidP="002F5076">
      <w:pPr>
        <w:pStyle w:val="Ttulo"/>
      </w:pPr>
      <w:r>
        <w:lastRenderedPageBreak/>
        <w:t>Control de versiones</w:t>
      </w:r>
    </w:p>
    <w:p w14:paraId="786722D1" w14:textId="77777777" w:rsidR="00766FF1" w:rsidRPr="00766FF1" w:rsidRDefault="00766FF1" w:rsidP="00766FF1">
      <w:pPr>
        <w:rPr>
          <w:sz w:val="2"/>
          <w:szCs w:val="2"/>
        </w:rPr>
      </w:pPr>
    </w:p>
    <w:tbl>
      <w:tblPr>
        <w:tblStyle w:val="Tablanormal3"/>
        <w:tblW w:w="0" w:type="auto"/>
        <w:tblLook w:val="04A0" w:firstRow="1" w:lastRow="0" w:firstColumn="1" w:lastColumn="0" w:noHBand="0" w:noVBand="1"/>
      </w:tblPr>
      <w:tblGrid>
        <w:gridCol w:w="1326"/>
        <w:gridCol w:w="1298"/>
        <w:gridCol w:w="2074"/>
        <w:gridCol w:w="1043"/>
        <w:gridCol w:w="2763"/>
      </w:tblGrid>
      <w:tr w:rsidR="00694A56" w:rsidRPr="006E0863" w14:paraId="2EA23523" w14:textId="77777777" w:rsidTr="006E0863">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1326" w:type="dxa"/>
            <w:noWrap/>
            <w:vAlign w:val="center"/>
          </w:tcPr>
          <w:p w14:paraId="65C19695" w14:textId="106CC642" w:rsidR="00694A56" w:rsidRPr="006E0863" w:rsidRDefault="00694A56" w:rsidP="00694A56">
            <w:pPr>
              <w:jc w:val="center"/>
              <w:rPr>
                <w:rFonts w:ascii="Calibri" w:eastAsia="Times New Roman" w:hAnsi="Calibri" w:cs="Calibri"/>
                <w:color w:val="000000"/>
                <w:kern w:val="0"/>
                <w:lang w:eastAsia="es-ES"/>
                <w14:ligatures w14:val="none"/>
              </w:rPr>
            </w:pPr>
            <w:r w:rsidRPr="006E0863">
              <w:rPr>
                <w:rFonts w:ascii="Calibri" w:eastAsia="Times New Roman" w:hAnsi="Calibri" w:cs="Calibri"/>
                <w:color w:val="000000"/>
                <w:kern w:val="0"/>
                <w:lang w:eastAsia="es-ES"/>
                <w14:ligatures w14:val="none"/>
              </w:rPr>
              <w:t>Versión</w:t>
            </w:r>
          </w:p>
        </w:tc>
        <w:tc>
          <w:tcPr>
            <w:tcW w:w="1278" w:type="dxa"/>
            <w:noWrap/>
            <w:vAlign w:val="center"/>
          </w:tcPr>
          <w:p w14:paraId="4EBACD16" w14:textId="338CD4D3" w:rsidR="00694A56" w:rsidRPr="00694A56" w:rsidRDefault="00694A56" w:rsidP="00694A56">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s-ES"/>
                <w14:ligatures w14:val="none"/>
              </w:rPr>
            </w:pPr>
            <w:r>
              <w:rPr>
                <w:rFonts w:ascii="Calibri" w:eastAsia="Times New Roman" w:hAnsi="Calibri" w:cs="Calibri"/>
                <w:color w:val="000000"/>
                <w:kern w:val="0"/>
                <w:lang w:eastAsia="es-ES"/>
                <w14:ligatures w14:val="none"/>
              </w:rPr>
              <w:t>Fecha</w:t>
            </w:r>
          </w:p>
        </w:tc>
        <w:tc>
          <w:tcPr>
            <w:tcW w:w="2074" w:type="dxa"/>
            <w:noWrap/>
            <w:vAlign w:val="center"/>
          </w:tcPr>
          <w:p w14:paraId="6F5AA19A" w14:textId="171D4B12" w:rsidR="00694A56" w:rsidRPr="00694A56" w:rsidRDefault="006E0863" w:rsidP="006E0863">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s-ES"/>
                <w14:ligatures w14:val="none"/>
              </w:rPr>
            </w:pPr>
            <w:r w:rsidRPr="006E0863">
              <w:rPr>
                <w:rFonts w:ascii="Calibri" w:eastAsia="Times New Roman" w:hAnsi="Calibri" w:cs="Calibri"/>
                <w:color w:val="000000"/>
                <w:kern w:val="0"/>
                <w:lang w:eastAsia="es-ES"/>
                <w14:ligatures w14:val="none"/>
              </w:rPr>
              <w:t>Secciones modificadas</w:t>
            </w:r>
          </w:p>
        </w:tc>
        <w:tc>
          <w:tcPr>
            <w:tcW w:w="992" w:type="dxa"/>
            <w:noWrap/>
            <w:vAlign w:val="center"/>
          </w:tcPr>
          <w:p w14:paraId="02F67E45" w14:textId="37A455DE" w:rsidR="00694A56" w:rsidRPr="00694A56" w:rsidRDefault="006E0863" w:rsidP="00694A56">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s-ES"/>
                <w14:ligatures w14:val="none"/>
              </w:rPr>
            </w:pPr>
            <w:r w:rsidRPr="006E0863">
              <w:rPr>
                <w:rFonts w:ascii="Calibri" w:eastAsia="Times New Roman" w:hAnsi="Calibri" w:cs="Calibri"/>
                <w:color w:val="000000"/>
                <w:kern w:val="0"/>
                <w:lang w:eastAsia="es-ES"/>
                <w14:ligatures w14:val="none"/>
              </w:rPr>
              <w:t>Autor</w:t>
            </w:r>
          </w:p>
        </w:tc>
        <w:tc>
          <w:tcPr>
            <w:tcW w:w="2834" w:type="dxa"/>
            <w:vAlign w:val="center"/>
          </w:tcPr>
          <w:p w14:paraId="4556D124" w14:textId="09143FD2" w:rsidR="00694A56" w:rsidRPr="00694A56" w:rsidRDefault="006E0863" w:rsidP="006E0863">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s-ES"/>
                <w14:ligatures w14:val="none"/>
              </w:rPr>
            </w:pPr>
            <w:r w:rsidRPr="006E0863">
              <w:rPr>
                <w:rFonts w:ascii="Calibri" w:eastAsia="Times New Roman" w:hAnsi="Calibri" w:cs="Calibri"/>
                <w:color w:val="000000"/>
                <w:kern w:val="0"/>
                <w:lang w:eastAsia="es-ES"/>
                <w14:ligatures w14:val="none"/>
              </w:rPr>
              <w:t>Comentarios</w:t>
            </w:r>
          </w:p>
        </w:tc>
      </w:tr>
      <w:tr w:rsidR="00694A56" w:rsidRPr="00694A56" w14:paraId="607ED141" w14:textId="77777777" w:rsidTr="006E086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26" w:type="dxa"/>
            <w:noWrap/>
            <w:vAlign w:val="center"/>
            <w:hideMark/>
          </w:tcPr>
          <w:p w14:paraId="01DDB176" w14:textId="77777777" w:rsidR="00694A56" w:rsidRPr="00694A56" w:rsidRDefault="00694A56" w:rsidP="00694A56">
            <w:pPr>
              <w:jc w:val="center"/>
              <w:rPr>
                <w:rFonts w:ascii="Calibri" w:eastAsia="Times New Roman" w:hAnsi="Calibri" w:cs="Calibri"/>
                <w:color w:val="000000"/>
                <w:kern w:val="0"/>
                <w:lang w:eastAsia="es-ES"/>
                <w14:ligatures w14:val="none"/>
              </w:rPr>
            </w:pPr>
            <w:r w:rsidRPr="00694A56">
              <w:rPr>
                <w:rFonts w:ascii="Calibri" w:eastAsia="Times New Roman" w:hAnsi="Calibri" w:cs="Calibri"/>
                <w:color w:val="000000"/>
                <w:kern w:val="0"/>
                <w:lang w:eastAsia="es-ES"/>
                <w14:ligatures w14:val="none"/>
              </w:rPr>
              <w:t>2024.ES.001</w:t>
            </w:r>
          </w:p>
        </w:tc>
        <w:tc>
          <w:tcPr>
            <w:tcW w:w="1278" w:type="dxa"/>
            <w:noWrap/>
            <w:vAlign w:val="center"/>
            <w:hideMark/>
          </w:tcPr>
          <w:p w14:paraId="30EDA408" w14:textId="77777777" w:rsidR="00694A56" w:rsidRPr="00694A56" w:rsidRDefault="00694A56" w:rsidP="00694A5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s-ES"/>
                <w14:ligatures w14:val="none"/>
              </w:rPr>
            </w:pPr>
            <w:r w:rsidRPr="00694A56">
              <w:rPr>
                <w:rFonts w:ascii="Calibri" w:eastAsia="Times New Roman" w:hAnsi="Calibri" w:cs="Calibri"/>
                <w:color w:val="000000"/>
                <w:kern w:val="0"/>
                <w:lang w:eastAsia="es-ES"/>
                <w14:ligatures w14:val="none"/>
              </w:rPr>
              <w:t>27/02/2024</w:t>
            </w:r>
          </w:p>
        </w:tc>
        <w:tc>
          <w:tcPr>
            <w:tcW w:w="2074" w:type="dxa"/>
            <w:noWrap/>
            <w:vAlign w:val="center"/>
            <w:hideMark/>
          </w:tcPr>
          <w:p w14:paraId="27BA882C" w14:textId="77777777" w:rsidR="00694A56" w:rsidRPr="00694A56" w:rsidRDefault="00694A56" w:rsidP="00FB6447">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s-ES"/>
                <w14:ligatures w14:val="none"/>
              </w:rPr>
            </w:pPr>
            <w:r w:rsidRPr="00694A56">
              <w:rPr>
                <w:rFonts w:ascii="Calibri" w:eastAsia="Times New Roman" w:hAnsi="Calibri" w:cs="Calibri"/>
                <w:color w:val="000000"/>
                <w:kern w:val="0"/>
                <w:lang w:eastAsia="es-ES"/>
                <w14:ligatures w14:val="none"/>
              </w:rPr>
              <w:t>Creación del documento</w:t>
            </w:r>
          </w:p>
        </w:tc>
        <w:tc>
          <w:tcPr>
            <w:tcW w:w="992" w:type="dxa"/>
            <w:noWrap/>
            <w:vAlign w:val="center"/>
            <w:hideMark/>
          </w:tcPr>
          <w:p w14:paraId="3A06D27B" w14:textId="77777777" w:rsidR="00694A56" w:rsidRPr="00694A56" w:rsidRDefault="00694A56" w:rsidP="00694A5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s-ES"/>
                <w14:ligatures w14:val="none"/>
              </w:rPr>
            </w:pPr>
            <w:r w:rsidRPr="00694A56">
              <w:rPr>
                <w:rFonts w:ascii="Calibri" w:eastAsia="Times New Roman" w:hAnsi="Calibri" w:cs="Calibri"/>
                <w:color w:val="000000"/>
                <w:kern w:val="0"/>
                <w:lang w:eastAsia="es-ES"/>
                <w14:ligatures w14:val="none"/>
              </w:rPr>
              <w:t>Omar</w:t>
            </w:r>
          </w:p>
        </w:tc>
        <w:tc>
          <w:tcPr>
            <w:tcW w:w="2834" w:type="dxa"/>
            <w:vAlign w:val="center"/>
            <w:hideMark/>
          </w:tcPr>
          <w:p w14:paraId="32C59200" w14:textId="77777777" w:rsidR="00694A56" w:rsidRPr="00694A56" w:rsidRDefault="00694A56" w:rsidP="00FB6447">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lang w:eastAsia="es-ES"/>
                <w14:ligatures w14:val="none"/>
              </w:rPr>
            </w:pPr>
            <w:r w:rsidRPr="00694A56">
              <w:rPr>
                <w:rFonts w:ascii="Calibri" w:eastAsia="Times New Roman" w:hAnsi="Calibri" w:cs="Calibri"/>
                <w:color w:val="000000"/>
                <w:kern w:val="0"/>
                <w:sz w:val="20"/>
                <w:szCs w:val="20"/>
                <w:lang w:eastAsia="es-ES"/>
                <w14:ligatures w14:val="none"/>
              </w:rPr>
              <w:t>Se ha creado la plantilla del documento</w:t>
            </w:r>
          </w:p>
        </w:tc>
      </w:tr>
      <w:tr w:rsidR="00694A56" w:rsidRPr="00694A56" w14:paraId="2B3B2224" w14:textId="77777777" w:rsidTr="00FB6447">
        <w:trPr>
          <w:trHeight w:val="900"/>
        </w:trPr>
        <w:tc>
          <w:tcPr>
            <w:cnfStyle w:val="001000000000" w:firstRow="0" w:lastRow="0" w:firstColumn="1" w:lastColumn="0" w:oddVBand="0" w:evenVBand="0" w:oddHBand="0" w:evenHBand="0" w:firstRowFirstColumn="0" w:firstRowLastColumn="0" w:lastRowFirstColumn="0" w:lastRowLastColumn="0"/>
            <w:tcW w:w="1326" w:type="dxa"/>
            <w:shd w:val="clear" w:color="auto" w:fill="FFFFFF" w:themeFill="background1"/>
            <w:noWrap/>
            <w:vAlign w:val="center"/>
            <w:hideMark/>
          </w:tcPr>
          <w:p w14:paraId="7C2EA0D9" w14:textId="77777777" w:rsidR="00694A56" w:rsidRPr="00694A56" w:rsidRDefault="00694A56" w:rsidP="00694A56">
            <w:pPr>
              <w:jc w:val="center"/>
              <w:rPr>
                <w:rFonts w:ascii="Calibri" w:eastAsia="Times New Roman" w:hAnsi="Calibri" w:cs="Calibri"/>
                <w:color w:val="000000"/>
                <w:kern w:val="0"/>
                <w:lang w:eastAsia="es-ES"/>
                <w14:ligatures w14:val="none"/>
              </w:rPr>
            </w:pPr>
            <w:r w:rsidRPr="00694A56">
              <w:rPr>
                <w:rFonts w:ascii="Calibri" w:eastAsia="Times New Roman" w:hAnsi="Calibri" w:cs="Calibri"/>
                <w:color w:val="000000"/>
                <w:kern w:val="0"/>
                <w:lang w:eastAsia="es-ES"/>
                <w14:ligatures w14:val="none"/>
              </w:rPr>
              <w:t>2024.ES.002</w:t>
            </w:r>
          </w:p>
        </w:tc>
        <w:tc>
          <w:tcPr>
            <w:tcW w:w="1278" w:type="dxa"/>
            <w:shd w:val="clear" w:color="auto" w:fill="FFFFFF" w:themeFill="background1"/>
            <w:noWrap/>
            <w:vAlign w:val="center"/>
            <w:hideMark/>
          </w:tcPr>
          <w:p w14:paraId="23DD96CD" w14:textId="77777777" w:rsidR="00694A56" w:rsidRPr="00694A56" w:rsidRDefault="00694A56" w:rsidP="00694A5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s-ES"/>
                <w14:ligatures w14:val="none"/>
              </w:rPr>
            </w:pPr>
            <w:r w:rsidRPr="00694A56">
              <w:rPr>
                <w:rFonts w:ascii="Calibri" w:eastAsia="Times New Roman" w:hAnsi="Calibri" w:cs="Calibri"/>
                <w:color w:val="000000"/>
                <w:kern w:val="0"/>
                <w:lang w:eastAsia="es-ES"/>
                <w14:ligatures w14:val="none"/>
              </w:rPr>
              <w:t>27/02/2024</w:t>
            </w:r>
          </w:p>
        </w:tc>
        <w:tc>
          <w:tcPr>
            <w:tcW w:w="2074" w:type="dxa"/>
            <w:shd w:val="clear" w:color="auto" w:fill="FFFFFF" w:themeFill="background1"/>
            <w:noWrap/>
            <w:vAlign w:val="center"/>
            <w:hideMark/>
          </w:tcPr>
          <w:p w14:paraId="06EEF498" w14:textId="77777777" w:rsidR="00694A56" w:rsidRPr="00694A56" w:rsidRDefault="00694A56" w:rsidP="00FB6447">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s-ES"/>
                <w14:ligatures w14:val="none"/>
              </w:rPr>
            </w:pPr>
            <w:r w:rsidRPr="00694A56">
              <w:rPr>
                <w:rFonts w:ascii="Calibri" w:eastAsia="Times New Roman" w:hAnsi="Calibri" w:cs="Calibri"/>
                <w:color w:val="000000"/>
                <w:kern w:val="0"/>
                <w:lang w:eastAsia="es-ES"/>
                <w14:ligatures w14:val="none"/>
              </w:rPr>
              <w:t>Hojas de identificación</w:t>
            </w:r>
          </w:p>
        </w:tc>
        <w:tc>
          <w:tcPr>
            <w:tcW w:w="992" w:type="dxa"/>
            <w:shd w:val="clear" w:color="auto" w:fill="FFFFFF" w:themeFill="background1"/>
            <w:noWrap/>
            <w:vAlign w:val="center"/>
            <w:hideMark/>
          </w:tcPr>
          <w:p w14:paraId="182A0E96" w14:textId="77777777" w:rsidR="00694A56" w:rsidRPr="00694A56" w:rsidRDefault="00694A56" w:rsidP="00694A5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s-ES"/>
                <w14:ligatures w14:val="none"/>
              </w:rPr>
            </w:pPr>
            <w:r w:rsidRPr="00694A56">
              <w:rPr>
                <w:rFonts w:ascii="Calibri" w:eastAsia="Times New Roman" w:hAnsi="Calibri" w:cs="Calibri"/>
                <w:color w:val="000000"/>
                <w:kern w:val="0"/>
                <w:lang w:eastAsia="es-ES"/>
                <w14:ligatures w14:val="none"/>
              </w:rPr>
              <w:t>Omar</w:t>
            </w:r>
          </w:p>
        </w:tc>
        <w:tc>
          <w:tcPr>
            <w:tcW w:w="2834" w:type="dxa"/>
            <w:shd w:val="clear" w:color="auto" w:fill="FFFFFF" w:themeFill="background1"/>
            <w:vAlign w:val="center"/>
            <w:hideMark/>
          </w:tcPr>
          <w:p w14:paraId="207E6025" w14:textId="77777777" w:rsidR="00694A56" w:rsidRPr="00694A56" w:rsidRDefault="00694A56" w:rsidP="00FB6447">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eastAsia="es-ES"/>
                <w14:ligatures w14:val="none"/>
              </w:rPr>
            </w:pPr>
            <w:r w:rsidRPr="00694A56">
              <w:rPr>
                <w:rFonts w:ascii="Calibri" w:eastAsia="Times New Roman" w:hAnsi="Calibri" w:cs="Calibri"/>
                <w:color w:val="000000"/>
                <w:kern w:val="0"/>
                <w:sz w:val="20"/>
                <w:szCs w:val="20"/>
                <w:lang w:eastAsia="es-ES"/>
                <w14:ligatures w14:val="none"/>
              </w:rPr>
              <w:t>Se ha creado una versión inicial de las hojas de identificación, pendiente de añadir el coste y duración</w:t>
            </w:r>
          </w:p>
        </w:tc>
      </w:tr>
      <w:tr w:rsidR="00694A56" w:rsidRPr="00694A56" w14:paraId="6E510393" w14:textId="77777777" w:rsidTr="006E086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26" w:type="dxa"/>
            <w:noWrap/>
            <w:vAlign w:val="center"/>
            <w:hideMark/>
          </w:tcPr>
          <w:p w14:paraId="1699897C" w14:textId="77777777" w:rsidR="00694A56" w:rsidRPr="00694A56" w:rsidRDefault="00694A56" w:rsidP="00694A56">
            <w:pPr>
              <w:jc w:val="center"/>
              <w:rPr>
                <w:rFonts w:ascii="Calibri" w:eastAsia="Times New Roman" w:hAnsi="Calibri" w:cs="Calibri"/>
                <w:color w:val="000000"/>
                <w:kern w:val="0"/>
                <w:lang w:eastAsia="es-ES"/>
                <w14:ligatures w14:val="none"/>
              </w:rPr>
            </w:pPr>
            <w:r w:rsidRPr="00694A56">
              <w:rPr>
                <w:rFonts w:ascii="Calibri" w:eastAsia="Times New Roman" w:hAnsi="Calibri" w:cs="Calibri"/>
                <w:color w:val="000000"/>
                <w:kern w:val="0"/>
                <w:lang w:eastAsia="es-ES"/>
                <w14:ligatures w14:val="none"/>
              </w:rPr>
              <w:t>2024.ES.003</w:t>
            </w:r>
          </w:p>
        </w:tc>
        <w:tc>
          <w:tcPr>
            <w:tcW w:w="1278" w:type="dxa"/>
            <w:noWrap/>
            <w:vAlign w:val="center"/>
            <w:hideMark/>
          </w:tcPr>
          <w:p w14:paraId="1B3C1BB0" w14:textId="77777777" w:rsidR="00694A56" w:rsidRPr="00694A56" w:rsidRDefault="00694A56" w:rsidP="00694A5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s-ES"/>
                <w14:ligatures w14:val="none"/>
              </w:rPr>
            </w:pPr>
            <w:r w:rsidRPr="00694A56">
              <w:rPr>
                <w:rFonts w:ascii="Calibri" w:eastAsia="Times New Roman" w:hAnsi="Calibri" w:cs="Calibri"/>
                <w:color w:val="000000"/>
                <w:kern w:val="0"/>
                <w:lang w:eastAsia="es-ES"/>
                <w14:ligatures w14:val="none"/>
              </w:rPr>
              <w:t>11/03/2024</w:t>
            </w:r>
          </w:p>
        </w:tc>
        <w:tc>
          <w:tcPr>
            <w:tcW w:w="2074" w:type="dxa"/>
            <w:noWrap/>
            <w:vAlign w:val="center"/>
            <w:hideMark/>
          </w:tcPr>
          <w:p w14:paraId="6BFEE6E8" w14:textId="77777777" w:rsidR="00694A56" w:rsidRPr="00694A56" w:rsidRDefault="00694A56" w:rsidP="00FB6447">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s-ES"/>
                <w14:ligatures w14:val="none"/>
              </w:rPr>
            </w:pPr>
            <w:r w:rsidRPr="00694A56">
              <w:rPr>
                <w:rFonts w:ascii="Calibri" w:eastAsia="Times New Roman" w:hAnsi="Calibri" w:cs="Calibri"/>
                <w:color w:val="000000"/>
                <w:kern w:val="0"/>
                <w:lang w:eastAsia="es-ES"/>
                <w14:ligatures w14:val="none"/>
              </w:rPr>
              <w:t>Descripción de la solución propuesta</w:t>
            </w:r>
          </w:p>
        </w:tc>
        <w:tc>
          <w:tcPr>
            <w:tcW w:w="992" w:type="dxa"/>
            <w:noWrap/>
            <w:vAlign w:val="center"/>
            <w:hideMark/>
          </w:tcPr>
          <w:p w14:paraId="2CED466C" w14:textId="77777777" w:rsidR="00694A56" w:rsidRPr="00694A56" w:rsidRDefault="00694A56" w:rsidP="00694A5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s-ES"/>
                <w14:ligatures w14:val="none"/>
              </w:rPr>
            </w:pPr>
            <w:r w:rsidRPr="00694A56">
              <w:rPr>
                <w:rFonts w:ascii="Calibri" w:eastAsia="Times New Roman" w:hAnsi="Calibri" w:cs="Calibri"/>
                <w:color w:val="000000"/>
                <w:kern w:val="0"/>
                <w:lang w:eastAsia="es-ES"/>
                <w14:ligatures w14:val="none"/>
              </w:rPr>
              <w:t>Pablo</w:t>
            </w:r>
          </w:p>
        </w:tc>
        <w:tc>
          <w:tcPr>
            <w:tcW w:w="2834" w:type="dxa"/>
            <w:vAlign w:val="center"/>
            <w:hideMark/>
          </w:tcPr>
          <w:p w14:paraId="25B365B1" w14:textId="77777777" w:rsidR="00694A56" w:rsidRPr="00694A56" w:rsidRDefault="00694A56" w:rsidP="00FB6447">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lang w:eastAsia="es-ES"/>
                <w14:ligatures w14:val="none"/>
              </w:rPr>
            </w:pPr>
            <w:r w:rsidRPr="00694A56">
              <w:rPr>
                <w:rFonts w:ascii="Calibri" w:eastAsia="Times New Roman" w:hAnsi="Calibri" w:cs="Calibri"/>
                <w:color w:val="000000"/>
                <w:kern w:val="0"/>
                <w:sz w:val="20"/>
                <w:szCs w:val="20"/>
                <w:lang w:eastAsia="es-ES"/>
                <w14:ligatures w14:val="none"/>
              </w:rPr>
              <w:t>Se ha realizado la solución propuesta</w:t>
            </w:r>
          </w:p>
        </w:tc>
      </w:tr>
      <w:tr w:rsidR="00694A56" w:rsidRPr="00694A56" w14:paraId="6853F02C" w14:textId="77777777" w:rsidTr="00FB6447">
        <w:trPr>
          <w:trHeight w:val="600"/>
        </w:trPr>
        <w:tc>
          <w:tcPr>
            <w:cnfStyle w:val="001000000000" w:firstRow="0" w:lastRow="0" w:firstColumn="1" w:lastColumn="0" w:oddVBand="0" w:evenVBand="0" w:oddHBand="0" w:evenHBand="0" w:firstRowFirstColumn="0" w:firstRowLastColumn="0" w:lastRowFirstColumn="0" w:lastRowLastColumn="0"/>
            <w:tcW w:w="1326" w:type="dxa"/>
            <w:shd w:val="clear" w:color="auto" w:fill="FFFFFF" w:themeFill="background1"/>
            <w:noWrap/>
            <w:vAlign w:val="center"/>
            <w:hideMark/>
          </w:tcPr>
          <w:p w14:paraId="35031B29" w14:textId="77777777" w:rsidR="00694A56" w:rsidRPr="00694A56" w:rsidRDefault="00694A56" w:rsidP="00694A56">
            <w:pPr>
              <w:jc w:val="center"/>
              <w:rPr>
                <w:rFonts w:ascii="Calibri" w:eastAsia="Times New Roman" w:hAnsi="Calibri" w:cs="Calibri"/>
                <w:color w:val="000000"/>
                <w:kern w:val="0"/>
                <w:lang w:eastAsia="es-ES"/>
                <w14:ligatures w14:val="none"/>
              </w:rPr>
            </w:pPr>
            <w:r w:rsidRPr="00694A56">
              <w:rPr>
                <w:rFonts w:ascii="Calibri" w:eastAsia="Times New Roman" w:hAnsi="Calibri" w:cs="Calibri"/>
                <w:color w:val="000000"/>
                <w:kern w:val="0"/>
                <w:lang w:eastAsia="es-ES"/>
                <w14:ligatures w14:val="none"/>
              </w:rPr>
              <w:t>2024.ES.004</w:t>
            </w:r>
          </w:p>
        </w:tc>
        <w:tc>
          <w:tcPr>
            <w:tcW w:w="1278" w:type="dxa"/>
            <w:shd w:val="clear" w:color="auto" w:fill="FFFFFF" w:themeFill="background1"/>
            <w:noWrap/>
            <w:vAlign w:val="center"/>
            <w:hideMark/>
          </w:tcPr>
          <w:p w14:paraId="5335B801" w14:textId="77777777" w:rsidR="00694A56" w:rsidRPr="00694A56" w:rsidRDefault="00694A56" w:rsidP="00694A5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s-ES"/>
                <w14:ligatures w14:val="none"/>
              </w:rPr>
            </w:pPr>
            <w:r w:rsidRPr="00694A56">
              <w:rPr>
                <w:rFonts w:ascii="Calibri" w:eastAsia="Times New Roman" w:hAnsi="Calibri" w:cs="Calibri"/>
                <w:color w:val="000000"/>
                <w:kern w:val="0"/>
                <w:lang w:eastAsia="es-ES"/>
                <w14:ligatures w14:val="none"/>
              </w:rPr>
              <w:t>15/03/2024</w:t>
            </w:r>
          </w:p>
        </w:tc>
        <w:tc>
          <w:tcPr>
            <w:tcW w:w="2074" w:type="dxa"/>
            <w:shd w:val="clear" w:color="auto" w:fill="FFFFFF" w:themeFill="background1"/>
            <w:vAlign w:val="center"/>
            <w:hideMark/>
          </w:tcPr>
          <w:p w14:paraId="4EE0DC79" w14:textId="77777777" w:rsidR="00694A56" w:rsidRPr="00694A56" w:rsidRDefault="00694A56" w:rsidP="00FB6447">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s-ES"/>
                <w14:ligatures w14:val="none"/>
              </w:rPr>
            </w:pPr>
            <w:r w:rsidRPr="00694A56">
              <w:rPr>
                <w:rFonts w:ascii="Calibri" w:eastAsia="Times New Roman" w:hAnsi="Calibri" w:cs="Calibri"/>
                <w:color w:val="000000"/>
                <w:kern w:val="0"/>
                <w:lang w:eastAsia="es-ES"/>
                <w14:ligatures w14:val="none"/>
              </w:rPr>
              <w:t>Introducción</w:t>
            </w:r>
            <w:r w:rsidRPr="00694A56">
              <w:rPr>
                <w:rFonts w:ascii="Calibri" w:eastAsia="Times New Roman" w:hAnsi="Calibri" w:cs="Calibri"/>
                <w:color w:val="000000"/>
                <w:kern w:val="0"/>
                <w:lang w:eastAsia="es-ES"/>
                <w14:ligatures w14:val="none"/>
              </w:rPr>
              <w:br/>
              <w:t>Alcance del proyecto</w:t>
            </w:r>
          </w:p>
        </w:tc>
        <w:tc>
          <w:tcPr>
            <w:tcW w:w="992" w:type="dxa"/>
            <w:shd w:val="clear" w:color="auto" w:fill="FFFFFF" w:themeFill="background1"/>
            <w:noWrap/>
            <w:vAlign w:val="center"/>
            <w:hideMark/>
          </w:tcPr>
          <w:p w14:paraId="2376ED31" w14:textId="77777777" w:rsidR="00694A56" w:rsidRPr="00694A56" w:rsidRDefault="00694A56" w:rsidP="00694A5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s-ES"/>
                <w14:ligatures w14:val="none"/>
              </w:rPr>
            </w:pPr>
            <w:r w:rsidRPr="00694A56">
              <w:rPr>
                <w:rFonts w:ascii="Calibri" w:eastAsia="Times New Roman" w:hAnsi="Calibri" w:cs="Calibri"/>
                <w:color w:val="000000"/>
                <w:kern w:val="0"/>
                <w:lang w:eastAsia="es-ES"/>
                <w14:ligatures w14:val="none"/>
              </w:rPr>
              <w:t>David</w:t>
            </w:r>
          </w:p>
        </w:tc>
        <w:tc>
          <w:tcPr>
            <w:tcW w:w="2834" w:type="dxa"/>
            <w:shd w:val="clear" w:color="auto" w:fill="FFFFFF" w:themeFill="background1"/>
            <w:vAlign w:val="center"/>
            <w:hideMark/>
          </w:tcPr>
          <w:p w14:paraId="24764579" w14:textId="77777777" w:rsidR="00694A56" w:rsidRPr="00694A56" w:rsidRDefault="00694A56" w:rsidP="00FB6447">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eastAsia="es-ES"/>
                <w14:ligatures w14:val="none"/>
              </w:rPr>
            </w:pPr>
            <w:r w:rsidRPr="00694A56">
              <w:rPr>
                <w:rFonts w:ascii="Calibri" w:eastAsia="Times New Roman" w:hAnsi="Calibri" w:cs="Calibri"/>
                <w:color w:val="000000"/>
                <w:kern w:val="0"/>
                <w:sz w:val="20"/>
                <w:szCs w:val="20"/>
                <w:lang w:eastAsia="es-ES"/>
                <w14:ligatures w14:val="none"/>
              </w:rPr>
              <w:t>Se añadió la introducción y el alcance del proyecto</w:t>
            </w:r>
          </w:p>
        </w:tc>
      </w:tr>
      <w:tr w:rsidR="00694A56" w:rsidRPr="00694A56" w14:paraId="36BF9D5E" w14:textId="77777777" w:rsidTr="006E086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26" w:type="dxa"/>
            <w:noWrap/>
            <w:vAlign w:val="center"/>
            <w:hideMark/>
          </w:tcPr>
          <w:p w14:paraId="7731B12E" w14:textId="77777777" w:rsidR="00694A56" w:rsidRPr="00694A56" w:rsidRDefault="00694A56" w:rsidP="00694A56">
            <w:pPr>
              <w:jc w:val="center"/>
              <w:rPr>
                <w:rFonts w:ascii="Calibri" w:eastAsia="Times New Roman" w:hAnsi="Calibri" w:cs="Calibri"/>
                <w:color w:val="000000"/>
                <w:kern w:val="0"/>
                <w:lang w:eastAsia="es-ES"/>
                <w14:ligatures w14:val="none"/>
              </w:rPr>
            </w:pPr>
            <w:r w:rsidRPr="00694A56">
              <w:rPr>
                <w:rFonts w:ascii="Calibri" w:eastAsia="Times New Roman" w:hAnsi="Calibri" w:cs="Calibri"/>
                <w:color w:val="000000"/>
                <w:kern w:val="0"/>
                <w:lang w:eastAsia="es-ES"/>
                <w14:ligatures w14:val="none"/>
              </w:rPr>
              <w:t>2024.ES.005</w:t>
            </w:r>
          </w:p>
        </w:tc>
        <w:tc>
          <w:tcPr>
            <w:tcW w:w="1278" w:type="dxa"/>
            <w:noWrap/>
            <w:vAlign w:val="center"/>
            <w:hideMark/>
          </w:tcPr>
          <w:p w14:paraId="486732D0" w14:textId="77777777" w:rsidR="00694A56" w:rsidRPr="00694A56" w:rsidRDefault="00694A56" w:rsidP="00694A5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s-ES"/>
                <w14:ligatures w14:val="none"/>
              </w:rPr>
            </w:pPr>
            <w:r w:rsidRPr="00694A56">
              <w:rPr>
                <w:rFonts w:ascii="Calibri" w:eastAsia="Times New Roman" w:hAnsi="Calibri" w:cs="Calibri"/>
                <w:color w:val="000000"/>
                <w:kern w:val="0"/>
                <w:lang w:eastAsia="es-ES"/>
                <w14:ligatures w14:val="none"/>
              </w:rPr>
              <w:t>15/03/2024</w:t>
            </w:r>
          </w:p>
        </w:tc>
        <w:tc>
          <w:tcPr>
            <w:tcW w:w="2074" w:type="dxa"/>
            <w:noWrap/>
            <w:vAlign w:val="center"/>
            <w:hideMark/>
          </w:tcPr>
          <w:p w14:paraId="3A152E34" w14:textId="77777777" w:rsidR="00694A56" w:rsidRPr="00694A56" w:rsidRDefault="00694A56" w:rsidP="00FB6447">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s-ES"/>
                <w14:ligatures w14:val="none"/>
              </w:rPr>
            </w:pPr>
            <w:r w:rsidRPr="00694A56">
              <w:rPr>
                <w:rFonts w:ascii="Calibri" w:eastAsia="Times New Roman" w:hAnsi="Calibri" w:cs="Calibri"/>
                <w:color w:val="000000"/>
                <w:kern w:val="0"/>
                <w:lang w:eastAsia="es-ES"/>
                <w14:ligatures w14:val="none"/>
              </w:rPr>
              <w:t>Objeto</w:t>
            </w:r>
          </w:p>
        </w:tc>
        <w:tc>
          <w:tcPr>
            <w:tcW w:w="992" w:type="dxa"/>
            <w:noWrap/>
            <w:vAlign w:val="center"/>
            <w:hideMark/>
          </w:tcPr>
          <w:p w14:paraId="599A5628" w14:textId="77777777" w:rsidR="00694A56" w:rsidRPr="00694A56" w:rsidRDefault="00694A56" w:rsidP="00694A5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s-ES"/>
                <w14:ligatures w14:val="none"/>
              </w:rPr>
            </w:pPr>
            <w:r w:rsidRPr="00694A56">
              <w:rPr>
                <w:rFonts w:ascii="Calibri" w:eastAsia="Times New Roman" w:hAnsi="Calibri" w:cs="Calibri"/>
                <w:color w:val="000000"/>
                <w:kern w:val="0"/>
                <w:lang w:eastAsia="es-ES"/>
                <w14:ligatures w14:val="none"/>
              </w:rPr>
              <w:t>Mercurio</w:t>
            </w:r>
          </w:p>
        </w:tc>
        <w:tc>
          <w:tcPr>
            <w:tcW w:w="2834" w:type="dxa"/>
            <w:vAlign w:val="center"/>
            <w:hideMark/>
          </w:tcPr>
          <w:p w14:paraId="10E8317F" w14:textId="77777777" w:rsidR="00694A56" w:rsidRPr="00694A56" w:rsidRDefault="00694A56" w:rsidP="00FB6447">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lang w:eastAsia="es-ES"/>
                <w14:ligatures w14:val="none"/>
              </w:rPr>
            </w:pPr>
            <w:r w:rsidRPr="00694A56">
              <w:rPr>
                <w:rFonts w:ascii="Calibri" w:eastAsia="Times New Roman" w:hAnsi="Calibri" w:cs="Calibri"/>
                <w:color w:val="000000"/>
                <w:kern w:val="0"/>
                <w:sz w:val="20"/>
                <w:szCs w:val="20"/>
                <w:lang w:eastAsia="es-ES"/>
                <w14:ligatures w14:val="none"/>
              </w:rPr>
              <w:t>Se redacta el objeto del sistema</w:t>
            </w:r>
          </w:p>
        </w:tc>
      </w:tr>
      <w:tr w:rsidR="00694A56" w:rsidRPr="00694A56" w14:paraId="6D247AC4" w14:textId="77777777" w:rsidTr="00FB6447">
        <w:trPr>
          <w:trHeight w:val="300"/>
        </w:trPr>
        <w:tc>
          <w:tcPr>
            <w:cnfStyle w:val="001000000000" w:firstRow="0" w:lastRow="0" w:firstColumn="1" w:lastColumn="0" w:oddVBand="0" w:evenVBand="0" w:oddHBand="0" w:evenHBand="0" w:firstRowFirstColumn="0" w:firstRowLastColumn="0" w:lastRowFirstColumn="0" w:lastRowLastColumn="0"/>
            <w:tcW w:w="1326" w:type="dxa"/>
            <w:shd w:val="clear" w:color="auto" w:fill="FFFFFF" w:themeFill="background1"/>
            <w:noWrap/>
            <w:vAlign w:val="center"/>
            <w:hideMark/>
          </w:tcPr>
          <w:p w14:paraId="7004FCE2" w14:textId="77777777" w:rsidR="00694A56" w:rsidRPr="00694A56" w:rsidRDefault="00694A56" w:rsidP="00694A56">
            <w:pPr>
              <w:jc w:val="center"/>
              <w:rPr>
                <w:rFonts w:ascii="Calibri" w:eastAsia="Times New Roman" w:hAnsi="Calibri" w:cs="Calibri"/>
                <w:color w:val="000000"/>
                <w:kern w:val="0"/>
                <w:lang w:eastAsia="es-ES"/>
                <w14:ligatures w14:val="none"/>
              </w:rPr>
            </w:pPr>
            <w:r w:rsidRPr="00694A56">
              <w:rPr>
                <w:rFonts w:ascii="Calibri" w:eastAsia="Times New Roman" w:hAnsi="Calibri" w:cs="Calibri"/>
                <w:color w:val="000000"/>
                <w:kern w:val="0"/>
                <w:lang w:eastAsia="es-ES"/>
                <w14:ligatures w14:val="none"/>
              </w:rPr>
              <w:t>2024.ES.006</w:t>
            </w:r>
          </w:p>
        </w:tc>
        <w:tc>
          <w:tcPr>
            <w:tcW w:w="1278" w:type="dxa"/>
            <w:shd w:val="clear" w:color="auto" w:fill="FFFFFF" w:themeFill="background1"/>
            <w:noWrap/>
            <w:vAlign w:val="center"/>
            <w:hideMark/>
          </w:tcPr>
          <w:p w14:paraId="0A664CDC" w14:textId="77777777" w:rsidR="00694A56" w:rsidRPr="00694A56" w:rsidRDefault="00694A56" w:rsidP="00694A5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s-ES"/>
                <w14:ligatures w14:val="none"/>
              </w:rPr>
            </w:pPr>
            <w:r w:rsidRPr="00694A56">
              <w:rPr>
                <w:rFonts w:ascii="Calibri" w:eastAsia="Times New Roman" w:hAnsi="Calibri" w:cs="Calibri"/>
                <w:color w:val="000000"/>
                <w:kern w:val="0"/>
                <w:lang w:eastAsia="es-ES"/>
                <w14:ligatures w14:val="none"/>
              </w:rPr>
              <w:t>16/03/2024</w:t>
            </w:r>
          </w:p>
        </w:tc>
        <w:tc>
          <w:tcPr>
            <w:tcW w:w="2074" w:type="dxa"/>
            <w:shd w:val="clear" w:color="auto" w:fill="FFFFFF" w:themeFill="background1"/>
            <w:noWrap/>
            <w:vAlign w:val="center"/>
            <w:hideMark/>
          </w:tcPr>
          <w:p w14:paraId="119F56FC" w14:textId="77777777" w:rsidR="00694A56" w:rsidRPr="00694A56" w:rsidRDefault="00694A56" w:rsidP="00FB6447">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s-ES"/>
                <w14:ligatures w14:val="none"/>
              </w:rPr>
            </w:pPr>
            <w:r w:rsidRPr="00694A56">
              <w:rPr>
                <w:rFonts w:ascii="Calibri" w:eastAsia="Times New Roman" w:hAnsi="Calibri" w:cs="Calibri"/>
                <w:color w:val="000000"/>
                <w:kern w:val="0"/>
                <w:lang w:eastAsia="es-ES"/>
                <w14:ligatures w14:val="none"/>
              </w:rPr>
              <w:t>Descripción de la situación actual</w:t>
            </w:r>
          </w:p>
        </w:tc>
        <w:tc>
          <w:tcPr>
            <w:tcW w:w="992" w:type="dxa"/>
            <w:shd w:val="clear" w:color="auto" w:fill="FFFFFF" w:themeFill="background1"/>
            <w:noWrap/>
            <w:vAlign w:val="center"/>
            <w:hideMark/>
          </w:tcPr>
          <w:p w14:paraId="28D8CAD4" w14:textId="77777777" w:rsidR="00694A56" w:rsidRPr="00694A56" w:rsidRDefault="00694A56" w:rsidP="00694A5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s-ES"/>
                <w14:ligatures w14:val="none"/>
              </w:rPr>
            </w:pPr>
            <w:r w:rsidRPr="00694A56">
              <w:rPr>
                <w:rFonts w:ascii="Calibri" w:eastAsia="Times New Roman" w:hAnsi="Calibri" w:cs="Calibri"/>
                <w:color w:val="000000"/>
                <w:kern w:val="0"/>
                <w:lang w:eastAsia="es-ES"/>
                <w14:ligatures w14:val="none"/>
              </w:rPr>
              <w:t>Omar</w:t>
            </w:r>
          </w:p>
        </w:tc>
        <w:tc>
          <w:tcPr>
            <w:tcW w:w="2834" w:type="dxa"/>
            <w:shd w:val="clear" w:color="auto" w:fill="FFFFFF" w:themeFill="background1"/>
            <w:vAlign w:val="center"/>
            <w:hideMark/>
          </w:tcPr>
          <w:p w14:paraId="1FE9F338" w14:textId="6CEAF82B" w:rsidR="00694A56" w:rsidRPr="00694A56" w:rsidRDefault="00694A56" w:rsidP="00FB6447">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eastAsia="es-ES"/>
                <w14:ligatures w14:val="none"/>
              </w:rPr>
            </w:pPr>
            <w:r w:rsidRPr="00694A56">
              <w:rPr>
                <w:rFonts w:ascii="Calibri" w:eastAsia="Times New Roman" w:hAnsi="Calibri" w:cs="Calibri"/>
                <w:color w:val="000000"/>
                <w:kern w:val="0"/>
                <w:sz w:val="20"/>
                <w:szCs w:val="20"/>
                <w:lang w:eastAsia="es-ES"/>
                <w14:ligatures w14:val="none"/>
              </w:rPr>
              <w:t xml:space="preserve">Se ha añadido la </w:t>
            </w:r>
            <w:r w:rsidR="006E0863" w:rsidRPr="00FB6447">
              <w:rPr>
                <w:rFonts w:ascii="Calibri" w:eastAsia="Times New Roman" w:hAnsi="Calibri" w:cs="Calibri"/>
                <w:color w:val="000000"/>
                <w:kern w:val="0"/>
                <w:sz w:val="20"/>
                <w:szCs w:val="20"/>
                <w:lang w:eastAsia="es-ES"/>
                <w14:ligatures w14:val="none"/>
              </w:rPr>
              <w:t>sección</w:t>
            </w:r>
            <w:r w:rsidRPr="00694A56">
              <w:rPr>
                <w:rFonts w:ascii="Calibri" w:eastAsia="Times New Roman" w:hAnsi="Calibri" w:cs="Calibri"/>
                <w:color w:val="000000"/>
                <w:kern w:val="0"/>
                <w:sz w:val="20"/>
                <w:szCs w:val="20"/>
                <w:lang w:eastAsia="es-ES"/>
                <w14:ligatures w14:val="none"/>
              </w:rPr>
              <w:t xml:space="preserve"> de la </w:t>
            </w:r>
            <w:r w:rsidR="006E0863" w:rsidRPr="00FB6447">
              <w:rPr>
                <w:rFonts w:ascii="Calibri" w:eastAsia="Times New Roman" w:hAnsi="Calibri" w:cs="Calibri"/>
                <w:color w:val="000000"/>
                <w:kern w:val="0"/>
                <w:sz w:val="20"/>
                <w:szCs w:val="20"/>
                <w:lang w:eastAsia="es-ES"/>
                <w14:ligatures w14:val="none"/>
              </w:rPr>
              <w:t>situación</w:t>
            </w:r>
            <w:r w:rsidRPr="00694A56">
              <w:rPr>
                <w:rFonts w:ascii="Calibri" w:eastAsia="Times New Roman" w:hAnsi="Calibri" w:cs="Calibri"/>
                <w:color w:val="000000"/>
                <w:kern w:val="0"/>
                <w:sz w:val="20"/>
                <w:szCs w:val="20"/>
                <w:lang w:eastAsia="es-ES"/>
                <w14:ligatures w14:val="none"/>
              </w:rPr>
              <w:t xml:space="preserve"> actual</w:t>
            </w:r>
          </w:p>
        </w:tc>
      </w:tr>
      <w:tr w:rsidR="00694A56" w:rsidRPr="00694A56" w14:paraId="5861BBBC" w14:textId="77777777" w:rsidTr="006E086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26" w:type="dxa"/>
            <w:noWrap/>
            <w:vAlign w:val="center"/>
            <w:hideMark/>
          </w:tcPr>
          <w:p w14:paraId="2B869FB9" w14:textId="77777777" w:rsidR="00694A56" w:rsidRPr="00694A56" w:rsidRDefault="00694A56" w:rsidP="00694A56">
            <w:pPr>
              <w:jc w:val="center"/>
              <w:rPr>
                <w:rFonts w:ascii="Calibri" w:eastAsia="Times New Roman" w:hAnsi="Calibri" w:cs="Calibri"/>
                <w:color w:val="000000"/>
                <w:kern w:val="0"/>
                <w:lang w:eastAsia="es-ES"/>
                <w14:ligatures w14:val="none"/>
              </w:rPr>
            </w:pPr>
            <w:r w:rsidRPr="00694A56">
              <w:rPr>
                <w:rFonts w:ascii="Calibri" w:eastAsia="Times New Roman" w:hAnsi="Calibri" w:cs="Calibri"/>
                <w:color w:val="000000"/>
                <w:kern w:val="0"/>
                <w:lang w:eastAsia="es-ES"/>
                <w14:ligatures w14:val="none"/>
              </w:rPr>
              <w:t>2024.ES.007</w:t>
            </w:r>
          </w:p>
        </w:tc>
        <w:tc>
          <w:tcPr>
            <w:tcW w:w="1278" w:type="dxa"/>
            <w:noWrap/>
            <w:vAlign w:val="center"/>
            <w:hideMark/>
          </w:tcPr>
          <w:p w14:paraId="66AA530C" w14:textId="77777777" w:rsidR="00694A56" w:rsidRPr="00694A56" w:rsidRDefault="00694A56" w:rsidP="00694A5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s-ES"/>
                <w14:ligatures w14:val="none"/>
              </w:rPr>
            </w:pPr>
            <w:r w:rsidRPr="00694A56">
              <w:rPr>
                <w:rFonts w:ascii="Calibri" w:eastAsia="Times New Roman" w:hAnsi="Calibri" w:cs="Calibri"/>
                <w:color w:val="000000"/>
                <w:kern w:val="0"/>
                <w:lang w:eastAsia="es-ES"/>
                <w14:ligatures w14:val="none"/>
              </w:rPr>
              <w:t>20/03/2024</w:t>
            </w:r>
          </w:p>
        </w:tc>
        <w:tc>
          <w:tcPr>
            <w:tcW w:w="2074" w:type="dxa"/>
            <w:noWrap/>
            <w:vAlign w:val="center"/>
            <w:hideMark/>
          </w:tcPr>
          <w:p w14:paraId="2F40E135" w14:textId="77777777" w:rsidR="00694A56" w:rsidRPr="00694A56" w:rsidRDefault="00694A56" w:rsidP="00FB6447">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s-ES"/>
                <w14:ligatures w14:val="none"/>
              </w:rPr>
            </w:pPr>
            <w:r w:rsidRPr="00694A56">
              <w:rPr>
                <w:rFonts w:ascii="Calibri" w:eastAsia="Times New Roman" w:hAnsi="Calibri" w:cs="Calibri"/>
                <w:color w:val="000000"/>
                <w:kern w:val="0"/>
                <w:lang w:eastAsia="es-ES"/>
                <w14:ligatures w14:val="none"/>
              </w:rPr>
              <w:t>WBS</w:t>
            </w:r>
          </w:p>
        </w:tc>
        <w:tc>
          <w:tcPr>
            <w:tcW w:w="992" w:type="dxa"/>
            <w:noWrap/>
            <w:vAlign w:val="center"/>
            <w:hideMark/>
          </w:tcPr>
          <w:p w14:paraId="670C6CAB" w14:textId="77777777" w:rsidR="00694A56" w:rsidRPr="00694A56" w:rsidRDefault="00694A56" w:rsidP="00694A5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s-ES"/>
                <w14:ligatures w14:val="none"/>
              </w:rPr>
            </w:pPr>
            <w:r w:rsidRPr="00694A56">
              <w:rPr>
                <w:rFonts w:ascii="Calibri" w:eastAsia="Times New Roman" w:hAnsi="Calibri" w:cs="Calibri"/>
                <w:color w:val="000000"/>
                <w:kern w:val="0"/>
                <w:lang w:eastAsia="es-ES"/>
                <w14:ligatures w14:val="none"/>
              </w:rPr>
              <w:t>Mercurio</w:t>
            </w:r>
          </w:p>
        </w:tc>
        <w:tc>
          <w:tcPr>
            <w:tcW w:w="2834" w:type="dxa"/>
            <w:vAlign w:val="center"/>
            <w:hideMark/>
          </w:tcPr>
          <w:p w14:paraId="62B1C1B9" w14:textId="77777777" w:rsidR="00694A56" w:rsidRPr="00694A56" w:rsidRDefault="00694A56" w:rsidP="00FB6447">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lang w:eastAsia="es-ES"/>
                <w14:ligatures w14:val="none"/>
              </w:rPr>
            </w:pPr>
            <w:r w:rsidRPr="00694A56">
              <w:rPr>
                <w:rFonts w:ascii="Calibri" w:eastAsia="Times New Roman" w:hAnsi="Calibri" w:cs="Calibri"/>
                <w:color w:val="000000"/>
                <w:kern w:val="0"/>
                <w:sz w:val="20"/>
                <w:szCs w:val="20"/>
                <w:lang w:eastAsia="es-ES"/>
                <w14:ligatures w14:val="none"/>
              </w:rPr>
              <w:t>Se redacta la primera versión del WBS</w:t>
            </w:r>
          </w:p>
        </w:tc>
      </w:tr>
      <w:tr w:rsidR="00694A56" w:rsidRPr="00694A56" w14:paraId="33481184" w14:textId="77777777" w:rsidTr="00FB6447">
        <w:trPr>
          <w:trHeight w:val="900"/>
        </w:trPr>
        <w:tc>
          <w:tcPr>
            <w:cnfStyle w:val="001000000000" w:firstRow="0" w:lastRow="0" w:firstColumn="1" w:lastColumn="0" w:oddVBand="0" w:evenVBand="0" w:oddHBand="0" w:evenHBand="0" w:firstRowFirstColumn="0" w:firstRowLastColumn="0" w:lastRowFirstColumn="0" w:lastRowLastColumn="0"/>
            <w:tcW w:w="1326" w:type="dxa"/>
            <w:shd w:val="clear" w:color="auto" w:fill="FFFFFF" w:themeFill="background1"/>
            <w:noWrap/>
            <w:vAlign w:val="center"/>
            <w:hideMark/>
          </w:tcPr>
          <w:p w14:paraId="386BF9DB" w14:textId="77777777" w:rsidR="00694A56" w:rsidRPr="00694A56" w:rsidRDefault="00694A56" w:rsidP="00694A56">
            <w:pPr>
              <w:jc w:val="center"/>
              <w:rPr>
                <w:rFonts w:ascii="Calibri" w:eastAsia="Times New Roman" w:hAnsi="Calibri" w:cs="Calibri"/>
                <w:color w:val="000000"/>
                <w:kern w:val="0"/>
                <w:lang w:eastAsia="es-ES"/>
                <w14:ligatures w14:val="none"/>
              </w:rPr>
            </w:pPr>
            <w:r w:rsidRPr="00694A56">
              <w:rPr>
                <w:rFonts w:ascii="Calibri" w:eastAsia="Times New Roman" w:hAnsi="Calibri" w:cs="Calibri"/>
                <w:color w:val="000000"/>
                <w:kern w:val="0"/>
                <w:lang w:eastAsia="es-ES"/>
                <w14:ligatures w14:val="none"/>
              </w:rPr>
              <w:t>2024.ES.008</w:t>
            </w:r>
          </w:p>
        </w:tc>
        <w:tc>
          <w:tcPr>
            <w:tcW w:w="1278" w:type="dxa"/>
            <w:shd w:val="clear" w:color="auto" w:fill="FFFFFF" w:themeFill="background1"/>
            <w:noWrap/>
            <w:vAlign w:val="center"/>
            <w:hideMark/>
          </w:tcPr>
          <w:p w14:paraId="215D293E" w14:textId="77777777" w:rsidR="00694A56" w:rsidRPr="00694A56" w:rsidRDefault="00694A56" w:rsidP="00694A5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s-ES"/>
                <w14:ligatures w14:val="none"/>
              </w:rPr>
            </w:pPr>
            <w:r w:rsidRPr="00694A56">
              <w:rPr>
                <w:rFonts w:ascii="Calibri" w:eastAsia="Times New Roman" w:hAnsi="Calibri" w:cs="Calibri"/>
                <w:color w:val="000000"/>
                <w:kern w:val="0"/>
                <w:lang w:eastAsia="es-ES"/>
                <w14:ligatures w14:val="none"/>
              </w:rPr>
              <w:t>26/03/2024</w:t>
            </w:r>
          </w:p>
        </w:tc>
        <w:tc>
          <w:tcPr>
            <w:tcW w:w="2074" w:type="dxa"/>
            <w:shd w:val="clear" w:color="auto" w:fill="FFFFFF" w:themeFill="background1"/>
            <w:noWrap/>
            <w:vAlign w:val="center"/>
            <w:hideMark/>
          </w:tcPr>
          <w:p w14:paraId="0E03EB78" w14:textId="77777777" w:rsidR="00694A56" w:rsidRPr="00694A56" w:rsidRDefault="00694A56" w:rsidP="00FB6447">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s-ES"/>
                <w14:ligatures w14:val="none"/>
              </w:rPr>
            </w:pPr>
            <w:r w:rsidRPr="00694A56">
              <w:rPr>
                <w:rFonts w:ascii="Calibri" w:eastAsia="Times New Roman" w:hAnsi="Calibri" w:cs="Calibri"/>
                <w:color w:val="000000"/>
                <w:kern w:val="0"/>
                <w:lang w:eastAsia="es-ES"/>
                <w14:ligatures w14:val="none"/>
              </w:rPr>
              <w:t>Análisis de riesgos</w:t>
            </w:r>
          </w:p>
        </w:tc>
        <w:tc>
          <w:tcPr>
            <w:tcW w:w="992" w:type="dxa"/>
            <w:shd w:val="clear" w:color="auto" w:fill="FFFFFF" w:themeFill="background1"/>
            <w:noWrap/>
            <w:vAlign w:val="center"/>
            <w:hideMark/>
          </w:tcPr>
          <w:p w14:paraId="476D1A0F" w14:textId="77777777" w:rsidR="00694A56" w:rsidRPr="00694A56" w:rsidRDefault="00694A56" w:rsidP="00694A5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s-ES"/>
                <w14:ligatures w14:val="none"/>
              </w:rPr>
            </w:pPr>
            <w:r w:rsidRPr="00694A56">
              <w:rPr>
                <w:rFonts w:ascii="Calibri" w:eastAsia="Times New Roman" w:hAnsi="Calibri" w:cs="Calibri"/>
                <w:color w:val="000000"/>
                <w:kern w:val="0"/>
                <w:lang w:eastAsia="es-ES"/>
                <w14:ligatures w14:val="none"/>
              </w:rPr>
              <w:t>Omar</w:t>
            </w:r>
          </w:p>
        </w:tc>
        <w:tc>
          <w:tcPr>
            <w:tcW w:w="2834" w:type="dxa"/>
            <w:shd w:val="clear" w:color="auto" w:fill="FFFFFF" w:themeFill="background1"/>
            <w:vAlign w:val="center"/>
            <w:hideMark/>
          </w:tcPr>
          <w:p w14:paraId="3F8D8585" w14:textId="77777777" w:rsidR="00694A56" w:rsidRPr="00694A56" w:rsidRDefault="00694A56" w:rsidP="00FB6447">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eastAsia="es-ES"/>
                <w14:ligatures w14:val="none"/>
              </w:rPr>
            </w:pPr>
            <w:r w:rsidRPr="00694A56">
              <w:rPr>
                <w:rFonts w:ascii="Calibri" w:eastAsia="Times New Roman" w:hAnsi="Calibri" w:cs="Calibri"/>
                <w:color w:val="000000"/>
                <w:kern w:val="0"/>
                <w:sz w:val="20"/>
                <w:szCs w:val="20"/>
                <w:lang w:eastAsia="es-ES"/>
                <w14:ligatures w14:val="none"/>
              </w:rPr>
              <w:t>Se han añadido el listado de los riesgos modificados, pendiente de modificación tras la revisión pertinente</w:t>
            </w:r>
          </w:p>
        </w:tc>
      </w:tr>
      <w:tr w:rsidR="00694A56" w:rsidRPr="00694A56" w14:paraId="1B67075D" w14:textId="77777777" w:rsidTr="006E0863">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326" w:type="dxa"/>
            <w:noWrap/>
            <w:vAlign w:val="center"/>
            <w:hideMark/>
          </w:tcPr>
          <w:p w14:paraId="6ED4B264" w14:textId="77777777" w:rsidR="00694A56" w:rsidRPr="00694A56" w:rsidRDefault="00694A56" w:rsidP="00694A56">
            <w:pPr>
              <w:jc w:val="center"/>
              <w:rPr>
                <w:rFonts w:ascii="Calibri" w:eastAsia="Times New Roman" w:hAnsi="Calibri" w:cs="Calibri"/>
                <w:color w:val="000000"/>
                <w:kern w:val="0"/>
                <w:lang w:eastAsia="es-ES"/>
                <w14:ligatures w14:val="none"/>
              </w:rPr>
            </w:pPr>
            <w:r w:rsidRPr="00694A56">
              <w:rPr>
                <w:rFonts w:ascii="Calibri" w:eastAsia="Times New Roman" w:hAnsi="Calibri" w:cs="Calibri"/>
                <w:color w:val="000000"/>
                <w:kern w:val="0"/>
                <w:lang w:eastAsia="es-ES"/>
                <w14:ligatures w14:val="none"/>
              </w:rPr>
              <w:t>2024.ES.009</w:t>
            </w:r>
          </w:p>
        </w:tc>
        <w:tc>
          <w:tcPr>
            <w:tcW w:w="1278" w:type="dxa"/>
            <w:noWrap/>
            <w:vAlign w:val="center"/>
            <w:hideMark/>
          </w:tcPr>
          <w:p w14:paraId="70CCA46E" w14:textId="77777777" w:rsidR="00694A56" w:rsidRPr="00694A56" w:rsidRDefault="00694A56" w:rsidP="00694A5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s-ES"/>
                <w14:ligatures w14:val="none"/>
              </w:rPr>
            </w:pPr>
            <w:r w:rsidRPr="00694A56">
              <w:rPr>
                <w:rFonts w:ascii="Calibri" w:eastAsia="Times New Roman" w:hAnsi="Calibri" w:cs="Calibri"/>
                <w:color w:val="000000"/>
                <w:kern w:val="0"/>
                <w:lang w:eastAsia="es-ES"/>
                <w14:ligatures w14:val="none"/>
              </w:rPr>
              <w:t>26/03/2024</w:t>
            </w:r>
          </w:p>
        </w:tc>
        <w:tc>
          <w:tcPr>
            <w:tcW w:w="2074" w:type="dxa"/>
            <w:vAlign w:val="center"/>
            <w:hideMark/>
          </w:tcPr>
          <w:p w14:paraId="75CD04C5" w14:textId="77777777" w:rsidR="00694A56" w:rsidRPr="00694A56" w:rsidRDefault="00694A56" w:rsidP="00FB6447">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s-ES"/>
                <w14:ligatures w14:val="none"/>
              </w:rPr>
            </w:pPr>
            <w:r w:rsidRPr="00694A56">
              <w:rPr>
                <w:rFonts w:ascii="Calibri" w:eastAsia="Times New Roman" w:hAnsi="Calibri" w:cs="Calibri"/>
                <w:color w:val="000000"/>
                <w:kern w:val="0"/>
                <w:lang w:eastAsia="es-ES"/>
                <w14:ligatures w14:val="none"/>
              </w:rPr>
              <w:t>Normas y referencias</w:t>
            </w:r>
            <w:r w:rsidRPr="00694A56">
              <w:rPr>
                <w:rFonts w:ascii="Calibri" w:eastAsia="Times New Roman" w:hAnsi="Calibri" w:cs="Calibri"/>
                <w:color w:val="000000"/>
                <w:kern w:val="0"/>
                <w:lang w:eastAsia="es-ES"/>
                <w14:ligatures w14:val="none"/>
              </w:rPr>
              <w:br/>
              <w:t>Hipótesis y restricciones</w:t>
            </w:r>
          </w:p>
        </w:tc>
        <w:tc>
          <w:tcPr>
            <w:tcW w:w="992" w:type="dxa"/>
            <w:noWrap/>
            <w:vAlign w:val="center"/>
            <w:hideMark/>
          </w:tcPr>
          <w:p w14:paraId="553D00A9" w14:textId="77777777" w:rsidR="00694A56" w:rsidRPr="00694A56" w:rsidRDefault="00694A56" w:rsidP="00694A5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s-ES"/>
                <w14:ligatures w14:val="none"/>
              </w:rPr>
            </w:pPr>
            <w:r w:rsidRPr="00694A56">
              <w:rPr>
                <w:rFonts w:ascii="Calibri" w:eastAsia="Times New Roman" w:hAnsi="Calibri" w:cs="Calibri"/>
                <w:color w:val="000000"/>
                <w:kern w:val="0"/>
                <w:lang w:eastAsia="es-ES"/>
                <w14:ligatures w14:val="none"/>
              </w:rPr>
              <w:t>David</w:t>
            </w:r>
          </w:p>
        </w:tc>
        <w:tc>
          <w:tcPr>
            <w:tcW w:w="2834" w:type="dxa"/>
            <w:vAlign w:val="center"/>
            <w:hideMark/>
          </w:tcPr>
          <w:p w14:paraId="204F406B" w14:textId="23C045DA" w:rsidR="00694A56" w:rsidRPr="00694A56" w:rsidRDefault="00694A56" w:rsidP="00FB6447">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lang w:eastAsia="es-ES"/>
                <w14:ligatures w14:val="none"/>
              </w:rPr>
            </w:pPr>
            <w:r w:rsidRPr="00694A56">
              <w:rPr>
                <w:rFonts w:ascii="Calibri" w:eastAsia="Times New Roman" w:hAnsi="Calibri" w:cs="Calibri"/>
                <w:color w:val="000000"/>
                <w:kern w:val="0"/>
                <w:sz w:val="20"/>
                <w:szCs w:val="20"/>
                <w:lang w:eastAsia="es-ES"/>
                <w14:ligatures w14:val="none"/>
              </w:rPr>
              <w:t xml:space="preserve">Se añadió las normas y referencia y las </w:t>
            </w:r>
            <w:r w:rsidR="006E0863" w:rsidRPr="00FB6447">
              <w:rPr>
                <w:rFonts w:ascii="Calibri" w:eastAsia="Times New Roman" w:hAnsi="Calibri" w:cs="Calibri"/>
                <w:color w:val="000000"/>
                <w:kern w:val="0"/>
                <w:sz w:val="20"/>
                <w:szCs w:val="20"/>
                <w:lang w:eastAsia="es-ES"/>
                <w14:ligatures w14:val="none"/>
              </w:rPr>
              <w:t>hipótesis</w:t>
            </w:r>
            <w:r w:rsidRPr="00694A56">
              <w:rPr>
                <w:rFonts w:ascii="Calibri" w:eastAsia="Times New Roman" w:hAnsi="Calibri" w:cs="Calibri"/>
                <w:color w:val="000000"/>
                <w:kern w:val="0"/>
                <w:sz w:val="20"/>
                <w:szCs w:val="20"/>
                <w:lang w:eastAsia="es-ES"/>
                <w14:ligatures w14:val="none"/>
              </w:rPr>
              <w:t xml:space="preserve"> y restricciones</w:t>
            </w:r>
          </w:p>
        </w:tc>
      </w:tr>
      <w:tr w:rsidR="00694A56" w:rsidRPr="00694A56" w14:paraId="391153A5" w14:textId="77777777" w:rsidTr="00FB6447">
        <w:trPr>
          <w:trHeight w:val="300"/>
        </w:trPr>
        <w:tc>
          <w:tcPr>
            <w:cnfStyle w:val="001000000000" w:firstRow="0" w:lastRow="0" w:firstColumn="1" w:lastColumn="0" w:oddVBand="0" w:evenVBand="0" w:oddHBand="0" w:evenHBand="0" w:firstRowFirstColumn="0" w:firstRowLastColumn="0" w:lastRowFirstColumn="0" w:lastRowLastColumn="0"/>
            <w:tcW w:w="1326" w:type="dxa"/>
            <w:shd w:val="clear" w:color="auto" w:fill="FFFFFF" w:themeFill="background1"/>
            <w:noWrap/>
            <w:vAlign w:val="center"/>
            <w:hideMark/>
          </w:tcPr>
          <w:p w14:paraId="5A9240FE" w14:textId="77777777" w:rsidR="00694A56" w:rsidRPr="00694A56" w:rsidRDefault="00694A56" w:rsidP="00694A56">
            <w:pPr>
              <w:jc w:val="center"/>
              <w:rPr>
                <w:rFonts w:ascii="Calibri" w:eastAsia="Times New Roman" w:hAnsi="Calibri" w:cs="Calibri"/>
                <w:color w:val="000000"/>
                <w:kern w:val="0"/>
                <w:lang w:eastAsia="es-ES"/>
                <w14:ligatures w14:val="none"/>
              </w:rPr>
            </w:pPr>
            <w:r w:rsidRPr="00694A56">
              <w:rPr>
                <w:rFonts w:ascii="Calibri" w:eastAsia="Times New Roman" w:hAnsi="Calibri" w:cs="Calibri"/>
                <w:color w:val="000000"/>
                <w:kern w:val="0"/>
                <w:lang w:eastAsia="es-ES"/>
                <w14:ligatures w14:val="none"/>
              </w:rPr>
              <w:t>2024.ES.010</w:t>
            </w:r>
          </w:p>
        </w:tc>
        <w:tc>
          <w:tcPr>
            <w:tcW w:w="1278" w:type="dxa"/>
            <w:shd w:val="clear" w:color="auto" w:fill="FFFFFF" w:themeFill="background1"/>
            <w:noWrap/>
            <w:vAlign w:val="center"/>
            <w:hideMark/>
          </w:tcPr>
          <w:p w14:paraId="37D431AE" w14:textId="77777777" w:rsidR="00694A56" w:rsidRPr="00694A56" w:rsidRDefault="00694A56" w:rsidP="00694A5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s-ES"/>
                <w14:ligatures w14:val="none"/>
              </w:rPr>
            </w:pPr>
            <w:r w:rsidRPr="00694A56">
              <w:rPr>
                <w:rFonts w:ascii="Calibri" w:eastAsia="Times New Roman" w:hAnsi="Calibri" w:cs="Calibri"/>
                <w:color w:val="000000"/>
                <w:kern w:val="0"/>
                <w:lang w:eastAsia="es-ES"/>
                <w14:ligatures w14:val="none"/>
              </w:rPr>
              <w:t>28/03/2024</w:t>
            </w:r>
          </w:p>
        </w:tc>
        <w:tc>
          <w:tcPr>
            <w:tcW w:w="2074" w:type="dxa"/>
            <w:shd w:val="clear" w:color="auto" w:fill="FFFFFF" w:themeFill="background1"/>
            <w:noWrap/>
            <w:vAlign w:val="center"/>
            <w:hideMark/>
          </w:tcPr>
          <w:p w14:paraId="6282BF25" w14:textId="77777777" w:rsidR="00694A56" w:rsidRPr="00694A56" w:rsidRDefault="00694A56" w:rsidP="00FB6447">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s-ES"/>
                <w14:ligatures w14:val="none"/>
              </w:rPr>
            </w:pPr>
            <w:r w:rsidRPr="00694A56">
              <w:rPr>
                <w:rFonts w:ascii="Calibri" w:eastAsia="Times New Roman" w:hAnsi="Calibri" w:cs="Calibri"/>
                <w:color w:val="000000"/>
                <w:kern w:val="0"/>
                <w:lang w:eastAsia="es-ES"/>
                <w14:ligatures w14:val="none"/>
              </w:rPr>
              <w:t>Antecedentes</w:t>
            </w:r>
          </w:p>
        </w:tc>
        <w:tc>
          <w:tcPr>
            <w:tcW w:w="992" w:type="dxa"/>
            <w:shd w:val="clear" w:color="auto" w:fill="FFFFFF" w:themeFill="background1"/>
            <w:noWrap/>
            <w:vAlign w:val="center"/>
            <w:hideMark/>
          </w:tcPr>
          <w:p w14:paraId="4CEBCD9A" w14:textId="77777777" w:rsidR="00694A56" w:rsidRPr="00694A56" w:rsidRDefault="00694A56" w:rsidP="00694A5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s-ES"/>
                <w14:ligatures w14:val="none"/>
              </w:rPr>
            </w:pPr>
            <w:r w:rsidRPr="00694A56">
              <w:rPr>
                <w:rFonts w:ascii="Calibri" w:eastAsia="Times New Roman" w:hAnsi="Calibri" w:cs="Calibri"/>
                <w:color w:val="000000"/>
                <w:kern w:val="0"/>
                <w:lang w:eastAsia="es-ES"/>
                <w14:ligatures w14:val="none"/>
              </w:rPr>
              <w:t>Pablo</w:t>
            </w:r>
          </w:p>
        </w:tc>
        <w:tc>
          <w:tcPr>
            <w:tcW w:w="2834" w:type="dxa"/>
            <w:shd w:val="clear" w:color="auto" w:fill="FFFFFF" w:themeFill="background1"/>
            <w:vAlign w:val="center"/>
            <w:hideMark/>
          </w:tcPr>
          <w:p w14:paraId="0D3B5AA6" w14:textId="77777777" w:rsidR="00694A56" w:rsidRPr="00694A56" w:rsidRDefault="00694A56" w:rsidP="00FB6447">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eastAsia="es-ES"/>
                <w14:ligatures w14:val="none"/>
              </w:rPr>
            </w:pPr>
            <w:r w:rsidRPr="00694A56">
              <w:rPr>
                <w:rFonts w:ascii="Calibri" w:eastAsia="Times New Roman" w:hAnsi="Calibri" w:cs="Calibri"/>
                <w:color w:val="000000"/>
                <w:kern w:val="0"/>
                <w:sz w:val="20"/>
                <w:szCs w:val="20"/>
                <w:lang w:eastAsia="es-ES"/>
                <w14:ligatures w14:val="none"/>
              </w:rPr>
              <w:t>Se ha realizado la sección de antecedentes</w:t>
            </w:r>
          </w:p>
        </w:tc>
      </w:tr>
      <w:tr w:rsidR="00694A56" w:rsidRPr="00694A56" w14:paraId="5A1C355A" w14:textId="77777777" w:rsidTr="006E086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26" w:type="dxa"/>
            <w:noWrap/>
            <w:vAlign w:val="center"/>
            <w:hideMark/>
          </w:tcPr>
          <w:p w14:paraId="68C2A367" w14:textId="77777777" w:rsidR="00694A56" w:rsidRPr="00694A56" w:rsidRDefault="00694A56" w:rsidP="00694A56">
            <w:pPr>
              <w:jc w:val="center"/>
              <w:rPr>
                <w:rFonts w:ascii="Calibri" w:eastAsia="Times New Roman" w:hAnsi="Calibri" w:cs="Calibri"/>
                <w:color w:val="000000"/>
                <w:kern w:val="0"/>
                <w:lang w:eastAsia="es-ES"/>
                <w14:ligatures w14:val="none"/>
              </w:rPr>
            </w:pPr>
            <w:r w:rsidRPr="00694A56">
              <w:rPr>
                <w:rFonts w:ascii="Calibri" w:eastAsia="Times New Roman" w:hAnsi="Calibri" w:cs="Calibri"/>
                <w:color w:val="000000"/>
                <w:kern w:val="0"/>
                <w:lang w:eastAsia="es-ES"/>
                <w14:ligatures w14:val="none"/>
              </w:rPr>
              <w:t>2024.ES.011</w:t>
            </w:r>
          </w:p>
        </w:tc>
        <w:tc>
          <w:tcPr>
            <w:tcW w:w="1278" w:type="dxa"/>
            <w:noWrap/>
            <w:vAlign w:val="center"/>
            <w:hideMark/>
          </w:tcPr>
          <w:p w14:paraId="0E0384AE" w14:textId="77777777" w:rsidR="00694A56" w:rsidRPr="00694A56" w:rsidRDefault="00694A56" w:rsidP="00694A5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s-ES"/>
                <w14:ligatures w14:val="none"/>
              </w:rPr>
            </w:pPr>
            <w:r w:rsidRPr="00694A56">
              <w:rPr>
                <w:rFonts w:ascii="Calibri" w:eastAsia="Times New Roman" w:hAnsi="Calibri" w:cs="Calibri"/>
                <w:color w:val="000000"/>
                <w:kern w:val="0"/>
                <w:lang w:eastAsia="es-ES"/>
                <w14:ligatures w14:val="none"/>
              </w:rPr>
              <w:t>29/03/2024</w:t>
            </w:r>
          </w:p>
        </w:tc>
        <w:tc>
          <w:tcPr>
            <w:tcW w:w="2074" w:type="dxa"/>
            <w:noWrap/>
            <w:vAlign w:val="center"/>
            <w:hideMark/>
          </w:tcPr>
          <w:p w14:paraId="3805CE05" w14:textId="77777777" w:rsidR="00694A56" w:rsidRPr="00694A56" w:rsidRDefault="00694A56" w:rsidP="00FB6447">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s-ES"/>
                <w14:ligatures w14:val="none"/>
              </w:rPr>
            </w:pPr>
            <w:r w:rsidRPr="00694A56">
              <w:rPr>
                <w:rFonts w:ascii="Calibri" w:eastAsia="Times New Roman" w:hAnsi="Calibri" w:cs="Calibri"/>
                <w:color w:val="000000"/>
                <w:kern w:val="0"/>
                <w:lang w:eastAsia="es-ES"/>
                <w14:ligatures w14:val="none"/>
              </w:rPr>
              <w:t>Requisitos iniciales</w:t>
            </w:r>
          </w:p>
        </w:tc>
        <w:tc>
          <w:tcPr>
            <w:tcW w:w="992" w:type="dxa"/>
            <w:noWrap/>
            <w:vAlign w:val="center"/>
            <w:hideMark/>
          </w:tcPr>
          <w:p w14:paraId="51BD623E" w14:textId="77777777" w:rsidR="00694A56" w:rsidRPr="00694A56" w:rsidRDefault="00694A56" w:rsidP="00694A5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s-ES"/>
                <w14:ligatures w14:val="none"/>
              </w:rPr>
            </w:pPr>
            <w:r w:rsidRPr="00694A56">
              <w:rPr>
                <w:rFonts w:ascii="Calibri" w:eastAsia="Times New Roman" w:hAnsi="Calibri" w:cs="Calibri"/>
                <w:color w:val="000000"/>
                <w:kern w:val="0"/>
                <w:lang w:eastAsia="es-ES"/>
                <w14:ligatures w14:val="none"/>
              </w:rPr>
              <w:t>Pablo</w:t>
            </w:r>
          </w:p>
        </w:tc>
        <w:tc>
          <w:tcPr>
            <w:tcW w:w="2834" w:type="dxa"/>
            <w:vAlign w:val="center"/>
            <w:hideMark/>
          </w:tcPr>
          <w:p w14:paraId="696EC8DA" w14:textId="77777777" w:rsidR="00694A56" w:rsidRPr="00694A56" w:rsidRDefault="00694A56" w:rsidP="00FB6447">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lang w:eastAsia="es-ES"/>
                <w14:ligatures w14:val="none"/>
              </w:rPr>
            </w:pPr>
            <w:r w:rsidRPr="00694A56">
              <w:rPr>
                <w:rFonts w:ascii="Calibri" w:eastAsia="Times New Roman" w:hAnsi="Calibri" w:cs="Calibri"/>
                <w:color w:val="000000"/>
                <w:kern w:val="0"/>
                <w:sz w:val="20"/>
                <w:szCs w:val="20"/>
                <w:lang w:eastAsia="es-ES"/>
                <w14:ligatures w14:val="none"/>
              </w:rPr>
              <w:t>Se han realizado los requisitos iniciales</w:t>
            </w:r>
          </w:p>
        </w:tc>
      </w:tr>
      <w:tr w:rsidR="00694A56" w:rsidRPr="00694A56" w14:paraId="3B1D7929" w14:textId="77777777" w:rsidTr="00FB6447">
        <w:trPr>
          <w:trHeight w:val="600"/>
        </w:trPr>
        <w:tc>
          <w:tcPr>
            <w:cnfStyle w:val="001000000000" w:firstRow="0" w:lastRow="0" w:firstColumn="1" w:lastColumn="0" w:oddVBand="0" w:evenVBand="0" w:oddHBand="0" w:evenHBand="0" w:firstRowFirstColumn="0" w:firstRowLastColumn="0" w:lastRowFirstColumn="0" w:lastRowLastColumn="0"/>
            <w:tcW w:w="1326" w:type="dxa"/>
            <w:shd w:val="clear" w:color="auto" w:fill="FFFFFF" w:themeFill="background1"/>
            <w:noWrap/>
            <w:vAlign w:val="center"/>
            <w:hideMark/>
          </w:tcPr>
          <w:p w14:paraId="07379597" w14:textId="77777777" w:rsidR="00694A56" w:rsidRPr="00694A56" w:rsidRDefault="00694A56" w:rsidP="00694A56">
            <w:pPr>
              <w:jc w:val="center"/>
              <w:rPr>
                <w:rFonts w:ascii="Calibri" w:eastAsia="Times New Roman" w:hAnsi="Calibri" w:cs="Calibri"/>
                <w:color w:val="000000"/>
                <w:kern w:val="0"/>
                <w:lang w:eastAsia="es-ES"/>
                <w14:ligatures w14:val="none"/>
              </w:rPr>
            </w:pPr>
            <w:r w:rsidRPr="00694A56">
              <w:rPr>
                <w:rFonts w:ascii="Calibri" w:eastAsia="Times New Roman" w:hAnsi="Calibri" w:cs="Calibri"/>
                <w:color w:val="000000"/>
                <w:kern w:val="0"/>
                <w:lang w:eastAsia="es-ES"/>
                <w14:ligatures w14:val="none"/>
              </w:rPr>
              <w:t>2024.ES.012</w:t>
            </w:r>
          </w:p>
        </w:tc>
        <w:tc>
          <w:tcPr>
            <w:tcW w:w="1278" w:type="dxa"/>
            <w:shd w:val="clear" w:color="auto" w:fill="FFFFFF" w:themeFill="background1"/>
            <w:noWrap/>
            <w:vAlign w:val="center"/>
            <w:hideMark/>
          </w:tcPr>
          <w:p w14:paraId="7A7277CD" w14:textId="77777777" w:rsidR="00694A56" w:rsidRPr="00694A56" w:rsidRDefault="00694A56" w:rsidP="00694A5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s-ES"/>
                <w14:ligatures w14:val="none"/>
              </w:rPr>
            </w:pPr>
            <w:r w:rsidRPr="00694A56">
              <w:rPr>
                <w:rFonts w:ascii="Calibri" w:eastAsia="Times New Roman" w:hAnsi="Calibri" w:cs="Calibri"/>
                <w:color w:val="000000"/>
                <w:kern w:val="0"/>
                <w:lang w:eastAsia="es-ES"/>
                <w14:ligatures w14:val="none"/>
              </w:rPr>
              <w:t>29/03/2024</w:t>
            </w:r>
          </w:p>
        </w:tc>
        <w:tc>
          <w:tcPr>
            <w:tcW w:w="2074" w:type="dxa"/>
            <w:shd w:val="clear" w:color="auto" w:fill="FFFFFF" w:themeFill="background1"/>
            <w:noWrap/>
            <w:vAlign w:val="center"/>
            <w:hideMark/>
          </w:tcPr>
          <w:p w14:paraId="146AEB49" w14:textId="77777777" w:rsidR="00694A56" w:rsidRPr="00694A56" w:rsidRDefault="00694A56" w:rsidP="00FB6447">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s-ES"/>
                <w14:ligatures w14:val="none"/>
              </w:rPr>
            </w:pPr>
            <w:r w:rsidRPr="00694A56">
              <w:rPr>
                <w:rFonts w:ascii="Calibri" w:eastAsia="Times New Roman" w:hAnsi="Calibri" w:cs="Calibri"/>
                <w:color w:val="000000"/>
                <w:kern w:val="0"/>
                <w:lang w:eastAsia="es-ES"/>
                <w14:ligatures w14:val="none"/>
              </w:rPr>
              <w:t>Disposiciones legales y normas aplicadas</w:t>
            </w:r>
          </w:p>
        </w:tc>
        <w:tc>
          <w:tcPr>
            <w:tcW w:w="992" w:type="dxa"/>
            <w:shd w:val="clear" w:color="auto" w:fill="FFFFFF" w:themeFill="background1"/>
            <w:noWrap/>
            <w:vAlign w:val="center"/>
            <w:hideMark/>
          </w:tcPr>
          <w:p w14:paraId="64D11414" w14:textId="77777777" w:rsidR="00694A56" w:rsidRPr="00694A56" w:rsidRDefault="00694A56" w:rsidP="00694A5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s-ES"/>
                <w14:ligatures w14:val="none"/>
              </w:rPr>
            </w:pPr>
            <w:r w:rsidRPr="00694A56">
              <w:rPr>
                <w:rFonts w:ascii="Calibri" w:eastAsia="Times New Roman" w:hAnsi="Calibri" w:cs="Calibri"/>
                <w:color w:val="000000"/>
                <w:kern w:val="0"/>
                <w:lang w:eastAsia="es-ES"/>
                <w14:ligatures w14:val="none"/>
              </w:rPr>
              <w:t>Omar</w:t>
            </w:r>
          </w:p>
        </w:tc>
        <w:tc>
          <w:tcPr>
            <w:tcW w:w="2834" w:type="dxa"/>
            <w:shd w:val="clear" w:color="auto" w:fill="FFFFFF" w:themeFill="background1"/>
            <w:vAlign w:val="center"/>
            <w:hideMark/>
          </w:tcPr>
          <w:p w14:paraId="43FC24D3" w14:textId="77777777" w:rsidR="00694A56" w:rsidRPr="00694A56" w:rsidRDefault="00694A56" w:rsidP="00FB6447">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eastAsia="es-ES"/>
                <w14:ligatures w14:val="none"/>
              </w:rPr>
            </w:pPr>
            <w:r w:rsidRPr="00694A56">
              <w:rPr>
                <w:rFonts w:ascii="Calibri" w:eastAsia="Times New Roman" w:hAnsi="Calibri" w:cs="Calibri"/>
                <w:color w:val="000000"/>
                <w:kern w:val="0"/>
                <w:sz w:val="20"/>
                <w:szCs w:val="20"/>
                <w:lang w:eastAsia="es-ES"/>
                <w14:ligatures w14:val="none"/>
              </w:rPr>
              <w:t>Se han revisado y modificado algunas normas aplicables al proyecto</w:t>
            </w:r>
          </w:p>
        </w:tc>
      </w:tr>
      <w:tr w:rsidR="00694A56" w:rsidRPr="00694A56" w14:paraId="51BA88A5" w14:textId="77777777" w:rsidTr="006E0863">
        <w:trPr>
          <w:cnfStyle w:val="000000100000" w:firstRow="0" w:lastRow="0" w:firstColumn="0" w:lastColumn="0" w:oddVBand="0" w:evenVBand="0" w:oddHBand="1" w:evenHBand="0" w:firstRowFirstColumn="0" w:firstRowLastColumn="0" w:lastRowFirstColumn="0" w:lastRowLastColumn="0"/>
          <w:trHeight w:val="1200"/>
        </w:trPr>
        <w:tc>
          <w:tcPr>
            <w:cnfStyle w:val="001000000000" w:firstRow="0" w:lastRow="0" w:firstColumn="1" w:lastColumn="0" w:oddVBand="0" w:evenVBand="0" w:oddHBand="0" w:evenHBand="0" w:firstRowFirstColumn="0" w:firstRowLastColumn="0" w:lastRowFirstColumn="0" w:lastRowLastColumn="0"/>
            <w:tcW w:w="1326" w:type="dxa"/>
            <w:noWrap/>
            <w:vAlign w:val="center"/>
            <w:hideMark/>
          </w:tcPr>
          <w:p w14:paraId="74BDF0CF" w14:textId="77777777" w:rsidR="00694A56" w:rsidRPr="00694A56" w:rsidRDefault="00694A56" w:rsidP="00694A56">
            <w:pPr>
              <w:jc w:val="center"/>
              <w:rPr>
                <w:rFonts w:ascii="Calibri" w:eastAsia="Times New Roman" w:hAnsi="Calibri" w:cs="Calibri"/>
                <w:color w:val="000000"/>
                <w:kern w:val="0"/>
                <w:lang w:eastAsia="es-ES"/>
                <w14:ligatures w14:val="none"/>
              </w:rPr>
            </w:pPr>
            <w:r w:rsidRPr="00694A56">
              <w:rPr>
                <w:rFonts w:ascii="Calibri" w:eastAsia="Times New Roman" w:hAnsi="Calibri" w:cs="Calibri"/>
                <w:color w:val="000000"/>
                <w:kern w:val="0"/>
                <w:lang w:eastAsia="es-ES"/>
                <w14:ligatures w14:val="none"/>
              </w:rPr>
              <w:t>2024.ES.013</w:t>
            </w:r>
          </w:p>
        </w:tc>
        <w:tc>
          <w:tcPr>
            <w:tcW w:w="1278" w:type="dxa"/>
            <w:noWrap/>
            <w:vAlign w:val="center"/>
            <w:hideMark/>
          </w:tcPr>
          <w:p w14:paraId="35CC2A03" w14:textId="77777777" w:rsidR="00694A56" w:rsidRPr="00694A56" w:rsidRDefault="00694A56" w:rsidP="00694A5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s-ES"/>
                <w14:ligatures w14:val="none"/>
              </w:rPr>
            </w:pPr>
            <w:r w:rsidRPr="00694A56">
              <w:rPr>
                <w:rFonts w:ascii="Calibri" w:eastAsia="Times New Roman" w:hAnsi="Calibri" w:cs="Calibri"/>
                <w:color w:val="000000"/>
                <w:kern w:val="0"/>
                <w:lang w:eastAsia="es-ES"/>
                <w14:ligatures w14:val="none"/>
              </w:rPr>
              <w:t>01/04/2024</w:t>
            </w:r>
          </w:p>
        </w:tc>
        <w:tc>
          <w:tcPr>
            <w:tcW w:w="2074" w:type="dxa"/>
            <w:vAlign w:val="center"/>
            <w:hideMark/>
          </w:tcPr>
          <w:p w14:paraId="747495D2" w14:textId="77777777" w:rsidR="00694A56" w:rsidRPr="00694A56" w:rsidRDefault="00694A56" w:rsidP="00FB6447">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s-ES"/>
                <w14:ligatures w14:val="none"/>
              </w:rPr>
            </w:pPr>
            <w:r w:rsidRPr="00694A56">
              <w:rPr>
                <w:rFonts w:ascii="Calibri" w:eastAsia="Times New Roman" w:hAnsi="Calibri" w:cs="Calibri"/>
                <w:color w:val="000000"/>
                <w:kern w:val="0"/>
                <w:lang w:eastAsia="es-ES"/>
                <w14:ligatures w14:val="none"/>
              </w:rPr>
              <w:t>Estudio de alternativas y viabilidad</w:t>
            </w:r>
            <w:r w:rsidRPr="00694A56">
              <w:rPr>
                <w:rFonts w:ascii="Calibri" w:eastAsia="Times New Roman" w:hAnsi="Calibri" w:cs="Calibri"/>
                <w:color w:val="000000"/>
                <w:kern w:val="0"/>
                <w:lang w:eastAsia="es-ES"/>
                <w14:ligatures w14:val="none"/>
              </w:rPr>
              <w:br/>
              <w:t>Pies de pagina</w:t>
            </w:r>
          </w:p>
        </w:tc>
        <w:tc>
          <w:tcPr>
            <w:tcW w:w="992" w:type="dxa"/>
            <w:noWrap/>
            <w:vAlign w:val="center"/>
            <w:hideMark/>
          </w:tcPr>
          <w:p w14:paraId="37A4863C" w14:textId="77777777" w:rsidR="00694A56" w:rsidRPr="00694A56" w:rsidRDefault="00694A56" w:rsidP="00694A5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s-ES"/>
                <w14:ligatures w14:val="none"/>
              </w:rPr>
            </w:pPr>
            <w:r w:rsidRPr="00694A56">
              <w:rPr>
                <w:rFonts w:ascii="Calibri" w:eastAsia="Times New Roman" w:hAnsi="Calibri" w:cs="Calibri"/>
                <w:color w:val="000000"/>
                <w:kern w:val="0"/>
                <w:lang w:eastAsia="es-ES"/>
                <w14:ligatures w14:val="none"/>
              </w:rPr>
              <w:t>Omar</w:t>
            </w:r>
          </w:p>
        </w:tc>
        <w:tc>
          <w:tcPr>
            <w:tcW w:w="2834" w:type="dxa"/>
            <w:vAlign w:val="center"/>
            <w:hideMark/>
          </w:tcPr>
          <w:p w14:paraId="3DBE89D5" w14:textId="77777777" w:rsidR="00694A56" w:rsidRPr="00694A56" w:rsidRDefault="00694A56" w:rsidP="00FB6447">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lang w:eastAsia="es-ES"/>
                <w14:ligatures w14:val="none"/>
              </w:rPr>
            </w:pPr>
            <w:r w:rsidRPr="00694A56">
              <w:rPr>
                <w:rFonts w:ascii="Calibri" w:eastAsia="Times New Roman" w:hAnsi="Calibri" w:cs="Calibri"/>
                <w:color w:val="000000"/>
                <w:kern w:val="0"/>
                <w:sz w:val="20"/>
                <w:szCs w:val="20"/>
                <w:lang w:eastAsia="es-ES"/>
                <w14:ligatures w14:val="none"/>
              </w:rPr>
              <w:t>Se han planteado una serie de propuestas aplicables al diseño del proyecto</w:t>
            </w:r>
            <w:r w:rsidRPr="00694A56">
              <w:rPr>
                <w:rFonts w:ascii="Calibri" w:eastAsia="Times New Roman" w:hAnsi="Calibri" w:cs="Calibri"/>
                <w:color w:val="000000"/>
                <w:kern w:val="0"/>
                <w:sz w:val="20"/>
                <w:szCs w:val="20"/>
                <w:lang w:eastAsia="es-ES"/>
                <w14:ligatures w14:val="none"/>
              </w:rPr>
              <w:br/>
              <w:t>Se ha modificado el pie de página para que muestre más información del proyecto</w:t>
            </w:r>
          </w:p>
        </w:tc>
      </w:tr>
      <w:tr w:rsidR="00694A56" w:rsidRPr="00694A56" w14:paraId="0DC2044A" w14:textId="77777777" w:rsidTr="00FB6447">
        <w:trPr>
          <w:trHeight w:val="600"/>
        </w:trPr>
        <w:tc>
          <w:tcPr>
            <w:cnfStyle w:val="001000000000" w:firstRow="0" w:lastRow="0" w:firstColumn="1" w:lastColumn="0" w:oddVBand="0" w:evenVBand="0" w:oddHBand="0" w:evenHBand="0" w:firstRowFirstColumn="0" w:firstRowLastColumn="0" w:lastRowFirstColumn="0" w:lastRowLastColumn="0"/>
            <w:tcW w:w="1326" w:type="dxa"/>
            <w:shd w:val="clear" w:color="auto" w:fill="FFFFFF" w:themeFill="background1"/>
            <w:noWrap/>
            <w:vAlign w:val="center"/>
            <w:hideMark/>
          </w:tcPr>
          <w:p w14:paraId="7C18FABA" w14:textId="77777777" w:rsidR="00694A56" w:rsidRPr="00694A56" w:rsidRDefault="00694A56" w:rsidP="00694A56">
            <w:pPr>
              <w:jc w:val="center"/>
              <w:rPr>
                <w:rFonts w:ascii="Calibri" w:eastAsia="Times New Roman" w:hAnsi="Calibri" w:cs="Calibri"/>
                <w:color w:val="000000"/>
                <w:kern w:val="0"/>
                <w:lang w:eastAsia="es-ES"/>
                <w14:ligatures w14:val="none"/>
              </w:rPr>
            </w:pPr>
            <w:r w:rsidRPr="00694A56">
              <w:rPr>
                <w:rFonts w:ascii="Calibri" w:eastAsia="Times New Roman" w:hAnsi="Calibri" w:cs="Calibri"/>
                <w:color w:val="000000"/>
                <w:kern w:val="0"/>
                <w:lang w:eastAsia="es-ES"/>
                <w14:ligatures w14:val="none"/>
              </w:rPr>
              <w:t>2024.ES.014</w:t>
            </w:r>
          </w:p>
        </w:tc>
        <w:tc>
          <w:tcPr>
            <w:tcW w:w="1278" w:type="dxa"/>
            <w:shd w:val="clear" w:color="auto" w:fill="FFFFFF" w:themeFill="background1"/>
            <w:noWrap/>
            <w:vAlign w:val="center"/>
            <w:hideMark/>
          </w:tcPr>
          <w:p w14:paraId="6557BB23" w14:textId="77777777" w:rsidR="00694A56" w:rsidRPr="00694A56" w:rsidRDefault="00694A56" w:rsidP="00694A5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s-ES"/>
                <w14:ligatures w14:val="none"/>
              </w:rPr>
            </w:pPr>
            <w:r w:rsidRPr="00694A56">
              <w:rPr>
                <w:rFonts w:ascii="Calibri" w:eastAsia="Times New Roman" w:hAnsi="Calibri" w:cs="Calibri"/>
                <w:color w:val="000000"/>
                <w:kern w:val="0"/>
                <w:lang w:eastAsia="es-ES"/>
                <w14:ligatures w14:val="none"/>
              </w:rPr>
              <w:t>02/04/2024</w:t>
            </w:r>
          </w:p>
        </w:tc>
        <w:tc>
          <w:tcPr>
            <w:tcW w:w="2074" w:type="dxa"/>
            <w:shd w:val="clear" w:color="auto" w:fill="FFFFFF" w:themeFill="background1"/>
            <w:noWrap/>
            <w:vAlign w:val="center"/>
            <w:hideMark/>
          </w:tcPr>
          <w:p w14:paraId="71B31A6F" w14:textId="77777777" w:rsidR="00694A56" w:rsidRPr="00694A56" w:rsidRDefault="00694A56" w:rsidP="00FB6447">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s-ES"/>
                <w14:ligatures w14:val="none"/>
              </w:rPr>
            </w:pPr>
            <w:r w:rsidRPr="00694A56">
              <w:rPr>
                <w:rFonts w:ascii="Calibri" w:eastAsia="Times New Roman" w:hAnsi="Calibri" w:cs="Calibri"/>
                <w:color w:val="000000"/>
                <w:kern w:val="0"/>
                <w:lang w:eastAsia="es-ES"/>
                <w14:ligatures w14:val="none"/>
              </w:rPr>
              <w:t>Alcance</w:t>
            </w:r>
          </w:p>
        </w:tc>
        <w:tc>
          <w:tcPr>
            <w:tcW w:w="992" w:type="dxa"/>
            <w:shd w:val="clear" w:color="auto" w:fill="FFFFFF" w:themeFill="background1"/>
            <w:noWrap/>
            <w:vAlign w:val="center"/>
            <w:hideMark/>
          </w:tcPr>
          <w:p w14:paraId="7F0A03AA" w14:textId="77777777" w:rsidR="00694A56" w:rsidRPr="00694A56" w:rsidRDefault="00694A56" w:rsidP="00694A5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s-ES"/>
                <w14:ligatures w14:val="none"/>
              </w:rPr>
            </w:pPr>
            <w:r w:rsidRPr="00694A56">
              <w:rPr>
                <w:rFonts w:ascii="Calibri" w:eastAsia="Times New Roman" w:hAnsi="Calibri" w:cs="Calibri"/>
                <w:color w:val="000000"/>
                <w:kern w:val="0"/>
                <w:lang w:eastAsia="es-ES"/>
                <w14:ligatures w14:val="none"/>
              </w:rPr>
              <w:t>Omar</w:t>
            </w:r>
          </w:p>
        </w:tc>
        <w:tc>
          <w:tcPr>
            <w:tcW w:w="2834" w:type="dxa"/>
            <w:shd w:val="clear" w:color="auto" w:fill="FFFFFF" w:themeFill="background1"/>
            <w:vAlign w:val="center"/>
            <w:hideMark/>
          </w:tcPr>
          <w:p w14:paraId="3E3B8DF7" w14:textId="77777777" w:rsidR="00694A56" w:rsidRPr="00694A56" w:rsidRDefault="00694A56" w:rsidP="00FB6447">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eastAsia="es-ES"/>
                <w14:ligatures w14:val="none"/>
              </w:rPr>
            </w:pPr>
            <w:r w:rsidRPr="00694A56">
              <w:rPr>
                <w:rFonts w:ascii="Calibri" w:eastAsia="Times New Roman" w:hAnsi="Calibri" w:cs="Calibri"/>
                <w:color w:val="000000"/>
                <w:kern w:val="0"/>
                <w:sz w:val="20"/>
                <w:szCs w:val="20"/>
                <w:lang w:eastAsia="es-ES"/>
                <w14:ligatures w14:val="none"/>
              </w:rPr>
              <w:t>Se han añadido los entregables a realizar durante y al concluir el proyecto</w:t>
            </w:r>
          </w:p>
        </w:tc>
      </w:tr>
      <w:tr w:rsidR="00694A56" w:rsidRPr="00694A56" w14:paraId="7830B6F6" w14:textId="77777777" w:rsidTr="006E0863">
        <w:trPr>
          <w:cnfStyle w:val="000000100000" w:firstRow="0" w:lastRow="0" w:firstColumn="0" w:lastColumn="0" w:oddVBand="0" w:evenVBand="0" w:oddHBand="1" w:evenHBand="0" w:firstRowFirstColumn="0" w:firstRowLastColumn="0" w:lastRowFirstColumn="0" w:lastRowLastColumn="0"/>
          <w:trHeight w:val="1800"/>
        </w:trPr>
        <w:tc>
          <w:tcPr>
            <w:cnfStyle w:val="001000000000" w:firstRow="0" w:lastRow="0" w:firstColumn="1" w:lastColumn="0" w:oddVBand="0" w:evenVBand="0" w:oddHBand="0" w:evenHBand="0" w:firstRowFirstColumn="0" w:firstRowLastColumn="0" w:lastRowFirstColumn="0" w:lastRowLastColumn="0"/>
            <w:tcW w:w="1326" w:type="dxa"/>
            <w:noWrap/>
            <w:vAlign w:val="center"/>
            <w:hideMark/>
          </w:tcPr>
          <w:p w14:paraId="672B5044" w14:textId="77777777" w:rsidR="00694A56" w:rsidRPr="00694A56" w:rsidRDefault="00694A56" w:rsidP="00694A56">
            <w:pPr>
              <w:jc w:val="center"/>
              <w:rPr>
                <w:rFonts w:ascii="Calibri" w:eastAsia="Times New Roman" w:hAnsi="Calibri" w:cs="Calibri"/>
                <w:color w:val="000000"/>
                <w:kern w:val="0"/>
                <w:lang w:eastAsia="es-ES"/>
                <w14:ligatures w14:val="none"/>
              </w:rPr>
            </w:pPr>
            <w:r w:rsidRPr="00694A56">
              <w:rPr>
                <w:rFonts w:ascii="Calibri" w:eastAsia="Times New Roman" w:hAnsi="Calibri" w:cs="Calibri"/>
                <w:color w:val="000000"/>
                <w:kern w:val="0"/>
                <w:lang w:eastAsia="es-ES"/>
                <w14:ligatures w14:val="none"/>
              </w:rPr>
              <w:lastRenderedPageBreak/>
              <w:t>2024.ES.015</w:t>
            </w:r>
          </w:p>
        </w:tc>
        <w:tc>
          <w:tcPr>
            <w:tcW w:w="1278" w:type="dxa"/>
            <w:noWrap/>
            <w:vAlign w:val="center"/>
            <w:hideMark/>
          </w:tcPr>
          <w:p w14:paraId="03B32230" w14:textId="77777777" w:rsidR="00694A56" w:rsidRPr="00694A56" w:rsidRDefault="00694A56" w:rsidP="00694A5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s-ES"/>
                <w14:ligatures w14:val="none"/>
              </w:rPr>
            </w:pPr>
            <w:r w:rsidRPr="00694A56">
              <w:rPr>
                <w:rFonts w:ascii="Calibri" w:eastAsia="Times New Roman" w:hAnsi="Calibri" w:cs="Calibri"/>
                <w:color w:val="000000"/>
                <w:kern w:val="0"/>
                <w:lang w:eastAsia="es-ES"/>
                <w14:ligatures w14:val="none"/>
              </w:rPr>
              <w:t>04/04/2024</w:t>
            </w:r>
          </w:p>
        </w:tc>
        <w:tc>
          <w:tcPr>
            <w:tcW w:w="2074" w:type="dxa"/>
            <w:vAlign w:val="center"/>
            <w:hideMark/>
          </w:tcPr>
          <w:p w14:paraId="0A334AFB" w14:textId="584D5585" w:rsidR="00694A56" w:rsidRPr="00694A56" w:rsidRDefault="00694A56" w:rsidP="00FB6447">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s-ES"/>
                <w14:ligatures w14:val="none"/>
              </w:rPr>
            </w:pPr>
            <w:r w:rsidRPr="00694A56">
              <w:rPr>
                <w:rFonts w:ascii="Calibri" w:eastAsia="Times New Roman" w:hAnsi="Calibri" w:cs="Calibri"/>
                <w:color w:val="000000"/>
                <w:kern w:val="0"/>
                <w:lang w:eastAsia="es-ES"/>
                <w14:ligatures w14:val="none"/>
              </w:rPr>
              <w:t>Orden de prioridad de los documentos básicos del proyecto</w:t>
            </w:r>
            <w:r w:rsidRPr="00694A56">
              <w:rPr>
                <w:rFonts w:ascii="Calibri" w:eastAsia="Times New Roman" w:hAnsi="Calibri" w:cs="Calibri"/>
                <w:color w:val="000000"/>
                <w:kern w:val="0"/>
                <w:lang w:eastAsia="es-ES"/>
                <w14:ligatures w14:val="none"/>
              </w:rPr>
              <w:br/>
            </w:r>
            <w:r w:rsidR="00C22E84" w:rsidRPr="00694A56">
              <w:rPr>
                <w:rFonts w:ascii="Calibri" w:eastAsia="Times New Roman" w:hAnsi="Calibri" w:cs="Calibri"/>
                <w:color w:val="000000"/>
                <w:kern w:val="0"/>
                <w:lang w:eastAsia="es-ES"/>
                <w14:ligatures w14:val="none"/>
              </w:rPr>
              <w:t>Índice</w:t>
            </w:r>
            <w:r w:rsidRPr="00694A56">
              <w:rPr>
                <w:rFonts w:ascii="Calibri" w:eastAsia="Times New Roman" w:hAnsi="Calibri" w:cs="Calibri"/>
                <w:color w:val="000000"/>
                <w:kern w:val="0"/>
                <w:lang w:eastAsia="es-ES"/>
                <w14:ligatures w14:val="none"/>
              </w:rPr>
              <w:t xml:space="preserve"> de tablas</w:t>
            </w:r>
            <w:r w:rsidRPr="00694A56">
              <w:rPr>
                <w:rFonts w:ascii="Calibri" w:eastAsia="Times New Roman" w:hAnsi="Calibri" w:cs="Calibri"/>
                <w:color w:val="000000"/>
                <w:kern w:val="0"/>
                <w:lang w:eastAsia="es-ES"/>
                <w14:ligatures w14:val="none"/>
              </w:rPr>
              <w:br/>
            </w:r>
            <w:r w:rsidR="00C22E84" w:rsidRPr="00694A56">
              <w:rPr>
                <w:rFonts w:ascii="Calibri" w:eastAsia="Times New Roman" w:hAnsi="Calibri" w:cs="Calibri"/>
                <w:color w:val="000000"/>
                <w:kern w:val="0"/>
                <w:lang w:eastAsia="es-ES"/>
                <w14:ligatures w14:val="none"/>
              </w:rPr>
              <w:t>Índice</w:t>
            </w:r>
            <w:r w:rsidRPr="00694A56">
              <w:rPr>
                <w:rFonts w:ascii="Calibri" w:eastAsia="Times New Roman" w:hAnsi="Calibri" w:cs="Calibri"/>
                <w:color w:val="000000"/>
                <w:kern w:val="0"/>
                <w:lang w:eastAsia="es-ES"/>
                <w14:ligatures w14:val="none"/>
              </w:rPr>
              <w:t xml:space="preserve"> de figuras</w:t>
            </w:r>
          </w:p>
        </w:tc>
        <w:tc>
          <w:tcPr>
            <w:tcW w:w="992" w:type="dxa"/>
            <w:noWrap/>
            <w:vAlign w:val="center"/>
            <w:hideMark/>
          </w:tcPr>
          <w:p w14:paraId="6CD033DB" w14:textId="77777777" w:rsidR="00694A56" w:rsidRPr="00694A56" w:rsidRDefault="00694A56" w:rsidP="00694A5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s-ES"/>
                <w14:ligatures w14:val="none"/>
              </w:rPr>
            </w:pPr>
            <w:r w:rsidRPr="00694A56">
              <w:rPr>
                <w:rFonts w:ascii="Calibri" w:eastAsia="Times New Roman" w:hAnsi="Calibri" w:cs="Calibri"/>
                <w:color w:val="000000"/>
                <w:kern w:val="0"/>
                <w:lang w:eastAsia="es-ES"/>
                <w14:ligatures w14:val="none"/>
              </w:rPr>
              <w:t>Omar</w:t>
            </w:r>
          </w:p>
        </w:tc>
        <w:tc>
          <w:tcPr>
            <w:tcW w:w="2834" w:type="dxa"/>
            <w:vAlign w:val="center"/>
            <w:hideMark/>
          </w:tcPr>
          <w:p w14:paraId="0A624D00" w14:textId="02720E38" w:rsidR="00694A56" w:rsidRPr="00694A56" w:rsidRDefault="00694A56" w:rsidP="00FB6447">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lang w:eastAsia="es-ES"/>
                <w14:ligatures w14:val="none"/>
              </w:rPr>
            </w:pPr>
            <w:r w:rsidRPr="00694A56">
              <w:rPr>
                <w:rFonts w:ascii="Calibri" w:eastAsia="Times New Roman" w:hAnsi="Calibri" w:cs="Calibri"/>
                <w:color w:val="000000"/>
                <w:kern w:val="0"/>
                <w:sz w:val="20"/>
                <w:szCs w:val="20"/>
                <w:lang w:eastAsia="es-ES"/>
                <w14:ligatures w14:val="none"/>
              </w:rPr>
              <w:t>Se ha establecido el orden en el que revisar todos los documentos que forman el proyecto</w:t>
            </w:r>
            <w:r w:rsidRPr="00694A56">
              <w:rPr>
                <w:rFonts w:ascii="Calibri" w:eastAsia="Times New Roman" w:hAnsi="Calibri" w:cs="Calibri"/>
                <w:color w:val="000000"/>
                <w:kern w:val="0"/>
                <w:sz w:val="20"/>
                <w:szCs w:val="20"/>
                <w:lang w:eastAsia="es-ES"/>
                <w14:ligatures w14:val="none"/>
              </w:rPr>
              <w:br/>
              <w:t xml:space="preserve">Se ha creado un </w:t>
            </w:r>
            <w:r w:rsidR="006E0863" w:rsidRPr="00FB6447">
              <w:rPr>
                <w:rFonts w:ascii="Calibri" w:eastAsia="Times New Roman" w:hAnsi="Calibri" w:cs="Calibri"/>
                <w:color w:val="000000"/>
                <w:kern w:val="0"/>
                <w:sz w:val="20"/>
                <w:szCs w:val="20"/>
                <w:lang w:eastAsia="es-ES"/>
                <w14:ligatures w14:val="none"/>
              </w:rPr>
              <w:t>índice</w:t>
            </w:r>
            <w:r w:rsidRPr="00694A56">
              <w:rPr>
                <w:rFonts w:ascii="Calibri" w:eastAsia="Times New Roman" w:hAnsi="Calibri" w:cs="Calibri"/>
                <w:color w:val="000000"/>
                <w:kern w:val="0"/>
                <w:sz w:val="20"/>
                <w:szCs w:val="20"/>
                <w:lang w:eastAsia="es-ES"/>
                <w14:ligatures w14:val="none"/>
              </w:rPr>
              <w:t xml:space="preserve"> de tablas </w:t>
            </w:r>
            <w:r w:rsidR="006E0863" w:rsidRPr="00FB6447">
              <w:rPr>
                <w:rFonts w:ascii="Calibri" w:eastAsia="Times New Roman" w:hAnsi="Calibri" w:cs="Calibri"/>
                <w:color w:val="000000"/>
                <w:kern w:val="0"/>
                <w:sz w:val="20"/>
                <w:szCs w:val="20"/>
                <w:lang w:eastAsia="es-ES"/>
                <w14:ligatures w14:val="none"/>
              </w:rPr>
              <w:t>así</w:t>
            </w:r>
            <w:r w:rsidRPr="00694A56">
              <w:rPr>
                <w:rFonts w:ascii="Calibri" w:eastAsia="Times New Roman" w:hAnsi="Calibri" w:cs="Calibri"/>
                <w:color w:val="000000"/>
                <w:kern w:val="0"/>
                <w:sz w:val="20"/>
                <w:szCs w:val="20"/>
                <w:lang w:eastAsia="es-ES"/>
                <w14:ligatures w14:val="none"/>
              </w:rPr>
              <w:t xml:space="preserve"> como el estilo donde asociarlas</w:t>
            </w:r>
            <w:r w:rsidRPr="00694A56">
              <w:rPr>
                <w:rFonts w:ascii="Calibri" w:eastAsia="Times New Roman" w:hAnsi="Calibri" w:cs="Calibri"/>
                <w:color w:val="000000"/>
                <w:kern w:val="0"/>
                <w:sz w:val="20"/>
                <w:szCs w:val="20"/>
                <w:lang w:eastAsia="es-ES"/>
                <w14:ligatures w14:val="none"/>
              </w:rPr>
              <w:br/>
              <w:t xml:space="preserve">Se ha creado un </w:t>
            </w:r>
            <w:r w:rsidR="006E0863" w:rsidRPr="00FB6447">
              <w:rPr>
                <w:rFonts w:ascii="Calibri" w:eastAsia="Times New Roman" w:hAnsi="Calibri" w:cs="Calibri"/>
                <w:color w:val="000000"/>
                <w:kern w:val="0"/>
                <w:sz w:val="20"/>
                <w:szCs w:val="20"/>
                <w:lang w:eastAsia="es-ES"/>
                <w14:ligatures w14:val="none"/>
              </w:rPr>
              <w:t>índice</w:t>
            </w:r>
            <w:r w:rsidRPr="00694A56">
              <w:rPr>
                <w:rFonts w:ascii="Calibri" w:eastAsia="Times New Roman" w:hAnsi="Calibri" w:cs="Calibri"/>
                <w:color w:val="000000"/>
                <w:kern w:val="0"/>
                <w:sz w:val="20"/>
                <w:szCs w:val="20"/>
                <w:lang w:eastAsia="es-ES"/>
                <w14:ligatures w14:val="none"/>
              </w:rPr>
              <w:t xml:space="preserve"> de figuras </w:t>
            </w:r>
            <w:r w:rsidR="006E0863" w:rsidRPr="00FB6447">
              <w:rPr>
                <w:rFonts w:ascii="Calibri" w:eastAsia="Times New Roman" w:hAnsi="Calibri" w:cs="Calibri"/>
                <w:color w:val="000000"/>
                <w:kern w:val="0"/>
                <w:sz w:val="20"/>
                <w:szCs w:val="20"/>
                <w:lang w:eastAsia="es-ES"/>
                <w14:ligatures w14:val="none"/>
              </w:rPr>
              <w:t>así</w:t>
            </w:r>
            <w:r w:rsidRPr="00694A56">
              <w:rPr>
                <w:rFonts w:ascii="Calibri" w:eastAsia="Times New Roman" w:hAnsi="Calibri" w:cs="Calibri"/>
                <w:color w:val="000000"/>
                <w:kern w:val="0"/>
                <w:sz w:val="20"/>
                <w:szCs w:val="20"/>
                <w:lang w:eastAsia="es-ES"/>
                <w14:ligatures w14:val="none"/>
              </w:rPr>
              <w:t xml:space="preserve"> como el estilo donde asociarlas</w:t>
            </w:r>
          </w:p>
        </w:tc>
      </w:tr>
      <w:tr w:rsidR="00694A56" w:rsidRPr="00694A56" w14:paraId="2B728D06" w14:textId="77777777" w:rsidTr="00FB6447">
        <w:trPr>
          <w:trHeight w:val="300"/>
        </w:trPr>
        <w:tc>
          <w:tcPr>
            <w:cnfStyle w:val="001000000000" w:firstRow="0" w:lastRow="0" w:firstColumn="1" w:lastColumn="0" w:oddVBand="0" w:evenVBand="0" w:oddHBand="0" w:evenHBand="0" w:firstRowFirstColumn="0" w:firstRowLastColumn="0" w:lastRowFirstColumn="0" w:lastRowLastColumn="0"/>
            <w:tcW w:w="1326" w:type="dxa"/>
            <w:shd w:val="clear" w:color="auto" w:fill="FFFFFF" w:themeFill="background1"/>
            <w:noWrap/>
            <w:vAlign w:val="center"/>
            <w:hideMark/>
          </w:tcPr>
          <w:p w14:paraId="7FE803E2" w14:textId="77777777" w:rsidR="00694A56" w:rsidRPr="00694A56" w:rsidRDefault="00694A56" w:rsidP="00694A56">
            <w:pPr>
              <w:jc w:val="center"/>
              <w:rPr>
                <w:rFonts w:ascii="Calibri" w:eastAsia="Times New Roman" w:hAnsi="Calibri" w:cs="Calibri"/>
                <w:color w:val="000000"/>
                <w:kern w:val="0"/>
                <w:lang w:eastAsia="es-ES"/>
                <w14:ligatures w14:val="none"/>
              </w:rPr>
            </w:pPr>
            <w:r w:rsidRPr="00694A56">
              <w:rPr>
                <w:rFonts w:ascii="Calibri" w:eastAsia="Times New Roman" w:hAnsi="Calibri" w:cs="Calibri"/>
                <w:color w:val="000000"/>
                <w:kern w:val="0"/>
                <w:lang w:eastAsia="es-ES"/>
                <w14:ligatures w14:val="none"/>
              </w:rPr>
              <w:t>2024.ES.016</w:t>
            </w:r>
          </w:p>
        </w:tc>
        <w:tc>
          <w:tcPr>
            <w:tcW w:w="1278" w:type="dxa"/>
            <w:shd w:val="clear" w:color="auto" w:fill="FFFFFF" w:themeFill="background1"/>
            <w:noWrap/>
            <w:vAlign w:val="center"/>
            <w:hideMark/>
          </w:tcPr>
          <w:p w14:paraId="02E9F382" w14:textId="77777777" w:rsidR="00694A56" w:rsidRPr="00694A56" w:rsidRDefault="00694A56" w:rsidP="00694A5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s-ES"/>
                <w14:ligatures w14:val="none"/>
              </w:rPr>
            </w:pPr>
            <w:r w:rsidRPr="00694A56">
              <w:rPr>
                <w:rFonts w:ascii="Calibri" w:eastAsia="Times New Roman" w:hAnsi="Calibri" w:cs="Calibri"/>
                <w:color w:val="000000"/>
                <w:kern w:val="0"/>
                <w:lang w:eastAsia="es-ES"/>
                <w14:ligatures w14:val="none"/>
              </w:rPr>
              <w:t>05/04/2024</w:t>
            </w:r>
          </w:p>
        </w:tc>
        <w:tc>
          <w:tcPr>
            <w:tcW w:w="2074" w:type="dxa"/>
            <w:shd w:val="clear" w:color="auto" w:fill="FFFFFF" w:themeFill="background1"/>
            <w:vAlign w:val="center"/>
            <w:hideMark/>
          </w:tcPr>
          <w:p w14:paraId="642F862F" w14:textId="77777777" w:rsidR="00694A56" w:rsidRPr="00694A56" w:rsidRDefault="00694A56" w:rsidP="00FB6447">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s-ES"/>
                <w14:ligatures w14:val="none"/>
              </w:rPr>
            </w:pPr>
            <w:r w:rsidRPr="00694A56">
              <w:rPr>
                <w:rFonts w:ascii="Calibri" w:eastAsia="Times New Roman" w:hAnsi="Calibri" w:cs="Calibri"/>
                <w:color w:val="000000"/>
                <w:kern w:val="0"/>
                <w:lang w:eastAsia="es-ES"/>
                <w14:ligatures w14:val="none"/>
              </w:rPr>
              <w:t>Plan de seguridad</w:t>
            </w:r>
          </w:p>
        </w:tc>
        <w:tc>
          <w:tcPr>
            <w:tcW w:w="992" w:type="dxa"/>
            <w:shd w:val="clear" w:color="auto" w:fill="FFFFFF" w:themeFill="background1"/>
            <w:noWrap/>
            <w:vAlign w:val="center"/>
            <w:hideMark/>
          </w:tcPr>
          <w:p w14:paraId="0E3BAF9E" w14:textId="77777777" w:rsidR="00694A56" w:rsidRPr="00694A56" w:rsidRDefault="00694A56" w:rsidP="00694A5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s-ES"/>
                <w14:ligatures w14:val="none"/>
              </w:rPr>
            </w:pPr>
            <w:r w:rsidRPr="00694A56">
              <w:rPr>
                <w:rFonts w:ascii="Calibri" w:eastAsia="Times New Roman" w:hAnsi="Calibri" w:cs="Calibri"/>
                <w:color w:val="000000"/>
                <w:kern w:val="0"/>
                <w:lang w:eastAsia="es-ES"/>
                <w14:ligatures w14:val="none"/>
              </w:rPr>
              <w:t>David</w:t>
            </w:r>
          </w:p>
        </w:tc>
        <w:tc>
          <w:tcPr>
            <w:tcW w:w="2834" w:type="dxa"/>
            <w:shd w:val="clear" w:color="auto" w:fill="FFFFFF" w:themeFill="background1"/>
            <w:vAlign w:val="center"/>
            <w:hideMark/>
          </w:tcPr>
          <w:p w14:paraId="22CCF227" w14:textId="77777777" w:rsidR="00694A56" w:rsidRPr="00694A56" w:rsidRDefault="00694A56" w:rsidP="00FB6447">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eastAsia="es-ES"/>
                <w14:ligatures w14:val="none"/>
              </w:rPr>
            </w:pPr>
            <w:r w:rsidRPr="00694A56">
              <w:rPr>
                <w:rFonts w:ascii="Calibri" w:eastAsia="Times New Roman" w:hAnsi="Calibri" w:cs="Calibri"/>
                <w:color w:val="000000"/>
                <w:kern w:val="0"/>
                <w:sz w:val="20"/>
                <w:szCs w:val="20"/>
                <w:lang w:eastAsia="es-ES"/>
                <w14:ligatures w14:val="none"/>
              </w:rPr>
              <w:t>Se añadió el plan de seguridad</w:t>
            </w:r>
          </w:p>
        </w:tc>
      </w:tr>
      <w:tr w:rsidR="00694A56" w:rsidRPr="00694A56" w14:paraId="0599C58E" w14:textId="77777777" w:rsidTr="006E0863">
        <w:trPr>
          <w:cnfStyle w:val="000000100000" w:firstRow="0" w:lastRow="0" w:firstColumn="0" w:lastColumn="0" w:oddVBand="0" w:evenVBand="0" w:oddHBand="1" w:evenHBand="0" w:firstRowFirstColumn="0" w:firstRowLastColumn="0" w:lastRowFirstColumn="0" w:lastRowLastColumn="0"/>
          <w:trHeight w:val="1200"/>
        </w:trPr>
        <w:tc>
          <w:tcPr>
            <w:cnfStyle w:val="001000000000" w:firstRow="0" w:lastRow="0" w:firstColumn="1" w:lastColumn="0" w:oddVBand="0" w:evenVBand="0" w:oddHBand="0" w:evenHBand="0" w:firstRowFirstColumn="0" w:firstRowLastColumn="0" w:lastRowFirstColumn="0" w:lastRowLastColumn="0"/>
            <w:tcW w:w="1326" w:type="dxa"/>
            <w:noWrap/>
            <w:vAlign w:val="center"/>
            <w:hideMark/>
          </w:tcPr>
          <w:p w14:paraId="6498E443" w14:textId="77777777" w:rsidR="00694A56" w:rsidRPr="00694A56" w:rsidRDefault="00694A56" w:rsidP="00694A56">
            <w:pPr>
              <w:jc w:val="center"/>
              <w:rPr>
                <w:rFonts w:ascii="Calibri" w:eastAsia="Times New Roman" w:hAnsi="Calibri" w:cs="Calibri"/>
                <w:color w:val="000000"/>
                <w:kern w:val="0"/>
                <w:lang w:eastAsia="es-ES"/>
                <w14:ligatures w14:val="none"/>
              </w:rPr>
            </w:pPr>
            <w:r w:rsidRPr="00694A56">
              <w:rPr>
                <w:rFonts w:ascii="Calibri" w:eastAsia="Times New Roman" w:hAnsi="Calibri" w:cs="Calibri"/>
                <w:color w:val="000000"/>
                <w:kern w:val="0"/>
                <w:lang w:eastAsia="es-ES"/>
                <w14:ligatures w14:val="none"/>
              </w:rPr>
              <w:t>2024.ES.017</w:t>
            </w:r>
          </w:p>
        </w:tc>
        <w:tc>
          <w:tcPr>
            <w:tcW w:w="1278" w:type="dxa"/>
            <w:noWrap/>
            <w:vAlign w:val="center"/>
            <w:hideMark/>
          </w:tcPr>
          <w:p w14:paraId="5879CA4F" w14:textId="77777777" w:rsidR="00694A56" w:rsidRPr="00694A56" w:rsidRDefault="00694A56" w:rsidP="00694A5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s-ES"/>
                <w14:ligatures w14:val="none"/>
              </w:rPr>
            </w:pPr>
            <w:r w:rsidRPr="00694A56">
              <w:rPr>
                <w:rFonts w:ascii="Calibri" w:eastAsia="Times New Roman" w:hAnsi="Calibri" w:cs="Calibri"/>
                <w:color w:val="000000"/>
                <w:kern w:val="0"/>
                <w:lang w:eastAsia="es-ES"/>
                <w14:ligatures w14:val="none"/>
              </w:rPr>
              <w:t>05/04/2024</w:t>
            </w:r>
          </w:p>
        </w:tc>
        <w:tc>
          <w:tcPr>
            <w:tcW w:w="2074" w:type="dxa"/>
            <w:vAlign w:val="center"/>
            <w:hideMark/>
          </w:tcPr>
          <w:p w14:paraId="53532F16" w14:textId="77777777" w:rsidR="00694A56" w:rsidRPr="00694A56" w:rsidRDefault="00694A56" w:rsidP="00FB6447">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s-ES"/>
                <w14:ligatures w14:val="none"/>
              </w:rPr>
            </w:pPr>
            <w:r w:rsidRPr="00694A56">
              <w:rPr>
                <w:rFonts w:ascii="Calibri" w:eastAsia="Times New Roman" w:hAnsi="Calibri" w:cs="Calibri"/>
                <w:color w:val="000000"/>
                <w:kern w:val="0"/>
                <w:lang w:eastAsia="es-ES"/>
                <w14:ligatures w14:val="none"/>
              </w:rPr>
              <w:t>Estimación de tamaños y esfuerzos</w:t>
            </w:r>
            <w:r w:rsidRPr="00694A56">
              <w:rPr>
                <w:rFonts w:ascii="Calibri" w:eastAsia="Times New Roman" w:hAnsi="Calibri" w:cs="Calibri"/>
                <w:color w:val="000000"/>
                <w:kern w:val="0"/>
                <w:lang w:eastAsia="es-ES"/>
                <w14:ligatures w14:val="none"/>
              </w:rPr>
              <w:br/>
              <w:t>Otros anexos</w:t>
            </w:r>
          </w:p>
        </w:tc>
        <w:tc>
          <w:tcPr>
            <w:tcW w:w="992" w:type="dxa"/>
            <w:noWrap/>
            <w:vAlign w:val="center"/>
            <w:hideMark/>
          </w:tcPr>
          <w:p w14:paraId="39423888" w14:textId="77777777" w:rsidR="00694A56" w:rsidRPr="00694A56" w:rsidRDefault="00694A56" w:rsidP="00694A5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s-ES"/>
                <w14:ligatures w14:val="none"/>
              </w:rPr>
            </w:pPr>
            <w:r w:rsidRPr="00694A56">
              <w:rPr>
                <w:rFonts w:ascii="Calibri" w:eastAsia="Times New Roman" w:hAnsi="Calibri" w:cs="Calibri"/>
                <w:color w:val="000000"/>
                <w:kern w:val="0"/>
                <w:lang w:eastAsia="es-ES"/>
                <w14:ligatures w14:val="none"/>
              </w:rPr>
              <w:t>Omar</w:t>
            </w:r>
          </w:p>
        </w:tc>
        <w:tc>
          <w:tcPr>
            <w:tcW w:w="2834" w:type="dxa"/>
            <w:vAlign w:val="center"/>
            <w:hideMark/>
          </w:tcPr>
          <w:p w14:paraId="3C7F9592" w14:textId="267A2027" w:rsidR="00694A56" w:rsidRPr="00694A56" w:rsidRDefault="00694A56" w:rsidP="00FB6447">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lang w:eastAsia="es-ES"/>
                <w14:ligatures w14:val="none"/>
              </w:rPr>
            </w:pPr>
            <w:r w:rsidRPr="00694A56">
              <w:rPr>
                <w:rFonts w:ascii="Calibri" w:eastAsia="Times New Roman" w:hAnsi="Calibri" w:cs="Calibri"/>
                <w:color w:val="000000"/>
                <w:kern w:val="0"/>
                <w:sz w:val="20"/>
                <w:szCs w:val="20"/>
                <w:lang w:eastAsia="es-ES"/>
                <w14:ligatures w14:val="none"/>
              </w:rPr>
              <w:t xml:space="preserve">Se ha añadido una explicación del </w:t>
            </w:r>
            <w:r w:rsidR="006E0863" w:rsidRPr="00FB6447">
              <w:rPr>
                <w:rFonts w:ascii="Calibri" w:eastAsia="Times New Roman" w:hAnsi="Calibri" w:cs="Calibri"/>
                <w:color w:val="000000"/>
                <w:kern w:val="0"/>
                <w:sz w:val="20"/>
                <w:szCs w:val="20"/>
                <w:lang w:eastAsia="es-ES"/>
                <w14:ligatures w14:val="none"/>
              </w:rPr>
              <w:t>cálculo</w:t>
            </w:r>
            <w:r w:rsidRPr="00694A56">
              <w:rPr>
                <w:rFonts w:ascii="Calibri" w:eastAsia="Times New Roman" w:hAnsi="Calibri" w:cs="Calibri"/>
                <w:color w:val="000000"/>
                <w:kern w:val="0"/>
                <w:sz w:val="20"/>
                <w:szCs w:val="20"/>
                <w:lang w:eastAsia="es-ES"/>
                <w14:ligatures w14:val="none"/>
              </w:rPr>
              <w:t xml:space="preserve"> de puntos función para los módulos del proyecto</w:t>
            </w:r>
            <w:r w:rsidRPr="00694A56">
              <w:rPr>
                <w:rFonts w:ascii="Calibri" w:eastAsia="Times New Roman" w:hAnsi="Calibri" w:cs="Calibri"/>
                <w:color w:val="000000"/>
                <w:kern w:val="0"/>
                <w:sz w:val="20"/>
                <w:szCs w:val="20"/>
                <w:lang w:eastAsia="es-ES"/>
                <w14:ligatures w14:val="none"/>
              </w:rPr>
              <w:br/>
              <w:t>Se ha añadido el primer anexo correspondiente a las zonas de hospitales de Asturias</w:t>
            </w:r>
          </w:p>
        </w:tc>
      </w:tr>
      <w:tr w:rsidR="00694A56" w:rsidRPr="00694A56" w14:paraId="7F89F364" w14:textId="77777777" w:rsidTr="00FB6447">
        <w:trPr>
          <w:trHeight w:val="600"/>
        </w:trPr>
        <w:tc>
          <w:tcPr>
            <w:cnfStyle w:val="001000000000" w:firstRow="0" w:lastRow="0" w:firstColumn="1" w:lastColumn="0" w:oddVBand="0" w:evenVBand="0" w:oddHBand="0" w:evenHBand="0" w:firstRowFirstColumn="0" w:firstRowLastColumn="0" w:lastRowFirstColumn="0" w:lastRowLastColumn="0"/>
            <w:tcW w:w="1326" w:type="dxa"/>
            <w:shd w:val="clear" w:color="auto" w:fill="FFFFFF" w:themeFill="background1"/>
            <w:noWrap/>
            <w:vAlign w:val="center"/>
            <w:hideMark/>
          </w:tcPr>
          <w:p w14:paraId="773C7EF2" w14:textId="77777777" w:rsidR="00694A56" w:rsidRPr="00694A56" w:rsidRDefault="00694A56" w:rsidP="00694A56">
            <w:pPr>
              <w:jc w:val="center"/>
              <w:rPr>
                <w:rFonts w:ascii="Calibri" w:eastAsia="Times New Roman" w:hAnsi="Calibri" w:cs="Calibri"/>
                <w:color w:val="000000"/>
                <w:kern w:val="0"/>
                <w:lang w:eastAsia="es-ES"/>
                <w14:ligatures w14:val="none"/>
              </w:rPr>
            </w:pPr>
            <w:r w:rsidRPr="00694A56">
              <w:rPr>
                <w:rFonts w:ascii="Calibri" w:eastAsia="Times New Roman" w:hAnsi="Calibri" w:cs="Calibri"/>
                <w:color w:val="000000"/>
                <w:kern w:val="0"/>
                <w:lang w:eastAsia="es-ES"/>
                <w14:ligatures w14:val="none"/>
              </w:rPr>
              <w:t>2024.ES.018</w:t>
            </w:r>
          </w:p>
        </w:tc>
        <w:tc>
          <w:tcPr>
            <w:tcW w:w="1278" w:type="dxa"/>
            <w:shd w:val="clear" w:color="auto" w:fill="FFFFFF" w:themeFill="background1"/>
            <w:noWrap/>
            <w:vAlign w:val="center"/>
            <w:hideMark/>
          </w:tcPr>
          <w:p w14:paraId="66DF0A1D" w14:textId="77777777" w:rsidR="00694A56" w:rsidRPr="00694A56" w:rsidRDefault="00694A56" w:rsidP="00694A5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s-ES"/>
                <w14:ligatures w14:val="none"/>
              </w:rPr>
            </w:pPr>
            <w:r w:rsidRPr="00694A56">
              <w:rPr>
                <w:rFonts w:ascii="Calibri" w:eastAsia="Times New Roman" w:hAnsi="Calibri" w:cs="Calibri"/>
                <w:color w:val="000000"/>
                <w:kern w:val="0"/>
                <w:lang w:eastAsia="es-ES"/>
                <w14:ligatures w14:val="none"/>
              </w:rPr>
              <w:t>05/04/2024</w:t>
            </w:r>
          </w:p>
        </w:tc>
        <w:tc>
          <w:tcPr>
            <w:tcW w:w="2074" w:type="dxa"/>
            <w:shd w:val="clear" w:color="auto" w:fill="FFFFFF" w:themeFill="background1"/>
            <w:noWrap/>
            <w:vAlign w:val="center"/>
            <w:hideMark/>
          </w:tcPr>
          <w:p w14:paraId="1593F2A6" w14:textId="77777777" w:rsidR="00694A56" w:rsidRPr="00694A56" w:rsidRDefault="00694A56" w:rsidP="00FB6447">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s-ES"/>
                <w14:ligatures w14:val="none"/>
              </w:rPr>
            </w:pPr>
            <w:r w:rsidRPr="00694A56">
              <w:rPr>
                <w:rFonts w:ascii="Calibri" w:eastAsia="Times New Roman" w:hAnsi="Calibri" w:cs="Calibri"/>
                <w:color w:val="000000"/>
                <w:kern w:val="0"/>
                <w:lang w:eastAsia="es-ES"/>
                <w14:ligatures w14:val="none"/>
              </w:rPr>
              <w:t>Hipótesis y restricciones</w:t>
            </w:r>
          </w:p>
        </w:tc>
        <w:tc>
          <w:tcPr>
            <w:tcW w:w="992" w:type="dxa"/>
            <w:shd w:val="clear" w:color="auto" w:fill="FFFFFF" w:themeFill="background1"/>
            <w:noWrap/>
            <w:vAlign w:val="center"/>
            <w:hideMark/>
          </w:tcPr>
          <w:p w14:paraId="67D0844C" w14:textId="77777777" w:rsidR="00694A56" w:rsidRPr="00694A56" w:rsidRDefault="00694A56" w:rsidP="00694A5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s-ES"/>
                <w14:ligatures w14:val="none"/>
              </w:rPr>
            </w:pPr>
            <w:r w:rsidRPr="00694A56">
              <w:rPr>
                <w:rFonts w:ascii="Calibri" w:eastAsia="Times New Roman" w:hAnsi="Calibri" w:cs="Calibri"/>
                <w:color w:val="000000"/>
                <w:kern w:val="0"/>
                <w:lang w:eastAsia="es-ES"/>
                <w14:ligatures w14:val="none"/>
              </w:rPr>
              <w:t>Pablo</w:t>
            </w:r>
          </w:p>
        </w:tc>
        <w:tc>
          <w:tcPr>
            <w:tcW w:w="2834" w:type="dxa"/>
            <w:shd w:val="clear" w:color="auto" w:fill="FFFFFF" w:themeFill="background1"/>
            <w:vAlign w:val="center"/>
            <w:hideMark/>
          </w:tcPr>
          <w:p w14:paraId="45704814" w14:textId="77777777" w:rsidR="00694A56" w:rsidRPr="00694A56" w:rsidRDefault="00694A56" w:rsidP="00FB6447">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eastAsia="es-ES"/>
                <w14:ligatures w14:val="none"/>
              </w:rPr>
            </w:pPr>
            <w:r w:rsidRPr="00694A56">
              <w:rPr>
                <w:rFonts w:ascii="Calibri" w:eastAsia="Times New Roman" w:hAnsi="Calibri" w:cs="Calibri"/>
                <w:color w:val="000000"/>
                <w:kern w:val="0"/>
                <w:sz w:val="20"/>
                <w:szCs w:val="20"/>
                <w:lang w:eastAsia="es-ES"/>
                <w14:ligatures w14:val="none"/>
              </w:rPr>
              <w:t>Se ha realizado la documentación de las hipótesis y restricciones</w:t>
            </w:r>
          </w:p>
        </w:tc>
      </w:tr>
      <w:tr w:rsidR="00694A56" w:rsidRPr="00694A56" w14:paraId="63086EDB" w14:textId="77777777" w:rsidTr="006E0863">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326" w:type="dxa"/>
            <w:noWrap/>
            <w:vAlign w:val="center"/>
            <w:hideMark/>
          </w:tcPr>
          <w:p w14:paraId="6A4B3225" w14:textId="77777777" w:rsidR="00694A56" w:rsidRPr="00694A56" w:rsidRDefault="00694A56" w:rsidP="00694A56">
            <w:pPr>
              <w:jc w:val="center"/>
              <w:rPr>
                <w:rFonts w:ascii="Calibri" w:eastAsia="Times New Roman" w:hAnsi="Calibri" w:cs="Calibri"/>
                <w:color w:val="000000"/>
                <w:kern w:val="0"/>
                <w:lang w:eastAsia="es-ES"/>
                <w14:ligatures w14:val="none"/>
              </w:rPr>
            </w:pPr>
            <w:r w:rsidRPr="00694A56">
              <w:rPr>
                <w:rFonts w:ascii="Calibri" w:eastAsia="Times New Roman" w:hAnsi="Calibri" w:cs="Calibri"/>
                <w:color w:val="000000"/>
                <w:kern w:val="0"/>
                <w:lang w:eastAsia="es-ES"/>
                <w14:ligatures w14:val="none"/>
              </w:rPr>
              <w:t>2024.ES.019</w:t>
            </w:r>
          </w:p>
        </w:tc>
        <w:tc>
          <w:tcPr>
            <w:tcW w:w="1278" w:type="dxa"/>
            <w:noWrap/>
            <w:vAlign w:val="center"/>
            <w:hideMark/>
          </w:tcPr>
          <w:p w14:paraId="61CFA828" w14:textId="77777777" w:rsidR="00694A56" w:rsidRPr="00694A56" w:rsidRDefault="00694A56" w:rsidP="00694A5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s-ES"/>
                <w14:ligatures w14:val="none"/>
              </w:rPr>
            </w:pPr>
            <w:r w:rsidRPr="00694A56">
              <w:rPr>
                <w:rFonts w:ascii="Calibri" w:eastAsia="Times New Roman" w:hAnsi="Calibri" w:cs="Calibri"/>
                <w:color w:val="000000"/>
                <w:kern w:val="0"/>
                <w:lang w:eastAsia="es-ES"/>
                <w14:ligatures w14:val="none"/>
              </w:rPr>
              <w:t>06/04/2024</w:t>
            </w:r>
          </w:p>
        </w:tc>
        <w:tc>
          <w:tcPr>
            <w:tcW w:w="2074" w:type="dxa"/>
            <w:noWrap/>
            <w:vAlign w:val="center"/>
            <w:hideMark/>
          </w:tcPr>
          <w:p w14:paraId="7672E3E4" w14:textId="77777777" w:rsidR="00694A56" w:rsidRPr="00694A56" w:rsidRDefault="00694A56" w:rsidP="00FB6447">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s-ES"/>
                <w14:ligatures w14:val="none"/>
              </w:rPr>
            </w:pPr>
            <w:r w:rsidRPr="00694A56">
              <w:rPr>
                <w:rFonts w:ascii="Calibri" w:eastAsia="Times New Roman" w:hAnsi="Calibri" w:cs="Calibri"/>
                <w:color w:val="000000"/>
                <w:kern w:val="0"/>
                <w:lang w:eastAsia="es-ES"/>
                <w14:ligatures w14:val="none"/>
              </w:rPr>
              <w:t>Estudios con entidad propia</w:t>
            </w:r>
            <w:r w:rsidRPr="00694A56">
              <w:rPr>
                <w:rFonts w:ascii="Calibri" w:eastAsia="Times New Roman" w:hAnsi="Calibri" w:cs="Calibri"/>
                <w:color w:val="000000"/>
                <w:kern w:val="0"/>
                <w:lang w:eastAsia="es-ES"/>
                <w14:ligatures w14:val="none"/>
              </w:rPr>
              <w:br/>
              <w:t>Gestión de riesgos</w:t>
            </w:r>
          </w:p>
        </w:tc>
        <w:tc>
          <w:tcPr>
            <w:tcW w:w="992" w:type="dxa"/>
            <w:noWrap/>
            <w:vAlign w:val="center"/>
            <w:hideMark/>
          </w:tcPr>
          <w:p w14:paraId="309D881B" w14:textId="77777777" w:rsidR="00694A56" w:rsidRPr="00694A56" w:rsidRDefault="00694A56" w:rsidP="00694A5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s-ES"/>
                <w14:ligatures w14:val="none"/>
              </w:rPr>
            </w:pPr>
            <w:r w:rsidRPr="00694A56">
              <w:rPr>
                <w:rFonts w:ascii="Calibri" w:eastAsia="Times New Roman" w:hAnsi="Calibri" w:cs="Calibri"/>
                <w:color w:val="000000"/>
                <w:kern w:val="0"/>
                <w:lang w:eastAsia="es-ES"/>
                <w14:ligatures w14:val="none"/>
              </w:rPr>
              <w:t>Pablo</w:t>
            </w:r>
          </w:p>
        </w:tc>
        <w:tc>
          <w:tcPr>
            <w:tcW w:w="2834" w:type="dxa"/>
            <w:vAlign w:val="center"/>
            <w:hideMark/>
          </w:tcPr>
          <w:p w14:paraId="267B4B67" w14:textId="77777777" w:rsidR="00694A56" w:rsidRPr="00694A56" w:rsidRDefault="00694A56" w:rsidP="00FB6447">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lang w:eastAsia="es-ES"/>
                <w14:ligatures w14:val="none"/>
              </w:rPr>
            </w:pPr>
            <w:r w:rsidRPr="00694A56">
              <w:rPr>
                <w:rFonts w:ascii="Calibri" w:eastAsia="Times New Roman" w:hAnsi="Calibri" w:cs="Calibri"/>
                <w:color w:val="000000"/>
                <w:kern w:val="0"/>
                <w:sz w:val="20"/>
                <w:szCs w:val="20"/>
                <w:lang w:eastAsia="es-ES"/>
                <w14:ligatures w14:val="none"/>
              </w:rPr>
              <w:t>Se ha realizado la seguridad y protección de datos</w:t>
            </w:r>
            <w:r w:rsidRPr="00694A56">
              <w:rPr>
                <w:rFonts w:ascii="Calibri" w:eastAsia="Times New Roman" w:hAnsi="Calibri" w:cs="Calibri"/>
                <w:color w:val="000000"/>
                <w:kern w:val="0"/>
                <w:sz w:val="20"/>
                <w:szCs w:val="20"/>
                <w:lang w:eastAsia="es-ES"/>
                <w14:ligatures w14:val="none"/>
              </w:rPr>
              <w:br/>
              <w:t>Se ha realizado el plan de gestión de Riesgos</w:t>
            </w:r>
          </w:p>
        </w:tc>
      </w:tr>
      <w:tr w:rsidR="00694A56" w:rsidRPr="00694A56" w14:paraId="2C2D8268" w14:textId="77777777" w:rsidTr="00FB6447">
        <w:trPr>
          <w:trHeight w:val="2100"/>
        </w:trPr>
        <w:tc>
          <w:tcPr>
            <w:cnfStyle w:val="001000000000" w:firstRow="0" w:lastRow="0" w:firstColumn="1" w:lastColumn="0" w:oddVBand="0" w:evenVBand="0" w:oddHBand="0" w:evenHBand="0" w:firstRowFirstColumn="0" w:firstRowLastColumn="0" w:lastRowFirstColumn="0" w:lastRowLastColumn="0"/>
            <w:tcW w:w="1326" w:type="dxa"/>
            <w:shd w:val="clear" w:color="auto" w:fill="FFFFFF" w:themeFill="background1"/>
            <w:noWrap/>
            <w:vAlign w:val="center"/>
            <w:hideMark/>
          </w:tcPr>
          <w:p w14:paraId="5591A97D" w14:textId="77777777" w:rsidR="00694A56" w:rsidRPr="00694A56" w:rsidRDefault="00694A56" w:rsidP="00694A56">
            <w:pPr>
              <w:jc w:val="center"/>
              <w:rPr>
                <w:rFonts w:ascii="Calibri" w:eastAsia="Times New Roman" w:hAnsi="Calibri" w:cs="Calibri"/>
                <w:color w:val="000000"/>
                <w:kern w:val="0"/>
                <w:lang w:eastAsia="es-ES"/>
                <w14:ligatures w14:val="none"/>
              </w:rPr>
            </w:pPr>
            <w:r w:rsidRPr="00694A56">
              <w:rPr>
                <w:rFonts w:ascii="Calibri" w:eastAsia="Times New Roman" w:hAnsi="Calibri" w:cs="Calibri"/>
                <w:color w:val="000000"/>
                <w:kern w:val="0"/>
                <w:lang w:eastAsia="es-ES"/>
                <w14:ligatures w14:val="none"/>
              </w:rPr>
              <w:t>2024.ES.020</w:t>
            </w:r>
          </w:p>
        </w:tc>
        <w:tc>
          <w:tcPr>
            <w:tcW w:w="1278" w:type="dxa"/>
            <w:shd w:val="clear" w:color="auto" w:fill="FFFFFF" w:themeFill="background1"/>
            <w:noWrap/>
            <w:vAlign w:val="center"/>
            <w:hideMark/>
          </w:tcPr>
          <w:p w14:paraId="502009C2" w14:textId="77777777" w:rsidR="00694A56" w:rsidRPr="00694A56" w:rsidRDefault="00694A56" w:rsidP="00694A5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s-ES"/>
                <w14:ligatures w14:val="none"/>
              </w:rPr>
            </w:pPr>
            <w:r w:rsidRPr="00694A56">
              <w:rPr>
                <w:rFonts w:ascii="Calibri" w:eastAsia="Times New Roman" w:hAnsi="Calibri" w:cs="Calibri"/>
                <w:color w:val="000000"/>
                <w:kern w:val="0"/>
                <w:lang w:eastAsia="es-ES"/>
                <w14:ligatures w14:val="none"/>
              </w:rPr>
              <w:t>06/04/2024</w:t>
            </w:r>
          </w:p>
        </w:tc>
        <w:tc>
          <w:tcPr>
            <w:tcW w:w="2074" w:type="dxa"/>
            <w:shd w:val="clear" w:color="auto" w:fill="FFFFFF" w:themeFill="background1"/>
            <w:vAlign w:val="center"/>
            <w:hideMark/>
          </w:tcPr>
          <w:p w14:paraId="78234026" w14:textId="77777777" w:rsidR="00694A56" w:rsidRPr="00694A56" w:rsidRDefault="00694A56" w:rsidP="00FB6447">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s-ES"/>
                <w14:ligatures w14:val="none"/>
              </w:rPr>
            </w:pPr>
            <w:r w:rsidRPr="00694A56">
              <w:rPr>
                <w:rFonts w:ascii="Calibri" w:eastAsia="Times New Roman" w:hAnsi="Calibri" w:cs="Calibri"/>
                <w:color w:val="000000"/>
                <w:kern w:val="0"/>
                <w:lang w:eastAsia="es-ES"/>
                <w14:ligatures w14:val="none"/>
              </w:rPr>
              <w:t>Gestión de adquisiciones</w:t>
            </w:r>
            <w:r w:rsidRPr="00694A56">
              <w:rPr>
                <w:rFonts w:ascii="Calibri" w:eastAsia="Times New Roman" w:hAnsi="Calibri" w:cs="Calibri"/>
                <w:color w:val="000000"/>
                <w:kern w:val="0"/>
                <w:lang w:eastAsia="es-ES"/>
                <w14:ligatures w14:val="none"/>
              </w:rPr>
              <w:br/>
              <w:t>Estudios con entidad propia</w:t>
            </w:r>
          </w:p>
        </w:tc>
        <w:tc>
          <w:tcPr>
            <w:tcW w:w="992" w:type="dxa"/>
            <w:shd w:val="clear" w:color="auto" w:fill="FFFFFF" w:themeFill="background1"/>
            <w:noWrap/>
            <w:vAlign w:val="center"/>
            <w:hideMark/>
          </w:tcPr>
          <w:p w14:paraId="7B60E87D" w14:textId="77777777" w:rsidR="00694A56" w:rsidRPr="00694A56" w:rsidRDefault="00694A56" w:rsidP="00694A5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s-ES"/>
                <w14:ligatures w14:val="none"/>
              </w:rPr>
            </w:pPr>
            <w:r w:rsidRPr="00694A56">
              <w:rPr>
                <w:rFonts w:ascii="Calibri" w:eastAsia="Times New Roman" w:hAnsi="Calibri" w:cs="Calibri"/>
                <w:color w:val="000000"/>
                <w:kern w:val="0"/>
                <w:lang w:eastAsia="es-ES"/>
                <w14:ligatures w14:val="none"/>
              </w:rPr>
              <w:t>Omar</w:t>
            </w:r>
          </w:p>
        </w:tc>
        <w:tc>
          <w:tcPr>
            <w:tcW w:w="2834" w:type="dxa"/>
            <w:shd w:val="clear" w:color="auto" w:fill="FFFFFF" w:themeFill="background1"/>
            <w:vAlign w:val="center"/>
            <w:hideMark/>
          </w:tcPr>
          <w:p w14:paraId="4FC3F8D2" w14:textId="7AE9F740" w:rsidR="00694A56" w:rsidRPr="00694A56" w:rsidRDefault="00694A56" w:rsidP="00FB6447">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eastAsia="es-ES"/>
                <w14:ligatures w14:val="none"/>
              </w:rPr>
            </w:pPr>
            <w:r w:rsidRPr="00694A56">
              <w:rPr>
                <w:rFonts w:ascii="Calibri" w:eastAsia="Times New Roman" w:hAnsi="Calibri" w:cs="Calibri"/>
                <w:color w:val="000000"/>
                <w:kern w:val="0"/>
                <w:sz w:val="20"/>
                <w:szCs w:val="20"/>
                <w:lang w:eastAsia="es-ES"/>
                <w14:ligatures w14:val="none"/>
              </w:rPr>
              <w:t>Se ha realizado el plan de adquisiciones del proyecto, pendiente de revisión tras la realización del presupuesto</w:t>
            </w:r>
            <w:r w:rsidRPr="00694A56">
              <w:rPr>
                <w:rFonts w:ascii="Calibri" w:eastAsia="Times New Roman" w:hAnsi="Calibri" w:cs="Calibri"/>
                <w:color w:val="000000"/>
                <w:kern w:val="0"/>
                <w:sz w:val="20"/>
                <w:szCs w:val="20"/>
                <w:lang w:eastAsia="es-ES"/>
                <w14:ligatures w14:val="none"/>
              </w:rPr>
              <w:br/>
              <w:t xml:space="preserve">Se ha añadido una versión inicial de los estudios con entidad propia, dando un listado de los documentos necesarios para la aplicación a la </w:t>
            </w:r>
            <w:r w:rsidR="006E0863" w:rsidRPr="00FB6447">
              <w:rPr>
                <w:rFonts w:ascii="Calibri" w:eastAsia="Times New Roman" w:hAnsi="Calibri" w:cs="Calibri"/>
                <w:color w:val="000000"/>
                <w:kern w:val="0"/>
                <w:sz w:val="20"/>
                <w:szCs w:val="20"/>
                <w:lang w:eastAsia="es-ES"/>
                <w14:ligatures w14:val="none"/>
              </w:rPr>
              <w:t>legislación</w:t>
            </w:r>
            <w:r w:rsidRPr="00694A56">
              <w:rPr>
                <w:rFonts w:ascii="Calibri" w:eastAsia="Times New Roman" w:hAnsi="Calibri" w:cs="Calibri"/>
                <w:color w:val="000000"/>
                <w:kern w:val="0"/>
                <w:sz w:val="20"/>
                <w:szCs w:val="20"/>
                <w:lang w:eastAsia="es-ES"/>
                <w14:ligatures w14:val="none"/>
              </w:rPr>
              <w:t xml:space="preserve"> sobre la propiedad intelectual e industrial</w:t>
            </w:r>
          </w:p>
        </w:tc>
      </w:tr>
      <w:tr w:rsidR="00694A56" w:rsidRPr="00694A56" w14:paraId="17E56784" w14:textId="77777777" w:rsidTr="006E0863">
        <w:trPr>
          <w:cnfStyle w:val="000000100000" w:firstRow="0" w:lastRow="0" w:firstColumn="0" w:lastColumn="0" w:oddVBand="0" w:evenVBand="0" w:oddHBand="1" w:evenHBand="0" w:firstRowFirstColumn="0" w:firstRowLastColumn="0" w:lastRowFirstColumn="0" w:lastRowLastColumn="0"/>
          <w:trHeight w:val="900"/>
        </w:trPr>
        <w:tc>
          <w:tcPr>
            <w:cnfStyle w:val="001000000000" w:firstRow="0" w:lastRow="0" w:firstColumn="1" w:lastColumn="0" w:oddVBand="0" w:evenVBand="0" w:oddHBand="0" w:evenHBand="0" w:firstRowFirstColumn="0" w:firstRowLastColumn="0" w:lastRowFirstColumn="0" w:lastRowLastColumn="0"/>
            <w:tcW w:w="1326" w:type="dxa"/>
            <w:noWrap/>
            <w:vAlign w:val="center"/>
            <w:hideMark/>
          </w:tcPr>
          <w:p w14:paraId="68F09BC2" w14:textId="77777777" w:rsidR="00694A56" w:rsidRPr="00694A56" w:rsidRDefault="00694A56" w:rsidP="00694A56">
            <w:pPr>
              <w:jc w:val="center"/>
              <w:rPr>
                <w:rFonts w:ascii="Calibri" w:eastAsia="Times New Roman" w:hAnsi="Calibri" w:cs="Calibri"/>
                <w:color w:val="000000"/>
                <w:kern w:val="0"/>
                <w:lang w:eastAsia="es-ES"/>
                <w14:ligatures w14:val="none"/>
              </w:rPr>
            </w:pPr>
            <w:r w:rsidRPr="00694A56">
              <w:rPr>
                <w:rFonts w:ascii="Calibri" w:eastAsia="Times New Roman" w:hAnsi="Calibri" w:cs="Calibri"/>
                <w:color w:val="000000"/>
                <w:kern w:val="0"/>
                <w:lang w:eastAsia="es-ES"/>
                <w14:ligatures w14:val="none"/>
              </w:rPr>
              <w:t>2024.ES.021</w:t>
            </w:r>
          </w:p>
        </w:tc>
        <w:tc>
          <w:tcPr>
            <w:tcW w:w="1278" w:type="dxa"/>
            <w:noWrap/>
            <w:vAlign w:val="center"/>
            <w:hideMark/>
          </w:tcPr>
          <w:p w14:paraId="7194425B" w14:textId="77777777" w:rsidR="00694A56" w:rsidRPr="00694A56" w:rsidRDefault="00694A56" w:rsidP="00694A5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s-ES"/>
                <w14:ligatures w14:val="none"/>
              </w:rPr>
            </w:pPr>
            <w:r w:rsidRPr="00694A56">
              <w:rPr>
                <w:rFonts w:ascii="Calibri" w:eastAsia="Times New Roman" w:hAnsi="Calibri" w:cs="Calibri"/>
                <w:color w:val="000000"/>
                <w:kern w:val="0"/>
                <w:lang w:eastAsia="es-ES"/>
                <w14:ligatures w14:val="none"/>
              </w:rPr>
              <w:t>07/04/2024</w:t>
            </w:r>
          </w:p>
        </w:tc>
        <w:tc>
          <w:tcPr>
            <w:tcW w:w="2074" w:type="dxa"/>
            <w:vAlign w:val="center"/>
            <w:hideMark/>
          </w:tcPr>
          <w:p w14:paraId="5FC297F0" w14:textId="77777777" w:rsidR="00694A56" w:rsidRPr="00694A56" w:rsidRDefault="00694A56" w:rsidP="00FB6447">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s-ES"/>
                <w14:ligatures w14:val="none"/>
              </w:rPr>
            </w:pPr>
            <w:r w:rsidRPr="00694A56">
              <w:rPr>
                <w:rFonts w:ascii="Calibri" w:eastAsia="Times New Roman" w:hAnsi="Calibri" w:cs="Calibri"/>
                <w:color w:val="000000"/>
                <w:kern w:val="0"/>
                <w:lang w:eastAsia="es-ES"/>
                <w14:ligatures w14:val="none"/>
              </w:rPr>
              <w:t>Gestión del alcance</w:t>
            </w:r>
            <w:r w:rsidRPr="00694A56">
              <w:rPr>
                <w:rFonts w:ascii="Calibri" w:eastAsia="Times New Roman" w:hAnsi="Calibri" w:cs="Calibri"/>
                <w:color w:val="000000"/>
                <w:kern w:val="0"/>
                <w:lang w:eastAsia="es-ES"/>
                <w14:ligatures w14:val="none"/>
              </w:rPr>
              <w:br/>
              <w:t>Estudio de alternativas y viabilidad</w:t>
            </w:r>
          </w:p>
        </w:tc>
        <w:tc>
          <w:tcPr>
            <w:tcW w:w="992" w:type="dxa"/>
            <w:noWrap/>
            <w:vAlign w:val="center"/>
            <w:hideMark/>
          </w:tcPr>
          <w:p w14:paraId="474BCE32" w14:textId="77777777" w:rsidR="00694A56" w:rsidRPr="00694A56" w:rsidRDefault="00694A56" w:rsidP="00694A5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s-ES"/>
                <w14:ligatures w14:val="none"/>
              </w:rPr>
            </w:pPr>
            <w:r w:rsidRPr="00694A56">
              <w:rPr>
                <w:rFonts w:ascii="Calibri" w:eastAsia="Times New Roman" w:hAnsi="Calibri" w:cs="Calibri"/>
                <w:color w:val="000000"/>
                <w:kern w:val="0"/>
                <w:lang w:eastAsia="es-ES"/>
                <w14:ligatures w14:val="none"/>
              </w:rPr>
              <w:t>David</w:t>
            </w:r>
          </w:p>
        </w:tc>
        <w:tc>
          <w:tcPr>
            <w:tcW w:w="2834" w:type="dxa"/>
            <w:vAlign w:val="center"/>
            <w:hideMark/>
          </w:tcPr>
          <w:p w14:paraId="42321F3E" w14:textId="77777777" w:rsidR="00694A56" w:rsidRPr="00694A56" w:rsidRDefault="00694A56" w:rsidP="00FB6447">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lang w:eastAsia="es-ES"/>
                <w14:ligatures w14:val="none"/>
              </w:rPr>
            </w:pPr>
            <w:r w:rsidRPr="00694A56">
              <w:rPr>
                <w:rFonts w:ascii="Calibri" w:eastAsia="Times New Roman" w:hAnsi="Calibri" w:cs="Calibri"/>
                <w:color w:val="000000"/>
                <w:kern w:val="0"/>
                <w:sz w:val="20"/>
                <w:szCs w:val="20"/>
                <w:lang w:eastAsia="es-ES"/>
                <w14:ligatures w14:val="none"/>
              </w:rPr>
              <w:t>Se añadió el plan de gestión del alcance y la elección y justificación de las alternativas</w:t>
            </w:r>
          </w:p>
        </w:tc>
      </w:tr>
      <w:tr w:rsidR="00694A56" w:rsidRPr="00694A56" w14:paraId="2AB030A3" w14:textId="77777777" w:rsidTr="00FB6447">
        <w:trPr>
          <w:trHeight w:val="600"/>
        </w:trPr>
        <w:tc>
          <w:tcPr>
            <w:cnfStyle w:val="001000000000" w:firstRow="0" w:lastRow="0" w:firstColumn="1" w:lastColumn="0" w:oddVBand="0" w:evenVBand="0" w:oddHBand="0" w:evenHBand="0" w:firstRowFirstColumn="0" w:firstRowLastColumn="0" w:lastRowFirstColumn="0" w:lastRowLastColumn="0"/>
            <w:tcW w:w="1326" w:type="dxa"/>
            <w:shd w:val="clear" w:color="auto" w:fill="FFFFFF" w:themeFill="background1"/>
            <w:noWrap/>
            <w:vAlign w:val="center"/>
            <w:hideMark/>
          </w:tcPr>
          <w:p w14:paraId="56C0EC33" w14:textId="77777777" w:rsidR="00694A56" w:rsidRPr="00694A56" w:rsidRDefault="00694A56" w:rsidP="00694A56">
            <w:pPr>
              <w:jc w:val="center"/>
              <w:rPr>
                <w:rFonts w:ascii="Calibri" w:eastAsia="Times New Roman" w:hAnsi="Calibri" w:cs="Calibri"/>
                <w:color w:val="000000"/>
                <w:kern w:val="0"/>
                <w:lang w:eastAsia="es-ES"/>
                <w14:ligatures w14:val="none"/>
              </w:rPr>
            </w:pPr>
            <w:r w:rsidRPr="00694A56">
              <w:rPr>
                <w:rFonts w:ascii="Calibri" w:eastAsia="Times New Roman" w:hAnsi="Calibri" w:cs="Calibri"/>
                <w:color w:val="000000"/>
                <w:kern w:val="0"/>
                <w:lang w:eastAsia="es-ES"/>
                <w14:ligatures w14:val="none"/>
              </w:rPr>
              <w:t>2024.ES.022</w:t>
            </w:r>
          </w:p>
        </w:tc>
        <w:tc>
          <w:tcPr>
            <w:tcW w:w="1278" w:type="dxa"/>
            <w:shd w:val="clear" w:color="auto" w:fill="FFFFFF" w:themeFill="background1"/>
            <w:noWrap/>
            <w:vAlign w:val="center"/>
            <w:hideMark/>
          </w:tcPr>
          <w:p w14:paraId="423231AD" w14:textId="77777777" w:rsidR="00694A56" w:rsidRPr="00694A56" w:rsidRDefault="00694A56" w:rsidP="00694A5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s-ES"/>
                <w14:ligatures w14:val="none"/>
              </w:rPr>
            </w:pPr>
            <w:r w:rsidRPr="00694A56">
              <w:rPr>
                <w:rFonts w:ascii="Calibri" w:eastAsia="Times New Roman" w:hAnsi="Calibri" w:cs="Calibri"/>
                <w:color w:val="000000"/>
                <w:kern w:val="0"/>
                <w:lang w:eastAsia="es-ES"/>
                <w14:ligatures w14:val="none"/>
              </w:rPr>
              <w:t>07/04/2024</w:t>
            </w:r>
          </w:p>
        </w:tc>
        <w:tc>
          <w:tcPr>
            <w:tcW w:w="2074" w:type="dxa"/>
            <w:shd w:val="clear" w:color="auto" w:fill="FFFFFF" w:themeFill="background1"/>
            <w:noWrap/>
            <w:vAlign w:val="center"/>
            <w:hideMark/>
          </w:tcPr>
          <w:p w14:paraId="1AA888D3" w14:textId="77777777" w:rsidR="00694A56" w:rsidRPr="00694A56" w:rsidRDefault="00694A56" w:rsidP="00FB6447">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s-ES"/>
                <w14:ligatures w14:val="none"/>
              </w:rPr>
            </w:pPr>
            <w:r w:rsidRPr="00694A56">
              <w:rPr>
                <w:rFonts w:ascii="Calibri" w:eastAsia="Times New Roman" w:hAnsi="Calibri" w:cs="Calibri"/>
                <w:color w:val="000000"/>
                <w:kern w:val="0"/>
                <w:lang w:eastAsia="es-ES"/>
                <w14:ligatures w14:val="none"/>
              </w:rPr>
              <w:t>Análisis y Diseño del sistema</w:t>
            </w:r>
          </w:p>
        </w:tc>
        <w:tc>
          <w:tcPr>
            <w:tcW w:w="992" w:type="dxa"/>
            <w:shd w:val="clear" w:color="auto" w:fill="FFFFFF" w:themeFill="background1"/>
            <w:noWrap/>
            <w:vAlign w:val="center"/>
            <w:hideMark/>
          </w:tcPr>
          <w:p w14:paraId="4E95CB5C" w14:textId="77777777" w:rsidR="00694A56" w:rsidRPr="00694A56" w:rsidRDefault="00694A56" w:rsidP="00694A5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s-ES"/>
                <w14:ligatures w14:val="none"/>
              </w:rPr>
            </w:pPr>
            <w:r w:rsidRPr="00694A56">
              <w:rPr>
                <w:rFonts w:ascii="Calibri" w:eastAsia="Times New Roman" w:hAnsi="Calibri" w:cs="Calibri"/>
                <w:color w:val="000000"/>
                <w:kern w:val="0"/>
                <w:lang w:eastAsia="es-ES"/>
                <w14:ligatures w14:val="none"/>
              </w:rPr>
              <w:t>Pablo</w:t>
            </w:r>
          </w:p>
        </w:tc>
        <w:tc>
          <w:tcPr>
            <w:tcW w:w="2834" w:type="dxa"/>
            <w:shd w:val="clear" w:color="auto" w:fill="FFFFFF" w:themeFill="background1"/>
            <w:vAlign w:val="center"/>
            <w:hideMark/>
          </w:tcPr>
          <w:p w14:paraId="63A777EA" w14:textId="77777777" w:rsidR="00694A56" w:rsidRPr="00694A56" w:rsidRDefault="00694A56" w:rsidP="00FB6447">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eastAsia="es-ES"/>
                <w14:ligatures w14:val="none"/>
              </w:rPr>
            </w:pPr>
            <w:r w:rsidRPr="00694A56">
              <w:rPr>
                <w:rFonts w:ascii="Calibri" w:eastAsia="Times New Roman" w:hAnsi="Calibri" w:cs="Calibri"/>
                <w:color w:val="000000"/>
                <w:kern w:val="0"/>
                <w:sz w:val="20"/>
                <w:szCs w:val="20"/>
                <w:lang w:eastAsia="es-ES"/>
                <w14:ligatures w14:val="none"/>
              </w:rPr>
              <w:t>Se ha realizado el Anexo. Análisis y diseño del sistema, correspondiente a la sección de análisis</w:t>
            </w:r>
          </w:p>
        </w:tc>
      </w:tr>
      <w:tr w:rsidR="00694A56" w:rsidRPr="00694A56" w14:paraId="473037AF" w14:textId="77777777" w:rsidTr="006E086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26" w:type="dxa"/>
            <w:noWrap/>
            <w:vAlign w:val="center"/>
            <w:hideMark/>
          </w:tcPr>
          <w:p w14:paraId="4446B4E2" w14:textId="77777777" w:rsidR="00694A56" w:rsidRPr="00694A56" w:rsidRDefault="00694A56" w:rsidP="00694A56">
            <w:pPr>
              <w:jc w:val="center"/>
              <w:rPr>
                <w:rFonts w:ascii="Calibri" w:eastAsia="Times New Roman" w:hAnsi="Calibri" w:cs="Calibri"/>
                <w:color w:val="000000"/>
                <w:kern w:val="0"/>
                <w:lang w:eastAsia="es-ES"/>
                <w14:ligatures w14:val="none"/>
              </w:rPr>
            </w:pPr>
            <w:r w:rsidRPr="00694A56">
              <w:rPr>
                <w:rFonts w:ascii="Calibri" w:eastAsia="Times New Roman" w:hAnsi="Calibri" w:cs="Calibri"/>
                <w:color w:val="000000"/>
                <w:kern w:val="0"/>
                <w:lang w:eastAsia="es-ES"/>
                <w14:ligatures w14:val="none"/>
              </w:rPr>
              <w:t>2024.ES.023</w:t>
            </w:r>
          </w:p>
        </w:tc>
        <w:tc>
          <w:tcPr>
            <w:tcW w:w="1278" w:type="dxa"/>
            <w:noWrap/>
            <w:vAlign w:val="center"/>
            <w:hideMark/>
          </w:tcPr>
          <w:p w14:paraId="67960982" w14:textId="77777777" w:rsidR="00694A56" w:rsidRPr="00694A56" w:rsidRDefault="00694A56" w:rsidP="00694A5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s-ES"/>
                <w14:ligatures w14:val="none"/>
              </w:rPr>
            </w:pPr>
            <w:r w:rsidRPr="00694A56">
              <w:rPr>
                <w:rFonts w:ascii="Calibri" w:eastAsia="Times New Roman" w:hAnsi="Calibri" w:cs="Calibri"/>
                <w:color w:val="000000"/>
                <w:kern w:val="0"/>
                <w:lang w:eastAsia="es-ES"/>
                <w14:ligatures w14:val="none"/>
              </w:rPr>
              <w:t>07/04/2024</w:t>
            </w:r>
          </w:p>
        </w:tc>
        <w:tc>
          <w:tcPr>
            <w:tcW w:w="2074" w:type="dxa"/>
            <w:noWrap/>
            <w:vAlign w:val="center"/>
            <w:hideMark/>
          </w:tcPr>
          <w:p w14:paraId="01F79E0A" w14:textId="77777777" w:rsidR="00694A56" w:rsidRPr="00694A56" w:rsidRDefault="00694A56" w:rsidP="00FB6447">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s-ES"/>
                <w14:ligatures w14:val="none"/>
              </w:rPr>
            </w:pPr>
            <w:r w:rsidRPr="00694A56">
              <w:rPr>
                <w:rFonts w:ascii="Calibri" w:eastAsia="Times New Roman" w:hAnsi="Calibri" w:cs="Calibri"/>
                <w:color w:val="000000"/>
                <w:kern w:val="0"/>
                <w:lang w:eastAsia="es-ES"/>
                <w14:ligatures w14:val="none"/>
              </w:rPr>
              <w:t>WBS</w:t>
            </w:r>
          </w:p>
        </w:tc>
        <w:tc>
          <w:tcPr>
            <w:tcW w:w="992" w:type="dxa"/>
            <w:noWrap/>
            <w:vAlign w:val="center"/>
            <w:hideMark/>
          </w:tcPr>
          <w:p w14:paraId="1376A8FF" w14:textId="77777777" w:rsidR="00694A56" w:rsidRPr="00694A56" w:rsidRDefault="00694A56" w:rsidP="00694A5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s-ES"/>
                <w14:ligatures w14:val="none"/>
              </w:rPr>
            </w:pPr>
            <w:r w:rsidRPr="00694A56">
              <w:rPr>
                <w:rFonts w:ascii="Calibri" w:eastAsia="Times New Roman" w:hAnsi="Calibri" w:cs="Calibri"/>
                <w:color w:val="000000"/>
                <w:kern w:val="0"/>
                <w:lang w:eastAsia="es-ES"/>
                <w14:ligatures w14:val="none"/>
              </w:rPr>
              <w:t>Mercurio</w:t>
            </w:r>
          </w:p>
        </w:tc>
        <w:tc>
          <w:tcPr>
            <w:tcW w:w="2834" w:type="dxa"/>
            <w:vAlign w:val="center"/>
            <w:hideMark/>
          </w:tcPr>
          <w:p w14:paraId="4A3DFD6E" w14:textId="77777777" w:rsidR="00694A56" w:rsidRPr="00694A56" w:rsidRDefault="00694A56" w:rsidP="00FB6447">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lang w:eastAsia="es-ES"/>
                <w14:ligatures w14:val="none"/>
              </w:rPr>
            </w:pPr>
            <w:r w:rsidRPr="00694A56">
              <w:rPr>
                <w:rFonts w:ascii="Calibri" w:eastAsia="Times New Roman" w:hAnsi="Calibri" w:cs="Calibri"/>
                <w:color w:val="000000"/>
                <w:kern w:val="0"/>
                <w:sz w:val="20"/>
                <w:szCs w:val="20"/>
                <w:lang w:eastAsia="es-ES"/>
                <w14:ligatures w14:val="none"/>
              </w:rPr>
              <w:t>Se realizan los primeros esquemas del WBS</w:t>
            </w:r>
          </w:p>
        </w:tc>
      </w:tr>
      <w:tr w:rsidR="00694A56" w:rsidRPr="00694A56" w14:paraId="225D6B98" w14:textId="77777777" w:rsidTr="00FB6447">
        <w:trPr>
          <w:trHeight w:val="2400"/>
        </w:trPr>
        <w:tc>
          <w:tcPr>
            <w:cnfStyle w:val="001000000000" w:firstRow="0" w:lastRow="0" w:firstColumn="1" w:lastColumn="0" w:oddVBand="0" w:evenVBand="0" w:oddHBand="0" w:evenHBand="0" w:firstRowFirstColumn="0" w:firstRowLastColumn="0" w:lastRowFirstColumn="0" w:lastRowLastColumn="0"/>
            <w:tcW w:w="1326" w:type="dxa"/>
            <w:shd w:val="clear" w:color="auto" w:fill="FFFFFF" w:themeFill="background1"/>
            <w:noWrap/>
            <w:vAlign w:val="center"/>
            <w:hideMark/>
          </w:tcPr>
          <w:p w14:paraId="1FD4FC6F" w14:textId="77777777" w:rsidR="00694A56" w:rsidRPr="00694A56" w:rsidRDefault="00694A56" w:rsidP="00694A56">
            <w:pPr>
              <w:jc w:val="center"/>
              <w:rPr>
                <w:rFonts w:ascii="Calibri" w:eastAsia="Times New Roman" w:hAnsi="Calibri" w:cs="Calibri"/>
                <w:color w:val="000000"/>
                <w:kern w:val="0"/>
                <w:lang w:eastAsia="es-ES"/>
                <w14:ligatures w14:val="none"/>
              </w:rPr>
            </w:pPr>
            <w:r w:rsidRPr="00694A56">
              <w:rPr>
                <w:rFonts w:ascii="Calibri" w:eastAsia="Times New Roman" w:hAnsi="Calibri" w:cs="Calibri"/>
                <w:color w:val="000000"/>
                <w:kern w:val="0"/>
                <w:lang w:eastAsia="es-ES"/>
                <w14:ligatures w14:val="none"/>
              </w:rPr>
              <w:lastRenderedPageBreak/>
              <w:t>2024.ES.024</w:t>
            </w:r>
          </w:p>
        </w:tc>
        <w:tc>
          <w:tcPr>
            <w:tcW w:w="1278" w:type="dxa"/>
            <w:shd w:val="clear" w:color="auto" w:fill="FFFFFF" w:themeFill="background1"/>
            <w:noWrap/>
            <w:vAlign w:val="center"/>
            <w:hideMark/>
          </w:tcPr>
          <w:p w14:paraId="48E4E938" w14:textId="77777777" w:rsidR="00694A56" w:rsidRPr="00694A56" w:rsidRDefault="00694A56" w:rsidP="00694A5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s-ES"/>
                <w14:ligatures w14:val="none"/>
              </w:rPr>
            </w:pPr>
            <w:r w:rsidRPr="00694A56">
              <w:rPr>
                <w:rFonts w:ascii="Calibri" w:eastAsia="Times New Roman" w:hAnsi="Calibri" w:cs="Calibri"/>
                <w:color w:val="000000"/>
                <w:kern w:val="0"/>
                <w:lang w:eastAsia="es-ES"/>
                <w14:ligatures w14:val="none"/>
              </w:rPr>
              <w:t>07/04/2024</w:t>
            </w:r>
          </w:p>
        </w:tc>
        <w:tc>
          <w:tcPr>
            <w:tcW w:w="2074" w:type="dxa"/>
            <w:shd w:val="clear" w:color="auto" w:fill="FFFFFF" w:themeFill="background1"/>
            <w:vAlign w:val="center"/>
            <w:hideMark/>
          </w:tcPr>
          <w:p w14:paraId="10D3DA58" w14:textId="77777777" w:rsidR="00694A56" w:rsidRPr="00694A56" w:rsidRDefault="00694A56" w:rsidP="00FB6447">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s-ES"/>
                <w14:ligatures w14:val="none"/>
              </w:rPr>
            </w:pPr>
            <w:r w:rsidRPr="00694A56">
              <w:rPr>
                <w:rFonts w:ascii="Calibri" w:eastAsia="Times New Roman" w:hAnsi="Calibri" w:cs="Calibri"/>
                <w:color w:val="000000"/>
                <w:kern w:val="0"/>
                <w:lang w:eastAsia="es-ES"/>
                <w14:ligatures w14:val="none"/>
              </w:rPr>
              <w:t>Gestión de la integración</w:t>
            </w:r>
            <w:r w:rsidRPr="00694A56">
              <w:rPr>
                <w:rFonts w:ascii="Calibri" w:eastAsia="Times New Roman" w:hAnsi="Calibri" w:cs="Calibri"/>
                <w:color w:val="000000"/>
                <w:kern w:val="0"/>
                <w:lang w:eastAsia="es-ES"/>
                <w14:ligatures w14:val="none"/>
              </w:rPr>
              <w:br/>
              <w:t xml:space="preserve">Otros anexos </w:t>
            </w:r>
            <w:r w:rsidRPr="00694A56">
              <w:rPr>
                <w:rFonts w:ascii="Calibri" w:eastAsia="Times New Roman" w:hAnsi="Calibri" w:cs="Calibri"/>
                <w:color w:val="000000"/>
                <w:kern w:val="0"/>
                <w:lang w:eastAsia="es-ES"/>
                <w14:ligatures w14:val="none"/>
              </w:rPr>
              <w:br/>
              <w:t>Estudios con entidad propia</w:t>
            </w:r>
          </w:p>
        </w:tc>
        <w:tc>
          <w:tcPr>
            <w:tcW w:w="992" w:type="dxa"/>
            <w:shd w:val="clear" w:color="auto" w:fill="FFFFFF" w:themeFill="background1"/>
            <w:noWrap/>
            <w:vAlign w:val="center"/>
            <w:hideMark/>
          </w:tcPr>
          <w:p w14:paraId="2A6C2302" w14:textId="77777777" w:rsidR="00694A56" w:rsidRPr="00694A56" w:rsidRDefault="00694A56" w:rsidP="00694A5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s-ES"/>
                <w14:ligatures w14:val="none"/>
              </w:rPr>
            </w:pPr>
            <w:r w:rsidRPr="00694A56">
              <w:rPr>
                <w:rFonts w:ascii="Calibri" w:eastAsia="Times New Roman" w:hAnsi="Calibri" w:cs="Calibri"/>
                <w:color w:val="000000"/>
                <w:kern w:val="0"/>
                <w:lang w:eastAsia="es-ES"/>
                <w14:ligatures w14:val="none"/>
              </w:rPr>
              <w:t>Omar</w:t>
            </w:r>
          </w:p>
        </w:tc>
        <w:tc>
          <w:tcPr>
            <w:tcW w:w="2834" w:type="dxa"/>
            <w:shd w:val="clear" w:color="auto" w:fill="FFFFFF" w:themeFill="background1"/>
            <w:vAlign w:val="center"/>
            <w:hideMark/>
          </w:tcPr>
          <w:p w14:paraId="1187D0AE" w14:textId="77777777" w:rsidR="00694A56" w:rsidRPr="00694A56" w:rsidRDefault="00694A56" w:rsidP="00FB6447">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eastAsia="es-ES"/>
                <w14:ligatures w14:val="none"/>
              </w:rPr>
            </w:pPr>
            <w:r w:rsidRPr="00694A56">
              <w:rPr>
                <w:rFonts w:ascii="Calibri" w:eastAsia="Times New Roman" w:hAnsi="Calibri" w:cs="Calibri"/>
                <w:color w:val="000000"/>
                <w:kern w:val="0"/>
                <w:sz w:val="20"/>
                <w:szCs w:val="20"/>
                <w:lang w:eastAsia="es-ES"/>
                <w14:ligatures w14:val="none"/>
              </w:rPr>
              <w:t>Se ha añadido una primera versión de la gestión de la integración, dando un listado de los puntos mencionados en el PMBOK</w:t>
            </w:r>
            <w:r w:rsidRPr="00694A56">
              <w:rPr>
                <w:rFonts w:ascii="Calibri" w:eastAsia="Times New Roman" w:hAnsi="Calibri" w:cs="Calibri"/>
                <w:color w:val="000000"/>
                <w:kern w:val="0"/>
                <w:sz w:val="20"/>
                <w:szCs w:val="20"/>
                <w:lang w:eastAsia="es-ES"/>
                <w14:ligatures w14:val="none"/>
              </w:rPr>
              <w:br/>
              <w:t>Se ha creado una versión inicial del anexo de medios personales, pendiente de añadir el trabajador necesario y sus descripciones</w:t>
            </w:r>
            <w:r w:rsidRPr="00694A56">
              <w:rPr>
                <w:rFonts w:ascii="Calibri" w:eastAsia="Times New Roman" w:hAnsi="Calibri" w:cs="Calibri"/>
                <w:color w:val="000000"/>
                <w:kern w:val="0"/>
                <w:sz w:val="20"/>
                <w:szCs w:val="20"/>
                <w:lang w:eastAsia="es-ES"/>
                <w14:ligatures w14:val="none"/>
              </w:rPr>
              <w:br/>
              <w:t>Se han modificado el listado añadiendo una descripción de cada documento asociado</w:t>
            </w:r>
          </w:p>
        </w:tc>
      </w:tr>
      <w:tr w:rsidR="00694A56" w:rsidRPr="00694A56" w14:paraId="4A6CEA87" w14:textId="77777777" w:rsidTr="006E0863">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326" w:type="dxa"/>
            <w:noWrap/>
            <w:vAlign w:val="center"/>
            <w:hideMark/>
          </w:tcPr>
          <w:p w14:paraId="74F56B86" w14:textId="77777777" w:rsidR="00694A56" w:rsidRPr="00694A56" w:rsidRDefault="00694A56" w:rsidP="00694A56">
            <w:pPr>
              <w:jc w:val="center"/>
              <w:rPr>
                <w:rFonts w:ascii="Calibri" w:eastAsia="Times New Roman" w:hAnsi="Calibri" w:cs="Calibri"/>
                <w:color w:val="000000"/>
                <w:kern w:val="0"/>
                <w:lang w:eastAsia="es-ES"/>
                <w14:ligatures w14:val="none"/>
              </w:rPr>
            </w:pPr>
            <w:r w:rsidRPr="00694A56">
              <w:rPr>
                <w:rFonts w:ascii="Calibri" w:eastAsia="Times New Roman" w:hAnsi="Calibri" w:cs="Calibri"/>
                <w:color w:val="000000"/>
                <w:kern w:val="0"/>
                <w:lang w:eastAsia="es-ES"/>
                <w14:ligatures w14:val="none"/>
              </w:rPr>
              <w:t>2024.ES.025</w:t>
            </w:r>
          </w:p>
        </w:tc>
        <w:tc>
          <w:tcPr>
            <w:tcW w:w="1278" w:type="dxa"/>
            <w:noWrap/>
            <w:vAlign w:val="center"/>
            <w:hideMark/>
          </w:tcPr>
          <w:p w14:paraId="062AF48F" w14:textId="77777777" w:rsidR="00694A56" w:rsidRPr="00694A56" w:rsidRDefault="00694A56" w:rsidP="00694A5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s-ES"/>
                <w14:ligatures w14:val="none"/>
              </w:rPr>
            </w:pPr>
            <w:r w:rsidRPr="00694A56">
              <w:rPr>
                <w:rFonts w:ascii="Calibri" w:eastAsia="Times New Roman" w:hAnsi="Calibri" w:cs="Calibri"/>
                <w:color w:val="000000"/>
                <w:kern w:val="0"/>
                <w:lang w:eastAsia="es-ES"/>
                <w14:ligatures w14:val="none"/>
              </w:rPr>
              <w:t>08/04/2024</w:t>
            </w:r>
          </w:p>
        </w:tc>
        <w:tc>
          <w:tcPr>
            <w:tcW w:w="2074" w:type="dxa"/>
            <w:noWrap/>
            <w:vAlign w:val="center"/>
            <w:hideMark/>
          </w:tcPr>
          <w:p w14:paraId="38F4D59C" w14:textId="77777777" w:rsidR="00694A56" w:rsidRPr="00694A56" w:rsidRDefault="00694A56" w:rsidP="00FB6447">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s-ES"/>
                <w14:ligatures w14:val="none"/>
              </w:rPr>
            </w:pPr>
            <w:r w:rsidRPr="00694A56">
              <w:rPr>
                <w:rFonts w:ascii="Calibri" w:eastAsia="Times New Roman" w:hAnsi="Calibri" w:cs="Calibri"/>
                <w:color w:val="000000"/>
                <w:kern w:val="0"/>
                <w:lang w:eastAsia="es-ES"/>
                <w14:ligatures w14:val="none"/>
              </w:rPr>
              <w:t>Gestión de la integración</w:t>
            </w:r>
          </w:p>
        </w:tc>
        <w:tc>
          <w:tcPr>
            <w:tcW w:w="992" w:type="dxa"/>
            <w:noWrap/>
            <w:vAlign w:val="center"/>
            <w:hideMark/>
          </w:tcPr>
          <w:p w14:paraId="23B39C56" w14:textId="77777777" w:rsidR="00694A56" w:rsidRPr="00694A56" w:rsidRDefault="00694A56" w:rsidP="00694A5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s-ES"/>
                <w14:ligatures w14:val="none"/>
              </w:rPr>
            </w:pPr>
            <w:r w:rsidRPr="00694A56">
              <w:rPr>
                <w:rFonts w:ascii="Calibri" w:eastAsia="Times New Roman" w:hAnsi="Calibri" w:cs="Calibri"/>
                <w:color w:val="000000"/>
                <w:kern w:val="0"/>
                <w:lang w:eastAsia="es-ES"/>
                <w14:ligatures w14:val="none"/>
              </w:rPr>
              <w:t>Omar</w:t>
            </w:r>
          </w:p>
        </w:tc>
        <w:tc>
          <w:tcPr>
            <w:tcW w:w="2834" w:type="dxa"/>
            <w:vAlign w:val="center"/>
            <w:hideMark/>
          </w:tcPr>
          <w:p w14:paraId="3C8160D7" w14:textId="020A1328" w:rsidR="00694A56" w:rsidRPr="00694A56" w:rsidRDefault="00694A56" w:rsidP="00FB6447">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lang w:eastAsia="es-ES"/>
                <w14:ligatures w14:val="none"/>
              </w:rPr>
            </w:pPr>
            <w:r w:rsidRPr="00694A56">
              <w:rPr>
                <w:rFonts w:ascii="Calibri" w:eastAsia="Times New Roman" w:hAnsi="Calibri" w:cs="Calibri"/>
                <w:color w:val="000000"/>
                <w:kern w:val="0"/>
                <w:sz w:val="20"/>
                <w:szCs w:val="20"/>
                <w:lang w:eastAsia="es-ES"/>
                <w14:ligatures w14:val="none"/>
              </w:rPr>
              <w:t xml:space="preserve">Se han añadido las descripciones de los puntos descritos, </w:t>
            </w:r>
            <w:r w:rsidR="006E0863" w:rsidRPr="00FB6447">
              <w:rPr>
                <w:rFonts w:ascii="Calibri" w:eastAsia="Times New Roman" w:hAnsi="Calibri" w:cs="Calibri"/>
                <w:color w:val="000000"/>
                <w:kern w:val="0"/>
                <w:sz w:val="20"/>
                <w:szCs w:val="20"/>
                <w:lang w:eastAsia="es-ES"/>
                <w14:ligatures w14:val="none"/>
              </w:rPr>
              <w:t>relacionándolos</w:t>
            </w:r>
            <w:r w:rsidRPr="00694A56">
              <w:rPr>
                <w:rFonts w:ascii="Calibri" w:eastAsia="Times New Roman" w:hAnsi="Calibri" w:cs="Calibri"/>
                <w:color w:val="000000"/>
                <w:kern w:val="0"/>
                <w:sz w:val="20"/>
                <w:szCs w:val="20"/>
                <w:lang w:eastAsia="es-ES"/>
                <w14:ligatures w14:val="none"/>
              </w:rPr>
              <w:t xml:space="preserve"> con el proyecto</w:t>
            </w:r>
          </w:p>
        </w:tc>
      </w:tr>
      <w:tr w:rsidR="00694A56" w:rsidRPr="00694A56" w14:paraId="66BEF996" w14:textId="77777777" w:rsidTr="00FB6447">
        <w:trPr>
          <w:trHeight w:val="300"/>
        </w:trPr>
        <w:tc>
          <w:tcPr>
            <w:cnfStyle w:val="001000000000" w:firstRow="0" w:lastRow="0" w:firstColumn="1" w:lastColumn="0" w:oddVBand="0" w:evenVBand="0" w:oddHBand="0" w:evenHBand="0" w:firstRowFirstColumn="0" w:firstRowLastColumn="0" w:lastRowFirstColumn="0" w:lastRowLastColumn="0"/>
            <w:tcW w:w="1326" w:type="dxa"/>
            <w:shd w:val="clear" w:color="auto" w:fill="FFFFFF" w:themeFill="background1"/>
            <w:noWrap/>
            <w:vAlign w:val="center"/>
            <w:hideMark/>
          </w:tcPr>
          <w:p w14:paraId="4F6E0F63" w14:textId="77777777" w:rsidR="00694A56" w:rsidRPr="00694A56" w:rsidRDefault="00694A56" w:rsidP="00694A56">
            <w:pPr>
              <w:jc w:val="center"/>
              <w:rPr>
                <w:rFonts w:ascii="Calibri" w:eastAsia="Times New Roman" w:hAnsi="Calibri" w:cs="Calibri"/>
                <w:color w:val="000000"/>
                <w:kern w:val="0"/>
                <w:lang w:eastAsia="es-ES"/>
                <w14:ligatures w14:val="none"/>
              </w:rPr>
            </w:pPr>
            <w:r w:rsidRPr="00694A56">
              <w:rPr>
                <w:rFonts w:ascii="Calibri" w:eastAsia="Times New Roman" w:hAnsi="Calibri" w:cs="Calibri"/>
                <w:color w:val="000000"/>
                <w:kern w:val="0"/>
                <w:lang w:eastAsia="es-ES"/>
                <w14:ligatures w14:val="none"/>
              </w:rPr>
              <w:t>2024.ES.026</w:t>
            </w:r>
          </w:p>
        </w:tc>
        <w:tc>
          <w:tcPr>
            <w:tcW w:w="1278" w:type="dxa"/>
            <w:shd w:val="clear" w:color="auto" w:fill="FFFFFF" w:themeFill="background1"/>
            <w:noWrap/>
            <w:vAlign w:val="center"/>
            <w:hideMark/>
          </w:tcPr>
          <w:p w14:paraId="4C513AB5" w14:textId="77777777" w:rsidR="00694A56" w:rsidRPr="00694A56" w:rsidRDefault="00694A56" w:rsidP="00694A5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s-ES"/>
                <w14:ligatures w14:val="none"/>
              </w:rPr>
            </w:pPr>
            <w:r w:rsidRPr="00694A56">
              <w:rPr>
                <w:rFonts w:ascii="Calibri" w:eastAsia="Times New Roman" w:hAnsi="Calibri" w:cs="Calibri"/>
                <w:color w:val="000000"/>
                <w:kern w:val="0"/>
                <w:lang w:eastAsia="es-ES"/>
                <w14:ligatures w14:val="none"/>
              </w:rPr>
              <w:t>08/04/2024</w:t>
            </w:r>
          </w:p>
        </w:tc>
        <w:tc>
          <w:tcPr>
            <w:tcW w:w="2074" w:type="dxa"/>
            <w:shd w:val="clear" w:color="auto" w:fill="FFFFFF" w:themeFill="background1"/>
            <w:vAlign w:val="center"/>
            <w:hideMark/>
          </w:tcPr>
          <w:p w14:paraId="63460140" w14:textId="77777777" w:rsidR="00694A56" w:rsidRPr="00694A56" w:rsidRDefault="00694A56" w:rsidP="00FB6447">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s-ES"/>
                <w14:ligatures w14:val="none"/>
              </w:rPr>
            </w:pPr>
            <w:r w:rsidRPr="00694A56">
              <w:rPr>
                <w:rFonts w:ascii="Calibri" w:eastAsia="Times New Roman" w:hAnsi="Calibri" w:cs="Calibri"/>
                <w:color w:val="000000"/>
                <w:kern w:val="0"/>
                <w:lang w:eastAsia="es-ES"/>
                <w14:ligatures w14:val="none"/>
              </w:rPr>
              <w:t>Estudios con entidad propia</w:t>
            </w:r>
          </w:p>
        </w:tc>
        <w:tc>
          <w:tcPr>
            <w:tcW w:w="992" w:type="dxa"/>
            <w:shd w:val="clear" w:color="auto" w:fill="FFFFFF" w:themeFill="background1"/>
            <w:noWrap/>
            <w:vAlign w:val="center"/>
            <w:hideMark/>
          </w:tcPr>
          <w:p w14:paraId="0FAAE9BE" w14:textId="77777777" w:rsidR="00694A56" w:rsidRPr="00694A56" w:rsidRDefault="00694A56" w:rsidP="00694A5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s-ES"/>
                <w14:ligatures w14:val="none"/>
              </w:rPr>
            </w:pPr>
            <w:r w:rsidRPr="00694A56">
              <w:rPr>
                <w:rFonts w:ascii="Calibri" w:eastAsia="Times New Roman" w:hAnsi="Calibri" w:cs="Calibri"/>
                <w:color w:val="000000"/>
                <w:kern w:val="0"/>
                <w:lang w:eastAsia="es-ES"/>
                <w14:ligatures w14:val="none"/>
              </w:rPr>
              <w:t>David</w:t>
            </w:r>
          </w:p>
        </w:tc>
        <w:tc>
          <w:tcPr>
            <w:tcW w:w="2834" w:type="dxa"/>
            <w:shd w:val="clear" w:color="auto" w:fill="FFFFFF" w:themeFill="background1"/>
            <w:vAlign w:val="center"/>
            <w:hideMark/>
          </w:tcPr>
          <w:p w14:paraId="2AD5CA4F" w14:textId="77777777" w:rsidR="00694A56" w:rsidRPr="00694A56" w:rsidRDefault="00694A56" w:rsidP="00FB6447">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eastAsia="es-ES"/>
                <w14:ligatures w14:val="none"/>
              </w:rPr>
            </w:pPr>
            <w:r w:rsidRPr="00694A56">
              <w:rPr>
                <w:rFonts w:ascii="Calibri" w:eastAsia="Times New Roman" w:hAnsi="Calibri" w:cs="Calibri"/>
                <w:color w:val="000000"/>
                <w:kern w:val="0"/>
                <w:sz w:val="20"/>
                <w:szCs w:val="20"/>
                <w:lang w:eastAsia="es-ES"/>
                <w14:ligatures w14:val="none"/>
              </w:rPr>
              <w:t>Se añadió la prevención de riesgos laborales</w:t>
            </w:r>
          </w:p>
        </w:tc>
      </w:tr>
      <w:tr w:rsidR="00694A56" w:rsidRPr="00694A56" w14:paraId="73400449" w14:textId="77777777" w:rsidTr="006E0863">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326" w:type="dxa"/>
            <w:noWrap/>
            <w:vAlign w:val="center"/>
            <w:hideMark/>
          </w:tcPr>
          <w:p w14:paraId="4779D4DF" w14:textId="77777777" w:rsidR="00694A56" w:rsidRPr="00694A56" w:rsidRDefault="00694A56" w:rsidP="00694A56">
            <w:pPr>
              <w:jc w:val="center"/>
              <w:rPr>
                <w:rFonts w:ascii="Calibri" w:eastAsia="Times New Roman" w:hAnsi="Calibri" w:cs="Calibri"/>
                <w:color w:val="000000"/>
                <w:kern w:val="0"/>
                <w:lang w:eastAsia="es-ES"/>
                <w14:ligatures w14:val="none"/>
              </w:rPr>
            </w:pPr>
            <w:r w:rsidRPr="00694A56">
              <w:rPr>
                <w:rFonts w:ascii="Calibri" w:eastAsia="Times New Roman" w:hAnsi="Calibri" w:cs="Calibri"/>
                <w:color w:val="000000"/>
                <w:kern w:val="0"/>
                <w:lang w:eastAsia="es-ES"/>
                <w14:ligatures w14:val="none"/>
              </w:rPr>
              <w:t>2024.ES.027</w:t>
            </w:r>
          </w:p>
        </w:tc>
        <w:tc>
          <w:tcPr>
            <w:tcW w:w="1278" w:type="dxa"/>
            <w:noWrap/>
            <w:vAlign w:val="center"/>
            <w:hideMark/>
          </w:tcPr>
          <w:p w14:paraId="27E83FA3" w14:textId="77777777" w:rsidR="00694A56" w:rsidRPr="00694A56" w:rsidRDefault="00694A56" w:rsidP="00694A5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s-ES"/>
                <w14:ligatures w14:val="none"/>
              </w:rPr>
            </w:pPr>
            <w:r w:rsidRPr="00694A56">
              <w:rPr>
                <w:rFonts w:ascii="Calibri" w:eastAsia="Times New Roman" w:hAnsi="Calibri" w:cs="Calibri"/>
                <w:color w:val="000000"/>
                <w:kern w:val="0"/>
                <w:lang w:eastAsia="es-ES"/>
                <w14:ligatures w14:val="none"/>
              </w:rPr>
              <w:t>10/04/2024</w:t>
            </w:r>
          </w:p>
        </w:tc>
        <w:tc>
          <w:tcPr>
            <w:tcW w:w="2074" w:type="dxa"/>
            <w:noWrap/>
            <w:vAlign w:val="center"/>
            <w:hideMark/>
          </w:tcPr>
          <w:p w14:paraId="13DE14C7" w14:textId="77777777" w:rsidR="00694A56" w:rsidRPr="00694A56" w:rsidRDefault="00694A56" w:rsidP="00FB6447">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s-ES"/>
                <w14:ligatures w14:val="none"/>
              </w:rPr>
            </w:pPr>
            <w:r w:rsidRPr="00694A56">
              <w:rPr>
                <w:rFonts w:ascii="Calibri" w:eastAsia="Times New Roman" w:hAnsi="Calibri" w:cs="Calibri"/>
                <w:color w:val="000000"/>
                <w:kern w:val="0"/>
                <w:lang w:eastAsia="es-ES"/>
                <w14:ligatures w14:val="none"/>
              </w:rPr>
              <w:t>Análisis y Diseño del sistema</w:t>
            </w:r>
          </w:p>
        </w:tc>
        <w:tc>
          <w:tcPr>
            <w:tcW w:w="992" w:type="dxa"/>
            <w:noWrap/>
            <w:vAlign w:val="center"/>
            <w:hideMark/>
          </w:tcPr>
          <w:p w14:paraId="49CFD17C" w14:textId="77777777" w:rsidR="00694A56" w:rsidRPr="00694A56" w:rsidRDefault="00694A56" w:rsidP="00694A5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s-ES"/>
                <w14:ligatures w14:val="none"/>
              </w:rPr>
            </w:pPr>
            <w:r w:rsidRPr="00694A56">
              <w:rPr>
                <w:rFonts w:ascii="Calibri" w:eastAsia="Times New Roman" w:hAnsi="Calibri" w:cs="Calibri"/>
                <w:color w:val="000000"/>
                <w:kern w:val="0"/>
                <w:lang w:eastAsia="es-ES"/>
                <w14:ligatures w14:val="none"/>
              </w:rPr>
              <w:t>Omar</w:t>
            </w:r>
          </w:p>
        </w:tc>
        <w:tc>
          <w:tcPr>
            <w:tcW w:w="2834" w:type="dxa"/>
            <w:vAlign w:val="center"/>
            <w:hideMark/>
          </w:tcPr>
          <w:p w14:paraId="44A46EEB" w14:textId="7B5BA04C" w:rsidR="00694A56" w:rsidRPr="00694A56" w:rsidRDefault="00694A56" w:rsidP="00FB6447">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lang w:eastAsia="es-ES"/>
                <w14:ligatures w14:val="none"/>
              </w:rPr>
            </w:pPr>
            <w:r w:rsidRPr="00694A56">
              <w:rPr>
                <w:rFonts w:ascii="Calibri" w:eastAsia="Times New Roman" w:hAnsi="Calibri" w:cs="Calibri"/>
                <w:color w:val="000000"/>
                <w:kern w:val="0"/>
                <w:sz w:val="20"/>
                <w:szCs w:val="20"/>
                <w:lang w:eastAsia="es-ES"/>
                <w14:ligatures w14:val="none"/>
              </w:rPr>
              <w:t xml:space="preserve">Se han añadido los diagramas de despliegue, componentes y paquetes </w:t>
            </w:r>
            <w:r w:rsidRPr="00FB6447">
              <w:rPr>
                <w:rFonts w:ascii="Calibri" w:eastAsia="Times New Roman" w:hAnsi="Calibri" w:cs="Calibri"/>
                <w:color w:val="000000"/>
                <w:kern w:val="0"/>
                <w:sz w:val="20"/>
                <w:szCs w:val="20"/>
                <w:lang w:eastAsia="es-ES"/>
                <w14:ligatures w14:val="none"/>
              </w:rPr>
              <w:t xml:space="preserve">del </w:t>
            </w:r>
            <w:r w:rsidR="006E0863" w:rsidRPr="00FB6447">
              <w:rPr>
                <w:rFonts w:ascii="Calibri" w:eastAsia="Times New Roman" w:hAnsi="Calibri" w:cs="Calibri"/>
                <w:color w:val="000000"/>
                <w:kern w:val="0"/>
                <w:sz w:val="20"/>
                <w:szCs w:val="20"/>
                <w:lang w:eastAsia="es-ES"/>
                <w14:ligatures w14:val="none"/>
              </w:rPr>
              <w:t>proyecto</w:t>
            </w:r>
          </w:p>
        </w:tc>
      </w:tr>
      <w:tr w:rsidR="00694A56" w:rsidRPr="00694A56" w14:paraId="03C17E25" w14:textId="77777777" w:rsidTr="008C7428">
        <w:trPr>
          <w:trHeight w:val="300"/>
        </w:trPr>
        <w:tc>
          <w:tcPr>
            <w:cnfStyle w:val="001000000000" w:firstRow="0" w:lastRow="0" w:firstColumn="1" w:lastColumn="0" w:oddVBand="0" w:evenVBand="0" w:oddHBand="0" w:evenHBand="0" w:firstRowFirstColumn="0" w:firstRowLastColumn="0" w:lastRowFirstColumn="0" w:lastRowLastColumn="0"/>
            <w:tcW w:w="1326" w:type="dxa"/>
            <w:shd w:val="clear" w:color="auto" w:fill="FFFFFF" w:themeFill="background1"/>
            <w:noWrap/>
            <w:vAlign w:val="center"/>
            <w:hideMark/>
          </w:tcPr>
          <w:p w14:paraId="79F15954" w14:textId="77777777" w:rsidR="00694A56" w:rsidRPr="00694A56" w:rsidRDefault="00694A56" w:rsidP="00694A56">
            <w:pPr>
              <w:jc w:val="center"/>
              <w:rPr>
                <w:rFonts w:ascii="Calibri" w:eastAsia="Times New Roman" w:hAnsi="Calibri" w:cs="Calibri"/>
                <w:color w:val="000000"/>
                <w:kern w:val="0"/>
                <w:lang w:eastAsia="es-ES"/>
                <w14:ligatures w14:val="none"/>
              </w:rPr>
            </w:pPr>
            <w:r w:rsidRPr="00694A56">
              <w:rPr>
                <w:rFonts w:ascii="Calibri" w:eastAsia="Times New Roman" w:hAnsi="Calibri" w:cs="Calibri"/>
                <w:color w:val="000000"/>
                <w:kern w:val="0"/>
                <w:lang w:eastAsia="es-ES"/>
                <w14:ligatures w14:val="none"/>
              </w:rPr>
              <w:t>2024.ES.028</w:t>
            </w:r>
          </w:p>
        </w:tc>
        <w:tc>
          <w:tcPr>
            <w:tcW w:w="1278" w:type="dxa"/>
            <w:shd w:val="clear" w:color="auto" w:fill="FFFFFF" w:themeFill="background1"/>
            <w:noWrap/>
            <w:vAlign w:val="center"/>
            <w:hideMark/>
          </w:tcPr>
          <w:p w14:paraId="3AFCF29D" w14:textId="77777777" w:rsidR="00694A56" w:rsidRPr="00694A56" w:rsidRDefault="00694A56" w:rsidP="00694A5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s-ES"/>
                <w14:ligatures w14:val="none"/>
              </w:rPr>
            </w:pPr>
            <w:r w:rsidRPr="00694A56">
              <w:rPr>
                <w:rFonts w:ascii="Calibri" w:eastAsia="Times New Roman" w:hAnsi="Calibri" w:cs="Calibri"/>
                <w:color w:val="000000"/>
                <w:kern w:val="0"/>
                <w:lang w:eastAsia="es-ES"/>
                <w14:ligatures w14:val="none"/>
              </w:rPr>
              <w:t>10/04/2024</w:t>
            </w:r>
          </w:p>
        </w:tc>
        <w:tc>
          <w:tcPr>
            <w:tcW w:w="2074" w:type="dxa"/>
            <w:shd w:val="clear" w:color="auto" w:fill="FFFFFF" w:themeFill="background1"/>
            <w:noWrap/>
            <w:vAlign w:val="center"/>
            <w:hideMark/>
          </w:tcPr>
          <w:p w14:paraId="14F437B2" w14:textId="77777777" w:rsidR="00694A56" w:rsidRPr="00694A56" w:rsidRDefault="00694A56" w:rsidP="00FB6447">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s-ES"/>
                <w14:ligatures w14:val="none"/>
              </w:rPr>
            </w:pPr>
            <w:r w:rsidRPr="00694A56">
              <w:rPr>
                <w:rFonts w:ascii="Calibri" w:eastAsia="Times New Roman" w:hAnsi="Calibri" w:cs="Calibri"/>
                <w:color w:val="000000"/>
                <w:kern w:val="0"/>
                <w:lang w:eastAsia="es-ES"/>
                <w14:ligatures w14:val="none"/>
              </w:rPr>
              <w:t>Gestión de plazos</w:t>
            </w:r>
          </w:p>
        </w:tc>
        <w:tc>
          <w:tcPr>
            <w:tcW w:w="992" w:type="dxa"/>
            <w:shd w:val="clear" w:color="auto" w:fill="FFFFFF" w:themeFill="background1"/>
            <w:noWrap/>
            <w:vAlign w:val="center"/>
            <w:hideMark/>
          </w:tcPr>
          <w:p w14:paraId="78096627" w14:textId="77777777" w:rsidR="00694A56" w:rsidRPr="00694A56" w:rsidRDefault="00694A56" w:rsidP="00694A5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s-ES"/>
                <w14:ligatures w14:val="none"/>
              </w:rPr>
            </w:pPr>
            <w:r w:rsidRPr="00694A56">
              <w:rPr>
                <w:rFonts w:ascii="Calibri" w:eastAsia="Times New Roman" w:hAnsi="Calibri" w:cs="Calibri"/>
                <w:color w:val="000000"/>
                <w:kern w:val="0"/>
                <w:lang w:eastAsia="es-ES"/>
                <w14:ligatures w14:val="none"/>
              </w:rPr>
              <w:t>Mercurio</w:t>
            </w:r>
          </w:p>
        </w:tc>
        <w:tc>
          <w:tcPr>
            <w:tcW w:w="2834" w:type="dxa"/>
            <w:shd w:val="clear" w:color="auto" w:fill="FFFFFF" w:themeFill="background1"/>
            <w:vAlign w:val="center"/>
            <w:hideMark/>
          </w:tcPr>
          <w:p w14:paraId="1BA0D2BE" w14:textId="77777777" w:rsidR="00694A56" w:rsidRPr="00694A56" w:rsidRDefault="00694A56" w:rsidP="00FB6447">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eastAsia="es-ES"/>
                <w14:ligatures w14:val="none"/>
              </w:rPr>
            </w:pPr>
            <w:r w:rsidRPr="00694A56">
              <w:rPr>
                <w:rFonts w:ascii="Calibri" w:eastAsia="Times New Roman" w:hAnsi="Calibri" w:cs="Calibri"/>
                <w:color w:val="000000"/>
                <w:kern w:val="0"/>
                <w:sz w:val="20"/>
                <w:szCs w:val="20"/>
                <w:lang w:eastAsia="es-ES"/>
                <w14:ligatures w14:val="none"/>
              </w:rPr>
              <w:t>Se redacta la gestión de plazos</w:t>
            </w:r>
          </w:p>
        </w:tc>
      </w:tr>
      <w:tr w:rsidR="00694A56" w:rsidRPr="00694A56" w14:paraId="3150FE48" w14:textId="77777777" w:rsidTr="006E086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26" w:type="dxa"/>
            <w:noWrap/>
            <w:vAlign w:val="center"/>
            <w:hideMark/>
          </w:tcPr>
          <w:p w14:paraId="311110FB" w14:textId="77777777" w:rsidR="00694A56" w:rsidRPr="00694A56" w:rsidRDefault="00694A56" w:rsidP="00694A56">
            <w:pPr>
              <w:jc w:val="center"/>
              <w:rPr>
                <w:rFonts w:ascii="Calibri" w:eastAsia="Times New Roman" w:hAnsi="Calibri" w:cs="Calibri"/>
                <w:color w:val="000000"/>
                <w:kern w:val="0"/>
                <w:lang w:eastAsia="es-ES"/>
                <w14:ligatures w14:val="none"/>
              </w:rPr>
            </w:pPr>
            <w:r w:rsidRPr="00694A56">
              <w:rPr>
                <w:rFonts w:ascii="Calibri" w:eastAsia="Times New Roman" w:hAnsi="Calibri" w:cs="Calibri"/>
                <w:color w:val="000000"/>
                <w:kern w:val="0"/>
                <w:lang w:eastAsia="es-ES"/>
                <w14:ligatures w14:val="none"/>
              </w:rPr>
              <w:t>2024.ES.029</w:t>
            </w:r>
          </w:p>
        </w:tc>
        <w:tc>
          <w:tcPr>
            <w:tcW w:w="1278" w:type="dxa"/>
            <w:noWrap/>
            <w:vAlign w:val="center"/>
            <w:hideMark/>
          </w:tcPr>
          <w:p w14:paraId="76C54838" w14:textId="77777777" w:rsidR="00694A56" w:rsidRPr="00694A56" w:rsidRDefault="00694A56" w:rsidP="00694A5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s-ES"/>
                <w14:ligatures w14:val="none"/>
              </w:rPr>
            </w:pPr>
            <w:r w:rsidRPr="00694A56">
              <w:rPr>
                <w:rFonts w:ascii="Calibri" w:eastAsia="Times New Roman" w:hAnsi="Calibri" w:cs="Calibri"/>
                <w:color w:val="000000"/>
                <w:kern w:val="0"/>
                <w:lang w:eastAsia="es-ES"/>
                <w14:ligatures w14:val="none"/>
              </w:rPr>
              <w:t>11/04/2024</w:t>
            </w:r>
          </w:p>
        </w:tc>
        <w:tc>
          <w:tcPr>
            <w:tcW w:w="2074" w:type="dxa"/>
            <w:vAlign w:val="center"/>
            <w:hideMark/>
          </w:tcPr>
          <w:p w14:paraId="097080C9" w14:textId="77777777" w:rsidR="00694A56" w:rsidRPr="00694A56" w:rsidRDefault="00694A56" w:rsidP="00FB6447">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s-ES"/>
                <w14:ligatures w14:val="none"/>
              </w:rPr>
            </w:pPr>
            <w:r w:rsidRPr="00694A56">
              <w:rPr>
                <w:rFonts w:ascii="Calibri" w:eastAsia="Times New Roman" w:hAnsi="Calibri" w:cs="Calibri"/>
                <w:color w:val="000000"/>
                <w:kern w:val="0"/>
                <w:lang w:eastAsia="es-ES"/>
                <w14:ligatures w14:val="none"/>
              </w:rPr>
              <w:t>Análisis de riesgos</w:t>
            </w:r>
          </w:p>
        </w:tc>
        <w:tc>
          <w:tcPr>
            <w:tcW w:w="992" w:type="dxa"/>
            <w:noWrap/>
            <w:vAlign w:val="center"/>
            <w:hideMark/>
          </w:tcPr>
          <w:p w14:paraId="3C095CFC" w14:textId="77777777" w:rsidR="00694A56" w:rsidRPr="00694A56" w:rsidRDefault="00694A56" w:rsidP="00694A5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s-ES"/>
                <w14:ligatures w14:val="none"/>
              </w:rPr>
            </w:pPr>
            <w:r w:rsidRPr="00694A56">
              <w:rPr>
                <w:rFonts w:ascii="Calibri" w:eastAsia="Times New Roman" w:hAnsi="Calibri" w:cs="Calibri"/>
                <w:color w:val="000000"/>
                <w:kern w:val="0"/>
                <w:lang w:eastAsia="es-ES"/>
                <w14:ligatures w14:val="none"/>
              </w:rPr>
              <w:t>David</w:t>
            </w:r>
          </w:p>
        </w:tc>
        <w:tc>
          <w:tcPr>
            <w:tcW w:w="2834" w:type="dxa"/>
            <w:vAlign w:val="center"/>
            <w:hideMark/>
          </w:tcPr>
          <w:p w14:paraId="4E4111B4" w14:textId="77777777" w:rsidR="00694A56" w:rsidRPr="00694A56" w:rsidRDefault="00694A56" w:rsidP="00FB6447">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lang w:eastAsia="es-ES"/>
                <w14:ligatures w14:val="none"/>
              </w:rPr>
            </w:pPr>
            <w:r w:rsidRPr="00694A56">
              <w:rPr>
                <w:rFonts w:ascii="Calibri" w:eastAsia="Times New Roman" w:hAnsi="Calibri" w:cs="Calibri"/>
                <w:color w:val="000000"/>
                <w:kern w:val="0"/>
                <w:sz w:val="20"/>
                <w:szCs w:val="20"/>
                <w:lang w:eastAsia="es-ES"/>
                <w14:ligatures w14:val="none"/>
              </w:rPr>
              <w:t>Se añadieron los riesgos restantes del análisis</w:t>
            </w:r>
          </w:p>
        </w:tc>
      </w:tr>
      <w:tr w:rsidR="00694A56" w:rsidRPr="00694A56" w14:paraId="4C044DEC" w14:textId="77777777" w:rsidTr="00FB6447">
        <w:trPr>
          <w:trHeight w:val="600"/>
        </w:trPr>
        <w:tc>
          <w:tcPr>
            <w:cnfStyle w:val="001000000000" w:firstRow="0" w:lastRow="0" w:firstColumn="1" w:lastColumn="0" w:oddVBand="0" w:evenVBand="0" w:oddHBand="0" w:evenHBand="0" w:firstRowFirstColumn="0" w:firstRowLastColumn="0" w:lastRowFirstColumn="0" w:lastRowLastColumn="0"/>
            <w:tcW w:w="1326" w:type="dxa"/>
            <w:shd w:val="clear" w:color="auto" w:fill="FFFFFF" w:themeFill="background1"/>
            <w:noWrap/>
            <w:vAlign w:val="center"/>
            <w:hideMark/>
          </w:tcPr>
          <w:p w14:paraId="0B37EC79" w14:textId="77777777" w:rsidR="00694A56" w:rsidRPr="00694A56" w:rsidRDefault="00694A56" w:rsidP="00694A56">
            <w:pPr>
              <w:jc w:val="center"/>
              <w:rPr>
                <w:rFonts w:ascii="Calibri" w:eastAsia="Times New Roman" w:hAnsi="Calibri" w:cs="Calibri"/>
                <w:color w:val="000000"/>
                <w:kern w:val="0"/>
                <w:lang w:eastAsia="es-ES"/>
                <w14:ligatures w14:val="none"/>
              </w:rPr>
            </w:pPr>
            <w:r w:rsidRPr="00694A56">
              <w:rPr>
                <w:rFonts w:ascii="Calibri" w:eastAsia="Times New Roman" w:hAnsi="Calibri" w:cs="Calibri"/>
                <w:color w:val="000000"/>
                <w:kern w:val="0"/>
                <w:lang w:eastAsia="es-ES"/>
                <w14:ligatures w14:val="none"/>
              </w:rPr>
              <w:t>2024.ES.030</w:t>
            </w:r>
          </w:p>
        </w:tc>
        <w:tc>
          <w:tcPr>
            <w:tcW w:w="1278" w:type="dxa"/>
            <w:shd w:val="clear" w:color="auto" w:fill="FFFFFF" w:themeFill="background1"/>
            <w:noWrap/>
            <w:vAlign w:val="center"/>
            <w:hideMark/>
          </w:tcPr>
          <w:p w14:paraId="7B77890A" w14:textId="77777777" w:rsidR="00694A56" w:rsidRPr="00694A56" w:rsidRDefault="00694A56" w:rsidP="00694A5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s-ES"/>
                <w14:ligatures w14:val="none"/>
              </w:rPr>
            </w:pPr>
            <w:r w:rsidRPr="00694A56">
              <w:rPr>
                <w:rFonts w:ascii="Calibri" w:eastAsia="Times New Roman" w:hAnsi="Calibri" w:cs="Calibri"/>
                <w:color w:val="000000"/>
                <w:kern w:val="0"/>
                <w:lang w:eastAsia="es-ES"/>
                <w14:ligatures w14:val="none"/>
              </w:rPr>
              <w:t>13/04/2024</w:t>
            </w:r>
          </w:p>
        </w:tc>
        <w:tc>
          <w:tcPr>
            <w:tcW w:w="2074" w:type="dxa"/>
            <w:shd w:val="clear" w:color="auto" w:fill="FFFFFF" w:themeFill="background1"/>
            <w:noWrap/>
            <w:vAlign w:val="center"/>
            <w:hideMark/>
          </w:tcPr>
          <w:p w14:paraId="33D12F7B" w14:textId="77777777" w:rsidR="00694A56" w:rsidRPr="00694A56" w:rsidRDefault="00694A56" w:rsidP="00FB6447">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s-ES"/>
                <w14:ligatures w14:val="none"/>
              </w:rPr>
            </w:pPr>
            <w:r w:rsidRPr="00694A56">
              <w:rPr>
                <w:rFonts w:ascii="Calibri" w:eastAsia="Times New Roman" w:hAnsi="Calibri" w:cs="Calibri"/>
                <w:color w:val="000000"/>
                <w:kern w:val="0"/>
                <w:lang w:eastAsia="es-ES"/>
                <w14:ligatures w14:val="none"/>
              </w:rPr>
              <w:t>Descripción de la situación actual</w:t>
            </w:r>
          </w:p>
        </w:tc>
        <w:tc>
          <w:tcPr>
            <w:tcW w:w="992" w:type="dxa"/>
            <w:shd w:val="clear" w:color="auto" w:fill="FFFFFF" w:themeFill="background1"/>
            <w:noWrap/>
            <w:vAlign w:val="center"/>
            <w:hideMark/>
          </w:tcPr>
          <w:p w14:paraId="7B175C6B" w14:textId="77777777" w:rsidR="00694A56" w:rsidRPr="00694A56" w:rsidRDefault="00694A56" w:rsidP="00694A5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s-ES"/>
                <w14:ligatures w14:val="none"/>
              </w:rPr>
            </w:pPr>
            <w:r w:rsidRPr="00694A56">
              <w:rPr>
                <w:rFonts w:ascii="Calibri" w:eastAsia="Times New Roman" w:hAnsi="Calibri" w:cs="Calibri"/>
                <w:color w:val="000000"/>
                <w:kern w:val="0"/>
                <w:lang w:eastAsia="es-ES"/>
                <w14:ligatures w14:val="none"/>
              </w:rPr>
              <w:t>Omar</w:t>
            </w:r>
          </w:p>
        </w:tc>
        <w:tc>
          <w:tcPr>
            <w:tcW w:w="2834" w:type="dxa"/>
            <w:shd w:val="clear" w:color="auto" w:fill="FFFFFF" w:themeFill="background1"/>
            <w:vAlign w:val="center"/>
            <w:hideMark/>
          </w:tcPr>
          <w:p w14:paraId="4A4173CD" w14:textId="77777777" w:rsidR="00694A56" w:rsidRPr="00694A56" w:rsidRDefault="00694A56" w:rsidP="00FB6447">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eastAsia="es-ES"/>
                <w14:ligatures w14:val="none"/>
              </w:rPr>
            </w:pPr>
            <w:r w:rsidRPr="00694A56">
              <w:rPr>
                <w:rFonts w:ascii="Calibri" w:eastAsia="Times New Roman" w:hAnsi="Calibri" w:cs="Calibri"/>
                <w:color w:val="000000"/>
                <w:kern w:val="0"/>
                <w:sz w:val="20"/>
                <w:szCs w:val="20"/>
                <w:lang w:eastAsia="es-ES"/>
                <w14:ligatures w14:val="none"/>
              </w:rPr>
              <w:t>Se han añadido los diagramas explicativos de la situación actual</w:t>
            </w:r>
          </w:p>
        </w:tc>
      </w:tr>
      <w:tr w:rsidR="00694A56" w:rsidRPr="00694A56" w14:paraId="330EA995" w14:textId="77777777" w:rsidTr="006E086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26" w:type="dxa"/>
            <w:noWrap/>
            <w:vAlign w:val="center"/>
            <w:hideMark/>
          </w:tcPr>
          <w:p w14:paraId="5C2E3764" w14:textId="77777777" w:rsidR="00694A56" w:rsidRPr="00694A56" w:rsidRDefault="00694A56" w:rsidP="00694A56">
            <w:pPr>
              <w:jc w:val="center"/>
              <w:rPr>
                <w:rFonts w:ascii="Calibri" w:eastAsia="Times New Roman" w:hAnsi="Calibri" w:cs="Calibri"/>
                <w:color w:val="000000"/>
                <w:kern w:val="0"/>
                <w:lang w:eastAsia="es-ES"/>
                <w14:ligatures w14:val="none"/>
              </w:rPr>
            </w:pPr>
            <w:r w:rsidRPr="00694A56">
              <w:rPr>
                <w:rFonts w:ascii="Calibri" w:eastAsia="Times New Roman" w:hAnsi="Calibri" w:cs="Calibri"/>
                <w:color w:val="000000"/>
                <w:kern w:val="0"/>
                <w:lang w:eastAsia="es-ES"/>
                <w14:ligatures w14:val="none"/>
              </w:rPr>
              <w:t>2024.ES.031</w:t>
            </w:r>
          </w:p>
        </w:tc>
        <w:tc>
          <w:tcPr>
            <w:tcW w:w="1278" w:type="dxa"/>
            <w:noWrap/>
            <w:vAlign w:val="center"/>
            <w:hideMark/>
          </w:tcPr>
          <w:p w14:paraId="740FDD4D" w14:textId="77777777" w:rsidR="00694A56" w:rsidRPr="00694A56" w:rsidRDefault="00694A56" w:rsidP="00694A5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s-ES"/>
                <w14:ligatures w14:val="none"/>
              </w:rPr>
            </w:pPr>
            <w:r w:rsidRPr="00694A56">
              <w:rPr>
                <w:rFonts w:ascii="Calibri" w:eastAsia="Times New Roman" w:hAnsi="Calibri" w:cs="Calibri"/>
                <w:color w:val="000000"/>
                <w:kern w:val="0"/>
                <w:lang w:eastAsia="es-ES"/>
                <w14:ligatures w14:val="none"/>
              </w:rPr>
              <w:t>14/04/2024</w:t>
            </w:r>
          </w:p>
        </w:tc>
        <w:tc>
          <w:tcPr>
            <w:tcW w:w="2074" w:type="dxa"/>
            <w:noWrap/>
            <w:vAlign w:val="center"/>
            <w:hideMark/>
          </w:tcPr>
          <w:p w14:paraId="1FA9DB58" w14:textId="77777777" w:rsidR="00694A56" w:rsidRPr="00694A56" w:rsidRDefault="00694A56" w:rsidP="00FB6447">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s-ES"/>
                <w14:ligatures w14:val="none"/>
              </w:rPr>
            </w:pPr>
            <w:r w:rsidRPr="00694A56">
              <w:rPr>
                <w:rFonts w:ascii="Calibri" w:eastAsia="Times New Roman" w:hAnsi="Calibri" w:cs="Calibri"/>
                <w:color w:val="000000"/>
                <w:kern w:val="0"/>
                <w:lang w:eastAsia="es-ES"/>
                <w14:ligatures w14:val="none"/>
              </w:rPr>
              <w:t>Gestión de calidad</w:t>
            </w:r>
          </w:p>
        </w:tc>
        <w:tc>
          <w:tcPr>
            <w:tcW w:w="992" w:type="dxa"/>
            <w:noWrap/>
            <w:vAlign w:val="center"/>
            <w:hideMark/>
          </w:tcPr>
          <w:p w14:paraId="525088EC" w14:textId="77777777" w:rsidR="00694A56" w:rsidRPr="00694A56" w:rsidRDefault="00694A56" w:rsidP="00694A5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s-ES"/>
                <w14:ligatures w14:val="none"/>
              </w:rPr>
            </w:pPr>
            <w:r w:rsidRPr="00694A56">
              <w:rPr>
                <w:rFonts w:ascii="Calibri" w:eastAsia="Times New Roman" w:hAnsi="Calibri" w:cs="Calibri"/>
                <w:color w:val="000000"/>
                <w:kern w:val="0"/>
                <w:lang w:eastAsia="es-ES"/>
                <w14:ligatures w14:val="none"/>
              </w:rPr>
              <w:t>Mercurio</w:t>
            </w:r>
          </w:p>
        </w:tc>
        <w:tc>
          <w:tcPr>
            <w:tcW w:w="2834" w:type="dxa"/>
            <w:vAlign w:val="center"/>
            <w:hideMark/>
          </w:tcPr>
          <w:p w14:paraId="76A1AA49" w14:textId="77777777" w:rsidR="00694A56" w:rsidRPr="00694A56" w:rsidRDefault="00694A56" w:rsidP="00FB6447">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lang w:eastAsia="es-ES"/>
                <w14:ligatures w14:val="none"/>
              </w:rPr>
            </w:pPr>
            <w:r w:rsidRPr="00694A56">
              <w:rPr>
                <w:rFonts w:ascii="Calibri" w:eastAsia="Times New Roman" w:hAnsi="Calibri" w:cs="Calibri"/>
                <w:color w:val="000000"/>
                <w:kern w:val="0"/>
                <w:sz w:val="20"/>
                <w:szCs w:val="20"/>
                <w:lang w:eastAsia="es-ES"/>
                <w14:ligatures w14:val="none"/>
              </w:rPr>
              <w:t>Se redacta la gestión de calidad</w:t>
            </w:r>
          </w:p>
        </w:tc>
      </w:tr>
      <w:tr w:rsidR="00694A56" w:rsidRPr="00694A56" w14:paraId="00187C61" w14:textId="77777777" w:rsidTr="00FB6447">
        <w:trPr>
          <w:trHeight w:val="300"/>
        </w:trPr>
        <w:tc>
          <w:tcPr>
            <w:cnfStyle w:val="001000000000" w:firstRow="0" w:lastRow="0" w:firstColumn="1" w:lastColumn="0" w:oddVBand="0" w:evenVBand="0" w:oddHBand="0" w:evenHBand="0" w:firstRowFirstColumn="0" w:firstRowLastColumn="0" w:lastRowFirstColumn="0" w:lastRowLastColumn="0"/>
            <w:tcW w:w="1326" w:type="dxa"/>
            <w:shd w:val="clear" w:color="auto" w:fill="FFFFFF" w:themeFill="background1"/>
            <w:noWrap/>
            <w:vAlign w:val="center"/>
            <w:hideMark/>
          </w:tcPr>
          <w:p w14:paraId="548C84BB" w14:textId="77777777" w:rsidR="00694A56" w:rsidRPr="00694A56" w:rsidRDefault="00694A56" w:rsidP="00694A56">
            <w:pPr>
              <w:jc w:val="center"/>
              <w:rPr>
                <w:rFonts w:ascii="Calibri" w:eastAsia="Times New Roman" w:hAnsi="Calibri" w:cs="Calibri"/>
                <w:color w:val="000000"/>
                <w:kern w:val="0"/>
                <w:lang w:eastAsia="es-ES"/>
                <w14:ligatures w14:val="none"/>
              </w:rPr>
            </w:pPr>
            <w:r w:rsidRPr="00694A56">
              <w:rPr>
                <w:rFonts w:ascii="Calibri" w:eastAsia="Times New Roman" w:hAnsi="Calibri" w:cs="Calibri"/>
                <w:color w:val="000000"/>
                <w:kern w:val="0"/>
                <w:lang w:eastAsia="es-ES"/>
                <w14:ligatures w14:val="none"/>
              </w:rPr>
              <w:t>2024.ES.032</w:t>
            </w:r>
          </w:p>
        </w:tc>
        <w:tc>
          <w:tcPr>
            <w:tcW w:w="1278" w:type="dxa"/>
            <w:shd w:val="clear" w:color="auto" w:fill="FFFFFF" w:themeFill="background1"/>
            <w:noWrap/>
            <w:vAlign w:val="center"/>
            <w:hideMark/>
          </w:tcPr>
          <w:p w14:paraId="2DCCDE57" w14:textId="77777777" w:rsidR="00694A56" w:rsidRPr="00694A56" w:rsidRDefault="00694A56" w:rsidP="00694A5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s-ES"/>
                <w14:ligatures w14:val="none"/>
              </w:rPr>
            </w:pPr>
            <w:r w:rsidRPr="00694A56">
              <w:rPr>
                <w:rFonts w:ascii="Calibri" w:eastAsia="Times New Roman" w:hAnsi="Calibri" w:cs="Calibri"/>
                <w:color w:val="000000"/>
                <w:kern w:val="0"/>
                <w:lang w:eastAsia="es-ES"/>
                <w14:ligatures w14:val="none"/>
              </w:rPr>
              <w:t>14/04/2024</w:t>
            </w:r>
          </w:p>
        </w:tc>
        <w:tc>
          <w:tcPr>
            <w:tcW w:w="2074" w:type="dxa"/>
            <w:shd w:val="clear" w:color="auto" w:fill="FFFFFF" w:themeFill="background1"/>
            <w:noWrap/>
            <w:vAlign w:val="center"/>
            <w:hideMark/>
          </w:tcPr>
          <w:p w14:paraId="277A725E" w14:textId="77777777" w:rsidR="00694A56" w:rsidRPr="00694A56" w:rsidRDefault="00694A56" w:rsidP="00FB6447">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s-ES"/>
                <w14:ligatures w14:val="none"/>
              </w:rPr>
            </w:pPr>
            <w:r w:rsidRPr="00694A56">
              <w:rPr>
                <w:rFonts w:ascii="Calibri" w:eastAsia="Times New Roman" w:hAnsi="Calibri" w:cs="Calibri"/>
                <w:color w:val="000000"/>
                <w:kern w:val="0"/>
                <w:lang w:eastAsia="es-ES"/>
                <w14:ligatures w14:val="none"/>
              </w:rPr>
              <w:t>Otros anexos</w:t>
            </w:r>
          </w:p>
        </w:tc>
        <w:tc>
          <w:tcPr>
            <w:tcW w:w="992" w:type="dxa"/>
            <w:shd w:val="clear" w:color="auto" w:fill="FFFFFF" w:themeFill="background1"/>
            <w:noWrap/>
            <w:vAlign w:val="center"/>
            <w:hideMark/>
          </w:tcPr>
          <w:p w14:paraId="1F8253EC" w14:textId="77777777" w:rsidR="00694A56" w:rsidRPr="00694A56" w:rsidRDefault="00694A56" w:rsidP="00694A5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s-ES"/>
                <w14:ligatures w14:val="none"/>
              </w:rPr>
            </w:pPr>
            <w:r w:rsidRPr="00694A56">
              <w:rPr>
                <w:rFonts w:ascii="Calibri" w:eastAsia="Times New Roman" w:hAnsi="Calibri" w:cs="Calibri"/>
                <w:color w:val="000000"/>
                <w:kern w:val="0"/>
                <w:lang w:eastAsia="es-ES"/>
                <w14:ligatures w14:val="none"/>
              </w:rPr>
              <w:t>Omar</w:t>
            </w:r>
          </w:p>
        </w:tc>
        <w:tc>
          <w:tcPr>
            <w:tcW w:w="2834" w:type="dxa"/>
            <w:shd w:val="clear" w:color="auto" w:fill="FFFFFF" w:themeFill="background1"/>
            <w:vAlign w:val="center"/>
            <w:hideMark/>
          </w:tcPr>
          <w:p w14:paraId="65DA3B0E" w14:textId="77777777" w:rsidR="00694A56" w:rsidRPr="00694A56" w:rsidRDefault="00694A56" w:rsidP="00FB6447">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eastAsia="es-ES"/>
                <w14:ligatures w14:val="none"/>
              </w:rPr>
            </w:pPr>
            <w:r w:rsidRPr="00694A56">
              <w:rPr>
                <w:rFonts w:ascii="Calibri" w:eastAsia="Times New Roman" w:hAnsi="Calibri" w:cs="Calibri"/>
                <w:color w:val="000000"/>
                <w:kern w:val="0"/>
                <w:sz w:val="20"/>
                <w:szCs w:val="20"/>
                <w:lang w:eastAsia="es-ES"/>
                <w14:ligatures w14:val="none"/>
              </w:rPr>
              <w:t>Se ha finalizado el anexo de los medios personales</w:t>
            </w:r>
          </w:p>
        </w:tc>
      </w:tr>
      <w:tr w:rsidR="00694A56" w:rsidRPr="00694A56" w14:paraId="49C423D1" w14:textId="77777777" w:rsidTr="006E086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26" w:type="dxa"/>
            <w:noWrap/>
            <w:vAlign w:val="center"/>
            <w:hideMark/>
          </w:tcPr>
          <w:p w14:paraId="4668451E" w14:textId="77777777" w:rsidR="00694A56" w:rsidRPr="00694A56" w:rsidRDefault="00694A56" w:rsidP="00694A56">
            <w:pPr>
              <w:jc w:val="center"/>
              <w:rPr>
                <w:rFonts w:ascii="Calibri" w:eastAsia="Times New Roman" w:hAnsi="Calibri" w:cs="Calibri"/>
                <w:color w:val="000000"/>
                <w:kern w:val="0"/>
                <w:lang w:eastAsia="es-ES"/>
                <w14:ligatures w14:val="none"/>
              </w:rPr>
            </w:pPr>
            <w:r w:rsidRPr="00694A56">
              <w:rPr>
                <w:rFonts w:ascii="Calibri" w:eastAsia="Times New Roman" w:hAnsi="Calibri" w:cs="Calibri"/>
                <w:color w:val="000000"/>
                <w:kern w:val="0"/>
                <w:lang w:eastAsia="es-ES"/>
                <w14:ligatures w14:val="none"/>
              </w:rPr>
              <w:t>2024.ES.033</w:t>
            </w:r>
          </w:p>
        </w:tc>
        <w:tc>
          <w:tcPr>
            <w:tcW w:w="1278" w:type="dxa"/>
            <w:noWrap/>
            <w:vAlign w:val="center"/>
            <w:hideMark/>
          </w:tcPr>
          <w:p w14:paraId="29306C5D" w14:textId="77777777" w:rsidR="00694A56" w:rsidRPr="00694A56" w:rsidRDefault="00694A56" w:rsidP="00694A5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s-ES"/>
                <w14:ligatures w14:val="none"/>
              </w:rPr>
            </w:pPr>
            <w:r w:rsidRPr="00694A56">
              <w:rPr>
                <w:rFonts w:ascii="Calibri" w:eastAsia="Times New Roman" w:hAnsi="Calibri" w:cs="Calibri"/>
                <w:color w:val="000000"/>
                <w:kern w:val="0"/>
                <w:lang w:eastAsia="es-ES"/>
                <w14:ligatures w14:val="none"/>
              </w:rPr>
              <w:t>16/04/2024</w:t>
            </w:r>
          </w:p>
        </w:tc>
        <w:tc>
          <w:tcPr>
            <w:tcW w:w="2074" w:type="dxa"/>
            <w:noWrap/>
            <w:vAlign w:val="center"/>
            <w:hideMark/>
          </w:tcPr>
          <w:p w14:paraId="41B9F271" w14:textId="77777777" w:rsidR="00694A56" w:rsidRPr="00694A56" w:rsidRDefault="00694A56" w:rsidP="00FB6447">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s-ES"/>
                <w14:ligatures w14:val="none"/>
              </w:rPr>
            </w:pPr>
            <w:r w:rsidRPr="00694A56">
              <w:rPr>
                <w:rFonts w:ascii="Calibri" w:eastAsia="Times New Roman" w:hAnsi="Calibri" w:cs="Calibri"/>
                <w:color w:val="000000"/>
                <w:kern w:val="0"/>
                <w:lang w:eastAsia="es-ES"/>
                <w14:ligatures w14:val="none"/>
              </w:rPr>
              <w:t>Gestión de comunicaciones</w:t>
            </w:r>
          </w:p>
        </w:tc>
        <w:tc>
          <w:tcPr>
            <w:tcW w:w="992" w:type="dxa"/>
            <w:noWrap/>
            <w:vAlign w:val="center"/>
            <w:hideMark/>
          </w:tcPr>
          <w:p w14:paraId="1596BDE8" w14:textId="77777777" w:rsidR="00694A56" w:rsidRPr="00694A56" w:rsidRDefault="00694A56" w:rsidP="00694A5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s-ES"/>
                <w14:ligatures w14:val="none"/>
              </w:rPr>
            </w:pPr>
            <w:r w:rsidRPr="00694A56">
              <w:rPr>
                <w:rFonts w:ascii="Calibri" w:eastAsia="Times New Roman" w:hAnsi="Calibri" w:cs="Calibri"/>
                <w:color w:val="000000"/>
                <w:kern w:val="0"/>
                <w:lang w:eastAsia="es-ES"/>
                <w14:ligatures w14:val="none"/>
              </w:rPr>
              <w:t>Mercurio</w:t>
            </w:r>
          </w:p>
        </w:tc>
        <w:tc>
          <w:tcPr>
            <w:tcW w:w="2834" w:type="dxa"/>
            <w:vAlign w:val="center"/>
            <w:hideMark/>
          </w:tcPr>
          <w:p w14:paraId="5300337D" w14:textId="77777777" w:rsidR="00694A56" w:rsidRPr="00694A56" w:rsidRDefault="00694A56" w:rsidP="00FB6447">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lang w:eastAsia="es-ES"/>
                <w14:ligatures w14:val="none"/>
              </w:rPr>
            </w:pPr>
            <w:r w:rsidRPr="00694A56">
              <w:rPr>
                <w:rFonts w:ascii="Calibri" w:eastAsia="Times New Roman" w:hAnsi="Calibri" w:cs="Calibri"/>
                <w:color w:val="000000"/>
                <w:kern w:val="0"/>
                <w:sz w:val="20"/>
                <w:szCs w:val="20"/>
                <w:lang w:eastAsia="es-ES"/>
                <w14:ligatures w14:val="none"/>
              </w:rPr>
              <w:t>Se redacta la gestión de comunicaciones</w:t>
            </w:r>
          </w:p>
        </w:tc>
      </w:tr>
      <w:tr w:rsidR="00694A56" w:rsidRPr="00694A56" w14:paraId="735D9A18" w14:textId="77777777" w:rsidTr="00FB6447">
        <w:trPr>
          <w:trHeight w:val="1800"/>
        </w:trPr>
        <w:tc>
          <w:tcPr>
            <w:cnfStyle w:val="001000000000" w:firstRow="0" w:lastRow="0" w:firstColumn="1" w:lastColumn="0" w:oddVBand="0" w:evenVBand="0" w:oddHBand="0" w:evenHBand="0" w:firstRowFirstColumn="0" w:firstRowLastColumn="0" w:lastRowFirstColumn="0" w:lastRowLastColumn="0"/>
            <w:tcW w:w="1326" w:type="dxa"/>
            <w:shd w:val="clear" w:color="auto" w:fill="FFFFFF" w:themeFill="background1"/>
            <w:noWrap/>
            <w:vAlign w:val="center"/>
            <w:hideMark/>
          </w:tcPr>
          <w:p w14:paraId="049EE7DD" w14:textId="77777777" w:rsidR="00694A56" w:rsidRPr="00694A56" w:rsidRDefault="00694A56" w:rsidP="00694A56">
            <w:pPr>
              <w:jc w:val="center"/>
              <w:rPr>
                <w:rFonts w:ascii="Calibri" w:eastAsia="Times New Roman" w:hAnsi="Calibri" w:cs="Calibri"/>
                <w:color w:val="000000"/>
                <w:kern w:val="0"/>
                <w:lang w:eastAsia="es-ES"/>
                <w14:ligatures w14:val="none"/>
              </w:rPr>
            </w:pPr>
            <w:r w:rsidRPr="00694A56">
              <w:rPr>
                <w:rFonts w:ascii="Calibri" w:eastAsia="Times New Roman" w:hAnsi="Calibri" w:cs="Calibri"/>
                <w:color w:val="000000"/>
                <w:kern w:val="0"/>
                <w:lang w:eastAsia="es-ES"/>
                <w14:ligatures w14:val="none"/>
              </w:rPr>
              <w:t>2024.ES.034</w:t>
            </w:r>
          </w:p>
        </w:tc>
        <w:tc>
          <w:tcPr>
            <w:tcW w:w="1278" w:type="dxa"/>
            <w:shd w:val="clear" w:color="auto" w:fill="FFFFFF" w:themeFill="background1"/>
            <w:noWrap/>
            <w:vAlign w:val="center"/>
            <w:hideMark/>
          </w:tcPr>
          <w:p w14:paraId="5F31C214" w14:textId="77777777" w:rsidR="00694A56" w:rsidRPr="00694A56" w:rsidRDefault="00694A56" w:rsidP="00694A5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s-ES"/>
                <w14:ligatures w14:val="none"/>
              </w:rPr>
            </w:pPr>
            <w:r w:rsidRPr="00694A56">
              <w:rPr>
                <w:rFonts w:ascii="Calibri" w:eastAsia="Times New Roman" w:hAnsi="Calibri" w:cs="Calibri"/>
                <w:color w:val="000000"/>
                <w:kern w:val="0"/>
                <w:lang w:eastAsia="es-ES"/>
                <w14:ligatures w14:val="none"/>
              </w:rPr>
              <w:t>17/04/2024</w:t>
            </w:r>
          </w:p>
        </w:tc>
        <w:tc>
          <w:tcPr>
            <w:tcW w:w="2074" w:type="dxa"/>
            <w:shd w:val="clear" w:color="auto" w:fill="FFFFFF" w:themeFill="background1"/>
            <w:vAlign w:val="center"/>
            <w:hideMark/>
          </w:tcPr>
          <w:p w14:paraId="12EF6D55" w14:textId="77777777" w:rsidR="00694A56" w:rsidRPr="00694A56" w:rsidRDefault="00694A56" w:rsidP="00FB6447">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s-ES"/>
                <w14:ligatures w14:val="none"/>
              </w:rPr>
            </w:pPr>
            <w:r w:rsidRPr="00694A56">
              <w:rPr>
                <w:rFonts w:ascii="Calibri" w:eastAsia="Times New Roman" w:hAnsi="Calibri" w:cs="Calibri"/>
                <w:color w:val="000000"/>
                <w:kern w:val="0"/>
                <w:lang w:eastAsia="es-ES"/>
                <w14:ligatures w14:val="none"/>
              </w:rPr>
              <w:t>Análisis y Diseño del sistema</w:t>
            </w:r>
            <w:r w:rsidRPr="00694A56">
              <w:rPr>
                <w:rFonts w:ascii="Calibri" w:eastAsia="Times New Roman" w:hAnsi="Calibri" w:cs="Calibri"/>
                <w:color w:val="000000"/>
                <w:kern w:val="0"/>
                <w:lang w:eastAsia="es-ES"/>
                <w14:ligatures w14:val="none"/>
              </w:rPr>
              <w:br/>
              <w:t>Gestión de adquisiciones</w:t>
            </w:r>
          </w:p>
        </w:tc>
        <w:tc>
          <w:tcPr>
            <w:tcW w:w="992" w:type="dxa"/>
            <w:shd w:val="clear" w:color="auto" w:fill="FFFFFF" w:themeFill="background1"/>
            <w:noWrap/>
            <w:vAlign w:val="center"/>
            <w:hideMark/>
          </w:tcPr>
          <w:p w14:paraId="06421738" w14:textId="77777777" w:rsidR="00694A56" w:rsidRPr="00694A56" w:rsidRDefault="00694A56" w:rsidP="00694A5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s-ES"/>
                <w14:ligatures w14:val="none"/>
              </w:rPr>
            </w:pPr>
            <w:r w:rsidRPr="00694A56">
              <w:rPr>
                <w:rFonts w:ascii="Calibri" w:eastAsia="Times New Roman" w:hAnsi="Calibri" w:cs="Calibri"/>
                <w:color w:val="000000"/>
                <w:kern w:val="0"/>
                <w:lang w:eastAsia="es-ES"/>
                <w14:ligatures w14:val="none"/>
              </w:rPr>
              <w:t>Omar</w:t>
            </w:r>
          </w:p>
        </w:tc>
        <w:tc>
          <w:tcPr>
            <w:tcW w:w="2834" w:type="dxa"/>
            <w:shd w:val="clear" w:color="auto" w:fill="FFFFFF" w:themeFill="background1"/>
            <w:vAlign w:val="center"/>
            <w:hideMark/>
          </w:tcPr>
          <w:p w14:paraId="308181CE" w14:textId="77777777" w:rsidR="00694A56" w:rsidRPr="00694A56" w:rsidRDefault="00694A56" w:rsidP="00FB6447">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eastAsia="es-ES"/>
                <w14:ligatures w14:val="none"/>
              </w:rPr>
            </w:pPr>
            <w:r w:rsidRPr="00694A56">
              <w:rPr>
                <w:rFonts w:ascii="Calibri" w:eastAsia="Times New Roman" w:hAnsi="Calibri" w:cs="Calibri"/>
                <w:color w:val="000000"/>
                <w:kern w:val="0"/>
                <w:sz w:val="20"/>
                <w:szCs w:val="20"/>
                <w:lang w:eastAsia="es-ES"/>
                <w14:ligatures w14:val="none"/>
              </w:rPr>
              <w:t>Se han añadido las descripciones de los diagramas de despliegue, componentes y paquetes del proyecto</w:t>
            </w:r>
            <w:r w:rsidRPr="00694A56">
              <w:rPr>
                <w:rFonts w:ascii="Calibri" w:eastAsia="Times New Roman" w:hAnsi="Calibri" w:cs="Calibri"/>
                <w:color w:val="000000"/>
                <w:kern w:val="0"/>
                <w:sz w:val="20"/>
                <w:szCs w:val="20"/>
                <w:lang w:eastAsia="es-ES"/>
                <w14:ligatures w14:val="none"/>
              </w:rPr>
              <w:br/>
              <w:t>Se ha modificado el plan de adquisiciones, reduciendo el precio al eliminar algunos elementos y el cambio de otros, así como asociar un modelo a éstos</w:t>
            </w:r>
          </w:p>
        </w:tc>
      </w:tr>
      <w:tr w:rsidR="00694A56" w:rsidRPr="00694A56" w14:paraId="7CE0367D" w14:textId="77777777" w:rsidTr="006E086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26" w:type="dxa"/>
            <w:noWrap/>
            <w:vAlign w:val="center"/>
            <w:hideMark/>
          </w:tcPr>
          <w:p w14:paraId="68ED77E3" w14:textId="77777777" w:rsidR="00694A56" w:rsidRPr="00694A56" w:rsidRDefault="00694A56" w:rsidP="00694A56">
            <w:pPr>
              <w:jc w:val="center"/>
              <w:rPr>
                <w:rFonts w:ascii="Calibri" w:eastAsia="Times New Roman" w:hAnsi="Calibri" w:cs="Calibri"/>
                <w:color w:val="000000"/>
                <w:kern w:val="0"/>
                <w:lang w:eastAsia="es-ES"/>
                <w14:ligatures w14:val="none"/>
              </w:rPr>
            </w:pPr>
            <w:r w:rsidRPr="00694A56">
              <w:rPr>
                <w:rFonts w:ascii="Calibri" w:eastAsia="Times New Roman" w:hAnsi="Calibri" w:cs="Calibri"/>
                <w:color w:val="000000"/>
                <w:kern w:val="0"/>
                <w:lang w:eastAsia="es-ES"/>
                <w14:ligatures w14:val="none"/>
              </w:rPr>
              <w:t>2024.ES.035</w:t>
            </w:r>
          </w:p>
        </w:tc>
        <w:tc>
          <w:tcPr>
            <w:tcW w:w="1278" w:type="dxa"/>
            <w:noWrap/>
            <w:vAlign w:val="center"/>
            <w:hideMark/>
          </w:tcPr>
          <w:p w14:paraId="791D3254" w14:textId="77777777" w:rsidR="00694A56" w:rsidRPr="00694A56" w:rsidRDefault="00694A56" w:rsidP="00694A5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s-ES"/>
                <w14:ligatures w14:val="none"/>
              </w:rPr>
            </w:pPr>
            <w:r w:rsidRPr="00694A56">
              <w:rPr>
                <w:rFonts w:ascii="Calibri" w:eastAsia="Times New Roman" w:hAnsi="Calibri" w:cs="Calibri"/>
                <w:color w:val="000000"/>
                <w:kern w:val="0"/>
                <w:lang w:eastAsia="es-ES"/>
                <w14:ligatures w14:val="none"/>
              </w:rPr>
              <w:t>17/04/2024</w:t>
            </w:r>
          </w:p>
        </w:tc>
        <w:tc>
          <w:tcPr>
            <w:tcW w:w="2074" w:type="dxa"/>
            <w:noWrap/>
            <w:vAlign w:val="center"/>
            <w:hideMark/>
          </w:tcPr>
          <w:p w14:paraId="7020ABCF" w14:textId="77777777" w:rsidR="00694A56" w:rsidRPr="00694A56" w:rsidRDefault="00694A56" w:rsidP="00FB6447">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s-ES"/>
                <w14:ligatures w14:val="none"/>
              </w:rPr>
            </w:pPr>
            <w:r w:rsidRPr="00694A56">
              <w:rPr>
                <w:rFonts w:ascii="Calibri" w:eastAsia="Times New Roman" w:hAnsi="Calibri" w:cs="Calibri"/>
                <w:color w:val="000000"/>
                <w:kern w:val="0"/>
                <w:lang w:eastAsia="es-ES"/>
                <w14:ligatures w14:val="none"/>
              </w:rPr>
              <w:t>Presupuesto</w:t>
            </w:r>
          </w:p>
        </w:tc>
        <w:tc>
          <w:tcPr>
            <w:tcW w:w="992" w:type="dxa"/>
            <w:noWrap/>
            <w:vAlign w:val="center"/>
            <w:hideMark/>
          </w:tcPr>
          <w:p w14:paraId="306C2899" w14:textId="77777777" w:rsidR="00694A56" w:rsidRPr="00694A56" w:rsidRDefault="00694A56" w:rsidP="00694A5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s-ES"/>
                <w14:ligatures w14:val="none"/>
              </w:rPr>
            </w:pPr>
            <w:r w:rsidRPr="00694A56">
              <w:rPr>
                <w:rFonts w:ascii="Calibri" w:eastAsia="Times New Roman" w:hAnsi="Calibri" w:cs="Calibri"/>
                <w:color w:val="000000"/>
                <w:kern w:val="0"/>
                <w:lang w:eastAsia="es-ES"/>
                <w14:ligatures w14:val="none"/>
              </w:rPr>
              <w:t>Mercurio</w:t>
            </w:r>
          </w:p>
        </w:tc>
        <w:tc>
          <w:tcPr>
            <w:tcW w:w="2834" w:type="dxa"/>
            <w:vAlign w:val="center"/>
            <w:hideMark/>
          </w:tcPr>
          <w:p w14:paraId="405E4DEC" w14:textId="77777777" w:rsidR="00694A56" w:rsidRPr="00694A56" w:rsidRDefault="00694A56" w:rsidP="00FB6447">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lang w:eastAsia="es-ES"/>
                <w14:ligatures w14:val="none"/>
              </w:rPr>
            </w:pPr>
            <w:r w:rsidRPr="00694A56">
              <w:rPr>
                <w:rFonts w:ascii="Calibri" w:eastAsia="Times New Roman" w:hAnsi="Calibri" w:cs="Calibri"/>
                <w:color w:val="000000"/>
                <w:kern w:val="0"/>
                <w:sz w:val="20"/>
                <w:szCs w:val="20"/>
                <w:lang w:eastAsia="es-ES"/>
                <w14:ligatures w14:val="none"/>
              </w:rPr>
              <w:t>Se redacta el presupuesto</w:t>
            </w:r>
          </w:p>
        </w:tc>
      </w:tr>
      <w:tr w:rsidR="00694A56" w:rsidRPr="00694A56" w14:paraId="67965A2C" w14:textId="77777777" w:rsidTr="00FB6447">
        <w:trPr>
          <w:trHeight w:val="600"/>
        </w:trPr>
        <w:tc>
          <w:tcPr>
            <w:cnfStyle w:val="001000000000" w:firstRow="0" w:lastRow="0" w:firstColumn="1" w:lastColumn="0" w:oddVBand="0" w:evenVBand="0" w:oddHBand="0" w:evenHBand="0" w:firstRowFirstColumn="0" w:firstRowLastColumn="0" w:lastRowFirstColumn="0" w:lastRowLastColumn="0"/>
            <w:tcW w:w="1326" w:type="dxa"/>
            <w:shd w:val="clear" w:color="auto" w:fill="FFFFFF" w:themeFill="background1"/>
            <w:noWrap/>
            <w:vAlign w:val="center"/>
            <w:hideMark/>
          </w:tcPr>
          <w:p w14:paraId="40975EDC" w14:textId="77777777" w:rsidR="00694A56" w:rsidRPr="00694A56" w:rsidRDefault="00694A56" w:rsidP="00694A56">
            <w:pPr>
              <w:jc w:val="center"/>
              <w:rPr>
                <w:rFonts w:ascii="Calibri" w:eastAsia="Times New Roman" w:hAnsi="Calibri" w:cs="Calibri"/>
                <w:color w:val="000000"/>
                <w:kern w:val="0"/>
                <w:lang w:eastAsia="es-ES"/>
                <w14:ligatures w14:val="none"/>
              </w:rPr>
            </w:pPr>
            <w:r w:rsidRPr="00694A56">
              <w:rPr>
                <w:rFonts w:ascii="Calibri" w:eastAsia="Times New Roman" w:hAnsi="Calibri" w:cs="Calibri"/>
                <w:color w:val="000000"/>
                <w:kern w:val="0"/>
                <w:lang w:eastAsia="es-ES"/>
                <w14:ligatures w14:val="none"/>
              </w:rPr>
              <w:t>2024.ES.036</w:t>
            </w:r>
          </w:p>
        </w:tc>
        <w:tc>
          <w:tcPr>
            <w:tcW w:w="1278" w:type="dxa"/>
            <w:shd w:val="clear" w:color="auto" w:fill="FFFFFF" w:themeFill="background1"/>
            <w:noWrap/>
            <w:vAlign w:val="center"/>
            <w:hideMark/>
          </w:tcPr>
          <w:p w14:paraId="0A1EE4BC" w14:textId="77777777" w:rsidR="00694A56" w:rsidRPr="00694A56" w:rsidRDefault="00694A56" w:rsidP="00694A5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s-ES"/>
                <w14:ligatures w14:val="none"/>
              </w:rPr>
            </w:pPr>
            <w:r w:rsidRPr="00694A56">
              <w:rPr>
                <w:rFonts w:ascii="Calibri" w:eastAsia="Times New Roman" w:hAnsi="Calibri" w:cs="Calibri"/>
                <w:color w:val="000000"/>
                <w:kern w:val="0"/>
                <w:lang w:eastAsia="es-ES"/>
                <w14:ligatures w14:val="none"/>
              </w:rPr>
              <w:t>18/04/2024</w:t>
            </w:r>
          </w:p>
        </w:tc>
        <w:tc>
          <w:tcPr>
            <w:tcW w:w="2074" w:type="dxa"/>
            <w:shd w:val="clear" w:color="auto" w:fill="FFFFFF" w:themeFill="background1"/>
            <w:noWrap/>
            <w:vAlign w:val="center"/>
            <w:hideMark/>
          </w:tcPr>
          <w:p w14:paraId="5E39A65C" w14:textId="77777777" w:rsidR="00694A56" w:rsidRPr="00694A56" w:rsidRDefault="00694A56" w:rsidP="00FB6447">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s-ES"/>
                <w14:ligatures w14:val="none"/>
              </w:rPr>
            </w:pPr>
            <w:r w:rsidRPr="00694A56">
              <w:rPr>
                <w:rFonts w:ascii="Calibri" w:eastAsia="Times New Roman" w:hAnsi="Calibri" w:cs="Calibri"/>
                <w:color w:val="000000"/>
                <w:kern w:val="0"/>
                <w:lang w:eastAsia="es-ES"/>
                <w14:ligatures w14:val="none"/>
              </w:rPr>
              <w:t>Gestión de costes</w:t>
            </w:r>
          </w:p>
        </w:tc>
        <w:tc>
          <w:tcPr>
            <w:tcW w:w="992" w:type="dxa"/>
            <w:shd w:val="clear" w:color="auto" w:fill="FFFFFF" w:themeFill="background1"/>
            <w:noWrap/>
            <w:vAlign w:val="center"/>
            <w:hideMark/>
          </w:tcPr>
          <w:p w14:paraId="64AFFBC0" w14:textId="77777777" w:rsidR="00694A56" w:rsidRPr="00694A56" w:rsidRDefault="00694A56" w:rsidP="00694A5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s-ES"/>
                <w14:ligatures w14:val="none"/>
              </w:rPr>
            </w:pPr>
            <w:r w:rsidRPr="00694A56">
              <w:rPr>
                <w:rFonts w:ascii="Calibri" w:eastAsia="Times New Roman" w:hAnsi="Calibri" w:cs="Calibri"/>
                <w:color w:val="000000"/>
                <w:kern w:val="0"/>
                <w:lang w:eastAsia="es-ES"/>
                <w14:ligatures w14:val="none"/>
              </w:rPr>
              <w:t>Pablo</w:t>
            </w:r>
          </w:p>
        </w:tc>
        <w:tc>
          <w:tcPr>
            <w:tcW w:w="2834" w:type="dxa"/>
            <w:shd w:val="clear" w:color="auto" w:fill="FFFFFF" w:themeFill="background1"/>
            <w:vAlign w:val="center"/>
            <w:hideMark/>
          </w:tcPr>
          <w:p w14:paraId="4E59D6E8" w14:textId="77777777" w:rsidR="00694A56" w:rsidRPr="00694A56" w:rsidRDefault="00694A56" w:rsidP="00FB6447">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eastAsia="es-ES"/>
                <w14:ligatures w14:val="none"/>
              </w:rPr>
            </w:pPr>
            <w:r w:rsidRPr="00694A56">
              <w:rPr>
                <w:rFonts w:ascii="Calibri" w:eastAsia="Times New Roman" w:hAnsi="Calibri" w:cs="Calibri"/>
                <w:color w:val="000000"/>
                <w:kern w:val="0"/>
                <w:sz w:val="20"/>
                <w:szCs w:val="20"/>
                <w:lang w:eastAsia="es-ES"/>
                <w14:ligatures w14:val="none"/>
              </w:rPr>
              <w:t>Se ha realizado la gestión de costes a falta de inserción de tablas</w:t>
            </w:r>
          </w:p>
        </w:tc>
      </w:tr>
      <w:tr w:rsidR="00694A56" w:rsidRPr="00694A56" w14:paraId="045AB343" w14:textId="77777777" w:rsidTr="006E0863">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326" w:type="dxa"/>
            <w:noWrap/>
            <w:vAlign w:val="center"/>
            <w:hideMark/>
          </w:tcPr>
          <w:p w14:paraId="0E0E264D" w14:textId="77777777" w:rsidR="00694A56" w:rsidRPr="00694A56" w:rsidRDefault="00694A56" w:rsidP="00694A56">
            <w:pPr>
              <w:jc w:val="center"/>
              <w:rPr>
                <w:rFonts w:ascii="Calibri" w:eastAsia="Times New Roman" w:hAnsi="Calibri" w:cs="Calibri"/>
                <w:color w:val="000000"/>
                <w:kern w:val="0"/>
                <w:lang w:eastAsia="es-ES"/>
                <w14:ligatures w14:val="none"/>
              </w:rPr>
            </w:pPr>
            <w:r w:rsidRPr="00694A56">
              <w:rPr>
                <w:rFonts w:ascii="Calibri" w:eastAsia="Times New Roman" w:hAnsi="Calibri" w:cs="Calibri"/>
                <w:color w:val="000000"/>
                <w:kern w:val="0"/>
                <w:lang w:eastAsia="es-ES"/>
                <w14:ligatures w14:val="none"/>
              </w:rPr>
              <w:t>2024.ES.037</w:t>
            </w:r>
          </w:p>
        </w:tc>
        <w:tc>
          <w:tcPr>
            <w:tcW w:w="1278" w:type="dxa"/>
            <w:noWrap/>
            <w:vAlign w:val="center"/>
            <w:hideMark/>
          </w:tcPr>
          <w:p w14:paraId="4FE0030E" w14:textId="77777777" w:rsidR="00694A56" w:rsidRPr="00694A56" w:rsidRDefault="00694A56" w:rsidP="00694A5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s-ES"/>
                <w14:ligatures w14:val="none"/>
              </w:rPr>
            </w:pPr>
            <w:r w:rsidRPr="00694A56">
              <w:rPr>
                <w:rFonts w:ascii="Calibri" w:eastAsia="Times New Roman" w:hAnsi="Calibri" w:cs="Calibri"/>
                <w:color w:val="000000"/>
                <w:kern w:val="0"/>
                <w:lang w:eastAsia="es-ES"/>
                <w14:ligatures w14:val="none"/>
              </w:rPr>
              <w:t>18/04/2024</w:t>
            </w:r>
          </w:p>
        </w:tc>
        <w:tc>
          <w:tcPr>
            <w:tcW w:w="2074" w:type="dxa"/>
            <w:noWrap/>
            <w:vAlign w:val="center"/>
            <w:hideMark/>
          </w:tcPr>
          <w:p w14:paraId="5FE21AEF" w14:textId="77777777" w:rsidR="00694A56" w:rsidRPr="00694A56" w:rsidRDefault="00694A56" w:rsidP="00FB6447">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s-ES"/>
                <w14:ligatures w14:val="none"/>
              </w:rPr>
            </w:pPr>
            <w:r w:rsidRPr="00694A56">
              <w:rPr>
                <w:rFonts w:ascii="Calibri" w:eastAsia="Times New Roman" w:hAnsi="Calibri" w:cs="Calibri"/>
                <w:color w:val="000000"/>
                <w:kern w:val="0"/>
                <w:lang w:eastAsia="es-ES"/>
                <w14:ligatures w14:val="none"/>
              </w:rPr>
              <w:t>WBS</w:t>
            </w:r>
          </w:p>
        </w:tc>
        <w:tc>
          <w:tcPr>
            <w:tcW w:w="992" w:type="dxa"/>
            <w:noWrap/>
            <w:vAlign w:val="center"/>
            <w:hideMark/>
          </w:tcPr>
          <w:p w14:paraId="00301D6B" w14:textId="77777777" w:rsidR="00694A56" w:rsidRPr="00694A56" w:rsidRDefault="00694A56" w:rsidP="00694A5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s-ES"/>
                <w14:ligatures w14:val="none"/>
              </w:rPr>
            </w:pPr>
            <w:r w:rsidRPr="00694A56">
              <w:rPr>
                <w:rFonts w:ascii="Calibri" w:eastAsia="Times New Roman" w:hAnsi="Calibri" w:cs="Calibri"/>
                <w:color w:val="000000"/>
                <w:kern w:val="0"/>
                <w:lang w:eastAsia="es-ES"/>
                <w14:ligatures w14:val="none"/>
              </w:rPr>
              <w:t>Mercurio</w:t>
            </w:r>
          </w:p>
        </w:tc>
        <w:tc>
          <w:tcPr>
            <w:tcW w:w="2834" w:type="dxa"/>
            <w:vAlign w:val="center"/>
            <w:hideMark/>
          </w:tcPr>
          <w:p w14:paraId="50E53623" w14:textId="536487C4" w:rsidR="00694A56" w:rsidRPr="00694A56" w:rsidRDefault="00694A56" w:rsidP="00FB6447">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lang w:eastAsia="es-ES"/>
                <w14:ligatures w14:val="none"/>
              </w:rPr>
            </w:pPr>
            <w:r w:rsidRPr="00694A56">
              <w:rPr>
                <w:rFonts w:ascii="Calibri" w:eastAsia="Times New Roman" w:hAnsi="Calibri" w:cs="Calibri"/>
                <w:color w:val="000000"/>
                <w:kern w:val="0"/>
                <w:sz w:val="20"/>
                <w:szCs w:val="20"/>
                <w:lang w:eastAsia="es-ES"/>
                <w14:ligatures w14:val="none"/>
              </w:rPr>
              <w:t xml:space="preserve">Se corrige el </w:t>
            </w:r>
            <w:r w:rsidR="006E0863" w:rsidRPr="00FB6447">
              <w:rPr>
                <w:rFonts w:ascii="Calibri" w:eastAsia="Times New Roman" w:hAnsi="Calibri" w:cs="Calibri"/>
                <w:color w:val="000000"/>
                <w:kern w:val="0"/>
                <w:sz w:val="20"/>
                <w:szCs w:val="20"/>
                <w:lang w:eastAsia="es-ES"/>
                <w14:ligatures w14:val="none"/>
              </w:rPr>
              <w:t>WBS</w:t>
            </w:r>
            <w:r w:rsidRPr="00694A56">
              <w:rPr>
                <w:rFonts w:ascii="Calibri" w:eastAsia="Times New Roman" w:hAnsi="Calibri" w:cs="Calibri"/>
                <w:color w:val="000000"/>
                <w:kern w:val="0"/>
                <w:sz w:val="20"/>
                <w:szCs w:val="20"/>
                <w:lang w:eastAsia="es-ES"/>
                <w14:ligatures w14:val="none"/>
              </w:rPr>
              <w:t xml:space="preserve"> de adquisición de hardware y se estilan correctamente</w:t>
            </w:r>
          </w:p>
        </w:tc>
      </w:tr>
      <w:tr w:rsidR="00694A56" w:rsidRPr="00694A56" w14:paraId="71E96380" w14:textId="77777777" w:rsidTr="00DD4F81">
        <w:trPr>
          <w:trHeight w:val="300"/>
        </w:trPr>
        <w:tc>
          <w:tcPr>
            <w:cnfStyle w:val="001000000000" w:firstRow="0" w:lastRow="0" w:firstColumn="1" w:lastColumn="0" w:oddVBand="0" w:evenVBand="0" w:oddHBand="0" w:evenHBand="0" w:firstRowFirstColumn="0" w:firstRowLastColumn="0" w:lastRowFirstColumn="0" w:lastRowLastColumn="0"/>
            <w:tcW w:w="1326" w:type="dxa"/>
            <w:shd w:val="clear" w:color="auto" w:fill="FFFFFF" w:themeFill="background1"/>
            <w:noWrap/>
            <w:vAlign w:val="center"/>
            <w:hideMark/>
          </w:tcPr>
          <w:p w14:paraId="269BCB56" w14:textId="77777777" w:rsidR="00694A56" w:rsidRPr="00694A56" w:rsidRDefault="00694A56" w:rsidP="00694A56">
            <w:pPr>
              <w:jc w:val="center"/>
              <w:rPr>
                <w:rFonts w:ascii="Calibri" w:eastAsia="Times New Roman" w:hAnsi="Calibri" w:cs="Calibri"/>
                <w:color w:val="000000"/>
                <w:kern w:val="0"/>
                <w:lang w:eastAsia="es-ES"/>
                <w14:ligatures w14:val="none"/>
              </w:rPr>
            </w:pPr>
            <w:r w:rsidRPr="00694A56">
              <w:rPr>
                <w:rFonts w:ascii="Calibri" w:eastAsia="Times New Roman" w:hAnsi="Calibri" w:cs="Calibri"/>
                <w:color w:val="000000"/>
                <w:kern w:val="0"/>
                <w:lang w:eastAsia="es-ES"/>
                <w14:ligatures w14:val="none"/>
              </w:rPr>
              <w:lastRenderedPageBreak/>
              <w:t>2024.ES.038</w:t>
            </w:r>
          </w:p>
        </w:tc>
        <w:tc>
          <w:tcPr>
            <w:tcW w:w="1278" w:type="dxa"/>
            <w:shd w:val="clear" w:color="auto" w:fill="FFFFFF" w:themeFill="background1"/>
            <w:noWrap/>
            <w:vAlign w:val="center"/>
            <w:hideMark/>
          </w:tcPr>
          <w:p w14:paraId="41D46C59" w14:textId="77777777" w:rsidR="00694A56" w:rsidRPr="00694A56" w:rsidRDefault="00694A56" w:rsidP="00694A5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s-ES"/>
                <w14:ligatures w14:val="none"/>
              </w:rPr>
            </w:pPr>
            <w:r w:rsidRPr="00694A56">
              <w:rPr>
                <w:rFonts w:ascii="Calibri" w:eastAsia="Times New Roman" w:hAnsi="Calibri" w:cs="Calibri"/>
                <w:color w:val="000000"/>
                <w:kern w:val="0"/>
                <w:lang w:eastAsia="es-ES"/>
                <w14:ligatures w14:val="none"/>
              </w:rPr>
              <w:t>19/04/2024</w:t>
            </w:r>
          </w:p>
        </w:tc>
        <w:tc>
          <w:tcPr>
            <w:tcW w:w="2074" w:type="dxa"/>
            <w:shd w:val="clear" w:color="auto" w:fill="FFFFFF" w:themeFill="background1"/>
            <w:noWrap/>
            <w:vAlign w:val="center"/>
            <w:hideMark/>
          </w:tcPr>
          <w:p w14:paraId="0D4D5E76" w14:textId="77777777" w:rsidR="00694A56" w:rsidRPr="00694A56" w:rsidRDefault="00694A56" w:rsidP="00FB6447">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s-ES"/>
                <w14:ligatures w14:val="none"/>
              </w:rPr>
            </w:pPr>
            <w:r w:rsidRPr="00694A56">
              <w:rPr>
                <w:rFonts w:ascii="Calibri" w:eastAsia="Times New Roman" w:hAnsi="Calibri" w:cs="Calibri"/>
                <w:color w:val="000000"/>
                <w:kern w:val="0"/>
                <w:lang w:eastAsia="es-ES"/>
                <w14:ligatures w14:val="none"/>
              </w:rPr>
              <w:t>Gestión de costes</w:t>
            </w:r>
          </w:p>
        </w:tc>
        <w:tc>
          <w:tcPr>
            <w:tcW w:w="992" w:type="dxa"/>
            <w:shd w:val="clear" w:color="auto" w:fill="FFFFFF" w:themeFill="background1"/>
            <w:noWrap/>
            <w:vAlign w:val="center"/>
            <w:hideMark/>
          </w:tcPr>
          <w:p w14:paraId="6C2D9D52" w14:textId="77777777" w:rsidR="00694A56" w:rsidRPr="00694A56" w:rsidRDefault="00694A56" w:rsidP="00694A5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s-ES"/>
                <w14:ligatures w14:val="none"/>
              </w:rPr>
            </w:pPr>
            <w:r w:rsidRPr="00694A56">
              <w:rPr>
                <w:rFonts w:ascii="Calibri" w:eastAsia="Times New Roman" w:hAnsi="Calibri" w:cs="Calibri"/>
                <w:color w:val="000000"/>
                <w:kern w:val="0"/>
                <w:lang w:eastAsia="es-ES"/>
                <w14:ligatures w14:val="none"/>
              </w:rPr>
              <w:t>Pablo</w:t>
            </w:r>
          </w:p>
        </w:tc>
        <w:tc>
          <w:tcPr>
            <w:tcW w:w="2834" w:type="dxa"/>
            <w:shd w:val="clear" w:color="auto" w:fill="FFFFFF" w:themeFill="background1"/>
            <w:vAlign w:val="center"/>
            <w:hideMark/>
          </w:tcPr>
          <w:p w14:paraId="2CF9456E" w14:textId="77777777" w:rsidR="00694A56" w:rsidRPr="00694A56" w:rsidRDefault="00694A56" w:rsidP="00FB6447">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eastAsia="es-ES"/>
                <w14:ligatures w14:val="none"/>
              </w:rPr>
            </w:pPr>
            <w:r w:rsidRPr="00694A56">
              <w:rPr>
                <w:rFonts w:ascii="Calibri" w:eastAsia="Times New Roman" w:hAnsi="Calibri" w:cs="Calibri"/>
                <w:color w:val="000000"/>
                <w:kern w:val="0"/>
                <w:sz w:val="20"/>
                <w:szCs w:val="20"/>
                <w:lang w:eastAsia="es-ES"/>
                <w14:ligatures w14:val="none"/>
              </w:rPr>
              <w:t>Se han añadido las tablas a plan de gestión de costes</w:t>
            </w:r>
          </w:p>
        </w:tc>
      </w:tr>
      <w:tr w:rsidR="00694A56" w:rsidRPr="00694A56" w14:paraId="19564A36" w14:textId="77777777" w:rsidTr="006E086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26" w:type="dxa"/>
            <w:noWrap/>
            <w:vAlign w:val="center"/>
            <w:hideMark/>
          </w:tcPr>
          <w:p w14:paraId="219B1DD6" w14:textId="77777777" w:rsidR="00694A56" w:rsidRPr="00694A56" w:rsidRDefault="00694A56" w:rsidP="00694A56">
            <w:pPr>
              <w:jc w:val="center"/>
              <w:rPr>
                <w:rFonts w:ascii="Calibri" w:eastAsia="Times New Roman" w:hAnsi="Calibri" w:cs="Calibri"/>
                <w:color w:val="000000"/>
                <w:kern w:val="0"/>
                <w:lang w:eastAsia="es-ES"/>
                <w14:ligatures w14:val="none"/>
              </w:rPr>
            </w:pPr>
            <w:r w:rsidRPr="00694A56">
              <w:rPr>
                <w:rFonts w:ascii="Calibri" w:eastAsia="Times New Roman" w:hAnsi="Calibri" w:cs="Calibri"/>
                <w:color w:val="000000"/>
                <w:kern w:val="0"/>
                <w:lang w:eastAsia="es-ES"/>
                <w14:ligatures w14:val="none"/>
              </w:rPr>
              <w:t>2024.ES.039</w:t>
            </w:r>
          </w:p>
        </w:tc>
        <w:tc>
          <w:tcPr>
            <w:tcW w:w="1278" w:type="dxa"/>
            <w:noWrap/>
            <w:vAlign w:val="center"/>
            <w:hideMark/>
          </w:tcPr>
          <w:p w14:paraId="56D469CA" w14:textId="77777777" w:rsidR="00694A56" w:rsidRPr="00694A56" w:rsidRDefault="00694A56" w:rsidP="00694A5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s-ES"/>
                <w14:ligatures w14:val="none"/>
              </w:rPr>
            </w:pPr>
            <w:r w:rsidRPr="00694A56">
              <w:rPr>
                <w:rFonts w:ascii="Calibri" w:eastAsia="Times New Roman" w:hAnsi="Calibri" w:cs="Calibri"/>
                <w:color w:val="000000"/>
                <w:kern w:val="0"/>
                <w:lang w:eastAsia="es-ES"/>
                <w14:ligatures w14:val="none"/>
              </w:rPr>
              <w:t>19/04/2024</w:t>
            </w:r>
          </w:p>
        </w:tc>
        <w:tc>
          <w:tcPr>
            <w:tcW w:w="2074" w:type="dxa"/>
            <w:noWrap/>
            <w:vAlign w:val="center"/>
            <w:hideMark/>
          </w:tcPr>
          <w:p w14:paraId="2DEB5C6D" w14:textId="77777777" w:rsidR="00694A56" w:rsidRPr="00694A56" w:rsidRDefault="00694A56" w:rsidP="00FB6447">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s-ES"/>
                <w14:ligatures w14:val="none"/>
              </w:rPr>
            </w:pPr>
            <w:r w:rsidRPr="00694A56">
              <w:rPr>
                <w:rFonts w:ascii="Calibri" w:eastAsia="Times New Roman" w:hAnsi="Calibri" w:cs="Calibri"/>
                <w:color w:val="000000"/>
                <w:kern w:val="0"/>
                <w:lang w:eastAsia="es-ES"/>
                <w14:ligatures w14:val="none"/>
              </w:rPr>
              <w:t>Estudios con entidad propia</w:t>
            </w:r>
          </w:p>
        </w:tc>
        <w:tc>
          <w:tcPr>
            <w:tcW w:w="992" w:type="dxa"/>
            <w:noWrap/>
            <w:vAlign w:val="center"/>
            <w:hideMark/>
          </w:tcPr>
          <w:p w14:paraId="3945869B" w14:textId="77777777" w:rsidR="00694A56" w:rsidRPr="00694A56" w:rsidRDefault="00694A56" w:rsidP="00694A5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s-ES"/>
                <w14:ligatures w14:val="none"/>
              </w:rPr>
            </w:pPr>
            <w:r w:rsidRPr="00694A56">
              <w:rPr>
                <w:rFonts w:ascii="Calibri" w:eastAsia="Times New Roman" w:hAnsi="Calibri" w:cs="Calibri"/>
                <w:color w:val="000000"/>
                <w:kern w:val="0"/>
                <w:lang w:eastAsia="es-ES"/>
                <w14:ligatures w14:val="none"/>
              </w:rPr>
              <w:t>Mercurio</w:t>
            </w:r>
          </w:p>
        </w:tc>
        <w:tc>
          <w:tcPr>
            <w:tcW w:w="2834" w:type="dxa"/>
            <w:vAlign w:val="center"/>
            <w:hideMark/>
          </w:tcPr>
          <w:p w14:paraId="3B49CD50" w14:textId="77777777" w:rsidR="00694A56" w:rsidRPr="00694A56" w:rsidRDefault="00694A56" w:rsidP="00FB6447">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lang w:eastAsia="es-ES"/>
                <w14:ligatures w14:val="none"/>
              </w:rPr>
            </w:pPr>
            <w:r w:rsidRPr="00694A56">
              <w:rPr>
                <w:rFonts w:ascii="Calibri" w:eastAsia="Times New Roman" w:hAnsi="Calibri" w:cs="Calibri"/>
                <w:color w:val="000000"/>
                <w:kern w:val="0"/>
                <w:sz w:val="20"/>
                <w:szCs w:val="20"/>
                <w:lang w:eastAsia="es-ES"/>
                <w14:ligatures w14:val="none"/>
              </w:rPr>
              <w:t>Se realiza el estudio del impacto medioambiental</w:t>
            </w:r>
          </w:p>
        </w:tc>
      </w:tr>
      <w:tr w:rsidR="00694A56" w:rsidRPr="00694A56" w14:paraId="530959EF" w14:textId="77777777" w:rsidTr="00DD4F81">
        <w:trPr>
          <w:trHeight w:val="300"/>
        </w:trPr>
        <w:tc>
          <w:tcPr>
            <w:cnfStyle w:val="001000000000" w:firstRow="0" w:lastRow="0" w:firstColumn="1" w:lastColumn="0" w:oddVBand="0" w:evenVBand="0" w:oddHBand="0" w:evenHBand="0" w:firstRowFirstColumn="0" w:firstRowLastColumn="0" w:lastRowFirstColumn="0" w:lastRowLastColumn="0"/>
            <w:tcW w:w="1326" w:type="dxa"/>
            <w:shd w:val="clear" w:color="auto" w:fill="FFFFFF" w:themeFill="background1"/>
            <w:noWrap/>
            <w:vAlign w:val="center"/>
            <w:hideMark/>
          </w:tcPr>
          <w:p w14:paraId="1E69AC6C" w14:textId="77777777" w:rsidR="00694A56" w:rsidRPr="00694A56" w:rsidRDefault="00694A56" w:rsidP="00694A56">
            <w:pPr>
              <w:jc w:val="center"/>
              <w:rPr>
                <w:rFonts w:ascii="Calibri" w:eastAsia="Times New Roman" w:hAnsi="Calibri" w:cs="Calibri"/>
                <w:color w:val="000000"/>
                <w:kern w:val="0"/>
                <w:lang w:eastAsia="es-ES"/>
                <w14:ligatures w14:val="none"/>
              </w:rPr>
            </w:pPr>
            <w:r w:rsidRPr="00694A56">
              <w:rPr>
                <w:rFonts w:ascii="Calibri" w:eastAsia="Times New Roman" w:hAnsi="Calibri" w:cs="Calibri"/>
                <w:color w:val="000000"/>
                <w:kern w:val="0"/>
                <w:lang w:eastAsia="es-ES"/>
                <w14:ligatures w14:val="none"/>
              </w:rPr>
              <w:t>2024.ES.040</w:t>
            </w:r>
          </w:p>
        </w:tc>
        <w:tc>
          <w:tcPr>
            <w:tcW w:w="1278" w:type="dxa"/>
            <w:shd w:val="clear" w:color="auto" w:fill="FFFFFF" w:themeFill="background1"/>
            <w:noWrap/>
            <w:vAlign w:val="center"/>
            <w:hideMark/>
          </w:tcPr>
          <w:p w14:paraId="5708648E" w14:textId="77777777" w:rsidR="00694A56" w:rsidRPr="00694A56" w:rsidRDefault="00694A56" w:rsidP="00694A5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s-ES"/>
                <w14:ligatures w14:val="none"/>
              </w:rPr>
            </w:pPr>
            <w:r w:rsidRPr="00694A56">
              <w:rPr>
                <w:rFonts w:ascii="Calibri" w:eastAsia="Times New Roman" w:hAnsi="Calibri" w:cs="Calibri"/>
                <w:color w:val="000000"/>
                <w:kern w:val="0"/>
                <w:lang w:eastAsia="es-ES"/>
                <w14:ligatures w14:val="none"/>
              </w:rPr>
              <w:t>20/04/2024</w:t>
            </w:r>
          </w:p>
        </w:tc>
        <w:tc>
          <w:tcPr>
            <w:tcW w:w="2074" w:type="dxa"/>
            <w:shd w:val="clear" w:color="auto" w:fill="FFFFFF" w:themeFill="background1"/>
            <w:noWrap/>
            <w:vAlign w:val="center"/>
            <w:hideMark/>
          </w:tcPr>
          <w:p w14:paraId="780673B3" w14:textId="77777777" w:rsidR="00694A56" w:rsidRPr="00694A56" w:rsidRDefault="00694A56" w:rsidP="00FB6447">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s-ES"/>
                <w14:ligatures w14:val="none"/>
              </w:rPr>
            </w:pPr>
            <w:r w:rsidRPr="00694A56">
              <w:rPr>
                <w:rFonts w:ascii="Calibri" w:eastAsia="Times New Roman" w:hAnsi="Calibri" w:cs="Calibri"/>
                <w:color w:val="000000"/>
                <w:kern w:val="0"/>
                <w:lang w:eastAsia="es-ES"/>
                <w14:ligatures w14:val="none"/>
              </w:rPr>
              <w:t>Estimación de tamaños y esfuerzos</w:t>
            </w:r>
          </w:p>
        </w:tc>
        <w:tc>
          <w:tcPr>
            <w:tcW w:w="992" w:type="dxa"/>
            <w:shd w:val="clear" w:color="auto" w:fill="FFFFFF" w:themeFill="background1"/>
            <w:noWrap/>
            <w:vAlign w:val="center"/>
            <w:hideMark/>
          </w:tcPr>
          <w:p w14:paraId="2A918B3F" w14:textId="77777777" w:rsidR="00694A56" w:rsidRPr="00694A56" w:rsidRDefault="00694A56" w:rsidP="00694A5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s-ES"/>
                <w14:ligatures w14:val="none"/>
              </w:rPr>
            </w:pPr>
            <w:r w:rsidRPr="00694A56">
              <w:rPr>
                <w:rFonts w:ascii="Calibri" w:eastAsia="Times New Roman" w:hAnsi="Calibri" w:cs="Calibri"/>
                <w:color w:val="000000"/>
                <w:kern w:val="0"/>
                <w:lang w:eastAsia="es-ES"/>
                <w14:ligatures w14:val="none"/>
              </w:rPr>
              <w:t>Mercurio</w:t>
            </w:r>
          </w:p>
        </w:tc>
        <w:tc>
          <w:tcPr>
            <w:tcW w:w="2834" w:type="dxa"/>
            <w:shd w:val="clear" w:color="auto" w:fill="FFFFFF" w:themeFill="background1"/>
            <w:vAlign w:val="center"/>
            <w:hideMark/>
          </w:tcPr>
          <w:p w14:paraId="2C97B50C" w14:textId="77777777" w:rsidR="00694A56" w:rsidRPr="00694A56" w:rsidRDefault="00694A56" w:rsidP="00FB6447">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eastAsia="es-ES"/>
                <w14:ligatures w14:val="none"/>
              </w:rPr>
            </w:pPr>
            <w:r w:rsidRPr="00694A56">
              <w:rPr>
                <w:rFonts w:ascii="Calibri" w:eastAsia="Times New Roman" w:hAnsi="Calibri" w:cs="Calibri"/>
                <w:color w:val="000000"/>
                <w:kern w:val="0"/>
                <w:sz w:val="20"/>
                <w:szCs w:val="20"/>
                <w:lang w:eastAsia="es-ES"/>
                <w14:ligatures w14:val="none"/>
              </w:rPr>
              <w:t>Se redacta la estimación de los módulos</w:t>
            </w:r>
          </w:p>
        </w:tc>
      </w:tr>
      <w:tr w:rsidR="00694A56" w:rsidRPr="00694A56" w14:paraId="13C370A2" w14:textId="77777777" w:rsidTr="006E0863">
        <w:trPr>
          <w:cnfStyle w:val="000000100000" w:firstRow="0" w:lastRow="0" w:firstColumn="0" w:lastColumn="0" w:oddVBand="0" w:evenVBand="0" w:oddHBand="1" w:evenHBand="0" w:firstRowFirstColumn="0" w:firstRowLastColumn="0" w:lastRowFirstColumn="0" w:lastRowLastColumn="0"/>
          <w:trHeight w:val="900"/>
        </w:trPr>
        <w:tc>
          <w:tcPr>
            <w:cnfStyle w:val="001000000000" w:firstRow="0" w:lastRow="0" w:firstColumn="1" w:lastColumn="0" w:oddVBand="0" w:evenVBand="0" w:oddHBand="0" w:evenHBand="0" w:firstRowFirstColumn="0" w:firstRowLastColumn="0" w:lastRowFirstColumn="0" w:lastRowLastColumn="0"/>
            <w:tcW w:w="1326" w:type="dxa"/>
            <w:noWrap/>
            <w:vAlign w:val="center"/>
            <w:hideMark/>
          </w:tcPr>
          <w:p w14:paraId="28CC1817" w14:textId="77777777" w:rsidR="00694A56" w:rsidRPr="00694A56" w:rsidRDefault="00694A56" w:rsidP="00694A56">
            <w:pPr>
              <w:jc w:val="center"/>
              <w:rPr>
                <w:rFonts w:ascii="Calibri" w:eastAsia="Times New Roman" w:hAnsi="Calibri" w:cs="Calibri"/>
                <w:color w:val="000000"/>
                <w:kern w:val="0"/>
                <w:lang w:eastAsia="es-ES"/>
                <w14:ligatures w14:val="none"/>
              </w:rPr>
            </w:pPr>
            <w:r w:rsidRPr="00694A56">
              <w:rPr>
                <w:rFonts w:ascii="Calibri" w:eastAsia="Times New Roman" w:hAnsi="Calibri" w:cs="Calibri"/>
                <w:color w:val="000000"/>
                <w:kern w:val="0"/>
                <w:lang w:eastAsia="es-ES"/>
                <w14:ligatures w14:val="none"/>
              </w:rPr>
              <w:t>2024.ES.041</w:t>
            </w:r>
          </w:p>
        </w:tc>
        <w:tc>
          <w:tcPr>
            <w:tcW w:w="1278" w:type="dxa"/>
            <w:noWrap/>
            <w:vAlign w:val="center"/>
            <w:hideMark/>
          </w:tcPr>
          <w:p w14:paraId="38C50445" w14:textId="77777777" w:rsidR="00694A56" w:rsidRPr="00694A56" w:rsidRDefault="00694A56" w:rsidP="00694A5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s-ES"/>
                <w14:ligatures w14:val="none"/>
              </w:rPr>
            </w:pPr>
            <w:r w:rsidRPr="00694A56">
              <w:rPr>
                <w:rFonts w:ascii="Calibri" w:eastAsia="Times New Roman" w:hAnsi="Calibri" w:cs="Calibri"/>
                <w:color w:val="000000"/>
                <w:kern w:val="0"/>
                <w:lang w:eastAsia="es-ES"/>
                <w14:ligatures w14:val="none"/>
              </w:rPr>
              <w:t>20/04/2024</w:t>
            </w:r>
          </w:p>
        </w:tc>
        <w:tc>
          <w:tcPr>
            <w:tcW w:w="2074" w:type="dxa"/>
            <w:noWrap/>
            <w:vAlign w:val="center"/>
            <w:hideMark/>
          </w:tcPr>
          <w:p w14:paraId="7941A3B4" w14:textId="77777777" w:rsidR="00694A56" w:rsidRPr="00694A56" w:rsidRDefault="00694A56" w:rsidP="00FB6447">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s-ES"/>
                <w14:ligatures w14:val="none"/>
              </w:rPr>
            </w:pPr>
            <w:r w:rsidRPr="00694A56">
              <w:rPr>
                <w:rFonts w:ascii="Calibri" w:eastAsia="Times New Roman" w:hAnsi="Calibri" w:cs="Calibri"/>
                <w:color w:val="000000"/>
                <w:kern w:val="0"/>
                <w:lang w:eastAsia="es-ES"/>
                <w14:ligatures w14:val="none"/>
              </w:rPr>
              <w:t>Estimación de tamaños y esfuerzos</w:t>
            </w:r>
          </w:p>
        </w:tc>
        <w:tc>
          <w:tcPr>
            <w:tcW w:w="992" w:type="dxa"/>
            <w:noWrap/>
            <w:vAlign w:val="center"/>
            <w:hideMark/>
          </w:tcPr>
          <w:p w14:paraId="66322C05" w14:textId="77777777" w:rsidR="00694A56" w:rsidRPr="00694A56" w:rsidRDefault="00694A56" w:rsidP="00694A5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s-ES"/>
                <w14:ligatures w14:val="none"/>
              </w:rPr>
            </w:pPr>
            <w:r w:rsidRPr="00694A56">
              <w:rPr>
                <w:rFonts w:ascii="Calibri" w:eastAsia="Times New Roman" w:hAnsi="Calibri" w:cs="Calibri"/>
                <w:color w:val="000000"/>
                <w:kern w:val="0"/>
                <w:lang w:eastAsia="es-ES"/>
                <w14:ligatures w14:val="none"/>
              </w:rPr>
              <w:t>Mercurio</w:t>
            </w:r>
          </w:p>
        </w:tc>
        <w:tc>
          <w:tcPr>
            <w:tcW w:w="2834" w:type="dxa"/>
            <w:vAlign w:val="center"/>
            <w:hideMark/>
          </w:tcPr>
          <w:p w14:paraId="2DCFB0EE" w14:textId="5C2C1A45" w:rsidR="00694A56" w:rsidRPr="00694A56" w:rsidRDefault="00694A56" w:rsidP="00FB6447">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lang w:eastAsia="es-ES"/>
                <w14:ligatures w14:val="none"/>
              </w:rPr>
            </w:pPr>
            <w:r w:rsidRPr="00694A56">
              <w:rPr>
                <w:rFonts w:ascii="Calibri" w:eastAsia="Times New Roman" w:hAnsi="Calibri" w:cs="Calibri"/>
                <w:color w:val="000000"/>
                <w:kern w:val="0"/>
                <w:sz w:val="20"/>
                <w:szCs w:val="20"/>
                <w:lang w:eastAsia="es-ES"/>
                <w14:ligatures w14:val="none"/>
              </w:rPr>
              <w:t xml:space="preserve">Algunas tablas del excel no coincidían con las del </w:t>
            </w:r>
            <w:r w:rsidR="006E0863" w:rsidRPr="00FB6447">
              <w:rPr>
                <w:rFonts w:ascii="Calibri" w:eastAsia="Times New Roman" w:hAnsi="Calibri" w:cs="Calibri"/>
                <w:color w:val="000000"/>
                <w:kern w:val="0"/>
                <w:sz w:val="20"/>
                <w:szCs w:val="20"/>
                <w:lang w:eastAsia="es-ES"/>
                <w14:ligatures w14:val="none"/>
              </w:rPr>
              <w:t>Word</w:t>
            </w:r>
            <w:r w:rsidRPr="00694A56">
              <w:rPr>
                <w:rFonts w:ascii="Calibri" w:eastAsia="Times New Roman" w:hAnsi="Calibri" w:cs="Calibri"/>
                <w:color w:val="000000"/>
                <w:kern w:val="0"/>
                <w:sz w:val="20"/>
                <w:szCs w:val="20"/>
                <w:lang w:eastAsia="es-ES"/>
                <w14:ligatures w14:val="none"/>
              </w:rPr>
              <w:t>, ya que estas últimas correspondían a una versión anterior</w:t>
            </w:r>
          </w:p>
        </w:tc>
      </w:tr>
      <w:tr w:rsidR="00694A56" w:rsidRPr="00694A56" w14:paraId="21702C33" w14:textId="77777777" w:rsidTr="00DD4F81">
        <w:trPr>
          <w:trHeight w:val="900"/>
        </w:trPr>
        <w:tc>
          <w:tcPr>
            <w:cnfStyle w:val="001000000000" w:firstRow="0" w:lastRow="0" w:firstColumn="1" w:lastColumn="0" w:oddVBand="0" w:evenVBand="0" w:oddHBand="0" w:evenHBand="0" w:firstRowFirstColumn="0" w:firstRowLastColumn="0" w:lastRowFirstColumn="0" w:lastRowLastColumn="0"/>
            <w:tcW w:w="1326" w:type="dxa"/>
            <w:shd w:val="clear" w:color="auto" w:fill="FFFFFF" w:themeFill="background1"/>
            <w:noWrap/>
            <w:vAlign w:val="center"/>
            <w:hideMark/>
          </w:tcPr>
          <w:p w14:paraId="4BC4A5FB" w14:textId="77777777" w:rsidR="00694A56" w:rsidRPr="00694A56" w:rsidRDefault="00694A56" w:rsidP="00694A56">
            <w:pPr>
              <w:jc w:val="center"/>
              <w:rPr>
                <w:rFonts w:ascii="Calibri" w:eastAsia="Times New Roman" w:hAnsi="Calibri" w:cs="Calibri"/>
                <w:color w:val="000000"/>
                <w:kern w:val="0"/>
                <w:lang w:eastAsia="es-ES"/>
                <w14:ligatures w14:val="none"/>
              </w:rPr>
            </w:pPr>
            <w:r w:rsidRPr="00694A56">
              <w:rPr>
                <w:rFonts w:ascii="Calibri" w:eastAsia="Times New Roman" w:hAnsi="Calibri" w:cs="Calibri"/>
                <w:color w:val="000000"/>
                <w:kern w:val="0"/>
                <w:lang w:eastAsia="es-ES"/>
                <w14:ligatures w14:val="none"/>
              </w:rPr>
              <w:t>2024.ES.042</w:t>
            </w:r>
          </w:p>
        </w:tc>
        <w:tc>
          <w:tcPr>
            <w:tcW w:w="1278" w:type="dxa"/>
            <w:shd w:val="clear" w:color="auto" w:fill="FFFFFF" w:themeFill="background1"/>
            <w:noWrap/>
            <w:vAlign w:val="center"/>
            <w:hideMark/>
          </w:tcPr>
          <w:p w14:paraId="522071B0" w14:textId="77777777" w:rsidR="00694A56" w:rsidRPr="00694A56" w:rsidRDefault="00694A56" w:rsidP="00694A5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s-ES"/>
                <w14:ligatures w14:val="none"/>
              </w:rPr>
            </w:pPr>
            <w:r w:rsidRPr="00694A56">
              <w:rPr>
                <w:rFonts w:ascii="Calibri" w:eastAsia="Times New Roman" w:hAnsi="Calibri" w:cs="Calibri"/>
                <w:color w:val="000000"/>
                <w:kern w:val="0"/>
                <w:lang w:eastAsia="es-ES"/>
                <w14:ligatures w14:val="none"/>
              </w:rPr>
              <w:t>21/04/2024</w:t>
            </w:r>
          </w:p>
        </w:tc>
        <w:tc>
          <w:tcPr>
            <w:tcW w:w="2074" w:type="dxa"/>
            <w:shd w:val="clear" w:color="auto" w:fill="FFFFFF" w:themeFill="background1"/>
            <w:noWrap/>
            <w:vAlign w:val="center"/>
            <w:hideMark/>
          </w:tcPr>
          <w:p w14:paraId="41B64F2B" w14:textId="77777777" w:rsidR="00694A56" w:rsidRPr="00694A56" w:rsidRDefault="00694A56" w:rsidP="00FB6447">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s-ES"/>
                <w14:ligatures w14:val="none"/>
              </w:rPr>
            </w:pPr>
            <w:r w:rsidRPr="00694A56">
              <w:rPr>
                <w:rFonts w:ascii="Calibri" w:eastAsia="Times New Roman" w:hAnsi="Calibri" w:cs="Calibri"/>
                <w:color w:val="000000"/>
                <w:kern w:val="0"/>
                <w:lang w:eastAsia="es-ES"/>
                <w14:ligatures w14:val="none"/>
              </w:rPr>
              <w:t>Resumen del Presupuesto</w:t>
            </w:r>
            <w:r w:rsidRPr="00694A56">
              <w:rPr>
                <w:rFonts w:ascii="Calibri" w:eastAsia="Times New Roman" w:hAnsi="Calibri" w:cs="Calibri"/>
                <w:color w:val="000000"/>
                <w:kern w:val="0"/>
                <w:lang w:eastAsia="es-ES"/>
                <w14:ligatures w14:val="none"/>
              </w:rPr>
              <w:br/>
              <w:t>Gestión de riesgos</w:t>
            </w:r>
          </w:p>
        </w:tc>
        <w:tc>
          <w:tcPr>
            <w:tcW w:w="992" w:type="dxa"/>
            <w:shd w:val="clear" w:color="auto" w:fill="FFFFFF" w:themeFill="background1"/>
            <w:noWrap/>
            <w:vAlign w:val="center"/>
            <w:hideMark/>
          </w:tcPr>
          <w:p w14:paraId="0A08037C" w14:textId="77777777" w:rsidR="00694A56" w:rsidRPr="00694A56" w:rsidRDefault="00694A56" w:rsidP="00694A5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s-ES"/>
                <w14:ligatures w14:val="none"/>
              </w:rPr>
            </w:pPr>
            <w:r w:rsidRPr="00694A56">
              <w:rPr>
                <w:rFonts w:ascii="Calibri" w:eastAsia="Times New Roman" w:hAnsi="Calibri" w:cs="Calibri"/>
                <w:color w:val="000000"/>
                <w:kern w:val="0"/>
                <w:lang w:eastAsia="es-ES"/>
                <w14:ligatures w14:val="none"/>
              </w:rPr>
              <w:t>Pablo</w:t>
            </w:r>
          </w:p>
        </w:tc>
        <w:tc>
          <w:tcPr>
            <w:tcW w:w="2834" w:type="dxa"/>
            <w:shd w:val="clear" w:color="auto" w:fill="FFFFFF" w:themeFill="background1"/>
            <w:vAlign w:val="center"/>
            <w:hideMark/>
          </w:tcPr>
          <w:p w14:paraId="707A5DDF" w14:textId="77777777" w:rsidR="00694A56" w:rsidRPr="00694A56" w:rsidRDefault="00694A56" w:rsidP="00FB6447">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eastAsia="es-ES"/>
                <w14:ligatures w14:val="none"/>
              </w:rPr>
            </w:pPr>
            <w:r w:rsidRPr="00694A56">
              <w:rPr>
                <w:rFonts w:ascii="Calibri" w:eastAsia="Times New Roman" w:hAnsi="Calibri" w:cs="Calibri"/>
                <w:color w:val="000000"/>
                <w:kern w:val="0"/>
                <w:sz w:val="20"/>
                <w:szCs w:val="20"/>
                <w:lang w:eastAsia="es-ES"/>
                <w14:ligatures w14:val="none"/>
              </w:rPr>
              <w:t>Se ha realizado el resumen del presupuesto</w:t>
            </w:r>
            <w:r w:rsidRPr="00694A56">
              <w:rPr>
                <w:rFonts w:ascii="Calibri" w:eastAsia="Times New Roman" w:hAnsi="Calibri" w:cs="Calibri"/>
                <w:color w:val="000000"/>
                <w:kern w:val="0"/>
                <w:sz w:val="20"/>
                <w:szCs w:val="20"/>
                <w:lang w:eastAsia="es-ES"/>
                <w14:ligatures w14:val="none"/>
              </w:rPr>
              <w:br/>
              <w:t>Se ha realizado la gestión de los 4 riesgos con mayor impacto</w:t>
            </w:r>
          </w:p>
        </w:tc>
      </w:tr>
      <w:tr w:rsidR="00694A56" w:rsidRPr="00694A56" w14:paraId="1D1B8118" w14:textId="77777777" w:rsidTr="006E0863">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326" w:type="dxa"/>
            <w:noWrap/>
            <w:vAlign w:val="center"/>
            <w:hideMark/>
          </w:tcPr>
          <w:p w14:paraId="675C617D" w14:textId="77777777" w:rsidR="00694A56" w:rsidRPr="00694A56" w:rsidRDefault="00694A56" w:rsidP="00694A56">
            <w:pPr>
              <w:jc w:val="center"/>
              <w:rPr>
                <w:rFonts w:ascii="Calibri" w:eastAsia="Times New Roman" w:hAnsi="Calibri" w:cs="Calibri"/>
                <w:color w:val="000000"/>
                <w:kern w:val="0"/>
                <w:lang w:eastAsia="es-ES"/>
                <w14:ligatures w14:val="none"/>
              </w:rPr>
            </w:pPr>
            <w:r w:rsidRPr="00694A56">
              <w:rPr>
                <w:rFonts w:ascii="Calibri" w:eastAsia="Times New Roman" w:hAnsi="Calibri" w:cs="Calibri"/>
                <w:color w:val="000000"/>
                <w:kern w:val="0"/>
                <w:lang w:eastAsia="es-ES"/>
                <w14:ligatures w14:val="none"/>
              </w:rPr>
              <w:t>2024.ES.043</w:t>
            </w:r>
          </w:p>
        </w:tc>
        <w:tc>
          <w:tcPr>
            <w:tcW w:w="1278" w:type="dxa"/>
            <w:noWrap/>
            <w:vAlign w:val="center"/>
            <w:hideMark/>
          </w:tcPr>
          <w:p w14:paraId="5E14E4C1" w14:textId="77777777" w:rsidR="00694A56" w:rsidRPr="00694A56" w:rsidRDefault="00694A56" w:rsidP="00694A5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s-ES"/>
                <w14:ligatures w14:val="none"/>
              </w:rPr>
            </w:pPr>
            <w:r w:rsidRPr="00694A56">
              <w:rPr>
                <w:rFonts w:ascii="Calibri" w:eastAsia="Times New Roman" w:hAnsi="Calibri" w:cs="Calibri"/>
                <w:color w:val="000000"/>
                <w:kern w:val="0"/>
                <w:lang w:eastAsia="es-ES"/>
                <w14:ligatures w14:val="none"/>
              </w:rPr>
              <w:t>21/04/2024</w:t>
            </w:r>
          </w:p>
        </w:tc>
        <w:tc>
          <w:tcPr>
            <w:tcW w:w="2074" w:type="dxa"/>
            <w:noWrap/>
            <w:vAlign w:val="center"/>
            <w:hideMark/>
          </w:tcPr>
          <w:p w14:paraId="6298B2FA" w14:textId="77777777" w:rsidR="00694A56" w:rsidRPr="00694A56" w:rsidRDefault="00694A56" w:rsidP="00FB6447">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s-ES"/>
                <w14:ligatures w14:val="none"/>
              </w:rPr>
            </w:pPr>
            <w:r w:rsidRPr="00694A56">
              <w:rPr>
                <w:rFonts w:ascii="Calibri" w:eastAsia="Times New Roman" w:hAnsi="Calibri" w:cs="Calibri"/>
                <w:color w:val="000000"/>
                <w:kern w:val="0"/>
                <w:lang w:eastAsia="es-ES"/>
                <w14:ligatures w14:val="none"/>
              </w:rPr>
              <w:t>Presupuesto</w:t>
            </w:r>
          </w:p>
        </w:tc>
        <w:tc>
          <w:tcPr>
            <w:tcW w:w="992" w:type="dxa"/>
            <w:noWrap/>
            <w:vAlign w:val="center"/>
            <w:hideMark/>
          </w:tcPr>
          <w:p w14:paraId="17170C1F" w14:textId="77777777" w:rsidR="00694A56" w:rsidRPr="00694A56" w:rsidRDefault="00694A56" w:rsidP="00694A5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s-ES"/>
                <w14:ligatures w14:val="none"/>
              </w:rPr>
            </w:pPr>
            <w:r w:rsidRPr="00694A56">
              <w:rPr>
                <w:rFonts w:ascii="Calibri" w:eastAsia="Times New Roman" w:hAnsi="Calibri" w:cs="Calibri"/>
                <w:color w:val="000000"/>
                <w:kern w:val="0"/>
                <w:lang w:eastAsia="es-ES"/>
                <w14:ligatures w14:val="none"/>
              </w:rPr>
              <w:t>Mercurio</w:t>
            </w:r>
          </w:p>
        </w:tc>
        <w:tc>
          <w:tcPr>
            <w:tcW w:w="2834" w:type="dxa"/>
            <w:vAlign w:val="center"/>
            <w:hideMark/>
          </w:tcPr>
          <w:p w14:paraId="6A38B8EE" w14:textId="2297A36C" w:rsidR="00694A56" w:rsidRPr="00694A56" w:rsidRDefault="00694A56" w:rsidP="00FB6447">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lang w:eastAsia="es-ES"/>
                <w14:ligatures w14:val="none"/>
              </w:rPr>
            </w:pPr>
            <w:r w:rsidRPr="00694A56">
              <w:rPr>
                <w:rFonts w:ascii="Calibri" w:eastAsia="Times New Roman" w:hAnsi="Calibri" w:cs="Calibri"/>
                <w:color w:val="000000"/>
                <w:kern w:val="0"/>
                <w:sz w:val="20"/>
                <w:szCs w:val="20"/>
                <w:lang w:eastAsia="es-ES"/>
                <w14:ligatures w14:val="none"/>
              </w:rPr>
              <w:t xml:space="preserve">Reformateo de las tablas y adición de </w:t>
            </w:r>
            <w:r w:rsidRPr="00FB6447">
              <w:rPr>
                <w:rFonts w:ascii="Calibri" w:eastAsia="Times New Roman" w:hAnsi="Calibri" w:cs="Calibri"/>
                <w:color w:val="000000"/>
                <w:kern w:val="0"/>
                <w:sz w:val="20"/>
                <w:szCs w:val="20"/>
                <w:lang w:eastAsia="es-ES"/>
                <w14:ligatures w14:val="none"/>
              </w:rPr>
              <w:t xml:space="preserve">las </w:t>
            </w:r>
            <w:r w:rsidR="006E0863" w:rsidRPr="00FB6447">
              <w:rPr>
                <w:rFonts w:ascii="Calibri" w:eastAsia="Times New Roman" w:hAnsi="Calibri" w:cs="Calibri"/>
                <w:color w:val="000000"/>
                <w:kern w:val="0"/>
                <w:sz w:val="20"/>
                <w:szCs w:val="20"/>
                <w:lang w:eastAsia="es-ES"/>
                <w14:ligatures w14:val="none"/>
              </w:rPr>
              <w:t>tablas</w:t>
            </w:r>
            <w:r w:rsidRPr="00694A56">
              <w:rPr>
                <w:rFonts w:ascii="Calibri" w:eastAsia="Times New Roman" w:hAnsi="Calibri" w:cs="Calibri"/>
                <w:color w:val="000000"/>
                <w:kern w:val="0"/>
                <w:sz w:val="20"/>
                <w:szCs w:val="20"/>
                <w:lang w:eastAsia="es-ES"/>
                <w14:ligatures w14:val="none"/>
              </w:rPr>
              <w:t xml:space="preserve"> con la partida del hardware de </w:t>
            </w:r>
            <w:r w:rsidR="006E0863" w:rsidRPr="00FB6447">
              <w:rPr>
                <w:rFonts w:ascii="Calibri" w:eastAsia="Times New Roman" w:hAnsi="Calibri" w:cs="Calibri"/>
                <w:color w:val="000000"/>
                <w:kern w:val="0"/>
                <w:sz w:val="20"/>
                <w:szCs w:val="20"/>
                <w:lang w:eastAsia="es-ES"/>
                <w14:ligatures w14:val="none"/>
              </w:rPr>
              <w:t>vehículos</w:t>
            </w:r>
          </w:p>
        </w:tc>
      </w:tr>
      <w:tr w:rsidR="00694A56" w:rsidRPr="00694A56" w14:paraId="1F4B279B" w14:textId="77777777" w:rsidTr="00DD4F81">
        <w:trPr>
          <w:trHeight w:val="600"/>
        </w:trPr>
        <w:tc>
          <w:tcPr>
            <w:cnfStyle w:val="001000000000" w:firstRow="0" w:lastRow="0" w:firstColumn="1" w:lastColumn="0" w:oddVBand="0" w:evenVBand="0" w:oddHBand="0" w:evenHBand="0" w:firstRowFirstColumn="0" w:firstRowLastColumn="0" w:lastRowFirstColumn="0" w:lastRowLastColumn="0"/>
            <w:tcW w:w="1326" w:type="dxa"/>
            <w:tcBorders>
              <w:bottom w:val="single" w:sz="4" w:space="0" w:color="auto"/>
            </w:tcBorders>
            <w:shd w:val="clear" w:color="auto" w:fill="FFFFFF" w:themeFill="background1"/>
            <w:noWrap/>
            <w:vAlign w:val="center"/>
            <w:hideMark/>
          </w:tcPr>
          <w:p w14:paraId="43342825" w14:textId="77777777" w:rsidR="00694A56" w:rsidRPr="00694A56" w:rsidRDefault="00694A56" w:rsidP="00694A56">
            <w:pPr>
              <w:jc w:val="center"/>
              <w:rPr>
                <w:rFonts w:ascii="Calibri" w:eastAsia="Times New Roman" w:hAnsi="Calibri" w:cs="Calibri"/>
                <w:color w:val="000000"/>
                <w:kern w:val="0"/>
                <w:lang w:eastAsia="es-ES"/>
                <w14:ligatures w14:val="none"/>
              </w:rPr>
            </w:pPr>
            <w:r w:rsidRPr="00694A56">
              <w:rPr>
                <w:rFonts w:ascii="Calibri" w:eastAsia="Times New Roman" w:hAnsi="Calibri" w:cs="Calibri"/>
                <w:color w:val="000000"/>
                <w:kern w:val="0"/>
                <w:lang w:eastAsia="es-ES"/>
                <w14:ligatures w14:val="none"/>
              </w:rPr>
              <w:t>2024.ES.044</w:t>
            </w:r>
          </w:p>
        </w:tc>
        <w:tc>
          <w:tcPr>
            <w:tcW w:w="1278" w:type="dxa"/>
            <w:tcBorders>
              <w:bottom w:val="single" w:sz="4" w:space="0" w:color="auto"/>
            </w:tcBorders>
            <w:shd w:val="clear" w:color="auto" w:fill="FFFFFF" w:themeFill="background1"/>
            <w:noWrap/>
            <w:vAlign w:val="center"/>
            <w:hideMark/>
          </w:tcPr>
          <w:p w14:paraId="42F4F6A6" w14:textId="77777777" w:rsidR="00694A56" w:rsidRPr="00694A56" w:rsidRDefault="00694A56" w:rsidP="00694A5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s-ES"/>
                <w14:ligatures w14:val="none"/>
              </w:rPr>
            </w:pPr>
            <w:r w:rsidRPr="00694A56">
              <w:rPr>
                <w:rFonts w:ascii="Calibri" w:eastAsia="Times New Roman" w:hAnsi="Calibri" w:cs="Calibri"/>
                <w:color w:val="000000"/>
                <w:kern w:val="0"/>
                <w:lang w:eastAsia="es-ES"/>
                <w14:ligatures w14:val="none"/>
              </w:rPr>
              <w:t>22/04/2024</w:t>
            </w:r>
          </w:p>
        </w:tc>
        <w:tc>
          <w:tcPr>
            <w:tcW w:w="2074" w:type="dxa"/>
            <w:tcBorders>
              <w:bottom w:val="single" w:sz="4" w:space="0" w:color="auto"/>
            </w:tcBorders>
            <w:shd w:val="clear" w:color="auto" w:fill="FFFFFF" w:themeFill="background1"/>
            <w:noWrap/>
            <w:vAlign w:val="center"/>
            <w:hideMark/>
          </w:tcPr>
          <w:p w14:paraId="4AA704A9" w14:textId="77777777" w:rsidR="00694A56" w:rsidRPr="00694A56" w:rsidRDefault="00694A56" w:rsidP="00FB6447">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s-ES"/>
                <w14:ligatures w14:val="none"/>
              </w:rPr>
            </w:pPr>
            <w:r w:rsidRPr="00694A56">
              <w:rPr>
                <w:rFonts w:ascii="Calibri" w:eastAsia="Times New Roman" w:hAnsi="Calibri" w:cs="Calibri"/>
                <w:color w:val="000000"/>
                <w:kern w:val="0"/>
                <w:lang w:eastAsia="es-ES"/>
                <w14:ligatures w14:val="none"/>
              </w:rPr>
              <w:t>Definiciones y abreviaturas</w:t>
            </w:r>
          </w:p>
        </w:tc>
        <w:tc>
          <w:tcPr>
            <w:tcW w:w="992" w:type="dxa"/>
            <w:tcBorders>
              <w:bottom w:val="single" w:sz="4" w:space="0" w:color="auto"/>
            </w:tcBorders>
            <w:shd w:val="clear" w:color="auto" w:fill="FFFFFF" w:themeFill="background1"/>
            <w:noWrap/>
            <w:vAlign w:val="center"/>
            <w:hideMark/>
          </w:tcPr>
          <w:p w14:paraId="046AB6BE" w14:textId="77777777" w:rsidR="00694A56" w:rsidRPr="00694A56" w:rsidRDefault="00694A56" w:rsidP="00694A5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s-ES"/>
                <w14:ligatures w14:val="none"/>
              </w:rPr>
            </w:pPr>
            <w:r w:rsidRPr="00694A56">
              <w:rPr>
                <w:rFonts w:ascii="Calibri" w:eastAsia="Times New Roman" w:hAnsi="Calibri" w:cs="Calibri"/>
                <w:color w:val="000000"/>
                <w:kern w:val="0"/>
                <w:lang w:eastAsia="es-ES"/>
                <w14:ligatures w14:val="none"/>
              </w:rPr>
              <w:t>Mercurio</w:t>
            </w:r>
          </w:p>
        </w:tc>
        <w:tc>
          <w:tcPr>
            <w:tcW w:w="2834" w:type="dxa"/>
            <w:tcBorders>
              <w:bottom w:val="single" w:sz="4" w:space="0" w:color="auto"/>
            </w:tcBorders>
            <w:shd w:val="clear" w:color="auto" w:fill="FFFFFF" w:themeFill="background1"/>
            <w:vAlign w:val="center"/>
            <w:hideMark/>
          </w:tcPr>
          <w:p w14:paraId="0CF1475B" w14:textId="678D8FC8" w:rsidR="00694A56" w:rsidRPr="00694A56" w:rsidRDefault="00694A56" w:rsidP="00FB6447">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eastAsia="es-ES"/>
                <w14:ligatures w14:val="none"/>
              </w:rPr>
            </w:pPr>
            <w:r w:rsidRPr="00694A56">
              <w:rPr>
                <w:rFonts w:ascii="Calibri" w:eastAsia="Times New Roman" w:hAnsi="Calibri" w:cs="Calibri"/>
                <w:color w:val="000000"/>
                <w:kern w:val="0"/>
                <w:sz w:val="20"/>
                <w:szCs w:val="20"/>
                <w:lang w:eastAsia="es-ES"/>
                <w14:ligatures w14:val="none"/>
              </w:rPr>
              <w:t xml:space="preserve">Se revisa el documento en caso de que falten abreviaturas en el </w:t>
            </w:r>
            <w:r w:rsidR="006E0863" w:rsidRPr="00FB6447">
              <w:rPr>
                <w:rFonts w:ascii="Calibri" w:eastAsia="Times New Roman" w:hAnsi="Calibri" w:cs="Calibri"/>
                <w:color w:val="000000"/>
                <w:kern w:val="0"/>
                <w:sz w:val="20"/>
                <w:szCs w:val="20"/>
                <w:lang w:eastAsia="es-ES"/>
                <w14:ligatures w14:val="none"/>
              </w:rPr>
              <w:t>índice</w:t>
            </w:r>
          </w:p>
        </w:tc>
      </w:tr>
      <w:tr w:rsidR="00694A56" w:rsidRPr="00DD4F81" w14:paraId="3D6CD507" w14:textId="77777777" w:rsidTr="00A75683">
        <w:trPr>
          <w:cnfStyle w:val="000000100000" w:firstRow="0" w:lastRow="0" w:firstColumn="0" w:lastColumn="0" w:oddVBand="0" w:evenVBand="0" w:oddHBand="1" w:evenHBand="0" w:firstRowFirstColumn="0" w:firstRowLastColumn="0" w:lastRowFirstColumn="0" w:lastRowLastColumn="0"/>
          <w:trHeight w:val="900"/>
        </w:trPr>
        <w:tc>
          <w:tcPr>
            <w:cnfStyle w:val="001000000000" w:firstRow="0" w:lastRow="0" w:firstColumn="1" w:lastColumn="0" w:oddVBand="0" w:evenVBand="0" w:oddHBand="0" w:evenHBand="0" w:firstRowFirstColumn="0" w:firstRowLastColumn="0" w:lastRowFirstColumn="0" w:lastRowLastColumn="0"/>
            <w:tcW w:w="1326" w:type="dxa"/>
            <w:tcBorders>
              <w:top w:val="single" w:sz="4" w:space="0" w:color="auto"/>
              <w:bottom w:val="single" w:sz="4" w:space="0" w:color="auto"/>
              <w:right w:val="single" w:sz="4" w:space="0" w:color="auto"/>
            </w:tcBorders>
            <w:noWrap/>
            <w:vAlign w:val="center"/>
            <w:hideMark/>
          </w:tcPr>
          <w:p w14:paraId="213B2BF8" w14:textId="77777777" w:rsidR="00694A56" w:rsidRPr="00694A56" w:rsidRDefault="00694A56" w:rsidP="00694A56">
            <w:pPr>
              <w:jc w:val="center"/>
              <w:rPr>
                <w:rFonts w:ascii="Calibri" w:eastAsia="Times New Roman" w:hAnsi="Calibri" w:cs="Calibri"/>
                <w:color w:val="000000"/>
                <w:kern w:val="0"/>
                <w:lang w:eastAsia="es-ES"/>
                <w14:ligatures w14:val="none"/>
              </w:rPr>
            </w:pPr>
            <w:r w:rsidRPr="00694A56">
              <w:rPr>
                <w:rFonts w:ascii="Calibri" w:eastAsia="Times New Roman" w:hAnsi="Calibri" w:cs="Calibri"/>
                <w:color w:val="000000"/>
                <w:kern w:val="0"/>
                <w:lang w:eastAsia="es-ES"/>
                <w14:ligatures w14:val="none"/>
              </w:rPr>
              <w:t>2024.ES.045</w:t>
            </w:r>
          </w:p>
        </w:tc>
        <w:tc>
          <w:tcPr>
            <w:tcW w:w="1278" w:type="dxa"/>
            <w:tcBorders>
              <w:top w:val="single" w:sz="4" w:space="0" w:color="auto"/>
              <w:left w:val="single" w:sz="4" w:space="0" w:color="auto"/>
              <w:bottom w:val="single" w:sz="4" w:space="0" w:color="auto"/>
            </w:tcBorders>
            <w:noWrap/>
            <w:vAlign w:val="center"/>
            <w:hideMark/>
          </w:tcPr>
          <w:p w14:paraId="76128795" w14:textId="77777777" w:rsidR="00694A56" w:rsidRPr="00694A56" w:rsidRDefault="00694A56" w:rsidP="00694A5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kern w:val="0"/>
                <w:lang w:eastAsia="es-ES"/>
                <w14:ligatures w14:val="none"/>
              </w:rPr>
            </w:pPr>
            <w:r w:rsidRPr="00694A56">
              <w:rPr>
                <w:rFonts w:ascii="Calibri" w:eastAsia="Times New Roman" w:hAnsi="Calibri" w:cs="Calibri"/>
                <w:b/>
                <w:color w:val="000000"/>
                <w:kern w:val="0"/>
                <w:lang w:eastAsia="es-ES"/>
                <w14:ligatures w14:val="none"/>
              </w:rPr>
              <w:t>22/04/2024</w:t>
            </w:r>
          </w:p>
        </w:tc>
        <w:tc>
          <w:tcPr>
            <w:tcW w:w="2074" w:type="dxa"/>
            <w:tcBorders>
              <w:top w:val="single" w:sz="4" w:space="0" w:color="auto"/>
              <w:bottom w:val="single" w:sz="4" w:space="0" w:color="auto"/>
            </w:tcBorders>
            <w:noWrap/>
            <w:vAlign w:val="center"/>
            <w:hideMark/>
          </w:tcPr>
          <w:p w14:paraId="3FE84BB3" w14:textId="77777777" w:rsidR="00694A56" w:rsidRPr="00694A56" w:rsidRDefault="00694A56" w:rsidP="00FB6447">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kern w:val="0"/>
                <w:lang w:eastAsia="es-ES"/>
                <w14:ligatures w14:val="none"/>
              </w:rPr>
            </w:pPr>
            <w:r w:rsidRPr="00694A56">
              <w:rPr>
                <w:rFonts w:ascii="Calibri" w:eastAsia="Times New Roman" w:hAnsi="Calibri" w:cs="Calibri"/>
                <w:b/>
                <w:color w:val="000000"/>
                <w:kern w:val="0"/>
                <w:lang w:eastAsia="es-ES"/>
                <w14:ligatures w14:val="none"/>
              </w:rPr>
              <w:t>Documento</w:t>
            </w:r>
          </w:p>
        </w:tc>
        <w:tc>
          <w:tcPr>
            <w:tcW w:w="992" w:type="dxa"/>
            <w:tcBorders>
              <w:top w:val="single" w:sz="4" w:space="0" w:color="auto"/>
              <w:bottom w:val="single" w:sz="4" w:space="0" w:color="auto"/>
            </w:tcBorders>
            <w:noWrap/>
            <w:vAlign w:val="center"/>
            <w:hideMark/>
          </w:tcPr>
          <w:p w14:paraId="4DACF382" w14:textId="77777777" w:rsidR="00694A56" w:rsidRPr="00694A56" w:rsidRDefault="00694A56" w:rsidP="00694A5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kern w:val="0"/>
                <w:lang w:eastAsia="es-ES"/>
                <w14:ligatures w14:val="none"/>
              </w:rPr>
            </w:pPr>
            <w:r w:rsidRPr="00694A56">
              <w:rPr>
                <w:rFonts w:ascii="Calibri" w:eastAsia="Times New Roman" w:hAnsi="Calibri" w:cs="Calibri"/>
                <w:b/>
                <w:color w:val="000000"/>
                <w:kern w:val="0"/>
                <w:lang w:eastAsia="es-ES"/>
                <w14:ligatures w14:val="none"/>
              </w:rPr>
              <w:t>Grupal</w:t>
            </w:r>
          </w:p>
        </w:tc>
        <w:tc>
          <w:tcPr>
            <w:tcW w:w="2834" w:type="dxa"/>
            <w:tcBorders>
              <w:top w:val="single" w:sz="4" w:space="0" w:color="auto"/>
              <w:left w:val="nil"/>
              <w:bottom w:val="single" w:sz="4" w:space="0" w:color="auto"/>
            </w:tcBorders>
            <w:vAlign w:val="center"/>
            <w:hideMark/>
          </w:tcPr>
          <w:p w14:paraId="7F06A820" w14:textId="77777777" w:rsidR="00694A56" w:rsidRPr="00694A56" w:rsidRDefault="00694A56" w:rsidP="00FB6447">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kern w:val="0"/>
                <w:sz w:val="20"/>
                <w:szCs w:val="20"/>
                <w:lang w:eastAsia="es-ES"/>
                <w14:ligatures w14:val="none"/>
              </w:rPr>
            </w:pPr>
            <w:r w:rsidRPr="00694A56">
              <w:rPr>
                <w:rFonts w:ascii="Calibri" w:eastAsia="Times New Roman" w:hAnsi="Calibri" w:cs="Calibri"/>
                <w:b/>
                <w:color w:val="000000"/>
                <w:kern w:val="0"/>
                <w:sz w:val="20"/>
                <w:szCs w:val="20"/>
                <w:lang w:eastAsia="es-ES"/>
                <w14:ligatures w14:val="none"/>
              </w:rPr>
              <w:t>Se ha realizado una revisión del documento, tanto el formato como el contenido de éste, de cara a la creación del borrador</w:t>
            </w:r>
          </w:p>
        </w:tc>
      </w:tr>
      <w:tr w:rsidR="00315C18" w:rsidRPr="004750D1" w14:paraId="30FE835A" w14:textId="77777777" w:rsidTr="00A75683">
        <w:trPr>
          <w:trHeight w:val="900"/>
        </w:trPr>
        <w:tc>
          <w:tcPr>
            <w:cnfStyle w:val="001000000000" w:firstRow="0" w:lastRow="0" w:firstColumn="1" w:lastColumn="0" w:oddVBand="0" w:evenVBand="0" w:oddHBand="0" w:evenHBand="0" w:firstRowFirstColumn="0" w:firstRowLastColumn="0" w:lastRowFirstColumn="0" w:lastRowLastColumn="0"/>
            <w:tcW w:w="1326" w:type="dxa"/>
            <w:tcBorders>
              <w:top w:val="single" w:sz="4" w:space="0" w:color="auto"/>
              <w:right w:val="single" w:sz="4" w:space="0" w:color="auto"/>
            </w:tcBorders>
            <w:shd w:val="clear" w:color="auto" w:fill="FFFFFF" w:themeFill="background1"/>
            <w:noWrap/>
            <w:vAlign w:val="center"/>
          </w:tcPr>
          <w:p w14:paraId="5D62EED8" w14:textId="3000EE61" w:rsidR="00315C18" w:rsidRPr="004750D1" w:rsidRDefault="00315C18" w:rsidP="00694A56">
            <w:pPr>
              <w:jc w:val="center"/>
              <w:rPr>
                <w:rFonts w:ascii="Calibri" w:eastAsia="Times New Roman" w:hAnsi="Calibri" w:cs="Calibri"/>
                <w:color w:val="000000"/>
                <w:kern w:val="0"/>
                <w:lang w:eastAsia="es-ES"/>
                <w14:ligatures w14:val="none"/>
              </w:rPr>
            </w:pPr>
            <w:r w:rsidRPr="004750D1">
              <w:rPr>
                <w:rFonts w:ascii="Calibri" w:eastAsia="Times New Roman" w:hAnsi="Calibri" w:cs="Calibri"/>
                <w:color w:val="000000"/>
                <w:kern w:val="0"/>
                <w:lang w:eastAsia="es-ES"/>
                <w14:ligatures w14:val="none"/>
              </w:rPr>
              <w:t>2024.ES.046</w:t>
            </w:r>
          </w:p>
        </w:tc>
        <w:tc>
          <w:tcPr>
            <w:tcW w:w="1278" w:type="dxa"/>
            <w:tcBorders>
              <w:top w:val="single" w:sz="4" w:space="0" w:color="auto"/>
              <w:left w:val="single" w:sz="4" w:space="0" w:color="auto"/>
            </w:tcBorders>
            <w:shd w:val="clear" w:color="auto" w:fill="FFFFFF" w:themeFill="background1"/>
            <w:noWrap/>
            <w:vAlign w:val="center"/>
          </w:tcPr>
          <w:p w14:paraId="3771BBF2" w14:textId="4A886C83" w:rsidR="00315C18" w:rsidRPr="004750D1" w:rsidRDefault="00315C18" w:rsidP="00694A5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s-ES"/>
                <w14:ligatures w14:val="none"/>
              </w:rPr>
            </w:pPr>
            <w:r w:rsidRPr="004750D1">
              <w:rPr>
                <w:rFonts w:ascii="Calibri" w:eastAsia="Times New Roman" w:hAnsi="Calibri" w:cs="Calibri"/>
                <w:color w:val="000000"/>
                <w:kern w:val="0"/>
                <w:lang w:eastAsia="es-ES"/>
                <w14:ligatures w14:val="none"/>
              </w:rPr>
              <w:t>24/04/2024</w:t>
            </w:r>
          </w:p>
        </w:tc>
        <w:tc>
          <w:tcPr>
            <w:tcW w:w="2074" w:type="dxa"/>
            <w:tcBorders>
              <w:top w:val="single" w:sz="4" w:space="0" w:color="auto"/>
            </w:tcBorders>
            <w:shd w:val="clear" w:color="auto" w:fill="FFFFFF" w:themeFill="background1"/>
            <w:noWrap/>
            <w:vAlign w:val="center"/>
          </w:tcPr>
          <w:p w14:paraId="214406D6" w14:textId="36779EE2" w:rsidR="00315C18" w:rsidRPr="004750D1" w:rsidRDefault="004750D1" w:rsidP="00FB6447">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s-ES"/>
                <w14:ligatures w14:val="none"/>
              </w:rPr>
            </w:pPr>
            <w:r w:rsidRPr="004750D1">
              <w:rPr>
                <w:rFonts w:ascii="Calibri" w:eastAsia="Times New Roman" w:hAnsi="Calibri" w:cs="Calibri"/>
                <w:color w:val="000000"/>
                <w:kern w:val="0"/>
                <w:lang w:eastAsia="es-ES"/>
                <w14:ligatures w14:val="none"/>
              </w:rPr>
              <w:t>Otros anexos</w:t>
            </w:r>
          </w:p>
        </w:tc>
        <w:tc>
          <w:tcPr>
            <w:tcW w:w="992" w:type="dxa"/>
            <w:tcBorders>
              <w:top w:val="single" w:sz="4" w:space="0" w:color="auto"/>
            </w:tcBorders>
            <w:shd w:val="clear" w:color="auto" w:fill="FFFFFF" w:themeFill="background1"/>
            <w:noWrap/>
            <w:vAlign w:val="center"/>
          </w:tcPr>
          <w:p w14:paraId="49C70400" w14:textId="144B952E" w:rsidR="00315C18" w:rsidRPr="004750D1" w:rsidRDefault="004750D1" w:rsidP="00694A5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s-ES"/>
                <w14:ligatures w14:val="none"/>
              </w:rPr>
            </w:pPr>
            <w:r w:rsidRPr="004750D1">
              <w:rPr>
                <w:rFonts w:ascii="Calibri" w:eastAsia="Times New Roman" w:hAnsi="Calibri" w:cs="Calibri"/>
                <w:color w:val="000000"/>
                <w:kern w:val="0"/>
                <w:lang w:eastAsia="es-ES"/>
                <w14:ligatures w14:val="none"/>
              </w:rPr>
              <w:t>Omar</w:t>
            </w:r>
          </w:p>
        </w:tc>
        <w:tc>
          <w:tcPr>
            <w:tcW w:w="2834" w:type="dxa"/>
            <w:tcBorders>
              <w:top w:val="single" w:sz="4" w:space="0" w:color="auto"/>
              <w:left w:val="nil"/>
            </w:tcBorders>
            <w:shd w:val="clear" w:color="auto" w:fill="FFFFFF" w:themeFill="background1"/>
            <w:vAlign w:val="center"/>
          </w:tcPr>
          <w:p w14:paraId="72F1600B" w14:textId="7A04D537" w:rsidR="00315C18" w:rsidRPr="004750D1" w:rsidRDefault="004750D1" w:rsidP="00FB6447">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eastAsia="es-ES"/>
                <w14:ligatures w14:val="none"/>
              </w:rPr>
            </w:pPr>
            <w:r w:rsidRPr="004750D1">
              <w:rPr>
                <w:rFonts w:ascii="Calibri" w:eastAsia="Times New Roman" w:hAnsi="Calibri" w:cs="Calibri"/>
                <w:color w:val="000000"/>
                <w:kern w:val="0"/>
                <w:sz w:val="20"/>
                <w:szCs w:val="20"/>
                <w:lang w:eastAsia="es-ES"/>
                <w14:ligatures w14:val="none"/>
              </w:rPr>
              <w:t xml:space="preserve">Se ha </w:t>
            </w:r>
            <w:r w:rsidR="000009CA">
              <w:rPr>
                <w:rFonts w:ascii="Calibri" w:eastAsia="Times New Roman" w:hAnsi="Calibri" w:cs="Calibri"/>
                <w:color w:val="000000"/>
                <w:kern w:val="0"/>
                <w:sz w:val="20"/>
                <w:szCs w:val="20"/>
                <w:lang w:eastAsia="es-ES"/>
                <w14:ligatures w14:val="none"/>
              </w:rPr>
              <w:t>añadido la titulación de ingeniero informático al jefe de proyecto</w:t>
            </w:r>
          </w:p>
        </w:tc>
      </w:tr>
      <w:tr w:rsidR="000009CA" w:rsidRPr="004750D1" w14:paraId="1A6B0417" w14:textId="77777777" w:rsidTr="00A75683">
        <w:trPr>
          <w:cnfStyle w:val="000000100000" w:firstRow="0" w:lastRow="0" w:firstColumn="0" w:lastColumn="0" w:oddVBand="0" w:evenVBand="0" w:oddHBand="1" w:evenHBand="0" w:firstRowFirstColumn="0" w:firstRowLastColumn="0" w:lastRowFirstColumn="0" w:lastRowLastColumn="0"/>
          <w:trHeight w:val="900"/>
        </w:trPr>
        <w:tc>
          <w:tcPr>
            <w:cnfStyle w:val="001000000000" w:firstRow="0" w:lastRow="0" w:firstColumn="1" w:lastColumn="0" w:oddVBand="0" w:evenVBand="0" w:oddHBand="0" w:evenHBand="0" w:firstRowFirstColumn="0" w:firstRowLastColumn="0" w:lastRowFirstColumn="0" w:lastRowLastColumn="0"/>
            <w:tcW w:w="1326" w:type="dxa"/>
            <w:tcBorders>
              <w:right w:val="single" w:sz="4" w:space="0" w:color="auto"/>
            </w:tcBorders>
            <w:noWrap/>
            <w:vAlign w:val="center"/>
          </w:tcPr>
          <w:p w14:paraId="211FA519" w14:textId="480345B7" w:rsidR="000009CA" w:rsidRPr="004750D1" w:rsidRDefault="000009CA" w:rsidP="00694A56">
            <w:pPr>
              <w:jc w:val="center"/>
              <w:rPr>
                <w:rFonts w:ascii="Calibri" w:eastAsia="Times New Roman" w:hAnsi="Calibri" w:cs="Calibri"/>
                <w:color w:val="000000"/>
                <w:kern w:val="0"/>
                <w:lang w:eastAsia="es-ES"/>
                <w14:ligatures w14:val="none"/>
              </w:rPr>
            </w:pPr>
            <w:r>
              <w:rPr>
                <w:rFonts w:ascii="Calibri" w:eastAsia="Times New Roman" w:hAnsi="Calibri" w:cs="Calibri"/>
                <w:color w:val="000000"/>
                <w:kern w:val="0"/>
                <w:lang w:eastAsia="es-ES"/>
                <w14:ligatures w14:val="none"/>
              </w:rPr>
              <w:t>2024.ES.047</w:t>
            </w:r>
          </w:p>
        </w:tc>
        <w:tc>
          <w:tcPr>
            <w:tcW w:w="1278" w:type="dxa"/>
            <w:tcBorders>
              <w:left w:val="single" w:sz="4" w:space="0" w:color="auto"/>
            </w:tcBorders>
            <w:noWrap/>
            <w:vAlign w:val="center"/>
          </w:tcPr>
          <w:p w14:paraId="560D76F7" w14:textId="29B0971A" w:rsidR="000009CA" w:rsidRPr="004750D1" w:rsidRDefault="000009CA" w:rsidP="00694A5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s-ES"/>
                <w14:ligatures w14:val="none"/>
              </w:rPr>
            </w:pPr>
            <w:r>
              <w:rPr>
                <w:rFonts w:ascii="Calibri" w:eastAsia="Times New Roman" w:hAnsi="Calibri" w:cs="Calibri"/>
                <w:color w:val="000000"/>
                <w:kern w:val="0"/>
                <w:lang w:eastAsia="es-ES"/>
                <w14:ligatures w14:val="none"/>
              </w:rPr>
              <w:t>24/04/2024</w:t>
            </w:r>
          </w:p>
        </w:tc>
        <w:tc>
          <w:tcPr>
            <w:tcW w:w="2074" w:type="dxa"/>
            <w:noWrap/>
            <w:vAlign w:val="center"/>
          </w:tcPr>
          <w:p w14:paraId="5D99B520" w14:textId="54E7DDAF" w:rsidR="000009CA" w:rsidRPr="004750D1" w:rsidRDefault="00F75FBE" w:rsidP="00FB6447">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s-ES"/>
                <w14:ligatures w14:val="none"/>
              </w:rPr>
            </w:pPr>
            <w:r>
              <w:rPr>
                <w:rFonts w:ascii="Calibri" w:eastAsia="Times New Roman" w:hAnsi="Calibri" w:cs="Calibri"/>
                <w:color w:val="000000"/>
                <w:kern w:val="0"/>
                <w:lang w:eastAsia="es-ES"/>
                <w14:ligatures w14:val="none"/>
              </w:rPr>
              <w:t>Gestión de costes</w:t>
            </w:r>
          </w:p>
        </w:tc>
        <w:tc>
          <w:tcPr>
            <w:tcW w:w="992" w:type="dxa"/>
            <w:noWrap/>
            <w:vAlign w:val="center"/>
          </w:tcPr>
          <w:p w14:paraId="6CC66CD5" w14:textId="741A76AC" w:rsidR="000009CA" w:rsidRPr="004750D1" w:rsidRDefault="00F75FBE" w:rsidP="00694A5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s-ES"/>
                <w14:ligatures w14:val="none"/>
              </w:rPr>
            </w:pPr>
            <w:r>
              <w:rPr>
                <w:rFonts w:ascii="Calibri" w:eastAsia="Times New Roman" w:hAnsi="Calibri" w:cs="Calibri"/>
                <w:color w:val="000000"/>
                <w:kern w:val="0"/>
                <w:lang w:eastAsia="es-ES"/>
                <w14:ligatures w14:val="none"/>
              </w:rPr>
              <w:t>Pab</w:t>
            </w:r>
            <w:r w:rsidR="00D91907">
              <w:rPr>
                <w:rFonts w:ascii="Calibri" w:eastAsia="Times New Roman" w:hAnsi="Calibri" w:cs="Calibri"/>
                <w:color w:val="000000"/>
                <w:kern w:val="0"/>
                <w:lang w:eastAsia="es-ES"/>
                <w14:ligatures w14:val="none"/>
              </w:rPr>
              <w:t>l</w:t>
            </w:r>
            <w:r>
              <w:rPr>
                <w:rFonts w:ascii="Calibri" w:eastAsia="Times New Roman" w:hAnsi="Calibri" w:cs="Calibri"/>
                <w:color w:val="000000"/>
                <w:kern w:val="0"/>
                <w:lang w:eastAsia="es-ES"/>
                <w14:ligatures w14:val="none"/>
              </w:rPr>
              <w:t>o</w:t>
            </w:r>
          </w:p>
        </w:tc>
        <w:tc>
          <w:tcPr>
            <w:tcW w:w="2834" w:type="dxa"/>
            <w:tcBorders>
              <w:left w:val="nil"/>
            </w:tcBorders>
            <w:vAlign w:val="center"/>
          </w:tcPr>
          <w:p w14:paraId="134A09EA" w14:textId="7B4BA86E" w:rsidR="000009CA" w:rsidRPr="004750D1" w:rsidRDefault="00F75FBE" w:rsidP="00FB6447">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lang w:eastAsia="es-ES"/>
                <w14:ligatures w14:val="none"/>
              </w:rPr>
            </w:pPr>
            <w:r>
              <w:rPr>
                <w:rFonts w:ascii="Calibri" w:eastAsia="Times New Roman" w:hAnsi="Calibri" w:cs="Calibri"/>
                <w:color w:val="000000"/>
                <w:kern w:val="0"/>
                <w:sz w:val="20"/>
                <w:szCs w:val="20"/>
                <w:lang w:eastAsia="es-ES"/>
                <w14:ligatures w14:val="none"/>
              </w:rPr>
              <w:t xml:space="preserve">Se ha añadido la fórmula y explicación </w:t>
            </w:r>
            <w:r w:rsidR="00D91907">
              <w:rPr>
                <w:rFonts w:ascii="Calibri" w:eastAsia="Times New Roman" w:hAnsi="Calibri" w:cs="Calibri"/>
                <w:color w:val="000000"/>
                <w:kern w:val="0"/>
                <w:sz w:val="20"/>
                <w:szCs w:val="20"/>
                <w:lang w:eastAsia="es-ES"/>
                <w14:ligatures w14:val="none"/>
              </w:rPr>
              <w:t>del cálculo del precio/hora</w:t>
            </w:r>
          </w:p>
        </w:tc>
      </w:tr>
      <w:tr w:rsidR="00D91907" w:rsidRPr="004750D1" w14:paraId="29A0DB13" w14:textId="77777777" w:rsidTr="00A75683">
        <w:trPr>
          <w:trHeight w:val="900"/>
        </w:trPr>
        <w:tc>
          <w:tcPr>
            <w:cnfStyle w:val="001000000000" w:firstRow="0" w:lastRow="0" w:firstColumn="1" w:lastColumn="0" w:oddVBand="0" w:evenVBand="0" w:oddHBand="0" w:evenHBand="0" w:firstRowFirstColumn="0" w:firstRowLastColumn="0" w:lastRowFirstColumn="0" w:lastRowLastColumn="0"/>
            <w:tcW w:w="1326" w:type="dxa"/>
            <w:tcBorders>
              <w:right w:val="single" w:sz="4" w:space="0" w:color="auto"/>
            </w:tcBorders>
            <w:shd w:val="clear" w:color="auto" w:fill="FFFFFF" w:themeFill="background1"/>
            <w:noWrap/>
            <w:vAlign w:val="center"/>
          </w:tcPr>
          <w:p w14:paraId="315AC764" w14:textId="7029E611" w:rsidR="00D91907" w:rsidRDefault="00B37E83" w:rsidP="00694A56">
            <w:pPr>
              <w:jc w:val="center"/>
              <w:rPr>
                <w:rFonts w:ascii="Calibri" w:eastAsia="Times New Roman" w:hAnsi="Calibri" w:cs="Calibri"/>
                <w:color w:val="000000"/>
                <w:kern w:val="0"/>
                <w:lang w:eastAsia="es-ES"/>
                <w14:ligatures w14:val="none"/>
              </w:rPr>
            </w:pPr>
            <w:r>
              <w:rPr>
                <w:rFonts w:ascii="Calibri" w:eastAsia="Times New Roman" w:hAnsi="Calibri" w:cs="Calibri"/>
                <w:color w:val="000000"/>
                <w:kern w:val="0"/>
                <w:lang w:eastAsia="es-ES"/>
                <w14:ligatures w14:val="none"/>
              </w:rPr>
              <w:t>2024.es.048</w:t>
            </w:r>
          </w:p>
        </w:tc>
        <w:tc>
          <w:tcPr>
            <w:tcW w:w="1278" w:type="dxa"/>
            <w:tcBorders>
              <w:left w:val="single" w:sz="4" w:space="0" w:color="auto"/>
            </w:tcBorders>
            <w:shd w:val="clear" w:color="auto" w:fill="FFFFFF" w:themeFill="background1"/>
            <w:noWrap/>
            <w:vAlign w:val="center"/>
          </w:tcPr>
          <w:p w14:paraId="02A0249E" w14:textId="01EC5256" w:rsidR="00D91907" w:rsidRDefault="001B4BD4" w:rsidP="00694A5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s-ES"/>
                <w14:ligatures w14:val="none"/>
              </w:rPr>
            </w:pPr>
            <w:r>
              <w:rPr>
                <w:rFonts w:ascii="Calibri" w:eastAsia="Times New Roman" w:hAnsi="Calibri" w:cs="Calibri"/>
                <w:color w:val="000000"/>
                <w:kern w:val="0"/>
                <w:lang w:eastAsia="es-ES"/>
                <w14:ligatures w14:val="none"/>
              </w:rPr>
              <w:t>24/04/2024</w:t>
            </w:r>
          </w:p>
        </w:tc>
        <w:tc>
          <w:tcPr>
            <w:tcW w:w="2074" w:type="dxa"/>
            <w:shd w:val="clear" w:color="auto" w:fill="FFFFFF" w:themeFill="background1"/>
            <w:noWrap/>
            <w:vAlign w:val="center"/>
          </w:tcPr>
          <w:p w14:paraId="14A185DA" w14:textId="77777777" w:rsidR="00D91907" w:rsidRDefault="00FF0C3D" w:rsidP="00FB6447">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s-ES"/>
                <w14:ligatures w14:val="none"/>
              </w:rPr>
            </w:pPr>
            <w:r>
              <w:rPr>
                <w:rFonts w:ascii="Calibri" w:eastAsia="Times New Roman" w:hAnsi="Calibri" w:cs="Calibri"/>
                <w:color w:val="000000"/>
                <w:kern w:val="0"/>
                <w:lang w:eastAsia="es-ES"/>
                <w14:ligatures w14:val="none"/>
              </w:rPr>
              <w:t>Objeto</w:t>
            </w:r>
          </w:p>
          <w:p w14:paraId="54A97A58" w14:textId="2AC97955" w:rsidR="00FF0C3D" w:rsidRDefault="002B2E32" w:rsidP="00FB6447">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s-ES"/>
                <w14:ligatures w14:val="none"/>
              </w:rPr>
            </w:pPr>
            <w:r>
              <w:rPr>
                <w:rFonts w:ascii="Calibri" w:eastAsia="Times New Roman" w:hAnsi="Calibri" w:cs="Calibri"/>
                <w:color w:val="000000"/>
                <w:kern w:val="0"/>
                <w:lang w:eastAsia="es-ES"/>
                <w14:ligatures w14:val="none"/>
              </w:rPr>
              <w:t>Análisis y Diseño del sistema</w:t>
            </w:r>
          </w:p>
        </w:tc>
        <w:tc>
          <w:tcPr>
            <w:tcW w:w="992" w:type="dxa"/>
            <w:shd w:val="clear" w:color="auto" w:fill="FFFFFF" w:themeFill="background1"/>
            <w:noWrap/>
            <w:vAlign w:val="center"/>
          </w:tcPr>
          <w:p w14:paraId="04C75D9D" w14:textId="2ED477AC" w:rsidR="00D91907" w:rsidRDefault="006156DC" w:rsidP="00694A5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s-ES"/>
                <w14:ligatures w14:val="none"/>
              </w:rPr>
            </w:pPr>
            <w:r>
              <w:rPr>
                <w:rFonts w:ascii="Calibri" w:eastAsia="Times New Roman" w:hAnsi="Calibri" w:cs="Calibri"/>
                <w:color w:val="000000"/>
                <w:kern w:val="0"/>
                <w:lang w:eastAsia="es-ES"/>
                <w14:ligatures w14:val="none"/>
              </w:rPr>
              <w:t>Omar</w:t>
            </w:r>
          </w:p>
        </w:tc>
        <w:tc>
          <w:tcPr>
            <w:tcW w:w="2834" w:type="dxa"/>
            <w:tcBorders>
              <w:left w:val="nil"/>
            </w:tcBorders>
            <w:shd w:val="clear" w:color="auto" w:fill="FFFFFF" w:themeFill="background1"/>
            <w:vAlign w:val="center"/>
          </w:tcPr>
          <w:p w14:paraId="6F5EF9C5" w14:textId="5FC003B9" w:rsidR="00D91907" w:rsidRDefault="006156DC" w:rsidP="00FB6447">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eastAsia="es-ES"/>
                <w14:ligatures w14:val="none"/>
              </w:rPr>
            </w:pPr>
            <w:r>
              <w:rPr>
                <w:rFonts w:ascii="Calibri" w:eastAsia="Times New Roman" w:hAnsi="Calibri" w:cs="Calibri"/>
                <w:color w:val="000000"/>
                <w:kern w:val="0"/>
                <w:sz w:val="20"/>
                <w:szCs w:val="20"/>
                <w:lang w:eastAsia="es-ES"/>
                <w14:ligatures w14:val="none"/>
              </w:rPr>
              <w:t>Se ha añadido una referencia al anexo de</w:t>
            </w:r>
            <w:r w:rsidR="002C2D99">
              <w:rPr>
                <w:rFonts w:ascii="Calibri" w:eastAsia="Times New Roman" w:hAnsi="Calibri" w:cs="Calibri"/>
                <w:color w:val="000000"/>
                <w:kern w:val="0"/>
                <w:sz w:val="20"/>
                <w:szCs w:val="20"/>
                <w:lang w:eastAsia="es-ES"/>
                <w14:ligatures w14:val="none"/>
              </w:rPr>
              <w:t xml:space="preserve"> las zonas de los hospitales del Principado de Asturias</w:t>
            </w:r>
          </w:p>
        </w:tc>
      </w:tr>
      <w:tr w:rsidR="00F77D14" w:rsidRPr="00F77D14" w14:paraId="344D34D1" w14:textId="77777777" w:rsidTr="00570379">
        <w:trPr>
          <w:cnfStyle w:val="000000100000" w:firstRow="0" w:lastRow="0" w:firstColumn="0" w:lastColumn="0" w:oddVBand="0" w:evenVBand="0" w:oddHBand="1" w:evenHBand="0" w:firstRowFirstColumn="0" w:firstRowLastColumn="0" w:lastRowFirstColumn="0" w:lastRowLastColumn="0"/>
          <w:trHeight w:val="900"/>
        </w:trPr>
        <w:tc>
          <w:tcPr>
            <w:cnfStyle w:val="001000000000" w:firstRow="0" w:lastRow="0" w:firstColumn="1" w:lastColumn="0" w:oddVBand="0" w:evenVBand="0" w:oddHBand="0" w:evenHBand="0" w:firstRowFirstColumn="0" w:firstRowLastColumn="0" w:lastRowFirstColumn="0" w:lastRowLastColumn="0"/>
            <w:tcW w:w="1326" w:type="dxa"/>
            <w:tcBorders>
              <w:right w:val="single" w:sz="4" w:space="0" w:color="auto"/>
            </w:tcBorders>
            <w:noWrap/>
            <w:vAlign w:val="center"/>
          </w:tcPr>
          <w:p w14:paraId="167EE6A7" w14:textId="6475C4D8" w:rsidR="00F77D14" w:rsidRDefault="00F77D14" w:rsidP="00694A56">
            <w:pPr>
              <w:jc w:val="center"/>
              <w:rPr>
                <w:rFonts w:ascii="Calibri" w:eastAsia="Times New Roman" w:hAnsi="Calibri" w:cs="Calibri"/>
                <w:color w:val="000000"/>
                <w:kern w:val="0"/>
                <w:lang w:eastAsia="es-ES"/>
                <w14:ligatures w14:val="none"/>
              </w:rPr>
            </w:pPr>
            <w:r>
              <w:rPr>
                <w:rFonts w:ascii="Calibri" w:eastAsia="Times New Roman" w:hAnsi="Calibri" w:cs="Calibri"/>
                <w:color w:val="000000"/>
                <w:kern w:val="0"/>
                <w:lang w:eastAsia="es-ES"/>
                <w14:ligatures w14:val="none"/>
              </w:rPr>
              <w:t>2024.ES.049</w:t>
            </w:r>
          </w:p>
        </w:tc>
        <w:tc>
          <w:tcPr>
            <w:tcW w:w="1278" w:type="dxa"/>
            <w:tcBorders>
              <w:left w:val="single" w:sz="4" w:space="0" w:color="auto"/>
            </w:tcBorders>
            <w:noWrap/>
            <w:vAlign w:val="center"/>
          </w:tcPr>
          <w:p w14:paraId="1D635110" w14:textId="02FC4D49" w:rsidR="00F77D14" w:rsidRPr="00F77D14" w:rsidRDefault="00F77D14" w:rsidP="00694A5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aps/>
                <w:color w:val="000000"/>
                <w:kern w:val="0"/>
                <w:lang w:eastAsia="es-ES"/>
                <w14:ligatures w14:val="none"/>
              </w:rPr>
            </w:pPr>
            <w:r>
              <w:rPr>
                <w:rFonts w:ascii="Calibri" w:eastAsia="Times New Roman" w:hAnsi="Calibri" w:cs="Calibri"/>
                <w:color w:val="000000"/>
                <w:kern w:val="0"/>
                <w:lang w:eastAsia="es-ES"/>
                <w14:ligatures w14:val="none"/>
              </w:rPr>
              <w:t>25/04/2024</w:t>
            </w:r>
          </w:p>
        </w:tc>
        <w:tc>
          <w:tcPr>
            <w:tcW w:w="2074" w:type="dxa"/>
            <w:noWrap/>
            <w:vAlign w:val="center"/>
          </w:tcPr>
          <w:p w14:paraId="062995BA" w14:textId="5638F50A" w:rsidR="00F77D14" w:rsidRPr="00E9088F" w:rsidRDefault="00E9088F" w:rsidP="00E9088F">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s-ES"/>
                <w14:ligatures w14:val="none"/>
              </w:rPr>
            </w:pPr>
            <w:r>
              <w:rPr>
                <w:rFonts w:ascii="Calibri" w:eastAsia="Times New Roman" w:hAnsi="Calibri" w:cs="Calibri"/>
                <w:color w:val="000000"/>
                <w:kern w:val="0"/>
                <w:lang w:eastAsia="es-ES"/>
                <w14:ligatures w14:val="none"/>
              </w:rPr>
              <w:t>Estudios con entidad propia: Seguridad y protección de datos</w:t>
            </w:r>
          </w:p>
        </w:tc>
        <w:tc>
          <w:tcPr>
            <w:tcW w:w="992" w:type="dxa"/>
            <w:noWrap/>
            <w:vAlign w:val="center"/>
          </w:tcPr>
          <w:p w14:paraId="0461BBEB" w14:textId="66332BB6" w:rsidR="00F77D14" w:rsidRPr="00570379" w:rsidRDefault="00570379" w:rsidP="00694A5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aps/>
                <w:color w:val="000000"/>
                <w:kern w:val="0"/>
                <w:lang w:eastAsia="es-ES"/>
                <w14:ligatures w14:val="none"/>
              </w:rPr>
            </w:pPr>
            <w:r w:rsidRPr="00570379">
              <w:rPr>
                <w:rFonts w:ascii="Calibri" w:eastAsia="Times New Roman" w:hAnsi="Calibri" w:cs="Calibri"/>
                <w:color w:val="000000"/>
                <w:kern w:val="0"/>
                <w:lang w:eastAsia="es-ES"/>
                <w14:ligatures w14:val="none"/>
              </w:rPr>
              <w:t>Pablo</w:t>
            </w:r>
          </w:p>
        </w:tc>
        <w:tc>
          <w:tcPr>
            <w:tcW w:w="2834" w:type="dxa"/>
            <w:tcBorders>
              <w:left w:val="nil"/>
            </w:tcBorders>
            <w:vAlign w:val="center"/>
          </w:tcPr>
          <w:p w14:paraId="3472D474" w14:textId="0B3D1843" w:rsidR="00F77D14" w:rsidRPr="00F77D14" w:rsidRDefault="00BB3DF9" w:rsidP="00570379">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aps/>
                <w:color w:val="000000"/>
                <w:kern w:val="0"/>
                <w:lang w:eastAsia="es-ES"/>
                <w14:ligatures w14:val="none"/>
              </w:rPr>
            </w:pPr>
            <w:r>
              <w:rPr>
                <w:rFonts w:ascii="Calibri" w:eastAsia="Times New Roman" w:hAnsi="Calibri" w:cs="Calibri"/>
                <w:color w:val="000000"/>
                <w:kern w:val="0"/>
                <w:sz w:val="20"/>
                <w:szCs w:val="20"/>
                <w:lang w:eastAsia="es-ES"/>
                <w14:ligatures w14:val="none"/>
              </w:rPr>
              <w:t>Se ha realizado una ampliación en las medidas de seguridad y protección de datos a la par que se ha realizado una reestructuración del estudio.</w:t>
            </w:r>
          </w:p>
        </w:tc>
      </w:tr>
      <w:tr w:rsidR="002B2E32" w:rsidRPr="004750D1" w14:paraId="38FBC207" w14:textId="77777777" w:rsidTr="00A75683">
        <w:trPr>
          <w:trHeight w:val="900"/>
        </w:trPr>
        <w:tc>
          <w:tcPr>
            <w:cnfStyle w:val="001000000000" w:firstRow="0" w:lastRow="0" w:firstColumn="1" w:lastColumn="0" w:oddVBand="0" w:evenVBand="0" w:oddHBand="0" w:evenHBand="0" w:firstRowFirstColumn="0" w:firstRowLastColumn="0" w:lastRowFirstColumn="0" w:lastRowLastColumn="0"/>
            <w:tcW w:w="1326" w:type="dxa"/>
            <w:tcBorders>
              <w:right w:val="single" w:sz="4" w:space="0" w:color="auto"/>
            </w:tcBorders>
            <w:noWrap/>
            <w:vAlign w:val="center"/>
          </w:tcPr>
          <w:p w14:paraId="738F9551" w14:textId="68631B5A" w:rsidR="002B2E32" w:rsidRDefault="002B2E32" w:rsidP="00694A56">
            <w:pPr>
              <w:jc w:val="center"/>
              <w:rPr>
                <w:rFonts w:ascii="Calibri" w:eastAsia="Times New Roman" w:hAnsi="Calibri" w:cs="Calibri"/>
                <w:color w:val="000000"/>
                <w:kern w:val="0"/>
                <w:lang w:eastAsia="es-ES"/>
                <w14:ligatures w14:val="none"/>
              </w:rPr>
            </w:pPr>
            <w:r>
              <w:rPr>
                <w:rFonts w:ascii="Calibri" w:eastAsia="Times New Roman" w:hAnsi="Calibri" w:cs="Calibri"/>
                <w:color w:val="000000"/>
                <w:kern w:val="0"/>
                <w:lang w:eastAsia="es-ES"/>
                <w14:ligatures w14:val="none"/>
              </w:rPr>
              <w:t>2024.ES.0</w:t>
            </w:r>
            <w:r w:rsidR="00F77D14">
              <w:rPr>
                <w:rFonts w:ascii="Calibri" w:eastAsia="Times New Roman" w:hAnsi="Calibri" w:cs="Calibri"/>
                <w:color w:val="000000"/>
                <w:kern w:val="0"/>
                <w:lang w:eastAsia="es-ES"/>
                <w14:ligatures w14:val="none"/>
              </w:rPr>
              <w:t>50</w:t>
            </w:r>
          </w:p>
        </w:tc>
        <w:tc>
          <w:tcPr>
            <w:tcW w:w="1278" w:type="dxa"/>
            <w:tcBorders>
              <w:left w:val="single" w:sz="4" w:space="0" w:color="auto"/>
            </w:tcBorders>
            <w:noWrap/>
            <w:vAlign w:val="center"/>
          </w:tcPr>
          <w:p w14:paraId="66604CA5" w14:textId="0EE0A565" w:rsidR="002B2E32" w:rsidRDefault="002E5E07" w:rsidP="00694A5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s-ES"/>
                <w14:ligatures w14:val="none"/>
              </w:rPr>
            </w:pPr>
            <w:r>
              <w:rPr>
                <w:rFonts w:ascii="Calibri" w:eastAsia="Times New Roman" w:hAnsi="Calibri" w:cs="Calibri"/>
                <w:color w:val="000000"/>
                <w:kern w:val="0"/>
                <w:lang w:eastAsia="es-ES"/>
                <w14:ligatures w14:val="none"/>
              </w:rPr>
              <w:t>25/04/2024</w:t>
            </w:r>
          </w:p>
        </w:tc>
        <w:tc>
          <w:tcPr>
            <w:tcW w:w="2074" w:type="dxa"/>
            <w:noWrap/>
            <w:vAlign w:val="center"/>
          </w:tcPr>
          <w:p w14:paraId="2D8F9187" w14:textId="77777777" w:rsidR="002B2E32" w:rsidRDefault="00AD1077" w:rsidP="00FB6447">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s-ES"/>
                <w14:ligatures w14:val="none"/>
              </w:rPr>
            </w:pPr>
            <w:r>
              <w:rPr>
                <w:rFonts w:ascii="Calibri" w:eastAsia="Times New Roman" w:hAnsi="Calibri" w:cs="Calibri"/>
                <w:color w:val="000000"/>
                <w:kern w:val="0"/>
                <w:lang w:eastAsia="es-ES"/>
                <w14:ligatures w14:val="none"/>
              </w:rPr>
              <w:t>Gestión de comunicaciones</w:t>
            </w:r>
          </w:p>
          <w:p w14:paraId="1769387A" w14:textId="35D8DBD1" w:rsidR="002E5E07" w:rsidRDefault="002E5E07" w:rsidP="00FB6447">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s-ES"/>
                <w14:ligatures w14:val="none"/>
              </w:rPr>
            </w:pPr>
            <w:r>
              <w:rPr>
                <w:rFonts w:ascii="Calibri" w:eastAsia="Times New Roman" w:hAnsi="Calibri" w:cs="Calibri"/>
                <w:color w:val="000000"/>
                <w:kern w:val="0"/>
                <w:lang w:eastAsia="es-ES"/>
                <w14:ligatures w14:val="none"/>
              </w:rPr>
              <w:t>WBS</w:t>
            </w:r>
          </w:p>
        </w:tc>
        <w:tc>
          <w:tcPr>
            <w:tcW w:w="992" w:type="dxa"/>
            <w:noWrap/>
            <w:vAlign w:val="center"/>
          </w:tcPr>
          <w:p w14:paraId="3AA84E54" w14:textId="168734FB" w:rsidR="002B2E32" w:rsidRDefault="00AD1077" w:rsidP="00694A5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lang w:eastAsia="es-ES"/>
                <w14:ligatures w14:val="none"/>
              </w:rPr>
            </w:pPr>
            <w:r>
              <w:rPr>
                <w:rFonts w:ascii="Calibri" w:eastAsia="Times New Roman" w:hAnsi="Calibri" w:cs="Calibri"/>
                <w:color w:val="000000"/>
                <w:kern w:val="0"/>
                <w:lang w:eastAsia="es-ES"/>
                <w14:ligatures w14:val="none"/>
              </w:rPr>
              <w:t>Mercurio</w:t>
            </w:r>
          </w:p>
        </w:tc>
        <w:tc>
          <w:tcPr>
            <w:tcW w:w="2834" w:type="dxa"/>
            <w:tcBorders>
              <w:left w:val="nil"/>
            </w:tcBorders>
            <w:vAlign w:val="center"/>
          </w:tcPr>
          <w:p w14:paraId="400459DB" w14:textId="77777777" w:rsidR="002B2E32" w:rsidRDefault="00876750" w:rsidP="00FB6447">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eastAsia="es-ES"/>
                <w14:ligatures w14:val="none"/>
              </w:rPr>
            </w:pPr>
            <w:r>
              <w:rPr>
                <w:rFonts w:ascii="Calibri" w:eastAsia="Times New Roman" w:hAnsi="Calibri" w:cs="Calibri"/>
                <w:color w:val="000000"/>
                <w:kern w:val="0"/>
                <w:sz w:val="20"/>
                <w:szCs w:val="20"/>
                <w:lang w:eastAsia="es-ES"/>
                <w14:ligatures w14:val="none"/>
              </w:rPr>
              <w:t xml:space="preserve">Se ha modificado </w:t>
            </w:r>
            <w:r w:rsidR="001A5B99">
              <w:rPr>
                <w:rFonts w:ascii="Calibri" w:eastAsia="Times New Roman" w:hAnsi="Calibri" w:cs="Calibri"/>
                <w:color w:val="000000"/>
                <w:kern w:val="0"/>
                <w:sz w:val="20"/>
                <w:szCs w:val="20"/>
                <w:lang w:eastAsia="es-ES"/>
                <w14:ligatures w14:val="none"/>
              </w:rPr>
              <w:t>la sección de la gestión de comunicaciones de</w:t>
            </w:r>
            <w:r w:rsidR="006A6C53">
              <w:rPr>
                <w:rFonts w:ascii="Calibri" w:eastAsia="Times New Roman" w:hAnsi="Calibri" w:cs="Calibri"/>
                <w:color w:val="000000"/>
                <w:kern w:val="0"/>
                <w:sz w:val="20"/>
                <w:szCs w:val="20"/>
                <w:lang w:eastAsia="es-ES"/>
                <w14:ligatures w14:val="none"/>
              </w:rPr>
              <w:t>l proyecto, para hacerlo más acorde a lo pedido.</w:t>
            </w:r>
          </w:p>
          <w:p w14:paraId="65D1B438" w14:textId="777971DE" w:rsidR="006A6C53" w:rsidRDefault="006A6C53" w:rsidP="00FB6447">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0"/>
                <w:szCs w:val="20"/>
                <w:lang w:eastAsia="es-ES"/>
                <w14:ligatures w14:val="none"/>
              </w:rPr>
            </w:pPr>
            <w:r>
              <w:rPr>
                <w:rFonts w:ascii="Calibri" w:eastAsia="Times New Roman" w:hAnsi="Calibri" w:cs="Calibri"/>
                <w:color w:val="000000"/>
                <w:kern w:val="0"/>
                <w:sz w:val="20"/>
                <w:szCs w:val="20"/>
                <w:lang w:eastAsia="es-ES"/>
                <w14:ligatures w14:val="none"/>
              </w:rPr>
              <w:t>Se ha añadido el PBS del proyecto.</w:t>
            </w:r>
          </w:p>
        </w:tc>
      </w:tr>
      <w:tr w:rsidR="00AD1077" w:rsidRPr="004750D1" w14:paraId="120E92CB" w14:textId="77777777" w:rsidTr="00BB3DF9">
        <w:trPr>
          <w:cnfStyle w:val="000000100000" w:firstRow="0" w:lastRow="0" w:firstColumn="0" w:lastColumn="0" w:oddVBand="0" w:evenVBand="0" w:oddHBand="1" w:evenHBand="0" w:firstRowFirstColumn="0" w:firstRowLastColumn="0" w:lastRowFirstColumn="0" w:lastRowLastColumn="0"/>
          <w:trHeight w:val="900"/>
        </w:trPr>
        <w:tc>
          <w:tcPr>
            <w:cnfStyle w:val="001000000000" w:firstRow="0" w:lastRow="0" w:firstColumn="1" w:lastColumn="0" w:oddVBand="0" w:evenVBand="0" w:oddHBand="0" w:evenHBand="0" w:firstRowFirstColumn="0" w:firstRowLastColumn="0" w:lastRowFirstColumn="0" w:lastRowLastColumn="0"/>
            <w:tcW w:w="1326" w:type="dxa"/>
            <w:tcBorders>
              <w:bottom w:val="single" w:sz="4" w:space="0" w:color="auto"/>
              <w:right w:val="single" w:sz="4" w:space="0" w:color="auto"/>
            </w:tcBorders>
            <w:noWrap/>
            <w:vAlign w:val="center"/>
          </w:tcPr>
          <w:p w14:paraId="528676E2" w14:textId="6C8F4A10" w:rsidR="00AD1077" w:rsidRDefault="0082344F" w:rsidP="00694A56">
            <w:pPr>
              <w:jc w:val="center"/>
              <w:rPr>
                <w:rFonts w:ascii="Calibri" w:eastAsia="Times New Roman" w:hAnsi="Calibri" w:cs="Calibri"/>
                <w:color w:val="000000"/>
                <w:kern w:val="0"/>
                <w:lang w:eastAsia="es-ES"/>
                <w14:ligatures w14:val="none"/>
              </w:rPr>
            </w:pPr>
            <w:r>
              <w:rPr>
                <w:rFonts w:ascii="Calibri" w:eastAsia="Times New Roman" w:hAnsi="Calibri" w:cs="Calibri"/>
                <w:color w:val="000000"/>
                <w:kern w:val="0"/>
                <w:lang w:eastAsia="es-ES"/>
                <w14:ligatures w14:val="none"/>
              </w:rPr>
              <w:lastRenderedPageBreak/>
              <w:t>2024.es.05</w:t>
            </w:r>
            <w:r w:rsidR="00F77D14">
              <w:rPr>
                <w:rFonts w:ascii="Calibri" w:eastAsia="Times New Roman" w:hAnsi="Calibri" w:cs="Calibri"/>
                <w:color w:val="000000"/>
                <w:kern w:val="0"/>
                <w:lang w:eastAsia="es-ES"/>
                <w14:ligatures w14:val="none"/>
              </w:rPr>
              <w:t>1</w:t>
            </w:r>
          </w:p>
        </w:tc>
        <w:tc>
          <w:tcPr>
            <w:tcW w:w="1278" w:type="dxa"/>
            <w:tcBorders>
              <w:left w:val="single" w:sz="4" w:space="0" w:color="auto"/>
              <w:bottom w:val="single" w:sz="4" w:space="0" w:color="auto"/>
            </w:tcBorders>
            <w:noWrap/>
            <w:vAlign w:val="center"/>
          </w:tcPr>
          <w:p w14:paraId="0B8B91C0" w14:textId="43EA2C10" w:rsidR="00AD1077" w:rsidRDefault="0082344F" w:rsidP="00694A5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s-ES"/>
                <w14:ligatures w14:val="none"/>
              </w:rPr>
            </w:pPr>
            <w:r>
              <w:rPr>
                <w:rFonts w:ascii="Calibri" w:eastAsia="Times New Roman" w:hAnsi="Calibri" w:cs="Calibri"/>
                <w:color w:val="000000"/>
                <w:kern w:val="0"/>
                <w:lang w:eastAsia="es-ES"/>
                <w14:ligatures w14:val="none"/>
              </w:rPr>
              <w:t>2</w:t>
            </w:r>
            <w:r w:rsidR="000814AC">
              <w:rPr>
                <w:rFonts w:ascii="Calibri" w:eastAsia="Times New Roman" w:hAnsi="Calibri" w:cs="Calibri"/>
                <w:color w:val="000000"/>
                <w:kern w:val="0"/>
                <w:lang w:eastAsia="es-ES"/>
                <w14:ligatures w14:val="none"/>
              </w:rPr>
              <w:t>6</w:t>
            </w:r>
            <w:r>
              <w:rPr>
                <w:rFonts w:ascii="Calibri" w:eastAsia="Times New Roman" w:hAnsi="Calibri" w:cs="Calibri"/>
                <w:color w:val="000000"/>
                <w:kern w:val="0"/>
                <w:lang w:eastAsia="es-ES"/>
                <w14:ligatures w14:val="none"/>
              </w:rPr>
              <w:t>/04/2024</w:t>
            </w:r>
          </w:p>
        </w:tc>
        <w:tc>
          <w:tcPr>
            <w:tcW w:w="2074" w:type="dxa"/>
            <w:tcBorders>
              <w:bottom w:val="single" w:sz="4" w:space="0" w:color="auto"/>
            </w:tcBorders>
            <w:noWrap/>
            <w:vAlign w:val="center"/>
          </w:tcPr>
          <w:p w14:paraId="04631778" w14:textId="29046D69" w:rsidR="00AD1077" w:rsidRDefault="002E5E07" w:rsidP="00FB6447">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s-ES"/>
                <w14:ligatures w14:val="none"/>
              </w:rPr>
            </w:pPr>
            <w:r>
              <w:rPr>
                <w:rFonts w:ascii="Calibri" w:eastAsia="Times New Roman" w:hAnsi="Calibri" w:cs="Calibri"/>
                <w:color w:val="000000"/>
                <w:kern w:val="0"/>
                <w:lang w:eastAsia="es-ES"/>
                <w14:ligatures w14:val="none"/>
              </w:rPr>
              <w:t>Análisis y Diseño del sistema</w:t>
            </w:r>
          </w:p>
        </w:tc>
        <w:tc>
          <w:tcPr>
            <w:tcW w:w="992" w:type="dxa"/>
            <w:tcBorders>
              <w:bottom w:val="single" w:sz="4" w:space="0" w:color="auto"/>
            </w:tcBorders>
            <w:noWrap/>
            <w:vAlign w:val="center"/>
          </w:tcPr>
          <w:p w14:paraId="68880A38" w14:textId="2A6AA2EC" w:rsidR="00AD1077" w:rsidRDefault="002E5E07" w:rsidP="00694A5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lang w:eastAsia="es-ES"/>
                <w14:ligatures w14:val="none"/>
              </w:rPr>
            </w:pPr>
            <w:r>
              <w:rPr>
                <w:rFonts w:ascii="Calibri" w:eastAsia="Times New Roman" w:hAnsi="Calibri" w:cs="Calibri"/>
                <w:color w:val="000000"/>
                <w:kern w:val="0"/>
                <w:lang w:eastAsia="es-ES"/>
                <w14:ligatures w14:val="none"/>
              </w:rPr>
              <w:t>David</w:t>
            </w:r>
          </w:p>
        </w:tc>
        <w:tc>
          <w:tcPr>
            <w:tcW w:w="2834" w:type="dxa"/>
            <w:tcBorders>
              <w:left w:val="nil"/>
              <w:bottom w:val="single" w:sz="4" w:space="0" w:color="auto"/>
            </w:tcBorders>
            <w:vAlign w:val="center"/>
          </w:tcPr>
          <w:p w14:paraId="45FCE5F4" w14:textId="516A71FC" w:rsidR="00AD1077" w:rsidRDefault="006A6C53" w:rsidP="00FB6447">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0"/>
                <w:szCs w:val="20"/>
                <w:lang w:eastAsia="es-ES"/>
                <w14:ligatures w14:val="none"/>
              </w:rPr>
            </w:pPr>
            <w:r>
              <w:rPr>
                <w:rFonts w:ascii="Calibri" w:eastAsia="Times New Roman" w:hAnsi="Calibri" w:cs="Calibri"/>
                <w:color w:val="000000"/>
                <w:kern w:val="0"/>
                <w:sz w:val="20"/>
                <w:szCs w:val="20"/>
                <w:lang w:eastAsia="es-ES"/>
                <w14:ligatures w14:val="none"/>
              </w:rPr>
              <w:t>Se ha realizado un diagrama de casos de uso del sistema.</w:t>
            </w:r>
          </w:p>
        </w:tc>
      </w:tr>
      <w:tr w:rsidR="0082344F" w:rsidRPr="00A75683" w14:paraId="0098A1F1" w14:textId="77777777" w:rsidTr="006A6C53">
        <w:trPr>
          <w:trHeight w:val="900"/>
        </w:trPr>
        <w:tc>
          <w:tcPr>
            <w:cnfStyle w:val="001000000000" w:firstRow="0" w:lastRow="0" w:firstColumn="1" w:lastColumn="0" w:oddVBand="0" w:evenVBand="0" w:oddHBand="0" w:evenHBand="0" w:firstRowFirstColumn="0" w:firstRowLastColumn="0" w:lastRowFirstColumn="0" w:lastRowLastColumn="0"/>
            <w:tcW w:w="1326" w:type="dxa"/>
            <w:tcBorders>
              <w:top w:val="single" w:sz="4" w:space="0" w:color="auto"/>
              <w:bottom w:val="single" w:sz="4" w:space="0" w:color="auto"/>
              <w:right w:val="single" w:sz="4" w:space="0" w:color="auto"/>
            </w:tcBorders>
            <w:noWrap/>
            <w:vAlign w:val="center"/>
          </w:tcPr>
          <w:p w14:paraId="6F7CBAB2" w14:textId="6A777087" w:rsidR="0082344F" w:rsidRPr="00A75683" w:rsidRDefault="00D3056B" w:rsidP="00694A56">
            <w:pPr>
              <w:jc w:val="center"/>
              <w:rPr>
                <w:rFonts w:ascii="Calibri" w:eastAsia="Times New Roman" w:hAnsi="Calibri" w:cs="Calibri"/>
                <w:color w:val="000000"/>
                <w:kern w:val="0"/>
                <w:lang w:eastAsia="es-ES"/>
                <w14:ligatures w14:val="none"/>
              </w:rPr>
            </w:pPr>
            <w:r w:rsidRPr="00A75683">
              <w:rPr>
                <w:rFonts w:ascii="Calibri" w:eastAsia="Times New Roman" w:hAnsi="Calibri" w:cs="Calibri"/>
                <w:color w:val="000000"/>
                <w:kern w:val="0"/>
                <w:lang w:eastAsia="es-ES"/>
                <w14:ligatures w14:val="none"/>
              </w:rPr>
              <w:t>2024.es.05</w:t>
            </w:r>
            <w:r w:rsidR="00F77D14">
              <w:rPr>
                <w:rFonts w:ascii="Calibri" w:eastAsia="Times New Roman" w:hAnsi="Calibri" w:cs="Calibri"/>
                <w:color w:val="000000"/>
                <w:kern w:val="0"/>
                <w:lang w:eastAsia="es-ES"/>
                <w14:ligatures w14:val="none"/>
              </w:rPr>
              <w:t>2</w:t>
            </w:r>
          </w:p>
        </w:tc>
        <w:tc>
          <w:tcPr>
            <w:tcW w:w="1278" w:type="dxa"/>
            <w:tcBorders>
              <w:top w:val="single" w:sz="4" w:space="0" w:color="auto"/>
              <w:left w:val="single" w:sz="4" w:space="0" w:color="auto"/>
              <w:bottom w:val="single" w:sz="4" w:space="0" w:color="auto"/>
            </w:tcBorders>
            <w:noWrap/>
            <w:vAlign w:val="center"/>
          </w:tcPr>
          <w:p w14:paraId="1F1330DB" w14:textId="7EB9C9F5" w:rsidR="0082344F" w:rsidRPr="00A75683" w:rsidRDefault="00D3056B" w:rsidP="00694A5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kern w:val="0"/>
                <w:lang w:eastAsia="es-ES"/>
                <w14:ligatures w14:val="none"/>
              </w:rPr>
            </w:pPr>
            <w:r w:rsidRPr="00A75683">
              <w:rPr>
                <w:rFonts w:ascii="Calibri" w:eastAsia="Times New Roman" w:hAnsi="Calibri" w:cs="Calibri"/>
                <w:b/>
                <w:bCs/>
                <w:color w:val="000000"/>
                <w:kern w:val="0"/>
                <w:lang w:eastAsia="es-ES"/>
                <w14:ligatures w14:val="none"/>
              </w:rPr>
              <w:t>27/04/2024</w:t>
            </w:r>
          </w:p>
        </w:tc>
        <w:tc>
          <w:tcPr>
            <w:tcW w:w="2074" w:type="dxa"/>
            <w:tcBorders>
              <w:top w:val="single" w:sz="4" w:space="0" w:color="auto"/>
              <w:bottom w:val="single" w:sz="4" w:space="0" w:color="auto"/>
            </w:tcBorders>
            <w:noWrap/>
            <w:vAlign w:val="center"/>
          </w:tcPr>
          <w:p w14:paraId="3E461481" w14:textId="721EF10B" w:rsidR="0082344F" w:rsidRPr="00A75683" w:rsidRDefault="00D3056B" w:rsidP="00FB6447">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kern w:val="0"/>
                <w:lang w:eastAsia="es-ES"/>
                <w14:ligatures w14:val="none"/>
              </w:rPr>
            </w:pPr>
            <w:r w:rsidRPr="00A75683">
              <w:rPr>
                <w:rFonts w:ascii="Calibri" w:eastAsia="Times New Roman" w:hAnsi="Calibri" w:cs="Calibri"/>
                <w:b/>
                <w:bCs/>
                <w:color w:val="000000"/>
                <w:kern w:val="0"/>
                <w:lang w:eastAsia="es-ES"/>
                <w14:ligatures w14:val="none"/>
              </w:rPr>
              <w:t>Documento</w:t>
            </w:r>
          </w:p>
        </w:tc>
        <w:tc>
          <w:tcPr>
            <w:tcW w:w="992" w:type="dxa"/>
            <w:tcBorders>
              <w:top w:val="single" w:sz="4" w:space="0" w:color="auto"/>
              <w:bottom w:val="single" w:sz="4" w:space="0" w:color="auto"/>
            </w:tcBorders>
            <w:noWrap/>
            <w:vAlign w:val="center"/>
          </w:tcPr>
          <w:p w14:paraId="218D75A0" w14:textId="0555BAD1" w:rsidR="0082344F" w:rsidRPr="00A75683" w:rsidRDefault="00D3056B" w:rsidP="00694A5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kern w:val="0"/>
                <w:lang w:eastAsia="es-ES"/>
                <w14:ligatures w14:val="none"/>
              </w:rPr>
            </w:pPr>
            <w:r w:rsidRPr="00A75683">
              <w:rPr>
                <w:rFonts w:ascii="Calibri" w:eastAsia="Times New Roman" w:hAnsi="Calibri" w:cs="Calibri"/>
                <w:b/>
                <w:bCs/>
                <w:color w:val="000000"/>
                <w:kern w:val="0"/>
                <w:lang w:eastAsia="es-ES"/>
                <w14:ligatures w14:val="none"/>
              </w:rPr>
              <w:t>Grupal</w:t>
            </w:r>
          </w:p>
        </w:tc>
        <w:tc>
          <w:tcPr>
            <w:tcW w:w="2834" w:type="dxa"/>
            <w:tcBorders>
              <w:top w:val="single" w:sz="4" w:space="0" w:color="auto"/>
              <w:left w:val="nil"/>
              <w:bottom w:val="single" w:sz="4" w:space="0" w:color="auto"/>
            </w:tcBorders>
            <w:vAlign w:val="center"/>
          </w:tcPr>
          <w:p w14:paraId="4AE65005" w14:textId="23565AE9" w:rsidR="0082344F" w:rsidRPr="00A75683" w:rsidRDefault="00D3056B" w:rsidP="00FB6447">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kern w:val="0"/>
                <w:sz w:val="20"/>
                <w:szCs w:val="20"/>
                <w:lang w:eastAsia="es-ES"/>
                <w14:ligatures w14:val="none"/>
              </w:rPr>
            </w:pPr>
            <w:r w:rsidRPr="00A75683">
              <w:rPr>
                <w:rFonts w:ascii="Calibri" w:eastAsia="Times New Roman" w:hAnsi="Calibri" w:cs="Calibri"/>
                <w:b/>
                <w:bCs/>
                <w:color w:val="000000"/>
                <w:kern w:val="0"/>
                <w:sz w:val="20"/>
                <w:szCs w:val="20"/>
                <w:lang w:eastAsia="es-ES"/>
                <w14:ligatures w14:val="none"/>
              </w:rPr>
              <w:t xml:space="preserve">Revisión del documento </w:t>
            </w:r>
            <w:r w:rsidR="00A75683" w:rsidRPr="00A75683">
              <w:rPr>
                <w:rFonts w:ascii="Calibri" w:eastAsia="Times New Roman" w:hAnsi="Calibri" w:cs="Calibri"/>
                <w:b/>
                <w:bCs/>
                <w:color w:val="000000"/>
                <w:kern w:val="0"/>
                <w:sz w:val="20"/>
                <w:szCs w:val="20"/>
                <w:lang w:eastAsia="es-ES"/>
                <w14:ligatures w14:val="none"/>
              </w:rPr>
              <w:t>para la entrega del borrador</w:t>
            </w:r>
          </w:p>
        </w:tc>
      </w:tr>
    </w:tbl>
    <w:p w14:paraId="0120AAD1" w14:textId="77777777" w:rsidR="00E842F0" w:rsidRDefault="00E842F0" w:rsidP="002F5076">
      <w:r>
        <w:br w:type="page"/>
      </w:r>
    </w:p>
    <w:bookmarkEnd w:id="1" w:displacedByCustomXml="next"/>
    <w:sdt>
      <w:sdtPr>
        <w:rPr>
          <w:rFonts w:asciiTheme="minorHAnsi" w:eastAsiaTheme="minorEastAsia" w:hAnsiTheme="minorHAnsi" w:cstheme="minorBidi"/>
          <w:b w:val="0"/>
          <w:color w:val="auto"/>
          <w:spacing w:val="0"/>
          <w:kern w:val="2"/>
          <w:sz w:val="22"/>
          <w:szCs w:val="22"/>
        </w:rPr>
        <w:id w:val="-894421107"/>
        <w:docPartObj>
          <w:docPartGallery w:val="Table of Contents"/>
          <w:docPartUnique/>
        </w:docPartObj>
      </w:sdtPr>
      <w:sdtContent>
        <w:p w14:paraId="18942C68" w14:textId="3C28B7D1" w:rsidR="002B7760" w:rsidRPr="002B7760" w:rsidRDefault="002B7760" w:rsidP="00F60489">
          <w:pPr>
            <w:pStyle w:val="Ttulo"/>
            <w:rPr>
              <w:rStyle w:val="TtuloCar"/>
            </w:rPr>
          </w:pPr>
          <w:r>
            <w:rPr>
              <w:rStyle w:val="TtuloCar"/>
            </w:rPr>
            <w:t>ÍNDICE</w:t>
          </w:r>
        </w:p>
        <w:p w14:paraId="59BD77E9" w14:textId="6F8D10D7" w:rsidR="007224D0" w:rsidRDefault="002B7760">
          <w:pPr>
            <w:pStyle w:val="TDC1"/>
            <w:tabs>
              <w:tab w:val="right" w:leader="dot" w:pos="8494"/>
            </w:tabs>
            <w:rPr>
              <w:rFonts w:eastAsiaTheme="minorEastAsia" w:cstheme="minorBidi"/>
              <w:b w:val="0"/>
              <w:bCs w:val="0"/>
              <w:caps w:val="0"/>
              <w:noProof/>
              <w:sz w:val="24"/>
              <w:szCs w:val="24"/>
              <w:lang w:eastAsia="es-ES"/>
            </w:rPr>
          </w:pPr>
          <w:r>
            <w:fldChar w:fldCharType="begin"/>
          </w:r>
          <w:r>
            <w:instrText xml:space="preserve"> TOC \o "1-3" \h \z \u </w:instrText>
          </w:r>
          <w:r>
            <w:fldChar w:fldCharType="separate"/>
          </w:r>
          <w:hyperlink w:anchor="_Toc165126128" w:history="1">
            <w:r w:rsidR="007224D0" w:rsidRPr="00861C41">
              <w:rPr>
                <w:rStyle w:val="Hipervnculo"/>
                <w:noProof/>
              </w:rPr>
              <w:t>Índice de tablas</w:t>
            </w:r>
            <w:r w:rsidR="007224D0">
              <w:rPr>
                <w:noProof/>
                <w:webHidden/>
              </w:rPr>
              <w:tab/>
            </w:r>
            <w:r w:rsidR="007224D0">
              <w:rPr>
                <w:noProof/>
                <w:webHidden/>
              </w:rPr>
              <w:fldChar w:fldCharType="begin"/>
            </w:r>
            <w:r w:rsidR="007224D0">
              <w:rPr>
                <w:noProof/>
                <w:webHidden/>
              </w:rPr>
              <w:instrText xml:space="preserve"> PAGEREF _Toc165126128 \h </w:instrText>
            </w:r>
            <w:r w:rsidR="007224D0">
              <w:rPr>
                <w:noProof/>
                <w:webHidden/>
              </w:rPr>
            </w:r>
            <w:r w:rsidR="007224D0">
              <w:rPr>
                <w:noProof/>
                <w:webHidden/>
              </w:rPr>
              <w:fldChar w:fldCharType="separate"/>
            </w:r>
            <w:r w:rsidR="00AB32F0">
              <w:rPr>
                <w:noProof/>
                <w:webHidden/>
              </w:rPr>
              <w:t>11</w:t>
            </w:r>
            <w:r w:rsidR="007224D0">
              <w:rPr>
                <w:noProof/>
                <w:webHidden/>
              </w:rPr>
              <w:fldChar w:fldCharType="end"/>
            </w:r>
          </w:hyperlink>
        </w:p>
        <w:p w14:paraId="54AE0F11" w14:textId="0880076C" w:rsidR="007224D0" w:rsidRDefault="00DA24DE">
          <w:pPr>
            <w:pStyle w:val="TDC1"/>
            <w:tabs>
              <w:tab w:val="right" w:leader="dot" w:pos="8494"/>
            </w:tabs>
            <w:rPr>
              <w:rFonts w:eastAsiaTheme="minorEastAsia" w:cstheme="minorBidi"/>
              <w:b w:val="0"/>
              <w:bCs w:val="0"/>
              <w:caps w:val="0"/>
              <w:noProof/>
              <w:sz w:val="24"/>
              <w:szCs w:val="24"/>
              <w:lang w:eastAsia="es-ES"/>
            </w:rPr>
          </w:pPr>
          <w:hyperlink w:anchor="_Toc165126129" w:history="1">
            <w:r w:rsidR="007224D0" w:rsidRPr="00861C41">
              <w:rPr>
                <w:rStyle w:val="Hipervnculo"/>
                <w:noProof/>
              </w:rPr>
              <w:t>Índice de figuras</w:t>
            </w:r>
            <w:r w:rsidR="007224D0">
              <w:rPr>
                <w:noProof/>
                <w:webHidden/>
              </w:rPr>
              <w:tab/>
            </w:r>
            <w:r w:rsidR="007224D0">
              <w:rPr>
                <w:noProof/>
                <w:webHidden/>
              </w:rPr>
              <w:fldChar w:fldCharType="begin"/>
            </w:r>
            <w:r w:rsidR="007224D0">
              <w:rPr>
                <w:noProof/>
                <w:webHidden/>
              </w:rPr>
              <w:instrText xml:space="preserve"> PAGEREF _Toc165126129 \h </w:instrText>
            </w:r>
            <w:r w:rsidR="007224D0">
              <w:rPr>
                <w:noProof/>
                <w:webHidden/>
              </w:rPr>
            </w:r>
            <w:r w:rsidR="007224D0">
              <w:rPr>
                <w:noProof/>
                <w:webHidden/>
              </w:rPr>
              <w:fldChar w:fldCharType="separate"/>
            </w:r>
            <w:r w:rsidR="00AB32F0">
              <w:rPr>
                <w:noProof/>
                <w:webHidden/>
              </w:rPr>
              <w:t>14</w:t>
            </w:r>
            <w:r w:rsidR="007224D0">
              <w:rPr>
                <w:noProof/>
                <w:webHidden/>
              </w:rPr>
              <w:fldChar w:fldCharType="end"/>
            </w:r>
          </w:hyperlink>
        </w:p>
        <w:p w14:paraId="3484EED2" w14:textId="2B18F750" w:rsidR="007224D0" w:rsidRDefault="00DA24DE">
          <w:pPr>
            <w:pStyle w:val="TDC1"/>
            <w:tabs>
              <w:tab w:val="left" w:pos="440"/>
              <w:tab w:val="right" w:leader="dot" w:pos="8494"/>
            </w:tabs>
            <w:rPr>
              <w:rFonts w:eastAsiaTheme="minorEastAsia" w:cstheme="minorBidi"/>
              <w:b w:val="0"/>
              <w:bCs w:val="0"/>
              <w:caps w:val="0"/>
              <w:noProof/>
              <w:sz w:val="24"/>
              <w:szCs w:val="24"/>
              <w:lang w:eastAsia="es-ES"/>
            </w:rPr>
          </w:pPr>
          <w:hyperlink w:anchor="_Toc165126130" w:history="1">
            <w:r w:rsidR="007224D0" w:rsidRPr="00861C41">
              <w:rPr>
                <w:rStyle w:val="Hipervnculo"/>
                <w:noProof/>
              </w:rPr>
              <w:t>1</w:t>
            </w:r>
            <w:r w:rsidR="007224D0">
              <w:rPr>
                <w:rFonts w:eastAsiaTheme="minorEastAsia" w:cstheme="minorBidi"/>
                <w:b w:val="0"/>
                <w:bCs w:val="0"/>
                <w:caps w:val="0"/>
                <w:noProof/>
                <w:sz w:val="24"/>
                <w:szCs w:val="24"/>
                <w:lang w:eastAsia="es-ES"/>
              </w:rPr>
              <w:tab/>
            </w:r>
            <w:r w:rsidR="007224D0" w:rsidRPr="00861C41">
              <w:rPr>
                <w:rStyle w:val="Hipervnculo"/>
                <w:noProof/>
              </w:rPr>
              <w:t>Memoria</w:t>
            </w:r>
            <w:r w:rsidR="007224D0">
              <w:rPr>
                <w:noProof/>
                <w:webHidden/>
              </w:rPr>
              <w:tab/>
            </w:r>
            <w:r w:rsidR="007224D0">
              <w:rPr>
                <w:noProof/>
                <w:webHidden/>
              </w:rPr>
              <w:fldChar w:fldCharType="begin"/>
            </w:r>
            <w:r w:rsidR="007224D0">
              <w:rPr>
                <w:noProof/>
                <w:webHidden/>
              </w:rPr>
              <w:instrText xml:space="preserve"> PAGEREF _Toc165126130 \h </w:instrText>
            </w:r>
            <w:r w:rsidR="007224D0">
              <w:rPr>
                <w:noProof/>
                <w:webHidden/>
              </w:rPr>
            </w:r>
            <w:r w:rsidR="007224D0">
              <w:rPr>
                <w:noProof/>
                <w:webHidden/>
              </w:rPr>
              <w:fldChar w:fldCharType="separate"/>
            </w:r>
            <w:r w:rsidR="00AB32F0">
              <w:rPr>
                <w:noProof/>
                <w:webHidden/>
              </w:rPr>
              <w:t>16</w:t>
            </w:r>
            <w:r w:rsidR="007224D0">
              <w:rPr>
                <w:noProof/>
                <w:webHidden/>
              </w:rPr>
              <w:fldChar w:fldCharType="end"/>
            </w:r>
          </w:hyperlink>
        </w:p>
        <w:p w14:paraId="6ACABA7D" w14:textId="2FEE481A" w:rsidR="007224D0" w:rsidRDefault="00DA24DE">
          <w:pPr>
            <w:pStyle w:val="TDC2"/>
            <w:tabs>
              <w:tab w:val="left" w:pos="880"/>
              <w:tab w:val="right" w:leader="dot" w:pos="8494"/>
            </w:tabs>
            <w:rPr>
              <w:rFonts w:eastAsiaTheme="minorEastAsia" w:cstheme="minorBidi"/>
              <w:smallCaps w:val="0"/>
              <w:noProof/>
              <w:sz w:val="24"/>
              <w:szCs w:val="24"/>
              <w:lang w:eastAsia="es-ES"/>
            </w:rPr>
          </w:pPr>
          <w:hyperlink w:anchor="_Toc165126131" w:history="1">
            <w:r w:rsidR="007224D0" w:rsidRPr="00861C41">
              <w:rPr>
                <w:rStyle w:val="Hipervnculo"/>
                <w:noProof/>
              </w:rPr>
              <w:t>1.1</w:t>
            </w:r>
            <w:r w:rsidR="007224D0">
              <w:rPr>
                <w:rFonts w:eastAsiaTheme="minorEastAsia" w:cstheme="minorBidi"/>
                <w:smallCaps w:val="0"/>
                <w:noProof/>
                <w:sz w:val="24"/>
                <w:szCs w:val="24"/>
                <w:lang w:eastAsia="es-ES"/>
              </w:rPr>
              <w:tab/>
            </w:r>
            <w:r w:rsidR="007224D0" w:rsidRPr="00861C41">
              <w:rPr>
                <w:rStyle w:val="Hipervnculo"/>
                <w:noProof/>
              </w:rPr>
              <w:t>Hojas de identificación</w:t>
            </w:r>
            <w:r w:rsidR="007224D0">
              <w:rPr>
                <w:noProof/>
                <w:webHidden/>
              </w:rPr>
              <w:tab/>
            </w:r>
            <w:r w:rsidR="007224D0">
              <w:rPr>
                <w:noProof/>
                <w:webHidden/>
              </w:rPr>
              <w:fldChar w:fldCharType="begin"/>
            </w:r>
            <w:r w:rsidR="007224D0">
              <w:rPr>
                <w:noProof/>
                <w:webHidden/>
              </w:rPr>
              <w:instrText xml:space="preserve"> PAGEREF _Toc165126131 \h </w:instrText>
            </w:r>
            <w:r w:rsidR="007224D0">
              <w:rPr>
                <w:noProof/>
                <w:webHidden/>
              </w:rPr>
            </w:r>
            <w:r w:rsidR="007224D0">
              <w:rPr>
                <w:noProof/>
                <w:webHidden/>
              </w:rPr>
              <w:fldChar w:fldCharType="separate"/>
            </w:r>
            <w:r w:rsidR="00AB32F0">
              <w:rPr>
                <w:noProof/>
                <w:webHidden/>
              </w:rPr>
              <w:t>16</w:t>
            </w:r>
            <w:r w:rsidR="007224D0">
              <w:rPr>
                <w:noProof/>
                <w:webHidden/>
              </w:rPr>
              <w:fldChar w:fldCharType="end"/>
            </w:r>
          </w:hyperlink>
        </w:p>
        <w:p w14:paraId="7E614332" w14:textId="2F308AF0" w:rsidR="007224D0" w:rsidRDefault="00DA24DE">
          <w:pPr>
            <w:pStyle w:val="TDC2"/>
            <w:tabs>
              <w:tab w:val="left" w:pos="880"/>
              <w:tab w:val="right" w:leader="dot" w:pos="8494"/>
            </w:tabs>
            <w:rPr>
              <w:rFonts w:eastAsiaTheme="minorEastAsia" w:cstheme="minorBidi"/>
              <w:smallCaps w:val="0"/>
              <w:noProof/>
              <w:sz w:val="24"/>
              <w:szCs w:val="24"/>
              <w:lang w:eastAsia="es-ES"/>
            </w:rPr>
          </w:pPr>
          <w:hyperlink w:anchor="_Toc165126132" w:history="1">
            <w:r w:rsidR="007224D0" w:rsidRPr="00861C41">
              <w:rPr>
                <w:rStyle w:val="Hipervnculo"/>
                <w:noProof/>
              </w:rPr>
              <w:t>1.2</w:t>
            </w:r>
            <w:r w:rsidR="007224D0">
              <w:rPr>
                <w:rFonts w:eastAsiaTheme="minorEastAsia" w:cstheme="minorBidi"/>
                <w:smallCaps w:val="0"/>
                <w:noProof/>
                <w:sz w:val="24"/>
                <w:szCs w:val="24"/>
                <w:lang w:eastAsia="es-ES"/>
              </w:rPr>
              <w:tab/>
            </w:r>
            <w:r w:rsidR="007224D0" w:rsidRPr="00861C41">
              <w:rPr>
                <w:rStyle w:val="Hipervnculo"/>
                <w:noProof/>
              </w:rPr>
              <w:t>Introducción</w:t>
            </w:r>
            <w:r w:rsidR="007224D0">
              <w:rPr>
                <w:noProof/>
                <w:webHidden/>
              </w:rPr>
              <w:tab/>
            </w:r>
            <w:r w:rsidR="007224D0">
              <w:rPr>
                <w:noProof/>
                <w:webHidden/>
              </w:rPr>
              <w:fldChar w:fldCharType="begin"/>
            </w:r>
            <w:r w:rsidR="007224D0">
              <w:rPr>
                <w:noProof/>
                <w:webHidden/>
              </w:rPr>
              <w:instrText xml:space="preserve"> PAGEREF _Toc165126132 \h </w:instrText>
            </w:r>
            <w:r w:rsidR="007224D0">
              <w:rPr>
                <w:noProof/>
                <w:webHidden/>
              </w:rPr>
            </w:r>
            <w:r w:rsidR="007224D0">
              <w:rPr>
                <w:noProof/>
                <w:webHidden/>
              </w:rPr>
              <w:fldChar w:fldCharType="separate"/>
            </w:r>
            <w:r w:rsidR="00AB32F0">
              <w:rPr>
                <w:noProof/>
                <w:webHidden/>
              </w:rPr>
              <w:t>16</w:t>
            </w:r>
            <w:r w:rsidR="007224D0">
              <w:rPr>
                <w:noProof/>
                <w:webHidden/>
              </w:rPr>
              <w:fldChar w:fldCharType="end"/>
            </w:r>
          </w:hyperlink>
        </w:p>
        <w:p w14:paraId="745BC3AE" w14:textId="120DB965" w:rsidR="007224D0" w:rsidRDefault="00DA24DE">
          <w:pPr>
            <w:pStyle w:val="TDC2"/>
            <w:tabs>
              <w:tab w:val="left" w:pos="880"/>
              <w:tab w:val="right" w:leader="dot" w:pos="8494"/>
            </w:tabs>
            <w:rPr>
              <w:rFonts w:eastAsiaTheme="minorEastAsia" w:cstheme="minorBidi"/>
              <w:smallCaps w:val="0"/>
              <w:noProof/>
              <w:sz w:val="24"/>
              <w:szCs w:val="24"/>
              <w:lang w:eastAsia="es-ES"/>
            </w:rPr>
          </w:pPr>
          <w:hyperlink w:anchor="_Toc165126133" w:history="1">
            <w:r w:rsidR="007224D0" w:rsidRPr="00861C41">
              <w:rPr>
                <w:rStyle w:val="Hipervnculo"/>
                <w:noProof/>
              </w:rPr>
              <w:t>1.3</w:t>
            </w:r>
            <w:r w:rsidR="007224D0">
              <w:rPr>
                <w:rFonts w:eastAsiaTheme="minorEastAsia" w:cstheme="minorBidi"/>
                <w:smallCaps w:val="0"/>
                <w:noProof/>
                <w:sz w:val="24"/>
                <w:szCs w:val="24"/>
                <w:lang w:eastAsia="es-ES"/>
              </w:rPr>
              <w:tab/>
            </w:r>
            <w:r w:rsidR="007224D0" w:rsidRPr="00861C41">
              <w:rPr>
                <w:rStyle w:val="Hipervnculo"/>
                <w:noProof/>
              </w:rPr>
              <w:t>Objeto</w:t>
            </w:r>
            <w:r w:rsidR="007224D0">
              <w:rPr>
                <w:noProof/>
                <w:webHidden/>
              </w:rPr>
              <w:tab/>
            </w:r>
            <w:r w:rsidR="007224D0">
              <w:rPr>
                <w:noProof/>
                <w:webHidden/>
              </w:rPr>
              <w:fldChar w:fldCharType="begin"/>
            </w:r>
            <w:r w:rsidR="007224D0">
              <w:rPr>
                <w:noProof/>
                <w:webHidden/>
              </w:rPr>
              <w:instrText xml:space="preserve"> PAGEREF _Toc165126133 \h </w:instrText>
            </w:r>
            <w:r w:rsidR="007224D0">
              <w:rPr>
                <w:noProof/>
                <w:webHidden/>
              </w:rPr>
            </w:r>
            <w:r w:rsidR="007224D0">
              <w:rPr>
                <w:noProof/>
                <w:webHidden/>
              </w:rPr>
              <w:fldChar w:fldCharType="separate"/>
            </w:r>
            <w:r w:rsidR="00AB32F0">
              <w:rPr>
                <w:noProof/>
                <w:webHidden/>
              </w:rPr>
              <w:t>17</w:t>
            </w:r>
            <w:r w:rsidR="007224D0">
              <w:rPr>
                <w:noProof/>
                <w:webHidden/>
              </w:rPr>
              <w:fldChar w:fldCharType="end"/>
            </w:r>
          </w:hyperlink>
        </w:p>
        <w:p w14:paraId="7F6EE76A" w14:textId="69DF52D8" w:rsidR="007224D0" w:rsidRDefault="00DA24DE">
          <w:pPr>
            <w:pStyle w:val="TDC2"/>
            <w:tabs>
              <w:tab w:val="left" w:pos="880"/>
              <w:tab w:val="right" w:leader="dot" w:pos="8494"/>
            </w:tabs>
            <w:rPr>
              <w:rFonts w:eastAsiaTheme="minorEastAsia" w:cstheme="minorBidi"/>
              <w:smallCaps w:val="0"/>
              <w:noProof/>
              <w:sz w:val="24"/>
              <w:szCs w:val="24"/>
              <w:lang w:eastAsia="es-ES"/>
            </w:rPr>
          </w:pPr>
          <w:hyperlink w:anchor="_Toc165126134" w:history="1">
            <w:r w:rsidR="007224D0" w:rsidRPr="00861C41">
              <w:rPr>
                <w:rStyle w:val="Hipervnculo"/>
                <w:noProof/>
              </w:rPr>
              <w:t>1.4</w:t>
            </w:r>
            <w:r w:rsidR="007224D0">
              <w:rPr>
                <w:rFonts w:eastAsiaTheme="minorEastAsia" w:cstheme="minorBidi"/>
                <w:smallCaps w:val="0"/>
                <w:noProof/>
                <w:sz w:val="24"/>
                <w:szCs w:val="24"/>
                <w:lang w:eastAsia="es-ES"/>
              </w:rPr>
              <w:tab/>
            </w:r>
            <w:r w:rsidR="007224D0" w:rsidRPr="00861C41">
              <w:rPr>
                <w:rStyle w:val="Hipervnculo"/>
                <w:noProof/>
              </w:rPr>
              <w:t>Antecedentes</w:t>
            </w:r>
            <w:r w:rsidR="007224D0">
              <w:rPr>
                <w:noProof/>
                <w:webHidden/>
              </w:rPr>
              <w:tab/>
            </w:r>
            <w:r w:rsidR="007224D0">
              <w:rPr>
                <w:noProof/>
                <w:webHidden/>
              </w:rPr>
              <w:fldChar w:fldCharType="begin"/>
            </w:r>
            <w:r w:rsidR="007224D0">
              <w:rPr>
                <w:noProof/>
                <w:webHidden/>
              </w:rPr>
              <w:instrText xml:space="preserve"> PAGEREF _Toc165126134 \h </w:instrText>
            </w:r>
            <w:r w:rsidR="007224D0">
              <w:rPr>
                <w:noProof/>
                <w:webHidden/>
              </w:rPr>
            </w:r>
            <w:r w:rsidR="007224D0">
              <w:rPr>
                <w:noProof/>
                <w:webHidden/>
              </w:rPr>
              <w:fldChar w:fldCharType="separate"/>
            </w:r>
            <w:r w:rsidR="00AB32F0">
              <w:rPr>
                <w:noProof/>
                <w:webHidden/>
              </w:rPr>
              <w:t>17</w:t>
            </w:r>
            <w:r w:rsidR="007224D0">
              <w:rPr>
                <w:noProof/>
                <w:webHidden/>
              </w:rPr>
              <w:fldChar w:fldCharType="end"/>
            </w:r>
          </w:hyperlink>
        </w:p>
        <w:p w14:paraId="5CB0BB6D" w14:textId="62F5F17C" w:rsidR="007224D0" w:rsidRDefault="00DA24DE">
          <w:pPr>
            <w:pStyle w:val="TDC2"/>
            <w:tabs>
              <w:tab w:val="left" w:pos="880"/>
              <w:tab w:val="right" w:leader="dot" w:pos="8494"/>
            </w:tabs>
            <w:rPr>
              <w:rFonts w:eastAsiaTheme="minorEastAsia" w:cstheme="minorBidi"/>
              <w:smallCaps w:val="0"/>
              <w:noProof/>
              <w:sz w:val="24"/>
              <w:szCs w:val="24"/>
              <w:lang w:eastAsia="es-ES"/>
            </w:rPr>
          </w:pPr>
          <w:hyperlink w:anchor="_Toc165126135" w:history="1">
            <w:r w:rsidR="007224D0" w:rsidRPr="00861C41">
              <w:rPr>
                <w:rStyle w:val="Hipervnculo"/>
                <w:noProof/>
              </w:rPr>
              <w:t>1.5</w:t>
            </w:r>
            <w:r w:rsidR="007224D0">
              <w:rPr>
                <w:rFonts w:eastAsiaTheme="minorEastAsia" w:cstheme="minorBidi"/>
                <w:smallCaps w:val="0"/>
                <w:noProof/>
                <w:sz w:val="24"/>
                <w:szCs w:val="24"/>
                <w:lang w:eastAsia="es-ES"/>
              </w:rPr>
              <w:tab/>
            </w:r>
            <w:r w:rsidR="007224D0" w:rsidRPr="00861C41">
              <w:rPr>
                <w:rStyle w:val="Hipervnculo"/>
                <w:noProof/>
              </w:rPr>
              <w:t>Descripción de la situación actual</w:t>
            </w:r>
            <w:r w:rsidR="007224D0">
              <w:rPr>
                <w:noProof/>
                <w:webHidden/>
              </w:rPr>
              <w:tab/>
            </w:r>
            <w:r w:rsidR="007224D0">
              <w:rPr>
                <w:noProof/>
                <w:webHidden/>
              </w:rPr>
              <w:fldChar w:fldCharType="begin"/>
            </w:r>
            <w:r w:rsidR="007224D0">
              <w:rPr>
                <w:noProof/>
                <w:webHidden/>
              </w:rPr>
              <w:instrText xml:space="preserve"> PAGEREF _Toc165126135 \h </w:instrText>
            </w:r>
            <w:r w:rsidR="007224D0">
              <w:rPr>
                <w:noProof/>
                <w:webHidden/>
              </w:rPr>
            </w:r>
            <w:r w:rsidR="007224D0">
              <w:rPr>
                <w:noProof/>
                <w:webHidden/>
              </w:rPr>
              <w:fldChar w:fldCharType="separate"/>
            </w:r>
            <w:r w:rsidR="00AB32F0">
              <w:rPr>
                <w:noProof/>
                <w:webHidden/>
              </w:rPr>
              <w:t>18</w:t>
            </w:r>
            <w:r w:rsidR="007224D0">
              <w:rPr>
                <w:noProof/>
                <w:webHidden/>
              </w:rPr>
              <w:fldChar w:fldCharType="end"/>
            </w:r>
          </w:hyperlink>
        </w:p>
        <w:p w14:paraId="0313306C" w14:textId="37286BCA" w:rsidR="007224D0" w:rsidRDefault="00DA24DE">
          <w:pPr>
            <w:pStyle w:val="TDC2"/>
            <w:tabs>
              <w:tab w:val="left" w:pos="880"/>
              <w:tab w:val="right" w:leader="dot" w:pos="8494"/>
            </w:tabs>
            <w:rPr>
              <w:rFonts w:eastAsiaTheme="minorEastAsia" w:cstheme="minorBidi"/>
              <w:smallCaps w:val="0"/>
              <w:noProof/>
              <w:sz w:val="24"/>
              <w:szCs w:val="24"/>
              <w:lang w:eastAsia="es-ES"/>
            </w:rPr>
          </w:pPr>
          <w:hyperlink w:anchor="_Toc165126136" w:history="1">
            <w:r w:rsidR="007224D0" w:rsidRPr="00861C41">
              <w:rPr>
                <w:rStyle w:val="Hipervnculo"/>
                <w:noProof/>
              </w:rPr>
              <w:t>1.6</w:t>
            </w:r>
            <w:r w:rsidR="007224D0">
              <w:rPr>
                <w:rFonts w:eastAsiaTheme="minorEastAsia" w:cstheme="minorBidi"/>
                <w:smallCaps w:val="0"/>
                <w:noProof/>
                <w:sz w:val="24"/>
                <w:szCs w:val="24"/>
                <w:lang w:eastAsia="es-ES"/>
              </w:rPr>
              <w:tab/>
            </w:r>
            <w:r w:rsidR="007224D0" w:rsidRPr="00861C41">
              <w:rPr>
                <w:rStyle w:val="Hipervnculo"/>
                <w:noProof/>
              </w:rPr>
              <w:t>Normas y referencias</w:t>
            </w:r>
            <w:r w:rsidR="007224D0">
              <w:rPr>
                <w:noProof/>
                <w:webHidden/>
              </w:rPr>
              <w:tab/>
            </w:r>
            <w:r w:rsidR="007224D0">
              <w:rPr>
                <w:noProof/>
                <w:webHidden/>
              </w:rPr>
              <w:fldChar w:fldCharType="begin"/>
            </w:r>
            <w:r w:rsidR="007224D0">
              <w:rPr>
                <w:noProof/>
                <w:webHidden/>
              </w:rPr>
              <w:instrText xml:space="preserve"> PAGEREF _Toc165126136 \h </w:instrText>
            </w:r>
            <w:r w:rsidR="007224D0">
              <w:rPr>
                <w:noProof/>
                <w:webHidden/>
              </w:rPr>
            </w:r>
            <w:r w:rsidR="007224D0">
              <w:rPr>
                <w:noProof/>
                <w:webHidden/>
              </w:rPr>
              <w:fldChar w:fldCharType="separate"/>
            </w:r>
            <w:r w:rsidR="00AB32F0">
              <w:rPr>
                <w:noProof/>
                <w:webHidden/>
              </w:rPr>
              <w:t>20</w:t>
            </w:r>
            <w:r w:rsidR="007224D0">
              <w:rPr>
                <w:noProof/>
                <w:webHidden/>
              </w:rPr>
              <w:fldChar w:fldCharType="end"/>
            </w:r>
          </w:hyperlink>
        </w:p>
        <w:p w14:paraId="12356153" w14:textId="5AB2E6C6" w:rsidR="007224D0" w:rsidRDefault="00DA24DE">
          <w:pPr>
            <w:pStyle w:val="TDC3"/>
            <w:tabs>
              <w:tab w:val="left" w:pos="1320"/>
              <w:tab w:val="right" w:leader="dot" w:pos="8494"/>
            </w:tabs>
            <w:rPr>
              <w:rFonts w:eastAsiaTheme="minorEastAsia" w:cstheme="minorBidi"/>
              <w:i w:val="0"/>
              <w:iCs w:val="0"/>
              <w:noProof/>
              <w:sz w:val="24"/>
              <w:szCs w:val="24"/>
              <w:lang w:eastAsia="es-ES"/>
            </w:rPr>
          </w:pPr>
          <w:hyperlink w:anchor="_Toc165126137" w:history="1">
            <w:r w:rsidR="007224D0" w:rsidRPr="00861C41">
              <w:rPr>
                <w:rStyle w:val="Hipervnculo"/>
                <w:noProof/>
              </w:rPr>
              <w:t>1.6.1</w:t>
            </w:r>
            <w:r w:rsidR="007224D0">
              <w:rPr>
                <w:rFonts w:eastAsiaTheme="minorEastAsia" w:cstheme="minorBidi"/>
                <w:i w:val="0"/>
                <w:iCs w:val="0"/>
                <w:noProof/>
                <w:sz w:val="24"/>
                <w:szCs w:val="24"/>
                <w:lang w:eastAsia="es-ES"/>
              </w:rPr>
              <w:tab/>
            </w:r>
            <w:r w:rsidR="007224D0" w:rsidRPr="00861C41">
              <w:rPr>
                <w:rStyle w:val="Hipervnculo"/>
                <w:noProof/>
              </w:rPr>
              <w:t>Disposiciones legales y normas aplicadas</w:t>
            </w:r>
            <w:r w:rsidR="007224D0">
              <w:rPr>
                <w:noProof/>
                <w:webHidden/>
              </w:rPr>
              <w:tab/>
            </w:r>
            <w:r w:rsidR="007224D0">
              <w:rPr>
                <w:noProof/>
                <w:webHidden/>
              </w:rPr>
              <w:fldChar w:fldCharType="begin"/>
            </w:r>
            <w:r w:rsidR="007224D0">
              <w:rPr>
                <w:noProof/>
                <w:webHidden/>
              </w:rPr>
              <w:instrText xml:space="preserve"> PAGEREF _Toc165126137 \h </w:instrText>
            </w:r>
            <w:r w:rsidR="007224D0">
              <w:rPr>
                <w:noProof/>
                <w:webHidden/>
              </w:rPr>
            </w:r>
            <w:r w:rsidR="007224D0">
              <w:rPr>
                <w:noProof/>
                <w:webHidden/>
              </w:rPr>
              <w:fldChar w:fldCharType="separate"/>
            </w:r>
            <w:r w:rsidR="00AB32F0">
              <w:rPr>
                <w:noProof/>
                <w:webHidden/>
              </w:rPr>
              <w:t>20</w:t>
            </w:r>
            <w:r w:rsidR="007224D0">
              <w:rPr>
                <w:noProof/>
                <w:webHidden/>
              </w:rPr>
              <w:fldChar w:fldCharType="end"/>
            </w:r>
          </w:hyperlink>
        </w:p>
        <w:p w14:paraId="24E36893" w14:textId="314E13D2" w:rsidR="007224D0" w:rsidRDefault="00DA24DE">
          <w:pPr>
            <w:pStyle w:val="TDC3"/>
            <w:tabs>
              <w:tab w:val="left" w:pos="1320"/>
              <w:tab w:val="right" w:leader="dot" w:pos="8494"/>
            </w:tabs>
            <w:rPr>
              <w:rFonts w:eastAsiaTheme="minorEastAsia" w:cstheme="minorBidi"/>
              <w:i w:val="0"/>
              <w:iCs w:val="0"/>
              <w:noProof/>
              <w:sz w:val="24"/>
              <w:szCs w:val="24"/>
              <w:lang w:eastAsia="es-ES"/>
            </w:rPr>
          </w:pPr>
          <w:hyperlink w:anchor="_Toc165126138" w:history="1">
            <w:r w:rsidR="007224D0" w:rsidRPr="00861C41">
              <w:rPr>
                <w:rStyle w:val="Hipervnculo"/>
                <w:noProof/>
              </w:rPr>
              <w:t>1.6.2</w:t>
            </w:r>
            <w:r w:rsidR="007224D0">
              <w:rPr>
                <w:rFonts w:eastAsiaTheme="minorEastAsia" w:cstheme="minorBidi"/>
                <w:i w:val="0"/>
                <w:iCs w:val="0"/>
                <w:noProof/>
                <w:sz w:val="24"/>
                <w:szCs w:val="24"/>
                <w:lang w:eastAsia="es-ES"/>
              </w:rPr>
              <w:tab/>
            </w:r>
            <w:r w:rsidR="007224D0" w:rsidRPr="00861C41">
              <w:rPr>
                <w:rStyle w:val="Hipervnculo"/>
                <w:noProof/>
              </w:rPr>
              <w:t>Bibliografía</w:t>
            </w:r>
            <w:r w:rsidR="007224D0">
              <w:rPr>
                <w:noProof/>
                <w:webHidden/>
              </w:rPr>
              <w:tab/>
            </w:r>
            <w:r w:rsidR="007224D0">
              <w:rPr>
                <w:noProof/>
                <w:webHidden/>
              </w:rPr>
              <w:fldChar w:fldCharType="begin"/>
            </w:r>
            <w:r w:rsidR="007224D0">
              <w:rPr>
                <w:noProof/>
                <w:webHidden/>
              </w:rPr>
              <w:instrText xml:space="preserve"> PAGEREF _Toc165126138 \h </w:instrText>
            </w:r>
            <w:r w:rsidR="007224D0">
              <w:rPr>
                <w:noProof/>
                <w:webHidden/>
              </w:rPr>
            </w:r>
            <w:r w:rsidR="007224D0">
              <w:rPr>
                <w:noProof/>
                <w:webHidden/>
              </w:rPr>
              <w:fldChar w:fldCharType="separate"/>
            </w:r>
            <w:r w:rsidR="00AB32F0">
              <w:rPr>
                <w:noProof/>
                <w:webHidden/>
              </w:rPr>
              <w:t>20</w:t>
            </w:r>
            <w:r w:rsidR="007224D0">
              <w:rPr>
                <w:noProof/>
                <w:webHidden/>
              </w:rPr>
              <w:fldChar w:fldCharType="end"/>
            </w:r>
          </w:hyperlink>
        </w:p>
        <w:p w14:paraId="432F9B74" w14:textId="144148F5" w:rsidR="007224D0" w:rsidRDefault="00DA24DE">
          <w:pPr>
            <w:pStyle w:val="TDC2"/>
            <w:tabs>
              <w:tab w:val="left" w:pos="880"/>
              <w:tab w:val="right" w:leader="dot" w:pos="8494"/>
            </w:tabs>
            <w:rPr>
              <w:rFonts w:eastAsiaTheme="minorEastAsia" w:cstheme="minorBidi"/>
              <w:smallCaps w:val="0"/>
              <w:noProof/>
              <w:sz w:val="24"/>
              <w:szCs w:val="24"/>
              <w:lang w:eastAsia="es-ES"/>
            </w:rPr>
          </w:pPr>
          <w:hyperlink w:anchor="_Toc165126139" w:history="1">
            <w:r w:rsidR="007224D0" w:rsidRPr="00861C41">
              <w:rPr>
                <w:rStyle w:val="Hipervnculo"/>
                <w:noProof/>
              </w:rPr>
              <w:t>1.7</w:t>
            </w:r>
            <w:r w:rsidR="007224D0">
              <w:rPr>
                <w:rFonts w:eastAsiaTheme="minorEastAsia" w:cstheme="minorBidi"/>
                <w:smallCaps w:val="0"/>
                <w:noProof/>
                <w:sz w:val="24"/>
                <w:szCs w:val="24"/>
                <w:lang w:eastAsia="es-ES"/>
              </w:rPr>
              <w:tab/>
            </w:r>
            <w:r w:rsidR="007224D0" w:rsidRPr="00861C41">
              <w:rPr>
                <w:rStyle w:val="Hipervnculo"/>
                <w:noProof/>
              </w:rPr>
              <w:t>Definiciones y abreviaturas</w:t>
            </w:r>
            <w:r w:rsidR="007224D0">
              <w:rPr>
                <w:noProof/>
                <w:webHidden/>
              </w:rPr>
              <w:tab/>
            </w:r>
            <w:r w:rsidR="007224D0">
              <w:rPr>
                <w:noProof/>
                <w:webHidden/>
              </w:rPr>
              <w:fldChar w:fldCharType="begin"/>
            </w:r>
            <w:r w:rsidR="007224D0">
              <w:rPr>
                <w:noProof/>
                <w:webHidden/>
              </w:rPr>
              <w:instrText xml:space="preserve"> PAGEREF _Toc165126139 \h </w:instrText>
            </w:r>
            <w:r w:rsidR="007224D0">
              <w:rPr>
                <w:noProof/>
                <w:webHidden/>
              </w:rPr>
            </w:r>
            <w:r w:rsidR="007224D0">
              <w:rPr>
                <w:noProof/>
                <w:webHidden/>
              </w:rPr>
              <w:fldChar w:fldCharType="separate"/>
            </w:r>
            <w:r w:rsidR="00AB32F0">
              <w:rPr>
                <w:noProof/>
                <w:webHidden/>
              </w:rPr>
              <w:t>21</w:t>
            </w:r>
            <w:r w:rsidR="007224D0">
              <w:rPr>
                <w:noProof/>
                <w:webHidden/>
              </w:rPr>
              <w:fldChar w:fldCharType="end"/>
            </w:r>
          </w:hyperlink>
        </w:p>
        <w:p w14:paraId="146B98FF" w14:textId="263AA7B3" w:rsidR="007224D0" w:rsidRDefault="00DA24DE">
          <w:pPr>
            <w:pStyle w:val="TDC2"/>
            <w:tabs>
              <w:tab w:val="left" w:pos="880"/>
              <w:tab w:val="right" w:leader="dot" w:pos="8494"/>
            </w:tabs>
            <w:rPr>
              <w:rFonts w:eastAsiaTheme="minorEastAsia" w:cstheme="minorBidi"/>
              <w:smallCaps w:val="0"/>
              <w:noProof/>
              <w:sz w:val="24"/>
              <w:szCs w:val="24"/>
              <w:lang w:eastAsia="es-ES"/>
            </w:rPr>
          </w:pPr>
          <w:hyperlink w:anchor="_Toc165126140" w:history="1">
            <w:r w:rsidR="007224D0" w:rsidRPr="00861C41">
              <w:rPr>
                <w:rStyle w:val="Hipervnculo"/>
                <w:noProof/>
              </w:rPr>
              <w:t>1.8</w:t>
            </w:r>
            <w:r w:rsidR="007224D0">
              <w:rPr>
                <w:rFonts w:eastAsiaTheme="minorEastAsia" w:cstheme="minorBidi"/>
                <w:smallCaps w:val="0"/>
                <w:noProof/>
                <w:sz w:val="24"/>
                <w:szCs w:val="24"/>
                <w:lang w:eastAsia="es-ES"/>
              </w:rPr>
              <w:tab/>
            </w:r>
            <w:r w:rsidR="007224D0" w:rsidRPr="00861C41">
              <w:rPr>
                <w:rStyle w:val="Hipervnculo"/>
                <w:noProof/>
              </w:rPr>
              <w:t>Requisitos iniciales</w:t>
            </w:r>
            <w:r w:rsidR="007224D0">
              <w:rPr>
                <w:noProof/>
                <w:webHidden/>
              </w:rPr>
              <w:tab/>
            </w:r>
            <w:r w:rsidR="007224D0">
              <w:rPr>
                <w:noProof/>
                <w:webHidden/>
              </w:rPr>
              <w:fldChar w:fldCharType="begin"/>
            </w:r>
            <w:r w:rsidR="007224D0">
              <w:rPr>
                <w:noProof/>
                <w:webHidden/>
              </w:rPr>
              <w:instrText xml:space="preserve"> PAGEREF _Toc165126140 \h </w:instrText>
            </w:r>
            <w:r w:rsidR="007224D0">
              <w:rPr>
                <w:noProof/>
                <w:webHidden/>
              </w:rPr>
            </w:r>
            <w:r w:rsidR="007224D0">
              <w:rPr>
                <w:noProof/>
                <w:webHidden/>
              </w:rPr>
              <w:fldChar w:fldCharType="separate"/>
            </w:r>
            <w:r w:rsidR="00AB32F0">
              <w:rPr>
                <w:noProof/>
                <w:webHidden/>
              </w:rPr>
              <w:t>23</w:t>
            </w:r>
            <w:r w:rsidR="007224D0">
              <w:rPr>
                <w:noProof/>
                <w:webHidden/>
              </w:rPr>
              <w:fldChar w:fldCharType="end"/>
            </w:r>
          </w:hyperlink>
        </w:p>
        <w:p w14:paraId="7ED918AB" w14:textId="41DD2658" w:rsidR="007224D0" w:rsidRDefault="00DA24DE">
          <w:pPr>
            <w:pStyle w:val="TDC3"/>
            <w:tabs>
              <w:tab w:val="left" w:pos="1320"/>
              <w:tab w:val="right" w:leader="dot" w:pos="8494"/>
            </w:tabs>
            <w:rPr>
              <w:rFonts w:eastAsiaTheme="minorEastAsia" w:cstheme="minorBidi"/>
              <w:i w:val="0"/>
              <w:iCs w:val="0"/>
              <w:noProof/>
              <w:sz w:val="24"/>
              <w:szCs w:val="24"/>
              <w:lang w:eastAsia="es-ES"/>
            </w:rPr>
          </w:pPr>
          <w:hyperlink w:anchor="_Toc165126141" w:history="1">
            <w:r w:rsidR="007224D0" w:rsidRPr="00861C41">
              <w:rPr>
                <w:rStyle w:val="Hipervnculo"/>
                <w:noProof/>
              </w:rPr>
              <w:t>1.8.1</w:t>
            </w:r>
            <w:r w:rsidR="007224D0">
              <w:rPr>
                <w:rFonts w:eastAsiaTheme="minorEastAsia" w:cstheme="minorBidi"/>
                <w:i w:val="0"/>
                <w:iCs w:val="0"/>
                <w:noProof/>
                <w:sz w:val="24"/>
                <w:szCs w:val="24"/>
                <w:lang w:eastAsia="es-ES"/>
              </w:rPr>
              <w:tab/>
            </w:r>
            <w:r w:rsidR="007224D0" w:rsidRPr="00861C41">
              <w:rPr>
                <w:rStyle w:val="Hipervnculo"/>
                <w:noProof/>
              </w:rPr>
              <w:t>Etapa 1 – Instalación de hardware necesario</w:t>
            </w:r>
            <w:r w:rsidR="007224D0">
              <w:rPr>
                <w:noProof/>
                <w:webHidden/>
              </w:rPr>
              <w:tab/>
            </w:r>
            <w:r w:rsidR="007224D0">
              <w:rPr>
                <w:noProof/>
                <w:webHidden/>
              </w:rPr>
              <w:fldChar w:fldCharType="begin"/>
            </w:r>
            <w:r w:rsidR="007224D0">
              <w:rPr>
                <w:noProof/>
                <w:webHidden/>
              </w:rPr>
              <w:instrText xml:space="preserve"> PAGEREF _Toc165126141 \h </w:instrText>
            </w:r>
            <w:r w:rsidR="007224D0">
              <w:rPr>
                <w:noProof/>
                <w:webHidden/>
              </w:rPr>
            </w:r>
            <w:r w:rsidR="007224D0">
              <w:rPr>
                <w:noProof/>
                <w:webHidden/>
              </w:rPr>
              <w:fldChar w:fldCharType="separate"/>
            </w:r>
            <w:r w:rsidR="00AB32F0">
              <w:rPr>
                <w:noProof/>
                <w:webHidden/>
              </w:rPr>
              <w:t>23</w:t>
            </w:r>
            <w:r w:rsidR="007224D0">
              <w:rPr>
                <w:noProof/>
                <w:webHidden/>
              </w:rPr>
              <w:fldChar w:fldCharType="end"/>
            </w:r>
          </w:hyperlink>
        </w:p>
        <w:p w14:paraId="69945480" w14:textId="26D5EFCE" w:rsidR="007224D0" w:rsidRDefault="00DA24DE">
          <w:pPr>
            <w:pStyle w:val="TDC3"/>
            <w:tabs>
              <w:tab w:val="left" w:pos="1320"/>
              <w:tab w:val="right" w:leader="dot" w:pos="8494"/>
            </w:tabs>
            <w:rPr>
              <w:rFonts w:eastAsiaTheme="minorEastAsia" w:cstheme="minorBidi"/>
              <w:i w:val="0"/>
              <w:iCs w:val="0"/>
              <w:noProof/>
              <w:sz w:val="24"/>
              <w:szCs w:val="24"/>
              <w:lang w:eastAsia="es-ES"/>
            </w:rPr>
          </w:pPr>
          <w:hyperlink w:anchor="_Toc165126142" w:history="1">
            <w:r w:rsidR="007224D0" w:rsidRPr="00861C41">
              <w:rPr>
                <w:rStyle w:val="Hipervnculo"/>
                <w:noProof/>
              </w:rPr>
              <w:t>1.8.2</w:t>
            </w:r>
            <w:r w:rsidR="007224D0">
              <w:rPr>
                <w:rFonts w:eastAsiaTheme="minorEastAsia" w:cstheme="minorBidi"/>
                <w:i w:val="0"/>
                <w:iCs w:val="0"/>
                <w:noProof/>
                <w:sz w:val="24"/>
                <w:szCs w:val="24"/>
                <w:lang w:eastAsia="es-ES"/>
              </w:rPr>
              <w:tab/>
            </w:r>
            <w:r w:rsidR="007224D0" w:rsidRPr="00861C41">
              <w:rPr>
                <w:rStyle w:val="Hipervnculo"/>
                <w:noProof/>
              </w:rPr>
              <w:t>Etapa 2 – Integración con sistemas existentes</w:t>
            </w:r>
            <w:r w:rsidR="007224D0">
              <w:rPr>
                <w:noProof/>
                <w:webHidden/>
              </w:rPr>
              <w:tab/>
            </w:r>
            <w:r w:rsidR="007224D0">
              <w:rPr>
                <w:noProof/>
                <w:webHidden/>
              </w:rPr>
              <w:fldChar w:fldCharType="begin"/>
            </w:r>
            <w:r w:rsidR="007224D0">
              <w:rPr>
                <w:noProof/>
                <w:webHidden/>
              </w:rPr>
              <w:instrText xml:space="preserve"> PAGEREF _Toc165126142 \h </w:instrText>
            </w:r>
            <w:r w:rsidR="007224D0">
              <w:rPr>
                <w:noProof/>
                <w:webHidden/>
              </w:rPr>
            </w:r>
            <w:r w:rsidR="007224D0">
              <w:rPr>
                <w:noProof/>
                <w:webHidden/>
              </w:rPr>
              <w:fldChar w:fldCharType="separate"/>
            </w:r>
            <w:r w:rsidR="00AB32F0">
              <w:rPr>
                <w:noProof/>
                <w:webHidden/>
              </w:rPr>
              <w:t>25</w:t>
            </w:r>
            <w:r w:rsidR="007224D0">
              <w:rPr>
                <w:noProof/>
                <w:webHidden/>
              </w:rPr>
              <w:fldChar w:fldCharType="end"/>
            </w:r>
          </w:hyperlink>
        </w:p>
        <w:p w14:paraId="7A7AA06B" w14:textId="33912DE3" w:rsidR="007224D0" w:rsidRDefault="00DA24DE">
          <w:pPr>
            <w:pStyle w:val="TDC3"/>
            <w:tabs>
              <w:tab w:val="left" w:pos="1320"/>
              <w:tab w:val="right" w:leader="dot" w:pos="8494"/>
            </w:tabs>
            <w:rPr>
              <w:rFonts w:eastAsiaTheme="minorEastAsia" w:cstheme="minorBidi"/>
              <w:i w:val="0"/>
              <w:iCs w:val="0"/>
              <w:noProof/>
              <w:sz w:val="24"/>
              <w:szCs w:val="24"/>
              <w:lang w:eastAsia="es-ES"/>
            </w:rPr>
          </w:pPr>
          <w:hyperlink w:anchor="_Toc165126143" w:history="1">
            <w:r w:rsidR="007224D0" w:rsidRPr="00861C41">
              <w:rPr>
                <w:rStyle w:val="Hipervnculo"/>
                <w:noProof/>
              </w:rPr>
              <w:t>1.8.3</w:t>
            </w:r>
            <w:r w:rsidR="007224D0">
              <w:rPr>
                <w:rFonts w:eastAsiaTheme="minorEastAsia" w:cstheme="minorBidi"/>
                <w:i w:val="0"/>
                <w:iCs w:val="0"/>
                <w:noProof/>
                <w:sz w:val="24"/>
                <w:szCs w:val="24"/>
                <w:lang w:eastAsia="es-ES"/>
              </w:rPr>
              <w:tab/>
            </w:r>
            <w:r w:rsidR="007224D0" w:rsidRPr="00861C41">
              <w:rPr>
                <w:rStyle w:val="Hipervnculo"/>
                <w:noProof/>
              </w:rPr>
              <w:t>Etapa 3 – Módulo de mensajería</w:t>
            </w:r>
            <w:r w:rsidR="007224D0">
              <w:rPr>
                <w:noProof/>
                <w:webHidden/>
              </w:rPr>
              <w:tab/>
            </w:r>
            <w:r w:rsidR="007224D0">
              <w:rPr>
                <w:noProof/>
                <w:webHidden/>
              </w:rPr>
              <w:fldChar w:fldCharType="begin"/>
            </w:r>
            <w:r w:rsidR="007224D0">
              <w:rPr>
                <w:noProof/>
                <w:webHidden/>
              </w:rPr>
              <w:instrText xml:space="preserve"> PAGEREF _Toc165126143 \h </w:instrText>
            </w:r>
            <w:r w:rsidR="007224D0">
              <w:rPr>
                <w:noProof/>
                <w:webHidden/>
              </w:rPr>
            </w:r>
            <w:r w:rsidR="007224D0">
              <w:rPr>
                <w:noProof/>
                <w:webHidden/>
              </w:rPr>
              <w:fldChar w:fldCharType="separate"/>
            </w:r>
            <w:r w:rsidR="00AB32F0">
              <w:rPr>
                <w:noProof/>
                <w:webHidden/>
              </w:rPr>
              <w:t>25</w:t>
            </w:r>
            <w:r w:rsidR="007224D0">
              <w:rPr>
                <w:noProof/>
                <w:webHidden/>
              </w:rPr>
              <w:fldChar w:fldCharType="end"/>
            </w:r>
          </w:hyperlink>
        </w:p>
        <w:p w14:paraId="4D69149E" w14:textId="2F39F225" w:rsidR="007224D0" w:rsidRDefault="00DA24DE">
          <w:pPr>
            <w:pStyle w:val="TDC3"/>
            <w:tabs>
              <w:tab w:val="left" w:pos="1320"/>
              <w:tab w:val="right" w:leader="dot" w:pos="8494"/>
            </w:tabs>
            <w:rPr>
              <w:rFonts w:eastAsiaTheme="minorEastAsia" w:cstheme="minorBidi"/>
              <w:i w:val="0"/>
              <w:iCs w:val="0"/>
              <w:noProof/>
              <w:sz w:val="24"/>
              <w:szCs w:val="24"/>
              <w:lang w:eastAsia="es-ES"/>
            </w:rPr>
          </w:pPr>
          <w:hyperlink w:anchor="_Toc165126144" w:history="1">
            <w:r w:rsidR="007224D0" w:rsidRPr="00861C41">
              <w:rPr>
                <w:rStyle w:val="Hipervnculo"/>
                <w:noProof/>
              </w:rPr>
              <w:t>1.8.4</w:t>
            </w:r>
            <w:r w:rsidR="007224D0">
              <w:rPr>
                <w:rFonts w:eastAsiaTheme="minorEastAsia" w:cstheme="minorBidi"/>
                <w:i w:val="0"/>
                <w:iCs w:val="0"/>
                <w:noProof/>
                <w:sz w:val="24"/>
                <w:szCs w:val="24"/>
                <w:lang w:eastAsia="es-ES"/>
              </w:rPr>
              <w:tab/>
            </w:r>
            <w:r w:rsidR="007224D0" w:rsidRPr="00861C41">
              <w:rPr>
                <w:rStyle w:val="Hipervnculo"/>
                <w:noProof/>
              </w:rPr>
              <w:t>Etapa 4 – Módulo de gestión de usuarios</w:t>
            </w:r>
            <w:r w:rsidR="007224D0">
              <w:rPr>
                <w:noProof/>
                <w:webHidden/>
              </w:rPr>
              <w:tab/>
            </w:r>
            <w:r w:rsidR="007224D0">
              <w:rPr>
                <w:noProof/>
                <w:webHidden/>
              </w:rPr>
              <w:fldChar w:fldCharType="begin"/>
            </w:r>
            <w:r w:rsidR="007224D0">
              <w:rPr>
                <w:noProof/>
                <w:webHidden/>
              </w:rPr>
              <w:instrText xml:space="preserve"> PAGEREF _Toc165126144 \h </w:instrText>
            </w:r>
            <w:r w:rsidR="007224D0">
              <w:rPr>
                <w:noProof/>
                <w:webHidden/>
              </w:rPr>
            </w:r>
            <w:r w:rsidR="007224D0">
              <w:rPr>
                <w:noProof/>
                <w:webHidden/>
              </w:rPr>
              <w:fldChar w:fldCharType="separate"/>
            </w:r>
            <w:r w:rsidR="00AB32F0">
              <w:rPr>
                <w:noProof/>
                <w:webHidden/>
              </w:rPr>
              <w:t>26</w:t>
            </w:r>
            <w:r w:rsidR="007224D0">
              <w:rPr>
                <w:noProof/>
                <w:webHidden/>
              </w:rPr>
              <w:fldChar w:fldCharType="end"/>
            </w:r>
          </w:hyperlink>
        </w:p>
        <w:p w14:paraId="5348D307" w14:textId="15B99129" w:rsidR="007224D0" w:rsidRDefault="00DA24DE">
          <w:pPr>
            <w:pStyle w:val="TDC3"/>
            <w:tabs>
              <w:tab w:val="left" w:pos="1320"/>
              <w:tab w:val="right" w:leader="dot" w:pos="8494"/>
            </w:tabs>
            <w:rPr>
              <w:rFonts w:eastAsiaTheme="minorEastAsia" w:cstheme="minorBidi"/>
              <w:i w:val="0"/>
              <w:iCs w:val="0"/>
              <w:noProof/>
              <w:sz w:val="24"/>
              <w:szCs w:val="24"/>
              <w:lang w:eastAsia="es-ES"/>
            </w:rPr>
          </w:pPr>
          <w:hyperlink w:anchor="_Toc165126145" w:history="1">
            <w:r w:rsidR="007224D0" w:rsidRPr="00861C41">
              <w:rPr>
                <w:rStyle w:val="Hipervnculo"/>
                <w:noProof/>
              </w:rPr>
              <w:t>1.8.5</w:t>
            </w:r>
            <w:r w:rsidR="007224D0">
              <w:rPr>
                <w:rFonts w:eastAsiaTheme="minorEastAsia" w:cstheme="minorBidi"/>
                <w:i w:val="0"/>
                <w:iCs w:val="0"/>
                <w:noProof/>
                <w:sz w:val="24"/>
                <w:szCs w:val="24"/>
                <w:lang w:eastAsia="es-ES"/>
              </w:rPr>
              <w:tab/>
            </w:r>
            <w:r w:rsidR="007224D0" w:rsidRPr="00861C41">
              <w:rPr>
                <w:rStyle w:val="Hipervnculo"/>
                <w:noProof/>
              </w:rPr>
              <w:t>Etapa 5 – Módulo de sistema de geoposicionamiento</w:t>
            </w:r>
            <w:r w:rsidR="007224D0">
              <w:rPr>
                <w:noProof/>
                <w:webHidden/>
              </w:rPr>
              <w:tab/>
            </w:r>
            <w:r w:rsidR="007224D0">
              <w:rPr>
                <w:noProof/>
                <w:webHidden/>
              </w:rPr>
              <w:fldChar w:fldCharType="begin"/>
            </w:r>
            <w:r w:rsidR="007224D0">
              <w:rPr>
                <w:noProof/>
                <w:webHidden/>
              </w:rPr>
              <w:instrText xml:space="preserve"> PAGEREF _Toc165126145 \h </w:instrText>
            </w:r>
            <w:r w:rsidR="007224D0">
              <w:rPr>
                <w:noProof/>
                <w:webHidden/>
              </w:rPr>
            </w:r>
            <w:r w:rsidR="007224D0">
              <w:rPr>
                <w:noProof/>
                <w:webHidden/>
              </w:rPr>
              <w:fldChar w:fldCharType="separate"/>
            </w:r>
            <w:r w:rsidR="00AB32F0">
              <w:rPr>
                <w:noProof/>
                <w:webHidden/>
              </w:rPr>
              <w:t>26</w:t>
            </w:r>
            <w:r w:rsidR="007224D0">
              <w:rPr>
                <w:noProof/>
                <w:webHidden/>
              </w:rPr>
              <w:fldChar w:fldCharType="end"/>
            </w:r>
          </w:hyperlink>
        </w:p>
        <w:p w14:paraId="2BD4A762" w14:textId="7A50645A" w:rsidR="007224D0" w:rsidRDefault="00DA24DE">
          <w:pPr>
            <w:pStyle w:val="TDC3"/>
            <w:tabs>
              <w:tab w:val="left" w:pos="1320"/>
              <w:tab w:val="right" w:leader="dot" w:pos="8494"/>
            </w:tabs>
            <w:rPr>
              <w:rFonts w:eastAsiaTheme="minorEastAsia" w:cstheme="minorBidi"/>
              <w:i w:val="0"/>
              <w:iCs w:val="0"/>
              <w:noProof/>
              <w:sz w:val="24"/>
              <w:szCs w:val="24"/>
              <w:lang w:eastAsia="es-ES"/>
            </w:rPr>
          </w:pPr>
          <w:hyperlink w:anchor="_Toc165126146" w:history="1">
            <w:r w:rsidR="007224D0" w:rsidRPr="00861C41">
              <w:rPr>
                <w:rStyle w:val="Hipervnculo"/>
                <w:noProof/>
              </w:rPr>
              <w:t>1.8.6</w:t>
            </w:r>
            <w:r w:rsidR="007224D0">
              <w:rPr>
                <w:rFonts w:eastAsiaTheme="minorEastAsia" w:cstheme="minorBidi"/>
                <w:i w:val="0"/>
                <w:iCs w:val="0"/>
                <w:noProof/>
                <w:sz w:val="24"/>
                <w:szCs w:val="24"/>
                <w:lang w:eastAsia="es-ES"/>
              </w:rPr>
              <w:tab/>
            </w:r>
            <w:r w:rsidR="007224D0" w:rsidRPr="00861C41">
              <w:rPr>
                <w:rStyle w:val="Hipervnculo"/>
                <w:noProof/>
              </w:rPr>
              <w:t>Etapa 6 – Aplicaciones de usuarios de avisos y mensajería</w:t>
            </w:r>
            <w:r w:rsidR="007224D0">
              <w:rPr>
                <w:noProof/>
                <w:webHidden/>
              </w:rPr>
              <w:tab/>
            </w:r>
            <w:r w:rsidR="007224D0">
              <w:rPr>
                <w:noProof/>
                <w:webHidden/>
              </w:rPr>
              <w:fldChar w:fldCharType="begin"/>
            </w:r>
            <w:r w:rsidR="007224D0">
              <w:rPr>
                <w:noProof/>
                <w:webHidden/>
              </w:rPr>
              <w:instrText xml:space="preserve"> PAGEREF _Toc165126146 \h </w:instrText>
            </w:r>
            <w:r w:rsidR="007224D0">
              <w:rPr>
                <w:noProof/>
                <w:webHidden/>
              </w:rPr>
            </w:r>
            <w:r w:rsidR="007224D0">
              <w:rPr>
                <w:noProof/>
                <w:webHidden/>
              </w:rPr>
              <w:fldChar w:fldCharType="separate"/>
            </w:r>
            <w:r w:rsidR="00AB32F0">
              <w:rPr>
                <w:noProof/>
                <w:webHidden/>
              </w:rPr>
              <w:t>26</w:t>
            </w:r>
            <w:r w:rsidR="007224D0">
              <w:rPr>
                <w:noProof/>
                <w:webHidden/>
              </w:rPr>
              <w:fldChar w:fldCharType="end"/>
            </w:r>
          </w:hyperlink>
        </w:p>
        <w:p w14:paraId="18262D66" w14:textId="62CC866B" w:rsidR="007224D0" w:rsidRDefault="00DA24DE">
          <w:pPr>
            <w:pStyle w:val="TDC3"/>
            <w:tabs>
              <w:tab w:val="left" w:pos="1320"/>
              <w:tab w:val="right" w:leader="dot" w:pos="8494"/>
            </w:tabs>
            <w:rPr>
              <w:rFonts w:eastAsiaTheme="minorEastAsia" w:cstheme="minorBidi"/>
              <w:i w:val="0"/>
              <w:iCs w:val="0"/>
              <w:noProof/>
              <w:sz w:val="24"/>
              <w:szCs w:val="24"/>
              <w:lang w:eastAsia="es-ES"/>
            </w:rPr>
          </w:pPr>
          <w:hyperlink w:anchor="_Toc165126147" w:history="1">
            <w:r w:rsidR="007224D0" w:rsidRPr="00861C41">
              <w:rPr>
                <w:rStyle w:val="Hipervnculo"/>
                <w:noProof/>
              </w:rPr>
              <w:t>1.8.7</w:t>
            </w:r>
            <w:r w:rsidR="007224D0">
              <w:rPr>
                <w:rFonts w:eastAsiaTheme="minorEastAsia" w:cstheme="minorBidi"/>
                <w:i w:val="0"/>
                <w:iCs w:val="0"/>
                <w:noProof/>
                <w:sz w:val="24"/>
                <w:szCs w:val="24"/>
                <w:lang w:eastAsia="es-ES"/>
              </w:rPr>
              <w:tab/>
            </w:r>
            <w:r w:rsidR="007224D0" w:rsidRPr="00861C41">
              <w:rPr>
                <w:rStyle w:val="Hipervnculo"/>
                <w:noProof/>
              </w:rPr>
              <w:t>Etapa 7 – Módulo de dashboard de seguimiento</w:t>
            </w:r>
            <w:r w:rsidR="007224D0">
              <w:rPr>
                <w:noProof/>
                <w:webHidden/>
              </w:rPr>
              <w:tab/>
            </w:r>
            <w:r w:rsidR="007224D0">
              <w:rPr>
                <w:noProof/>
                <w:webHidden/>
              </w:rPr>
              <w:fldChar w:fldCharType="begin"/>
            </w:r>
            <w:r w:rsidR="007224D0">
              <w:rPr>
                <w:noProof/>
                <w:webHidden/>
              </w:rPr>
              <w:instrText xml:space="preserve"> PAGEREF _Toc165126147 \h </w:instrText>
            </w:r>
            <w:r w:rsidR="007224D0">
              <w:rPr>
                <w:noProof/>
                <w:webHidden/>
              </w:rPr>
            </w:r>
            <w:r w:rsidR="007224D0">
              <w:rPr>
                <w:noProof/>
                <w:webHidden/>
              </w:rPr>
              <w:fldChar w:fldCharType="separate"/>
            </w:r>
            <w:r w:rsidR="00AB32F0">
              <w:rPr>
                <w:noProof/>
                <w:webHidden/>
              </w:rPr>
              <w:t>26</w:t>
            </w:r>
            <w:r w:rsidR="007224D0">
              <w:rPr>
                <w:noProof/>
                <w:webHidden/>
              </w:rPr>
              <w:fldChar w:fldCharType="end"/>
            </w:r>
          </w:hyperlink>
        </w:p>
        <w:p w14:paraId="0BA870E2" w14:textId="4C840775" w:rsidR="007224D0" w:rsidRDefault="00DA24DE">
          <w:pPr>
            <w:pStyle w:val="TDC3"/>
            <w:tabs>
              <w:tab w:val="left" w:pos="1320"/>
              <w:tab w:val="right" w:leader="dot" w:pos="8494"/>
            </w:tabs>
            <w:rPr>
              <w:rFonts w:eastAsiaTheme="minorEastAsia" w:cstheme="minorBidi"/>
              <w:i w:val="0"/>
              <w:iCs w:val="0"/>
              <w:noProof/>
              <w:sz w:val="24"/>
              <w:szCs w:val="24"/>
              <w:lang w:eastAsia="es-ES"/>
            </w:rPr>
          </w:pPr>
          <w:hyperlink w:anchor="_Toc165126148" w:history="1">
            <w:r w:rsidR="007224D0" w:rsidRPr="00861C41">
              <w:rPr>
                <w:rStyle w:val="Hipervnculo"/>
                <w:noProof/>
              </w:rPr>
              <w:t>1.8.8</w:t>
            </w:r>
            <w:r w:rsidR="007224D0">
              <w:rPr>
                <w:rFonts w:eastAsiaTheme="minorEastAsia" w:cstheme="minorBidi"/>
                <w:i w:val="0"/>
                <w:iCs w:val="0"/>
                <w:noProof/>
                <w:sz w:val="24"/>
                <w:szCs w:val="24"/>
                <w:lang w:eastAsia="es-ES"/>
              </w:rPr>
              <w:tab/>
            </w:r>
            <w:r w:rsidR="007224D0" w:rsidRPr="00861C41">
              <w:rPr>
                <w:rStyle w:val="Hipervnculo"/>
                <w:noProof/>
              </w:rPr>
              <w:t>Etapa 8 – Aplicaciones de usuario para la gestión de emergencias</w:t>
            </w:r>
            <w:r w:rsidR="007224D0">
              <w:rPr>
                <w:noProof/>
                <w:webHidden/>
              </w:rPr>
              <w:tab/>
            </w:r>
            <w:r w:rsidR="007224D0">
              <w:rPr>
                <w:noProof/>
                <w:webHidden/>
              </w:rPr>
              <w:fldChar w:fldCharType="begin"/>
            </w:r>
            <w:r w:rsidR="007224D0">
              <w:rPr>
                <w:noProof/>
                <w:webHidden/>
              </w:rPr>
              <w:instrText xml:space="preserve"> PAGEREF _Toc165126148 \h </w:instrText>
            </w:r>
            <w:r w:rsidR="007224D0">
              <w:rPr>
                <w:noProof/>
                <w:webHidden/>
              </w:rPr>
            </w:r>
            <w:r w:rsidR="007224D0">
              <w:rPr>
                <w:noProof/>
                <w:webHidden/>
              </w:rPr>
              <w:fldChar w:fldCharType="separate"/>
            </w:r>
            <w:r w:rsidR="00AB32F0">
              <w:rPr>
                <w:noProof/>
                <w:webHidden/>
              </w:rPr>
              <w:t>26</w:t>
            </w:r>
            <w:r w:rsidR="007224D0">
              <w:rPr>
                <w:noProof/>
                <w:webHidden/>
              </w:rPr>
              <w:fldChar w:fldCharType="end"/>
            </w:r>
          </w:hyperlink>
        </w:p>
        <w:p w14:paraId="57FF44DF" w14:textId="3E4791D9" w:rsidR="007224D0" w:rsidRDefault="00DA24DE">
          <w:pPr>
            <w:pStyle w:val="TDC2"/>
            <w:tabs>
              <w:tab w:val="left" w:pos="880"/>
              <w:tab w:val="right" w:leader="dot" w:pos="8494"/>
            </w:tabs>
            <w:rPr>
              <w:rFonts w:eastAsiaTheme="minorEastAsia" w:cstheme="minorBidi"/>
              <w:smallCaps w:val="0"/>
              <w:noProof/>
              <w:sz w:val="24"/>
              <w:szCs w:val="24"/>
              <w:lang w:eastAsia="es-ES"/>
            </w:rPr>
          </w:pPr>
          <w:hyperlink w:anchor="_Toc165126149" w:history="1">
            <w:r w:rsidR="007224D0" w:rsidRPr="00861C41">
              <w:rPr>
                <w:rStyle w:val="Hipervnculo"/>
                <w:noProof/>
              </w:rPr>
              <w:t>1.9</w:t>
            </w:r>
            <w:r w:rsidR="007224D0">
              <w:rPr>
                <w:rFonts w:eastAsiaTheme="minorEastAsia" w:cstheme="minorBidi"/>
                <w:smallCaps w:val="0"/>
                <w:noProof/>
                <w:sz w:val="24"/>
                <w:szCs w:val="24"/>
                <w:lang w:eastAsia="es-ES"/>
              </w:rPr>
              <w:tab/>
            </w:r>
            <w:r w:rsidR="007224D0" w:rsidRPr="00861C41">
              <w:rPr>
                <w:rStyle w:val="Hipervnculo"/>
                <w:noProof/>
              </w:rPr>
              <w:t>Alcance</w:t>
            </w:r>
            <w:r w:rsidR="007224D0">
              <w:rPr>
                <w:noProof/>
                <w:webHidden/>
              </w:rPr>
              <w:tab/>
            </w:r>
            <w:r w:rsidR="007224D0">
              <w:rPr>
                <w:noProof/>
                <w:webHidden/>
              </w:rPr>
              <w:fldChar w:fldCharType="begin"/>
            </w:r>
            <w:r w:rsidR="007224D0">
              <w:rPr>
                <w:noProof/>
                <w:webHidden/>
              </w:rPr>
              <w:instrText xml:space="preserve"> PAGEREF _Toc165126149 \h </w:instrText>
            </w:r>
            <w:r w:rsidR="007224D0">
              <w:rPr>
                <w:noProof/>
                <w:webHidden/>
              </w:rPr>
            </w:r>
            <w:r w:rsidR="007224D0">
              <w:rPr>
                <w:noProof/>
                <w:webHidden/>
              </w:rPr>
              <w:fldChar w:fldCharType="separate"/>
            </w:r>
            <w:r w:rsidR="00AB32F0">
              <w:rPr>
                <w:noProof/>
                <w:webHidden/>
              </w:rPr>
              <w:t>27</w:t>
            </w:r>
            <w:r w:rsidR="007224D0">
              <w:rPr>
                <w:noProof/>
                <w:webHidden/>
              </w:rPr>
              <w:fldChar w:fldCharType="end"/>
            </w:r>
          </w:hyperlink>
        </w:p>
        <w:p w14:paraId="770216BE" w14:textId="2001FA7F" w:rsidR="007224D0" w:rsidRDefault="00DA24DE">
          <w:pPr>
            <w:pStyle w:val="TDC3"/>
            <w:tabs>
              <w:tab w:val="left" w:pos="1320"/>
              <w:tab w:val="right" w:leader="dot" w:pos="8494"/>
            </w:tabs>
            <w:rPr>
              <w:rFonts w:eastAsiaTheme="minorEastAsia" w:cstheme="minorBidi"/>
              <w:i w:val="0"/>
              <w:iCs w:val="0"/>
              <w:noProof/>
              <w:sz w:val="24"/>
              <w:szCs w:val="24"/>
              <w:lang w:eastAsia="es-ES"/>
            </w:rPr>
          </w:pPr>
          <w:hyperlink w:anchor="_Toc165126150" w:history="1">
            <w:r w:rsidR="007224D0" w:rsidRPr="00861C41">
              <w:rPr>
                <w:rStyle w:val="Hipervnculo"/>
                <w:noProof/>
              </w:rPr>
              <w:t>1.9.1</w:t>
            </w:r>
            <w:r w:rsidR="007224D0">
              <w:rPr>
                <w:rFonts w:eastAsiaTheme="minorEastAsia" w:cstheme="minorBidi"/>
                <w:i w:val="0"/>
                <w:iCs w:val="0"/>
                <w:noProof/>
                <w:sz w:val="24"/>
                <w:szCs w:val="24"/>
                <w:lang w:eastAsia="es-ES"/>
              </w:rPr>
              <w:tab/>
            </w:r>
            <w:r w:rsidR="007224D0" w:rsidRPr="00861C41">
              <w:rPr>
                <w:rStyle w:val="Hipervnculo"/>
                <w:noProof/>
              </w:rPr>
              <w:t>Entregables durante el desarrollo</w:t>
            </w:r>
            <w:r w:rsidR="007224D0">
              <w:rPr>
                <w:noProof/>
                <w:webHidden/>
              </w:rPr>
              <w:tab/>
            </w:r>
            <w:r w:rsidR="007224D0">
              <w:rPr>
                <w:noProof/>
                <w:webHidden/>
              </w:rPr>
              <w:fldChar w:fldCharType="begin"/>
            </w:r>
            <w:r w:rsidR="007224D0">
              <w:rPr>
                <w:noProof/>
                <w:webHidden/>
              </w:rPr>
              <w:instrText xml:space="preserve"> PAGEREF _Toc165126150 \h </w:instrText>
            </w:r>
            <w:r w:rsidR="007224D0">
              <w:rPr>
                <w:noProof/>
                <w:webHidden/>
              </w:rPr>
            </w:r>
            <w:r w:rsidR="007224D0">
              <w:rPr>
                <w:noProof/>
                <w:webHidden/>
              </w:rPr>
              <w:fldChar w:fldCharType="separate"/>
            </w:r>
            <w:r w:rsidR="00AB32F0">
              <w:rPr>
                <w:noProof/>
                <w:webHidden/>
              </w:rPr>
              <w:t>28</w:t>
            </w:r>
            <w:r w:rsidR="007224D0">
              <w:rPr>
                <w:noProof/>
                <w:webHidden/>
              </w:rPr>
              <w:fldChar w:fldCharType="end"/>
            </w:r>
          </w:hyperlink>
        </w:p>
        <w:p w14:paraId="262F8145" w14:textId="4A13801E" w:rsidR="007224D0" w:rsidRDefault="00DA24DE">
          <w:pPr>
            <w:pStyle w:val="TDC3"/>
            <w:tabs>
              <w:tab w:val="left" w:pos="1320"/>
              <w:tab w:val="right" w:leader="dot" w:pos="8494"/>
            </w:tabs>
            <w:rPr>
              <w:rFonts w:eastAsiaTheme="minorEastAsia" w:cstheme="minorBidi"/>
              <w:i w:val="0"/>
              <w:iCs w:val="0"/>
              <w:noProof/>
              <w:sz w:val="24"/>
              <w:szCs w:val="24"/>
              <w:lang w:eastAsia="es-ES"/>
            </w:rPr>
          </w:pPr>
          <w:hyperlink w:anchor="_Toc165126151" w:history="1">
            <w:r w:rsidR="007224D0" w:rsidRPr="00861C41">
              <w:rPr>
                <w:rStyle w:val="Hipervnculo"/>
                <w:noProof/>
              </w:rPr>
              <w:t>1.9.2</w:t>
            </w:r>
            <w:r w:rsidR="007224D0">
              <w:rPr>
                <w:rFonts w:eastAsiaTheme="minorEastAsia" w:cstheme="minorBidi"/>
                <w:i w:val="0"/>
                <w:iCs w:val="0"/>
                <w:noProof/>
                <w:sz w:val="24"/>
                <w:szCs w:val="24"/>
                <w:lang w:eastAsia="es-ES"/>
              </w:rPr>
              <w:tab/>
            </w:r>
            <w:r w:rsidR="007224D0" w:rsidRPr="00861C41">
              <w:rPr>
                <w:rStyle w:val="Hipervnculo"/>
                <w:noProof/>
              </w:rPr>
              <w:t>Entregables al concluir</w:t>
            </w:r>
            <w:r w:rsidR="007224D0">
              <w:rPr>
                <w:noProof/>
                <w:webHidden/>
              </w:rPr>
              <w:tab/>
            </w:r>
            <w:r w:rsidR="007224D0">
              <w:rPr>
                <w:noProof/>
                <w:webHidden/>
              </w:rPr>
              <w:fldChar w:fldCharType="begin"/>
            </w:r>
            <w:r w:rsidR="007224D0">
              <w:rPr>
                <w:noProof/>
                <w:webHidden/>
              </w:rPr>
              <w:instrText xml:space="preserve"> PAGEREF _Toc165126151 \h </w:instrText>
            </w:r>
            <w:r w:rsidR="007224D0">
              <w:rPr>
                <w:noProof/>
                <w:webHidden/>
              </w:rPr>
            </w:r>
            <w:r w:rsidR="007224D0">
              <w:rPr>
                <w:noProof/>
                <w:webHidden/>
              </w:rPr>
              <w:fldChar w:fldCharType="separate"/>
            </w:r>
            <w:r w:rsidR="00AB32F0">
              <w:rPr>
                <w:noProof/>
                <w:webHidden/>
              </w:rPr>
              <w:t>28</w:t>
            </w:r>
            <w:r w:rsidR="007224D0">
              <w:rPr>
                <w:noProof/>
                <w:webHidden/>
              </w:rPr>
              <w:fldChar w:fldCharType="end"/>
            </w:r>
          </w:hyperlink>
        </w:p>
        <w:p w14:paraId="077EEC7E" w14:textId="1483433F" w:rsidR="007224D0" w:rsidRDefault="00DA24DE">
          <w:pPr>
            <w:pStyle w:val="TDC2"/>
            <w:tabs>
              <w:tab w:val="left" w:pos="880"/>
              <w:tab w:val="right" w:leader="dot" w:pos="8494"/>
            </w:tabs>
            <w:rPr>
              <w:rFonts w:eastAsiaTheme="minorEastAsia" w:cstheme="minorBidi"/>
              <w:smallCaps w:val="0"/>
              <w:noProof/>
              <w:sz w:val="24"/>
              <w:szCs w:val="24"/>
              <w:lang w:eastAsia="es-ES"/>
            </w:rPr>
          </w:pPr>
          <w:hyperlink w:anchor="_Toc165126152" w:history="1">
            <w:r w:rsidR="007224D0" w:rsidRPr="00861C41">
              <w:rPr>
                <w:rStyle w:val="Hipervnculo"/>
                <w:noProof/>
              </w:rPr>
              <w:t>1.10</w:t>
            </w:r>
            <w:r w:rsidR="007224D0">
              <w:rPr>
                <w:rFonts w:eastAsiaTheme="minorEastAsia" w:cstheme="minorBidi"/>
                <w:smallCaps w:val="0"/>
                <w:noProof/>
                <w:sz w:val="24"/>
                <w:szCs w:val="24"/>
                <w:lang w:eastAsia="es-ES"/>
              </w:rPr>
              <w:tab/>
            </w:r>
            <w:r w:rsidR="007224D0" w:rsidRPr="00861C41">
              <w:rPr>
                <w:rStyle w:val="Hipervnculo"/>
                <w:noProof/>
              </w:rPr>
              <w:t>Hipótesis y restricciones</w:t>
            </w:r>
            <w:r w:rsidR="007224D0">
              <w:rPr>
                <w:noProof/>
                <w:webHidden/>
              </w:rPr>
              <w:tab/>
            </w:r>
            <w:r w:rsidR="007224D0">
              <w:rPr>
                <w:noProof/>
                <w:webHidden/>
              </w:rPr>
              <w:fldChar w:fldCharType="begin"/>
            </w:r>
            <w:r w:rsidR="007224D0">
              <w:rPr>
                <w:noProof/>
                <w:webHidden/>
              </w:rPr>
              <w:instrText xml:space="preserve"> PAGEREF _Toc165126152 \h </w:instrText>
            </w:r>
            <w:r w:rsidR="007224D0">
              <w:rPr>
                <w:noProof/>
                <w:webHidden/>
              </w:rPr>
            </w:r>
            <w:r w:rsidR="007224D0">
              <w:rPr>
                <w:noProof/>
                <w:webHidden/>
              </w:rPr>
              <w:fldChar w:fldCharType="separate"/>
            </w:r>
            <w:r w:rsidR="00AB32F0">
              <w:rPr>
                <w:noProof/>
                <w:webHidden/>
              </w:rPr>
              <w:t>29</w:t>
            </w:r>
            <w:r w:rsidR="007224D0">
              <w:rPr>
                <w:noProof/>
                <w:webHidden/>
              </w:rPr>
              <w:fldChar w:fldCharType="end"/>
            </w:r>
          </w:hyperlink>
        </w:p>
        <w:p w14:paraId="2B4348A2" w14:textId="3CDEE6A1" w:rsidR="007224D0" w:rsidRDefault="00DA24DE">
          <w:pPr>
            <w:pStyle w:val="TDC2"/>
            <w:tabs>
              <w:tab w:val="left" w:pos="880"/>
              <w:tab w:val="right" w:leader="dot" w:pos="8494"/>
            </w:tabs>
            <w:rPr>
              <w:rFonts w:eastAsiaTheme="minorEastAsia" w:cstheme="minorBidi"/>
              <w:smallCaps w:val="0"/>
              <w:noProof/>
              <w:sz w:val="24"/>
              <w:szCs w:val="24"/>
              <w:lang w:eastAsia="es-ES"/>
            </w:rPr>
          </w:pPr>
          <w:hyperlink w:anchor="_Toc165126153" w:history="1">
            <w:r w:rsidR="007224D0" w:rsidRPr="00861C41">
              <w:rPr>
                <w:rStyle w:val="Hipervnculo"/>
                <w:noProof/>
              </w:rPr>
              <w:t>1.11</w:t>
            </w:r>
            <w:r w:rsidR="007224D0">
              <w:rPr>
                <w:rFonts w:eastAsiaTheme="minorEastAsia" w:cstheme="minorBidi"/>
                <w:smallCaps w:val="0"/>
                <w:noProof/>
                <w:sz w:val="24"/>
                <w:szCs w:val="24"/>
                <w:lang w:eastAsia="es-ES"/>
              </w:rPr>
              <w:tab/>
            </w:r>
            <w:r w:rsidR="007224D0" w:rsidRPr="00861C41">
              <w:rPr>
                <w:rStyle w:val="Hipervnculo"/>
                <w:noProof/>
              </w:rPr>
              <w:t>Estudio de alternativas y viabilidad</w:t>
            </w:r>
            <w:r w:rsidR="007224D0">
              <w:rPr>
                <w:noProof/>
                <w:webHidden/>
              </w:rPr>
              <w:tab/>
            </w:r>
            <w:r w:rsidR="007224D0">
              <w:rPr>
                <w:noProof/>
                <w:webHidden/>
              </w:rPr>
              <w:fldChar w:fldCharType="begin"/>
            </w:r>
            <w:r w:rsidR="007224D0">
              <w:rPr>
                <w:noProof/>
                <w:webHidden/>
              </w:rPr>
              <w:instrText xml:space="preserve"> PAGEREF _Toc165126153 \h </w:instrText>
            </w:r>
            <w:r w:rsidR="007224D0">
              <w:rPr>
                <w:noProof/>
                <w:webHidden/>
              </w:rPr>
            </w:r>
            <w:r w:rsidR="007224D0">
              <w:rPr>
                <w:noProof/>
                <w:webHidden/>
              </w:rPr>
              <w:fldChar w:fldCharType="separate"/>
            </w:r>
            <w:r w:rsidR="00AB32F0">
              <w:rPr>
                <w:noProof/>
                <w:webHidden/>
              </w:rPr>
              <w:t>30</w:t>
            </w:r>
            <w:r w:rsidR="007224D0">
              <w:rPr>
                <w:noProof/>
                <w:webHidden/>
              </w:rPr>
              <w:fldChar w:fldCharType="end"/>
            </w:r>
          </w:hyperlink>
        </w:p>
        <w:p w14:paraId="4F4644CB" w14:textId="68721BD3" w:rsidR="007224D0" w:rsidRDefault="00DA24DE">
          <w:pPr>
            <w:pStyle w:val="TDC3"/>
            <w:tabs>
              <w:tab w:val="left" w:pos="1320"/>
              <w:tab w:val="right" w:leader="dot" w:pos="8494"/>
            </w:tabs>
            <w:rPr>
              <w:rFonts w:eastAsiaTheme="minorEastAsia" w:cstheme="minorBidi"/>
              <w:i w:val="0"/>
              <w:iCs w:val="0"/>
              <w:noProof/>
              <w:sz w:val="24"/>
              <w:szCs w:val="24"/>
              <w:lang w:eastAsia="es-ES"/>
            </w:rPr>
          </w:pPr>
          <w:hyperlink w:anchor="_Toc165126154" w:history="1">
            <w:r w:rsidR="007224D0" w:rsidRPr="00861C41">
              <w:rPr>
                <w:rStyle w:val="Hipervnculo"/>
                <w:noProof/>
              </w:rPr>
              <w:t>1.11.1</w:t>
            </w:r>
            <w:r w:rsidR="007224D0">
              <w:rPr>
                <w:rFonts w:eastAsiaTheme="minorEastAsia" w:cstheme="minorBidi"/>
                <w:i w:val="0"/>
                <w:iCs w:val="0"/>
                <w:noProof/>
                <w:sz w:val="24"/>
                <w:szCs w:val="24"/>
                <w:lang w:eastAsia="es-ES"/>
              </w:rPr>
              <w:tab/>
            </w:r>
            <w:r w:rsidR="007224D0" w:rsidRPr="00861C41">
              <w:rPr>
                <w:rStyle w:val="Hipervnculo"/>
                <w:noProof/>
              </w:rPr>
              <w:t>Organización del desarrollo</w:t>
            </w:r>
            <w:r w:rsidR="007224D0">
              <w:rPr>
                <w:noProof/>
                <w:webHidden/>
              </w:rPr>
              <w:tab/>
            </w:r>
            <w:r w:rsidR="007224D0">
              <w:rPr>
                <w:noProof/>
                <w:webHidden/>
              </w:rPr>
              <w:fldChar w:fldCharType="begin"/>
            </w:r>
            <w:r w:rsidR="007224D0">
              <w:rPr>
                <w:noProof/>
                <w:webHidden/>
              </w:rPr>
              <w:instrText xml:space="preserve"> PAGEREF _Toc165126154 \h </w:instrText>
            </w:r>
            <w:r w:rsidR="007224D0">
              <w:rPr>
                <w:noProof/>
                <w:webHidden/>
              </w:rPr>
            </w:r>
            <w:r w:rsidR="007224D0">
              <w:rPr>
                <w:noProof/>
                <w:webHidden/>
              </w:rPr>
              <w:fldChar w:fldCharType="separate"/>
            </w:r>
            <w:r w:rsidR="00AB32F0">
              <w:rPr>
                <w:noProof/>
                <w:webHidden/>
              </w:rPr>
              <w:t>30</w:t>
            </w:r>
            <w:r w:rsidR="007224D0">
              <w:rPr>
                <w:noProof/>
                <w:webHidden/>
              </w:rPr>
              <w:fldChar w:fldCharType="end"/>
            </w:r>
          </w:hyperlink>
        </w:p>
        <w:p w14:paraId="55CA06B2" w14:textId="7C6352FD" w:rsidR="007224D0" w:rsidRDefault="00DA24DE">
          <w:pPr>
            <w:pStyle w:val="TDC3"/>
            <w:tabs>
              <w:tab w:val="left" w:pos="1320"/>
              <w:tab w:val="right" w:leader="dot" w:pos="8494"/>
            </w:tabs>
            <w:rPr>
              <w:rFonts w:eastAsiaTheme="minorEastAsia" w:cstheme="minorBidi"/>
              <w:i w:val="0"/>
              <w:iCs w:val="0"/>
              <w:noProof/>
              <w:sz w:val="24"/>
              <w:szCs w:val="24"/>
              <w:lang w:eastAsia="es-ES"/>
            </w:rPr>
          </w:pPr>
          <w:hyperlink w:anchor="_Toc165126155" w:history="1">
            <w:r w:rsidR="007224D0" w:rsidRPr="00861C41">
              <w:rPr>
                <w:rStyle w:val="Hipervnculo"/>
                <w:noProof/>
              </w:rPr>
              <w:t>1.11.2</w:t>
            </w:r>
            <w:r w:rsidR="007224D0">
              <w:rPr>
                <w:rFonts w:eastAsiaTheme="minorEastAsia" w:cstheme="minorBidi"/>
                <w:i w:val="0"/>
                <w:iCs w:val="0"/>
                <w:noProof/>
                <w:sz w:val="24"/>
                <w:szCs w:val="24"/>
                <w:lang w:eastAsia="es-ES"/>
              </w:rPr>
              <w:tab/>
            </w:r>
            <w:r w:rsidR="007224D0" w:rsidRPr="00861C41">
              <w:rPr>
                <w:rStyle w:val="Hipervnculo"/>
                <w:noProof/>
              </w:rPr>
              <w:t>Lenguaje de Programación</w:t>
            </w:r>
            <w:r w:rsidR="007224D0">
              <w:rPr>
                <w:noProof/>
                <w:webHidden/>
              </w:rPr>
              <w:tab/>
            </w:r>
            <w:r w:rsidR="007224D0">
              <w:rPr>
                <w:noProof/>
                <w:webHidden/>
              </w:rPr>
              <w:fldChar w:fldCharType="begin"/>
            </w:r>
            <w:r w:rsidR="007224D0">
              <w:rPr>
                <w:noProof/>
                <w:webHidden/>
              </w:rPr>
              <w:instrText xml:space="preserve"> PAGEREF _Toc165126155 \h </w:instrText>
            </w:r>
            <w:r w:rsidR="007224D0">
              <w:rPr>
                <w:noProof/>
                <w:webHidden/>
              </w:rPr>
            </w:r>
            <w:r w:rsidR="007224D0">
              <w:rPr>
                <w:noProof/>
                <w:webHidden/>
              </w:rPr>
              <w:fldChar w:fldCharType="separate"/>
            </w:r>
            <w:r w:rsidR="00AB32F0">
              <w:rPr>
                <w:noProof/>
                <w:webHidden/>
              </w:rPr>
              <w:t>31</w:t>
            </w:r>
            <w:r w:rsidR="007224D0">
              <w:rPr>
                <w:noProof/>
                <w:webHidden/>
              </w:rPr>
              <w:fldChar w:fldCharType="end"/>
            </w:r>
          </w:hyperlink>
        </w:p>
        <w:p w14:paraId="426FCA88" w14:textId="363C1502" w:rsidR="007224D0" w:rsidRDefault="00DA24DE">
          <w:pPr>
            <w:pStyle w:val="TDC3"/>
            <w:tabs>
              <w:tab w:val="left" w:pos="1320"/>
              <w:tab w:val="right" w:leader="dot" w:pos="8494"/>
            </w:tabs>
            <w:rPr>
              <w:rFonts w:eastAsiaTheme="minorEastAsia" w:cstheme="minorBidi"/>
              <w:i w:val="0"/>
              <w:iCs w:val="0"/>
              <w:noProof/>
              <w:sz w:val="24"/>
              <w:szCs w:val="24"/>
              <w:lang w:eastAsia="es-ES"/>
            </w:rPr>
          </w:pPr>
          <w:hyperlink w:anchor="_Toc165126156" w:history="1">
            <w:r w:rsidR="007224D0" w:rsidRPr="00861C41">
              <w:rPr>
                <w:rStyle w:val="Hipervnculo"/>
                <w:noProof/>
              </w:rPr>
              <w:t>1.11.3</w:t>
            </w:r>
            <w:r w:rsidR="007224D0">
              <w:rPr>
                <w:rFonts w:eastAsiaTheme="minorEastAsia" w:cstheme="minorBidi"/>
                <w:i w:val="0"/>
                <w:iCs w:val="0"/>
                <w:noProof/>
                <w:sz w:val="24"/>
                <w:szCs w:val="24"/>
                <w:lang w:eastAsia="es-ES"/>
              </w:rPr>
              <w:tab/>
            </w:r>
            <w:r w:rsidR="007224D0" w:rsidRPr="00861C41">
              <w:rPr>
                <w:rStyle w:val="Hipervnculo"/>
                <w:noProof/>
              </w:rPr>
              <w:t>Sistema de Persistencia de Datos</w:t>
            </w:r>
            <w:r w:rsidR="007224D0">
              <w:rPr>
                <w:noProof/>
                <w:webHidden/>
              </w:rPr>
              <w:tab/>
            </w:r>
            <w:r w:rsidR="007224D0">
              <w:rPr>
                <w:noProof/>
                <w:webHidden/>
              </w:rPr>
              <w:fldChar w:fldCharType="begin"/>
            </w:r>
            <w:r w:rsidR="007224D0">
              <w:rPr>
                <w:noProof/>
                <w:webHidden/>
              </w:rPr>
              <w:instrText xml:space="preserve"> PAGEREF _Toc165126156 \h </w:instrText>
            </w:r>
            <w:r w:rsidR="007224D0">
              <w:rPr>
                <w:noProof/>
                <w:webHidden/>
              </w:rPr>
            </w:r>
            <w:r w:rsidR="007224D0">
              <w:rPr>
                <w:noProof/>
                <w:webHidden/>
              </w:rPr>
              <w:fldChar w:fldCharType="separate"/>
            </w:r>
            <w:r w:rsidR="00AB32F0">
              <w:rPr>
                <w:noProof/>
                <w:webHidden/>
              </w:rPr>
              <w:t>31</w:t>
            </w:r>
            <w:r w:rsidR="007224D0">
              <w:rPr>
                <w:noProof/>
                <w:webHidden/>
              </w:rPr>
              <w:fldChar w:fldCharType="end"/>
            </w:r>
          </w:hyperlink>
        </w:p>
        <w:p w14:paraId="55B9A483" w14:textId="7CD38783" w:rsidR="007224D0" w:rsidRDefault="00DA24DE">
          <w:pPr>
            <w:pStyle w:val="TDC3"/>
            <w:tabs>
              <w:tab w:val="left" w:pos="1320"/>
              <w:tab w:val="right" w:leader="dot" w:pos="8494"/>
            </w:tabs>
            <w:rPr>
              <w:rFonts w:eastAsiaTheme="minorEastAsia" w:cstheme="minorBidi"/>
              <w:i w:val="0"/>
              <w:iCs w:val="0"/>
              <w:noProof/>
              <w:sz w:val="24"/>
              <w:szCs w:val="24"/>
              <w:lang w:eastAsia="es-ES"/>
            </w:rPr>
          </w:pPr>
          <w:hyperlink w:anchor="_Toc165126157" w:history="1">
            <w:r w:rsidR="007224D0" w:rsidRPr="00861C41">
              <w:rPr>
                <w:rStyle w:val="Hipervnculo"/>
                <w:noProof/>
                <w:lang w:val="en-US"/>
              </w:rPr>
              <w:t>1.11.4</w:t>
            </w:r>
            <w:r w:rsidR="007224D0">
              <w:rPr>
                <w:rFonts w:eastAsiaTheme="minorEastAsia" w:cstheme="minorBidi"/>
                <w:i w:val="0"/>
                <w:iCs w:val="0"/>
                <w:noProof/>
                <w:sz w:val="24"/>
                <w:szCs w:val="24"/>
                <w:lang w:eastAsia="es-ES"/>
              </w:rPr>
              <w:tab/>
            </w:r>
            <w:r w:rsidR="007224D0" w:rsidRPr="00861C41">
              <w:rPr>
                <w:rStyle w:val="Hipervnculo"/>
                <w:noProof/>
                <w:lang w:val="en-US"/>
              </w:rPr>
              <w:t>Framework de Desarrollo Web</w:t>
            </w:r>
            <w:r w:rsidR="007224D0">
              <w:rPr>
                <w:noProof/>
                <w:webHidden/>
              </w:rPr>
              <w:tab/>
            </w:r>
            <w:r w:rsidR="007224D0">
              <w:rPr>
                <w:noProof/>
                <w:webHidden/>
              </w:rPr>
              <w:fldChar w:fldCharType="begin"/>
            </w:r>
            <w:r w:rsidR="007224D0">
              <w:rPr>
                <w:noProof/>
                <w:webHidden/>
              </w:rPr>
              <w:instrText xml:space="preserve"> PAGEREF _Toc165126157 \h </w:instrText>
            </w:r>
            <w:r w:rsidR="007224D0">
              <w:rPr>
                <w:noProof/>
                <w:webHidden/>
              </w:rPr>
            </w:r>
            <w:r w:rsidR="007224D0">
              <w:rPr>
                <w:noProof/>
                <w:webHidden/>
              </w:rPr>
              <w:fldChar w:fldCharType="separate"/>
            </w:r>
            <w:r w:rsidR="00AB32F0">
              <w:rPr>
                <w:noProof/>
                <w:webHidden/>
              </w:rPr>
              <w:t>31</w:t>
            </w:r>
            <w:r w:rsidR="007224D0">
              <w:rPr>
                <w:noProof/>
                <w:webHidden/>
              </w:rPr>
              <w:fldChar w:fldCharType="end"/>
            </w:r>
          </w:hyperlink>
        </w:p>
        <w:p w14:paraId="4DE91F03" w14:textId="30504016" w:rsidR="007224D0" w:rsidRDefault="00DA24DE">
          <w:pPr>
            <w:pStyle w:val="TDC3"/>
            <w:tabs>
              <w:tab w:val="left" w:pos="1320"/>
              <w:tab w:val="right" w:leader="dot" w:pos="8494"/>
            </w:tabs>
            <w:rPr>
              <w:rFonts w:eastAsiaTheme="minorEastAsia" w:cstheme="minorBidi"/>
              <w:i w:val="0"/>
              <w:iCs w:val="0"/>
              <w:noProof/>
              <w:sz w:val="24"/>
              <w:szCs w:val="24"/>
              <w:lang w:eastAsia="es-ES"/>
            </w:rPr>
          </w:pPr>
          <w:hyperlink w:anchor="_Toc165126158" w:history="1">
            <w:r w:rsidR="007224D0" w:rsidRPr="00861C41">
              <w:rPr>
                <w:rStyle w:val="Hipervnculo"/>
                <w:noProof/>
              </w:rPr>
              <w:t>1.11.5</w:t>
            </w:r>
            <w:r w:rsidR="007224D0">
              <w:rPr>
                <w:rFonts w:eastAsiaTheme="minorEastAsia" w:cstheme="minorBidi"/>
                <w:i w:val="0"/>
                <w:iCs w:val="0"/>
                <w:noProof/>
                <w:sz w:val="24"/>
                <w:szCs w:val="24"/>
                <w:lang w:eastAsia="es-ES"/>
              </w:rPr>
              <w:tab/>
            </w:r>
            <w:r w:rsidR="007224D0" w:rsidRPr="00861C41">
              <w:rPr>
                <w:rStyle w:val="Hipervnculo"/>
                <w:noProof/>
              </w:rPr>
              <w:t>Herramientas de Desarrollo Frontend</w:t>
            </w:r>
            <w:r w:rsidR="007224D0">
              <w:rPr>
                <w:noProof/>
                <w:webHidden/>
              </w:rPr>
              <w:tab/>
            </w:r>
            <w:r w:rsidR="007224D0">
              <w:rPr>
                <w:noProof/>
                <w:webHidden/>
              </w:rPr>
              <w:fldChar w:fldCharType="begin"/>
            </w:r>
            <w:r w:rsidR="007224D0">
              <w:rPr>
                <w:noProof/>
                <w:webHidden/>
              </w:rPr>
              <w:instrText xml:space="preserve"> PAGEREF _Toc165126158 \h </w:instrText>
            </w:r>
            <w:r w:rsidR="007224D0">
              <w:rPr>
                <w:noProof/>
                <w:webHidden/>
              </w:rPr>
            </w:r>
            <w:r w:rsidR="007224D0">
              <w:rPr>
                <w:noProof/>
                <w:webHidden/>
              </w:rPr>
              <w:fldChar w:fldCharType="separate"/>
            </w:r>
            <w:r w:rsidR="00AB32F0">
              <w:rPr>
                <w:noProof/>
                <w:webHidden/>
              </w:rPr>
              <w:t>32</w:t>
            </w:r>
            <w:r w:rsidR="007224D0">
              <w:rPr>
                <w:noProof/>
                <w:webHidden/>
              </w:rPr>
              <w:fldChar w:fldCharType="end"/>
            </w:r>
          </w:hyperlink>
        </w:p>
        <w:p w14:paraId="0357A5BD" w14:textId="446886F0" w:rsidR="007224D0" w:rsidRDefault="00DA24DE">
          <w:pPr>
            <w:pStyle w:val="TDC3"/>
            <w:tabs>
              <w:tab w:val="left" w:pos="1320"/>
              <w:tab w:val="right" w:leader="dot" w:pos="8494"/>
            </w:tabs>
            <w:rPr>
              <w:rFonts w:eastAsiaTheme="minorEastAsia" w:cstheme="minorBidi"/>
              <w:i w:val="0"/>
              <w:iCs w:val="0"/>
              <w:noProof/>
              <w:sz w:val="24"/>
              <w:szCs w:val="24"/>
              <w:lang w:eastAsia="es-ES"/>
            </w:rPr>
          </w:pPr>
          <w:hyperlink w:anchor="_Toc165126159" w:history="1">
            <w:r w:rsidR="007224D0" w:rsidRPr="00861C41">
              <w:rPr>
                <w:rStyle w:val="Hipervnculo"/>
                <w:noProof/>
              </w:rPr>
              <w:t>1.11.6</w:t>
            </w:r>
            <w:r w:rsidR="007224D0">
              <w:rPr>
                <w:rFonts w:eastAsiaTheme="minorEastAsia" w:cstheme="minorBidi"/>
                <w:i w:val="0"/>
                <w:iCs w:val="0"/>
                <w:noProof/>
                <w:sz w:val="24"/>
                <w:szCs w:val="24"/>
                <w:lang w:eastAsia="es-ES"/>
              </w:rPr>
              <w:tab/>
            </w:r>
            <w:r w:rsidR="007224D0" w:rsidRPr="00861C41">
              <w:rPr>
                <w:rStyle w:val="Hipervnculo"/>
                <w:noProof/>
              </w:rPr>
              <w:t>Sistema de Control de Versiones</w:t>
            </w:r>
            <w:r w:rsidR="007224D0">
              <w:rPr>
                <w:noProof/>
                <w:webHidden/>
              </w:rPr>
              <w:tab/>
            </w:r>
            <w:r w:rsidR="007224D0">
              <w:rPr>
                <w:noProof/>
                <w:webHidden/>
              </w:rPr>
              <w:fldChar w:fldCharType="begin"/>
            </w:r>
            <w:r w:rsidR="007224D0">
              <w:rPr>
                <w:noProof/>
                <w:webHidden/>
              </w:rPr>
              <w:instrText xml:space="preserve"> PAGEREF _Toc165126159 \h </w:instrText>
            </w:r>
            <w:r w:rsidR="007224D0">
              <w:rPr>
                <w:noProof/>
                <w:webHidden/>
              </w:rPr>
            </w:r>
            <w:r w:rsidR="007224D0">
              <w:rPr>
                <w:noProof/>
                <w:webHidden/>
              </w:rPr>
              <w:fldChar w:fldCharType="separate"/>
            </w:r>
            <w:r w:rsidR="00AB32F0">
              <w:rPr>
                <w:noProof/>
                <w:webHidden/>
              </w:rPr>
              <w:t>32</w:t>
            </w:r>
            <w:r w:rsidR="007224D0">
              <w:rPr>
                <w:noProof/>
                <w:webHidden/>
              </w:rPr>
              <w:fldChar w:fldCharType="end"/>
            </w:r>
          </w:hyperlink>
        </w:p>
        <w:p w14:paraId="547DE97F" w14:textId="1644DBEA" w:rsidR="007224D0" w:rsidRDefault="00DA24DE">
          <w:pPr>
            <w:pStyle w:val="TDC3"/>
            <w:tabs>
              <w:tab w:val="left" w:pos="1320"/>
              <w:tab w:val="right" w:leader="dot" w:pos="8494"/>
            </w:tabs>
            <w:rPr>
              <w:rFonts w:eastAsiaTheme="minorEastAsia" w:cstheme="minorBidi"/>
              <w:i w:val="0"/>
              <w:iCs w:val="0"/>
              <w:noProof/>
              <w:sz w:val="24"/>
              <w:szCs w:val="24"/>
              <w:lang w:eastAsia="es-ES"/>
            </w:rPr>
          </w:pPr>
          <w:hyperlink w:anchor="_Toc165126160" w:history="1">
            <w:r w:rsidR="007224D0" w:rsidRPr="00861C41">
              <w:rPr>
                <w:rStyle w:val="Hipervnculo"/>
                <w:noProof/>
              </w:rPr>
              <w:t>1.11.7</w:t>
            </w:r>
            <w:r w:rsidR="007224D0">
              <w:rPr>
                <w:rFonts w:eastAsiaTheme="minorEastAsia" w:cstheme="minorBidi"/>
                <w:i w:val="0"/>
                <w:iCs w:val="0"/>
                <w:noProof/>
                <w:sz w:val="24"/>
                <w:szCs w:val="24"/>
                <w:lang w:eastAsia="es-ES"/>
              </w:rPr>
              <w:tab/>
            </w:r>
            <w:r w:rsidR="007224D0" w:rsidRPr="00861C41">
              <w:rPr>
                <w:rStyle w:val="Hipervnculo"/>
                <w:noProof/>
              </w:rPr>
              <w:t>Gestión de Dependencias</w:t>
            </w:r>
            <w:r w:rsidR="007224D0">
              <w:rPr>
                <w:noProof/>
                <w:webHidden/>
              </w:rPr>
              <w:tab/>
            </w:r>
            <w:r w:rsidR="007224D0">
              <w:rPr>
                <w:noProof/>
                <w:webHidden/>
              </w:rPr>
              <w:fldChar w:fldCharType="begin"/>
            </w:r>
            <w:r w:rsidR="007224D0">
              <w:rPr>
                <w:noProof/>
                <w:webHidden/>
              </w:rPr>
              <w:instrText xml:space="preserve"> PAGEREF _Toc165126160 \h </w:instrText>
            </w:r>
            <w:r w:rsidR="007224D0">
              <w:rPr>
                <w:noProof/>
                <w:webHidden/>
              </w:rPr>
            </w:r>
            <w:r w:rsidR="007224D0">
              <w:rPr>
                <w:noProof/>
                <w:webHidden/>
              </w:rPr>
              <w:fldChar w:fldCharType="separate"/>
            </w:r>
            <w:r w:rsidR="00AB32F0">
              <w:rPr>
                <w:noProof/>
                <w:webHidden/>
              </w:rPr>
              <w:t>32</w:t>
            </w:r>
            <w:r w:rsidR="007224D0">
              <w:rPr>
                <w:noProof/>
                <w:webHidden/>
              </w:rPr>
              <w:fldChar w:fldCharType="end"/>
            </w:r>
          </w:hyperlink>
        </w:p>
        <w:p w14:paraId="7D73A2EC" w14:textId="4CAEE6EC" w:rsidR="007224D0" w:rsidRDefault="00DA24DE">
          <w:pPr>
            <w:pStyle w:val="TDC3"/>
            <w:tabs>
              <w:tab w:val="left" w:pos="1320"/>
              <w:tab w:val="right" w:leader="dot" w:pos="8494"/>
            </w:tabs>
            <w:rPr>
              <w:rFonts w:eastAsiaTheme="minorEastAsia" w:cstheme="minorBidi"/>
              <w:i w:val="0"/>
              <w:iCs w:val="0"/>
              <w:noProof/>
              <w:sz w:val="24"/>
              <w:szCs w:val="24"/>
              <w:lang w:eastAsia="es-ES"/>
            </w:rPr>
          </w:pPr>
          <w:hyperlink w:anchor="_Toc165126161" w:history="1">
            <w:r w:rsidR="007224D0" w:rsidRPr="00861C41">
              <w:rPr>
                <w:rStyle w:val="Hipervnculo"/>
                <w:noProof/>
              </w:rPr>
              <w:t>1.11.8</w:t>
            </w:r>
            <w:r w:rsidR="007224D0">
              <w:rPr>
                <w:rFonts w:eastAsiaTheme="minorEastAsia" w:cstheme="minorBidi"/>
                <w:i w:val="0"/>
                <w:iCs w:val="0"/>
                <w:noProof/>
                <w:sz w:val="24"/>
                <w:szCs w:val="24"/>
                <w:lang w:eastAsia="es-ES"/>
              </w:rPr>
              <w:tab/>
            </w:r>
            <w:r w:rsidR="007224D0" w:rsidRPr="00861C41">
              <w:rPr>
                <w:rStyle w:val="Hipervnculo"/>
                <w:noProof/>
              </w:rPr>
              <w:t>Entorno de Desarrollo Integrado (IDE)</w:t>
            </w:r>
            <w:r w:rsidR="007224D0">
              <w:rPr>
                <w:noProof/>
                <w:webHidden/>
              </w:rPr>
              <w:tab/>
            </w:r>
            <w:r w:rsidR="007224D0">
              <w:rPr>
                <w:noProof/>
                <w:webHidden/>
              </w:rPr>
              <w:fldChar w:fldCharType="begin"/>
            </w:r>
            <w:r w:rsidR="007224D0">
              <w:rPr>
                <w:noProof/>
                <w:webHidden/>
              </w:rPr>
              <w:instrText xml:space="preserve"> PAGEREF _Toc165126161 \h </w:instrText>
            </w:r>
            <w:r w:rsidR="007224D0">
              <w:rPr>
                <w:noProof/>
                <w:webHidden/>
              </w:rPr>
            </w:r>
            <w:r w:rsidR="007224D0">
              <w:rPr>
                <w:noProof/>
                <w:webHidden/>
              </w:rPr>
              <w:fldChar w:fldCharType="separate"/>
            </w:r>
            <w:r w:rsidR="00AB32F0">
              <w:rPr>
                <w:noProof/>
                <w:webHidden/>
              </w:rPr>
              <w:t>33</w:t>
            </w:r>
            <w:r w:rsidR="007224D0">
              <w:rPr>
                <w:noProof/>
                <w:webHidden/>
              </w:rPr>
              <w:fldChar w:fldCharType="end"/>
            </w:r>
          </w:hyperlink>
        </w:p>
        <w:p w14:paraId="583E2641" w14:textId="1192B9DB" w:rsidR="007224D0" w:rsidRDefault="00DA24DE">
          <w:pPr>
            <w:pStyle w:val="TDC2"/>
            <w:tabs>
              <w:tab w:val="left" w:pos="880"/>
              <w:tab w:val="right" w:leader="dot" w:pos="8494"/>
            </w:tabs>
            <w:rPr>
              <w:rFonts w:eastAsiaTheme="minorEastAsia" w:cstheme="minorBidi"/>
              <w:smallCaps w:val="0"/>
              <w:noProof/>
              <w:sz w:val="24"/>
              <w:szCs w:val="24"/>
              <w:lang w:eastAsia="es-ES"/>
            </w:rPr>
          </w:pPr>
          <w:hyperlink w:anchor="_Toc165126162" w:history="1">
            <w:r w:rsidR="007224D0" w:rsidRPr="00861C41">
              <w:rPr>
                <w:rStyle w:val="Hipervnculo"/>
                <w:noProof/>
              </w:rPr>
              <w:t>1.12</w:t>
            </w:r>
            <w:r w:rsidR="007224D0">
              <w:rPr>
                <w:rFonts w:eastAsiaTheme="minorEastAsia" w:cstheme="minorBidi"/>
                <w:smallCaps w:val="0"/>
                <w:noProof/>
                <w:sz w:val="24"/>
                <w:szCs w:val="24"/>
                <w:lang w:eastAsia="es-ES"/>
              </w:rPr>
              <w:tab/>
            </w:r>
            <w:r w:rsidR="007224D0" w:rsidRPr="00861C41">
              <w:rPr>
                <w:rStyle w:val="Hipervnculo"/>
                <w:noProof/>
              </w:rPr>
              <w:t>Descripción de la solución propuesta</w:t>
            </w:r>
            <w:r w:rsidR="007224D0">
              <w:rPr>
                <w:noProof/>
                <w:webHidden/>
              </w:rPr>
              <w:tab/>
            </w:r>
            <w:r w:rsidR="007224D0">
              <w:rPr>
                <w:noProof/>
                <w:webHidden/>
              </w:rPr>
              <w:fldChar w:fldCharType="begin"/>
            </w:r>
            <w:r w:rsidR="007224D0">
              <w:rPr>
                <w:noProof/>
                <w:webHidden/>
              </w:rPr>
              <w:instrText xml:space="preserve"> PAGEREF _Toc165126162 \h </w:instrText>
            </w:r>
            <w:r w:rsidR="007224D0">
              <w:rPr>
                <w:noProof/>
                <w:webHidden/>
              </w:rPr>
            </w:r>
            <w:r w:rsidR="007224D0">
              <w:rPr>
                <w:noProof/>
                <w:webHidden/>
              </w:rPr>
              <w:fldChar w:fldCharType="separate"/>
            </w:r>
            <w:r w:rsidR="00AB32F0">
              <w:rPr>
                <w:noProof/>
                <w:webHidden/>
              </w:rPr>
              <w:t>33</w:t>
            </w:r>
            <w:r w:rsidR="007224D0">
              <w:rPr>
                <w:noProof/>
                <w:webHidden/>
              </w:rPr>
              <w:fldChar w:fldCharType="end"/>
            </w:r>
          </w:hyperlink>
        </w:p>
        <w:p w14:paraId="634E6274" w14:textId="62A7B6BB" w:rsidR="007224D0" w:rsidRDefault="00DA24DE">
          <w:pPr>
            <w:pStyle w:val="TDC3"/>
            <w:tabs>
              <w:tab w:val="left" w:pos="1320"/>
              <w:tab w:val="right" w:leader="dot" w:pos="8494"/>
            </w:tabs>
            <w:rPr>
              <w:rFonts w:eastAsiaTheme="minorEastAsia" w:cstheme="minorBidi"/>
              <w:i w:val="0"/>
              <w:iCs w:val="0"/>
              <w:noProof/>
              <w:sz w:val="24"/>
              <w:szCs w:val="24"/>
              <w:lang w:eastAsia="es-ES"/>
            </w:rPr>
          </w:pPr>
          <w:hyperlink w:anchor="_Toc165126163" w:history="1">
            <w:r w:rsidR="007224D0" w:rsidRPr="00861C41">
              <w:rPr>
                <w:rStyle w:val="Hipervnculo"/>
                <w:noProof/>
              </w:rPr>
              <w:t>1.12.1</w:t>
            </w:r>
            <w:r w:rsidR="007224D0">
              <w:rPr>
                <w:rFonts w:eastAsiaTheme="minorEastAsia" w:cstheme="minorBidi"/>
                <w:i w:val="0"/>
                <w:iCs w:val="0"/>
                <w:noProof/>
                <w:sz w:val="24"/>
                <w:szCs w:val="24"/>
                <w:lang w:eastAsia="es-ES"/>
              </w:rPr>
              <w:tab/>
            </w:r>
            <w:r w:rsidR="007224D0" w:rsidRPr="00861C41">
              <w:rPr>
                <w:rStyle w:val="Hipervnculo"/>
                <w:noProof/>
              </w:rPr>
              <w:t>Organización del desarrollo</w:t>
            </w:r>
            <w:r w:rsidR="007224D0">
              <w:rPr>
                <w:noProof/>
                <w:webHidden/>
              </w:rPr>
              <w:tab/>
            </w:r>
            <w:r w:rsidR="007224D0">
              <w:rPr>
                <w:noProof/>
                <w:webHidden/>
              </w:rPr>
              <w:fldChar w:fldCharType="begin"/>
            </w:r>
            <w:r w:rsidR="007224D0">
              <w:rPr>
                <w:noProof/>
                <w:webHidden/>
              </w:rPr>
              <w:instrText xml:space="preserve"> PAGEREF _Toc165126163 \h </w:instrText>
            </w:r>
            <w:r w:rsidR="007224D0">
              <w:rPr>
                <w:noProof/>
                <w:webHidden/>
              </w:rPr>
            </w:r>
            <w:r w:rsidR="007224D0">
              <w:rPr>
                <w:noProof/>
                <w:webHidden/>
              </w:rPr>
              <w:fldChar w:fldCharType="separate"/>
            </w:r>
            <w:r w:rsidR="00AB32F0">
              <w:rPr>
                <w:noProof/>
                <w:webHidden/>
              </w:rPr>
              <w:t>33</w:t>
            </w:r>
            <w:r w:rsidR="007224D0">
              <w:rPr>
                <w:noProof/>
                <w:webHidden/>
              </w:rPr>
              <w:fldChar w:fldCharType="end"/>
            </w:r>
          </w:hyperlink>
        </w:p>
        <w:p w14:paraId="5123E9FC" w14:textId="1FF1EF83" w:rsidR="007224D0" w:rsidRDefault="00DA24DE">
          <w:pPr>
            <w:pStyle w:val="TDC3"/>
            <w:tabs>
              <w:tab w:val="left" w:pos="1320"/>
              <w:tab w:val="right" w:leader="dot" w:pos="8494"/>
            </w:tabs>
            <w:rPr>
              <w:rFonts w:eastAsiaTheme="minorEastAsia" w:cstheme="minorBidi"/>
              <w:i w:val="0"/>
              <w:iCs w:val="0"/>
              <w:noProof/>
              <w:sz w:val="24"/>
              <w:szCs w:val="24"/>
              <w:lang w:eastAsia="es-ES"/>
            </w:rPr>
          </w:pPr>
          <w:hyperlink w:anchor="_Toc165126164" w:history="1">
            <w:r w:rsidR="007224D0" w:rsidRPr="00861C41">
              <w:rPr>
                <w:rStyle w:val="Hipervnculo"/>
                <w:noProof/>
              </w:rPr>
              <w:t>1.12.2</w:t>
            </w:r>
            <w:r w:rsidR="007224D0">
              <w:rPr>
                <w:rFonts w:eastAsiaTheme="minorEastAsia" w:cstheme="minorBidi"/>
                <w:i w:val="0"/>
                <w:iCs w:val="0"/>
                <w:noProof/>
                <w:sz w:val="24"/>
                <w:szCs w:val="24"/>
                <w:lang w:eastAsia="es-ES"/>
              </w:rPr>
              <w:tab/>
            </w:r>
            <w:r w:rsidR="007224D0" w:rsidRPr="00861C41">
              <w:rPr>
                <w:rStyle w:val="Hipervnculo"/>
                <w:noProof/>
              </w:rPr>
              <w:t>Lenguaje de Programación</w:t>
            </w:r>
            <w:r w:rsidR="007224D0">
              <w:rPr>
                <w:noProof/>
                <w:webHidden/>
              </w:rPr>
              <w:tab/>
            </w:r>
            <w:r w:rsidR="007224D0">
              <w:rPr>
                <w:noProof/>
                <w:webHidden/>
              </w:rPr>
              <w:fldChar w:fldCharType="begin"/>
            </w:r>
            <w:r w:rsidR="007224D0">
              <w:rPr>
                <w:noProof/>
                <w:webHidden/>
              </w:rPr>
              <w:instrText xml:space="preserve"> PAGEREF _Toc165126164 \h </w:instrText>
            </w:r>
            <w:r w:rsidR="007224D0">
              <w:rPr>
                <w:noProof/>
                <w:webHidden/>
              </w:rPr>
            </w:r>
            <w:r w:rsidR="007224D0">
              <w:rPr>
                <w:noProof/>
                <w:webHidden/>
              </w:rPr>
              <w:fldChar w:fldCharType="separate"/>
            </w:r>
            <w:r w:rsidR="00AB32F0">
              <w:rPr>
                <w:noProof/>
                <w:webHidden/>
              </w:rPr>
              <w:t>33</w:t>
            </w:r>
            <w:r w:rsidR="007224D0">
              <w:rPr>
                <w:noProof/>
                <w:webHidden/>
              </w:rPr>
              <w:fldChar w:fldCharType="end"/>
            </w:r>
          </w:hyperlink>
        </w:p>
        <w:p w14:paraId="69D44D53" w14:textId="472156D9" w:rsidR="007224D0" w:rsidRDefault="00DA24DE">
          <w:pPr>
            <w:pStyle w:val="TDC3"/>
            <w:tabs>
              <w:tab w:val="left" w:pos="1320"/>
              <w:tab w:val="right" w:leader="dot" w:pos="8494"/>
            </w:tabs>
            <w:rPr>
              <w:rFonts w:eastAsiaTheme="minorEastAsia" w:cstheme="minorBidi"/>
              <w:i w:val="0"/>
              <w:iCs w:val="0"/>
              <w:noProof/>
              <w:sz w:val="24"/>
              <w:szCs w:val="24"/>
              <w:lang w:eastAsia="es-ES"/>
            </w:rPr>
          </w:pPr>
          <w:hyperlink w:anchor="_Toc165126165" w:history="1">
            <w:r w:rsidR="007224D0" w:rsidRPr="00861C41">
              <w:rPr>
                <w:rStyle w:val="Hipervnculo"/>
                <w:noProof/>
              </w:rPr>
              <w:t>1.12.3</w:t>
            </w:r>
            <w:r w:rsidR="007224D0">
              <w:rPr>
                <w:rFonts w:eastAsiaTheme="minorEastAsia" w:cstheme="minorBidi"/>
                <w:i w:val="0"/>
                <w:iCs w:val="0"/>
                <w:noProof/>
                <w:sz w:val="24"/>
                <w:szCs w:val="24"/>
                <w:lang w:eastAsia="es-ES"/>
              </w:rPr>
              <w:tab/>
            </w:r>
            <w:r w:rsidR="007224D0" w:rsidRPr="00861C41">
              <w:rPr>
                <w:rStyle w:val="Hipervnculo"/>
                <w:noProof/>
              </w:rPr>
              <w:t>Sistema de Persistencia de Datos</w:t>
            </w:r>
            <w:r w:rsidR="007224D0">
              <w:rPr>
                <w:noProof/>
                <w:webHidden/>
              </w:rPr>
              <w:tab/>
            </w:r>
            <w:r w:rsidR="007224D0">
              <w:rPr>
                <w:noProof/>
                <w:webHidden/>
              </w:rPr>
              <w:fldChar w:fldCharType="begin"/>
            </w:r>
            <w:r w:rsidR="007224D0">
              <w:rPr>
                <w:noProof/>
                <w:webHidden/>
              </w:rPr>
              <w:instrText xml:space="preserve"> PAGEREF _Toc165126165 \h </w:instrText>
            </w:r>
            <w:r w:rsidR="007224D0">
              <w:rPr>
                <w:noProof/>
                <w:webHidden/>
              </w:rPr>
            </w:r>
            <w:r w:rsidR="007224D0">
              <w:rPr>
                <w:noProof/>
                <w:webHidden/>
              </w:rPr>
              <w:fldChar w:fldCharType="separate"/>
            </w:r>
            <w:r w:rsidR="00AB32F0">
              <w:rPr>
                <w:noProof/>
                <w:webHidden/>
              </w:rPr>
              <w:t>33</w:t>
            </w:r>
            <w:r w:rsidR="007224D0">
              <w:rPr>
                <w:noProof/>
                <w:webHidden/>
              </w:rPr>
              <w:fldChar w:fldCharType="end"/>
            </w:r>
          </w:hyperlink>
        </w:p>
        <w:p w14:paraId="10A74EC2" w14:textId="5388A374" w:rsidR="007224D0" w:rsidRDefault="00DA24DE">
          <w:pPr>
            <w:pStyle w:val="TDC3"/>
            <w:tabs>
              <w:tab w:val="left" w:pos="1320"/>
              <w:tab w:val="right" w:leader="dot" w:pos="8494"/>
            </w:tabs>
            <w:rPr>
              <w:rFonts w:eastAsiaTheme="minorEastAsia" w:cstheme="minorBidi"/>
              <w:i w:val="0"/>
              <w:iCs w:val="0"/>
              <w:noProof/>
              <w:sz w:val="24"/>
              <w:szCs w:val="24"/>
              <w:lang w:eastAsia="es-ES"/>
            </w:rPr>
          </w:pPr>
          <w:hyperlink w:anchor="_Toc165126166" w:history="1">
            <w:r w:rsidR="007224D0" w:rsidRPr="00861C41">
              <w:rPr>
                <w:rStyle w:val="Hipervnculo"/>
                <w:noProof/>
              </w:rPr>
              <w:t>1.12.4</w:t>
            </w:r>
            <w:r w:rsidR="007224D0">
              <w:rPr>
                <w:rFonts w:eastAsiaTheme="minorEastAsia" w:cstheme="minorBidi"/>
                <w:i w:val="0"/>
                <w:iCs w:val="0"/>
                <w:noProof/>
                <w:sz w:val="24"/>
                <w:szCs w:val="24"/>
                <w:lang w:eastAsia="es-ES"/>
              </w:rPr>
              <w:tab/>
            </w:r>
            <w:r w:rsidR="007224D0" w:rsidRPr="00861C41">
              <w:rPr>
                <w:rStyle w:val="Hipervnculo"/>
                <w:noProof/>
              </w:rPr>
              <w:t>Framework de Desarrollo Web</w:t>
            </w:r>
            <w:r w:rsidR="007224D0">
              <w:rPr>
                <w:noProof/>
                <w:webHidden/>
              </w:rPr>
              <w:tab/>
            </w:r>
            <w:r w:rsidR="007224D0">
              <w:rPr>
                <w:noProof/>
                <w:webHidden/>
              </w:rPr>
              <w:fldChar w:fldCharType="begin"/>
            </w:r>
            <w:r w:rsidR="007224D0">
              <w:rPr>
                <w:noProof/>
                <w:webHidden/>
              </w:rPr>
              <w:instrText xml:space="preserve"> PAGEREF _Toc165126166 \h </w:instrText>
            </w:r>
            <w:r w:rsidR="007224D0">
              <w:rPr>
                <w:noProof/>
                <w:webHidden/>
              </w:rPr>
            </w:r>
            <w:r w:rsidR="007224D0">
              <w:rPr>
                <w:noProof/>
                <w:webHidden/>
              </w:rPr>
              <w:fldChar w:fldCharType="separate"/>
            </w:r>
            <w:r w:rsidR="00AB32F0">
              <w:rPr>
                <w:noProof/>
                <w:webHidden/>
              </w:rPr>
              <w:t>34</w:t>
            </w:r>
            <w:r w:rsidR="007224D0">
              <w:rPr>
                <w:noProof/>
                <w:webHidden/>
              </w:rPr>
              <w:fldChar w:fldCharType="end"/>
            </w:r>
          </w:hyperlink>
        </w:p>
        <w:p w14:paraId="7D8527A3" w14:textId="0577D9E5" w:rsidR="007224D0" w:rsidRDefault="00DA24DE">
          <w:pPr>
            <w:pStyle w:val="TDC3"/>
            <w:tabs>
              <w:tab w:val="left" w:pos="1320"/>
              <w:tab w:val="right" w:leader="dot" w:pos="8494"/>
            </w:tabs>
            <w:rPr>
              <w:rFonts w:eastAsiaTheme="minorEastAsia" w:cstheme="minorBidi"/>
              <w:i w:val="0"/>
              <w:iCs w:val="0"/>
              <w:noProof/>
              <w:sz w:val="24"/>
              <w:szCs w:val="24"/>
              <w:lang w:eastAsia="es-ES"/>
            </w:rPr>
          </w:pPr>
          <w:hyperlink w:anchor="_Toc165126167" w:history="1">
            <w:r w:rsidR="007224D0" w:rsidRPr="00861C41">
              <w:rPr>
                <w:rStyle w:val="Hipervnculo"/>
                <w:noProof/>
              </w:rPr>
              <w:t>1.12.5</w:t>
            </w:r>
            <w:r w:rsidR="007224D0">
              <w:rPr>
                <w:rFonts w:eastAsiaTheme="minorEastAsia" w:cstheme="minorBidi"/>
                <w:i w:val="0"/>
                <w:iCs w:val="0"/>
                <w:noProof/>
                <w:sz w:val="24"/>
                <w:szCs w:val="24"/>
                <w:lang w:eastAsia="es-ES"/>
              </w:rPr>
              <w:tab/>
            </w:r>
            <w:r w:rsidR="007224D0" w:rsidRPr="00861C41">
              <w:rPr>
                <w:rStyle w:val="Hipervnculo"/>
                <w:noProof/>
              </w:rPr>
              <w:t>Herramientas de Desarrollo Frontend</w:t>
            </w:r>
            <w:r w:rsidR="007224D0">
              <w:rPr>
                <w:noProof/>
                <w:webHidden/>
              </w:rPr>
              <w:tab/>
            </w:r>
            <w:r w:rsidR="007224D0">
              <w:rPr>
                <w:noProof/>
                <w:webHidden/>
              </w:rPr>
              <w:fldChar w:fldCharType="begin"/>
            </w:r>
            <w:r w:rsidR="007224D0">
              <w:rPr>
                <w:noProof/>
                <w:webHidden/>
              </w:rPr>
              <w:instrText xml:space="preserve"> PAGEREF _Toc165126167 \h </w:instrText>
            </w:r>
            <w:r w:rsidR="007224D0">
              <w:rPr>
                <w:noProof/>
                <w:webHidden/>
              </w:rPr>
            </w:r>
            <w:r w:rsidR="007224D0">
              <w:rPr>
                <w:noProof/>
                <w:webHidden/>
              </w:rPr>
              <w:fldChar w:fldCharType="separate"/>
            </w:r>
            <w:r w:rsidR="00AB32F0">
              <w:rPr>
                <w:noProof/>
                <w:webHidden/>
              </w:rPr>
              <w:t>34</w:t>
            </w:r>
            <w:r w:rsidR="007224D0">
              <w:rPr>
                <w:noProof/>
                <w:webHidden/>
              </w:rPr>
              <w:fldChar w:fldCharType="end"/>
            </w:r>
          </w:hyperlink>
        </w:p>
        <w:p w14:paraId="784E9D22" w14:textId="224110E2" w:rsidR="007224D0" w:rsidRDefault="00DA24DE">
          <w:pPr>
            <w:pStyle w:val="TDC3"/>
            <w:tabs>
              <w:tab w:val="left" w:pos="1320"/>
              <w:tab w:val="right" w:leader="dot" w:pos="8494"/>
            </w:tabs>
            <w:rPr>
              <w:rFonts w:eastAsiaTheme="minorEastAsia" w:cstheme="minorBidi"/>
              <w:i w:val="0"/>
              <w:iCs w:val="0"/>
              <w:noProof/>
              <w:sz w:val="24"/>
              <w:szCs w:val="24"/>
              <w:lang w:eastAsia="es-ES"/>
            </w:rPr>
          </w:pPr>
          <w:hyperlink w:anchor="_Toc165126168" w:history="1">
            <w:r w:rsidR="007224D0" w:rsidRPr="00861C41">
              <w:rPr>
                <w:rStyle w:val="Hipervnculo"/>
                <w:noProof/>
              </w:rPr>
              <w:t>1.12.6</w:t>
            </w:r>
            <w:r w:rsidR="007224D0">
              <w:rPr>
                <w:rFonts w:eastAsiaTheme="minorEastAsia" w:cstheme="minorBidi"/>
                <w:i w:val="0"/>
                <w:iCs w:val="0"/>
                <w:noProof/>
                <w:sz w:val="24"/>
                <w:szCs w:val="24"/>
                <w:lang w:eastAsia="es-ES"/>
              </w:rPr>
              <w:tab/>
            </w:r>
            <w:r w:rsidR="007224D0" w:rsidRPr="00861C41">
              <w:rPr>
                <w:rStyle w:val="Hipervnculo"/>
                <w:noProof/>
              </w:rPr>
              <w:t>Sistema de Control de Versiones</w:t>
            </w:r>
            <w:r w:rsidR="007224D0">
              <w:rPr>
                <w:noProof/>
                <w:webHidden/>
              </w:rPr>
              <w:tab/>
            </w:r>
            <w:r w:rsidR="007224D0">
              <w:rPr>
                <w:noProof/>
                <w:webHidden/>
              </w:rPr>
              <w:fldChar w:fldCharType="begin"/>
            </w:r>
            <w:r w:rsidR="007224D0">
              <w:rPr>
                <w:noProof/>
                <w:webHidden/>
              </w:rPr>
              <w:instrText xml:space="preserve"> PAGEREF _Toc165126168 \h </w:instrText>
            </w:r>
            <w:r w:rsidR="007224D0">
              <w:rPr>
                <w:noProof/>
                <w:webHidden/>
              </w:rPr>
            </w:r>
            <w:r w:rsidR="007224D0">
              <w:rPr>
                <w:noProof/>
                <w:webHidden/>
              </w:rPr>
              <w:fldChar w:fldCharType="separate"/>
            </w:r>
            <w:r w:rsidR="00AB32F0">
              <w:rPr>
                <w:noProof/>
                <w:webHidden/>
              </w:rPr>
              <w:t>34</w:t>
            </w:r>
            <w:r w:rsidR="007224D0">
              <w:rPr>
                <w:noProof/>
                <w:webHidden/>
              </w:rPr>
              <w:fldChar w:fldCharType="end"/>
            </w:r>
          </w:hyperlink>
        </w:p>
        <w:p w14:paraId="7AEF2A8B" w14:textId="4495A420" w:rsidR="007224D0" w:rsidRDefault="00DA24DE">
          <w:pPr>
            <w:pStyle w:val="TDC3"/>
            <w:tabs>
              <w:tab w:val="left" w:pos="1320"/>
              <w:tab w:val="right" w:leader="dot" w:pos="8494"/>
            </w:tabs>
            <w:rPr>
              <w:rFonts w:eastAsiaTheme="minorEastAsia" w:cstheme="minorBidi"/>
              <w:i w:val="0"/>
              <w:iCs w:val="0"/>
              <w:noProof/>
              <w:sz w:val="24"/>
              <w:szCs w:val="24"/>
              <w:lang w:eastAsia="es-ES"/>
            </w:rPr>
          </w:pPr>
          <w:hyperlink w:anchor="_Toc165126169" w:history="1">
            <w:r w:rsidR="007224D0" w:rsidRPr="00861C41">
              <w:rPr>
                <w:rStyle w:val="Hipervnculo"/>
                <w:noProof/>
              </w:rPr>
              <w:t>1.12.7</w:t>
            </w:r>
            <w:r w:rsidR="007224D0">
              <w:rPr>
                <w:rFonts w:eastAsiaTheme="minorEastAsia" w:cstheme="minorBidi"/>
                <w:i w:val="0"/>
                <w:iCs w:val="0"/>
                <w:noProof/>
                <w:sz w:val="24"/>
                <w:szCs w:val="24"/>
                <w:lang w:eastAsia="es-ES"/>
              </w:rPr>
              <w:tab/>
            </w:r>
            <w:r w:rsidR="007224D0" w:rsidRPr="00861C41">
              <w:rPr>
                <w:rStyle w:val="Hipervnculo"/>
                <w:noProof/>
              </w:rPr>
              <w:t>Gestión de Dependencias</w:t>
            </w:r>
            <w:r w:rsidR="007224D0">
              <w:rPr>
                <w:noProof/>
                <w:webHidden/>
              </w:rPr>
              <w:tab/>
            </w:r>
            <w:r w:rsidR="007224D0">
              <w:rPr>
                <w:noProof/>
                <w:webHidden/>
              </w:rPr>
              <w:fldChar w:fldCharType="begin"/>
            </w:r>
            <w:r w:rsidR="007224D0">
              <w:rPr>
                <w:noProof/>
                <w:webHidden/>
              </w:rPr>
              <w:instrText xml:space="preserve"> PAGEREF _Toc165126169 \h </w:instrText>
            </w:r>
            <w:r w:rsidR="007224D0">
              <w:rPr>
                <w:noProof/>
                <w:webHidden/>
              </w:rPr>
            </w:r>
            <w:r w:rsidR="007224D0">
              <w:rPr>
                <w:noProof/>
                <w:webHidden/>
              </w:rPr>
              <w:fldChar w:fldCharType="separate"/>
            </w:r>
            <w:r w:rsidR="00AB32F0">
              <w:rPr>
                <w:noProof/>
                <w:webHidden/>
              </w:rPr>
              <w:t>34</w:t>
            </w:r>
            <w:r w:rsidR="007224D0">
              <w:rPr>
                <w:noProof/>
                <w:webHidden/>
              </w:rPr>
              <w:fldChar w:fldCharType="end"/>
            </w:r>
          </w:hyperlink>
        </w:p>
        <w:p w14:paraId="444006D0" w14:textId="3D66A99D" w:rsidR="007224D0" w:rsidRDefault="00DA24DE">
          <w:pPr>
            <w:pStyle w:val="TDC3"/>
            <w:tabs>
              <w:tab w:val="left" w:pos="1320"/>
              <w:tab w:val="right" w:leader="dot" w:pos="8494"/>
            </w:tabs>
            <w:rPr>
              <w:rFonts w:eastAsiaTheme="minorEastAsia" w:cstheme="minorBidi"/>
              <w:i w:val="0"/>
              <w:iCs w:val="0"/>
              <w:noProof/>
              <w:sz w:val="24"/>
              <w:szCs w:val="24"/>
              <w:lang w:eastAsia="es-ES"/>
            </w:rPr>
          </w:pPr>
          <w:hyperlink w:anchor="_Toc165126170" w:history="1">
            <w:r w:rsidR="007224D0" w:rsidRPr="00861C41">
              <w:rPr>
                <w:rStyle w:val="Hipervnculo"/>
                <w:noProof/>
              </w:rPr>
              <w:t>1.12.8</w:t>
            </w:r>
            <w:r w:rsidR="007224D0">
              <w:rPr>
                <w:rFonts w:eastAsiaTheme="minorEastAsia" w:cstheme="minorBidi"/>
                <w:i w:val="0"/>
                <w:iCs w:val="0"/>
                <w:noProof/>
                <w:sz w:val="24"/>
                <w:szCs w:val="24"/>
                <w:lang w:eastAsia="es-ES"/>
              </w:rPr>
              <w:tab/>
            </w:r>
            <w:r w:rsidR="007224D0" w:rsidRPr="00861C41">
              <w:rPr>
                <w:rStyle w:val="Hipervnculo"/>
                <w:noProof/>
              </w:rPr>
              <w:t>Entorno de Desarrollo Integrado (IDE)</w:t>
            </w:r>
            <w:r w:rsidR="007224D0">
              <w:rPr>
                <w:noProof/>
                <w:webHidden/>
              </w:rPr>
              <w:tab/>
            </w:r>
            <w:r w:rsidR="007224D0">
              <w:rPr>
                <w:noProof/>
                <w:webHidden/>
              </w:rPr>
              <w:fldChar w:fldCharType="begin"/>
            </w:r>
            <w:r w:rsidR="007224D0">
              <w:rPr>
                <w:noProof/>
                <w:webHidden/>
              </w:rPr>
              <w:instrText xml:space="preserve"> PAGEREF _Toc165126170 \h </w:instrText>
            </w:r>
            <w:r w:rsidR="007224D0">
              <w:rPr>
                <w:noProof/>
                <w:webHidden/>
              </w:rPr>
            </w:r>
            <w:r w:rsidR="007224D0">
              <w:rPr>
                <w:noProof/>
                <w:webHidden/>
              </w:rPr>
              <w:fldChar w:fldCharType="separate"/>
            </w:r>
            <w:r w:rsidR="00AB32F0">
              <w:rPr>
                <w:noProof/>
                <w:webHidden/>
              </w:rPr>
              <w:t>35</w:t>
            </w:r>
            <w:r w:rsidR="007224D0">
              <w:rPr>
                <w:noProof/>
                <w:webHidden/>
              </w:rPr>
              <w:fldChar w:fldCharType="end"/>
            </w:r>
          </w:hyperlink>
        </w:p>
        <w:p w14:paraId="67523E30" w14:textId="716D1D6E" w:rsidR="007224D0" w:rsidRDefault="00DA24DE">
          <w:pPr>
            <w:pStyle w:val="TDC2"/>
            <w:tabs>
              <w:tab w:val="left" w:pos="880"/>
              <w:tab w:val="right" w:leader="dot" w:pos="8494"/>
            </w:tabs>
            <w:rPr>
              <w:rFonts w:eastAsiaTheme="minorEastAsia" w:cstheme="minorBidi"/>
              <w:smallCaps w:val="0"/>
              <w:noProof/>
              <w:sz w:val="24"/>
              <w:szCs w:val="24"/>
              <w:lang w:eastAsia="es-ES"/>
            </w:rPr>
          </w:pPr>
          <w:hyperlink w:anchor="_Toc165126171" w:history="1">
            <w:r w:rsidR="007224D0" w:rsidRPr="00861C41">
              <w:rPr>
                <w:rStyle w:val="Hipervnculo"/>
                <w:noProof/>
              </w:rPr>
              <w:t>1.13</w:t>
            </w:r>
            <w:r w:rsidR="007224D0">
              <w:rPr>
                <w:rFonts w:eastAsiaTheme="minorEastAsia" w:cstheme="minorBidi"/>
                <w:smallCaps w:val="0"/>
                <w:noProof/>
                <w:sz w:val="24"/>
                <w:szCs w:val="24"/>
                <w:lang w:eastAsia="es-ES"/>
              </w:rPr>
              <w:tab/>
            </w:r>
            <w:r w:rsidR="007224D0" w:rsidRPr="00861C41">
              <w:rPr>
                <w:rStyle w:val="Hipervnculo"/>
                <w:noProof/>
              </w:rPr>
              <w:t>Análisis de Riesgos</w:t>
            </w:r>
            <w:r w:rsidR="007224D0">
              <w:rPr>
                <w:noProof/>
                <w:webHidden/>
              </w:rPr>
              <w:tab/>
            </w:r>
            <w:r w:rsidR="007224D0">
              <w:rPr>
                <w:noProof/>
                <w:webHidden/>
              </w:rPr>
              <w:fldChar w:fldCharType="begin"/>
            </w:r>
            <w:r w:rsidR="007224D0">
              <w:rPr>
                <w:noProof/>
                <w:webHidden/>
              </w:rPr>
              <w:instrText xml:space="preserve"> PAGEREF _Toc165126171 \h </w:instrText>
            </w:r>
            <w:r w:rsidR="007224D0">
              <w:rPr>
                <w:noProof/>
                <w:webHidden/>
              </w:rPr>
            </w:r>
            <w:r w:rsidR="007224D0">
              <w:rPr>
                <w:noProof/>
                <w:webHidden/>
              </w:rPr>
              <w:fldChar w:fldCharType="separate"/>
            </w:r>
            <w:r w:rsidR="00AB32F0">
              <w:rPr>
                <w:noProof/>
                <w:webHidden/>
              </w:rPr>
              <w:t>35</w:t>
            </w:r>
            <w:r w:rsidR="007224D0">
              <w:rPr>
                <w:noProof/>
                <w:webHidden/>
              </w:rPr>
              <w:fldChar w:fldCharType="end"/>
            </w:r>
          </w:hyperlink>
        </w:p>
        <w:p w14:paraId="5928B577" w14:textId="119CD82B" w:rsidR="007224D0" w:rsidRDefault="00DA24DE">
          <w:pPr>
            <w:pStyle w:val="TDC3"/>
            <w:tabs>
              <w:tab w:val="left" w:pos="1320"/>
              <w:tab w:val="right" w:leader="dot" w:pos="8494"/>
            </w:tabs>
            <w:rPr>
              <w:rFonts w:eastAsiaTheme="minorEastAsia" w:cstheme="minorBidi"/>
              <w:i w:val="0"/>
              <w:iCs w:val="0"/>
              <w:noProof/>
              <w:sz w:val="24"/>
              <w:szCs w:val="24"/>
              <w:lang w:eastAsia="es-ES"/>
            </w:rPr>
          </w:pPr>
          <w:hyperlink w:anchor="_Toc165126172" w:history="1">
            <w:r w:rsidR="007224D0" w:rsidRPr="00861C41">
              <w:rPr>
                <w:rStyle w:val="Hipervnculo"/>
                <w:noProof/>
              </w:rPr>
              <w:t>1.13.1</w:t>
            </w:r>
            <w:r w:rsidR="007224D0">
              <w:rPr>
                <w:rFonts w:eastAsiaTheme="minorEastAsia" w:cstheme="minorBidi"/>
                <w:i w:val="0"/>
                <w:iCs w:val="0"/>
                <w:noProof/>
                <w:sz w:val="24"/>
                <w:szCs w:val="24"/>
                <w:lang w:eastAsia="es-ES"/>
              </w:rPr>
              <w:tab/>
            </w:r>
            <w:r w:rsidR="007224D0" w:rsidRPr="00861C41">
              <w:rPr>
                <w:rStyle w:val="Hipervnculo"/>
                <w:noProof/>
              </w:rPr>
              <w:t>RISK1. Mala interfaz de usuario</w:t>
            </w:r>
            <w:r w:rsidR="007224D0">
              <w:rPr>
                <w:noProof/>
                <w:webHidden/>
              </w:rPr>
              <w:tab/>
            </w:r>
            <w:r w:rsidR="007224D0">
              <w:rPr>
                <w:noProof/>
                <w:webHidden/>
              </w:rPr>
              <w:fldChar w:fldCharType="begin"/>
            </w:r>
            <w:r w:rsidR="007224D0">
              <w:rPr>
                <w:noProof/>
                <w:webHidden/>
              </w:rPr>
              <w:instrText xml:space="preserve"> PAGEREF _Toc165126172 \h </w:instrText>
            </w:r>
            <w:r w:rsidR="007224D0">
              <w:rPr>
                <w:noProof/>
                <w:webHidden/>
              </w:rPr>
            </w:r>
            <w:r w:rsidR="007224D0">
              <w:rPr>
                <w:noProof/>
                <w:webHidden/>
              </w:rPr>
              <w:fldChar w:fldCharType="separate"/>
            </w:r>
            <w:r w:rsidR="00AB32F0">
              <w:rPr>
                <w:noProof/>
                <w:webHidden/>
              </w:rPr>
              <w:t>36</w:t>
            </w:r>
            <w:r w:rsidR="007224D0">
              <w:rPr>
                <w:noProof/>
                <w:webHidden/>
              </w:rPr>
              <w:fldChar w:fldCharType="end"/>
            </w:r>
          </w:hyperlink>
        </w:p>
        <w:p w14:paraId="09C68401" w14:textId="11378437" w:rsidR="007224D0" w:rsidRDefault="00DA24DE">
          <w:pPr>
            <w:pStyle w:val="TDC3"/>
            <w:tabs>
              <w:tab w:val="left" w:pos="1320"/>
              <w:tab w:val="right" w:leader="dot" w:pos="8494"/>
            </w:tabs>
            <w:rPr>
              <w:rFonts w:eastAsiaTheme="minorEastAsia" w:cstheme="minorBidi"/>
              <w:i w:val="0"/>
              <w:iCs w:val="0"/>
              <w:noProof/>
              <w:sz w:val="24"/>
              <w:szCs w:val="24"/>
              <w:lang w:eastAsia="es-ES"/>
            </w:rPr>
          </w:pPr>
          <w:hyperlink w:anchor="_Toc165126173" w:history="1">
            <w:r w:rsidR="007224D0" w:rsidRPr="00861C41">
              <w:rPr>
                <w:rStyle w:val="Hipervnculo"/>
                <w:noProof/>
              </w:rPr>
              <w:t>1.13.2</w:t>
            </w:r>
            <w:r w:rsidR="007224D0">
              <w:rPr>
                <w:rFonts w:eastAsiaTheme="minorEastAsia" w:cstheme="minorBidi"/>
                <w:i w:val="0"/>
                <w:iCs w:val="0"/>
                <w:noProof/>
                <w:sz w:val="24"/>
                <w:szCs w:val="24"/>
                <w:lang w:eastAsia="es-ES"/>
              </w:rPr>
              <w:tab/>
            </w:r>
            <w:r w:rsidR="007224D0" w:rsidRPr="00861C41">
              <w:rPr>
                <w:rStyle w:val="Hipervnculo"/>
                <w:noProof/>
              </w:rPr>
              <w:t>RISK2. Pérdida de datos</w:t>
            </w:r>
            <w:r w:rsidR="007224D0">
              <w:rPr>
                <w:noProof/>
                <w:webHidden/>
              </w:rPr>
              <w:tab/>
            </w:r>
            <w:r w:rsidR="007224D0">
              <w:rPr>
                <w:noProof/>
                <w:webHidden/>
              </w:rPr>
              <w:fldChar w:fldCharType="begin"/>
            </w:r>
            <w:r w:rsidR="007224D0">
              <w:rPr>
                <w:noProof/>
                <w:webHidden/>
              </w:rPr>
              <w:instrText xml:space="preserve"> PAGEREF _Toc165126173 \h </w:instrText>
            </w:r>
            <w:r w:rsidR="007224D0">
              <w:rPr>
                <w:noProof/>
                <w:webHidden/>
              </w:rPr>
            </w:r>
            <w:r w:rsidR="007224D0">
              <w:rPr>
                <w:noProof/>
                <w:webHidden/>
              </w:rPr>
              <w:fldChar w:fldCharType="separate"/>
            </w:r>
            <w:r w:rsidR="00AB32F0">
              <w:rPr>
                <w:noProof/>
                <w:webHidden/>
              </w:rPr>
              <w:t>36</w:t>
            </w:r>
            <w:r w:rsidR="007224D0">
              <w:rPr>
                <w:noProof/>
                <w:webHidden/>
              </w:rPr>
              <w:fldChar w:fldCharType="end"/>
            </w:r>
          </w:hyperlink>
        </w:p>
        <w:p w14:paraId="1FC2D1D0" w14:textId="0C733532" w:rsidR="007224D0" w:rsidRDefault="00DA24DE">
          <w:pPr>
            <w:pStyle w:val="TDC3"/>
            <w:tabs>
              <w:tab w:val="left" w:pos="1320"/>
              <w:tab w:val="right" w:leader="dot" w:pos="8494"/>
            </w:tabs>
            <w:rPr>
              <w:rFonts w:eastAsiaTheme="minorEastAsia" w:cstheme="minorBidi"/>
              <w:i w:val="0"/>
              <w:iCs w:val="0"/>
              <w:noProof/>
              <w:sz w:val="24"/>
              <w:szCs w:val="24"/>
              <w:lang w:eastAsia="es-ES"/>
            </w:rPr>
          </w:pPr>
          <w:hyperlink w:anchor="_Toc165126174" w:history="1">
            <w:r w:rsidR="007224D0" w:rsidRPr="00861C41">
              <w:rPr>
                <w:rStyle w:val="Hipervnculo"/>
                <w:noProof/>
              </w:rPr>
              <w:t>1.13.3</w:t>
            </w:r>
            <w:r w:rsidR="007224D0">
              <w:rPr>
                <w:rFonts w:eastAsiaTheme="minorEastAsia" w:cstheme="minorBidi"/>
                <w:i w:val="0"/>
                <w:iCs w:val="0"/>
                <w:noProof/>
                <w:sz w:val="24"/>
                <w:szCs w:val="24"/>
                <w:lang w:eastAsia="es-ES"/>
              </w:rPr>
              <w:tab/>
            </w:r>
            <w:r w:rsidR="007224D0" w:rsidRPr="00861C41">
              <w:rPr>
                <w:rStyle w:val="Hipervnculo"/>
                <w:noProof/>
              </w:rPr>
              <w:t>RISK3. Retraso permisos y licencias</w:t>
            </w:r>
            <w:r w:rsidR="007224D0">
              <w:rPr>
                <w:noProof/>
                <w:webHidden/>
              </w:rPr>
              <w:tab/>
            </w:r>
            <w:r w:rsidR="007224D0">
              <w:rPr>
                <w:noProof/>
                <w:webHidden/>
              </w:rPr>
              <w:fldChar w:fldCharType="begin"/>
            </w:r>
            <w:r w:rsidR="007224D0">
              <w:rPr>
                <w:noProof/>
                <w:webHidden/>
              </w:rPr>
              <w:instrText xml:space="preserve"> PAGEREF _Toc165126174 \h </w:instrText>
            </w:r>
            <w:r w:rsidR="007224D0">
              <w:rPr>
                <w:noProof/>
                <w:webHidden/>
              </w:rPr>
            </w:r>
            <w:r w:rsidR="007224D0">
              <w:rPr>
                <w:noProof/>
                <w:webHidden/>
              </w:rPr>
              <w:fldChar w:fldCharType="separate"/>
            </w:r>
            <w:r w:rsidR="00AB32F0">
              <w:rPr>
                <w:noProof/>
                <w:webHidden/>
              </w:rPr>
              <w:t>37</w:t>
            </w:r>
            <w:r w:rsidR="007224D0">
              <w:rPr>
                <w:noProof/>
                <w:webHidden/>
              </w:rPr>
              <w:fldChar w:fldCharType="end"/>
            </w:r>
          </w:hyperlink>
        </w:p>
        <w:p w14:paraId="0FF7DBED" w14:textId="4EC4615B" w:rsidR="007224D0" w:rsidRDefault="00DA24DE">
          <w:pPr>
            <w:pStyle w:val="TDC3"/>
            <w:tabs>
              <w:tab w:val="left" w:pos="1320"/>
              <w:tab w:val="right" w:leader="dot" w:pos="8494"/>
            </w:tabs>
            <w:rPr>
              <w:rFonts w:eastAsiaTheme="minorEastAsia" w:cstheme="minorBidi"/>
              <w:i w:val="0"/>
              <w:iCs w:val="0"/>
              <w:noProof/>
              <w:sz w:val="24"/>
              <w:szCs w:val="24"/>
              <w:lang w:eastAsia="es-ES"/>
            </w:rPr>
          </w:pPr>
          <w:hyperlink w:anchor="_Toc165126175" w:history="1">
            <w:r w:rsidR="007224D0" w:rsidRPr="00861C41">
              <w:rPr>
                <w:rStyle w:val="Hipervnculo"/>
                <w:noProof/>
              </w:rPr>
              <w:t>1.13.4</w:t>
            </w:r>
            <w:r w:rsidR="007224D0">
              <w:rPr>
                <w:rFonts w:eastAsiaTheme="minorEastAsia" w:cstheme="minorBidi"/>
                <w:i w:val="0"/>
                <w:iCs w:val="0"/>
                <w:noProof/>
                <w:sz w:val="24"/>
                <w:szCs w:val="24"/>
                <w:lang w:eastAsia="es-ES"/>
              </w:rPr>
              <w:tab/>
            </w:r>
            <w:r w:rsidR="007224D0" w:rsidRPr="00861C41">
              <w:rPr>
                <w:rStyle w:val="Hipervnculo"/>
                <w:noProof/>
              </w:rPr>
              <w:t>RISK4. Límite de usuarios alcanzado</w:t>
            </w:r>
            <w:r w:rsidR="007224D0">
              <w:rPr>
                <w:noProof/>
                <w:webHidden/>
              </w:rPr>
              <w:tab/>
            </w:r>
            <w:r w:rsidR="007224D0">
              <w:rPr>
                <w:noProof/>
                <w:webHidden/>
              </w:rPr>
              <w:fldChar w:fldCharType="begin"/>
            </w:r>
            <w:r w:rsidR="007224D0">
              <w:rPr>
                <w:noProof/>
                <w:webHidden/>
              </w:rPr>
              <w:instrText xml:space="preserve"> PAGEREF _Toc165126175 \h </w:instrText>
            </w:r>
            <w:r w:rsidR="007224D0">
              <w:rPr>
                <w:noProof/>
                <w:webHidden/>
              </w:rPr>
            </w:r>
            <w:r w:rsidR="007224D0">
              <w:rPr>
                <w:noProof/>
                <w:webHidden/>
              </w:rPr>
              <w:fldChar w:fldCharType="separate"/>
            </w:r>
            <w:r w:rsidR="00AB32F0">
              <w:rPr>
                <w:noProof/>
                <w:webHidden/>
              </w:rPr>
              <w:t>37</w:t>
            </w:r>
            <w:r w:rsidR="007224D0">
              <w:rPr>
                <w:noProof/>
                <w:webHidden/>
              </w:rPr>
              <w:fldChar w:fldCharType="end"/>
            </w:r>
          </w:hyperlink>
        </w:p>
        <w:p w14:paraId="32BCD1E4" w14:textId="152BBC6B" w:rsidR="007224D0" w:rsidRDefault="00DA24DE">
          <w:pPr>
            <w:pStyle w:val="TDC3"/>
            <w:tabs>
              <w:tab w:val="left" w:pos="1320"/>
              <w:tab w:val="right" w:leader="dot" w:pos="8494"/>
            </w:tabs>
            <w:rPr>
              <w:rFonts w:eastAsiaTheme="minorEastAsia" w:cstheme="minorBidi"/>
              <w:i w:val="0"/>
              <w:iCs w:val="0"/>
              <w:noProof/>
              <w:sz w:val="24"/>
              <w:szCs w:val="24"/>
              <w:lang w:eastAsia="es-ES"/>
            </w:rPr>
          </w:pPr>
          <w:hyperlink w:anchor="_Toc165126176" w:history="1">
            <w:r w:rsidR="007224D0" w:rsidRPr="00861C41">
              <w:rPr>
                <w:rStyle w:val="Hipervnculo"/>
                <w:noProof/>
              </w:rPr>
              <w:t>1.13.5</w:t>
            </w:r>
            <w:r w:rsidR="007224D0">
              <w:rPr>
                <w:rFonts w:eastAsiaTheme="minorEastAsia" w:cstheme="minorBidi"/>
                <w:i w:val="0"/>
                <w:iCs w:val="0"/>
                <w:noProof/>
                <w:sz w:val="24"/>
                <w:szCs w:val="24"/>
                <w:lang w:eastAsia="es-ES"/>
              </w:rPr>
              <w:tab/>
            </w:r>
            <w:r w:rsidR="007224D0" w:rsidRPr="00861C41">
              <w:rPr>
                <w:rStyle w:val="Hipervnculo"/>
                <w:noProof/>
              </w:rPr>
              <w:t>RISK5. Geoposicionamiento en Áreas Rurales</w:t>
            </w:r>
            <w:r w:rsidR="007224D0">
              <w:rPr>
                <w:noProof/>
                <w:webHidden/>
              </w:rPr>
              <w:tab/>
            </w:r>
            <w:r w:rsidR="007224D0">
              <w:rPr>
                <w:noProof/>
                <w:webHidden/>
              </w:rPr>
              <w:fldChar w:fldCharType="begin"/>
            </w:r>
            <w:r w:rsidR="007224D0">
              <w:rPr>
                <w:noProof/>
                <w:webHidden/>
              </w:rPr>
              <w:instrText xml:space="preserve"> PAGEREF _Toc165126176 \h </w:instrText>
            </w:r>
            <w:r w:rsidR="007224D0">
              <w:rPr>
                <w:noProof/>
                <w:webHidden/>
              </w:rPr>
            </w:r>
            <w:r w:rsidR="007224D0">
              <w:rPr>
                <w:noProof/>
                <w:webHidden/>
              </w:rPr>
              <w:fldChar w:fldCharType="separate"/>
            </w:r>
            <w:r w:rsidR="00AB32F0">
              <w:rPr>
                <w:noProof/>
                <w:webHidden/>
              </w:rPr>
              <w:t>38</w:t>
            </w:r>
            <w:r w:rsidR="007224D0">
              <w:rPr>
                <w:noProof/>
                <w:webHidden/>
              </w:rPr>
              <w:fldChar w:fldCharType="end"/>
            </w:r>
          </w:hyperlink>
        </w:p>
        <w:p w14:paraId="10CCD38D" w14:textId="685DEFEE" w:rsidR="007224D0" w:rsidRDefault="00DA24DE">
          <w:pPr>
            <w:pStyle w:val="TDC3"/>
            <w:tabs>
              <w:tab w:val="left" w:pos="1320"/>
              <w:tab w:val="right" w:leader="dot" w:pos="8494"/>
            </w:tabs>
            <w:rPr>
              <w:rFonts w:eastAsiaTheme="minorEastAsia" w:cstheme="minorBidi"/>
              <w:i w:val="0"/>
              <w:iCs w:val="0"/>
              <w:noProof/>
              <w:sz w:val="24"/>
              <w:szCs w:val="24"/>
              <w:lang w:eastAsia="es-ES"/>
            </w:rPr>
          </w:pPr>
          <w:hyperlink w:anchor="_Toc165126177" w:history="1">
            <w:r w:rsidR="007224D0" w:rsidRPr="00861C41">
              <w:rPr>
                <w:rStyle w:val="Hipervnculo"/>
                <w:noProof/>
              </w:rPr>
              <w:t>1.13.6</w:t>
            </w:r>
            <w:r w:rsidR="007224D0">
              <w:rPr>
                <w:rFonts w:eastAsiaTheme="minorEastAsia" w:cstheme="minorBidi"/>
                <w:i w:val="0"/>
                <w:iCs w:val="0"/>
                <w:noProof/>
                <w:sz w:val="24"/>
                <w:szCs w:val="24"/>
                <w:lang w:eastAsia="es-ES"/>
              </w:rPr>
              <w:tab/>
            </w:r>
            <w:r w:rsidR="007224D0" w:rsidRPr="00861C41">
              <w:rPr>
                <w:rStyle w:val="Hipervnculo"/>
                <w:noProof/>
              </w:rPr>
              <w:t>RISK6. La aplicación IOS no pasa los criterios de calidad requeridos para la AppStore</w:t>
            </w:r>
            <w:r w:rsidR="007224D0">
              <w:rPr>
                <w:noProof/>
                <w:webHidden/>
              </w:rPr>
              <w:tab/>
            </w:r>
            <w:r w:rsidR="007224D0">
              <w:rPr>
                <w:noProof/>
                <w:webHidden/>
              </w:rPr>
              <w:fldChar w:fldCharType="begin"/>
            </w:r>
            <w:r w:rsidR="007224D0">
              <w:rPr>
                <w:noProof/>
                <w:webHidden/>
              </w:rPr>
              <w:instrText xml:space="preserve"> PAGEREF _Toc165126177 \h </w:instrText>
            </w:r>
            <w:r w:rsidR="007224D0">
              <w:rPr>
                <w:noProof/>
                <w:webHidden/>
              </w:rPr>
            </w:r>
            <w:r w:rsidR="007224D0">
              <w:rPr>
                <w:noProof/>
                <w:webHidden/>
              </w:rPr>
              <w:fldChar w:fldCharType="separate"/>
            </w:r>
            <w:r w:rsidR="00AB32F0">
              <w:rPr>
                <w:noProof/>
                <w:webHidden/>
              </w:rPr>
              <w:t>38</w:t>
            </w:r>
            <w:r w:rsidR="007224D0">
              <w:rPr>
                <w:noProof/>
                <w:webHidden/>
              </w:rPr>
              <w:fldChar w:fldCharType="end"/>
            </w:r>
          </w:hyperlink>
        </w:p>
        <w:p w14:paraId="1CDC72C9" w14:textId="4D839FA0" w:rsidR="007224D0" w:rsidRDefault="00DA24DE">
          <w:pPr>
            <w:pStyle w:val="TDC3"/>
            <w:tabs>
              <w:tab w:val="left" w:pos="1320"/>
              <w:tab w:val="right" w:leader="dot" w:pos="8494"/>
            </w:tabs>
            <w:rPr>
              <w:rFonts w:eastAsiaTheme="minorEastAsia" w:cstheme="minorBidi"/>
              <w:i w:val="0"/>
              <w:iCs w:val="0"/>
              <w:noProof/>
              <w:sz w:val="24"/>
              <w:szCs w:val="24"/>
              <w:lang w:eastAsia="es-ES"/>
            </w:rPr>
          </w:pPr>
          <w:hyperlink w:anchor="_Toc165126178" w:history="1">
            <w:r w:rsidR="007224D0" w:rsidRPr="00861C41">
              <w:rPr>
                <w:rStyle w:val="Hipervnculo"/>
                <w:noProof/>
              </w:rPr>
              <w:t>1.13.7</w:t>
            </w:r>
            <w:r w:rsidR="007224D0">
              <w:rPr>
                <w:rFonts w:eastAsiaTheme="minorEastAsia" w:cstheme="minorBidi"/>
                <w:i w:val="0"/>
                <w:iCs w:val="0"/>
                <w:noProof/>
                <w:sz w:val="24"/>
                <w:szCs w:val="24"/>
                <w:lang w:eastAsia="es-ES"/>
              </w:rPr>
              <w:tab/>
            </w:r>
            <w:r w:rsidR="007224D0" w:rsidRPr="00861C41">
              <w:rPr>
                <w:rStyle w:val="Hipervnculo"/>
                <w:noProof/>
              </w:rPr>
              <w:t>RISK7. Cambio de licencia en las herramientas de desarrollo</w:t>
            </w:r>
            <w:r w:rsidR="007224D0">
              <w:rPr>
                <w:noProof/>
                <w:webHidden/>
              </w:rPr>
              <w:tab/>
            </w:r>
            <w:r w:rsidR="007224D0">
              <w:rPr>
                <w:noProof/>
                <w:webHidden/>
              </w:rPr>
              <w:fldChar w:fldCharType="begin"/>
            </w:r>
            <w:r w:rsidR="007224D0">
              <w:rPr>
                <w:noProof/>
                <w:webHidden/>
              </w:rPr>
              <w:instrText xml:space="preserve"> PAGEREF _Toc165126178 \h </w:instrText>
            </w:r>
            <w:r w:rsidR="007224D0">
              <w:rPr>
                <w:noProof/>
                <w:webHidden/>
              </w:rPr>
            </w:r>
            <w:r w:rsidR="007224D0">
              <w:rPr>
                <w:noProof/>
                <w:webHidden/>
              </w:rPr>
              <w:fldChar w:fldCharType="separate"/>
            </w:r>
            <w:r w:rsidR="00AB32F0">
              <w:rPr>
                <w:noProof/>
                <w:webHidden/>
              </w:rPr>
              <w:t>39</w:t>
            </w:r>
            <w:r w:rsidR="007224D0">
              <w:rPr>
                <w:noProof/>
                <w:webHidden/>
              </w:rPr>
              <w:fldChar w:fldCharType="end"/>
            </w:r>
          </w:hyperlink>
        </w:p>
        <w:p w14:paraId="502C4317" w14:textId="17DBDC33" w:rsidR="007224D0" w:rsidRDefault="00DA24DE">
          <w:pPr>
            <w:pStyle w:val="TDC3"/>
            <w:tabs>
              <w:tab w:val="left" w:pos="1320"/>
              <w:tab w:val="right" w:leader="dot" w:pos="8494"/>
            </w:tabs>
            <w:rPr>
              <w:rFonts w:eastAsiaTheme="minorEastAsia" w:cstheme="minorBidi"/>
              <w:i w:val="0"/>
              <w:iCs w:val="0"/>
              <w:noProof/>
              <w:sz w:val="24"/>
              <w:szCs w:val="24"/>
              <w:lang w:eastAsia="es-ES"/>
            </w:rPr>
          </w:pPr>
          <w:hyperlink w:anchor="_Toc165126179" w:history="1">
            <w:r w:rsidR="007224D0" w:rsidRPr="00861C41">
              <w:rPr>
                <w:rStyle w:val="Hipervnculo"/>
                <w:noProof/>
              </w:rPr>
              <w:t>1.13.8</w:t>
            </w:r>
            <w:r w:rsidR="007224D0">
              <w:rPr>
                <w:rFonts w:eastAsiaTheme="minorEastAsia" w:cstheme="minorBidi"/>
                <w:i w:val="0"/>
                <w:iCs w:val="0"/>
                <w:noProof/>
                <w:sz w:val="24"/>
                <w:szCs w:val="24"/>
                <w:lang w:eastAsia="es-ES"/>
              </w:rPr>
              <w:tab/>
            </w:r>
            <w:r w:rsidR="007224D0" w:rsidRPr="00861C41">
              <w:rPr>
                <w:rStyle w:val="Hipervnculo"/>
                <w:noProof/>
              </w:rPr>
              <w:t>RISK8. Incumplimiento de normativas</w:t>
            </w:r>
            <w:r w:rsidR="007224D0">
              <w:rPr>
                <w:noProof/>
                <w:webHidden/>
              </w:rPr>
              <w:tab/>
            </w:r>
            <w:r w:rsidR="007224D0">
              <w:rPr>
                <w:noProof/>
                <w:webHidden/>
              </w:rPr>
              <w:fldChar w:fldCharType="begin"/>
            </w:r>
            <w:r w:rsidR="007224D0">
              <w:rPr>
                <w:noProof/>
                <w:webHidden/>
              </w:rPr>
              <w:instrText xml:space="preserve"> PAGEREF _Toc165126179 \h </w:instrText>
            </w:r>
            <w:r w:rsidR="007224D0">
              <w:rPr>
                <w:noProof/>
                <w:webHidden/>
              </w:rPr>
            </w:r>
            <w:r w:rsidR="007224D0">
              <w:rPr>
                <w:noProof/>
                <w:webHidden/>
              </w:rPr>
              <w:fldChar w:fldCharType="separate"/>
            </w:r>
            <w:r w:rsidR="00AB32F0">
              <w:rPr>
                <w:noProof/>
                <w:webHidden/>
              </w:rPr>
              <w:t>39</w:t>
            </w:r>
            <w:r w:rsidR="007224D0">
              <w:rPr>
                <w:noProof/>
                <w:webHidden/>
              </w:rPr>
              <w:fldChar w:fldCharType="end"/>
            </w:r>
          </w:hyperlink>
        </w:p>
        <w:p w14:paraId="4D169A6D" w14:textId="293BD8A3" w:rsidR="007224D0" w:rsidRDefault="00DA24DE">
          <w:pPr>
            <w:pStyle w:val="TDC3"/>
            <w:tabs>
              <w:tab w:val="left" w:pos="1320"/>
              <w:tab w:val="right" w:leader="dot" w:pos="8494"/>
            </w:tabs>
            <w:rPr>
              <w:rFonts w:eastAsiaTheme="minorEastAsia" w:cstheme="minorBidi"/>
              <w:i w:val="0"/>
              <w:iCs w:val="0"/>
              <w:noProof/>
              <w:sz w:val="24"/>
              <w:szCs w:val="24"/>
              <w:lang w:eastAsia="es-ES"/>
            </w:rPr>
          </w:pPr>
          <w:hyperlink w:anchor="_Toc165126180" w:history="1">
            <w:r w:rsidR="007224D0" w:rsidRPr="00861C41">
              <w:rPr>
                <w:rStyle w:val="Hipervnculo"/>
                <w:noProof/>
              </w:rPr>
              <w:t>1.13.9</w:t>
            </w:r>
            <w:r w:rsidR="007224D0">
              <w:rPr>
                <w:rFonts w:eastAsiaTheme="minorEastAsia" w:cstheme="minorBidi"/>
                <w:i w:val="0"/>
                <w:iCs w:val="0"/>
                <w:noProof/>
                <w:sz w:val="24"/>
                <w:szCs w:val="24"/>
                <w:lang w:eastAsia="es-ES"/>
              </w:rPr>
              <w:tab/>
            </w:r>
            <w:r w:rsidR="007224D0" w:rsidRPr="00861C41">
              <w:rPr>
                <w:rStyle w:val="Hipervnculo"/>
                <w:noProof/>
              </w:rPr>
              <w:t>RISK9. Cambio de los precios del hardware/software a usar</w:t>
            </w:r>
            <w:r w:rsidR="007224D0">
              <w:rPr>
                <w:noProof/>
                <w:webHidden/>
              </w:rPr>
              <w:tab/>
            </w:r>
            <w:r w:rsidR="007224D0">
              <w:rPr>
                <w:noProof/>
                <w:webHidden/>
              </w:rPr>
              <w:fldChar w:fldCharType="begin"/>
            </w:r>
            <w:r w:rsidR="007224D0">
              <w:rPr>
                <w:noProof/>
                <w:webHidden/>
              </w:rPr>
              <w:instrText xml:space="preserve"> PAGEREF _Toc165126180 \h </w:instrText>
            </w:r>
            <w:r w:rsidR="007224D0">
              <w:rPr>
                <w:noProof/>
                <w:webHidden/>
              </w:rPr>
            </w:r>
            <w:r w:rsidR="007224D0">
              <w:rPr>
                <w:noProof/>
                <w:webHidden/>
              </w:rPr>
              <w:fldChar w:fldCharType="separate"/>
            </w:r>
            <w:r w:rsidR="00AB32F0">
              <w:rPr>
                <w:noProof/>
                <w:webHidden/>
              </w:rPr>
              <w:t>40</w:t>
            </w:r>
            <w:r w:rsidR="007224D0">
              <w:rPr>
                <w:noProof/>
                <w:webHidden/>
              </w:rPr>
              <w:fldChar w:fldCharType="end"/>
            </w:r>
          </w:hyperlink>
        </w:p>
        <w:p w14:paraId="772F35F7" w14:textId="35E05609" w:rsidR="007224D0" w:rsidRDefault="00DA24DE">
          <w:pPr>
            <w:pStyle w:val="TDC3"/>
            <w:tabs>
              <w:tab w:val="left" w:pos="1540"/>
              <w:tab w:val="right" w:leader="dot" w:pos="8494"/>
            </w:tabs>
            <w:rPr>
              <w:rFonts w:eastAsiaTheme="minorEastAsia" w:cstheme="minorBidi"/>
              <w:i w:val="0"/>
              <w:iCs w:val="0"/>
              <w:noProof/>
              <w:sz w:val="24"/>
              <w:szCs w:val="24"/>
              <w:lang w:eastAsia="es-ES"/>
            </w:rPr>
          </w:pPr>
          <w:hyperlink w:anchor="_Toc165126181" w:history="1">
            <w:r w:rsidR="007224D0" w:rsidRPr="00861C41">
              <w:rPr>
                <w:rStyle w:val="Hipervnculo"/>
                <w:noProof/>
              </w:rPr>
              <w:t>1.13.10</w:t>
            </w:r>
            <w:r w:rsidR="007224D0">
              <w:rPr>
                <w:rFonts w:eastAsiaTheme="minorEastAsia" w:cstheme="minorBidi"/>
                <w:i w:val="0"/>
                <w:iCs w:val="0"/>
                <w:noProof/>
                <w:sz w:val="24"/>
                <w:szCs w:val="24"/>
                <w:lang w:eastAsia="es-ES"/>
              </w:rPr>
              <w:tab/>
            </w:r>
            <w:r w:rsidR="007224D0" w:rsidRPr="00861C41">
              <w:rPr>
                <w:rStyle w:val="Hipervnculo"/>
                <w:noProof/>
              </w:rPr>
              <w:t>RISK10. Retraso en la entrega del Hardware</w:t>
            </w:r>
            <w:r w:rsidR="007224D0">
              <w:rPr>
                <w:noProof/>
                <w:webHidden/>
              </w:rPr>
              <w:tab/>
            </w:r>
            <w:r w:rsidR="007224D0">
              <w:rPr>
                <w:noProof/>
                <w:webHidden/>
              </w:rPr>
              <w:fldChar w:fldCharType="begin"/>
            </w:r>
            <w:r w:rsidR="007224D0">
              <w:rPr>
                <w:noProof/>
                <w:webHidden/>
              </w:rPr>
              <w:instrText xml:space="preserve"> PAGEREF _Toc165126181 \h </w:instrText>
            </w:r>
            <w:r w:rsidR="007224D0">
              <w:rPr>
                <w:noProof/>
                <w:webHidden/>
              </w:rPr>
            </w:r>
            <w:r w:rsidR="007224D0">
              <w:rPr>
                <w:noProof/>
                <w:webHidden/>
              </w:rPr>
              <w:fldChar w:fldCharType="separate"/>
            </w:r>
            <w:r w:rsidR="00AB32F0">
              <w:rPr>
                <w:noProof/>
                <w:webHidden/>
              </w:rPr>
              <w:t>40</w:t>
            </w:r>
            <w:r w:rsidR="007224D0">
              <w:rPr>
                <w:noProof/>
                <w:webHidden/>
              </w:rPr>
              <w:fldChar w:fldCharType="end"/>
            </w:r>
          </w:hyperlink>
        </w:p>
        <w:p w14:paraId="693633EC" w14:textId="20A999A4" w:rsidR="007224D0" w:rsidRDefault="00DA24DE">
          <w:pPr>
            <w:pStyle w:val="TDC3"/>
            <w:tabs>
              <w:tab w:val="left" w:pos="1540"/>
              <w:tab w:val="right" w:leader="dot" w:pos="8494"/>
            </w:tabs>
            <w:rPr>
              <w:rFonts w:eastAsiaTheme="minorEastAsia" w:cstheme="minorBidi"/>
              <w:i w:val="0"/>
              <w:iCs w:val="0"/>
              <w:noProof/>
              <w:sz w:val="24"/>
              <w:szCs w:val="24"/>
              <w:lang w:eastAsia="es-ES"/>
            </w:rPr>
          </w:pPr>
          <w:hyperlink w:anchor="_Toc165126182" w:history="1">
            <w:r w:rsidR="007224D0" w:rsidRPr="00861C41">
              <w:rPr>
                <w:rStyle w:val="Hipervnculo"/>
                <w:noProof/>
              </w:rPr>
              <w:t>1.13.11</w:t>
            </w:r>
            <w:r w:rsidR="007224D0">
              <w:rPr>
                <w:rFonts w:eastAsiaTheme="minorEastAsia" w:cstheme="minorBidi"/>
                <w:i w:val="0"/>
                <w:iCs w:val="0"/>
                <w:noProof/>
                <w:sz w:val="24"/>
                <w:szCs w:val="24"/>
                <w:lang w:eastAsia="es-ES"/>
              </w:rPr>
              <w:tab/>
            </w:r>
            <w:r w:rsidR="007224D0" w:rsidRPr="00861C41">
              <w:rPr>
                <w:rStyle w:val="Hipervnculo"/>
                <w:noProof/>
              </w:rPr>
              <w:t>RISK11. Incompatibilidades de la aplicación con nuevas versiones de Android</w:t>
            </w:r>
            <w:r w:rsidR="007224D0">
              <w:rPr>
                <w:noProof/>
                <w:webHidden/>
              </w:rPr>
              <w:tab/>
            </w:r>
            <w:r w:rsidR="007224D0">
              <w:rPr>
                <w:noProof/>
                <w:webHidden/>
              </w:rPr>
              <w:fldChar w:fldCharType="begin"/>
            </w:r>
            <w:r w:rsidR="007224D0">
              <w:rPr>
                <w:noProof/>
                <w:webHidden/>
              </w:rPr>
              <w:instrText xml:space="preserve"> PAGEREF _Toc165126182 \h </w:instrText>
            </w:r>
            <w:r w:rsidR="007224D0">
              <w:rPr>
                <w:noProof/>
                <w:webHidden/>
              </w:rPr>
            </w:r>
            <w:r w:rsidR="007224D0">
              <w:rPr>
                <w:noProof/>
                <w:webHidden/>
              </w:rPr>
              <w:fldChar w:fldCharType="separate"/>
            </w:r>
            <w:r w:rsidR="00AB32F0">
              <w:rPr>
                <w:noProof/>
                <w:webHidden/>
              </w:rPr>
              <w:t>41</w:t>
            </w:r>
            <w:r w:rsidR="007224D0">
              <w:rPr>
                <w:noProof/>
                <w:webHidden/>
              </w:rPr>
              <w:fldChar w:fldCharType="end"/>
            </w:r>
          </w:hyperlink>
        </w:p>
        <w:p w14:paraId="5F72D3DA" w14:textId="03F6C31B" w:rsidR="007224D0" w:rsidRDefault="00DA24DE">
          <w:pPr>
            <w:pStyle w:val="TDC3"/>
            <w:tabs>
              <w:tab w:val="left" w:pos="1540"/>
              <w:tab w:val="right" w:leader="dot" w:pos="8494"/>
            </w:tabs>
            <w:rPr>
              <w:rFonts w:eastAsiaTheme="minorEastAsia" w:cstheme="minorBidi"/>
              <w:i w:val="0"/>
              <w:iCs w:val="0"/>
              <w:noProof/>
              <w:sz w:val="24"/>
              <w:szCs w:val="24"/>
              <w:lang w:eastAsia="es-ES"/>
            </w:rPr>
          </w:pPr>
          <w:hyperlink w:anchor="_Toc165126183" w:history="1">
            <w:r w:rsidR="007224D0" w:rsidRPr="00861C41">
              <w:rPr>
                <w:rStyle w:val="Hipervnculo"/>
                <w:noProof/>
              </w:rPr>
              <w:t>1.13.12</w:t>
            </w:r>
            <w:r w:rsidR="007224D0">
              <w:rPr>
                <w:rFonts w:eastAsiaTheme="minorEastAsia" w:cstheme="minorBidi"/>
                <w:i w:val="0"/>
                <w:iCs w:val="0"/>
                <w:noProof/>
                <w:sz w:val="24"/>
                <w:szCs w:val="24"/>
                <w:lang w:eastAsia="es-ES"/>
              </w:rPr>
              <w:tab/>
            </w:r>
            <w:r w:rsidR="007224D0" w:rsidRPr="00861C41">
              <w:rPr>
                <w:rStyle w:val="Hipervnculo"/>
                <w:noProof/>
              </w:rPr>
              <w:t>RISK12. Actualización de versiones de componentes o librerías</w:t>
            </w:r>
            <w:r w:rsidR="007224D0">
              <w:rPr>
                <w:noProof/>
                <w:webHidden/>
              </w:rPr>
              <w:tab/>
            </w:r>
            <w:r w:rsidR="007224D0">
              <w:rPr>
                <w:noProof/>
                <w:webHidden/>
              </w:rPr>
              <w:fldChar w:fldCharType="begin"/>
            </w:r>
            <w:r w:rsidR="007224D0">
              <w:rPr>
                <w:noProof/>
                <w:webHidden/>
              </w:rPr>
              <w:instrText xml:space="preserve"> PAGEREF _Toc165126183 \h </w:instrText>
            </w:r>
            <w:r w:rsidR="007224D0">
              <w:rPr>
                <w:noProof/>
                <w:webHidden/>
              </w:rPr>
            </w:r>
            <w:r w:rsidR="007224D0">
              <w:rPr>
                <w:noProof/>
                <w:webHidden/>
              </w:rPr>
              <w:fldChar w:fldCharType="separate"/>
            </w:r>
            <w:r w:rsidR="00AB32F0">
              <w:rPr>
                <w:noProof/>
                <w:webHidden/>
              </w:rPr>
              <w:t>41</w:t>
            </w:r>
            <w:r w:rsidR="007224D0">
              <w:rPr>
                <w:noProof/>
                <w:webHidden/>
              </w:rPr>
              <w:fldChar w:fldCharType="end"/>
            </w:r>
          </w:hyperlink>
        </w:p>
        <w:p w14:paraId="53363A58" w14:textId="324916B2" w:rsidR="007224D0" w:rsidRDefault="00DA24DE">
          <w:pPr>
            <w:pStyle w:val="TDC3"/>
            <w:tabs>
              <w:tab w:val="left" w:pos="1540"/>
              <w:tab w:val="right" w:leader="dot" w:pos="8494"/>
            </w:tabs>
            <w:rPr>
              <w:rFonts w:eastAsiaTheme="minorEastAsia" w:cstheme="minorBidi"/>
              <w:i w:val="0"/>
              <w:iCs w:val="0"/>
              <w:noProof/>
              <w:sz w:val="24"/>
              <w:szCs w:val="24"/>
              <w:lang w:eastAsia="es-ES"/>
            </w:rPr>
          </w:pPr>
          <w:hyperlink w:anchor="_Toc165126184" w:history="1">
            <w:r w:rsidR="007224D0" w:rsidRPr="00861C41">
              <w:rPr>
                <w:rStyle w:val="Hipervnculo"/>
                <w:noProof/>
              </w:rPr>
              <w:t>1.13.13</w:t>
            </w:r>
            <w:r w:rsidR="007224D0">
              <w:rPr>
                <w:rFonts w:eastAsiaTheme="minorEastAsia" w:cstheme="minorBidi"/>
                <w:i w:val="0"/>
                <w:iCs w:val="0"/>
                <w:noProof/>
                <w:sz w:val="24"/>
                <w:szCs w:val="24"/>
                <w:lang w:eastAsia="es-ES"/>
              </w:rPr>
              <w:tab/>
            </w:r>
            <w:r w:rsidR="007224D0" w:rsidRPr="00861C41">
              <w:rPr>
                <w:rStyle w:val="Hipervnculo"/>
                <w:noProof/>
              </w:rPr>
              <w:t>RISK13. Liberación de IA para desarrolladores</w:t>
            </w:r>
            <w:r w:rsidR="007224D0">
              <w:rPr>
                <w:noProof/>
                <w:webHidden/>
              </w:rPr>
              <w:tab/>
            </w:r>
            <w:r w:rsidR="007224D0">
              <w:rPr>
                <w:noProof/>
                <w:webHidden/>
              </w:rPr>
              <w:fldChar w:fldCharType="begin"/>
            </w:r>
            <w:r w:rsidR="007224D0">
              <w:rPr>
                <w:noProof/>
                <w:webHidden/>
              </w:rPr>
              <w:instrText xml:space="preserve"> PAGEREF _Toc165126184 \h </w:instrText>
            </w:r>
            <w:r w:rsidR="007224D0">
              <w:rPr>
                <w:noProof/>
                <w:webHidden/>
              </w:rPr>
            </w:r>
            <w:r w:rsidR="007224D0">
              <w:rPr>
                <w:noProof/>
                <w:webHidden/>
              </w:rPr>
              <w:fldChar w:fldCharType="separate"/>
            </w:r>
            <w:r w:rsidR="00AB32F0">
              <w:rPr>
                <w:noProof/>
                <w:webHidden/>
              </w:rPr>
              <w:t>42</w:t>
            </w:r>
            <w:r w:rsidR="007224D0">
              <w:rPr>
                <w:noProof/>
                <w:webHidden/>
              </w:rPr>
              <w:fldChar w:fldCharType="end"/>
            </w:r>
          </w:hyperlink>
        </w:p>
        <w:p w14:paraId="62692E3D" w14:textId="2F28AFBF" w:rsidR="007224D0" w:rsidRDefault="00DA24DE">
          <w:pPr>
            <w:pStyle w:val="TDC3"/>
            <w:tabs>
              <w:tab w:val="left" w:pos="1540"/>
              <w:tab w:val="right" w:leader="dot" w:pos="8494"/>
            </w:tabs>
            <w:rPr>
              <w:rFonts w:eastAsiaTheme="minorEastAsia" w:cstheme="minorBidi"/>
              <w:i w:val="0"/>
              <w:iCs w:val="0"/>
              <w:noProof/>
              <w:sz w:val="24"/>
              <w:szCs w:val="24"/>
              <w:lang w:eastAsia="es-ES"/>
            </w:rPr>
          </w:pPr>
          <w:hyperlink w:anchor="_Toc165126185" w:history="1">
            <w:r w:rsidR="007224D0" w:rsidRPr="00861C41">
              <w:rPr>
                <w:rStyle w:val="Hipervnculo"/>
                <w:noProof/>
              </w:rPr>
              <w:t>1.13.14</w:t>
            </w:r>
            <w:r w:rsidR="007224D0">
              <w:rPr>
                <w:rFonts w:eastAsiaTheme="minorEastAsia" w:cstheme="minorBidi"/>
                <w:i w:val="0"/>
                <w:iCs w:val="0"/>
                <w:noProof/>
                <w:sz w:val="24"/>
                <w:szCs w:val="24"/>
                <w:lang w:eastAsia="es-ES"/>
              </w:rPr>
              <w:tab/>
            </w:r>
            <w:r w:rsidR="007224D0" w:rsidRPr="00861C41">
              <w:rPr>
                <w:rStyle w:val="Hipervnculo"/>
                <w:noProof/>
              </w:rPr>
              <w:t>RISK14. Compatibilidad con dispositivos móviles</w:t>
            </w:r>
            <w:r w:rsidR="007224D0">
              <w:rPr>
                <w:noProof/>
                <w:webHidden/>
              </w:rPr>
              <w:tab/>
            </w:r>
            <w:r w:rsidR="007224D0">
              <w:rPr>
                <w:noProof/>
                <w:webHidden/>
              </w:rPr>
              <w:fldChar w:fldCharType="begin"/>
            </w:r>
            <w:r w:rsidR="007224D0">
              <w:rPr>
                <w:noProof/>
                <w:webHidden/>
              </w:rPr>
              <w:instrText xml:space="preserve"> PAGEREF _Toc165126185 \h </w:instrText>
            </w:r>
            <w:r w:rsidR="007224D0">
              <w:rPr>
                <w:noProof/>
                <w:webHidden/>
              </w:rPr>
            </w:r>
            <w:r w:rsidR="007224D0">
              <w:rPr>
                <w:noProof/>
                <w:webHidden/>
              </w:rPr>
              <w:fldChar w:fldCharType="separate"/>
            </w:r>
            <w:r w:rsidR="00AB32F0">
              <w:rPr>
                <w:noProof/>
                <w:webHidden/>
              </w:rPr>
              <w:t>42</w:t>
            </w:r>
            <w:r w:rsidR="007224D0">
              <w:rPr>
                <w:noProof/>
                <w:webHidden/>
              </w:rPr>
              <w:fldChar w:fldCharType="end"/>
            </w:r>
          </w:hyperlink>
        </w:p>
        <w:p w14:paraId="781FC60E" w14:textId="3FFC38DE" w:rsidR="007224D0" w:rsidRDefault="00DA24DE">
          <w:pPr>
            <w:pStyle w:val="TDC3"/>
            <w:tabs>
              <w:tab w:val="left" w:pos="1540"/>
              <w:tab w:val="right" w:leader="dot" w:pos="8494"/>
            </w:tabs>
            <w:rPr>
              <w:rFonts w:eastAsiaTheme="minorEastAsia" w:cstheme="minorBidi"/>
              <w:i w:val="0"/>
              <w:iCs w:val="0"/>
              <w:noProof/>
              <w:sz w:val="24"/>
              <w:szCs w:val="24"/>
              <w:lang w:eastAsia="es-ES"/>
            </w:rPr>
          </w:pPr>
          <w:hyperlink w:anchor="_Toc165126186" w:history="1">
            <w:r w:rsidR="007224D0" w:rsidRPr="00861C41">
              <w:rPr>
                <w:rStyle w:val="Hipervnculo"/>
                <w:noProof/>
              </w:rPr>
              <w:t>1.13.15</w:t>
            </w:r>
            <w:r w:rsidR="007224D0">
              <w:rPr>
                <w:rFonts w:eastAsiaTheme="minorEastAsia" w:cstheme="minorBidi"/>
                <w:i w:val="0"/>
                <w:iCs w:val="0"/>
                <w:noProof/>
                <w:sz w:val="24"/>
                <w:szCs w:val="24"/>
                <w:lang w:eastAsia="es-ES"/>
              </w:rPr>
              <w:tab/>
            </w:r>
            <w:r w:rsidR="007224D0" w:rsidRPr="00861C41">
              <w:rPr>
                <w:rStyle w:val="Hipervnculo"/>
                <w:noProof/>
              </w:rPr>
              <w:t>RISK15. Inconsistencia en los datos en tiempo real</w:t>
            </w:r>
            <w:r w:rsidR="007224D0">
              <w:rPr>
                <w:noProof/>
                <w:webHidden/>
              </w:rPr>
              <w:tab/>
            </w:r>
            <w:r w:rsidR="007224D0">
              <w:rPr>
                <w:noProof/>
                <w:webHidden/>
              </w:rPr>
              <w:fldChar w:fldCharType="begin"/>
            </w:r>
            <w:r w:rsidR="007224D0">
              <w:rPr>
                <w:noProof/>
                <w:webHidden/>
              </w:rPr>
              <w:instrText xml:space="preserve"> PAGEREF _Toc165126186 \h </w:instrText>
            </w:r>
            <w:r w:rsidR="007224D0">
              <w:rPr>
                <w:noProof/>
                <w:webHidden/>
              </w:rPr>
            </w:r>
            <w:r w:rsidR="007224D0">
              <w:rPr>
                <w:noProof/>
                <w:webHidden/>
              </w:rPr>
              <w:fldChar w:fldCharType="separate"/>
            </w:r>
            <w:r w:rsidR="00AB32F0">
              <w:rPr>
                <w:noProof/>
                <w:webHidden/>
              </w:rPr>
              <w:t>43</w:t>
            </w:r>
            <w:r w:rsidR="007224D0">
              <w:rPr>
                <w:noProof/>
                <w:webHidden/>
              </w:rPr>
              <w:fldChar w:fldCharType="end"/>
            </w:r>
          </w:hyperlink>
        </w:p>
        <w:p w14:paraId="75FDF680" w14:textId="0BE87FC7" w:rsidR="007224D0" w:rsidRDefault="00DA24DE">
          <w:pPr>
            <w:pStyle w:val="TDC3"/>
            <w:tabs>
              <w:tab w:val="left" w:pos="1540"/>
              <w:tab w:val="right" w:leader="dot" w:pos="8494"/>
            </w:tabs>
            <w:rPr>
              <w:rFonts w:eastAsiaTheme="minorEastAsia" w:cstheme="minorBidi"/>
              <w:i w:val="0"/>
              <w:iCs w:val="0"/>
              <w:noProof/>
              <w:sz w:val="24"/>
              <w:szCs w:val="24"/>
              <w:lang w:eastAsia="es-ES"/>
            </w:rPr>
          </w:pPr>
          <w:hyperlink w:anchor="_Toc165126187" w:history="1">
            <w:r w:rsidR="007224D0" w:rsidRPr="00861C41">
              <w:rPr>
                <w:rStyle w:val="Hipervnculo"/>
                <w:noProof/>
              </w:rPr>
              <w:t>1.13.16</w:t>
            </w:r>
            <w:r w:rsidR="007224D0">
              <w:rPr>
                <w:rFonts w:eastAsiaTheme="minorEastAsia" w:cstheme="minorBidi"/>
                <w:i w:val="0"/>
                <w:iCs w:val="0"/>
                <w:noProof/>
                <w:sz w:val="24"/>
                <w:szCs w:val="24"/>
                <w:lang w:eastAsia="es-ES"/>
              </w:rPr>
              <w:tab/>
            </w:r>
            <w:r w:rsidR="007224D0" w:rsidRPr="00861C41">
              <w:rPr>
                <w:rStyle w:val="Hipervnculo"/>
                <w:noProof/>
              </w:rPr>
              <w:t>RISK16. Caída del sistema de control de versiones</w:t>
            </w:r>
            <w:r w:rsidR="007224D0">
              <w:rPr>
                <w:noProof/>
                <w:webHidden/>
              </w:rPr>
              <w:tab/>
            </w:r>
            <w:r w:rsidR="007224D0">
              <w:rPr>
                <w:noProof/>
                <w:webHidden/>
              </w:rPr>
              <w:fldChar w:fldCharType="begin"/>
            </w:r>
            <w:r w:rsidR="007224D0">
              <w:rPr>
                <w:noProof/>
                <w:webHidden/>
              </w:rPr>
              <w:instrText xml:space="preserve"> PAGEREF _Toc165126187 \h </w:instrText>
            </w:r>
            <w:r w:rsidR="007224D0">
              <w:rPr>
                <w:noProof/>
                <w:webHidden/>
              </w:rPr>
            </w:r>
            <w:r w:rsidR="007224D0">
              <w:rPr>
                <w:noProof/>
                <w:webHidden/>
              </w:rPr>
              <w:fldChar w:fldCharType="separate"/>
            </w:r>
            <w:r w:rsidR="00AB32F0">
              <w:rPr>
                <w:noProof/>
                <w:webHidden/>
              </w:rPr>
              <w:t>43</w:t>
            </w:r>
            <w:r w:rsidR="007224D0">
              <w:rPr>
                <w:noProof/>
                <w:webHidden/>
              </w:rPr>
              <w:fldChar w:fldCharType="end"/>
            </w:r>
          </w:hyperlink>
        </w:p>
        <w:p w14:paraId="2AE6909A" w14:textId="0AAC139A" w:rsidR="007224D0" w:rsidRDefault="00DA24DE">
          <w:pPr>
            <w:pStyle w:val="TDC2"/>
            <w:tabs>
              <w:tab w:val="left" w:pos="880"/>
              <w:tab w:val="right" w:leader="dot" w:pos="8494"/>
            </w:tabs>
            <w:rPr>
              <w:rFonts w:eastAsiaTheme="minorEastAsia" w:cstheme="minorBidi"/>
              <w:smallCaps w:val="0"/>
              <w:noProof/>
              <w:sz w:val="24"/>
              <w:szCs w:val="24"/>
              <w:lang w:eastAsia="es-ES"/>
            </w:rPr>
          </w:pPr>
          <w:hyperlink w:anchor="_Toc165126188" w:history="1">
            <w:r w:rsidR="007224D0" w:rsidRPr="00861C41">
              <w:rPr>
                <w:rStyle w:val="Hipervnculo"/>
                <w:noProof/>
              </w:rPr>
              <w:t>1.14</w:t>
            </w:r>
            <w:r w:rsidR="007224D0">
              <w:rPr>
                <w:rFonts w:eastAsiaTheme="minorEastAsia" w:cstheme="minorBidi"/>
                <w:smallCaps w:val="0"/>
                <w:noProof/>
                <w:sz w:val="24"/>
                <w:szCs w:val="24"/>
                <w:lang w:eastAsia="es-ES"/>
              </w:rPr>
              <w:tab/>
            </w:r>
            <w:r w:rsidR="007224D0" w:rsidRPr="00861C41">
              <w:rPr>
                <w:rStyle w:val="Hipervnculo"/>
                <w:noProof/>
              </w:rPr>
              <w:t>Organización y gestión del proyecto</w:t>
            </w:r>
            <w:r w:rsidR="007224D0">
              <w:rPr>
                <w:noProof/>
                <w:webHidden/>
              </w:rPr>
              <w:tab/>
            </w:r>
            <w:r w:rsidR="007224D0">
              <w:rPr>
                <w:noProof/>
                <w:webHidden/>
              </w:rPr>
              <w:fldChar w:fldCharType="begin"/>
            </w:r>
            <w:r w:rsidR="007224D0">
              <w:rPr>
                <w:noProof/>
                <w:webHidden/>
              </w:rPr>
              <w:instrText xml:space="preserve"> PAGEREF _Toc165126188 \h </w:instrText>
            </w:r>
            <w:r w:rsidR="007224D0">
              <w:rPr>
                <w:noProof/>
                <w:webHidden/>
              </w:rPr>
            </w:r>
            <w:r w:rsidR="007224D0">
              <w:rPr>
                <w:noProof/>
                <w:webHidden/>
              </w:rPr>
              <w:fldChar w:fldCharType="separate"/>
            </w:r>
            <w:r w:rsidR="00AB32F0">
              <w:rPr>
                <w:noProof/>
                <w:webHidden/>
              </w:rPr>
              <w:t>44</w:t>
            </w:r>
            <w:r w:rsidR="007224D0">
              <w:rPr>
                <w:noProof/>
                <w:webHidden/>
              </w:rPr>
              <w:fldChar w:fldCharType="end"/>
            </w:r>
          </w:hyperlink>
        </w:p>
        <w:p w14:paraId="6A462069" w14:textId="609FA1B2" w:rsidR="007224D0" w:rsidRDefault="00DA24DE">
          <w:pPr>
            <w:pStyle w:val="TDC3"/>
            <w:tabs>
              <w:tab w:val="left" w:pos="1320"/>
              <w:tab w:val="right" w:leader="dot" w:pos="8494"/>
            </w:tabs>
            <w:rPr>
              <w:rFonts w:eastAsiaTheme="minorEastAsia" w:cstheme="minorBidi"/>
              <w:i w:val="0"/>
              <w:iCs w:val="0"/>
              <w:noProof/>
              <w:sz w:val="24"/>
              <w:szCs w:val="24"/>
              <w:lang w:eastAsia="es-ES"/>
            </w:rPr>
          </w:pPr>
          <w:hyperlink w:anchor="_Toc165126189" w:history="1">
            <w:r w:rsidR="007224D0" w:rsidRPr="00861C41">
              <w:rPr>
                <w:rStyle w:val="Hipervnculo"/>
                <w:noProof/>
              </w:rPr>
              <w:t>1.14.1</w:t>
            </w:r>
            <w:r w:rsidR="007224D0">
              <w:rPr>
                <w:rFonts w:eastAsiaTheme="minorEastAsia" w:cstheme="minorBidi"/>
                <w:i w:val="0"/>
                <w:iCs w:val="0"/>
                <w:noProof/>
                <w:sz w:val="24"/>
                <w:szCs w:val="24"/>
                <w:lang w:eastAsia="es-ES"/>
              </w:rPr>
              <w:tab/>
            </w:r>
            <w:r w:rsidR="007224D0" w:rsidRPr="00861C41">
              <w:rPr>
                <w:rStyle w:val="Hipervnculo"/>
                <w:noProof/>
              </w:rPr>
              <w:t>División general de tareas</w:t>
            </w:r>
            <w:r w:rsidR="007224D0">
              <w:rPr>
                <w:noProof/>
                <w:webHidden/>
              </w:rPr>
              <w:tab/>
            </w:r>
            <w:r w:rsidR="007224D0">
              <w:rPr>
                <w:noProof/>
                <w:webHidden/>
              </w:rPr>
              <w:fldChar w:fldCharType="begin"/>
            </w:r>
            <w:r w:rsidR="007224D0">
              <w:rPr>
                <w:noProof/>
                <w:webHidden/>
              </w:rPr>
              <w:instrText xml:space="preserve"> PAGEREF _Toc165126189 \h </w:instrText>
            </w:r>
            <w:r w:rsidR="007224D0">
              <w:rPr>
                <w:noProof/>
                <w:webHidden/>
              </w:rPr>
            </w:r>
            <w:r w:rsidR="007224D0">
              <w:rPr>
                <w:noProof/>
                <w:webHidden/>
              </w:rPr>
              <w:fldChar w:fldCharType="separate"/>
            </w:r>
            <w:r w:rsidR="00AB32F0">
              <w:rPr>
                <w:noProof/>
                <w:webHidden/>
              </w:rPr>
              <w:t>44</w:t>
            </w:r>
            <w:r w:rsidR="007224D0">
              <w:rPr>
                <w:noProof/>
                <w:webHidden/>
              </w:rPr>
              <w:fldChar w:fldCharType="end"/>
            </w:r>
          </w:hyperlink>
        </w:p>
        <w:p w14:paraId="1F564C64" w14:textId="2EB464F7" w:rsidR="007224D0" w:rsidRDefault="00DA24DE">
          <w:pPr>
            <w:pStyle w:val="TDC3"/>
            <w:tabs>
              <w:tab w:val="left" w:pos="1320"/>
              <w:tab w:val="right" w:leader="dot" w:pos="8494"/>
            </w:tabs>
            <w:rPr>
              <w:rFonts w:eastAsiaTheme="minorEastAsia" w:cstheme="minorBidi"/>
              <w:i w:val="0"/>
              <w:iCs w:val="0"/>
              <w:noProof/>
              <w:sz w:val="24"/>
              <w:szCs w:val="24"/>
              <w:lang w:eastAsia="es-ES"/>
            </w:rPr>
          </w:pPr>
          <w:hyperlink w:anchor="_Toc165126190" w:history="1">
            <w:r w:rsidR="007224D0" w:rsidRPr="00861C41">
              <w:rPr>
                <w:rStyle w:val="Hipervnculo"/>
                <w:noProof/>
              </w:rPr>
              <w:t>1.14.2</w:t>
            </w:r>
            <w:r w:rsidR="007224D0">
              <w:rPr>
                <w:rFonts w:eastAsiaTheme="minorEastAsia" w:cstheme="minorBidi"/>
                <w:i w:val="0"/>
                <w:iCs w:val="0"/>
                <w:noProof/>
                <w:sz w:val="24"/>
                <w:szCs w:val="24"/>
                <w:lang w:eastAsia="es-ES"/>
              </w:rPr>
              <w:tab/>
            </w:r>
            <w:r w:rsidR="007224D0" w:rsidRPr="00861C41">
              <w:rPr>
                <w:rStyle w:val="Hipervnculo"/>
                <w:noProof/>
              </w:rPr>
              <w:t>Organización temporal general de tareas</w:t>
            </w:r>
            <w:r w:rsidR="007224D0">
              <w:rPr>
                <w:noProof/>
                <w:webHidden/>
              </w:rPr>
              <w:tab/>
            </w:r>
            <w:r w:rsidR="007224D0">
              <w:rPr>
                <w:noProof/>
                <w:webHidden/>
              </w:rPr>
              <w:fldChar w:fldCharType="begin"/>
            </w:r>
            <w:r w:rsidR="007224D0">
              <w:rPr>
                <w:noProof/>
                <w:webHidden/>
              </w:rPr>
              <w:instrText xml:space="preserve"> PAGEREF _Toc165126190 \h </w:instrText>
            </w:r>
            <w:r w:rsidR="007224D0">
              <w:rPr>
                <w:noProof/>
                <w:webHidden/>
              </w:rPr>
            </w:r>
            <w:r w:rsidR="007224D0">
              <w:rPr>
                <w:noProof/>
                <w:webHidden/>
              </w:rPr>
              <w:fldChar w:fldCharType="separate"/>
            </w:r>
            <w:r w:rsidR="00AB32F0">
              <w:rPr>
                <w:noProof/>
                <w:webHidden/>
              </w:rPr>
              <w:t>44</w:t>
            </w:r>
            <w:r w:rsidR="007224D0">
              <w:rPr>
                <w:noProof/>
                <w:webHidden/>
              </w:rPr>
              <w:fldChar w:fldCharType="end"/>
            </w:r>
          </w:hyperlink>
        </w:p>
        <w:p w14:paraId="4CBD4F8D" w14:textId="56179BA5" w:rsidR="007224D0" w:rsidRDefault="00DA24DE">
          <w:pPr>
            <w:pStyle w:val="TDC3"/>
            <w:tabs>
              <w:tab w:val="left" w:pos="1320"/>
              <w:tab w:val="right" w:leader="dot" w:pos="8494"/>
            </w:tabs>
            <w:rPr>
              <w:rFonts w:eastAsiaTheme="minorEastAsia" w:cstheme="minorBidi"/>
              <w:i w:val="0"/>
              <w:iCs w:val="0"/>
              <w:noProof/>
              <w:sz w:val="24"/>
              <w:szCs w:val="24"/>
              <w:lang w:eastAsia="es-ES"/>
            </w:rPr>
          </w:pPr>
          <w:hyperlink w:anchor="_Toc165126191" w:history="1">
            <w:r w:rsidR="007224D0" w:rsidRPr="00861C41">
              <w:rPr>
                <w:rStyle w:val="Hipervnculo"/>
                <w:noProof/>
              </w:rPr>
              <w:t>1.14.3</w:t>
            </w:r>
            <w:r w:rsidR="007224D0">
              <w:rPr>
                <w:rFonts w:eastAsiaTheme="minorEastAsia" w:cstheme="minorBidi"/>
                <w:i w:val="0"/>
                <w:iCs w:val="0"/>
                <w:noProof/>
                <w:sz w:val="24"/>
                <w:szCs w:val="24"/>
                <w:lang w:eastAsia="es-ES"/>
              </w:rPr>
              <w:tab/>
            </w:r>
            <w:r w:rsidR="007224D0" w:rsidRPr="00861C41">
              <w:rPr>
                <w:rStyle w:val="Hipervnculo"/>
                <w:noProof/>
              </w:rPr>
              <w:t>Organigrama y matriz de responsabilidades</w:t>
            </w:r>
            <w:r w:rsidR="007224D0">
              <w:rPr>
                <w:noProof/>
                <w:webHidden/>
              </w:rPr>
              <w:tab/>
            </w:r>
            <w:r w:rsidR="007224D0">
              <w:rPr>
                <w:noProof/>
                <w:webHidden/>
              </w:rPr>
              <w:fldChar w:fldCharType="begin"/>
            </w:r>
            <w:r w:rsidR="007224D0">
              <w:rPr>
                <w:noProof/>
                <w:webHidden/>
              </w:rPr>
              <w:instrText xml:space="preserve"> PAGEREF _Toc165126191 \h </w:instrText>
            </w:r>
            <w:r w:rsidR="007224D0">
              <w:rPr>
                <w:noProof/>
                <w:webHidden/>
              </w:rPr>
            </w:r>
            <w:r w:rsidR="007224D0">
              <w:rPr>
                <w:noProof/>
                <w:webHidden/>
              </w:rPr>
              <w:fldChar w:fldCharType="separate"/>
            </w:r>
            <w:r w:rsidR="00AB32F0">
              <w:rPr>
                <w:noProof/>
                <w:webHidden/>
              </w:rPr>
              <w:t>45</w:t>
            </w:r>
            <w:r w:rsidR="007224D0">
              <w:rPr>
                <w:noProof/>
                <w:webHidden/>
              </w:rPr>
              <w:fldChar w:fldCharType="end"/>
            </w:r>
          </w:hyperlink>
        </w:p>
        <w:p w14:paraId="15A1A90B" w14:textId="37B497A8" w:rsidR="007224D0" w:rsidRDefault="00DA24DE">
          <w:pPr>
            <w:pStyle w:val="TDC3"/>
            <w:tabs>
              <w:tab w:val="left" w:pos="1320"/>
              <w:tab w:val="right" w:leader="dot" w:pos="8494"/>
            </w:tabs>
            <w:rPr>
              <w:rFonts w:eastAsiaTheme="minorEastAsia" w:cstheme="minorBidi"/>
              <w:i w:val="0"/>
              <w:iCs w:val="0"/>
              <w:noProof/>
              <w:sz w:val="24"/>
              <w:szCs w:val="24"/>
              <w:lang w:eastAsia="es-ES"/>
            </w:rPr>
          </w:pPr>
          <w:hyperlink w:anchor="_Toc165126192" w:history="1">
            <w:r w:rsidR="007224D0" w:rsidRPr="00861C41">
              <w:rPr>
                <w:rStyle w:val="Hipervnculo"/>
                <w:noProof/>
              </w:rPr>
              <w:t>1.14.4</w:t>
            </w:r>
            <w:r w:rsidR="007224D0">
              <w:rPr>
                <w:rFonts w:eastAsiaTheme="minorEastAsia" w:cstheme="minorBidi"/>
                <w:i w:val="0"/>
                <w:iCs w:val="0"/>
                <w:noProof/>
                <w:sz w:val="24"/>
                <w:szCs w:val="24"/>
                <w:lang w:eastAsia="es-ES"/>
              </w:rPr>
              <w:tab/>
            </w:r>
            <w:r w:rsidR="007224D0" w:rsidRPr="00861C41">
              <w:rPr>
                <w:rStyle w:val="Hipervnculo"/>
                <w:noProof/>
              </w:rPr>
              <w:t>Directrices para la gestión de los cambios en el alcance</w:t>
            </w:r>
            <w:r w:rsidR="007224D0">
              <w:rPr>
                <w:noProof/>
                <w:webHidden/>
              </w:rPr>
              <w:tab/>
            </w:r>
            <w:r w:rsidR="007224D0">
              <w:rPr>
                <w:noProof/>
                <w:webHidden/>
              </w:rPr>
              <w:fldChar w:fldCharType="begin"/>
            </w:r>
            <w:r w:rsidR="007224D0">
              <w:rPr>
                <w:noProof/>
                <w:webHidden/>
              </w:rPr>
              <w:instrText xml:space="preserve"> PAGEREF _Toc165126192 \h </w:instrText>
            </w:r>
            <w:r w:rsidR="007224D0">
              <w:rPr>
                <w:noProof/>
                <w:webHidden/>
              </w:rPr>
            </w:r>
            <w:r w:rsidR="007224D0">
              <w:rPr>
                <w:noProof/>
                <w:webHidden/>
              </w:rPr>
              <w:fldChar w:fldCharType="separate"/>
            </w:r>
            <w:r w:rsidR="00AB32F0">
              <w:rPr>
                <w:noProof/>
                <w:webHidden/>
              </w:rPr>
              <w:t>51</w:t>
            </w:r>
            <w:r w:rsidR="007224D0">
              <w:rPr>
                <w:noProof/>
                <w:webHidden/>
              </w:rPr>
              <w:fldChar w:fldCharType="end"/>
            </w:r>
          </w:hyperlink>
        </w:p>
        <w:p w14:paraId="75DED625" w14:textId="530E9D60" w:rsidR="007224D0" w:rsidRDefault="00DA24DE">
          <w:pPr>
            <w:pStyle w:val="TDC3"/>
            <w:tabs>
              <w:tab w:val="left" w:pos="1320"/>
              <w:tab w:val="right" w:leader="dot" w:pos="8494"/>
            </w:tabs>
            <w:rPr>
              <w:rFonts w:eastAsiaTheme="minorEastAsia" w:cstheme="minorBidi"/>
              <w:i w:val="0"/>
              <w:iCs w:val="0"/>
              <w:noProof/>
              <w:sz w:val="24"/>
              <w:szCs w:val="24"/>
              <w:lang w:eastAsia="es-ES"/>
            </w:rPr>
          </w:pPr>
          <w:hyperlink w:anchor="_Toc165126193" w:history="1">
            <w:r w:rsidR="007224D0" w:rsidRPr="00861C41">
              <w:rPr>
                <w:rStyle w:val="Hipervnculo"/>
                <w:noProof/>
              </w:rPr>
              <w:t>1.14.5</w:t>
            </w:r>
            <w:r w:rsidR="007224D0">
              <w:rPr>
                <w:rFonts w:eastAsiaTheme="minorEastAsia" w:cstheme="minorBidi"/>
                <w:i w:val="0"/>
                <w:iCs w:val="0"/>
                <w:noProof/>
                <w:sz w:val="24"/>
                <w:szCs w:val="24"/>
                <w:lang w:eastAsia="es-ES"/>
              </w:rPr>
              <w:tab/>
            </w:r>
            <w:r w:rsidR="007224D0" w:rsidRPr="00861C41">
              <w:rPr>
                <w:rStyle w:val="Hipervnculo"/>
                <w:noProof/>
              </w:rPr>
              <w:t>Directrices para la recopilación y distribución de la información del proyecto</w:t>
            </w:r>
            <w:r w:rsidR="007224D0">
              <w:rPr>
                <w:noProof/>
                <w:webHidden/>
              </w:rPr>
              <w:tab/>
            </w:r>
            <w:r w:rsidR="007224D0">
              <w:rPr>
                <w:noProof/>
                <w:webHidden/>
              </w:rPr>
              <w:fldChar w:fldCharType="begin"/>
            </w:r>
            <w:r w:rsidR="007224D0">
              <w:rPr>
                <w:noProof/>
                <w:webHidden/>
              </w:rPr>
              <w:instrText xml:space="preserve"> PAGEREF _Toc165126193 \h </w:instrText>
            </w:r>
            <w:r w:rsidR="007224D0">
              <w:rPr>
                <w:noProof/>
                <w:webHidden/>
              </w:rPr>
            </w:r>
            <w:r w:rsidR="007224D0">
              <w:rPr>
                <w:noProof/>
                <w:webHidden/>
              </w:rPr>
              <w:fldChar w:fldCharType="separate"/>
            </w:r>
            <w:r w:rsidR="00AB32F0">
              <w:rPr>
                <w:noProof/>
                <w:webHidden/>
              </w:rPr>
              <w:t>52</w:t>
            </w:r>
            <w:r w:rsidR="007224D0">
              <w:rPr>
                <w:noProof/>
                <w:webHidden/>
              </w:rPr>
              <w:fldChar w:fldCharType="end"/>
            </w:r>
          </w:hyperlink>
        </w:p>
        <w:p w14:paraId="00CA50C4" w14:textId="260064FE" w:rsidR="007224D0" w:rsidRDefault="00DA24DE">
          <w:pPr>
            <w:pStyle w:val="TDC3"/>
            <w:tabs>
              <w:tab w:val="left" w:pos="1320"/>
              <w:tab w:val="right" w:leader="dot" w:pos="8494"/>
            </w:tabs>
            <w:rPr>
              <w:rFonts w:eastAsiaTheme="minorEastAsia" w:cstheme="minorBidi"/>
              <w:i w:val="0"/>
              <w:iCs w:val="0"/>
              <w:noProof/>
              <w:sz w:val="24"/>
              <w:szCs w:val="24"/>
              <w:lang w:eastAsia="es-ES"/>
            </w:rPr>
          </w:pPr>
          <w:hyperlink w:anchor="_Toc165126194" w:history="1">
            <w:r w:rsidR="007224D0" w:rsidRPr="00861C41">
              <w:rPr>
                <w:rStyle w:val="Hipervnculo"/>
                <w:noProof/>
              </w:rPr>
              <w:t>1.14.6</w:t>
            </w:r>
            <w:r w:rsidR="007224D0">
              <w:rPr>
                <w:rFonts w:eastAsiaTheme="minorEastAsia" w:cstheme="minorBidi"/>
                <w:i w:val="0"/>
                <w:iCs w:val="0"/>
                <w:noProof/>
                <w:sz w:val="24"/>
                <w:szCs w:val="24"/>
                <w:lang w:eastAsia="es-ES"/>
              </w:rPr>
              <w:tab/>
            </w:r>
            <w:r w:rsidR="007224D0" w:rsidRPr="00861C41">
              <w:rPr>
                <w:rStyle w:val="Hipervnculo"/>
                <w:noProof/>
              </w:rPr>
              <w:t>Directrices de comunicación entre cliente y proveedor</w:t>
            </w:r>
            <w:r w:rsidR="007224D0">
              <w:rPr>
                <w:noProof/>
                <w:webHidden/>
              </w:rPr>
              <w:tab/>
            </w:r>
            <w:r w:rsidR="007224D0">
              <w:rPr>
                <w:noProof/>
                <w:webHidden/>
              </w:rPr>
              <w:fldChar w:fldCharType="begin"/>
            </w:r>
            <w:r w:rsidR="007224D0">
              <w:rPr>
                <w:noProof/>
                <w:webHidden/>
              </w:rPr>
              <w:instrText xml:space="preserve"> PAGEREF _Toc165126194 \h </w:instrText>
            </w:r>
            <w:r w:rsidR="007224D0">
              <w:rPr>
                <w:noProof/>
                <w:webHidden/>
              </w:rPr>
            </w:r>
            <w:r w:rsidR="007224D0">
              <w:rPr>
                <w:noProof/>
                <w:webHidden/>
              </w:rPr>
              <w:fldChar w:fldCharType="separate"/>
            </w:r>
            <w:r w:rsidR="00AB32F0">
              <w:rPr>
                <w:noProof/>
                <w:webHidden/>
              </w:rPr>
              <w:t>52</w:t>
            </w:r>
            <w:r w:rsidR="007224D0">
              <w:rPr>
                <w:noProof/>
                <w:webHidden/>
              </w:rPr>
              <w:fldChar w:fldCharType="end"/>
            </w:r>
          </w:hyperlink>
        </w:p>
        <w:p w14:paraId="6C89247A" w14:textId="4740B247" w:rsidR="007224D0" w:rsidRDefault="00DA24DE">
          <w:pPr>
            <w:pStyle w:val="TDC3"/>
            <w:tabs>
              <w:tab w:val="left" w:pos="1320"/>
              <w:tab w:val="right" w:leader="dot" w:pos="8494"/>
            </w:tabs>
            <w:rPr>
              <w:rFonts w:eastAsiaTheme="minorEastAsia" w:cstheme="minorBidi"/>
              <w:i w:val="0"/>
              <w:iCs w:val="0"/>
              <w:noProof/>
              <w:sz w:val="24"/>
              <w:szCs w:val="24"/>
              <w:lang w:eastAsia="es-ES"/>
            </w:rPr>
          </w:pPr>
          <w:hyperlink w:anchor="_Toc165126195" w:history="1">
            <w:r w:rsidR="007224D0" w:rsidRPr="00861C41">
              <w:rPr>
                <w:rStyle w:val="Hipervnculo"/>
                <w:noProof/>
              </w:rPr>
              <w:t>1.14.7</w:t>
            </w:r>
            <w:r w:rsidR="007224D0">
              <w:rPr>
                <w:rFonts w:eastAsiaTheme="minorEastAsia" w:cstheme="minorBidi"/>
                <w:i w:val="0"/>
                <w:iCs w:val="0"/>
                <w:noProof/>
                <w:sz w:val="24"/>
                <w:szCs w:val="24"/>
                <w:lang w:eastAsia="es-ES"/>
              </w:rPr>
              <w:tab/>
            </w:r>
            <w:r w:rsidR="007224D0" w:rsidRPr="00861C41">
              <w:rPr>
                <w:rStyle w:val="Hipervnculo"/>
                <w:noProof/>
              </w:rPr>
              <w:t>Directrices para seguir para la aprobación de entregables</w:t>
            </w:r>
            <w:r w:rsidR="007224D0">
              <w:rPr>
                <w:noProof/>
                <w:webHidden/>
              </w:rPr>
              <w:tab/>
            </w:r>
            <w:r w:rsidR="007224D0">
              <w:rPr>
                <w:noProof/>
                <w:webHidden/>
              </w:rPr>
              <w:fldChar w:fldCharType="begin"/>
            </w:r>
            <w:r w:rsidR="007224D0">
              <w:rPr>
                <w:noProof/>
                <w:webHidden/>
              </w:rPr>
              <w:instrText xml:space="preserve"> PAGEREF _Toc165126195 \h </w:instrText>
            </w:r>
            <w:r w:rsidR="007224D0">
              <w:rPr>
                <w:noProof/>
                <w:webHidden/>
              </w:rPr>
            </w:r>
            <w:r w:rsidR="007224D0">
              <w:rPr>
                <w:noProof/>
                <w:webHidden/>
              </w:rPr>
              <w:fldChar w:fldCharType="separate"/>
            </w:r>
            <w:r w:rsidR="00AB32F0">
              <w:rPr>
                <w:noProof/>
                <w:webHidden/>
              </w:rPr>
              <w:t>52</w:t>
            </w:r>
            <w:r w:rsidR="007224D0">
              <w:rPr>
                <w:noProof/>
                <w:webHidden/>
              </w:rPr>
              <w:fldChar w:fldCharType="end"/>
            </w:r>
          </w:hyperlink>
        </w:p>
        <w:p w14:paraId="64493BC7" w14:textId="70C7D6A9" w:rsidR="007224D0" w:rsidRDefault="00DA24DE">
          <w:pPr>
            <w:pStyle w:val="TDC3"/>
            <w:tabs>
              <w:tab w:val="left" w:pos="1320"/>
              <w:tab w:val="right" w:leader="dot" w:pos="8494"/>
            </w:tabs>
            <w:rPr>
              <w:rFonts w:eastAsiaTheme="minorEastAsia" w:cstheme="minorBidi"/>
              <w:i w:val="0"/>
              <w:iCs w:val="0"/>
              <w:noProof/>
              <w:sz w:val="24"/>
              <w:szCs w:val="24"/>
              <w:lang w:eastAsia="es-ES"/>
            </w:rPr>
          </w:pPr>
          <w:hyperlink w:anchor="_Toc165126196" w:history="1">
            <w:r w:rsidR="007224D0" w:rsidRPr="00861C41">
              <w:rPr>
                <w:rStyle w:val="Hipervnculo"/>
                <w:noProof/>
              </w:rPr>
              <w:t>1.14.8</w:t>
            </w:r>
            <w:r w:rsidR="007224D0">
              <w:rPr>
                <w:rFonts w:eastAsiaTheme="minorEastAsia" w:cstheme="minorBidi"/>
                <w:i w:val="0"/>
                <w:iCs w:val="0"/>
                <w:noProof/>
                <w:sz w:val="24"/>
                <w:szCs w:val="24"/>
                <w:lang w:eastAsia="es-ES"/>
              </w:rPr>
              <w:tab/>
            </w:r>
            <w:r w:rsidR="007224D0" w:rsidRPr="00861C41">
              <w:rPr>
                <w:rStyle w:val="Hipervnculo"/>
                <w:noProof/>
              </w:rPr>
              <w:t>Lugar donde se realizará el trabajo</w:t>
            </w:r>
            <w:r w:rsidR="007224D0">
              <w:rPr>
                <w:noProof/>
                <w:webHidden/>
              </w:rPr>
              <w:tab/>
            </w:r>
            <w:r w:rsidR="007224D0">
              <w:rPr>
                <w:noProof/>
                <w:webHidden/>
              </w:rPr>
              <w:fldChar w:fldCharType="begin"/>
            </w:r>
            <w:r w:rsidR="007224D0">
              <w:rPr>
                <w:noProof/>
                <w:webHidden/>
              </w:rPr>
              <w:instrText xml:space="preserve"> PAGEREF _Toc165126196 \h </w:instrText>
            </w:r>
            <w:r w:rsidR="007224D0">
              <w:rPr>
                <w:noProof/>
                <w:webHidden/>
              </w:rPr>
            </w:r>
            <w:r w:rsidR="007224D0">
              <w:rPr>
                <w:noProof/>
                <w:webHidden/>
              </w:rPr>
              <w:fldChar w:fldCharType="separate"/>
            </w:r>
            <w:r w:rsidR="00AB32F0">
              <w:rPr>
                <w:noProof/>
                <w:webHidden/>
              </w:rPr>
              <w:t>52</w:t>
            </w:r>
            <w:r w:rsidR="007224D0">
              <w:rPr>
                <w:noProof/>
                <w:webHidden/>
              </w:rPr>
              <w:fldChar w:fldCharType="end"/>
            </w:r>
          </w:hyperlink>
        </w:p>
        <w:p w14:paraId="68873667" w14:textId="67A033D4" w:rsidR="007224D0" w:rsidRDefault="00DA24DE">
          <w:pPr>
            <w:pStyle w:val="TDC2"/>
            <w:tabs>
              <w:tab w:val="left" w:pos="880"/>
              <w:tab w:val="right" w:leader="dot" w:pos="8494"/>
            </w:tabs>
            <w:rPr>
              <w:rFonts w:eastAsiaTheme="minorEastAsia" w:cstheme="minorBidi"/>
              <w:smallCaps w:val="0"/>
              <w:noProof/>
              <w:sz w:val="24"/>
              <w:szCs w:val="24"/>
              <w:lang w:eastAsia="es-ES"/>
            </w:rPr>
          </w:pPr>
          <w:hyperlink w:anchor="_Toc165126197" w:history="1">
            <w:r w:rsidR="007224D0" w:rsidRPr="00861C41">
              <w:rPr>
                <w:rStyle w:val="Hipervnculo"/>
                <w:noProof/>
              </w:rPr>
              <w:t>1.15</w:t>
            </w:r>
            <w:r w:rsidR="007224D0">
              <w:rPr>
                <w:rFonts w:eastAsiaTheme="minorEastAsia" w:cstheme="minorBidi"/>
                <w:smallCaps w:val="0"/>
                <w:noProof/>
                <w:sz w:val="24"/>
                <w:szCs w:val="24"/>
                <w:lang w:eastAsia="es-ES"/>
              </w:rPr>
              <w:tab/>
            </w:r>
            <w:r w:rsidR="007224D0" w:rsidRPr="00861C41">
              <w:rPr>
                <w:rStyle w:val="Hipervnculo"/>
                <w:noProof/>
              </w:rPr>
              <w:t>Planificación temporal</w:t>
            </w:r>
            <w:r w:rsidR="007224D0">
              <w:rPr>
                <w:noProof/>
                <w:webHidden/>
              </w:rPr>
              <w:tab/>
            </w:r>
            <w:r w:rsidR="007224D0">
              <w:rPr>
                <w:noProof/>
                <w:webHidden/>
              </w:rPr>
              <w:fldChar w:fldCharType="begin"/>
            </w:r>
            <w:r w:rsidR="007224D0">
              <w:rPr>
                <w:noProof/>
                <w:webHidden/>
              </w:rPr>
              <w:instrText xml:space="preserve"> PAGEREF _Toc165126197 \h </w:instrText>
            </w:r>
            <w:r w:rsidR="007224D0">
              <w:rPr>
                <w:noProof/>
                <w:webHidden/>
              </w:rPr>
            </w:r>
            <w:r w:rsidR="007224D0">
              <w:rPr>
                <w:noProof/>
                <w:webHidden/>
              </w:rPr>
              <w:fldChar w:fldCharType="separate"/>
            </w:r>
            <w:r w:rsidR="00AB32F0">
              <w:rPr>
                <w:noProof/>
                <w:webHidden/>
              </w:rPr>
              <w:t>53</w:t>
            </w:r>
            <w:r w:rsidR="007224D0">
              <w:rPr>
                <w:noProof/>
                <w:webHidden/>
              </w:rPr>
              <w:fldChar w:fldCharType="end"/>
            </w:r>
          </w:hyperlink>
        </w:p>
        <w:p w14:paraId="263F09F3" w14:textId="4B9359B8" w:rsidR="007224D0" w:rsidRDefault="00DA24DE">
          <w:pPr>
            <w:pStyle w:val="TDC3"/>
            <w:tabs>
              <w:tab w:val="left" w:pos="1320"/>
              <w:tab w:val="right" w:leader="dot" w:pos="8494"/>
            </w:tabs>
            <w:rPr>
              <w:rFonts w:eastAsiaTheme="minorEastAsia" w:cstheme="minorBidi"/>
              <w:i w:val="0"/>
              <w:iCs w:val="0"/>
              <w:noProof/>
              <w:sz w:val="24"/>
              <w:szCs w:val="24"/>
              <w:lang w:eastAsia="es-ES"/>
            </w:rPr>
          </w:pPr>
          <w:hyperlink w:anchor="_Toc165126198" w:history="1">
            <w:r w:rsidR="007224D0" w:rsidRPr="00861C41">
              <w:rPr>
                <w:rStyle w:val="Hipervnculo"/>
                <w:noProof/>
              </w:rPr>
              <w:t>1.15.1</w:t>
            </w:r>
            <w:r w:rsidR="007224D0">
              <w:rPr>
                <w:rFonts w:eastAsiaTheme="minorEastAsia" w:cstheme="minorBidi"/>
                <w:i w:val="0"/>
                <w:iCs w:val="0"/>
                <w:noProof/>
                <w:sz w:val="24"/>
                <w:szCs w:val="24"/>
                <w:lang w:eastAsia="es-ES"/>
              </w:rPr>
              <w:tab/>
            </w:r>
            <w:r w:rsidR="007224D0" w:rsidRPr="00861C41">
              <w:rPr>
                <w:rStyle w:val="Hipervnculo"/>
                <w:noProof/>
              </w:rPr>
              <w:t>WBS</w:t>
            </w:r>
            <w:r w:rsidR="007224D0">
              <w:rPr>
                <w:noProof/>
                <w:webHidden/>
              </w:rPr>
              <w:tab/>
            </w:r>
            <w:r w:rsidR="007224D0">
              <w:rPr>
                <w:noProof/>
                <w:webHidden/>
              </w:rPr>
              <w:fldChar w:fldCharType="begin"/>
            </w:r>
            <w:r w:rsidR="007224D0">
              <w:rPr>
                <w:noProof/>
                <w:webHidden/>
              </w:rPr>
              <w:instrText xml:space="preserve"> PAGEREF _Toc165126198 \h </w:instrText>
            </w:r>
            <w:r w:rsidR="007224D0">
              <w:rPr>
                <w:noProof/>
                <w:webHidden/>
              </w:rPr>
            </w:r>
            <w:r w:rsidR="007224D0">
              <w:rPr>
                <w:noProof/>
                <w:webHidden/>
              </w:rPr>
              <w:fldChar w:fldCharType="separate"/>
            </w:r>
            <w:r w:rsidR="00AB32F0">
              <w:rPr>
                <w:noProof/>
                <w:webHidden/>
              </w:rPr>
              <w:t>53</w:t>
            </w:r>
            <w:r w:rsidR="007224D0">
              <w:rPr>
                <w:noProof/>
                <w:webHidden/>
              </w:rPr>
              <w:fldChar w:fldCharType="end"/>
            </w:r>
          </w:hyperlink>
        </w:p>
        <w:p w14:paraId="5B6D84C5" w14:textId="7F134A71" w:rsidR="007224D0" w:rsidRDefault="00DA24DE">
          <w:pPr>
            <w:pStyle w:val="TDC3"/>
            <w:tabs>
              <w:tab w:val="left" w:pos="1320"/>
              <w:tab w:val="right" w:leader="dot" w:pos="8494"/>
            </w:tabs>
            <w:rPr>
              <w:rFonts w:eastAsiaTheme="minorEastAsia" w:cstheme="minorBidi"/>
              <w:i w:val="0"/>
              <w:iCs w:val="0"/>
              <w:noProof/>
              <w:sz w:val="24"/>
              <w:szCs w:val="24"/>
              <w:lang w:eastAsia="es-ES"/>
            </w:rPr>
          </w:pPr>
          <w:hyperlink w:anchor="_Toc165126199" w:history="1">
            <w:r w:rsidR="007224D0" w:rsidRPr="00861C41">
              <w:rPr>
                <w:rStyle w:val="Hipervnculo"/>
                <w:noProof/>
              </w:rPr>
              <w:t>1.15.2</w:t>
            </w:r>
            <w:r w:rsidR="007224D0">
              <w:rPr>
                <w:rFonts w:eastAsiaTheme="minorEastAsia" w:cstheme="minorBidi"/>
                <w:i w:val="0"/>
                <w:iCs w:val="0"/>
                <w:noProof/>
                <w:sz w:val="24"/>
                <w:szCs w:val="24"/>
                <w:lang w:eastAsia="es-ES"/>
              </w:rPr>
              <w:tab/>
            </w:r>
            <w:r w:rsidR="007224D0" w:rsidRPr="00861C41">
              <w:rPr>
                <w:rStyle w:val="Hipervnculo"/>
                <w:noProof/>
              </w:rPr>
              <w:t>PBS</w:t>
            </w:r>
            <w:r w:rsidR="007224D0">
              <w:rPr>
                <w:noProof/>
                <w:webHidden/>
              </w:rPr>
              <w:tab/>
            </w:r>
            <w:r w:rsidR="007224D0">
              <w:rPr>
                <w:noProof/>
                <w:webHidden/>
              </w:rPr>
              <w:fldChar w:fldCharType="begin"/>
            </w:r>
            <w:r w:rsidR="007224D0">
              <w:rPr>
                <w:noProof/>
                <w:webHidden/>
              </w:rPr>
              <w:instrText xml:space="preserve"> PAGEREF _Toc165126199 \h </w:instrText>
            </w:r>
            <w:r w:rsidR="007224D0">
              <w:rPr>
                <w:noProof/>
                <w:webHidden/>
              </w:rPr>
            </w:r>
            <w:r w:rsidR="007224D0">
              <w:rPr>
                <w:noProof/>
                <w:webHidden/>
              </w:rPr>
              <w:fldChar w:fldCharType="separate"/>
            </w:r>
            <w:r w:rsidR="00AB32F0">
              <w:rPr>
                <w:noProof/>
                <w:webHidden/>
              </w:rPr>
              <w:t>66</w:t>
            </w:r>
            <w:r w:rsidR="007224D0">
              <w:rPr>
                <w:noProof/>
                <w:webHidden/>
              </w:rPr>
              <w:fldChar w:fldCharType="end"/>
            </w:r>
          </w:hyperlink>
        </w:p>
        <w:p w14:paraId="138B5D13" w14:textId="1F294885" w:rsidR="007224D0" w:rsidRDefault="00DA24DE">
          <w:pPr>
            <w:pStyle w:val="TDC3"/>
            <w:tabs>
              <w:tab w:val="left" w:pos="1320"/>
              <w:tab w:val="right" w:leader="dot" w:pos="8494"/>
            </w:tabs>
            <w:rPr>
              <w:rFonts w:eastAsiaTheme="minorEastAsia" w:cstheme="minorBidi"/>
              <w:i w:val="0"/>
              <w:iCs w:val="0"/>
              <w:noProof/>
              <w:sz w:val="24"/>
              <w:szCs w:val="24"/>
              <w:lang w:eastAsia="es-ES"/>
            </w:rPr>
          </w:pPr>
          <w:hyperlink w:anchor="_Toc165126200" w:history="1">
            <w:r w:rsidR="007224D0" w:rsidRPr="00861C41">
              <w:rPr>
                <w:rStyle w:val="Hipervnculo"/>
                <w:noProof/>
              </w:rPr>
              <w:t>1.15.3</w:t>
            </w:r>
            <w:r w:rsidR="007224D0">
              <w:rPr>
                <w:rFonts w:eastAsiaTheme="minorEastAsia" w:cstheme="minorBidi"/>
                <w:i w:val="0"/>
                <w:iCs w:val="0"/>
                <w:noProof/>
                <w:sz w:val="24"/>
                <w:szCs w:val="24"/>
                <w:lang w:eastAsia="es-ES"/>
              </w:rPr>
              <w:tab/>
            </w:r>
            <w:r w:rsidR="007224D0" w:rsidRPr="00861C41">
              <w:rPr>
                <w:rStyle w:val="Hipervnculo"/>
                <w:noProof/>
              </w:rPr>
              <w:t>Precedencias y estimación de esfuerzos</w:t>
            </w:r>
            <w:r w:rsidR="007224D0">
              <w:rPr>
                <w:noProof/>
                <w:webHidden/>
              </w:rPr>
              <w:tab/>
            </w:r>
            <w:r w:rsidR="007224D0">
              <w:rPr>
                <w:noProof/>
                <w:webHidden/>
              </w:rPr>
              <w:fldChar w:fldCharType="begin"/>
            </w:r>
            <w:r w:rsidR="007224D0">
              <w:rPr>
                <w:noProof/>
                <w:webHidden/>
              </w:rPr>
              <w:instrText xml:space="preserve"> PAGEREF _Toc165126200 \h </w:instrText>
            </w:r>
            <w:r w:rsidR="007224D0">
              <w:rPr>
                <w:noProof/>
                <w:webHidden/>
              </w:rPr>
            </w:r>
            <w:r w:rsidR="007224D0">
              <w:rPr>
                <w:noProof/>
                <w:webHidden/>
              </w:rPr>
              <w:fldChar w:fldCharType="separate"/>
            </w:r>
            <w:r w:rsidR="00AB32F0">
              <w:rPr>
                <w:noProof/>
                <w:webHidden/>
              </w:rPr>
              <w:t>71</w:t>
            </w:r>
            <w:r w:rsidR="007224D0">
              <w:rPr>
                <w:noProof/>
                <w:webHidden/>
              </w:rPr>
              <w:fldChar w:fldCharType="end"/>
            </w:r>
          </w:hyperlink>
        </w:p>
        <w:p w14:paraId="647E5DC5" w14:textId="790710B2" w:rsidR="007224D0" w:rsidRDefault="00DA24DE">
          <w:pPr>
            <w:pStyle w:val="TDC2"/>
            <w:tabs>
              <w:tab w:val="left" w:pos="880"/>
              <w:tab w:val="right" w:leader="dot" w:pos="8494"/>
            </w:tabs>
            <w:rPr>
              <w:rFonts w:eastAsiaTheme="minorEastAsia" w:cstheme="minorBidi"/>
              <w:smallCaps w:val="0"/>
              <w:noProof/>
              <w:sz w:val="24"/>
              <w:szCs w:val="24"/>
              <w:lang w:eastAsia="es-ES"/>
            </w:rPr>
          </w:pPr>
          <w:hyperlink w:anchor="_Toc165126201" w:history="1">
            <w:r w:rsidR="007224D0" w:rsidRPr="00861C41">
              <w:rPr>
                <w:rStyle w:val="Hipervnculo"/>
                <w:noProof/>
              </w:rPr>
              <w:t>1.16</w:t>
            </w:r>
            <w:r w:rsidR="007224D0">
              <w:rPr>
                <w:rFonts w:eastAsiaTheme="minorEastAsia" w:cstheme="minorBidi"/>
                <w:smallCaps w:val="0"/>
                <w:noProof/>
                <w:sz w:val="24"/>
                <w:szCs w:val="24"/>
                <w:lang w:eastAsia="es-ES"/>
              </w:rPr>
              <w:tab/>
            </w:r>
            <w:r w:rsidR="007224D0" w:rsidRPr="00861C41">
              <w:rPr>
                <w:rStyle w:val="Hipervnculo"/>
                <w:noProof/>
              </w:rPr>
              <w:t>Resumen del Presupuesto</w:t>
            </w:r>
            <w:r w:rsidR="007224D0">
              <w:rPr>
                <w:noProof/>
                <w:webHidden/>
              </w:rPr>
              <w:tab/>
            </w:r>
            <w:r w:rsidR="007224D0">
              <w:rPr>
                <w:noProof/>
                <w:webHidden/>
              </w:rPr>
              <w:fldChar w:fldCharType="begin"/>
            </w:r>
            <w:r w:rsidR="007224D0">
              <w:rPr>
                <w:noProof/>
                <w:webHidden/>
              </w:rPr>
              <w:instrText xml:space="preserve"> PAGEREF _Toc165126201 \h </w:instrText>
            </w:r>
            <w:r w:rsidR="007224D0">
              <w:rPr>
                <w:noProof/>
                <w:webHidden/>
              </w:rPr>
            </w:r>
            <w:r w:rsidR="007224D0">
              <w:rPr>
                <w:noProof/>
                <w:webHidden/>
              </w:rPr>
              <w:fldChar w:fldCharType="separate"/>
            </w:r>
            <w:r w:rsidR="00AB32F0">
              <w:rPr>
                <w:noProof/>
                <w:webHidden/>
              </w:rPr>
              <w:t>80</w:t>
            </w:r>
            <w:r w:rsidR="007224D0">
              <w:rPr>
                <w:noProof/>
                <w:webHidden/>
              </w:rPr>
              <w:fldChar w:fldCharType="end"/>
            </w:r>
          </w:hyperlink>
        </w:p>
        <w:p w14:paraId="5EE02D6D" w14:textId="0B0AB07F" w:rsidR="007224D0" w:rsidRDefault="00DA24DE">
          <w:pPr>
            <w:pStyle w:val="TDC2"/>
            <w:tabs>
              <w:tab w:val="left" w:pos="880"/>
              <w:tab w:val="right" w:leader="dot" w:pos="8494"/>
            </w:tabs>
            <w:rPr>
              <w:rFonts w:eastAsiaTheme="minorEastAsia" w:cstheme="minorBidi"/>
              <w:smallCaps w:val="0"/>
              <w:noProof/>
              <w:sz w:val="24"/>
              <w:szCs w:val="24"/>
              <w:lang w:eastAsia="es-ES"/>
            </w:rPr>
          </w:pPr>
          <w:hyperlink w:anchor="_Toc165126202" w:history="1">
            <w:r w:rsidR="007224D0" w:rsidRPr="00861C41">
              <w:rPr>
                <w:rStyle w:val="Hipervnculo"/>
                <w:noProof/>
              </w:rPr>
              <w:t>1.17</w:t>
            </w:r>
            <w:r w:rsidR="007224D0">
              <w:rPr>
                <w:rFonts w:eastAsiaTheme="minorEastAsia" w:cstheme="minorBidi"/>
                <w:smallCaps w:val="0"/>
                <w:noProof/>
                <w:sz w:val="24"/>
                <w:szCs w:val="24"/>
                <w:lang w:eastAsia="es-ES"/>
              </w:rPr>
              <w:tab/>
            </w:r>
            <w:r w:rsidR="007224D0" w:rsidRPr="00861C41">
              <w:rPr>
                <w:rStyle w:val="Hipervnculo"/>
                <w:noProof/>
              </w:rPr>
              <w:t>Orden de prioridad de los documentos básicos del proyecto.</w:t>
            </w:r>
            <w:r w:rsidR="007224D0">
              <w:rPr>
                <w:noProof/>
                <w:webHidden/>
              </w:rPr>
              <w:tab/>
            </w:r>
            <w:r w:rsidR="007224D0">
              <w:rPr>
                <w:noProof/>
                <w:webHidden/>
              </w:rPr>
              <w:fldChar w:fldCharType="begin"/>
            </w:r>
            <w:r w:rsidR="007224D0">
              <w:rPr>
                <w:noProof/>
                <w:webHidden/>
              </w:rPr>
              <w:instrText xml:space="preserve"> PAGEREF _Toc165126202 \h </w:instrText>
            </w:r>
            <w:r w:rsidR="007224D0">
              <w:rPr>
                <w:noProof/>
                <w:webHidden/>
              </w:rPr>
            </w:r>
            <w:r w:rsidR="007224D0">
              <w:rPr>
                <w:noProof/>
                <w:webHidden/>
              </w:rPr>
              <w:fldChar w:fldCharType="separate"/>
            </w:r>
            <w:r w:rsidR="00AB32F0">
              <w:rPr>
                <w:noProof/>
                <w:webHidden/>
              </w:rPr>
              <w:t>81</w:t>
            </w:r>
            <w:r w:rsidR="007224D0">
              <w:rPr>
                <w:noProof/>
                <w:webHidden/>
              </w:rPr>
              <w:fldChar w:fldCharType="end"/>
            </w:r>
          </w:hyperlink>
        </w:p>
        <w:p w14:paraId="593B86C9" w14:textId="0D2B7BE8" w:rsidR="007224D0" w:rsidRDefault="00DA24DE">
          <w:pPr>
            <w:pStyle w:val="TDC1"/>
            <w:tabs>
              <w:tab w:val="left" w:pos="440"/>
              <w:tab w:val="right" w:leader="dot" w:pos="8494"/>
            </w:tabs>
            <w:rPr>
              <w:rFonts w:eastAsiaTheme="minorEastAsia" w:cstheme="minorBidi"/>
              <w:b w:val="0"/>
              <w:bCs w:val="0"/>
              <w:caps w:val="0"/>
              <w:noProof/>
              <w:sz w:val="24"/>
              <w:szCs w:val="24"/>
              <w:lang w:eastAsia="es-ES"/>
            </w:rPr>
          </w:pPr>
          <w:hyperlink w:anchor="_Toc165126203" w:history="1">
            <w:r w:rsidR="007224D0" w:rsidRPr="00861C41">
              <w:rPr>
                <w:rStyle w:val="Hipervnculo"/>
                <w:noProof/>
              </w:rPr>
              <w:t>2</w:t>
            </w:r>
            <w:r w:rsidR="007224D0">
              <w:rPr>
                <w:rFonts w:eastAsiaTheme="minorEastAsia" w:cstheme="minorBidi"/>
                <w:b w:val="0"/>
                <w:bCs w:val="0"/>
                <w:caps w:val="0"/>
                <w:noProof/>
                <w:sz w:val="24"/>
                <w:szCs w:val="24"/>
                <w:lang w:eastAsia="es-ES"/>
              </w:rPr>
              <w:tab/>
            </w:r>
            <w:r w:rsidR="007224D0" w:rsidRPr="00861C41">
              <w:rPr>
                <w:rStyle w:val="Hipervnculo"/>
                <w:noProof/>
              </w:rPr>
              <w:t>Anexos</w:t>
            </w:r>
            <w:r w:rsidR="007224D0">
              <w:rPr>
                <w:noProof/>
                <w:webHidden/>
              </w:rPr>
              <w:tab/>
            </w:r>
            <w:r w:rsidR="007224D0">
              <w:rPr>
                <w:noProof/>
                <w:webHidden/>
              </w:rPr>
              <w:fldChar w:fldCharType="begin"/>
            </w:r>
            <w:r w:rsidR="007224D0">
              <w:rPr>
                <w:noProof/>
                <w:webHidden/>
              </w:rPr>
              <w:instrText xml:space="preserve"> PAGEREF _Toc165126203 \h </w:instrText>
            </w:r>
            <w:r w:rsidR="007224D0">
              <w:rPr>
                <w:noProof/>
                <w:webHidden/>
              </w:rPr>
            </w:r>
            <w:r w:rsidR="007224D0">
              <w:rPr>
                <w:noProof/>
                <w:webHidden/>
              </w:rPr>
              <w:fldChar w:fldCharType="separate"/>
            </w:r>
            <w:r w:rsidR="00AB32F0">
              <w:rPr>
                <w:noProof/>
                <w:webHidden/>
              </w:rPr>
              <w:t>82</w:t>
            </w:r>
            <w:r w:rsidR="007224D0">
              <w:rPr>
                <w:noProof/>
                <w:webHidden/>
              </w:rPr>
              <w:fldChar w:fldCharType="end"/>
            </w:r>
          </w:hyperlink>
        </w:p>
        <w:p w14:paraId="5BAEC534" w14:textId="3C669943" w:rsidR="007224D0" w:rsidRDefault="00DA24DE">
          <w:pPr>
            <w:pStyle w:val="TDC2"/>
            <w:tabs>
              <w:tab w:val="left" w:pos="880"/>
              <w:tab w:val="right" w:leader="dot" w:pos="8494"/>
            </w:tabs>
            <w:rPr>
              <w:rFonts w:eastAsiaTheme="minorEastAsia" w:cstheme="minorBidi"/>
              <w:smallCaps w:val="0"/>
              <w:noProof/>
              <w:sz w:val="24"/>
              <w:szCs w:val="24"/>
              <w:lang w:eastAsia="es-ES"/>
            </w:rPr>
          </w:pPr>
          <w:hyperlink w:anchor="_Toc165126204" w:history="1">
            <w:r w:rsidR="007224D0" w:rsidRPr="00861C41">
              <w:rPr>
                <w:rStyle w:val="Hipervnculo"/>
                <w:noProof/>
              </w:rPr>
              <w:t>2.1</w:t>
            </w:r>
            <w:r w:rsidR="007224D0">
              <w:rPr>
                <w:rFonts w:eastAsiaTheme="minorEastAsia" w:cstheme="minorBidi"/>
                <w:smallCaps w:val="0"/>
                <w:noProof/>
                <w:sz w:val="24"/>
                <w:szCs w:val="24"/>
                <w:lang w:eastAsia="es-ES"/>
              </w:rPr>
              <w:tab/>
            </w:r>
            <w:r w:rsidR="007224D0" w:rsidRPr="00861C41">
              <w:rPr>
                <w:rStyle w:val="Hipervnculo"/>
                <w:noProof/>
              </w:rPr>
              <w:t>Documentación de entrada</w:t>
            </w:r>
            <w:r w:rsidR="007224D0">
              <w:rPr>
                <w:noProof/>
                <w:webHidden/>
              </w:rPr>
              <w:tab/>
            </w:r>
            <w:r w:rsidR="007224D0">
              <w:rPr>
                <w:noProof/>
                <w:webHidden/>
              </w:rPr>
              <w:fldChar w:fldCharType="begin"/>
            </w:r>
            <w:r w:rsidR="007224D0">
              <w:rPr>
                <w:noProof/>
                <w:webHidden/>
              </w:rPr>
              <w:instrText xml:space="preserve"> PAGEREF _Toc165126204 \h </w:instrText>
            </w:r>
            <w:r w:rsidR="007224D0">
              <w:rPr>
                <w:noProof/>
                <w:webHidden/>
              </w:rPr>
            </w:r>
            <w:r w:rsidR="007224D0">
              <w:rPr>
                <w:noProof/>
                <w:webHidden/>
              </w:rPr>
              <w:fldChar w:fldCharType="separate"/>
            </w:r>
            <w:r w:rsidR="00AB32F0">
              <w:rPr>
                <w:noProof/>
                <w:webHidden/>
              </w:rPr>
              <w:t>82</w:t>
            </w:r>
            <w:r w:rsidR="007224D0">
              <w:rPr>
                <w:noProof/>
                <w:webHidden/>
              </w:rPr>
              <w:fldChar w:fldCharType="end"/>
            </w:r>
          </w:hyperlink>
        </w:p>
        <w:p w14:paraId="5AD04337" w14:textId="2A27523D" w:rsidR="007224D0" w:rsidRDefault="00DA24DE">
          <w:pPr>
            <w:pStyle w:val="TDC3"/>
            <w:tabs>
              <w:tab w:val="left" w:pos="1320"/>
              <w:tab w:val="right" w:leader="dot" w:pos="8494"/>
            </w:tabs>
            <w:rPr>
              <w:rFonts w:eastAsiaTheme="minorEastAsia" w:cstheme="minorBidi"/>
              <w:i w:val="0"/>
              <w:iCs w:val="0"/>
              <w:noProof/>
              <w:sz w:val="24"/>
              <w:szCs w:val="24"/>
              <w:lang w:eastAsia="es-ES"/>
            </w:rPr>
          </w:pPr>
          <w:hyperlink w:anchor="_Toc165126205" w:history="1">
            <w:r w:rsidR="007224D0" w:rsidRPr="00861C41">
              <w:rPr>
                <w:rStyle w:val="Hipervnculo"/>
                <w:noProof/>
              </w:rPr>
              <w:t>2.1.1</w:t>
            </w:r>
            <w:r w:rsidR="007224D0">
              <w:rPr>
                <w:rFonts w:eastAsiaTheme="minorEastAsia" w:cstheme="minorBidi"/>
                <w:i w:val="0"/>
                <w:iCs w:val="0"/>
                <w:noProof/>
                <w:sz w:val="24"/>
                <w:szCs w:val="24"/>
                <w:lang w:eastAsia="es-ES"/>
              </w:rPr>
              <w:tab/>
            </w:r>
            <w:r w:rsidR="007224D0" w:rsidRPr="00861C41">
              <w:rPr>
                <w:rStyle w:val="Hipervnculo"/>
                <w:noProof/>
              </w:rPr>
              <w:t>Introducción</w:t>
            </w:r>
            <w:r w:rsidR="007224D0">
              <w:rPr>
                <w:noProof/>
                <w:webHidden/>
              </w:rPr>
              <w:tab/>
            </w:r>
            <w:r w:rsidR="007224D0">
              <w:rPr>
                <w:noProof/>
                <w:webHidden/>
              </w:rPr>
              <w:fldChar w:fldCharType="begin"/>
            </w:r>
            <w:r w:rsidR="007224D0">
              <w:rPr>
                <w:noProof/>
                <w:webHidden/>
              </w:rPr>
              <w:instrText xml:space="preserve"> PAGEREF _Toc165126205 \h </w:instrText>
            </w:r>
            <w:r w:rsidR="007224D0">
              <w:rPr>
                <w:noProof/>
                <w:webHidden/>
              </w:rPr>
            </w:r>
            <w:r w:rsidR="007224D0">
              <w:rPr>
                <w:noProof/>
                <w:webHidden/>
              </w:rPr>
              <w:fldChar w:fldCharType="separate"/>
            </w:r>
            <w:r w:rsidR="00AB32F0">
              <w:rPr>
                <w:noProof/>
                <w:webHidden/>
              </w:rPr>
              <w:t>82</w:t>
            </w:r>
            <w:r w:rsidR="007224D0">
              <w:rPr>
                <w:noProof/>
                <w:webHidden/>
              </w:rPr>
              <w:fldChar w:fldCharType="end"/>
            </w:r>
          </w:hyperlink>
        </w:p>
        <w:p w14:paraId="02AF8155" w14:textId="0252EEC2" w:rsidR="007224D0" w:rsidRDefault="00DA24DE">
          <w:pPr>
            <w:pStyle w:val="TDC3"/>
            <w:tabs>
              <w:tab w:val="left" w:pos="1320"/>
              <w:tab w:val="right" w:leader="dot" w:pos="8494"/>
            </w:tabs>
            <w:rPr>
              <w:rFonts w:eastAsiaTheme="minorEastAsia" w:cstheme="minorBidi"/>
              <w:i w:val="0"/>
              <w:iCs w:val="0"/>
              <w:noProof/>
              <w:sz w:val="24"/>
              <w:szCs w:val="24"/>
              <w:lang w:eastAsia="es-ES"/>
            </w:rPr>
          </w:pPr>
          <w:hyperlink w:anchor="_Toc165126206" w:history="1">
            <w:r w:rsidR="007224D0" w:rsidRPr="00861C41">
              <w:rPr>
                <w:rStyle w:val="Hipervnculo"/>
                <w:noProof/>
              </w:rPr>
              <w:t>2.1.2</w:t>
            </w:r>
            <w:r w:rsidR="007224D0">
              <w:rPr>
                <w:rFonts w:eastAsiaTheme="minorEastAsia" w:cstheme="minorBidi"/>
                <w:i w:val="0"/>
                <w:iCs w:val="0"/>
                <w:noProof/>
                <w:sz w:val="24"/>
                <w:szCs w:val="24"/>
                <w:lang w:eastAsia="es-ES"/>
              </w:rPr>
              <w:tab/>
            </w:r>
            <w:r w:rsidR="007224D0" w:rsidRPr="00861C41">
              <w:rPr>
                <w:rStyle w:val="Hipervnculo"/>
                <w:noProof/>
              </w:rPr>
              <w:t>Objetivo</w:t>
            </w:r>
            <w:r w:rsidR="007224D0">
              <w:rPr>
                <w:noProof/>
                <w:webHidden/>
              </w:rPr>
              <w:tab/>
            </w:r>
            <w:r w:rsidR="007224D0">
              <w:rPr>
                <w:noProof/>
                <w:webHidden/>
              </w:rPr>
              <w:fldChar w:fldCharType="begin"/>
            </w:r>
            <w:r w:rsidR="007224D0">
              <w:rPr>
                <w:noProof/>
                <w:webHidden/>
              </w:rPr>
              <w:instrText xml:space="preserve"> PAGEREF _Toc165126206 \h </w:instrText>
            </w:r>
            <w:r w:rsidR="007224D0">
              <w:rPr>
                <w:noProof/>
                <w:webHidden/>
              </w:rPr>
            </w:r>
            <w:r w:rsidR="007224D0">
              <w:rPr>
                <w:noProof/>
                <w:webHidden/>
              </w:rPr>
              <w:fldChar w:fldCharType="separate"/>
            </w:r>
            <w:r w:rsidR="00AB32F0">
              <w:rPr>
                <w:noProof/>
                <w:webHidden/>
              </w:rPr>
              <w:t>83</w:t>
            </w:r>
            <w:r w:rsidR="007224D0">
              <w:rPr>
                <w:noProof/>
                <w:webHidden/>
              </w:rPr>
              <w:fldChar w:fldCharType="end"/>
            </w:r>
          </w:hyperlink>
        </w:p>
        <w:p w14:paraId="22014005" w14:textId="488C128D" w:rsidR="007224D0" w:rsidRDefault="00DA24DE">
          <w:pPr>
            <w:pStyle w:val="TDC3"/>
            <w:tabs>
              <w:tab w:val="left" w:pos="1320"/>
              <w:tab w:val="right" w:leader="dot" w:pos="8494"/>
            </w:tabs>
            <w:rPr>
              <w:rFonts w:eastAsiaTheme="minorEastAsia" w:cstheme="minorBidi"/>
              <w:i w:val="0"/>
              <w:iCs w:val="0"/>
              <w:noProof/>
              <w:sz w:val="24"/>
              <w:szCs w:val="24"/>
              <w:lang w:eastAsia="es-ES"/>
            </w:rPr>
          </w:pPr>
          <w:hyperlink w:anchor="_Toc165126207" w:history="1">
            <w:r w:rsidR="007224D0" w:rsidRPr="00861C41">
              <w:rPr>
                <w:rStyle w:val="Hipervnculo"/>
                <w:noProof/>
              </w:rPr>
              <w:t>2.1.3</w:t>
            </w:r>
            <w:r w:rsidR="007224D0">
              <w:rPr>
                <w:rFonts w:eastAsiaTheme="minorEastAsia" w:cstheme="minorBidi"/>
                <w:i w:val="0"/>
                <w:iCs w:val="0"/>
                <w:noProof/>
                <w:sz w:val="24"/>
                <w:szCs w:val="24"/>
                <w:lang w:eastAsia="es-ES"/>
              </w:rPr>
              <w:tab/>
            </w:r>
            <w:r w:rsidR="007224D0" w:rsidRPr="00861C41">
              <w:rPr>
                <w:rStyle w:val="Hipervnculo"/>
                <w:noProof/>
              </w:rPr>
              <w:t>Requisitos</w:t>
            </w:r>
            <w:r w:rsidR="007224D0">
              <w:rPr>
                <w:noProof/>
                <w:webHidden/>
              </w:rPr>
              <w:tab/>
            </w:r>
            <w:r w:rsidR="007224D0">
              <w:rPr>
                <w:noProof/>
                <w:webHidden/>
              </w:rPr>
              <w:fldChar w:fldCharType="begin"/>
            </w:r>
            <w:r w:rsidR="007224D0">
              <w:rPr>
                <w:noProof/>
                <w:webHidden/>
              </w:rPr>
              <w:instrText xml:space="preserve"> PAGEREF _Toc165126207 \h </w:instrText>
            </w:r>
            <w:r w:rsidR="007224D0">
              <w:rPr>
                <w:noProof/>
                <w:webHidden/>
              </w:rPr>
            </w:r>
            <w:r w:rsidR="007224D0">
              <w:rPr>
                <w:noProof/>
                <w:webHidden/>
              </w:rPr>
              <w:fldChar w:fldCharType="separate"/>
            </w:r>
            <w:r w:rsidR="00AB32F0">
              <w:rPr>
                <w:noProof/>
                <w:webHidden/>
              </w:rPr>
              <w:t>83</w:t>
            </w:r>
            <w:r w:rsidR="007224D0">
              <w:rPr>
                <w:noProof/>
                <w:webHidden/>
              </w:rPr>
              <w:fldChar w:fldCharType="end"/>
            </w:r>
          </w:hyperlink>
        </w:p>
        <w:p w14:paraId="2501C4C1" w14:textId="500CFB8D" w:rsidR="007224D0" w:rsidRDefault="00DA24DE">
          <w:pPr>
            <w:pStyle w:val="TDC3"/>
            <w:tabs>
              <w:tab w:val="left" w:pos="1320"/>
              <w:tab w:val="right" w:leader="dot" w:pos="8494"/>
            </w:tabs>
            <w:rPr>
              <w:rFonts w:eastAsiaTheme="minorEastAsia" w:cstheme="minorBidi"/>
              <w:i w:val="0"/>
              <w:iCs w:val="0"/>
              <w:noProof/>
              <w:sz w:val="24"/>
              <w:szCs w:val="24"/>
              <w:lang w:eastAsia="es-ES"/>
            </w:rPr>
          </w:pPr>
          <w:hyperlink w:anchor="_Toc165126208" w:history="1">
            <w:r w:rsidR="007224D0" w:rsidRPr="00861C41">
              <w:rPr>
                <w:rStyle w:val="Hipervnculo"/>
                <w:noProof/>
              </w:rPr>
              <w:t>2.1.4</w:t>
            </w:r>
            <w:r w:rsidR="007224D0">
              <w:rPr>
                <w:rFonts w:eastAsiaTheme="minorEastAsia" w:cstheme="minorBidi"/>
                <w:i w:val="0"/>
                <w:iCs w:val="0"/>
                <w:noProof/>
                <w:sz w:val="24"/>
                <w:szCs w:val="24"/>
                <w:lang w:eastAsia="es-ES"/>
              </w:rPr>
              <w:tab/>
            </w:r>
            <w:r w:rsidR="007224D0" w:rsidRPr="00861C41">
              <w:rPr>
                <w:rStyle w:val="Hipervnculo"/>
                <w:noProof/>
              </w:rPr>
              <w:t>Contenido de la propuesta</w:t>
            </w:r>
            <w:r w:rsidR="007224D0">
              <w:rPr>
                <w:noProof/>
                <w:webHidden/>
              </w:rPr>
              <w:tab/>
            </w:r>
            <w:r w:rsidR="007224D0">
              <w:rPr>
                <w:noProof/>
                <w:webHidden/>
              </w:rPr>
              <w:fldChar w:fldCharType="begin"/>
            </w:r>
            <w:r w:rsidR="007224D0">
              <w:rPr>
                <w:noProof/>
                <w:webHidden/>
              </w:rPr>
              <w:instrText xml:space="preserve"> PAGEREF _Toc165126208 \h </w:instrText>
            </w:r>
            <w:r w:rsidR="007224D0">
              <w:rPr>
                <w:noProof/>
                <w:webHidden/>
              </w:rPr>
            </w:r>
            <w:r w:rsidR="007224D0">
              <w:rPr>
                <w:noProof/>
                <w:webHidden/>
              </w:rPr>
              <w:fldChar w:fldCharType="separate"/>
            </w:r>
            <w:r w:rsidR="00AB32F0">
              <w:rPr>
                <w:noProof/>
                <w:webHidden/>
              </w:rPr>
              <w:t>83</w:t>
            </w:r>
            <w:r w:rsidR="007224D0">
              <w:rPr>
                <w:noProof/>
                <w:webHidden/>
              </w:rPr>
              <w:fldChar w:fldCharType="end"/>
            </w:r>
          </w:hyperlink>
        </w:p>
        <w:p w14:paraId="4FE5EECA" w14:textId="3793A931" w:rsidR="007224D0" w:rsidRDefault="00DA24DE">
          <w:pPr>
            <w:pStyle w:val="TDC2"/>
            <w:tabs>
              <w:tab w:val="left" w:pos="880"/>
              <w:tab w:val="right" w:leader="dot" w:pos="8494"/>
            </w:tabs>
            <w:rPr>
              <w:rFonts w:eastAsiaTheme="minorEastAsia" w:cstheme="minorBidi"/>
              <w:smallCaps w:val="0"/>
              <w:noProof/>
              <w:sz w:val="24"/>
              <w:szCs w:val="24"/>
              <w:lang w:eastAsia="es-ES"/>
            </w:rPr>
          </w:pPr>
          <w:hyperlink w:anchor="_Toc165126209" w:history="1">
            <w:r w:rsidR="007224D0" w:rsidRPr="00861C41">
              <w:rPr>
                <w:rStyle w:val="Hipervnculo"/>
                <w:noProof/>
              </w:rPr>
              <w:t>2.2</w:t>
            </w:r>
            <w:r w:rsidR="007224D0">
              <w:rPr>
                <w:rFonts w:eastAsiaTheme="minorEastAsia" w:cstheme="minorBidi"/>
                <w:smallCaps w:val="0"/>
                <w:noProof/>
                <w:sz w:val="24"/>
                <w:szCs w:val="24"/>
                <w:lang w:eastAsia="es-ES"/>
              </w:rPr>
              <w:tab/>
            </w:r>
            <w:r w:rsidR="007224D0" w:rsidRPr="00861C41">
              <w:rPr>
                <w:rStyle w:val="Hipervnculo"/>
                <w:noProof/>
              </w:rPr>
              <w:t>Análisis y Diseño del sistema</w:t>
            </w:r>
            <w:r w:rsidR="007224D0">
              <w:rPr>
                <w:noProof/>
                <w:webHidden/>
              </w:rPr>
              <w:tab/>
            </w:r>
            <w:r w:rsidR="007224D0">
              <w:rPr>
                <w:noProof/>
                <w:webHidden/>
              </w:rPr>
              <w:fldChar w:fldCharType="begin"/>
            </w:r>
            <w:r w:rsidR="007224D0">
              <w:rPr>
                <w:noProof/>
                <w:webHidden/>
              </w:rPr>
              <w:instrText xml:space="preserve"> PAGEREF _Toc165126209 \h </w:instrText>
            </w:r>
            <w:r w:rsidR="007224D0">
              <w:rPr>
                <w:noProof/>
                <w:webHidden/>
              </w:rPr>
            </w:r>
            <w:r w:rsidR="007224D0">
              <w:rPr>
                <w:noProof/>
                <w:webHidden/>
              </w:rPr>
              <w:fldChar w:fldCharType="separate"/>
            </w:r>
            <w:r w:rsidR="00AB32F0">
              <w:rPr>
                <w:noProof/>
                <w:webHidden/>
              </w:rPr>
              <w:t>84</w:t>
            </w:r>
            <w:r w:rsidR="007224D0">
              <w:rPr>
                <w:noProof/>
                <w:webHidden/>
              </w:rPr>
              <w:fldChar w:fldCharType="end"/>
            </w:r>
          </w:hyperlink>
        </w:p>
        <w:p w14:paraId="43068A95" w14:textId="2B510776" w:rsidR="007224D0" w:rsidRDefault="00DA24DE">
          <w:pPr>
            <w:pStyle w:val="TDC3"/>
            <w:tabs>
              <w:tab w:val="left" w:pos="1320"/>
              <w:tab w:val="right" w:leader="dot" w:pos="8494"/>
            </w:tabs>
            <w:rPr>
              <w:rFonts w:eastAsiaTheme="minorEastAsia" w:cstheme="minorBidi"/>
              <w:i w:val="0"/>
              <w:iCs w:val="0"/>
              <w:noProof/>
              <w:sz w:val="24"/>
              <w:szCs w:val="24"/>
              <w:lang w:eastAsia="es-ES"/>
            </w:rPr>
          </w:pPr>
          <w:hyperlink w:anchor="_Toc165126210" w:history="1">
            <w:r w:rsidR="007224D0" w:rsidRPr="00861C41">
              <w:rPr>
                <w:rStyle w:val="Hipervnculo"/>
                <w:noProof/>
              </w:rPr>
              <w:t>2.2.1</w:t>
            </w:r>
            <w:r w:rsidR="007224D0">
              <w:rPr>
                <w:rFonts w:eastAsiaTheme="minorEastAsia" w:cstheme="minorBidi"/>
                <w:i w:val="0"/>
                <w:iCs w:val="0"/>
                <w:noProof/>
                <w:sz w:val="24"/>
                <w:szCs w:val="24"/>
                <w:lang w:eastAsia="es-ES"/>
              </w:rPr>
              <w:tab/>
            </w:r>
            <w:r w:rsidR="007224D0" w:rsidRPr="00861C41">
              <w:rPr>
                <w:rStyle w:val="Hipervnculo"/>
                <w:noProof/>
              </w:rPr>
              <w:t>Análisis del sistema</w:t>
            </w:r>
            <w:r w:rsidR="007224D0">
              <w:rPr>
                <w:noProof/>
                <w:webHidden/>
              </w:rPr>
              <w:tab/>
            </w:r>
            <w:r w:rsidR="007224D0">
              <w:rPr>
                <w:noProof/>
                <w:webHidden/>
              </w:rPr>
              <w:fldChar w:fldCharType="begin"/>
            </w:r>
            <w:r w:rsidR="007224D0">
              <w:rPr>
                <w:noProof/>
                <w:webHidden/>
              </w:rPr>
              <w:instrText xml:space="preserve"> PAGEREF _Toc165126210 \h </w:instrText>
            </w:r>
            <w:r w:rsidR="007224D0">
              <w:rPr>
                <w:noProof/>
                <w:webHidden/>
              </w:rPr>
            </w:r>
            <w:r w:rsidR="007224D0">
              <w:rPr>
                <w:noProof/>
                <w:webHidden/>
              </w:rPr>
              <w:fldChar w:fldCharType="separate"/>
            </w:r>
            <w:r w:rsidR="00AB32F0">
              <w:rPr>
                <w:noProof/>
                <w:webHidden/>
              </w:rPr>
              <w:t>84</w:t>
            </w:r>
            <w:r w:rsidR="007224D0">
              <w:rPr>
                <w:noProof/>
                <w:webHidden/>
              </w:rPr>
              <w:fldChar w:fldCharType="end"/>
            </w:r>
          </w:hyperlink>
        </w:p>
        <w:p w14:paraId="6CFF4FBE" w14:textId="0B9A9408" w:rsidR="007224D0" w:rsidRDefault="00DA24DE">
          <w:pPr>
            <w:pStyle w:val="TDC3"/>
            <w:tabs>
              <w:tab w:val="left" w:pos="1320"/>
              <w:tab w:val="right" w:leader="dot" w:pos="8494"/>
            </w:tabs>
            <w:rPr>
              <w:rFonts w:eastAsiaTheme="minorEastAsia" w:cstheme="minorBidi"/>
              <w:i w:val="0"/>
              <w:iCs w:val="0"/>
              <w:noProof/>
              <w:sz w:val="24"/>
              <w:szCs w:val="24"/>
              <w:lang w:eastAsia="es-ES"/>
            </w:rPr>
          </w:pPr>
          <w:hyperlink w:anchor="_Toc165126211" w:history="1">
            <w:r w:rsidR="007224D0" w:rsidRPr="00861C41">
              <w:rPr>
                <w:rStyle w:val="Hipervnculo"/>
                <w:noProof/>
              </w:rPr>
              <w:t>2.2.2</w:t>
            </w:r>
            <w:r w:rsidR="007224D0">
              <w:rPr>
                <w:rFonts w:eastAsiaTheme="minorEastAsia" w:cstheme="minorBidi"/>
                <w:i w:val="0"/>
                <w:iCs w:val="0"/>
                <w:noProof/>
                <w:sz w:val="24"/>
                <w:szCs w:val="24"/>
                <w:lang w:eastAsia="es-ES"/>
              </w:rPr>
              <w:tab/>
            </w:r>
            <w:r w:rsidR="007224D0" w:rsidRPr="00861C41">
              <w:rPr>
                <w:rStyle w:val="Hipervnculo"/>
                <w:noProof/>
              </w:rPr>
              <w:t>Diseño del sistema</w:t>
            </w:r>
            <w:r w:rsidR="007224D0">
              <w:rPr>
                <w:noProof/>
                <w:webHidden/>
              </w:rPr>
              <w:tab/>
            </w:r>
            <w:r w:rsidR="007224D0">
              <w:rPr>
                <w:noProof/>
                <w:webHidden/>
              </w:rPr>
              <w:fldChar w:fldCharType="begin"/>
            </w:r>
            <w:r w:rsidR="007224D0">
              <w:rPr>
                <w:noProof/>
                <w:webHidden/>
              </w:rPr>
              <w:instrText xml:space="preserve"> PAGEREF _Toc165126211 \h </w:instrText>
            </w:r>
            <w:r w:rsidR="007224D0">
              <w:rPr>
                <w:noProof/>
                <w:webHidden/>
              </w:rPr>
            </w:r>
            <w:r w:rsidR="007224D0">
              <w:rPr>
                <w:noProof/>
                <w:webHidden/>
              </w:rPr>
              <w:fldChar w:fldCharType="separate"/>
            </w:r>
            <w:r w:rsidR="00AB32F0">
              <w:rPr>
                <w:noProof/>
                <w:webHidden/>
              </w:rPr>
              <w:t>88</w:t>
            </w:r>
            <w:r w:rsidR="007224D0">
              <w:rPr>
                <w:noProof/>
                <w:webHidden/>
              </w:rPr>
              <w:fldChar w:fldCharType="end"/>
            </w:r>
          </w:hyperlink>
        </w:p>
        <w:p w14:paraId="19A30F28" w14:textId="28DCAD08" w:rsidR="007224D0" w:rsidRDefault="00DA24DE">
          <w:pPr>
            <w:pStyle w:val="TDC3"/>
            <w:tabs>
              <w:tab w:val="left" w:pos="1320"/>
              <w:tab w:val="right" w:leader="dot" w:pos="8494"/>
            </w:tabs>
            <w:rPr>
              <w:rFonts w:eastAsiaTheme="minorEastAsia" w:cstheme="minorBidi"/>
              <w:i w:val="0"/>
              <w:iCs w:val="0"/>
              <w:noProof/>
              <w:sz w:val="24"/>
              <w:szCs w:val="24"/>
              <w:lang w:eastAsia="es-ES"/>
            </w:rPr>
          </w:pPr>
          <w:hyperlink w:anchor="_Toc165126212" w:history="1">
            <w:r w:rsidR="007224D0" w:rsidRPr="00861C41">
              <w:rPr>
                <w:rStyle w:val="Hipervnculo"/>
                <w:noProof/>
              </w:rPr>
              <w:t>2.2.3</w:t>
            </w:r>
            <w:r w:rsidR="007224D0">
              <w:rPr>
                <w:rFonts w:eastAsiaTheme="minorEastAsia" w:cstheme="minorBidi"/>
                <w:i w:val="0"/>
                <w:iCs w:val="0"/>
                <w:noProof/>
                <w:sz w:val="24"/>
                <w:szCs w:val="24"/>
                <w:lang w:eastAsia="es-ES"/>
              </w:rPr>
              <w:tab/>
            </w:r>
            <w:r w:rsidR="007224D0" w:rsidRPr="00861C41">
              <w:rPr>
                <w:rStyle w:val="Hipervnculo"/>
                <w:noProof/>
              </w:rPr>
              <w:t>Arquitectura del sistema</w:t>
            </w:r>
            <w:r w:rsidR="007224D0">
              <w:rPr>
                <w:noProof/>
                <w:webHidden/>
              </w:rPr>
              <w:tab/>
            </w:r>
            <w:r w:rsidR="007224D0">
              <w:rPr>
                <w:noProof/>
                <w:webHidden/>
              </w:rPr>
              <w:fldChar w:fldCharType="begin"/>
            </w:r>
            <w:r w:rsidR="007224D0">
              <w:rPr>
                <w:noProof/>
                <w:webHidden/>
              </w:rPr>
              <w:instrText xml:space="preserve"> PAGEREF _Toc165126212 \h </w:instrText>
            </w:r>
            <w:r w:rsidR="007224D0">
              <w:rPr>
                <w:noProof/>
                <w:webHidden/>
              </w:rPr>
            </w:r>
            <w:r w:rsidR="007224D0">
              <w:rPr>
                <w:noProof/>
                <w:webHidden/>
              </w:rPr>
              <w:fldChar w:fldCharType="separate"/>
            </w:r>
            <w:r w:rsidR="00AB32F0">
              <w:rPr>
                <w:noProof/>
                <w:webHidden/>
              </w:rPr>
              <w:t>90</w:t>
            </w:r>
            <w:r w:rsidR="007224D0">
              <w:rPr>
                <w:noProof/>
                <w:webHidden/>
              </w:rPr>
              <w:fldChar w:fldCharType="end"/>
            </w:r>
          </w:hyperlink>
        </w:p>
        <w:p w14:paraId="1F8930FF" w14:textId="163A0265" w:rsidR="007224D0" w:rsidRDefault="00DA24DE">
          <w:pPr>
            <w:pStyle w:val="TDC2"/>
            <w:tabs>
              <w:tab w:val="left" w:pos="880"/>
              <w:tab w:val="right" w:leader="dot" w:pos="8494"/>
            </w:tabs>
            <w:rPr>
              <w:rFonts w:eastAsiaTheme="minorEastAsia" w:cstheme="minorBidi"/>
              <w:smallCaps w:val="0"/>
              <w:noProof/>
              <w:sz w:val="24"/>
              <w:szCs w:val="24"/>
              <w:lang w:eastAsia="es-ES"/>
            </w:rPr>
          </w:pPr>
          <w:hyperlink w:anchor="_Toc165126213" w:history="1">
            <w:r w:rsidR="007224D0" w:rsidRPr="00861C41">
              <w:rPr>
                <w:rStyle w:val="Hipervnculo"/>
                <w:noProof/>
              </w:rPr>
              <w:t>2.3</w:t>
            </w:r>
            <w:r w:rsidR="007224D0">
              <w:rPr>
                <w:rFonts w:eastAsiaTheme="minorEastAsia" w:cstheme="minorBidi"/>
                <w:smallCaps w:val="0"/>
                <w:noProof/>
                <w:sz w:val="24"/>
                <w:szCs w:val="24"/>
                <w:lang w:eastAsia="es-ES"/>
              </w:rPr>
              <w:tab/>
            </w:r>
            <w:r w:rsidR="007224D0" w:rsidRPr="00861C41">
              <w:rPr>
                <w:rStyle w:val="Hipervnculo"/>
                <w:noProof/>
              </w:rPr>
              <w:t>Estimación de tamaño y esfuerzos</w:t>
            </w:r>
            <w:r w:rsidR="007224D0">
              <w:rPr>
                <w:noProof/>
                <w:webHidden/>
              </w:rPr>
              <w:tab/>
            </w:r>
            <w:r w:rsidR="007224D0">
              <w:rPr>
                <w:noProof/>
                <w:webHidden/>
              </w:rPr>
              <w:fldChar w:fldCharType="begin"/>
            </w:r>
            <w:r w:rsidR="007224D0">
              <w:rPr>
                <w:noProof/>
                <w:webHidden/>
              </w:rPr>
              <w:instrText xml:space="preserve"> PAGEREF _Toc165126213 \h </w:instrText>
            </w:r>
            <w:r w:rsidR="007224D0">
              <w:rPr>
                <w:noProof/>
                <w:webHidden/>
              </w:rPr>
            </w:r>
            <w:r w:rsidR="007224D0">
              <w:rPr>
                <w:noProof/>
                <w:webHidden/>
              </w:rPr>
              <w:fldChar w:fldCharType="separate"/>
            </w:r>
            <w:r w:rsidR="00AB32F0">
              <w:rPr>
                <w:noProof/>
                <w:webHidden/>
              </w:rPr>
              <w:t>91</w:t>
            </w:r>
            <w:r w:rsidR="007224D0">
              <w:rPr>
                <w:noProof/>
                <w:webHidden/>
              </w:rPr>
              <w:fldChar w:fldCharType="end"/>
            </w:r>
          </w:hyperlink>
        </w:p>
        <w:p w14:paraId="6D297AB4" w14:textId="5A139DA3" w:rsidR="007224D0" w:rsidRDefault="00DA24DE">
          <w:pPr>
            <w:pStyle w:val="TDC3"/>
            <w:tabs>
              <w:tab w:val="left" w:pos="1320"/>
              <w:tab w:val="right" w:leader="dot" w:pos="8494"/>
            </w:tabs>
            <w:rPr>
              <w:rFonts w:eastAsiaTheme="minorEastAsia" w:cstheme="minorBidi"/>
              <w:i w:val="0"/>
              <w:iCs w:val="0"/>
              <w:noProof/>
              <w:sz w:val="24"/>
              <w:szCs w:val="24"/>
              <w:lang w:eastAsia="es-ES"/>
            </w:rPr>
          </w:pPr>
          <w:hyperlink w:anchor="_Toc165126214" w:history="1">
            <w:r w:rsidR="007224D0" w:rsidRPr="00861C41">
              <w:rPr>
                <w:rStyle w:val="Hipervnculo"/>
                <w:noProof/>
              </w:rPr>
              <w:t>2.3.1</w:t>
            </w:r>
            <w:r w:rsidR="007224D0">
              <w:rPr>
                <w:rFonts w:eastAsiaTheme="minorEastAsia" w:cstheme="minorBidi"/>
                <w:i w:val="0"/>
                <w:iCs w:val="0"/>
                <w:noProof/>
                <w:sz w:val="24"/>
                <w:szCs w:val="24"/>
                <w:lang w:eastAsia="es-ES"/>
              </w:rPr>
              <w:tab/>
            </w:r>
            <w:r w:rsidR="007224D0" w:rsidRPr="00861C41">
              <w:rPr>
                <w:rStyle w:val="Hipervnculo"/>
                <w:noProof/>
              </w:rPr>
              <w:t>Puntos función</w:t>
            </w:r>
            <w:r w:rsidR="007224D0">
              <w:rPr>
                <w:noProof/>
                <w:webHidden/>
              </w:rPr>
              <w:tab/>
            </w:r>
            <w:r w:rsidR="007224D0">
              <w:rPr>
                <w:noProof/>
                <w:webHidden/>
              </w:rPr>
              <w:fldChar w:fldCharType="begin"/>
            </w:r>
            <w:r w:rsidR="007224D0">
              <w:rPr>
                <w:noProof/>
                <w:webHidden/>
              </w:rPr>
              <w:instrText xml:space="preserve"> PAGEREF _Toc165126214 \h </w:instrText>
            </w:r>
            <w:r w:rsidR="007224D0">
              <w:rPr>
                <w:noProof/>
                <w:webHidden/>
              </w:rPr>
            </w:r>
            <w:r w:rsidR="007224D0">
              <w:rPr>
                <w:noProof/>
                <w:webHidden/>
              </w:rPr>
              <w:fldChar w:fldCharType="separate"/>
            </w:r>
            <w:r w:rsidR="00AB32F0">
              <w:rPr>
                <w:noProof/>
                <w:webHidden/>
              </w:rPr>
              <w:t>91</w:t>
            </w:r>
            <w:r w:rsidR="007224D0">
              <w:rPr>
                <w:noProof/>
                <w:webHidden/>
              </w:rPr>
              <w:fldChar w:fldCharType="end"/>
            </w:r>
          </w:hyperlink>
        </w:p>
        <w:p w14:paraId="6B5543F3" w14:textId="5ACB9438" w:rsidR="007224D0" w:rsidRDefault="00DA24DE">
          <w:pPr>
            <w:pStyle w:val="TDC3"/>
            <w:tabs>
              <w:tab w:val="left" w:pos="1320"/>
              <w:tab w:val="right" w:leader="dot" w:pos="8494"/>
            </w:tabs>
            <w:rPr>
              <w:rFonts w:eastAsiaTheme="minorEastAsia" w:cstheme="minorBidi"/>
              <w:i w:val="0"/>
              <w:iCs w:val="0"/>
              <w:noProof/>
              <w:sz w:val="24"/>
              <w:szCs w:val="24"/>
              <w:lang w:eastAsia="es-ES"/>
            </w:rPr>
          </w:pPr>
          <w:hyperlink w:anchor="_Toc165126215" w:history="1">
            <w:r w:rsidR="007224D0" w:rsidRPr="00861C41">
              <w:rPr>
                <w:rStyle w:val="Hipervnculo"/>
                <w:noProof/>
              </w:rPr>
              <w:t>2.3.2</w:t>
            </w:r>
            <w:r w:rsidR="007224D0">
              <w:rPr>
                <w:rFonts w:eastAsiaTheme="minorEastAsia" w:cstheme="minorBidi"/>
                <w:i w:val="0"/>
                <w:iCs w:val="0"/>
                <w:noProof/>
                <w:sz w:val="24"/>
                <w:szCs w:val="24"/>
                <w:lang w:eastAsia="es-ES"/>
              </w:rPr>
              <w:tab/>
            </w:r>
            <w:r w:rsidR="007224D0" w:rsidRPr="00861C41">
              <w:rPr>
                <w:rStyle w:val="Hipervnculo"/>
                <w:noProof/>
              </w:rPr>
              <w:t>Estimación de esfuerzos de los módulos</w:t>
            </w:r>
            <w:r w:rsidR="007224D0">
              <w:rPr>
                <w:noProof/>
                <w:webHidden/>
              </w:rPr>
              <w:tab/>
            </w:r>
            <w:r w:rsidR="007224D0">
              <w:rPr>
                <w:noProof/>
                <w:webHidden/>
              </w:rPr>
              <w:fldChar w:fldCharType="begin"/>
            </w:r>
            <w:r w:rsidR="007224D0">
              <w:rPr>
                <w:noProof/>
                <w:webHidden/>
              </w:rPr>
              <w:instrText xml:space="preserve"> PAGEREF _Toc165126215 \h </w:instrText>
            </w:r>
            <w:r w:rsidR="007224D0">
              <w:rPr>
                <w:noProof/>
                <w:webHidden/>
              </w:rPr>
            </w:r>
            <w:r w:rsidR="007224D0">
              <w:rPr>
                <w:noProof/>
                <w:webHidden/>
              </w:rPr>
              <w:fldChar w:fldCharType="separate"/>
            </w:r>
            <w:r w:rsidR="00AB32F0">
              <w:rPr>
                <w:noProof/>
                <w:webHidden/>
              </w:rPr>
              <w:t>92</w:t>
            </w:r>
            <w:r w:rsidR="007224D0">
              <w:rPr>
                <w:noProof/>
                <w:webHidden/>
              </w:rPr>
              <w:fldChar w:fldCharType="end"/>
            </w:r>
          </w:hyperlink>
        </w:p>
        <w:p w14:paraId="411CA528" w14:textId="1AF8184D" w:rsidR="007224D0" w:rsidRDefault="00DA24DE">
          <w:pPr>
            <w:pStyle w:val="TDC3"/>
            <w:tabs>
              <w:tab w:val="left" w:pos="1320"/>
              <w:tab w:val="right" w:leader="dot" w:pos="8494"/>
            </w:tabs>
            <w:rPr>
              <w:rFonts w:eastAsiaTheme="minorEastAsia" w:cstheme="minorBidi"/>
              <w:i w:val="0"/>
              <w:iCs w:val="0"/>
              <w:noProof/>
              <w:sz w:val="24"/>
              <w:szCs w:val="24"/>
              <w:lang w:eastAsia="es-ES"/>
            </w:rPr>
          </w:pPr>
          <w:hyperlink w:anchor="_Toc165126216" w:history="1">
            <w:r w:rsidR="007224D0" w:rsidRPr="00861C41">
              <w:rPr>
                <w:rStyle w:val="Hipervnculo"/>
                <w:noProof/>
              </w:rPr>
              <w:t>2.3.3</w:t>
            </w:r>
            <w:r w:rsidR="007224D0">
              <w:rPr>
                <w:rFonts w:eastAsiaTheme="minorEastAsia" w:cstheme="minorBidi"/>
                <w:i w:val="0"/>
                <w:iCs w:val="0"/>
                <w:noProof/>
                <w:sz w:val="24"/>
                <w:szCs w:val="24"/>
                <w:lang w:eastAsia="es-ES"/>
              </w:rPr>
              <w:tab/>
            </w:r>
            <w:r w:rsidR="007224D0" w:rsidRPr="00861C41">
              <w:rPr>
                <w:rStyle w:val="Hipervnculo"/>
                <w:noProof/>
              </w:rPr>
              <w:t>Técnica Delphi</w:t>
            </w:r>
            <w:r w:rsidR="007224D0">
              <w:rPr>
                <w:noProof/>
                <w:webHidden/>
              </w:rPr>
              <w:tab/>
            </w:r>
            <w:r w:rsidR="007224D0">
              <w:rPr>
                <w:noProof/>
                <w:webHidden/>
              </w:rPr>
              <w:fldChar w:fldCharType="begin"/>
            </w:r>
            <w:r w:rsidR="007224D0">
              <w:rPr>
                <w:noProof/>
                <w:webHidden/>
              </w:rPr>
              <w:instrText xml:space="preserve"> PAGEREF _Toc165126216 \h </w:instrText>
            </w:r>
            <w:r w:rsidR="007224D0">
              <w:rPr>
                <w:noProof/>
                <w:webHidden/>
              </w:rPr>
            </w:r>
            <w:r w:rsidR="007224D0">
              <w:rPr>
                <w:noProof/>
                <w:webHidden/>
              </w:rPr>
              <w:fldChar w:fldCharType="separate"/>
            </w:r>
            <w:r w:rsidR="00AB32F0">
              <w:rPr>
                <w:noProof/>
                <w:webHidden/>
              </w:rPr>
              <w:t>111</w:t>
            </w:r>
            <w:r w:rsidR="007224D0">
              <w:rPr>
                <w:noProof/>
                <w:webHidden/>
              </w:rPr>
              <w:fldChar w:fldCharType="end"/>
            </w:r>
          </w:hyperlink>
        </w:p>
        <w:p w14:paraId="02F8CE52" w14:textId="4C153C16" w:rsidR="007224D0" w:rsidRDefault="00DA24DE">
          <w:pPr>
            <w:pStyle w:val="TDC2"/>
            <w:tabs>
              <w:tab w:val="left" w:pos="880"/>
              <w:tab w:val="right" w:leader="dot" w:pos="8494"/>
            </w:tabs>
            <w:rPr>
              <w:rFonts w:eastAsiaTheme="minorEastAsia" w:cstheme="minorBidi"/>
              <w:smallCaps w:val="0"/>
              <w:noProof/>
              <w:sz w:val="24"/>
              <w:szCs w:val="24"/>
              <w:lang w:eastAsia="es-ES"/>
            </w:rPr>
          </w:pPr>
          <w:hyperlink w:anchor="_Toc165126217" w:history="1">
            <w:r w:rsidR="007224D0" w:rsidRPr="00861C41">
              <w:rPr>
                <w:rStyle w:val="Hipervnculo"/>
                <w:noProof/>
              </w:rPr>
              <w:t>2.4</w:t>
            </w:r>
            <w:r w:rsidR="007224D0">
              <w:rPr>
                <w:rFonts w:eastAsiaTheme="minorEastAsia" w:cstheme="minorBidi"/>
                <w:smallCaps w:val="0"/>
                <w:noProof/>
                <w:sz w:val="24"/>
                <w:szCs w:val="24"/>
                <w:lang w:eastAsia="es-ES"/>
              </w:rPr>
              <w:tab/>
            </w:r>
            <w:r w:rsidR="007224D0" w:rsidRPr="00861C41">
              <w:rPr>
                <w:rStyle w:val="Hipervnculo"/>
                <w:noProof/>
              </w:rPr>
              <w:t>Planes de gestión del proyecto</w:t>
            </w:r>
            <w:r w:rsidR="007224D0">
              <w:rPr>
                <w:noProof/>
                <w:webHidden/>
              </w:rPr>
              <w:tab/>
            </w:r>
            <w:r w:rsidR="007224D0">
              <w:rPr>
                <w:noProof/>
                <w:webHidden/>
              </w:rPr>
              <w:fldChar w:fldCharType="begin"/>
            </w:r>
            <w:r w:rsidR="007224D0">
              <w:rPr>
                <w:noProof/>
                <w:webHidden/>
              </w:rPr>
              <w:instrText xml:space="preserve"> PAGEREF _Toc165126217 \h </w:instrText>
            </w:r>
            <w:r w:rsidR="007224D0">
              <w:rPr>
                <w:noProof/>
                <w:webHidden/>
              </w:rPr>
            </w:r>
            <w:r w:rsidR="007224D0">
              <w:rPr>
                <w:noProof/>
                <w:webHidden/>
              </w:rPr>
              <w:fldChar w:fldCharType="separate"/>
            </w:r>
            <w:r w:rsidR="00AB32F0">
              <w:rPr>
                <w:noProof/>
                <w:webHidden/>
              </w:rPr>
              <w:t>115</w:t>
            </w:r>
            <w:r w:rsidR="007224D0">
              <w:rPr>
                <w:noProof/>
                <w:webHidden/>
              </w:rPr>
              <w:fldChar w:fldCharType="end"/>
            </w:r>
          </w:hyperlink>
        </w:p>
        <w:p w14:paraId="1E0FCAA7" w14:textId="01F95BA5" w:rsidR="007224D0" w:rsidRDefault="00DA24DE">
          <w:pPr>
            <w:pStyle w:val="TDC3"/>
            <w:tabs>
              <w:tab w:val="left" w:pos="1320"/>
              <w:tab w:val="right" w:leader="dot" w:pos="8494"/>
            </w:tabs>
            <w:rPr>
              <w:rFonts w:eastAsiaTheme="minorEastAsia" w:cstheme="minorBidi"/>
              <w:i w:val="0"/>
              <w:iCs w:val="0"/>
              <w:noProof/>
              <w:sz w:val="24"/>
              <w:szCs w:val="24"/>
              <w:lang w:eastAsia="es-ES"/>
            </w:rPr>
          </w:pPr>
          <w:hyperlink w:anchor="_Toc165126218" w:history="1">
            <w:r w:rsidR="007224D0" w:rsidRPr="00861C41">
              <w:rPr>
                <w:rStyle w:val="Hipervnculo"/>
                <w:noProof/>
              </w:rPr>
              <w:t>2.4.1</w:t>
            </w:r>
            <w:r w:rsidR="007224D0">
              <w:rPr>
                <w:rFonts w:eastAsiaTheme="minorEastAsia" w:cstheme="minorBidi"/>
                <w:i w:val="0"/>
                <w:iCs w:val="0"/>
                <w:noProof/>
                <w:sz w:val="24"/>
                <w:szCs w:val="24"/>
                <w:lang w:eastAsia="es-ES"/>
              </w:rPr>
              <w:tab/>
            </w:r>
            <w:r w:rsidR="007224D0" w:rsidRPr="00861C41">
              <w:rPr>
                <w:rStyle w:val="Hipervnculo"/>
                <w:noProof/>
              </w:rPr>
              <w:t>Gestión de la integración</w:t>
            </w:r>
            <w:r w:rsidR="007224D0">
              <w:rPr>
                <w:noProof/>
                <w:webHidden/>
              </w:rPr>
              <w:tab/>
            </w:r>
            <w:r w:rsidR="007224D0">
              <w:rPr>
                <w:noProof/>
                <w:webHidden/>
              </w:rPr>
              <w:fldChar w:fldCharType="begin"/>
            </w:r>
            <w:r w:rsidR="007224D0">
              <w:rPr>
                <w:noProof/>
                <w:webHidden/>
              </w:rPr>
              <w:instrText xml:space="preserve"> PAGEREF _Toc165126218 \h </w:instrText>
            </w:r>
            <w:r w:rsidR="007224D0">
              <w:rPr>
                <w:noProof/>
                <w:webHidden/>
              </w:rPr>
            </w:r>
            <w:r w:rsidR="007224D0">
              <w:rPr>
                <w:noProof/>
                <w:webHidden/>
              </w:rPr>
              <w:fldChar w:fldCharType="separate"/>
            </w:r>
            <w:r w:rsidR="00AB32F0">
              <w:rPr>
                <w:noProof/>
                <w:webHidden/>
              </w:rPr>
              <w:t>115</w:t>
            </w:r>
            <w:r w:rsidR="007224D0">
              <w:rPr>
                <w:noProof/>
                <w:webHidden/>
              </w:rPr>
              <w:fldChar w:fldCharType="end"/>
            </w:r>
          </w:hyperlink>
        </w:p>
        <w:p w14:paraId="5EDE1840" w14:textId="0D8AC131" w:rsidR="007224D0" w:rsidRDefault="00DA24DE">
          <w:pPr>
            <w:pStyle w:val="TDC3"/>
            <w:tabs>
              <w:tab w:val="left" w:pos="1320"/>
              <w:tab w:val="right" w:leader="dot" w:pos="8494"/>
            </w:tabs>
            <w:rPr>
              <w:rFonts w:eastAsiaTheme="minorEastAsia" w:cstheme="minorBidi"/>
              <w:i w:val="0"/>
              <w:iCs w:val="0"/>
              <w:noProof/>
              <w:sz w:val="24"/>
              <w:szCs w:val="24"/>
              <w:lang w:eastAsia="es-ES"/>
            </w:rPr>
          </w:pPr>
          <w:hyperlink w:anchor="_Toc165126219" w:history="1">
            <w:r w:rsidR="007224D0" w:rsidRPr="00861C41">
              <w:rPr>
                <w:rStyle w:val="Hipervnculo"/>
                <w:noProof/>
              </w:rPr>
              <w:t>2.4.2</w:t>
            </w:r>
            <w:r w:rsidR="007224D0">
              <w:rPr>
                <w:rFonts w:eastAsiaTheme="minorEastAsia" w:cstheme="minorBidi"/>
                <w:i w:val="0"/>
                <w:iCs w:val="0"/>
                <w:noProof/>
                <w:sz w:val="24"/>
                <w:szCs w:val="24"/>
                <w:lang w:eastAsia="es-ES"/>
              </w:rPr>
              <w:tab/>
            </w:r>
            <w:r w:rsidR="007224D0" w:rsidRPr="00861C41">
              <w:rPr>
                <w:rStyle w:val="Hipervnculo"/>
                <w:noProof/>
              </w:rPr>
              <w:t>Gestión del alcance</w:t>
            </w:r>
            <w:r w:rsidR="007224D0">
              <w:rPr>
                <w:noProof/>
                <w:webHidden/>
              </w:rPr>
              <w:tab/>
            </w:r>
            <w:r w:rsidR="007224D0">
              <w:rPr>
                <w:noProof/>
                <w:webHidden/>
              </w:rPr>
              <w:fldChar w:fldCharType="begin"/>
            </w:r>
            <w:r w:rsidR="007224D0">
              <w:rPr>
                <w:noProof/>
                <w:webHidden/>
              </w:rPr>
              <w:instrText xml:space="preserve"> PAGEREF _Toc165126219 \h </w:instrText>
            </w:r>
            <w:r w:rsidR="007224D0">
              <w:rPr>
                <w:noProof/>
                <w:webHidden/>
              </w:rPr>
            </w:r>
            <w:r w:rsidR="007224D0">
              <w:rPr>
                <w:noProof/>
                <w:webHidden/>
              </w:rPr>
              <w:fldChar w:fldCharType="separate"/>
            </w:r>
            <w:r w:rsidR="00AB32F0">
              <w:rPr>
                <w:noProof/>
                <w:webHidden/>
              </w:rPr>
              <w:t>117</w:t>
            </w:r>
            <w:r w:rsidR="007224D0">
              <w:rPr>
                <w:noProof/>
                <w:webHidden/>
              </w:rPr>
              <w:fldChar w:fldCharType="end"/>
            </w:r>
          </w:hyperlink>
        </w:p>
        <w:p w14:paraId="095526D8" w14:textId="7ACF3037" w:rsidR="007224D0" w:rsidRDefault="00DA24DE">
          <w:pPr>
            <w:pStyle w:val="TDC3"/>
            <w:tabs>
              <w:tab w:val="left" w:pos="1320"/>
              <w:tab w:val="right" w:leader="dot" w:pos="8494"/>
            </w:tabs>
            <w:rPr>
              <w:rFonts w:eastAsiaTheme="minorEastAsia" w:cstheme="minorBidi"/>
              <w:i w:val="0"/>
              <w:iCs w:val="0"/>
              <w:noProof/>
              <w:sz w:val="24"/>
              <w:szCs w:val="24"/>
              <w:lang w:eastAsia="es-ES"/>
            </w:rPr>
          </w:pPr>
          <w:hyperlink w:anchor="_Toc165126220" w:history="1">
            <w:r w:rsidR="007224D0" w:rsidRPr="00861C41">
              <w:rPr>
                <w:rStyle w:val="Hipervnculo"/>
                <w:noProof/>
              </w:rPr>
              <w:t>2.4.3</w:t>
            </w:r>
            <w:r w:rsidR="007224D0">
              <w:rPr>
                <w:rFonts w:eastAsiaTheme="minorEastAsia" w:cstheme="minorBidi"/>
                <w:i w:val="0"/>
                <w:iCs w:val="0"/>
                <w:noProof/>
                <w:sz w:val="24"/>
                <w:szCs w:val="24"/>
                <w:lang w:eastAsia="es-ES"/>
              </w:rPr>
              <w:tab/>
            </w:r>
            <w:r w:rsidR="007224D0" w:rsidRPr="00861C41">
              <w:rPr>
                <w:rStyle w:val="Hipervnculo"/>
                <w:noProof/>
              </w:rPr>
              <w:t>Gestión de plazos</w:t>
            </w:r>
            <w:r w:rsidR="007224D0">
              <w:rPr>
                <w:noProof/>
                <w:webHidden/>
              </w:rPr>
              <w:tab/>
            </w:r>
            <w:r w:rsidR="007224D0">
              <w:rPr>
                <w:noProof/>
                <w:webHidden/>
              </w:rPr>
              <w:fldChar w:fldCharType="begin"/>
            </w:r>
            <w:r w:rsidR="007224D0">
              <w:rPr>
                <w:noProof/>
                <w:webHidden/>
              </w:rPr>
              <w:instrText xml:space="preserve"> PAGEREF _Toc165126220 \h </w:instrText>
            </w:r>
            <w:r w:rsidR="007224D0">
              <w:rPr>
                <w:noProof/>
                <w:webHidden/>
              </w:rPr>
            </w:r>
            <w:r w:rsidR="007224D0">
              <w:rPr>
                <w:noProof/>
                <w:webHidden/>
              </w:rPr>
              <w:fldChar w:fldCharType="separate"/>
            </w:r>
            <w:r w:rsidR="00AB32F0">
              <w:rPr>
                <w:noProof/>
                <w:webHidden/>
              </w:rPr>
              <w:t>119</w:t>
            </w:r>
            <w:r w:rsidR="007224D0">
              <w:rPr>
                <w:noProof/>
                <w:webHidden/>
              </w:rPr>
              <w:fldChar w:fldCharType="end"/>
            </w:r>
          </w:hyperlink>
        </w:p>
        <w:p w14:paraId="22BFECE9" w14:textId="499B0F96" w:rsidR="007224D0" w:rsidRDefault="00DA24DE">
          <w:pPr>
            <w:pStyle w:val="TDC3"/>
            <w:tabs>
              <w:tab w:val="left" w:pos="1320"/>
              <w:tab w:val="right" w:leader="dot" w:pos="8494"/>
            </w:tabs>
            <w:rPr>
              <w:rFonts w:eastAsiaTheme="minorEastAsia" w:cstheme="minorBidi"/>
              <w:i w:val="0"/>
              <w:iCs w:val="0"/>
              <w:noProof/>
              <w:sz w:val="24"/>
              <w:szCs w:val="24"/>
              <w:lang w:eastAsia="es-ES"/>
            </w:rPr>
          </w:pPr>
          <w:hyperlink w:anchor="_Toc165126221" w:history="1">
            <w:r w:rsidR="007224D0" w:rsidRPr="00861C41">
              <w:rPr>
                <w:rStyle w:val="Hipervnculo"/>
                <w:noProof/>
              </w:rPr>
              <w:t>2.4.4</w:t>
            </w:r>
            <w:r w:rsidR="007224D0">
              <w:rPr>
                <w:rFonts w:eastAsiaTheme="minorEastAsia" w:cstheme="minorBidi"/>
                <w:i w:val="0"/>
                <w:iCs w:val="0"/>
                <w:noProof/>
                <w:sz w:val="24"/>
                <w:szCs w:val="24"/>
                <w:lang w:eastAsia="es-ES"/>
              </w:rPr>
              <w:tab/>
            </w:r>
            <w:r w:rsidR="007224D0" w:rsidRPr="00861C41">
              <w:rPr>
                <w:rStyle w:val="Hipervnculo"/>
                <w:noProof/>
              </w:rPr>
              <w:t>Gestión de costes</w:t>
            </w:r>
            <w:r w:rsidR="007224D0">
              <w:rPr>
                <w:noProof/>
                <w:webHidden/>
              </w:rPr>
              <w:tab/>
            </w:r>
            <w:r w:rsidR="007224D0">
              <w:rPr>
                <w:noProof/>
                <w:webHidden/>
              </w:rPr>
              <w:fldChar w:fldCharType="begin"/>
            </w:r>
            <w:r w:rsidR="007224D0">
              <w:rPr>
                <w:noProof/>
                <w:webHidden/>
              </w:rPr>
              <w:instrText xml:space="preserve"> PAGEREF _Toc165126221 \h </w:instrText>
            </w:r>
            <w:r w:rsidR="007224D0">
              <w:rPr>
                <w:noProof/>
                <w:webHidden/>
              </w:rPr>
            </w:r>
            <w:r w:rsidR="007224D0">
              <w:rPr>
                <w:noProof/>
                <w:webHidden/>
              </w:rPr>
              <w:fldChar w:fldCharType="separate"/>
            </w:r>
            <w:r w:rsidR="00AB32F0">
              <w:rPr>
                <w:noProof/>
                <w:webHidden/>
              </w:rPr>
              <w:t>123</w:t>
            </w:r>
            <w:r w:rsidR="007224D0">
              <w:rPr>
                <w:noProof/>
                <w:webHidden/>
              </w:rPr>
              <w:fldChar w:fldCharType="end"/>
            </w:r>
          </w:hyperlink>
        </w:p>
        <w:p w14:paraId="37F06237" w14:textId="2AE85D2C" w:rsidR="007224D0" w:rsidRDefault="00DA24DE">
          <w:pPr>
            <w:pStyle w:val="TDC3"/>
            <w:tabs>
              <w:tab w:val="left" w:pos="1320"/>
              <w:tab w:val="right" w:leader="dot" w:pos="8494"/>
            </w:tabs>
            <w:rPr>
              <w:rFonts w:eastAsiaTheme="minorEastAsia" w:cstheme="minorBidi"/>
              <w:i w:val="0"/>
              <w:iCs w:val="0"/>
              <w:noProof/>
              <w:sz w:val="24"/>
              <w:szCs w:val="24"/>
              <w:lang w:eastAsia="es-ES"/>
            </w:rPr>
          </w:pPr>
          <w:hyperlink w:anchor="_Toc165126222" w:history="1">
            <w:r w:rsidR="007224D0" w:rsidRPr="00861C41">
              <w:rPr>
                <w:rStyle w:val="Hipervnculo"/>
                <w:noProof/>
              </w:rPr>
              <w:t>2.4.5</w:t>
            </w:r>
            <w:r w:rsidR="007224D0">
              <w:rPr>
                <w:rFonts w:eastAsiaTheme="minorEastAsia" w:cstheme="minorBidi"/>
                <w:i w:val="0"/>
                <w:iCs w:val="0"/>
                <w:noProof/>
                <w:sz w:val="24"/>
                <w:szCs w:val="24"/>
                <w:lang w:eastAsia="es-ES"/>
              </w:rPr>
              <w:tab/>
            </w:r>
            <w:r w:rsidR="007224D0" w:rsidRPr="00861C41">
              <w:rPr>
                <w:rStyle w:val="Hipervnculo"/>
                <w:noProof/>
              </w:rPr>
              <w:t>Gestión de la calidad</w:t>
            </w:r>
            <w:r w:rsidR="007224D0">
              <w:rPr>
                <w:noProof/>
                <w:webHidden/>
              </w:rPr>
              <w:tab/>
            </w:r>
            <w:r w:rsidR="007224D0">
              <w:rPr>
                <w:noProof/>
                <w:webHidden/>
              </w:rPr>
              <w:fldChar w:fldCharType="begin"/>
            </w:r>
            <w:r w:rsidR="007224D0">
              <w:rPr>
                <w:noProof/>
                <w:webHidden/>
              </w:rPr>
              <w:instrText xml:space="preserve"> PAGEREF _Toc165126222 \h </w:instrText>
            </w:r>
            <w:r w:rsidR="007224D0">
              <w:rPr>
                <w:noProof/>
                <w:webHidden/>
              </w:rPr>
            </w:r>
            <w:r w:rsidR="007224D0">
              <w:rPr>
                <w:noProof/>
                <w:webHidden/>
              </w:rPr>
              <w:fldChar w:fldCharType="separate"/>
            </w:r>
            <w:r w:rsidR="00AB32F0">
              <w:rPr>
                <w:noProof/>
                <w:webHidden/>
              </w:rPr>
              <w:t>132</w:t>
            </w:r>
            <w:r w:rsidR="007224D0">
              <w:rPr>
                <w:noProof/>
                <w:webHidden/>
              </w:rPr>
              <w:fldChar w:fldCharType="end"/>
            </w:r>
          </w:hyperlink>
        </w:p>
        <w:p w14:paraId="1BF49AF8" w14:textId="7416C294" w:rsidR="007224D0" w:rsidRDefault="00DA24DE">
          <w:pPr>
            <w:pStyle w:val="TDC3"/>
            <w:tabs>
              <w:tab w:val="left" w:pos="1320"/>
              <w:tab w:val="right" w:leader="dot" w:pos="8494"/>
            </w:tabs>
            <w:rPr>
              <w:rFonts w:eastAsiaTheme="minorEastAsia" w:cstheme="minorBidi"/>
              <w:i w:val="0"/>
              <w:iCs w:val="0"/>
              <w:noProof/>
              <w:sz w:val="24"/>
              <w:szCs w:val="24"/>
              <w:lang w:eastAsia="es-ES"/>
            </w:rPr>
          </w:pPr>
          <w:hyperlink w:anchor="_Toc165126223" w:history="1">
            <w:r w:rsidR="007224D0" w:rsidRPr="00861C41">
              <w:rPr>
                <w:rStyle w:val="Hipervnculo"/>
                <w:noProof/>
              </w:rPr>
              <w:t>2.4.6</w:t>
            </w:r>
            <w:r w:rsidR="007224D0">
              <w:rPr>
                <w:rFonts w:eastAsiaTheme="minorEastAsia" w:cstheme="minorBidi"/>
                <w:i w:val="0"/>
                <w:iCs w:val="0"/>
                <w:noProof/>
                <w:sz w:val="24"/>
                <w:szCs w:val="24"/>
                <w:lang w:eastAsia="es-ES"/>
              </w:rPr>
              <w:tab/>
            </w:r>
            <w:r w:rsidR="007224D0" w:rsidRPr="00861C41">
              <w:rPr>
                <w:rStyle w:val="Hipervnculo"/>
                <w:noProof/>
              </w:rPr>
              <w:t>Gestión de recursos humanos</w:t>
            </w:r>
            <w:r w:rsidR="007224D0">
              <w:rPr>
                <w:noProof/>
                <w:webHidden/>
              </w:rPr>
              <w:tab/>
            </w:r>
            <w:r w:rsidR="007224D0">
              <w:rPr>
                <w:noProof/>
                <w:webHidden/>
              </w:rPr>
              <w:fldChar w:fldCharType="begin"/>
            </w:r>
            <w:r w:rsidR="007224D0">
              <w:rPr>
                <w:noProof/>
                <w:webHidden/>
              </w:rPr>
              <w:instrText xml:space="preserve"> PAGEREF _Toc165126223 \h </w:instrText>
            </w:r>
            <w:r w:rsidR="007224D0">
              <w:rPr>
                <w:noProof/>
                <w:webHidden/>
              </w:rPr>
            </w:r>
            <w:r w:rsidR="007224D0">
              <w:rPr>
                <w:noProof/>
                <w:webHidden/>
              </w:rPr>
              <w:fldChar w:fldCharType="separate"/>
            </w:r>
            <w:r w:rsidR="00AB32F0">
              <w:rPr>
                <w:noProof/>
                <w:webHidden/>
              </w:rPr>
              <w:t>134</w:t>
            </w:r>
            <w:r w:rsidR="007224D0">
              <w:rPr>
                <w:noProof/>
                <w:webHidden/>
              </w:rPr>
              <w:fldChar w:fldCharType="end"/>
            </w:r>
          </w:hyperlink>
        </w:p>
        <w:p w14:paraId="11E9DE69" w14:textId="61EA9964" w:rsidR="007224D0" w:rsidRDefault="00DA24DE">
          <w:pPr>
            <w:pStyle w:val="TDC3"/>
            <w:tabs>
              <w:tab w:val="left" w:pos="1320"/>
              <w:tab w:val="right" w:leader="dot" w:pos="8494"/>
            </w:tabs>
            <w:rPr>
              <w:rFonts w:eastAsiaTheme="minorEastAsia" w:cstheme="minorBidi"/>
              <w:i w:val="0"/>
              <w:iCs w:val="0"/>
              <w:noProof/>
              <w:sz w:val="24"/>
              <w:szCs w:val="24"/>
              <w:lang w:eastAsia="es-ES"/>
            </w:rPr>
          </w:pPr>
          <w:hyperlink w:anchor="_Toc165126224" w:history="1">
            <w:r w:rsidR="007224D0" w:rsidRPr="00861C41">
              <w:rPr>
                <w:rStyle w:val="Hipervnculo"/>
                <w:noProof/>
              </w:rPr>
              <w:t>2.4.7</w:t>
            </w:r>
            <w:r w:rsidR="007224D0">
              <w:rPr>
                <w:rFonts w:eastAsiaTheme="minorEastAsia" w:cstheme="minorBidi"/>
                <w:i w:val="0"/>
                <w:iCs w:val="0"/>
                <w:noProof/>
                <w:sz w:val="24"/>
                <w:szCs w:val="24"/>
                <w:lang w:eastAsia="es-ES"/>
              </w:rPr>
              <w:tab/>
            </w:r>
            <w:r w:rsidR="007224D0" w:rsidRPr="00861C41">
              <w:rPr>
                <w:rStyle w:val="Hipervnculo"/>
                <w:noProof/>
              </w:rPr>
              <w:t>Gestión de comunicaciones</w:t>
            </w:r>
            <w:r w:rsidR="007224D0">
              <w:rPr>
                <w:noProof/>
                <w:webHidden/>
              </w:rPr>
              <w:tab/>
            </w:r>
            <w:r w:rsidR="007224D0">
              <w:rPr>
                <w:noProof/>
                <w:webHidden/>
              </w:rPr>
              <w:fldChar w:fldCharType="begin"/>
            </w:r>
            <w:r w:rsidR="007224D0">
              <w:rPr>
                <w:noProof/>
                <w:webHidden/>
              </w:rPr>
              <w:instrText xml:space="preserve"> PAGEREF _Toc165126224 \h </w:instrText>
            </w:r>
            <w:r w:rsidR="007224D0">
              <w:rPr>
                <w:noProof/>
                <w:webHidden/>
              </w:rPr>
            </w:r>
            <w:r w:rsidR="007224D0">
              <w:rPr>
                <w:noProof/>
                <w:webHidden/>
              </w:rPr>
              <w:fldChar w:fldCharType="separate"/>
            </w:r>
            <w:r w:rsidR="00AB32F0">
              <w:rPr>
                <w:noProof/>
                <w:webHidden/>
              </w:rPr>
              <w:t>136</w:t>
            </w:r>
            <w:r w:rsidR="007224D0">
              <w:rPr>
                <w:noProof/>
                <w:webHidden/>
              </w:rPr>
              <w:fldChar w:fldCharType="end"/>
            </w:r>
          </w:hyperlink>
        </w:p>
        <w:p w14:paraId="54060C1A" w14:textId="5118426C" w:rsidR="007224D0" w:rsidRDefault="00DA24DE">
          <w:pPr>
            <w:pStyle w:val="TDC3"/>
            <w:tabs>
              <w:tab w:val="left" w:pos="1320"/>
              <w:tab w:val="right" w:leader="dot" w:pos="8494"/>
            </w:tabs>
            <w:rPr>
              <w:rFonts w:eastAsiaTheme="minorEastAsia" w:cstheme="minorBidi"/>
              <w:i w:val="0"/>
              <w:iCs w:val="0"/>
              <w:noProof/>
              <w:sz w:val="24"/>
              <w:szCs w:val="24"/>
              <w:lang w:eastAsia="es-ES"/>
            </w:rPr>
          </w:pPr>
          <w:hyperlink w:anchor="_Toc165126225" w:history="1">
            <w:r w:rsidR="007224D0" w:rsidRPr="00861C41">
              <w:rPr>
                <w:rStyle w:val="Hipervnculo"/>
                <w:noProof/>
              </w:rPr>
              <w:t>2.4.8</w:t>
            </w:r>
            <w:r w:rsidR="007224D0">
              <w:rPr>
                <w:rFonts w:eastAsiaTheme="minorEastAsia" w:cstheme="minorBidi"/>
                <w:i w:val="0"/>
                <w:iCs w:val="0"/>
                <w:noProof/>
                <w:sz w:val="24"/>
                <w:szCs w:val="24"/>
                <w:lang w:eastAsia="es-ES"/>
              </w:rPr>
              <w:tab/>
            </w:r>
            <w:r w:rsidR="007224D0" w:rsidRPr="00861C41">
              <w:rPr>
                <w:rStyle w:val="Hipervnculo"/>
                <w:noProof/>
              </w:rPr>
              <w:t>Gestión de riesgos</w:t>
            </w:r>
            <w:r w:rsidR="007224D0">
              <w:rPr>
                <w:noProof/>
                <w:webHidden/>
              </w:rPr>
              <w:tab/>
            </w:r>
            <w:r w:rsidR="007224D0">
              <w:rPr>
                <w:noProof/>
                <w:webHidden/>
              </w:rPr>
              <w:fldChar w:fldCharType="begin"/>
            </w:r>
            <w:r w:rsidR="007224D0">
              <w:rPr>
                <w:noProof/>
                <w:webHidden/>
              </w:rPr>
              <w:instrText xml:space="preserve"> PAGEREF _Toc165126225 \h </w:instrText>
            </w:r>
            <w:r w:rsidR="007224D0">
              <w:rPr>
                <w:noProof/>
                <w:webHidden/>
              </w:rPr>
            </w:r>
            <w:r w:rsidR="007224D0">
              <w:rPr>
                <w:noProof/>
                <w:webHidden/>
              </w:rPr>
              <w:fldChar w:fldCharType="separate"/>
            </w:r>
            <w:r w:rsidR="00AB32F0">
              <w:rPr>
                <w:noProof/>
                <w:webHidden/>
              </w:rPr>
              <w:t>142</w:t>
            </w:r>
            <w:r w:rsidR="007224D0">
              <w:rPr>
                <w:noProof/>
                <w:webHidden/>
              </w:rPr>
              <w:fldChar w:fldCharType="end"/>
            </w:r>
          </w:hyperlink>
        </w:p>
        <w:p w14:paraId="070B36DD" w14:textId="1744A8E1" w:rsidR="007224D0" w:rsidRDefault="00DA24DE">
          <w:pPr>
            <w:pStyle w:val="TDC3"/>
            <w:tabs>
              <w:tab w:val="left" w:pos="1320"/>
              <w:tab w:val="right" w:leader="dot" w:pos="8494"/>
            </w:tabs>
            <w:rPr>
              <w:rFonts w:eastAsiaTheme="minorEastAsia" w:cstheme="minorBidi"/>
              <w:i w:val="0"/>
              <w:iCs w:val="0"/>
              <w:noProof/>
              <w:sz w:val="24"/>
              <w:szCs w:val="24"/>
              <w:lang w:eastAsia="es-ES"/>
            </w:rPr>
          </w:pPr>
          <w:hyperlink w:anchor="_Toc165126226" w:history="1">
            <w:r w:rsidR="007224D0" w:rsidRPr="00861C41">
              <w:rPr>
                <w:rStyle w:val="Hipervnculo"/>
                <w:noProof/>
              </w:rPr>
              <w:t>2.4.9</w:t>
            </w:r>
            <w:r w:rsidR="007224D0">
              <w:rPr>
                <w:rFonts w:eastAsiaTheme="minorEastAsia" w:cstheme="minorBidi"/>
                <w:i w:val="0"/>
                <w:iCs w:val="0"/>
                <w:noProof/>
                <w:sz w:val="24"/>
                <w:szCs w:val="24"/>
                <w:lang w:eastAsia="es-ES"/>
              </w:rPr>
              <w:tab/>
            </w:r>
            <w:r w:rsidR="007224D0" w:rsidRPr="00861C41">
              <w:rPr>
                <w:rStyle w:val="Hipervnculo"/>
                <w:noProof/>
              </w:rPr>
              <w:t>Gestión de adquisiciones</w:t>
            </w:r>
            <w:r w:rsidR="007224D0">
              <w:rPr>
                <w:noProof/>
                <w:webHidden/>
              </w:rPr>
              <w:tab/>
            </w:r>
            <w:r w:rsidR="007224D0">
              <w:rPr>
                <w:noProof/>
                <w:webHidden/>
              </w:rPr>
              <w:fldChar w:fldCharType="begin"/>
            </w:r>
            <w:r w:rsidR="007224D0">
              <w:rPr>
                <w:noProof/>
                <w:webHidden/>
              </w:rPr>
              <w:instrText xml:space="preserve"> PAGEREF _Toc165126226 \h </w:instrText>
            </w:r>
            <w:r w:rsidR="007224D0">
              <w:rPr>
                <w:noProof/>
                <w:webHidden/>
              </w:rPr>
            </w:r>
            <w:r w:rsidR="007224D0">
              <w:rPr>
                <w:noProof/>
                <w:webHidden/>
              </w:rPr>
              <w:fldChar w:fldCharType="separate"/>
            </w:r>
            <w:r w:rsidR="00AB32F0">
              <w:rPr>
                <w:noProof/>
                <w:webHidden/>
              </w:rPr>
              <w:t>147</w:t>
            </w:r>
            <w:r w:rsidR="007224D0">
              <w:rPr>
                <w:noProof/>
                <w:webHidden/>
              </w:rPr>
              <w:fldChar w:fldCharType="end"/>
            </w:r>
          </w:hyperlink>
        </w:p>
        <w:p w14:paraId="54446199" w14:textId="2A84C502" w:rsidR="007224D0" w:rsidRDefault="00DA24DE">
          <w:pPr>
            <w:pStyle w:val="TDC2"/>
            <w:tabs>
              <w:tab w:val="left" w:pos="880"/>
              <w:tab w:val="right" w:leader="dot" w:pos="8494"/>
            </w:tabs>
            <w:rPr>
              <w:rFonts w:eastAsiaTheme="minorEastAsia" w:cstheme="minorBidi"/>
              <w:smallCaps w:val="0"/>
              <w:noProof/>
              <w:sz w:val="24"/>
              <w:szCs w:val="24"/>
              <w:lang w:eastAsia="es-ES"/>
            </w:rPr>
          </w:pPr>
          <w:hyperlink w:anchor="_Toc165126227" w:history="1">
            <w:r w:rsidR="007224D0" w:rsidRPr="00861C41">
              <w:rPr>
                <w:rStyle w:val="Hipervnculo"/>
                <w:noProof/>
              </w:rPr>
              <w:t>2.5</w:t>
            </w:r>
            <w:r w:rsidR="007224D0">
              <w:rPr>
                <w:rFonts w:eastAsiaTheme="minorEastAsia" w:cstheme="minorBidi"/>
                <w:smallCaps w:val="0"/>
                <w:noProof/>
                <w:sz w:val="24"/>
                <w:szCs w:val="24"/>
                <w:lang w:eastAsia="es-ES"/>
              </w:rPr>
              <w:tab/>
            </w:r>
            <w:r w:rsidR="007224D0" w:rsidRPr="00861C41">
              <w:rPr>
                <w:rStyle w:val="Hipervnculo"/>
                <w:noProof/>
              </w:rPr>
              <w:t>Plan de seguridad</w:t>
            </w:r>
            <w:r w:rsidR="007224D0">
              <w:rPr>
                <w:noProof/>
                <w:webHidden/>
              </w:rPr>
              <w:tab/>
            </w:r>
            <w:r w:rsidR="007224D0">
              <w:rPr>
                <w:noProof/>
                <w:webHidden/>
              </w:rPr>
              <w:fldChar w:fldCharType="begin"/>
            </w:r>
            <w:r w:rsidR="007224D0">
              <w:rPr>
                <w:noProof/>
                <w:webHidden/>
              </w:rPr>
              <w:instrText xml:space="preserve"> PAGEREF _Toc165126227 \h </w:instrText>
            </w:r>
            <w:r w:rsidR="007224D0">
              <w:rPr>
                <w:noProof/>
                <w:webHidden/>
              </w:rPr>
            </w:r>
            <w:r w:rsidR="007224D0">
              <w:rPr>
                <w:noProof/>
                <w:webHidden/>
              </w:rPr>
              <w:fldChar w:fldCharType="separate"/>
            </w:r>
            <w:r w:rsidR="00AB32F0">
              <w:rPr>
                <w:noProof/>
                <w:webHidden/>
              </w:rPr>
              <w:t>148</w:t>
            </w:r>
            <w:r w:rsidR="007224D0">
              <w:rPr>
                <w:noProof/>
                <w:webHidden/>
              </w:rPr>
              <w:fldChar w:fldCharType="end"/>
            </w:r>
          </w:hyperlink>
        </w:p>
        <w:p w14:paraId="5E6115F4" w14:textId="44BBAD2B" w:rsidR="007224D0" w:rsidRDefault="00DA24DE">
          <w:pPr>
            <w:pStyle w:val="TDC3"/>
            <w:tabs>
              <w:tab w:val="left" w:pos="1320"/>
              <w:tab w:val="right" w:leader="dot" w:pos="8494"/>
            </w:tabs>
            <w:rPr>
              <w:rFonts w:eastAsiaTheme="minorEastAsia" w:cstheme="minorBidi"/>
              <w:i w:val="0"/>
              <w:iCs w:val="0"/>
              <w:noProof/>
              <w:sz w:val="24"/>
              <w:szCs w:val="24"/>
              <w:lang w:eastAsia="es-ES"/>
            </w:rPr>
          </w:pPr>
          <w:hyperlink w:anchor="_Toc165126228" w:history="1">
            <w:r w:rsidR="007224D0" w:rsidRPr="00861C41">
              <w:rPr>
                <w:rStyle w:val="Hipervnculo"/>
                <w:noProof/>
              </w:rPr>
              <w:t>2.5.1</w:t>
            </w:r>
            <w:r w:rsidR="007224D0">
              <w:rPr>
                <w:rFonts w:eastAsiaTheme="minorEastAsia" w:cstheme="minorBidi"/>
                <w:i w:val="0"/>
                <w:iCs w:val="0"/>
                <w:noProof/>
                <w:sz w:val="24"/>
                <w:szCs w:val="24"/>
                <w:lang w:eastAsia="es-ES"/>
              </w:rPr>
              <w:tab/>
            </w:r>
            <w:r w:rsidR="007224D0" w:rsidRPr="00861C41">
              <w:rPr>
                <w:rStyle w:val="Hipervnculo"/>
                <w:noProof/>
              </w:rPr>
              <w:t>Seguridad física</w:t>
            </w:r>
            <w:r w:rsidR="007224D0">
              <w:rPr>
                <w:noProof/>
                <w:webHidden/>
              </w:rPr>
              <w:tab/>
            </w:r>
            <w:r w:rsidR="007224D0">
              <w:rPr>
                <w:noProof/>
                <w:webHidden/>
              </w:rPr>
              <w:fldChar w:fldCharType="begin"/>
            </w:r>
            <w:r w:rsidR="007224D0">
              <w:rPr>
                <w:noProof/>
                <w:webHidden/>
              </w:rPr>
              <w:instrText xml:space="preserve"> PAGEREF _Toc165126228 \h </w:instrText>
            </w:r>
            <w:r w:rsidR="007224D0">
              <w:rPr>
                <w:noProof/>
                <w:webHidden/>
              </w:rPr>
            </w:r>
            <w:r w:rsidR="007224D0">
              <w:rPr>
                <w:noProof/>
                <w:webHidden/>
              </w:rPr>
              <w:fldChar w:fldCharType="separate"/>
            </w:r>
            <w:r w:rsidR="00AB32F0">
              <w:rPr>
                <w:noProof/>
                <w:webHidden/>
              </w:rPr>
              <w:t>149</w:t>
            </w:r>
            <w:r w:rsidR="007224D0">
              <w:rPr>
                <w:noProof/>
                <w:webHidden/>
              </w:rPr>
              <w:fldChar w:fldCharType="end"/>
            </w:r>
          </w:hyperlink>
        </w:p>
        <w:p w14:paraId="4D9416A5" w14:textId="6651004E" w:rsidR="007224D0" w:rsidRDefault="00DA24DE">
          <w:pPr>
            <w:pStyle w:val="TDC3"/>
            <w:tabs>
              <w:tab w:val="left" w:pos="1320"/>
              <w:tab w:val="right" w:leader="dot" w:pos="8494"/>
            </w:tabs>
            <w:rPr>
              <w:rFonts w:eastAsiaTheme="minorEastAsia" w:cstheme="minorBidi"/>
              <w:i w:val="0"/>
              <w:iCs w:val="0"/>
              <w:noProof/>
              <w:sz w:val="24"/>
              <w:szCs w:val="24"/>
              <w:lang w:eastAsia="es-ES"/>
            </w:rPr>
          </w:pPr>
          <w:hyperlink w:anchor="_Toc165126229" w:history="1">
            <w:r w:rsidR="007224D0" w:rsidRPr="00861C41">
              <w:rPr>
                <w:rStyle w:val="Hipervnculo"/>
                <w:noProof/>
              </w:rPr>
              <w:t>2.5.2</w:t>
            </w:r>
            <w:r w:rsidR="007224D0">
              <w:rPr>
                <w:rFonts w:eastAsiaTheme="minorEastAsia" w:cstheme="minorBidi"/>
                <w:i w:val="0"/>
                <w:iCs w:val="0"/>
                <w:noProof/>
                <w:sz w:val="24"/>
                <w:szCs w:val="24"/>
                <w:lang w:eastAsia="es-ES"/>
              </w:rPr>
              <w:tab/>
            </w:r>
            <w:r w:rsidR="007224D0" w:rsidRPr="00861C41">
              <w:rPr>
                <w:rStyle w:val="Hipervnculo"/>
                <w:noProof/>
              </w:rPr>
              <w:t>Seguridad lógica</w:t>
            </w:r>
            <w:r w:rsidR="007224D0">
              <w:rPr>
                <w:noProof/>
                <w:webHidden/>
              </w:rPr>
              <w:tab/>
            </w:r>
            <w:r w:rsidR="007224D0">
              <w:rPr>
                <w:noProof/>
                <w:webHidden/>
              </w:rPr>
              <w:fldChar w:fldCharType="begin"/>
            </w:r>
            <w:r w:rsidR="007224D0">
              <w:rPr>
                <w:noProof/>
                <w:webHidden/>
              </w:rPr>
              <w:instrText xml:space="preserve"> PAGEREF _Toc165126229 \h </w:instrText>
            </w:r>
            <w:r w:rsidR="007224D0">
              <w:rPr>
                <w:noProof/>
                <w:webHidden/>
              </w:rPr>
            </w:r>
            <w:r w:rsidR="007224D0">
              <w:rPr>
                <w:noProof/>
                <w:webHidden/>
              </w:rPr>
              <w:fldChar w:fldCharType="separate"/>
            </w:r>
            <w:r w:rsidR="00AB32F0">
              <w:rPr>
                <w:noProof/>
                <w:webHidden/>
              </w:rPr>
              <w:t>150</w:t>
            </w:r>
            <w:r w:rsidR="007224D0">
              <w:rPr>
                <w:noProof/>
                <w:webHidden/>
              </w:rPr>
              <w:fldChar w:fldCharType="end"/>
            </w:r>
          </w:hyperlink>
        </w:p>
        <w:p w14:paraId="45358C16" w14:textId="3E797F53" w:rsidR="007224D0" w:rsidRDefault="00DA24DE">
          <w:pPr>
            <w:pStyle w:val="TDC3"/>
            <w:tabs>
              <w:tab w:val="left" w:pos="1320"/>
              <w:tab w:val="right" w:leader="dot" w:pos="8494"/>
            </w:tabs>
            <w:rPr>
              <w:rFonts w:eastAsiaTheme="minorEastAsia" w:cstheme="minorBidi"/>
              <w:i w:val="0"/>
              <w:iCs w:val="0"/>
              <w:noProof/>
              <w:sz w:val="24"/>
              <w:szCs w:val="24"/>
              <w:lang w:eastAsia="es-ES"/>
            </w:rPr>
          </w:pPr>
          <w:hyperlink w:anchor="_Toc165126230" w:history="1">
            <w:r w:rsidR="007224D0" w:rsidRPr="00861C41">
              <w:rPr>
                <w:rStyle w:val="Hipervnculo"/>
                <w:noProof/>
              </w:rPr>
              <w:t>2.5.3</w:t>
            </w:r>
            <w:r w:rsidR="007224D0">
              <w:rPr>
                <w:rFonts w:eastAsiaTheme="minorEastAsia" w:cstheme="minorBidi"/>
                <w:i w:val="0"/>
                <w:iCs w:val="0"/>
                <w:noProof/>
                <w:sz w:val="24"/>
                <w:szCs w:val="24"/>
                <w:lang w:eastAsia="es-ES"/>
              </w:rPr>
              <w:tab/>
            </w:r>
            <w:r w:rsidR="007224D0" w:rsidRPr="00861C41">
              <w:rPr>
                <w:rStyle w:val="Hipervnculo"/>
                <w:noProof/>
              </w:rPr>
              <w:t>Puntos críticos</w:t>
            </w:r>
            <w:r w:rsidR="007224D0">
              <w:rPr>
                <w:noProof/>
                <w:webHidden/>
              </w:rPr>
              <w:tab/>
            </w:r>
            <w:r w:rsidR="007224D0">
              <w:rPr>
                <w:noProof/>
                <w:webHidden/>
              </w:rPr>
              <w:fldChar w:fldCharType="begin"/>
            </w:r>
            <w:r w:rsidR="007224D0">
              <w:rPr>
                <w:noProof/>
                <w:webHidden/>
              </w:rPr>
              <w:instrText xml:space="preserve"> PAGEREF _Toc165126230 \h </w:instrText>
            </w:r>
            <w:r w:rsidR="007224D0">
              <w:rPr>
                <w:noProof/>
                <w:webHidden/>
              </w:rPr>
            </w:r>
            <w:r w:rsidR="007224D0">
              <w:rPr>
                <w:noProof/>
                <w:webHidden/>
              </w:rPr>
              <w:fldChar w:fldCharType="separate"/>
            </w:r>
            <w:r w:rsidR="00AB32F0">
              <w:rPr>
                <w:noProof/>
                <w:webHidden/>
              </w:rPr>
              <w:t>151</w:t>
            </w:r>
            <w:r w:rsidR="007224D0">
              <w:rPr>
                <w:noProof/>
                <w:webHidden/>
              </w:rPr>
              <w:fldChar w:fldCharType="end"/>
            </w:r>
          </w:hyperlink>
        </w:p>
        <w:p w14:paraId="324C0128" w14:textId="34ADE5F7" w:rsidR="007224D0" w:rsidRDefault="00DA24DE">
          <w:pPr>
            <w:pStyle w:val="TDC3"/>
            <w:tabs>
              <w:tab w:val="left" w:pos="1320"/>
              <w:tab w:val="right" w:leader="dot" w:pos="8494"/>
            </w:tabs>
            <w:rPr>
              <w:rFonts w:eastAsiaTheme="minorEastAsia" w:cstheme="minorBidi"/>
              <w:i w:val="0"/>
              <w:iCs w:val="0"/>
              <w:noProof/>
              <w:sz w:val="24"/>
              <w:szCs w:val="24"/>
              <w:lang w:eastAsia="es-ES"/>
            </w:rPr>
          </w:pPr>
          <w:hyperlink w:anchor="_Toc165126231" w:history="1">
            <w:r w:rsidR="007224D0" w:rsidRPr="00861C41">
              <w:rPr>
                <w:rStyle w:val="Hipervnculo"/>
                <w:noProof/>
              </w:rPr>
              <w:t>2.5.4</w:t>
            </w:r>
            <w:r w:rsidR="007224D0">
              <w:rPr>
                <w:rFonts w:eastAsiaTheme="minorEastAsia" w:cstheme="minorBidi"/>
                <w:i w:val="0"/>
                <w:iCs w:val="0"/>
                <w:noProof/>
                <w:sz w:val="24"/>
                <w:szCs w:val="24"/>
                <w:lang w:eastAsia="es-ES"/>
              </w:rPr>
              <w:tab/>
            </w:r>
            <w:r w:rsidR="007224D0" w:rsidRPr="00861C41">
              <w:rPr>
                <w:rStyle w:val="Hipervnculo"/>
                <w:noProof/>
              </w:rPr>
              <w:t>Herramientas</w:t>
            </w:r>
            <w:r w:rsidR="007224D0">
              <w:rPr>
                <w:noProof/>
                <w:webHidden/>
              </w:rPr>
              <w:tab/>
            </w:r>
            <w:r w:rsidR="007224D0">
              <w:rPr>
                <w:noProof/>
                <w:webHidden/>
              </w:rPr>
              <w:fldChar w:fldCharType="begin"/>
            </w:r>
            <w:r w:rsidR="007224D0">
              <w:rPr>
                <w:noProof/>
                <w:webHidden/>
              </w:rPr>
              <w:instrText xml:space="preserve"> PAGEREF _Toc165126231 \h </w:instrText>
            </w:r>
            <w:r w:rsidR="007224D0">
              <w:rPr>
                <w:noProof/>
                <w:webHidden/>
              </w:rPr>
            </w:r>
            <w:r w:rsidR="007224D0">
              <w:rPr>
                <w:noProof/>
                <w:webHidden/>
              </w:rPr>
              <w:fldChar w:fldCharType="separate"/>
            </w:r>
            <w:r w:rsidR="00AB32F0">
              <w:rPr>
                <w:noProof/>
                <w:webHidden/>
              </w:rPr>
              <w:t>151</w:t>
            </w:r>
            <w:r w:rsidR="007224D0">
              <w:rPr>
                <w:noProof/>
                <w:webHidden/>
              </w:rPr>
              <w:fldChar w:fldCharType="end"/>
            </w:r>
          </w:hyperlink>
        </w:p>
        <w:p w14:paraId="28D53B37" w14:textId="7AA25FFC" w:rsidR="007224D0" w:rsidRDefault="00DA24DE">
          <w:pPr>
            <w:pStyle w:val="TDC3"/>
            <w:tabs>
              <w:tab w:val="left" w:pos="1320"/>
              <w:tab w:val="right" w:leader="dot" w:pos="8494"/>
            </w:tabs>
            <w:rPr>
              <w:rFonts w:eastAsiaTheme="minorEastAsia" w:cstheme="minorBidi"/>
              <w:i w:val="0"/>
              <w:iCs w:val="0"/>
              <w:noProof/>
              <w:sz w:val="24"/>
              <w:szCs w:val="24"/>
              <w:lang w:eastAsia="es-ES"/>
            </w:rPr>
          </w:pPr>
          <w:hyperlink w:anchor="_Toc165126232" w:history="1">
            <w:r w:rsidR="007224D0" w:rsidRPr="00861C41">
              <w:rPr>
                <w:rStyle w:val="Hipervnculo"/>
                <w:noProof/>
              </w:rPr>
              <w:t>2.5.5</w:t>
            </w:r>
            <w:r w:rsidR="007224D0">
              <w:rPr>
                <w:rFonts w:eastAsiaTheme="minorEastAsia" w:cstheme="minorBidi"/>
                <w:i w:val="0"/>
                <w:iCs w:val="0"/>
                <w:noProof/>
                <w:sz w:val="24"/>
                <w:szCs w:val="24"/>
                <w:lang w:eastAsia="es-ES"/>
              </w:rPr>
              <w:tab/>
            </w:r>
            <w:r w:rsidR="007224D0" w:rsidRPr="00861C41">
              <w:rPr>
                <w:rStyle w:val="Hipervnculo"/>
                <w:noProof/>
              </w:rPr>
              <w:t>Obligaciones legales</w:t>
            </w:r>
            <w:r w:rsidR="007224D0">
              <w:rPr>
                <w:noProof/>
                <w:webHidden/>
              </w:rPr>
              <w:tab/>
            </w:r>
            <w:r w:rsidR="007224D0">
              <w:rPr>
                <w:noProof/>
                <w:webHidden/>
              </w:rPr>
              <w:fldChar w:fldCharType="begin"/>
            </w:r>
            <w:r w:rsidR="007224D0">
              <w:rPr>
                <w:noProof/>
                <w:webHidden/>
              </w:rPr>
              <w:instrText xml:space="preserve"> PAGEREF _Toc165126232 \h </w:instrText>
            </w:r>
            <w:r w:rsidR="007224D0">
              <w:rPr>
                <w:noProof/>
                <w:webHidden/>
              </w:rPr>
            </w:r>
            <w:r w:rsidR="007224D0">
              <w:rPr>
                <w:noProof/>
                <w:webHidden/>
              </w:rPr>
              <w:fldChar w:fldCharType="separate"/>
            </w:r>
            <w:r w:rsidR="00AB32F0">
              <w:rPr>
                <w:noProof/>
                <w:webHidden/>
              </w:rPr>
              <w:t>152</w:t>
            </w:r>
            <w:r w:rsidR="007224D0">
              <w:rPr>
                <w:noProof/>
                <w:webHidden/>
              </w:rPr>
              <w:fldChar w:fldCharType="end"/>
            </w:r>
          </w:hyperlink>
        </w:p>
        <w:p w14:paraId="174D8519" w14:textId="12093008" w:rsidR="007224D0" w:rsidRDefault="00DA24DE">
          <w:pPr>
            <w:pStyle w:val="TDC2"/>
            <w:tabs>
              <w:tab w:val="left" w:pos="880"/>
              <w:tab w:val="right" w:leader="dot" w:pos="8494"/>
            </w:tabs>
            <w:rPr>
              <w:rFonts w:eastAsiaTheme="minorEastAsia" w:cstheme="minorBidi"/>
              <w:smallCaps w:val="0"/>
              <w:noProof/>
              <w:sz w:val="24"/>
              <w:szCs w:val="24"/>
              <w:lang w:eastAsia="es-ES"/>
            </w:rPr>
          </w:pPr>
          <w:hyperlink w:anchor="_Toc165126233" w:history="1">
            <w:r w:rsidR="007224D0" w:rsidRPr="00861C41">
              <w:rPr>
                <w:rStyle w:val="Hipervnculo"/>
                <w:noProof/>
              </w:rPr>
              <w:t>2.6</w:t>
            </w:r>
            <w:r w:rsidR="007224D0">
              <w:rPr>
                <w:rFonts w:eastAsiaTheme="minorEastAsia" w:cstheme="minorBidi"/>
                <w:smallCaps w:val="0"/>
                <w:noProof/>
                <w:sz w:val="24"/>
                <w:szCs w:val="24"/>
                <w:lang w:eastAsia="es-ES"/>
              </w:rPr>
              <w:tab/>
            </w:r>
            <w:r w:rsidR="007224D0" w:rsidRPr="00861C41">
              <w:rPr>
                <w:rStyle w:val="Hipervnculo"/>
                <w:noProof/>
              </w:rPr>
              <w:t>Otros anexos</w:t>
            </w:r>
            <w:r w:rsidR="007224D0">
              <w:rPr>
                <w:noProof/>
                <w:webHidden/>
              </w:rPr>
              <w:tab/>
            </w:r>
            <w:r w:rsidR="007224D0">
              <w:rPr>
                <w:noProof/>
                <w:webHidden/>
              </w:rPr>
              <w:fldChar w:fldCharType="begin"/>
            </w:r>
            <w:r w:rsidR="007224D0">
              <w:rPr>
                <w:noProof/>
                <w:webHidden/>
              </w:rPr>
              <w:instrText xml:space="preserve"> PAGEREF _Toc165126233 \h </w:instrText>
            </w:r>
            <w:r w:rsidR="007224D0">
              <w:rPr>
                <w:noProof/>
                <w:webHidden/>
              </w:rPr>
            </w:r>
            <w:r w:rsidR="007224D0">
              <w:rPr>
                <w:noProof/>
                <w:webHidden/>
              </w:rPr>
              <w:fldChar w:fldCharType="separate"/>
            </w:r>
            <w:r w:rsidR="00AB32F0">
              <w:rPr>
                <w:noProof/>
                <w:webHidden/>
              </w:rPr>
              <w:t>152</w:t>
            </w:r>
            <w:r w:rsidR="007224D0">
              <w:rPr>
                <w:noProof/>
                <w:webHidden/>
              </w:rPr>
              <w:fldChar w:fldCharType="end"/>
            </w:r>
          </w:hyperlink>
        </w:p>
        <w:p w14:paraId="13F7DAF0" w14:textId="42E408E6" w:rsidR="007224D0" w:rsidRDefault="00DA24DE">
          <w:pPr>
            <w:pStyle w:val="TDC3"/>
            <w:tabs>
              <w:tab w:val="left" w:pos="1320"/>
              <w:tab w:val="right" w:leader="dot" w:pos="8494"/>
            </w:tabs>
            <w:rPr>
              <w:rFonts w:eastAsiaTheme="minorEastAsia" w:cstheme="minorBidi"/>
              <w:i w:val="0"/>
              <w:iCs w:val="0"/>
              <w:noProof/>
              <w:sz w:val="24"/>
              <w:szCs w:val="24"/>
              <w:lang w:eastAsia="es-ES"/>
            </w:rPr>
          </w:pPr>
          <w:hyperlink w:anchor="_Toc165126234" w:history="1">
            <w:r w:rsidR="007224D0" w:rsidRPr="00861C41">
              <w:rPr>
                <w:rStyle w:val="Hipervnculo"/>
                <w:noProof/>
              </w:rPr>
              <w:t>2.6.1</w:t>
            </w:r>
            <w:r w:rsidR="007224D0">
              <w:rPr>
                <w:rFonts w:eastAsiaTheme="minorEastAsia" w:cstheme="minorBidi"/>
                <w:i w:val="0"/>
                <w:iCs w:val="0"/>
                <w:noProof/>
                <w:sz w:val="24"/>
                <w:szCs w:val="24"/>
                <w:lang w:eastAsia="es-ES"/>
              </w:rPr>
              <w:tab/>
            </w:r>
            <w:r w:rsidR="007224D0" w:rsidRPr="00861C41">
              <w:rPr>
                <w:rStyle w:val="Hipervnculo"/>
                <w:noProof/>
              </w:rPr>
              <w:t>Zonas del Principado de Asturias</w:t>
            </w:r>
            <w:r w:rsidR="007224D0">
              <w:rPr>
                <w:noProof/>
                <w:webHidden/>
              </w:rPr>
              <w:tab/>
            </w:r>
            <w:r w:rsidR="007224D0">
              <w:rPr>
                <w:noProof/>
                <w:webHidden/>
              </w:rPr>
              <w:fldChar w:fldCharType="begin"/>
            </w:r>
            <w:r w:rsidR="007224D0">
              <w:rPr>
                <w:noProof/>
                <w:webHidden/>
              </w:rPr>
              <w:instrText xml:space="preserve"> PAGEREF _Toc165126234 \h </w:instrText>
            </w:r>
            <w:r w:rsidR="007224D0">
              <w:rPr>
                <w:noProof/>
                <w:webHidden/>
              </w:rPr>
            </w:r>
            <w:r w:rsidR="007224D0">
              <w:rPr>
                <w:noProof/>
                <w:webHidden/>
              </w:rPr>
              <w:fldChar w:fldCharType="separate"/>
            </w:r>
            <w:r w:rsidR="00AB32F0">
              <w:rPr>
                <w:noProof/>
                <w:webHidden/>
              </w:rPr>
              <w:t>152</w:t>
            </w:r>
            <w:r w:rsidR="007224D0">
              <w:rPr>
                <w:noProof/>
                <w:webHidden/>
              </w:rPr>
              <w:fldChar w:fldCharType="end"/>
            </w:r>
          </w:hyperlink>
        </w:p>
        <w:p w14:paraId="2696EE46" w14:textId="5A97AE97" w:rsidR="007224D0" w:rsidRDefault="00DA24DE">
          <w:pPr>
            <w:pStyle w:val="TDC3"/>
            <w:tabs>
              <w:tab w:val="left" w:pos="1320"/>
              <w:tab w:val="right" w:leader="dot" w:pos="8494"/>
            </w:tabs>
            <w:rPr>
              <w:rFonts w:eastAsiaTheme="minorEastAsia" w:cstheme="minorBidi"/>
              <w:i w:val="0"/>
              <w:iCs w:val="0"/>
              <w:noProof/>
              <w:sz w:val="24"/>
              <w:szCs w:val="24"/>
              <w:lang w:eastAsia="es-ES"/>
            </w:rPr>
          </w:pPr>
          <w:hyperlink w:anchor="_Toc165126235" w:history="1">
            <w:r w:rsidR="007224D0" w:rsidRPr="00861C41">
              <w:rPr>
                <w:rStyle w:val="Hipervnculo"/>
                <w:noProof/>
              </w:rPr>
              <w:t>2.6.2</w:t>
            </w:r>
            <w:r w:rsidR="007224D0">
              <w:rPr>
                <w:rFonts w:eastAsiaTheme="minorEastAsia" w:cstheme="minorBidi"/>
                <w:i w:val="0"/>
                <w:iCs w:val="0"/>
                <w:noProof/>
                <w:sz w:val="24"/>
                <w:szCs w:val="24"/>
                <w:lang w:eastAsia="es-ES"/>
              </w:rPr>
              <w:tab/>
            </w:r>
            <w:r w:rsidR="007224D0" w:rsidRPr="00861C41">
              <w:rPr>
                <w:rStyle w:val="Hipervnculo"/>
                <w:noProof/>
              </w:rPr>
              <w:t>Medios Personales</w:t>
            </w:r>
            <w:r w:rsidR="007224D0">
              <w:rPr>
                <w:noProof/>
                <w:webHidden/>
              </w:rPr>
              <w:tab/>
            </w:r>
            <w:r w:rsidR="007224D0">
              <w:rPr>
                <w:noProof/>
                <w:webHidden/>
              </w:rPr>
              <w:fldChar w:fldCharType="begin"/>
            </w:r>
            <w:r w:rsidR="007224D0">
              <w:rPr>
                <w:noProof/>
                <w:webHidden/>
              </w:rPr>
              <w:instrText xml:space="preserve"> PAGEREF _Toc165126235 \h </w:instrText>
            </w:r>
            <w:r w:rsidR="007224D0">
              <w:rPr>
                <w:noProof/>
                <w:webHidden/>
              </w:rPr>
            </w:r>
            <w:r w:rsidR="007224D0">
              <w:rPr>
                <w:noProof/>
                <w:webHidden/>
              </w:rPr>
              <w:fldChar w:fldCharType="separate"/>
            </w:r>
            <w:r w:rsidR="00AB32F0">
              <w:rPr>
                <w:noProof/>
                <w:webHidden/>
              </w:rPr>
              <w:t>153</w:t>
            </w:r>
            <w:r w:rsidR="007224D0">
              <w:rPr>
                <w:noProof/>
                <w:webHidden/>
              </w:rPr>
              <w:fldChar w:fldCharType="end"/>
            </w:r>
          </w:hyperlink>
        </w:p>
        <w:p w14:paraId="073FB90B" w14:textId="2E071C8C" w:rsidR="007224D0" w:rsidRDefault="00DA24DE">
          <w:pPr>
            <w:pStyle w:val="TDC1"/>
            <w:tabs>
              <w:tab w:val="left" w:pos="440"/>
              <w:tab w:val="right" w:leader="dot" w:pos="8494"/>
            </w:tabs>
            <w:rPr>
              <w:rFonts w:eastAsiaTheme="minorEastAsia" w:cstheme="minorBidi"/>
              <w:b w:val="0"/>
              <w:bCs w:val="0"/>
              <w:caps w:val="0"/>
              <w:noProof/>
              <w:sz w:val="24"/>
              <w:szCs w:val="24"/>
              <w:lang w:eastAsia="es-ES"/>
            </w:rPr>
          </w:pPr>
          <w:hyperlink w:anchor="_Toc165126236" w:history="1">
            <w:r w:rsidR="007224D0" w:rsidRPr="00861C41">
              <w:rPr>
                <w:rStyle w:val="Hipervnculo"/>
                <w:noProof/>
              </w:rPr>
              <w:t>3</w:t>
            </w:r>
            <w:r w:rsidR="007224D0">
              <w:rPr>
                <w:rFonts w:eastAsiaTheme="minorEastAsia" w:cstheme="minorBidi"/>
                <w:b w:val="0"/>
                <w:bCs w:val="0"/>
                <w:caps w:val="0"/>
                <w:noProof/>
                <w:sz w:val="24"/>
                <w:szCs w:val="24"/>
                <w:lang w:eastAsia="es-ES"/>
              </w:rPr>
              <w:tab/>
            </w:r>
            <w:r w:rsidR="007224D0" w:rsidRPr="00861C41">
              <w:rPr>
                <w:rStyle w:val="Hipervnculo"/>
                <w:noProof/>
              </w:rPr>
              <w:t>Especificaciones del sistema</w:t>
            </w:r>
            <w:r w:rsidR="007224D0">
              <w:rPr>
                <w:noProof/>
                <w:webHidden/>
              </w:rPr>
              <w:tab/>
            </w:r>
            <w:r w:rsidR="007224D0">
              <w:rPr>
                <w:noProof/>
                <w:webHidden/>
              </w:rPr>
              <w:fldChar w:fldCharType="begin"/>
            </w:r>
            <w:r w:rsidR="007224D0">
              <w:rPr>
                <w:noProof/>
                <w:webHidden/>
              </w:rPr>
              <w:instrText xml:space="preserve"> PAGEREF _Toc165126236 \h </w:instrText>
            </w:r>
            <w:r w:rsidR="007224D0">
              <w:rPr>
                <w:noProof/>
                <w:webHidden/>
              </w:rPr>
            </w:r>
            <w:r w:rsidR="007224D0">
              <w:rPr>
                <w:noProof/>
                <w:webHidden/>
              </w:rPr>
              <w:fldChar w:fldCharType="separate"/>
            </w:r>
            <w:r w:rsidR="00AB32F0">
              <w:rPr>
                <w:noProof/>
                <w:webHidden/>
              </w:rPr>
              <w:t>155</w:t>
            </w:r>
            <w:r w:rsidR="007224D0">
              <w:rPr>
                <w:noProof/>
                <w:webHidden/>
              </w:rPr>
              <w:fldChar w:fldCharType="end"/>
            </w:r>
          </w:hyperlink>
        </w:p>
        <w:p w14:paraId="32AA84A8" w14:textId="410B5D24" w:rsidR="007224D0" w:rsidRDefault="00DA24DE">
          <w:pPr>
            <w:pStyle w:val="TDC2"/>
            <w:tabs>
              <w:tab w:val="left" w:pos="880"/>
              <w:tab w:val="right" w:leader="dot" w:pos="8494"/>
            </w:tabs>
            <w:rPr>
              <w:rFonts w:eastAsiaTheme="minorEastAsia" w:cstheme="minorBidi"/>
              <w:smallCaps w:val="0"/>
              <w:noProof/>
              <w:sz w:val="24"/>
              <w:szCs w:val="24"/>
              <w:lang w:eastAsia="es-ES"/>
            </w:rPr>
          </w:pPr>
          <w:hyperlink w:anchor="_Toc165126237" w:history="1">
            <w:r w:rsidR="007224D0" w:rsidRPr="00861C41">
              <w:rPr>
                <w:rStyle w:val="Hipervnculo"/>
                <w:noProof/>
              </w:rPr>
              <w:t>3.1</w:t>
            </w:r>
            <w:r w:rsidR="007224D0">
              <w:rPr>
                <w:rFonts w:eastAsiaTheme="minorEastAsia" w:cstheme="minorBidi"/>
                <w:smallCaps w:val="0"/>
                <w:noProof/>
                <w:sz w:val="24"/>
                <w:szCs w:val="24"/>
                <w:lang w:eastAsia="es-ES"/>
              </w:rPr>
              <w:tab/>
            </w:r>
            <w:r w:rsidR="007224D0" w:rsidRPr="00861C41">
              <w:rPr>
                <w:rStyle w:val="Hipervnculo"/>
                <w:noProof/>
              </w:rPr>
              <w:t>Requisitos de interfaces externas</w:t>
            </w:r>
            <w:r w:rsidR="007224D0">
              <w:rPr>
                <w:noProof/>
                <w:webHidden/>
              </w:rPr>
              <w:tab/>
            </w:r>
            <w:r w:rsidR="007224D0">
              <w:rPr>
                <w:noProof/>
                <w:webHidden/>
              </w:rPr>
              <w:fldChar w:fldCharType="begin"/>
            </w:r>
            <w:r w:rsidR="007224D0">
              <w:rPr>
                <w:noProof/>
                <w:webHidden/>
              </w:rPr>
              <w:instrText xml:space="preserve"> PAGEREF _Toc165126237 \h </w:instrText>
            </w:r>
            <w:r w:rsidR="007224D0">
              <w:rPr>
                <w:noProof/>
                <w:webHidden/>
              </w:rPr>
            </w:r>
            <w:r w:rsidR="007224D0">
              <w:rPr>
                <w:noProof/>
                <w:webHidden/>
              </w:rPr>
              <w:fldChar w:fldCharType="separate"/>
            </w:r>
            <w:r w:rsidR="00AB32F0">
              <w:rPr>
                <w:noProof/>
                <w:webHidden/>
              </w:rPr>
              <w:t>155</w:t>
            </w:r>
            <w:r w:rsidR="007224D0">
              <w:rPr>
                <w:noProof/>
                <w:webHidden/>
              </w:rPr>
              <w:fldChar w:fldCharType="end"/>
            </w:r>
          </w:hyperlink>
        </w:p>
        <w:p w14:paraId="52AFFA92" w14:textId="0045E0C7" w:rsidR="007224D0" w:rsidRDefault="00DA24DE">
          <w:pPr>
            <w:pStyle w:val="TDC3"/>
            <w:tabs>
              <w:tab w:val="left" w:pos="1320"/>
              <w:tab w:val="right" w:leader="dot" w:pos="8494"/>
            </w:tabs>
            <w:rPr>
              <w:rFonts w:eastAsiaTheme="minorEastAsia" w:cstheme="minorBidi"/>
              <w:i w:val="0"/>
              <w:iCs w:val="0"/>
              <w:noProof/>
              <w:sz w:val="24"/>
              <w:szCs w:val="24"/>
              <w:lang w:eastAsia="es-ES"/>
            </w:rPr>
          </w:pPr>
          <w:hyperlink w:anchor="_Toc165126238" w:history="1">
            <w:r w:rsidR="007224D0" w:rsidRPr="00861C41">
              <w:rPr>
                <w:rStyle w:val="Hipervnculo"/>
                <w:noProof/>
              </w:rPr>
              <w:t>3.1.1</w:t>
            </w:r>
            <w:r w:rsidR="007224D0">
              <w:rPr>
                <w:rFonts w:eastAsiaTheme="minorEastAsia" w:cstheme="minorBidi"/>
                <w:i w:val="0"/>
                <w:iCs w:val="0"/>
                <w:noProof/>
                <w:sz w:val="24"/>
                <w:szCs w:val="24"/>
                <w:lang w:eastAsia="es-ES"/>
              </w:rPr>
              <w:tab/>
            </w:r>
            <w:r w:rsidR="007224D0" w:rsidRPr="00861C41">
              <w:rPr>
                <w:rStyle w:val="Hipervnculo"/>
                <w:noProof/>
              </w:rPr>
              <w:t>Interfaces de usuario</w:t>
            </w:r>
            <w:r w:rsidR="007224D0">
              <w:rPr>
                <w:noProof/>
                <w:webHidden/>
              </w:rPr>
              <w:tab/>
            </w:r>
            <w:r w:rsidR="007224D0">
              <w:rPr>
                <w:noProof/>
                <w:webHidden/>
              </w:rPr>
              <w:fldChar w:fldCharType="begin"/>
            </w:r>
            <w:r w:rsidR="007224D0">
              <w:rPr>
                <w:noProof/>
                <w:webHidden/>
              </w:rPr>
              <w:instrText xml:space="preserve"> PAGEREF _Toc165126238 \h </w:instrText>
            </w:r>
            <w:r w:rsidR="007224D0">
              <w:rPr>
                <w:noProof/>
                <w:webHidden/>
              </w:rPr>
            </w:r>
            <w:r w:rsidR="007224D0">
              <w:rPr>
                <w:noProof/>
                <w:webHidden/>
              </w:rPr>
              <w:fldChar w:fldCharType="separate"/>
            </w:r>
            <w:r w:rsidR="00AB32F0">
              <w:rPr>
                <w:noProof/>
                <w:webHidden/>
              </w:rPr>
              <w:t>155</w:t>
            </w:r>
            <w:r w:rsidR="007224D0">
              <w:rPr>
                <w:noProof/>
                <w:webHidden/>
              </w:rPr>
              <w:fldChar w:fldCharType="end"/>
            </w:r>
          </w:hyperlink>
        </w:p>
        <w:p w14:paraId="442C8F33" w14:textId="36808946" w:rsidR="007224D0" w:rsidRDefault="00DA24DE">
          <w:pPr>
            <w:pStyle w:val="TDC3"/>
            <w:tabs>
              <w:tab w:val="left" w:pos="1320"/>
              <w:tab w:val="right" w:leader="dot" w:pos="8494"/>
            </w:tabs>
            <w:rPr>
              <w:rFonts w:eastAsiaTheme="minorEastAsia" w:cstheme="minorBidi"/>
              <w:i w:val="0"/>
              <w:iCs w:val="0"/>
              <w:noProof/>
              <w:sz w:val="24"/>
              <w:szCs w:val="24"/>
              <w:lang w:eastAsia="es-ES"/>
            </w:rPr>
          </w:pPr>
          <w:hyperlink w:anchor="_Toc165126239" w:history="1">
            <w:r w:rsidR="007224D0" w:rsidRPr="00861C41">
              <w:rPr>
                <w:rStyle w:val="Hipervnculo"/>
                <w:noProof/>
              </w:rPr>
              <w:t>3.1.2</w:t>
            </w:r>
            <w:r w:rsidR="007224D0">
              <w:rPr>
                <w:rFonts w:eastAsiaTheme="minorEastAsia" w:cstheme="minorBidi"/>
                <w:i w:val="0"/>
                <w:iCs w:val="0"/>
                <w:noProof/>
                <w:sz w:val="24"/>
                <w:szCs w:val="24"/>
                <w:lang w:eastAsia="es-ES"/>
              </w:rPr>
              <w:tab/>
            </w:r>
            <w:r w:rsidR="007224D0" w:rsidRPr="00861C41">
              <w:rPr>
                <w:rStyle w:val="Hipervnculo"/>
                <w:noProof/>
              </w:rPr>
              <w:t>Interfaces hardware</w:t>
            </w:r>
            <w:r w:rsidR="007224D0">
              <w:rPr>
                <w:noProof/>
                <w:webHidden/>
              </w:rPr>
              <w:tab/>
            </w:r>
            <w:r w:rsidR="007224D0">
              <w:rPr>
                <w:noProof/>
                <w:webHidden/>
              </w:rPr>
              <w:fldChar w:fldCharType="begin"/>
            </w:r>
            <w:r w:rsidR="007224D0">
              <w:rPr>
                <w:noProof/>
                <w:webHidden/>
              </w:rPr>
              <w:instrText xml:space="preserve"> PAGEREF _Toc165126239 \h </w:instrText>
            </w:r>
            <w:r w:rsidR="007224D0">
              <w:rPr>
                <w:noProof/>
                <w:webHidden/>
              </w:rPr>
            </w:r>
            <w:r w:rsidR="007224D0">
              <w:rPr>
                <w:noProof/>
                <w:webHidden/>
              </w:rPr>
              <w:fldChar w:fldCharType="separate"/>
            </w:r>
            <w:r w:rsidR="00AB32F0">
              <w:rPr>
                <w:noProof/>
                <w:webHidden/>
              </w:rPr>
              <w:t>155</w:t>
            </w:r>
            <w:r w:rsidR="007224D0">
              <w:rPr>
                <w:noProof/>
                <w:webHidden/>
              </w:rPr>
              <w:fldChar w:fldCharType="end"/>
            </w:r>
          </w:hyperlink>
        </w:p>
        <w:p w14:paraId="7C7E8166" w14:textId="51D34E0C" w:rsidR="007224D0" w:rsidRDefault="00DA24DE">
          <w:pPr>
            <w:pStyle w:val="TDC3"/>
            <w:tabs>
              <w:tab w:val="left" w:pos="1320"/>
              <w:tab w:val="right" w:leader="dot" w:pos="8494"/>
            </w:tabs>
            <w:rPr>
              <w:rFonts w:eastAsiaTheme="minorEastAsia" w:cstheme="minorBidi"/>
              <w:i w:val="0"/>
              <w:iCs w:val="0"/>
              <w:noProof/>
              <w:sz w:val="24"/>
              <w:szCs w:val="24"/>
              <w:lang w:eastAsia="es-ES"/>
            </w:rPr>
          </w:pPr>
          <w:hyperlink w:anchor="_Toc165126240" w:history="1">
            <w:r w:rsidR="007224D0" w:rsidRPr="00861C41">
              <w:rPr>
                <w:rStyle w:val="Hipervnculo"/>
                <w:noProof/>
              </w:rPr>
              <w:t>3.1.3</w:t>
            </w:r>
            <w:r w:rsidR="007224D0">
              <w:rPr>
                <w:rFonts w:eastAsiaTheme="minorEastAsia" w:cstheme="minorBidi"/>
                <w:i w:val="0"/>
                <w:iCs w:val="0"/>
                <w:noProof/>
                <w:sz w:val="24"/>
                <w:szCs w:val="24"/>
                <w:lang w:eastAsia="es-ES"/>
              </w:rPr>
              <w:tab/>
            </w:r>
            <w:r w:rsidR="007224D0" w:rsidRPr="00861C41">
              <w:rPr>
                <w:rStyle w:val="Hipervnculo"/>
                <w:noProof/>
              </w:rPr>
              <w:t>Interfaces software</w:t>
            </w:r>
            <w:r w:rsidR="007224D0">
              <w:rPr>
                <w:noProof/>
                <w:webHidden/>
              </w:rPr>
              <w:tab/>
            </w:r>
            <w:r w:rsidR="007224D0">
              <w:rPr>
                <w:noProof/>
                <w:webHidden/>
              </w:rPr>
              <w:fldChar w:fldCharType="begin"/>
            </w:r>
            <w:r w:rsidR="007224D0">
              <w:rPr>
                <w:noProof/>
                <w:webHidden/>
              </w:rPr>
              <w:instrText xml:space="preserve"> PAGEREF _Toc165126240 \h </w:instrText>
            </w:r>
            <w:r w:rsidR="007224D0">
              <w:rPr>
                <w:noProof/>
                <w:webHidden/>
              </w:rPr>
            </w:r>
            <w:r w:rsidR="007224D0">
              <w:rPr>
                <w:noProof/>
                <w:webHidden/>
              </w:rPr>
              <w:fldChar w:fldCharType="separate"/>
            </w:r>
            <w:r w:rsidR="00AB32F0">
              <w:rPr>
                <w:noProof/>
                <w:webHidden/>
              </w:rPr>
              <w:t>155</w:t>
            </w:r>
            <w:r w:rsidR="007224D0">
              <w:rPr>
                <w:noProof/>
                <w:webHidden/>
              </w:rPr>
              <w:fldChar w:fldCharType="end"/>
            </w:r>
          </w:hyperlink>
        </w:p>
        <w:p w14:paraId="1C371926" w14:textId="0C7ACE5C" w:rsidR="007224D0" w:rsidRDefault="00DA24DE">
          <w:pPr>
            <w:pStyle w:val="TDC3"/>
            <w:tabs>
              <w:tab w:val="left" w:pos="1320"/>
              <w:tab w:val="right" w:leader="dot" w:pos="8494"/>
            </w:tabs>
            <w:rPr>
              <w:rFonts w:eastAsiaTheme="minorEastAsia" w:cstheme="minorBidi"/>
              <w:i w:val="0"/>
              <w:iCs w:val="0"/>
              <w:noProof/>
              <w:sz w:val="24"/>
              <w:szCs w:val="24"/>
              <w:lang w:eastAsia="es-ES"/>
            </w:rPr>
          </w:pPr>
          <w:hyperlink w:anchor="_Toc165126241" w:history="1">
            <w:r w:rsidR="007224D0" w:rsidRPr="00861C41">
              <w:rPr>
                <w:rStyle w:val="Hipervnculo"/>
                <w:noProof/>
              </w:rPr>
              <w:t>3.1.4</w:t>
            </w:r>
            <w:r w:rsidR="007224D0">
              <w:rPr>
                <w:rFonts w:eastAsiaTheme="minorEastAsia" w:cstheme="minorBidi"/>
                <w:i w:val="0"/>
                <w:iCs w:val="0"/>
                <w:noProof/>
                <w:sz w:val="24"/>
                <w:szCs w:val="24"/>
                <w:lang w:eastAsia="es-ES"/>
              </w:rPr>
              <w:tab/>
            </w:r>
            <w:r w:rsidR="007224D0" w:rsidRPr="00861C41">
              <w:rPr>
                <w:rStyle w:val="Hipervnculo"/>
                <w:noProof/>
              </w:rPr>
              <w:t>Interfaces de comunicaciones</w:t>
            </w:r>
            <w:r w:rsidR="007224D0">
              <w:rPr>
                <w:noProof/>
                <w:webHidden/>
              </w:rPr>
              <w:tab/>
            </w:r>
            <w:r w:rsidR="007224D0">
              <w:rPr>
                <w:noProof/>
                <w:webHidden/>
              </w:rPr>
              <w:fldChar w:fldCharType="begin"/>
            </w:r>
            <w:r w:rsidR="007224D0">
              <w:rPr>
                <w:noProof/>
                <w:webHidden/>
              </w:rPr>
              <w:instrText xml:space="preserve"> PAGEREF _Toc165126241 \h </w:instrText>
            </w:r>
            <w:r w:rsidR="007224D0">
              <w:rPr>
                <w:noProof/>
                <w:webHidden/>
              </w:rPr>
            </w:r>
            <w:r w:rsidR="007224D0">
              <w:rPr>
                <w:noProof/>
                <w:webHidden/>
              </w:rPr>
              <w:fldChar w:fldCharType="separate"/>
            </w:r>
            <w:r w:rsidR="00AB32F0">
              <w:rPr>
                <w:noProof/>
                <w:webHidden/>
              </w:rPr>
              <w:t>155</w:t>
            </w:r>
            <w:r w:rsidR="007224D0">
              <w:rPr>
                <w:noProof/>
                <w:webHidden/>
              </w:rPr>
              <w:fldChar w:fldCharType="end"/>
            </w:r>
          </w:hyperlink>
        </w:p>
        <w:p w14:paraId="08CC7A49" w14:textId="0B368D8A" w:rsidR="007224D0" w:rsidRDefault="00DA24DE">
          <w:pPr>
            <w:pStyle w:val="TDC2"/>
            <w:tabs>
              <w:tab w:val="left" w:pos="880"/>
              <w:tab w:val="right" w:leader="dot" w:pos="8494"/>
            </w:tabs>
            <w:rPr>
              <w:rFonts w:eastAsiaTheme="minorEastAsia" w:cstheme="minorBidi"/>
              <w:smallCaps w:val="0"/>
              <w:noProof/>
              <w:sz w:val="24"/>
              <w:szCs w:val="24"/>
              <w:lang w:eastAsia="es-ES"/>
            </w:rPr>
          </w:pPr>
          <w:hyperlink w:anchor="_Toc165126242" w:history="1">
            <w:r w:rsidR="007224D0" w:rsidRPr="00861C41">
              <w:rPr>
                <w:rStyle w:val="Hipervnculo"/>
                <w:noProof/>
              </w:rPr>
              <w:t>3.2</w:t>
            </w:r>
            <w:r w:rsidR="007224D0">
              <w:rPr>
                <w:rFonts w:eastAsiaTheme="minorEastAsia" w:cstheme="minorBidi"/>
                <w:smallCaps w:val="0"/>
                <w:noProof/>
                <w:sz w:val="24"/>
                <w:szCs w:val="24"/>
                <w:lang w:eastAsia="es-ES"/>
              </w:rPr>
              <w:tab/>
            </w:r>
            <w:r w:rsidR="007224D0" w:rsidRPr="00861C41">
              <w:rPr>
                <w:rStyle w:val="Hipervnculo"/>
                <w:noProof/>
              </w:rPr>
              <w:t>Requisitos funcionales</w:t>
            </w:r>
            <w:r w:rsidR="007224D0">
              <w:rPr>
                <w:noProof/>
                <w:webHidden/>
              </w:rPr>
              <w:tab/>
            </w:r>
            <w:r w:rsidR="007224D0">
              <w:rPr>
                <w:noProof/>
                <w:webHidden/>
              </w:rPr>
              <w:fldChar w:fldCharType="begin"/>
            </w:r>
            <w:r w:rsidR="007224D0">
              <w:rPr>
                <w:noProof/>
                <w:webHidden/>
              </w:rPr>
              <w:instrText xml:space="preserve"> PAGEREF _Toc165126242 \h </w:instrText>
            </w:r>
            <w:r w:rsidR="007224D0">
              <w:rPr>
                <w:noProof/>
                <w:webHidden/>
              </w:rPr>
            </w:r>
            <w:r w:rsidR="007224D0">
              <w:rPr>
                <w:noProof/>
                <w:webHidden/>
              </w:rPr>
              <w:fldChar w:fldCharType="separate"/>
            </w:r>
            <w:r w:rsidR="00AB32F0">
              <w:rPr>
                <w:noProof/>
                <w:webHidden/>
              </w:rPr>
              <w:t>156</w:t>
            </w:r>
            <w:r w:rsidR="007224D0">
              <w:rPr>
                <w:noProof/>
                <w:webHidden/>
              </w:rPr>
              <w:fldChar w:fldCharType="end"/>
            </w:r>
          </w:hyperlink>
        </w:p>
        <w:p w14:paraId="277BEDD4" w14:textId="33195304" w:rsidR="007224D0" w:rsidRDefault="00DA24DE">
          <w:pPr>
            <w:pStyle w:val="TDC3"/>
            <w:tabs>
              <w:tab w:val="left" w:pos="1320"/>
              <w:tab w:val="right" w:leader="dot" w:pos="8494"/>
            </w:tabs>
            <w:rPr>
              <w:rFonts w:eastAsiaTheme="minorEastAsia" w:cstheme="minorBidi"/>
              <w:i w:val="0"/>
              <w:iCs w:val="0"/>
              <w:noProof/>
              <w:sz w:val="24"/>
              <w:szCs w:val="24"/>
              <w:lang w:eastAsia="es-ES"/>
            </w:rPr>
          </w:pPr>
          <w:hyperlink w:anchor="_Toc165126243" w:history="1">
            <w:r w:rsidR="007224D0" w:rsidRPr="00861C41">
              <w:rPr>
                <w:rStyle w:val="Hipervnculo"/>
                <w:noProof/>
              </w:rPr>
              <w:t>3.2.1</w:t>
            </w:r>
            <w:r w:rsidR="007224D0">
              <w:rPr>
                <w:rFonts w:eastAsiaTheme="minorEastAsia" w:cstheme="minorBidi"/>
                <w:i w:val="0"/>
                <w:iCs w:val="0"/>
                <w:noProof/>
                <w:sz w:val="24"/>
                <w:szCs w:val="24"/>
                <w:lang w:eastAsia="es-ES"/>
              </w:rPr>
              <w:tab/>
            </w:r>
            <w:r w:rsidR="007224D0" w:rsidRPr="00861C41">
              <w:rPr>
                <w:rStyle w:val="Hipervnculo"/>
                <w:noProof/>
              </w:rPr>
              <w:t>Módulo de gestión de usuarios</w:t>
            </w:r>
            <w:r w:rsidR="007224D0">
              <w:rPr>
                <w:noProof/>
                <w:webHidden/>
              </w:rPr>
              <w:tab/>
            </w:r>
            <w:r w:rsidR="007224D0">
              <w:rPr>
                <w:noProof/>
                <w:webHidden/>
              </w:rPr>
              <w:fldChar w:fldCharType="begin"/>
            </w:r>
            <w:r w:rsidR="007224D0">
              <w:rPr>
                <w:noProof/>
                <w:webHidden/>
              </w:rPr>
              <w:instrText xml:space="preserve"> PAGEREF _Toc165126243 \h </w:instrText>
            </w:r>
            <w:r w:rsidR="007224D0">
              <w:rPr>
                <w:noProof/>
                <w:webHidden/>
              </w:rPr>
            </w:r>
            <w:r w:rsidR="007224D0">
              <w:rPr>
                <w:noProof/>
                <w:webHidden/>
              </w:rPr>
              <w:fldChar w:fldCharType="separate"/>
            </w:r>
            <w:r w:rsidR="00AB32F0">
              <w:rPr>
                <w:noProof/>
                <w:webHidden/>
              </w:rPr>
              <w:t>156</w:t>
            </w:r>
            <w:r w:rsidR="007224D0">
              <w:rPr>
                <w:noProof/>
                <w:webHidden/>
              </w:rPr>
              <w:fldChar w:fldCharType="end"/>
            </w:r>
          </w:hyperlink>
        </w:p>
        <w:p w14:paraId="585FB767" w14:textId="29E01BD2" w:rsidR="007224D0" w:rsidRDefault="00DA24DE">
          <w:pPr>
            <w:pStyle w:val="TDC3"/>
            <w:tabs>
              <w:tab w:val="left" w:pos="1320"/>
              <w:tab w:val="right" w:leader="dot" w:pos="8494"/>
            </w:tabs>
            <w:rPr>
              <w:rFonts w:eastAsiaTheme="minorEastAsia" w:cstheme="minorBidi"/>
              <w:i w:val="0"/>
              <w:iCs w:val="0"/>
              <w:noProof/>
              <w:sz w:val="24"/>
              <w:szCs w:val="24"/>
              <w:lang w:eastAsia="es-ES"/>
            </w:rPr>
          </w:pPr>
          <w:hyperlink w:anchor="_Toc165126244" w:history="1">
            <w:r w:rsidR="007224D0" w:rsidRPr="00861C41">
              <w:rPr>
                <w:rStyle w:val="Hipervnculo"/>
                <w:noProof/>
              </w:rPr>
              <w:t>3.2.2</w:t>
            </w:r>
            <w:r w:rsidR="007224D0">
              <w:rPr>
                <w:rFonts w:eastAsiaTheme="minorEastAsia" w:cstheme="minorBidi"/>
                <w:i w:val="0"/>
                <w:iCs w:val="0"/>
                <w:noProof/>
                <w:sz w:val="24"/>
                <w:szCs w:val="24"/>
                <w:lang w:eastAsia="es-ES"/>
              </w:rPr>
              <w:tab/>
            </w:r>
            <w:r w:rsidR="007224D0" w:rsidRPr="00861C41">
              <w:rPr>
                <w:rStyle w:val="Hipervnculo"/>
                <w:noProof/>
              </w:rPr>
              <w:t>Módulo de mensajería</w:t>
            </w:r>
            <w:r w:rsidR="007224D0">
              <w:rPr>
                <w:noProof/>
                <w:webHidden/>
              </w:rPr>
              <w:tab/>
            </w:r>
            <w:r w:rsidR="007224D0">
              <w:rPr>
                <w:noProof/>
                <w:webHidden/>
              </w:rPr>
              <w:fldChar w:fldCharType="begin"/>
            </w:r>
            <w:r w:rsidR="007224D0">
              <w:rPr>
                <w:noProof/>
                <w:webHidden/>
              </w:rPr>
              <w:instrText xml:space="preserve"> PAGEREF _Toc165126244 \h </w:instrText>
            </w:r>
            <w:r w:rsidR="007224D0">
              <w:rPr>
                <w:noProof/>
                <w:webHidden/>
              </w:rPr>
            </w:r>
            <w:r w:rsidR="007224D0">
              <w:rPr>
                <w:noProof/>
                <w:webHidden/>
              </w:rPr>
              <w:fldChar w:fldCharType="separate"/>
            </w:r>
            <w:r w:rsidR="00AB32F0">
              <w:rPr>
                <w:noProof/>
                <w:webHidden/>
              </w:rPr>
              <w:t>156</w:t>
            </w:r>
            <w:r w:rsidR="007224D0">
              <w:rPr>
                <w:noProof/>
                <w:webHidden/>
              </w:rPr>
              <w:fldChar w:fldCharType="end"/>
            </w:r>
          </w:hyperlink>
        </w:p>
        <w:p w14:paraId="6B0BDF01" w14:textId="046A6CA3" w:rsidR="007224D0" w:rsidRDefault="00DA24DE">
          <w:pPr>
            <w:pStyle w:val="TDC3"/>
            <w:tabs>
              <w:tab w:val="left" w:pos="1320"/>
              <w:tab w:val="right" w:leader="dot" w:pos="8494"/>
            </w:tabs>
            <w:rPr>
              <w:rFonts w:eastAsiaTheme="minorEastAsia" w:cstheme="minorBidi"/>
              <w:i w:val="0"/>
              <w:iCs w:val="0"/>
              <w:noProof/>
              <w:sz w:val="24"/>
              <w:szCs w:val="24"/>
              <w:lang w:eastAsia="es-ES"/>
            </w:rPr>
          </w:pPr>
          <w:hyperlink w:anchor="_Toc165126245" w:history="1">
            <w:r w:rsidR="007224D0" w:rsidRPr="00861C41">
              <w:rPr>
                <w:rStyle w:val="Hipervnculo"/>
                <w:noProof/>
              </w:rPr>
              <w:t>3.2.3</w:t>
            </w:r>
            <w:r w:rsidR="007224D0">
              <w:rPr>
                <w:rFonts w:eastAsiaTheme="minorEastAsia" w:cstheme="minorBidi"/>
                <w:i w:val="0"/>
                <w:iCs w:val="0"/>
                <w:noProof/>
                <w:sz w:val="24"/>
                <w:szCs w:val="24"/>
                <w:lang w:eastAsia="es-ES"/>
              </w:rPr>
              <w:tab/>
            </w:r>
            <w:r w:rsidR="007224D0" w:rsidRPr="00861C41">
              <w:rPr>
                <w:rStyle w:val="Hipervnculo"/>
                <w:noProof/>
              </w:rPr>
              <w:t>Módulo de sistema de geoposicionamiento</w:t>
            </w:r>
            <w:r w:rsidR="007224D0">
              <w:rPr>
                <w:noProof/>
                <w:webHidden/>
              </w:rPr>
              <w:tab/>
            </w:r>
            <w:r w:rsidR="007224D0">
              <w:rPr>
                <w:noProof/>
                <w:webHidden/>
              </w:rPr>
              <w:fldChar w:fldCharType="begin"/>
            </w:r>
            <w:r w:rsidR="007224D0">
              <w:rPr>
                <w:noProof/>
                <w:webHidden/>
              </w:rPr>
              <w:instrText xml:space="preserve"> PAGEREF _Toc165126245 \h </w:instrText>
            </w:r>
            <w:r w:rsidR="007224D0">
              <w:rPr>
                <w:noProof/>
                <w:webHidden/>
              </w:rPr>
            </w:r>
            <w:r w:rsidR="007224D0">
              <w:rPr>
                <w:noProof/>
                <w:webHidden/>
              </w:rPr>
              <w:fldChar w:fldCharType="separate"/>
            </w:r>
            <w:r w:rsidR="00AB32F0">
              <w:rPr>
                <w:noProof/>
                <w:webHidden/>
              </w:rPr>
              <w:t>156</w:t>
            </w:r>
            <w:r w:rsidR="007224D0">
              <w:rPr>
                <w:noProof/>
                <w:webHidden/>
              </w:rPr>
              <w:fldChar w:fldCharType="end"/>
            </w:r>
          </w:hyperlink>
        </w:p>
        <w:p w14:paraId="41771B7B" w14:textId="14E0244F" w:rsidR="007224D0" w:rsidRDefault="00DA24DE">
          <w:pPr>
            <w:pStyle w:val="TDC3"/>
            <w:tabs>
              <w:tab w:val="left" w:pos="1320"/>
              <w:tab w:val="right" w:leader="dot" w:pos="8494"/>
            </w:tabs>
            <w:rPr>
              <w:rFonts w:eastAsiaTheme="minorEastAsia" w:cstheme="minorBidi"/>
              <w:i w:val="0"/>
              <w:iCs w:val="0"/>
              <w:noProof/>
              <w:sz w:val="24"/>
              <w:szCs w:val="24"/>
              <w:lang w:eastAsia="es-ES"/>
            </w:rPr>
          </w:pPr>
          <w:hyperlink w:anchor="_Toc165126246" w:history="1">
            <w:r w:rsidR="007224D0" w:rsidRPr="00861C41">
              <w:rPr>
                <w:rStyle w:val="Hipervnculo"/>
                <w:noProof/>
              </w:rPr>
              <w:t>3.2.4</w:t>
            </w:r>
            <w:r w:rsidR="007224D0">
              <w:rPr>
                <w:rFonts w:eastAsiaTheme="minorEastAsia" w:cstheme="minorBidi"/>
                <w:i w:val="0"/>
                <w:iCs w:val="0"/>
                <w:noProof/>
                <w:sz w:val="24"/>
                <w:szCs w:val="24"/>
                <w:lang w:eastAsia="es-ES"/>
              </w:rPr>
              <w:tab/>
            </w:r>
            <w:r w:rsidR="007224D0" w:rsidRPr="00861C41">
              <w:rPr>
                <w:rStyle w:val="Hipervnculo"/>
                <w:noProof/>
              </w:rPr>
              <w:t>Módulo integración con centrales</w:t>
            </w:r>
            <w:r w:rsidR="007224D0">
              <w:rPr>
                <w:noProof/>
                <w:webHidden/>
              </w:rPr>
              <w:tab/>
            </w:r>
            <w:r w:rsidR="007224D0">
              <w:rPr>
                <w:noProof/>
                <w:webHidden/>
              </w:rPr>
              <w:fldChar w:fldCharType="begin"/>
            </w:r>
            <w:r w:rsidR="007224D0">
              <w:rPr>
                <w:noProof/>
                <w:webHidden/>
              </w:rPr>
              <w:instrText xml:space="preserve"> PAGEREF _Toc165126246 \h </w:instrText>
            </w:r>
            <w:r w:rsidR="007224D0">
              <w:rPr>
                <w:noProof/>
                <w:webHidden/>
              </w:rPr>
            </w:r>
            <w:r w:rsidR="007224D0">
              <w:rPr>
                <w:noProof/>
                <w:webHidden/>
              </w:rPr>
              <w:fldChar w:fldCharType="separate"/>
            </w:r>
            <w:r w:rsidR="00AB32F0">
              <w:rPr>
                <w:noProof/>
                <w:webHidden/>
              </w:rPr>
              <w:t>156</w:t>
            </w:r>
            <w:r w:rsidR="007224D0">
              <w:rPr>
                <w:noProof/>
                <w:webHidden/>
              </w:rPr>
              <w:fldChar w:fldCharType="end"/>
            </w:r>
          </w:hyperlink>
        </w:p>
        <w:p w14:paraId="116609BD" w14:textId="5124175E" w:rsidR="007224D0" w:rsidRDefault="00DA24DE">
          <w:pPr>
            <w:pStyle w:val="TDC3"/>
            <w:tabs>
              <w:tab w:val="left" w:pos="1320"/>
              <w:tab w:val="right" w:leader="dot" w:pos="8494"/>
            </w:tabs>
            <w:rPr>
              <w:rFonts w:eastAsiaTheme="minorEastAsia" w:cstheme="minorBidi"/>
              <w:i w:val="0"/>
              <w:iCs w:val="0"/>
              <w:noProof/>
              <w:sz w:val="24"/>
              <w:szCs w:val="24"/>
              <w:lang w:eastAsia="es-ES"/>
            </w:rPr>
          </w:pPr>
          <w:hyperlink w:anchor="_Toc165126247" w:history="1">
            <w:r w:rsidR="007224D0" w:rsidRPr="00861C41">
              <w:rPr>
                <w:rStyle w:val="Hipervnculo"/>
                <w:noProof/>
              </w:rPr>
              <w:t>3.2.5</w:t>
            </w:r>
            <w:r w:rsidR="007224D0">
              <w:rPr>
                <w:rFonts w:eastAsiaTheme="minorEastAsia" w:cstheme="minorBidi"/>
                <w:i w:val="0"/>
                <w:iCs w:val="0"/>
                <w:noProof/>
                <w:sz w:val="24"/>
                <w:szCs w:val="24"/>
                <w:lang w:eastAsia="es-ES"/>
              </w:rPr>
              <w:tab/>
            </w:r>
            <w:r w:rsidR="007224D0" w:rsidRPr="00861C41">
              <w:rPr>
                <w:rStyle w:val="Hipervnculo"/>
                <w:noProof/>
              </w:rPr>
              <w:t>Módulo de aplicaciones de usuarios de avisos y mensajería</w:t>
            </w:r>
            <w:r w:rsidR="007224D0">
              <w:rPr>
                <w:noProof/>
                <w:webHidden/>
              </w:rPr>
              <w:tab/>
            </w:r>
            <w:r w:rsidR="007224D0">
              <w:rPr>
                <w:noProof/>
                <w:webHidden/>
              </w:rPr>
              <w:fldChar w:fldCharType="begin"/>
            </w:r>
            <w:r w:rsidR="007224D0">
              <w:rPr>
                <w:noProof/>
                <w:webHidden/>
              </w:rPr>
              <w:instrText xml:space="preserve"> PAGEREF _Toc165126247 \h </w:instrText>
            </w:r>
            <w:r w:rsidR="007224D0">
              <w:rPr>
                <w:noProof/>
                <w:webHidden/>
              </w:rPr>
            </w:r>
            <w:r w:rsidR="007224D0">
              <w:rPr>
                <w:noProof/>
                <w:webHidden/>
              </w:rPr>
              <w:fldChar w:fldCharType="separate"/>
            </w:r>
            <w:r w:rsidR="00AB32F0">
              <w:rPr>
                <w:noProof/>
                <w:webHidden/>
              </w:rPr>
              <w:t>157</w:t>
            </w:r>
            <w:r w:rsidR="007224D0">
              <w:rPr>
                <w:noProof/>
                <w:webHidden/>
              </w:rPr>
              <w:fldChar w:fldCharType="end"/>
            </w:r>
          </w:hyperlink>
        </w:p>
        <w:p w14:paraId="12905927" w14:textId="78C6468F" w:rsidR="007224D0" w:rsidRDefault="00DA24DE">
          <w:pPr>
            <w:pStyle w:val="TDC3"/>
            <w:tabs>
              <w:tab w:val="left" w:pos="1320"/>
              <w:tab w:val="right" w:leader="dot" w:pos="8494"/>
            </w:tabs>
            <w:rPr>
              <w:rFonts w:eastAsiaTheme="minorEastAsia" w:cstheme="minorBidi"/>
              <w:i w:val="0"/>
              <w:iCs w:val="0"/>
              <w:noProof/>
              <w:sz w:val="24"/>
              <w:szCs w:val="24"/>
              <w:lang w:eastAsia="es-ES"/>
            </w:rPr>
          </w:pPr>
          <w:hyperlink w:anchor="_Toc165126248" w:history="1">
            <w:r w:rsidR="007224D0" w:rsidRPr="00861C41">
              <w:rPr>
                <w:rStyle w:val="Hipervnculo"/>
                <w:noProof/>
              </w:rPr>
              <w:t>3.2.6</w:t>
            </w:r>
            <w:r w:rsidR="007224D0">
              <w:rPr>
                <w:rFonts w:eastAsiaTheme="minorEastAsia" w:cstheme="minorBidi"/>
                <w:i w:val="0"/>
                <w:iCs w:val="0"/>
                <w:noProof/>
                <w:sz w:val="24"/>
                <w:szCs w:val="24"/>
                <w:lang w:eastAsia="es-ES"/>
              </w:rPr>
              <w:tab/>
            </w:r>
            <w:r w:rsidR="007224D0" w:rsidRPr="00861C41">
              <w:rPr>
                <w:rStyle w:val="Hipervnculo"/>
                <w:noProof/>
              </w:rPr>
              <w:t>Módulo de dashboard de seguimiento</w:t>
            </w:r>
            <w:r w:rsidR="007224D0">
              <w:rPr>
                <w:noProof/>
                <w:webHidden/>
              </w:rPr>
              <w:tab/>
            </w:r>
            <w:r w:rsidR="007224D0">
              <w:rPr>
                <w:noProof/>
                <w:webHidden/>
              </w:rPr>
              <w:fldChar w:fldCharType="begin"/>
            </w:r>
            <w:r w:rsidR="007224D0">
              <w:rPr>
                <w:noProof/>
                <w:webHidden/>
              </w:rPr>
              <w:instrText xml:space="preserve"> PAGEREF _Toc165126248 \h </w:instrText>
            </w:r>
            <w:r w:rsidR="007224D0">
              <w:rPr>
                <w:noProof/>
                <w:webHidden/>
              </w:rPr>
            </w:r>
            <w:r w:rsidR="007224D0">
              <w:rPr>
                <w:noProof/>
                <w:webHidden/>
              </w:rPr>
              <w:fldChar w:fldCharType="separate"/>
            </w:r>
            <w:r w:rsidR="00AB32F0">
              <w:rPr>
                <w:noProof/>
                <w:webHidden/>
              </w:rPr>
              <w:t>157</w:t>
            </w:r>
            <w:r w:rsidR="007224D0">
              <w:rPr>
                <w:noProof/>
                <w:webHidden/>
              </w:rPr>
              <w:fldChar w:fldCharType="end"/>
            </w:r>
          </w:hyperlink>
        </w:p>
        <w:p w14:paraId="46B8D734" w14:textId="01801EB7" w:rsidR="007224D0" w:rsidRDefault="00DA24DE">
          <w:pPr>
            <w:pStyle w:val="TDC3"/>
            <w:tabs>
              <w:tab w:val="left" w:pos="1320"/>
              <w:tab w:val="right" w:leader="dot" w:pos="8494"/>
            </w:tabs>
            <w:rPr>
              <w:rFonts w:eastAsiaTheme="minorEastAsia" w:cstheme="minorBidi"/>
              <w:i w:val="0"/>
              <w:iCs w:val="0"/>
              <w:noProof/>
              <w:sz w:val="24"/>
              <w:szCs w:val="24"/>
              <w:lang w:eastAsia="es-ES"/>
            </w:rPr>
          </w:pPr>
          <w:hyperlink w:anchor="_Toc165126249" w:history="1">
            <w:r w:rsidR="007224D0" w:rsidRPr="00861C41">
              <w:rPr>
                <w:rStyle w:val="Hipervnculo"/>
                <w:noProof/>
              </w:rPr>
              <w:t>3.2.7</w:t>
            </w:r>
            <w:r w:rsidR="007224D0">
              <w:rPr>
                <w:rFonts w:eastAsiaTheme="minorEastAsia" w:cstheme="minorBidi"/>
                <w:i w:val="0"/>
                <w:iCs w:val="0"/>
                <w:noProof/>
                <w:sz w:val="24"/>
                <w:szCs w:val="24"/>
                <w:lang w:eastAsia="es-ES"/>
              </w:rPr>
              <w:tab/>
            </w:r>
            <w:r w:rsidR="007224D0" w:rsidRPr="00861C41">
              <w:rPr>
                <w:rStyle w:val="Hipervnculo"/>
                <w:noProof/>
              </w:rPr>
              <w:t>Módulo de aplicaciones de usuario para la gestión de emergencias</w:t>
            </w:r>
            <w:r w:rsidR="007224D0">
              <w:rPr>
                <w:noProof/>
                <w:webHidden/>
              </w:rPr>
              <w:tab/>
            </w:r>
            <w:r w:rsidR="007224D0">
              <w:rPr>
                <w:noProof/>
                <w:webHidden/>
              </w:rPr>
              <w:fldChar w:fldCharType="begin"/>
            </w:r>
            <w:r w:rsidR="007224D0">
              <w:rPr>
                <w:noProof/>
                <w:webHidden/>
              </w:rPr>
              <w:instrText xml:space="preserve"> PAGEREF _Toc165126249 \h </w:instrText>
            </w:r>
            <w:r w:rsidR="007224D0">
              <w:rPr>
                <w:noProof/>
                <w:webHidden/>
              </w:rPr>
            </w:r>
            <w:r w:rsidR="007224D0">
              <w:rPr>
                <w:noProof/>
                <w:webHidden/>
              </w:rPr>
              <w:fldChar w:fldCharType="separate"/>
            </w:r>
            <w:r w:rsidR="00AB32F0">
              <w:rPr>
                <w:noProof/>
                <w:webHidden/>
              </w:rPr>
              <w:t>157</w:t>
            </w:r>
            <w:r w:rsidR="007224D0">
              <w:rPr>
                <w:noProof/>
                <w:webHidden/>
              </w:rPr>
              <w:fldChar w:fldCharType="end"/>
            </w:r>
          </w:hyperlink>
        </w:p>
        <w:p w14:paraId="3C24BBE9" w14:textId="10171C78" w:rsidR="007224D0" w:rsidRDefault="00DA24DE">
          <w:pPr>
            <w:pStyle w:val="TDC2"/>
            <w:tabs>
              <w:tab w:val="left" w:pos="880"/>
              <w:tab w:val="right" w:leader="dot" w:pos="8494"/>
            </w:tabs>
            <w:rPr>
              <w:rFonts w:eastAsiaTheme="minorEastAsia" w:cstheme="minorBidi"/>
              <w:smallCaps w:val="0"/>
              <w:noProof/>
              <w:sz w:val="24"/>
              <w:szCs w:val="24"/>
              <w:lang w:eastAsia="es-ES"/>
            </w:rPr>
          </w:pPr>
          <w:hyperlink w:anchor="_Toc165126250" w:history="1">
            <w:r w:rsidR="007224D0" w:rsidRPr="00861C41">
              <w:rPr>
                <w:rStyle w:val="Hipervnculo"/>
                <w:noProof/>
              </w:rPr>
              <w:t>3.3</w:t>
            </w:r>
            <w:r w:rsidR="007224D0">
              <w:rPr>
                <w:rFonts w:eastAsiaTheme="minorEastAsia" w:cstheme="minorBidi"/>
                <w:smallCaps w:val="0"/>
                <w:noProof/>
                <w:sz w:val="24"/>
                <w:szCs w:val="24"/>
                <w:lang w:eastAsia="es-ES"/>
              </w:rPr>
              <w:tab/>
            </w:r>
            <w:r w:rsidR="007224D0" w:rsidRPr="00861C41">
              <w:rPr>
                <w:rStyle w:val="Hipervnculo"/>
                <w:noProof/>
              </w:rPr>
              <w:t>Requisitos de rendimiento</w:t>
            </w:r>
            <w:r w:rsidR="007224D0">
              <w:rPr>
                <w:noProof/>
                <w:webHidden/>
              </w:rPr>
              <w:tab/>
            </w:r>
            <w:r w:rsidR="007224D0">
              <w:rPr>
                <w:noProof/>
                <w:webHidden/>
              </w:rPr>
              <w:fldChar w:fldCharType="begin"/>
            </w:r>
            <w:r w:rsidR="007224D0">
              <w:rPr>
                <w:noProof/>
                <w:webHidden/>
              </w:rPr>
              <w:instrText xml:space="preserve"> PAGEREF _Toc165126250 \h </w:instrText>
            </w:r>
            <w:r w:rsidR="007224D0">
              <w:rPr>
                <w:noProof/>
                <w:webHidden/>
              </w:rPr>
            </w:r>
            <w:r w:rsidR="007224D0">
              <w:rPr>
                <w:noProof/>
                <w:webHidden/>
              </w:rPr>
              <w:fldChar w:fldCharType="separate"/>
            </w:r>
            <w:r w:rsidR="00AB32F0">
              <w:rPr>
                <w:noProof/>
                <w:webHidden/>
              </w:rPr>
              <w:t>158</w:t>
            </w:r>
            <w:r w:rsidR="007224D0">
              <w:rPr>
                <w:noProof/>
                <w:webHidden/>
              </w:rPr>
              <w:fldChar w:fldCharType="end"/>
            </w:r>
          </w:hyperlink>
        </w:p>
        <w:p w14:paraId="6849A133" w14:textId="1A0FB6FE" w:rsidR="007224D0" w:rsidRDefault="00DA24DE">
          <w:pPr>
            <w:pStyle w:val="TDC2"/>
            <w:tabs>
              <w:tab w:val="left" w:pos="880"/>
              <w:tab w:val="right" w:leader="dot" w:pos="8494"/>
            </w:tabs>
            <w:rPr>
              <w:rFonts w:eastAsiaTheme="minorEastAsia" w:cstheme="minorBidi"/>
              <w:smallCaps w:val="0"/>
              <w:noProof/>
              <w:sz w:val="24"/>
              <w:szCs w:val="24"/>
              <w:lang w:eastAsia="es-ES"/>
            </w:rPr>
          </w:pPr>
          <w:hyperlink w:anchor="_Toc165126251" w:history="1">
            <w:r w:rsidR="007224D0" w:rsidRPr="00861C41">
              <w:rPr>
                <w:rStyle w:val="Hipervnculo"/>
                <w:noProof/>
              </w:rPr>
              <w:t>3.4</w:t>
            </w:r>
            <w:r w:rsidR="007224D0">
              <w:rPr>
                <w:rFonts w:eastAsiaTheme="minorEastAsia" w:cstheme="minorBidi"/>
                <w:smallCaps w:val="0"/>
                <w:noProof/>
                <w:sz w:val="24"/>
                <w:szCs w:val="24"/>
                <w:lang w:eastAsia="es-ES"/>
              </w:rPr>
              <w:tab/>
            </w:r>
            <w:r w:rsidR="007224D0" w:rsidRPr="00861C41">
              <w:rPr>
                <w:rStyle w:val="Hipervnculo"/>
                <w:noProof/>
              </w:rPr>
              <w:t>Requisitos de base de datos</w:t>
            </w:r>
            <w:r w:rsidR="007224D0">
              <w:rPr>
                <w:noProof/>
                <w:webHidden/>
              </w:rPr>
              <w:tab/>
            </w:r>
            <w:r w:rsidR="007224D0">
              <w:rPr>
                <w:noProof/>
                <w:webHidden/>
              </w:rPr>
              <w:fldChar w:fldCharType="begin"/>
            </w:r>
            <w:r w:rsidR="007224D0">
              <w:rPr>
                <w:noProof/>
                <w:webHidden/>
              </w:rPr>
              <w:instrText xml:space="preserve"> PAGEREF _Toc165126251 \h </w:instrText>
            </w:r>
            <w:r w:rsidR="007224D0">
              <w:rPr>
                <w:noProof/>
                <w:webHidden/>
              </w:rPr>
            </w:r>
            <w:r w:rsidR="007224D0">
              <w:rPr>
                <w:noProof/>
                <w:webHidden/>
              </w:rPr>
              <w:fldChar w:fldCharType="separate"/>
            </w:r>
            <w:r w:rsidR="00AB32F0">
              <w:rPr>
                <w:noProof/>
                <w:webHidden/>
              </w:rPr>
              <w:t>158</w:t>
            </w:r>
            <w:r w:rsidR="007224D0">
              <w:rPr>
                <w:noProof/>
                <w:webHidden/>
              </w:rPr>
              <w:fldChar w:fldCharType="end"/>
            </w:r>
          </w:hyperlink>
        </w:p>
        <w:p w14:paraId="6BBA0D46" w14:textId="61319E0C" w:rsidR="007224D0" w:rsidRDefault="00DA24DE">
          <w:pPr>
            <w:pStyle w:val="TDC2"/>
            <w:tabs>
              <w:tab w:val="left" w:pos="880"/>
              <w:tab w:val="right" w:leader="dot" w:pos="8494"/>
            </w:tabs>
            <w:rPr>
              <w:rFonts w:eastAsiaTheme="minorEastAsia" w:cstheme="minorBidi"/>
              <w:smallCaps w:val="0"/>
              <w:noProof/>
              <w:sz w:val="24"/>
              <w:szCs w:val="24"/>
              <w:lang w:eastAsia="es-ES"/>
            </w:rPr>
          </w:pPr>
          <w:hyperlink w:anchor="_Toc165126252" w:history="1">
            <w:r w:rsidR="007224D0" w:rsidRPr="00861C41">
              <w:rPr>
                <w:rStyle w:val="Hipervnculo"/>
                <w:noProof/>
              </w:rPr>
              <w:t>3.5</w:t>
            </w:r>
            <w:r w:rsidR="007224D0">
              <w:rPr>
                <w:rFonts w:eastAsiaTheme="minorEastAsia" w:cstheme="minorBidi"/>
                <w:smallCaps w:val="0"/>
                <w:noProof/>
                <w:sz w:val="24"/>
                <w:szCs w:val="24"/>
                <w:lang w:eastAsia="es-ES"/>
              </w:rPr>
              <w:tab/>
            </w:r>
            <w:r w:rsidR="007224D0" w:rsidRPr="00861C41">
              <w:rPr>
                <w:rStyle w:val="Hipervnculo"/>
                <w:noProof/>
              </w:rPr>
              <w:t>Restricciones de diseño</w:t>
            </w:r>
            <w:r w:rsidR="007224D0">
              <w:rPr>
                <w:noProof/>
                <w:webHidden/>
              </w:rPr>
              <w:tab/>
            </w:r>
            <w:r w:rsidR="007224D0">
              <w:rPr>
                <w:noProof/>
                <w:webHidden/>
              </w:rPr>
              <w:fldChar w:fldCharType="begin"/>
            </w:r>
            <w:r w:rsidR="007224D0">
              <w:rPr>
                <w:noProof/>
                <w:webHidden/>
              </w:rPr>
              <w:instrText xml:space="preserve"> PAGEREF _Toc165126252 \h </w:instrText>
            </w:r>
            <w:r w:rsidR="007224D0">
              <w:rPr>
                <w:noProof/>
                <w:webHidden/>
              </w:rPr>
            </w:r>
            <w:r w:rsidR="007224D0">
              <w:rPr>
                <w:noProof/>
                <w:webHidden/>
              </w:rPr>
              <w:fldChar w:fldCharType="separate"/>
            </w:r>
            <w:r w:rsidR="00AB32F0">
              <w:rPr>
                <w:noProof/>
                <w:webHidden/>
              </w:rPr>
              <w:t>158</w:t>
            </w:r>
            <w:r w:rsidR="007224D0">
              <w:rPr>
                <w:noProof/>
                <w:webHidden/>
              </w:rPr>
              <w:fldChar w:fldCharType="end"/>
            </w:r>
          </w:hyperlink>
        </w:p>
        <w:p w14:paraId="5B9C17E9" w14:textId="71F8D76D" w:rsidR="007224D0" w:rsidRDefault="00DA24DE">
          <w:pPr>
            <w:pStyle w:val="TDC2"/>
            <w:tabs>
              <w:tab w:val="left" w:pos="880"/>
              <w:tab w:val="right" w:leader="dot" w:pos="8494"/>
            </w:tabs>
            <w:rPr>
              <w:rFonts w:eastAsiaTheme="minorEastAsia" w:cstheme="minorBidi"/>
              <w:smallCaps w:val="0"/>
              <w:noProof/>
              <w:sz w:val="24"/>
              <w:szCs w:val="24"/>
              <w:lang w:eastAsia="es-ES"/>
            </w:rPr>
          </w:pPr>
          <w:hyperlink w:anchor="_Toc165126253" w:history="1">
            <w:r w:rsidR="007224D0" w:rsidRPr="00861C41">
              <w:rPr>
                <w:rStyle w:val="Hipervnculo"/>
                <w:noProof/>
              </w:rPr>
              <w:t>3.6</w:t>
            </w:r>
            <w:r w:rsidR="007224D0">
              <w:rPr>
                <w:rFonts w:eastAsiaTheme="minorEastAsia" w:cstheme="minorBidi"/>
                <w:smallCaps w:val="0"/>
                <w:noProof/>
                <w:sz w:val="24"/>
                <w:szCs w:val="24"/>
                <w:lang w:eastAsia="es-ES"/>
              </w:rPr>
              <w:tab/>
            </w:r>
            <w:r w:rsidR="007224D0" w:rsidRPr="00861C41">
              <w:rPr>
                <w:rStyle w:val="Hipervnculo"/>
                <w:noProof/>
              </w:rPr>
              <w:t>Atributos del sistema</w:t>
            </w:r>
            <w:r w:rsidR="007224D0">
              <w:rPr>
                <w:noProof/>
                <w:webHidden/>
              </w:rPr>
              <w:tab/>
            </w:r>
            <w:r w:rsidR="007224D0">
              <w:rPr>
                <w:noProof/>
                <w:webHidden/>
              </w:rPr>
              <w:fldChar w:fldCharType="begin"/>
            </w:r>
            <w:r w:rsidR="007224D0">
              <w:rPr>
                <w:noProof/>
                <w:webHidden/>
              </w:rPr>
              <w:instrText xml:space="preserve"> PAGEREF _Toc165126253 \h </w:instrText>
            </w:r>
            <w:r w:rsidR="007224D0">
              <w:rPr>
                <w:noProof/>
                <w:webHidden/>
              </w:rPr>
            </w:r>
            <w:r w:rsidR="007224D0">
              <w:rPr>
                <w:noProof/>
                <w:webHidden/>
              </w:rPr>
              <w:fldChar w:fldCharType="separate"/>
            </w:r>
            <w:r w:rsidR="00AB32F0">
              <w:rPr>
                <w:noProof/>
                <w:webHidden/>
              </w:rPr>
              <w:t>158</w:t>
            </w:r>
            <w:r w:rsidR="007224D0">
              <w:rPr>
                <w:noProof/>
                <w:webHidden/>
              </w:rPr>
              <w:fldChar w:fldCharType="end"/>
            </w:r>
          </w:hyperlink>
        </w:p>
        <w:p w14:paraId="0E4E2BA0" w14:textId="6A202A91" w:rsidR="007224D0" w:rsidRDefault="00DA24DE">
          <w:pPr>
            <w:pStyle w:val="TDC1"/>
            <w:tabs>
              <w:tab w:val="left" w:pos="440"/>
              <w:tab w:val="right" w:leader="dot" w:pos="8494"/>
            </w:tabs>
            <w:rPr>
              <w:rFonts w:eastAsiaTheme="minorEastAsia" w:cstheme="minorBidi"/>
              <w:b w:val="0"/>
              <w:bCs w:val="0"/>
              <w:caps w:val="0"/>
              <w:noProof/>
              <w:sz w:val="24"/>
              <w:szCs w:val="24"/>
              <w:lang w:eastAsia="es-ES"/>
            </w:rPr>
          </w:pPr>
          <w:hyperlink w:anchor="_Toc165126254" w:history="1">
            <w:r w:rsidR="007224D0" w:rsidRPr="00861C41">
              <w:rPr>
                <w:rStyle w:val="Hipervnculo"/>
                <w:noProof/>
              </w:rPr>
              <w:t>4</w:t>
            </w:r>
            <w:r w:rsidR="007224D0">
              <w:rPr>
                <w:rFonts w:eastAsiaTheme="minorEastAsia" w:cstheme="minorBidi"/>
                <w:b w:val="0"/>
                <w:bCs w:val="0"/>
                <w:caps w:val="0"/>
                <w:noProof/>
                <w:sz w:val="24"/>
                <w:szCs w:val="24"/>
                <w:lang w:eastAsia="es-ES"/>
              </w:rPr>
              <w:tab/>
            </w:r>
            <w:r w:rsidR="007224D0" w:rsidRPr="00861C41">
              <w:rPr>
                <w:rStyle w:val="Hipervnculo"/>
                <w:noProof/>
              </w:rPr>
              <w:t>Presupuesto</w:t>
            </w:r>
            <w:r w:rsidR="007224D0">
              <w:rPr>
                <w:noProof/>
                <w:webHidden/>
              </w:rPr>
              <w:tab/>
            </w:r>
            <w:r w:rsidR="007224D0">
              <w:rPr>
                <w:noProof/>
                <w:webHidden/>
              </w:rPr>
              <w:fldChar w:fldCharType="begin"/>
            </w:r>
            <w:r w:rsidR="007224D0">
              <w:rPr>
                <w:noProof/>
                <w:webHidden/>
              </w:rPr>
              <w:instrText xml:space="preserve"> PAGEREF _Toc165126254 \h </w:instrText>
            </w:r>
            <w:r w:rsidR="007224D0">
              <w:rPr>
                <w:noProof/>
                <w:webHidden/>
              </w:rPr>
            </w:r>
            <w:r w:rsidR="007224D0">
              <w:rPr>
                <w:noProof/>
                <w:webHidden/>
              </w:rPr>
              <w:fldChar w:fldCharType="separate"/>
            </w:r>
            <w:r w:rsidR="00AB32F0">
              <w:rPr>
                <w:noProof/>
                <w:webHidden/>
              </w:rPr>
              <w:t>159</w:t>
            </w:r>
            <w:r w:rsidR="007224D0">
              <w:rPr>
                <w:noProof/>
                <w:webHidden/>
              </w:rPr>
              <w:fldChar w:fldCharType="end"/>
            </w:r>
          </w:hyperlink>
        </w:p>
        <w:p w14:paraId="67EC54C4" w14:textId="048EADBA" w:rsidR="007224D0" w:rsidRDefault="00DA24DE">
          <w:pPr>
            <w:pStyle w:val="TDC2"/>
            <w:tabs>
              <w:tab w:val="left" w:pos="880"/>
              <w:tab w:val="right" w:leader="dot" w:pos="8494"/>
            </w:tabs>
            <w:rPr>
              <w:rFonts w:eastAsiaTheme="minorEastAsia" w:cstheme="minorBidi"/>
              <w:smallCaps w:val="0"/>
              <w:noProof/>
              <w:sz w:val="24"/>
              <w:szCs w:val="24"/>
              <w:lang w:eastAsia="es-ES"/>
            </w:rPr>
          </w:pPr>
          <w:hyperlink w:anchor="_Toc165126255" w:history="1">
            <w:r w:rsidR="007224D0" w:rsidRPr="00861C41">
              <w:rPr>
                <w:rStyle w:val="Hipervnculo"/>
                <w:noProof/>
              </w:rPr>
              <w:t>4.1</w:t>
            </w:r>
            <w:r w:rsidR="007224D0">
              <w:rPr>
                <w:rFonts w:eastAsiaTheme="minorEastAsia" w:cstheme="minorBidi"/>
                <w:smallCaps w:val="0"/>
                <w:noProof/>
                <w:sz w:val="24"/>
                <w:szCs w:val="24"/>
                <w:lang w:eastAsia="es-ES"/>
              </w:rPr>
              <w:tab/>
            </w:r>
            <w:r w:rsidR="007224D0" w:rsidRPr="00861C41">
              <w:rPr>
                <w:rStyle w:val="Hipervnculo"/>
                <w:noProof/>
              </w:rPr>
              <w:t>Documentación y Gestión de Proyecto</w:t>
            </w:r>
            <w:r w:rsidR="007224D0">
              <w:rPr>
                <w:noProof/>
                <w:webHidden/>
              </w:rPr>
              <w:tab/>
            </w:r>
            <w:r w:rsidR="007224D0">
              <w:rPr>
                <w:noProof/>
                <w:webHidden/>
              </w:rPr>
              <w:fldChar w:fldCharType="begin"/>
            </w:r>
            <w:r w:rsidR="007224D0">
              <w:rPr>
                <w:noProof/>
                <w:webHidden/>
              </w:rPr>
              <w:instrText xml:space="preserve"> PAGEREF _Toc165126255 \h </w:instrText>
            </w:r>
            <w:r w:rsidR="007224D0">
              <w:rPr>
                <w:noProof/>
                <w:webHidden/>
              </w:rPr>
            </w:r>
            <w:r w:rsidR="007224D0">
              <w:rPr>
                <w:noProof/>
                <w:webHidden/>
              </w:rPr>
              <w:fldChar w:fldCharType="separate"/>
            </w:r>
            <w:r w:rsidR="00AB32F0">
              <w:rPr>
                <w:noProof/>
                <w:webHidden/>
              </w:rPr>
              <w:t>160</w:t>
            </w:r>
            <w:r w:rsidR="007224D0">
              <w:rPr>
                <w:noProof/>
                <w:webHidden/>
              </w:rPr>
              <w:fldChar w:fldCharType="end"/>
            </w:r>
          </w:hyperlink>
        </w:p>
        <w:p w14:paraId="707CD385" w14:textId="7C70CD9D" w:rsidR="007224D0" w:rsidRDefault="00DA24DE">
          <w:pPr>
            <w:pStyle w:val="TDC2"/>
            <w:tabs>
              <w:tab w:val="left" w:pos="880"/>
              <w:tab w:val="right" w:leader="dot" w:pos="8494"/>
            </w:tabs>
            <w:rPr>
              <w:rFonts w:eastAsiaTheme="minorEastAsia" w:cstheme="minorBidi"/>
              <w:smallCaps w:val="0"/>
              <w:noProof/>
              <w:sz w:val="24"/>
              <w:szCs w:val="24"/>
              <w:lang w:eastAsia="es-ES"/>
            </w:rPr>
          </w:pPr>
          <w:hyperlink w:anchor="_Toc165126256" w:history="1">
            <w:r w:rsidR="007224D0" w:rsidRPr="00861C41">
              <w:rPr>
                <w:rStyle w:val="Hipervnculo"/>
                <w:noProof/>
              </w:rPr>
              <w:t>4.2</w:t>
            </w:r>
            <w:r w:rsidR="007224D0">
              <w:rPr>
                <w:rFonts w:eastAsiaTheme="minorEastAsia" w:cstheme="minorBidi"/>
                <w:smallCaps w:val="0"/>
                <w:noProof/>
                <w:sz w:val="24"/>
                <w:szCs w:val="24"/>
                <w:lang w:eastAsia="es-ES"/>
              </w:rPr>
              <w:tab/>
            </w:r>
            <w:r w:rsidR="007224D0" w:rsidRPr="00861C41">
              <w:rPr>
                <w:rStyle w:val="Hipervnculo"/>
                <w:noProof/>
              </w:rPr>
              <w:t>Análisis de requisitos</w:t>
            </w:r>
            <w:r w:rsidR="007224D0">
              <w:rPr>
                <w:noProof/>
                <w:webHidden/>
              </w:rPr>
              <w:tab/>
            </w:r>
            <w:r w:rsidR="007224D0">
              <w:rPr>
                <w:noProof/>
                <w:webHidden/>
              </w:rPr>
              <w:fldChar w:fldCharType="begin"/>
            </w:r>
            <w:r w:rsidR="007224D0">
              <w:rPr>
                <w:noProof/>
                <w:webHidden/>
              </w:rPr>
              <w:instrText xml:space="preserve"> PAGEREF _Toc165126256 \h </w:instrText>
            </w:r>
            <w:r w:rsidR="007224D0">
              <w:rPr>
                <w:noProof/>
                <w:webHidden/>
              </w:rPr>
            </w:r>
            <w:r w:rsidR="007224D0">
              <w:rPr>
                <w:noProof/>
                <w:webHidden/>
              </w:rPr>
              <w:fldChar w:fldCharType="separate"/>
            </w:r>
            <w:r w:rsidR="00AB32F0">
              <w:rPr>
                <w:noProof/>
                <w:webHidden/>
              </w:rPr>
              <w:t>161</w:t>
            </w:r>
            <w:r w:rsidR="007224D0">
              <w:rPr>
                <w:noProof/>
                <w:webHidden/>
              </w:rPr>
              <w:fldChar w:fldCharType="end"/>
            </w:r>
          </w:hyperlink>
        </w:p>
        <w:p w14:paraId="7FCB79DE" w14:textId="50778B1E" w:rsidR="007224D0" w:rsidRDefault="00DA24DE">
          <w:pPr>
            <w:pStyle w:val="TDC2"/>
            <w:tabs>
              <w:tab w:val="left" w:pos="880"/>
              <w:tab w:val="right" w:leader="dot" w:pos="8494"/>
            </w:tabs>
            <w:rPr>
              <w:rFonts w:eastAsiaTheme="minorEastAsia" w:cstheme="minorBidi"/>
              <w:smallCaps w:val="0"/>
              <w:noProof/>
              <w:sz w:val="24"/>
              <w:szCs w:val="24"/>
              <w:lang w:eastAsia="es-ES"/>
            </w:rPr>
          </w:pPr>
          <w:hyperlink w:anchor="_Toc165126257" w:history="1">
            <w:r w:rsidR="007224D0" w:rsidRPr="00861C41">
              <w:rPr>
                <w:rStyle w:val="Hipervnculo"/>
                <w:noProof/>
              </w:rPr>
              <w:t>4.3</w:t>
            </w:r>
            <w:r w:rsidR="007224D0">
              <w:rPr>
                <w:rFonts w:eastAsiaTheme="minorEastAsia" w:cstheme="minorBidi"/>
                <w:smallCaps w:val="0"/>
                <w:noProof/>
                <w:sz w:val="24"/>
                <w:szCs w:val="24"/>
                <w:lang w:eastAsia="es-ES"/>
              </w:rPr>
              <w:tab/>
            </w:r>
            <w:r w:rsidR="007224D0" w:rsidRPr="00861C41">
              <w:rPr>
                <w:rStyle w:val="Hipervnculo"/>
                <w:noProof/>
              </w:rPr>
              <w:t>Diseño y arquitectura</w:t>
            </w:r>
            <w:r w:rsidR="007224D0">
              <w:rPr>
                <w:noProof/>
                <w:webHidden/>
              </w:rPr>
              <w:tab/>
            </w:r>
            <w:r w:rsidR="007224D0">
              <w:rPr>
                <w:noProof/>
                <w:webHidden/>
              </w:rPr>
              <w:fldChar w:fldCharType="begin"/>
            </w:r>
            <w:r w:rsidR="007224D0">
              <w:rPr>
                <w:noProof/>
                <w:webHidden/>
              </w:rPr>
              <w:instrText xml:space="preserve"> PAGEREF _Toc165126257 \h </w:instrText>
            </w:r>
            <w:r w:rsidR="007224D0">
              <w:rPr>
                <w:noProof/>
                <w:webHidden/>
              </w:rPr>
            </w:r>
            <w:r w:rsidR="007224D0">
              <w:rPr>
                <w:noProof/>
                <w:webHidden/>
              </w:rPr>
              <w:fldChar w:fldCharType="separate"/>
            </w:r>
            <w:r w:rsidR="00AB32F0">
              <w:rPr>
                <w:noProof/>
                <w:webHidden/>
              </w:rPr>
              <w:t>162</w:t>
            </w:r>
            <w:r w:rsidR="007224D0">
              <w:rPr>
                <w:noProof/>
                <w:webHidden/>
              </w:rPr>
              <w:fldChar w:fldCharType="end"/>
            </w:r>
          </w:hyperlink>
        </w:p>
        <w:p w14:paraId="3C0F30DC" w14:textId="26C7ED6E" w:rsidR="007224D0" w:rsidRDefault="00DA24DE">
          <w:pPr>
            <w:pStyle w:val="TDC2"/>
            <w:tabs>
              <w:tab w:val="left" w:pos="880"/>
              <w:tab w:val="right" w:leader="dot" w:pos="8494"/>
            </w:tabs>
            <w:rPr>
              <w:rFonts w:eastAsiaTheme="minorEastAsia" w:cstheme="minorBidi"/>
              <w:smallCaps w:val="0"/>
              <w:noProof/>
              <w:sz w:val="24"/>
              <w:szCs w:val="24"/>
              <w:lang w:eastAsia="es-ES"/>
            </w:rPr>
          </w:pPr>
          <w:hyperlink w:anchor="_Toc165126258" w:history="1">
            <w:r w:rsidR="007224D0" w:rsidRPr="00861C41">
              <w:rPr>
                <w:rStyle w:val="Hipervnculo"/>
                <w:noProof/>
              </w:rPr>
              <w:t>4.4</w:t>
            </w:r>
            <w:r w:rsidR="007224D0">
              <w:rPr>
                <w:rFonts w:eastAsiaTheme="minorEastAsia" w:cstheme="minorBidi"/>
                <w:smallCaps w:val="0"/>
                <w:noProof/>
                <w:sz w:val="24"/>
                <w:szCs w:val="24"/>
                <w:lang w:eastAsia="es-ES"/>
              </w:rPr>
              <w:tab/>
            </w:r>
            <w:r w:rsidR="007224D0" w:rsidRPr="00861C41">
              <w:rPr>
                <w:rStyle w:val="Hipervnculo"/>
                <w:noProof/>
              </w:rPr>
              <w:t>Construcción</w:t>
            </w:r>
            <w:r w:rsidR="007224D0">
              <w:rPr>
                <w:noProof/>
                <w:webHidden/>
              </w:rPr>
              <w:tab/>
            </w:r>
            <w:r w:rsidR="007224D0">
              <w:rPr>
                <w:noProof/>
                <w:webHidden/>
              </w:rPr>
              <w:fldChar w:fldCharType="begin"/>
            </w:r>
            <w:r w:rsidR="007224D0">
              <w:rPr>
                <w:noProof/>
                <w:webHidden/>
              </w:rPr>
              <w:instrText xml:space="preserve"> PAGEREF _Toc165126258 \h </w:instrText>
            </w:r>
            <w:r w:rsidR="007224D0">
              <w:rPr>
                <w:noProof/>
                <w:webHidden/>
              </w:rPr>
            </w:r>
            <w:r w:rsidR="007224D0">
              <w:rPr>
                <w:noProof/>
                <w:webHidden/>
              </w:rPr>
              <w:fldChar w:fldCharType="separate"/>
            </w:r>
            <w:r w:rsidR="00AB32F0">
              <w:rPr>
                <w:noProof/>
                <w:webHidden/>
              </w:rPr>
              <w:t>163</w:t>
            </w:r>
            <w:r w:rsidR="007224D0">
              <w:rPr>
                <w:noProof/>
                <w:webHidden/>
              </w:rPr>
              <w:fldChar w:fldCharType="end"/>
            </w:r>
          </w:hyperlink>
        </w:p>
        <w:p w14:paraId="2DD24176" w14:textId="2DA5F431" w:rsidR="007224D0" w:rsidRDefault="00DA24DE">
          <w:pPr>
            <w:pStyle w:val="TDC3"/>
            <w:tabs>
              <w:tab w:val="left" w:pos="1320"/>
              <w:tab w:val="right" w:leader="dot" w:pos="8494"/>
            </w:tabs>
            <w:rPr>
              <w:rFonts w:eastAsiaTheme="minorEastAsia" w:cstheme="minorBidi"/>
              <w:i w:val="0"/>
              <w:iCs w:val="0"/>
              <w:noProof/>
              <w:sz w:val="24"/>
              <w:szCs w:val="24"/>
              <w:lang w:eastAsia="es-ES"/>
            </w:rPr>
          </w:pPr>
          <w:hyperlink w:anchor="_Toc165126259" w:history="1">
            <w:r w:rsidR="007224D0" w:rsidRPr="00861C41">
              <w:rPr>
                <w:rStyle w:val="Hipervnculo"/>
                <w:noProof/>
              </w:rPr>
              <w:t>4.4.1</w:t>
            </w:r>
            <w:r w:rsidR="007224D0">
              <w:rPr>
                <w:rFonts w:eastAsiaTheme="minorEastAsia" w:cstheme="minorBidi"/>
                <w:i w:val="0"/>
                <w:iCs w:val="0"/>
                <w:noProof/>
                <w:sz w:val="24"/>
                <w:szCs w:val="24"/>
                <w:lang w:eastAsia="es-ES"/>
              </w:rPr>
              <w:tab/>
            </w:r>
            <w:r w:rsidR="007224D0" w:rsidRPr="00861C41">
              <w:rPr>
                <w:rStyle w:val="Hipervnculo"/>
                <w:noProof/>
              </w:rPr>
              <w:t>Integración con sistemas centrales</w:t>
            </w:r>
            <w:r w:rsidR="007224D0">
              <w:rPr>
                <w:noProof/>
                <w:webHidden/>
              </w:rPr>
              <w:tab/>
            </w:r>
            <w:r w:rsidR="007224D0">
              <w:rPr>
                <w:noProof/>
                <w:webHidden/>
              </w:rPr>
              <w:fldChar w:fldCharType="begin"/>
            </w:r>
            <w:r w:rsidR="007224D0">
              <w:rPr>
                <w:noProof/>
                <w:webHidden/>
              </w:rPr>
              <w:instrText xml:space="preserve"> PAGEREF _Toc165126259 \h </w:instrText>
            </w:r>
            <w:r w:rsidR="007224D0">
              <w:rPr>
                <w:noProof/>
                <w:webHidden/>
              </w:rPr>
            </w:r>
            <w:r w:rsidR="007224D0">
              <w:rPr>
                <w:noProof/>
                <w:webHidden/>
              </w:rPr>
              <w:fldChar w:fldCharType="separate"/>
            </w:r>
            <w:r w:rsidR="00AB32F0">
              <w:rPr>
                <w:noProof/>
                <w:webHidden/>
              </w:rPr>
              <w:t>163</w:t>
            </w:r>
            <w:r w:rsidR="007224D0">
              <w:rPr>
                <w:noProof/>
                <w:webHidden/>
              </w:rPr>
              <w:fldChar w:fldCharType="end"/>
            </w:r>
          </w:hyperlink>
        </w:p>
        <w:p w14:paraId="76262807" w14:textId="571DFE2D" w:rsidR="007224D0" w:rsidRDefault="00DA24DE">
          <w:pPr>
            <w:pStyle w:val="TDC3"/>
            <w:tabs>
              <w:tab w:val="left" w:pos="1320"/>
              <w:tab w:val="right" w:leader="dot" w:pos="8494"/>
            </w:tabs>
            <w:rPr>
              <w:rFonts w:eastAsiaTheme="minorEastAsia" w:cstheme="minorBidi"/>
              <w:i w:val="0"/>
              <w:iCs w:val="0"/>
              <w:noProof/>
              <w:sz w:val="24"/>
              <w:szCs w:val="24"/>
              <w:lang w:eastAsia="es-ES"/>
            </w:rPr>
          </w:pPr>
          <w:hyperlink w:anchor="_Toc165126260" w:history="1">
            <w:r w:rsidR="007224D0" w:rsidRPr="00861C41">
              <w:rPr>
                <w:rStyle w:val="Hipervnculo"/>
                <w:noProof/>
              </w:rPr>
              <w:t>4.4.2</w:t>
            </w:r>
            <w:r w:rsidR="007224D0">
              <w:rPr>
                <w:rFonts w:eastAsiaTheme="minorEastAsia" w:cstheme="minorBidi"/>
                <w:i w:val="0"/>
                <w:iCs w:val="0"/>
                <w:noProof/>
                <w:sz w:val="24"/>
                <w:szCs w:val="24"/>
                <w:lang w:eastAsia="es-ES"/>
              </w:rPr>
              <w:tab/>
            </w:r>
            <w:r w:rsidR="007224D0" w:rsidRPr="00861C41">
              <w:rPr>
                <w:rStyle w:val="Hipervnculo"/>
                <w:noProof/>
              </w:rPr>
              <w:t>Sistema de mensajería</w:t>
            </w:r>
            <w:r w:rsidR="007224D0">
              <w:rPr>
                <w:noProof/>
                <w:webHidden/>
              </w:rPr>
              <w:tab/>
            </w:r>
            <w:r w:rsidR="007224D0">
              <w:rPr>
                <w:noProof/>
                <w:webHidden/>
              </w:rPr>
              <w:fldChar w:fldCharType="begin"/>
            </w:r>
            <w:r w:rsidR="007224D0">
              <w:rPr>
                <w:noProof/>
                <w:webHidden/>
              </w:rPr>
              <w:instrText xml:space="preserve"> PAGEREF _Toc165126260 \h </w:instrText>
            </w:r>
            <w:r w:rsidR="007224D0">
              <w:rPr>
                <w:noProof/>
                <w:webHidden/>
              </w:rPr>
            </w:r>
            <w:r w:rsidR="007224D0">
              <w:rPr>
                <w:noProof/>
                <w:webHidden/>
              </w:rPr>
              <w:fldChar w:fldCharType="separate"/>
            </w:r>
            <w:r w:rsidR="00AB32F0">
              <w:rPr>
                <w:noProof/>
                <w:webHidden/>
              </w:rPr>
              <w:t>163</w:t>
            </w:r>
            <w:r w:rsidR="007224D0">
              <w:rPr>
                <w:noProof/>
                <w:webHidden/>
              </w:rPr>
              <w:fldChar w:fldCharType="end"/>
            </w:r>
          </w:hyperlink>
        </w:p>
        <w:p w14:paraId="30DA7E6B" w14:textId="6608924A" w:rsidR="007224D0" w:rsidRDefault="00DA24DE">
          <w:pPr>
            <w:pStyle w:val="TDC3"/>
            <w:tabs>
              <w:tab w:val="left" w:pos="1320"/>
              <w:tab w:val="right" w:leader="dot" w:pos="8494"/>
            </w:tabs>
            <w:rPr>
              <w:rFonts w:eastAsiaTheme="minorEastAsia" w:cstheme="minorBidi"/>
              <w:i w:val="0"/>
              <w:iCs w:val="0"/>
              <w:noProof/>
              <w:sz w:val="24"/>
              <w:szCs w:val="24"/>
              <w:lang w:eastAsia="es-ES"/>
            </w:rPr>
          </w:pPr>
          <w:hyperlink w:anchor="_Toc165126261" w:history="1">
            <w:r w:rsidR="007224D0" w:rsidRPr="00861C41">
              <w:rPr>
                <w:rStyle w:val="Hipervnculo"/>
                <w:noProof/>
              </w:rPr>
              <w:t>4.4.3</w:t>
            </w:r>
            <w:r w:rsidR="007224D0">
              <w:rPr>
                <w:rFonts w:eastAsiaTheme="minorEastAsia" w:cstheme="minorBidi"/>
                <w:i w:val="0"/>
                <w:iCs w:val="0"/>
                <w:noProof/>
                <w:sz w:val="24"/>
                <w:szCs w:val="24"/>
                <w:lang w:eastAsia="es-ES"/>
              </w:rPr>
              <w:tab/>
            </w:r>
            <w:r w:rsidR="007224D0" w:rsidRPr="00861C41">
              <w:rPr>
                <w:rStyle w:val="Hipervnculo"/>
                <w:noProof/>
              </w:rPr>
              <w:t>Gestión de usuarios</w:t>
            </w:r>
            <w:r w:rsidR="007224D0">
              <w:rPr>
                <w:noProof/>
                <w:webHidden/>
              </w:rPr>
              <w:tab/>
            </w:r>
            <w:r w:rsidR="007224D0">
              <w:rPr>
                <w:noProof/>
                <w:webHidden/>
              </w:rPr>
              <w:fldChar w:fldCharType="begin"/>
            </w:r>
            <w:r w:rsidR="007224D0">
              <w:rPr>
                <w:noProof/>
                <w:webHidden/>
              </w:rPr>
              <w:instrText xml:space="preserve"> PAGEREF _Toc165126261 \h </w:instrText>
            </w:r>
            <w:r w:rsidR="007224D0">
              <w:rPr>
                <w:noProof/>
                <w:webHidden/>
              </w:rPr>
            </w:r>
            <w:r w:rsidR="007224D0">
              <w:rPr>
                <w:noProof/>
                <w:webHidden/>
              </w:rPr>
              <w:fldChar w:fldCharType="separate"/>
            </w:r>
            <w:r w:rsidR="00AB32F0">
              <w:rPr>
                <w:noProof/>
                <w:webHidden/>
              </w:rPr>
              <w:t>164</w:t>
            </w:r>
            <w:r w:rsidR="007224D0">
              <w:rPr>
                <w:noProof/>
                <w:webHidden/>
              </w:rPr>
              <w:fldChar w:fldCharType="end"/>
            </w:r>
          </w:hyperlink>
        </w:p>
        <w:p w14:paraId="49309BAC" w14:textId="6288D424" w:rsidR="007224D0" w:rsidRDefault="00DA24DE">
          <w:pPr>
            <w:pStyle w:val="TDC3"/>
            <w:tabs>
              <w:tab w:val="left" w:pos="1320"/>
              <w:tab w:val="right" w:leader="dot" w:pos="8494"/>
            </w:tabs>
            <w:rPr>
              <w:rFonts w:eastAsiaTheme="minorEastAsia" w:cstheme="minorBidi"/>
              <w:i w:val="0"/>
              <w:iCs w:val="0"/>
              <w:noProof/>
              <w:sz w:val="24"/>
              <w:szCs w:val="24"/>
              <w:lang w:eastAsia="es-ES"/>
            </w:rPr>
          </w:pPr>
          <w:hyperlink w:anchor="_Toc165126262" w:history="1">
            <w:r w:rsidR="007224D0" w:rsidRPr="00861C41">
              <w:rPr>
                <w:rStyle w:val="Hipervnculo"/>
                <w:noProof/>
              </w:rPr>
              <w:t>4.4.4</w:t>
            </w:r>
            <w:r w:rsidR="007224D0">
              <w:rPr>
                <w:rFonts w:eastAsiaTheme="minorEastAsia" w:cstheme="minorBidi"/>
                <w:i w:val="0"/>
                <w:iCs w:val="0"/>
                <w:noProof/>
                <w:sz w:val="24"/>
                <w:szCs w:val="24"/>
                <w:lang w:eastAsia="es-ES"/>
              </w:rPr>
              <w:tab/>
            </w:r>
            <w:r w:rsidR="007224D0" w:rsidRPr="00861C41">
              <w:rPr>
                <w:rStyle w:val="Hipervnculo"/>
                <w:noProof/>
              </w:rPr>
              <w:t>Sistema de geoposicionamiento</w:t>
            </w:r>
            <w:r w:rsidR="007224D0">
              <w:rPr>
                <w:noProof/>
                <w:webHidden/>
              </w:rPr>
              <w:tab/>
            </w:r>
            <w:r w:rsidR="007224D0">
              <w:rPr>
                <w:noProof/>
                <w:webHidden/>
              </w:rPr>
              <w:fldChar w:fldCharType="begin"/>
            </w:r>
            <w:r w:rsidR="007224D0">
              <w:rPr>
                <w:noProof/>
                <w:webHidden/>
              </w:rPr>
              <w:instrText xml:space="preserve"> PAGEREF _Toc165126262 \h </w:instrText>
            </w:r>
            <w:r w:rsidR="007224D0">
              <w:rPr>
                <w:noProof/>
                <w:webHidden/>
              </w:rPr>
            </w:r>
            <w:r w:rsidR="007224D0">
              <w:rPr>
                <w:noProof/>
                <w:webHidden/>
              </w:rPr>
              <w:fldChar w:fldCharType="separate"/>
            </w:r>
            <w:r w:rsidR="00AB32F0">
              <w:rPr>
                <w:noProof/>
                <w:webHidden/>
              </w:rPr>
              <w:t>165</w:t>
            </w:r>
            <w:r w:rsidR="007224D0">
              <w:rPr>
                <w:noProof/>
                <w:webHidden/>
              </w:rPr>
              <w:fldChar w:fldCharType="end"/>
            </w:r>
          </w:hyperlink>
        </w:p>
        <w:p w14:paraId="68D0F64A" w14:textId="34D738F5" w:rsidR="007224D0" w:rsidRDefault="00DA24DE">
          <w:pPr>
            <w:pStyle w:val="TDC3"/>
            <w:tabs>
              <w:tab w:val="left" w:pos="1320"/>
              <w:tab w:val="right" w:leader="dot" w:pos="8494"/>
            </w:tabs>
            <w:rPr>
              <w:rFonts w:eastAsiaTheme="minorEastAsia" w:cstheme="minorBidi"/>
              <w:i w:val="0"/>
              <w:iCs w:val="0"/>
              <w:noProof/>
              <w:sz w:val="24"/>
              <w:szCs w:val="24"/>
              <w:lang w:eastAsia="es-ES"/>
            </w:rPr>
          </w:pPr>
          <w:hyperlink w:anchor="_Toc165126263" w:history="1">
            <w:r w:rsidR="007224D0" w:rsidRPr="00861C41">
              <w:rPr>
                <w:rStyle w:val="Hipervnculo"/>
                <w:noProof/>
              </w:rPr>
              <w:t>4.4.5</w:t>
            </w:r>
            <w:r w:rsidR="007224D0">
              <w:rPr>
                <w:rFonts w:eastAsiaTheme="minorEastAsia" w:cstheme="minorBidi"/>
                <w:i w:val="0"/>
                <w:iCs w:val="0"/>
                <w:noProof/>
                <w:sz w:val="24"/>
                <w:szCs w:val="24"/>
                <w:lang w:eastAsia="es-ES"/>
              </w:rPr>
              <w:tab/>
            </w:r>
            <w:r w:rsidR="007224D0" w:rsidRPr="00861C41">
              <w:rPr>
                <w:rStyle w:val="Hipervnculo"/>
                <w:noProof/>
              </w:rPr>
              <w:t>Aplicaciones de usuario – App de avisos y mensajería</w:t>
            </w:r>
            <w:r w:rsidR="007224D0">
              <w:rPr>
                <w:noProof/>
                <w:webHidden/>
              </w:rPr>
              <w:tab/>
            </w:r>
            <w:r w:rsidR="007224D0">
              <w:rPr>
                <w:noProof/>
                <w:webHidden/>
              </w:rPr>
              <w:fldChar w:fldCharType="begin"/>
            </w:r>
            <w:r w:rsidR="007224D0">
              <w:rPr>
                <w:noProof/>
                <w:webHidden/>
              </w:rPr>
              <w:instrText xml:space="preserve"> PAGEREF _Toc165126263 \h </w:instrText>
            </w:r>
            <w:r w:rsidR="007224D0">
              <w:rPr>
                <w:noProof/>
                <w:webHidden/>
              </w:rPr>
            </w:r>
            <w:r w:rsidR="007224D0">
              <w:rPr>
                <w:noProof/>
                <w:webHidden/>
              </w:rPr>
              <w:fldChar w:fldCharType="separate"/>
            </w:r>
            <w:r w:rsidR="00AB32F0">
              <w:rPr>
                <w:noProof/>
                <w:webHidden/>
              </w:rPr>
              <w:t>166</w:t>
            </w:r>
            <w:r w:rsidR="007224D0">
              <w:rPr>
                <w:noProof/>
                <w:webHidden/>
              </w:rPr>
              <w:fldChar w:fldCharType="end"/>
            </w:r>
          </w:hyperlink>
        </w:p>
        <w:p w14:paraId="338568CC" w14:textId="7EA29201" w:rsidR="007224D0" w:rsidRDefault="00DA24DE">
          <w:pPr>
            <w:pStyle w:val="TDC3"/>
            <w:tabs>
              <w:tab w:val="left" w:pos="1320"/>
              <w:tab w:val="right" w:leader="dot" w:pos="8494"/>
            </w:tabs>
            <w:rPr>
              <w:rFonts w:eastAsiaTheme="minorEastAsia" w:cstheme="minorBidi"/>
              <w:i w:val="0"/>
              <w:iCs w:val="0"/>
              <w:noProof/>
              <w:sz w:val="24"/>
              <w:szCs w:val="24"/>
              <w:lang w:eastAsia="es-ES"/>
            </w:rPr>
          </w:pPr>
          <w:hyperlink w:anchor="_Toc165126264" w:history="1">
            <w:r w:rsidR="007224D0" w:rsidRPr="00861C41">
              <w:rPr>
                <w:rStyle w:val="Hipervnculo"/>
                <w:noProof/>
              </w:rPr>
              <w:t>4.4.6</w:t>
            </w:r>
            <w:r w:rsidR="007224D0">
              <w:rPr>
                <w:rFonts w:eastAsiaTheme="minorEastAsia" w:cstheme="minorBidi"/>
                <w:i w:val="0"/>
                <w:iCs w:val="0"/>
                <w:noProof/>
                <w:sz w:val="24"/>
                <w:szCs w:val="24"/>
                <w:lang w:eastAsia="es-ES"/>
              </w:rPr>
              <w:tab/>
            </w:r>
            <w:r w:rsidR="007224D0" w:rsidRPr="00861C41">
              <w:rPr>
                <w:rStyle w:val="Hipervnculo"/>
                <w:noProof/>
              </w:rPr>
              <w:t>Dashboard de seguimiento</w:t>
            </w:r>
            <w:r w:rsidR="007224D0">
              <w:rPr>
                <w:noProof/>
                <w:webHidden/>
              </w:rPr>
              <w:tab/>
            </w:r>
            <w:r w:rsidR="007224D0">
              <w:rPr>
                <w:noProof/>
                <w:webHidden/>
              </w:rPr>
              <w:fldChar w:fldCharType="begin"/>
            </w:r>
            <w:r w:rsidR="007224D0">
              <w:rPr>
                <w:noProof/>
                <w:webHidden/>
              </w:rPr>
              <w:instrText xml:space="preserve"> PAGEREF _Toc165126264 \h </w:instrText>
            </w:r>
            <w:r w:rsidR="007224D0">
              <w:rPr>
                <w:noProof/>
                <w:webHidden/>
              </w:rPr>
            </w:r>
            <w:r w:rsidR="007224D0">
              <w:rPr>
                <w:noProof/>
                <w:webHidden/>
              </w:rPr>
              <w:fldChar w:fldCharType="separate"/>
            </w:r>
            <w:r w:rsidR="00AB32F0">
              <w:rPr>
                <w:noProof/>
                <w:webHidden/>
              </w:rPr>
              <w:t>167</w:t>
            </w:r>
            <w:r w:rsidR="007224D0">
              <w:rPr>
                <w:noProof/>
                <w:webHidden/>
              </w:rPr>
              <w:fldChar w:fldCharType="end"/>
            </w:r>
          </w:hyperlink>
        </w:p>
        <w:p w14:paraId="201233E0" w14:textId="40F3DF57" w:rsidR="007224D0" w:rsidRDefault="00DA24DE">
          <w:pPr>
            <w:pStyle w:val="TDC3"/>
            <w:tabs>
              <w:tab w:val="left" w:pos="1320"/>
              <w:tab w:val="right" w:leader="dot" w:pos="8494"/>
            </w:tabs>
            <w:rPr>
              <w:rFonts w:eastAsiaTheme="minorEastAsia" w:cstheme="minorBidi"/>
              <w:i w:val="0"/>
              <w:iCs w:val="0"/>
              <w:noProof/>
              <w:sz w:val="24"/>
              <w:szCs w:val="24"/>
              <w:lang w:eastAsia="es-ES"/>
            </w:rPr>
          </w:pPr>
          <w:hyperlink w:anchor="_Toc165126265" w:history="1">
            <w:r w:rsidR="007224D0" w:rsidRPr="00861C41">
              <w:rPr>
                <w:rStyle w:val="Hipervnculo"/>
                <w:noProof/>
              </w:rPr>
              <w:t>4.4.7</w:t>
            </w:r>
            <w:r w:rsidR="007224D0">
              <w:rPr>
                <w:rFonts w:eastAsiaTheme="minorEastAsia" w:cstheme="minorBidi"/>
                <w:i w:val="0"/>
                <w:iCs w:val="0"/>
                <w:noProof/>
                <w:sz w:val="24"/>
                <w:szCs w:val="24"/>
                <w:lang w:eastAsia="es-ES"/>
              </w:rPr>
              <w:tab/>
            </w:r>
            <w:r w:rsidR="007224D0" w:rsidRPr="00861C41">
              <w:rPr>
                <w:rStyle w:val="Hipervnculo"/>
                <w:noProof/>
              </w:rPr>
              <w:t>Aplicaciones de usuario – App para la gestión de emergencias</w:t>
            </w:r>
            <w:r w:rsidR="007224D0">
              <w:rPr>
                <w:noProof/>
                <w:webHidden/>
              </w:rPr>
              <w:tab/>
            </w:r>
            <w:r w:rsidR="007224D0">
              <w:rPr>
                <w:noProof/>
                <w:webHidden/>
              </w:rPr>
              <w:fldChar w:fldCharType="begin"/>
            </w:r>
            <w:r w:rsidR="007224D0">
              <w:rPr>
                <w:noProof/>
                <w:webHidden/>
              </w:rPr>
              <w:instrText xml:space="preserve"> PAGEREF _Toc165126265 \h </w:instrText>
            </w:r>
            <w:r w:rsidR="007224D0">
              <w:rPr>
                <w:noProof/>
                <w:webHidden/>
              </w:rPr>
            </w:r>
            <w:r w:rsidR="007224D0">
              <w:rPr>
                <w:noProof/>
                <w:webHidden/>
              </w:rPr>
              <w:fldChar w:fldCharType="separate"/>
            </w:r>
            <w:r w:rsidR="00AB32F0">
              <w:rPr>
                <w:noProof/>
                <w:webHidden/>
              </w:rPr>
              <w:t>168</w:t>
            </w:r>
            <w:r w:rsidR="007224D0">
              <w:rPr>
                <w:noProof/>
                <w:webHidden/>
              </w:rPr>
              <w:fldChar w:fldCharType="end"/>
            </w:r>
          </w:hyperlink>
        </w:p>
        <w:p w14:paraId="755CE313" w14:textId="38544994" w:rsidR="007224D0" w:rsidRDefault="00DA24DE">
          <w:pPr>
            <w:pStyle w:val="TDC2"/>
            <w:tabs>
              <w:tab w:val="left" w:pos="880"/>
              <w:tab w:val="right" w:leader="dot" w:pos="8494"/>
            </w:tabs>
            <w:rPr>
              <w:rFonts w:eastAsiaTheme="minorEastAsia" w:cstheme="minorBidi"/>
              <w:smallCaps w:val="0"/>
              <w:noProof/>
              <w:sz w:val="24"/>
              <w:szCs w:val="24"/>
              <w:lang w:eastAsia="es-ES"/>
            </w:rPr>
          </w:pPr>
          <w:hyperlink w:anchor="_Toc165126266" w:history="1">
            <w:r w:rsidR="007224D0" w:rsidRPr="00861C41">
              <w:rPr>
                <w:rStyle w:val="Hipervnculo"/>
                <w:noProof/>
              </w:rPr>
              <w:t>4.5</w:t>
            </w:r>
            <w:r w:rsidR="007224D0">
              <w:rPr>
                <w:rFonts w:eastAsiaTheme="minorEastAsia" w:cstheme="minorBidi"/>
                <w:smallCaps w:val="0"/>
                <w:noProof/>
                <w:sz w:val="24"/>
                <w:szCs w:val="24"/>
                <w:lang w:eastAsia="es-ES"/>
              </w:rPr>
              <w:tab/>
            </w:r>
            <w:r w:rsidR="007224D0" w:rsidRPr="00861C41">
              <w:rPr>
                <w:rStyle w:val="Hipervnculo"/>
                <w:noProof/>
              </w:rPr>
              <w:t>Pruebas y depuración Q/A</w:t>
            </w:r>
            <w:r w:rsidR="007224D0">
              <w:rPr>
                <w:noProof/>
                <w:webHidden/>
              </w:rPr>
              <w:tab/>
            </w:r>
            <w:r w:rsidR="007224D0">
              <w:rPr>
                <w:noProof/>
                <w:webHidden/>
              </w:rPr>
              <w:fldChar w:fldCharType="begin"/>
            </w:r>
            <w:r w:rsidR="007224D0">
              <w:rPr>
                <w:noProof/>
                <w:webHidden/>
              </w:rPr>
              <w:instrText xml:space="preserve"> PAGEREF _Toc165126266 \h </w:instrText>
            </w:r>
            <w:r w:rsidR="007224D0">
              <w:rPr>
                <w:noProof/>
                <w:webHidden/>
              </w:rPr>
            </w:r>
            <w:r w:rsidR="007224D0">
              <w:rPr>
                <w:noProof/>
                <w:webHidden/>
              </w:rPr>
              <w:fldChar w:fldCharType="separate"/>
            </w:r>
            <w:r w:rsidR="00AB32F0">
              <w:rPr>
                <w:noProof/>
                <w:webHidden/>
              </w:rPr>
              <w:t>168</w:t>
            </w:r>
            <w:r w:rsidR="007224D0">
              <w:rPr>
                <w:noProof/>
                <w:webHidden/>
              </w:rPr>
              <w:fldChar w:fldCharType="end"/>
            </w:r>
          </w:hyperlink>
        </w:p>
        <w:p w14:paraId="078053C8" w14:textId="11AFADE0" w:rsidR="007224D0" w:rsidRDefault="00DA24DE">
          <w:pPr>
            <w:pStyle w:val="TDC2"/>
            <w:tabs>
              <w:tab w:val="left" w:pos="880"/>
              <w:tab w:val="right" w:leader="dot" w:pos="8494"/>
            </w:tabs>
            <w:rPr>
              <w:rFonts w:eastAsiaTheme="minorEastAsia" w:cstheme="minorBidi"/>
              <w:smallCaps w:val="0"/>
              <w:noProof/>
              <w:sz w:val="24"/>
              <w:szCs w:val="24"/>
              <w:lang w:eastAsia="es-ES"/>
            </w:rPr>
          </w:pPr>
          <w:hyperlink w:anchor="_Toc165126267" w:history="1">
            <w:r w:rsidR="007224D0" w:rsidRPr="00861C41">
              <w:rPr>
                <w:rStyle w:val="Hipervnculo"/>
                <w:noProof/>
              </w:rPr>
              <w:t>4.6</w:t>
            </w:r>
            <w:r w:rsidR="007224D0">
              <w:rPr>
                <w:rFonts w:eastAsiaTheme="minorEastAsia" w:cstheme="minorBidi"/>
                <w:smallCaps w:val="0"/>
                <w:noProof/>
                <w:sz w:val="24"/>
                <w:szCs w:val="24"/>
                <w:lang w:eastAsia="es-ES"/>
              </w:rPr>
              <w:tab/>
            </w:r>
            <w:r w:rsidR="007224D0" w:rsidRPr="00861C41">
              <w:rPr>
                <w:rStyle w:val="Hipervnculo"/>
                <w:noProof/>
              </w:rPr>
              <w:t>Hardware adquirido</w:t>
            </w:r>
            <w:r w:rsidR="007224D0">
              <w:rPr>
                <w:noProof/>
                <w:webHidden/>
              </w:rPr>
              <w:tab/>
            </w:r>
            <w:r w:rsidR="007224D0">
              <w:rPr>
                <w:noProof/>
                <w:webHidden/>
              </w:rPr>
              <w:fldChar w:fldCharType="begin"/>
            </w:r>
            <w:r w:rsidR="007224D0">
              <w:rPr>
                <w:noProof/>
                <w:webHidden/>
              </w:rPr>
              <w:instrText xml:space="preserve"> PAGEREF _Toc165126267 \h </w:instrText>
            </w:r>
            <w:r w:rsidR="007224D0">
              <w:rPr>
                <w:noProof/>
                <w:webHidden/>
              </w:rPr>
            </w:r>
            <w:r w:rsidR="007224D0">
              <w:rPr>
                <w:noProof/>
                <w:webHidden/>
              </w:rPr>
              <w:fldChar w:fldCharType="separate"/>
            </w:r>
            <w:r w:rsidR="00AB32F0">
              <w:rPr>
                <w:noProof/>
                <w:webHidden/>
              </w:rPr>
              <w:t>169</w:t>
            </w:r>
            <w:r w:rsidR="007224D0">
              <w:rPr>
                <w:noProof/>
                <w:webHidden/>
              </w:rPr>
              <w:fldChar w:fldCharType="end"/>
            </w:r>
          </w:hyperlink>
        </w:p>
        <w:p w14:paraId="611AC724" w14:textId="04654739" w:rsidR="007224D0" w:rsidRDefault="00DA24DE">
          <w:pPr>
            <w:pStyle w:val="TDC2"/>
            <w:tabs>
              <w:tab w:val="left" w:pos="880"/>
              <w:tab w:val="right" w:leader="dot" w:pos="8494"/>
            </w:tabs>
            <w:rPr>
              <w:rFonts w:eastAsiaTheme="minorEastAsia" w:cstheme="minorBidi"/>
              <w:smallCaps w:val="0"/>
              <w:noProof/>
              <w:sz w:val="24"/>
              <w:szCs w:val="24"/>
              <w:lang w:eastAsia="es-ES"/>
            </w:rPr>
          </w:pPr>
          <w:hyperlink w:anchor="_Toc165126268" w:history="1">
            <w:r w:rsidR="007224D0" w:rsidRPr="00861C41">
              <w:rPr>
                <w:rStyle w:val="Hipervnculo"/>
                <w:noProof/>
              </w:rPr>
              <w:t>4.7</w:t>
            </w:r>
            <w:r w:rsidR="007224D0">
              <w:rPr>
                <w:rFonts w:eastAsiaTheme="minorEastAsia" w:cstheme="minorBidi"/>
                <w:smallCaps w:val="0"/>
                <w:noProof/>
                <w:sz w:val="24"/>
                <w:szCs w:val="24"/>
                <w:lang w:eastAsia="es-ES"/>
              </w:rPr>
              <w:tab/>
            </w:r>
            <w:r w:rsidR="007224D0" w:rsidRPr="00861C41">
              <w:rPr>
                <w:rStyle w:val="Hipervnculo"/>
                <w:noProof/>
              </w:rPr>
              <w:t>Adquisición de hardware</w:t>
            </w:r>
            <w:r w:rsidR="007224D0">
              <w:rPr>
                <w:noProof/>
                <w:webHidden/>
              </w:rPr>
              <w:tab/>
            </w:r>
            <w:r w:rsidR="007224D0">
              <w:rPr>
                <w:noProof/>
                <w:webHidden/>
              </w:rPr>
              <w:fldChar w:fldCharType="begin"/>
            </w:r>
            <w:r w:rsidR="007224D0">
              <w:rPr>
                <w:noProof/>
                <w:webHidden/>
              </w:rPr>
              <w:instrText xml:space="preserve"> PAGEREF _Toc165126268 \h </w:instrText>
            </w:r>
            <w:r w:rsidR="007224D0">
              <w:rPr>
                <w:noProof/>
                <w:webHidden/>
              </w:rPr>
            </w:r>
            <w:r w:rsidR="007224D0">
              <w:rPr>
                <w:noProof/>
                <w:webHidden/>
              </w:rPr>
              <w:fldChar w:fldCharType="separate"/>
            </w:r>
            <w:r w:rsidR="00AB32F0">
              <w:rPr>
                <w:noProof/>
                <w:webHidden/>
              </w:rPr>
              <w:t>170</w:t>
            </w:r>
            <w:r w:rsidR="007224D0">
              <w:rPr>
                <w:noProof/>
                <w:webHidden/>
              </w:rPr>
              <w:fldChar w:fldCharType="end"/>
            </w:r>
          </w:hyperlink>
        </w:p>
        <w:p w14:paraId="5B56A5B7" w14:textId="483A60EA" w:rsidR="007224D0" w:rsidRDefault="00DA24DE">
          <w:pPr>
            <w:pStyle w:val="TDC2"/>
            <w:tabs>
              <w:tab w:val="left" w:pos="880"/>
              <w:tab w:val="right" w:leader="dot" w:pos="8494"/>
            </w:tabs>
            <w:rPr>
              <w:rFonts w:eastAsiaTheme="minorEastAsia" w:cstheme="minorBidi"/>
              <w:smallCaps w:val="0"/>
              <w:noProof/>
              <w:sz w:val="24"/>
              <w:szCs w:val="24"/>
              <w:lang w:eastAsia="es-ES"/>
            </w:rPr>
          </w:pPr>
          <w:hyperlink w:anchor="_Toc165126269" w:history="1">
            <w:r w:rsidR="007224D0" w:rsidRPr="00861C41">
              <w:rPr>
                <w:rStyle w:val="Hipervnculo"/>
                <w:noProof/>
              </w:rPr>
              <w:t>4.8</w:t>
            </w:r>
            <w:r w:rsidR="007224D0">
              <w:rPr>
                <w:rFonts w:eastAsiaTheme="minorEastAsia" w:cstheme="minorBidi"/>
                <w:smallCaps w:val="0"/>
                <w:noProof/>
                <w:sz w:val="24"/>
                <w:szCs w:val="24"/>
                <w:lang w:eastAsia="es-ES"/>
              </w:rPr>
              <w:tab/>
            </w:r>
            <w:r w:rsidR="007224D0" w:rsidRPr="00861C41">
              <w:rPr>
                <w:rStyle w:val="Hipervnculo"/>
                <w:noProof/>
              </w:rPr>
              <w:t>Instalación de hardware</w:t>
            </w:r>
            <w:r w:rsidR="007224D0">
              <w:rPr>
                <w:noProof/>
                <w:webHidden/>
              </w:rPr>
              <w:tab/>
            </w:r>
            <w:r w:rsidR="007224D0">
              <w:rPr>
                <w:noProof/>
                <w:webHidden/>
              </w:rPr>
              <w:fldChar w:fldCharType="begin"/>
            </w:r>
            <w:r w:rsidR="007224D0">
              <w:rPr>
                <w:noProof/>
                <w:webHidden/>
              </w:rPr>
              <w:instrText xml:space="preserve"> PAGEREF _Toc165126269 \h </w:instrText>
            </w:r>
            <w:r w:rsidR="007224D0">
              <w:rPr>
                <w:noProof/>
                <w:webHidden/>
              </w:rPr>
            </w:r>
            <w:r w:rsidR="007224D0">
              <w:rPr>
                <w:noProof/>
                <w:webHidden/>
              </w:rPr>
              <w:fldChar w:fldCharType="separate"/>
            </w:r>
            <w:r w:rsidR="00AB32F0">
              <w:rPr>
                <w:noProof/>
                <w:webHidden/>
              </w:rPr>
              <w:t>170</w:t>
            </w:r>
            <w:r w:rsidR="007224D0">
              <w:rPr>
                <w:noProof/>
                <w:webHidden/>
              </w:rPr>
              <w:fldChar w:fldCharType="end"/>
            </w:r>
          </w:hyperlink>
        </w:p>
        <w:p w14:paraId="26203E11" w14:textId="0651A0A8" w:rsidR="007224D0" w:rsidRDefault="00DA24DE">
          <w:pPr>
            <w:pStyle w:val="TDC3"/>
            <w:tabs>
              <w:tab w:val="left" w:pos="1320"/>
              <w:tab w:val="right" w:leader="dot" w:pos="8494"/>
            </w:tabs>
            <w:rPr>
              <w:rFonts w:eastAsiaTheme="minorEastAsia" w:cstheme="minorBidi"/>
              <w:i w:val="0"/>
              <w:iCs w:val="0"/>
              <w:noProof/>
              <w:sz w:val="24"/>
              <w:szCs w:val="24"/>
              <w:lang w:eastAsia="es-ES"/>
            </w:rPr>
          </w:pPr>
          <w:hyperlink w:anchor="_Toc165126270" w:history="1">
            <w:r w:rsidR="007224D0" w:rsidRPr="00861C41">
              <w:rPr>
                <w:rStyle w:val="Hipervnculo"/>
                <w:noProof/>
              </w:rPr>
              <w:t>4.8.1</w:t>
            </w:r>
            <w:r w:rsidR="007224D0">
              <w:rPr>
                <w:rFonts w:eastAsiaTheme="minorEastAsia" w:cstheme="minorBidi"/>
                <w:i w:val="0"/>
                <w:iCs w:val="0"/>
                <w:noProof/>
                <w:sz w:val="24"/>
                <w:szCs w:val="24"/>
                <w:lang w:eastAsia="es-ES"/>
              </w:rPr>
              <w:tab/>
            </w:r>
            <w:r w:rsidR="007224D0" w:rsidRPr="00861C41">
              <w:rPr>
                <w:rStyle w:val="Hipervnculo"/>
                <w:noProof/>
              </w:rPr>
              <w:t>Hospitales</w:t>
            </w:r>
            <w:r w:rsidR="007224D0">
              <w:rPr>
                <w:noProof/>
                <w:webHidden/>
              </w:rPr>
              <w:tab/>
            </w:r>
            <w:r w:rsidR="007224D0">
              <w:rPr>
                <w:noProof/>
                <w:webHidden/>
              </w:rPr>
              <w:fldChar w:fldCharType="begin"/>
            </w:r>
            <w:r w:rsidR="007224D0">
              <w:rPr>
                <w:noProof/>
                <w:webHidden/>
              </w:rPr>
              <w:instrText xml:space="preserve"> PAGEREF _Toc165126270 \h </w:instrText>
            </w:r>
            <w:r w:rsidR="007224D0">
              <w:rPr>
                <w:noProof/>
                <w:webHidden/>
              </w:rPr>
            </w:r>
            <w:r w:rsidR="007224D0">
              <w:rPr>
                <w:noProof/>
                <w:webHidden/>
              </w:rPr>
              <w:fldChar w:fldCharType="separate"/>
            </w:r>
            <w:r w:rsidR="00AB32F0">
              <w:rPr>
                <w:noProof/>
                <w:webHidden/>
              </w:rPr>
              <w:t>170</w:t>
            </w:r>
            <w:r w:rsidR="007224D0">
              <w:rPr>
                <w:noProof/>
                <w:webHidden/>
              </w:rPr>
              <w:fldChar w:fldCharType="end"/>
            </w:r>
          </w:hyperlink>
        </w:p>
        <w:p w14:paraId="3DF9CAD2" w14:textId="2EF2140F" w:rsidR="007224D0" w:rsidRDefault="00DA24DE">
          <w:pPr>
            <w:pStyle w:val="TDC3"/>
            <w:tabs>
              <w:tab w:val="left" w:pos="1320"/>
              <w:tab w:val="right" w:leader="dot" w:pos="8494"/>
            </w:tabs>
            <w:rPr>
              <w:rFonts w:eastAsiaTheme="minorEastAsia" w:cstheme="minorBidi"/>
              <w:i w:val="0"/>
              <w:iCs w:val="0"/>
              <w:noProof/>
              <w:sz w:val="24"/>
              <w:szCs w:val="24"/>
              <w:lang w:eastAsia="es-ES"/>
            </w:rPr>
          </w:pPr>
          <w:hyperlink w:anchor="_Toc165126271" w:history="1">
            <w:r w:rsidR="007224D0" w:rsidRPr="00861C41">
              <w:rPr>
                <w:rStyle w:val="Hipervnculo"/>
                <w:noProof/>
              </w:rPr>
              <w:t>4.8.2</w:t>
            </w:r>
            <w:r w:rsidR="007224D0">
              <w:rPr>
                <w:rFonts w:eastAsiaTheme="minorEastAsia" w:cstheme="minorBidi"/>
                <w:i w:val="0"/>
                <w:iCs w:val="0"/>
                <w:noProof/>
                <w:sz w:val="24"/>
                <w:szCs w:val="24"/>
                <w:lang w:eastAsia="es-ES"/>
              </w:rPr>
              <w:tab/>
            </w:r>
            <w:r w:rsidR="007224D0" w:rsidRPr="00861C41">
              <w:rPr>
                <w:rStyle w:val="Hipervnculo"/>
                <w:noProof/>
              </w:rPr>
              <w:t>Vehículos</w:t>
            </w:r>
            <w:r w:rsidR="007224D0">
              <w:rPr>
                <w:noProof/>
                <w:webHidden/>
              </w:rPr>
              <w:tab/>
            </w:r>
            <w:r w:rsidR="007224D0">
              <w:rPr>
                <w:noProof/>
                <w:webHidden/>
              </w:rPr>
              <w:fldChar w:fldCharType="begin"/>
            </w:r>
            <w:r w:rsidR="007224D0">
              <w:rPr>
                <w:noProof/>
                <w:webHidden/>
              </w:rPr>
              <w:instrText xml:space="preserve"> PAGEREF _Toc165126271 \h </w:instrText>
            </w:r>
            <w:r w:rsidR="007224D0">
              <w:rPr>
                <w:noProof/>
                <w:webHidden/>
              </w:rPr>
            </w:r>
            <w:r w:rsidR="007224D0">
              <w:rPr>
                <w:noProof/>
                <w:webHidden/>
              </w:rPr>
              <w:fldChar w:fldCharType="separate"/>
            </w:r>
            <w:r w:rsidR="00AB32F0">
              <w:rPr>
                <w:noProof/>
                <w:webHidden/>
              </w:rPr>
              <w:t>174</w:t>
            </w:r>
            <w:r w:rsidR="007224D0">
              <w:rPr>
                <w:noProof/>
                <w:webHidden/>
              </w:rPr>
              <w:fldChar w:fldCharType="end"/>
            </w:r>
          </w:hyperlink>
        </w:p>
        <w:p w14:paraId="32E6C06B" w14:textId="2CDED400" w:rsidR="007224D0" w:rsidRDefault="00DA24DE">
          <w:pPr>
            <w:pStyle w:val="TDC2"/>
            <w:tabs>
              <w:tab w:val="left" w:pos="880"/>
              <w:tab w:val="right" w:leader="dot" w:pos="8494"/>
            </w:tabs>
            <w:rPr>
              <w:rFonts w:eastAsiaTheme="minorEastAsia" w:cstheme="minorBidi"/>
              <w:smallCaps w:val="0"/>
              <w:noProof/>
              <w:sz w:val="24"/>
              <w:szCs w:val="24"/>
              <w:lang w:eastAsia="es-ES"/>
            </w:rPr>
          </w:pPr>
          <w:hyperlink w:anchor="_Toc165126272" w:history="1">
            <w:r w:rsidR="007224D0" w:rsidRPr="00861C41">
              <w:rPr>
                <w:rStyle w:val="Hipervnculo"/>
                <w:noProof/>
              </w:rPr>
              <w:t>4.9</w:t>
            </w:r>
            <w:r w:rsidR="007224D0">
              <w:rPr>
                <w:rFonts w:eastAsiaTheme="minorEastAsia" w:cstheme="minorBidi"/>
                <w:smallCaps w:val="0"/>
                <w:noProof/>
                <w:sz w:val="24"/>
                <w:szCs w:val="24"/>
                <w:lang w:eastAsia="es-ES"/>
              </w:rPr>
              <w:tab/>
            </w:r>
            <w:r w:rsidR="007224D0" w:rsidRPr="00861C41">
              <w:rPr>
                <w:rStyle w:val="Hipervnculo"/>
                <w:noProof/>
              </w:rPr>
              <w:t>Otros costes</w:t>
            </w:r>
            <w:r w:rsidR="007224D0">
              <w:rPr>
                <w:noProof/>
                <w:webHidden/>
              </w:rPr>
              <w:tab/>
            </w:r>
            <w:r w:rsidR="007224D0">
              <w:rPr>
                <w:noProof/>
                <w:webHidden/>
              </w:rPr>
              <w:fldChar w:fldCharType="begin"/>
            </w:r>
            <w:r w:rsidR="007224D0">
              <w:rPr>
                <w:noProof/>
                <w:webHidden/>
              </w:rPr>
              <w:instrText xml:space="preserve"> PAGEREF _Toc165126272 \h </w:instrText>
            </w:r>
            <w:r w:rsidR="007224D0">
              <w:rPr>
                <w:noProof/>
                <w:webHidden/>
              </w:rPr>
            </w:r>
            <w:r w:rsidR="007224D0">
              <w:rPr>
                <w:noProof/>
                <w:webHidden/>
              </w:rPr>
              <w:fldChar w:fldCharType="separate"/>
            </w:r>
            <w:r w:rsidR="00AB32F0">
              <w:rPr>
                <w:noProof/>
                <w:webHidden/>
              </w:rPr>
              <w:t>175</w:t>
            </w:r>
            <w:r w:rsidR="007224D0">
              <w:rPr>
                <w:noProof/>
                <w:webHidden/>
              </w:rPr>
              <w:fldChar w:fldCharType="end"/>
            </w:r>
          </w:hyperlink>
        </w:p>
        <w:p w14:paraId="59709273" w14:textId="408932A6" w:rsidR="007224D0" w:rsidRDefault="00DA24DE">
          <w:pPr>
            <w:pStyle w:val="TDC1"/>
            <w:tabs>
              <w:tab w:val="left" w:pos="440"/>
              <w:tab w:val="right" w:leader="dot" w:pos="8494"/>
            </w:tabs>
            <w:rPr>
              <w:rFonts w:eastAsiaTheme="minorEastAsia" w:cstheme="minorBidi"/>
              <w:b w:val="0"/>
              <w:bCs w:val="0"/>
              <w:caps w:val="0"/>
              <w:noProof/>
              <w:sz w:val="24"/>
              <w:szCs w:val="24"/>
              <w:lang w:eastAsia="es-ES"/>
            </w:rPr>
          </w:pPr>
          <w:hyperlink w:anchor="_Toc165126273" w:history="1">
            <w:r w:rsidR="007224D0" w:rsidRPr="00861C41">
              <w:rPr>
                <w:rStyle w:val="Hipervnculo"/>
                <w:noProof/>
              </w:rPr>
              <w:t>5</w:t>
            </w:r>
            <w:r w:rsidR="007224D0">
              <w:rPr>
                <w:rFonts w:eastAsiaTheme="minorEastAsia" w:cstheme="minorBidi"/>
                <w:b w:val="0"/>
                <w:bCs w:val="0"/>
                <w:caps w:val="0"/>
                <w:noProof/>
                <w:sz w:val="24"/>
                <w:szCs w:val="24"/>
                <w:lang w:eastAsia="es-ES"/>
              </w:rPr>
              <w:tab/>
            </w:r>
            <w:r w:rsidR="007224D0" w:rsidRPr="00861C41">
              <w:rPr>
                <w:rStyle w:val="Hipervnculo"/>
                <w:noProof/>
              </w:rPr>
              <w:t>Estudios con entidad propia</w:t>
            </w:r>
            <w:r w:rsidR="007224D0">
              <w:rPr>
                <w:noProof/>
                <w:webHidden/>
              </w:rPr>
              <w:tab/>
            </w:r>
            <w:r w:rsidR="007224D0">
              <w:rPr>
                <w:noProof/>
                <w:webHidden/>
              </w:rPr>
              <w:fldChar w:fldCharType="begin"/>
            </w:r>
            <w:r w:rsidR="007224D0">
              <w:rPr>
                <w:noProof/>
                <w:webHidden/>
              </w:rPr>
              <w:instrText xml:space="preserve"> PAGEREF _Toc165126273 \h </w:instrText>
            </w:r>
            <w:r w:rsidR="007224D0">
              <w:rPr>
                <w:noProof/>
                <w:webHidden/>
              </w:rPr>
            </w:r>
            <w:r w:rsidR="007224D0">
              <w:rPr>
                <w:noProof/>
                <w:webHidden/>
              </w:rPr>
              <w:fldChar w:fldCharType="separate"/>
            </w:r>
            <w:r w:rsidR="00AB32F0">
              <w:rPr>
                <w:noProof/>
                <w:webHidden/>
              </w:rPr>
              <w:t>175</w:t>
            </w:r>
            <w:r w:rsidR="007224D0">
              <w:rPr>
                <w:noProof/>
                <w:webHidden/>
              </w:rPr>
              <w:fldChar w:fldCharType="end"/>
            </w:r>
          </w:hyperlink>
        </w:p>
        <w:p w14:paraId="4EAF2DDA" w14:textId="5458B8DF" w:rsidR="007224D0" w:rsidRDefault="00DA24DE">
          <w:pPr>
            <w:pStyle w:val="TDC2"/>
            <w:tabs>
              <w:tab w:val="left" w:pos="880"/>
              <w:tab w:val="right" w:leader="dot" w:pos="8494"/>
            </w:tabs>
            <w:rPr>
              <w:rFonts w:eastAsiaTheme="minorEastAsia" w:cstheme="minorBidi"/>
              <w:smallCaps w:val="0"/>
              <w:noProof/>
              <w:sz w:val="24"/>
              <w:szCs w:val="24"/>
              <w:lang w:eastAsia="es-ES"/>
            </w:rPr>
          </w:pPr>
          <w:hyperlink w:anchor="_Toc165126274" w:history="1">
            <w:r w:rsidR="007224D0" w:rsidRPr="00861C41">
              <w:rPr>
                <w:rStyle w:val="Hipervnculo"/>
                <w:noProof/>
              </w:rPr>
              <w:t>5.1</w:t>
            </w:r>
            <w:r w:rsidR="007224D0">
              <w:rPr>
                <w:rFonts w:eastAsiaTheme="minorEastAsia" w:cstheme="minorBidi"/>
                <w:smallCaps w:val="0"/>
                <w:noProof/>
                <w:sz w:val="24"/>
                <w:szCs w:val="24"/>
                <w:lang w:eastAsia="es-ES"/>
              </w:rPr>
              <w:tab/>
            </w:r>
            <w:r w:rsidR="007224D0" w:rsidRPr="00861C41">
              <w:rPr>
                <w:rStyle w:val="Hipervnculo"/>
                <w:noProof/>
              </w:rPr>
              <w:t>Seguridad y protección de datos</w:t>
            </w:r>
            <w:r w:rsidR="007224D0">
              <w:rPr>
                <w:noProof/>
                <w:webHidden/>
              </w:rPr>
              <w:tab/>
            </w:r>
            <w:r w:rsidR="007224D0">
              <w:rPr>
                <w:noProof/>
                <w:webHidden/>
              </w:rPr>
              <w:fldChar w:fldCharType="begin"/>
            </w:r>
            <w:r w:rsidR="007224D0">
              <w:rPr>
                <w:noProof/>
                <w:webHidden/>
              </w:rPr>
              <w:instrText xml:space="preserve"> PAGEREF _Toc165126274 \h </w:instrText>
            </w:r>
            <w:r w:rsidR="007224D0">
              <w:rPr>
                <w:noProof/>
                <w:webHidden/>
              </w:rPr>
            </w:r>
            <w:r w:rsidR="007224D0">
              <w:rPr>
                <w:noProof/>
                <w:webHidden/>
              </w:rPr>
              <w:fldChar w:fldCharType="separate"/>
            </w:r>
            <w:r w:rsidR="00AB32F0">
              <w:rPr>
                <w:noProof/>
                <w:webHidden/>
              </w:rPr>
              <w:t>175</w:t>
            </w:r>
            <w:r w:rsidR="007224D0">
              <w:rPr>
                <w:noProof/>
                <w:webHidden/>
              </w:rPr>
              <w:fldChar w:fldCharType="end"/>
            </w:r>
          </w:hyperlink>
        </w:p>
        <w:p w14:paraId="317EE980" w14:textId="5D12CC28" w:rsidR="007224D0" w:rsidRDefault="00DA24DE">
          <w:pPr>
            <w:pStyle w:val="TDC3"/>
            <w:tabs>
              <w:tab w:val="left" w:pos="1320"/>
              <w:tab w:val="right" w:leader="dot" w:pos="8494"/>
            </w:tabs>
            <w:rPr>
              <w:rFonts w:eastAsiaTheme="minorEastAsia" w:cstheme="minorBidi"/>
              <w:i w:val="0"/>
              <w:iCs w:val="0"/>
              <w:noProof/>
              <w:sz w:val="24"/>
              <w:szCs w:val="24"/>
              <w:lang w:eastAsia="es-ES"/>
            </w:rPr>
          </w:pPr>
          <w:hyperlink w:anchor="_Toc165126275" w:history="1">
            <w:r w:rsidR="007224D0" w:rsidRPr="00861C41">
              <w:rPr>
                <w:rStyle w:val="Hipervnculo"/>
                <w:noProof/>
              </w:rPr>
              <w:t>5.1.1</w:t>
            </w:r>
            <w:r w:rsidR="007224D0">
              <w:rPr>
                <w:rFonts w:eastAsiaTheme="minorEastAsia" w:cstheme="minorBidi"/>
                <w:i w:val="0"/>
                <w:iCs w:val="0"/>
                <w:noProof/>
                <w:sz w:val="24"/>
                <w:szCs w:val="24"/>
                <w:lang w:eastAsia="es-ES"/>
              </w:rPr>
              <w:tab/>
            </w:r>
            <w:r w:rsidR="007224D0" w:rsidRPr="00861C41">
              <w:rPr>
                <w:rStyle w:val="Hipervnculo"/>
                <w:noProof/>
              </w:rPr>
              <w:t>Consentimiento Informado</w:t>
            </w:r>
            <w:r w:rsidR="007224D0">
              <w:rPr>
                <w:noProof/>
                <w:webHidden/>
              </w:rPr>
              <w:tab/>
            </w:r>
            <w:r w:rsidR="007224D0">
              <w:rPr>
                <w:noProof/>
                <w:webHidden/>
              </w:rPr>
              <w:fldChar w:fldCharType="begin"/>
            </w:r>
            <w:r w:rsidR="007224D0">
              <w:rPr>
                <w:noProof/>
                <w:webHidden/>
              </w:rPr>
              <w:instrText xml:space="preserve"> PAGEREF _Toc165126275 \h </w:instrText>
            </w:r>
            <w:r w:rsidR="007224D0">
              <w:rPr>
                <w:noProof/>
                <w:webHidden/>
              </w:rPr>
            </w:r>
            <w:r w:rsidR="007224D0">
              <w:rPr>
                <w:noProof/>
                <w:webHidden/>
              </w:rPr>
              <w:fldChar w:fldCharType="separate"/>
            </w:r>
            <w:r w:rsidR="00AB32F0">
              <w:rPr>
                <w:noProof/>
                <w:webHidden/>
              </w:rPr>
              <w:t>176</w:t>
            </w:r>
            <w:r w:rsidR="007224D0">
              <w:rPr>
                <w:noProof/>
                <w:webHidden/>
              </w:rPr>
              <w:fldChar w:fldCharType="end"/>
            </w:r>
          </w:hyperlink>
        </w:p>
        <w:p w14:paraId="6CD09D27" w14:textId="6630A8DF" w:rsidR="007224D0" w:rsidRDefault="00DA24DE">
          <w:pPr>
            <w:pStyle w:val="TDC3"/>
            <w:tabs>
              <w:tab w:val="left" w:pos="1320"/>
              <w:tab w:val="right" w:leader="dot" w:pos="8494"/>
            </w:tabs>
            <w:rPr>
              <w:rFonts w:eastAsiaTheme="minorEastAsia" w:cstheme="minorBidi"/>
              <w:i w:val="0"/>
              <w:iCs w:val="0"/>
              <w:noProof/>
              <w:sz w:val="24"/>
              <w:szCs w:val="24"/>
              <w:lang w:eastAsia="es-ES"/>
            </w:rPr>
          </w:pPr>
          <w:hyperlink w:anchor="_Toc165126276" w:history="1">
            <w:r w:rsidR="007224D0" w:rsidRPr="00861C41">
              <w:rPr>
                <w:rStyle w:val="Hipervnculo"/>
                <w:noProof/>
              </w:rPr>
              <w:t>5.1.2</w:t>
            </w:r>
            <w:r w:rsidR="007224D0">
              <w:rPr>
                <w:rFonts w:eastAsiaTheme="minorEastAsia" w:cstheme="minorBidi"/>
                <w:i w:val="0"/>
                <w:iCs w:val="0"/>
                <w:noProof/>
                <w:sz w:val="24"/>
                <w:szCs w:val="24"/>
                <w:lang w:eastAsia="es-ES"/>
              </w:rPr>
              <w:tab/>
            </w:r>
            <w:r w:rsidR="007224D0" w:rsidRPr="00861C41">
              <w:rPr>
                <w:rStyle w:val="Hipervnculo"/>
                <w:noProof/>
              </w:rPr>
              <w:t>Seguridad de Datos</w:t>
            </w:r>
            <w:r w:rsidR="007224D0">
              <w:rPr>
                <w:noProof/>
                <w:webHidden/>
              </w:rPr>
              <w:tab/>
            </w:r>
            <w:r w:rsidR="007224D0">
              <w:rPr>
                <w:noProof/>
                <w:webHidden/>
              </w:rPr>
              <w:fldChar w:fldCharType="begin"/>
            </w:r>
            <w:r w:rsidR="007224D0">
              <w:rPr>
                <w:noProof/>
                <w:webHidden/>
              </w:rPr>
              <w:instrText xml:space="preserve"> PAGEREF _Toc165126276 \h </w:instrText>
            </w:r>
            <w:r w:rsidR="007224D0">
              <w:rPr>
                <w:noProof/>
                <w:webHidden/>
              </w:rPr>
            </w:r>
            <w:r w:rsidR="007224D0">
              <w:rPr>
                <w:noProof/>
                <w:webHidden/>
              </w:rPr>
              <w:fldChar w:fldCharType="separate"/>
            </w:r>
            <w:r w:rsidR="00AB32F0">
              <w:rPr>
                <w:noProof/>
                <w:webHidden/>
              </w:rPr>
              <w:t>176</w:t>
            </w:r>
            <w:r w:rsidR="007224D0">
              <w:rPr>
                <w:noProof/>
                <w:webHidden/>
              </w:rPr>
              <w:fldChar w:fldCharType="end"/>
            </w:r>
          </w:hyperlink>
        </w:p>
        <w:p w14:paraId="1A29D037" w14:textId="5AC5C80E" w:rsidR="007224D0" w:rsidRDefault="00DA24DE">
          <w:pPr>
            <w:pStyle w:val="TDC3"/>
            <w:tabs>
              <w:tab w:val="left" w:pos="1320"/>
              <w:tab w:val="right" w:leader="dot" w:pos="8494"/>
            </w:tabs>
            <w:rPr>
              <w:rFonts w:eastAsiaTheme="minorEastAsia" w:cstheme="minorBidi"/>
              <w:i w:val="0"/>
              <w:iCs w:val="0"/>
              <w:noProof/>
              <w:sz w:val="24"/>
              <w:szCs w:val="24"/>
              <w:lang w:eastAsia="es-ES"/>
            </w:rPr>
          </w:pPr>
          <w:hyperlink w:anchor="_Toc165126277" w:history="1">
            <w:r w:rsidR="007224D0" w:rsidRPr="00861C41">
              <w:rPr>
                <w:rStyle w:val="Hipervnculo"/>
                <w:noProof/>
              </w:rPr>
              <w:t>5.1.3</w:t>
            </w:r>
            <w:r w:rsidR="007224D0">
              <w:rPr>
                <w:rFonts w:eastAsiaTheme="minorEastAsia" w:cstheme="minorBidi"/>
                <w:i w:val="0"/>
                <w:iCs w:val="0"/>
                <w:noProof/>
                <w:sz w:val="24"/>
                <w:szCs w:val="24"/>
                <w:lang w:eastAsia="es-ES"/>
              </w:rPr>
              <w:tab/>
            </w:r>
            <w:r w:rsidR="007224D0" w:rsidRPr="00861C41">
              <w:rPr>
                <w:rStyle w:val="Hipervnculo"/>
                <w:noProof/>
              </w:rPr>
              <w:t>Anonimización y Pseudonimización</w:t>
            </w:r>
            <w:r w:rsidR="007224D0">
              <w:rPr>
                <w:noProof/>
                <w:webHidden/>
              </w:rPr>
              <w:tab/>
            </w:r>
            <w:r w:rsidR="007224D0">
              <w:rPr>
                <w:noProof/>
                <w:webHidden/>
              </w:rPr>
              <w:fldChar w:fldCharType="begin"/>
            </w:r>
            <w:r w:rsidR="007224D0">
              <w:rPr>
                <w:noProof/>
                <w:webHidden/>
              </w:rPr>
              <w:instrText xml:space="preserve"> PAGEREF _Toc165126277 \h </w:instrText>
            </w:r>
            <w:r w:rsidR="007224D0">
              <w:rPr>
                <w:noProof/>
                <w:webHidden/>
              </w:rPr>
            </w:r>
            <w:r w:rsidR="007224D0">
              <w:rPr>
                <w:noProof/>
                <w:webHidden/>
              </w:rPr>
              <w:fldChar w:fldCharType="separate"/>
            </w:r>
            <w:r w:rsidR="00AB32F0">
              <w:rPr>
                <w:noProof/>
                <w:webHidden/>
              </w:rPr>
              <w:t>176</w:t>
            </w:r>
            <w:r w:rsidR="007224D0">
              <w:rPr>
                <w:noProof/>
                <w:webHidden/>
              </w:rPr>
              <w:fldChar w:fldCharType="end"/>
            </w:r>
          </w:hyperlink>
        </w:p>
        <w:p w14:paraId="512588F3" w14:textId="299EC638" w:rsidR="007224D0" w:rsidRDefault="00DA24DE">
          <w:pPr>
            <w:pStyle w:val="TDC3"/>
            <w:tabs>
              <w:tab w:val="left" w:pos="1320"/>
              <w:tab w:val="right" w:leader="dot" w:pos="8494"/>
            </w:tabs>
            <w:rPr>
              <w:rFonts w:eastAsiaTheme="minorEastAsia" w:cstheme="minorBidi"/>
              <w:i w:val="0"/>
              <w:iCs w:val="0"/>
              <w:noProof/>
              <w:sz w:val="24"/>
              <w:szCs w:val="24"/>
              <w:lang w:eastAsia="es-ES"/>
            </w:rPr>
          </w:pPr>
          <w:hyperlink w:anchor="_Toc165126278" w:history="1">
            <w:r w:rsidR="007224D0" w:rsidRPr="00861C41">
              <w:rPr>
                <w:rStyle w:val="Hipervnculo"/>
                <w:noProof/>
              </w:rPr>
              <w:t>5.1.4</w:t>
            </w:r>
            <w:r w:rsidR="007224D0">
              <w:rPr>
                <w:rFonts w:eastAsiaTheme="minorEastAsia" w:cstheme="minorBidi"/>
                <w:i w:val="0"/>
                <w:iCs w:val="0"/>
                <w:noProof/>
                <w:sz w:val="24"/>
                <w:szCs w:val="24"/>
                <w:lang w:eastAsia="es-ES"/>
              </w:rPr>
              <w:tab/>
            </w:r>
            <w:r w:rsidR="007224D0" w:rsidRPr="00861C41">
              <w:rPr>
                <w:rStyle w:val="Hipervnculo"/>
                <w:noProof/>
              </w:rPr>
              <w:t>Registro de Acceso y Auditoría</w:t>
            </w:r>
            <w:r w:rsidR="007224D0">
              <w:rPr>
                <w:noProof/>
                <w:webHidden/>
              </w:rPr>
              <w:tab/>
            </w:r>
            <w:r w:rsidR="007224D0">
              <w:rPr>
                <w:noProof/>
                <w:webHidden/>
              </w:rPr>
              <w:fldChar w:fldCharType="begin"/>
            </w:r>
            <w:r w:rsidR="007224D0">
              <w:rPr>
                <w:noProof/>
                <w:webHidden/>
              </w:rPr>
              <w:instrText xml:space="preserve"> PAGEREF _Toc165126278 \h </w:instrText>
            </w:r>
            <w:r w:rsidR="007224D0">
              <w:rPr>
                <w:noProof/>
                <w:webHidden/>
              </w:rPr>
            </w:r>
            <w:r w:rsidR="007224D0">
              <w:rPr>
                <w:noProof/>
                <w:webHidden/>
              </w:rPr>
              <w:fldChar w:fldCharType="separate"/>
            </w:r>
            <w:r w:rsidR="00AB32F0">
              <w:rPr>
                <w:noProof/>
                <w:webHidden/>
              </w:rPr>
              <w:t>176</w:t>
            </w:r>
            <w:r w:rsidR="007224D0">
              <w:rPr>
                <w:noProof/>
                <w:webHidden/>
              </w:rPr>
              <w:fldChar w:fldCharType="end"/>
            </w:r>
          </w:hyperlink>
        </w:p>
        <w:p w14:paraId="2803AA3F" w14:textId="3721EC68" w:rsidR="007224D0" w:rsidRDefault="00DA24DE">
          <w:pPr>
            <w:pStyle w:val="TDC3"/>
            <w:tabs>
              <w:tab w:val="left" w:pos="1320"/>
              <w:tab w:val="right" w:leader="dot" w:pos="8494"/>
            </w:tabs>
            <w:rPr>
              <w:rFonts w:eastAsiaTheme="minorEastAsia" w:cstheme="minorBidi"/>
              <w:i w:val="0"/>
              <w:iCs w:val="0"/>
              <w:noProof/>
              <w:sz w:val="24"/>
              <w:szCs w:val="24"/>
              <w:lang w:eastAsia="es-ES"/>
            </w:rPr>
          </w:pPr>
          <w:hyperlink w:anchor="_Toc165126279" w:history="1">
            <w:r w:rsidR="007224D0" w:rsidRPr="00861C41">
              <w:rPr>
                <w:rStyle w:val="Hipervnculo"/>
                <w:noProof/>
              </w:rPr>
              <w:t>5.1.5</w:t>
            </w:r>
            <w:r w:rsidR="007224D0">
              <w:rPr>
                <w:rFonts w:eastAsiaTheme="minorEastAsia" w:cstheme="minorBidi"/>
                <w:i w:val="0"/>
                <w:iCs w:val="0"/>
                <w:noProof/>
                <w:sz w:val="24"/>
                <w:szCs w:val="24"/>
                <w:lang w:eastAsia="es-ES"/>
              </w:rPr>
              <w:tab/>
            </w:r>
            <w:r w:rsidR="007224D0" w:rsidRPr="00861C41">
              <w:rPr>
                <w:rStyle w:val="Hipervnculo"/>
                <w:noProof/>
              </w:rPr>
              <w:t>Chats con los usuarios</w:t>
            </w:r>
            <w:r w:rsidR="007224D0">
              <w:rPr>
                <w:noProof/>
                <w:webHidden/>
              </w:rPr>
              <w:tab/>
            </w:r>
            <w:r w:rsidR="007224D0">
              <w:rPr>
                <w:noProof/>
                <w:webHidden/>
              </w:rPr>
              <w:fldChar w:fldCharType="begin"/>
            </w:r>
            <w:r w:rsidR="007224D0">
              <w:rPr>
                <w:noProof/>
                <w:webHidden/>
              </w:rPr>
              <w:instrText xml:space="preserve"> PAGEREF _Toc165126279 \h </w:instrText>
            </w:r>
            <w:r w:rsidR="007224D0">
              <w:rPr>
                <w:noProof/>
                <w:webHidden/>
              </w:rPr>
            </w:r>
            <w:r w:rsidR="007224D0">
              <w:rPr>
                <w:noProof/>
                <w:webHidden/>
              </w:rPr>
              <w:fldChar w:fldCharType="separate"/>
            </w:r>
            <w:r w:rsidR="00AB32F0">
              <w:rPr>
                <w:noProof/>
                <w:webHidden/>
              </w:rPr>
              <w:t>177</w:t>
            </w:r>
            <w:r w:rsidR="007224D0">
              <w:rPr>
                <w:noProof/>
                <w:webHidden/>
              </w:rPr>
              <w:fldChar w:fldCharType="end"/>
            </w:r>
          </w:hyperlink>
        </w:p>
        <w:p w14:paraId="2FA6EFCE" w14:textId="11E331B3" w:rsidR="007224D0" w:rsidRDefault="00DA24DE">
          <w:pPr>
            <w:pStyle w:val="TDC3"/>
            <w:tabs>
              <w:tab w:val="left" w:pos="1320"/>
              <w:tab w:val="right" w:leader="dot" w:pos="8494"/>
            </w:tabs>
            <w:rPr>
              <w:rFonts w:eastAsiaTheme="minorEastAsia" w:cstheme="minorBidi"/>
              <w:i w:val="0"/>
              <w:iCs w:val="0"/>
              <w:noProof/>
              <w:sz w:val="24"/>
              <w:szCs w:val="24"/>
              <w:lang w:eastAsia="es-ES"/>
            </w:rPr>
          </w:pPr>
          <w:hyperlink w:anchor="_Toc165126280" w:history="1">
            <w:r w:rsidR="007224D0" w:rsidRPr="00861C41">
              <w:rPr>
                <w:rStyle w:val="Hipervnculo"/>
                <w:noProof/>
              </w:rPr>
              <w:t>5.1.6</w:t>
            </w:r>
            <w:r w:rsidR="007224D0">
              <w:rPr>
                <w:rFonts w:eastAsiaTheme="minorEastAsia" w:cstheme="minorBidi"/>
                <w:i w:val="0"/>
                <w:iCs w:val="0"/>
                <w:noProof/>
                <w:sz w:val="24"/>
                <w:szCs w:val="24"/>
                <w:lang w:eastAsia="es-ES"/>
              </w:rPr>
              <w:tab/>
            </w:r>
            <w:r w:rsidR="007224D0" w:rsidRPr="00861C41">
              <w:rPr>
                <w:rStyle w:val="Hipervnculo"/>
                <w:noProof/>
              </w:rPr>
              <w:t>Política de Retención de Datos</w:t>
            </w:r>
            <w:r w:rsidR="007224D0">
              <w:rPr>
                <w:noProof/>
                <w:webHidden/>
              </w:rPr>
              <w:tab/>
            </w:r>
            <w:r w:rsidR="007224D0">
              <w:rPr>
                <w:noProof/>
                <w:webHidden/>
              </w:rPr>
              <w:fldChar w:fldCharType="begin"/>
            </w:r>
            <w:r w:rsidR="007224D0">
              <w:rPr>
                <w:noProof/>
                <w:webHidden/>
              </w:rPr>
              <w:instrText xml:space="preserve"> PAGEREF _Toc165126280 \h </w:instrText>
            </w:r>
            <w:r w:rsidR="007224D0">
              <w:rPr>
                <w:noProof/>
                <w:webHidden/>
              </w:rPr>
            </w:r>
            <w:r w:rsidR="007224D0">
              <w:rPr>
                <w:noProof/>
                <w:webHidden/>
              </w:rPr>
              <w:fldChar w:fldCharType="separate"/>
            </w:r>
            <w:r w:rsidR="00AB32F0">
              <w:rPr>
                <w:noProof/>
                <w:webHidden/>
              </w:rPr>
              <w:t>177</w:t>
            </w:r>
            <w:r w:rsidR="007224D0">
              <w:rPr>
                <w:noProof/>
                <w:webHidden/>
              </w:rPr>
              <w:fldChar w:fldCharType="end"/>
            </w:r>
          </w:hyperlink>
        </w:p>
        <w:p w14:paraId="324A7F2A" w14:textId="2F4CA6BD" w:rsidR="007224D0" w:rsidRDefault="00DA24DE">
          <w:pPr>
            <w:pStyle w:val="TDC3"/>
            <w:tabs>
              <w:tab w:val="left" w:pos="1320"/>
              <w:tab w:val="right" w:leader="dot" w:pos="8494"/>
            </w:tabs>
            <w:rPr>
              <w:rFonts w:eastAsiaTheme="minorEastAsia" w:cstheme="minorBidi"/>
              <w:i w:val="0"/>
              <w:iCs w:val="0"/>
              <w:noProof/>
              <w:sz w:val="24"/>
              <w:szCs w:val="24"/>
              <w:lang w:eastAsia="es-ES"/>
            </w:rPr>
          </w:pPr>
          <w:hyperlink w:anchor="_Toc165126281" w:history="1">
            <w:r w:rsidR="007224D0" w:rsidRPr="00861C41">
              <w:rPr>
                <w:rStyle w:val="Hipervnculo"/>
                <w:noProof/>
              </w:rPr>
              <w:t>5.1.7</w:t>
            </w:r>
            <w:r w:rsidR="007224D0">
              <w:rPr>
                <w:rFonts w:eastAsiaTheme="minorEastAsia" w:cstheme="minorBidi"/>
                <w:i w:val="0"/>
                <w:iCs w:val="0"/>
                <w:noProof/>
                <w:sz w:val="24"/>
                <w:szCs w:val="24"/>
                <w:lang w:eastAsia="es-ES"/>
              </w:rPr>
              <w:tab/>
            </w:r>
            <w:r w:rsidR="007224D0" w:rsidRPr="00861C41">
              <w:rPr>
                <w:rStyle w:val="Hipervnculo"/>
                <w:noProof/>
              </w:rPr>
              <w:t>Formación y Concienciación del Personal</w:t>
            </w:r>
            <w:r w:rsidR="007224D0">
              <w:rPr>
                <w:noProof/>
                <w:webHidden/>
              </w:rPr>
              <w:tab/>
            </w:r>
            <w:r w:rsidR="007224D0">
              <w:rPr>
                <w:noProof/>
                <w:webHidden/>
              </w:rPr>
              <w:fldChar w:fldCharType="begin"/>
            </w:r>
            <w:r w:rsidR="007224D0">
              <w:rPr>
                <w:noProof/>
                <w:webHidden/>
              </w:rPr>
              <w:instrText xml:space="preserve"> PAGEREF _Toc165126281 \h </w:instrText>
            </w:r>
            <w:r w:rsidR="007224D0">
              <w:rPr>
                <w:noProof/>
                <w:webHidden/>
              </w:rPr>
            </w:r>
            <w:r w:rsidR="007224D0">
              <w:rPr>
                <w:noProof/>
                <w:webHidden/>
              </w:rPr>
              <w:fldChar w:fldCharType="separate"/>
            </w:r>
            <w:r w:rsidR="00AB32F0">
              <w:rPr>
                <w:noProof/>
                <w:webHidden/>
              </w:rPr>
              <w:t>177</w:t>
            </w:r>
            <w:r w:rsidR="007224D0">
              <w:rPr>
                <w:noProof/>
                <w:webHidden/>
              </w:rPr>
              <w:fldChar w:fldCharType="end"/>
            </w:r>
          </w:hyperlink>
        </w:p>
        <w:p w14:paraId="6EFD331D" w14:textId="27FAA1F4" w:rsidR="007224D0" w:rsidRDefault="00DA24DE">
          <w:pPr>
            <w:pStyle w:val="TDC3"/>
            <w:tabs>
              <w:tab w:val="left" w:pos="1320"/>
              <w:tab w:val="right" w:leader="dot" w:pos="8494"/>
            </w:tabs>
            <w:rPr>
              <w:rFonts w:eastAsiaTheme="minorEastAsia" w:cstheme="minorBidi"/>
              <w:i w:val="0"/>
              <w:iCs w:val="0"/>
              <w:noProof/>
              <w:sz w:val="24"/>
              <w:szCs w:val="24"/>
              <w:lang w:eastAsia="es-ES"/>
            </w:rPr>
          </w:pPr>
          <w:hyperlink w:anchor="_Toc165126282" w:history="1">
            <w:r w:rsidR="007224D0" w:rsidRPr="00861C41">
              <w:rPr>
                <w:rStyle w:val="Hipervnculo"/>
                <w:noProof/>
              </w:rPr>
              <w:t>5.1.8</w:t>
            </w:r>
            <w:r w:rsidR="007224D0">
              <w:rPr>
                <w:rFonts w:eastAsiaTheme="minorEastAsia" w:cstheme="minorBidi"/>
                <w:i w:val="0"/>
                <w:iCs w:val="0"/>
                <w:noProof/>
                <w:sz w:val="24"/>
                <w:szCs w:val="24"/>
                <w:lang w:eastAsia="es-ES"/>
              </w:rPr>
              <w:tab/>
            </w:r>
            <w:r w:rsidR="007224D0" w:rsidRPr="00861C41">
              <w:rPr>
                <w:rStyle w:val="Hipervnculo"/>
                <w:noProof/>
              </w:rPr>
              <w:t>Notificación de Brechas de Seguridad</w:t>
            </w:r>
            <w:r w:rsidR="007224D0">
              <w:rPr>
                <w:noProof/>
                <w:webHidden/>
              </w:rPr>
              <w:tab/>
            </w:r>
            <w:r w:rsidR="007224D0">
              <w:rPr>
                <w:noProof/>
                <w:webHidden/>
              </w:rPr>
              <w:fldChar w:fldCharType="begin"/>
            </w:r>
            <w:r w:rsidR="007224D0">
              <w:rPr>
                <w:noProof/>
                <w:webHidden/>
              </w:rPr>
              <w:instrText xml:space="preserve"> PAGEREF _Toc165126282 \h </w:instrText>
            </w:r>
            <w:r w:rsidR="007224D0">
              <w:rPr>
                <w:noProof/>
                <w:webHidden/>
              </w:rPr>
            </w:r>
            <w:r w:rsidR="007224D0">
              <w:rPr>
                <w:noProof/>
                <w:webHidden/>
              </w:rPr>
              <w:fldChar w:fldCharType="separate"/>
            </w:r>
            <w:r w:rsidR="00AB32F0">
              <w:rPr>
                <w:noProof/>
                <w:webHidden/>
              </w:rPr>
              <w:t>177</w:t>
            </w:r>
            <w:r w:rsidR="007224D0">
              <w:rPr>
                <w:noProof/>
                <w:webHidden/>
              </w:rPr>
              <w:fldChar w:fldCharType="end"/>
            </w:r>
          </w:hyperlink>
        </w:p>
        <w:p w14:paraId="029EDCF8" w14:textId="583E675D" w:rsidR="007224D0" w:rsidRDefault="00DA24DE">
          <w:pPr>
            <w:pStyle w:val="TDC2"/>
            <w:tabs>
              <w:tab w:val="left" w:pos="880"/>
              <w:tab w:val="right" w:leader="dot" w:pos="8494"/>
            </w:tabs>
            <w:rPr>
              <w:rFonts w:eastAsiaTheme="minorEastAsia" w:cstheme="minorBidi"/>
              <w:smallCaps w:val="0"/>
              <w:noProof/>
              <w:sz w:val="24"/>
              <w:szCs w:val="24"/>
              <w:lang w:eastAsia="es-ES"/>
            </w:rPr>
          </w:pPr>
          <w:hyperlink w:anchor="_Toc165126283" w:history="1">
            <w:r w:rsidR="007224D0" w:rsidRPr="00861C41">
              <w:rPr>
                <w:rStyle w:val="Hipervnculo"/>
                <w:noProof/>
              </w:rPr>
              <w:t>5.2</w:t>
            </w:r>
            <w:r w:rsidR="007224D0">
              <w:rPr>
                <w:rFonts w:eastAsiaTheme="minorEastAsia" w:cstheme="minorBidi"/>
                <w:smallCaps w:val="0"/>
                <w:noProof/>
                <w:sz w:val="24"/>
                <w:szCs w:val="24"/>
                <w:lang w:eastAsia="es-ES"/>
              </w:rPr>
              <w:tab/>
            </w:r>
            <w:r w:rsidR="007224D0" w:rsidRPr="00861C41">
              <w:rPr>
                <w:rStyle w:val="Hipervnculo"/>
                <w:noProof/>
              </w:rPr>
              <w:t>Propiedad intelectual e industrial</w:t>
            </w:r>
            <w:r w:rsidR="007224D0">
              <w:rPr>
                <w:noProof/>
                <w:webHidden/>
              </w:rPr>
              <w:tab/>
            </w:r>
            <w:r w:rsidR="007224D0">
              <w:rPr>
                <w:noProof/>
                <w:webHidden/>
              </w:rPr>
              <w:fldChar w:fldCharType="begin"/>
            </w:r>
            <w:r w:rsidR="007224D0">
              <w:rPr>
                <w:noProof/>
                <w:webHidden/>
              </w:rPr>
              <w:instrText xml:space="preserve"> PAGEREF _Toc165126283 \h </w:instrText>
            </w:r>
            <w:r w:rsidR="007224D0">
              <w:rPr>
                <w:noProof/>
                <w:webHidden/>
              </w:rPr>
            </w:r>
            <w:r w:rsidR="007224D0">
              <w:rPr>
                <w:noProof/>
                <w:webHidden/>
              </w:rPr>
              <w:fldChar w:fldCharType="separate"/>
            </w:r>
            <w:r w:rsidR="00AB32F0">
              <w:rPr>
                <w:noProof/>
                <w:webHidden/>
              </w:rPr>
              <w:t>178</w:t>
            </w:r>
            <w:r w:rsidR="007224D0">
              <w:rPr>
                <w:noProof/>
                <w:webHidden/>
              </w:rPr>
              <w:fldChar w:fldCharType="end"/>
            </w:r>
          </w:hyperlink>
        </w:p>
        <w:p w14:paraId="238FCC45" w14:textId="20C87AEC" w:rsidR="007224D0" w:rsidRDefault="00DA24DE">
          <w:pPr>
            <w:pStyle w:val="TDC2"/>
            <w:tabs>
              <w:tab w:val="left" w:pos="880"/>
              <w:tab w:val="right" w:leader="dot" w:pos="8494"/>
            </w:tabs>
            <w:rPr>
              <w:rFonts w:eastAsiaTheme="minorEastAsia" w:cstheme="minorBidi"/>
              <w:smallCaps w:val="0"/>
              <w:noProof/>
              <w:sz w:val="24"/>
              <w:szCs w:val="24"/>
              <w:lang w:eastAsia="es-ES"/>
            </w:rPr>
          </w:pPr>
          <w:hyperlink w:anchor="_Toc165126284" w:history="1">
            <w:r w:rsidR="007224D0" w:rsidRPr="00861C41">
              <w:rPr>
                <w:rStyle w:val="Hipervnculo"/>
                <w:noProof/>
              </w:rPr>
              <w:t>5.3</w:t>
            </w:r>
            <w:r w:rsidR="007224D0">
              <w:rPr>
                <w:rFonts w:eastAsiaTheme="minorEastAsia" w:cstheme="minorBidi"/>
                <w:smallCaps w:val="0"/>
                <w:noProof/>
                <w:sz w:val="24"/>
                <w:szCs w:val="24"/>
                <w:lang w:eastAsia="es-ES"/>
              </w:rPr>
              <w:tab/>
            </w:r>
            <w:r w:rsidR="007224D0" w:rsidRPr="00861C41">
              <w:rPr>
                <w:rStyle w:val="Hipervnculo"/>
                <w:noProof/>
              </w:rPr>
              <w:t>Prevención de riesgos laborales</w:t>
            </w:r>
            <w:r w:rsidR="007224D0">
              <w:rPr>
                <w:noProof/>
                <w:webHidden/>
              </w:rPr>
              <w:tab/>
            </w:r>
            <w:r w:rsidR="007224D0">
              <w:rPr>
                <w:noProof/>
                <w:webHidden/>
              </w:rPr>
              <w:fldChar w:fldCharType="begin"/>
            </w:r>
            <w:r w:rsidR="007224D0">
              <w:rPr>
                <w:noProof/>
                <w:webHidden/>
              </w:rPr>
              <w:instrText xml:space="preserve"> PAGEREF _Toc165126284 \h </w:instrText>
            </w:r>
            <w:r w:rsidR="007224D0">
              <w:rPr>
                <w:noProof/>
                <w:webHidden/>
              </w:rPr>
            </w:r>
            <w:r w:rsidR="007224D0">
              <w:rPr>
                <w:noProof/>
                <w:webHidden/>
              </w:rPr>
              <w:fldChar w:fldCharType="separate"/>
            </w:r>
            <w:r w:rsidR="00AB32F0">
              <w:rPr>
                <w:noProof/>
                <w:webHidden/>
              </w:rPr>
              <w:t>178</w:t>
            </w:r>
            <w:r w:rsidR="007224D0">
              <w:rPr>
                <w:noProof/>
                <w:webHidden/>
              </w:rPr>
              <w:fldChar w:fldCharType="end"/>
            </w:r>
          </w:hyperlink>
        </w:p>
        <w:p w14:paraId="5E9C330E" w14:textId="64D85149" w:rsidR="007224D0" w:rsidRDefault="00DA24DE">
          <w:pPr>
            <w:pStyle w:val="TDC3"/>
            <w:tabs>
              <w:tab w:val="left" w:pos="1320"/>
              <w:tab w:val="right" w:leader="dot" w:pos="8494"/>
            </w:tabs>
            <w:rPr>
              <w:rFonts w:eastAsiaTheme="minorEastAsia" w:cstheme="minorBidi"/>
              <w:i w:val="0"/>
              <w:iCs w:val="0"/>
              <w:noProof/>
              <w:sz w:val="24"/>
              <w:szCs w:val="24"/>
              <w:lang w:eastAsia="es-ES"/>
            </w:rPr>
          </w:pPr>
          <w:hyperlink w:anchor="_Toc165126285" w:history="1">
            <w:r w:rsidR="007224D0" w:rsidRPr="00861C41">
              <w:rPr>
                <w:rStyle w:val="Hipervnculo"/>
                <w:noProof/>
              </w:rPr>
              <w:t>5.3.1</w:t>
            </w:r>
            <w:r w:rsidR="007224D0">
              <w:rPr>
                <w:rFonts w:eastAsiaTheme="minorEastAsia" w:cstheme="minorBidi"/>
                <w:i w:val="0"/>
                <w:iCs w:val="0"/>
                <w:noProof/>
                <w:sz w:val="24"/>
                <w:szCs w:val="24"/>
                <w:lang w:eastAsia="es-ES"/>
              </w:rPr>
              <w:tab/>
            </w:r>
            <w:r w:rsidR="007224D0" w:rsidRPr="00861C41">
              <w:rPr>
                <w:rStyle w:val="Hipervnculo"/>
                <w:noProof/>
              </w:rPr>
              <w:t>Introducción</w:t>
            </w:r>
            <w:r w:rsidR="007224D0">
              <w:rPr>
                <w:noProof/>
                <w:webHidden/>
              </w:rPr>
              <w:tab/>
            </w:r>
            <w:r w:rsidR="007224D0">
              <w:rPr>
                <w:noProof/>
                <w:webHidden/>
              </w:rPr>
              <w:fldChar w:fldCharType="begin"/>
            </w:r>
            <w:r w:rsidR="007224D0">
              <w:rPr>
                <w:noProof/>
                <w:webHidden/>
              </w:rPr>
              <w:instrText xml:space="preserve"> PAGEREF _Toc165126285 \h </w:instrText>
            </w:r>
            <w:r w:rsidR="007224D0">
              <w:rPr>
                <w:noProof/>
                <w:webHidden/>
              </w:rPr>
            </w:r>
            <w:r w:rsidR="007224D0">
              <w:rPr>
                <w:noProof/>
                <w:webHidden/>
              </w:rPr>
              <w:fldChar w:fldCharType="separate"/>
            </w:r>
            <w:r w:rsidR="00AB32F0">
              <w:rPr>
                <w:noProof/>
                <w:webHidden/>
              </w:rPr>
              <w:t>178</w:t>
            </w:r>
            <w:r w:rsidR="007224D0">
              <w:rPr>
                <w:noProof/>
                <w:webHidden/>
              </w:rPr>
              <w:fldChar w:fldCharType="end"/>
            </w:r>
          </w:hyperlink>
        </w:p>
        <w:p w14:paraId="295F9593" w14:textId="4E67B32D" w:rsidR="007224D0" w:rsidRDefault="00DA24DE">
          <w:pPr>
            <w:pStyle w:val="TDC3"/>
            <w:tabs>
              <w:tab w:val="left" w:pos="1320"/>
              <w:tab w:val="right" w:leader="dot" w:pos="8494"/>
            </w:tabs>
            <w:rPr>
              <w:rFonts w:eastAsiaTheme="minorEastAsia" w:cstheme="minorBidi"/>
              <w:i w:val="0"/>
              <w:iCs w:val="0"/>
              <w:noProof/>
              <w:sz w:val="24"/>
              <w:szCs w:val="24"/>
              <w:lang w:eastAsia="es-ES"/>
            </w:rPr>
          </w:pPr>
          <w:hyperlink w:anchor="_Toc165126286" w:history="1">
            <w:r w:rsidR="007224D0" w:rsidRPr="00861C41">
              <w:rPr>
                <w:rStyle w:val="Hipervnculo"/>
                <w:noProof/>
              </w:rPr>
              <w:t>5.3.2</w:t>
            </w:r>
            <w:r w:rsidR="007224D0">
              <w:rPr>
                <w:rFonts w:eastAsiaTheme="minorEastAsia" w:cstheme="minorBidi"/>
                <w:i w:val="0"/>
                <w:iCs w:val="0"/>
                <w:noProof/>
                <w:sz w:val="24"/>
                <w:szCs w:val="24"/>
                <w:lang w:eastAsia="es-ES"/>
              </w:rPr>
              <w:tab/>
            </w:r>
            <w:r w:rsidR="007224D0" w:rsidRPr="00861C41">
              <w:rPr>
                <w:rStyle w:val="Hipervnculo"/>
                <w:noProof/>
              </w:rPr>
              <w:t>Marco legal</w:t>
            </w:r>
            <w:r w:rsidR="007224D0">
              <w:rPr>
                <w:noProof/>
                <w:webHidden/>
              </w:rPr>
              <w:tab/>
            </w:r>
            <w:r w:rsidR="007224D0">
              <w:rPr>
                <w:noProof/>
                <w:webHidden/>
              </w:rPr>
              <w:fldChar w:fldCharType="begin"/>
            </w:r>
            <w:r w:rsidR="007224D0">
              <w:rPr>
                <w:noProof/>
                <w:webHidden/>
              </w:rPr>
              <w:instrText xml:space="preserve"> PAGEREF _Toc165126286 \h </w:instrText>
            </w:r>
            <w:r w:rsidR="007224D0">
              <w:rPr>
                <w:noProof/>
                <w:webHidden/>
              </w:rPr>
            </w:r>
            <w:r w:rsidR="007224D0">
              <w:rPr>
                <w:noProof/>
                <w:webHidden/>
              </w:rPr>
              <w:fldChar w:fldCharType="separate"/>
            </w:r>
            <w:r w:rsidR="00AB32F0">
              <w:rPr>
                <w:noProof/>
                <w:webHidden/>
              </w:rPr>
              <w:t>179</w:t>
            </w:r>
            <w:r w:rsidR="007224D0">
              <w:rPr>
                <w:noProof/>
                <w:webHidden/>
              </w:rPr>
              <w:fldChar w:fldCharType="end"/>
            </w:r>
          </w:hyperlink>
        </w:p>
        <w:p w14:paraId="52F9FB0C" w14:textId="053DC726" w:rsidR="007224D0" w:rsidRDefault="00DA24DE">
          <w:pPr>
            <w:pStyle w:val="TDC3"/>
            <w:tabs>
              <w:tab w:val="left" w:pos="1320"/>
              <w:tab w:val="right" w:leader="dot" w:pos="8494"/>
            </w:tabs>
            <w:rPr>
              <w:rFonts w:eastAsiaTheme="minorEastAsia" w:cstheme="minorBidi"/>
              <w:i w:val="0"/>
              <w:iCs w:val="0"/>
              <w:noProof/>
              <w:sz w:val="24"/>
              <w:szCs w:val="24"/>
              <w:lang w:eastAsia="es-ES"/>
            </w:rPr>
          </w:pPr>
          <w:hyperlink w:anchor="_Toc165126287" w:history="1">
            <w:r w:rsidR="007224D0" w:rsidRPr="00861C41">
              <w:rPr>
                <w:rStyle w:val="Hipervnculo"/>
                <w:noProof/>
              </w:rPr>
              <w:t>5.3.3</w:t>
            </w:r>
            <w:r w:rsidR="007224D0">
              <w:rPr>
                <w:rFonts w:eastAsiaTheme="minorEastAsia" w:cstheme="minorBidi"/>
                <w:i w:val="0"/>
                <w:iCs w:val="0"/>
                <w:noProof/>
                <w:sz w:val="24"/>
                <w:szCs w:val="24"/>
                <w:lang w:eastAsia="es-ES"/>
              </w:rPr>
              <w:tab/>
            </w:r>
            <w:r w:rsidR="007224D0" w:rsidRPr="00861C41">
              <w:rPr>
                <w:rStyle w:val="Hipervnculo"/>
                <w:noProof/>
              </w:rPr>
              <w:t>Identificación de riesgos</w:t>
            </w:r>
            <w:r w:rsidR="007224D0">
              <w:rPr>
                <w:noProof/>
                <w:webHidden/>
              </w:rPr>
              <w:tab/>
            </w:r>
            <w:r w:rsidR="007224D0">
              <w:rPr>
                <w:noProof/>
                <w:webHidden/>
              </w:rPr>
              <w:fldChar w:fldCharType="begin"/>
            </w:r>
            <w:r w:rsidR="007224D0">
              <w:rPr>
                <w:noProof/>
                <w:webHidden/>
              </w:rPr>
              <w:instrText xml:space="preserve"> PAGEREF _Toc165126287 \h </w:instrText>
            </w:r>
            <w:r w:rsidR="007224D0">
              <w:rPr>
                <w:noProof/>
                <w:webHidden/>
              </w:rPr>
            </w:r>
            <w:r w:rsidR="007224D0">
              <w:rPr>
                <w:noProof/>
                <w:webHidden/>
              </w:rPr>
              <w:fldChar w:fldCharType="separate"/>
            </w:r>
            <w:r w:rsidR="00AB32F0">
              <w:rPr>
                <w:noProof/>
                <w:webHidden/>
              </w:rPr>
              <w:t>179</w:t>
            </w:r>
            <w:r w:rsidR="007224D0">
              <w:rPr>
                <w:noProof/>
                <w:webHidden/>
              </w:rPr>
              <w:fldChar w:fldCharType="end"/>
            </w:r>
          </w:hyperlink>
        </w:p>
        <w:p w14:paraId="5B20E29C" w14:textId="5D5615A8" w:rsidR="007224D0" w:rsidRDefault="00DA24DE">
          <w:pPr>
            <w:pStyle w:val="TDC3"/>
            <w:tabs>
              <w:tab w:val="left" w:pos="1320"/>
              <w:tab w:val="right" w:leader="dot" w:pos="8494"/>
            </w:tabs>
            <w:rPr>
              <w:rFonts w:eastAsiaTheme="minorEastAsia" w:cstheme="minorBidi"/>
              <w:i w:val="0"/>
              <w:iCs w:val="0"/>
              <w:noProof/>
              <w:sz w:val="24"/>
              <w:szCs w:val="24"/>
              <w:lang w:eastAsia="es-ES"/>
            </w:rPr>
          </w:pPr>
          <w:hyperlink w:anchor="_Toc165126288" w:history="1">
            <w:r w:rsidR="007224D0" w:rsidRPr="00861C41">
              <w:rPr>
                <w:rStyle w:val="Hipervnculo"/>
                <w:noProof/>
              </w:rPr>
              <w:t>5.3.4</w:t>
            </w:r>
            <w:r w:rsidR="007224D0">
              <w:rPr>
                <w:rFonts w:eastAsiaTheme="minorEastAsia" w:cstheme="minorBidi"/>
                <w:i w:val="0"/>
                <w:iCs w:val="0"/>
                <w:noProof/>
                <w:sz w:val="24"/>
                <w:szCs w:val="24"/>
                <w:lang w:eastAsia="es-ES"/>
              </w:rPr>
              <w:tab/>
            </w:r>
            <w:r w:rsidR="007224D0" w:rsidRPr="00861C41">
              <w:rPr>
                <w:rStyle w:val="Hipervnculo"/>
                <w:noProof/>
              </w:rPr>
              <w:t>Seguimiento y mejora continua</w:t>
            </w:r>
            <w:r w:rsidR="007224D0">
              <w:rPr>
                <w:noProof/>
                <w:webHidden/>
              </w:rPr>
              <w:tab/>
            </w:r>
            <w:r w:rsidR="007224D0">
              <w:rPr>
                <w:noProof/>
                <w:webHidden/>
              </w:rPr>
              <w:fldChar w:fldCharType="begin"/>
            </w:r>
            <w:r w:rsidR="007224D0">
              <w:rPr>
                <w:noProof/>
                <w:webHidden/>
              </w:rPr>
              <w:instrText xml:space="preserve"> PAGEREF _Toc165126288 \h </w:instrText>
            </w:r>
            <w:r w:rsidR="007224D0">
              <w:rPr>
                <w:noProof/>
                <w:webHidden/>
              </w:rPr>
            </w:r>
            <w:r w:rsidR="007224D0">
              <w:rPr>
                <w:noProof/>
                <w:webHidden/>
              </w:rPr>
              <w:fldChar w:fldCharType="separate"/>
            </w:r>
            <w:r w:rsidR="00AB32F0">
              <w:rPr>
                <w:noProof/>
                <w:webHidden/>
              </w:rPr>
              <w:t>180</w:t>
            </w:r>
            <w:r w:rsidR="007224D0">
              <w:rPr>
                <w:noProof/>
                <w:webHidden/>
              </w:rPr>
              <w:fldChar w:fldCharType="end"/>
            </w:r>
          </w:hyperlink>
        </w:p>
        <w:p w14:paraId="17A2600D" w14:textId="1EDA1D99" w:rsidR="007224D0" w:rsidRDefault="00DA24DE">
          <w:pPr>
            <w:pStyle w:val="TDC3"/>
            <w:tabs>
              <w:tab w:val="left" w:pos="1320"/>
              <w:tab w:val="right" w:leader="dot" w:pos="8494"/>
            </w:tabs>
            <w:rPr>
              <w:rFonts w:eastAsiaTheme="minorEastAsia" w:cstheme="minorBidi"/>
              <w:i w:val="0"/>
              <w:iCs w:val="0"/>
              <w:noProof/>
              <w:sz w:val="24"/>
              <w:szCs w:val="24"/>
              <w:lang w:eastAsia="es-ES"/>
            </w:rPr>
          </w:pPr>
          <w:hyperlink w:anchor="_Toc165126289" w:history="1">
            <w:r w:rsidR="007224D0" w:rsidRPr="00861C41">
              <w:rPr>
                <w:rStyle w:val="Hipervnculo"/>
                <w:noProof/>
              </w:rPr>
              <w:t>5.3.5</w:t>
            </w:r>
            <w:r w:rsidR="007224D0">
              <w:rPr>
                <w:rFonts w:eastAsiaTheme="minorEastAsia" w:cstheme="minorBidi"/>
                <w:i w:val="0"/>
                <w:iCs w:val="0"/>
                <w:noProof/>
                <w:sz w:val="24"/>
                <w:szCs w:val="24"/>
                <w:lang w:eastAsia="es-ES"/>
              </w:rPr>
              <w:tab/>
            </w:r>
            <w:r w:rsidR="007224D0" w:rsidRPr="00861C41">
              <w:rPr>
                <w:rStyle w:val="Hipervnculo"/>
                <w:noProof/>
              </w:rPr>
              <w:t>Formación</w:t>
            </w:r>
            <w:r w:rsidR="007224D0">
              <w:rPr>
                <w:noProof/>
                <w:webHidden/>
              </w:rPr>
              <w:tab/>
            </w:r>
            <w:r w:rsidR="007224D0">
              <w:rPr>
                <w:noProof/>
                <w:webHidden/>
              </w:rPr>
              <w:fldChar w:fldCharType="begin"/>
            </w:r>
            <w:r w:rsidR="007224D0">
              <w:rPr>
                <w:noProof/>
                <w:webHidden/>
              </w:rPr>
              <w:instrText xml:space="preserve"> PAGEREF _Toc165126289 \h </w:instrText>
            </w:r>
            <w:r w:rsidR="007224D0">
              <w:rPr>
                <w:noProof/>
                <w:webHidden/>
              </w:rPr>
            </w:r>
            <w:r w:rsidR="007224D0">
              <w:rPr>
                <w:noProof/>
                <w:webHidden/>
              </w:rPr>
              <w:fldChar w:fldCharType="separate"/>
            </w:r>
            <w:r w:rsidR="00AB32F0">
              <w:rPr>
                <w:noProof/>
                <w:webHidden/>
              </w:rPr>
              <w:t>182</w:t>
            </w:r>
            <w:r w:rsidR="007224D0">
              <w:rPr>
                <w:noProof/>
                <w:webHidden/>
              </w:rPr>
              <w:fldChar w:fldCharType="end"/>
            </w:r>
          </w:hyperlink>
        </w:p>
        <w:p w14:paraId="4B4BA358" w14:textId="28112AC6" w:rsidR="007224D0" w:rsidRDefault="00DA24DE">
          <w:pPr>
            <w:pStyle w:val="TDC3"/>
            <w:tabs>
              <w:tab w:val="left" w:pos="1320"/>
              <w:tab w:val="right" w:leader="dot" w:pos="8494"/>
            </w:tabs>
            <w:rPr>
              <w:rFonts w:eastAsiaTheme="minorEastAsia" w:cstheme="minorBidi"/>
              <w:i w:val="0"/>
              <w:iCs w:val="0"/>
              <w:noProof/>
              <w:sz w:val="24"/>
              <w:szCs w:val="24"/>
              <w:lang w:eastAsia="es-ES"/>
            </w:rPr>
          </w:pPr>
          <w:hyperlink w:anchor="_Toc165126290" w:history="1">
            <w:r w:rsidR="007224D0" w:rsidRPr="00861C41">
              <w:rPr>
                <w:rStyle w:val="Hipervnculo"/>
                <w:noProof/>
              </w:rPr>
              <w:t>5.3.6</w:t>
            </w:r>
            <w:r w:rsidR="007224D0">
              <w:rPr>
                <w:rFonts w:eastAsiaTheme="minorEastAsia" w:cstheme="minorBidi"/>
                <w:i w:val="0"/>
                <w:iCs w:val="0"/>
                <w:noProof/>
                <w:sz w:val="24"/>
                <w:szCs w:val="24"/>
                <w:lang w:eastAsia="es-ES"/>
              </w:rPr>
              <w:tab/>
            </w:r>
            <w:r w:rsidR="007224D0" w:rsidRPr="00861C41">
              <w:rPr>
                <w:rStyle w:val="Hipervnculo"/>
                <w:noProof/>
              </w:rPr>
              <w:t>Contenidos de la formación</w:t>
            </w:r>
            <w:r w:rsidR="007224D0">
              <w:rPr>
                <w:noProof/>
                <w:webHidden/>
              </w:rPr>
              <w:tab/>
            </w:r>
            <w:r w:rsidR="007224D0">
              <w:rPr>
                <w:noProof/>
                <w:webHidden/>
              </w:rPr>
              <w:fldChar w:fldCharType="begin"/>
            </w:r>
            <w:r w:rsidR="007224D0">
              <w:rPr>
                <w:noProof/>
                <w:webHidden/>
              </w:rPr>
              <w:instrText xml:space="preserve"> PAGEREF _Toc165126290 \h </w:instrText>
            </w:r>
            <w:r w:rsidR="007224D0">
              <w:rPr>
                <w:noProof/>
                <w:webHidden/>
              </w:rPr>
            </w:r>
            <w:r w:rsidR="007224D0">
              <w:rPr>
                <w:noProof/>
                <w:webHidden/>
              </w:rPr>
              <w:fldChar w:fldCharType="separate"/>
            </w:r>
            <w:r w:rsidR="00AB32F0">
              <w:rPr>
                <w:noProof/>
                <w:webHidden/>
              </w:rPr>
              <w:t>182</w:t>
            </w:r>
            <w:r w:rsidR="007224D0">
              <w:rPr>
                <w:noProof/>
                <w:webHidden/>
              </w:rPr>
              <w:fldChar w:fldCharType="end"/>
            </w:r>
          </w:hyperlink>
        </w:p>
        <w:p w14:paraId="2FC651E5" w14:textId="3DCE8528" w:rsidR="007224D0" w:rsidRDefault="00DA24DE">
          <w:pPr>
            <w:pStyle w:val="TDC2"/>
            <w:tabs>
              <w:tab w:val="left" w:pos="880"/>
              <w:tab w:val="right" w:leader="dot" w:pos="8494"/>
            </w:tabs>
            <w:rPr>
              <w:rFonts w:eastAsiaTheme="minorEastAsia" w:cstheme="minorBidi"/>
              <w:smallCaps w:val="0"/>
              <w:noProof/>
              <w:sz w:val="24"/>
              <w:szCs w:val="24"/>
              <w:lang w:eastAsia="es-ES"/>
            </w:rPr>
          </w:pPr>
          <w:hyperlink w:anchor="_Toc165126291" w:history="1">
            <w:r w:rsidR="007224D0" w:rsidRPr="00861C41">
              <w:rPr>
                <w:rStyle w:val="Hipervnculo"/>
                <w:noProof/>
              </w:rPr>
              <w:t>5.4</w:t>
            </w:r>
            <w:r w:rsidR="007224D0">
              <w:rPr>
                <w:rFonts w:eastAsiaTheme="minorEastAsia" w:cstheme="minorBidi"/>
                <w:smallCaps w:val="0"/>
                <w:noProof/>
                <w:sz w:val="24"/>
                <w:szCs w:val="24"/>
                <w:lang w:eastAsia="es-ES"/>
              </w:rPr>
              <w:tab/>
            </w:r>
            <w:r w:rsidR="007224D0" w:rsidRPr="00861C41">
              <w:rPr>
                <w:rStyle w:val="Hipervnculo"/>
                <w:noProof/>
              </w:rPr>
              <w:t>Impacto medioambiental</w:t>
            </w:r>
            <w:r w:rsidR="007224D0">
              <w:rPr>
                <w:noProof/>
                <w:webHidden/>
              </w:rPr>
              <w:tab/>
            </w:r>
            <w:r w:rsidR="007224D0">
              <w:rPr>
                <w:noProof/>
                <w:webHidden/>
              </w:rPr>
              <w:fldChar w:fldCharType="begin"/>
            </w:r>
            <w:r w:rsidR="007224D0">
              <w:rPr>
                <w:noProof/>
                <w:webHidden/>
              </w:rPr>
              <w:instrText xml:space="preserve"> PAGEREF _Toc165126291 \h </w:instrText>
            </w:r>
            <w:r w:rsidR="007224D0">
              <w:rPr>
                <w:noProof/>
                <w:webHidden/>
              </w:rPr>
            </w:r>
            <w:r w:rsidR="007224D0">
              <w:rPr>
                <w:noProof/>
                <w:webHidden/>
              </w:rPr>
              <w:fldChar w:fldCharType="separate"/>
            </w:r>
            <w:r w:rsidR="00AB32F0">
              <w:rPr>
                <w:noProof/>
                <w:webHidden/>
              </w:rPr>
              <w:t>183</w:t>
            </w:r>
            <w:r w:rsidR="007224D0">
              <w:rPr>
                <w:noProof/>
                <w:webHidden/>
              </w:rPr>
              <w:fldChar w:fldCharType="end"/>
            </w:r>
          </w:hyperlink>
        </w:p>
        <w:p w14:paraId="66407962" w14:textId="774F73B3" w:rsidR="007224D0" w:rsidRDefault="00DA24DE">
          <w:pPr>
            <w:pStyle w:val="TDC3"/>
            <w:tabs>
              <w:tab w:val="left" w:pos="1320"/>
              <w:tab w:val="right" w:leader="dot" w:pos="8494"/>
            </w:tabs>
            <w:rPr>
              <w:rFonts w:eastAsiaTheme="minorEastAsia" w:cstheme="minorBidi"/>
              <w:i w:val="0"/>
              <w:iCs w:val="0"/>
              <w:noProof/>
              <w:sz w:val="24"/>
              <w:szCs w:val="24"/>
              <w:lang w:eastAsia="es-ES"/>
            </w:rPr>
          </w:pPr>
          <w:hyperlink w:anchor="_Toc165126292" w:history="1">
            <w:r w:rsidR="007224D0" w:rsidRPr="00861C41">
              <w:rPr>
                <w:rStyle w:val="Hipervnculo"/>
                <w:noProof/>
              </w:rPr>
              <w:t>5.4.1</w:t>
            </w:r>
            <w:r w:rsidR="007224D0">
              <w:rPr>
                <w:rFonts w:eastAsiaTheme="minorEastAsia" w:cstheme="minorBidi"/>
                <w:i w:val="0"/>
                <w:iCs w:val="0"/>
                <w:noProof/>
                <w:sz w:val="24"/>
                <w:szCs w:val="24"/>
                <w:lang w:eastAsia="es-ES"/>
              </w:rPr>
              <w:tab/>
            </w:r>
            <w:r w:rsidR="007224D0" w:rsidRPr="00861C41">
              <w:rPr>
                <w:rStyle w:val="Hipervnculo"/>
                <w:noProof/>
              </w:rPr>
              <w:t>Componentes que hay que suministrar al cliente,</w:t>
            </w:r>
            <w:r w:rsidR="007224D0">
              <w:rPr>
                <w:noProof/>
                <w:webHidden/>
              </w:rPr>
              <w:tab/>
            </w:r>
            <w:r w:rsidR="007224D0">
              <w:rPr>
                <w:noProof/>
                <w:webHidden/>
              </w:rPr>
              <w:fldChar w:fldCharType="begin"/>
            </w:r>
            <w:r w:rsidR="007224D0">
              <w:rPr>
                <w:noProof/>
                <w:webHidden/>
              </w:rPr>
              <w:instrText xml:space="preserve"> PAGEREF _Toc165126292 \h </w:instrText>
            </w:r>
            <w:r w:rsidR="007224D0">
              <w:rPr>
                <w:noProof/>
                <w:webHidden/>
              </w:rPr>
            </w:r>
            <w:r w:rsidR="007224D0">
              <w:rPr>
                <w:noProof/>
                <w:webHidden/>
              </w:rPr>
              <w:fldChar w:fldCharType="separate"/>
            </w:r>
            <w:r w:rsidR="00AB32F0">
              <w:rPr>
                <w:noProof/>
                <w:webHidden/>
              </w:rPr>
              <w:t>183</w:t>
            </w:r>
            <w:r w:rsidR="007224D0">
              <w:rPr>
                <w:noProof/>
                <w:webHidden/>
              </w:rPr>
              <w:fldChar w:fldCharType="end"/>
            </w:r>
          </w:hyperlink>
        </w:p>
        <w:p w14:paraId="527D9179" w14:textId="00CF01B9" w:rsidR="007224D0" w:rsidRDefault="00DA24DE">
          <w:pPr>
            <w:pStyle w:val="TDC3"/>
            <w:tabs>
              <w:tab w:val="left" w:pos="1320"/>
              <w:tab w:val="right" w:leader="dot" w:pos="8494"/>
            </w:tabs>
            <w:rPr>
              <w:rFonts w:eastAsiaTheme="minorEastAsia" w:cstheme="minorBidi"/>
              <w:i w:val="0"/>
              <w:iCs w:val="0"/>
              <w:noProof/>
              <w:sz w:val="24"/>
              <w:szCs w:val="24"/>
              <w:lang w:eastAsia="es-ES"/>
            </w:rPr>
          </w:pPr>
          <w:hyperlink w:anchor="_Toc165126293" w:history="1">
            <w:r w:rsidR="007224D0" w:rsidRPr="00861C41">
              <w:rPr>
                <w:rStyle w:val="Hipervnculo"/>
                <w:noProof/>
              </w:rPr>
              <w:t>5.4.2</w:t>
            </w:r>
            <w:r w:rsidR="007224D0">
              <w:rPr>
                <w:rFonts w:eastAsiaTheme="minorEastAsia" w:cstheme="minorBidi"/>
                <w:i w:val="0"/>
                <w:iCs w:val="0"/>
                <w:noProof/>
                <w:sz w:val="24"/>
                <w:szCs w:val="24"/>
                <w:lang w:eastAsia="es-ES"/>
              </w:rPr>
              <w:tab/>
            </w:r>
            <w:r w:rsidR="007224D0" w:rsidRPr="00861C41">
              <w:rPr>
                <w:rStyle w:val="Hipervnculo"/>
                <w:noProof/>
              </w:rPr>
              <w:t>Elementos que están encendidos las 24h del día</w:t>
            </w:r>
            <w:r w:rsidR="007224D0">
              <w:rPr>
                <w:noProof/>
                <w:webHidden/>
              </w:rPr>
              <w:tab/>
            </w:r>
            <w:r w:rsidR="007224D0">
              <w:rPr>
                <w:noProof/>
                <w:webHidden/>
              </w:rPr>
              <w:fldChar w:fldCharType="begin"/>
            </w:r>
            <w:r w:rsidR="007224D0">
              <w:rPr>
                <w:noProof/>
                <w:webHidden/>
              </w:rPr>
              <w:instrText xml:space="preserve"> PAGEREF _Toc165126293 \h </w:instrText>
            </w:r>
            <w:r w:rsidR="007224D0">
              <w:rPr>
                <w:noProof/>
                <w:webHidden/>
              </w:rPr>
            </w:r>
            <w:r w:rsidR="007224D0">
              <w:rPr>
                <w:noProof/>
                <w:webHidden/>
              </w:rPr>
              <w:fldChar w:fldCharType="separate"/>
            </w:r>
            <w:r w:rsidR="00AB32F0">
              <w:rPr>
                <w:noProof/>
                <w:webHidden/>
              </w:rPr>
              <w:t>183</w:t>
            </w:r>
            <w:r w:rsidR="007224D0">
              <w:rPr>
                <w:noProof/>
                <w:webHidden/>
              </w:rPr>
              <w:fldChar w:fldCharType="end"/>
            </w:r>
          </w:hyperlink>
        </w:p>
        <w:p w14:paraId="3642A5E0" w14:textId="2F2E6439" w:rsidR="007224D0" w:rsidRDefault="00DA24DE">
          <w:pPr>
            <w:pStyle w:val="TDC3"/>
            <w:tabs>
              <w:tab w:val="left" w:pos="1320"/>
              <w:tab w:val="right" w:leader="dot" w:pos="8494"/>
            </w:tabs>
            <w:rPr>
              <w:rFonts w:eastAsiaTheme="minorEastAsia" w:cstheme="minorBidi"/>
              <w:i w:val="0"/>
              <w:iCs w:val="0"/>
              <w:noProof/>
              <w:sz w:val="24"/>
              <w:szCs w:val="24"/>
              <w:lang w:eastAsia="es-ES"/>
            </w:rPr>
          </w:pPr>
          <w:hyperlink w:anchor="_Toc165126294" w:history="1">
            <w:r w:rsidR="007224D0" w:rsidRPr="00861C41">
              <w:rPr>
                <w:rStyle w:val="Hipervnculo"/>
                <w:noProof/>
              </w:rPr>
              <w:t>5.4.3</w:t>
            </w:r>
            <w:r w:rsidR="007224D0">
              <w:rPr>
                <w:rFonts w:eastAsiaTheme="minorEastAsia" w:cstheme="minorBidi"/>
                <w:i w:val="0"/>
                <w:iCs w:val="0"/>
                <w:noProof/>
                <w:sz w:val="24"/>
                <w:szCs w:val="24"/>
                <w:lang w:eastAsia="es-ES"/>
              </w:rPr>
              <w:tab/>
            </w:r>
            <w:r w:rsidR="007224D0" w:rsidRPr="00861C41">
              <w:rPr>
                <w:rStyle w:val="Hipervnculo"/>
                <w:noProof/>
              </w:rPr>
              <w:t>Elementos que solo se usan en la jornada laboral</w:t>
            </w:r>
            <w:r w:rsidR="007224D0">
              <w:rPr>
                <w:noProof/>
                <w:webHidden/>
              </w:rPr>
              <w:tab/>
            </w:r>
            <w:r w:rsidR="007224D0">
              <w:rPr>
                <w:noProof/>
                <w:webHidden/>
              </w:rPr>
              <w:fldChar w:fldCharType="begin"/>
            </w:r>
            <w:r w:rsidR="007224D0">
              <w:rPr>
                <w:noProof/>
                <w:webHidden/>
              </w:rPr>
              <w:instrText xml:space="preserve"> PAGEREF _Toc165126294 \h </w:instrText>
            </w:r>
            <w:r w:rsidR="007224D0">
              <w:rPr>
                <w:noProof/>
                <w:webHidden/>
              </w:rPr>
            </w:r>
            <w:r w:rsidR="007224D0">
              <w:rPr>
                <w:noProof/>
                <w:webHidden/>
              </w:rPr>
              <w:fldChar w:fldCharType="separate"/>
            </w:r>
            <w:r w:rsidR="00AB32F0">
              <w:rPr>
                <w:noProof/>
                <w:webHidden/>
              </w:rPr>
              <w:t>183</w:t>
            </w:r>
            <w:r w:rsidR="007224D0">
              <w:rPr>
                <w:noProof/>
                <w:webHidden/>
              </w:rPr>
              <w:fldChar w:fldCharType="end"/>
            </w:r>
          </w:hyperlink>
        </w:p>
        <w:p w14:paraId="0778470F" w14:textId="35E250D3" w:rsidR="002B7760" w:rsidRDefault="002B7760">
          <w:r>
            <w:rPr>
              <w:b/>
              <w:bCs/>
            </w:rPr>
            <w:fldChar w:fldCharType="end"/>
          </w:r>
        </w:p>
      </w:sdtContent>
    </w:sdt>
    <w:p w14:paraId="732C946F" w14:textId="3F855FB7" w:rsidR="00C21509" w:rsidRDefault="00682B47" w:rsidP="00DC3B1E">
      <w:pPr>
        <w:jc w:val="left"/>
        <w:rPr>
          <w:b/>
          <w:caps/>
          <w:sz w:val="36"/>
          <w:szCs w:val="36"/>
        </w:rPr>
      </w:pPr>
      <w:r>
        <w:br w:type="page"/>
      </w:r>
    </w:p>
    <w:p w14:paraId="4BC60D7E" w14:textId="77777777" w:rsidR="00DD5B8F" w:rsidRDefault="45B45A25" w:rsidP="00C32560">
      <w:pPr>
        <w:pStyle w:val="Ttulo1"/>
        <w:numPr>
          <w:ilvl w:val="0"/>
          <w:numId w:val="0"/>
        </w:numPr>
        <w:ind w:left="432" w:hanging="432"/>
      </w:pPr>
      <w:bookmarkStart w:id="2" w:name="_Toc1506473194"/>
      <w:bookmarkStart w:id="3" w:name="_Toc164120759"/>
      <w:bookmarkStart w:id="4" w:name="_Toc165126128"/>
      <w:r>
        <w:lastRenderedPageBreak/>
        <w:t>Índice de tablas</w:t>
      </w:r>
      <w:bookmarkEnd w:id="2"/>
      <w:bookmarkEnd w:id="3"/>
      <w:bookmarkEnd w:id="4"/>
    </w:p>
    <w:p w14:paraId="395D84BE" w14:textId="06251AC1" w:rsidR="00DF73ED" w:rsidRDefault="004F3F13">
      <w:pPr>
        <w:pStyle w:val="TDC1"/>
        <w:tabs>
          <w:tab w:val="left" w:pos="1100"/>
          <w:tab w:val="right" w:leader="dot" w:pos="8494"/>
        </w:tabs>
        <w:rPr>
          <w:rFonts w:eastAsiaTheme="minorEastAsia" w:cstheme="minorBidi"/>
          <w:b w:val="0"/>
          <w:bCs w:val="0"/>
          <w:caps w:val="0"/>
          <w:noProof/>
          <w:sz w:val="24"/>
          <w:szCs w:val="24"/>
          <w:lang w:eastAsia="es-ES"/>
        </w:rPr>
      </w:pPr>
      <w:r>
        <w:fldChar w:fldCharType="begin"/>
      </w:r>
      <w:r>
        <w:instrText xml:space="preserve"> TOC \h \z \t "Cita de Tablas;1" </w:instrText>
      </w:r>
      <w:r>
        <w:fldChar w:fldCharType="separate"/>
      </w:r>
      <w:hyperlink w:anchor="_Toc165126396" w:history="1">
        <w:r w:rsidR="00DF73ED" w:rsidRPr="0037742D">
          <w:rPr>
            <w:rStyle w:val="Hipervnculo"/>
            <w:noProof/>
          </w:rPr>
          <w:t>TABLA 1.-</w:t>
        </w:r>
        <w:r w:rsidR="00DF73ED">
          <w:rPr>
            <w:rFonts w:eastAsiaTheme="minorEastAsia" w:cstheme="minorBidi"/>
            <w:b w:val="0"/>
            <w:bCs w:val="0"/>
            <w:caps w:val="0"/>
            <w:noProof/>
            <w:sz w:val="24"/>
            <w:szCs w:val="24"/>
            <w:lang w:eastAsia="es-ES"/>
          </w:rPr>
          <w:tab/>
        </w:r>
        <w:r w:rsidR="00DF73ED" w:rsidRPr="0037742D">
          <w:rPr>
            <w:rStyle w:val="Hipervnculo"/>
            <w:noProof/>
          </w:rPr>
          <w:t>Hojas de Identificación</w:t>
        </w:r>
        <w:r w:rsidR="00DF73ED">
          <w:rPr>
            <w:noProof/>
            <w:webHidden/>
          </w:rPr>
          <w:tab/>
        </w:r>
        <w:r w:rsidR="00DF73ED">
          <w:rPr>
            <w:noProof/>
            <w:webHidden/>
          </w:rPr>
          <w:fldChar w:fldCharType="begin"/>
        </w:r>
        <w:r w:rsidR="00DF73ED">
          <w:rPr>
            <w:noProof/>
            <w:webHidden/>
          </w:rPr>
          <w:instrText xml:space="preserve"> PAGEREF _Toc165126396 \h </w:instrText>
        </w:r>
        <w:r w:rsidR="00DF73ED">
          <w:rPr>
            <w:noProof/>
            <w:webHidden/>
          </w:rPr>
        </w:r>
        <w:r w:rsidR="00DF73ED">
          <w:rPr>
            <w:noProof/>
            <w:webHidden/>
          </w:rPr>
          <w:fldChar w:fldCharType="separate"/>
        </w:r>
        <w:r w:rsidR="00AB32F0">
          <w:rPr>
            <w:noProof/>
            <w:webHidden/>
          </w:rPr>
          <w:t>16</w:t>
        </w:r>
        <w:r w:rsidR="00DF73ED">
          <w:rPr>
            <w:noProof/>
            <w:webHidden/>
          </w:rPr>
          <w:fldChar w:fldCharType="end"/>
        </w:r>
      </w:hyperlink>
    </w:p>
    <w:p w14:paraId="53BA5061" w14:textId="429D31A2" w:rsidR="00DF73ED" w:rsidRDefault="00DA24DE">
      <w:pPr>
        <w:pStyle w:val="TDC1"/>
        <w:tabs>
          <w:tab w:val="left" w:pos="1100"/>
          <w:tab w:val="right" w:leader="dot" w:pos="8494"/>
        </w:tabs>
        <w:rPr>
          <w:rFonts w:eastAsiaTheme="minorEastAsia" w:cstheme="minorBidi"/>
          <w:b w:val="0"/>
          <w:bCs w:val="0"/>
          <w:caps w:val="0"/>
          <w:noProof/>
          <w:sz w:val="24"/>
          <w:szCs w:val="24"/>
          <w:lang w:eastAsia="es-ES"/>
        </w:rPr>
      </w:pPr>
      <w:hyperlink w:anchor="_Toc165126397" w:history="1">
        <w:r w:rsidR="00DF73ED" w:rsidRPr="0037742D">
          <w:rPr>
            <w:rStyle w:val="Hipervnculo"/>
            <w:noProof/>
          </w:rPr>
          <w:t>TABLA 2.-</w:t>
        </w:r>
        <w:r w:rsidR="00DF73ED">
          <w:rPr>
            <w:rFonts w:eastAsiaTheme="minorEastAsia" w:cstheme="minorBidi"/>
            <w:b w:val="0"/>
            <w:bCs w:val="0"/>
            <w:caps w:val="0"/>
            <w:noProof/>
            <w:sz w:val="24"/>
            <w:szCs w:val="24"/>
            <w:lang w:eastAsia="es-ES"/>
          </w:rPr>
          <w:tab/>
        </w:r>
        <w:r w:rsidR="00DF73ED" w:rsidRPr="0037742D">
          <w:rPr>
            <w:rStyle w:val="Hipervnculo"/>
            <w:noProof/>
          </w:rPr>
          <w:t>Riesgo de mala interfaz de usuario.</w:t>
        </w:r>
        <w:r w:rsidR="00DF73ED">
          <w:rPr>
            <w:noProof/>
            <w:webHidden/>
          </w:rPr>
          <w:tab/>
        </w:r>
        <w:r w:rsidR="00DF73ED">
          <w:rPr>
            <w:noProof/>
            <w:webHidden/>
          </w:rPr>
          <w:fldChar w:fldCharType="begin"/>
        </w:r>
        <w:r w:rsidR="00DF73ED">
          <w:rPr>
            <w:noProof/>
            <w:webHidden/>
          </w:rPr>
          <w:instrText xml:space="preserve"> PAGEREF _Toc165126397 \h </w:instrText>
        </w:r>
        <w:r w:rsidR="00DF73ED">
          <w:rPr>
            <w:noProof/>
            <w:webHidden/>
          </w:rPr>
        </w:r>
        <w:r w:rsidR="00DF73ED">
          <w:rPr>
            <w:noProof/>
            <w:webHidden/>
          </w:rPr>
          <w:fldChar w:fldCharType="separate"/>
        </w:r>
        <w:r w:rsidR="00AB32F0">
          <w:rPr>
            <w:noProof/>
            <w:webHidden/>
          </w:rPr>
          <w:t>36</w:t>
        </w:r>
        <w:r w:rsidR="00DF73ED">
          <w:rPr>
            <w:noProof/>
            <w:webHidden/>
          </w:rPr>
          <w:fldChar w:fldCharType="end"/>
        </w:r>
      </w:hyperlink>
    </w:p>
    <w:p w14:paraId="2DAA6D89" w14:textId="6424AF29" w:rsidR="00DF73ED" w:rsidRDefault="00DA24DE">
      <w:pPr>
        <w:pStyle w:val="TDC1"/>
        <w:tabs>
          <w:tab w:val="left" w:pos="1100"/>
          <w:tab w:val="right" w:leader="dot" w:pos="8494"/>
        </w:tabs>
        <w:rPr>
          <w:rFonts w:eastAsiaTheme="minorEastAsia" w:cstheme="minorBidi"/>
          <w:b w:val="0"/>
          <w:bCs w:val="0"/>
          <w:caps w:val="0"/>
          <w:noProof/>
          <w:sz w:val="24"/>
          <w:szCs w:val="24"/>
          <w:lang w:eastAsia="es-ES"/>
        </w:rPr>
      </w:pPr>
      <w:hyperlink w:anchor="_Toc165126398" w:history="1">
        <w:r w:rsidR="00DF73ED" w:rsidRPr="0037742D">
          <w:rPr>
            <w:rStyle w:val="Hipervnculo"/>
            <w:noProof/>
          </w:rPr>
          <w:t>TABLA 3.-</w:t>
        </w:r>
        <w:r w:rsidR="00DF73ED">
          <w:rPr>
            <w:rFonts w:eastAsiaTheme="minorEastAsia" w:cstheme="minorBidi"/>
            <w:b w:val="0"/>
            <w:bCs w:val="0"/>
            <w:caps w:val="0"/>
            <w:noProof/>
            <w:sz w:val="24"/>
            <w:szCs w:val="24"/>
            <w:lang w:eastAsia="es-ES"/>
          </w:rPr>
          <w:tab/>
        </w:r>
        <w:r w:rsidR="00DF73ED" w:rsidRPr="0037742D">
          <w:rPr>
            <w:rStyle w:val="Hipervnculo"/>
            <w:noProof/>
          </w:rPr>
          <w:t>Riesgo de pérdida de datos.</w:t>
        </w:r>
        <w:r w:rsidR="00DF73ED">
          <w:rPr>
            <w:noProof/>
            <w:webHidden/>
          </w:rPr>
          <w:tab/>
        </w:r>
        <w:r w:rsidR="00DF73ED">
          <w:rPr>
            <w:noProof/>
            <w:webHidden/>
          </w:rPr>
          <w:fldChar w:fldCharType="begin"/>
        </w:r>
        <w:r w:rsidR="00DF73ED">
          <w:rPr>
            <w:noProof/>
            <w:webHidden/>
          </w:rPr>
          <w:instrText xml:space="preserve"> PAGEREF _Toc165126398 \h </w:instrText>
        </w:r>
        <w:r w:rsidR="00DF73ED">
          <w:rPr>
            <w:noProof/>
            <w:webHidden/>
          </w:rPr>
        </w:r>
        <w:r w:rsidR="00DF73ED">
          <w:rPr>
            <w:noProof/>
            <w:webHidden/>
          </w:rPr>
          <w:fldChar w:fldCharType="separate"/>
        </w:r>
        <w:r w:rsidR="00AB32F0">
          <w:rPr>
            <w:noProof/>
            <w:webHidden/>
          </w:rPr>
          <w:t>36</w:t>
        </w:r>
        <w:r w:rsidR="00DF73ED">
          <w:rPr>
            <w:noProof/>
            <w:webHidden/>
          </w:rPr>
          <w:fldChar w:fldCharType="end"/>
        </w:r>
      </w:hyperlink>
    </w:p>
    <w:p w14:paraId="7E38E181" w14:textId="0C8C8AE6" w:rsidR="00DF73ED" w:rsidRDefault="00DA24DE">
      <w:pPr>
        <w:pStyle w:val="TDC1"/>
        <w:tabs>
          <w:tab w:val="left" w:pos="1100"/>
          <w:tab w:val="right" w:leader="dot" w:pos="8494"/>
        </w:tabs>
        <w:rPr>
          <w:rFonts w:eastAsiaTheme="minorEastAsia" w:cstheme="minorBidi"/>
          <w:b w:val="0"/>
          <w:bCs w:val="0"/>
          <w:caps w:val="0"/>
          <w:noProof/>
          <w:sz w:val="24"/>
          <w:szCs w:val="24"/>
          <w:lang w:eastAsia="es-ES"/>
        </w:rPr>
      </w:pPr>
      <w:hyperlink w:anchor="_Toc165126399" w:history="1">
        <w:r w:rsidR="00DF73ED" w:rsidRPr="0037742D">
          <w:rPr>
            <w:rStyle w:val="Hipervnculo"/>
            <w:noProof/>
          </w:rPr>
          <w:t>TABLA 4.-</w:t>
        </w:r>
        <w:r w:rsidR="00DF73ED">
          <w:rPr>
            <w:rFonts w:eastAsiaTheme="minorEastAsia" w:cstheme="minorBidi"/>
            <w:b w:val="0"/>
            <w:bCs w:val="0"/>
            <w:caps w:val="0"/>
            <w:noProof/>
            <w:sz w:val="24"/>
            <w:szCs w:val="24"/>
            <w:lang w:eastAsia="es-ES"/>
          </w:rPr>
          <w:tab/>
        </w:r>
        <w:r w:rsidR="00DF73ED" w:rsidRPr="0037742D">
          <w:rPr>
            <w:rStyle w:val="Hipervnculo"/>
            <w:noProof/>
          </w:rPr>
          <w:t>Riesgo de retraso en la obtención de permisos y licencias.</w:t>
        </w:r>
        <w:r w:rsidR="00DF73ED">
          <w:rPr>
            <w:noProof/>
            <w:webHidden/>
          </w:rPr>
          <w:tab/>
        </w:r>
        <w:r w:rsidR="00DF73ED">
          <w:rPr>
            <w:noProof/>
            <w:webHidden/>
          </w:rPr>
          <w:fldChar w:fldCharType="begin"/>
        </w:r>
        <w:r w:rsidR="00DF73ED">
          <w:rPr>
            <w:noProof/>
            <w:webHidden/>
          </w:rPr>
          <w:instrText xml:space="preserve"> PAGEREF _Toc165126399 \h </w:instrText>
        </w:r>
        <w:r w:rsidR="00DF73ED">
          <w:rPr>
            <w:noProof/>
            <w:webHidden/>
          </w:rPr>
        </w:r>
        <w:r w:rsidR="00DF73ED">
          <w:rPr>
            <w:noProof/>
            <w:webHidden/>
          </w:rPr>
          <w:fldChar w:fldCharType="separate"/>
        </w:r>
        <w:r w:rsidR="00AB32F0">
          <w:rPr>
            <w:noProof/>
            <w:webHidden/>
          </w:rPr>
          <w:t>37</w:t>
        </w:r>
        <w:r w:rsidR="00DF73ED">
          <w:rPr>
            <w:noProof/>
            <w:webHidden/>
          </w:rPr>
          <w:fldChar w:fldCharType="end"/>
        </w:r>
      </w:hyperlink>
    </w:p>
    <w:p w14:paraId="67300FAA" w14:textId="0FD2664D" w:rsidR="00DF73ED" w:rsidRDefault="00DA24DE">
      <w:pPr>
        <w:pStyle w:val="TDC1"/>
        <w:tabs>
          <w:tab w:val="left" w:pos="1100"/>
          <w:tab w:val="right" w:leader="dot" w:pos="8494"/>
        </w:tabs>
        <w:rPr>
          <w:rFonts w:eastAsiaTheme="minorEastAsia" w:cstheme="minorBidi"/>
          <w:b w:val="0"/>
          <w:bCs w:val="0"/>
          <w:caps w:val="0"/>
          <w:noProof/>
          <w:sz w:val="24"/>
          <w:szCs w:val="24"/>
          <w:lang w:eastAsia="es-ES"/>
        </w:rPr>
      </w:pPr>
      <w:hyperlink w:anchor="_Toc165126400" w:history="1">
        <w:r w:rsidR="00DF73ED" w:rsidRPr="0037742D">
          <w:rPr>
            <w:rStyle w:val="Hipervnculo"/>
            <w:noProof/>
          </w:rPr>
          <w:t>TABLA 5.-</w:t>
        </w:r>
        <w:r w:rsidR="00DF73ED">
          <w:rPr>
            <w:rFonts w:eastAsiaTheme="minorEastAsia" w:cstheme="minorBidi"/>
            <w:b w:val="0"/>
            <w:bCs w:val="0"/>
            <w:caps w:val="0"/>
            <w:noProof/>
            <w:sz w:val="24"/>
            <w:szCs w:val="24"/>
            <w:lang w:eastAsia="es-ES"/>
          </w:rPr>
          <w:tab/>
        </w:r>
        <w:r w:rsidR="00DF73ED" w:rsidRPr="0037742D">
          <w:rPr>
            <w:rStyle w:val="Hipervnculo"/>
            <w:noProof/>
          </w:rPr>
          <w:t>Riesgo de límite de usuarios alcanzado.</w:t>
        </w:r>
        <w:r w:rsidR="00DF73ED">
          <w:rPr>
            <w:noProof/>
            <w:webHidden/>
          </w:rPr>
          <w:tab/>
        </w:r>
        <w:r w:rsidR="00DF73ED">
          <w:rPr>
            <w:noProof/>
            <w:webHidden/>
          </w:rPr>
          <w:fldChar w:fldCharType="begin"/>
        </w:r>
        <w:r w:rsidR="00DF73ED">
          <w:rPr>
            <w:noProof/>
            <w:webHidden/>
          </w:rPr>
          <w:instrText xml:space="preserve"> PAGEREF _Toc165126400 \h </w:instrText>
        </w:r>
        <w:r w:rsidR="00DF73ED">
          <w:rPr>
            <w:noProof/>
            <w:webHidden/>
          </w:rPr>
        </w:r>
        <w:r w:rsidR="00DF73ED">
          <w:rPr>
            <w:noProof/>
            <w:webHidden/>
          </w:rPr>
          <w:fldChar w:fldCharType="separate"/>
        </w:r>
        <w:r w:rsidR="00AB32F0">
          <w:rPr>
            <w:noProof/>
            <w:webHidden/>
          </w:rPr>
          <w:t>37</w:t>
        </w:r>
        <w:r w:rsidR="00DF73ED">
          <w:rPr>
            <w:noProof/>
            <w:webHidden/>
          </w:rPr>
          <w:fldChar w:fldCharType="end"/>
        </w:r>
      </w:hyperlink>
    </w:p>
    <w:p w14:paraId="39D5EC10" w14:textId="6B3A6141" w:rsidR="00DF73ED" w:rsidRDefault="00DA24DE">
      <w:pPr>
        <w:pStyle w:val="TDC1"/>
        <w:tabs>
          <w:tab w:val="left" w:pos="1100"/>
          <w:tab w:val="right" w:leader="dot" w:pos="8494"/>
        </w:tabs>
        <w:rPr>
          <w:rFonts w:eastAsiaTheme="minorEastAsia" w:cstheme="minorBidi"/>
          <w:b w:val="0"/>
          <w:bCs w:val="0"/>
          <w:caps w:val="0"/>
          <w:noProof/>
          <w:sz w:val="24"/>
          <w:szCs w:val="24"/>
          <w:lang w:eastAsia="es-ES"/>
        </w:rPr>
      </w:pPr>
      <w:hyperlink w:anchor="_Toc165126401" w:history="1">
        <w:r w:rsidR="00DF73ED" w:rsidRPr="0037742D">
          <w:rPr>
            <w:rStyle w:val="Hipervnculo"/>
            <w:noProof/>
          </w:rPr>
          <w:t>TABLA 6.-</w:t>
        </w:r>
        <w:r w:rsidR="00DF73ED">
          <w:rPr>
            <w:rFonts w:eastAsiaTheme="minorEastAsia" w:cstheme="minorBidi"/>
            <w:b w:val="0"/>
            <w:bCs w:val="0"/>
            <w:caps w:val="0"/>
            <w:noProof/>
            <w:sz w:val="24"/>
            <w:szCs w:val="24"/>
            <w:lang w:eastAsia="es-ES"/>
          </w:rPr>
          <w:tab/>
        </w:r>
        <w:r w:rsidR="00DF73ED" w:rsidRPr="0037742D">
          <w:rPr>
            <w:rStyle w:val="Hipervnculo"/>
            <w:noProof/>
          </w:rPr>
          <w:t>Riesgo de geoposicionamiento en áreas rurales.</w:t>
        </w:r>
        <w:r w:rsidR="00DF73ED">
          <w:rPr>
            <w:noProof/>
            <w:webHidden/>
          </w:rPr>
          <w:tab/>
        </w:r>
        <w:r w:rsidR="00DF73ED">
          <w:rPr>
            <w:noProof/>
            <w:webHidden/>
          </w:rPr>
          <w:fldChar w:fldCharType="begin"/>
        </w:r>
        <w:r w:rsidR="00DF73ED">
          <w:rPr>
            <w:noProof/>
            <w:webHidden/>
          </w:rPr>
          <w:instrText xml:space="preserve"> PAGEREF _Toc165126401 \h </w:instrText>
        </w:r>
        <w:r w:rsidR="00DF73ED">
          <w:rPr>
            <w:noProof/>
            <w:webHidden/>
          </w:rPr>
        </w:r>
        <w:r w:rsidR="00DF73ED">
          <w:rPr>
            <w:noProof/>
            <w:webHidden/>
          </w:rPr>
          <w:fldChar w:fldCharType="separate"/>
        </w:r>
        <w:r w:rsidR="00AB32F0">
          <w:rPr>
            <w:noProof/>
            <w:webHidden/>
          </w:rPr>
          <w:t>38</w:t>
        </w:r>
        <w:r w:rsidR="00DF73ED">
          <w:rPr>
            <w:noProof/>
            <w:webHidden/>
          </w:rPr>
          <w:fldChar w:fldCharType="end"/>
        </w:r>
      </w:hyperlink>
    </w:p>
    <w:p w14:paraId="5ECDEC97" w14:textId="76D130A4" w:rsidR="00DF73ED" w:rsidRDefault="00DA24DE">
      <w:pPr>
        <w:pStyle w:val="TDC1"/>
        <w:tabs>
          <w:tab w:val="left" w:pos="1100"/>
          <w:tab w:val="right" w:leader="dot" w:pos="8494"/>
        </w:tabs>
        <w:rPr>
          <w:rFonts w:eastAsiaTheme="minorEastAsia" w:cstheme="minorBidi"/>
          <w:b w:val="0"/>
          <w:bCs w:val="0"/>
          <w:caps w:val="0"/>
          <w:noProof/>
          <w:sz w:val="24"/>
          <w:szCs w:val="24"/>
          <w:lang w:eastAsia="es-ES"/>
        </w:rPr>
      </w:pPr>
      <w:hyperlink w:anchor="_Toc165126402" w:history="1">
        <w:r w:rsidR="00DF73ED" w:rsidRPr="0037742D">
          <w:rPr>
            <w:rStyle w:val="Hipervnculo"/>
            <w:noProof/>
          </w:rPr>
          <w:t>TABLA 7.-</w:t>
        </w:r>
        <w:r w:rsidR="00DF73ED">
          <w:rPr>
            <w:rFonts w:eastAsiaTheme="minorEastAsia" w:cstheme="minorBidi"/>
            <w:b w:val="0"/>
            <w:bCs w:val="0"/>
            <w:caps w:val="0"/>
            <w:noProof/>
            <w:sz w:val="24"/>
            <w:szCs w:val="24"/>
            <w:lang w:eastAsia="es-ES"/>
          </w:rPr>
          <w:tab/>
        </w:r>
        <w:r w:rsidR="00DF73ED" w:rsidRPr="0037742D">
          <w:rPr>
            <w:rStyle w:val="Hipervnculo"/>
            <w:noProof/>
          </w:rPr>
          <w:t>Riesgo de la aplicación IOS no pasa los criterios de calidad requeridos para la AppStore.</w:t>
        </w:r>
        <w:r w:rsidR="00DF73ED">
          <w:rPr>
            <w:noProof/>
            <w:webHidden/>
          </w:rPr>
          <w:tab/>
        </w:r>
        <w:r w:rsidR="00DF73ED">
          <w:rPr>
            <w:noProof/>
            <w:webHidden/>
          </w:rPr>
          <w:fldChar w:fldCharType="begin"/>
        </w:r>
        <w:r w:rsidR="00DF73ED">
          <w:rPr>
            <w:noProof/>
            <w:webHidden/>
          </w:rPr>
          <w:instrText xml:space="preserve"> PAGEREF _Toc165126402 \h </w:instrText>
        </w:r>
        <w:r w:rsidR="00DF73ED">
          <w:rPr>
            <w:noProof/>
            <w:webHidden/>
          </w:rPr>
        </w:r>
        <w:r w:rsidR="00DF73ED">
          <w:rPr>
            <w:noProof/>
            <w:webHidden/>
          </w:rPr>
          <w:fldChar w:fldCharType="separate"/>
        </w:r>
        <w:r w:rsidR="00AB32F0">
          <w:rPr>
            <w:noProof/>
            <w:webHidden/>
          </w:rPr>
          <w:t>38</w:t>
        </w:r>
        <w:r w:rsidR="00DF73ED">
          <w:rPr>
            <w:noProof/>
            <w:webHidden/>
          </w:rPr>
          <w:fldChar w:fldCharType="end"/>
        </w:r>
      </w:hyperlink>
    </w:p>
    <w:p w14:paraId="1CFA4156" w14:textId="1734F744" w:rsidR="00DF73ED" w:rsidRDefault="00DA24DE">
      <w:pPr>
        <w:pStyle w:val="TDC1"/>
        <w:tabs>
          <w:tab w:val="left" w:pos="1100"/>
          <w:tab w:val="right" w:leader="dot" w:pos="8494"/>
        </w:tabs>
        <w:rPr>
          <w:rFonts w:eastAsiaTheme="minorEastAsia" w:cstheme="minorBidi"/>
          <w:b w:val="0"/>
          <w:bCs w:val="0"/>
          <w:caps w:val="0"/>
          <w:noProof/>
          <w:sz w:val="24"/>
          <w:szCs w:val="24"/>
          <w:lang w:eastAsia="es-ES"/>
        </w:rPr>
      </w:pPr>
      <w:hyperlink w:anchor="_Toc165126403" w:history="1">
        <w:r w:rsidR="00DF73ED" w:rsidRPr="0037742D">
          <w:rPr>
            <w:rStyle w:val="Hipervnculo"/>
            <w:noProof/>
          </w:rPr>
          <w:t>TABLA 8.-</w:t>
        </w:r>
        <w:r w:rsidR="00DF73ED">
          <w:rPr>
            <w:rFonts w:eastAsiaTheme="minorEastAsia" w:cstheme="minorBidi"/>
            <w:b w:val="0"/>
            <w:bCs w:val="0"/>
            <w:caps w:val="0"/>
            <w:noProof/>
            <w:sz w:val="24"/>
            <w:szCs w:val="24"/>
            <w:lang w:eastAsia="es-ES"/>
          </w:rPr>
          <w:tab/>
        </w:r>
        <w:r w:rsidR="00DF73ED" w:rsidRPr="0037742D">
          <w:rPr>
            <w:rStyle w:val="Hipervnculo"/>
            <w:noProof/>
          </w:rPr>
          <w:t>Riesgo de cambio de licencia en las herramientas de desarrollo.</w:t>
        </w:r>
        <w:r w:rsidR="00DF73ED">
          <w:rPr>
            <w:noProof/>
            <w:webHidden/>
          </w:rPr>
          <w:tab/>
        </w:r>
        <w:r w:rsidR="00DF73ED">
          <w:rPr>
            <w:noProof/>
            <w:webHidden/>
          </w:rPr>
          <w:fldChar w:fldCharType="begin"/>
        </w:r>
        <w:r w:rsidR="00DF73ED">
          <w:rPr>
            <w:noProof/>
            <w:webHidden/>
          </w:rPr>
          <w:instrText xml:space="preserve"> PAGEREF _Toc165126403 \h </w:instrText>
        </w:r>
        <w:r w:rsidR="00DF73ED">
          <w:rPr>
            <w:noProof/>
            <w:webHidden/>
          </w:rPr>
        </w:r>
        <w:r w:rsidR="00DF73ED">
          <w:rPr>
            <w:noProof/>
            <w:webHidden/>
          </w:rPr>
          <w:fldChar w:fldCharType="separate"/>
        </w:r>
        <w:r w:rsidR="00AB32F0">
          <w:rPr>
            <w:noProof/>
            <w:webHidden/>
          </w:rPr>
          <w:t>39</w:t>
        </w:r>
        <w:r w:rsidR="00DF73ED">
          <w:rPr>
            <w:noProof/>
            <w:webHidden/>
          </w:rPr>
          <w:fldChar w:fldCharType="end"/>
        </w:r>
      </w:hyperlink>
    </w:p>
    <w:p w14:paraId="47A949F9" w14:textId="7367224E" w:rsidR="00DF73ED" w:rsidRDefault="00DA24DE">
      <w:pPr>
        <w:pStyle w:val="TDC1"/>
        <w:tabs>
          <w:tab w:val="left" w:pos="1100"/>
          <w:tab w:val="right" w:leader="dot" w:pos="8494"/>
        </w:tabs>
        <w:rPr>
          <w:rFonts w:eastAsiaTheme="minorEastAsia" w:cstheme="minorBidi"/>
          <w:b w:val="0"/>
          <w:bCs w:val="0"/>
          <w:caps w:val="0"/>
          <w:noProof/>
          <w:sz w:val="24"/>
          <w:szCs w:val="24"/>
          <w:lang w:eastAsia="es-ES"/>
        </w:rPr>
      </w:pPr>
      <w:hyperlink w:anchor="_Toc165126404" w:history="1">
        <w:r w:rsidR="00DF73ED" w:rsidRPr="0037742D">
          <w:rPr>
            <w:rStyle w:val="Hipervnculo"/>
            <w:noProof/>
          </w:rPr>
          <w:t>TABLA 9.-</w:t>
        </w:r>
        <w:r w:rsidR="00DF73ED">
          <w:rPr>
            <w:rFonts w:eastAsiaTheme="minorEastAsia" w:cstheme="minorBidi"/>
            <w:b w:val="0"/>
            <w:bCs w:val="0"/>
            <w:caps w:val="0"/>
            <w:noProof/>
            <w:sz w:val="24"/>
            <w:szCs w:val="24"/>
            <w:lang w:eastAsia="es-ES"/>
          </w:rPr>
          <w:tab/>
        </w:r>
        <w:r w:rsidR="00DF73ED" w:rsidRPr="0037742D">
          <w:rPr>
            <w:rStyle w:val="Hipervnculo"/>
            <w:noProof/>
          </w:rPr>
          <w:t>Riesgo de incumplimiento de normativas.</w:t>
        </w:r>
        <w:r w:rsidR="00DF73ED">
          <w:rPr>
            <w:noProof/>
            <w:webHidden/>
          </w:rPr>
          <w:tab/>
        </w:r>
        <w:r w:rsidR="00DF73ED">
          <w:rPr>
            <w:noProof/>
            <w:webHidden/>
          </w:rPr>
          <w:fldChar w:fldCharType="begin"/>
        </w:r>
        <w:r w:rsidR="00DF73ED">
          <w:rPr>
            <w:noProof/>
            <w:webHidden/>
          </w:rPr>
          <w:instrText xml:space="preserve"> PAGEREF _Toc165126404 \h </w:instrText>
        </w:r>
        <w:r w:rsidR="00DF73ED">
          <w:rPr>
            <w:noProof/>
            <w:webHidden/>
          </w:rPr>
        </w:r>
        <w:r w:rsidR="00DF73ED">
          <w:rPr>
            <w:noProof/>
            <w:webHidden/>
          </w:rPr>
          <w:fldChar w:fldCharType="separate"/>
        </w:r>
        <w:r w:rsidR="00AB32F0">
          <w:rPr>
            <w:noProof/>
            <w:webHidden/>
          </w:rPr>
          <w:t>39</w:t>
        </w:r>
        <w:r w:rsidR="00DF73ED">
          <w:rPr>
            <w:noProof/>
            <w:webHidden/>
          </w:rPr>
          <w:fldChar w:fldCharType="end"/>
        </w:r>
      </w:hyperlink>
    </w:p>
    <w:p w14:paraId="4487A51B" w14:textId="37DAA982" w:rsidR="00DF73ED" w:rsidRDefault="00DA24DE">
      <w:pPr>
        <w:pStyle w:val="TDC1"/>
        <w:tabs>
          <w:tab w:val="left" w:pos="1320"/>
          <w:tab w:val="right" w:leader="dot" w:pos="8494"/>
        </w:tabs>
        <w:rPr>
          <w:rFonts w:eastAsiaTheme="minorEastAsia" w:cstheme="minorBidi"/>
          <w:b w:val="0"/>
          <w:bCs w:val="0"/>
          <w:caps w:val="0"/>
          <w:noProof/>
          <w:sz w:val="24"/>
          <w:szCs w:val="24"/>
          <w:lang w:eastAsia="es-ES"/>
        </w:rPr>
      </w:pPr>
      <w:hyperlink w:anchor="_Toc165126405" w:history="1">
        <w:r w:rsidR="00DF73ED" w:rsidRPr="0037742D">
          <w:rPr>
            <w:rStyle w:val="Hipervnculo"/>
            <w:noProof/>
          </w:rPr>
          <w:t>TABLA 10.-</w:t>
        </w:r>
        <w:r w:rsidR="00DF73ED">
          <w:rPr>
            <w:rFonts w:eastAsiaTheme="minorEastAsia" w:cstheme="minorBidi"/>
            <w:b w:val="0"/>
            <w:bCs w:val="0"/>
            <w:caps w:val="0"/>
            <w:noProof/>
            <w:sz w:val="24"/>
            <w:szCs w:val="24"/>
            <w:lang w:eastAsia="es-ES"/>
          </w:rPr>
          <w:tab/>
        </w:r>
        <w:r w:rsidR="00DF73ED" w:rsidRPr="0037742D">
          <w:rPr>
            <w:rStyle w:val="Hipervnculo"/>
            <w:noProof/>
          </w:rPr>
          <w:t>Riesgo de cambio de los precios del hardware/software a usar.</w:t>
        </w:r>
        <w:r w:rsidR="00DF73ED">
          <w:rPr>
            <w:noProof/>
            <w:webHidden/>
          </w:rPr>
          <w:tab/>
        </w:r>
        <w:r w:rsidR="00DF73ED">
          <w:rPr>
            <w:noProof/>
            <w:webHidden/>
          </w:rPr>
          <w:fldChar w:fldCharType="begin"/>
        </w:r>
        <w:r w:rsidR="00DF73ED">
          <w:rPr>
            <w:noProof/>
            <w:webHidden/>
          </w:rPr>
          <w:instrText xml:space="preserve"> PAGEREF _Toc165126405 \h </w:instrText>
        </w:r>
        <w:r w:rsidR="00DF73ED">
          <w:rPr>
            <w:noProof/>
            <w:webHidden/>
          </w:rPr>
        </w:r>
        <w:r w:rsidR="00DF73ED">
          <w:rPr>
            <w:noProof/>
            <w:webHidden/>
          </w:rPr>
          <w:fldChar w:fldCharType="separate"/>
        </w:r>
        <w:r w:rsidR="00AB32F0">
          <w:rPr>
            <w:noProof/>
            <w:webHidden/>
          </w:rPr>
          <w:t>40</w:t>
        </w:r>
        <w:r w:rsidR="00DF73ED">
          <w:rPr>
            <w:noProof/>
            <w:webHidden/>
          </w:rPr>
          <w:fldChar w:fldCharType="end"/>
        </w:r>
      </w:hyperlink>
    </w:p>
    <w:p w14:paraId="22D5D9DF" w14:textId="22AF120C" w:rsidR="00DF73ED" w:rsidRDefault="00DA24DE">
      <w:pPr>
        <w:pStyle w:val="TDC1"/>
        <w:tabs>
          <w:tab w:val="left" w:pos="1320"/>
          <w:tab w:val="right" w:leader="dot" w:pos="8494"/>
        </w:tabs>
        <w:rPr>
          <w:rFonts w:eastAsiaTheme="minorEastAsia" w:cstheme="minorBidi"/>
          <w:b w:val="0"/>
          <w:bCs w:val="0"/>
          <w:caps w:val="0"/>
          <w:noProof/>
          <w:sz w:val="24"/>
          <w:szCs w:val="24"/>
          <w:lang w:eastAsia="es-ES"/>
        </w:rPr>
      </w:pPr>
      <w:hyperlink w:anchor="_Toc165126406" w:history="1">
        <w:r w:rsidR="00DF73ED" w:rsidRPr="0037742D">
          <w:rPr>
            <w:rStyle w:val="Hipervnculo"/>
            <w:noProof/>
          </w:rPr>
          <w:t>TABLA 11.-</w:t>
        </w:r>
        <w:r w:rsidR="00DF73ED">
          <w:rPr>
            <w:rFonts w:eastAsiaTheme="minorEastAsia" w:cstheme="minorBidi"/>
            <w:b w:val="0"/>
            <w:bCs w:val="0"/>
            <w:caps w:val="0"/>
            <w:noProof/>
            <w:sz w:val="24"/>
            <w:szCs w:val="24"/>
            <w:lang w:eastAsia="es-ES"/>
          </w:rPr>
          <w:tab/>
        </w:r>
        <w:r w:rsidR="00DF73ED" w:rsidRPr="0037742D">
          <w:rPr>
            <w:rStyle w:val="Hipervnculo"/>
            <w:noProof/>
          </w:rPr>
          <w:t>Riesgo de retraso en la entrega del hardware.</w:t>
        </w:r>
        <w:r w:rsidR="00DF73ED">
          <w:rPr>
            <w:noProof/>
            <w:webHidden/>
          </w:rPr>
          <w:tab/>
        </w:r>
        <w:r w:rsidR="00DF73ED">
          <w:rPr>
            <w:noProof/>
            <w:webHidden/>
          </w:rPr>
          <w:fldChar w:fldCharType="begin"/>
        </w:r>
        <w:r w:rsidR="00DF73ED">
          <w:rPr>
            <w:noProof/>
            <w:webHidden/>
          </w:rPr>
          <w:instrText xml:space="preserve"> PAGEREF _Toc165126406 \h </w:instrText>
        </w:r>
        <w:r w:rsidR="00DF73ED">
          <w:rPr>
            <w:noProof/>
            <w:webHidden/>
          </w:rPr>
        </w:r>
        <w:r w:rsidR="00DF73ED">
          <w:rPr>
            <w:noProof/>
            <w:webHidden/>
          </w:rPr>
          <w:fldChar w:fldCharType="separate"/>
        </w:r>
        <w:r w:rsidR="00AB32F0">
          <w:rPr>
            <w:noProof/>
            <w:webHidden/>
          </w:rPr>
          <w:t>40</w:t>
        </w:r>
        <w:r w:rsidR="00DF73ED">
          <w:rPr>
            <w:noProof/>
            <w:webHidden/>
          </w:rPr>
          <w:fldChar w:fldCharType="end"/>
        </w:r>
      </w:hyperlink>
    </w:p>
    <w:p w14:paraId="01140A6B" w14:textId="04B8D27D" w:rsidR="00DF73ED" w:rsidRDefault="00DA24DE">
      <w:pPr>
        <w:pStyle w:val="TDC1"/>
        <w:tabs>
          <w:tab w:val="left" w:pos="1320"/>
          <w:tab w:val="right" w:leader="dot" w:pos="8494"/>
        </w:tabs>
        <w:rPr>
          <w:rFonts w:eastAsiaTheme="minorEastAsia" w:cstheme="minorBidi"/>
          <w:b w:val="0"/>
          <w:bCs w:val="0"/>
          <w:caps w:val="0"/>
          <w:noProof/>
          <w:sz w:val="24"/>
          <w:szCs w:val="24"/>
          <w:lang w:eastAsia="es-ES"/>
        </w:rPr>
      </w:pPr>
      <w:hyperlink w:anchor="_Toc165126407" w:history="1">
        <w:r w:rsidR="00DF73ED" w:rsidRPr="0037742D">
          <w:rPr>
            <w:rStyle w:val="Hipervnculo"/>
            <w:noProof/>
          </w:rPr>
          <w:t>TABLA 12.-</w:t>
        </w:r>
        <w:r w:rsidR="00DF73ED">
          <w:rPr>
            <w:rFonts w:eastAsiaTheme="minorEastAsia" w:cstheme="minorBidi"/>
            <w:b w:val="0"/>
            <w:bCs w:val="0"/>
            <w:caps w:val="0"/>
            <w:noProof/>
            <w:sz w:val="24"/>
            <w:szCs w:val="24"/>
            <w:lang w:eastAsia="es-ES"/>
          </w:rPr>
          <w:tab/>
        </w:r>
        <w:r w:rsidR="00DF73ED" w:rsidRPr="0037742D">
          <w:rPr>
            <w:rStyle w:val="Hipervnculo"/>
            <w:noProof/>
          </w:rPr>
          <w:t>Riesgo de incompatibilidades de la aplicación con nuevas versiones de Android.</w:t>
        </w:r>
        <w:r w:rsidR="00DF73ED">
          <w:rPr>
            <w:noProof/>
            <w:webHidden/>
          </w:rPr>
          <w:tab/>
        </w:r>
        <w:r w:rsidR="00DF73ED">
          <w:rPr>
            <w:noProof/>
            <w:webHidden/>
          </w:rPr>
          <w:fldChar w:fldCharType="begin"/>
        </w:r>
        <w:r w:rsidR="00DF73ED">
          <w:rPr>
            <w:noProof/>
            <w:webHidden/>
          </w:rPr>
          <w:instrText xml:space="preserve"> PAGEREF _Toc165126407 \h </w:instrText>
        </w:r>
        <w:r w:rsidR="00DF73ED">
          <w:rPr>
            <w:noProof/>
            <w:webHidden/>
          </w:rPr>
        </w:r>
        <w:r w:rsidR="00DF73ED">
          <w:rPr>
            <w:noProof/>
            <w:webHidden/>
          </w:rPr>
          <w:fldChar w:fldCharType="separate"/>
        </w:r>
        <w:r w:rsidR="00AB32F0">
          <w:rPr>
            <w:noProof/>
            <w:webHidden/>
          </w:rPr>
          <w:t>41</w:t>
        </w:r>
        <w:r w:rsidR="00DF73ED">
          <w:rPr>
            <w:noProof/>
            <w:webHidden/>
          </w:rPr>
          <w:fldChar w:fldCharType="end"/>
        </w:r>
      </w:hyperlink>
    </w:p>
    <w:p w14:paraId="78E06C81" w14:textId="77314155" w:rsidR="00DF73ED" w:rsidRDefault="00DA24DE">
      <w:pPr>
        <w:pStyle w:val="TDC1"/>
        <w:tabs>
          <w:tab w:val="left" w:pos="1320"/>
          <w:tab w:val="right" w:leader="dot" w:pos="8494"/>
        </w:tabs>
        <w:rPr>
          <w:rFonts w:eastAsiaTheme="minorEastAsia" w:cstheme="minorBidi"/>
          <w:b w:val="0"/>
          <w:bCs w:val="0"/>
          <w:caps w:val="0"/>
          <w:noProof/>
          <w:sz w:val="24"/>
          <w:szCs w:val="24"/>
          <w:lang w:eastAsia="es-ES"/>
        </w:rPr>
      </w:pPr>
      <w:hyperlink w:anchor="_Toc165126408" w:history="1">
        <w:r w:rsidR="00DF73ED" w:rsidRPr="0037742D">
          <w:rPr>
            <w:rStyle w:val="Hipervnculo"/>
            <w:noProof/>
          </w:rPr>
          <w:t>TABLA 13.-</w:t>
        </w:r>
        <w:r w:rsidR="00DF73ED">
          <w:rPr>
            <w:rFonts w:eastAsiaTheme="minorEastAsia" w:cstheme="minorBidi"/>
            <w:b w:val="0"/>
            <w:bCs w:val="0"/>
            <w:caps w:val="0"/>
            <w:noProof/>
            <w:sz w:val="24"/>
            <w:szCs w:val="24"/>
            <w:lang w:eastAsia="es-ES"/>
          </w:rPr>
          <w:tab/>
        </w:r>
        <w:r w:rsidR="00DF73ED" w:rsidRPr="0037742D">
          <w:rPr>
            <w:rStyle w:val="Hipervnculo"/>
            <w:noProof/>
          </w:rPr>
          <w:t>Riesgo de actualización de versiones de componentes o librerías.</w:t>
        </w:r>
        <w:r w:rsidR="00DF73ED">
          <w:rPr>
            <w:noProof/>
            <w:webHidden/>
          </w:rPr>
          <w:tab/>
        </w:r>
        <w:r w:rsidR="00DF73ED">
          <w:rPr>
            <w:noProof/>
            <w:webHidden/>
          </w:rPr>
          <w:fldChar w:fldCharType="begin"/>
        </w:r>
        <w:r w:rsidR="00DF73ED">
          <w:rPr>
            <w:noProof/>
            <w:webHidden/>
          </w:rPr>
          <w:instrText xml:space="preserve"> PAGEREF _Toc165126408 \h </w:instrText>
        </w:r>
        <w:r w:rsidR="00DF73ED">
          <w:rPr>
            <w:noProof/>
            <w:webHidden/>
          </w:rPr>
        </w:r>
        <w:r w:rsidR="00DF73ED">
          <w:rPr>
            <w:noProof/>
            <w:webHidden/>
          </w:rPr>
          <w:fldChar w:fldCharType="separate"/>
        </w:r>
        <w:r w:rsidR="00AB32F0">
          <w:rPr>
            <w:noProof/>
            <w:webHidden/>
          </w:rPr>
          <w:t>41</w:t>
        </w:r>
        <w:r w:rsidR="00DF73ED">
          <w:rPr>
            <w:noProof/>
            <w:webHidden/>
          </w:rPr>
          <w:fldChar w:fldCharType="end"/>
        </w:r>
      </w:hyperlink>
    </w:p>
    <w:p w14:paraId="54AF9590" w14:textId="3369341C" w:rsidR="00DF73ED" w:rsidRDefault="00DA24DE">
      <w:pPr>
        <w:pStyle w:val="TDC1"/>
        <w:tabs>
          <w:tab w:val="left" w:pos="1320"/>
          <w:tab w:val="right" w:leader="dot" w:pos="8494"/>
        </w:tabs>
        <w:rPr>
          <w:rFonts w:eastAsiaTheme="minorEastAsia" w:cstheme="minorBidi"/>
          <w:b w:val="0"/>
          <w:bCs w:val="0"/>
          <w:caps w:val="0"/>
          <w:noProof/>
          <w:sz w:val="24"/>
          <w:szCs w:val="24"/>
          <w:lang w:eastAsia="es-ES"/>
        </w:rPr>
      </w:pPr>
      <w:hyperlink w:anchor="_Toc165126409" w:history="1">
        <w:r w:rsidR="00DF73ED" w:rsidRPr="0037742D">
          <w:rPr>
            <w:rStyle w:val="Hipervnculo"/>
            <w:noProof/>
          </w:rPr>
          <w:t>TABLA 14.-</w:t>
        </w:r>
        <w:r w:rsidR="00DF73ED">
          <w:rPr>
            <w:rFonts w:eastAsiaTheme="minorEastAsia" w:cstheme="minorBidi"/>
            <w:b w:val="0"/>
            <w:bCs w:val="0"/>
            <w:caps w:val="0"/>
            <w:noProof/>
            <w:sz w:val="24"/>
            <w:szCs w:val="24"/>
            <w:lang w:eastAsia="es-ES"/>
          </w:rPr>
          <w:tab/>
        </w:r>
        <w:r w:rsidR="00DF73ED" w:rsidRPr="0037742D">
          <w:rPr>
            <w:rStyle w:val="Hipervnculo"/>
            <w:noProof/>
          </w:rPr>
          <w:t>Riesgo de liberación de IA para desarrolladores.</w:t>
        </w:r>
        <w:r w:rsidR="00DF73ED">
          <w:rPr>
            <w:noProof/>
            <w:webHidden/>
          </w:rPr>
          <w:tab/>
        </w:r>
        <w:r w:rsidR="00DF73ED">
          <w:rPr>
            <w:noProof/>
            <w:webHidden/>
          </w:rPr>
          <w:fldChar w:fldCharType="begin"/>
        </w:r>
        <w:r w:rsidR="00DF73ED">
          <w:rPr>
            <w:noProof/>
            <w:webHidden/>
          </w:rPr>
          <w:instrText xml:space="preserve"> PAGEREF _Toc165126409 \h </w:instrText>
        </w:r>
        <w:r w:rsidR="00DF73ED">
          <w:rPr>
            <w:noProof/>
            <w:webHidden/>
          </w:rPr>
        </w:r>
        <w:r w:rsidR="00DF73ED">
          <w:rPr>
            <w:noProof/>
            <w:webHidden/>
          </w:rPr>
          <w:fldChar w:fldCharType="separate"/>
        </w:r>
        <w:r w:rsidR="00AB32F0">
          <w:rPr>
            <w:noProof/>
            <w:webHidden/>
          </w:rPr>
          <w:t>42</w:t>
        </w:r>
        <w:r w:rsidR="00DF73ED">
          <w:rPr>
            <w:noProof/>
            <w:webHidden/>
          </w:rPr>
          <w:fldChar w:fldCharType="end"/>
        </w:r>
      </w:hyperlink>
    </w:p>
    <w:p w14:paraId="6F098EB3" w14:textId="4A66B2E5" w:rsidR="00DF73ED" w:rsidRDefault="00DA24DE">
      <w:pPr>
        <w:pStyle w:val="TDC1"/>
        <w:tabs>
          <w:tab w:val="left" w:pos="1320"/>
          <w:tab w:val="right" w:leader="dot" w:pos="8494"/>
        </w:tabs>
        <w:rPr>
          <w:rFonts w:eastAsiaTheme="minorEastAsia" w:cstheme="minorBidi"/>
          <w:b w:val="0"/>
          <w:bCs w:val="0"/>
          <w:caps w:val="0"/>
          <w:noProof/>
          <w:sz w:val="24"/>
          <w:szCs w:val="24"/>
          <w:lang w:eastAsia="es-ES"/>
        </w:rPr>
      </w:pPr>
      <w:hyperlink w:anchor="_Toc165126410" w:history="1">
        <w:r w:rsidR="00DF73ED" w:rsidRPr="0037742D">
          <w:rPr>
            <w:rStyle w:val="Hipervnculo"/>
            <w:noProof/>
          </w:rPr>
          <w:t>TABLA 15.-</w:t>
        </w:r>
        <w:r w:rsidR="00DF73ED">
          <w:rPr>
            <w:rFonts w:eastAsiaTheme="minorEastAsia" w:cstheme="minorBidi"/>
            <w:b w:val="0"/>
            <w:bCs w:val="0"/>
            <w:caps w:val="0"/>
            <w:noProof/>
            <w:sz w:val="24"/>
            <w:szCs w:val="24"/>
            <w:lang w:eastAsia="es-ES"/>
          </w:rPr>
          <w:tab/>
        </w:r>
        <w:r w:rsidR="00DF73ED" w:rsidRPr="0037742D">
          <w:rPr>
            <w:rStyle w:val="Hipervnculo"/>
            <w:noProof/>
          </w:rPr>
          <w:t>Riesgo de compatibilidad con dispositivos móviles.</w:t>
        </w:r>
        <w:r w:rsidR="00DF73ED">
          <w:rPr>
            <w:noProof/>
            <w:webHidden/>
          </w:rPr>
          <w:tab/>
        </w:r>
        <w:r w:rsidR="00DF73ED">
          <w:rPr>
            <w:noProof/>
            <w:webHidden/>
          </w:rPr>
          <w:fldChar w:fldCharType="begin"/>
        </w:r>
        <w:r w:rsidR="00DF73ED">
          <w:rPr>
            <w:noProof/>
            <w:webHidden/>
          </w:rPr>
          <w:instrText xml:space="preserve"> PAGEREF _Toc165126410 \h </w:instrText>
        </w:r>
        <w:r w:rsidR="00DF73ED">
          <w:rPr>
            <w:noProof/>
            <w:webHidden/>
          </w:rPr>
        </w:r>
        <w:r w:rsidR="00DF73ED">
          <w:rPr>
            <w:noProof/>
            <w:webHidden/>
          </w:rPr>
          <w:fldChar w:fldCharType="separate"/>
        </w:r>
        <w:r w:rsidR="00AB32F0">
          <w:rPr>
            <w:noProof/>
            <w:webHidden/>
          </w:rPr>
          <w:t>42</w:t>
        </w:r>
        <w:r w:rsidR="00DF73ED">
          <w:rPr>
            <w:noProof/>
            <w:webHidden/>
          </w:rPr>
          <w:fldChar w:fldCharType="end"/>
        </w:r>
      </w:hyperlink>
    </w:p>
    <w:p w14:paraId="5CB45D9D" w14:textId="05B8446B" w:rsidR="00DF73ED" w:rsidRDefault="00DA24DE">
      <w:pPr>
        <w:pStyle w:val="TDC1"/>
        <w:tabs>
          <w:tab w:val="left" w:pos="1320"/>
          <w:tab w:val="right" w:leader="dot" w:pos="8494"/>
        </w:tabs>
        <w:rPr>
          <w:rFonts w:eastAsiaTheme="minorEastAsia" w:cstheme="minorBidi"/>
          <w:b w:val="0"/>
          <w:bCs w:val="0"/>
          <w:caps w:val="0"/>
          <w:noProof/>
          <w:sz w:val="24"/>
          <w:szCs w:val="24"/>
          <w:lang w:eastAsia="es-ES"/>
        </w:rPr>
      </w:pPr>
      <w:hyperlink w:anchor="_Toc165126411" w:history="1">
        <w:r w:rsidR="00DF73ED" w:rsidRPr="0037742D">
          <w:rPr>
            <w:rStyle w:val="Hipervnculo"/>
            <w:noProof/>
          </w:rPr>
          <w:t>TABLA 16.-</w:t>
        </w:r>
        <w:r w:rsidR="00DF73ED">
          <w:rPr>
            <w:rFonts w:eastAsiaTheme="minorEastAsia" w:cstheme="minorBidi"/>
            <w:b w:val="0"/>
            <w:bCs w:val="0"/>
            <w:caps w:val="0"/>
            <w:noProof/>
            <w:sz w:val="24"/>
            <w:szCs w:val="24"/>
            <w:lang w:eastAsia="es-ES"/>
          </w:rPr>
          <w:tab/>
        </w:r>
        <w:r w:rsidR="00DF73ED" w:rsidRPr="0037742D">
          <w:rPr>
            <w:rStyle w:val="Hipervnculo"/>
            <w:noProof/>
          </w:rPr>
          <w:t>Riesgo de inconsistencia en los datos en tiempo real.</w:t>
        </w:r>
        <w:r w:rsidR="00DF73ED">
          <w:rPr>
            <w:noProof/>
            <w:webHidden/>
          </w:rPr>
          <w:tab/>
        </w:r>
        <w:r w:rsidR="00DF73ED">
          <w:rPr>
            <w:noProof/>
            <w:webHidden/>
          </w:rPr>
          <w:fldChar w:fldCharType="begin"/>
        </w:r>
        <w:r w:rsidR="00DF73ED">
          <w:rPr>
            <w:noProof/>
            <w:webHidden/>
          </w:rPr>
          <w:instrText xml:space="preserve"> PAGEREF _Toc165126411 \h </w:instrText>
        </w:r>
        <w:r w:rsidR="00DF73ED">
          <w:rPr>
            <w:noProof/>
            <w:webHidden/>
          </w:rPr>
        </w:r>
        <w:r w:rsidR="00DF73ED">
          <w:rPr>
            <w:noProof/>
            <w:webHidden/>
          </w:rPr>
          <w:fldChar w:fldCharType="separate"/>
        </w:r>
        <w:r w:rsidR="00AB32F0">
          <w:rPr>
            <w:noProof/>
            <w:webHidden/>
          </w:rPr>
          <w:t>43</w:t>
        </w:r>
        <w:r w:rsidR="00DF73ED">
          <w:rPr>
            <w:noProof/>
            <w:webHidden/>
          </w:rPr>
          <w:fldChar w:fldCharType="end"/>
        </w:r>
      </w:hyperlink>
    </w:p>
    <w:p w14:paraId="0E784227" w14:textId="7C737694" w:rsidR="00DF73ED" w:rsidRDefault="00DA24DE">
      <w:pPr>
        <w:pStyle w:val="TDC1"/>
        <w:tabs>
          <w:tab w:val="left" w:pos="1320"/>
          <w:tab w:val="right" w:leader="dot" w:pos="8494"/>
        </w:tabs>
        <w:rPr>
          <w:rFonts w:eastAsiaTheme="minorEastAsia" w:cstheme="minorBidi"/>
          <w:b w:val="0"/>
          <w:bCs w:val="0"/>
          <w:caps w:val="0"/>
          <w:noProof/>
          <w:sz w:val="24"/>
          <w:szCs w:val="24"/>
          <w:lang w:eastAsia="es-ES"/>
        </w:rPr>
      </w:pPr>
      <w:hyperlink w:anchor="_Toc165126412" w:history="1">
        <w:r w:rsidR="00DF73ED" w:rsidRPr="0037742D">
          <w:rPr>
            <w:rStyle w:val="Hipervnculo"/>
            <w:noProof/>
          </w:rPr>
          <w:t>TABLA 17.-</w:t>
        </w:r>
        <w:r w:rsidR="00DF73ED">
          <w:rPr>
            <w:rFonts w:eastAsiaTheme="minorEastAsia" w:cstheme="minorBidi"/>
            <w:b w:val="0"/>
            <w:bCs w:val="0"/>
            <w:caps w:val="0"/>
            <w:noProof/>
            <w:sz w:val="24"/>
            <w:szCs w:val="24"/>
            <w:lang w:eastAsia="es-ES"/>
          </w:rPr>
          <w:tab/>
        </w:r>
        <w:r w:rsidR="00DF73ED" w:rsidRPr="0037742D">
          <w:rPr>
            <w:rStyle w:val="Hipervnculo"/>
            <w:noProof/>
          </w:rPr>
          <w:t>Riesgo de caída del sistema de control de versiones.</w:t>
        </w:r>
        <w:r w:rsidR="00DF73ED">
          <w:rPr>
            <w:noProof/>
            <w:webHidden/>
          </w:rPr>
          <w:tab/>
        </w:r>
        <w:r w:rsidR="00DF73ED">
          <w:rPr>
            <w:noProof/>
            <w:webHidden/>
          </w:rPr>
          <w:fldChar w:fldCharType="begin"/>
        </w:r>
        <w:r w:rsidR="00DF73ED">
          <w:rPr>
            <w:noProof/>
            <w:webHidden/>
          </w:rPr>
          <w:instrText xml:space="preserve"> PAGEREF _Toc165126412 \h </w:instrText>
        </w:r>
        <w:r w:rsidR="00DF73ED">
          <w:rPr>
            <w:noProof/>
            <w:webHidden/>
          </w:rPr>
        </w:r>
        <w:r w:rsidR="00DF73ED">
          <w:rPr>
            <w:noProof/>
            <w:webHidden/>
          </w:rPr>
          <w:fldChar w:fldCharType="separate"/>
        </w:r>
        <w:r w:rsidR="00AB32F0">
          <w:rPr>
            <w:noProof/>
            <w:webHidden/>
          </w:rPr>
          <w:t>43</w:t>
        </w:r>
        <w:r w:rsidR="00DF73ED">
          <w:rPr>
            <w:noProof/>
            <w:webHidden/>
          </w:rPr>
          <w:fldChar w:fldCharType="end"/>
        </w:r>
      </w:hyperlink>
    </w:p>
    <w:p w14:paraId="368E9E25" w14:textId="2D506792" w:rsidR="00DF73ED" w:rsidRDefault="00DA24DE">
      <w:pPr>
        <w:pStyle w:val="TDC1"/>
        <w:tabs>
          <w:tab w:val="left" w:pos="1320"/>
          <w:tab w:val="right" w:leader="dot" w:pos="8494"/>
        </w:tabs>
        <w:rPr>
          <w:rFonts w:eastAsiaTheme="minorEastAsia" w:cstheme="minorBidi"/>
          <w:b w:val="0"/>
          <w:bCs w:val="0"/>
          <w:caps w:val="0"/>
          <w:noProof/>
          <w:sz w:val="24"/>
          <w:szCs w:val="24"/>
          <w:lang w:eastAsia="es-ES"/>
        </w:rPr>
      </w:pPr>
      <w:hyperlink w:anchor="_Toc165126413" w:history="1">
        <w:r w:rsidR="00DF73ED" w:rsidRPr="0037742D">
          <w:rPr>
            <w:rStyle w:val="Hipervnculo"/>
            <w:noProof/>
          </w:rPr>
          <w:t>TABLA 18.-</w:t>
        </w:r>
        <w:r w:rsidR="00DF73ED">
          <w:rPr>
            <w:rFonts w:eastAsiaTheme="minorEastAsia" w:cstheme="minorBidi"/>
            <w:b w:val="0"/>
            <w:bCs w:val="0"/>
            <w:caps w:val="0"/>
            <w:noProof/>
            <w:sz w:val="24"/>
            <w:szCs w:val="24"/>
            <w:lang w:eastAsia="es-ES"/>
          </w:rPr>
          <w:tab/>
        </w:r>
        <w:r w:rsidR="00DF73ED" w:rsidRPr="0037742D">
          <w:rPr>
            <w:rStyle w:val="Hipervnculo"/>
            <w:noProof/>
          </w:rPr>
          <w:t>Relación de tareas alto nivel con porcentaje de esfuerzo</w:t>
        </w:r>
        <w:r w:rsidR="00DF73ED">
          <w:rPr>
            <w:noProof/>
            <w:webHidden/>
          </w:rPr>
          <w:tab/>
        </w:r>
        <w:r w:rsidR="00DF73ED">
          <w:rPr>
            <w:noProof/>
            <w:webHidden/>
          </w:rPr>
          <w:fldChar w:fldCharType="begin"/>
        </w:r>
        <w:r w:rsidR="00DF73ED">
          <w:rPr>
            <w:noProof/>
            <w:webHidden/>
          </w:rPr>
          <w:instrText xml:space="preserve"> PAGEREF _Toc165126413 \h </w:instrText>
        </w:r>
        <w:r w:rsidR="00DF73ED">
          <w:rPr>
            <w:noProof/>
            <w:webHidden/>
          </w:rPr>
        </w:r>
        <w:r w:rsidR="00DF73ED">
          <w:rPr>
            <w:noProof/>
            <w:webHidden/>
          </w:rPr>
          <w:fldChar w:fldCharType="separate"/>
        </w:r>
        <w:r w:rsidR="00AB32F0">
          <w:rPr>
            <w:noProof/>
            <w:webHidden/>
          </w:rPr>
          <w:t>44</w:t>
        </w:r>
        <w:r w:rsidR="00DF73ED">
          <w:rPr>
            <w:noProof/>
            <w:webHidden/>
          </w:rPr>
          <w:fldChar w:fldCharType="end"/>
        </w:r>
      </w:hyperlink>
    </w:p>
    <w:p w14:paraId="1855D254" w14:textId="656C133D" w:rsidR="00DF73ED" w:rsidRDefault="00DA24DE">
      <w:pPr>
        <w:pStyle w:val="TDC1"/>
        <w:tabs>
          <w:tab w:val="left" w:pos="1320"/>
          <w:tab w:val="right" w:leader="dot" w:pos="8494"/>
        </w:tabs>
        <w:rPr>
          <w:rFonts w:eastAsiaTheme="minorEastAsia" w:cstheme="minorBidi"/>
          <w:b w:val="0"/>
          <w:bCs w:val="0"/>
          <w:caps w:val="0"/>
          <w:noProof/>
          <w:sz w:val="24"/>
          <w:szCs w:val="24"/>
          <w:lang w:eastAsia="es-ES"/>
        </w:rPr>
      </w:pPr>
      <w:hyperlink w:anchor="_Toc165126414" w:history="1">
        <w:r w:rsidR="00DF73ED" w:rsidRPr="0037742D">
          <w:rPr>
            <w:rStyle w:val="Hipervnculo"/>
            <w:noProof/>
          </w:rPr>
          <w:t>TABLA 19.-</w:t>
        </w:r>
        <w:r w:rsidR="00DF73ED">
          <w:rPr>
            <w:rFonts w:eastAsiaTheme="minorEastAsia" w:cstheme="minorBidi"/>
            <w:b w:val="0"/>
            <w:bCs w:val="0"/>
            <w:caps w:val="0"/>
            <w:noProof/>
            <w:sz w:val="24"/>
            <w:szCs w:val="24"/>
            <w:lang w:eastAsia="es-ES"/>
          </w:rPr>
          <w:tab/>
        </w:r>
        <w:r w:rsidR="00DF73ED" w:rsidRPr="0037742D">
          <w:rPr>
            <w:rStyle w:val="Hipervnculo"/>
            <w:noProof/>
          </w:rPr>
          <w:t>Organización de tareas de alto nivel</w:t>
        </w:r>
        <w:r w:rsidR="00DF73ED">
          <w:rPr>
            <w:noProof/>
            <w:webHidden/>
          </w:rPr>
          <w:tab/>
        </w:r>
        <w:r w:rsidR="00DF73ED">
          <w:rPr>
            <w:noProof/>
            <w:webHidden/>
          </w:rPr>
          <w:fldChar w:fldCharType="begin"/>
        </w:r>
        <w:r w:rsidR="00DF73ED">
          <w:rPr>
            <w:noProof/>
            <w:webHidden/>
          </w:rPr>
          <w:instrText xml:space="preserve"> PAGEREF _Toc165126414 \h </w:instrText>
        </w:r>
        <w:r w:rsidR="00DF73ED">
          <w:rPr>
            <w:noProof/>
            <w:webHidden/>
          </w:rPr>
        </w:r>
        <w:r w:rsidR="00DF73ED">
          <w:rPr>
            <w:noProof/>
            <w:webHidden/>
          </w:rPr>
          <w:fldChar w:fldCharType="separate"/>
        </w:r>
        <w:r w:rsidR="00AB32F0">
          <w:rPr>
            <w:noProof/>
            <w:webHidden/>
          </w:rPr>
          <w:t>44</w:t>
        </w:r>
        <w:r w:rsidR="00DF73ED">
          <w:rPr>
            <w:noProof/>
            <w:webHidden/>
          </w:rPr>
          <w:fldChar w:fldCharType="end"/>
        </w:r>
      </w:hyperlink>
    </w:p>
    <w:p w14:paraId="2F728EAC" w14:textId="5226A587" w:rsidR="00DF73ED" w:rsidRDefault="00DA24DE">
      <w:pPr>
        <w:pStyle w:val="TDC1"/>
        <w:tabs>
          <w:tab w:val="left" w:pos="1320"/>
          <w:tab w:val="right" w:leader="dot" w:pos="8494"/>
        </w:tabs>
        <w:rPr>
          <w:rFonts w:eastAsiaTheme="minorEastAsia" w:cstheme="minorBidi"/>
          <w:b w:val="0"/>
          <w:bCs w:val="0"/>
          <w:caps w:val="0"/>
          <w:noProof/>
          <w:sz w:val="24"/>
          <w:szCs w:val="24"/>
          <w:lang w:eastAsia="es-ES"/>
        </w:rPr>
      </w:pPr>
      <w:hyperlink w:anchor="_Toc165126415" w:history="1">
        <w:r w:rsidR="00DF73ED" w:rsidRPr="0037742D">
          <w:rPr>
            <w:rStyle w:val="Hipervnculo"/>
            <w:noProof/>
          </w:rPr>
          <w:t>TABLA 20.-</w:t>
        </w:r>
        <w:r w:rsidR="00DF73ED">
          <w:rPr>
            <w:rFonts w:eastAsiaTheme="minorEastAsia" w:cstheme="minorBidi"/>
            <w:b w:val="0"/>
            <w:bCs w:val="0"/>
            <w:caps w:val="0"/>
            <w:noProof/>
            <w:sz w:val="24"/>
            <w:szCs w:val="24"/>
            <w:lang w:eastAsia="es-ES"/>
          </w:rPr>
          <w:tab/>
        </w:r>
        <w:r w:rsidR="00DF73ED" w:rsidRPr="0037742D">
          <w:rPr>
            <w:rStyle w:val="Hipervnculo"/>
            <w:noProof/>
          </w:rPr>
          <w:t>Matriz de responsabilidad de la documentación</w:t>
        </w:r>
        <w:r w:rsidR="00DF73ED">
          <w:rPr>
            <w:noProof/>
            <w:webHidden/>
          </w:rPr>
          <w:tab/>
        </w:r>
        <w:r w:rsidR="00DF73ED">
          <w:rPr>
            <w:noProof/>
            <w:webHidden/>
          </w:rPr>
          <w:fldChar w:fldCharType="begin"/>
        </w:r>
        <w:r w:rsidR="00DF73ED">
          <w:rPr>
            <w:noProof/>
            <w:webHidden/>
          </w:rPr>
          <w:instrText xml:space="preserve"> PAGEREF _Toc165126415 \h </w:instrText>
        </w:r>
        <w:r w:rsidR="00DF73ED">
          <w:rPr>
            <w:noProof/>
            <w:webHidden/>
          </w:rPr>
        </w:r>
        <w:r w:rsidR="00DF73ED">
          <w:rPr>
            <w:noProof/>
            <w:webHidden/>
          </w:rPr>
          <w:fldChar w:fldCharType="separate"/>
        </w:r>
        <w:r w:rsidR="00AB32F0">
          <w:rPr>
            <w:noProof/>
            <w:webHidden/>
          </w:rPr>
          <w:t>46</w:t>
        </w:r>
        <w:r w:rsidR="00DF73ED">
          <w:rPr>
            <w:noProof/>
            <w:webHidden/>
          </w:rPr>
          <w:fldChar w:fldCharType="end"/>
        </w:r>
      </w:hyperlink>
    </w:p>
    <w:p w14:paraId="58D83220" w14:textId="029E3D6A" w:rsidR="00DF73ED" w:rsidRDefault="00DA24DE">
      <w:pPr>
        <w:pStyle w:val="TDC1"/>
        <w:tabs>
          <w:tab w:val="left" w:pos="1320"/>
          <w:tab w:val="right" w:leader="dot" w:pos="8494"/>
        </w:tabs>
        <w:rPr>
          <w:rFonts w:eastAsiaTheme="minorEastAsia" w:cstheme="minorBidi"/>
          <w:b w:val="0"/>
          <w:bCs w:val="0"/>
          <w:caps w:val="0"/>
          <w:noProof/>
          <w:sz w:val="24"/>
          <w:szCs w:val="24"/>
          <w:lang w:eastAsia="es-ES"/>
        </w:rPr>
      </w:pPr>
      <w:hyperlink w:anchor="_Toc165126416" w:history="1">
        <w:r w:rsidR="00DF73ED" w:rsidRPr="0037742D">
          <w:rPr>
            <w:rStyle w:val="Hipervnculo"/>
            <w:noProof/>
          </w:rPr>
          <w:t>TABLA 21.-</w:t>
        </w:r>
        <w:r w:rsidR="00DF73ED">
          <w:rPr>
            <w:rFonts w:eastAsiaTheme="minorEastAsia" w:cstheme="minorBidi"/>
            <w:b w:val="0"/>
            <w:bCs w:val="0"/>
            <w:caps w:val="0"/>
            <w:noProof/>
            <w:sz w:val="24"/>
            <w:szCs w:val="24"/>
            <w:lang w:eastAsia="es-ES"/>
          </w:rPr>
          <w:tab/>
        </w:r>
        <w:r w:rsidR="00DF73ED" w:rsidRPr="0037742D">
          <w:rPr>
            <w:rStyle w:val="Hipervnculo"/>
            <w:noProof/>
          </w:rPr>
          <w:t>Matriz de responsabilidad de análisis de requisitos</w:t>
        </w:r>
        <w:r w:rsidR="00DF73ED">
          <w:rPr>
            <w:noProof/>
            <w:webHidden/>
          </w:rPr>
          <w:tab/>
        </w:r>
        <w:r w:rsidR="00DF73ED">
          <w:rPr>
            <w:noProof/>
            <w:webHidden/>
          </w:rPr>
          <w:fldChar w:fldCharType="begin"/>
        </w:r>
        <w:r w:rsidR="00DF73ED">
          <w:rPr>
            <w:noProof/>
            <w:webHidden/>
          </w:rPr>
          <w:instrText xml:space="preserve"> PAGEREF _Toc165126416 \h </w:instrText>
        </w:r>
        <w:r w:rsidR="00DF73ED">
          <w:rPr>
            <w:noProof/>
            <w:webHidden/>
          </w:rPr>
        </w:r>
        <w:r w:rsidR="00DF73ED">
          <w:rPr>
            <w:noProof/>
            <w:webHidden/>
          </w:rPr>
          <w:fldChar w:fldCharType="separate"/>
        </w:r>
        <w:r w:rsidR="00AB32F0">
          <w:rPr>
            <w:noProof/>
            <w:webHidden/>
          </w:rPr>
          <w:t>46</w:t>
        </w:r>
        <w:r w:rsidR="00DF73ED">
          <w:rPr>
            <w:noProof/>
            <w:webHidden/>
          </w:rPr>
          <w:fldChar w:fldCharType="end"/>
        </w:r>
      </w:hyperlink>
    </w:p>
    <w:p w14:paraId="7907E710" w14:textId="18190E4B" w:rsidR="00DF73ED" w:rsidRDefault="00DA24DE">
      <w:pPr>
        <w:pStyle w:val="TDC1"/>
        <w:tabs>
          <w:tab w:val="left" w:pos="1320"/>
          <w:tab w:val="right" w:leader="dot" w:pos="8494"/>
        </w:tabs>
        <w:rPr>
          <w:rFonts w:eastAsiaTheme="minorEastAsia" w:cstheme="minorBidi"/>
          <w:b w:val="0"/>
          <w:bCs w:val="0"/>
          <w:caps w:val="0"/>
          <w:noProof/>
          <w:sz w:val="24"/>
          <w:szCs w:val="24"/>
          <w:lang w:eastAsia="es-ES"/>
        </w:rPr>
      </w:pPr>
      <w:hyperlink w:anchor="_Toc165126417" w:history="1">
        <w:r w:rsidR="00DF73ED" w:rsidRPr="0037742D">
          <w:rPr>
            <w:rStyle w:val="Hipervnculo"/>
            <w:noProof/>
          </w:rPr>
          <w:t>TABLA 22.-</w:t>
        </w:r>
        <w:r w:rsidR="00DF73ED">
          <w:rPr>
            <w:rFonts w:eastAsiaTheme="minorEastAsia" w:cstheme="minorBidi"/>
            <w:b w:val="0"/>
            <w:bCs w:val="0"/>
            <w:caps w:val="0"/>
            <w:noProof/>
            <w:sz w:val="24"/>
            <w:szCs w:val="24"/>
            <w:lang w:eastAsia="es-ES"/>
          </w:rPr>
          <w:tab/>
        </w:r>
        <w:r w:rsidR="00DF73ED" w:rsidRPr="0037742D">
          <w:rPr>
            <w:rStyle w:val="Hipervnculo"/>
            <w:noProof/>
          </w:rPr>
          <w:t>Matriz de responsabilidad de diseño y arquitectura</w:t>
        </w:r>
        <w:r w:rsidR="00DF73ED">
          <w:rPr>
            <w:noProof/>
            <w:webHidden/>
          </w:rPr>
          <w:tab/>
        </w:r>
        <w:r w:rsidR="00DF73ED">
          <w:rPr>
            <w:noProof/>
            <w:webHidden/>
          </w:rPr>
          <w:fldChar w:fldCharType="begin"/>
        </w:r>
        <w:r w:rsidR="00DF73ED">
          <w:rPr>
            <w:noProof/>
            <w:webHidden/>
          </w:rPr>
          <w:instrText xml:space="preserve"> PAGEREF _Toc165126417 \h </w:instrText>
        </w:r>
        <w:r w:rsidR="00DF73ED">
          <w:rPr>
            <w:noProof/>
            <w:webHidden/>
          </w:rPr>
        </w:r>
        <w:r w:rsidR="00DF73ED">
          <w:rPr>
            <w:noProof/>
            <w:webHidden/>
          </w:rPr>
          <w:fldChar w:fldCharType="separate"/>
        </w:r>
        <w:r w:rsidR="00AB32F0">
          <w:rPr>
            <w:noProof/>
            <w:webHidden/>
          </w:rPr>
          <w:t>47</w:t>
        </w:r>
        <w:r w:rsidR="00DF73ED">
          <w:rPr>
            <w:noProof/>
            <w:webHidden/>
          </w:rPr>
          <w:fldChar w:fldCharType="end"/>
        </w:r>
      </w:hyperlink>
    </w:p>
    <w:p w14:paraId="3F38512A" w14:textId="5C99471F" w:rsidR="00DF73ED" w:rsidRDefault="00DA24DE">
      <w:pPr>
        <w:pStyle w:val="TDC1"/>
        <w:tabs>
          <w:tab w:val="left" w:pos="1320"/>
          <w:tab w:val="right" w:leader="dot" w:pos="8494"/>
        </w:tabs>
        <w:rPr>
          <w:rFonts w:eastAsiaTheme="minorEastAsia" w:cstheme="minorBidi"/>
          <w:b w:val="0"/>
          <w:bCs w:val="0"/>
          <w:caps w:val="0"/>
          <w:noProof/>
          <w:sz w:val="24"/>
          <w:szCs w:val="24"/>
          <w:lang w:eastAsia="es-ES"/>
        </w:rPr>
      </w:pPr>
      <w:hyperlink w:anchor="_Toc165126418" w:history="1">
        <w:r w:rsidR="00DF73ED" w:rsidRPr="0037742D">
          <w:rPr>
            <w:rStyle w:val="Hipervnculo"/>
            <w:noProof/>
          </w:rPr>
          <w:t>TABLA 23.-</w:t>
        </w:r>
        <w:r w:rsidR="00DF73ED">
          <w:rPr>
            <w:rFonts w:eastAsiaTheme="minorEastAsia" w:cstheme="minorBidi"/>
            <w:b w:val="0"/>
            <w:bCs w:val="0"/>
            <w:caps w:val="0"/>
            <w:noProof/>
            <w:sz w:val="24"/>
            <w:szCs w:val="24"/>
            <w:lang w:eastAsia="es-ES"/>
          </w:rPr>
          <w:tab/>
        </w:r>
        <w:r w:rsidR="00DF73ED" w:rsidRPr="0037742D">
          <w:rPr>
            <w:rStyle w:val="Hipervnculo"/>
            <w:noProof/>
          </w:rPr>
          <w:t>Matriz de responsabilidad de la fase de construcción</w:t>
        </w:r>
        <w:r w:rsidR="00DF73ED">
          <w:rPr>
            <w:noProof/>
            <w:webHidden/>
          </w:rPr>
          <w:tab/>
        </w:r>
        <w:r w:rsidR="00DF73ED">
          <w:rPr>
            <w:noProof/>
            <w:webHidden/>
          </w:rPr>
          <w:fldChar w:fldCharType="begin"/>
        </w:r>
        <w:r w:rsidR="00DF73ED">
          <w:rPr>
            <w:noProof/>
            <w:webHidden/>
          </w:rPr>
          <w:instrText xml:space="preserve"> PAGEREF _Toc165126418 \h </w:instrText>
        </w:r>
        <w:r w:rsidR="00DF73ED">
          <w:rPr>
            <w:noProof/>
            <w:webHidden/>
          </w:rPr>
        </w:r>
        <w:r w:rsidR="00DF73ED">
          <w:rPr>
            <w:noProof/>
            <w:webHidden/>
          </w:rPr>
          <w:fldChar w:fldCharType="separate"/>
        </w:r>
        <w:r w:rsidR="00AB32F0">
          <w:rPr>
            <w:noProof/>
            <w:webHidden/>
          </w:rPr>
          <w:t>49</w:t>
        </w:r>
        <w:r w:rsidR="00DF73ED">
          <w:rPr>
            <w:noProof/>
            <w:webHidden/>
          </w:rPr>
          <w:fldChar w:fldCharType="end"/>
        </w:r>
      </w:hyperlink>
    </w:p>
    <w:p w14:paraId="6E8E97F0" w14:textId="60196871" w:rsidR="00DF73ED" w:rsidRDefault="00DA24DE">
      <w:pPr>
        <w:pStyle w:val="TDC1"/>
        <w:tabs>
          <w:tab w:val="left" w:pos="1320"/>
          <w:tab w:val="right" w:leader="dot" w:pos="8494"/>
        </w:tabs>
        <w:rPr>
          <w:rFonts w:eastAsiaTheme="minorEastAsia" w:cstheme="minorBidi"/>
          <w:b w:val="0"/>
          <w:bCs w:val="0"/>
          <w:caps w:val="0"/>
          <w:noProof/>
          <w:sz w:val="24"/>
          <w:szCs w:val="24"/>
          <w:lang w:eastAsia="es-ES"/>
        </w:rPr>
      </w:pPr>
      <w:hyperlink w:anchor="_Toc165126419" w:history="1">
        <w:r w:rsidR="00DF73ED" w:rsidRPr="0037742D">
          <w:rPr>
            <w:rStyle w:val="Hipervnculo"/>
            <w:noProof/>
          </w:rPr>
          <w:t>TABLA 24.-</w:t>
        </w:r>
        <w:r w:rsidR="00DF73ED">
          <w:rPr>
            <w:rFonts w:eastAsiaTheme="minorEastAsia" w:cstheme="minorBidi"/>
            <w:b w:val="0"/>
            <w:bCs w:val="0"/>
            <w:caps w:val="0"/>
            <w:noProof/>
            <w:sz w:val="24"/>
            <w:szCs w:val="24"/>
            <w:lang w:eastAsia="es-ES"/>
          </w:rPr>
          <w:tab/>
        </w:r>
        <w:r w:rsidR="00DF73ED" w:rsidRPr="0037742D">
          <w:rPr>
            <w:rStyle w:val="Hipervnculo"/>
            <w:noProof/>
          </w:rPr>
          <w:t>Matriz de responsabilidad de la gestión del proyecto y QA</w:t>
        </w:r>
        <w:r w:rsidR="00DF73ED">
          <w:rPr>
            <w:noProof/>
            <w:webHidden/>
          </w:rPr>
          <w:tab/>
        </w:r>
        <w:r w:rsidR="00DF73ED">
          <w:rPr>
            <w:noProof/>
            <w:webHidden/>
          </w:rPr>
          <w:fldChar w:fldCharType="begin"/>
        </w:r>
        <w:r w:rsidR="00DF73ED">
          <w:rPr>
            <w:noProof/>
            <w:webHidden/>
          </w:rPr>
          <w:instrText xml:space="preserve"> PAGEREF _Toc165126419 \h </w:instrText>
        </w:r>
        <w:r w:rsidR="00DF73ED">
          <w:rPr>
            <w:noProof/>
            <w:webHidden/>
          </w:rPr>
        </w:r>
        <w:r w:rsidR="00DF73ED">
          <w:rPr>
            <w:noProof/>
            <w:webHidden/>
          </w:rPr>
          <w:fldChar w:fldCharType="separate"/>
        </w:r>
        <w:r w:rsidR="00AB32F0">
          <w:rPr>
            <w:noProof/>
            <w:webHidden/>
          </w:rPr>
          <w:t>49</w:t>
        </w:r>
        <w:r w:rsidR="00DF73ED">
          <w:rPr>
            <w:noProof/>
            <w:webHidden/>
          </w:rPr>
          <w:fldChar w:fldCharType="end"/>
        </w:r>
      </w:hyperlink>
    </w:p>
    <w:p w14:paraId="6F67D0AA" w14:textId="313FABE9" w:rsidR="00DF73ED" w:rsidRDefault="00DA24DE">
      <w:pPr>
        <w:pStyle w:val="TDC1"/>
        <w:tabs>
          <w:tab w:val="left" w:pos="1320"/>
          <w:tab w:val="right" w:leader="dot" w:pos="8494"/>
        </w:tabs>
        <w:rPr>
          <w:rFonts w:eastAsiaTheme="minorEastAsia" w:cstheme="minorBidi"/>
          <w:b w:val="0"/>
          <w:bCs w:val="0"/>
          <w:caps w:val="0"/>
          <w:noProof/>
          <w:sz w:val="24"/>
          <w:szCs w:val="24"/>
          <w:lang w:eastAsia="es-ES"/>
        </w:rPr>
      </w:pPr>
      <w:hyperlink w:anchor="_Toc165126420" w:history="1">
        <w:r w:rsidR="00DF73ED" w:rsidRPr="0037742D">
          <w:rPr>
            <w:rStyle w:val="Hipervnculo"/>
            <w:noProof/>
          </w:rPr>
          <w:t>TABLA 25.-</w:t>
        </w:r>
        <w:r w:rsidR="00DF73ED">
          <w:rPr>
            <w:rFonts w:eastAsiaTheme="minorEastAsia" w:cstheme="minorBidi"/>
            <w:b w:val="0"/>
            <w:bCs w:val="0"/>
            <w:caps w:val="0"/>
            <w:noProof/>
            <w:sz w:val="24"/>
            <w:szCs w:val="24"/>
            <w:lang w:eastAsia="es-ES"/>
          </w:rPr>
          <w:tab/>
        </w:r>
        <w:r w:rsidR="00DF73ED" w:rsidRPr="0037742D">
          <w:rPr>
            <w:rStyle w:val="Hipervnculo"/>
            <w:noProof/>
          </w:rPr>
          <w:t>Matriz de responsabilidad de pruebas y depuración</w:t>
        </w:r>
        <w:r w:rsidR="00DF73ED">
          <w:rPr>
            <w:noProof/>
            <w:webHidden/>
          </w:rPr>
          <w:tab/>
        </w:r>
        <w:r w:rsidR="00DF73ED">
          <w:rPr>
            <w:noProof/>
            <w:webHidden/>
          </w:rPr>
          <w:fldChar w:fldCharType="begin"/>
        </w:r>
        <w:r w:rsidR="00DF73ED">
          <w:rPr>
            <w:noProof/>
            <w:webHidden/>
          </w:rPr>
          <w:instrText xml:space="preserve"> PAGEREF _Toc165126420 \h </w:instrText>
        </w:r>
        <w:r w:rsidR="00DF73ED">
          <w:rPr>
            <w:noProof/>
            <w:webHidden/>
          </w:rPr>
        </w:r>
        <w:r w:rsidR="00DF73ED">
          <w:rPr>
            <w:noProof/>
            <w:webHidden/>
          </w:rPr>
          <w:fldChar w:fldCharType="separate"/>
        </w:r>
        <w:r w:rsidR="00AB32F0">
          <w:rPr>
            <w:noProof/>
            <w:webHidden/>
          </w:rPr>
          <w:t>49</w:t>
        </w:r>
        <w:r w:rsidR="00DF73ED">
          <w:rPr>
            <w:noProof/>
            <w:webHidden/>
          </w:rPr>
          <w:fldChar w:fldCharType="end"/>
        </w:r>
      </w:hyperlink>
    </w:p>
    <w:p w14:paraId="7CBCFAF9" w14:textId="53552326" w:rsidR="00DF73ED" w:rsidRDefault="00DA24DE">
      <w:pPr>
        <w:pStyle w:val="TDC1"/>
        <w:tabs>
          <w:tab w:val="left" w:pos="1320"/>
          <w:tab w:val="right" w:leader="dot" w:pos="8494"/>
        </w:tabs>
        <w:rPr>
          <w:rFonts w:eastAsiaTheme="minorEastAsia" w:cstheme="minorBidi"/>
          <w:b w:val="0"/>
          <w:bCs w:val="0"/>
          <w:caps w:val="0"/>
          <w:noProof/>
          <w:sz w:val="24"/>
          <w:szCs w:val="24"/>
          <w:lang w:eastAsia="es-ES"/>
        </w:rPr>
      </w:pPr>
      <w:hyperlink w:anchor="_Toc165126421" w:history="1">
        <w:r w:rsidR="00DF73ED" w:rsidRPr="0037742D">
          <w:rPr>
            <w:rStyle w:val="Hipervnculo"/>
            <w:noProof/>
          </w:rPr>
          <w:t>TABLA 26.-</w:t>
        </w:r>
        <w:r w:rsidR="00DF73ED">
          <w:rPr>
            <w:rFonts w:eastAsiaTheme="minorEastAsia" w:cstheme="minorBidi"/>
            <w:b w:val="0"/>
            <w:bCs w:val="0"/>
            <w:caps w:val="0"/>
            <w:noProof/>
            <w:sz w:val="24"/>
            <w:szCs w:val="24"/>
            <w:lang w:eastAsia="es-ES"/>
          </w:rPr>
          <w:tab/>
        </w:r>
        <w:r w:rsidR="00DF73ED" w:rsidRPr="0037742D">
          <w:rPr>
            <w:rStyle w:val="Hipervnculo"/>
            <w:noProof/>
          </w:rPr>
          <w:t>Matriz de responsabilidad de instalación de hardware</w:t>
        </w:r>
        <w:r w:rsidR="00DF73ED">
          <w:rPr>
            <w:noProof/>
            <w:webHidden/>
          </w:rPr>
          <w:tab/>
        </w:r>
        <w:r w:rsidR="00DF73ED">
          <w:rPr>
            <w:noProof/>
            <w:webHidden/>
          </w:rPr>
          <w:fldChar w:fldCharType="begin"/>
        </w:r>
        <w:r w:rsidR="00DF73ED">
          <w:rPr>
            <w:noProof/>
            <w:webHidden/>
          </w:rPr>
          <w:instrText xml:space="preserve"> PAGEREF _Toc165126421 \h </w:instrText>
        </w:r>
        <w:r w:rsidR="00DF73ED">
          <w:rPr>
            <w:noProof/>
            <w:webHidden/>
          </w:rPr>
        </w:r>
        <w:r w:rsidR="00DF73ED">
          <w:rPr>
            <w:noProof/>
            <w:webHidden/>
          </w:rPr>
          <w:fldChar w:fldCharType="separate"/>
        </w:r>
        <w:r w:rsidR="00AB32F0">
          <w:rPr>
            <w:noProof/>
            <w:webHidden/>
          </w:rPr>
          <w:t>51</w:t>
        </w:r>
        <w:r w:rsidR="00DF73ED">
          <w:rPr>
            <w:noProof/>
            <w:webHidden/>
          </w:rPr>
          <w:fldChar w:fldCharType="end"/>
        </w:r>
      </w:hyperlink>
    </w:p>
    <w:p w14:paraId="78F50DFA" w14:textId="1A136482" w:rsidR="00DF73ED" w:rsidRDefault="00DA24DE">
      <w:pPr>
        <w:pStyle w:val="TDC1"/>
        <w:tabs>
          <w:tab w:val="left" w:pos="1320"/>
          <w:tab w:val="right" w:leader="dot" w:pos="8494"/>
        </w:tabs>
        <w:rPr>
          <w:rFonts w:eastAsiaTheme="minorEastAsia" w:cstheme="minorBidi"/>
          <w:b w:val="0"/>
          <w:bCs w:val="0"/>
          <w:caps w:val="0"/>
          <w:noProof/>
          <w:sz w:val="24"/>
          <w:szCs w:val="24"/>
          <w:lang w:eastAsia="es-ES"/>
        </w:rPr>
      </w:pPr>
      <w:hyperlink w:anchor="_Toc165126422" w:history="1">
        <w:r w:rsidR="00DF73ED" w:rsidRPr="0037742D">
          <w:rPr>
            <w:rStyle w:val="Hipervnculo"/>
            <w:noProof/>
          </w:rPr>
          <w:t>TABLA 27.-</w:t>
        </w:r>
        <w:r w:rsidR="00DF73ED">
          <w:rPr>
            <w:rFonts w:eastAsiaTheme="minorEastAsia" w:cstheme="minorBidi"/>
            <w:b w:val="0"/>
            <w:bCs w:val="0"/>
            <w:caps w:val="0"/>
            <w:noProof/>
            <w:sz w:val="24"/>
            <w:szCs w:val="24"/>
            <w:lang w:eastAsia="es-ES"/>
          </w:rPr>
          <w:tab/>
        </w:r>
        <w:r w:rsidR="00DF73ED" w:rsidRPr="0037742D">
          <w:rPr>
            <w:rStyle w:val="Hipervnculo"/>
            <w:noProof/>
          </w:rPr>
          <w:t>Duración en días de las fases del proyecto</w:t>
        </w:r>
        <w:r w:rsidR="00DF73ED">
          <w:rPr>
            <w:noProof/>
            <w:webHidden/>
          </w:rPr>
          <w:tab/>
        </w:r>
        <w:r w:rsidR="00DF73ED">
          <w:rPr>
            <w:noProof/>
            <w:webHidden/>
          </w:rPr>
          <w:fldChar w:fldCharType="begin"/>
        </w:r>
        <w:r w:rsidR="00DF73ED">
          <w:rPr>
            <w:noProof/>
            <w:webHidden/>
          </w:rPr>
          <w:instrText xml:space="preserve"> PAGEREF _Toc165126422 \h </w:instrText>
        </w:r>
        <w:r w:rsidR="00DF73ED">
          <w:rPr>
            <w:noProof/>
            <w:webHidden/>
          </w:rPr>
        </w:r>
        <w:r w:rsidR="00DF73ED">
          <w:rPr>
            <w:noProof/>
            <w:webHidden/>
          </w:rPr>
          <w:fldChar w:fldCharType="separate"/>
        </w:r>
        <w:r w:rsidR="00AB32F0">
          <w:rPr>
            <w:noProof/>
            <w:webHidden/>
          </w:rPr>
          <w:t>53</w:t>
        </w:r>
        <w:r w:rsidR="00DF73ED">
          <w:rPr>
            <w:noProof/>
            <w:webHidden/>
          </w:rPr>
          <w:fldChar w:fldCharType="end"/>
        </w:r>
      </w:hyperlink>
    </w:p>
    <w:p w14:paraId="6C2622D5" w14:textId="2588A4BC" w:rsidR="00DF73ED" w:rsidRDefault="00DA24DE">
      <w:pPr>
        <w:pStyle w:val="TDC1"/>
        <w:tabs>
          <w:tab w:val="left" w:pos="1320"/>
          <w:tab w:val="right" w:leader="dot" w:pos="8494"/>
        </w:tabs>
        <w:rPr>
          <w:rFonts w:eastAsiaTheme="minorEastAsia" w:cstheme="minorBidi"/>
          <w:b w:val="0"/>
          <w:bCs w:val="0"/>
          <w:caps w:val="0"/>
          <w:noProof/>
          <w:sz w:val="24"/>
          <w:szCs w:val="24"/>
          <w:lang w:eastAsia="es-ES"/>
        </w:rPr>
      </w:pPr>
      <w:hyperlink w:anchor="_Toc165126423" w:history="1">
        <w:r w:rsidR="00DF73ED" w:rsidRPr="0037742D">
          <w:rPr>
            <w:rStyle w:val="Hipervnculo"/>
            <w:noProof/>
          </w:rPr>
          <w:t>TABLA 28.-</w:t>
        </w:r>
        <w:r w:rsidR="00DF73ED">
          <w:rPr>
            <w:rFonts w:eastAsiaTheme="minorEastAsia" w:cstheme="minorBidi"/>
            <w:b w:val="0"/>
            <w:bCs w:val="0"/>
            <w:caps w:val="0"/>
            <w:noProof/>
            <w:sz w:val="24"/>
            <w:szCs w:val="24"/>
            <w:lang w:eastAsia="es-ES"/>
          </w:rPr>
          <w:tab/>
        </w:r>
        <w:r w:rsidR="00DF73ED" w:rsidRPr="0037742D">
          <w:rPr>
            <w:rStyle w:val="Hipervnculo"/>
            <w:noProof/>
          </w:rPr>
          <w:t>Tabla EDT de precedencias.</w:t>
        </w:r>
        <w:r w:rsidR="00DF73ED">
          <w:rPr>
            <w:noProof/>
            <w:webHidden/>
          </w:rPr>
          <w:tab/>
        </w:r>
        <w:r w:rsidR="00DF73ED">
          <w:rPr>
            <w:noProof/>
            <w:webHidden/>
          </w:rPr>
          <w:fldChar w:fldCharType="begin"/>
        </w:r>
        <w:r w:rsidR="00DF73ED">
          <w:rPr>
            <w:noProof/>
            <w:webHidden/>
          </w:rPr>
          <w:instrText xml:space="preserve"> PAGEREF _Toc165126423 \h </w:instrText>
        </w:r>
        <w:r w:rsidR="00DF73ED">
          <w:rPr>
            <w:noProof/>
            <w:webHidden/>
          </w:rPr>
        </w:r>
        <w:r w:rsidR="00DF73ED">
          <w:rPr>
            <w:noProof/>
            <w:webHidden/>
          </w:rPr>
          <w:fldChar w:fldCharType="separate"/>
        </w:r>
        <w:r w:rsidR="00AB32F0">
          <w:rPr>
            <w:noProof/>
            <w:webHidden/>
          </w:rPr>
          <w:t>80</w:t>
        </w:r>
        <w:r w:rsidR="00DF73ED">
          <w:rPr>
            <w:noProof/>
            <w:webHidden/>
          </w:rPr>
          <w:fldChar w:fldCharType="end"/>
        </w:r>
      </w:hyperlink>
    </w:p>
    <w:p w14:paraId="0E133EB1" w14:textId="403DBBCF" w:rsidR="00DF73ED" w:rsidRDefault="00DA24DE">
      <w:pPr>
        <w:pStyle w:val="TDC1"/>
        <w:tabs>
          <w:tab w:val="left" w:pos="1320"/>
          <w:tab w:val="right" w:leader="dot" w:pos="8494"/>
        </w:tabs>
        <w:rPr>
          <w:rFonts w:eastAsiaTheme="minorEastAsia" w:cstheme="minorBidi"/>
          <w:b w:val="0"/>
          <w:bCs w:val="0"/>
          <w:caps w:val="0"/>
          <w:noProof/>
          <w:sz w:val="24"/>
          <w:szCs w:val="24"/>
          <w:lang w:eastAsia="es-ES"/>
        </w:rPr>
      </w:pPr>
      <w:hyperlink w:anchor="_Toc165126424" w:history="1">
        <w:r w:rsidR="00DF73ED" w:rsidRPr="0037742D">
          <w:rPr>
            <w:rStyle w:val="Hipervnculo"/>
            <w:noProof/>
          </w:rPr>
          <w:t>TABLA 29.-</w:t>
        </w:r>
        <w:r w:rsidR="00DF73ED">
          <w:rPr>
            <w:rFonts w:eastAsiaTheme="minorEastAsia" w:cstheme="minorBidi"/>
            <w:b w:val="0"/>
            <w:bCs w:val="0"/>
            <w:caps w:val="0"/>
            <w:noProof/>
            <w:sz w:val="24"/>
            <w:szCs w:val="24"/>
            <w:lang w:eastAsia="es-ES"/>
          </w:rPr>
          <w:tab/>
        </w:r>
        <w:r w:rsidR="00DF73ED" w:rsidRPr="0037742D">
          <w:rPr>
            <w:rStyle w:val="Hipervnculo"/>
            <w:noProof/>
          </w:rPr>
          <w:t>Resumen del presupuesto</w:t>
        </w:r>
        <w:r w:rsidR="00DF73ED">
          <w:rPr>
            <w:noProof/>
            <w:webHidden/>
          </w:rPr>
          <w:tab/>
        </w:r>
        <w:r w:rsidR="00DF73ED">
          <w:rPr>
            <w:noProof/>
            <w:webHidden/>
          </w:rPr>
          <w:fldChar w:fldCharType="begin"/>
        </w:r>
        <w:r w:rsidR="00DF73ED">
          <w:rPr>
            <w:noProof/>
            <w:webHidden/>
          </w:rPr>
          <w:instrText xml:space="preserve"> PAGEREF _Toc165126424 \h </w:instrText>
        </w:r>
        <w:r w:rsidR="00DF73ED">
          <w:rPr>
            <w:noProof/>
            <w:webHidden/>
          </w:rPr>
        </w:r>
        <w:r w:rsidR="00DF73ED">
          <w:rPr>
            <w:noProof/>
            <w:webHidden/>
          </w:rPr>
          <w:fldChar w:fldCharType="separate"/>
        </w:r>
        <w:r w:rsidR="00AB32F0">
          <w:rPr>
            <w:noProof/>
            <w:webHidden/>
          </w:rPr>
          <w:t>81</w:t>
        </w:r>
        <w:r w:rsidR="00DF73ED">
          <w:rPr>
            <w:noProof/>
            <w:webHidden/>
          </w:rPr>
          <w:fldChar w:fldCharType="end"/>
        </w:r>
      </w:hyperlink>
    </w:p>
    <w:p w14:paraId="1358C2C7" w14:textId="03CD7C42" w:rsidR="00DF73ED" w:rsidRDefault="00DA24DE">
      <w:pPr>
        <w:pStyle w:val="TDC1"/>
        <w:tabs>
          <w:tab w:val="left" w:pos="1320"/>
          <w:tab w:val="right" w:leader="dot" w:pos="8494"/>
        </w:tabs>
        <w:rPr>
          <w:rFonts w:eastAsiaTheme="minorEastAsia" w:cstheme="minorBidi"/>
          <w:b w:val="0"/>
          <w:bCs w:val="0"/>
          <w:caps w:val="0"/>
          <w:noProof/>
          <w:sz w:val="24"/>
          <w:szCs w:val="24"/>
          <w:lang w:eastAsia="es-ES"/>
        </w:rPr>
      </w:pPr>
      <w:hyperlink w:anchor="_Toc165126425" w:history="1">
        <w:r w:rsidR="00DF73ED" w:rsidRPr="0037742D">
          <w:rPr>
            <w:rStyle w:val="Hipervnculo"/>
            <w:noProof/>
          </w:rPr>
          <w:t>TABLA 30.-</w:t>
        </w:r>
        <w:r w:rsidR="00DF73ED">
          <w:rPr>
            <w:rFonts w:eastAsiaTheme="minorEastAsia" w:cstheme="minorBidi"/>
            <w:b w:val="0"/>
            <w:bCs w:val="0"/>
            <w:caps w:val="0"/>
            <w:noProof/>
            <w:sz w:val="24"/>
            <w:szCs w:val="24"/>
            <w:lang w:eastAsia="es-ES"/>
          </w:rPr>
          <w:tab/>
        </w:r>
        <w:r w:rsidR="00DF73ED" w:rsidRPr="0037742D">
          <w:rPr>
            <w:rStyle w:val="Hipervnculo"/>
            <w:noProof/>
          </w:rPr>
          <w:t>Componentes del sistema</w:t>
        </w:r>
        <w:r w:rsidR="00DF73ED">
          <w:rPr>
            <w:noProof/>
            <w:webHidden/>
          </w:rPr>
          <w:tab/>
        </w:r>
        <w:r w:rsidR="00DF73ED">
          <w:rPr>
            <w:noProof/>
            <w:webHidden/>
          </w:rPr>
          <w:fldChar w:fldCharType="begin"/>
        </w:r>
        <w:r w:rsidR="00DF73ED">
          <w:rPr>
            <w:noProof/>
            <w:webHidden/>
          </w:rPr>
          <w:instrText xml:space="preserve"> PAGEREF _Toc165126425 \h </w:instrText>
        </w:r>
        <w:r w:rsidR="00DF73ED">
          <w:rPr>
            <w:noProof/>
            <w:webHidden/>
          </w:rPr>
        </w:r>
        <w:r w:rsidR="00DF73ED">
          <w:rPr>
            <w:noProof/>
            <w:webHidden/>
          </w:rPr>
          <w:fldChar w:fldCharType="separate"/>
        </w:r>
        <w:r w:rsidR="00AB32F0">
          <w:rPr>
            <w:noProof/>
            <w:webHidden/>
          </w:rPr>
          <w:t>89</w:t>
        </w:r>
        <w:r w:rsidR="00DF73ED">
          <w:rPr>
            <w:noProof/>
            <w:webHidden/>
          </w:rPr>
          <w:fldChar w:fldCharType="end"/>
        </w:r>
      </w:hyperlink>
    </w:p>
    <w:p w14:paraId="4F3501CB" w14:textId="03DE50F4" w:rsidR="00DF73ED" w:rsidRDefault="00DA24DE">
      <w:pPr>
        <w:pStyle w:val="TDC1"/>
        <w:tabs>
          <w:tab w:val="left" w:pos="1320"/>
          <w:tab w:val="right" w:leader="dot" w:pos="8494"/>
        </w:tabs>
        <w:rPr>
          <w:rFonts w:eastAsiaTheme="minorEastAsia" w:cstheme="minorBidi"/>
          <w:b w:val="0"/>
          <w:bCs w:val="0"/>
          <w:caps w:val="0"/>
          <w:noProof/>
          <w:sz w:val="24"/>
          <w:szCs w:val="24"/>
          <w:lang w:eastAsia="es-ES"/>
        </w:rPr>
      </w:pPr>
      <w:hyperlink w:anchor="_Toc165126426" w:history="1">
        <w:r w:rsidR="00DF73ED" w:rsidRPr="0037742D">
          <w:rPr>
            <w:rStyle w:val="Hipervnculo"/>
            <w:noProof/>
          </w:rPr>
          <w:t>TABLA 31.-</w:t>
        </w:r>
        <w:r w:rsidR="00DF73ED">
          <w:rPr>
            <w:rFonts w:eastAsiaTheme="minorEastAsia" w:cstheme="minorBidi"/>
            <w:b w:val="0"/>
            <w:bCs w:val="0"/>
            <w:caps w:val="0"/>
            <w:noProof/>
            <w:sz w:val="24"/>
            <w:szCs w:val="24"/>
            <w:lang w:eastAsia="es-ES"/>
          </w:rPr>
          <w:tab/>
        </w:r>
        <w:r w:rsidR="00DF73ED" w:rsidRPr="0037742D">
          <w:rPr>
            <w:rStyle w:val="Hipervnculo"/>
            <w:noProof/>
          </w:rPr>
          <w:t>Escala de valores de los factores de ajuste</w:t>
        </w:r>
        <w:r w:rsidR="00DF73ED">
          <w:rPr>
            <w:noProof/>
            <w:webHidden/>
          </w:rPr>
          <w:tab/>
        </w:r>
        <w:r w:rsidR="00DF73ED">
          <w:rPr>
            <w:noProof/>
            <w:webHidden/>
          </w:rPr>
          <w:fldChar w:fldCharType="begin"/>
        </w:r>
        <w:r w:rsidR="00DF73ED">
          <w:rPr>
            <w:noProof/>
            <w:webHidden/>
          </w:rPr>
          <w:instrText xml:space="preserve"> PAGEREF _Toc165126426 \h </w:instrText>
        </w:r>
        <w:r w:rsidR="00DF73ED">
          <w:rPr>
            <w:noProof/>
            <w:webHidden/>
          </w:rPr>
        </w:r>
        <w:r w:rsidR="00DF73ED">
          <w:rPr>
            <w:noProof/>
            <w:webHidden/>
          </w:rPr>
          <w:fldChar w:fldCharType="separate"/>
        </w:r>
        <w:r w:rsidR="00AB32F0">
          <w:rPr>
            <w:noProof/>
            <w:webHidden/>
          </w:rPr>
          <w:t>91</w:t>
        </w:r>
        <w:r w:rsidR="00DF73ED">
          <w:rPr>
            <w:noProof/>
            <w:webHidden/>
          </w:rPr>
          <w:fldChar w:fldCharType="end"/>
        </w:r>
      </w:hyperlink>
    </w:p>
    <w:p w14:paraId="3F9296BF" w14:textId="23D7752A" w:rsidR="00DF73ED" w:rsidRDefault="00DA24DE">
      <w:pPr>
        <w:pStyle w:val="TDC1"/>
        <w:tabs>
          <w:tab w:val="left" w:pos="1320"/>
          <w:tab w:val="right" w:leader="dot" w:pos="8494"/>
        </w:tabs>
        <w:rPr>
          <w:rFonts w:eastAsiaTheme="minorEastAsia" w:cstheme="minorBidi"/>
          <w:b w:val="0"/>
          <w:bCs w:val="0"/>
          <w:caps w:val="0"/>
          <w:noProof/>
          <w:sz w:val="24"/>
          <w:szCs w:val="24"/>
          <w:lang w:eastAsia="es-ES"/>
        </w:rPr>
      </w:pPr>
      <w:hyperlink w:anchor="_Toc165126427" w:history="1">
        <w:r w:rsidR="00DF73ED" w:rsidRPr="0037742D">
          <w:rPr>
            <w:rStyle w:val="Hipervnculo"/>
            <w:noProof/>
          </w:rPr>
          <w:t>TABLA 32.-</w:t>
        </w:r>
        <w:r w:rsidR="00DF73ED">
          <w:rPr>
            <w:rFonts w:eastAsiaTheme="minorEastAsia" w:cstheme="minorBidi"/>
            <w:b w:val="0"/>
            <w:bCs w:val="0"/>
            <w:caps w:val="0"/>
            <w:noProof/>
            <w:sz w:val="24"/>
            <w:szCs w:val="24"/>
            <w:lang w:eastAsia="es-ES"/>
          </w:rPr>
          <w:tab/>
        </w:r>
        <w:r w:rsidR="00DF73ED" w:rsidRPr="0037742D">
          <w:rPr>
            <w:rStyle w:val="Hipervnculo"/>
            <w:noProof/>
          </w:rPr>
          <w:t>Integración con Sistemas centrales – Clasificación de las funciones</w:t>
        </w:r>
        <w:r w:rsidR="00DF73ED">
          <w:rPr>
            <w:noProof/>
            <w:webHidden/>
          </w:rPr>
          <w:tab/>
        </w:r>
        <w:r w:rsidR="00DF73ED">
          <w:rPr>
            <w:noProof/>
            <w:webHidden/>
          </w:rPr>
          <w:fldChar w:fldCharType="begin"/>
        </w:r>
        <w:r w:rsidR="00DF73ED">
          <w:rPr>
            <w:noProof/>
            <w:webHidden/>
          </w:rPr>
          <w:instrText xml:space="preserve"> PAGEREF _Toc165126427 \h </w:instrText>
        </w:r>
        <w:r w:rsidR="00DF73ED">
          <w:rPr>
            <w:noProof/>
            <w:webHidden/>
          </w:rPr>
        </w:r>
        <w:r w:rsidR="00DF73ED">
          <w:rPr>
            <w:noProof/>
            <w:webHidden/>
          </w:rPr>
          <w:fldChar w:fldCharType="separate"/>
        </w:r>
        <w:r w:rsidR="00AB32F0">
          <w:rPr>
            <w:noProof/>
            <w:webHidden/>
          </w:rPr>
          <w:t>93</w:t>
        </w:r>
        <w:r w:rsidR="00DF73ED">
          <w:rPr>
            <w:noProof/>
            <w:webHidden/>
          </w:rPr>
          <w:fldChar w:fldCharType="end"/>
        </w:r>
      </w:hyperlink>
    </w:p>
    <w:p w14:paraId="75ADFA98" w14:textId="43A57418" w:rsidR="00DF73ED" w:rsidRDefault="00DA24DE">
      <w:pPr>
        <w:pStyle w:val="TDC1"/>
        <w:tabs>
          <w:tab w:val="left" w:pos="1320"/>
          <w:tab w:val="right" w:leader="dot" w:pos="8494"/>
        </w:tabs>
        <w:rPr>
          <w:rFonts w:eastAsiaTheme="minorEastAsia" w:cstheme="minorBidi"/>
          <w:b w:val="0"/>
          <w:bCs w:val="0"/>
          <w:caps w:val="0"/>
          <w:noProof/>
          <w:sz w:val="24"/>
          <w:szCs w:val="24"/>
          <w:lang w:eastAsia="es-ES"/>
        </w:rPr>
      </w:pPr>
      <w:hyperlink w:anchor="_Toc165126428" w:history="1">
        <w:r w:rsidR="00DF73ED" w:rsidRPr="0037742D">
          <w:rPr>
            <w:rStyle w:val="Hipervnculo"/>
            <w:noProof/>
          </w:rPr>
          <w:t>TABLA 33.-</w:t>
        </w:r>
        <w:r w:rsidR="00DF73ED">
          <w:rPr>
            <w:rFonts w:eastAsiaTheme="minorEastAsia" w:cstheme="minorBidi"/>
            <w:b w:val="0"/>
            <w:bCs w:val="0"/>
            <w:caps w:val="0"/>
            <w:noProof/>
            <w:sz w:val="24"/>
            <w:szCs w:val="24"/>
            <w:lang w:eastAsia="es-ES"/>
          </w:rPr>
          <w:tab/>
        </w:r>
        <w:r w:rsidR="00DF73ED" w:rsidRPr="0037742D">
          <w:rPr>
            <w:rStyle w:val="Hipervnculo"/>
            <w:noProof/>
          </w:rPr>
          <w:t>Integración con Sistemas centrales – Cálculo de los puntos función no ajustados</w:t>
        </w:r>
        <w:r w:rsidR="00DF73ED">
          <w:rPr>
            <w:noProof/>
            <w:webHidden/>
          </w:rPr>
          <w:tab/>
        </w:r>
        <w:r w:rsidR="00DF73ED">
          <w:rPr>
            <w:noProof/>
            <w:webHidden/>
          </w:rPr>
          <w:fldChar w:fldCharType="begin"/>
        </w:r>
        <w:r w:rsidR="00DF73ED">
          <w:rPr>
            <w:noProof/>
            <w:webHidden/>
          </w:rPr>
          <w:instrText xml:space="preserve"> PAGEREF _Toc165126428 \h </w:instrText>
        </w:r>
        <w:r w:rsidR="00DF73ED">
          <w:rPr>
            <w:noProof/>
            <w:webHidden/>
          </w:rPr>
        </w:r>
        <w:r w:rsidR="00DF73ED">
          <w:rPr>
            <w:noProof/>
            <w:webHidden/>
          </w:rPr>
          <w:fldChar w:fldCharType="separate"/>
        </w:r>
        <w:r w:rsidR="00AB32F0">
          <w:rPr>
            <w:noProof/>
            <w:webHidden/>
          </w:rPr>
          <w:t>93</w:t>
        </w:r>
        <w:r w:rsidR="00DF73ED">
          <w:rPr>
            <w:noProof/>
            <w:webHidden/>
          </w:rPr>
          <w:fldChar w:fldCharType="end"/>
        </w:r>
      </w:hyperlink>
    </w:p>
    <w:p w14:paraId="2E7397ED" w14:textId="2DDEFCCA" w:rsidR="00DF73ED" w:rsidRDefault="00DA24DE">
      <w:pPr>
        <w:pStyle w:val="TDC1"/>
        <w:tabs>
          <w:tab w:val="left" w:pos="1320"/>
          <w:tab w:val="right" w:leader="dot" w:pos="8494"/>
        </w:tabs>
        <w:rPr>
          <w:rFonts w:eastAsiaTheme="minorEastAsia" w:cstheme="minorBidi"/>
          <w:b w:val="0"/>
          <w:bCs w:val="0"/>
          <w:caps w:val="0"/>
          <w:noProof/>
          <w:sz w:val="24"/>
          <w:szCs w:val="24"/>
          <w:lang w:eastAsia="es-ES"/>
        </w:rPr>
      </w:pPr>
      <w:hyperlink w:anchor="_Toc165126429" w:history="1">
        <w:r w:rsidR="00DF73ED" w:rsidRPr="0037742D">
          <w:rPr>
            <w:rStyle w:val="Hipervnculo"/>
            <w:noProof/>
          </w:rPr>
          <w:t>TABLA 34.-</w:t>
        </w:r>
        <w:r w:rsidR="00DF73ED">
          <w:rPr>
            <w:rFonts w:eastAsiaTheme="minorEastAsia" w:cstheme="minorBidi"/>
            <w:b w:val="0"/>
            <w:bCs w:val="0"/>
            <w:caps w:val="0"/>
            <w:noProof/>
            <w:sz w:val="24"/>
            <w:szCs w:val="24"/>
            <w:lang w:eastAsia="es-ES"/>
          </w:rPr>
          <w:tab/>
        </w:r>
        <w:r w:rsidR="00DF73ED" w:rsidRPr="0037742D">
          <w:rPr>
            <w:rStyle w:val="Hipervnculo"/>
            <w:noProof/>
          </w:rPr>
          <w:t>Integración con Sistemas centrales – Cálculo del factor de ajuste</w:t>
        </w:r>
        <w:r w:rsidR="00DF73ED">
          <w:rPr>
            <w:noProof/>
            <w:webHidden/>
          </w:rPr>
          <w:tab/>
        </w:r>
        <w:r w:rsidR="00DF73ED">
          <w:rPr>
            <w:noProof/>
            <w:webHidden/>
          </w:rPr>
          <w:fldChar w:fldCharType="begin"/>
        </w:r>
        <w:r w:rsidR="00DF73ED">
          <w:rPr>
            <w:noProof/>
            <w:webHidden/>
          </w:rPr>
          <w:instrText xml:space="preserve"> PAGEREF _Toc165126429 \h </w:instrText>
        </w:r>
        <w:r w:rsidR="00DF73ED">
          <w:rPr>
            <w:noProof/>
            <w:webHidden/>
          </w:rPr>
        </w:r>
        <w:r w:rsidR="00DF73ED">
          <w:rPr>
            <w:noProof/>
            <w:webHidden/>
          </w:rPr>
          <w:fldChar w:fldCharType="separate"/>
        </w:r>
        <w:r w:rsidR="00AB32F0">
          <w:rPr>
            <w:noProof/>
            <w:webHidden/>
          </w:rPr>
          <w:t>94</w:t>
        </w:r>
        <w:r w:rsidR="00DF73ED">
          <w:rPr>
            <w:noProof/>
            <w:webHidden/>
          </w:rPr>
          <w:fldChar w:fldCharType="end"/>
        </w:r>
      </w:hyperlink>
    </w:p>
    <w:p w14:paraId="23981892" w14:textId="07C46388" w:rsidR="00DF73ED" w:rsidRDefault="00DA24DE">
      <w:pPr>
        <w:pStyle w:val="TDC1"/>
        <w:tabs>
          <w:tab w:val="left" w:pos="1320"/>
          <w:tab w:val="right" w:leader="dot" w:pos="8494"/>
        </w:tabs>
        <w:rPr>
          <w:rFonts w:eastAsiaTheme="minorEastAsia" w:cstheme="minorBidi"/>
          <w:b w:val="0"/>
          <w:bCs w:val="0"/>
          <w:caps w:val="0"/>
          <w:noProof/>
          <w:sz w:val="24"/>
          <w:szCs w:val="24"/>
          <w:lang w:eastAsia="es-ES"/>
        </w:rPr>
      </w:pPr>
      <w:hyperlink w:anchor="_Toc165126430" w:history="1">
        <w:r w:rsidR="00DF73ED" w:rsidRPr="0037742D">
          <w:rPr>
            <w:rStyle w:val="Hipervnculo"/>
            <w:noProof/>
          </w:rPr>
          <w:t>TABLA 35.-</w:t>
        </w:r>
        <w:r w:rsidR="00DF73ED">
          <w:rPr>
            <w:rFonts w:eastAsiaTheme="minorEastAsia" w:cstheme="minorBidi"/>
            <w:b w:val="0"/>
            <w:bCs w:val="0"/>
            <w:caps w:val="0"/>
            <w:noProof/>
            <w:sz w:val="24"/>
            <w:szCs w:val="24"/>
            <w:lang w:eastAsia="es-ES"/>
          </w:rPr>
          <w:tab/>
        </w:r>
        <w:r w:rsidR="00DF73ED" w:rsidRPr="0037742D">
          <w:rPr>
            <w:rStyle w:val="Hipervnculo"/>
            <w:noProof/>
          </w:rPr>
          <w:t>Integración con Sistemas centrales – Cálculo de los puntos función</w:t>
        </w:r>
        <w:r w:rsidR="00DF73ED">
          <w:rPr>
            <w:noProof/>
            <w:webHidden/>
          </w:rPr>
          <w:tab/>
        </w:r>
        <w:r w:rsidR="00DF73ED">
          <w:rPr>
            <w:noProof/>
            <w:webHidden/>
          </w:rPr>
          <w:fldChar w:fldCharType="begin"/>
        </w:r>
        <w:r w:rsidR="00DF73ED">
          <w:rPr>
            <w:noProof/>
            <w:webHidden/>
          </w:rPr>
          <w:instrText xml:space="preserve"> PAGEREF _Toc165126430 \h </w:instrText>
        </w:r>
        <w:r w:rsidR="00DF73ED">
          <w:rPr>
            <w:noProof/>
            <w:webHidden/>
          </w:rPr>
        </w:r>
        <w:r w:rsidR="00DF73ED">
          <w:rPr>
            <w:noProof/>
            <w:webHidden/>
          </w:rPr>
          <w:fldChar w:fldCharType="separate"/>
        </w:r>
        <w:r w:rsidR="00AB32F0">
          <w:rPr>
            <w:noProof/>
            <w:webHidden/>
          </w:rPr>
          <w:t>94</w:t>
        </w:r>
        <w:r w:rsidR="00DF73ED">
          <w:rPr>
            <w:noProof/>
            <w:webHidden/>
          </w:rPr>
          <w:fldChar w:fldCharType="end"/>
        </w:r>
      </w:hyperlink>
    </w:p>
    <w:p w14:paraId="1CF358BB" w14:textId="510C5EF0" w:rsidR="00DF73ED" w:rsidRDefault="00DA24DE">
      <w:pPr>
        <w:pStyle w:val="TDC1"/>
        <w:tabs>
          <w:tab w:val="left" w:pos="1320"/>
          <w:tab w:val="right" w:leader="dot" w:pos="8494"/>
        </w:tabs>
        <w:rPr>
          <w:rFonts w:eastAsiaTheme="minorEastAsia" w:cstheme="minorBidi"/>
          <w:b w:val="0"/>
          <w:bCs w:val="0"/>
          <w:caps w:val="0"/>
          <w:noProof/>
          <w:sz w:val="24"/>
          <w:szCs w:val="24"/>
          <w:lang w:eastAsia="es-ES"/>
        </w:rPr>
      </w:pPr>
      <w:hyperlink w:anchor="_Toc165126431" w:history="1">
        <w:r w:rsidR="00DF73ED" w:rsidRPr="0037742D">
          <w:rPr>
            <w:rStyle w:val="Hipervnculo"/>
            <w:noProof/>
          </w:rPr>
          <w:t>TABLA 36.-</w:t>
        </w:r>
        <w:r w:rsidR="00DF73ED">
          <w:rPr>
            <w:rFonts w:eastAsiaTheme="minorEastAsia" w:cstheme="minorBidi"/>
            <w:b w:val="0"/>
            <w:bCs w:val="0"/>
            <w:caps w:val="0"/>
            <w:noProof/>
            <w:sz w:val="24"/>
            <w:szCs w:val="24"/>
            <w:lang w:eastAsia="es-ES"/>
          </w:rPr>
          <w:tab/>
        </w:r>
        <w:r w:rsidR="00DF73ED" w:rsidRPr="0037742D">
          <w:rPr>
            <w:rStyle w:val="Hipervnculo"/>
            <w:noProof/>
          </w:rPr>
          <w:t>Sistema de mensajería – Clasificación de las funciones</w:t>
        </w:r>
        <w:r w:rsidR="00DF73ED">
          <w:rPr>
            <w:noProof/>
            <w:webHidden/>
          </w:rPr>
          <w:tab/>
        </w:r>
        <w:r w:rsidR="00DF73ED">
          <w:rPr>
            <w:noProof/>
            <w:webHidden/>
          </w:rPr>
          <w:fldChar w:fldCharType="begin"/>
        </w:r>
        <w:r w:rsidR="00DF73ED">
          <w:rPr>
            <w:noProof/>
            <w:webHidden/>
          </w:rPr>
          <w:instrText xml:space="preserve"> PAGEREF _Toc165126431 \h </w:instrText>
        </w:r>
        <w:r w:rsidR="00DF73ED">
          <w:rPr>
            <w:noProof/>
            <w:webHidden/>
          </w:rPr>
        </w:r>
        <w:r w:rsidR="00DF73ED">
          <w:rPr>
            <w:noProof/>
            <w:webHidden/>
          </w:rPr>
          <w:fldChar w:fldCharType="separate"/>
        </w:r>
        <w:r w:rsidR="00AB32F0">
          <w:rPr>
            <w:noProof/>
            <w:webHidden/>
          </w:rPr>
          <w:t>96</w:t>
        </w:r>
        <w:r w:rsidR="00DF73ED">
          <w:rPr>
            <w:noProof/>
            <w:webHidden/>
          </w:rPr>
          <w:fldChar w:fldCharType="end"/>
        </w:r>
      </w:hyperlink>
    </w:p>
    <w:p w14:paraId="3E9FC08C" w14:textId="234FDDAC" w:rsidR="00DF73ED" w:rsidRDefault="00DA24DE">
      <w:pPr>
        <w:pStyle w:val="TDC1"/>
        <w:tabs>
          <w:tab w:val="left" w:pos="1320"/>
          <w:tab w:val="right" w:leader="dot" w:pos="8494"/>
        </w:tabs>
        <w:rPr>
          <w:rFonts w:eastAsiaTheme="minorEastAsia" w:cstheme="minorBidi"/>
          <w:b w:val="0"/>
          <w:bCs w:val="0"/>
          <w:caps w:val="0"/>
          <w:noProof/>
          <w:sz w:val="24"/>
          <w:szCs w:val="24"/>
          <w:lang w:eastAsia="es-ES"/>
        </w:rPr>
      </w:pPr>
      <w:hyperlink w:anchor="_Toc165126432" w:history="1">
        <w:r w:rsidR="00DF73ED" w:rsidRPr="0037742D">
          <w:rPr>
            <w:rStyle w:val="Hipervnculo"/>
            <w:noProof/>
          </w:rPr>
          <w:t>TABLA 37.-</w:t>
        </w:r>
        <w:r w:rsidR="00DF73ED">
          <w:rPr>
            <w:rFonts w:eastAsiaTheme="minorEastAsia" w:cstheme="minorBidi"/>
            <w:b w:val="0"/>
            <w:bCs w:val="0"/>
            <w:caps w:val="0"/>
            <w:noProof/>
            <w:sz w:val="24"/>
            <w:szCs w:val="24"/>
            <w:lang w:eastAsia="es-ES"/>
          </w:rPr>
          <w:tab/>
        </w:r>
        <w:r w:rsidR="00DF73ED" w:rsidRPr="0037742D">
          <w:rPr>
            <w:rStyle w:val="Hipervnculo"/>
            <w:noProof/>
          </w:rPr>
          <w:t>Sistema de mensajería – Cálculo de los puntos de función no ajustados</w:t>
        </w:r>
        <w:r w:rsidR="00DF73ED">
          <w:rPr>
            <w:noProof/>
            <w:webHidden/>
          </w:rPr>
          <w:tab/>
        </w:r>
        <w:r w:rsidR="00DF73ED">
          <w:rPr>
            <w:noProof/>
            <w:webHidden/>
          </w:rPr>
          <w:fldChar w:fldCharType="begin"/>
        </w:r>
        <w:r w:rsidR="00DF73ED">
          <w:rPr>
            <w:noProof/>
            <w:webHidden/>
          </w:rPr>
          <w:instrText xml:space="preserve"> PAGEREF _Toc165126432 \h </w:instrText>
        </w:r>
        <w:r w:rsidR="00DF73ED">
          <w:rPr>
            <w:noProof/>
            <w:webHidden/>
          </w:rPr>
        </w:r>
        <w:r w:rsidR="00DF73ED">
          <w:rPr>
            <w:noProof/>
            <w:webHidden/>
          </w:rPr>
          <w:fldChar w:fldCharType="separate"/>
        </w:r>
        <w:r w:rsidR="00AB32F0">
          <w:rPr>
            <w:noProof/>
            <w:webHidden/>
          </w:rPr>
          <w:t>96</w:t>
        </w:r>
        <w:r w:rsidR="00DF73ED">
          <w:rPr>
            <w:noProof/>
            <w:webHidden/>
          </w:rPr>
          <w:fldChar w:fldCharType="end"/>
        </w:r>
      </w:hyperlink>
    </w:p>
    <w:p w14:paraId="11AA80B2" w14:textId="419D41ED" w:rsidR="00DF73ED" w:rsidRDefault="00DA24DE">
      <w:pPr>
        <w:pStyle w:val="TDC1"/>
        <w:tabs>
          <w:tab w:val="left" w:pos="1320"/>
          <w:tab w:val="right" w:leader="dot" w:pos="8494"/>
        </w:tabs>
        <w:rPr>
          <w:rFonts w:eastAsiaTheme="minorEastAsia" w:cstheme="minorBidi"/>
          <w:b w:val="0"/>
          <w:bCs w:val="0"/>
          <w:caps w:val="0"/>
          <w:noProof/>
          <w:sz w:val="24"/>
          <w:szCs w:val="24"/>
          <w:lang w:eastAsia="es-ES"/>
        </w:rPr>
      </w:pPr>
      <w:hyperlink w:anchor="_Toc165126433" w:history="1">
        <w:r w:rsidR="00DF73ED" w:rsidRPr="0037742D">
          <w:rPr>
            <w:rStyle w:val="Hipervnculo"/>
            <w:noProof/>
          </w:rPr>
          <w:t>TABLA 38.-</w:t>
        </w:r>
        <w:r w:rsidR="00DF73ED">
          <w:rPr>
            <w:rFonts w:eastAsiaTheme="minorEastAsia" w:cstheme="minorBidi"/>
            <w:b w:val="0"/>
            <w:bCs w:val="0"/>
            <w:caps w:val="0"/>
            <w:noProof/>
            <w:sz w:val="24"/>
            <w:szCs w:val="24"/>
            <w:lang w:eastAsia="es-ES"/>
          </w:rPr>
          <w:tab/>
        </w:r>
        <w:r w:rsidR="00DF73ED" w:rsidRPr="0037742D">
          <w:rPr>
            <w:rStyle w:val="Hipervnculo"/>
            <w:noProof/>
          </w:rPr>
          <w:t>Sistema de mensajería – Cálculo del factor de ajuste</w:t>
        </w:r>
        <w:r w:rsidR="00DF73ED">
          <w:rPr>
            <w:noProof/>
            <w:webHidden/>
          </w:rPr>
          <w:tab/>
        </w:r>
        <w:r w:rsidR="00DF73ED">
          <w:rPr>
            <w:noProof/>
            <w:webHidden/>
          </w:rPr>
          <w:fldChar w:fldCharType="begin"/>
        </w:r>
        <w:r w:rsidR="00DF73ED">
          <w:rPr>
            <w:noProof/>
            <w:webHidden/>
          </w:rPr>
          <w:instrText xml:space="preserve"> PAGEREF _Toc165126433 \h </w:instrText>
        </w:r>
        <w:r w:rsidR="00DF73ED">
          <w:rPr>
            <w:noProof/>
            <w:webHidden/>
          </w:rPr>
        </w:r>
        <w:r w:rsidR="00DF73ED">
          <w:rPr>
            <w:noProof/>
            <w:webHidden/>
          </w:rPr>
          <w:fldChar w:fldCharType="separate"/>
        </w:r>
        <w:r w:rsidR="00AB32F0">
          <w:rPr>
            <w:noProof/>
            <w:webHidden/>
          </w:rPr>
          <w:t>96</w:t>
        </w:r>
        <w:r w:rsidR="00DF73ED">
          <w:rPr>
            <w:noProof/>
            <w:webHidden/>
          </w:rPr>
          <w:fldChar w:fldCharType="end"/>
        </w:r>
      </w:hyperlink>
    </w:p>
    <w:p w14:paraId="5517EB3A" w14:textId="467B758F" w:rsidR="00DF73ED" w:rsidRDefault="00DA24DE">
      <w:pPr>
        <w:pStyle w:val="TDC1"/>
        <w:tabs>
          <w:tab w:val="left" w:pos="1320"/>
          <w:tab w:val="right" w:leader="dot" w:pos="8494"/>
        </w:tabs>
        <w:rPr>
          <w:rFonts w:eastAsiaTheme="minorEastAsia" w:cstheme="minorBidi"/>
          <w:b w:val="0"/>
          <w:bCs w:val="0"/>
          <w:caps w:val="0"/>
          <w:noProof/>
          <w:sz w:val="24"/>
          <w:szCs w:val="24"/>
          <w:lang w:eastAsia="es-ES"/>
        </w:rPr>
      </w:pPr>
      <w:hyperlink w:anchor="_Toc165126434" w:history="1">
        <w:r w:rsidR="00DF73ED" w:rsidRPr="0037742D">
          <w:rPr>
            <w:rStyle w:val="Hipervnculo"/>
            <w:noProof/>
          </w:rPr>
          <w:t>TABLA 39.-</w:t>
        </w:r>
        <w:r w:rsidR="00DF73ED">
          <w:rPr>
            <w:rFonts w:eastAsiaTheme="minorEastAsia" w:cstheme="minorBidi"/>
            <w:b w:val="0"/>
            <w:bCs w:val="0"/>
            <w:caps w:val="0"/>
            <w:noProof/>
            <w:sz w:val="24"/>
            <w:szCs w:val="24"/>
            <w:lang w:eastAsia="es-ES"/>
          </w:rPr>
          <w:tab/>
        </w:r>
        <w:r w:rsidR="00DF73ED" w:rsidRPr="0037742D">
          <w:rPr>
            <w:rStyle w:val="Hipervnculo"/>
            <w:noProof/>
          </w:rPr>
          <w:t>Sistema de mensajería – Cálculo de los puntos función</w:t>
        </w:r>
        <w:r w:rsidR="00DF73ED">
          <w:rPr>
            <w:noProof/>
            <w:webHidden/>
          </w:rPr>
          <w:tab/>
        </w:r>
        <w:r w:rsidR="00DF73ED">
          <w:rPr>
            <w:noProof/>
            <w:webHidden/>
          </w:rPr>
          <w:fldChar w:fldCharType="begin"/>
        </w:r>
        <w:r w:rsidR="00DF73ED">
          <w:rPr>
            <w:noProof/>
            <w:webHidden/>
          </w:rPr>
          <w:instrText xml:space="preserve"> PAGEREF _Toc165126434 \h </w:instrText>
        </w:r>
        <w:r w:rsidR="00DF73ED">
          <w:rPr>
            <w:noProof/>
            <w:webHidden/>
          </w:rPr>
        </w:r>
        <w:r w:rsidR="00DF73ED">
          <w:rPr>
            <w:noProof/>
            <w:webHidden/>
          </w:rPr>
          <w:fldChar w:fldCharType="separate"/>
        </w:r>
        <w:r w:rsidR="00AB32F0">
          <w:rPr>
            <w:noProof/>
            <w:webHidden/>
          </w:rPr>
          <w:t>97</w:t>
        </w:r>
        <w:r w:rsidR="00DF73ED">
          <w:rPr>
            <w:noProof/>
            <w:webHidden/>
          </w:rPr>
          <w:fldChar w:fldCharType="end"/>
        </w:r>
      </w:hyperlink>
    </w:p>
    <w:p w14:paraId="11A8039D" w14:textId="52147A9A" w:rsidR="00DF73ED" w:rsidRDefault="00DA24DE">
      <w:pPr>
        <w:pStyle w:val="TDC1"/>
        <w:tabs>
          <w:tab w:val="left" w:pos="1320"/>
          <w:tab w:val="right" w:leader="dot" w:pos="8494"/>
        </w:tabs>
        <w:rPr>
          <w:rFonts w:eastAsiaTheme="minorEastAsia" w:cstheme="minorBidi"/>
          <w:b w:val="0"/>
          <w:bCs w:val="0"/>
          <w:caps w:val="0"/>
          <w:noProof/>
          <w:sz w:val="24"/>
          <w:szCs w:val="24"/>
          <w:lang w:eastAsia="es-ES"/>
        </w:rPr>
      </w:pPr>
      <w:hyperlink w:anchor="_Toc165126435" w:history="1">
        <w:r w:rsidR="00DF73ED" w:rsidRPr="0037742D">
          <w:rPr>
            <w:rStyle w:val="Hipervnculo"/>
            <w:noProof/>
          </w:rPr>
          <w:t>TABLA 40.-</w:t>
        </w:r>
        <w:r w:rsidR="00DF73ED">
          <w:rPr>
            <w:rFonts w:eastAsiaTheme="minorEastAsia" w:cstheme="minorBidi"/>
            <w:b w:val="0"/>
            <w:bCs w:val="0"/>
            <w:caps w:val="0"/>
            <w:noProof/>
            <w:sz w:val="24"/>
            <w:szCs w:val="24"/>
            <w:lang w:eastAsia="es-ES"/>
          </w:rPr>
          <w:tab/>
        </w:r>
        <w:r w:rsidR="00DF73ED" w:rsidRPr="0037742D">
          <w:rPr>
            <w:rStyle w:val="Hipervnculo"/>
            <w:noProof/>
          </w:rPr>
          <w:t>Gestión de usuarios – Clasificación de las funciones</w:t>
        </w:r>
        <w:r w:rsidR="00DF73ED">
          <w:rPr>
            <w:noProof/>
            <w:webHidden/>
          </w:rPr>
          <w:tab/>
        </w:r>
        <w:r w:rsidR="00DF73ED">
          <w:rPr>
            <w:noProof/>
            <w:webHidden/>
          </w:rPr>
          <w:fldChar w:fldCharType="begin"/>
        </w:r>
        <w:r w:rsidR="00DF73ED">
          <w:rPr>
            <w:noProof/>
            <w:webHidden/>
          </w:rPr>
          <w:instrText xml:space="preserve"> PAGEREF _Toc165126435 \h </w:instrText>
        </w:r>
        <w:r w:rsidR="00DF73ED">
          <w:rPr>
            <w:noProof/>
            <w:webHidden/>
          </w:rPr>
        </w:r>
        <w:r w:rsidR="00DF73ED">
          <w:rPr>
            <w:noProof/>
            <w:webHidden/>
          </w:rPr>
          <w:fldChar w:fldCharType="separate"/>
        </w:r>
        <w:r w:rsidR="00AB32F0">
          <w:rPr>
            <w:noProof/>
            <w:webHidden/>
          </w:rPr>
          <w:t>98</w:t>
        </w:r>
        <w:r w:rsidR="00DF73ED">
          <w:rPr>
            <w:noProof/>
            <w:webHidden/>
          </w:rPr>
          <w:fldChar w:fldCharType="end"/>
        </w:r>
      </w:hyperlink>
    </w:p>
    <w:p w14:paraId="759F54F4" w14:textId="61CB3C5B" w:rsidR="00DF73ED" w:rsidRDefault="00DA24DE">
      <w:pPr>
        <w:pStyle w:val="TDC1"/>
        <w:tabs>
          <w:tab w:val="left" w:pos="1320"/>
          <w:tab w:val="right" w:leader="dot" w:pos="8494"/>
        </w:tabs>
        <w:rPr>
          <w:rFonts w:eastAsiaTheme="minorEastAsia" w:cstheme="minorBidi"/>
          <w:b w:val="0"/>
          <w:bCs w:val="0"/>
          <w:caps w:val="0"/>
          <w:noProof/>
          <w:sz w:val="24"/>
          <w:szCs w:val="24"/>
          <w:lang w:eastAsia="es-ES"/>
        </w:rPr>
      </w:pPr>
      <w:hyperlink w:anchor="_Toc165126436" w:history="1">
        <w:r w:rsidR="00DF73ED" w:rsidRPr="0037742D">
          <w:rPr>
            <w:rStyle w:val="Hipervnculo"/>
            <w:noProof/>
          </w:rPr>
          <w:t>TABLA 41.-</w:t>
        </w:r>
        <w:r w:rsidR="00DF73ED">
          <w:rPr>
            <w:rFonts w:eastAsiaTheme="minorEastAsia" w:cstheme="minorBidi"/>
            <w:b w:val="0"/>
            <w:bCs w:val="0"/>
            <w:caps w:val="0"/>
            <w:noProof/>
            <w:sz w:val="24"/>
            <w:szCs w:val="24"/>
            <w:lang w:eastAsia="es-ES"/>
          </w:rPr>
          <w:tab/>
        </w:r>
        <w:r w:rsidR="00DF73ED" w:rsidRPr="0037742D">
          <w:rPr>
            <w:rStyle w:val="Hipervnculo"/>
            <w:noProof/>
          </w:rPr>
          <w:t>Gestión de usuarios – Cálculo de los puntos de función no ajustados</w:t>
        </w:r>
        <w:r w:rsidR="00DF73ED">
          <w:rPr>
            <w:noProof/>
            <w:webHidden/>
          </w:rPr>
          <w:tab/>
        </w:r>
        <w:r w:rsidR="00DF73ED">
          <w:rPr>
            <w:noProof/>
            <w:webHidden/>
          </w:rPr>
          <w:fldChar w:fldCharType="begin"/>
        </w:r>
        <w:r w:rsidR="00DF73ED">
          <w:rPr>
            <w:noProof/>
            <w:webHidden/>
          </w:rPr>
          <w:instrText xml:space="preserve"> PAGEREF _Toc165126436 \h </w:instrText>
        </w:r>
        <w:r w:rsidR="00DF73ED">
          <w:rPr>
            <w:noProof/>
            <w:webHidden/>
          </w:rPr>
        </w:r>
        <w:r w:rsidR="00DF73ED">
          <w:rPr>
            <w:noProof/>
            <w:webHidden/>
          </w:rPr>
          <w:fldChar w:fldCharType="separate"/>
        </w:r>
        <w:r w:rsidR="00AB32F0">
          <w:rPr>
            <w:noProof/>
            <w:webHidden/>
          </w:rPr>
          <w:t>99</w:t>
        </w:r>
        <w:r w:rsidR="00DF73ED">
          <w:rPr>
            <w:noProof/>
            <w:webHidden/>
          </w:rPr>
          <w:fldChar w:fldCharType="end"/>
        </w:r>
      </w:hyperlink>
    </w:p>
    <w:p w14:paraId="7C8B1A4F" w14:textId="7B2864CF" w:rsidR="00DF73ED" w:rsidRDefault="00DA24DE">
      <w:pPr>
        <w:pStyle w:val="TDC1"/>
        <w:tabs>
          <w:tab w:val="left" w:pos="1320"/>
          <w:tab w:val="right" w:leader="dot" w:pos="8494"/>
        </w:tabs>
        <w:rPr>
          <w:rFonts w:eastAsiaTheme="minorEastAsia" w:cstheme="minorBidi"/>
          <w:b w:val="0"/>
          <w:bCs w:val="0"/>
          <w:caps w:val="0"/>
          <w:noProof/>
          <w:sz w:val="24"/>
          <w:szCs w:val="24"/>
          <w:lang w:eastAsia="es-ES"/>
        </w:rPr>
      </w:pPr>
      <w:hyperlink w:anchor="_Toc165126437" w:history="1">
        <w:r w:rsidR="00DF73ED" w:rsidRPr="0037742D">
          <w:rPr>
            <w:rStyle w:val="Hipervnculo"/>
            <w:noProof/>
          </w:rPr>
          <w:t>TABLA 42.-</w:t>
        </w:r>
        <w:r w:rsidR="00DF73ED">
          <w:rPr>
            <w:rFonts w:eastAsiaTheme="minorEastAsia" w:cstheme="minorBidi"/>
            <w:b w:val="0"/>
            <w:bCs w:val="0"/>
            <w:caps w:val="0"/>
            <w:noProof/>
            <w:sz w:val="24"/>
            <w:szCs w:val="24"/>
            <w:lang w:eastAsia="es-ES"/>
          </w:rPr>
          <w:tab/>
        </w:r>
        <w:r w:rsidR="00DF73ED" w:rsidRPr="0037742D">
          <w:rPr>
            <w:rStyle w:val="Hipervnculo"/>
            <w:noProof/>
          </w:rPr>
          <w:t>Gestión de usuarios– Cálculo del factor de ajuste</w:t>
        </w:r>
        <w:r w:rsidR="00DF73ED">
          <w:rPr>
            <w:noProof/>
            <w:webHidden/>
          </w:rPr>
          <w:tab/>
        </w:r>
        <w:r w:rsidR="00DF73ED">
          <w:rPr>
            <w:noProof/>
            <w:webHidden/>
          </w:rPr>
          <w:fldChar w:fldCharType="begin"/>
        </w:r>
        <w:r w:rsidR="00DF73ED">
          <w:rPr>
            <w:noProof/>
            <w:webHidden/>
          </w:rPr>
          <w:instrText xml:space="preserve"> PAGEREF _Toc165126437 \h </w:instrText>
        </w:r>
        <w:r w:rsidR="00DF73ED">
          <w:rPr>
            <w:noProof/>
            <w:webHidden/>
          </w:rPr>
        </w:r>
        <w:r w:rsidR="00DF73ED">
          <w:rPr>
            <w:noProof/>
            <w:webHidden/>
          </w:rPr>
          <w:fldChar w:fldCharType="separate"/>
        </w:r>
        <w:r w:rsidR="00AB32F0">
          <w:rPr>
            <w:noProof/>
            <w:webHidden/>
          </w:rPr>
          <w:t>99</w:t>
        </w:r>
        <w:r w:rsidR="00DF73ED">
          <w:rPr>
            <w:noProof/>
            <w:webHidden/>
          </w:rPr>
          <w:fldChar w:fldCharType="end"/>
        </w:r>
      </w:hyperlink>
    </w:p>
    <w:p w14:paraId="7F7D4AB2" w14:textId="21856BA3" w:rsidR="00DF73ED" w:rsidRDefault="00DA24DE">
      <w:pPr>
        <w:pStyle w:val="TDC1"/>
        <w:tabs>
          <w:tab w:val="left" w:pos="1320"/>
          <w:tab w:val="right" w:leader="dot" w:pos="8494"/>
        </w:tabs>
        <w:rPr>
          <w:rFonts w:eastAsiaTheme="minorEastAsia" w:cstheme="minorBidi"/>
          <w:b w:val="0"/>
          <w:bCs w:val="0"/>
          <w:caps w:val="0"/>
          <w:noProof/>
          <w:sz w:val="24"/>
          <w:szCs w:val="24"/>
          <w:lang w:eastAsia="es-ES"/>
        </w:rPr>
      </w:pPr>
      <w:hyperlink w:anchor="_Toc165126438" w:history="1">
        <w:r w:rsidR="00DF73ED" w:rsidRPr="0037742D">
          <w:rPr>
            <w:rStyle w:val="Hipervnculo"/>
            <w:noProof/>
          </w:rPr>
          <w:t>TABLA 43.-</w:t>
        </w:r>
        <w:r w:rsidR="00DF73ED">
          <w:rPr>
            <w:rFonts w:eastAsiaTheme="minorEastAsia" w:cstheme="minorBidi"/>
            <w:b w:val="0"/>
            <w:bCs w:val="0"/>
            <w:caps w:val="0"/>
            <w:noProof/>
            <w:sz w:val="24"/>
            <w:szCs w:val="24"/>
            <w:lang w:eastAsia="es-ES"/>
          </w:rPr>
          <w:tab/>
        </w:r>
        <w:r w:rsidR="00DF73ED" w:rsidRPr="0037742D">
          <w:rPr>
            <w:rStyle w:val="Hipervnculo"/>
            <w:noProof/>
          </w:rPr>
          <w:t>Gestión de usuarios - Cálculo de los puntos función</w:t>
        </w:r>
        <w:r w:rsidR="00DF73ED">
          <w:rPr>
            <w:noProof/>
            <w:webHidden/>
          </w:rPr>
          <w:tab/>
        </w:r>
        <w:r w:rsidR="00DF73ED">
          <w:rPr>
            <w:noProof/>
            <w:webHidden/>
          </w:rPr>
          <w:fldChar w:fldCharType="begin"/>
        </w:r>
        <w:r w:rsidR="00DF73ED">
          <w:rPr>
            <w:noProof/>
            <w:webHidden/>
          </w:rPr>
          <w:instrText xml:space="preserve"> PAGEREF _Toc165126438 \h </w:instrText>
        </w:r>
        <w:r w:rsidR="00DF73ED">
          <w:rPr>
            <w:noProof/>
            <w:webHidden/>
          </w:rPr>
        </w:r>
        <w:r w:rsidR="00DF73ED">
          <w:rPr>
            <w:noProof/>
            <w:webHidden/>
          </w:rPr>
          <w:fldChar w:fldCharType="separate"/>
        </w:r>
        <w:r w:rsidR="00AB32F0">
          <w:rPr>
            <w:noProof/>
            <w:webHidden/>
          </w:rPr>
          <w:t>100</w:t>
        </w:r>
        <w:r w:rsidR="00DF73ED">
          <w:rPr>
            <w:noProof/>
            <w:webHidden/>
          </w:rPr>
          <w:fldChar w:fldCharType="end"/>
        </w:r>
      </w:hyperlink>
    </w:p>
    <w:p w14:paraId="04A79491" w14:textId="2126DAD8" w:rsidR="00DF73ED" w:rsidRDefault="00DA24DE">
      <w:pPr>
        <w:pStyle w:val="TDC1"/>
        <w:tabs>
          <w:tab w:val="left" w:pos="1320"/>
          <w:tab w:val="right" w:leader="dot" w:pos="8494"/>
        </w:tabs>
        <w:rPr>
          <w:rFonts w:eastAsiaTheme="minorEastAsia" w:cstheme="minorBidi"/>
          <w:b w:val="0"/>
          <w:bCs w:val="0"/>
          <w:caps w:val="0"/>
          <w:noProof/>
          <w:sz w:val="24"/>
          <w:szCs w:val="24"/>
          <w:lang w:eastAsia="es-ES"/>
        </w:rPr>
      </w:pPr>
      <w:hyperlink w:anchor="_Toc165126439" w:history="1">
        <w:r w:rsidR="00DF73ED" w:rsidRPr="0037742D">
          <w:rPr>
            <w:rStyle w:val="Hipervnculo"/>
            <w:noProof/>
          </w:rPr>
          <w:t>TABLA 44.-</w:t>
        </w:r>
        <w:r w:rsidR="00DF73ED">
          <w:rPr>
            <w:rFonts w:eastAsiaTheme="minorEastAsia" w:cstheme="minorBidi"/>
            <w:b w:val="0"/>
            <w:bCs w:val="0"/>
            <w:caps w:val="0"/>
            <w:noProof/>
            <w:sz w:val="24"/>
            <w:szCs w:val="24"/>
            <w:lang w:eastAsia="es-ES"/>
          </w:rPr>
          <w:tab/>
        </w:r>
        <w:r w:rsidR="00DF73ED" w:rsidRPr="0037742D">
          <w:rPr>
            <w:rStyle w:val="Hipervnculo"/>
            <w:noProof/>
          </w:rPr>
          <w:t>Sistema de geoposicionamiento – Clasificación de las funciones</w:t>
        </w:r>
        <w:r w:rsidR="00DF73ED">
          <w:rPr>
            <w:noProof/>
            <w:webHidden/>
          </w:rPr>
          <w:tab/>
        </w:r>
        <w:r w:rsidR="00DF73ED">
          <w:rPr>
            <w:noProof/>
            <w:webHidden/>
          </w:rPr>
          <w:fldChar w:fldCharType="begin"/>
        </w:r>
        <w:r w:rsidR="00DF73ED">
          <w:rPr>
            <w:noProof/>
            <w:webHidden/>
          </w:rPr>
          <w:instrText xml:space="preserve"> PAGEREF _Toc165126439 \h </w:instrText>
        </w:r>
        <w:r w:rsidR="00DF73ED">
          <w:rPr>
            <w:noProof/>
            <w:webHidden/>
          </w:rPr>
        </w:r>
        <w:r w:rsidR="00DF73ED">
          <w:rPr>
            <w:noProof/>
            <w:webHidden/>
          </w:rPr>
          <w:fldChar w:fldCharType="separate"/>
        </w:r>
        <w:r w:rsidR="00AB32F0">
          <w:rPr>
            <w:noProof/>
            <w:webHidden/>
          </w:rPr>
          <w:t>101</w:t>
        </w:r>
        <w:r w:rsidR="00DF73ED">
          <w:rPr>
            <w:noProof/>
            <w:webHidden/>
          </w:rPr>
          <w:fldChar w:fldCharType="end"/>
        </w:r>
      </w:hyperlink>
    </w:p>
    <w:p w14:paraId="2BFB2291" w14:textId="0C99D243" w:rsidR="00DF73ED" w:rsidRDefault="00DA24DE">
      <w:pPr>
        <w:pStyle w:val="TDC1"/>
        <w:tabs>
          <w:tab w:val="left" w:pos="1320"/>
          <w:tab w:val="right" w:leader="dot" w:pos="8494"/>
        </w:tabs>
        <w:rPr>
          <w:rFonts w:eastAsiaTheme="minorEastAsia" w:cstheme="minorBidi"/>
          <w:b w:val="0"/>
          <w:bCs w:val="0"/>
          <w:caps w:val="0"/>
          <w:noProof/>
          <w:sz w:val="24"/>
          <w:szCs w:val="24"/>
          <w:lang w:eastAsia="es-ES"/>
        </w:rPr>
      </w:pPr>
      <w:hyperlink w:anchor="_Toc165126440" w:history="1">
        <w:r w:rsidR="00DF73ED" w:rsidRPr="0037742D">
          <w:rPr>
            <w:rStyle w:val="Hipervnculo"/>
            <w:noProof/>
          </w:rPr>
          <w:t>TABLA 45.-</w:t>
        </w:r>
        <w:r w:rsidR="00DF73ED">
          <w:rPr>
            <w:rFonts w:eastAsiaTheme="minorEastAsia" w:cstheme="minorBidi"/>
            <w:b w:val="0"/>
            <w:bCs w:val="0"/>
            <w:caps w:val="0"/>
            <w:noProof/>
            <w:sz w:val="24"/>
            <w:szCs w:val="24"/>
            <w:lang w:eastAsia="es-ES"/>
          </w:rPr>
          <w:tab/>
        </w:r>
        <w:r w:rsidR="00DF73ED" w:rsidRPr="0037742D">
          <w:rPr>
            <w:rStyle w:val="Hipervnculo"/>
            <w:noProof/>
          </w:rPr>
          <w:t>Sistema de geoposicionamiento – Cálculo de los puntos de función no ajustados</w:t>
        </w:r>
        <w:r w:rsidR="00DF73ED">
          <w:rPr>
            <w:noProof/>
            <w:webHidden/>
          </w:rPr>
          <w:tab/>
        </w:r>
        <w:r w:rsidR="00DF73ED">
          <w:rPr>
            <w:noProof/>
            <w:webHidden/>
          </w:rPr>
          <w:fldChar w:fldCharType="begin"/>
        </w:r>
        <w:r w:rsidR="00DF73ED">
          <w:rPr>
            <w:noProof/>
            <w:webHidden/>
          </w:rPr>
          <w:instrText xml:space="preserve"> PAGEREF _Toc165126440 \h </w:instrText>
        </w:r>
        <w:r w:rsidR="00DF73ED">
          <w:rPr>
            <w:noProof/>
            <w:webHidden/>
          </w:rPr>
        </w:r>
        <w:r w:rsidR="00DF73ED">
          <w:rPr>
            <w:noProof/>
            <w:webHidden/>
          </w:rPr>
          <w:fldChar w:fldCharType="separate"/>
        </w:r>
        <w:r w:rsidR="00AB32F0">
          <w:rPr>
            <w:noProof/>
            <w:webHidden/>
          </w:rPr>
          <w:t>102</w:t>
        </w:r>
        <w:r w:rsidR="00DF73ED">
          <w:rPr>
            <w:noProof/>
            <w:webHidden/>
          </w:rPr>
          <w:fldChar w:fldCharType="end"/>
        </w:r>
      </w:hyperlink>
    </w:p>
    <w:p w14:paraId="5C69EEBD" w14:textId="7868EAC5" w:rsidR="00DF73ED" w:rsidRDefault="00DA24DE">
      <w:pPr>
        <w:pStyle w:val="TDC1"/>
        <w:tabs>
          <w:tab w:val="left" w:pos="1320"/>
          <w:tab w:val="right" w:leader="dot" w:pos="8494"/>
        </w:tabs>
        <w:rPr>
          <w:rFonts w:eastAsiaTheme="minorEastAsia" w:cstheme="minorBidi"/>
          <w:b w:val="0"/>
          <w:bCs w:val="0"/>
          <w:caps w:val="0"/>
          <w:noProof/>
          <w:sz w:val="24"/>
          <w:szCs w:val="24"/>
          <w:lang w:eastAsia="es-ES"/>
        </w:rPr>
      </w:pPr>
      <w:hyperlink w:anchor="_Toc165126441" w:history="1">
        <w:r w:rsidR="00DF73ED" w:rsidRPr="0037742D">
          <w:rPr>
            <w:rStyle w:val="Hipervnculo"/>
            <w:noProof/>
          </w:rPr>
          <w:t>TABLA 46.-</w:t>
        </w:r>
        <w:r w:rsidR="00DF73ED">
          <w:rPr>
            <w:rFonts w:eastAsiaTheme="minorEastAsia" w:cstheme="minorBidi"/>
            <w:b w:val="0"/>
            <w:bCs w:val="0"/>
            <w:caps w:val="0"/>
            <w:noProof/>
            <w:sz w:val="24"/>
            <w:szCs w:val="24"/>
            <w:lang w:eastAsia="es-ES"/>
          </w:rPr>
          <w:tab/>
        </w:r>
        <w:r w:rsidR="00DF73ED" w:rsidRPr="0037742D">
          <w:rPr>
            <w:rStyle w:val="Hipervnculo"/>
            <w:noProof/>
          </w:rPr>
          <w:t>Sistema de geoposicionamiento – Cálculo del factor de ajuste</w:t>
        </w:r>
        <w:r w:rsidR="00DF73ED">
          <w:rPr>
            <w:noProof/>
            <w:webHidden/>
          </w:rPr>
          <w:tab/>
        </w:r>
        <w:r w:rsidR="00DF73ED">
          <w:rPr>
            <w:noProof/>
            <w:webHidden/>
          </w:rPr>
          <w:fldChar w:fldCharType="begin"/>
        </w:r>
        <w:r w:rsidR="00DF73ED">
          <w:rPr>
            <w:noProof/>
            <w:webHidden/>
          </w:rPr>
          <w:instrText xml:space="preserve"> PAGEREF _Toc165126441 \h </w:instrText>
        </w:r>
        <w:r w:rsidR="00DF73ED">
          <w:rPr>
            <w:noProof/>
            <w:webHidden/>
          </w:rPr>
        </w:r>
        <w:r w:rsidR="00DF73ED">
          <w:rPr>
            <w:noProof/>
            <w:webHidden/>
          </w:rPr>
          <w:fldChar w:fldCharType="separate"/>
        </w:r>
        <w:r w:rsidR="00AB32F0">
          <w:rPr>
            <w:noProof/>
            <w:webHidden/>
          </w:rPr>
          <w:t>102</w:t>
        </w:r>
        <w:r w:rsidR="00DF73ED">
          <w:rPr>
            <w:noProof/>
            <w:webHidden/>
          </w:rPr>
          <w:fldChar w:fldCharType="end"/>
        </w:r>
      </w:hyperlink>
    </w:p>
    <w:p w14:paraId="66F8AF3C" w14:textId="5FD272FF" w:rsidR="00DF73ED" w:rsidRDefault="00DA24DE">
      <w:pPr>
        <w:pStyle w:val="TDC1"/>
        <w:tabs>
          <w:tab w:val="left" w:pos="1320"/>
          <w:tab w:val="right" w:leader="dot" w:pos="8494"/>
        </w:tabs>
        <w:rPr>
          <w:rFonts w:eastAsiaTheme="minorEastAsia" w:cstheme="minorBidi"/>
          <w:b w:val="0"/>
          <w:bCs w:val="0"/>
          <w:caps w:val="0"/>
          <w:noProof/>
          <w:sz w:val="24"/>
          <w:szCs w:val="24"/>
          <w:lang w:eastAsia="es-ES"/>
        </w:rPr>
      </w:pPr>
      <w:hyperlink w:anchor="_Toc165126442" w:history="1">
        <w:r w:rsidR="00DF73ED" w:rsidRPr="0037742D">
          <w:rPr>
            <w:rStyle w:val="Hipervnculo"/>
            <w:noProof/>
          </w:rPr>
          <w:t>TABLA 47.-</w:t>
        </w:r>
        <w:r w:rsidR="00DF73ED">
          <w:rPr>
            <w:rFonts w:eastAsiaTheme="minorEastAsia" w:cstheme="minorBidi"/>
            <w:b w:val="0"/>
            <w:bCs w:val="0"/>
            <w:caps w:val="0"/>
            <w:noProof/>
            <w:sz w:val="24"/>
            <w:szCs w:val="24"/>
            <w:lang w:eastAsia="es-ES"/>
          </w:rPr>
          <w:tab/>
        </w:r>
        <w:r w:rsidR="00DF73ED" w:rsidRPr="0037742D">
          <w:rPr>
            <w:rStyle w:val="Hipervnculo"/>
            <w:noProof/>
          </w:rPr>
          <w:t>Sistema de geoposicionamiento – Cálculo de los puntos funcioón</w:t>
        </w:r>
        <w:r w:rsidR="00DF73ED">
          <w:rPr>
            <w:noProof/>
            <w:webHidden/>
          </w:rPr>
          <w:tab/>
        </w:r>
        <w:r w:rsidR="00DF73ED">
          <w:rPr>
            <w:noProof/>
            <w:webHidden/>
          </w:rPr>
          <w:fldChar w:fldCharType="begin"/>
        </w:r>
        <w:r w:rsidR="00DF73ED">
          <w:rPr>
            <w:noProof/>
            <w:webHidden/>
          </w:rPr>
          <w:instrText xml:space="preserve"> PAGEREF _Toc165126442 \h </w:instrText>
        </w:r>
        <w:r w:rsidR="00DF73ED">
          <w:rPr>
            <w:noProof/>
            <w:webHidden/>
          </w:rPr>
        </w:r>
        <w:r w:rsidR="00DF73ED">
          <w:rPr>
            <w:noProof/>
            <w:webHidden/>
          </w:rPr>
          <w:fldChar w:fldCharType="separate"/>
        </w:r>
        <w:r w:rsidR="00AB32F0">
          <w:rPr>
            <w:noProof/>
            <w:webHidden/>
          </w:rPr>
          <w:t>103</w:t>
        </w:r>
        <w:r w:rsidR="00DF73ED">
          <w:rPr>
            <w:noProof/>
            <w:webHidden/>
          </w:rPr>
          <w:fldChar w:fldCharType="end"/>
        </w:r>
      </w:hyperlink>
    </w:p>
    <w:p w14:paraId="6D67842F" w14:textId="3CB8C63B" w:rsidR="00DF73ED" w:rsidRDefault="00DA24DE">
      <w:pPr>
        <w:pStyle w:val="TDC1"/>
        <w:tabs>
          <w:tab w:val="left" w:pos="1320"/>
          <w:tab w:val="right" w:leader="dot" w:pos="8494"/>
        </w:tabs>
        <w:rPr>
          <w:rFonts w:eastAsiaTheme="minorEastAsia" w:cstheme="minorBidi"/>
          <w:b w:val="0"/>
          <w:bCs w:val="0"/>
          <w:caps w:val="0"/>
          <w:noProof/>
          <w:sz w:val="24"/>
          <w:szCs w:val="24"/>
          <w:lang w:eastAsia="es-ES"/>
        </w:rPr>
      </w:pPr>
      <w:hyperlink w:anchor="_Toc165126443" w:history="1">
        <w:r w:rsidR="00DF73ED" w:rsidRPr="0037742D">
          <w:rPr>
            <w:rStyle w:val="Hipervnculo"/>
            <w:noProof/>
          </w:rPr>
          <w:t>TABLA 48.-</w:t>
        </w:r>
        <w:r w:rsidR="00DF73ED">
          <w:rPr>
            <w:rFonts w:eastAsiaTheme="minorEastAsia" w:cstheme="minorBidi"/>
            <w:b w:val="0"/>
            <w:bCs w:val="0"/>
            <w:caps w:val="0"/>
            <w:noProof/>
            <w:sz w:val="24"/>
            <w:szCs w:val="24"/>
            <w:lang w:eastAsia="es-ES"/>
          </w:rPr>
          <w:tab/>
        </w:r>
        <w:r w:rsidR="00DF73ED" w:rsidRPr="0037742D">
          <w:rPr>
            <w:rStyle w:val="Hipervnculo"/>
            <w:noProof/>
          </w:rPr>
          <w:t>App de avisos y mensajería – Clasificación de funciones</w:t>
        </w:r>
        <w:r w:rsidR="00DF73ED">
          <w:rPr>
            <w:noProof/>
            <w:webHidden/>
          </w:rPr>
          <w:tab/>
        </w:r>
        <w:r w:rsidR="00DF73ED">
          <w:rPr>
            <w:noProof/>
            <w:webHidden/>
          </w:rPr>
          <w:fldChar w:fldCharType="begin"/>
        </w:r>
        <w:r w:rsidR="00DF73ED">
          <w:rPr>
            <w:noProof/>
            <w:webHidden/>
          </w:rPr>
          <w:instrText xml:space="preserve"> PAGEREF _Toc165126443 \h </w:instrText>
        </w:r>
        <w:r w:rsidR="00DF73ED">
          <w:rPr>
            <w:noProof/>
            <w:webHidden/>
          </w:rPr>
        </w:r>
        <w:r w:rsidR="00DF73ED">
          <w:rPr>
            <w:noProof/>
            <w:webHidden/>
          </w:rPr>
          <w:fldChar w:fldCharType="separate"/>
        </w:r>
        <w:r w:rsidR="00AB32F0">
          <w:rPr>
            <w:noProof/>
            <w:webHidden/>
          </w:rPr>
          <w:t>104</w:t>
        </w:r>
        <w:r w:rsidR="00DF73ED">
          <w:rPr>
            <w:noProof/>
            <w:webHidden/>
          </w:rPr>
          <w:fldChar w:fldCharType="end"/>
        </w:r>
      </w:hyperlink>
    </w:p>
    <w:p w14:paraId="3746F4CA" w14:textId="79526B30" w:rsidR="00DF73ED" w:rsidRDefault="00DA24DE">
      <w:pPr>
        <w:pStyle w:val="TDC1"/>
        <w:tabs>
          <w:tab w:val="left" w:pos="1320"/>
          <w:tab w:val="right" w:leader="dot" w:pos="8494"/>
        </w:tabs>
        <w:rPr>
          <w:rFonts w:eastAsiaTheme="minorEastAsia" w:cstheme="minorBidi"/>
          <w:b w:val="0"/>
          <w:bCs w:val="0"/>
          <w:caps w:val="0"/>
          <w:noProof/>
          <w:sz w:val="24"/>
          <w:szCs w:val="24"/>
          <w:lang w:eastAsia="es-ES"/>
        </w:rPr>
      </w:pPr>
      <w:hyperlink w:anchor="_Toc165126444" w:history="1">
        <w:r w:rsidR="00DF73ED" w:rsidRPr="0037742D">
          <w:rPr>
            <w:rStyle w:val="Hipervnculo"/>
            <w:noProof/>
          </w:rPr>
          <w:t>TABLA 49.-</w:t>
        </w:r>
        <w:r w:rsidR="00DF73ED">
          <w:rPr>
            <w:rFonts w:eastAsiaTheme="minorEastAsia" w:cstheme="minorBidi"/>
            <w:b w:val="0"/>
            <w:bCs w:val="0"/>
            <w:caps w:val="0"/>
            <w:noProof/>
            <w:sz w:val="24"/>
            <w:szCs w:val="24"/>
            <w:lang w:eastAsia="es-ES"/>
          </w:rPr>
          <w:tab/>
        </w:r>
        <w:r w:rsidR="00DF73ED" w:rsidRPr="0037742D">
          <w:rPr>
            <w:rStyle w:val="Hipervnculo"/>
            <w:noProof/>
          </w:rPr>
          <w:t>App de avisos y mensajería – Cálculo de puntos función no ajustados</w:t>
        </w:r>
        <w:r w:rsidR="00DF73ED">
          <w:rPr>
            <w:noProof/>
            <w:webHidden/>
          </w:rPr>
          <w:tab/>
        </w:r>
        <w:r w:rsidR="00DF73ED">
          <w:rPr>
            <w:noProof/>
            <w:webHidden/>
          </w:rPr>
          <w:fldChar w:fldCharType="begin"/>
        </w:r>
        <w:r w:rsidR="00DF73ED">
          <w:rPr>
            <w:noProof/>
            <w:webHidden/>
          </w:rPr>
          <w:instrText xml:space="preserve"> PAGEREF _Toc165126444 \h </w:instrText>
        </w:r>
        <w:r w:rsidR="00DF73ED">
          <w:rPr>
            <w:noProof/>
            <w:webHidden/>
          </w:rPr>
        </w:r>
        <w:r w:rsidR="00DF73ED">
          <w:rPr>
            <w:noProof/>
            <w:webHidden/>
          </w:rPr>
          <w:fldChar w:fldCharType="separate"/>
        </w:r>
        <w:r w:rsidR="00AB32F0">
          <w:rPr>
            <w:noProof/>
            <w:webHidden/>
          </w:rPr>
          <w:t>105</w:t>
        </w:r>
        <w:r w:rsidR="00DF73ED">
          <w:rPr>
            <w:noProof/>
            <w:webHidden/>
          </w:rPr>
          <w:fldChar w:fldCharType="end"/>
        </w:r>
      </w:hyperlink>
    </w:p>
    <w:p w14:paraId="3829AAA5" w14:textId="5F7940B4" w:rsidR="00DF73ED" w:rsidRDefault="00DA24DE">
      <w:pPr>
        <w:pStyle w:val="TDC1"/>
        <w:tabs>
          <w:tab w:val="left" w:pos="1320"/>
          <w:tab w:val="right" w:leader="dot" w:pos="8494"/>
        </w:tabs>
        <w:rPr>
          <w:rFonts w:eastAsiaTheme="minorEastAsia" w:cstheme="minorBidi"/>
          <w:b w:val="0"/>
          <w:bCs w:val="0"/>
          <w:caps w:val="0"/>
          <w:noProof/>
          <w:sz w:val="24"/>
          <w:szCs w:val="24"/>
          <w:lang w:eastAsia="es-ES"/>
        </w:rPr>
      </w:pPr>
      <w:hyperlink w:anchor="_Toc165126445" w:history="1">
        <w:r w:rsidR="00DF73ED" w:rsidRPr="0037742D">
          <w:rPr>
            <w:rStyle w:val="Hipervnculo"/>
            <w:noProof/>
          </w:rPr>
          <w:t>TABLA 50.-</w:t>
        </w:r>
        <w:r w:rsidR="00DF73ED">
          <w:rPr>
            <w:rFonts w:eastAsiaTheme="minorEastAsia" w:cstheme="minorBidi"/>
            <w:b w:val="0"/>
            <w:bCs w:val="0"/>
            <w:caps w:val="0"/>
            <w:noProof/>
            <w:sz w:val="24"/>
            <w:szCs w:val="24"/>
            <w:lang w:eastAsia="es-ES"/>
          </w:rPr>
          <w:tab/>
        </w:r>
        <w:r w:rsidR="00DF73ED" w:rsidRPr="0037742D">
          <w:rPr>
            <w:rStyle w:val="Hipervnculo"/>
            <w:noProof/>
          </w:rPr>
          <w:t>App de avisos y mensajería – Cálculo de factores de ajuste</w:t>
        </w:r>
        <w:r w:rsidR="00DF73ED">
          <w:rPr>
            <w:noProof/>
            <w:webHidden/>
          </w:rPr>
          <w:tab/>
        </w:r>
        <w:r w:rsidR="00DF73ED">
          <w:rPr>
            <w:noProof/>
            <w:webHidden/>
          </w:rPr>
          <w:fldChar w:fldCharType="begin"/>
        </w:r>
        <w:r w:rsidR="00DF73ED">
          <w:rPr>
            <w:noProof/>
            <w:webHidden/>
          </w:rPr>
          <w:instrText xml:space="preserve"> PAGEREF _Toc165126445 \h </w:instrText>
        </w:r>
        <w:r w:rsidR="00DF73ED">
          <w:rPr>
            <w:noProof/>
            <w:webHidden/>
          </w:rPr>
        </w:r>
        <w:r w:rsidR="00DF73ED">
          <w:rPr>
            <w:noProof/>
            <w:webHidden/>
          </w:rPr>
          <w:fldChar w:fldCharType="separate"/>
        </w:r>
        <w:r w:rsidR="00AB32F0">
          <w:rPr>
            <w:noProof/>
            <w:webHidden/>
          </w:rPr>
          <w:t>105</w:t>
        </w:r>
        <w:r w:rsidR="00DF73ED">
          <w:rPr>
            <w:noProof/>
            <w:webHidden/>
          </w:rPr>
          <w:fldChar w:fldCharType="end"/>
        </w:r>
      </w:hyperlink>
    </w:p>
    <w:p w14:paraId="31845DCD" w14:textId="1FE786DA" w:rsidR="00DF73ED" w:rsidRDefault="00DA24DE">
      <w:pPr>
        <w:pStyle w:val="TDC1"/>
        <w:tabs>
          <w:tab w:val="left" w:pos="1320"/>
          <w:tab w:val="right" w:leader="dot" w:pos="8494"/>
        </w:tabs>
        <w:rPr>
          <w:rFonts w:eastAsiaTheme="minorEastAsia" w:cstheme="minorBidi"/>
          <w:b w:val="0"/>
          <w:bCs w:val="0"/>
          <w:caps w:val="0"/>
          <w:noProof/>
          <w:sz w:val="24"/>
          <w:szCs w:val="24"/>
          <w:lang w:eastAsia="es-ES"/>
        </w:rPr>
      </w:pPr>
      <w:hyperlink w:anchor="_Toc165126446" w:history="1">
        <w:r w:rsidR="00DF73ED" w:rsidRPr="0037742D">
          <w:rPr>
            <w:rStyle w:val="Hipervnculo"/>
            <w:noProof/>
          </w:rPr>
          <w:t>TABLA 51.-</w:t>
        </w:r>
        <w:r w:rsidR="00DF73ED">
          <w:rPr>
            <w:rFonts w:eastAsiaTheme="minorEastAsia" w:cstheme="minorBidi"/>
            <w:b w:val="0"/>
            <w:bCs w:val="0"/>
            <w:caps w:val="0"/>
            <w:noProof/>
            <w:sz w:val="24"/>
            <w:szCs w:val="24"/>
            <w:lang w:eastAsia="es-ES"/>
          </w:rPr>
          <w:tab/>
        </w:r>
        <w:r w:rsidR="00DF73ED" w:rsidRPr="0037742D">
          <w:rPr>
            <w:rStyle w:val="Hipervnculo"/>
            <w:noProof/>
          </w:rPr>
          <w:t>App de avisos y mensajería – Cálculo de puntos función</w:t>
        </w:r>
        <w:r w:rsidR="00DF73ED">
          <w:rPr>
            <w:noProof/>
            <w:webHidden/>
          </w:rPr>
          <w:tab/>
        </w:r>
        <w:r w:rsidR="00DF73ED">
          <w:rPr>
            <w:noProof/>
            <w:webHidden/>
          </w:rPr>
          <w:fldChar w:fldCharType="begin"/>
        </w:r>
        <w:r w:rsidR="00DF73ED">
          <w:rPr>
            <w:noProof/>
            <w:webHidden/>
          </w:rPr>
          <w:instrText xml:space="preserve"> PAGEREF _Toc165126446 \h </w:instrText>
        </w:r>
        <w:r w:rsidR="00DF73ED">
          <w:rPr>
            <w:noProof/>
            <w:webHidden/>
          </w:rPr>
        </w:r>
        <w:r w:rsidR="00DF73ED">
          <w:rPr>
            <w:noProof/>
            <w:webHidden/>
          </w:rPr>
          <w:fldChar w:fldCharType="separate"/>
        </w:r>
        <w:r w:rsidR="00AB32F0">
          <w:rPr>
            <w:noProof/>
            <w:webHidden/>
          </w:rPr>
          <w:t>106</w:t>
        </w:r>
        <w:r w:rsidR="00DF73ED">
          <w:rPr>
            <w:noProof/>
            <w:webHidden/>
          </w:rPr>
          <w:fldChar w:fldCharType="end"/>
        </w:r>
      </w:hyperlink>
    </w:p>
    <w:p w14:paraId="3E0F3D7E" w14:textId="2F70A470" w:rsidR="00DF73ED" w:rsidRDefault="00DA24DE">
      <w:pPr>
        <w:pStyle w:val="TDC1"/>
        <w:tabs>
          <w:tab w:val="left" w:pos="1320"/>
          <w:tab w:val="right" w:leader="dot" w:pos="8494"/>
        </w:tabs>
        <w:rPr>
          <w:rFonts w:eastAsiaTheme="minorEastAsia" w:cstheme="minorBidi"/>
          <w:b w:val="0"/>
          <w:bCs w:val="0"/>
          <w:caps w:val="0"/>
          <w:noProof/>
          <w:sz w:val="24"/>
          <w:szCs w:val="24"/>
          <w:lang w:eastAsia="es-ES"/>
        </w:rPr>
      </w:pPr>
      <w:hyperlink w:anchor="_Toc165126447" w:history="1">
        <w:r w:rsidR="00DF73ED" w:rsidRPr="0037742D">
          <w:rPr>
            <w:rStyle w:val="Hipervnculo"/>
            <w:noProof/>
          </w:rPr>
          <w:t>TABLA 52.-</w:t>
        </w:r>
        <w:r w:rsidR="00DF73ED">
          <w:rPr>
            <w:rFonts w:eastAsiaTheme="minorEastAsia" w:cstheme="minorBidi"/>
            <w:b w:val="0"/>
            <w:bCs w:val="0"/>
            <w:caps w:val="0"/>
            <w:noProof/>
            <w:sz w:val="24"/>
            <w:szCs w:val="24"/>
            <w:lang w:eastAsia="es-ES"/>
          </w:rPr>
          <w:tab/>
        </w:r>
        <w:r w:rsidR="00DF73ED" w:rsidRPr="0037742D">
          <w:rPr>
            <w:rStyle w:val="Hipervnculo"/>
            <w:noProof/>
          </w:rPr>
          <w:t>Dashboard de seguimiento – Clasificación de las funciones</w:t>
        </w:r>
        <w:r w:rsidR="00DF73ED">
          <w:rPr>
            <w:noProof/>
            <w:webHidden/>
          </w:rPr>
          <w:tab/>
        </w:r>
        <w:r w:rsidR="00DF73ED">
          <w:rPr>
            <w:noProof/>
            <w:webHidden/>
          </w:rPr>
          <w:fldChar w:fldCharType="begin"/>
        </w:r>
        <w:r w:rsidR="00DF73ED">
          <w:rPr>
            <w:noProof/>
            <w:webHidden/>
          </w:rPr>
          <w:instrText xml:space="preserve"> PAGEREF _Toc165126447 \h </w:instrText>
        </w:r>
        <w:r w:rsidR="00DF73ED">
          <w:rPr>
            <w:noProof/>
            <w:webHidden/>
          </w:rPr>
        </w:r>
        <w:r w:rsidR="00DF73ED">
          <w:rPr>
            <w:noProof/>
            <w:webHidden/>
          </w:rPr>
          <w:fldChar w:fldCharType="separate"/>
        </w:r>
        <w:r w:rsidR="00AB32F0">
          <w:rPr>
            <w:noProof/>
            <w:webHidden/>
          </w:rPr>
          <w:t>107</w:t>
        </w:r>
        <w:r w:rsidR="00DF73ED">
          <w:rPr>
            <w:noProof/>
            <w:webHidden/>
          </w:rPr>
          <w:fldChar w:fldCharType="end"/>
        </w:r>
      </w:hyperlink>
    </w:p>
    <w:p w14:paraId="69B6D134" w14:textId="1BB875C8" w:rsidR="00DF73ED" w:rsidRDefault="00DA24DE">
      <w:pPr>
        <w:pStyle w:val="TDC1"/>
        <w:tabs>
          <w:tab w:val="left" w:pos="1320"/>
          <w:tab w:val="right" w:leader="dot" w:pos="8494"/>
        </w:tabs>
        <w:rPr>
          <w:rFonts w:eastAsiaTheme="minorEastAsia" w:cstheme="minorBidi"/>
          <w:b w:val="0"/>
          <w:bCs w:val="0"/>
          <w:caps w:val="0"/>
          <w:noProof/>
          <w:sz w:val="24"/>
          <w:szCs w:val="24"/>
          <w:lang w:eastAsia="es-ES"/>
        </w:rPr>
      </w:pPr>
      <w:hyperlink w:anchor="_Toc165126448" w:history="1">
        <w:r w:rsidR="00DF73ED" w:rsidRPr="0037742D">
          <w:rPr>
            <w:rStyle w:val="Hipervnculo"/>
            <w:noProof/>
          </w:rPr>
          <w:t>TABLA 53.-</w:t>
        </w:r>
        <w:r w:rsidR="00DF73ED">
          <w:rPr>
            <w:rFonts w:eastAsiaTheme="minorEastAsia" w:cstheme="minorBidi"/>
            <w:b w:val="0"/>
            <w:bCs w:val="0"/>
            <w:caps w:val="0"/>
            <w:noProof/>
            <w:sz w:val="24"/>
            <w:szCs w:val="24"/>
            <w:lang w:eastAsia="es-ES"/>
          </w:rPr>
          <w:tab/>
        </w:r>
        <w:r w:rsidR="00DF73ED" w:rsidRPr="0037742D">
          <w:rPr>
            <w:rStyle w:val="Hipervnculo"/>
            <w:noProof/>
          </w:rPr>
          <w:t>Dashboard de seguimiento – Cálculo de los puntos de función no ajustados</w:t>
        </w:r>
        <w:r w:rsidR="00DF73ED">
          <w:rPr>
            <w:noProof/>
            <w:webHidden/>
          </w:rPr>
          <w:tab/>
        </w:r>
        <w:r w:rsidR="00DF73ED">
          <w:rPr>
            <w:noProof/>
            <w:webHidden/>
          </w:rPr>
          <w:fldChar w:fldCharType="begin"/>
        </w:r>
        <w:r w:rsidR="00DF73ED">
          <w:rPr>
            <w:noProof/>
            <w:webHidden/>
          </w:rPr>
          <w:instrText xml:space="preserve"> PAGEREF _Toc165126448 \h </w:instrText>
        </w:r>
        <w:r w:rsidR="00DF73ED">
          <w:rPr>
            <w:noProof/>
            <w:webHidden/>
          </w:rPr>
        </w:r>
        <w:r w:rsidR="00DF73ED">
          <w:rPr>
            <w:noProof/>
            <w:webHidden/>
          </w:rPr>
          <w:fldChar w:fldCharType="separate"/>
        </w:r>
        <w:r w:rsidR="00AB32F0">
          <w:rPr>
            <w:noProof/>
            <w:webHidden/>
          </w:rPr>
          <w:t>107</w:t>
        </w:r>
        <w:r w:rsidR="00DF73ED">
          <w:rPr>
            <w:noProof/>
            <w:webHidden/>
          </w:rPr>
          <w:fldChar w:fldCharType="end"/>
        </w:r>
      </w:hyperlink>
    </w:p>
    <w:p w14:paraId="2584AE34" w14:textId="10AD70B8" w:rsidR="00DF73ED" w:rsidRDefault="00DA24DE">
      <w:pPr>
        <w:pStyle w:val="TDC1"/>
        <w:tabs>
          <w:tab w:val="left" w:pos="1320"/>
          <w:tab w:val="right" w:leader="dot" w:pos="8494"/>
        </w:tabs>
        <w:rPr>
          <w:rFonts w:eastAsiaTheme="minorEastAsia" w:cstheme="minorBidi"/>
          <w:b w:val="0"/>
          <w:bCs w:val="0"/>
          <w:caps w:val="0"/>
          <w:noProof/>
          <w:sz w:val="24"/>
          <w:szCs w:val="24"/>
          <w:lang w:eastAsia="es-ES"/>
        </w:rPr>
      </w:pPr>
      <w:hyperlink w:anchor="_Toc165126449" w:history="1">
        <w:r w:rsidR="00DF73ED" w:rsidRPr="0037742D">
          <w:rPr>
            <w:rStyle w:val="Hipervnculo"/>
            <w:noProof/>
            <w:lang w:val="pt-PT"/>
          </w:rPr>
          <w:t>TABLA 54.-</w:t>
        </w:r>
        <w:r w:rsidR="00DF73ED">
          <w:rPr>
            <w:rFonts w:eastAsiaTheme="minorEastAsia" w:cstheme="minorBidi"/>
            <w:b w:val="0"/>
            <w:bCs w:val="0"/>
            <w:caps w:val="0"/>
            <w:noProof/>
            <w:sz w:val="24"/>
            <w:szCs w:val="24"/>
            <w:lang w:eastAsia="es-ES"/>
          </w:rPr>
          <w:tab/>
        </w:r>
        <w:r w:rsidR="00DF73ED" w:rsidRPr="0037742D">
          <w:rPr>
            <w:rStyle w:val="Hipervnculo"/>
            <w:noProof/>
            <w:lang w:val="pt-PT"/>
          </w:rPr>
          <w:t>Dashboard de seguimiento – Cálculo del factor de ajuste</w:t>
        </w:r>
        <w:r w:rsidR="00DF73ED">
          <w:rPr>
            <w:noProof/>
            <w:webHidden/>
          </w:rPr>
          <w:tab/>
        </w:r>
        <w:r w:rsidR="00DF73ED">
          <w:rPr>
            <w:noProof/>
            <w:webHidden/>
          </w:rPr>
          <w:fldChar w:fldCharType="begin"/>
        </w:r>
        <w:r w:rsidR="00DF73ED">
          <w:rPr>
            <w:noProof/>
            <w:webHidden/>
          </w:rPr>
          <w:instrText xml:space="preserve"> PAGEREF _Toc165126449 \h </w:instrText>
        </w:r>
        <w:r w:rsidR="00DF73ED">
          <w:rPr>
            <w:noProof/>
            <w:webHidden/>
          </w:rPr>
        </w:r>
        <w:r w:rsidR="00DF73ED">
          <w:rPr>
            <w:noProof/>
            <w:webHidden/>
          </w:rPr>
          <w:fldChar w:fldCharType="separate"/>
        </w:r>
        <w:r w:rsidR="00AB32F0">
          <w:rPr>
            <w:noProof/>
            <w:webHidden/>
          </w:rPr>
          <w:t>108</w:t>
        </w:r>
        <w:r w:rsidR="00DF73ED">
          <w:rPr>
            <w:noProof/>
            <w:webHidden/>
          </w:rPr>
          <w:fldChar w:fldCharType="end"/>
        </w:r>
      </w:hyperlink>
    </w:p>
    <w:p w14:paraId="6E1BD376" w14:textId="28238C24" w:rsidR="00DF73ED" w:rsidRDefault="00DA24DE">
      <w:pPr>
        <w:pStyle w:val="TDC1"/>
        <w:tabs>
          <w:tab w:val="left" w:pos="1320"/>
          <w:tab w:val="right" w:leader="dot" w:pos="8494"/>
        </w:tabs>
        <w:rPr>
          <w:rFonts w:eastAsiaTheme="minorEastAsia" w:cstheme="minorBidi"/>
          <w:b w:val="0"/>
          <w:bCs w:val="0"/>
          <w:caps w:val="0"/>
          <w:noProof/>
          <w:sz w:val="24"/>
          <w:szCs w:val="24"/>
          <w:lang w:eastAsia="es-ES"/>
        </w:rPr>
      </w:pPr>
      <w:hyperlink w:anchor="_Toc165126450" w:history="1">
        <w:r w:rsidR="00DF73ED" w:rsidRPr="0037742D">
          <w:rPr>
            <w:rStyle w:val="Hipervnculo"/>
            <w:noProof/>
          </w:rPr>
          <w:t>TABLA 55.-</w:t>
        </w:r>
        <w:r w:rsidR="00DF73ED">
          <w:rPr>
            <w:rFonts w:eastAsiaTheme="minorEastAsia" w:cstheme="minorBidi"/>
            <w:b w:val="0"/>
            <w:bCs w:val="0"/>
            <w:caps w:val="0"/>
            <w:noProof/>
            <w:sz w:val="24"/>
            <w:szCs w:val="24"/>
            <w:lang w:eastAsia="es-ES"/>
          </w:rPr>
          <w:tab/>
        </w:r>
        <w:r w:rsidR="00DF73ED" w:rsidRPr="0037742D">
          <w:rPr>
            <w:rStyle w:val="Hipervnculo"/>
            <w:noProof/>
          </w:rPr>
          <w:t>Dashboard de seguimiento –Cálculo de los puntos función</w:t>
        </w:r>
        <w:r w:rsidR="00DF73ED">
          <w:rPr>
            <w:noProof/>
            <w:webHidden/>
          </w:rPr>
          <w:tab/>
        </w:r>
        <w:r w:rsidR="00DF73ED">
          <w:rPr>
            <w:noProof/>
            <w:webHidden/>
          </w:rPr>
          <w:fldChar w:fldCharType="begin"/>
        </w:r>
        <w:r w:rsidR="00DF73ED">
          <w:rPr>
            <w:noProof/>
            <w:webHidden/>
          </w:rPr>
          <w:instrText xml:space="preserve"> PAGEREF _Toc165126450 \h </w:instrText>
        </w:r>
        <w:r w:rsidR="00DF73ED">
          <w:rPr>
            <w:noProof/>
            <w:webHidden/>
          </w:rPr>
        </w:r>
        <w:r w:rsidR="00DF73ED">
          <w:rPr>
            <w:noProof/>
            <w:webHidden/>
          </w:rPr>
          <w:fldChar w:fldCharType="separate"/>
        </w:r>
        <w:r w:rsidR="00AB32F0">
          <w:rPr>
            <w:noProof/>
            <w:webHidden/>
          </w:rPr>
          <w:t>108</w:t>
        </w:r>
        <w:r w:rsidR="00DF73ED">
          <w:rPr>
            <w:noProof/>
            <w:webHidden/>
          </w:rPr>
          <w:fldChar w:fldCharType="end"/>
        </w:r>
      </w:hyperlink>
    </w:p>
    <w:p w14:paraId="3C8C3627" w14:textId="5BD96016" w:rsidR="00DF73ED" w:rsidRDefault="00DA24DE">
      <w:pPr>
        <w:pStyle w:val="TDC1"/>
        <w:tabs>
          <w:tab w:val="left" w:pos="1320"/>
          <w:tab w:val="right" w:leader="dot" w:pos="8494"/>
        </w:tabs>
        <w:rPr>
          <w:rFonts w:eastAsiaTheme="minorEastAsia" w:cstheme="minorBidi"/>
          <w:b w:val="0"/>
          <w:bCs w:val="0"/>
          <w:caps w:val="0"/>
          <w:noProof/>
          <w:sz w:val="24"/>
          <w:szCs w:val="24"/>
          <w:lang w:eastAsia="es-ES"/>
        </w:rPr>
      </w:pPr>
      <w:hyperlink w:anchor="_Toc165126451" w:history="1">
        <w:r w:rsidR="00DF73ED" w:rsidRPr="0037742D">
          <w:rPr>
            <w:rStyle w:val="Hipervnculo"/>
            <w:noProof/>
          </w:rPr>
          <w:t>TABLA 56.-</w:t>
        </w:r>
        <w:r w:rsidR="00DF73ED">
          <w:rPr>
            <w:rFonts w:eastAsiaTheme="minorEastAsia" w:cstheme="minorBidi"/>
            <w:b w:val="0"/>
            <w:bCs w:val="0"/>
            <w:caps w:val="0"/>
            <w:noProof/>
            <w:sz w:val="24"/>
            <w:szCs w:val="24"/>
            <w:lang w:eastAsia="es-ES"/>
          </w:rPr>
          <w:tab/>
        </w:r>
        <w:r w:rsidR="00DF73ED" w:rsidRPr="0037742D">
          <w:rPr>
            <w:rStyle w:val="Hipervnculo"/>
            <w:noProof/>
          </w:rPr>
          <w:t>Gestión de emergencias – Clasificación de las funciones</w:t>
        </w:r>
        <w:r w:rsidR="00DF73ED">
          <w:rPr>
            <w:noProof/>
            <w:webHidden/>
          </w:rPr>
          <w:tab/>
        </w:r>
        <w:r w:rsidR="00DF73ED">
          <w:rPr>
            <w:noProof/>
            <w:webHidden/>
          </w:rPr>
          <w:fldChar w:fldCharType="begin"/>
        </w:r>
        <w:r w:rsidR="00DF73ED">
          <w:rPr>
            <w:noProof/>
            <w:webHidden/>
          </w:rPr>
          <w:instrText xml:space="preserve"> PAGEREF _Toc165126451 \h </w:instrText>
        </w:r>
        <w:r w:rsidR="00DF73ED">
          <w:rPr>
            <w:noProof/>
            <w:webHidden/>
          </w:rPr>
        </w:r>
        <w:r w:rsidR="00DF73ED">
          <w:rPr>
            <w:noProof/>
            <w:webHidden/>
          </w:rPr>
          <w:fldChar w:fldCharType="separate"/>
        </w:r>
        <w:r w:rsidR="00AB32F0">
          <w:rPr>
            <w:noProof/>
            <w:webHidden/>
          </w:rPr>
          <w:t>110</w:t>
        </w:r>
        <w:r w:rsidR="00DF73ED">
          <w:rPr>
            <w:noProof/>
            <w:webHidden/>
          </w:rPr>
          <w:fldChar w:fldCharType="end"/>
        </w:r>
      </w:hyperlink>
    </w:p>
    <w:p w14:paraId="6A063960" w14:textId="101D0228" w:rsidR="00DF73ED" w:rsidRDefault="00DA24DE">
      <w:pPr>
        <w:pStyle w:val="TDC1"/>
        <w:tabs>
          <w:tab w:val="left" w:pos="1320"/>
          <w:tab w:val="right" w:leader="dot" w:pos="8494"/>
        </w:tabs>
        <w:rPr>
          <w:rFonts w:eastAsiaTheme="minorEastAsia" w:cstheme="minorBidi"/>
          <w:b w:val="0"/>
          <w:bCs w:val="0"/>
          <w:caps w:val="0"/>
          <w:noProof/>
          <w:sz w:val="24"/>
          <w:szCs w:val="24"/>
          <w:lang w:eastAsia="es-ES"/>
        </w:rPr>
      </w:pPr>
      <w:hyperlink w:anchor="_Toc165126452" w:history="1">
        <w:r w:rsidR="00DF73ED" w:rsidRPr="0037742D">
          <w:rPr>
            <w:rStyle w:val="Hipervnculo"/>
            <w:noProof/>
          </w:rPr>
          <w:t>TABLA 57.-</w:t>
        </w:r>
        <w:r w:rsidR="00DF73ED">
          <w:rPr>
            <w:rFonts w:eastAsiaTheme="minorEastAsia" w:cstheme="minorBidi"/>
            <w:b w:val="0"/>
            <w:bCs w:val="0"/>
            <w:caps w:val="0"/>
            <w:noProof/>
            <w:sz w:val="24"/>
            <w:szCs w:val="24"/>
            <w:lang w:eastAsia="es-ES"/>
          </w:rPr>
          <w:tab/>
        </w:r>
        <w:r w:rsidR="00DF73ED" w:rsidRPr="0037742D">
          <w:rPr>
            <w:rStyle w:val="Hipervnculo"/>
            <w:noProof/>
          </w:rPr>
          <w:t>Gestión de emergencias – Cálculo de los puntos función no ajustados</w:t>
        </w:r>
        <w:r w:rsidR="00DF73ED">
          <w:rPr>
            <w:noProof/>
            <w:webHidden/>
          </w:rPr>
          <w:tab/>
        </w:r>
        <w:r w:rsidR="00DF73ED">
          <w:rPr>
            <w:noProof/>
            <w:webHidden/>
          </w:rPr>
          <w:fldChar w:fldCharType="begin"/>
        </w:r>
        <w:r w:rsidR="00DF73ED">
          <w:rPr>
            <w:noProof/>
            <w:webHidden/>
          </w:rPr>
          <w:instrText xml:space="preserve"> PAGEREF _Toc165126452 \h </w:instrText>
        </w:r>
        <w:r w:rsidR="00DF73ED">
          <w:rPr>
            <w:noProof/>
            <w:webHidden/>
          </w:rPr>
        </w:r>
        <w:r w:rsidR="00DF73ED">
          <w:rPr>
            <w:noProof/>
            <w:webHidden/>
          </w:rPr>
          <w:fldChar w:fldCharType="separate"/>
        </w:r>
        <w:r w:rsidR="00AB32F0">
          <w:rPr>
            <w:noProof/>
            <w:webHidden/>
          </w:rPr>
          <w:t>110</w:t>
        </w:r>
        <w:r w:rsidR="00DF73ED">
          <w:rPr>
            <w:noProof/>
            <w:webHidden/>
          </w:rPr>
          <w:fldChar w:fldCharType="end"/>
        </w:r>
      </w:hyperlink>
    </w:p>
    <w:p w14:paraId="0BD41575" w14:textId="471F936A" w:rsidR="00DF73ED" w:rsidRDefault="00DA24DE">
      <w:pPr>
        <w:pStyle w:val="TDC1"/>
        <w:tabs>
          <w:tab w:val="left" w:pos="1320"/>
          <w:tab w:val="right" w:leader="dot" w:pos="8494"/>
        </w:tabs>
        <w:rPr>
          <w:rFonts w:eastAsiaTheme="minorEastAsia" w:cstheme="minorBidi"/>
          <w:b w:val="0"/>
          <w:bCs w:val="0"/>
          <w:caps w:val="0"/>
          <w:noProof/>
          <w:sz w:val="24"/>
          <w:szCs w:val="24"/>
          <w:lang w:eastAsia="es-ES"/>
        </w:rPr>
      </w:pPr>
      <w:hyperlink w:anchor="_Toc165126453" w:history="1">
        <w:r w:rsidR="00DF73ED" w:rsidRPr="0037742D">
          <w:rPr>
            <w:rStyle w:val="Hipervnculo"/>
            <w:noProof/>
          </w:rPr>
          <w:t>TABLA 58.-</w:t>
        </w:r>
        <w:r w:rsidR="00DF73ED">
          <w:rPr>
            <w:rFonts w:eastAsiaTheme="minorEastAsia" w:cstheme="minorBidi"/>
            <w:b w:val="0"/>
            <w:bCs w:val="0"/>
            <w:caps w:val="0"/>
            <w:noProof/>
            <w:sz w:val="24"/>
            <w:szCs w:val="24"/>
            <w:lang w:eastAsia="es-ES"/>
          </w:rPr>
          <w:tab/>
        </w:r>
        <w:r w:rsidR="00DF73ED" w:rsidRPr="0037742D">
          <w:rPr>
            <w:rStyle w:val="Hipervnculo"/>
            <w:noProof/>
          </w:rPr>
          <w:t>Gestión de emergencias – Cálculo de los factores de ajuste</w:t>
        </w:r>
        <w:r w:rsidR="00DF73ED">
          <w:rPr>
            <w:noProof/>
            <w:webHidden/>
          </w:rPr>
          <w:tab/>
        </w:r>
        <w:r w:rsidR="00DF73ED">
          <w:rPr>
            <w:noProof/>
            <w:webHidden/>
          </w:rPr>
          <w:fldChar w:fldCharType="begin"/>
        </w:r>
        <w:r w:rsidR="00DF73ED">
          <w:rPr>
            <w:noProof/>
            <w:webHidden/>
          </w:rPr>
          <w:instrText xml:space="preserve"> PAGEREF _Toc165126453 \h </w:instrText>
        </w:r>
        <w:r w:rsidR="00DF73ED">
          <w:rPr>
            <w:noProof/>
            <w:webHidden/>
          </w:rPr>
        </w:r>
        <w:r w:rsidR="00DF73ED">
          <w:rPr>
            <w:noProof/>
            <w:webHidden/>
          </w:rPr>
          <w:fldChar w:fldCharType="separate"/>
        </w:r>
        <w:r w:rsidR="00AB32F0">
          <w:rPr>
            <w:noProof/>
            <w:webHidden/>
          </w:rPr>
          <w:t>111</w:t>
        </w:r>
        <w:r w:rsidR="00DF73ED">
          <w:rPr>
            <w:noProof/>
            <w:webHidden/>
          </w:rPr>
          <w:fldChar w:fldCharType="end"/>
        </w:r>
      </w:hyperlink>
    </w:p>
    <w:p w14:paraId="6247ED76" w14:textId="0DD7D298" w:rsidR="00DF73ED" w:rsidRDefault="00DA24DE">
      <w:pPr>
        <w:pStyle w:val="TDC1"/>
        <w:tabs>
          <w:tab w:val="left" w:pos="1320"/>
          <w:tab w:val="right" w:leader="dot" w:pos="8494"/>
        </w:tabs>
        <w:rPr>
          <w:rFonts w:eastAsiaTheme="minorEastAsia" w:cstheme="minorBidi"/>
          <w:b w:val="0"/>
          <w:bCs w:val="0"/>
          <w:caps w:val="0"/>
          <w:noProof/>
          <w:sz w:val="24"/>
          <w:szCs w:val="24"/>
          <w:lang w:eastAsia="es-ES"/>
        </w:rPr>
      </w:pPr>
      <w:hyperlink w:anchor="_Toc165126454" w:history="1">
        <w:r w:rsidR="00DF73ED" w:rsidRPr="0037742D">
          <w:rPr>
            <w:rStyle w:val="Hipervnculo"/>
            <w:noProof/>
          </w:rPr>
          <w:t>TABLA 59.-</w:t>
        </w:r>
        <w:r w:rsidR="00DF73ED">
          <w:rPr>
            <w:rFonts w:eastAsiaTheme="minorEastAsia" w:cstheme="minorBidi"/>
            <w:b w:val="0"/>
            <w:bCs w:val="0"/>
            <w:caps w:val="0"/>
            <w:noProof/>
            <w:sz w:val="24"/>
            <w:szCs w:val="24"/>
            <w:lang w:eastAsia="es-ES"/>
          </w:rPr>
          <w:tab/>
        </w:r>
        <w:r w:rsidR="00DF73ED" w:rsidRPr="0037742D">
          <w:rPr>
            <w:rStyle w:val="Hipervnculo"/>
            <w:noProof/>
          </w:rPr>
          <w:t>Gestión de emergencias – Cálculo de los puntos función</w:t>
        </w:r>
        <w:r w:rsidR="00DF73ED">
          <w:rPr>
            <w:noProof/>
            <w:webHidden/>
          </w:rPr>
          <w:tab/>
        </w:r>
        <w:r w:rsidR="00DF73ED">
          <w:rPr>
            <w:noProof/>
            <w:webHidden/>
          </w:rPr>
          <w:fldChar w:fldCharType="begin"/>
        </w:r>
        <w:r w:rsidR="00DF73ED">
          <w:rPr>
            <w:noProof/>
            <w:webHidden/>
          </w:rPr>
          <w:instrText xml:space="preserve"> PAGEREF _Toc165126454 \h </w:instrText>
        </w:r>
        <w:r w:rsidR="00DF73ED">
          <w:rPr>
            <w:noProof/>
            <w:webHidden/>
          </w:rPr>
        </w:r>
        <w:r w:rsidR="00DF73ED">
          <w:rPr>
            <w:noProof/>
            <w:webHidden/>
          </w:rPr>
          <w:fldChar w:fldCharType="separate"/>
        </w:r>
        <w:r w:rsidR="00AB32F0">
          <w:rPr>
            <w:noProof/>
            <w:webHidden/>
          </w:rPr>
          <w:t>111</w:t>
        </w:r>
        <w:r w:rsidR="00DF73ED">
          <w:rPr>
            <w:noProof/>
            <w:webHidden/>
          </w:rPr>
          <w:fldChar w:fldCharType="end"/>
        </w:r>
      </w:hyperlink>
    </w:p>
    <w:p w14:paraId="7C6DBE66" w14:textId="1BC787CE" w:rsidR="00DF73ED" w:rsidRDefault="00DA24DE">
      <w:pPr>
        <w:pStyle w:val="TDC1"/>
        <w:tabs>
          <w:tab w:val="left" w:pos="1320"/>
          <w:tab w:val="right" w:leader="dot" w:pos="8494"/>
        </w:tabs>
        <w:rPr>
          <w:rFonts w:eastAsiaTheme="minorEastAsia" w:cstheme="minorBidi"/>
          <w:b w:val="0"/>
          <w:bCs w:val="0"/>
          <w:caps w:val="0"/>
          <w:noProof/>
          <w:sz w:val="24"/>
          <w:szCs w:val="24"/>
          <w:lang w:eastAsia="es-ES"/>
        </w:rPr>
      </w:pPr>
      <w:hyperlink w:anchor="_Toc165126455" w:history="1">
        <w:r w:rsidR="00DF73ED" w:rsidRPr="0037742D">
          <w:rPr>
            <w:rStyle w:val="Hipervnculo"/>
            <w:noProof/>
          </w:rPr>
          <w:t>TABLA 60.-</w:t>
        </w:r>
        <w:r w:rsidR="00DF73ED">
          <w:rPr>
            <w:rFonts w:eastAsiaTheme="minorEastAsia" w:cstheme="minorBidi"/>
            <w:b w:val="0"/>
            <w:bCs w:val="0"/>
            <w:caps w:val="0"/>
            <w:noProof/>
            <w:sz w:val="24"/>
            <w:szCs w:val="24"/>
            <w:lang w:eastAsia="es-ES"/>
          </w:rPr>
          <w:tab/>
        </w:r>
        <w:r w:rsidR="00DF73ED" w:rsidRPr="0037742D">
          <w:rPr>
            <w:rStyle w:val="Hipervnculo"/>
            <w:noProof/>
          </w:rPr>
          <w:t>Puntos función de cada módulo</w:t>
        </w:r>
        <w:r w:rsidR="00DF73ED">
          <w:rPr>
            <w:noProof/>
            <w:webHidden/>
          </w:rPr>
          <w:tab/>
        </w:r>
        <w:r w:rsidR="00DF73ED">
          <w:rPr>
            <w:noProof/>
            <w:webHidden/>
          </w:rPr>
          <w:fldChar w:fldCharType="begin"/>
        </w:r>
        <w:r w:rsidR="00DF73ED">
          <w:rPr>
            <w:noProof/>
            <w:webHidden/>
          </w:rPr>
          <w:instrText xml:space="preserve"> PAGEREF _Toc165126455 \h </w:instrText>
        </w:r>
        <w:r w:rsidR="00DF73ED">
          <w:rPr>
            <w:noProof/>
            <w:webHidden/>
          </w:rPr>
        </w:r>
        <w:r w:rsidR="00DF73ED">
          <w:rPr>
            <w:noProof/>
            <w:webHidden/>
          </w:rPr>
          <w:fldChar w:fldCharType="separate"/>
        </w:r>
        <w:r w:rsidR="00AB32F0">
          <w:rPr>
            <w:noProof/>
            <w:webHidden/>
          </w:rPr>
          <w:t>112</w:t>
        </w:r>
        <w:r w:rsidR="00DF73ED">
          <w:rPr>
            <w:noProof/>
            <w:webHidden/>
          </w:rPr>
          <w:fldChar w:fldCharType="end"/>
        </w:r>
      </w:hyperlink>
    </w:p>
    <w:p w14:paraId="192E5CE6" w14:textId="4DA4216B" w:rsidR="00DF73ED" w:rsidRDefault="00DA24DE">
      <w:pPr>
        <w:pStyle w:val="TDC1"/>
        <w:tabs>
          <w:tab w:val="left" w:pos="1320"/>
          <w:tab w:val="right" w:leader="dot" w:pos="8494"/>
        </w:tabs>
        <w:rPr>
          <w:rFonts w:eastAsiaTheme="minorEastAsia" w:cstheme="minorBidi"/>
          <w:b w:val="0"/>
          <w:bCs w:val="0"/>
          <w:caps w:val="0"/>
          <w:noProof/>
          <w:sz w:val="24"/>
          <w:szCs w:val="24"/>
          <w:lang w:eastAsia="es-ES"/>
        </w:rPr>
      </w:pPr>
      <w:hyperlink w:anchor="_Toc165126456" w:history="1">
        <w:r w:rsidR="00DF73ED" w:rsidRPr="0037742D">
          <w:rPr>
            <w:rStyle w:val="Hipervnculo"/>
            <w:noProof/>
          </w:rPr>
          <w:t>TABLA 61.-</w:t>
        </w:r>
        <w:r w:rsidR="00DF73ED">
          <w:rPr>
            <w:rFonts w:eastAsiaTheme="minorEastAsia" w:cstheme="minorBidi"/>
            <w:b w:val="0"/>
            <w:bCs w:val="0"/>
            <w:caps w:val="0"/>
            <w:noProof/>
            <w:sz w:val="24"/>
            <w:szCs w:val="24"/>
            <w:lang w:eastAsia="es-ES"/>
          </w:rPr>
          <w:tab/>
        </w:r>
        <w:r w:rsidR="00DF73ED" w:rsidRPr="0037742D">
          <w:rPr>
            <w:rStyle w:val="Hipervnculo"/>
            <w:noProof/>
          </w:rPr>
          <w:t>Módulos y PF</w:t>
        </w:r>
        <w:r w:rsidR="00DF73ED">
          <w:rPr>
            <w:noProof/>
            <w:webHidden/>
          </w:rPr>
          <w:tab/>
        </w:r>
        <w:r w:rsidR="00DF73ED">
          <w:rPr>
            <w:noProof/>
            <w:webHidden/>
          </w:rPr>
          <w:fldChar w:fldCharType="begin"/>
        </w:r>
        <w:r w:rsidR="00DF73ED">
          <w:rPr>
            <w:noProof/>
            <w:webHidden/>
          </w:rPr>
          <w:instrText xml:space="preserve"> PAGEREF _Toc165126456 \h </w:instrText>
        </w:r>
        <w:r w:rsidR="00DF73ED">
          <w:rPr>
            <w:noProof/>
            <w:webHidden/>
          </w:rPr>
        </w:r>
        <w:r w:rsidR="00DF73ED">
          <w:rPr>
            <w:noProof/>
            <w:webHidden/>
          </w:rPr>
          <w:fldChar w:fldCharType="separate"/>
        </w:r>
        <w:r w:rsidR="00AB32F0">
          <w:rPr>
            <w:noProof/>
            <w:webHidden/>
          </w:rPr>
          <w:t>112</w:t>
        </w:r>
        <w:r w:rsidR="00DF73ED">
          <w:rPr>
            <w:noProof/>
            <w:webHidden/>
          </w:rPr>
          <w:fldChar w:fldCharType="end"/>
        </w:r>
      </w:hyperlink>
    </w:p>
    <w:p w14:paraId="22AE9130" w14:textId="7EAF6352" w:rsidR="00DF73ED" w:rsidRDefault="00DA24DE">
      <w:pPr>
        <w:pStyle w:val="TDC1"/>
        <w:tabs>
          <w:tab w:val="left" w:pos="1320"/>
          <w:tab w:val="right" w:leader="dot" w:pos="8494"/>
        </w:tabs>
        <w:rPr>
          <w:rFonts w:eastAsiaTheme="minorEastAsia" w:cstheme="minorBidi"/>
          <w:b w:val="0"/>
          <w:bCs w:val="0"/>
          <w:caps w:val="0"/>
          <w:noProof/>
          <w:sz w:val="24"/>
          <w:szCs w:val="24"/>
          <w:lang w:eastAsia="es-ES"/>
        </w:rPr>
      </w:pPr>
      <w:hyperlink w:anchor="_Toc165126457" w:history="1">
        <w:r w:rsidR="00DF73ED" w:rsidRPr="0037742D">
          <w:rPr>
            <w:rStyle w:val="Hipervnculo"/>
            <w:noProof/>
          </w:rPr>
          <w:t>TABLA 62.-</w:t>
        </w:r>
        <w:r w:rsidR="00DF73ED">
          <w:rPr>
            <w:rFonts w:eastAsiaTheme="minorEastAsia" w:cstheme="minorBidi"/>
            <w:b w:val="0"/>
            <w:bCs w:val="0"/>
            <w:caps w:val="0"/>
            <w:noProof/>
            <w:sz w:val="24"/>
            <w:szCs w:val="24"/>
            <w:lang w:eastAsia="es-ES"/>
          </w:rPr>
          <w:tab/>
        </w:r>
        <w:r w:rsidR="00DF73ED" w:rsidRPr="0037742D">
          <w:rPr>
            <w:rStyle w:val="Hipervnculo"/>
            <w:noProof/>
          </w:rPr>
          <w:t>Estimación en h del Módulo 1</w:t>
        </w:r>
        <w:r w:rsidR="00DF73ED">
          <w:rPr>
            <w:noProof/>
            <w:webHidden/>
          </w:rPr>
          <w:tab/>
        </w:r>
        <w:r w:rsidR="00DF73ED">
          <w:rPr>
            <w:noProof/>
            <w:webHidden/>
          </w:rPr>
          <w:fldChar w:fldCharType="begin"/>
        </w:r>
        <w:r w:rsidR="00DF73ED">
          <w:rPr>
            <w:noProof/>
            <w:webHidden/>
          </w:rPr>
          <w:instrText xml:space="preserve"> PAGEREF _Toc165126457 \h </w:instrText>
        </w:r>
        <w:r w:rsidR="00DF73ED">
          <w:rPr>
            <w:noProof/>
            <w:webHidden/>
          </w:rPr>
        </w:r>
        <w:r w:rsidR="00DF73ED">
          <w:rPr>
            <w:noProof/>
            <w:webHidden/>
          </w:rPr>
          <w:fldChar w:fldCharType="separate"/>
        </w:r>
        <w:r w:rsidR="00AB32F0">
          <w:rPr>
            <w:noProof/>
            <w:webHidden/>
          </w:rPr>
          <w:t>113</w:t>
        </w:r>
        <w:r w:rsidR="00DF73ED">
          <w:rPr>
            <w:noProof/>
            <w:webHidden/>
          </w:rPr>
          <w:fldChar w:fldCharType="end"/>
        </w:r>
      </w:hyperlink>
    </w:p>
    <w:p w14:paraId="1E04A9AB" w14:textId="05771CDA" w:rsidR="00DF73ED" w:rsidRDefault="00DA24DE">
      <w:pPr>
        <w:pStyle w:val="TDC1"/>
        <w:tabs>
          <w:tab w:val="left" w:pos="1320"/>
          <w:tab w:val="right" w:leader="dot" w:pos="8494"/>
        </w:tabs>
        <w:rPr>
          <w:rFonts w:eastAsiaTheme="minorEastAsia" w:cstheme="minorBidi"/>
          <w:b w:val="0"/>
          <w:bCs w:val="0"/>
          <w:caps w:val="0"/>
          <w:noProof/>
          <w:sz w:val="24"/>
          <w:szCs w:val="24"/>
          <w:lang w:eastAsia="es-ES"/>
        </w:rPr>
      </w:pPr>
      <w:hyperlink w:anchor="_Toc165126458" w:history="1">
        <w:r w:rsidR="00DF73ED" w:rsidRPr="0037742D">
          <w:rPr>
            <w:rStyle w:val="Hipervnculo"/>
            <w:noProof/>
          </w:rPr>
          <w:t>TABLA 63.-</w:t>
        </w:r>
        <w:r w:rsidR="00DF73ED">
          <w:rPr>
            <w:rFonts w:eastAsiaTheme="minorEastAsia" w:cstheme="minorBidi"/>
            <w:b w:val="0"/>
            <w:bCs w:val="0"/>
            <w:caps w:val="0"/>
            <w:noProof/>
            <w:sz w:val="24"/>
            <w:szCs w:val="24"/>
            <w:lang w:eastAsia="es-ES"/>
          </w:rPr>
          <w:tab/>
        </w:r>
        <w:r w:rsidR="00DF73ED" w:rsidRPr="0037742D">
          <w:rPr>
            <w:rStyle w:val="Hipervnculo"/>
            <w:noProof/>
          </w:rPr>
          <w:t>Media, Mínimo y Max de las estimaciones del módulo 1</w:t>
        </w:r>
        <w:r w:rsidR="00DF73ED">
          <w:rPr>
            <w:noProof/>
            <w:webHidden/>
          </w:rPr>
          <w:tab/>
        </w:r>
        <w:r w:rsidR="00DF73ED">
          <w:rPr>
            <w:noProof/>
            <w:webHidden/>
          </w:rPr>
          <w:fldChar w:fldCharType="begin"/>
        </w:r>
        <w:r w:rsidR="00DF73ED">
          <w:rPr>
            <w:noProof/>
            <w:webHidden/>
          </w:rPr>
          <w:instrText xml:space="preserve"> PAGEREF _Toc165126458 \h </w:instrText>
        </w:r>
        <w:r w:rsidR="00DF73ED">
          <w:rPr>
            <w:noProof/>
            <w:webHidden/>
          </w:rPr>
        </w:r>
        <w:r w:rsidR="00DF73ED">
          <w:rPr>
            <w:noProof/>
            <w:webHidden/>
          </w:rPr>
          <w:fldChar w:fldCharType="separate"/>
        </w:r>
        <w:r w:rsidR="00AB32F0">
          <w:rPr>
            <w:noProof/>
            <w:webHidden/>
          </w:rPr>
          <w:t>113</w:t>
        </w:r>
        <w:r w:rsidR="00DF73ED">
          <w:rPr>
            <w:noProof/>
            <w:webHidden/>
          </w:rPr>
          <w:fldChar w:fldCharType="end"/>
        </w:r>
      </w:hyperlink>
    </w:p>
    <w:p w14:paraId="33EDC6AF" w14:textId="540BE290" w:rsidR="00DF73ED" w:rsidRDefault="00DA24DE">
      <w:pPr>
        <w:pStyle w:val="TDC1"/>
        <w:tabs>
          <w:tab w:val="left" w:pos="1320"/>
          <w:tab w:val="right" w:leader="dot" w:pos="8494"/>
        </w:tabs>
        <w:rPr>
          <w:rFonts w:eastAsiaTheme="minorEastAsia" w:cstheme="minorBidi"/>
          <w:b w:val="0"/>
          <w:bCs w:val="0"/>
          <w:caps w:val="0"/>
          <w:noProof/>
          <w:sz w:val="24"/>
          <w:szCs w:val="24"/>
          <w:lang w:eastAsia="es-ES"/>
        </w:rPr>
      </w:pPr>
      <w:hyperlink w:anchor="_Toc165126459" w:history="1">
        <w:r w:rsidR="00DF73ED" w:rsidRPr="0037742D">
          <w:rPr>
            <w:rStyle w:val="Hipervnculo"/>
            <w:noProof/>
          </w:rPr>
          <w:t>TABLA 64.-</w:t>
        </w:r>
        <w:r w:rsidR="00DF73ED">
          <w:rPr>
            <w:rFonts w:eastAsiaTheme="minorEastAsia" w:cstheme="minorBidi"/>
            <w:b w:val="0"/>
            <w:bCs w:val="0"/>
            <w:caps w:val="0"/>
            <w:noProof/>
            <w:sz w:val="24"/>
            <w:szCs w:val="24"/>
            <w:lang w:eastAsia="es-ES"/>
          </w:rPr>
          <w:tab/>
        </w:r>
        <w:r w:rsidR="00DF73ED" w:rsidRPr="0037742D">
          <w:rPr>
            <w:rStyle w:val="Hipervnculo"/>
            <w:noProof/>
          </w:rPr>
          <w:t>Estimación en h del módulo 6</w:t>
        </w:r>
        <w:r w:rsidR="00DF73ED">
          <w:rPr>
            <w:noProof/>
            <w:webHidden/>
          </w:rPr>
          <w:tab/>
        </w:r>
        <w:r w:rsidR="00DF73ED">
          <w:rPr>
            <w:noProof/>
            <w:webHidden/>
          </w:rPr>
          <w:fldChar w:fldCharType="begin"/>
        </w:r>
        <w:r w:rsidR="00DF73ED">
          <w:rPr>
            <w:noProof/>
            <w:webHidden/>
          </w:rPr>
          <w:instrText xml:space="preserve"> PAGEREF _Toc165126459 \h </w:instrText>
        </w:r>
        <w:r w:rsidR="00DF73ED">
          <w:rPr>
            <w:noProof/>
            <w:webHidden/>
          </w:rPr>
        </w:r>
        <w:r w:rsidR="00DF73ED">
          <w:rPr>
            <w:noProof/>
            <w:webHidden/>
          </w:rPr>
          <w:fldChar w:fldCharType="separate"/>
        </w:r>
        <w:r w:rsidR="00AB32F0">
          <w:rPr>
            <w:noProof/>
            <w:webHidden/>
          </w:rPr>
          <w:t>114</w:t>
        </w:r>
        <w:r w:rsidR="00DF73ED">
          <w:rPr>
            <w:noProof/>
            <w:webHidden/>
          </w:rPr>
          <w:fldChar w:fldCharType="end"/>
        </w:r>
      </w:hyperlink>
    </w:p>
    <w:p w14:paraId="43EBFEF1" w14:textId="73EBF3C7" w:rsidR="00DF73ED" w:rsidRDefault="00DA24DE">
      <w:pPr>
        <w:pStyle w:val="TDC1"/>
        <w:tabs>
          <w:tab w:val="left" w:pos="1320"/>
          <w:tab w:val="right" w:leader="dot" w:pos="8494"/>
        </w:tabs>
        <w:rPr>
          <w:rFonts w:eastAsiaTheme="minorEastAsia" w:cstheme="minorBidi"/>
          <w:b w:val="0"/>
          <w:bCs w:val="0"/>
          <w:caps w:val="0"/>
          <w:noProof/>
          <w:sz w:val="24"/>
          <w:szCs w:val="24"/>
          <w:lang w:eastAsia="es-ES"/>
        </w:rPr>
      </w:pPr>
      <w:hyperlink w:anchor="_Toc165126460" w:history="1">
        <w:r w:rsidR="00DF73ED" w:rsidRPr="0037742D">
          <w:rPr>
            <w:rStyle w:val="Hipervnculo"/>
            <w:noProof/>
          </w:rPr>
          <w:t>TABLA 65.-</w:t>
        </w:r>
        <w:r w:rsidR="00DF73ED">
          <w:rPr>
            <w:rFonts w:eastAsiaTheme="minorEastAsia" w:cstheme="minorBidi"/>
            <w:b w:val="0"/>
            <w:bCs w:val="0"/>
            <w:caps w:val="0"/>
            <w:noProof/>
            <w:sz w:val="24"/>
            <w:szCs w:val="24"/>
            <w:lang w:eastAsia="es-ES"/>
          </w:rPr>
          <w:tab/>
        </w:r>
        <w:r w:rsidR="00DF73ED" w:rsidRPr="0037742D">
          <w:rPr>
            <w:rStyle w:val="Hipervnculo"/>
            <w:noProof/>
          </w:rPr>
          <w:t>Media, Mínimo y Máximo de las estimaciones del módulo 6</w:t>
        </w:r>
        <w:r w:rsidR="00DF73ED">
          <w:rPr>
            <w:noProof/>
            <w:webHidden/>
          </w:rPr>
          <w:tab/>
        </w:r>
        <w:r w:rsidR="00DF73ED">
          <w:rPr>
            <w:noProof/>
            <w:webHidden/>
          </w:rPr>
          <w:fldChar w:fldCharType="begin"/>
        </w:r>
        <w:r w:rsidR="00DF73ED">
          <w:rPr>
            <w:noProof/>
            <w:webHidden/>
          </w:rPr>
          <w:instrText xml:space="preserve"> PAGEREF _Toc165126460 \h </w:instrText>
        </w:r>
        <w:r w:rsidR="00DF73ED">
          <w:rPr>
            <w:noProof/>
            <w:webHidden/>
          </w:rPr>
        </w:r>
        <w:r w:rsidR="00DF73ED">
          <w:rPr>
            <w:noProof/>
            <w:webHidden/>
          </w:rPr>
          <w:fldChar w:fldCharType="separate"/>
        </w:r>
        <w:r w:rsidR="00AB32F0">
          <w:rPr>
            <w:noProof/>
            <w:webHidden/>
          </w:rPr>
          <w:t>114</w:t>
        </w:r>
        <w:r w:rsidR="00DF73ED">
          <w:rPr>
            <w:noProof/>
            <w:webHidden/>
          </w:rPr>
          <w:fldChar w:fldCharType="end"/>
        </w:r>
      </w:hyperlink>
    </w:p>
    <w:p w14:paraId="4FA03572" w14:textId="5635A978" w:rsidR="00DF73ED" w:rsidRDefault="00DA24DE">
      <w:pPr>
        <w:pStyle w:val="TDC1"/>
        <w:tabs>
          <w:tab w:val="left" w:pos="1320"/>
          <w:tab w:val="right" w:leader="dot" w:pos="8494"/>
        </w:tabs>
        <w:rPr>
          <w:rFonts w:eastAsiaTheme="minorEastAsia" w:cstheme="minorBidi"/>
          <w:b w:val="0"/>
          <w:bCs w:val="0"/>
          <w:caps w:val="0"/>
          <w:noProof/>
          <w:sz w:val="24"/>
          <w:szCs w:val="24"/>
          <w:lang w:eastAsia="es-ES"/>
        </w:rPr>
      </w:pPr>
      <w:hyperlink w:anchor="_Toc165126461" w:history="1">
        <w:r w:rsidR="00DF73ED" w:rsidRPr="0037742D">
          <w:rPr>
            <w:rStyle w:val="Hipervnculo"/>
            <w:noProof/>
          </w:rPr>
          <w:t>TABLA 66.-</w:t>
        </w:r>
        <w:r w:rsidR="00DF73ED">
          <w:rPr>
            <w:rFonts w:eastAsiaTheme="minorEastAsia" w:cstheme="minorBidi"/>
            <w:b w:val="0"/>
            <w:bCs w:val="0"/>
            <w:caps w:val="0"/>
            <w:noProof/>
            <w:sz w:val="24"/>
            <w:szCs w:val="24"/>
            <w:lang w:eastAsia="es-ES"/>
          </w:rPr>
          <w:tab/>
        </w:r>
        <w:r w:rsidR="00DF73ED" w:rsidRPr="0037742D">
          <w:rPr>
            <w:rStyle w:val="Hipervnculo"/>
            <w:noProof/>
          </w:rPr>
          <w:t>Esfuerzos por módulo</w:t>
        </w:r>
        <w:r w:rsidR="00DF73ED">
          <w:rPr>
            <w:noProof/>
            <w:webHidden/>
          </w:rPr>
          <w:tab/>
        </w:r>
        <w:r w:rsidR="00DF73ED">
          <w:rPr>
            <w:noProof/>
            <w:webHidden/>
          </w:rPr>
          <w:fldChar w:fldCharType="begin"/>
        </w:r>
        <w:r w:rsidR="00DF73ED">
          <w:rPr>
            <w:noProof/>
            <w:webHidden/>
          </w:rPr>
          <w:instrText xml:space="preserve"> PAGEREF _Toc165126461 \h </w:instrText>
        </w:r>
        <w:r w:rsidR="00DF73ED">
          <w:rPr>
            <w:noProof/>
            <w:webHidden/>
          </w:rPr>
        </w:r>
        <w:r w:rsidR="00DF73ED">
          <w:rPr>
            <w:noProof/>
            <w:webHidden/>
          </w:rPr>
          <w:fldChar w:fldCharType="separate"/>
        </w:r>
        <w:r w:rsidR="00AB32F0">
          <w:rPr>
            <w:noProof/>
            <w:webHidden/>
          </w:rPr>
          <w:t>115</w:t>
        </w:r>
        <w:r w:rsidR="00DF73ED">
          <w:rPr>
            <w:noProof/>
            <w:webHidden/>
          </w:rPr>
          <w:fldChar w:fldCharType="end"/>
        </w:r>
      </w:hyperlink>
    </w:p>
    <w:p w14:paraId="502F44B5" w14:textId="6FFA8D4B" w:rsidR="00DF73ED" w:rsidRDefault="00DA24DE">
      <w:pPr>
        <w:pStyle w:val="TDC1"/>
        <w:tabs>
          <w:tab w:val="left" w:pos="1320"/>
          <w:tab w:val="right" w:leader="dot" w:pos="8494"/>
        </w:tabs>
        <w:rPr>
          <w:rFonts w:eastAsiaTheme="minorEastAsia" w:cstheme="minorBidi"/>
          <w:b w:val="0"/>
          <w:bCs w:val="0"/>
          <w:caps w:val="0"/>
          <w:noProof/>
          <w:sz w:val="24"/>
          <w:szCs w:val="24"/>
          <w:lang w:eastAsia="es-ES"/>
        </w:rPr>
      </w:pPr>
      <w:hyperlink w:anchor="_Toc165126462" w:history="1">
        <w:r w:rsidR="00DF73ED" w:rsidRPr="0037742D">
          <w:rPr>
            <w:rStyle w:val="Hipervnculo"/>
            <w:noProof/>
          </w:rPr>
          <w:t>TABLA 67.-</w:t>
        </w:r>
        <w:r w:rsidR="00DF73ED">
          <w:rPr>
            <w:rFonts w:eastAsiaTheme="minorEastAsia" w:cstheme="minorBidi"/>
            <w:b w:val="0"/>
            <w:bCs w:val="0"/>
            <w:caps w:val="0"/>
            <w:noProof/>
            <w:sz w:val="24"/>
            <w:szCs w:val="24"/>
            <w:lang w:eastAsia="es-ES"/>
          </w:rPr>
          <w:tab/>
        </w:r>
        <w:r w:rsidR="00DF73ED" w:rsidRPr="0037742D">
          <w:rPr>
            <w:rStyle w:val="Hipervnculo"/>
            <w:noProof/>
          </w:rPr>
          <w:t>Definición de empresa - Gastos en servicios</w:t>
        </w:r>
        <w:r w:rsidR="00DF73ED">
          <w:rPr>
            <w:noProof/>
            <w:webHidden/>
          </w:rPr>
          <w:tab/>
        </w:r>
        <w:r w:rsidR="00DF73ED">
          <w:rPr>
            <w:noProof/>
            <w:webHidden/>
          </w:rPr>
          <w:fldChar w:fldCharType="begin"/>
        </w:r>
        <w:r w:rsidR="00DF73ED">
          <w:rPr>
            <w:noProof/>
            <w:webHidden/>
          </w:rPr>
          <w:instrText xml:space="preserve"> PAGEREF _Toc165126462 \h </w:instrText>
        </w:r>
        <w:r w:rsidR="00DF73ED">
          <w:rPr>
            <w:noProof/>
            <w:webHidden/>
          </w:rPr>
        </w:r>
        <w:r w:rsidR="00DF73ED">
          <w:rPr>
            <w:noProof/>
            <w:webHidden/>
          </w:rPr>
          <w:fldChar w:fldCharType="separate"/>
        </w:r>
        <w:r w:rsidR="00AB32F0">
          <w:rPr>
            <w:noProof/>
            <w:webHidden/>
          </w:rPr>
          <w:t>124</w:t>
        </w:r>
        <w:r w:rsidR="00DF73ED">
          <w:rPr>
            <w:noProof/>
            <w:webHidden/>
          </w:rPr>
          <w:fldChar w:fldCharType="end"/>
        </w:r>
      </w:hyperlink>
    </w:p>
    <w:p w14:paraId="406BBBFB" w14:textId="21C0EE80" w:rsidR="00DF73ED" w:rsidRDefault="00DA24DE">
      <w:pPr>
        <w:pStyle w:val="TDC1"/>
        <w:tabs>
          <w:tab w:val="left" w:pos="1320"/>
          <w:tab w:val="right" w:leader="dot" w:pos="8494"/>
        </w:tabs>
        <w:rPr>
          <w:rFonts w:eastAsiaTheme="minorEastAsia" w:cstheme="minorBidi"/>
          <w:b w:val="0"/>
          <w:bCs w:val="0"/>
          <w:caps w:val="0"/>
          <w:noProof/>
          <w:sz w:val="24"/>
          <w:szCs w:val="24"/>
          <w:lang w:eastAsia="es-ES"/>
        </w:rPr>
      </w:pPr>
      <w:hyperlink w:anchor="_Toc165126463" w:history="1">
        <w:r w:rsidR="00DF73ED" w:rsidRPr="0037742D">
          <w:rPr>
            <w:rStyle w:val="Hipervnculo"/>
            <w:noProof/>
          </w:rPr>
          <w:t>TABLA 68.-</w:t>
        </w:r>
        <w:r w:rsidR="00DF73ED">
          <w:rPr>
            <w:rFonts w:eastAsiaTheme="minorEastAsia" w:cstheme="minorBidi"/>
            <w:b w:val="0"/>
            <w:bCs w:val="0"/>
            <w:caps w:val="0"/>
            <w:noProof/>
            <w:sz w:val="24"/>
            <w:szCs w:val="24"/>
            <w:lang w:eastAsia="es-ES"/>
          </w:rPr>
          <w:tab/>
        </w:r>
        <w:r w:rsidR="00DF73ED" w:rsidRPr="0037742D">
          <w:rPr>
            <w:rStyle w:val="Hipervnculo"/>
            <w:noProof/>
          </w:rPr>
          <w:t>Definición de la empresa - Coste de los medios de producción</w:t>
        </w:r>
        <w:r w:rsidR="00DF73ED">
          <w:rPr>
            <w:noProof/>
            <w:webHidden/>
          </w:rPr>
          <w:tab/>
        </w:r>
        <w:r w:rsidR="00DF73ED">
          <w:rPr>
            <w:noProof/>
            <w:webHidden/>
          </w:rPr>
          <w:fldChar w:fldCharType="begin"/>
        </w:r>
        <w:r w:rsidR="00DF73ED">
          <w:rPr>
            <w:noProof/>
            <w:webHidden/>
          </w:rPr>
          <w:instrText xml:space="preserve"> PAGEREF _Toc165126463 \h </w:instrText>
        </w:r>
        <w:r w:rsidR="00DF73ED">
          <w:rPr>
            <w:noProof/>
            <w:webHidden/>
          </w:rPr>
        </w:r>
        <w:r w:rsidR="00DF73ED">
          <w:rPr>
            <w:noProof/>
            <w:webHidden/>
          </w:rPr>
          <w:fldChar w:fldCharType="separate"/>
        </w:r>
        <w:r w:rsidR="00AB32F0">
          <w:rPr>
            <w:noProof/>
            <w:webHidden/>
          </w:rPr>
          <w:t>125</w:t>
        </w:r>
        <w:r w:rsidR="00DF73ED">
          <w:rPr>
            <w:noProof/>
            <w:webHidden/>
          </w:rPr>
          <w:fldChar w:fldCharType="end"/>
        </w:r>
      </w:hyperlink>
    </w:p>
    <w:p w14:paraId="00175910" w14:textId="33F35CC5" w:rsidR="00DF73ED" w:rsidRDefault="00DA24DE">
      <w:pPr>
        <w:pStyle w:val="TDC1"/>
        <w:tabs>
          <w:tab w:val="left" w:pos="1320"/>
          <w:tab w:val="right" w:leader="dot" w:pos="8494"/>
        </w:tabs>
        <w:rPr>
          <w:rFonts w:eastAsiaTheme="minorEastAsia" w:cstheme="minorBidi"/>
          <w:b w:val="0"/>
          <w:bCs w:val="0"/>
          <w:caps w:val="0"/>
          <w:noProof/>
          <w:sz w:val="24"/>
          <w:szCs w:val="24"/>
          <w:lang w:eastAsia="es-ES"/>
        </w:rPr>
      </w:pPr>
      <w:hyperlink w:anchor="_Toc165126464" w:history="1">
        <w:r w:rsidR="00DF73ED" w:rsidRPr="0037742D">
          <w:rPr>
            <w:rStyle w:val="Hipervnculo"/>
            <w:noProof/>
          </w:rPr>
          <w:t>TABLA 69.-</w:t>
        </w:r>
        <w:r w:rsidR="00DF73ED">
          <w:rPr>
            <w:rFonts w:eastAsiaTheme="minorEastAsia" w:cstheme="minorBidi"/>
            <w:b w:val="0"/>
            <w:bCs w:val="0"/>
            <w:caps w:val="0"/>
            <w:noProof/>
            <w:sz w:val="24"/>
            <w:szCs w:val="24"/>
            <w:lang w:eastAsia="es-ES"/>
          </w:rPr>
          <w:tab/>
        </w:r>
        <w:r w:rsidR="00DF73ED" w:rsidRPr="0037742D">
          <w:rPr>
            <w:rStyle w:val="Hipervnculo"/>
            <w:noProof/>
          </w:rPr>
          <w:t>Definición de la empresa - Roles y personal</w:t>
        </w:r>
        <w:r w:rsidR="00DF73ED">
          <w:rPr>
            <w:noProof/>
            <w:webHidden/>
          </w:rPr>
          <w:tab/>
        </w:r>
        <w:r w:rsidR="00DF73ED">
          <w:rPr>
            <w:noProof/>
            <w:webHidden/>
          </w:rPr>
          <w:fldChar w:fldCharType="begin"/>
        </w:r>
        <w:r w:rsidR="00DF73ED">
          <w:rPr>
            <w:noProof/>
            <w:webHidden/>
          </w:rPr>
          <w:instrText xml:space="preserve"> PAGEREF _Toc165126464 \h </w:instrText>
        </w:r>
        <w:r w:rsidR="00DF73ED">
          <w:rPr>
            <w:noProof/>
            <w:webHidden/>
          </w:rPr>
        </w:r>
        <w:r w:rsidR="00DF73ED">
          <w:rPr>
            <w:noProof/>
            <w:webHidden/>
          </w:rPr>
          <w:fldChar w:fldCharType="separate"/>
        </w:r>
        <w:r w:rsidR="00AB32F0">
          <w:rPr>
            <w:noProof/>
            <w:webHidden/>
          </w:rPr>
          <w:t>126</w:t>
        </w:r>
        <w:r w:rsidR="00DF73ED">
          <w:rPr>
            <w:noProof/>
            <w:webHidden/>
          </w:rPr>
          <w:fldChar w:fldCharType="end"/>
        </w:r>
      </w:hyperlink>
    </w:p>
    <w:p w14:paraId="1AC07C3A" w14:textId="592A9987" w:rsidR="00DF73ED" w:rsidRDefault="00DA24DE">
      <w:pPr>
        <w:pStyle w:val="TDC1"/>
        <w:tabs>
          <w:tab w:val="left" w:pos="1320"/>
          <w:tab w:val="right" w:leader="dot" w:pos="8494"/>
        </w:tabs>
        <w:rPr>
          <w:rFonts w:eastAsiaTheme="minorEastAsia" w:cstheme="minorBidi"/>
          <w:b w:val="0"/>
          <w:bCs w:val="0"/>
          <w:caps w:val="0"/>
          <w:noProof/>
          <w:sz w:val="24"/>
          <w:szCs w:val="24"/>
          <w:lang w:eastAsia="es-ES"/>
        </w:rPr>
      </w:pPr>
      <w:hyperlink w:anchor="_Toc165126465" w:history="1">
        <w:r w:rsidR="00DF73ED" w:rsidRPr="0037742D">
          <w:rPr>
            <w:rStyle w:val="Hipervnculo"/>
            <w:noProof/>
          </w:rPr>
          <w:t>TABLA 70.-</w:t>
        </w:r>
        <w:r w:rsidR="00DF73ED">
          <w:rPr>
            <w:rFonts w:eastAsiaTheme="minorEastAsia" w:cstheme="minorBidi"/>
            <w:b w:val="0"/>
            <w:bCs w:val="0"/>
            <w:caps w:val="0"/>
            <w:noProof/>
            <w:sz w:val="24"/>
            <w:szCs w:val="24"/>
            <w:lang w:eastAsia="es-ES"/>
          </w:rPr>
          <w:tab/>
        </w:r>
        <w:r w:rsidR="00DF73ED" w:rsidRPr="0037742D">
          <w:rPr>
            <w:rStyle w:val="Hipervnculo"/>
            <w:noProof/>
          </w:rPr>
          <w:t>Definición de la empresa - Productividad y costes indirectos de personal</w:t>
        </w:r>
        <w:r w:rsidR="00DF73ED">
          <w:rPr>
            <w:noProof/>
            <w:webHidden/>
          </w:rPr>
          <w:tab/>
        </w:r>
        <w:r w:rsidR="00DF73ED">
          <w:rPr>
            <w:noProof/>
            <w:webHidden/>
          </w:rPr>
          <w:fldChar w:fldCharType="begin"/>
        </w:r>
        <w:r w:rsidR="00DF73ED">
          <w:rPr>
            <w:noProof/>
            <w:webHidden/>
          </w:rPr>
          <w:instrText xml:space="preserve"> PAGEREF _Toc165126465 \h </w:instrText>
        </w:r>
        <w:r w:rsidR="00DF73ED">
          <w:rPr>
            <w:noProof/>
            <w:webHidden/>
          </w:rPr>
        </w:r>
        <w:r w:rsidR="00DF73ED">
          <w:rPr>
            <w:noProof/>
            <w:webHidden/>
          </w:rPr>
          <w:fldChar w:fldCharType="separate"/>
        </w:r>
        <w:r w:rsidR="00AB32F0">
          <w:rPr>
            <w:noProof/>
            <w:webHidden/>
          </w:rPr>
          <w:t>127</w:t>
        </w:r>
        <w:r w:rsidR="00DF73ED">
          <w:rPr>
            <w:noProof/>
            <w:webHidden/>
          </w:rPr>
          <w:fldChar w:fldCharType="end"/>
        </w:r>
      </w:hyperlink>
    </w:p>
    <w:p w14:paraId="656A8680" w14:textId="7CF514D6" w:rsidR="00DF73ED" w:rsidRDefault="00DA24DE">
      <w:pPr>
        <w:pStyle w:val="TDC1"/>
        <w:tabs>
          <w:tab w:val="left" w:pos="1320"/>
          <w:tab w:val="right" w:leader="dot" w:pos="8494"/>
        </w:tabs>
        <w:rPr>
          <w:rFonts w:eastAsiaTheme="minorEastAsia" w:cstheme="minorBidi"/>
          <w:b w:val="0"/>
          <w:bCs w:val="0"/>
          <w:caps w:val="0"/>
          <w:noProof/>
          <w:sz w:val="24"/>
          <w:szCs w:val="24"/>
          <w:lang w:eastAsia="es-ES"/>
        </w:rPr>
      </w:pPr>
      <w:hyperlink w:anchor="_Toc165126466" w:history="1">
        <w:r w:rsidR="00DF73ED" w:rsidRPr="0037742D">
          <w:rPr>
            <w:rStyle w:val="Hipervnculo"/>
            <w:noProof/>
          </w:rPr>
          <w:t>TABLA 71.-</w:t>
        </w:r>
        <w:r w:rsidR="00DF73ED">
          <w:rPr>
            <w:rFonts w:eastAsiaTheme="minorEastAsia" w:cstheme="minorBidi"/>
            <w:b w:val="0"/>
            <w:bCs w:val="0"/>
            <w:caps w:val="0"/>
            <w:noProof/>
            <w:sz w:val="24"/>
            <w:szCs w:val="24"/>
            <w:lang w:eastAsia="es-ES"/>
          </w:rPr>
          <w:tab/>
        </w:r>
        <w:r w:rsidR="00DF73ED" w:rsidRPr="0037742D">
          <w:rPr>
            <w:rStyle w:val="Hipervnculo"/>
            <w:noProof/>
          </w:rPr>
          <w:t>Definición de la empresa - Horas productivas del personal</w:t>
        </w:r>
        <w:r w:rsidR="00DF73ED">
          <w:rPr>
            <w:noProof/>
            <w:webHidden/>
          </w:rPr>
          <w:tab/>
        </w:r>
        <w:r w:rsidR="00DF73ED">
          <w:rPr>
            <w:noProof/>
            <w:webHidden/>
          </w:rPr>
          <w:fldChar w:fldCharType="begin"/>
        </w:r>
        <w:r w:rsidR="00DF73ED">
          <w:rPr>
            <w:noProof/>
            <w:webHidden/>
          </w:rPr>
          <w:instrText xml:space="preserve"> PAGEREF _Toc165126466 \h </w:instrText>
        </w:r>
        <w:r w:rsidR="00DF73ED">
          <w:rPr>
            <w:noProof/>
            <w:webHidden/>
          </w:rPr>
        </w:r>
        <w:r w:rsidR="00DF73ED">
          <w:rPr>
            <w:noProof/>
            <w:webHidden/>
          </w:rPr>
          <w:fldChar w:fldCharType="separate"/>
        </w:r>
        <w:r w:rsidR="00AB32F0">
          <w:rPr>
            <w:noProof/>
            <w:webHidden/>
          </w:rPr>
          <w:t>128</w:t>
        </w:r>
        <w:r w:rsidR="00DF73ED">
          <w:rPr>
            <w:noProof/>
            <w:webHidden/>
          </w:rPr>
          <w:fldChar w:fldCharType="end"/>
        </w:r>
      </w:hyperlink>
    </w:p>
    <w:p w14:paraId="42B6C447" w14:textId="22330314" w:rsidR="00DF73ED" w:rsidRDefault="00DA24DE">
      <w:pPr>
        <w:pStyle w:val="TDC1"/>
        <w:tabs>
          <w:tab w:val="left" w:pos="1320"/>
          <w:tab w:val="right" w:leader="dot" w:pos="8494"/>
        </w:tabs>
        <w:rPr>
          <w:rFonts w:eastAsiaTheme="minorEastAsia" w:cstheme="minorBidi"/>
          <w:b w:val="0"/>
          <w:bCs w:val="0"/>
          <w:caps w:val="0"/>
          <w:noProof/>
          <w:sz w:val="24"/>
          <w:szCs w:val="24"/>
          <w:lang w:eastAsia="es-ES"/>
        </w:rPr>
      </w:pPr>
      <w:hyperlink w:anchor="_Toc165126467" w:history="1">
        <w:r w:rsidR="00DF73ED" w:rsidRPr="0037742D">
          <w:rPr>
            <w:rStyle w:val="Hipervnculo"/>
            <w:noProof/>
          </w:rPr>
          <w:t>TABLA 72.-</w:t>
        </w:r>
        <w:r w:rsidR="00DF73ED">
          <w:rPr>
            <w:rFonts w:eastAsiaTheme="minorEastAsia" w:cstheme="minorBidi"/>
            <w:b w:val="0"/>
            <w:bCs w:val="0"/>
            <w:caps w:val="0"/>
            <w:noProof/>
            <w:sz w:val="24"/>
            <w:szCs w:val="24"/>
            <w:lang w:eastAsia="es-ES"/>
          </w:rPr>
          <w:tab/>
        </w:r>
        <w:r w:rsidR="00DF73ED" w:rsidRPr="0037742D">
          <w:rPr>
            <w:rStyle w:val="Hipervnculo"/>
            <w:noProof/>
          </w:rPr>
          <w:t>Definición de la empresa - Resumen de costes</w:t>
        </w:r>
        <w:r w:rsidR="00DF73ED">
          <w:rPr>
            <w:noProof/>
            <w:webHidden/>
          </w:rPr>
          <w:tab/>
        </w:r>
        <w:r w:rsidR="00DF73ED">
          <w:rPr>
            <w:noProof/>
            <w:webHidden/>
          </w:rPr>
          <w:fldChar w:fldCharType="begin"/>
        </w:r>
        <w:r w:rsidR="00DF73ED">
          <w:rPr>
            <w:noProof/>
            <w:webHidden/>
          </w:rPr>
          <w:instrText xml:space="preserve"> PAGEREF _Toc165126467 \h </w:instrText>
        </w:r>
        <w:r w:rsidR="00DF73ED">
          <w:rPr>
            <w:noProof/>
            <w:webHidden/>
          </w:rPr>
        </w:r>
        <w:r w:rsidR="00DF73ED">
          <w:rPr>
            <w:noProof/>
            <w:webHidden/>
          </w:rPr>
          <w:fldChar w:fldCharType="separate"/>
        </w:r>
        <w:r w:rsidR="00AB32F0">
          <w:rPr>
            <w:noProof/>
            <w:webHidden/>
          </w:rPr>
          <w:t>128</w:t>
        </w:r>
        <w:r w:rsidR="00DF73ED">
          <w:rPr>
            <w:noProof/>
            <w:webHidden/>
          </w:rPr>
          <w:fldChar w:fldCharType="end"/>
        </w:r>
      </w:hyperlink>
    </w:p>
    <w:p w14:paraId="7894A138" w14:textId="07534FC1" w:rsidR="00DF73ED" w:rsidRDefault="00DA24DE">
      <w:pPr>
        <w:pStyle w:val="TDC1"/>
        <w:tabs>
          <w:tab w:val="left" w:pos="1320"/>
          <w:tab w:val="right" w:leader="dot" w:pos="8494"/>
        </w:tabs>
        <w:rPr>
          <w:rFonts w:eastAsiaTheme="minorEastAsia" w:cstheme="minorBidi"/>
          <w:b w:val="0"/>
          <w:bCs w:val="0"/>
          <w:caps w:val="0"/>
          <w:noProof/>
          <w:sz w:val="24"/>
          <w:szCs w:val="24"/>
          <w:lang w:eastAsia="es-ES"/>
        </w:rPr>
      </w:pPr>
      <w:hyperlink w:anchor="_Toc165126468" w:history="1">
        <w:r w:rsidR="00DF73ED" w:rsidRPr="0037742D">
          <w:rPr>
            <w:rStyle w:val="Hipervnculo"/>
            <w:noProof/>
          </w:rPr>
          <w:t>TABLA 73.-</w:t>
        </w:r>
        <w:r w:rsidR="00DF73ED">
          <w:rPr>
            <w:rFonts w:eastAsiaTheme="minorEastAsia" w:cstheme="minorBidi"/>
            <w:b w:val="0"/>
            <w:bCs w:val="0"/>
            <w:caps w:val="0"/>
            <w:noProof/>
            <w:sz w:val="24"/>
            <w:szCs w:val="24"/>
            <w:lang w:eastAsia="es-ES"/>
          </w:rPr>
          <w:tab/>
        </w:r>
        <w:r w:rsidR="00DF73ED" w:rsidRPr="0037742D">
          <w:rPr>
            <w:rStyle w:val="Hipervnculo"/>
            <w:noProof/>
          </w:rPr>
          <w:t>Definición de la empresa - Precios hora de los roles y facturación anual necesaria</w:t>
        </w:r>
        <w:r w:rsidR="00DF73ED">
          <w:rPr>
            <w:noProof/>
            <w:webHidden/>
          </w:rPr>
          <w:tab/>
        </w:r>
        <w:r w:rsidR="00DF73ED">
          <w:rPr>
            <w:noProof/>
            <w:webHidden/>
          </w:rPr>
          <w:fldChar w:fldCharType="begin"/>
        </w:r>
        <w:r w:rsidR="00DF73ED">
          <w:rPr>
            <w:noProof/>
            <w:webHidden/>
          </w:rPr>
          <w:instrText xml:space="preserve"> PAGEREF _Toc165126468 \h </w:instrText>
        </w:r>
        <w:r w:rsidR="00DF73ED">
          <w:rPr>
            <w:noProof/>
            <w:webHidden/>
          </w:rPr>
        </w:r>
        <w:r w:rsidR="00DF73ED">
          <w:rPr>
            <w:noProof/>
            <w:webHidden/>
          </w:rPr>
          <w:fldChar w:fldCharType="separate"/>
        </w:r>
        <w:r w:rsidR="00AB32F0">
          <w:rPr>
            <w:noProof/>
            <w:webHidden/>
          </w:rPr>
          <w:t>129</w:t>
        </w:r>
        <w:r w:rsidR="00DF73ED">
          <w:rPr>
            <w:noProof/>
            <w:webHidden/>
          </w:rPr>
          <w:fldChar w:fldCharType="end"/>
        </w:r>
      </w:hyperlink>
    </w:p>
    <w:p w14:paraId="78F9E1D8" w14:textId="5C35FE65" w:rsidR="00DF73ED" w:rsidRDefault="00DA24DE">
      <w:pPr>
        <w:pStyle w:val="TDC1"/>
        <w:tabs>
          <w:tab w:val="left" w:pos="1320"/>
          <w:tab w:val="right" w:leader="dot" w:pos="8494"/>
        </w:tabs>
        <w:rPr>
          <w:rFonts w:eastAsiaTheme="minorEastAsia" w:cstheme="minorBidi"/>
          <w:b w:val="0"/>
          <w:bCs w:val="0"/>
          <w:caps w:val="0"/>
          <w:noProof/>
          <w:sz w:val="24"/>
          <w:szCs w:val="24"/>
          <w:lang w:eastAsia="es-ES"/>
        </w:rPr>
      </w:pPr>
      <w:hyperlink w:anchor="_Toc165126469" w:history="1">
        <w:r w:rsidR="00DF73ED" w:rsidRPr="0037742D">
          <w:rPr>
            <w:rStyle w:val="Hipervnculo"/>
            <w:noProof/>
          </w:rPr>
          <w:t>TABLA 74.-</w:t>
        </w:r>
        <w:r w:rsidR="00DF73ED">
          <w:rPr>
            <w:rFonts w:eastAsiaTheme="minorEastAsia" w:cstheme="minorBidi"/>
            <w:b w:val="0"/>
            <w:bCs w:val="0"/>
            <w:caps w:val="0"/>
            <w:noProof/>
            <w:sz w:val="24"/>
            <w:szCs w:val="24"/>
            <w:lang w:eastAsia="es-ES"/>
          </w:rPr>
          <w:tab/>
        </w:r>
        <w:r w:rsidR="00DF73ED" w:rsidRPr="0037742D">
          <w:rPr>
            <w:rStyle w:val="Hipervnculo"/>
            <w:noProof/>
          </w:rPr>
          <w:t>Estimación del proyecto utilizando estimación en tres puntos</w:t>
        </w:r>
        <w:r w:rsidR="00DF73ED">
          <w:rPr>
            <w:noProof/>
            <w:webHidden/>
          </w:rPr>
          <w:tab/>
        </w:r>
        <w:r w:rsidR="00DF73ED">
          <w:rPr>
            <w:noProof/>
            <w:webHidden/>
          </w:rPr>
          <w:fldChar w:fldCharType="begin"/>
        </w:r>
        <w:r w:rsidR="00DF73ED">
          <w:rPr>
            <w:noProof/>
            <w:webHidden/>
          </w:rPr>
          <w:instrText xml:space="preserve"> PAGEREF _Toc165126469 \h </w:instrText>
        </w:r>
        <w:r w:rsidR="00DF73ED">
          <w:rPr>
            <w:noProof/>
            <w:webHidden/>
          </w:rPr>
        </w:r>
        <w:r w:rsidR="00DF73ED">
          <w:rPr>
            <w:noProof/>
            <w:webHidden/>
          </w:rPr>
          <w:fldChar w:fldCharType="separate"/>
        </w:r>
        <w:r w:rsidR="00AB32F0">
          <w:rPr>
            <w:noProof/>
            <w:webHidden/>
          </w:rPr>
          <w:t>130</w:t>
        </w:r>
        <w:r w:rsidR="00DF73ED">
          <w:rPr>
            <w:noProof/>
            <w:webHidden/>
          </w:rPr>
          <w:fldChar w:fldCharType="end"/>
        </w:r>
      </w:hyperlink>
    </w:p>
    <w:p w14:paraId="255A0917" w14:textId="6061CFCB" w:rsidR="00DF73ED" w:rsidRDefault="00DA24DE">
      <w:pPr>
        <w:pStyle w:val="TDC1"/>
        <w:tabs>
          <w:tab w:val="left" w:pos="1320"/>
          <w:tab w:val="right" w:leader="dot" w:pos="8494"/>
        </w:tabs>
        <w:rPr>
          <w:rFonts w:eastAsiaTheme="minorEastAsia" w:cstheme="minorBidi"/>
          <w:b w:val="0"/>
          <w:bCs w:val="0"/>
          <w:caps w:val="0"/>
          <w:noProof/>
          <w:sz w:val="24"/>
          <w:szCs w:val="24"/>
          <w:lang w:eastAsia="es-ES"/>
        </w:rPr>
      </w:pPr>
      <w:hyperlink w:anchor="_Toc165126470" w:history="1">
        <w:r w:rsidR="00DF73ED" w:rsidRPr="0037742D">
          <w:rPr>
            <w:rStyle w:val="Hipervnculo"/>
            <w:noProof/>
          </w:rPr>
          <w:t>TABLA 75.-</w:t>
        </w:r>
        <w:r w:rsidR="00DF73ED">
          <w:rPr>
            <w:rFonts w:eastAsiaTheme="minorEastAsia" w:cstheme="minorBidi"/>
            <w:b w:val="0"/>
            <w:bCs w:val="0"/>
            <w:caps w:val="0"/>
            <w:noProof/>
            <w:sz w:val="24"/>
            <w:szCs w:val="24"/>
            <w:lang w:eastAsia="es-ES"/>
          </w:rPr>
          <w:tab/>
        </w:r>
        <w:r w:rsidR="00DF73ED" w:rsidRPr="0037742D">
          <w:rPr>
            <w:rStyle w:val="Hipervnculo"/>
            <w:noProof/>
          </w:rPr>
          <w:t>Presupuesto final resumido para el cliente</w:t>
        </w:r>
        <w:r w:rsidR="00DF73ED">
          <w:rPr>
            <w:noProof/>
            <w:webHidden/>
          </w:rPr>
          <w:tab/>
        </w:r>
        <w:r w:rsidR="00DF73ED">
          <w:rPr>
            <w:noProof/>
            <w:webHidden/>
          </w:rPr>
          <w:fldChar w:fldCharType="begin"/>
        </w:r>
        <w:r w:rsidR="00DF73ED">
          <w:rPr>
            <w:noProof/>
            <w:webHidden/>
          </w:rPr>
          <w:instrText xml:space="preserve"> PAGEREF _Toc165126470 \h </w:instrText>
        </w:r>
        <w:r w:rsidR="00DF73ED">
          <w:rPr>
            <w:noProof/>
            <w:webHidden/>
          </w:rPr>
        </w:r>
        <w:r w:rsidR="00DF73ED">
          <w:rPr>
            <w:noProof/>
            <w:webHidden/>
          </w:rPr>
          <w:fldChar w:fldCharType="separate"/>
        </w:r>
        <w:r w:rsidR="00AB32F0">
          <w:rPr>
            <w:noProof/>
            <w:webHidden/>
          </w:rPr>
          <w:t>131</w:t>
        </w:r>
        <w:r w:rsidR="00DF73ED">
          <w:rPr>
            <w:noProof/>
            <w:webHidden/>
          </w:rPr>
          <w:fldChar w:fldCharType="end"/>
        </w:r>
      </w:hyperlink>
    </w:p>
    <w:p w14:paraId="0A1B874F" w14:textId="3B1F3400" w:rsidR="00DF73ED" w:rsidRDefault="00DA24DE">
      <w:pPr>
        <w:pStyle w:val="TDC1"/>
        <w:tabs>
          <w:tab w:val="left" w:pos="1320"/>
          <w:tab w:val="right" w:leader="dot" w:pos="8494"/>
        </w:tabs>
        <w:rPr>
          <w:rFonts w:eastAsiaTheme="minorEastAsia" w:cstheme="minorBidi"/>
          <w:b w:val="0"/>
          <w:bCs w:val="0"/>
          <w:caps w:val="0"/>
          <w:noProof/>
          <w:sz w:val="24"/>
          <w:szCs w:val="24"/>
          <w:lang w:eastAsia="es-ES"/>
        </w:rPr>
      </w:pPr>
      <w:hyperlink w:anchor="_Toc165126471" w:history="1">
        <w:r w:rsidR="00DF73ED" w:rsidRPr="0037742D">
          <w:rPr>
            <w:rStyle w:val="Hipervnculo"/>
            <w:noProof/>
            <w:lang w:val="en-US"/>
          </w:rPr>
          <w:t>TABLA 76.-</w:t>
        </w:r>
        <w:r w:rsidR="00DF73ED">
          <w:rPr>
            <w:rFonts w:eastAsiaTheme="minorEastAsia" w:cstheme="minorBidi"/>
            <w:b w:val="0"/>
            <w:bCs w:val="0"/>
            <w:caps w:val="0"/>
            <w:noProof/>
            <w:sz w:val="24"/>
            <w:szCs w:val="24"/>
            <w:lang w:eastAsia="es-ES"/>
          </w:rPr>
          <w:tab/>
        </w:r>
        <w:r w:rsidR="00DF73ED" w:rsidRPr="0037742D">
          <w:rPr>
            <w:rStyle w:val="Hipervnculo"/>
            <w:noProof/>
            <w:lang w:val="en-US"/>
          </w:rPr>
          <w:t>Lista de stakeholders a comunicar</w:t>
        </w:r>
        <w:r w:rsidR="00DF73ED">
          <w:rPr>
            <w:noProof/>
            <w:webHidden/>
          </w:rPr>
          <w:tab/>
        </w:r>
        <w:r w:rsidR="00DF73ED">
          <w:rPr>
            <w:noProof/>
            <w:webHidden/>
          </w:rPr>
          <w:fldChar w:fldCharType="begin"/>
        </w:r>
        <w:r w:rsidR="00DF73ED">
          <w:rPr>
            <w:noProof/>
            <w:webHidden/>
          </w:rPr>
          <w:instrText xml:space="preserve"> PAGEREF _Toc165126471 \h </w:instrText>
        </w:r>
        <w:r w:rsidR="00DF73ED">
          <w:rPr>
            <w:noProof/>
            <w:webHidden/>
          </w:rPr>
        </w:r>
        <w:r w:rsidR="00DF73ED">
          <w:rPr>
            <w:noProof/>
            <w:webHidden/>
          </w:rPr>
          <w:fldChar w:fldCharType="separate"/>
        </w:r>
        <w:r w:rsidR="00AB32F0">
          <w:rPr>
            <w:noProof/>
            <w:webHidden/>
          </w:rPr>
          <w:t>138</w:t>
        </w:r>
        <w:r w:rsidR="00DF73ED">
          <w:rPr>
            <w:noProof/>
            <w:webHidden/>
          </w:rPr>
          <w:fldChar w:fldCharType="end"/>
        </w:r>
      </w:hyperlink>
    </w:p>
    <w:p w14:paraId="5D228DE8" w14:textId="156AEFE1" w:rsidR="00DF73ED" w:rsidRDefault="00DA24DE">
      <w:pPr>
        <w:pStyle w:val="TDC1"/>
        <w:tabs>
          <w:tab w:val="left" w:pos="1320"/>
          <w:tab w:val="right" w:leader="dot" w:pos="8494"/>
        </w:tabs>
        <w:rPr>
          <w:rFonts w:eastAsiaTheme="minorEastAsia" w:cstheme="minorBidi"/>
          <w:b w:val="0"/>
          <w:bCs w:val="0"/>
          <w:caps w:val="0"/>
          <w:noProof/>
          <w:sz w:val="24"/>
          <w:szCs w:val="24"/>
          <w:lang w:eastAsia="es-ES"/>
        </w:rPr>
      </w:pPr>
      <w:hyperlink w:anchor="_Toc165126472" w:history="1">
        <w:r w:rsidR="00DF73ED" w:rsidRPr="0037742D">
          <w:rPr>
            <w:rStyle w:val="Hipervnculo"/>
            <w:noProof/>
          </w:rPr>
          <w:t>TABLA 77.-</w:t>
        </w:r>
        <w:r w:rsidR="00DF73ED">
          <w:rPr>
            <w:rFonts w:eastAsiaTheme="minorEastAsia" w:cstheme="minorBidi"/>
            <w:b w:val="0"/>
            <w:bCs w:val="0"/>
            <w:caps w:val="0"/>
            <w:noProof/>
            <w:sz w:val="24"/>
            <w:szCs w:val="24"/>
            <w:lang w:eastAsia="es-ES"/>
          </w:rPr>
          <w:tab/>
        </w:r>
        <w:r w:rsidR="00DF73ED" w:rsidRPr="0037742D">
          <w:rPr>
            <w:rStyle w:val="Hipervnculo"/>
            <w:noProof/>
          </w:rPr>
          <w:t>Documentación para comunicar</w:t>
        </w:r>
        <w:r w:rsidR="00DF73ED">
          <w:rPr>
            <w:noProof/>
            <w:webHidden/>
          </w:rPr>
          <w:tab/>
        </w:r>
        <w:r w:rsidR="00DF73ED">
          <w:rPr>
            <w:noProof/>
            <w:webHidden/>
          </w:rPr>
          <w:fldChar w:fldCharType="begin"/>
        </w:r>
        <w:r w:rsidR="00DF73ED">
          <w:rPr>
            <w:noProof/>
            <w:webHidden/>
          </w:rPr>
          <w:instrText xml:space="preserve"> PAGEREF _Toc165126472 \h </w:instrText>
        </w:r>
        <w:r w:rsidR="00DF73ED">
          <w:rPr>
            <w:noProof/>
            <w:webHidden/>
          </w:rPr>
        </w:r>
        <w:r w:rsidR="00DF73ED">
          <w:rPr>
            <w:noProof/>
            <w:webHidden/>
          </w:rPr>
          <w:fldChar w:fldCharType="separate"/>
        </w:r>
        <w:r w:rsidR="00AB32F0">
          <w:rPr>
            <w:noProof/>
            <w:webHidden/>
          </w:rPr>
          <w:t>140</w:t>
        </w:r>
        <w:r w:rsidR="00DF73ED">
          <w:rPr>
            <w:noProof/>
            <w:webHidden/>
          </w:rPr>
          <w:fldChar w:fldCharType="end"/>
        </w:r>
      </w:hyperlink>
    </w:p>
    <w:p w14:paraId="11AADD91" w14:textId="74256B2D" w:rsidR="00DF73ED" w:rsidRDefault="00DA24DE">
      <w:pPr>
        <w:pStyle w:val="TDC1"/>
        <w:tabs>
          <w:tab w:val="left" w:pos="1320"/>
          <w:tab w:val="right" w:leader="dot" w:pos="8494"/>
        </w:tabs>
        <w:rPr>
          <w:rFonts w:eastAsiaTheme="minorEastAsia" w:cstheme="minorBidi"/>
          <w:b w:val="0"/>
          <w:bCs w:val="0"/>
          <w:caps w:val="0"/>
          <w:noProof/>
          <w:sz w:val="24"/>
          <w:szCs w:val="24"/>
          <w:lang w:eastAsia="es-ES"/>
        </w:rPr>
      </w:pPr>
      <w:hyperlink w:anchor="_Toc165126473" w:history="1">
        <w:r w:rsidR="00DF73ED" w:rsidRPr="0037742D">
          <w:rPr>
            <w:rStyle w:val="Hipervnculo"/>
            <w:noProof/>
          </w:rPr>
          <w:t>TABLA 78.-</w:t>
        </w:r>
        <w:r w:rsidR="00DF73ED">
          <w:rPr>
            <w:rFonts w:eastAsiaTheme="minorEastAsia" w:cstheme="minorBidi"/>
            <w:b w:val="0"/>
            <w:bCs w:val="0"/>
            <w:caps w:val="0"/>
            <w:noProof/>
            <w:sz w:val="24"/>
            <w:szCs w:val="24"/>
            <w:lang w:eastAsia="es-ES"/>
          </w:rPr>
          <w:tab/>
        </w:r>
        <w:r w:rsidR="00DF73ED" w:rsidRPr="0037742D">
          <w:rPr>
            <w:rStyle w:val="Hipervnculo"/>
            <w:noProof/>
          </w:rPr>
          <w:t>Matriz de comunicaciones</w:t>
        </w:r>
        <w:r w:rsidR="00DF73ED">
          <w:rPr>
            <w:noProof/>
            <w:webHidden/>
          </w:rPr>
          <w:tab/>
        </w:r>
        <w:r w:rsidR="00DF73ED">
          <w:rPr>
            <w:noProof/>
            <w:webHidden/>
          </w:rPr>
          <w:fldChar w:fldCharType="begin"/>
        </w:r>
        <w:r w:rsidR="00DF73ED">
          <w:rPr>
            <w:noProof/>
            <w:webHidden/>
          </w:rPr>
          <w:instrText xml:space="preserve"> PAGEREF _Toc165126473 \h </w:instrText>
        </w:r>
        <w:r w:rsidR="00DF73ED">
          <w:rPr>
            <w:noProof/>
            <w:webHidden/>
          </w:rPr>
        </w:r>
        <w:r w:rsidR="00DF73ED">
          <w:rPr>
            <w:noProof/>
            <w:webHidden/>
          </w:rPr>
          <w:fldChar w:fldCharType="separate"/>
        </w:r>
        <w:r w:rsidR="00AB32F0">
          <w:rPr>
            <w:noProof/>
            <w:webHidden/>
          </w:rPr>
          <w:t>140</w:t>
        </w:r>
        <w:r w:rsidR="00DF73ED">
          <w:rPr>
            <w:noProof/>
            <w:webHidden/>
          </w:rPr>
          <w:fldChar w:fldCharType="end"/>
        </w:r>
      </w:hyperlink>
    </w:p>
    <w:p w14:paraId="6302C6CF" w14:textId="01C8CB41" w:rsidR="00DF73ED" w:rsidRDefault="00DA24DE">
      <w:pPr>
        <w:pStyle w:val="TDC1"/>
        <w:tabs>
          <w:tab w:val="left" w:pos="1320"/>
          <w:tab w:val="right" w:leader="dot" w:pos="8494"/>
        </w:tabs>
        <w:rPr>
          <w:rFonts w:eastAsiaTheme="minorEastAsia" w:cstheme="minorBidi"/>
          <w:b w:val="0"/>
          <w:bCs w:val="0"/>
          <w:caps w:val="0"/>
          <w:noProof/>
          <w:sz w:val="24"/>
          <w:szCs w:val="24"/>
          <w:lang w:eastAsia="es-ES"/>
        </w:rPr>
      </w:pPr>
      <w:hyperlink w:anchor="_Toc165126474" w:history="1">
        <w:r w:rsidR="00DF73ED" w:rsidRPr="0037742D">
          <w:rPr>
            <w:rStyle w:val="Hipervnculo"/>
            <w:noProof/>
          </w:rPr>
          <w:t>TABLA 79.-</w:t>
        </w:r>
        <w:r w:rsidR="00DF73ED">
          <w:rPr>
            <w:rFonts w:eastAsiaTheme="minorEastAsia" w:cstheme="minorBidi"/>
            <w:b w:val="0"/>
            <w:bCs w:val="0"/>
            <w:caps w:val="0"/>
            <w:noProof/>
            <w:sz w:val="24"/>
            <w:szCs w:val="24"/>
            <w:lang w:eastAsia="es-ES"/>
          </w:rPr>
          <w:tab/>
        </w:r>
        <w:r w:rsidR="00DF73ED" w:rsidRPr="0037742D">
          <w:rPr>
            <w:rStyle w:val="Hipervnculo"/>
            <w:noProof/>
          </w:rPr>
          <w:t>Riesgos priorizados</w:t>
        </w:r>
        <w:r w:rsidR="00DF73ED">
          <w:rPr>
            <w:noProof/>
            <w:webHidden/>
          </w:rPr>
          <w:tab/>
        </w:r>
        <w:r w:rsidR="00DF73ED">
          <w:rPr>
            <w:noProof/>
            <w:webHidden/>
          </w:rPr>
          <w:fldChar w:fldCharType="begin"/>
        </w:r>
        <w:r w:rsidR="00DF73ED">
          <w:rPr>
            <w:noProof/>
            <w:webHidden/>
          </w:rPr>
          <w:instrText xml:space="preserve"> PAGEREF _Toc165126474 \h </w:instrText>
        </w:r>
        <w:r w:rsidR="00DF73ED">
          <w:rPr>
            <w:noProof/>
            <w:webHidden/>
          </w:rPr>
        </w:r>
        <w:r w:rsidR="00DF73ED">
          <w:rPr>
            <w:noProof/>
            <w:webHidden/>
          </w:rPr>
          <w:fldChar w:fldCharType="separate"/>
        </w:r>
        <w:r w:rsidR="00AB32F0">
          <w:rPr>
            <w:noProof/>
            <w:webHidden/>
          </w:rPr>
          <w:t>145</w:t>
        </w:r>
        <w:r w:rsidR="00DF73ED">
          <w:rPr>
            <w:noProof/>
            <w:webHidden/>
          </w:rPr>
          <w:fldChar w:fldCharType="end"/>
        </w:r>
      </w:hyperlink>
    </w:p>
    <w:p w14:paraId="7C91E9CF" w14:textId="5DFCF120" w:rsidR="00DF73ED" w:rsidRDefault="00DA24DE">
      <w:pPr>
        <w:pStyle w:val="TDC1"/>
        <w:tabs>
          <w:tab w:val="left" w:pos="1320"/>
          <w:tab w:val="right" w:leader="dot" w:pos="8494"/>
        </w:tabs>
        <w:rPr>
          <w:rFonts w:eastAsiaTheme="minorEastAsia" w:cstheme="minorBidi"/>
          <w:b w:val="0"/>
          <w:bCs w:val="0"/>
          <w:caps w:val="0"/>
          <w:noProof/>
          <w:sz w:val="24"/>
          <w:szCs w:val="24"/>
          <w:lang w:eastAsia="es-ES"/>
        </w:rPr>
      </w:pPr>
      <w:hyperlink w:anchor="_Toc165126475" w:history="1">
        <w:r w:rsidR="00DF73ED" w:rsidRPr="0037742D">
          <w:rPr>
            <w:rStyle w:val="Hipervnculo"/>
            <w:noProof/>
          </w:rPr>
          <w:t>TABLA 80.-</w:t>
        </w:r>
        <w:r w:rsidR="00DF73ED">
          <w:rPr>
            <w:rFonts w:eastAsiaTheme="minorEastAsia" w:cstheme="minorBidi"/>
            <w:b w:val="0"/>
            <w:bCs w:val="0"/>
            <w:caps w:val="0"/>
            <w:noProof/>
            <w:sz w:val="24"/>
            <w:szCs w:val="24"/>
            <w:lang w:eastAsia="es-ES"/>
          </w:rPr>
          <w:tab/>
        </w:r>
        <w:r w:rsidR="00DF73ED" w:rsidRPr="0037742D">
          <w:rPr>
            <w:rStyle w:val="Hipervnculo"/>
            <w:noProof/>
          </w:rPr>
          <w:t>Adquisiciones necesarias para el desarrollo del proyecto</w:t>
        </w:r>
        <w:r w:rsidR="00DF73ED">
          <w:rPr>
            <w:noProof/>
            <w:webHidden/>
          </w:rPr>
          <w:tab/>
        </w:r>
        <w:r w:rsidR="00DF73ED">
          <w:rPr>
            <w:noProof/>
            <w:webHidden/>
          </w:rPr>
          <w:fldChar w:fldCharType="begin"/>
        </w:r>
        <w:r w:rsidR="00DF73ED">
          <w:rPr>
            <w:noProof/>
            <w:webHidden/>
          </w:rPr>
          <w:instrText xml:space="preserve"> PAGEREF _Toc165126475 \h </w:instrText>
        </w:r>
        <w:r w:rsidR="00DF73ED">
          <w:rPr>
            <w:noProof/>
            <w:webHidden/>
          </w:rPr>
        </w:r>
        <w:r w:rsidR="00DF73ED">
          <w:rPr>
            <w:noProof/>
            <w:webHidden/>
          </w:rPr>
          <w:fldChar w:fldCharType="separate"/>
        </w:r>
        <w:r w:rsidR="00AB32F0">
          <w:rPr>
            <w:noProof/>
            <w:webHidden/>
          </w:rPr>
          <w:t>148</w:t>
        </w:r>
        <w:r w:rsidR="00DF73ED">
          <w:rPr>
            <w:noProof/>
            <w:webHidden/>
          </w:rPr>
          <w:fldChar w:fldCharType="end"/>
        </w:r>
      </w:hyperlink>
    </w:p>
    <w:p w14:paraId="04C398A6" w14:textId="6BE71EB9" w:rsidR="00DF73ED" w:rsidRDefault="00DA24DE">
      <w:pPr>
        <w:pStyle w:val="TDC1"/>
        <w:tabs>
          <w:tab w:val="left" w:pos="1320"/>
          <w:tab w:val="right" w:leader="dot" w:pos="8494"/>
        </w:tabs>
        <w:rPr>
          <w:rFonts w:eastAsiaTheme="minorEastAsia" w:cstheme="minorBidi"/>
          <w:b w:val="0"/>
          <w:bCs w:val="0"/>
          <w:caps w:val="0"/>
          <w:noProof/>
          <w:sz w:val="24"/>
          <w:szCs w:val="24"/>
          <w:lang w:eastAsia="es-ES"/>
        </w:rPr>
      </w:pPr>
      <w:hyperlink w:anchor="_Toc165126476" w:history="1">
        <w:r w:rsidR="00DF73ED" w:rsidRPr="0037742D">
          <w:rPr>
            <w:rStyle w:val="Hipervnculo"/>
            <w:noProof/>
          </w:rPr>
          <w:t>TABLA 81.-</w:t>
        </w:r>
        <w:r w:rsidR="00DF73ED">
          <w:rPr>
            <w:rFonts w:eastAsiaTheme="minorEastAsia" w:cstheme="minorBidi"/>
            <w:b w:val="0"/>
            <w:bCs w:val="0"/>
            <w:caps w:val="0"/>
            <w:noProof/>
            <w:sz w:val="24"/>
            <w:szCs w:val="24"/>
            <w:lang w:eastAsia="es-ES"/>
          </w:rPr>
          <w:tab/>
        </w:r>
        <w:r w:rsidR="00DF73ED" w:rsidRPr="0037742D">
          <w:rPr>
            <w:rStyle w:val="Hipervnculo"/>
            <w:noProof/>
          </w:rPr>
          <w:t>Concejos de cada área sanitaria</w:t>
        </w:r>
        <w:r w:rsidR="00DF73ED">
          <w:rPr>
            <w:noProof/>
            <w:webHidden/>
          </w:rPr>
          <w:tab/>
        </w:r>
        <w:r w:rsidR="00DF73ED">
          <w:rPr>
            <w:noProof/>
            <w:webHidden/>
          </w:rPr>
          <w:fldChar w:fldCharType="begin"/>
        </w:r>
        <w:r w:rsidR="00DF73ED">
          <w:rPr>
            <w:noProof/>
            <w:webHidden/>
          </w:rPr>
          <w:instrText xml:space="preserve"> PAGEREF _Toc165126476 \h </w:instrText>
        </w:r>
        <w:r w:rsidR="00DF73ED">
          <w:rPr>
            <w:noProof/>
            <w:webHidden/>
          </w:rPr>
        </w:r>
        <w:r w:rsidR="00DF73ED">
          <w:rPr>
            <w:noProof/>
            <w:webHidden/>
          </w:rPr>
          <w:fldChar w:fldCharType="separate"/>
        </w:r>
        <w:r w:rsidR="00AB32F0">
          <w:rPr>
            <w:noProof/>
            <w:webHidden/>
          </w:rPr>
          <w:t>153</w:t>
        </w:r>
        <w:r w:rsidR="00DF73ED">
          <w:rPr>
            <w:noProof/>
            <w:webHidden/>
          </w:rPr>
          <w:fldChar w:fldCharType="end"/>
        </w:r>
      </w:hyperlink>
    </w:p>
    <w:p w14:paraId="5EC3C1E3" w14:textId="3C00BEAC" w:rsidR="00DF73ED" w:rsidRDefault="00DA24DE">
      <w:pPr>
        <w:pStyle w:val="TDC1"/>
        <w:tabs>
          <w:tab w:val="left" w:pos="1320"/>
          <w:tab w:val="right" w:leader="dot" w:pos="8494"/>
        </w:tabs>
        <w:rPr>
          <w:rFonts w:eastAsiaTheme="minorEastAsia" w:cstheme="minorBidi"/>
          <w:b w:val="0"/>
          <w:bCs w:val="0"/>
          <w:caps w:val="0"/>
          <w:noProof/>
          <w:sz w:val="24"/>
          <w:szCs w:val="24"/>
          <w:lang w:eastAsia="es-ES"/>
        </w:rPr>
      </w:pPr>
      <w:hyperlink w:anchor="_Toc165126477" w:history="1">
        <w:r w:rsidR="00DF73ED" w:rsidRPr="0037742D">
          <w:rPr>
            <w:rStyle w:val="Hipervnculo"/>
            <w:noProof/>
          </w:rPr>
          <w:t>TABLA 82.-</w:t>
        </w:r>
        <w:r w:rsidR="00DF73ED">
          <w:rPr>
            <w:rFonts w:eastAsiaTheme="minorEastAsia" w:cstheme="minorBidi"/>
            <w:b w:val="0"/>
            <w:bCs w:val="0"/>
            <w:caps w:val="0"/>
            <w:noProof/>
            <w:sz w:val="24"/>
            <w:szCs w:val="24"/>
            <w:lang w:eastAsia="es-ES"/>
          </w:rPr>
          <w:tab/>
        </w:r>
        <w:r w:rsidR="00DF73ED" w:rsidRPr="0037742D">
          <w:rPr>
            <w:rStyle w:val="Hipervnculo"/>
            <w:noProof/>
          </w:rPr>
          <w:t>Relación de perfiles del personal del proyecto</w:t>
        </w:r>
        <w:r w:rsidR="00DF73ED">
          <w:rPr>
            <w:noProof/>
            <w:webHidden/>
          </w:rPr>
          <w:tab/>
        </w:r>
        <w:r w:rsidR="00DF73ED">
          <w:rPr>
            <w:noProof/>
            <w:webHidden/>
          </w:rPr>
          <w:fldChar w:fldCharType="begin"/>
        </w:r>
        <w:r w:rsidR="00DF73ED">
          <w:rPr>
            <w:noProof/>
            <w:webHidden/>
          </w:rPr>
          <w:instrText xml:space="preserve"> PAGEREF _Toc165126477 \h </w:instrText>
        </w:r>
        <w:r w:rsidR="00DF73ED">
          <w:rPr>
            <w:noProof/>
            <w:webHidden/>
          </w:rPr>
        </w:r>
        <w:r w:rsidR="00DF73ED">
          <w:rPr>
            <w:noProof/>
            <w:webHidden/>
          </w:rPr>
          <w:fldChar w:fldCharType="separate"/>
        </w:r>
        <w:r w:rsidR="00AB32F0">
          <w:rPr>
            <w:noProof/>
            <w:webHidden/>
          </w:rPr>
          <w:t>155</w:t>
        </w:r>
        <w:r w:rsidR="00DF73ED">
          <w:rPr>
            <w:noProof/>
            <w:webHidden/>
          </w:rPr>
          <w:fldChar w:fldCharType="end"/>
        </w:r>
      </w:hyperlink>
    </w:p>
    <w:p w14:paraId="16F21A67" w14:textId="1FDEE2C4" w:rsidR="00DF73ED" w:rsidRDefault="00DA24DE">
      <w:pPr>
        <w:pStyle w:val="TDC1"/>
        <w:tabs>
          <w:tab w:val="left" w:pos="1320"/>
          <w:tab w:val="right" w:leader="dot" w:pos="8494"/>
        </w:tabs>
        <w:rPr>
          <w:rFonts w:eastAsiaTheme="minorEastAsia" w:cstheme="minorBidi"/>
          <w:b w:val="0"/>
          <w:bCs w:val="0"/>
          <w:caps w:val="0"/>
          <w:noProof/>
          <w:sz w:val="24"/>
          <w:szCs w:val="24"/>
          <w:lang w:eastAsia="es-ES"/>
        </w:rPr>
      </w:pPr>
      <w:hyperlink w:anchor="_Toc165126478" w:history="1">
        <w:r w:rsidR="00DF73ED" w:rsidRPr="0037742D">
          <w:rPr>
            <w:rStyle w:val="Hipervnculo"/>
            <w:noProof/>
          </w:rPr>
          <w:t>TABLA 83.-</w:t>
        </w:r>
        <w:r w:rsidR="00DF73ED">
          <w:rPr>
            <w:rFonts w:eastAsiaTheme="minorEastAsia" w:cstheme="minorBidi"/>
            <w:b w:val="0"/>
            <w:bCs w:val="0"/>
            <w:caps w:val="0"/>
            <w:noProof/>
            <w:sz w:val="24"/>
            <w:szCs w:val="24"/>
            <w:lang w:eastAsia="es-ES"/>
          </w:rPr>
          <w:tab/>
        </w:r>
        <w:r w:rsidR="00DF73ED" w:rsidRPr="0037742D">
          <w:rPr>
            <w:rStyle w:val="Hipervnculo"/>
            <w:noProof/>
          </w:rPr>
          <w:t>Resumen del coste del proyecto</w:t>
        </w:r>
        <w:r w:rsidR="00DF73ED">
          <w:rPr>
            <w:noProof/>
            <w:webHidden/>
          </w:rPr>
          <w:tab/>
        </w:r>
        <w:r w:rsidR="00DF73ED">
          <w:rPr>
            <w:noProof/>
            <w:webHidden/>
          </w:rPr>
          <w:fldChar w:fldCharType="begin"/>
        </w:r>
        <w:r w:rsidR="00DF73ED">
          <w:rPr>
            <w:noProof/>
            <w:webHidden/>
          </w:rPr>
          <w:instrText xml:space="preserve"> PAGEREF _Toc165126478 \h </w:instrText>
        </w:r>
        <w:r w:rsidR="00DF73ED">
          <w:rPr>
            <w:noProof/>
            <w:webHidden/>
          </w:rPr>
        </w:r>
        <w:r w:rsidR="00DF73ED">
          <w:rPr>
            <w:noProof/>
            <w:webHidden/>
          </w:rPr>
          <w:fldChar w:fldCharType="separate"/>
        </w:r>
        <w:r w:rsidR="00AB32F0">
          <w:rPr>
            <w:noProof/>
            <w:webHidden/>
          </w:rPr>
          <w:t>159</w:t>
        </w:r>
        <w:r w:rsidR="00DF73ED">
          <w:rPr>
            <w:noProof/>
            <w:webHidden/>
          </w:rPr>
          <w:fldChar w:fldCharType="end"/>
        </w:r>
      </w:hyperlink>
    </w:p>
    <w:p w14:paraId="60EB9B56" w14:textId="69C0F7B3" w:rsidR="00DF73ED" w:rsidRDefault="00DA24DE">
      <w:pPr>
        <w:pStyle w:val="TDC1"/>
        <w:tabs>
          <w:tab w:val="left" w:pos="1320"/>
          <w:tab w:val="right" w:leader="dot" w:pos="8494"/>
        </w:tabs>
        <w:rPr>
          <w:rFonts w:eastAsiaTheme="minorEastAsia" w:cstheme="minorBidi"/>
          <w:b w:val="0"/>
          <w:bCs w:val="0"/>
          <w:caps w:val="0"/>
          <w:noProof/>
          <w:sz w:val="24"/>
          <w:szCs w:val="24"/>
          <w:lang w:eastAsia="es-ES"/>
        </w:rPr>
      </w:pPr>
      <w:hyperlink w:anchor="_Toc165126479" w:history="1">
        <w:r w:rsidR="00DF73ED" w:rsidRPr="0037742D">
          <w:rPr>
            <w:rStyle w:val="Hipervnculo"/>
            <w:noProof/>
          </w:rPr>
          <w:t>TABLA 84.-</w:t>
        </w:r>
        <w:r w:rsidR="00DF73ED">
          <w:rPr>
            <w:rFonts w:eastAsiaTheme="minorEastAsia" w:cstheme="minorBidi"/>
            <w:b w:val="0"/>
            <w:bCs w:val="0"/>
            <w:caps w:val="0"/>
            <w:noProof/>
            <w:sz w:val="24"/>
            <w:szCs w:val="24"/>
            <w:lang w:eastAsia="es-ES"/>
          </w:rPr>
          <w:tab/>
        </w:r>
        <w:r w:rsidR="00DF73ED" w:rsidRPr="0037742D">
          <w:rPr>
            <w:rStyle w:val="Hipervnculo"/>
            <w:noProof/>
          </w:rPr>
          <w:t>Partida de documentación y gestión del proyecto</w:t>
        </w:r>
        <w:r w:rsidR="00DF73ED">
          <w:rPr>
            <w:noProof/>
            <w:webHidden/>
          </w:rPr>
          <w:tab/>
        </w:r>
        <w:r w:rsidR="00DF73ED">
          <w:rPr>
            <w:noProof/>
            <w:webHidden/>
          </w:rPr>
          <w:fldChar w:fldCharType="begin"/>
        </w:r>
        <w:r w:rsidR="00DF73ED">
          <w:rPr>
            <w:noProof/>
            <w:webHidden/>
          </w:rPr>
          <w:instrText xml:space="preserve"> PAGEREF _Toc165126479 \h </w:instrText>
        </w:r>
        <w:r w:rsidR="00DF73ED">
          <w:rPr>
            <w:noProof/>
            <w:webHidden/>
          </w:rPr>
        </w:r>
        <w:r w:rsidR="00DF73ED">
          <w:rPr>
            <w:noProof/>
            <w:webHidden/>
          </w:rPr>
          <w:fldChar w:fldCharType="separate"/>
        </w:r>
        <w:r w:rsidR="00AB32F0">
          <w:rPr>
            <w:noProof/>
            <w:webHidden/>
          </w:rPr>
          <w:t>161</w:t>
        </w:r>
        <w:r w:rsidR="00DF73ED">
          <w:rPr>
            <w:noProof/>
            <w:webHidden/>
          </w:rPr>
          <w:fldChar w:fldCharType="end"/>
        </w:r>
      </w:hyperlink>
    </w:p>
    <w:p w14:paraId="49B31BBE" w14:textId="26104966" w:rsidR="00DF73ED" w:rsidRDefault="00DA24DE">
      <w:pPr>
        <w:pStyle w:val="TDC1"/>
        <w:tabs>
          <w:tab w:val="left" w:pos="1320"/>
          <w:tab w:val="right" w:leader="dot" w:pos="8494"/>
        </w:tabs>
        <w:rPr>
          <w:rFonts w:eastAsiaTheme="minorEastAsia" w:cstheme="minorBidi"/>
          <w:b w:val="0"/>
          <w:bCs w:val="0"/>
          <w:caps w:val="0"/>
          <w:noProof/>
          <w:sz w:val="24"/>
          <w:szCs w:val="24"/>
          <w:lang w:eastAsia="es-ES"/>
        </w:rPr>
      </w:pPr>
      <w:hyperlink w:anchor="_Toc165126480" w:history="1">
        <w:r w:rsidR="00DF73ED" w:rsidRPr="0037742D">
          <w:rPr>
            <w:rStyle w:val="Hipervnculo"/>
            <w:noProof/>
          </w:rPr>
          <w:t>TABLA 85.-</w:t>
        </w:r>
        <w:r w:rsidR="00DF73ED">
          <w:rPr>
            <w:rFonts w:eastAsiaTheme="minorEastAsia" w:cstheme="minorBidi"/>
            <w:b w:val="0"/>
            <w:bCs w:val="0"/>
            <w:caps w:val="0"/>
            <w:noProof/>
            <w:sz w:val="24"/>
            <w:szCs w:val="24"/>
            <w:lang w:eastAsia="es-ES"/>
          </w:rPr>
          <w:tab/>
        </w:r>
        <w:r w:rsidR="00DF73ED" w:rsidRPr="0037742D">
          <w:rPr>
            <w:rStyle w:val="Hipervnculo"/>
            <w:noProof/>
          </w:rPr>
          <w:t>Partida de análisis de requisitos</w:t>
        </w:r>
        <w:r w:rsidR="00DF73ED">
          <w:rPr>
            <w:noProof/>
            <w:webHidden/>
          </w:rPr>
          <w:tab/>
        </w:r>
        <w:r w:rsidR="00DF73ED">
          <w:rPr>
            <w:noProof/>
            <w:webHidden/>
          </w:rPr>
          <w:fldChar w:fldCharType="begin"/>
        </w:r>
        <w:r w:rsidR="00DF73ED">
          <w:rPr>
            <w:noProof/>
            <w:webHidden/>
          </w:rPr>
          <w:instrText xml:space="preserve"> PAGEREF _Toc165126480 \h </w:instrText>
        </w:r>
        <w:r w:rsidR="00DF73ED">
          <w:rPr>
            <w:noProof/>
            <w:webHidden/>
          </w:rPr>
        </w:r>
        <w:r w:rsidR="00DF73ED">
          <w:rPr>
            <w:noProof/>
            <w:webHidden/>
          </w:rPr>
          <w:fldChar w:fldCharType="separate"/>
        </w:r>
        <w:r w:rsidR="00AB32F0">
          <w:rPr>
            <w:noProof/>
            <w:webHidden/>
          </w:rPr>
          <w:t>161</w:t>
        </w:r>
        <w:r w:rsidR="00DF73ED">
          <w:rPr>
            <w:noProof/>
            <w:webHidden/>
          </w:rPr>
          <w:fldChar w:fldCharType="end"/>
        </w:r>
      </w:hyperlink>
    </w:p>
    <w:p w14:paraId="773C1845" w14:textId="7C0BA872" w:rsidR="00DF73ED" w:rsidRDefault="00DA24DE">
      <w:pPr>
        <w:pStyle w:val="TDC1"/>
        <w:tabs>
          <w:tab w:val="left" w:pos="1320"/>
          <w:tab w:val="right" w:leader="dot" w:pos="8494"/>
        </w:tabs>
        <w:rPr>
          <w:rFonts w:eastAsiaTheme="minorEastAsia" w:cstheme="minorBidi"/>
          <w:b w:val="0"/>
          <w:bCs w:val="0"/>
          <w:caps w:val="0"/>
          <w:noProof/>
          <w:sz w:val="24"/>
          <w:szCs w:val="24"/>
          <w:lang w:eastAsia="es-ES"/>
        </w:rPr>
      </w:pPr>
      <w:hyperlink w:anchor="_Toc165126481" w:history="1">
        <w:r w:rsidR="00DF73ED" w:rsidRPr="0037742D">
          <w:rPr>
            <w:rStyle w:val="Hipervnculo"/>
            <w:noProof/>
          </w:rPr>
          <w:t>TABLA 86.-</w:t>
        </w:r>
        <w:r w:rsidR="00DF73ED">
          <w:rPr>
            <w:rFonts w:eastAsiaTheme="minorEastAsia" w:cstheme="minorBidi"/>
            <w:b w:val="0"/>
            <w:bCs w:val="0"/>
            <w:caps w:val="0"/>
            <w:noProof/>
            <w:sz w:val="24"/>
            <w:szCs w:val="24"/>
            <w:lang w:eastAsia="es-ES"/>
          </w:rPr>
          <w:tab/>
        </w:r>
        <w:r w:rsidR="00DF73ED" w:rsidRPr="0037742D">
          <w:rPr>
            <w:rStyle w:val="Hipervnculo"/>
            <w:noProof/>
          </w:rPr>
          <w:t>Partida de diseño y arquitectura</w:t>
        </w:r>
        <w:r w:rsidR="00DF73ED">
          <w:rPr>
            <w:noProof/>
            <w:webHidden/>
          </w:rPr>
          <w:tab/>
        </w:r>
        <w:r w:rsidR="00DF73ED">
          <w:rPr>
            <w:noProof/>
            <w:webHidden/>
          </w:rPr>
          <w:fldChar w:fldCharType="begin"/>
        </w:r>
        <w:r w:rsidR="00DF73ED">
          <w:rPr>
            <w:noProof/>
            <w:webHidden/>
          </w:rPr>
          <w:instrText xml:space="preserve"> PAGEREF _Toc165126481 \h </w:instrText>
        </w:r>
        <w:r w:rsidR="00DF73ED">
          <w:rPr>
            <w:noProof/>
            <w:webHidden/>
          </w:rPr>
        </w:r>
        <w:r w:rsidR="00DF73ED">
          <w:rPr>
            <w:noProof/>
            <w:webHidden/>
          </w:rPr>
          <w:fldChar w:fldCharType="separate"/>
        </w:r>
        <w:r w:rsidR="00AB32F0">
          <w:rPr>
            <w:noProof/>
            <w:webHidden/>
          </w:rPr>
          <w:t>162</w:t>
        </w:r>
        <w:r w:rsidR="00DF73ED">
          <w:rPr>
            <w:noProof/>
            <w:webHidden/>
          </w:rPr>
          <w:fldChar w:fldCharType="end"/>
        </w:r>
      </w:hyperlink>
    </w:p>
    <w:p w14:paraId="577BFD82" w14:textId="425C7F38" w:rsidR="00DF73ED" w:rsidRDefault="00DA24DE">
      <w:pPr>
        <w:pStyle w:val="TDC1"/>
        <w:tabs>
          <w:tab w:val="left" w:pos="1320"/>
          <w:tab w:val="right" w:leader="dot" w:pos="8494"/>
        </w:tabs>
        <w:rPr>
          <w:rFonts w:eastAsiaTheme="minorEastAsia" w:cstheme="minorBidi"/>
          <w:b w:val="0"/>
          <w:bCs w:val="0"/>
          <w:caps w:val="0"/>
          <w:noProof/>
          <w:sz w:val="24"/>
          <w:szCs w:val="24"/>
          <w:lang w:eastAsia="es-ES"/>
        </w:rPr>
      </w:pPr>
      <w:hyperlink w:anchor="_Toc165126482" w:history="1">
        <w:r w:rsidR="00DF73ED" w:rsidRPr="0037742D">
          <w:rPr>
            <w:rStyle w:val="Hipervnculo"/>
            <w:noProof/>
          </w:rPr>
          <w:t>TABLA 87.-</w:t>
        </w:r>
        <w:r w:rsidR="00DF73ED">
          <w:rPr>
            <w:rFonts w:eastAsiaTheme="minorEastAsia" w:cstheme="minorBidi"/>
            <w:b w:val="0"/>
            <w:bCs w:val="0"/>
            <w:caps w:val="0"/>
            <w:noProof/>
            <w:sz w:val="24"/>
            <w:szCs w:val="24"/>
            <w:lang w:eastAsia="es-ES"/>
          </w:rPr>
          <w:tab/>
        </w:r>
        <w:r w:rsidR="00DF73ED" w:rsidRPr="0037742D">
          <w:rPr>
            <w:rStyle w:val="Hipervnculo"/>
            <w:noProof/>
          </w:rPr>
          <w:t>Partida construcción de Integración con Sistemas. Centrales</w:t>
        </w:r>
        <w:r w:rsidR="00DF73ED">
          <w:rPr>
            <w:noProof/>
            <w:webHidden/>
          </w:rPr>
          <w:tab/>
        </w:r>
        <w:r w:rsidR="00DF73ED">
          <w:rPr>
            <w:noProof/>
            <w:webHidden/>
          </w:rPr>
          <w:fldChar w:fldCharType="begin"/>
        </w:r>
        <w:r w:rsidR="00DF73ED">
          <w:rPr>
            <w:noProof/>
            <w:webHidden/>
          </w:rPr>
          <w:instrText xml:space="preserve"> PAGEREF _Toc165126482 \h </w:instrText>
        </w:r>
        <w:r w:rsidR="00DF73ED">
          <w:rPr>
            <w:noProof/>
            <w:webHidden/>
          </w:rPr>
        </w:r>
        <w:r w:rsidR="00DF73ED">
          <w:rPr>
            <w:noProof/>
            <w:webHidden/>
          </w:rPr>
          <w:fldChar w:fldCharType="separate"/>
        </w:r>
        <w:r w:rsidR="00AB32F0">
          <w:rPr>
            <w:noProof/>
            <w:webHidden/>
          </w:rPr>
          <w:t>163</w:t>
        </w:r>
        <w:r w:rsidR="00DF73ED">
          <w:rPr>
            <w:noProof/>
            <w:webHidden/>
          </w:rPr>
          <w:fldChar w:fldCharType="end"/>
        </w:r>
      </w:hyperlink>
    </w:p>
    <w:p w14:paraId="4AB95A8A" w14:textId="3FA12B64" w:rsidR="00DF73ED" w:rsidRDefault="00DA24DE">
      <w:pPr>
        <w:pStyle w:val="TDC1"/>
        <w:tabs>
          <w:tab w:val="left" w:pos="1320"/>
          <w:tab w:val="right" w:leader="dot" w:pos="8494"/>
        </w:tabs>
        <w:rPr>
          <w:rFonts w:eastAsiaTheme="minorEastAsia" w:cstheme="minorBidi"/>
          <w:b w:val="0"/>
          <w:bCs w:val="0"/>
          <w:caps w:val="0"/>
          <w:noProof/>
          <w:sz w:val="24"/>
          <w:szCs w:val="24"/>
          <w:lang w:eastAsia="es-ES"/>
        </w:rPr>
      </w:pPr>
      <w:hyperlink w:anchor="_Toc165126483" w:history="1">
        <w:r w:rsidR="00DF73ED" w:rsidRPr="0037742D">
          <w:rPr>
            <w:rStyle w:val="Hipervnculo"/>
            <w:noProof/>
          </w:rPr>
          <w:t>TABLA 88.-</w:t>
        </w:r>
        <w:r w:rsidR="00DF73ED">
          <w:rPr>
            <w:rFonts w:eastAsiaTheme="minorEastAsia" w:cstheme="minorBidi"/>
            <w:b w:val="0"/>
            <w:bCs w:val="0"/>
            <w:caps w:val="0"/>
            <w:noProof/>
            <w:sz w:val="24"/>
            <w:szCs w:val="24"/>
            <w:lang w:eastAsia="es-ES"/>
          </w:rPr>
          <w:tab/>
        </w:r>
        <w:r w:rsidR="00DF73ED" w:rsidRPr="0037742D">
          <w:rPr>
            <w:rStyle w:val="Hipervnculo"/>
            <w:noProof/>
          </w:rPr>
          <w:t>Partida construcción del Sistema de mensajería</w:t>
        </w:r>
        <w:r w:rsidR="00DF73ED">
          <w:rPr>
            <w:noProof/>
            <w:webHidden/>
          </w:rPr>
          <w:tab/>
        </w:r>
        <w:r w:rsidR="00DF73ED">
          <w:rPr>
            <w:noProof/>
            <w:webHidden/>
          </w:rPr>
          <w:fldChar w:fldCharType="begin"/>
        </w:r>
        <w:r w:rsidR="00DF73ED">
          <w:rPr>
            <w:noProof/>
            <w:webHidden/>
          </w:rPr>
          <w:instrText xml:space="preserve"> PAGEREF _Toc165126483 \h </w:instrText>
        </w:r>
        <w:r w:rsidR="00DF73ED">
          <w:rPr>
            <w:noProof/>
            <w:webHidden/>
          </w:rPr>
        </w:r>
        <w:r w:rsidR="00DF73ED">
          <w:rPr>
            <w:noProof/>
            <w:webHidden/>
          </w:rPr>
          <w:fldChar w:fldCharType="separate"/>
        </w:r>
        <w:r w:rsidR="00AB32F0">
          <w:rPr>
            <w:noProof/>
            <w:webHidden/>
          </w:rPr>
          <w:t>164</w:t>
        </w:r>
        <w:r w:rsidR="00DF73ED">
          <w:rPr>
            <w:noProof/>
            <w:webHidden/>
          </w:rPr>
          <w:fldChar w:fldCharType="end"/>
        </w:r>
      </w:hyperlink>
    </w:p>
    <w:p w14:paraId="43D332B4" w14:textId="1D9F7FE6" w:rsidR="00DF73ED" w:rsidRDefault="00DA24DE">
      <w:pPr>
        <w:pStyle w:val="TDC1"/>
        <w:tabs>
          <w:tab w:val="left" w:pos="1320"/>
          <w:tab w:val="right" w:leader="dot" w:pos="8494"/>
        </w:tabs>
        <w:rPr>
          <w:rFonts w:eastAsiaTheme="minorEastAsia" w:cstheme="minorBidi"/>
          <w:b w:val="0"/>
          <w:bCs w:val="0"/>
          <w:caps w:val="0"/>
          <w:noProof/>
          <w:sz w:val="24"/>
          <w:szCs w:val="24"/>
          <w:lang w:eastAsia="es-ES"/>
        </w:rPr>
      </w:pPr>
      <w:hyperlink w:anchor="_Toc165126484" w:history="1">
        <w:r w:rsidR="00DF73ED" w:rsidRPr="0037742D">
          <w:rPr>
            <w:rStyle w:val="Hipervnculo"/>
            <w:noProof/>
          </w:rPr>
          <w:t>TABLA 89.-</w:t>
        </w:r>
        <w:r w:rsidR="00DF73ED">
          <w:rPr>
            <w:rFonts w:eastAsiaTheme="minorEastAsia" w:cstheme="minorBidi"/>
            <w:b w:val="0"/>
            <w:bCs w:val="0"/>
            <w:caps w:val="0"/>
            <w:noProof/>
            <w:sz w:val="24"/>
            <w:szCs w:val="24"/>
            <w:lang w:eastAsia="es-ES"/>
          </w:rPr>
          <w:tab/>
        </w:r>
        <w:r w:rsidR="00DF73ED" w:rsidRPr="0037742D">
          <w:rPr>
            <w:rStyle w:val="Hipervnculo"/>
            <w:noProof/>
          </w:rPr>
          <w:t>Partida construcción de Gestión de usuarios</w:t>
        </w:r>
        <w:r w:rsidR="00DF73ED">
          <w:rPr>
            <w:noProof/>
            <w:webHidden/>
          </w:rPr>
          <w:tab/>
        </w:r>
        <w:r w:rsidR="00DF73ED">
          <w:rPr>
            <w:noProof/>
            <w:webHidden/>
          </w:rPr>
          <w:fldChar w:fldCharType="begin"/>
        </w:r>
        <w:r w:rsidR="00DF73ED">
          <w:rPr>
            <w:noProof/>
            <w:webHidden/>
          </w:rPr>
          <w:instrText xml:space="preserve"> PAGEREF _Toc165126484 \h </w:instrText>
        </w:r>
        <w:r w:rsidR="00DF73ED">
          <w:rPr>
            <w:noProof/>
            <w:webHidden/>
          </w:rPr>
        </w:r>
        <w:r w:rsidR="00DF73ED">
          <w:rPr>
            <w:noProof/>
            <w:webHidden/>
          </w:rPr>
          <w:fldChar w:fldCharType="separate"/>
        </w:r>
        <w:r w:rsidR="00AB32F0">
          <w:rPr>
            <w:noProof/>
            <w:webHidden/>
          </w:rPr>
          <w:t>165</w:t>
        </w:r>
        <w:r w:rsidR="00DF73ED">
          <w:rPr>
            <w:noProof/>
            <w:webHidden/>
          </w:rPr>
          <w:fldChar w:fldCharType="end"/>
        </w:r>
      </w:hyperlink>
    </w:p>
    <w:p w14:paraId="184D03AD" w14:textId="417EC456" w:rsidR="00DF73ED" w:rsidRDefault="00DA24DE">
      <w:pPr>
        <w:pStyle w:val="TDC1"/>
        <w:tabs>
          <w:tab w:val="left" w:pos="1320"/>
          <w:tab w:val="right" w:leader="dot" w:pos="8494"/>
        </w:tabs>
        <w:rPr>
          <w:rFonts w:eastAsiaTheme="minorEastAsia" w:cstheme="minorBidi"/>
          <w:b w:val="0"/>
          <w:bCs w:val="0"/>
          <w:caps w:val="0"/>
          <w:noProof/>
          <w:sz w:val="24"/>
          <w:szCs w:val="24"/>
          <w:lang w:eastAsia="es-ES"/>
        </w:rPr>
      </w:pPr>
      <w:hyperlink w:anchor="_Toc165126485" w:history="1">
        <w:r w:rsidR="00DF73ED" w:rsidRPr="0037742D">
          <w:rPr>
            <w:rStyle w:val="Hipervnculo"/>
            <w:noProof/>
          </w:rPr>
          <w:t>TABLA 90.-</w:t>
        </w:r>
        <w:r w:rsidR="00DF73ED">
          <w:rPr>
            <w:rFonts w:eastAsiaTheme="minorEastAsia" w:cstheme="minorBidi"/>
            <w:b w:val="0"/>
            <w:bCs w:val="0"/>
            <w:caps w:val="0"/>
            <w:noProof/>
            <w:sz w:val="24"/>
            <w:szCs w:val="24"/>
            <w:lang w:eastAsia="es-ES"/>
          </w:rPr>
          <w:tab/>
        </w:r>
        <w:r w:rsidR="00DF73ED" w:rsidRPr="0037742D">
          <w:rPr>
            <w:rStyle w:val="Hipervnculo"/>
            <w:noProof/>
          </w:rPr>
          <w:t>Partida construcción del Sistema de geoposicionamiento</w:t>
        </w:r>
        <w:r w:rsidR="00DF73ED">
          <w:rPr>
            <w:noProof/>
            <w:webHidden/>
          </w:rPr>
          <w:tab/>
        </w:r>
        <w:r w:rsidR="00DF73ED">
          <w:rPr>
            <w:noProof/>
            <w:webHidden/>
          </w:rPr>
          <w:fldChar w:fldCharType="begin"/>
        </w:r>
        <w:r w:rsidR="00DF73ED">
          <w:rPr>
            <w:noProof/>
            <w:webHidden/>
          </w:rPr>
          <w:instrText xml:space="preserve"> PAGEREF _Toc165126485 \h </w:instrText>
        </w:r>
        <w:r w:rsidR="00DF73ED">
          <w:rPr>
            <w:noProof/>
            <w:webHidden/>
          </w:rPr>
        </w:r>
        <w:r w:rsidR="00DF73ED">
          <w:rPr>
            <w:noProof/>
            <w:webHidden/>
          </w:rPr>
          <w:fldChar w:fldCharType="separate"/>
        </w:r>
        <w:r w:rsidR="00AB32F0">
          <w:rPr>
            <w:noProof/>
            <w:webHidden/>
          </w:rPr>
          <w:t>166</w:t>
        </w:r>
        <w:r w:rsidR="00DF73ED">
          <w:rPr>
            <w:noProof/>
            <w:webHidden/>
          </w:rPr>
          <w:fldChar w:fldCharType="end"/>
        </w:r>
      </w:hyperlink>
    </w:p>
    <w:p w14:paraId="5D92C6FB" w14:textId="01E4E4A3" w:rsidR="00DF73ED" w:rsidRDefault="00DA24DE">
      <w:pPr>
        <w:pStyle w:val="TDC1"/>
        <w:tabs>
          <w:tab w:val="left" w:pos="1320"/>
          <w:tab w:val="right" w:leader="dot" w:pos="8494"/>
        </w:tabs>
        <w:rPr>
          <w:rFonts w:eastAsiaTheme="minorEastAsia" w:cstheme="minorBidi"/>
          <w:b w:val="0"/>
          <w:bCs w:val="0"/>
          <w:caps w:val="0"/>
          <w:noProof/>
          <w:sz w:val="24"/>
          <w:szCs w:val="24"/>
          <w:lang w:eastAsia="es-ES"/>
        </w:rPr>
      </w:pPr>
      <w:hyperlink w:anchor="_Toc165126486" w:history="1">
        <w:r w:rsidR="00DF73ED" w:rsidRPr="0037742D">
          <w:rPr>
            <w:rStyle w:val="Hipervnculo"/>
            <w:noProof/>
          </w:rPr>
          <w:t>TABLA 91.-</w:t>
        </w:r>
        <w:r w:rsidR="00DF73ED">
          <w:rPr>
            <w:rFonts w:eastAsiaTheme="minorEastAsia" w:cstheme="minorBidi"/>
            <w:b w:val="0"/>
            <w:bCs w:val="0"/>
            <w:caps w:val="0"/>
            <w:noProof/>
            <w:sz w:val="24"/>
            <w:szCs w:val="24"/>
            <w:lang w:eastAsia="es-ES"/>
          </w:rPr>
          <w:tab/>
        </w:r>
        <w:r w:rsidR="00DF73ED" w:rsidRPr="0037742D">
          <w:rPr>
            <w:rStyle w:val="Hipervnculo"/>
            <w:noProof/>
          </w:rPr>
          <w:t>Partida construcción del App mensajería y alertas</w:t>
        </w:r>
        <w:r w:rsidR="00DF73ED">
          <w:rPr>
            <w:noProof/>
            <w:webHidden/>
          </w:rPr>
          <w:tab/>
        </w:r>
        <w:r w:rsidR="00DF73ED">
          <w:rPr>
            <w:noProof/>
            <w:webHidden/>
          </w:rPr>
          <w:fldChar w:fldCharType="begin"/>
        </w:r>
        <w:r w:rsidR="00DF73ED">
          <w:rPr>
            <w:noProof/>
            <w:webHidden/>
          </w:rPr>
          <w:instrText xml:space="preserve"> PAGEREF _Toc165126486 \h </w:instrText>
        </w:r>
        <w:r w:rsidR="00DF73ED">
          <w:rPr>
            <w:noProof/>
            <w:webHidden/>
          </w:rPr>
        </w:r>
        <w:r w:rsidR="00DF73ED">
          <w:rPr>
            <w:noProof/>
            <w:webHidden/>
          </w:rPr>
          <w:fldChar w:fldCharType="separate"/>
        </w:r>
        <w:r w:rsidR="00AB32F0">
          <w:rPr>
            <w:noProof/>
            <w:webHidden/>
          </w:rPr>
          <w:t>166</w:t>
        </w:r>
        <w:r w:rsidR="00DF73ED">
          <w:rPr>
            <w:noProof/>
            <w:webHidden/>
          </w:rPr>
          <w:fldChar w:fldCharType="end"/>
        </w:r>
      </w:hyperlink>
    </w:p>
    <w:p w14:paraId="62E881CB" w14:textId="0E890653" w:rsidR="00DF73ED" w:rsidRDefault="00DA24DE">
      <w:pPr>
        <w:pStyle w:val="TDC1"/>
        <w:tabs>
          <w:tab w:val="left" w:pos="1320"/>
          <w:tab w:val="right" w:leader="dot" w:pos="8494"/>
        </w:tabs>
        <w:rPr>
          <w:rFonts w:eastAsiaTheme="minorEastAsia" w:cstheme="minorBidi"/>
          <w:b w:val="0"/>
          <w:bCs w:val="0"/>
          <w:caps w:val="0"/>
          <w:noProof/>
          <w:sz w:val="24"/>
          <w:szCs w:val="24"/>
          <w:lang w:eastAsia="es-ES"/>
        </w:rPr>
      </w:pPr>
      <w:hyperlink w:anchor="_Toc165126487" w:history="1">
        <w:r w:rsidR="00DF73ED" w:rsidRPr="0037742D">
          <w:rPr>
            <w:rStyle w:val="Hipervnculo"/>
            <w:noProof/>
          </w:rPr>
          <w:t>TABLA 92.-</w:t>
        </w:r>
        <w:r w:rsidR="00DF73ED">
          <w:rPr>
            <w:rFonts w:eastAsiaTheme="minorEastAsia" w:cstheme="minorBidi"/>
            <w:b w:val="0"/>
            <w:bCs w:val="0"/>
            <w:caps w:val="0"/>
            <w:noProof/>
            <w:sz w:val="24"/>
            <w:szCs w:val="24"/>
            <w:lang w:eastAsia="es-ES"/>
          </w:rPr>
          <w:tab/>
        </w:r>
        <w:r w:rsidR="00DF73ED" w:rsidRPr="0037742D">
          <w:rPr>
            <w:rStyle w:val="Hipervnculo"/>
            <w:noProof/>
          </w:rPr>
          <w:t>Partida construcción del Dashboard de seguimiento</w:t>
        </w:r>
        <w:r w:rsidR="00DF73ED">
          <w:rPr>
            <w:noProof/>
            <w:webHidden/>
          </w:rPr>
          <w:tab/>
        </w:r>
        <w:r w:rsidR="00DF73ED">
          <w:rPr>
            <w:noProof/>
            <w:webHidden/>
          </w:rPr>
          <w:fldChar w:fldCharType="begin"/>
        </w:r>
        <w:r w:rsidR="00DF73ED">
          <w:rPr>
            <w:noProof/>
            <w:webHidden/>
          </w:rPr>
          <w:instrText xml:space="preserve"> PAGEREF _Toc165126487 \h </w:instrText>
        </w:r>
        <w:r w:rsidR="00DF73ED">
          <w:rPr>
            <w:noProof/>
            <w:webHidden/>
          </w:rPr>
        </w:r>
        <w:r w:rsidR="00DF73ED">
          <w:rPr>
            <w:noProof/>
            <w:webHidden/>
          </w:rPr>
          <w:fldChar w:fldCharType="separate"/>
        </w:r>
        <w:r w:rsidR="00AB32F0">
          <w:rPr>
            <w:noProof/>
            <w:webHidden/>
          </w:rPr>
          <w:t>167</w:t>
        </w:r>
        <w:r w:rsidR="00DF73ED">
          <w:rPr>
            <w:noProof/>
            <w:webHidden/>
          </w:rPr>
          <w:fldChar w:fldCharType="end"/>
        </w:r>
      </w:hyperlink>
    </w:p>
    <w:p w14:paraId="0CC83732" w14:textId="3C87B322" w:rsidR="00DF73ED" w:rsidRDefault="00DA24DE">
      <w:pPr>
        <w:pStyle w:val="TDC1"/>
        <w:tabs>
          <w:tab w:val="left" w:pos="1320"/>
          <w:tab w:val="right" w:leader="dot" w:pos="8494"/>
        </w:tabs>
        <w:rPr>
          <w:rFonts w:eastAsiaTheme="minorEastAsia" w:cstheme="minorBidi"/>
          <w:b w:val="0"/>
          <w:bCs w:val="0"/>
          <w:caps w:val="0"/>
          <w:noProof/>
          <w:sz w:val="24"/>
          <w:szCs w:val="24"/>
          <w:lang w:eastAsia="es-ES"/>
        </w:rPr>
      </w:pPr>
      <w:hyperlink w:anchor="_Toc165126488" w:history="1">
        <w:r w:rsidR="00DF73ED" w:rsidRPr="0037742D">
          <w:rPr>
            <w:rStyle w:val="Hipervnculo"/>
            <w:noProof/>
          </w:rPr>
          <w:t>TABLA 93.-</w:t>
        </w:r>
        <w:r w:rsidR="00DF73ED">
          <w:rPr>
            <w:rFonts w:eastAsiaTheme="minorEastAsia" w:cstheme="minorBidi"/>
            <w:b w:val="0"/>
            <w:bCs w:val="0"/>
            <w:caps w:val="0"/>
            <w:noProof/>
            <w:sz w:val="24"/>
            <w:szCs w:val="24"/>
            <w:lang w:eastAsia="es-ES"/>
          </w:rPr>
          <w:tab/>
        </w:r>
        <w:r w:rsidR="00DF73ED" w:rsidRPr="0037742D">
          <w:rPr>
            <w:rStyle w:val="Hipervnculo"/>
            <w:noProof/>
          </w:rPr>
          <w:t>Partida construcción de App gestión de emergencias</w:t>
        </w:r>
        <w:r w:rsidR="00DF73ED">
          <w:rPr>
            <w:noProof/>
            <w:webHidden/>
          </w:rPr>
          <w:tab/>
        </w:r>
        <w:r w:rsidR="00DF73ED">
          <w:rPr>
            <w:noProof/>
            <w:webHidden/>
          </w:rPr>
          <w:fldChar w:fldCharType="begin"/>
        </w:r>
        <w:r w:rsidR="00DF73ED">
          <w:rPr>
            <w:noProof/>
            <w:webHidden/>
          </w:rPr>
          <w:instrText xml:space="preserve"> PAGEREF _Toc165126488 \h </w:instrText>
        </w:r>
        <w:r w:rsidR="00DF73ED">
          <w:rPr>
            <w:noProof/>
            <w:webHidden/>
          </w:rPr>
        </w:r>
        <w:r w:rsidR="00DF73ED">
          <w:rPr>
            <w:noProof/>
            <w:webHidden/>
          </w:rPr>
          <w:fldChar w:fldCharType="separate"/>
        </w:r>
        <w:r w:rsidR="00AB32F0">
          <w:rPr>
            <w:noProof/>
            <w:webHidden/>
          </w:rPr>
          <w:t>168</w:t>
        </w:r>
        <w:r w:rsidR="00DF73ED">
          <w:rPr>
            <w:noProof/>
            <w:webHidden/>
          </w:rPr>
          <w:fldChar w:fldCharType="end"/>
        </w:r>
      </w:hyperlink>
    </w:p>
    <w:p w14:paraId="77FA2299" w14:textId="5D34BE9A" w:rsidR="00DF73ED" w:rsidRDefault="00DA24DE">
      <w:pPr>
        <w:pStyle w:val="TDC1"/>
        <w:tabs>
          <w:tab w:val="left" w:pos="1320"/>
          <w:tab w:val="right" w:leader="dot" w:pos="8494"/>
        </w:tabs>
        <w:rPr>
          <w:rFonts w:eastAsiaTheme="minorEastAsia" w:cstheme="minorBidi"/>
          <w:b w:val="0"/>
          <w:bCs w:val="0"/>
          <w:caps w:val="0"/>
          <w:noProof/>
          <w:sz w:val="24"/>
          <w:szCs w:val="24"/>
          <w:lang w:eastAsia="es-ES"/>
        </w:rPr>
      </w:pPr>
      <w:hyperlink w:anchor="_Toc165126489" w:history="1">
        <w:r w:rsidR="00DF73ED" w:rsidRPr="0037742D">
          <w:rPr>
            <w:rStyle w:val="Hipervnculo"/>
            <w:noProof/>
          </w:rPr>
          <w:t>TABLA 94.-</w:t>
        </w:r>
        <w:r w:rsidR="00DF73ED">
          <w:rPr>
            <w:rFonts w:eastAsiaTheme="minorEastAsia" w:cstheme="minorBidi"/>
            <w:b w:val="0"/>
            <w:bCs w:val="0"/>
            <w:caps w:val="0"/>
            <w:noProof/>
            <w:sz w:val="24"/>
            <w:szCs w:val="24"/>
            <w:lang w:eastAsia="es-ES"/>
          </w:rPr>
          <w:tab/>
        </w:r>
        <w:r w:rsidR="00DF73ED" w:rsidRPr="0037742D">
          <w:rPr>
            <w:rStyle w:val="Hipervnculo"/>
            <w:noProof/>
          </w:rPr>
          <w:t>Partida de Pruebas y depuración / QA</w:t>
        </w:r>
        <w:r w:rsidR="00DF73ED">
          <w:rPr>
            <w:noProof/>
            <w:webHidden/>
          </w:rPr>
          <w:tab/>
        </w:r>
        <w:r w:rsidR="00DF73ED">
          <w:rPr>
            <w:noProof/>
            <w:webHidden/>
          </w:rPr>
          <w:fldChar w:fldCharType="begin"/>
        </w:r>
        <w:r w:rsidR="00DF73ED">
          <w:rPr>
            <w:noProof/>
            <w:webHidden/>
          </w:rPr>
          <w:instrText xml:space="preserve"> PAGEREF _Toc165126489 \h </w:instrText>
        </w:r>
        <w:r w:rsidR="00DF73ED">
          <w:rPr>
            <w:noProof/>
            <w:webHidden/>
          </w:rPr>
        </w:r>
        <w:r w:rsidR="00DF73ED">
          <w:rPr>
            <w:noProof/>
            <w:webHidden/>
          </w:rPr>
          <w:fldChar w:fldCharType="separate"/>
        </w:r>
        <w:r w:rsidR="00AB32F0">
          <w:rPr>
            <w:noProof/>
            <w:webHidden/>
          </w:rPr>
          <w:t>169</w:t>
        </w:r>
        <w:r w:rsidR="00DF73ED">
          <w:rPr>
            <w:noProof/>
            <w:webHidden/>
          </w:rPr>
          <w:fldChar w:fldCharType="end"/>
        </w:r>
      </w:hyperlink>
    </w:p>
    <w:p w14:paraId="520E3294" w14:textId="2DA2115B" w:rsidR="00DF73ED" w:rsidRDefault="00DA24DE">
      <w:pPr>
        <w:pStyle w:val="TDC1"/>
        <w:tabs>
          <w:tab w:val="left" w:pos="1320"/>
          <w:tab w:val="right" w:leader="dot" w:pos="8494"/>
        </w:tabs>
        <w:rPr>
          <w:rFonts w:eastAsiaTheme="minorEastAsia" w:cstheme="minorBidi"/>
          <w:b w:val="0"/>
          <w:bCs w:val="0"/>
          <w:caps w:val="0"/>
          <w:noProof/>
          <w:sz w:val="24"/>
          <w:szCs w:val="24"/>
          <w:lang w:eastAsia="es-ES"/>
        </w:rPr>
      </w:pPr>
      <w:hyperlink w:anchor="_Toc165126490" w:history="1">
        <w:r w:rsidR="00DF73ED" w:rsidRPr="0037742D">
          <w:rPr>
            <w:rStyle w:val="Hipervnculo"/>
            <w:noProof/>
          </w:rPr>
          <w:t>TABLA 95.-</w:t>
        </w:r>
        <w:r w:rsidR="00DF73ED">
          <w:rPr>
            <w:rFonts w:eastAsiaTheme="minorEastAsia" w:cstheme="minorBidi"/>
            <w:b w:val="0"/>
            <w:bCs w:val="0"/>
            <w:caps w:val="0"/>
            <w:noProof/>
            <w:sz w:val="24"/>
            <w:szCs w:val="24"/>
            <w:lang w:eastAsia="es-ES"/>
          </w:rPr>
          <w:tab/>
        </w:r>
        <w:r w:rsidR="00DF73ED" w:rsidRPr="0037742D">
          <w:rPr>
            <w:rStyle w:val="Hipervnculo"/>
            <w:noProof/>
          </w:rPr>
          <w:t>Partida de Hardware adquirido</w:t>
        </w:r>
        <w:r w:rsidR="00DF73ED">
          <w:rPr>
            <w:noProof/>
            <w:webHidden/>
          </w:rPr>
          <w:tab/>
        </w:r>
        <w:r w:rsidR="00DF73ED">
          <w:rPr>
            <w:noProof/>
            <w:webHidden/>
          </w:rPr>
          <w:fldChar w:fldCharType="begin"/>
        </w:r>
        <w:r w:rsidR="00DF73ED">
          <w:rPr>
            <w:noProof/>
            <w:webHidden/>
          </w:rPr>
          <w:instrText xml:space="preserve"> PAGEREF _Toc165126490 \h </w:instrText>
        </w:r>
        <w:r w:rsidR="00DF73ED">
          <w:rPr>
            <w:noProof/>
            <w:webHidden/>
          </w:rPr>
        </w:r>
        <w:r w:rsidR="00DF73ED">
          <w:rPr>
            <w:noProof/>
            <w:webHidden/>
          </w:rPr>
          <w:fldChar w:fldCharType="separate"/>
        </w:r>
        <w:r w:rsidR="00AB32F0">
          <w:rPr>
            <w:noProof/>
            <w:webHidden/>
          </w:rPr>
          <w:t>170</w:t>
        </w:r>
        <w:r w:rsidR="00DF73ED">
          <w:rPr>
            <w:noProof/>
            <w:webHidden/>
          </w:rPr>
          <w:fldChar w:fldCharType="end"/>
        </w:r>
      </w:hyperlink>
    </w:p>
    <w:p w14:paraId="05B7404B" w14:textId="0A6D6077" w:rsidR="00DF73ED" w:rsidRDefault="00DA24DE">
      <w:pPr>
        <w:pStyle w:val="TDC1"/>
        <w:tabs>
          <w:tab w:val="left" w:pos="1320"/>
          <w:tab w:val="right" w:leader="dot" w:pos="8494"/>
        </w:tabs>
        <w:rPr>
          <w:rFonts w:eastAsiaTheme="minorEastAsia" w:cstheme="minorBidi"/>
          <w:b w:val="0"/>
          <w:bCs w:val="0"/>
          <w:caps w:val="0"/>
          <w:noProof/>
          <w:sz w:val="24"/>
          <w:szCs w:val="24"/>
          <w:lang w:eastAsia="es-ES"/>
        </w:rPr>
      </w:pPr>
      <w:hyperlink w:anchor="_Toc165126491" w:history="1">
        <w:r w:rsidR="00DF73ED" w:rsidRPr="0037742D">
          <w:rPr>
            <w:rStyle w:val="Hipervnculo"/>
            <w:noProof/>
          </w:rPr>
          <w:t>TABLA 96.-</w:t>
        </w:r>
        <w:r w:rsidR="00DF73ED">
          <w:rPr>
            <w:rFonts w:eastAsiaTheme="minorEastAsia" w:cstheme="minorBidi"/>
            <w:b w:val="0"/>
            <w:bCs w:val="0"/>
            <w:caps w:val="0"/>
            <w:noProof/>
            <w:sz w:val="24"/>
            <w:szCs w:val="24"/>
            <w:lang w:eastAsia="es-ES"/>
          </w:rPr>
          <w:tab/>
        </w:r>
        <w:r w:rsidR="00DF73ED" w:rsidRPr="0037742D">
          <w:rPr>
            <w:rStyle w:val="Hipervnculo"/>
            <w:noProof/>
          </w:rPr>
          <w:t>Partida de Adquisición de hardware</w:t>
        </w:r>
        <w:r w:rsidR="00DF73ED">
          <w:rPr>
            <w:noProof/>
            <w:webHidden/>
          </w:rPr>
          <w:tab/>
        </w:r>
        <w:r w:rsidR="00DF73ED">
          <w:rPr>
            <w:noProof/>
            <w:webHidden/>
          </w:rPr>
          <w:fldChar w:fldCharType="begin"/>
        </w:r>
        <w:r w:rsidR="00DF73ED">
          <w:rPr>
            <w:noProof/>
            <w:webHidden/>
          </w:rPr>
          <w:instrText xml:space="preserve"> PAGEREF _Toc165126491 \h </w:instrText>
        </w:r>
        <w:r w:rsidR="00DF73ED">
          <w:rPr>
            <w:noProof/>
            <w:webHidden/>
          </w:rPr>
        </w:r>
        <w:r w:rsidR="00DF73ED">
          <w:rPr>
            <w:noProof/>
            <w:webHidden/>
          </w:rPr>
          <w:fldChar w:fldCharType="separate"/>
        </w:r>
        <w:r w:rsidR="00AB32F0">
          <w:rPr>
            <w:noProof/>
            <w:webHidden/>
          </w:rPr>
          <w:t>170</w:t>
        </w:r>
        <w:r w:rsidR="00DF73ED">
          <w:rPr>
            <w:noProof/>
            <w:webHidden/>
          </w:rPr>
          <w:fldChar w:fldCharType="end"/>
        </w:r>
      </w:hyperlink>
    </w:p>
    <w:p w14:paraId="622A3FA1" w14:textId="0DF61081" w:rsidR="00DF73ED" w:rsidRDefault="00DA24DE">
      <w:pPr>
        <w:pStyle w:val="TDC1"/>
        <w:tabs>
          <w:tab w:val="left" w:pos="1320"/>
          <w:tab w:val="right" w:leader="dot" w:pos="8494"/>
        </w:tabs>
        <w:rPr>
          <w:rFonts w:eastAsiaTheme="minorEastAsia" w:cstheme="minorBidi"/>
          <w:b w:val="0"/>
          <w:bCs w:val="0"/>
          <w:caps w:val="0"/>
          <w:noProof/>
          <w:sz w:val="24"/>
          <w:szCs w:val="24"/>
          <w:lang w:eastAsia="es-ES"/>
        </w:rPr>
      </w:pPr>
      <w:hyperlink w:anchor="_Toc165126492" w:history="1">
        <w:r w:rsidR="00DF73ED" w:rsidRPr="0037742D">
          <w:rPr>
            <w:rStyle w:val="Hipervnculo"/>
            <w:noProof/>
          </w:rPr>
          <w:t>TABLA 97.-</w:t>
        </w:r>
        <w:r w:rsidR="00DF73ED">
          <w:rPr>
            <w:rFonts w:eastAsiaTheme="minorEastAsia" w:cstheme="minorBidi"/>
            <w:b w:val="0"/>
            <w:bCs w:val="0"/>
            <w:caps w:val="0"/>
            <w:noProof/>
            <w:sz w:val="24"/>
            <w:szCs w:val="24"/>
            <w:lang w:eastAsia="es-ES"/>
          </w:rPr>
          <w:tab/>
        </w:r>
        <w:r w:rsidR="00DF73ED" w:rsidRPr="0037742D">
          <w:rPr>
            <w:rStyle w:val="Hipervnculo"/>
            <w:noProof/>
          </w:rPr>
          <w:t>Partida de Instalación de hardware de hospitales</w:t>
        </w:r>
        <w:r w:rsidR="00DF73ED">
          <w:rPr>
            <w:noProof/>
            <w:webHidden/>
          </w:rPr>
          <w:tab/>
        </w:r>
        <w:r w:rsidR="00DF73ED">
          <w:rPr>
            <w:noProof/>
            <w:webHidden/>
          </w:rPr>
          <w:fldChar w:fldCharType="begin"/>
        </w:r>
        <w:r w:rsidR="00DF73ED">
          <w:rPr>
            <w:noProof/>
            <w:webHidden/>
          </w:rPr>
          <w:instrText xml:space="preserve"> PAGEREF _Toc165126492 \h </w:instrText>
        </w:r>
        <w:r w:rsidR="00DF73ED">
          <w:rPr>
            <w:noProof/>
            <w:webHidden/>
          </w:rPr>
        </w:r>
        <w:r w:rsidR="00DF73ED">
          <w:rPr>
            <w:noProof/>
            <w:webHidden/>
          </w:rPr>
          <w:fldChar w:fldCharType="separate"/>
        </w:r>
        <w:r w:rsidR="00AB32F0">
          <w:rPr>
            <w:noProof/>
            <w:webHidden/>
          </w:rPr>
          <w:t>174</w:t>
        </w:r>
        <w:r w:rsidR="00DF73ED">
          <w:rPr>
            <w:noProof/>
            <w:webHidden/>
          </w:rPr>
          <w:fldChar w:fldCharType="end"/>
        </w:r>
      </w:hyperlink>
    </w:p>
    <w:p w14:paraId="09D80126" w14:textId="4A3F4D20" w:rsidR="00DF73ED" w:rsidRDefault="00DA24DE">
      <w:pPr>
        <w:pStyle w:val="TDC1"/>
        <w:tabs>
          <w:tab w:val="left" w:pos="1320"/>
          <w:tab w:val="right" w:leader="dot" w:pos="8494"/>
        </w:tabs>
        <w:rPr>
          <w:rFonts w:eastAsiaTheme="minorEastAsia" w:cstheme="minorBidi"/>
          <w:b w:val="0"/>
          <w:bCs w:val="0"/>
          <w:caps w:val="0"/>
          <w:noProof/>
          <w:sz w:val="24"/>
          <w:szCs w:val="24"/>
          <w:lang w:eastAsia="es-ES"/>
        </w:rPr>
      </w:pPr>
      <w:hyperlink w:anchor="_Toc165126493" w:history="1">
        <w:r w:rsidR="00DF73ED" w:rsidRPr="0037742D">
          <w:rPr>
            <w:rStyle w:val="Hipervnculo"/>
            <w:noProof/>
          </w:rPr>
          <w:t>TABLA 98.-</w:t>
        </w:r>
        <w:r w:rsidR="00DF73ED">
          <w:rPr>
            <w:rFonts w:eastAsiaTheme="minorEastAsia" w:cstheme="minorBidi"/>
            <w:b w:val="0"/>
            <w:bCs w:val="0"/>
            <w:caps w:val="0"/>
            <w:noProof/>
            <w:sz w:val="24"/>
            <w:szCs w:val="24"/>
            <w:lang w:eastAsia="es-ES"/>
          </w:rPr>
          <w:tab/>
        </w:r>
        <w:r w:rsidR="00DF73ED" w:rsidRPr="0037742D">
          <w:rPr>
            <w:rStyle w:val="Hipervnculo"/>
            <w:noProof/>
          </w:rPr>
          <w:t>Partida de instalación de software de vehículos</w:t>
        </w:r>
        <w:r w:rsidR="00DF73ED">
          <w:rPr>
            <w:noProof/>
            <w:webHidden/>
          </w:rPr>
          <w:tab/>
        </w:r>
        <w:r w:rsidR="00DF73ED">
          <w:rPr>
            <w:noProof/>
            <w:webHidden/>
          </w:rPr>
          <w:fldChar w:fldCharType="begin"/>
        </w:r>
        <w:r w:rsidR="00DF73ED">
          <w:rPr>
            <w:noProof/>
            <w:webHidden/>
          </w:rPr>
          <w:instrText xml:space="preserve"> PAGEREF _Toc165126493 \h </w:instrText>
        </w:r>
        <w:r w:rsidR="00DF73ED">
          <w:rPr>
            <w:noProof/>
            <w:webHidden/>
          </w:rPr>
        </w:r>
        <w:r w:rsidR="00DF73ED">
          <w:rPr>
            <w:noProof/>
            <w:webHidden/>
          </w:rPr>
          <w:fldChar w:fldCharType="separate"/>
        </w:r>
        <w:r w:rsidR="00AB32F0">
          <w:rPr>
            <w:noProof/>
            <w:webHidden/>
          </w:rPr>
          <w:t>175</w:t>
        </w:r>
        <w:r w:rsidR="00DF73ED">
          <w:rPr>
            <w:noProof/>
            <w:webHidden/>
          </w:rPr>
          <w:fldChar w:fldCharType="end"/>
        </w:r>
      </w:hyperlink>
    </w:p>
    <w:p w14:paraId="3EB0B35F" w14:textId="0B49D91E" w:rsidR="00DF73ED" w:rsidRDefault="00DA24DE">
      <w:pPr>
        <w:pStyle w:val="TDC1"/>
        <w:tabs>
          <w:tab w:val="left" w:pos="1320"/>
          <w:tab w:val="right" w:leader="dot" w:pos="8494"/>
        </w:tabs>
        <w:rPr>
          <w:rFonts w:eastAsiaTheme="minorEastAsia" w:cstheme="minorBidi"/>
          <w:b w:val="0"/>
          <w:bCs w:val="0"/>
          <w:caps w:val="0"/>
          <w:noProof/>
          <w:sz w:val="24"/>
          <w:szCs w:val="24"/>
          <w:lang w:eastAsia="es-ES"/>
        </w:rPr>
      </w:pPr>
      <w:hyperlink w:anchor="_Toc165126494" w:history="1">
        <w:r w:rsidR="00DF73ED" w:rsidRPr="0037742D">
          <w:rPr>
            <w:rStyle w:val="Hipervnculo"/>
            <w:noProof/>
          </w:rPr>
          <w:t>TABLA 99.-</w:t>
        </w:r>
        <w:r w:rsidR="00DF73ED">
          <w:rPr>
            <w:rFonts w:eastAsiaTheme="minorEastAsia" w:cstheme="minorBidi"/>
            <w:b w:val="0"/>
            <w:bCs w:val="0"/>
            <w:caps w:val="0"/>
            <w:noProof/>
            <w:sz w:val="24"/>
            <w:szCs w:val="24"/>
            <w:lang w:eastAsia="es-ES"/>
          </w:rPr>
          <w:tab/>
        </w:r>
        <w:r w:rsidR="00DF73ED" w:rsidRPr="0037742D">
          <w:rPr>
            <w:rStyle w:val="Hipervnculo"/>
            <w:noProof/>
          </w:rPr>
          <w:t>Partida de Otros costes</w:t>
        </w:r>
        <w:r w:rsidR="00DF73ED">
          <w:rPr>
            <w:noProof/>
            <w:webHidden/>
          </w:rPr>
          <w:tab/>
        </w:r>
        <w:r w:rsidR="00DF73ED">
          <w:rPr>
            <w:noProof/>
            <w:webHidden/>
          </w:rPr>
          <w:fldChar w:fldCharType="begin"/>
        </w:r>
        <w:r w:rsidR="00DF73ED">
          <w:rPr>
            <w:noProof/>
            <w:webHidden/>
          </w:rPr>
          <w:instrText xml:space="preserve"> PAGEREF _Toc165126494 \h </w:instrText>
        </w:r>
        <w:r w:rsidR="00DF73ED">
          <w:rPr>
            <w:noProof/>
            <w:webHidden/>
          </w:rPr>
        </w:r>
        <w:r w:rsidR="00DF73ED">
          <w:rPr>
            <w:noProof/>
            <w:webHidden/>
          </w:rPr>
          <w:fldChar w:fldCharType="separate"/>
        </w:r>
        <w:r w:rsidR="00AB32F0">
          <w:rPr>
            <w:noProof/>
            <w:webHidden/>
          </w:rPr>
          <w:t>175</w:t>
        </w:r>
        <w:r w:rsidR="00DF73ED">
          <w:rPr>
            <w:noProof/>
            <w:webHidden/>
          </w:rPr>
          <w:fldChar w:fldCharType="end"/>
        </w:r>
      </w:hyperlink>
    </w:p>
    <w:p w14:paraId="1BDE0F91" w14:textId="4A271AD1" w:rsidR="00DF73ED" w:rsidRDefault="00DA24DE">
      <w:pPr>
        <w:pStyle w:val="TDC1"/>
        <w:tabs>
          <w:tab w:val="left" w:pos="1320"/>
          <w:tab w:val="right" w:leader="dot" w:pos="8494"/>
        </w:tabs>
        <w:rPr>
          <w:rFonts w:eastAsiaTheme="minorEastAsia" w:cstheme="minorBidi"/>
          <w:b w:val="0"/>
          <w:bCs w:val="0"/>
          <w:caps w:val="0"/>
          <w:noProof/>
          <w:sz w:val="24"/>
          <w:szCs w:val="24"/>
          <w:lang w:eastAsia="es-ES"/>
        </w:rPr>
      </w:pPr>
      <w:hyperlink w:anchor="_Toc165126495" w:history="1">
        <w:r w:rsidR="00DF73ED" w:rsidRPr="0037742D">
          <w:rPr>
            <w:rStyle w:val="Hipervnculo"/>
            <w:noProof/>
          </w:rPr>
          <w:t>TABLA 100.-</w:t>
        </w:r>
        <w:r w:rsidR="00DF73ED">
          <w:rPr>
            <w:rFonts w:eastAsiaTheme="minorEastAsia" w:cstheme="minorBidi"/>
            <w:b w:val="0"/>
            <w:bCs w:val="0"/>
            <w:caps w:val="0"/>
            <w:noProof/>
            <w:sz w:val="24"/>
            <w:szCs w:val="24"/>
            <w:lang w:eastAsia="es-ES"/>
          </w:rPr>
          <w:tab/>
        </w:r>
        <w:r w:rsidR="00DF73ED" w:rsidRPr="0037742D">
          <w:rPr>
            <w:rStyle w:val="Hipervnculo"/>
            <w:noProof/>
          </w:rPr>
          <w:t>Matriz de riesgos laborales.</w:t>
        </w:r>
        <w:r w:rsidR="00DF73ED">
          <w:rPr>
            <w:noProof/>
            <w:webHidden/>
          </w:rPr>
          <w:tab/>
        </w:r>
        <w:r w:rsidR="00DF73ED">
          <w:rPr>
            <w:noProof/>
            <w:webHidden/>
          </w:rPr>
          <w:fldChar w:fldCharType="begin"/>
        </w:r>
        <w:r w:rsidR="00DF73ED">
          <w:rPr>
            <w:noProof/>
            <w:webHidden/>
          </w:rPr>
          <w:instrText xml:space="preserve"> PAGEREF _Toc165126495 \h </w:instrText>
        </w:r>
        <w:r w:rsidR="00DF73ED">
          <w:rPr>
            <w:noProof/>
            <w:webHidden/>
          </w:rPr>
        </w:r>
        <w:r w:rsidR="00DF73ED">
          <w:rPr>
            <w:noProof/>
            <w:webHidden/>
          </w:rPr>
          <w:fldChar w:fldCharType="separate"/>
        </w:r>
        <w:r w:rsidR="00AB32F0">
          <w:rPr>
            <w:noProof/>
            <w:webHidden/>
          </w:rPr>
          <w:t>180</w:t>
        </w:r>
        <w:r w:rsidR="00DF73ED">
          <w:rPr>
            <w:noProof/>
            <w:webHidden/>
          </w:rPr>
          <w:fldChar w:fldCharType="end"/>
        </w:r>
      </w:hyperlink>
    </w:p>
    <w:p w14:paraId="3107EF2A" w14:textId="08405A11" w:rsidR="00DF73ED" w:rsidRDefault="00DA24DE">
      <w:pPr>
        <w:pStyle w:val="TDC1"/>
        <w:tabs>
          <w:tab w:val="left" w:pos="1320"/>
          <w:tab w:val="right" w:leader="dot" w:pos="8494"/>
        </w:tabs>
        <w:rPr>
          <w:rFonts w:eastAsiaTheme="minorEastAsia" w:cstheme="minorBidi"/>
          <w:b w:val="0"/>
          <w:bCs w:val="0"/>
          <w:caps w:val="0"/>
          <w:noProof/>
          <w:sz w:val="24"/>
          <w:szCs w:val="24"/>
          <w:lang w:eastAsia="es-ES"/>
        </w:rPr>
      </w:pPr>
      <w:hyperlink w:anchor="_Toc165126496" w:history="1">
        <w:r w:rsidR="00DF73ED" w:rsidRPr="0037742D">
          <w:rPr>
            <w:rStyle w:val="Hipervnculo"/>
            <w:noProof/>
          </w:rPr>
          <w:t>TABLA 101.-</w:t>
        </w:r>
        <w:r w:rsidR="00DF73ED">
          <w:rPr>
            <w:rFonts w:eastAsiaTheme="minorEastAsia" w:cstheme="minorBidi"/>
            <w:b w:val="0"/>
            <w:bCs w:val="0"/>
            <w:caps w:val="0"/>
            <w:noProof/>
            <w:sz w:val="24"/>
            <w:szCs w:val="24"/>
            <w:lang w:eastAsia="es-ES"/>
          </w:rPr>
          <w:tab/>
        </w:r>
        <w:r w:rsidR="00DF73ED" w:rsidRPr="0037742D">
          <w:rPr>
            <w:rStyle w:val="Hipervnculo"/>
            <w:noProof/>
          </w:rPr>
          <w:t>Tabla Impacto medioambiental</w:t>
        </w:r>
        <w:r w:rsidR="00DF73ED">
          <w:rPr>
            <w:noProof/>
            <w:webHidden/>
          </w:rPr>
          <w:tab/>
        </w:r>
        <w:r w:rsidR="00DF73ED">
          <w:rPr>
            <w:noProof/>
            <w:webHidden/>
          </w:rPr>
          <w:fldChar w:fldCharType="begin"/>
        </w:r>
        <w:r w:rsidR="00DF73ED">
          <w:rPr>
            <w:noProof/>
            <w:webHidden/>
          </w:rPr>
          <w:instrText xml:space="preserve"> PAGEREF _Toc165126496 \h </w:instrText>
        </w:r>
        <w:r w:rsidR="00DF73ED">
          <w:rPr>
            <w:noProof/>
            <w:webHidden/>
          </w:rPr>
        </w:r>
        <w:r w:rsidR="00DF73ED">
          <w:rPr>
            <w:noProof/>
            <w:webHidden/>
          </w:rPr>
          <w:fldChar w:fldCharType="separate"/>
        </w:r>
        <w:r w:rsidR="00AB32F0">
          <w:rPr>
            <w:noProof/>
            <w:webHidden/>
          </w:rPr>
          <w:t>183</w:t>
        </w:r>
        <w:r w:rsidR="00DF73ED">
          <w:rPr>
            <w:noProof/>
            <w:webHidden/>
          </w:rPr>
          <w:fldChar w:fldCharType="end"/>
        </w:r>
      </w:hyperlink>
    </w:p>
    <w:p w14:paraId="1BBECE8F" w14:textId="186EEEA9" w:rsidR="00B54E2A" w:rsidRPr="00B54E2A" w:rsidRDefault="004F3F13" w:rsidP="00C32560">
      <w:pPr>
        <w:pStyle w:val="Ttulo1"/>
        <w:numPr>
          <w:ilvl w:val="0"/>
          <w:numId w:val="0"/>
        </w:numPr>
        <w:ind w:left="432" w:hanging="432"/>
      </w:pPr>
      <w:r>
        <w:fldChar w:fldCharType="end"/>
      </w:r>
      <w:bookmarkStart w:id="5" w:name="_Toc164120760"/>
      <w:bookmarkStart w:id="6" w:name="_Toc165126129"/>
      <w:r w:rsidR="45B45A25">
        <w:t xml:space="preserve">Índice de </w:t>
      </w:r>
      <w:bookmarkEnd w:id="5"/>
      <w:r w:rsidR="00C61EAD">
        <w:t>figuras</w:t>
      </w:r>
      <w:bookmarkEnd w:id="6"/>
    </w:p>
    <w:bookmarkStart w:id="7" w:name="_Toc534787182"/>
    <w:bookmarkStart w:id="8" w:name="_Toc164120761"/>
    <w:p w14:paraId="30339B96" w14:textId="30B02EF5" w:rsidR="00DF73ED" w:rsidRDefault="00062BEF">
      <w:pPr>
        <w:pStyle w:val="TDC1"/>
        <w:tabs>
          <w:tab w:val="left" w:pos="1320"/>
          <w:tab w:val="right" w:leader="dot" w:pos="8494"/>
        </w:tabs>
        <w:rPr>
          <w:rFonts w:eastAsiaTheme="minorEastAsia" w:cstheme="minorBidi"/>
          <w:b w:val="0"/>
          <w:bCs w:val="0"/>
          <w:caps w:val="0"/>
          <w:noProof/>
          <w:sz w:val="24"/>
          <w:szCs w:val="24"/>
          <w:lang w:eastAsia="es-ES"/>
        </w:rPr>
      </w:pPr>
      <w:r>
        <w:fldChar w:fldCharType="begin"/>
      </w:r>
      <w:r>
        <w:instrText xml:space="preserve"> TOC \h \z \t "Cita de Figuras;1" </w:instrText>
      </w:r>
      <w:r>
        <w:fldChar w:fldCharType="separate"/>
      </w:r>
      <w:hyperlink w:anchor="_Toc165126497" w:history="1">
        <w:r w:rsidR="00DF73ED" w:rsidRPr="00535909">
          <w:rPr>
            <w:rStyle w:val="Hipervnculo"/>
            <w:noProof/>
          </w:rPr>
          <w:t>FIGURA 1.-</w:t>
        </w:r>
        <w:r w:rsidR="00DF73ED">
          <w:rPr>
            <w:rFonts w:eastAsiaTheme="minorEastAsia" w:cstheme="minorBidi"/>
            <w:b w:val="0"/>
            <w:bCs w:val="0"/>
            <w:caps w:val="0"/>
            <w:noProof/>
            <w:sz w:val="24"/>
            <w:szCs w:val="24"/>
            <w:lang w:eastAsia="es-ES"/>
          </w:rPr>
          <w:tab/>
        </w:r>
        <w:r w:rsidR="00DF73ED" w:rsidRPr="00535909">
          <w:rPr>
            <w:rStyle w:val="Hipervnculo"/>
            <w:noProof/>
          </w:rPr>
          <w:t>Situación actual: Software de HIS</w:t>
        </w:r>
        <w:r w:rsidR="00DF73ED">
          <w:rPr>
            <w:noProof/>
            <w:webHidden/>
          </w:rPr>
          <w:tab/>
        </w:r>
        <w:r w:rsidR="00DF73ED">
          <w:rPr>
            <w:noProof/>
            <w:webHidden/>
          </w:rPr>
          <w:fldChar w:fldCharType="begin"/>
        </w:r>
        <w:r w:rsidR="00DF73ED">
          <w:rPr>
            <w:noProof/>
            <w:webHidden/>
          </w:rPr>
          <w:instrText xml:space="preserve"> PAGEREF _Toc165126497 \h </w:instrText>
        </w:r>
        <w:r w:rsidR="00DF73ED">
          <w:rPr>
            <w:noProof/>
            <w:webHidden/>
          </w:rPr>
        </w:r>
        <w:r w:rsidR="00DF73ED">
          <w:rPr>
            <w:noProof/>
            <w:webHidden/>
          </w:rPr>
          <w:fldChar w:fldCharType="separate"/>
        </w:r>
        <w:r w:rsidR="00AB32F0">
          <w:rPr>
            <w:noProof/>
            <w:webHidden/>
          </w:rPr>
          <w:t>19</w:t>
        </w:r>
        <w:r w:rsidR="00DF73ED">
          <w:rPr>
            <w:noProof/>
            <w:webHidden/>
          </w:rPr>
          <w:fldChar w:fldCharType="end"/>
        </w:r>
      </w:hyperlink>
    </w:p>
    <w:p w14:paraId="46E499ED" w14:textId="73F893BC" w:rsidR="00DF73ED" w:rsidRDefault="00DA24DE">
      <w:pPr>
        <w:pStyle w:val="TDC1"/>
        <w:tabs>
          <w:tab w:val="left" w:pos="1320"/>
          <w:tab w:val="right" w:leader="dot" w:pos="8494"/>
        </w:tabs>
        <w:rPr>
          <w:rFonts w:eastAsiaTheme="minorEastAsia" w:cstheme="minorBidi"/>
          <w:b w:val="0"/>
          <w:bCs w:val="0"/>
          <w:caps w:val="0"/>
          <w:noProof/>
          <w:sz w:val="24"/>
          <w:szCs w:val="24"/>
          <w:lang w:eastAsia="es-ES"/>
        </w:rPr>
      </w:pPr>
      <w:hyperlink w:anchor="_Toc165126498" w:history="1">
        <w:r w:rsidR="00DF73ED" w:rsidRPr="00535909">
          <w:rPr>
            <w:rStyle w:val="Hipervnculo"/>
            <w:noProof/>
          </w:rPr>
          <w:t>FIGURA 2.-</w:t>
        </w:r>
        <w:r w:rsidR="00DF73ED">
          <w:rPr>
            <w:rFonts w:eastAsiaTheme="minorEastAsia" w:cstheme="minorBidi"/>
            <w:b w:val="0"/>
            <w:bCs w:val="0"/>
            <w:caps w:val="0"/>
            <w:noProof/>
            <w:sz w:val="24"/>
            <w:szCs w:val="24"/>
            <w:lang w:eastAsia="es-ES"/>
          </w:rPr>
          <w:tab/>
        </w:r>
        <w:r w:rsidR="00DF73ED" w:rsidRPr="00535909">
          <w:rPr>
            <w:rStyle w:val="Hipervnculo"/>
            <w:noProof/>
          </w:rPr>
          <w:t>Situación actual: Infraestructura de comunicaciones</w:t>
        </w:r>
        <w:r w:rsidR="00DF73ED">
          <w:rPr>
            <w:noProof/>
            <w:webHidden/>
          </w:rPr>
          <w:tab/>
        </w:r>
        <w:r w:rsidR="00DF73ED">
          <w:rPr>
            <w:noProof/>
            <w:webHidden/>
          </w:rPr>
          <w:fldChar w:fldCharType="begin"/>
        </w:r>
        <w:r w:rsidR="00DF73ED">
          <w:rPr>
            <w:noProof/>
            <w:webHidden/>
          </w:rPr>
          <w:instrText xml:space="preserve"> PAGEREF _Toc165126498 \h </w:instrText>
        </w:r>
        <w:r w:rsidR="00DF73ED">
          <w:rPr>
            <w:noProof/>
            <w:webHidden/>
          </w:rPr>
        </w:r>
        <w:r w:rsidR="00DF73ED">
          <w:rPr>
            <w:noProof/>
            <w:webHidden/>
          </w:rPr>
          <w:fldChar w:fldCharType="separate"/>
        </w:r>
        <w:r w:rsidR="00AB32F0">
          <w:rPr>
            <w:noProof/>
            <w:webHidden/>
          </w:rPr>
          <w:t>19</w:t>
        </w:r>
        <w:r w:rsidR="00DF73ED">
          <w:rPr>
            <w:noProof/>
            <w:webHidden/>
          </w:rPr>
          <w:fldChar w:fldCharType="end"/>
        </w:r>
      </w:hyperlink>
    </w:p>
    <w:p w14:paraId="4AF205C8" w14:textId="54E7EBE7" w:rsidR="00DF73ED" w:rsidRDefault="00DA24DE">
      <w:pPr>
        <w:pStyle w:val="TDC1"/>
        <w:tabs>
          <w:tab w:val="left" w:pos="1320"/>
          <w:tab w:val="right" w:leader="dot" w:pos="8494"/>
        </w:tabs>
        <w:rPr>
          <w:rFonts w:eastAsiaTheme="minorEastAsia" w:cstheme="minorBidi"/>
          <w:b w:val="0"/>
          <w:bCs w:val="0"/>
          <w:caps w:val="0"/>
          <w:noProof/>
          <w:sz w:val="24"/>
          <w:szCs w:val="24"/>
          <w:lang w:eastAsia="es-ES"/>
        </w:rPr>
      </w:pPr>
      <w:hyperlink w:anchor="_Toc165126499" w:history="1">
        <w:r w:rsidR="00DF73ED" w:rsidRPr="00535909">
          <w:rPr>
            <w:rStyle w:val="Hipervnculo"/>
            <w:noProof/>
          </w:rPr>
          <w:t>FIGURA 3.-</w:t>
        </w:r>
        <w:r w:rsidR="00DF73ED">
          <w:rPr>
            <w:rFonts w:eastAsiaTheme="minorEastAsia" w:cstheme="minorBidi"/>
            <w:b w:val="0"/>
            <w:bCs w:val="0"/>
            <w:caps w:val="0"/>
            <w:noProof/>
            <w:sz w:val="24"/>
            <w:szCs w:val="24"/>
            <w:lang w:eastAsia="es-ES"/>
          </w:rPr>
          <w:tab/>
        </w:r>
        <w:r w:rsidR="00DF73ED" w:rsidRPr="00535909">
          <w:rPr>
            <w:rStyle w:val="Hipervnculo"/>
            <w:noProof/>
          </w:rPr>
          <w:t>Organigrama del proyecto</w:t>
        </w:r>
        <w:r w:rsidR="00DF73ED">
          <w:rPr>
            <w:noProof/>
            <w:webHidden/>
          </w:rPr>
          <w:tab/>
        </w:r>
        <w:r w:rsidR="00DF73ED">
          <w:rPr>
            <w:noProof/>
            <w:webHidden/>
          </w:rPr>
          <w:fldChar w:fldCharType="begin"/>
        </w:r>
        <w:r w:rsidR="00DF73ED">
          <w:rPr>
            <w:noProof/>
            <w:webHidden/>
          </w:rPr>
          <w:instrText xml:space="preserve"> PAGEREF _Toc165126499 \h </w:instrText>
        </w:r>
        <w:r w:rsidR="00DF73ED">
          <w:rPr>
            <w:noProof/>
            <w:webHidden/>
          </w:rPr>
        </w:r>
        <w:r w:rsidR="00DF73ED">
          <w:rPr>
            <w:noProof/>
            <w:webHidden/>
          </w:rPr>
          <w:fldChar w:fldCharType="separate"/>
        </w:r>
        <w:r w:rsidR="00AB32F0">
          <w:rPr>
            <w:noProof/>
            <w:webHidden/>
          </w:rPr>
          <w:t>45</w:t>
        </w:r>
        <w:r w:rsidR="00DF73ED">
          <w:rPr>
            <w:noProof/>
            <w:webHidden/>
          </w:rPr>
          <w:fldChar w:fldCharType="end"/>
        </w:r>
      </w:hyperlink>
    </w:p>
    <w:p w14:paraId="41D4A25F" w14:textId="3EDF3FB1" w:rsidR="00DF73ED" w:rsidRDefault="00DA24DE">
      <w:pPr>
        <w:pStyle w:val="TDC1"/>
        <w:tabs>
          <w:tab w:val="left" w:pos="1320"/>
          <w:tab w:val="right" w:leader="dot" w:pos="8494"/>
        </w:tabs>
        <w:rPr>
          <w:rFonts w:eastAsiaTheme="minorEastAsia" w:cstheme="minorBidi"/>
          <w:b w:val="0"/>
          <w:bCs w:val="0"/>
          <w:caps w:val="0"/>
          <w:noProof/>
          <w:sz w:val="24"/>
          <w:szCs w:val="24"/>
          <w:lang w:eastAsia="es-ES"/>
        </w:rPr>
      </w:pPr>
      <w:hyperlink w:anchor="_Toc165126500" w:history="1">
        <w:r w:rsidR="00DF73ED" w:rsidRPr="00535909">
          <w:rPr>
            <w:rStyle w:val="Hipervnculo"/>
            <w:noProof/>
          </w:rPr>
          <w:t>FIGURA 4.-</w:t>
        </w:r>
        <w:r w:rsidR="00DF73ED">
          <w:rPr>
            <w:rFonts w:eastAsiaTheme="minorEastAsia" w:cstheme="minorBidi"/>
            <w:b w:val="0"/>
            <w:bCs w:val="0"/>
            <w:caps w:val="0"/>
            <w:noProof/>
            <w:sz w:val="24"/>
            <w:szCs w:val="24"/>
            <w:lang w:eastAsia="es-ES"/>
          </w:rPr>
          <w:tab/>
        </w:r>
        <w:r w:rsidR="00DF73ED" w:rsidRPr="00535909">
          <w:rPr>
            <w:rStyle w:val="Hipervnculo"/>
            <w:noProof/>
          </w:rPr>
          <w:t>Diagrama WBS del proyecto (I). Integración con sistemas centrales, sistema de mensajería y gestión de usuarios</w:t>
        </w:r>
        <w:r w:rsidR="00DF73ED">
          <w:rPr>
            <w:noProof/>
            <w:webHidden/>
          </w:rPr>
          <w:tab/>
        </w:r>
        <w:r w:rsidR="00DF73ED">
          <w:rPr>
            <w:noProof/>
            <w:webHidden/>
          </w:rPr>
          <w:fldChar w:fldCharType="begin"/>
        </w:r>
        <w:r w:rsidR="00DF73ED">
          <w:rPr>
            <w:noProof/>
            <w:webHidden/>
          </w:rPr>
          <w:instrText xml:space="preserve"> PAGEREF _Toc165126500 \h </w:instrText>
        </w:r>
        <w:r w:rsidR="00DF73ED">
          <w:rPr>
            <w:noProof/>
            <w:webHidden/>
          </w:rPr>
        </w:r>
        <w:r w:rsidR="00DF73ED">
          <w:rPr>
            <w:noProof/>
            <w:webHidden/>
          </w:rPr>
          <w:fldChar w:fldCharType="separate"/>
        </w:r>
        <w:r w:rsidR="00AB32F0">
          <w:rPr>
            <w:noProof/>
            <w:webHidden/>
          </w:rPr>
          <w:t>53</w:t>
        </w:r>
        <w:r w:rsidR="00DF73ED">
          <w:rPr>
            <w:noProof/>
            <w:webHidden/>
          </w:rPr>
          <w:fldChar w:fldCharType="end"/>
        </w:r>
      </w:hyperlink>
    </w:p>
    <w:p w14:paraId="1565F2C0" w14:textId="001DF13F" w:rsidR="00DF73ED" w:rsidRDefault="00DA24DE">
      <w:pPr>
        <w:pStyle w:val="TDC1"/>
        <w:tabs>
          <w:tab w:val="left" w:pos="1320"/>
          <w:tab w:val="right" w:leader="dot" w:pos="8494"/>
        </w:tabs>
        <w:rPr>
          <w:rFonts w:eastAsiaTheme="minorEastAsia" w:cstheme="minorBidi"/>
          <w:b w:val="0"/>
          <w:bCs w:val="0"/>
          <w:caps w:val="0"/>
          <w:noProof/>
          <w:sz w:val="24"/>
          <w:szCs w:val="24"/>
          <w:lang w:eastAsia="es-ES"/>
        </w:rPr>
      </w:pPr>
      <w:hyperlink w:anchor="_Toc165126501" w:history="1">
        <w:r w:rsidR="00DF73ED" w:rsidRPr="00535909">
          <w:rPr>
            <w:rStyle w:val="Hipervnculo"/>
            <w:noProof/>
          </w:rPr>
          <w:t>FIGURA 5.-</w:t>
        </w:r>
        <w:r w:rsidR="00DF73ED">
          <w:rPr>
            <w:rFonts w:eastAsiaTheme="minorEastAsia" w:cstheme="minorBidi"/>
            <w:b w:val="0"/>
            <w:bCs w:val="0"/>
            <w:caps w:val="0"/>
            <w:noProof/>
            <w:sz w:val="24"/>
            <w:szCs w:val="24"/>
            <w:lang w:eastAsia="es-ES"/>
          </w:rPr>
          <w:tab/>
        </w:r>
        <w:r w:rsidR="00DF73ED" w:rsidRPr="00535909">
          <w:rPr>
            <w:rStyle w:val="Hipervnculo"/>
            <w:noProof/>
          </w:rPr>
          <w:t>Diagrama WBS del proyecto (II). Sistema de geoposicionamiento y app de avisos y mensajería</w:t>
        </w:r>
        <w:r w:rsidR="00DF73ED">
          <w:rPr>
            <w:noProof/>
            <w:webHidden/>
          </w:rPr>
          <w:tab/>
        </w:r>
        <w:r w:rsidR="00DF73ED">
          <w:rPr>
            <w:noProof/>
            <w:webHidden/>
          </w:rPr>
          <w:fldChar w:fldCharType="begin"/>
        </w:r>
        <w:r w:rsidR="00DF73ED">
          <w:rPr>
            <w:noProof/>
            <w:webHidden/>
          </w:rPr>
          <w:instrText xml:space="preserve"> PAGEREF _Toc165126501 \h </w:instrText>
        </w:r>
        <w:r w:rsidR="00DF73ED">
          <w:rPr>
            <w:noProof/>
            <w:webHidden/>
          </w:rPr>
        </w:r>
        <w:r w:rsidR="00DF73ED">
          <w:rPr>
            <w:noProof/>
            <w:webHidden/>
          </w:rPr>
          <w:fldChar w:fldCharType="separate"/>
        </w:r>
        <w:r w:rsidR="00AB32F0">
          <w:rPr>
            <w:noProof/>
            <w:webHidden/>
          </w:rPr>
          <w:t>54</w:t>
        </w:r>
        <w:r w:rsidR="00DF73ED">
          <w:rPr>
            <w:noProof/>
            <w:webHidden/>
          </w:rPr>
          <w:fldChar w:fldCharType="end"/>
        </w:r>
      </w:hyperlink>
    </w:p>
    <w:p w14:paraId="031E7A3C" w14:textId="3C4935D5" w:rsidR="00DF73ED" w:rsidRDefault="00DA24DE">
      <w:pPr>
        <w:pStyle w:val="TDC1"/>
        <w:tabs>
          <w:tab w:val="left" w:pos="1320"/>
          <w:tab w:val="right" w:leader="dot" w:pos="8494"/>
        </w:tabs>
        <w:rPr>
          <w:rFonts w:eastAsiaTheme="minorEastAsia" w:cstheme="minorBidi"/>
          <w:b w:val="0"/>
          <w:bCs w:val="0"/>
          <w:caps w:val="0"/>
          <w:noProof/>
          <w:sz w:val="24"/>
          <w:szCs w:val="24"/>
          <w:lang w:eastAsia="es-ES"/>
        </w:rPr>
      </w:pPr>
      <w:hyperlink w:anchor="_Toc165126502" w:history="1">
        <w:r w:rsidR="00DF73ED" w:rsidRPr="00535909">
          <w:rPr>
            <w:rStyle w:val="Hipervnculo"/>
            <w:noProof/>
          </w:rPr>
          <w:t>FIGURA 6.-</w:t>
        </w:r>
        <w:r w:rsidR="00DF73ED">
          <w:rPr>
            <w:rFonts w:eastAsiaTheme="minorEastAsia" w:cstheme="minorBidi"/>
            <w:b w:val="0"/>
            <w:bCs w:val="0"/>
            <w:caps w:val="0"/>
            <w:noProof/>
            <w:sz w:val="24"/>
            <w:szCs w:val="24"/>
            <w:lang w:eastAsia="es-ES"/>
          </w:rPr>
          <w:tab/>
        </w:r>
        <w:r w:rsidR="00DF73ED" w:rsidRPr="00535909">
          <w:rPr>
            <w:rStyle w:val="Hipervnculo"/>
            <w:noProof/>
          </w:rPr>
          <w:t>Diagrama WBS del proyecto (III). Dashboard de seguimiento y gestión de emergencias</w:t>
        </w:r>
        <w:r w:rsidR="00DF73ED">
          <w:rPr>
            <w:noProof/>
            <w:webHidden/>
          </w:rPr>
          <w:tab/>
        </w:r>
        <w:r w:rsidR="00DF73ED">
          <w:rPr>
            <w:noProof/>
            <w:webHidden/>
          </w:rPr>
          <w:fldChar w:fldCharType="begin"/>
        </w:r>
        <w:r w:rsidR="00DF73ED">
          <w:rPr>
            <w:noProof/>
            <w:webHidden/>
          </w:rPr>
          <w:instrText xml:space="preserve"> PAGEREF _Toc165126502 \h </w:instrText>
        </w:r>
        <w:r w:rsidR="00DF73ED">
          <w:rPr>
            <w:noProof/>
            <w:webHidden/>
          </w:rPr>
        </w:r>
        <w:r w:rsidR="00DF73ED">
          <w:rPr>
            <w:noProof/>
            <w:webHidden/>
          </w:rPr>
          <w:fldChar w:fldCharType="separate"/>
        </w:r>
        <w:r w:rsidR="00AB32F0">
          <w:rPr>
            <w:noProof/>
            <w:webHidden/>
          </w:rPr>
          <w:t>54</w:t>
        </w:r>
        <w:r w:rsidR="00DF73ED">
          <w:rPr>
            <w:noProof/>
            <w:webHidden/>
          </w:rPr>
          <w:fldChar w:fldCharType="end"/>
        </w:r>
      </w:hyperlink>
    </w:p>
    <w:p w14:paraId="4343F20A" w14:textId="093DAE15" w:rsidR="00DF73ED" w:rsidRDefault="00DA24DE">
      <w:pPr>
        <w:pStyle w:val="TDC1"/>
        <w:tabs>
          <w:tab w:val="left" w:pos="1320"/>
          <w:tab w:val="right" w:leader="dot" w:pos="8494"/>
        </w:tabs>
        <w:rPr>
          <w:rFonts w:eastAsiaTheme="minorEastAsia" w:cstheme="minorBidi"/>
          <w:b w:val="0"/>
          <w:bCs w:val="0"/>
          <w:caps w:val="0"/>
          <w:noProof/>
          <w:sz w:val="24"/>
          <w:szCs w:val="24"/>
          <w:lang w:eastAsia="es-ES"/>
        </w:rPr>
      </w:pPr>
      <w:hyperlink w:anchor="_Toc165126503" w:history="1">
        <w:r w:rsidR="00DF73ED" w:rsidRPr="00535909">
          <w:rPr>
            <w:rStyle w:val="Hipervnculo"/>
            <w:noProof/>
          </w:rPr>
          <w:t>FIGURA 7.-</w:t>
        </w:r>
        <w:r w:rsidR="00DF73ED">
          <w:rPr>
            <w:rFonts w:eastAsiaTheme="minorEastAsia" w:cstheme="minorBidi"/>
            <w:b w:val="0"/>
            <w:bCs w:val="0"/>
            <w:caps w:val="0"/>
            <w:noProof/>
            <w:sz w:val="24"/>
            <w:szCs w:val="24"/>
            <w:lang w:eastAsia="es-ES"/>
          </w:rPr>
          <w:tab/>
        </w:r>
        <w:r w:rsidR="00DF73ED" w:rsidRPr="00535909">
          <w:rPr>
            <w:rStyle w:val="Hipervnculo"/>
            <w:noProof/>
          </w:rPr>
          <w:t>Diagrama WBS de la documentación del proyecto</w:t>
        </w:r>
        <w:r w:rsidR="00DF73ED">
          <w:rPr>
            <w:noProof/>
            <w:webHidden/>
          </w:rPr>
          <w:tab/>
        </w:r>
        <w:r w:rsidR="00DF73ED">
          <w:rPr>
            <w:noProof/>
            <w:webHidden/>
          </w:rPr>
          <w:fldChar w:fldCharType="begin"/>
        </w:r>
        <w:r w:rsidR="00DF73ED">
          <w:rPr>
            <w:noProof/>
            <w:webHidden/>
          </w:rPr>
          <w:instrText xml:space="preserve"> PAGEREF _Toc165126503 \h </w:instrText>
        </w:r>
        <w:r w:rsidR="00DF73ED">
          <w:rPr>
            <w:noProof/>
            <w:webHidden/>
          </w:rPr>
        </w:r>
        <w:r w:rsidR="00DF73ED">
          <w:rPr>
            <w:noProof/>
            <w:webHidden/>
          </w:rPr>
          <w:fldChar w:fldCharType="separate"/>
        </w:r>
        <w:r w:rsidR="00AB32F0">
          <w:rPr>
            <w:noProof/>
            <w:webHidden/>
          </w:rPr>
          <w:t>55</w:t>
        </w:r>
        <w:r w:rsidR="00DF73ED">
          <w:rPr>
            <w:noProof/>
            <w:webHidden/>
          </w:rPr>
          <w:fldChar w:fldCharType="end"/>
        </w:r>
      </w:hyperlink>
    </w:p>
    <w:p w14:paraId="20A943DA" w14:textId="68B83BC9" w:rsidR="00DF73ED" w:rsidRDefault="00DA24DE">
      <w:pPr>
        <w:pStyle w:val="TDC1"/>
        <w:tabs>
          <w:tab w:val="left" w:pos="1320"/>
          <w:tab w:val="right" w:leader="dot" w:pos="8494"/>
        </w:tabs>
        <w:rPr>
          <w:rFonts w:eastAsiaTheme="minorEastAsia" w:cstheme="minorBidi"/>
          <w:b w:val="0"/>
          <w:bCs w:val="0"/>
          <w:caps w:val="0"/>
          <w:noProof/>
          <w:sz w:val="24"/>
          <w:szCs w:val="24"/>
          <w:lang w:eastAsia="es-ES"/>
        </w:rPr>
      </w:pPr>
      <w:hyperlink w:anchor="_Toc165126504" w:history="1">
        <w:r w:rsidR="00DF73ED" w:rsidRPr="00535909">
          <w:rPr>
            <w:rStyle w:val="Hipervnculo"/>
            <w:noProof/>
          </w:rPr>
          <w:t>FIGURA 8.-</w:t>
        </w:r>
        <w:r w:rsidR="00DF73ED">
          <w:rPr>
            <w:rFonts w:eastAsiaTheme="minorEastAsia" w:cstheme="minorBidi"/>
            <w:b w:val="0"/>
            <w:bCs w:val="0"/>
            <w:caps w:val="0"/>
            <w:noProof/>
            <w:sz w:val="24"/>
            <w:szCs w:val="24"/>
            <w:lang w:eastAsia="es-ES"/>
          </w:rPr>
          <w:tab/>
        </w:r>
        <w:r w:rsidR="00DF73ED" w:rsidRPr="00535909">
          <w:rPr>
            <w:rStyle w:val="Hipervnculo"/>
            <w:noProof/>
          </w:rPr>
          <w:t>Diagrama WBS del análisis de requisitos del proyecto</w:t>
        </w:r>
        <w:r w:rsidR="00DF73ED">
          <w:rPr>
            <w:noProof/>
            <w:webHidden/>
          </w:rPr>
          <w:tab/>
        </w:r>
        <w:r w:rsidR="00DF73ED">
          <w:rPr>
            <w:noProof/>
            <w:webHidden/>
          </w:rPr>
          <w:fldChar w:fldCharType="begin"/>
        </w:r>
        <w:r w:rsidR="00DF73ED">
          <w:rPr>
            <w:noProof/>
            <w:webHidden/>
          </w:rPr>
          <w:instrText xml:space="preserve"> PAGEREF _Toc165126504 \h </w:instrText>
        </w:r>
        <w:r w:rsidR="00DF73ED">
          <w:rPr>
            <w:noProof/>
            <w:webHidden/>
          </w:rPr>
        </w:r>
        <w:r w:rsidR="00DF73ED">
          <w:rPr>
            <w:noProof/>
            <w:webHidden/>
          </w:rPr>
          <w:fldChar w:fldCharType="separate"/>
        </w:r>
        <w:r w:rsidR="00AB32F0">
          <w:rPr>
            <w:noProof/>
            <w:webHidden/>
          </w:rPr>
          <w:t>56</w:t>
        </w:r>
        <w:r w:rsidR="00DF73ED">
          <w:rPr>
            <w:noProof/>
            <w:webHidden/>
          </w:rPr>
          <w:fldChar w:fldCharType="end"/>
        </w:r>
      </w:hyperlink>
    </w:p>
    <w:p w14:paraId="189CC0FD" w14:textId="2069BF93" w:rsidR="00DF73ED" w:rsidRDefault="00DA24DE">
      <w:pPr>
        <w:pStyle w:val="TDC1"/>
        <w:tabs>
          <w:tab w:val="left" w:pos="1320"/>
          <w:tab w:val="right" w:leader="dot" w:pos="8494"/>
        </w:tabs>
        <w:rPr>
          <w:rFonts w:eastAsiaTheme="minorEastAsia" w:cstheme="minorBidi"/>
          <w:b w:val="0"/>
          <w:bCs w:val="0"/>
          <w:caps w:val="0"/>
          <w:noProof/>
          <w:sz w:val="24"/>
          <w:szCs w:val="24"/>
          <w:lang w:eastAsia="es-ES"/>
        </w:rPr>
      </w:pPr>
      <w:hyperlink w:anchor="_Toc165126505" w:history="1">
        <w:r w:rsidR="00DF73ED" w:rsidRPr="00535909">
          <w:rPr>
            <w:rStyle w:val="Hipervnculo"/>
            <w:noProof/>
          </w:rPr>
          <w:t>FIGURA 9.-</w:t>
        </w:r>
        <w:r w:rsidR="00DF73ED">
          <w:rPr>
            <w:rFonts w:eastAsiaTheme="minorEastAsia" w:cstheme="minorBidi"/>
            <w:b w:val="0"/>
            <w:bCs w:val="0"/>
            <w:caps w:val="0"/>
            <w:noProof/>
            <w:sz w:val="24"/>
            <w:szCs w:val="24"/>
            <w:lang w:eastAsia="es-ES"/>
          </w:rPr>
          <w:tab/>
        </w:r>
        <w:r w:rsidR="00DF73ED" w:rsidRPr="00535909">
          <w:rPr>
            <w:rStyle w:val="Hipervnculo"/>
            <w:noProof/>
          </w:rPr>
          <w:t>Diagrama WBS del diseño y arquitectura del proyecto</w:t>
        </w:r>
        <w:r w:rsidR="00DF73ED">
          <w:rPr>
            <w:noProof/>
            <w:webHidden/>
          </w:rPr>
          <w:tab/>
        </w:r>
        <w:r w:rsidR="00DF73ED">
          <w:rPr>
            <w:noProof/>
            <w:webHidden/>
          </w:rPr>
          <w:fldChar w:fldCharType="begin"/>
        </w:r>
        <w:r w:rsidR="00DF73ED">
          <w:rPr>
            <w:noProof/>
            <w:webHidden/>
          </w:rPr>
          <w:instrText xml:space="preserve"> PAGEREF _Toc165126505 \h </w:instrText>
        </w:r>
        <w:r w:rsidR="00DF73ED">
          <w:rPr>
            <w:noProof/>
            <w:webHidden/>
          </w:rPr>
        </w:r>
        <w:r w:rsidR="00DF73ED">
          <w:rPr>
            <w:noProof/>
            <w:webHidden/>
          </w:rPr>
          <w:fldChar w:fldCharType="separate"/>
        </w:r>
        <w:r w:rsidR="00AB32F0">
          <w:rPr>
            <w:noProof/>
            <w:webHidden/>
          </w:rPr>
          <w:t>57</w:t>
        </w:r>
        <w:r w:rsidR="00DF73ED">
          <w:rPr>
            <w:noProof/>
            <w:webHidden/>
          </w:rPr>
          <w:fldChar w:fldCharType="end"/>
        </w:r>
      </w:hyperlink>
    </w:p>
    <w:p w14:paraId="50A465A1" w14:textId="24219609" w:rsidR="00DF73ED" w:rsidRDefault="00DA24DE">
      <w:pPr>
        <w:pStyle w:val="TDC1"/>
        <w:tabs>
          <w:tab w:val="left" w:pos="1540"/>
          <w:tab w:val="right" w:leader="dot" w:pos="8494"/>
        </w:tabs>
        <w:rPr>
          <w:rFonts w:eastAsiaTheme="minorEastAsia" w:cstheme="minorBidi"/>
          <w:b w:val="0"/>
          <w:bCs w:val="0"/>
          <w:caps w:val="0"/>
          <w:noProof/>
          <w:sz w:val="24"/>
          <w:szCs w:val="24"/>
          <w:lang w:eastAsia="es-ES"/>
        </w:rPr>
      </w:pPr>
      <w:hyperlink w:anchor="_Toc165126506" w:history="1">
        <w:r w:rsidR="00DF73ED" w:rsidRPr="00535909">
          <w:rPr>
            <w:rStyle w:val="Hipervnculo"/>
            <w:noProof/>
          </w:rPr>
          <w:t>FIGURA 10.-</w:t>
        </w:r>
        <w:r w:rsidR="00DF73ED">
          <w:rPr>
            <w:rFonts w:eastAsiaTheme="minorEastAsia" w:cstheme="minorBidi"/>
            <w:b w:val="0"/>
            <w:bCs w:val="0"/>
            <w:caps w:val="0"/>
            <w:noProof/>
            <w:sz w:val="24"/>
            <w:szCs w:val="24"/>
            <w:lang w:eastAsia="es-ES"/>
          </w:rPr>
          <w:tab/>
        </w:r>
        <w:r w:rsidR="00DF73ED" w:rsidRPr="00535909">
          <w:rPr>
            <w:rStyle w:val="Hipervnculo"/>
            <w:noProof/>
          </w:rPr>
          <w:t>Diagrama WBS de las pruebas y depuración del proyecto</w:t>
        </w:r>
        <w:r w:rsidR="00DF73ED">
          <w:rPr>
            <w:noProof/>
            <w:webHidden/>
          </w:rPr>
          <w:tab/>
        </w:r>
        <w:r w:rsidR="00DF73ED">
          <w:rPr>
            <w:noProof/>
            <w:webHidden/>
          </w:rPr>
          <w:fldChar w:fldCharType="begin"/>
        </w:r>
        <w:r w:rsidR="00DF73ED">
          <w:rPr>
            <w:noProof/>
            <w:webHidden/>
          </w:rPr>
          <w:instrText xml:space="preserve"> PAGEREF _Toc165126506 \h </w:instrText>
        </w:r>
        <w:r w:rsidR="00DF73ED">
          <w:rPr>
            <w:noProof/>
            <w:webHidden/>
          </w:rPr>
        </w:r>
        <w:r w:rsidR="00DF73ED">
          <w:rPr>
            <w:noProof/>
            <w:webHidden/>
          </w:rPr>
          <w:fldChar w:fldCharType="separate"/>
        </w:r>
        <w:r w:rsidR="00AB32F0">
          <w:rPr>
            <w:noProof/>
            <w:webHidden/>
          </w:rPr>
          <w:t>58</w:t>
        </w:r>
        <w:r w:rsidR="00DF73ED">
          <w:rPr>
            <w:noProof/>
            <w:webHidden/>
          </w:rPr>
          <w:fldChar w:fldCharType="end"/>
        </w:r>
      </w:hyperlink>
    </w:p>
    <w:p w14:paraId="4DDBA269" w14:textId="1922D352" w:rsidR="00DF73ED" w:rsidRDefault="00DA24DE">
      <w:pPr>
        <w:pStyle w:val="TDC1"/>
        <w:tabs>
          <w:tab w:val="left" w:pos="1540"/>
          <w:tab w:val="right" w:leader="dot" w:pos="8494"/>
        </w:tabs>
        <w:rPr>
          <w:rFonts w:eastAsiaTheme="minorEastAsia" w:cstheme="minorBidi"/>
          <w:b w:val="0"/>
          <w:bCs w:val="0"/>
          <w:caps w:val="0"/>
          <w:noProof/>
          <w:sz w:val="24"/>
          <w:szCs w:val="24"/>
          <w:lang w:eastAsia="es-ES"/>
        </w:rPr>
      </w:pPr>
      <w:hyperlink w:anchor="_Toc165126507" w:history="1">
        <w:r w:rsidR="00DF73ED" w:rsidRPr="00535909">
          <w:rPr>
            <w:rStyle w:val="Hipervnculo"/>
            <w:noProof/>
          </w:rPr>
          <w:t>FIGURA 11.-</w:t>
        </w:r>
        <w:r w:rsidR="00DF73ED">
          <w:rPr>
            <w:rFonts w:eastAsiaTheme="minorEastAsia" w:cstheme="minorBidi"/>
            <w:b w:val="0"/>
            <w:bCs w:val="0"/>
            <w:caps w:val="0"/>
            <w:noProof/>
            <w:sz w:val="24"/>
            <w:szCs w:val="24"/>
            <w:lang w:eastAsia="es-ES"/>
          </w:rPr>
          <w:tab/>
        </w:r>
        <w:r w:rsidR="00DF73ED" w:rsidRPr="00535909">
          <w:rPr>
            <w:rStyle w:val="Hipervnculo"/>
            <w:noProof/>
          </w:rPr>
          <w:t>Diagrama WBS sobre la adquisición e instalación del hardware del proyecto</w:t>
        </w:r>
        <w:r w:rsidR="00DF73ED">
          <w:rPr>
            <w:noProof/>
            <w:webHidden/>
          </w:rPr>
          <w:tab/>
        </w:r>
        <w:r w:rsidR="00DF73ED">
          <w:rPr>
            <w:noProof/>
            <w:webHidden/>
          </w:rPr>
          <w:fldChar w:fldCharType="begin"/>
        </w:r>
        <w:r w:rsidR="00DF73ED">
          <w:rPr>
            <w:noProof/>
            <w:webHidden/>
          </w:rPr>
          <w:instrText xml:space="preserve"> PAGEREF _Toc165126507 \h </w:instrText>
        </w:r>
        <w:r w:rsidR="00DF73ED">
          <w:rPr>
            <w:noProof/>
            <w:webHidden/>
          </w:rPr>
        </w:r>
        <w:r w:rsidR="00DF73ED">
          <w:rPr>
            <w:noProof/>
            <w:webHidden/>
          </w:rPr>
          <w:fldChar w:fldCharType="separate"/>
        </w:r>
        <w:r w:rsidR="00AB32F0">
          <w:rPr>
            <w:noProof/>
            <w:webHidden/>
          </w:rPr>
          <w:t>59</w:t>
        </w:r>
        <w:r w:rsidR="00DF73ED">
          <w:rPr>
            <w:noProof/>
            <w:webHidden/>
          </w:rPr>
          <w:fldChar w:fldCharType="end"/>
        </w:r>
      </w:hyperlink>
    </w:p>
    <w:p w14:paraId="7DF27693" w14:textId="090288EE" w:rsidR="00DF73ED" w:rsidRDefault="00DA24DE">
      <w:pPr>
        <w:pStyle w:val="TDC1"/>
        <w:tabs>
          <w:tab w:val="left" w:pos="1540"/>
          <w:tab w:val="right" w:leader="dot" w:pos="8494"/>
        </w:tabs>
        <w:rPr>
          <w:rFonts w:eastAsiaTheme="minorEastAsia" w:cstheme="minorBidi"/>
          <w:b w:val="0"/>
          <w:bCs w:val="0"/>
          <w:caps w:val="0"/>
          <w:noProof/>
          <w:sz w:val="24"/>
          <w:szCs w:val="24"/>
          <w:lang w:eastAsia="es-ES"/>
        </w:rPr>
      </w:pPr>
      <w:hyperlink w:anchor="_Toc165126508" w:history="1">
        <w:r w:rsidR="00DF73ED" w:rsidRPr="00535909">
          <w:rPr>
            <w:rStyle w:val="Hipervnculo"/>
            <w:noProof/>
          </w:rPr>
          <w:t>FIGURA 12.-</w:t>
        </w:r>
        <w:r w:rsidR="00DF73ED">
          <w:rPr>
            <w:rFonts w:eastAsiaTheme="minorEastAsia" w:cstheme="minorBidi"/>
            <w:b w:val="0"/>
            <w:bCs w:val="0"/>
            <w:caps w:val="0"/>
            <w:noProof/>
            <w:sz w:val="24"/>
            <w:szCs w:val="24"/>
            <w:lang w:eastAsia="es-ES"/>
          </w:rPr>
          <w:tab/>
        </w:r>
        <w:r w:rsidR="00DF73ED" w:rsidRPr="00535909">
          <w:rPr>
            <w:rStyle w:val="Hipervnculo"/>
            <w:noProof/>
          </w:rPr>
          <w:t>Diagrama WBS de la construcción del módulo de integración con sistemas centrales</w:t>
        </w:r>
        <w:r w:rsidR="00DF73ED">
          <w:rPr>
            <w:noProof/>
            <w:webHidden/>
          </w:rPr>
          <w:tab/>
        </w:r>
        <w:r w:rsidR="00DF73ED">
          <w:rPr>
            <w:noProof/>
            <w:webHidden/>
          </w:rPr>
          <w:fldChar w:fldCharType="begin"/>
        </w:r>
        <w:r w:rsidR="00DF73ED">
          <w:rPr>
            <w:noProof/>
            <w:webHidden/>
          </w:rPr>
          <w:instrText xml:space="preserve"> PAGEREF _Toc165126508 \h </w:instrText>
        </w:r>
        <w:r w:rsidR="00DF73ED">
          <w:rPr>
            <w:noProof/>
            <w:webHidden/>
          </w:rPr>
        </w:r>
        <w:r w:rsidR="00DF73ED">
          <w:rPr>
            <w:noProof/>
            <w:webHidden/>
          </w:rPr>
          <w:fldChar w:fldCharType="separate"/>
        </w:r>
        <w:r w:rsidR="00AB32F0">
          <w:rPr>
            <w:noProof/>
            <w:webHidden/>
          </w:rPr>
          <w:t>60</w:t>
        </w:r>
        <w:r w:rsidR="00DF73ED">
          <w:rPr>
            <w:noProof/>
            <w:webHidden/>
          </w:rPr>
          <w:fldChar w:fldCharType="end"/>
        </w:r>
      </w:hyperlink>
    </w:p>
    <w:p w14:paraId="59BBDCD6" w14:textId="11E72605" w:rsidR="00DF73ED" w:rsidRDefault="00DA24DE">
      <w:pPr>
        <w:pStyle w:val="TDC1"/>
        <w:tabs>
          <w:tab w:val="left" w:pos="1540"/>
          <w:tab w:val="right" w:leader="dot" w:pos="8494"/>
        </w:tabs>
        <w:rPr>
          <w:rFonts w:eastAsiaTheme="minorEastAsia" w:cstheme="minorBidi"/>
          <w:b w:val="0"/>
          <w:bCs w:val="0"/>
          <w:caps w:val="0"/>
          <w:noProof/>
          <w:sz w:val="24"/>
          <w:szCs w:val="24"/>
          <w:lang w:eastAsia="es-ES"/>
        </w:rPr>
      </w:pPr>
      <w:hyperlink w:anchor="_Toc165126509" w:history="1">
        <w:r w:rsidR="00DF73ED" w:rsidRPr="00535909">
          <w:rPr>
            <w:rStyle w:val="Hipervnculo"/>
            <w:noProof/>
          </w:rPr>
          <w:t>FIGURA 13.-</w:t>
        </w:r>
        <w:r w:rsidR="00DF73ED">
          <w:rPr>
            <w:rFonts w:eastAsiaTheme="minorEastAsia" w:cstheme="minorBidi"/>
            <w:b w:val="0"/>
            <w:bCs w:val="0"/>
            <w:caps w:val="0"/>
            <w:noProof/>
            <w:sz w:val="24"/>
            <w:szCs w:val="24"/>
            <w:lang w:eastAsia="es-ES"/>
          </w:rPr>
          <w:tab/>
        </w:r>
        <w:r w:rsidR="00DF73ED" w:rsidRPr="00535909">
          <w:rPr>
            <w:rStyle w:val="Hipervnculo"/>
            <w:noProof/>
          </w:rPr>
          <w:t>Diagrama WBS de la construcción del módulo de sistema de mensajería</w:t>
        </w:r>
        <w:r w:rsidR="00DF73ED">
          <w:rPr>
            <w:noProof/>
            <w:webHidden/>
          </w:rPr>
          <w:tab/>
        </w:r>
        <w:r w:rsidR="00DF73ED">
          <w:rPr>
            <w:noProof/>
            <w:webHidden/>
          </w:rPr>
          <w:fldChar w:fldCharType="begin"/>
        </w:r>
        <w:r w:rsidR="00DF73ED">
          <w:rPr>
            <w:noProof/>
            <w:webHidden/>
          </w:rPr>
          <w:instrText xml:space="preserve"> PAGEREF _Toc165126509 \h </w:instrText>
        </w:r>
        <w:r w:rsidR="00DF73ED">
          <w:rPr>
            <w:noProof/>
            <w:webHidden/>
          </w:rPr>
        </w:r>
        <w:r w:rsidR="00DF73ED">
          <w:rPr>
            <w:noProof/>
            <w:webHidden/>
          </w:rPr>
          <w:fldChar w:fldCharType="separate"/>
        </w:r>
        <w:r w:rsidR="00AB32F0">
          <w:rPr>
            <w:noProof/>
            <w:webHidden/>
          </w:rPr>
          <w:t>61</w:t>
        </w:r>
        <w:r w:rsidR="00DF73ED">
          <w:rPr>
            <w:noProof/>
            <w:webHidden/>
          </w:rPr>
          <w:fldChar w:fldCharType="end"/>
        </w:r>
      </w:hyperlink>
    </w:p>
    <w:p w14:paraId="1713EC44" w14:textId="7E162639" w:rsidR="00DF73ED" w:rsidRDefault="00DA24DE">
      <w:pPr>
        <w:pStyle w:val="TDC1"/>
        <w:tabs>
          <w:tab w:val="left" w:pos="1540"/>
          <w:tab w:val="right" w:leader="dot" w:pos="8494"/>
        </w:tabs>
        <w:rPr>
          <w:rFonts w:eastAsiaTheme="minorEastAsia" w:cstheme="minorBidi"/>
          <w:b w:val="0"/>
          <w:bCs w:val="0"/>
          <w:caps w:val="0"/>
          <w:noProof/>
          <w:sz w:val="24"/>
          <w:szCs w:val="24"/>
          <w:lang w:eastAsia="es-ES"/>
        </w:rPr>
      </w:pPr>
      <w:hyperlink w:anchor="_Toc165126510" w:history="1">
        <w:r w:rsidR="00DF73ED" w:rsidRPr="00535909">
          <w:rPr>
            <w:rStyle w:val="Hipervnculo"/>
            <w:noProof/>
          </w:rPr>
          <w:t>FIGURA 14.-</w:t>
        </w:r>
        <w:r w:rsidR="00DF73ED">
          <w:rPr>
            <w:rFonts w:eastAsiaTheme="minorEastAsia" w:cstheme="minorBidi"/>
            <w:b w:val="0"/>
            <w:bCs w:val="0"/>
            <w:caps w:val="0"/>
            <w:noProof/>
            <w:sz w:val="24"/>
            <w:szCs w:val="24"/>
            <w:lang w:eastAsia="es-ES"/>
          </w:rPr>
          <w:tab/>
        </w:r>
        <w:r w:rsidR="00DF73ED" w:rsidRPr="00535909">
          <w:rPr>
            <w:rStyle w:val="Hipervnculo"/>
            <w:noProof/>
          </w:rPr>
          <w:t>Diagrama WBS de la construcción del módulo de gestión de Usuarios</w:t>
        </w:r>
        <w:r w:rsidR="00DF73ED">
          <w:rPr>
            <w:noProof/>
            <w:webHidden/>
          </w:rPr>
          <w:tab/>
        </w:r>
        <w:r w:rsidR="00DF73ED">
          <w:rPr>
            <w:noProof/>
            <w:webHidden/>
          </w:rPr>
          <w:fldChar w:fldCharType="begin"/>
        </w:r>
        <w:r w:rsidR="00DF73ED">
          <w:rPr>
            <w:noProof/>
            <w:webHidden/>
          </w:rPr>
          <w:instrText xml:space="preserve"> PAGEREF _Toc165126510 \h </w:instrText>
        </w:r>
        <w:r w:rsidR="00DF73ED">
          <w:rPr>
            <w:noProof/>
            <w:webHidden/>
          </w:rPr>
        </w:r>
        <w:r w:rsidR="00DF73ED">
          <w:rPr>
            <w:noProof/>
            <w:webHidden/>
          </w:rPr>
          <w:fldChar w:fldCharType="separate"/>
        </w:r>
        <w:r w:rsidR="00AB32F0">
          <w:rPr>
            <w:noProof/>
            <w:webHidden/>
          </w:rPr>
          <w:t>62</w:t>
        </w:r>
        <w:r w:rsidR="00DF73ED">
          <w:rPr>
            <w:noProof/>
            <w:webHidden/>
          </w:rPr>
          <w:fldChar w:fldCharType="end"/>
        </w:r>
      </w:hyperlink>
    </w:p>
    <w:p w14:paraId="725B9D1B" w14:textId="5977A2CD" w:rsidR="00DF73ED" w:rsidRDefault="00DA24DE">
      <w:pPr>
        <w:pStyle w:val="TDC1"/>
        <w:tabs>
          <w:tab w:val="left" w:pos="1540"/>
          <w:tab w:val="right" w:leader="dot" w:pos="8494"/>
        </w:tabs>
        <w:rPr>
          <w:rFonts w:eastAsiaTheme="minorEastAsia" w:cstheme="minorBidi"/>
          <w:b w:val="0"/>
          <w:bCs w:val="0"/>
          <w:caps w:val="0"/>
          <w:noProof/>
          <w:sz w:val="24"/>
          <w:szCs w:val="24"/>
          <w:lang w:eastAsia="es-ES"/>
        </w:rPr>
      </w:pPr>
      <w:hyperlink w:anchor="_Toc165126511" w:history="1">
        <w:r w:rsidR="00DF73ED" w:rsidRPr="00535909">
          <w:rPr>
            <w:rStyle w:val="Hipervnculo"/>
            <w:noProof/>
          </w:rPr>
          <w:t>FIGURA 15.-</w:t>
        </w:r>
        <w:r w:rsidR="00DF73ED">
          <w:rPr>
            <w:rFonts w:eastAsiaTheme="minorEastAsia" w:cstheme="minorBidi"/>
            <w:b w:val="0"/>
            <w:bCs w:val="0"/>
            <w:caps w:val="0"/>
            <w:noProof/>
            <w:sz w:val="24"/>
            <w:szCs w:val="24"/>
            <w:lang w:eastAsia="es-ES"/>
          </w:rPr>
          <w:tab/>
        </w:r>
        <w:r w:rsidR="00DF73ED" w:rsidRPr="00535909">
          <w:rPr>
            <w:rStyle w:val="Hipervnculo"/>
            <w:noProof/>
          </w:rPr>
          <w:t>Diagrama WBS de la construcción del módulo de sistema de geoposicionamiento</w:t>
        </w:r>
        <w:r w:rsidR="00DF73ED">
          <w:rPr>
            <w:noProof/>
            <w:webHidden/>
          </w:rPr>
          <w:tab/>
        </w:r>
        <w:r w:rsidR="00DF73ED">
          <w:rPr>
            <w:noProof/>
            <w:webHidden/>
          </w:rPr>
          <w:fldChar w:fldCharType="begin"/>
        </w:r>
        <w:r w:rsidR="00DF73ED">
          <w:rPr>
            <w:noProof/>
            <w:webHidden/>
          </w:rPr>
          <w:instrText xml:space="preserve"> PAGEREF _Toc165126511 \h </w:instrText>
        </w:r>
        <w:r w:rsidR="00DF73ED">
          <w:rPr>
            <w:noProof/>
            <w:webHidden/>
          </w:rPr>
        </w:r>
        <w:r w:rsidR="00DF73ED">
          <w:rPr>
            <w:noProof/>
            <w:webHidden/>
          </w:rPr>
          <w:fldChar w:fldCharType="separate"/>
        </w:r>
        <w:r w:rsidR="00AB32F0">
          <w:rPr>
            <w:noProof/>
            <w:webHidden/>
          </w:rPr>
          <w:t>63</w:t>
        </w:r>
        <w:r w:rsidR="00DF73ED">
          <w:rPr>
            <w:noProof/>
            <w:webHidden/>
          </w:rPr>
          <w:fldChar w:fldCharType="end"/>
        </w:r>
      </w:hyperlink>
    </w:p>
    <w:p w14:paraId="3FA6FBAF" w14:textId="645A059E" w:rsidR="00DF73ED" w:rsidRDefault="00DA24DE">
      <w:pPr>
        <w:pStyle w:val="TDC1"/>
        <w:tabs>
          <w:tab w:val="left" w:pos="1540"/>
          <w:tab w:val="right" w:leader="dot" w:pos="8494"/>
        </w:tabs>
        <w:rPr>
          <w:rFonts w:eastAsiaTheme="minorEastAsia" w:cstheme="minorBidi"/>
          <w:b w:val="0"/>
          <w:bCs w:val="0"/>
          <w:caps w:val="0"/>
          <w:noProof/>
          <w:sz w:val="24"/>
          <w:szCs w:val="24"/>
          <w:lang w:eastAsia="es-ES"/>
        </w:rPr>
      </w:pPr>
      <w:hyperlink w:anchor="_Toc165126512" w:history="1">
        <w:r w:rsidR="00DF73ED" w:rsidRPr="00535909">
          <w:rPr>
            <w:rStyle w:val="Hipervnculo"/>
            <w:noProof/>
          </w:rPr>
          <w:t>FIGURA 16.-</w:t>
        </w:r>
        <w:r w:rsidR="00DF73ED">
          <w:rPr>
            <w:rFonts w:eastAsiaTheme="minorEastAsia" w:cstheme="minorBidi"/>
            <w:b w:val="0"/>
            <w:bCs w:val="0"/>
            <w:caps w:val="0"/>
            <w:noProof/>
            <w:sz w:val="24"/>
            <w:szCs w:val="24"/>
            <w:lang w:eastAsia="es-ES"/>
          </w:rPr>
          <w:tab/>
        </w:r>
        <w:r w:rsidR="00DF73ED" w:rsidRPr="00535909">
          <w:rPr>
            <w:rStyle w:val="Hipervnculo"/>
            <w:noProof/>
          </w:rPr>
          <w:t>Diagrama WBS de la construcción del módulo de aplicaciones de usuario de app de avisos y mensajería</w:t>
        </w:r>
        <w:r w:rsidR="00DF73ED">
          <w:rPr>
            <w:noProof/>
            <w:webHidden/>
          </w:rPr>
          <w:tab/>
        </w:r>
        <w:r w:rsidR="00DF73ED">
          <w:rPr>
            <w:noProof/>
            <w:webHidden/>
          </w:rPr>
          <w:fldChar w:fldCharType="begin"/>
        </w:r>
        <w:r w:rsidR="00DF73ED">
          <w:rPr>
            <w:noProof/>
            <w:webHidden/>
          </w:rPr>
          <w:instrText xml:space="preserve"> PAGEREF _Toc165126512 \h </w:instrText>
        </w:r>
        <w:r w:rsidR="00DF73ED">
          <w:rPr>
            <w:noProof/>
            <w:webHidden/>
          </w:rPr>
        </w:r>
        <w:r w:rsidR="00DF73ED">
          <w:rPr>
            <w:noProof/>
            <w:webHidden/>
          </w:rPr>
          <w:fldChar w:fldCharType="separate"/>
        </w:r>
        <w:r w:rsidR="00AB32F0">
          <w:rPr>
            <w:noProof/>
            <w:webHidden/>
          </w:rPr>
          <w:t>64</w:t>
        </w:r>
        <w:r w:rsidR="00DF73ED">
          <w:rPr>
            <w:noProof/>
            <w:webHidden/>
          </w:rPr>
          <w:fldChar w:fldCharType="end"/>
        </w:r>
      </w:hyperlink>
    </w:p>
    <w:p w14:paraId="0412518E" w14:textId="5FACC35B" w:rsidR="00DF73ED" w:rsidRDefault="00DA24DE">
      <w:pPr>
        <w:pStyle w:val="TDC1"/>
        <w:tabs>
          <w:tab w:val="left" w:pos="1540"/>
          <w:tab w:val="right" w:leader="dot" w:pos="8494"/>
        </w:tabs>
        <w:rPr>
          <w:rFonts w:eastAsiaTheme="minorEastAsia" w:cstheme="minorBidi"/>
          <w:b w:val="0"/>
          <w:bCs w:val="0"/>
          <w:caps w:val="0"/>
          <w:noProof/>
          <w:sz w:val="24"/>
          <w:szCs w:val="24"/>
          <w:lang w:eastAsia="es-ES"/>
        </w:rPr>
      </w:pPr>
      <w:hyperlink w:anchor="_Toc165126513" w:history="1">
        <w:r w:rsidR="00DF73ED" w:rsidRPr="00535909">
          <w:rPr>
            <w:rStyle w:val="Hipervnculo"/>
            <w:noProof/>
          </w:rPr>
          <w:t>FIGURA 17.-</w:t>
        </w:r>
        <w:r w:rsidR="00DF73ED">
          <w:rPr>
            <w:rFonts w:eastAsiaTheme="minorEastAsia" w:cstheme="minorBidi"/>
            <w:b w:val="0"/>
            <w:bCs w:val="0"/>
            <w:caps w:val="0"/>
            <w:noProof/>
            <w:sz w:val="24"/>
            <w:szCs w:val="24"/>
            <w:lang w:eastAsia="es-ES"/>
          </w:rPr>
          <w:tab/>
        </w:r>
        <w:r w:rsidR="00DF73ED" w:rsidRPr="00535909">
          <w:rPr>
            <w:rStyle w:val="Hipervnculo"/>
            <w:noProof/>
          </w:rPr>
          <w:t>Diagrama WBS de la construcción del módulo de dashboard de seguimiento</w:t>
        </w:r>
        <w:r w:rsidR="00DF73ED">
          <w:rPr>
            <w:noProof/>
            <w:webHidden/>
          </w:rPr>
          <w:tab/>
        </w:r>
        <w:r w:rsidR="00DF73ED">
          <w:rPr>
            <w:noProof/>
            <w:webHidden/>
          </w:rPr>
          <w:fldChar w:fldCharType="begin"/>
        </w:r>
        <w:r w:rsidR="00DF73ED">
          <w:rPr>
            <w:noProof/>
            <w:webHidden/>
          </w:rPr>
          <w:instrText xml:space="preserve"> PAGEREF _Toc165126513 \h </w:instrText>
        </w:r>
        <w:r w:rsidR="00DF73ED">
          <w:rPr>
            <w:noProof/>
            <w:webHidden/>
          </w:rPr>
        </w:r>
        <w:r w:rsidR="00DF73ED">
          <w:rPr>
            <w:noProof/>
            <w:webHidden/>
          </w:rPr>
          <w:fldChar w:fldCharType="separate"/>
        </w:r>
        <w:r w:rsidR="00AB32F0">
          <w:rPr>
            <w:noProof/>
            <w:webHidden/>
          </w:rPr>
          <w:t>65</w:t>
        </w:r>
        <w:r w:rsidR="00DF73ED">
          <w:rPr>
            <w:noProof/>
            <w:webHidden/>
          </w:rPr>
          <w:fldChar w:fldCharType="end"/>
        </w:r>
      </w:hyperlink>
    </w:p>
    <w:p w14:paraId="4DCF540E" w14:textId="0B7BDD17" w:rsidR="00DF73ED" w:rsidRDefault="00DA24DE">
      <w:pPr>
        <w:pStyle w:val="TDC1"/>
        <w:tabs>
          <w:tab w:val="left" w:pos="1540"/>
          <w:tab w:val="right" w:leader="dot" w:pos="8494"/>
        </w:tabs>
        <w:rPr>
          <w:rFonts w:eastAsiaTheme="minorEastAsia" w:cstheme="minorBidi"/>
          <w:b w:val="0"/>
          <w:bCs w:val="0"/>
          <w:caps w:val="0"/>
          <w:noProof/>
          <w:sz w:val="24"/>
          <w:szCs w:val="24"/>
          <w:lang w:eastAsia="es-ES"/>
        </w:rPr>
      </w:pPr>
      <w:hyperlink w:anchor="_Toc165126514" w:history="1">
        <w:r w:rsidR="00DF73ED" w:rsidRPr="00535909">
          <w:rPr>
            <w:rStyle w:val="Hipervnculo"/>
            <w:noProof/>
          </w:rPr>
          <w:t>FIGURA 18.-</w:t>
        </w:r>
        <w:r w:rsidR="00DF73ED">
          <w:rPr>
            <w:rFonts w:eastAsiaTheme="minorEastAsia" w:cstheme="minorBidi"/>
            <w:b w:val="0"/>
            <w:bCs w:val="0"/>
            <w:caps w:val="0"/>
            <w:noProof/>
            <w:sz w:val="24"/>
            <w:szCs w:val="24"/>
            <w:lang w:eastAsia="es-ES"/>
          </w:rPr>
          <w:tab/>
        </w:r>
        <w:r w:rsidR="00DF73ED" w:rsidRPr="00535909">
          <w:rPr>
            <w:rStyle w:val="Hipervnculo"/>
            <w:noProof/>
          </w:rPr>
          <w:t>Diagrama WBS de la construcción del módulo de aplicaciones de usuario para la gestión de emergencias</w:t>
        </w:r>
        <w:r w:rsidR="00DF73ED">
          <w:rPr>
            <w:noProof/>
            <w:webHidden/>
          </w:rPr>
          <w:tab/>
        </w:r>
        <w:r w:rsidR="00DF73ED">
          <w:rPr>
            <w:noProof/>
            <w:webHidden/>
          </w:rPr>
          <w:fldChar w:fldCharType="begin"/>
        </w:r>
        <w:r w:rsidR="00DF73ED">
          <w:rPr>
            <w:noProof/>
            <w:webHidden/>
          </w:rPr>
          <w:instrText xml:space="preserve"> PAGEREF _Toc165126514 \h </w:instrText>
        </w:r>
        <w:r w:rsidR="00DF73ED">
          <w:rPr>
            <w:noProof/>
            <w:webHidden/>
          </w:rPr>
        </w:r>
        <w:r w:rsidR="00DF73ED">
          <w:rPr>
            <w:noProof/>
            <w:webHidden/>
          </w:rPr>
          <w:fldChar w:fldCharType="separate"/>
        </w:r>
        <w:r w:rsidR="00AB32F0">
          <w:rPr>
            <w:noProof/>
            <w:webHidden/>
          </w:rPr>
          <w:t>65</w:t>
        </w:r>
        <w:r w:rsidR="00DF73ED">
          <w:rPr>
            <w:noProof/>
            <w:webHidden/>
          </w:rPr>
          <w:fldChar w:fldCharType="end"/>
        </w:r>
      </w:hyperlink>
    </w:p>
    <w:p w14:paraId="25D88204" w14:textId="2F760419" w:rsidR="00DF73ED" w:rsidRDefault="00DA24DE">
      <w:pPr>
        <w:pStyle w:val="TDC1"/>
        <w:tabs>
          <w:tab w:val="left" w:pos="1540"/>
          <w:tab w:val="right" w:leader="dot" w:pos="8494"/>
        </w:tabs>
        <w:rPr>
          <w:rFonts w:eastAsiaTheme="minorEastAsia" w:cstheme="minorBidi"/>
          <w:b w:val="0"/>
          <w:bCs w:val="0"/>
          <w:caps w:val="0"/>
          <w:noProof/>
          <w:sz w:val="24"/>
          <w:szCs w:val="24"/>
          <w:lang w:eastAsia="es-ES"/>
        </w:rPr>
      </w:pPr>
      <w:hyperlink w:anchor="_Toc165126515" w:history="1">
        <w:r w:rsidR="00DF73ED" w:rsidRPr="00535909">
          <w:rPr>
            <w:rStyle w:val="Hipervnculo"/>
            <w:noProof/>
          </w:rPr>
          <w:t>FIGURA 19.-</w:t>
        </w:r>
        <w:r w:rsidR="00DF73ED">
          <w:rPr>
            <w:rFonts w:eastAsiaTheme="minorEastAsia" w:cstheme="minorBidi"/>
            <w:b w:val="0"/>
            <w:bCs w:val="0"/>
            <w:caps w:val="0"/>
            <w:noProof/>
            <w:sz w:val="24"/>
            <w:szCs w:val="24"/>
            <w:lang w:eastAsia="es-ES"/>
          </w:rPr>
          <w:tab/>
        </w:r>
        <w:r w:rsidR="00DF73ED" w:rsidRPr="00535909">
          <w:rPr>
            <w:rStyle w:val="Hipervnculo"/>
            <w:noProof/>
          </w:rPr>
          <w:t>DIAGRAMA PBS</w:t>
        </w:r>
        <w:r w:rsidR="00DF73ED">
          <w:rPr>
            <w:noProof/>
            <w:webHidden/>
          </w:rPr>
          <w:tab/>
        </w:r>
        <w:r w:rsidR="00DF73ED">
          <w:rPr>
            <w:noProof/>
            <w:webHidden/>
          </w:rPr>
          <w:fldChar w:fldCharType="begin"/>
        </w:r>
        <w:r w:rsidR="00DF73ED">
          <w:rPr>
            <w:noProof/>
            <w:webHidden/>
          </w:rPr>
          <w:instrText xml:space="preserve"> PAGEREF _Toc165126515 \h </w:instrText>
        </w:r>
        <w:r w:rsidR="00DF73ED">
          <w:rPr>
            <w:noProof/>
            <w:webHidden/>
          </w:rPr>
        </w:r>
        <w:r w:rsidR="00DF73ED">
          <w:rPr>
            <w:noProof/>
            <w:webHidden/>
          </w:rPr>
          <w:fldChar w:fldCharType="separate"/>
        </w:r>
        <w:r w:rsidR="00AB32F0">
          <w:rPr>
            <w:noProof/>
            <w:webHidden/>
          </w:rPr>
          <w:t>70</w:t>
        </w:r>
        <w:r w:rsidR="00DF73ED">
          <w:rPr>
            <w:noProof/>
            <w:webHidden/>
          </w:rPr>
          <w:fldChar w:fldCharType="end"/>
        </w:r>
      </w:hyperlink>
    </w:p>
    <w:p w14:paraId="7E00A0A0" w14:textId="4404C245" w:rsidR="00DF73ED" w:rsidRDefault="00DA24DE">
      <w:pPr>
        <w:pStyle w:val="TDC1"/>
        <w:tabs>
          <w:tab w:val="left" w:pos="1540"/>
          <w:tab w:val="right" w:leader="dot" w:pos="8494"/>
        </w:tabs>
        <w:rPr>
          <w:rFonts w:eastAsiaTheme="minorEastAsia" w:cstheme="minorBidi"/>
          <w:b w:val="0"/>
          <w:bCs w:val="0"/>
          <w:caps w:val="0"/>
          <w:noProof/>
          <w:sz w:val="24"/>
          <w:szCs w:val="24"/>
          <w:lang w:eastAsia="es-ES"/>
        </w:rPr>
      </w:pPr>
      <w:hyperlink w:anchor="_Toc165126516" w:history="1">
        <w:r w:rsidR="00DF73ED" w:rsidRPr="00535909">
          <w:rPr>
            <w:rStyle w:val="Hipervnculo"/>
            <w:noProof/>
          </w:rPr>
          <w:t>FIGURA 20.-</w:t>
        </w:r>
        <w:r w:rsidR="00DF73ED">
          <w:rPr>
            <w:rFonts w:eastAsiaTheme="minorEastAsia" w:cstheme="minorBidi"/>
            <w:b w:val="0"/>
            <w:bCs w:val="0"/>
            <w:caps w:val="0"/>
            <w:noProof/>
            <w:sz w:val="24"/>
            <w:szCs w:val="24"/>
            <w:lang w:eastAsia="es-ES"/>
          </w:rPr>
          <w:tab/>
        </w:r>
        <w:r w:rsidR="00DF73ED" w:rsidRPr="00535909">
          <w:rPr>
            <w:rStyle w:val="Hipervnculo"/>
            <w:noProof/>
          </w:rPr>
          <w:t>Descripción del proceso de desarrollo de los módulos.</w:t>
        </w:r>
        <w:r w:rsidR="00DF73ED">
          <w:rPr>
            <w:noProof/>
            <w:webHidden/>
          </w:rPr>
          <w:tab/>
        </w:r>
        <w:r w:rsidR="00DF73ED">
          <w:rPr>
            <w:noProof/>
            <w:webHidden/>
          </w:rPr>
          <w:fldChar w:fldCharType="begin"/>
        </w:r>
        <w:r w:rsidR="00DF73ED">
          <w:rPr>
            <w:noProof/>
            <w:webHidden/>
          </w:rPr>
          <w:instrText xml:space="preserve"> PAGEREF _Toc165126516 \h </w:instrText>
        </w:r>
        <w:r w:rsidR="00DF73ED">
          <w:rPr>
            <w:noProof/>
            <w:webHidden/>
          </w:rPr>
        </w:r>
        <w:r w:rsidR="00DF73ED">
          <w:rPr>
            <w:noProof/>
            <w:webHidden/>
          </w:rPr>
          <w:fldChar w:fldCharType="separate"/>
        </w:r>
        <w:r w:rsidR="00AB32F0">
          <w:rPr>
            <w:noProof/>
            <w:webHidden/>
          </w:rPr>
          <w:t>71</w:t>
        </w:r>
        <w:r w:rsidR="00DF73ED">
          <w:rPr>
            <w:noProof/>
            <w:webHidden/>
          </w:rPr>
          <w:fldChar w:fldCharType="end"/>
        </w:r>
      </w:hyperlink>
    </w:p>
    <w:p w14:paraId="791F1DC5" w14:textId="0B5C4759" w:rsidR="00DF73ED" w:rsidRDefault="00DA24DE">
      <w:pPr>
        <w:pStyle w:val="TDC1"/>
        <w:tabs>
          <w:tab w:val="left" w:pos="1540"/>
          <w:tab w:val="right" w:leader="dot" w:pos="8494"/>
        </w:tabs>
        <w:rPr>
          <w:rFonts w:eastAsiaTheme="minorEastAsia" w:cstheme="minorBidi"/>
          <w:b w:val="0"/>
          <w:bCs w:val="0"/>
          <w:caps w:val="0"/>
          <w:noProof/>
          <w:sz w:val="24"/>
          <w:szCs w:val="24"/>
          <w:lang w:eastAsia="es-ES"/>
        </w:rPr>
      </w:pPr>
      <w:hyperlink w:anchor="_Toc165126517" w:history="1">
        <w:r w:rsidR="00DF73ED" w:rsidRPr="00535909">
          <w:rPr>
            <w:rStyle w:val="Hipervnculo"/>
            <w:noProof/>
          </w:rPr>
          <w:t>FIGURA 21.-</w:t>
        </w:r>
        <w:r w:rsidR="00DF73ED">
          <w:rPr>
            <w:rFonts w:eastAsiaTheme="minorEastAsia" w:cstheme="minorBidi"/>
            <w:b w:val="0"/>
            <w:bCs w:val="0"/>
            <w:caps w:val="0"/>
            <w:noProof/>
            <w:sz w:val="24"/>
            <w:szCs w:val="24"/>
            <w:lang w:eastAsia="es-ES"/>
          </w:rPr>
          <w:tab/>
        </w:r>
        <w:r w:rsidR="00DF73ED" w:rsidRPr="00535909">
          <w:rPr>
            <w:rStyle w:val="Hipervnculo"/>
            <w:noProof/>
          </w:rPr>
          <w:t>Descripción del proceso de desarrollo de un módulo.</w:t>
        </w:r>
        <w:r w:rsidR="00DF73ED">
          <w:rPr>
            <w:noProof/>
            <w:webHidden/>
          </w:rPr>
          <w:tab/>
        </w:r>
        <w:r w:rsidR="00DF73ED">
          <w:rPr>
            <w:noProof/>
            <w:webHidden/>
          </w:rPr>
          <w:fldChar w:fldCharType="begin"/>
        </w:r>
        <w:r w:rsidR="00DF73ED">
          <w:rPr>
            <w:noProof/>
            <w:webHidden/>
          </w:rPr>
          <w:instrText xml:space="preserve"> PAGEREF _Toc165126517 \h </w:instrText>
        </w:r>
        <w:r w:rsidR="00DF73ED">
          <w:rPr>
            <w:noProof/>
            <w:webHidden/>
          </w:rPr>
        </w:r>
        <w:r w:rsidR="00DF73ED">
          <w:rPr>
            <w:noProof/>
            <w:webHidden/>
          </w:rPr>
          <w:fldChar w:fldCharType="separate"/>
        </w:r>
        <w:r w:rsidR="00AB32F0">
          <w:rPr>
            <w:noProof/>
            <w:webHidden/>
          </w:rPr>
          <w:t>71</w:t>
        </w:r>
        <w:r w:rsidR="00DF73ED">
          <w:rPr>
            <w:noProof/>
            <w:webHidden/>
          </w:rPr>
          <w:fldChar w:fldCharType="end"/>
        </w:r>
      </w:hyperlink>
    </w:p>
    <w:p w14:paraId="39C61450" w14:textId="54858A00" w:rsidR="00DF73ED" w:rsidRDefault="00DA24DE">
      <w:pPr>
        <w:pStyle w:val="TDC1"/>
        <w:tabs>
          <w:tab w:val="left" w:pos="1540"/>
          <w:tab w:val="right" w:leader="dot" w:pos="8494"/>
        </w:tabs>
        <w:rPr>
          <w:rFonts w:eastAsiaTheme="minorEastAsia" w:cstheme="minorBidi"/>
          <w:b w:val="0"/>
          <w:bCs w:val="0"/>
          <w:caps w:val="0"/>
          <w:noProof/>
          <w:sz w:val="24"/>
          <w:szCs w:val="24"/>
          <w:lang w:eastAsia="es-ES"/>
        </w:rPr>
      </w:pPr>
      <w:hyperlink w:anchor="_Toc165126518" w:history="1">
        <w:r w:rsidR="00DF73ED" w:rsidRPr="00535909">
          <w:rPr>
            <w:rStyle w:val="Hipervnculo"/>
            <w:noProof/>
          </w:rPr>
          <w:t>FIGURA 22.-</w:t>
        </w:r>
        <w:r w:rsidR="00DF73ED">
          <w:rPr>
            <w:rFonts w:eastAsiaTheme="minorEastAsia" w:cstheme="minorBidi"/>
            <w:b w:val="0"/>
            <w:bCs w:val="0"/>
            <w:caps w:val="0"/>
            <w:noProof/>
            <w:sz w:val="24"/>
            <w:szCs w:val="24"/>
            <w:lang w:eastAsia="es-ES"/>
          </w:rPr>
          <w:tab/>
        </w:r>
        <w:r w:rsidR="00DF73ED" w:rsidRPr="00535909">
          <w:rPr>
            <w:rStyle w:val="Hipervnculo"/>
            <w:noProof/>
          </w:rPr>
          <w:t>Diagrama de caso de uso general del sistema de teleasistencia</w:t>
        </w:r>
        <w:r w:rsidR="00DF73ED">
          <w:rPr>
            <w:noProof/>
            <w:webHidden/>
          </w:rPr>
          <w:tab/>
        </w:r>
        <w:r w:rsidR="00DF73ED">
          <w:rPr>
            <w:noProof/>
            <w:webHidden/>
          </w:rPr>
          <w:fldChar w:fldCharType="begin"/>
        </w:r>
        <w:r w:rsidR="00DF73ED">
          <w:rPr>
            <w:noProof/>
            <w:webHidden/>
          </w:rPr>
          <w:instrText xml:space="preserve"> PAGEREF _Toc165126518 \h </w:instrText>
        </w:r>
        <w:r w:rsidR="00DF73ED">
          <w:rPr>
            <w:noProof/>
            <w:webHidden/>
          </w:rPr>
        </w:r>
        <w:r w:rsidR="00DF73ED">
          <w:rPr>
            <w:noProof/>
            <w:webHidden/>
          </w:rPr>
          <w:fldChar w:fldCharType="separate"/>
        </w:r>
        <w:r w:rsidR="00AB32F0">
          <w:rPr>
            <w:noProof/>
            <w:webHidden/>
          </w:rPr>
          <w:t>87</w:t>
        </w:r>
        <w:r w:rsidR="00DF73ED">
          <w:rPr>
            <w:noProof/>
            <w:webHidden/>
          </w:rPr>
          <w:fldChar w:fldCharType="end"/>
        </w:r>
      </w:hyperlink>
    </w:p>
    <w:p w14:paraId="7F0623BD" w14:textId="43FF53CA" w:rsidR="00DF73ED" w:rsidRDefault="00DA24DE">
      <w:pPr>
        <w:pStyle w:val="TDC1"/>
        <w:tabs>
          <w:tab w:val="left" w:pos="1540"/>
          <w:tab w:val="right" w:leader="dot" w:pos="8494"/>
        </w:tabs>
        <w:rPr>
          <w:rFonts w:eastAsiaTheme="minorEastAsia" w:cstheme="minorBidi"/>
          <w:b w:val="0"/>
          <w:bCs w:val="0"/>
          <w:caps w:val="0"/>
          <w:noProof/>
          <w:sz w:val="24"/>
          <w:szCs w:val="24"/>
          <w:lang w:eastAsia="es-ES"/>
        </w:rPr>
      </w:pPr>
      <w:hyperlink w:anchor="_Toc165126519" w:history="1">
        <w:r w:rsidR="00DF73ED" w:rsidRPr="00535909">
          <w:rPr>
            <w:rStyle w:val="Hipervnculo"/>
            <w:noProof/>
          </w:rPr>
          <w:t>FIGURA 23.-</w:t>
        </w:r>
        <w:r w:rsidR="00DF73ED">
          <w:rPr>
            <w:rFonts w:eastAsiaTheme="minorEastAsia" w:cstheme="minorBidi"/>
            <w:b w:val="0"/>
            <w:bCs w:val="0"/>
            <w:caps w:val="0"/>
            <w:noProof/>
            <w:sz w:val="24"/>
            <w:szCs w:val="24"/>
            <w:lang w:eastAsia="es-ES"/>
          </w:rPr>
          <w:tab/>
        </w:r>
        <w:r w:rsidR="00DF73ED" w:rsidRPr="00535909">
          <w:rPr>
            <w:rStyle w:val="Hipervnculo"/>
            <w:noProof/>
          </w:rPr>
          <w:t>Diagrama de componentes</w:t>
        </w:r>
        <w:r w:rsidR="00DF73ED">
          <w:rPr>
            <w:noProof/>
            <w:webHidden/>
          </w:rPr>
          <w:tab/>
        </w:r>
        <w:r w:rsidR="00DF73ED">
          <w:rPr>
            <w:noProof/>
            <w:webHidden/>
          </w:rPr>
          <w:fldChar w:fldCharType="begin"/>
        </w:r>
        <w:r w:rsidR="00DF73ED">
          <w:rPr>
            <w:noProof/>
            <w:webHidden/>
          </w:rPr>
          <w:instrText xml:space="preserve"> PAGEREF _Toc165126519 \h </w:instrText>
        </w:r>
        <w:r w:rsidR="00DF73ED">
          <w:rPr>
            <w:noProof/>
            <w:webHidden/>
          </w:rPr>
        </w:r>
        <w:r w:rsidR="00DF73ED">
          <w:rPr>
            <w:noProof/>
            <w:webHidden/>
          </w:rPr>
          <w:fldChar w:fldCharType="separate"/>
        </w:r>
        <w:r w:rsidR="00AB32F0">
          <w:rPr>
            <w:noProof/>
            <w:webHidden/>
          </w:rPr>
          <w:t>88</w:t>
        </w:r>
        <w:r w:rsidR="00DF73ED">
          <w:rPr>
            <w:noProof/>
            <w:webHidden/>
          </w:rPr>
          <w:fldChar w:fldCharType="end"/>
        </w:r>
      </w:hyperlink>
    </w:p>
    <w:p w14:paraId="29961255" w14:textId="329FB8CB" w:rsidR="00DF73ED" w:rsidRDefault="00DA24DE">
      <w:pPr>
        <w:pStyle w:val="TDC1"/>
        <w:tabs>
          <w:tab w:val="left" w:pos="1540"/>
          <w:tab w:val="right" w:leader="dot" w:pos="8494"/>
        </w:tabs>
        <w:rPr>
          <w:rFonts w:eastAsiaTheme="minorEastAsia" w:cstheme="minorBidi"/>
          <w:b w:val="0"/>
          <w:bCs w:val="0"/>
          <w:caps w:val="0"/>
          <w:noProof/>
          <w:sz w:val="24"/>
          <w:szCs w:val="24"/>
          <w:lang w:eastAsia="es-ES"/>
        </w:rPr>
      </w:pPr>
      <w:hyperlink w:anchor="_Toc165126520" w:history="1">
        <w:r w:rsidR="00DF73ED" w:rsidRPr="00535909">
          <w:rPr>
            <w:rStyle w:val="Hipervnculo"/>
            <w:noProof/>
          </w:rPr>
          <w:t>FIGURA 24.-</w:t>
        </w:r>
        <w:r w:rsidR="00DF73ED">
          <w:rPr>
            <w:rFonts w:eastAsiaTheme="minorEastAsia" w:cstheme="minorBidi"/>
            <w:b w:val="0"/>
            <w:bCs w:val="0"/>
            <w:caps w:val="0"/>
            <w:noProof/>
            <w:sz w:val="24"/>
            <w:szCs w:val="24"/>
            <w:lang w:eastAsia="es-ES"/>
          </w:rPr>
          <w:tab/>
        </w:r>
        <w:r w:rsidR="00DF73ED" w:rsidRPr="00535909">
          <w:rPr>
            <w:rStyle w:val="Hipervnculo"/>
            <w:noProof/>
          </w:rPr>
          <w:t>Diagrama de despliegue</w:t>
        </w:r>
        <w:r w:rsidR="00DF73ED">
          <w:rPr>
            <w:noProof/>
            <w:webHidden/>
          </w:rPr>
          <w:tab/>
        </w:r>
        <w:r w:rsidR="00DF73ED">
          <w:rPr>
            <w:noProof/>
            <w:webHidden/>
          </w:rPr>
          <w:fldChar w:fldCharType="begin"/>
        </w:r>
        <w:r w:rsidR="00DF73ED">
          <w:rPr>
            <w:noProof/>
            <w:webHidden/>
          </w:rPr>
          <w:instrText xml:space="preserve"> PAGEREF _Toc165126520 \h </w:instrText>
        </w:r>
        <w:r w:rsidR="00DF73ED">
          <w:rPr>
            <w:noProof/>
            <w:webHidden/>
          </w:rPr>
        </w:r>
        <w:r w:rsidR="00DF73ED">
          <w:rPr>
            <w:noProof/>
            <w:webHidden/>
          </w:rPr>
          <w:fldChar w:fldCharType="separate"/>
        </w:r>
        <w:r w:rsidR="00AB32F0">
          <w:rPr>
            <w:noProof/>
            <w:webHidden/>
          </w:rPr>
          <w:t>90</w:t>
        </w:r>
        <w:r w:rsidR="00DF73ED">
          <w:rPr>
            <w:noProof/>
            <w:webHidden/>
          </w:rPr>
          <w:fldChar w:fldCharType="end"/>
        </w:r>
      </w:hyperlink>
    </w:p>
    <w:p w14:paraId="7D4A0657" w14:textId="54C6BE4A" w:rsidR="00DF73ED" w:rsidRDefault="00DA24DE">
      <w:pPr>
        <w:pStyle w:val="TDC1"/>
        <w:tabs>
          <w:tab w:val="left" w:pos="1540"/>
          <w:tab w:val="right" w:leader="dot" w:pos="8494"/>
        </w:tabs>
        <w:rPr>
          <w:rFonts w:eastAsiaTheme="minorEastAsia" w:cstheme="minorBidi"/>
          <w:b w:val="0"/>
          <w:bCs w:val="0"/>
          <w:caps w:val="0"/>
          <w:noProof/>
          <w:sz w:val="24"/>
          <w:szCs w:val="24"/>
          <w:lang w:eastAsia="es-ES"/>
        </w:rPr>
      </w:pPr>
      <w:hyperlink w:anchor="_Toc165126521" w:history="1">
        <w:r w:rsidR="00DF73ED" w:rsidRPr="00535909">
          <w:rPr>
            <w:rStyle w:val="Hipervnculo"/>
            <w:noProof/>
          </w:rPr>
          <w:t>FIGURA 25.-</w:t>
        </w:r>
        <w:r w:rsidR="00DF73ED">
          <w:rPr>
            <w:rFonts w:eastAsiaTheme="minorEastAsia" w:cstheme="minorBidi"/>
            <w:b w:val="0"/>
            <w:bCs w:val="0"/>
            <w:caps w:val="0"/>
            <w:noProof/>
            <w:sz w:val="24"/>
            <w:szCs w:val="24"/>
            <w:lang w:eastAsia="es-ES"/>
          </w:rPr>
          <w:tab/>
        </w:r>
        <w:r w:rsidR="00DF73ED" w:rsidRPr="00535909">
          <w:rPr>
            <w:rStyle w:val="Hipervnculo"/>
            <w:noProof/>
          </w:rPr>
          <w:t>Diagrama de paquetes</w:t>
        </w:r>
        <w:r w:rsidR="00DF73ED">
          <w:rPr>
            <w:noProof/>
            <w:webHidden/>
          </w:rPr>
          <w:tab/>
        </w:r>
        <w:r w:rsidR="00DF73ED">
          <w:rPr>
            <w:noProof/>
            <w:webHidden/>
          </w:rPr>
          <w:fldChar w:fldCharType="begin"/>
        </w:r>
        <w:r w:rsidR="00DF73ED">
          <w:rPr>
            <w:noProof/>
            <w:webHidden/>
          </w:rPr>
          <w:instrText xml:space="preserve"> PAGEREF _Toc165126521 \h </w:instrText>
        </w:r>
        <w:r w:rsidR="00DF73ED">
          <w:rPr>
            <w:noProof/>
            <w:webHidden/>
          </w:rPr>
        </w:r>
        <w:r w:rsidR="00DF73ED">
          <w:rPr>
            <w:noProof/>
            <w:webHidden/>
          </w:rPr>
          <w:fldChar w:fldCharType="separate"/>
        </w:r>
        <w:r w:rsidR="00AB32F0">
          <w:rPr>
            <w:noProof/>
            <w:webHidden/>
          </w:rPr>
          <w:t>90</w:t>
        </w:r>
        <w:r w:rsidR="00DF73ED">
          <w:rPr>
            <w:noProof/>
            <w:webHidden/>
          </w:rPr>
          <w:fldChar w:fldCharType="end"/>
        </w:r>
      </w:hyperlink>
    </w:p>
    <w:p w14:paraId="1BE2320A" w14:textId="0DA65F0E" w:rsidR="00DF73ED" w:rsidRDefault="00DA24DE">
      <w:pPr>
        <w:pStyle w:val="TDC1"/>
        <w:tabs>
          <w:tab w:val="left" w:pos="1540"/>
          <w:tab w:val="right" w:leader="dot" w:pos="8494"/>
        </w:tabs>
        <w:rPr>
          <w:rFonts w:eastAsiaTheme="minorEastAsia" w:cstheme="minorBidi"/>
          <w:b w:val="0"/>
          <w:bCs w:val="0"/>
          <w:caps w:val="0"/>
          <w:noProof/>
          <w:sz w:val="24"/>
          <w:szCs w:val="24"/>
          <w:lang w:eastAsia="es-ES"/>
        </w:rPr>
      </w:pPr>
      <w:hyperlink w:anchor="_Toc165126522" w:history="1">
        <w:r w:rsidR="00DF73ED" w:rsidRPr="00535909">
          <w:rPr>
            <w:rStyle w:val="Hipervnculo"/>
            <w:noProof/>
          </w:rPr>
          <w:t>FIGURA 26.-</w:t>
        </w:r>
        <w:r w:rsidR="00DF73ED">
          <w:rPr>
            <w:rFonts w:eastAsiaTheme="minorEastAsia" w:cstheme="minorBidi"/>
            <w:b w:val="0"/>
            <w:bCs w:val="0"/>
            <w:caps w:val="0"/>
            <w:noProof/>
            <w:sz w:val="24"/>
            <w:szCs w:val="24"/>
            <w:lang w:eastAsia="es-ES"/>
          </w:rPr>
          <w:tab/>
        </w:r>
        <w:r w:rsidR="00DF73ED" w:rsidRPr="00535909">
          <w:rPr>
            <w:rStyle w:val="Hipervnculo"/>
            <w:noProof/>
          </w:rPr>
          <w:t>Función Esfuerzo/PF</w:t>
        </w:r>
        <w:r w:rsidR="00DF73ED">
          <w:rPr>
            <w:noProof/>
            <w:webHidden/>
          </w:rPr>
          <w:tab/>
        </w:r>
        <w:r w:rsidR="00DF73ED">
          <w:rPr>
            <w:noProof/>
            <w:webHidden/>
          </w:rPr>
          <w:fldChar w:fldCharType="begin"/>
        </w:r>
        <w:r w:rsidR="00DF73ED">
          <w:rPr>
            <w:noProof/>
            <w:webHidden/>
          </w:rPr>
          <w:instrText xml:space="preserve"> PAGEREF _Toc165126522 \h </w:instrText>
        </w:r>
        <w:r w:rsidR="00DF73ED">
          <w:rPr>
            <w:noProof/>
            <w:webHidden/>
          </w:rPr>
        </w:r>
        <w:r w:rsidR="00DF73ED">
          <w:rPr>
            <w:noProof/>
            <w:webHidden/>
          </w:rPr>
          <w:fldChar w:fldCharType="separate"/>
        </w:r>
        <w:r w:rsidR="00AB32F0">
          <w:rPr>
            <w:noProof/>
            <w:webHidden/>
          </w:rPr>
          <w:t>114</w:t>
        </w:r>
        <w:r w:rsidR="00DF73ED">
          <w:rPr>
            <w:noProof/>
            <w:webHidden/>
          </w:rPr>
          <w:fldChar w:fldCharType="end"/>
        </w:r>
      </w:hyperlink>
    </w:p>
    <w:p w14:paraId="4FA67BFA" w14:textId="0D8B64A1" w:rsidR="00DF73ED" w:rsidRDefault="00DA24DE">
      <w:pPr>
        <w:pStyle w:val="TDC1"/>
        <w:tabs>
          <w:tab w:val="left" w:pos="1540"/>
          <w:tab w:val="right" w:leader="dot" w:pos="8494"/>
        </w:tabs>
        <w:rPr>
          <w:rFonts w:eastAsiaTheme="minorEastAsia" w:cstheme="minorBidi"/>
          <w:b w:val="0"/>
          <w:bCs w:val="0"/>
          <w:caps w:val="0"/>
          <w:noProof/>
          <w:sz w:val="24"/>
          <w:szCs w:val="24"/>
          <w:lang w:eastAsia="es-ES"/>
        </w:rPr>
      </w:pPr>
      <w:hyperlink w:anchor="_Toc165126523" w:history="1">
        <w:r w:rsidR="00DF73ED" w:rsidRPr="00535909">
          <w:rPr>
            <w:rStyle w:val="Hipervnculo"/>
            <w:noProof/>
          </w:rPr>
          <w:t>FIGURA 27.-</w:t>
        </w:r>
        <w:r w:rsidR="00DF73ED">
          <w:rPr>
            <w:rFonts w:eastAsiaTheme="minorEastAsia" w:cstheme="minorBidi"/>
            <w:b w:val="0"/>
            <w:bCs w:val="0"/>
            <w:caps w:val="0"/>
            <w:noProof/>
            <w:sz w:val="24"/>
            <w:szCs w:val="24"/>
            <w:lang w:eastAsia="es-ES"/>
          </w:rPr>
          <w:tab/>
        </w:r>
        <w:r w:rsidR="00DF73ED" w:rsidRPr="00535909">
          <w:rPr>
            <w:rStyle w:val="Hipervnculo"/>
            <w:noProof/>
          </w:rPr>
          <w:t>Definición de las actividades del proyecto</w:t>
        </w:r>
        <w:r w:rsidR="00DF73ED">
          <w:rPr>
            <w:noProof/>
            <w:webHidden/>
          </w:rPr>
          <w:tab/>
        </w:r>
        <w:r w:rsidR="00DF73ED">
          <w:rPr>
            <w:noProof/>
            <w:webHidden/>
          </w:rPr>
          <w:fldChar w:fldCharType="begin"/>
        </w:r>
        <w:r w:rsidR="00DF73ED">
          <w:rPr>
            <w:noProof/>
            <w:webHidden/>
          </w:rPr>
          <w:instrText xml:space="preserve"> PAGEREF _Toc165126523 \h </w:instrText>
        </w:r>
        <w:r w:rsidR="00DF73ED">
          <w:rPr>
            <w:noProof/>
            <w:webHidden/>
          </w:rPr>
        </w:r>
        <w:r w:rsidR="00DF73ED">
          <w:rPr>
            <w:noProof/>
            <w:webHidden/>
          </w:rPr>
          <w:fldChar w:fldCharType="separate"/>
        </w:r>
        <w:r w:rsidR="00AB32F0">
          <w:rPr>
            <w:noProof/>
            <w:webHidden/>
          </w:rPr>
          <w:t>120</w:t>
        </w:r>
        <w:r w:rsidR="00DF73ED">
          <w:rPr>
            <w:noProof/>
            <w:webHidden/>
          </w:rPr>
          <w:fldChar w:fldCharType="end"/>
        </w:r>
      </w:hyperlink>
    </w:p>
    <w:p w14:paraId="40EF1790" w14:textId="1430172B" w:rsidR="00DF73ED" w:rsidRDefault="00DA24DE">
      <w:pPr>
        <w:pStyle w:val="TDC1"/>
        <w:tabs>
          <w:tab w:val="left" w:pos="1540"/>
          <w:tab w:val="right" w:leader="dot" w:pos="8494"/>
        </w:tabs>
        <w:rPr>
          <w:rFonts w:eastAsiaTheme="minorEastAsia" w:cstheme="minorBidi"/>
          <w:b w:val="0"/>
          <w:bCs w:val="0"/>
          <w:caps w:val="0"/>
          <w:noProof/>
          <w:sz w:val="24"/>
          <w:szCs w:val="24"/>
          <w:lang w:eastAsia="es-ES"/>
        </w:rPr>
      </w:pPr>
      <w:hyperlink w:anchor="_Toc165126524" w:history="1">
        <w:r w:rsidR="00DF73ED" w:rsidRPr="00535909">
          <w:rPr>
            <w:rStyle w:val="Hipervnculo"/>
            <w:noProof/>
          </w:rPr>
          <w:t>FIGURA 28.-</w:t>
        </w:r>
        <w:r w:rsidR="00DF73ED">
          <w:rPr>
            <w:rFonts w:eastAsiaTheme="minorEastAsia" w:cstheme="minorBidi"/>
            <w:b w:val="0"/>
            <w:bCs w:val="0"/>
            <w:caps w:val="0"/>
            <w:noProof/>
            <w:sz w:val="24"/>
            <w:szCs w:val="24"/>
            <w:lang w:eastAsia="es-ES"/>
          </w:rPr>
          <w:tab/>
        </w:r>
        <w:r w:rsidR="00DF73ED" w:rsidRPr="00535909">
          <w:rPr>
            <w:rStyle w:val="Hipervnculo"/>
            <w:noProof/>
          </w:rPr>
          <w:t>Secuenciación de las actividades del proyecto</w:t>
        </w:r>
        <w:r w:rsidR="00DF73ED">
          <w:rPr>
            <w:noProof/>
            <w:webHidden/>
          </w:rPr>
          <w:tab/>
        </w:r>
        <w:r w:rsidR="00DF73ED">
          <w:rPr>
            <w:noProof/>
            <w:webHidden/>
          </w:rPr>
          <w:fldChar w:fldCharType="begin"/>
        </w:r>
        <w:r w:rsidR="00DF73ED">
          <w:rPr>
            <w:noProof/>
            <w:webHidden/>
          </w:rPr>
          <w:instrText xml:space="preserve"> PAGEREF _Toc165126524 \h </w:instrText>
        </w:r>
        <w:r w:rsidR="00DF73ED">
          <w:rPr>
            <w:noProof/>
            <w:webHidden/>
          </w:rPr>
        </w:r>
        <w:r w:rsidR="00DF73ED">
          <w:rPr>
            <w:noProof/>
            <w:webHidden/>
          </w:rPr>
          <w:fldChar w:fldCharType="separate"/>
        </w:r>
        <w:r w:rsidR="00AB32F0">
          <w:rPr>
            <w:noProof/>
            <w:webHidden/>
          </w:rPr>
          <w:t>120</w:t>
        </w:r>
        <w:r w:rsidR="00DF73ED">
          <w:rPr>
            <w:noProof/>
            <w:webHidden/>
          </w:rPr>
          <w:fldChar w:fldCharType="end"/>
        </w:r>
      </w:hyperlink>
    </w:p>
    <w:p w14:paraId="2F67BED0" w14:textId="4BA4D7BD" w:rsidR="00DF73ED" w:rsidRDefault="00DA24DE">
      <w:pPr>
        <w:pStyle w:val="TDC1"/>
        <w:tabs>
          <w:tab w:val="left" w:pos="1540"/>
          <w:tab w:val="right" w:leader="dot" w:pos="8494"/>
        </w:tabs>
        <w:rPr>
          <w:rFonts w:eastAsiaTheme="minorEastAsia" w:cstheme="minorBidi"/>
          <w:b w:val="0"/>
          <w:bCs w:val="0"/>
          <w:caps w:val="0"/>
          <w:noProof/>
          <w:sz w:val="24"/>
          <w:szCs w:val="24"/>
          <w:lang w:eastAsia="es-ES"/>
        </w:rPr>
      </w:pPr>
      <w:hyperlink w:anchor="_Toc165126525" w:history="1">
        <w:r w:rsidR="00DF73ED" w:rsidRPr="00535909">
          <w:rPr>
            <w:rStyle w:val="Hipervnculo"/>
            <w:noProof/>
          </w:rPr>
          <w:t>FIGURA 29.-</w:t>
        </w:r>
        <w:r w:rsidR="00DF73ED">
          <w:rPr>
            <w:rFonts w:eastAsiaTheme="minorEastAsia" w:cstheme="minorBidi"/>
            <w:b w:val="0"/>
            <w:bCs w:val="0"/>
            <w:caps w:val="0"/>
            <w:noProof/>
            <w:sz w:val="24"/>
            <w:szCs w:val="24"/>
            <w:lang w:eastAsia="es-ES"/>
          </w:rPr>
          <w:tab/>
        </w:r>
        <w:r w:rsidR="00DF73ED" w:rsidRPr="00535909">
          <w:rPr>
            <w:rStyle w:val="Hipervnculo"/>
            <w:noProof/>
          </w:rPr>
          <w:t>Estimación de los recursos de actividades del proyecto</w:t>
        </w:r>
        <w:r w:rsidR="00DF73ED">
          <w:rPr>
            <w:noProof/>
            <w:webHidden/>
          </w:rPr>
          <w:tab/>
        </w:r>
        <w:r w:rsidR="00DF73ED">
          <w:rPr>
            <w:noProof/>
            <w:webHidden/>
          </w:rPr>
          <w:fldChar w:fldCharType="begin"/>
        </w:r>
        <w:r w:rsidR="00DF73ED">
          <w:rPr>
            <w:noProof/>
            <w:webHidden/>
          </w:rPr>
          <w:instrText xml:space="preserve"> PAGEREF _Toc165126525 \h </w:instrText>
        </w:r>
        <w:r w:rsidR="00DF73ED">
          <w:rPr>
            <w:noProof/>
            <w:webHidden/>
          </w:rPr>
        </w:r>
        <w:r w:rsidR="00DF73ED">
          <w:rPr>
            <w:noProof/>
            <w:webHidden/>
          </w:rPr>
          <w:fldChar w:fldCharType="separate"/>
        </w:r>
        <w:r w:rsidR="00AB32F0">
          <w:rPr>
            <w:noProof/>
            <w:webHidden/>
          </w:rPr>
          <w:t>121</w:t>
        </w:r>
        <w:r w:rsidR="00DF73ED">
          <w:rPr>
            <w:noProof/>
            <w:webHidden/>
          </w:rPr>
          <w:fldChar w:fldCharType="end"/>
        </w:r>
      </w:hyperlink>
    </w:p>
    <w:p w14:paraId="3A1000B0" w14:textId="148E5924" w:rsidR="00DF73ED" w:rsidRDefault="00DA24DE">
      <w:pPr>
        <w:pStyle w:val="TDC1"/>
        <w:tabs>
          <w:tab w:val="left" w:pos="1540"/>
          <w:tab w:val="right" w:leader="dot" w:pos="8494"/>
        </w:tabs>
        <w:rPr>
          <w:rFonts w:eastAsiaTheme="minorEastAsia" w:cstheme="minorBidi"/>
          <w:b w:val="0"/>
          <w:bCs w:val="0"/>
          <w:caps w:val="0"/>
          <w:noProof/>
          <w:sz w:val="24"/>
          <w:szCs w:val="24"/>
          <w:lang w:eastAsia="es-ES"/>
        </w:rPr>
      </w:pPr>
      <w:hyperlink w:anchor="_Toc165126526" w:history="1">
        <w:r w:rsidR="00DF73ED" w:rsidRPr="00535909">
          <w:rPr>
            <w:rStyle w:val="Hipervnculo"/>
            <w:noProof/>
          </w:rPr>
          <w:t>FIGURA 30.-</w:t>
        </w:r>
        <w:r w:rsidR="00DF73ED">
          <w:rPr>
            <w:rFonts w:eastAsiaTheme="minorEastAsia" w:cstheme="minorBidi"/>
            <w:b w:val="0"/>
            <w:bCs w:val="0"/>
            <w:caps w:val="0"/>
            <w:noProof/>
            <w:sz w:val="24"/>
            <w:szCs w:val="24"/>
            <w:lang w:eastAsia="es-ES"/>
          </w:rPr>
          <w:tab/>
        </w:r>
        <w:r w:rsidR="00DF73ED" w:rsidRPr="00535909">
          <w:rPr>
            <w:rStyle w:val="Hipervnculo"/>
            <w:noProof/>
          </w:rPr>
          <w:t>Estimación de la duración de las actividades del proyecto</w:t>
        </w:r>
        <w:r w:rsidR="00DF73ED">
          <w:rPr>
            <w:noProof/>
            <w:webHidden/>
          </w:rPr>
          <w:tab/>
        </w:r>
        <w:r w:rsidR="00DF73ED">
          <w:rPr>
            <w:noProof/>
            <w:webHidden/>
          </w:rPr>
          <w:fldChar w:fldCharType="begin"/>
        </w:r>
        <w:r w:rsidR="00DF73ED">
          <w:rPr>
            <w:noProof/>
            <w:webHidden/>
          </w:rPr>
          <w:instrText xml:space="preserve"> PAGEREF _Toc165126526 \h </w:instrText>
        </w:r>
        <w:r w:rsidR="00DF73ED">
          <w:rPr>
            <w:noProof/>
            <w:webHidden/>
          </w:rPr>
        </w:r>
        <w:r w:rsidR="00DF73ED">
          <w:rPr>
            <w:noProof/>
            <w:webHidden/>
          </w:rPr>
          <w:fldChar w:fldCharType="separate"/>
        </w:r>
        <w:r w:rsidR="00AB32F0">
          <w:rPr>
            <w:noProof/>
            <w:webHidden/>
          </w:rPr>
          <w:t>121</w:t>
        </w:r>
        <w:r w:rsidR="00DF73ED">
          <w:rPr>
            <w:noProof/>
            <w:webHidden/>
          </w:rPr>
          <w:fldChar w:fldCharType="end"/>
        </w:r>
      </w:hyperlink>
    </w:p>
    <w:p w14:paraId="12F73296" w14:textId="4621CB34" w:rsidR="00DF73ED" w:rsidRDefault="00DA24DE">
      <w:pPr>
        <w:pStyle w:val="TDC1"/>
        <w:tabs>
          <w:tab w:val="left" w:pos="1540"/>
          <w:tab w:val="right" w:leader="dot" w:pos="8494"/>
        </w:tabs>
        <w:rPr>
          <w:rFonts w:eastAsiaTheme="minorEastAsia" w:cstheme="minorBidi"/>
          <w:b w:val="0"/>
          <w:bCs w:val="0"/>
          <w:caps w:val="0"/>
          <w:noProof/>
          <w:sz w:val="24"/>
          <w:szCs w:val="24"/>
          <w:lang w:eastAsia="es-ES"/>
        </w:rPr>
      </w:pPr>
      <w:hyperlink w:anchor="_Toc165126527" w:history="1">
        <w:r w:rsidR="00DF73ED" w:rsidRPr="00535909">
          <w:rPr>
            <w:rStyle w:val="Hipervnculo"/>
            <w:noProof/>
          </w:rPr>
          <w:t>FIGURA 31.-</w:t>
        </w:r>
        <w:r w:rsidR="00DF73ED">
          <w:rPr>
            <w:rFonts w:eastAsiaTheme="minorEastAsia" w:cstheme="minorBidi"/>
            <w:b w:val="0"/>
            <w:bCs w:val="0"/>
            <w:caps w:val="0"/>
            <w:noProof/>
            <w:sz w:val="24"/>
            <w:szCs w:val="24"/>
            <w:lang w:eastAsia="es-ES"/>
          </w:rPr>
          <w:tab/>
        </w:r>
        <w:r w:rsidR="00DF73ED" w:rsidRPr="00535909">
          <w:rPr>
            <w:rStyle w:val="Hipervnculo"/>
            <w:noProof/>
          </w:rPr>
          <w:t>Desarrollo del cronograma del proyecto</w:t>
        </w:r>
        <w:r w:rsidR="00DF73ED">
          <w:rPr>
            <w:noProof/>
            <w:webHidden/>
          </w:rPr>
          <w:tab/>
        </w:r>
        <w:r w:rsidR="00DF73ED">
          <w:rPr>
            <w:noProof/>
            <w:webHidden/>
          </w:rPr>
          <w:fldChar w:fldCharType="begin"/>
        </w:r>
        <w:r w:rsidR="00DF73ED">
          <w:rPr>
            <w:noProof/>
            <w:webHidden/>
          </w:rPr>
          <w:instrText xml:space="preserve"> PAGEREF _Toc165126527 \h </w:instrText>
        </w:r>
        <w:r w:rsidR="00DF73ED">
          <w:rPr>
            <w:noProof/>
            <w:webHidden/>
          </w:rPr>
        </w:r>
        <w:r w:rsidR="00DF73ED">
          <w:rPr>
            <w:noProof/>
            <w:webHidden/>
          </w:rPr>
          <w:fldChar w:fldCharType="separate"/>
        </w:r>
        <w:r w:rsidR="00AB32F0">
          <w:rPr>
            <w:noProof/>
            <w:webHidden/>
          </w:rPr>
          <w:t>122</w:t>
        </w:r>
        <w:r w:rsidR="00DF73ED">
          <w:rPr>
            <w:noProof/>
            <w:webHidden/>
          </w:rPr>
          <w:fldChar w:fldCharType="end"/>
        </w:r>
      </w:hyperlink>
    </w:p>
    <w:p w14:paraId="305C6562" w14:textId="77CCEC9B" w:rsidR="00DF73ED" w:rsidRDefault="00DA24DE">
      <w:pPr>
        <w:pStyle w:val="TDC1"/>
        <w:tabs>
          <w:tab w:val="left" w:pos="1540"/>
          <w:tab w:val="right" w:leader="dot" w:pos="8494"/>
        </w:tabs>
        <w:rPr>
          <w:rFonts w:eastAsiaTheme="minorEastAsia" w:cstheme="minorBidi"/>
          <w:b w:val="0"/>
          <w:bCs w:val="0"/>
          <w:caps w:val="0"/>
          <w:noProof/>
          <w:sz w:val="24"/>
          <w:szCs w:val="24"/>
          <w:lang w:eastAsia="es-ES"/>
        </w:rPr>
      </w:pPr>
      <w:hyperlink w:anchor="_Toc165126528" w:history="1">
        <w:r w:rsidR="00DF73ED" w:rsidRPr="00535909">
          <w:rPr>
            <w:rStyle w:val="Hipervnculo"/>
            <w:noProof/>
          </w:rPr>
          <w:t>FIGURA 32.-</w:t>
        </w:r>
        <w:r w:rsidR="00DF73ED">
          <w:rPr>
            <w:rFonts w:eastAsiaTheme="minorEastAsia" w:cstheme="minorBidi"/>
            <w:b w:val="0"/>
            <w:bCs w:val="0"/>
            <w:caps w:val="0"/>
            <w:noProof/>
            <w:sz w:val="24"/>
            <w:szCs w:val="24"/>
            <w:lang w:eastAsia="es-ES"/>
          </w:rPr>
          <w:tab/>
        </w:r>
        <w:r w:rsidR="00DF73ED" w:rsidRPr="00535909">
          <w:rPr>
            <w:rStyle w:val="Hipervnculo"/>
            <w:noProof/>
          </w:rPr>
          <w:t>Control del cronograma del proyecto</w:t>
        </w:r>
        <w:r w:rsidR="00DF73ED">
          <w:rPr>
            <w:noProof/>
            <w:webHidden/>
          </w:rPr>
          <w:tab/>
        </w:r>
        <w:r w:rsidR="00DF73ED">
          <w:rPr>
            <w:noProof/>
            <w:webHidden/>
          </w:rPr>
          <w:fldChar w:fldCharType="begin"/>
        </w:r>
        <w:r w:rsidR="00DF73ED">
          <w:rPr>
            <w:noProof/>
            <w:webHidden/>
          </w:rPr>
          <w:instrText xml:space="preserve"> PAGEREF _Toc165126528 \h </w:instrText>
        </w:r>
        <w:r w:rsidR="00DF73ED">
          <w:rPr>
            <w:noProof/>
            <w:webHidden/>
          </w:rPr>
        </w:r>
        <w:r w:rsidR="00DF73ED">
          <w:rPr>
            <w:noProof/>
            <w:webHidden/>
          </w:rPr>
          <w:fldChar w:fldCharType="separate"/>
        </w:r>
        <w:r w:rsidR="00AB32F0">
          <w:rPr>
            <w:noProof/>
            <w:webHidden/>
          </w:rPr>
          <w:t>122</w:t>
        </w:r>
        <w:r w:rsidR="00DF73ED">
          <w:rPr>
            <w:noProof/>
            <w:webHidden/>
          </w:rPr>
          <w:fldChar w:fldCharType="end"/>
        </w:r>
      </w:hyperlink>
    </w:p>
    <w:p w14:paraId="63AA1F9D" w14:textId="45829749" w:rsidR="00DF73ED" w:rsidRDefault="00DA24DE">
      <w:pPr>
        <w:pStyle w:val="TDC1"/>
        <w:tabs>
          <w:tab w:val="left" w:pos="1540"/>
          <w:tab w:val="right" w:leader="dot" w:pos="8494"/>
        </w:tabs>
        <w:rPr>
          <w:rFonts w:eastAsiaTheme="minorEastAsia" w:cstheme="minorBidi"/>
          <w:b w:val="0"/>
          <w:bCs w:val="0"/>
          <w:caps w:val="0"/>
          <w:noProof/>
          <w:sz w:val="24"/>
          <w:szCs w:val="24"/>
          <w:lang w:eastAsia="es-ES"/>
        </w:rPr>
      </w:pPr>
      <w:hyperlink w:anchor="_Toc165126529" w:history="1">
        <w:r w:rsidR="00DF73ED" w:rsidRPr="00535909">
          <w:rPr>
            <w:rStyle w:val="Hipervnculo"/>
            <w:noProof/>
          </w:rPr>
          <w:t>FIGURA 33.-</w:t>
        </w:r>
        <w:r w:rsidR="00DF73ED">
          <w:rPr>
            <w:rFonts w:eastAsiaTheme="minorEastAsia" w:cstheme="minorBidi"/>
            <w:b w:val="0"/>
            <w:bCs w:val="0"/>
            <w:caps w:val="0"/>
            <w:noProof/>
            <w:sz w:val="24"/>
            <w:szCs w:val="24"/>
            <w:lang w:eastAsia="es-ES"/>
          </w:rPr>
          <w:tab/>
        </w:r>
        <w:r w:rsidR="00DF73ED" w:rsidRPr="00535909">
          <w:rPr>
            <w:rStyle w:val="Hipervnculo"/>
            <w:noProof/>
          </w:rPr>
          <w:t>Ejemplo de gráfica de valor ganado</w:t>
        </w:r>
        <w:r w:rsidR="00DF73ED">
          <w:rPr>
            <w:noProof/>
            <w:webHidden/>
          </w:rPr>
          <w:tab/>
        </w:r>
        <w:r w:rsidR="00DF73ED">
          <w:rPr>
            <w:noProof/>
            <w:webHidden/>
          </w:rPr>
          <w:fldChar w:fldCharType="begin"/>
        </w:r>
        <w:r w:rsidR="00DF73ED">
          <w:rPr>
            <w:noProof/>
            <w:webHidden/>
          </w:rPr>
          <w:instrText xml:space="preserve"> PAGEREF _Toc165126529 \h </w:instrText>
        </w:r>
        <w:r w:rsidR="00DF73ED">
          <w:rPr>
            <w:noProof/>
            <w:webHidden/>
          </w:rPr>
        </w:r>
        <w:r w:rsidR="00DF73ED">
          <w:rPr>
            <w:noProof/>
            <w:webHidden/>
          </w:rPr>
          <w:fldChar w:fldCharType="separate"/>
        </w:r>
        <w:r w:rsidR="00AB32F0">
          <w:rPr>
            <w:noProof/>
            <w:webHidden/>
          </w:rPr>
          <w:t>132</w:t>
        </w:r>
        <w:r w:rsidR="00DF73ED">
          <w:rPr>
            <w:noProof/>
            <w:webHidden/>
          </w:rPr>
          <w:fldChar w:fldCharType="end"/>
        </w:r>
      </w:hyperlink>
    </w:p>
    <w:p w14:paraId="108BC106" w14:textId="216264B9" w:rsidR="00DF73ED" w:rsidRDefault="00DA24DE">
      <w:pPr>
        <w:pStyle w:val="TDC1"/>
        <w:tabs>
          <w:tab w:val="left" w:pos="1540"/>
          <w:tab w:val="right" w:leader="dot" w:pos="8494"/>
        </w:tabs>
        <w:rPr>
          <w:rFonts w:eastAsiaTheme="minorEastAsia" w:cstheme="minorBidi"/>
          <w:b w:val="0"/>
          <w:bCs w:val="0"/>
          <w:caps w:val="0"/>
          <w:noProof/>
          <w:sz w:val="24"/>
          <w:szCs w:val="24"/>
          <w:lang w:eastAsia="es-ES"/>
        </w:rPr>
      </w:pPr>
      <w:hyperlink w:anchor="_Toc165126530" w:history="1">
        <w:r w:rsidR="00DF73ED" w:rsidRPr="00535909">
          <w:rPr>
            <w:rStyle w:val="Hipervnculo"/>
            <w:noProof/>
          </w:rPr>
          <w:t>FIGURA 34.-</w:t>
        </w:r>
        <w:r w:rsidR="00DF73ED">
          <w:rPr>
            <w:rFonts w:eastAsiaTheme="minorEastAsia" w:cstheme="minorBidi"/>
            <w:b w:val="0"/>
            <w:bCs w:val="0"/>
            <w:caps w:val="0"/>
            <w:noProof/>
            <w:sz w:val="24"/>
            <w:szCs w:val="24"/>
            <w:lang w:eastAsia="es-ES"/>
          </w:rPr>
          <w:tab/>
        </w:r>
        <w:r w:rsidR="00DF73ED" w:rsidRPr="00535909">
          <w:rPr>
            <w:rStyle w:val="Hipervnculo"/>
            <w:noProof/>
          </w:rPr>
          <w:t>Planificación de la calidad del proyecto</w:t>
        </w:r>
        <w:r w:rsidR="00DF73ED">
          <w:rPr>
            <w:noProof/>
            <w:webHidden/>
          </w:rPr>
          <w:tab/>
        </w:r>
        <w:r w:rsidR="00DF73ED">
          <w:rPr>
            <w:noProof/>
            <w:webHidden/>
          </w:rPr>
          <w:fldChar w:fldCharType="begin"/>
        </w:r>
        <w:r w:rsidR="00DF73ED">
          <w:rPr>
            <w:noProof/>
            <w:webHidden/>
          </w:rPr>
          <w:instrText xml:space="preserve"> PAGEREF _Toc165126530 \h </w:instrText>
        </w:r>
        <w:r w:rsidR="00DF73ED">
          <w:rPr>
            <w:noProof/>
            <w:webHidden/>
          </w:rPr>
        </w:r>
        <w:r w:rsidR="00DF73ED">
          <w:rPr>
            <w:noProof/>
            <w:webHidden/>
          </w:rPr>
          <w:fldChar w:fldCharType="separate"/>
        </w:r>
        <w:r w:rsidR="00AB32F0">
          <w:rPr>
            <w:noProof/>
            <w:webHidden/>
          </w:rPr>
          <w:t>133</w:t>
        </w:r>
        <w:r w:rsidR="00DF73ED">
          <w:rPr>
            <w:noProof/>
            <w:webHidden/>
          </w:rPr>
          <w:fldChar w:fldCharType="end"/>
        </w:r>
      </w:hyperlink>
    </w:p>
    <w:p w14:paraId="5C78C7BD" w14:textId="73EC31F4" w:rsidR="00DF73ED" w:rsidRDefault="00DA24DE">
      <w:pPr>
        <w:pStyle w:val="TDC1"/>
        <w:tabs>
          <w:tab w:val="left" w:pos="1540"/>
          <w:tab w:val="right" w:leader="dot" w:pos="8494"/>
        </w:tabs>
        <w:rPr>
          <w:rFonts w:eastAsiaTheme="minorEastAsia" w:cstheme="minorBidi"/>
          <w:b w:val="0"/>
          <w:bCs w:val="0"/>
          <w:caps w:val="0"/>
          <w:noProof/>
          <w:sz w:val="24"/>
          <w:szCs w:val="24"/>
          <w:lang w:eastAsia="es-ES"/>
        </w:rPr>
      </w:pPr>
      <w:hyperlink w:anchor="_Toc165126531" w:history="1">
        <w:r w:rsidR="00DF73ED" w:rsidRPr="00535909">
          <w:rPr>
            <w:rStyle w:val="Hipervnculo"/>
            <w:noProof/>
          </w:rPr>
          <w:t>FIGURA 35.-</w:t>
        </w:r>
        <w:r w:rsidR="00DF73ED">
          <w:rPr>
            <w:rFonts w:eastAsiaTheme="minorEastAsia" w:cstheme="minorBidi"/>
            <w:b w:val="0"/>
            <w:bCs w:val="0"/>
            <w:caps w:val="0"/>
            <w:noProof/>
            <w:sz w:val="24"/>
            <w:szCs w:val="24"/>
            <w:lang w:eastAsia="es-ES"/>
          </w:rPr>
          <w:tab/>
        </w:r>
        <w:r w:rsidR="00DF73ED" w:rsidRPr="00535909">
          <w:rPr>
            <w:rStyle w:val="Hipervnculo"/>
            <w:noProof/>
          </w:rPr>
          <w:t>Aseguramiento de la calidad del proyecto</w:t>
        </w:r>
        <w:r w:rsidR="00DF73ED">
          <w:rPr>
            <w:noProof/>
            <w:webHidden/>
          </w:rPr>
          <w:tab/>
        </w:r>
        <w:r w:rsidR="00DF73ED">
          <w:rPr>
            <w:noProof/>
            <w:webHidden/>
          </w:rPr>
          <w:fldChar w:fldCharType="begin"/>
        </w:r>
        <w:r w:rsidR="00DF73ED">
          <w:rPr>
            <w:noProof/>
            <w:webHidden/>
          </w:rPr>
          <w:instrText xml:space="preserve"> PAGEREF _Toc165126531 \h </w:instrText>
        </w:r>
        <w:r w:rsidR="00DF73ED">
          <w:rPr>
            <w:noProof/>
            <w:webHidden/>
          </w:rPr>
        </w:r>
        <w:r w:rsidR="00DF73ED">
          <w:rPr>
            <w:noProof/>
            <w:webHidden/>
          </w:rPr>
          <w:fldChar w:fldCharType="separate"/>
        </w:r>
        <w:r w:rsidR="00AB32F0">
          <w:rPr>
            <w:noProof/>
            <w:webHidden/>
          </w:rPr>
          <w:t>133</w:t>
        </w:r>
        <w:r w:rsidR="00DF73ED">
          <w:rPr>
            <w:noProof/>
            <w:webHidden/>
          </w:rPr>
          <w:fldChar w:fldCharType="end"/>
        </w:r>
      </w:hyperlink>
    </w:p>
    <w:p w14:paraId="20937F38" w14:textId="47BB80D8" w:rsidR="00DF73ED" w:rsidRDefault="00DA24DE">
      <w:pPr>
        <w:pStyle w:val="TDC1"/>
        <w:tabs>
          <w:tab w:val="left" w:pos="1540"/>
          <w:tab w:val="right" w:leader="dot" w:pos="8494"/>
        </w:tabs>
        <w:rPr>
          <w:rFonts w:eastAsiaTheme="minorEastAsia" w:cstheme="minorBidi"/>
          <w:b w:val="0"/>
          <w:bCs w:val="0"/>
          <w:caps w:val="0"/>
          <w:noProof/>
          <w:sz w:val="24"/>
          <w:szCs w:val="24"/>
          <w:lang w:eastAsia="es-ES"/>
        </w:rPr>
      </w:pPr>
      <w:hyperlink w:anchor="_Toc165126532" w:history="1">
        <w:r w:rsidR="00DF73ED" w:rsidRPr="00535909">
          <w:rPr>
            <w:rStyle w:val="Hipervnculo"/>
            <w:noProof/>
          </w:rPr>
          <w:t>FIGURA 36.-</w:t>
        </w:r>
        <w:r w:rsidR="00DF73ED">
          <w:rPr>
            <w:rFonts w:eastAsiaTheme="minorEastAsia" w:cstheme="minorBidi"/>
            <w:b w:val="0"/>
            <w:bCs w:val="0"/>
            <w:caps w:val="0"/>
            <w:noProof/>
            <w:sz w:val="24"/>
            <w:szCs w:val="24"/>
            <w:lang w:eastAsia="es-ES"/>
          </w:rPr>
          <w:tab/>
        </w:r>
        <w:r w:rsidR="00DF73ED" w:rsidRPr="00535909">
          <w:rPr>
            <w:rStyle w:val="Hipervnculo"/>
            <w:noProof/>
          </w:rPr>
          <w:t>Control de calidad del proyecto</w:t>
        </w:r>
        <w:r w:rsidR="00DF73ED">
          <w:rPr>
            <w:noProof/>
            <w:webHidden/>
          </w:rPr>
          <w:tab/>
        </w:r>
        <w:r w:rsidR="00DF73ED">
          <w:rPr>
            <w:noProof/>
            <w:webHidden/>
          </w:rPr>
          <w:fldChar w:fldCharType="begin"/>
        </w:r>
        <w:r w:rsidR="00DF73ED">
          <w:rPr>
            <w:noProof/>
            <w:webHidden/>
          </w:rPr>
          <w:instrText xml:space="preserve"> PAGEREF _Toc165126532 \h </w:instrText>
        </w:r>
        <w:r w:rsidR="00DF73ED">
          <w:rPr>
            <w:noProof/>
            <w:webHidden/>
          </w:rPr>
        </w:r>
        <w:r w:rsidR="00DF73ED">
          <w:rPr>
            <w:noProof/>
            <w:webHidden/>
          </w:rPr>
          <w:fldChar w:fldCharType="separate"/>
        </w:r>
        <w:r w:rsidR="00AB32F0">
          <w:rPr>
            <w:noProof/>
            <w:webHidden/>
          </w:rPr>
          <w:t>134</w:t>
        </w:r>
        <w:r w:rsidR="00DF73ED">
          <w:rPr>
            <w:noProof/>
            <w:webHidden/>
          </w:rPr>
          <w:fldChar w:fldCharType="end"/>
        </w:r>
      </w:hyperlink>
    </w:p>
    <w:p w14:paraId="55844DDA" w14:textId="705CA291" w:rsidR="00DF73ED" w:rsidRDefault="00DA24DE">
      <w:pPr>
        <w:pStyle w:val="TDC1"/>
        <w:tabs>
          <w:tab w:val="left" w:pos="1540"/>
          <w:tab w:val="right" w:leader="dot" w:pos="8494"/>
        </w:tabs>
        <w:rPr>
          <w:rFonts w:eastAsiaTheme="minorEastAsia" w:cstheme="minorBidi"/>
          <w:b w:val="0"/>
          <w:bCs w:val="0"/>
          <w:caps w:val="0"/>
          <w:noProof/>
          <w:sz w:val="24"/>
          <w:szCs w:val="24"/>
          <w:lang w:eastAsia="es-ES"/>
        </w:rPr>
      </w:pPr>
      <w:hyperlink w:anchor="_Toc165126533" w:history="1">
        <w:r w:rsidR="00DF73ED" w:rsidRPr="00535909">
          <w:rPr>
            <w:rStyle w:val="Hipervnculo"/>
            <w:noProof/>
          </w:rPr>
          <w:t>FIGURA 37.-</w:t>
        </w:r>
        <w:r w:rsidR="00DF73ED">
          <w:rPr>
            <w:rFonts w:eastAsiaTheme="minorEastAsia" w:cstheme="minorBidi"/>
            <w:b w:val="0"/>
            <w:bCs w:val="0"/>
            <w:caps w:val="0"/>
            <w:noProof/>
            <w:sz w:val="24"/>
            <w:szCs w:val="24"/>
            <w:lang w:eastAsia="es-ES"/>
          </w:rPr>
          <w:tab/>
        </w:r>
        <w:r w:rsidR="00DF73ED" w:rsidRPr="00535909">
          <w:rPr>
            <w:rStyle w:val="Hipervnculo"/>
            <w:noProof/>
          </w:rPr>
          <w:t>Flujo de comunicación para cambio en el proyecto</w:t>
        </w:r>
        <w:r w:rsidR="00DF73ED">
          <w:rPr>
            <w:noProof/>
            <w:webHidden/>
          </w:rPr>
          <w:tab/>
        </w:r>
        <w:r w:rsidR="00DF73ED">
          <w:rPr>
            <w:noProof/>
            <w:webHidden/>
          </w:rPr>
          <w:fldChar w:fldCharType="begin"/>
        </w:r>
        <w:r w:rsidR="00DF73ED">
          <w:rPr>
            <w:noProof/>
            <w:webHidden/>
          </w:rPr>
          <w:instrText xml:space="preserve"> PAGEREF _Toc165126533 \h </w:instrText>
        </w:r>
        <w:r w:rsidR="00DF73ED">
          <w:rPr>
            <w:noProof/>
            <w:webHidden/>
          </w:rPr>
        </w:r>
        <w:r w:rsidR="00DF73ED">
          <w:rPr>
            <w:noProof/>
            <w:webHidden/>
          </w:rPr>
          <w:fldChar w:fldCharType="separate"/>
        </w:r>
        <w:r w:rsidR="00AB32F0">
          <w:rPr>
            <w:noProof/>
            <w:webHidden/>
          </w:rPr>
          <w:t>141</w:t>
        </w:r>
        <w:r w:rsidR="00DF73ED">
          <w:rPr>
            <w:noProof/>
            <w:webHidden/>
          </w:rPr>
          <w:fldChar w:fldCharType="end"/>
        </w:r>
      </w:hyperlink>
    </w:p>
    <w:p w14:paraId="4FAB7B1D" w14:textId="17AF19A5" w:rsidR="00DF73ED" w:rsidRDefault="00DA24DE">
      <w:pPr>
        <w:pStyle w:val="TDC1"/>
        <w:tabs>
          <w:tab w:val="left" w:pos="1540"/>
          <w:tab w:val="right" w:leader="dot" w:pos="8494"/>
        </w:tabs>
        <w:rPr>
          <w:rFonts w:eastAsiaTheme="minorEastAsia" w:cstheme="minorBidi"/>
          <w:b w:val="0"/>
          <w:bCs w:val="0"/>
          <w:caps w:val="0"/>
          <w:noProof/>
          <w:sz w:val="24"/>
          <w:szCs w:val="24"/>
          <w:lang w:eastAsia="es-ES"/>
        </w:rPr>
      </w:pPr>
      <w:hyperlink w:anchor="_Toc165126534" w:history="1">
        <w:r w:rsidR="00DF73ED" w:rsidRPr="00535909">
          <w:rPr>
            <w:rStyle w:val="Hipervnculo"/>
            <w:noProof/>
          </w:rPr>
          <w:t>FIGURA 38.-</w:t>
        </w:r>
        <w:r w:rsidR="00DF73ED">
          <w:rPr>
            <w:rFonts w:eastAsiaTheme="minorEastAsia" w:cstheme="minorBidi"/>
            <w:b w:val="0"/>
            <w:bCs w:val="0"/>
            <w:caps w:val="0"/>
            <w:noProof/>
            <w:sz w:val="24"/>
            <w:szCs w:val="24"/>
            <w:lang w:eastAsia="es-ES"/>
          </w:rPr>
          <w:tab/>
        </w:r>
        <w:r w:rsidR="00DF73ED" w:rsidRPr="00535909">
          <w:rPr>
            <w:rStyle w:val="Hipervnculo"/>
            <w:noProof/>
          </w:rPr>
          <w:t>Flujo de comunicación del estado actual del proyecto</w:t>
        </w:r>
        <w:r w:rsidR="00DF73ED">
          <w:rPr>
            <w:noProof/>
            <w:webHidden/>
          </w:rPr>
          <w:tab/>
        </w:r>
        <w:r w:rsidR="00DF73ED">
          <w:rPr>
            <w:noProof/>
            <w:webHidden/>
          </w:rPr>
          <w:fldChar w:fldCharType="begin"/>
        </w:r>
        <w:r w:rsidR="00DF73ED">
          <w:rPr>
            <w:noProof/>
            <w:webHidden/>
          </w:rPr>
          <w:instrText xml:space="preserve"> PAGEREF _Toc165126534 \h </w:instrText>
        </w:r>
        <w:r w:rsidR="00DF73ED">
          <w:rPr>
            <w:noProof/>
            <w:webHidden/>
          </w:rPr>
        </w:r>
        <w:r w:rsidR="00DF73ED">
          <w:rPr>
            <w:noProof/>
            <w:webHidden/>
          </w:rPr>
          <w:fldChar w:fldCharType="separate"/>
        </w:r>
        <w:r w:rsidR="00AB32F0">
          <w:rPr>
            <w:noProof/>
            <w:webHidden/>
          </w:rPr>
          <w:t>141</w:t>
        </w:r>
        <w:r w:rsidR="00DF73ED">
          <w:rPr>
            <w:noProof/>
            <w:webHidden/>
          </w:rPr>
          <w:fldChar w:fldCharType="end"/>
        </w:r>
      </w:hyperlink>
    </w:p>
    <w:p w14:paraId="009ED5FD" w14:textId="0C5CE2D4" w:rsidR="00DF73ED" w:rsidRDefault="00DA24DE">
      <w:pPr>
        <w:pStyle w:val="TDC1"/>
        <w:tabs>
          <w:tab w:val="left" w:pos="1540"/>
          <w:tab w:val="right" w:leader="dot" w:pos="8494"/>
        </w:tabs>
        <w:rPr>
          <w:rFonts w:eastAsiaTheme="minorEastAsia" w:cstheme="minorBidi"/>
          <w:b w:val="0"/>
          <w:bCs w:val="0"/>
          <w:caps w:val="0"/>
          <w:noProof/>
          <w:sz w:val="24"/>
          <w:szCs w:val="24"/>
          <w:lang w:eastAsia="es-ES"/>
        </w:rPr>
      </w:pPr>
      <w:hyperlink w:anchor="_Toc165126535" w:history="1">
        <w:r w:rsidR="00DF73ED" w:rsidRPr="00535909">
          <w:rPr>
            <w:rStyle w:val="Hipervnculo"/>
            <w:noProof/>
          </w:rPr>
          <w:t>FIGURA 39.-</w:t>
        </w:r>
        <w:r w:rsidR="00DF73ED">
          <w:rPr>
            <w:rFonts w:eastAsiaTheme="minorEastAsia" w:cstheme="minorBidi"/>
            <w:b w:val="0"/>
            <w:bCs w:val="0"/>
            <w:caps w:val="0"/>
            <w:noProof/>
            <w:sz w:val="24"/>
            <w:szCs w:val="24"/>
            <w:lang w:eastAsia="es-ES"/>
          </w:rPr>
          <w:tab/>
        </w:r>
        <w:r w:rsidR="00DF73ED" w:rsidRPr="00535909">
          <w:rPr>
            <w:rStyle w:val="Hipervnculo"/>
            <w:noProof/>
          </w:rPr>
          <w:t>Flujo de comunicación de resultado de pruebas</w:t>
        </w:r>
        <w:r w:rsidR="00DF73ED">
          <w:rPr>
            <w:noProof/>
            <w:webHidden/>
          </w:rPr>
          <w:tab/>
        </w:r>
        <w:r w:rsidR="00DF73ED">
          <w:rPr>
            <w:noProof/>
            <w:webHidden/>
          </w:rPr>
          <w:fldChar w:fldCharType="begin"/>
        </w:r>
        <w:r w:rsidR="00DF73ED">
          <w:rPr>
            <w:noProof/>
            <w:webHidden/>
          </w:rPr>
          <w:instrText xml:space="preserve"> PAGEREF _Toc165126535 \h </w:instrText>
        </w:r>
        <w:r w:rsidR="00DF73ED">
          <w:rPr>
            <w:noProof/>
            <w:webHidden/>
          </w:rPr>
        </w:r>
        <w:r w:rsidR="00DF73ED">
          <w:rPr>
            <w:noProof/>
            <w:webHidden/>
          </w:rPr>
          <w:fldChar w:fldCharType="separate"/>
        </w:r>
        <w:r w:rsidR="00AB32F0">
          <w:rPr>
            <w:noProof/>
            <w:webHidden/>
          </w:rPr>
          <w:t>141</w:t>
        </w:r>
        <w:r w:rsidR="00DF73ED">
          <w:rPr>
            <w:noProof/>
            <w:webHidden/>
          </w:rPr>
          <w:fldChar w:fldCharType="end"/>
        </w:r>
      </w:hyperlink>
    </w:p>
    <w:p w14:paraId="68840534" w14:textId="7B6E4B77" w:rsidR="00DF73ED" w:rsidRDefault="00DA24DE">
      <w:pPr>
        <w:pStyle w:val="TDC1"/>
        <w:tabs>
          <w:tab w:val="left" w:pos="1540"/>
          <w:tab w:val="right" w:leader="dot" w:pos="8494"/>
        </w:tabs>
        <w:rPr>
          <w:rFonts w:eastAsiaTheme="minorEastAsia" w:cstheme="minorBidi"/>
          <w:b w:val="0"/>
          <w:bCs w:val="0"/>
          <w:caps w:val="0"/>
          <w:noProof/>
          <w:sz w:val="24"/>
          <w:szCs w:val="24"/>
          <w:lang w:eastAsia="es-ES"/>
        </w:rPr>
      </w:pPr>
      <w:hyperlink w:anchor="_Toc165126536" w:history="1">
        <w:r w:rsidR="00DF73ED" w:rsidRPr="00535909">
          <w:rPr>
            <w:rStyle w:val="Hipervnculo"/>
            <w:noProof/>
          </w:rPr>
          <w:t>FIGURA 40.-</w:t>
        </w:r>
        <w:r w:rsidR="00DF73ED">
          <w:rPr>
            <w:rFonts w:eastAsiaTheme="minorEastAsia" w:cstheme="minorBidi"/>
            <w:b w:val="0"/>
            <w:bCs w:val="0"/>
            <w:caps w:val="0"/>
            <w:noProof/>
            <w:sz w:val="24"/>
            <w:szCs w:val="24"/>
            <w:lang w:eastAsia="es-ES"/>
          </w:rPr>
          <w:tab/>
        </w:r>
        <w:r w:rsidR="00DF73ED" w:rsidRPr="00535909">
          <w:rPr>
            <w:rStyle w:val="Hipervnculo"/>
            <w:noProof/>
          </w:rPr>
          <w:t>Flujo de comunicación de fin de proyecto</w:t>
        </w:r>
        <w:r w:rsidR="00DF73ED">
          <w:rPr>
            <w:noProof/>
            <w:webHidden/>
          </w:rPr>
          <w:tab/>
        </w:r>
        <w:r w:rsidR="00DF73ED">
          <w:rPr>
            <w:noProof/>
            <w:webHidden/>
          </w:rPr>
          <w:fldChar w:fldCharType="begin"/>
        </w:r>
        <w:r w:rsidR="00DF73ED">
          <w:rPr>
            <w:noProof/>
            <w:webHidden/>
          </w:rPr>
          <w:instrText xml:space="preserve"> PAGEREF _Toc165126536 \h </w:instrText>
        </w:r>
        <w:r w:rsidR="00DF73ED">
          <w:rPr>
            <w:noProof/>
            <w:webHidden/>
          </w:rPr>
        </w:r>
        <w:r w:rsidR="00DF73ED">
          <w:rPr>
            <w:noProof/>
            <w:webHidden/>
          </w:rPr>
          <w:fldChar w:fldCharType="separate"/>
        </w:r>
        <w:r w:rsidR="00AB32F0">
          <w:rPr>
            <w:noProof/>
            <w:webHidden/>
          </w:rPr>
          <w:t>141</w:t>
        </w:r>
        <w:r w:rsidR="00DF73ED">
          <w:rPr>
            <w:noProof/>
            <w:webHidden/>
          </w:rPr>
          <w:fldChar w:fldCharType="end"/>
        </w:r>
      </w:hyperlink>
    </w:p>
    <w:p w14:paraId="2BC881DF" w14:textId="553A143F" w:rsidR="00DF73ED" w:rsidRDefault="00DA24DE">
      <w:pPr>
        <w:pStyle w:val="TDC1"/>
        <w:tabs>
          <w:tab w:val="left" w:pos="1540"/>
          <w:tab w:val="right" w:leader="dot" w:pos="8494"/>
        </w:tabs>
        <w:rPr>
          <w:rFonts w:eastAsiaTheme="minorEastAsia" w:cstheme="minorBidi"/>
          <w:b w:val="0"/>
          <w:bCs w:val="0"/>
          <w:caps w:val="0"/>
          <w:noProof/>
          <w:sz w:val="24"/>
          <w:szCs w:val="24"/>
          <w:lang w:eastAsia="es-ES"/>
        </w:rPr>
      </w:pPr>
      <w:hyperlink w:anchor="_Toc165126537" w:history="1">
        <w:r w:rsidR="00DF73ED" w:rsidRPr="00535909">
          <w:rPr>
            <w:rStyle w:val="Hipervnculo"/>
            <w:noProof/>
          </w:rPr>
          <w:t>FIGURA 41.-</w:t>
        </w:r>
        <w:r w:rsidR="00DF73ED">
          <w:rPr>
            <w:rFonts w:eastAsiaTheme="minorEastAsia" w:cstheme="minorBidi"/>
            <w:b w:val="0"/>
            <w:bCs w:val="0"/>
            <w:caps w:val="0"/>
            <w:noProof/>
            <w:sz w:val="24"/>
            <w:szCs w:val="24"/>
            <w:lang w:eastAsia="es-ES"/>
          </w:rPr>
          <w:tab/>
        </w:r>
        <w:r w:rsidR="00DF73ED" w:rsidRPr="00535909">
          <w:rPr>
            <w:rStyle w:val="Hipervnculo"/>
            <w:noProof/>
          </w:rPr>
          <w:t>Flujo de comunicación cambio en la legislación</w:t>
        </w:r>
        <w:r w:rsidR="00DF73ED">
          <w:rPr>
            <w:noProof/>
            <w:webHidden/>
          </w:rPr>
          <w:tab/>
        </w:r>
        <w:r w:rsidR="00DF73ED">
          <w:rPr>
            <w:noProof/>
            <w:webHidden/>
          </w:rPr>
          <w:fldChar w:fldCharType="begin"/>
        </w:r>
        <w:r w:rsidR="00DF73ED">
          <w:rPr>
            <w:noProof/>
            <w:webHidden/>
          </w:rPr>
          <w:instrText xml:space="preserve"> PAGEREF _Toc165126537 \h </w:instrText>
        </w:r>
        <w:r w:rsidR="00DF73ED">
          <w:rPr>
            <w:noProof/>
            <w:webHidden/>
          </w:rPr>
        </w:r>
        <w:r w:rsidR="00DF73ED">
          <w:rPr>
            <w:noProof/>
            <w:webHidden/>
          </w:rPr>
          <w:fldChar w:fldCharType="separate"/>
        </w:r>
        <w:r w:rsidR="00AB32F0">
          <w:rPr>
            <w:noProof/>
            <w:webHidden/>
          </w:rPr>
          <w:t>142</w:t>
        </w:r>
        <w:r w:rsidR="00DF73ED">
          <w:rPr>
            <w:noProof/>
            <w:webHidden/>
          </w:rPr>
          <w:fldChar w:fldCharType="end"/>
        </w:r>
      </w:hyperlink>
    </w:p>
    <w:p w14:paraId="462B0F1E" w14:textId="77E06FA5" w:rsidR="00DF73ED" w:rsidRDefault="00DA24DE">
      <w:pPr>
        <w:pStyle w:val="TDC1"/>
        <w:tabs>
          <w:tab w:val="left" w:pos="1540"/>
          <w:tab w:val="right" w:leader="dot" w:pos="8494"/>
        </w:tabs>
        <w:rPr>
          <w:rFonts w:eastAsiaTheme="minorEastAsia" w:cstheme="minorBidi"/>
          <w:b w:val="0"/>
          <w:bCs w:val="0"/>
          <w:caps w:val="0"/>
          <w:noProof/>
          <w:sz w:val="24"/>
          <w:szCs w:val="24"/>
          <w:lang w:eastAsia="es-ES"/>
        </w:rPr>
      </w:pPr>
      <w:hyperlink w:anchor="_Toc165126538" w:history="1">
        <w:r w:rsidR="00DF73ED" w:rsidRPr="00535909">
          <w:rPr>
            <w:rStyle w:val="Hipervnculo"/>
            <w:noProof/>
          </w:rPr>
          <w:t>FIGURA 42.-</w:t>
        </w:r>
        <w:r w:rsidR="00DF73ED">
          <w:rPr>
            <w:rFonts w:eastAsiaTheme="minorEastAsia" w:cstheme="minorBidi"/>
            <w:b w:val="0"/>
            <w:bCs w:val="0"/>
            <w:caps w:val="0"/>
            <w:noProof/>
            <w:sz w:val="24"/>
            <w:szCs w:val="24"/>
            <w:lang w:eastAsia="es-ES"/>
          </w:rPr>
          <w:tab/>
        </w:r>
        <w:r w:rsidR="00DF73ED" w:rsidRPr="00535909">
          <w:rPr>
            <w:rStyle w:val="Hipervnculo"/>
            <w:noProof/>
          </w:rPr>
          <w:t>Metodología gestión de riesgos</w:t>
        </w:r>
        <w:r w:rsidR="00DF73ED">
          <w:rPr>
            <w:noProof/>
            <w:webHidden/>
          </w:rPr>
          <w:tab/>
        </w:r>
        <w:r w:rsidR="00DF73ED">
          <w:rPr>
            <w:noProof/>
            <w:webHidden/>
          </w:rPr>
          <w:fldChar w:fldCharType="begin"/>
        </w:r>
        <w:r w:rsidR="00DF73ED">
          <w:rPr>
            <w:noProof/>
            <w:webHidden/>
          </w:rPr>
          <w:instrText xml:space="preserve"> PAGEREF _Toc165126538 \h </w:instrText>
        </w:r>
        <w:r w:rsidR="00DF73ED">
          <w:rPr>
            <w:noProof/>
            <w:webHidden/>
          </w:rPr>
        </w:r>
        <w:r w:rsidR="00DF73ED">
          <w:rPr>
            <w:noProof/>
            <w:webHidden/>
          </w:rPr>
          <w:fldChar w:fldCharType="separate"/>
        </w:r>
        <w:r w:rsidR="00AB32F0">
          <w:rPr>
            <w:noProof/>
            <w:webHidden/>
          </w:rPr>
          <w:t>143</w:t>
        </w:r>
        <w:r w:rsidR="00DF73ED">
          <w:rPr>
            <w:noProof/>
            <w:webHidden/>
          </w:rPr>
          <w:fldChar w:fldCharType="end"/>
        </w:r>
      </w:hyperlink>
    </w:p>
    <w:p w14:paraId="7CEFDA32" w14:textId="3361F80E" w:rsidR="00DF73ED" w:rsidRDefault="00DA24DE">
      <w:pPr>
        <w:pStyle w:val="TDC1"/>
        <w:tabs>
          <w:tab w:val="left" w:pos="1540"/>
          <w:tab w:val="right" w:leader="dot" w:pos="8494"/>
        </w:tabs>
        <w:rPr>
          <w:rFonts w:eastAsiaTheme="minorEastAsia" w:cstheme="minorBidi"/>
          <w:b w:val="0"/>
          <w:bCs w:val="0"/>
          <w:caps w:val="0"/>
          <w:noProof/>
          <w:sz w:val="24"/>
          <w:szCs w:val="24"/>
          <w:lang w:eastAsia="es-ES"/>
        </w:rPr>
      </w:pPr>
      <w:hyperlink w:anchor="_Toc165126539" w:history="1">
        <w:r w:rsidR="00DF73ED" w:rsidRPr="00535909">
          <w:rPr>
            <w:rStyle w:val="Hipervnculo"/>
            <w:noProof/>
          </w:rPr>
          <w:t>FIGURA 43.-</w:t>
        </w:r>
        <w:r w:rsidR="00DF73ED">
          <w:rPr>
            <w:rFonts w:eastAsiaTheme="minorEastAsia" w:cstheme="minorBidi"/>
            <w:b w:val="0"/>
            <w:bCs w:val="0"/>
            <w:caps w:val="0"/>
            <w:noProof/>
            <w:sz w:val="24"/>
            <w:szCs w:val="24"/>
            <w:lang w:eastAsia="es-ES"/>
          </w:rPr>
          <w:tab/>
        </w:r>
        <w:r w:rsidR="00DF73ED" w:rsidRPr="00535909">
          <w:rPr>
            <w:rStyle w:val="Hipervnculo"/>
            <w:noProof/>
          </w:rPr>
          <w:t>Categorías representadas en el RBS del proyecto (PMBOK, 2013)</w:t>
        </w:r>
        <w:r w:rsidR="00DF73ED">
          <w:rPr>
            <w:noProof/>
            <w:webHidden/>
          </w:rPr>
          <w:tab/>
        </w:r>
        <w:r w:rsidR="00DF73ED">
          <w:rPr>
            <w:noProof/>
            <w:webHidden/>
          </w:rPr>
          <w:fldChar w:fldCharType="begin"/>
        </w:r>
        <w:r w:rsidR="00DF73ED">
          <w:rPr>
            <w:noProof/>
            <w:webHidden/>
          </w:rPr>
          <w:instrText xml:space="preserve"> PAGEREF _Toc165126539 \h </w:instrText>
        </w:r>
        <w:r w:rsidR="00DF73ED">
          <w:rPr>
            <w:noProof/>
            <w:webHidden/>
          </w:rPr>
        </w:r>
        <w:r w:rsidR="00DF73ED">
          <w:rPr>
            <w:noProof/>
            <w:webHidden/>
          </w:rPr>
          <w:fldChar w:fldCharType="separate"/>
        </w:r>
        <w:r w:rsidR="00AB32F0">
          <w:rPr>
            <w:noProof/>
            <w:webHidden/>
          </w:rPr>
          <w:t>144</w:t>
        </w:r>
        <w:r w:rsidR="00DF73ED">
          <w:rPr>
            <w:noProof/>
            <w:webHidden/>
          </w:rPr>
          <w:fldChar w:fldCharType="end"/>
        </w:r>
      </w:hyperlink>
    </w:p>
    <w:p w14:paraId="1892AA60" w14:textId="59439227" w:rsidR="00DF73ED" w:rsidRDefault="00DA24DE">
      <w:pPr>
        <w:pStyle w:val="TDC1"/>
        <w:tabs>
          <w:tab w:val="left" w:pos="1540"/>
          <w:tab w:val="right" w:leader="dot" w:pos="8494"/>
        </w:tabs>
        <w:rPr>
          <w:rFonts w:eastAsiaTheme="minorEastAsia" w:cstheme="minorBidi"/>
          <w:b w:val="0"/>
          <w:bCs w:val="0"/>
          <w:caps w:val="0"/>
          <w:noProof/>
          <w:sz w:val="24"/>
          <w:szCs w:val="24"/>
          <w:lang w:eastAsia="es-ES"/>
        </w:rPr>
      </w:pPr>
      <w:hyperlink w:anchor="_Toc165126540" w:history="1">
        <w:r w:rsidR="00DF73ED" w:rsidRPr="00535909">
          <w:rPr>
            <w:rStyle w:val="Hipervnculo"/>
            <w:noProof/>
          </w:rPr>
          <w:t>FIGURA 44.-</w:t>
        </w:r>
        <w:r w:rsidR="00DF73ED">
          <w:rPr>
            <w:rFonts w:eastAsiaTheme="minorEastAsia" w:cstheme="minorBidi"/>
            <w:b w:val="0"/>
            <w:bCs w:val="0"/>
            <w:caps w:val="0"/>
            <w:noProof/>
            <w:sz w:val="24"/>
            <w:szCs w:val="24"/>
            <w:lang w:eastAsia="es-ES"/>
          </w:rPr>
          <w:tab/>
        </w:r>
        <w:r w:rsidR="00DF73ED" w:rsidRPr="00535909">
          <w:rPr>
            <w:rStyle w:val="Hipervnculo"/>
            <w:noProof/>
          </w:rPr>
          <w:t>Concejos y áreas sanitarias del Principado de Asturias</w:t>
        </w:r>
        <w:r w:rsidR="00DF73ED">
          <w:rPr>
            <w:noProof/>
            <w:webHidden/>
          </w:rPr>
          <w:tab/>
        </w:r>
        <w:r w:rsidR="00DF73ED">
          <w:rPr>
            <w:noProof/>
            <w:webHidden/>
          </w:rPr>
          <w:fldChar w:fldCharType="begin"/>
        </w:r>
        <w:r w:rsidR="00DF73ED">
          <w:rPr>
            <w:noProof/>
            <w:webHidden/>
          </w:rPr>
          <w:instrText xml:space="preserve"> PAGEREF _Toc165126540 \h </w:instrText>
        </w:r>
        <w:r w:rsidR="00DF73ED">
          <w:rPr>
            <w:noProof/>
            <w:webHidden/>
          </w:rPr>
        </w:r>
        <w:r w:rsidR="00DF73ED">
          <w:rPr>
            <w:noProof/>
            <w:webHidden/>
          </w:rPr>
          <w:fldChar w:fldCharType="separate"/>
        </w:r>
        <w:r w:rsidR="00AB32F0">
          <w:rPr>
            <w:noProof/>
            <w:webHidden/>
          </w:rPr>
          <w:t>153</w:t>
        </w:r>
        <w:r w:rsidR="00DF73ED">
          <w:rPr>
            <w:noProof/>
            <w:webHidden/>
          </w:rPr>
          <w:fldChar w:fldCharType="end"/>
        </w:r>
      </w:hyperlink>
    </w:p>
    <w:p w14:paraId="0440239B" w14:textId="4D9EE23E" w:rsidR="00DD5B8F" w:rsidRDefault="00062BEF">
      <w:pPr>
        <w:jc w:val="left"/>
        <w:rPr>
          <w:rFonts w:asciiTheme="majorHAnsi" w:eastAsiaTheme="majorEastAsia" w:hAnsiTheme="majorHAnsi" w:cstheme="majorBidi"/>
          <w:b/>
          <w:caps/>
          <w:color w:val="0D0D0D" w:themeColor="text1" w:themeTint="F2"/>
          <w:sz w:val="36"/>
          <w:szCs w:val="32"/>
        </w:rPr>
      </w:pPr>
      <w:r>
        <w:fldChar w:fldCharType="end"/>
      </w:r>
      <w:r w:rsidR="00DD5B8F">
        <w:br w:type="page"/>
      </w:r>
    </w:p>
    <w:p w14:paraId="69749E19" w14:textId="61C957F4" w:rsidR="007C42EE" w:rsidRPr="007C42EE" w:rsidRDefault="3354BA13" w:rsidP="00F10E36">
      <w:pPr>
        <w:pStyle w:val="Ttulo1"/>
      </w:pPr>
      <w:bookmarkStart w:id="9" w:name="_Toc165126130"/>
      <w:r>
        <w:lastRenderedPageBreak/>
        <w:t>Memoria</w:t>
      </w:r>
      <w:bookmarkEnd w:id="7"/>
      <w:bookmarkEnd w:id="8"/>
      <w:bookmarkEnd w:id="9"/>
    </w:p>
    <w:p w14:paraId="4D225077" w14:textId="1B30ABE2" w:rsidR="00612090" w:rsidRDefault="6839B9E1" w:rsidP="006D1FA1">
      <w:pPr>
        <w:pStyle w:val="Ttulo2"/>
      </w:pPr>
      <w:bookmarkStart w:id="10" w:name="_Toc163406080"/>
      <w:bookmarkStart w:id="11" w:name="_Toc628130313"/>
      <w:bookmarkStart w:id="12" w:name="_Toc164117937"/>
      <w:bookmarkStart w:id="13" w:name="_Toc164120762"/>
      <w:bookmarkStart w:id="14" w:name="_Toc165126131"/>
      <w:r>
        <w:t>Hojas de identificación</w:t>
      </w:r>
      <w:bookmarkEnd w:id="10"/>
      <w:bookmarkEnd w:id="11"/>
      <w:bookmarkEnd w:id="12"/>
      <w:bookmarkEnd w:id="13"/>
      <w:bookmarkEnd w:id="14"/>
    </w:p>
    <w:tbl>
      <w:tblPr>
        <w:tblStyle w:val="Tablaconcuadrculaclara"/>
        <w:tblW w:w="0" w:type="auto"/>
        <w:tblLook w:val="04A0" w:firstRow="1" w:lastRow="0" w:firstColumn="1" w:lastColumn="0" w:noHBand="0" w:noVBand="1"/>
      </w:tblPr>
      <w:tblGrid>
        <w:gridCol w:w="2405"/>
        <w:gridCol w:w="1522"/>
        <w:gridCol w:w="836"/>
        <w:gridCol w:w="686"/>
        <w:gridCol w:w="536"/>
        <w:gridCol w:w="708"/>
        <w:gridCol w:w="278"/>
        <w:gridCol w:w="1523"/>
      </w:tblGrid>
      <w:tr w:rsidR="00CF3976" w14:paraId="51F85676" w14:textId="77777777" w:rsidTr="004D6D8F">
        <w:tc>
          <w:tcPr>
            <w:tcW w:w="2405" w:type="dxa"/>
            <w:shd w:val="clear" w:color="auto" w:fill="AEAAAA" w:themeFill="background2" w:themeFillShade="BF"/>
            <w:vAlign w:val="center"/>
          </w:tcPr>
          <w:p w14:paraId="74FC8235" w14:textId="73939B40" w:rsidR="00CF3976" w:rsidRPr="00C03B2F" w:rsidRDefault="00BB31F9" w:rsidP="00C03B2F">
            <w:pPr>
              <w:jc w:val="left"/>
              <w:rPr>
                <w:b/>
                <w:bCs/>
              </w:rPr>
            </w:pPr>
            <w:r w:rsidRPr="00C03B2F">
              <w:rPr>
                <w:b/>
                <w:bCs/>
              </w:rPr>
              <w:t>Título del proyecto</w:t>
            </w:r>
          </w:p>
        </w:tc>
        <w:tc>
          <w:tcPr>
            <w:tcW w:w="6089" w:type="dxa"/>
            <w:gridSpan w:val="7"/>
            <w:shd w:val="clear" w:color="auto" w:fill="FFFFFF" w:themeFill="background1"/>
          </w:tcPr>
          <w:p w14:paraId="161C2D08" w14:textId="6279D050" w:rsidR="00CF3976" w:rsidRPr="00251B74" w:rsidRDefault="00B9785F" w:rsidP="00A21515">
            <w:pPr>
              <w:rPr>
                <w:b/>
                <w:bCs/>
              </w:rPr>
            </w:pPr>
            <w:r w:rsidRPr="00251B74">
              <w:rPr>
                <w:b/>
                <w:bCs/>
              </w:rPr>
              <w:t>Sistema de Teleasistencia Sanitaria</w:t>
            </w:r>
          </w:p>
        </w:tc>
      </w:tr>
      <w:tr w:rsidR="00CF3976" w14:paraId="19D0F83C" w14:textId="77777777" w:rsidTr="004D6D8F">
        <w:tc>
          <w:tcPr>
            <w:tcW w:w="2405" w:type="dxa"/>
            <w:shd w:val="clear" w:color="auto" w:fill="AEAAAA" w:themeFill="background2" w:themeFillShade="BF"/>
            <w:vAlign w:val="center"/>
          </w:tcPr>
          <w:p w14:paraId="531F79F4" w14:textId="5B6D25EF" w:rsidR="00CF3976" w:rsidRPr="00C03B2F" w:rsidRDefault="00BB31F9" w:rsidP="00C03B2F">
            <w:pPr>
              <w:jc w:val="left"/>
              <w:rPr>
                <w:b/>
                <w:bCs/>
              </w:rPr>
            </w:pPr>
            <w:r w:rsidRPr="00C03B2F">
              <w:rPr>
                <w:b/>
                <w:bCs/>
              </w:rPr>
              <w:t>Código identificador</w:t>
            </w:r>
          </w:p>
        </w:tc>
        <w:tc>
          <w:tcPr>
            <w:tcW w:w="6089" w:type="dxa"/>
            <w:gridSpan w:val="7"/>
            <w:shd w:val="clear" w:color="auto" w:fill="FFFFFF" w:themeFill="background1"/>
          </w:tcPr>
          <w:p w14:paraId="799665EC" w14:textId="08A2A077" w:rsidR="00CF3976" w:rsidRDefault="00B9785F" w:rsidP="00A21515">
            <w:r>
              <w:t>DPPI24-E11</w:t>
            </w:r>
          </w:p>
        </w:tc>
      </w:tr>
      <w:tr w:rsidR="00AA1FA6" w14:paraId="32ADA4C1" w14:textId="77777777" w:rsidTr="004D6D8F">
        <w:trPr>
          <w:trHeight w:val="303"/>
        </w:trPr>
        <w:tc>
          <w:tcPr>
            <w:tcW w:w="2405" w:type="dxa"/>
            <w:vMerge w:val="restart"/>
            <w:shd w:val="clear" w:color="auto" w:fill="AEAAAA" w:themeFill="background2" w:themeFillShade="BF"/>
            <w:vAlign w:val="center"/>
          </w:tcPr>
          <w:p w14:paraId="536B18DA" w14:textId="0B3EAF8F" w:rsidR="00AA1FA6" w:rsidRPr="00C03B2F" w:rsidRDefault="00AA1FA6" w:rsidP="00C03B2F">
            <w:pPr>
              <w:jc w:val="left"/>
              <w:rPr>
                <w:b/>
                <w:bCs/>
              </w:rPr>
            </w:pPr>
            <w:r w:rsidRPr="00C03B2F">
              <w:rPr>
                <w:b/>
                <w:bCs/>
              </w:rPr>
              <w:t>Datos del cliente</w:t>
            </w:r>
          </w:p>
        </w:tc>
        <w:tc>
          <w:tcPr>
            <w:tcW w:w="6089" w:type="dxa"/>
            <w:gridSpan w:val="7"/>
            <w:shd w:val="clear" w:color="auto" w:fill="FFFFFF" w:themeFill="background1"/>
          </w:tcPr>
          <w:p w14:paraId="4EA5334B" w14:textId="5F175C8F" w:rsidR="00AA1FA6" w:rsidRDefault="00AA1FA6" w:rsidP="00A21515">
            <w:r>
              <w:t xml:space="preserve">Servicio de Salud del Principado de Asturias </w:t>
            </w:r>
            <w:r w:rsidRPr="00251B74">
              <w:rPr>
                <w:b/>
                <w:bCs/>
                <w:i/>
                <w:iCs/>
              </w:rPr>
              <w:t>(SESPA)</w:t>
            </w:r>
          </w:p>
        </w:tc>
      </w:tr>
      <w:tr w:rsidR="00AA1FA6" w14:paraId="2E036A2A" w14:textId="77777777" w:rsidTr="004D6D8F">
        <w:trPr>
          <w:trHeight w:val="303"/>
        </w:trPr>
        <w:tc>
          <w:tcPr>
            <w:tcW w:w="2405" w:type="dxa"/>
            <w:vMerge/>
            <w:shd w:val="clear" w:color="auto" w:fill="AEAAAA" w:themeFill="background2" w:themeFillShade="BF"/>
            <w:vAlign w:val="center"/>
          </w:tcPr>
          <w:p w14:paraId="3B2B88BF" w14:textId="77777777" w:rsidR="00AA1FA6" w:rsidRPr="00C03B2F" w:rsidRDefault="00AA1FA6" w:rsidP="00C03B2F">
            <w:pPr>
              <w:jc w:val="left"/>
              <w:rPr>
                <w:b/>
                <w:bCs/>
              </w:rPr>
            </w:pPr>
          </w:p>
        </w:tc>
        <w:tc>
          <w:tcPr>
            <w:tcW w:w="2358" w:type="dxa"/>
            <w:gridSpan w:val="2"/>
            <w:shd w:val="clear" w:color="auto" w:fill="E7E6E6" w:themeFill="background2"/>
          </w:tcPr>
          <w:p w14:paraId="0581F171" w14:textId="1BB5C0D1" w:rsidR="00AA1FA6" w:rsidRDefault="00AA1FA6" w:rsidP="00A21515">
            <w:r>
              <w:t>CIF</w:t>
            </w:r>
          </w:p>
        </w:tc>
        <w:tc>
          <w:tcPr>
            <w:tcW w:w="3731" w:type="dxa"/>
            <w:gridSpan w:val="5"/>
            <w:shd w:val="clear" w:color="auto" w:fill="FFFFFF" w:themeFill="background1"/>
          </w:tcPr>
          <w:p w14:paraId="1029C8A7" w14:textId="20CF8F23" w:rsidR="00AA1FA6" w:rsidRDefault="00AA1FA6" w:rsidP="00A21515">
            <w:r w:rsidRPr="00AA1FA6">
              <w:t>Q8350064-E</w:t>
            </w:r>
          </w:p>
        </w:tc>
      </w:tr>
      <w:tr w:rsidR="00AA1FA6" w14:paraId="624F9404" w14:textId="77777777" w:rsidTr="004D6D8F">
        <w:trPr>
          <w:trHeight w:val="303"/>
        </w:trPr>
        <w:tc>
          <w:tcPr>
            <w:tcW w:w="2405" w:type="dxa"/>
            <w:vMerge/>
            <w:shd w:val="clear" w:color="auto" w:fill="AEAAAA" w:themeFill="background2" w:themeFillShade="BF"/>
            <w:vAlign w:val="center"/>
          </w:tcPr>
          <w:p w14:paraId="540C8946" w14:textId="77777777" w:rsidR="00AA1FA6" w:rsidRPr="00C03B2F" w:rsidRDefault="00AA1FA6" w:rsidP="00C03B2F">
            <w:pPr>
              <w:jc w:val="left"/>
              <w:rPr>
                <w:b/>
                <w:bCs/>
              </w:rPr>
            </w:pPr>
          </w:p>
        </w:tc>
        <w:tc>
          <w:tcPr>
            <w:tcW w:w="2358" w:type="dxa"/>
            <w:gridSpan w:val="2"/>
            <w:shd w:val="clear" w:color="auto" w:fill="E7E6E6" w:themeFill="background2"/>
          </w:tcPr>
          <w:p w14:paraId="45BC7FF6" w14:textId="6CE15C00" w:rsidR="00AA1FA6" w:rsidRDefault="00AA1FA6" w:rsidP="00A21515">
            <w:r>
              <w:t>Dirección</w:t>
            </w:r>
          </w:p>
        </w:tc>
        <w:tc>
          <w:tcPr>
            <w:tcW w:w="3731" w:type="dxa"/>
            <w:gridSpan w:val="5"/>
            <w:shd w:val="clear" w:color="auto" w:fill="FFFFFF" w:themeFill="background1"/>
          </w:tcPr>
          <w:p w14:paraId="7FFB2F39" w14:textId="556C1609" w:rsidR="00AA1FA6" w:rsidRDefault="00AA1FA6" w:rsidP="00A21515">
            <w:r>
              <w:t>Plaza del Carbayón, 1, 33001 Oviedo, Asturias</w:t>
            </w:r>
          </w:p>
        </w:tc>
      </w:tr>
      <w:tr w:rsidR="00AA1FA6" w14:paraId="43116847" w14:textId="77777777" w:rsidTr="004D6D8F">
        <w:trPr>
          <w:trHeight w:val="303"/>
        </w:trPr>
        <w:tc>
          <w:tcPr>
            <w:tcW w:w="2405" w:type="dxa"/>
            <w:vMerge/>
            <w:shd w:val="clear" w:color="auto" w:fill="AEAAAA" w:themeFill="background2" w:themeFillShade="BF"/>
            <w:vAlign w:val="center"/>
          </w:tcPr>
          <w:p w14:paraId="21EE5677" w14:textId="77777777" w:rsidR="00AA1FA6" w:rsidRPr="00C03B2F" w:rsidRDefault="00AA1FA6" w:rsidP="00C03B2F">
            <w:pPr>
              <w:jc w:val="left"/>
              <w:rPr>
                <w:b/>
                <w:bCs/>
              </w:rPr>
            </w:pPr>
          </w:p>
        </w:tc>
        <w:tc>
          <w:tcPr>
            <w:tcW w:w="2358" w:type="dxa"/>
            <w:gridSpan w:val="2"/>
            <w:shd w:val="clear" w:color="auto" w:fill="E7E6E6" w:themeFill="background2"/>
          </w:tcPr>
          <w:p w14:paraId="47A1AA32" w14:textId="48BA8B88" w:rsidR="00AA1FA6" w:rsidRDefault="00AA1FA6" w:rsidP="00A21515">
            <w:r>
              <w:t>Teléfono</w:t>
            </w:r>
          </w:p>
        </w:tc>
        <w:tc>
          <w:tcPr>
            <w:tcW w:w="1222" w:type="dxa"/>
            <w:gridSpan w:val="2"/>
            <w:shd w:val="clear" w:color="auto" w:fill="FFFFFF" w:themeFill="background1"/>
          </w:tcPr>
          <w:p w14:paraId="77ABEBB9" w14:textId="1CC41F16" w:rsidR="00AA1FA6" w:rsidRDefault="00AA1FA6" w:rsidP="00A21515">
            <w:r>
              <w:t>985108500</w:t>
            </w:r>
          </w:p>
        </w:tc>
        <w:tc>
          <w:tcPr>
            <w:tcW w:w="708" w:type="dxa"/>
            <w:shd w:val="clear" w:color="auto" w:fill="E7E6E6" w:themeFill="background2"/>
          </w:tcPr>
          <w:p w14:paraId="197EFF03" w14:textId="7945BD11" w:rsidR="00AA1FA6" w:rsidRDefault="00AA1FA6" w:rsidP="00A21515">
            <w:r>
              <w:t>Email</w:t>
            </w:r>
          </w:p>
        </w:tc>
        <w:tc>
          <w:tcPr>
            <w:tcW w:w="1801" w:type="dxa"/>
            <w:gridSpan w:val="2"/>
            <w:shd w:val="clear" w:color="auto" w:fill="FFFFFF" w:themeFill="background1"/>
          </w:tcPr>
          <w:p w14:paraId="4F77D41E" w14:textId="540C60CD" w:rsidR="00AA1FA6" w:rsidRDefault="00DA24DE" w:rsidP="00AA1FA6">
            <w:hyperlink r:id="rId23" w:history="1">
              <w:r w:rsidR="00AA1FA6" w:rsidRPr="00551245">
                <w:rPr>
                  <w:rStyle w:val="Hipervnculo"/>
                </w:rPr>
                <w:t>SAC@asturias.org</w:t>
              </w:r>
            </w:hyperlink>
          </w:p>
        </w:tc>
      </w:tr>
      <w:tr w:rsidR="00AA1FA6" w14:paraId="7DA6F284" w14:textId="77777777" w:rsidTr="004D6D8F">
        <w:trPr>
          <w:trHeight w:val="303"/>
        </w:trPr>
        <w:tc>
          <w:tcPr>
            <w:tcW w:w="2405" w:type="dxa"/>
            <w:vMerge/>
            <w:shd w:val="clear" w:color="auto" w:fill="AEAAAA" w:themeFill="background2" w:themeFillShade="BF"/>
            <w:vAlign w:val="center"/>
          </w:tcPr>
          <w:p w14:paraId="0DDA3C6B" w14:textId="77777777" w:rsidR="00AA1FA6" w:rsidRPr="00C03B2F" w:rsidRDefault="00AA1FA6" w:rsidP="00C03B2F">
            <w:pPr>
              <w:jc w:val="left"/>
              <w:rPr>
                <w:b/>
                <w:bCs/>
              </w:rPr>
            </w:pPr>
          </w:p>
        </w:tc>
        <w:tc>
          <w:tcPr>
            <w:tcW w:w="2358" w:type="dxa"/>
            <w:gridSpan w:val="2"/>
            <w:shd w:val="clear" w:color="auto" w:fill="E7E6E6" w:themeFill="background2"/>
          </w:tcPr>
          <w:p w14:paraId="78B00707" w14:textId="2FE15EC1" w:rsidR="00AA1FA6" w:rsidRDefault="00AA1FA6" w:rsidP="00A21515">
            <w:r>
              <w:t>Web</w:t>
            </w:r>
          </w:p>
        </w:tc>
        <w:tc>
          <w:tcPr>
            <w:tcW w:w="3731" w:type="dxa"/>
            <w:gridSpan w:val="5"/>
            <w:shd w:val="clear" w:color="auto" w:fill="FFFFFF" w:themeFill="background1"/>
          </w:tcPr>
          <w:p w14:paraId="084C996F" w14:textId="3D69DB13" w:rsidR="00AA1FA6" w:rsidRDefault="00DA24DE" w:rsidP="00AA1FA6">
            <w:hyperlink r:id="rId24" w:history="1">
              <w:r w:rsidR="00AA1FA6" w:rsidRPr="00551245">
                <w:rPr>
                  <w:rStyle w:val="Hipervnculo"/>
                </w:rPr>
                <w:t>https://www.astursalud.es/astursalud</w:t>
              </w:r>
            </w:hyperlink>
          </w:p>
        </w:tc>
      </w:tr>
      <w:tr w:rsidR="00531B92" w14:paraId="44EBBD06" w14:textId="77777777" w:rsidTr="004D6D8F">
        <w:trPr>
          <w:trHeight w:val="367"/>
        </w:trPr>
        <w:tc>
          <w:tcPr>
            <w:tcW w:w="2405" w:type="dxa"/>
            <w:vMerge w:val="restart"/>
            <w:shd w:val="clear" w:color="auto" w:fill="AEAAAA" w:themeFill="background2" w:themeFillShade="BF"/>
            <w:vAlign w:val="center"/>
          </w:tcPr>
          <w:p w14:paraId="5CFBAE23" w14:textId="67F69C07" w:rsidR="00531B92" w:rsidRPr="00C03B2F" w:rsidRDefault="00531B92" w:rsidP="00C03B2F">
            <w:pPr>
              <w:jc w:val="left"/>
              <w:rPr>
                <w:b/>
                <w:bCs/>
              </w:rPr>
            </w:pPr>
            <w:r w:rsidRPr="00C03B2F">
              <w:rPr>
                <w:b/>
                <w:bCs/>
              </w:rPr>
              <w:t>Datos del suministrador</w:t>
            </w:r>
          </w:p>
        </w:tc>
        <w:tc>
          <w:tcPr>
            <w:tcW w:w="3580" w:type="dxa"/>
            <w:gridSpan w:val="4"/>
            <w:vMerge w:val="restart"/>
            <w:shd w:val="clear" w:color="auto" w:fill="FFFFFF" w:themeFill="background1"/>
          </w:tcPr>
          <w:p w14:paraId="0FCA2730" w14:textId="77777777" w:rsidR="00531B92" w:rsidRDefault="00531B92" w:rsidP="00A21515">
            <w:r>
              <w:t>Escuela de Ingeniería Informática</w:t>
            </w:r>
          </w:p>
          <w:p w14:paraId="04AD72F5" w14:textId="77777777" w:rsidR="00531B92" w:rsidRDefault="00531B92" w:rsidP="00A21515">
            <w:r>
              <w:t>Calle Valdés Salas, 11, 33007 Oviedo</w:t>
            </w:r>
          </w:p>
          <w:p w14:paraId="7C7A4142" w14:textId="7D58373E" w:rsidR="00531B92" w:rsidRDefault="00531B92" w:rsidP="00A21515">
            <w:r>
              <w:t xml:space="preserve">Asturias </w:t>
            </w:r>
          </w:p>
        </w:tc>
        <w:tc>
          <w:tcPr>
            <w:tcW w:w="2509" w:type="dxa"/>
            <w:gridSpan w:val="3"/>
            <w:shd w:val="clear" w:color="auto" w:fill="FFFFFF" w:themeFill="background1"/>
            <w:vAlign w:val="center"/>
          </w:tcPr>
          <w:p w14:paraId="3E54591F" w14:textId="35071D93" w:rsidR="00531B92" w:rsidRPr="00251B74" w:rsidRDefault="00531B92" w:rsidP="005C56CF">
            <w:pPr>
              <w:jc w:val="center"/>
            </w:pPr>
            <w:r w:rsidRPr="00251B74">
              <w:t>STS-UNE 157801</w:t>
            </w:r>
          </w:p>
        </w:tc>
      </w:tr>
      <w:tr w:rsidR="00531B92" w14:paraId="0CBB70D7" w14:textId="77777777" w:rsidTr="004D6D8F">
        <w:trPr>
          <w:trHeight w:val="367"/>
        </w:trPr>
        <w:tc>
          <w:tcPr>
            <w:tcW w:w="2405" w:type="dxa"/>
            <w:vMerge/>
            <w:shd w:val="clear" w:color="auto" w:fill="AEAAAA" w:themeFill="background2" w:themeFillShade="BF"/>
            <w:vAlign w:val="center"/>
          </w:tcPr>
          <w:p w14:paraId="456E18AA" w14:textId="77777777" w:rsidR="00531B92" w:rsidRPr="00C03B2F" w:rsidRDefault="00531B92" w:rsidP="00C03B2F">
            <w:pPr>
              <w:jc w:val="left"/>
              <w:rPr>
                <w:b/>
                <w:bCs/>
              </w:rPr>
            </w:pPr>
          </w:p>
        </w:tc>
        <w:tc>
          <w:tcPr>
            <w:tcW w:w="3580" w:type="dxa"/>
            <w:gridSpan w:val="4"/>
            <w:vMerge/>
            <w:shd w:val="clear" w:color="auto" w:fill="FFFFFF" w:themeFill="background1"/>
          </w:tcPr>
          <w:p w14:paraId="2BB4FB44" w14:textId="77777777" w:rsidR="00531B92" w:rsidRDefault="00531B92" w:rsidP="00A21515"/>
        </w:tc>
        <w:tc>
          <w:tcPr>
            <w:tcW w:w="2509" w:type="dxa"/>
            <w:gridSpan w:val="3"/>
            <w:shd w:val="clear" w:color="auto" w:fill="FFFFFF" w:themeFill="background1"/>
            <w:vAlign w:val="center"/>
          </w:tcPr>
          <w:p w14:paraId="59181A72" w14:textId="7127B12D" w:rsidR="00531B92" w:rsidRPr="00251B74" w:rsidRDefault="00531B92" w:rsidP="005C56CF">
            <w:pPr>
              <w:jc w:val="center"/>
            </w:pPr>
            <w:r w:rsidRPr="00251B74">
              <w:t>DPPI24-E11</w:t>
            </w:r>
          </w:p>
        </w:tc>
      </w:tr>
      <w:tr w:rsidR="00BB31F9" w14:paraId="0415E9F8" w14:textId="77777777" w:rsidTr="004D6D8F">
        <w:tc>
          <w:tcPr>
            <w:tcW w:w="2405" w:type="dxa"/>
            <w:shd w:val="clear" w:color="auto" w:fill="AEAAAA" w:themeFill="background2" w:themeFillShade="BF"/>
            <w:vAlign w:val="center"/>
          </w:tcPr>
          <w:p w14:paraId="7E1A31A7" w14:textId="452DDA3D" w:rsidR="00BB31F9" w:rsidRPr="00C03B2F" w:rsidRDefault="00BB31F9" w:rsidP="00C03B2F">
            <w:pPr>
              <w:jc w:val="left"/>
              <w:rPr>
                <w:b/>
                <w:bCs/>
              </w:rPr>
            </w:pPr>
            <w:r w:rsidRPr="00C03B2F">
              <w:rPr>
                <w:b/>
                <w:bCs/>
              </w:rPr>
              <w:t>Fecha</w:t>
            </w:r>
          </w:p>
        </w:tc>
        <w:tc>
          <w:tcPr>
            <w:tcW w:w="6089" w:type="dxa"/>
            <w:gridSpan w:val="7"/>
            <w:shd w:val="clear" w:color="auto" w:fill="FFFFFF" w:themeFill="background1"/>
          </w:tcPr>
          <w:p w14:paraId="4DEFD046" w14:textId="2237F87D" w:rsidR="00BB31F9" w:rsidRDefault="00B9785F" w:rsidP="00A21515">
            <w:r>
              <w:t>27/02/2024</w:t>
            </w:r>
          </w:p>
        </w:tc>
      </w:tr>
      <w:tr w:rsidR="00BB31F9" w14:paraId="1FC12485" w14:textId="77777777" w:rsidTr="004D6D8F">
        <w:trPr>
          <w:trHeight w:val="707"/>
        </w:trPr>
        <w:tc>
          <w:tcPr>
            <w:tcW w:w="2405" w:type="dxa"/>
            <w:shd w:val="clear" w:color="auto" w:fill="AEAAAA" w:themeFill="background2" w:themeFillShade="BF"/>
            <w:vAlign w:val="center"/>
          </w:tcPr>
          <w:p w14:paraId="57E2EF3F" w14:textId="35C0A028" w:rsidR="00BB31F9" w:rsidRPr="00C03B2F" w:rsidRDefault="00BB31F9" w:rsidP="00C03B2F">
            <w:pPr>
              <w:jc w:val="left"/>
              <w:rPr>
                <w:b/>
                <w:bCs/>
              </w:rPr>
            </w:pPr>
            <w:r w:rsidRPr="00C03B2F">
              <w:rPr>
                <w:b/>
                <w:bCs/>
              </w:rPr>
              <w:t>Firma del cliente</w:t>
            </w:r>
          </w:p>
        </w:tc>
        <w:tc>
          <w:tcPr>
            <w:tcW w:w="6089" w:type="dxa"/>
            <w:gridSpan w:val="7"/>
            <w:shd w:val="clear" w:color="auto" w:fill="FFFFFF" w:themeFill="background1"/>
            <w:vAlign w:val="center"/>
          </w:tcPr>
          <w:p w14:paraId="38012A51" w14:textId="69DA58D8" w:rsidR="00BB31F9" w:rsidRPr="008467A4" w:rsidRDefault="00BB31F9" w:rsidP="005C56CF">
            <w:pPr>
              <w:jc w:val="center"/>
            </w:pPr>
          </w:p>
        </w:tc>
      </w:tr>
      <w:tr w:rsidR="004D6D8F" w14:paraId="7B56295B" w14:textId="77777777">
        <w:trPr>
          <w:trHeight w:val="973"/>
        </w:trPr>
        <w:tc>
          <w:tcPr>
            <w:tcW w:w="2405" w:type="dxa"/>
            <w:shd w:val="clear" w:color="auto" w:fill="AEAAAA" w:themeFill="background2" w:themeFillShade="BF"/>
            <w:vAlign w:val="center"/>
          </w:tcPr>
          <w:p w14:paraId="119B49C6" w14:textId="659F79BE" w:rsidR="004D6D8F" w:rsidRDefault="004D6D8F" w:rsidP="00001E0C">
            <w:pPr>
              <w:jc w:val="left"/>
            </w:pPr>
            <w:r w:rsidRPr="00C03B2F">
              <w:rPr>
                <w:b/>
                <w:bCs/>
              </w:rPr>
              <w:t>Firma del suministrador</w:t>
            </w:r>
          </w:p>
        </w:tc>
        <w:tc>
          <w:tcPr>
            <w:tcW w:w="1522" w:type="dxa"/>
            <w:shd w:val="clear" w:color="auto" w:fill="FFFFFF" w:themeFill="background1"/>
            <w:vAlign w:val="center"/>
          </w:tcPr>
          <w:p w14:paraId="58FF1687" w14:textId="77777777" w:rsidR="004D6D8F" w:rsidRDefault="004D6D8F" w:rsidP="00DB69D4">
            <w:pPr>
              <w:jc w:val="center"/>
            </w:pPr>
          </w:p>
        </w:tc>
        <w:tc>
          <w:tcPr>
            <w:tcW w:w="1522" w:type="dxa"/>
            <w:gridSpan w:val="2"/>
            <w:shd w:val="clear" w:color="auto" w:fill="FFFFFF" w:themeFill="background1"/>
            <w:vAlign w:val="center"/>
          </w:tcPr>
          <w:p w14:paraId="4D1016B4" w14:textId="77777777" w:rsidR="004D6D8F" w:rsidRDefault="004D6D8F" w:rsidP="00DB69D4">
            <w:pPr>
              <w:jc w:val="center"/>
            </w:pPr>
          </w:p>
        </w:tc>
        <w:tc>
          <w:tcPr>
            <w:tcW w:w="1522" w:type="dxa"/>
            <w:gridSpan w:val="3"/>
            <w:shd w:val="clear" w:color="auto" w:fill="FFFFFF" w:themeFill="background1"/>
            <w:vAlign w:val="center"/>
          </w:tcPr>
          <w:p w14:paraId="7D43D32D" w14:textId="77777777" w:rsidR="004D6D8F" w:rsidRDefault="004D6D8F" w:rsidP="00DB69D4">
            <w:pPr>
              <w:jc w:val="center"/>
            </w:pPr>
          </w:p>
        </w:tc>
        <w:tc>
          <w:tcPr>
            <w:tcW w:w="1523" w:type="dxa"/>
            <w:shd w:val="clear" w:color="auto" w:fill="FFFFFF" w:themeFill="background1"/>
            <w:vAlign w:val="center"/>
          </w:tcPr>
          <w:p w14:paraId="79C0FA7B" w14:textId="631E5ADC" w:rsidR="004D6D8F" w:rsidRDefault="004D6D8F" w:rsidP="00DB69D4">
            <w:pPr>
              <w:jc w:val="center"/>
            </w:pPr>
          </w:p>
        </w:tc>
      </w:tr>
      <w:tr w:rsidR="00BB31F9" w14:paraId="5DA5D21B" w14:textId="77777777" w:rsidTr="004D6D8F">
        <w:tc>
          <w:tcPr>
            <w:tcW w:w="2405" w:type="dxa"/>
            <w:shd w:val="clear" w:color="auto" w:fill="AEAAAA" w:themeFill="background2" w:themeFillShade="BF"/>
            <w:vAlign w:val="center"/>
          </w:tcPr>
          <w:p w14:paraId="2355C221" w14:textId="0555EADF" w:rsidR="00BB31F9" w:rsidRPr="00C03B2F" w:rsidRDefault="00BF7A12" w:rsidP="00C03B2F">
            <w:pPr>
              <w:jc w:val="left"/>
              <w:rPr>
                <w:b/>
                <w:bCs/>
              </w:rPr>
            </w:pPr>
            <w:r w:rsidRPr="00C03B2F">
              <w:rPr>
                <w:b/>
                <w:bCs/>
              </w:rPr>
              <w:t>Resumen</w:t>
            </w:r>
          </w:p>
        </w:tc>
        <w:tc>
          <w:tcPr>
            <w:tcW w:w="6089" w:type="dxa"/>
            <w:gridSpan w:val="7"/>
            <w:shd w:val="clear" w:color="auto" w:fill="FFFFFF" w:themeFill="background1"/>
          </w:tcPr>
          <w:p w14:paraId="734EA599" w14:textId="4B76CD10" w:rsidR="00D86EEC" w:rsidRDefault="002600CA" w:rsidP="00A21515">
            <w:r w:rsidRPr="002600CA">
              <w:t>La Administración de Asturias busca mejorar la asistencia sanitaria con un sistema de teleasistencia para seguimiento remoto de pacientes, incluyendo recordatorios de citas y evaluaciones periódicas</w:t>
            </w:r>
            <w:r w:rsidR="00D86EEC">
              <w:t>.</w:t>
            </w:r>
          </w:p>
          <w:p w14:paraId="2C052D41" w14:textId="35ED1DB9" w:rsidR="00BB31F9" w:rsidRDefault="00D86EEC" w:rsidP="00A21515">
            <w:r>
              <w:t>Para ello s</w:t>
            </w:r>
            <w:r w:rsidR="002600CA" w:rsidRPr="002600CA">
              <w:t>e necesita una plataforma de software y la instalación de servidores y equipos para el seguimiento médico</w:t>
            </w:r>
            <w:r w:rsidR="002600CA">
              <w:t xml:space="preserve">, </w:t>
            </w:r>
            <w:r>
              <w:t xml:space="preserve">lo que se complementará con </w:t>
            </w:r>
            <w:r w:rsidR="002600CA" w:rsidRPr="002600CA">
              <w:t>una sala de control de emergencias para monitorear alertas y ubicación de ambulancias.</w:t>
            </w:r>
          </w:p>
        </w:tc>
      </w:tr>
      <w:tr w:rsidR="00BB31F9" w14:paraId="45A0E749" w14:textId="77777777" w:rsidTr="004D6D8F">
        <w:tc>
          <w:tcPr>
            <w:tcW w:w="2405" w:type="dxa"/>
            <w:shd w:val="clear" w:color="auto" w:fill="AEAAAA" w:themeFill="background2" w:themeFillShade="BF"/>
            <w:vAlign w:val="center"/>
          </w:tcPr>
          <w:p w14:paraId="3626ABBF" w14:textId="78CD5424" w:rsidR="00BB31F9" w:rsidRPr="00C03B2F" w:rsidRDefault="00BF7A12" w:rsidP="00C03B2F">
            <w:pPr>
              <w:jc w:val="left"/>
              <w:rPr>
                <w:b/>
                <w:bCs/>
              </w:rPr>
            </w:pPr>
            <w:r w:rsidRPr="00C03B2F">
              <w:rPr>
                <w:b/>
                <w:bCs/>
              </w:rPr>
              <w:t>Duración estimada</w:t>
            </w:r>
          </w:p>
        </w:tc>
        <w:tc>
          <w:tcPr>
            <w:tcW w:w="6089" w:type="dxa"/>
            <w:gridSpan w:val="7"/>
            <w:shd w:val="clear" w:color="auto" w:fill="FFFFFF" w:themeFill="background1"/>
          </w:tcPr>
          <w:p w14:paraId="049790F6" w14:textId="2ACE41C1" w:rsidR="00BB31F9" w:rsidRDefault="00F9334D" w:rsidP="00A21515">
            <w:r>
              <w:t>118</w:t>
            </w:r>
            <w:r w:rsidR="008E4828">
              <w:t xml:space="preserve"> días (</w:t>
            </w:r>
            <w:r w:rsidR="0025565D">
              <w:t>6</w:t>
            </w:r>
            <w:r w:rsidR="008E4828">
              <w:t xml:space="preserve"> meses)</w:t>
            </w:r>
          </w:p>
        </w:tc>
      </w:tr>
      <w:tr w:rsidR="00BB31F9" w14:paraId="75953700" w14:textId="77777777" w:rsidTr="004D6D8F">
        <w:tc>
          <w:tcPr>
            <w:tcW w:w="2405" w:type="dxa"/>
            <w:shd w:val="clear" w:color="auto" w:fill="AEAAAA" w:themeFill="background2" w:themeFillShade="BF"/>
            <w:vAlign w:val="center"/>
          </w:tcPr>
          <w:p w14:paraId="6FA55141" w14:textId="2E8D8B9A" w:rsidR="00BB31F9" w:rsidRPr="00C03B2F" w:rsidRDefault="00BF7A12" w:rsidP="00C03B2F">
            <w:pPr>
              <w:jc w:val="left"/>
              <w:rPr>
                <w:b/>
                <w:bCs/>
              </w:rPr>
            </w:pPr>
            <w:r w:rsidRPr="00C03B2F">
              <w:rPr>
                <w:b/>
                <w:bCs/>
              </w:rPr>
              <w:t>Coste</w:t>
            </w:r>
          </w:p>
        </w:tc>
        <w:tc>
          <w:tcPr>
            <w:tcW w:w="6089" w:type="dxa"/>
            <w:gridSpan w:val="7"/>
            <w:shd w:val="clear" w:color="auto" w:fill="FFFFFF" w:themeFill="background1"/>
          </w:tcPr>
          <w:p w14:paraId="342B20C7" w14:textId="2D9133C3" w:rsidR="00BB31F9" w:rsidRPr="00AF2C80" w:rsidRDefault="0006775A" w:rsidP="00A21515">
            <w:pPr>
              <w:rPr>
                <w:b/>
                <w:bCs/>
              </w:rPr>
            </w:pPr>
            <w:r w:rsidRPr="00266F80">
              <w:rPr>
                <w:b/>
                <w:bCs/>
              </w:rPr>
              <w:t>139.255,53 €</w:t>
            </w:r>
          </w:p>
        </w:tc>
      </w:tr>
    </w:tbl>
    <w:p w14:paraId="7EAB2A47" w14:textId="58806786" w:rsidR="00A326A9" w:rsidRDefault="00C84158" w:rsidP="00EE3BBF">
      <w:pPr>
        <w:pStyle w:val="CitadeTablas"/>
      </w:pPr>
      <w:bookmarkStart w:id="15" w:name="_Toc163919694"/>
      <w:bookmarkStart w:id="16" w:name="_Toc165126396"/>
      <w:r>
        <w:t>Hojas de Identificación</w:t>
      </w:r>
      <w:bookmarkEnd w:id="15"/>
      <w:bookmarkEnd w:id="16"/>
    </w:p>
    <w:p w14:paraId="03E24429" w14:textId="7E403159" w:rsidR="0035173C" w:rsidRPr="0035173C" w:rsidRDefault="2D591CC8" w:rsidP="006D1FA1">
      <w:pPr>
        <w:pStyle w:val="Ttulo2"/>
      </w:pPr>
      <w:bookmarkStart w:id="17" w:name="_Toc163406081"/>
      <w:bookmarkStart w:id="18" w:name="_Toc164117938"/>
      <w:bookmarkStart w:id="19" w:name="_Toc164120764"/>
      <w:bookmarkStart w:id="20" w:name="_Toc165126132"/>
      <w:r>
        <w:t>Introducción</w:t>
      </w:r>
      <w:bookmarkEnd w:id="17"/>
      <w:bookmarkEnd w:id="18"/>
      <w:bookmarkEnd w:id="19"/>
      <w:bookmarkEnd w:id="20"/>
    </w:p>
    <w:p w14:paraId="4210D22F" w14:textId="7ACFD4E4" w:rsidR="00C2503C" w:rsidRDefault="00C83D96" w:rsidP="005F487B">
      <w:pPr>
        <w:pStyle w:val="Textoindependiente"/>
      </w:pPr>
      <w:r w:rsidRPr="00C83D96">
        <w:t>La administración pública del Principado de Asturias, en adelante el Contratante, ha decidido mejorar el sistema de asistencia sanitaria focalizándose en la prevención y en el control regular de sus pacientes (usuarios). Para lo cual ha desarrollado un sistema de teleasistencia sanitaria para llevar el control de estos usuarios. Con este sistema se pretende realizar un seguimiento más constante y de manera remota a los usuarios que lo soliciten.</w:t>
      </w:r>
    </w:p>
    <w:p w14:paraId="20281E53" w14:textId="43B7A6B0" w:rsidR="007B78D3" w:rsidRDefault="00C83D96" w:rsidP="005F487B">
      <w:pPr>
        <w:pStyle w:val="Textoindependiente"/>
      </w:pPr>
      <w:r w:rsidRPr="00C83D96">
        <w:t xml:space="preserve">Este seguimiento consistirá en recordar al paciente las visitas periódicas (dentista, oculista, chequeos, análisis, ...) y además conversaciones periódicas mediante chat de su evolución. Si se trata de un usuario con mayores necesidades de control o usuarios con patologías crónicas (ej. </w:t>
      </w:r>
      <w:r w:rsidRPr="00C83D96">
        <w:lastRenderedPageBreak/>
        <w:t xml:space="preserve">pacientes con tratamientos oncológicos), el sistema llevará un seguimiento riguroso de su evolución. </w:t>
      </w:r>
    </w:p>
    <w:p w14:paraId="6E045852" w14:textId="0A66CEE4" w:rsidR="007B78D3" w:rsidRDefault="00C83D96" w:rsidP="005F487B">
      <w:pPr>
        <w:pStyle w:val="Textoindependiente"/>
      </w:pPr>
      <w:r w:rsidRPr="00C83D96">
        <w:t xml:space="preserve">El objetivo es la implantación de una plataforma de software para cubrir las necesidades de comunicación y gestión de información en la atención, prevención y seguimiento de usuarios, así como la implantación de la infraestructura de servidores y equipos personales para que el departamento de teleasistencia, compuesto por personal médico y de asistencia sanitaria, pueda realizar esta tarea en remoto. </w:t>
      </w:r>
    </w:p>
    <w:p w14:paraId="62D74D9C" w14:textId="77777777" w:rsidR="00280FBB" w:rsidRDefault="00C83D96" w:rsidP="005F487B">
      <w:pPr>
        <w:pStyle w:val="Textoindependiente"/>
      </w:pPr>
      <w:r w:rsidRPr="00C83D96">
        <w:t xml:space="preserve">Además, se pretende instalar una nueva sala de control de emergencias desde la que los técnicos de emergencias puedan hacer un seguimiento en tiempo real de las alertas que se producen a través del nuevo sistema y la posición de las ambulancias. </w:t>
      </w:r>
    </w:p>
    <w:p w14:paraId="18A452D6" w14:textId="0AEB612D" w:rsidR="00457CF8" w:rsidRPr="00457CF8" w:rsidRDefault="000F4DF6" w:rsidP="005F487B">
      <w:pPr>
        <w:pStyle w:val="Textoindependiente"/>
      </w:pPr>
      <w:r>
        <w:t>Esta</w:t>
      </w:r>
      <w:r w:rsidR="00C83D96" w:rsidRPr="00C83D96">
        <w:t xml:space="preserve"> empresa de consultoría de informática, en adelante el Proveedor, ha decidido presentarse al concurso público. Aunque el órgano público cuenta con parte de la infraestructura tecnológica necesaria para el sistema solicitado, está deberá ser complementada para su total funcionamiento.</w:t>
      </w:r>
    </w:p>
    <w:p w14:paraId="28B0594A" w14:textId="68B706A9" w:rsidR="0067775F" w:rsidRDefault="2D591CC8" w:rsidP="006D1FA1">
      <w:pPr>
        <w:pStyle w:val="Ttulo2"/>
      </w:pPr>
      <w:bookmarkStart w:id="21" w:name="_Toc163406082"/>
      <w:bookmarkStart w:id="22" w:name="_Toc2105582909"/>
      <w:bookmarkStart w:id="23" w:name="_Toc164117939"/>
      <w:bookmarkStart w:id="24" w:name="_Toc164120765"/>
      <w:bookmarkStart w:id="25" w:name="_Toc165126133"/>
      <w:r>
        <w:t>Objeto</w:t>
      </w:r>
      <w:bookmarkEnd w:id="21"/>
      <w:bookmarkEnd w:id="22"/>
      <w:bookmarkEnd w:id="23"/>
      <w:bookmarkEnd w:id="24"/>
      <w:bookmarkEnd w:id="25"/>
    </w:p>
    <w:p w14:paraId="7619D50A" w14:textId="36E05C97" w:rsidR="00525D8D" w:rsidRPr="00457CF8" w:rsidRDefault="0F946642" w:rsidP="005F487B">
      <w:pPr>
        <w:pStyle w:val="Textoindependiente"/>
      </w:pPr>
      <w:r>
        <w:t>El objetivo principal de este proyecto es llevar a los hospitales del principado,</w:t>
      </w:r>
      <w:r w:rsidR="00374F29">
        <w:t xml:space="preserve"> ver</w:t>
      </w:r>
      <w:r w:rsidR="00C64345">
        <w:t xml:space="preserve"> </w:t>
      </w:r>
      <w:r w:rsidR="00374F29">
        <w:t xml:space="preserve">sección </w:t>
      </w:r>
      <w:r w:rsidR="003D1328">
        <w:fldChar w:fldCharType="begin"/>
      </w:r>
      <w:r w:rsidR="003D1328">
        <w:instrText xml:space="preserve"> REF _Ref164886160 \r \h </w:instrText>
      </w:r>
      <w:r w:rsidR="003D1328">
        <w:fldChar w:fldCharType="separate"/>
      </w:r>
      <w:r w:rsidR="00AB32F0">
        <w:t>2.6.1</w:t>
      </w:r>
      <w:r w:rsidR="003D1328">
        <w:fldChar w:fldCharType="end"/>
      </w:r>
      <w:r w:rsidR="003D1328">
        <w:t>,</w:t>
      </w:r>
      <w:r>
        <w:t xml:space="preserve"> un software el cual permit</w:t>
      </w:r>
      <w:r w:rsidR="24DD2037">
        <w:t>a a los profesionales tener una plataforma para cubrir las necesidades de comunicación y gestión de información en la atención, prevención y seguimiento de usuarios, así como la implantación de la infraestructura de servidores y equipos personales para que el departamento de teleasistencia, compuesto por personal médico y de asistencia sanitaria, pueda realizar esta tarea en remoto.</w:t>
      </w:r>
    </w:p>
    <w:p w14:paraId="53F69948" w14:textId="3BD5E59F" w:rsidR="36F6D309" w:rsidRDefault="36F6D309" w:rsidP="005F487B">
      <w:pPr>
        <w:pStyle w:val="Textoindependiente"/>
      </w:pPr>
      <w:r>
        <w:t>Además,</w:t>
      </w:r>
      <w:r w:rsidR="7EADCF7F">
        <w:t xml:space="preserve"> con la adición de una nueva sala de control de emergencias los </w:t>
      </w:r>
      <w:r w:rsidR="0C158D22">
        <w:t>técnicos</w:t>
      </w:r>
      <w:r w:rsidR="7EADCF7F">
        <w:t xml:space="preserve"> de este departamento podrán realizar un seguimiento a tiempo real de las alertas que se prod</w:t>
      </w:r>
      <w:r w:rsidR="21AF0A33">
        <w:t>ucen y del posicionamiento de las ambulancias.</w:t>
      </w:r>
    </w:p>
    <w:p w14:paraId="79611DCD" w14:textId="6579214C" w:rsidR="0067775F" w:rsidRDefault="2D591CC8" w:rsidP="006D1FA1">
      <w:pPr>
        <w:pStyle w:val="Ttulo2"/>
      </w:pPr>
      <w:bookmarkStart w:id="26" w:name="_Toc163406083"/>
      <w:bookmarkStart w:id="27" w:name="_Toc73475230"/>
      <w:bookmarkStart w:id="28" w:name="_Toc164117940"/>
      <w:bookmarkStart w:id="29" w:name="_Toc164120766"/>
      <w:bookmarkStart w:id="30" w:name="_Toc165126134"/>
      <w:r>
        <w:t>Antecedentes</w:t>
      </w:r>
      <w:bookmarkEnd w:id="26"/>
      <w:bookmarkEnd w:id="27"/>
      <w:bookmarkEnd w:id="28"/>
      <w:bookmarkEnd w:id="29"/>
      <w:bookmarkEnd w:id="30"/>
    </w:p>
    <w:p w14:paraId="6BCD77FA" w14:textId="538251BD" w:rsidR="007D7659" w:rsidRDefault="007D7659" w:rsidP="005F487B">
      <w:pPr>
        <w:pStyle w:val="Saludo"/>
      </w:pPr>
      <w:r>
        <w:t xml:space="preserve">A </w:t>
      </w:r>
      <w:r w:rsidR="00546237">
        <w:t>continuación, se presentan los</w:t>
      </w:r>
      <w:r w:rsidRPr="007D7659">
        <w:t xml:space="preserve"> antecedentes</w:t>
      </w:r>
      <w:r w:rsidR="00546237">
        <w:t xml:space="preserve"> que</w:t>
      </w:r>
      <w:r w:rsidRPr="007D7659">
        <w:t xml:space="preserve"> proporcionan un contexto relevante para comprender las alternativas estudiadas y la solución propuesta en el presente proyecto de mejora del sistema de seguimiento de usuarios en el ámbito de la salud en el Principado de Asturias</w:t>
      </w:r>
      <w:r w:rsidR="00113F3D">
        <w:t>:</w:t>
      </w:r>
    </w:p>
    <w:p w14:paraId="439C6162" w14:textId="59F1D7DA" w:rsidR="00546237" w:rsidRDefault="00546237" w:rsidP="00723CEA">
      <w:pPr>
        <w:pStyle w:val="Prrafodelista"/>
        <w:numPr>
          <w:ilvl w:val="0"/>
          <w:numId w:val="7"/>
        </w:numPr>
      </w:pPr>
      <w:r w:rsidRPr="00546237">
        <w:rPr>
          <w:b/>
          <w:bCs/>
        </w:rPr>
        <w:t xml:space="preserve">Seguimiento de </w:t>
      </w:r>
      <w:r w:rsidR="00AE3100">
        <w:rPr>
          <w:b/>
          <w:bCs/>
        </w:rPr>
        <w:t>p</w:t>
      </w:r>
      <w:r w:rsidRPr="00546237">
        <w:rPr>
          <w:b/>
          <w:bCs/>
        </w:rPr>
        <w:t>acientes:</w:t>
      </w:r>
      <w:r>
        <w:t xml:space="preserve"> Históricamente, el seguimiento de pacientes se ha centrado en aquellos con enfermedades crónicas. Esta limitación ha generado un vacío en el cuidado de usuarios sin tales condiciones médicas, lo que ha llevado a la exclusión de una parte significativa de la población del servicio de seguimiento</w:t>
      </w:r>
      <w:r w:rsidR="003B535E">
        <w:t xml:space="preserve">. </w:t>
      </w:r>
    </w:p>
    <w:p w14:paraId="704D2C14" w14:textId="75CB7786" w:rsidR="00546237" w:rsidRDefault="00546237" w:rsidP="00723CEA">
      <w:pPr>
        <w:pStyle w:val="Prrafodelista"/>
        <w:numPr>
          <w:ilvl w:val="0"/>
          <w:numId w:val="7"/>
        </w:numPr>
      </w:pPr>
      <w:r w:rsidRPr="00546237">
        <w:rPr>
          <w:b/>
          <w:bCs/>
        </w:rPr>
        <w:t xml:space="preserve">Proceso </w:t>
      </w:r>
      <w:r w:rsidR="00AE3100">
        <w:rPr>
          <w:b/>
          <w:bCs/>
        </w:rPr>
        <w:t>m</w:t>
      </w:r>
      <w:r w:rsidRPr="00546237">
        <w:rPr>
          <w:b/>
          <w:bCs/>
        </w:rPr>
        <w:t xml:space="preserve">anual de </w:t>
      </w:r>
      <w:r w:rsidR="00AE3100">
        <w:rPr>
          <w:b/>
          <w:bCs/>
        </w:rPr>
        <w:t>s</w:t>
      </w:r>
      <w:r w:rsidRPr="00546237">
        <w:rPr>
          <w:b/>
          <w:bCs/>
        </w:rPr>
        <w:t>eguimiento</w:t>
      </w:r>
      <w:r>
        <w:t>: El proceso actual de seguimiento de usuarios se realiza manualmente, sin la ayuda de sistemas de información integrados. Esto ha resultado en una gestión ineficiente y en la falta de registro adecuado de la información proporcionada por los usuarios durante las consultas médicas</w:t>
      </w:r>
      <w:r w:rsidR="003B535E">
        <w:t>, perdiéndose así mucha de la información relevante que los usuarios puedan estar ofreciendo a su médico</w:t>
      </w:r>
      <w:r>
        <w:t>.</w:t>
      </w:r>
    </w:p>
    <w:p w14:paraId="464145EE" w14:textId="05D76DD0" w:rsidR="00546237" w:rsidRDefault="00546237" w:rsidP="00723CEA">
      <w:pPr>
        <w:pStyle w:val="Prrafodelista"/>
        <w:numPr>
          <w:ilvl w:val="0"/>
          <w:numId w:val="7"/>
        </w:numPr>
      </w:pPr>
      <w:r w:rsidRPr="00546237">
        <w:rPr>
          <w:b/>
          <w:bCs/>
        </w:rPr>
        <w:lastRenderedPageBreak/>
        <w:t>Dependencia de</w:t>
      </w:r>
      <w:r w:rsidR="005953A1">
        <w:rPr>
          <w:b/>
          <w:bCs/>
        </w:rPr>
        <w:t xml:space="preserve"> médicos de cabecera</w:t>
      </w:r>
      <w:r>
        <w:t>: La supervisión y garantía del servicio de seguimiento dependen en gran medida de la iniciativa individual de los médicos</w:t>
      </w:r>
      <w:r w:rsidR="005953A1">
        <w:t xml:space="preserve"> de cabecera de los pacientes</w:t>
      </w:r>
      <w:r>
        <w:t xml:space="preserve">. La ausencia de un sistema de alerta para incidencias </w:t>
      </w:r>
      <w:r w:rsidR="00BB3362">
        <w:t>supone una estrategia reactiva ante los posibles problemas de los usuarios</w:t>
      </w:r>
      <w:r>
        <w:t>.</w:t>
      </w:r>
    </w:p>
    <w:p w14:paraId="028C27A4" w14:textId="6B4AD132" w:rsidR="00546237" w:rsidRDefault="00546237" w:rsidP="00723CEA">
      <w:pPr>
        <w:pStyle w:val="Prrafodelista"/>
        <w:numPr>
          <w:ilvl w:val="0"/>
          <w:numId w:val="7"/>
        </w:numPr>
      </w:pPr>
      <w:r w:rsidRPr="00546237">
        <w:rPr>
          <w:b/>
          <w:bCs/>
        </w:rPr>
        <w:t xml:space="preserve">Legislación </w:t>
      </w:r>
      <w:r w:rsidR="00AE3100">
        <w:rPr>
          <w:b/>
          <w:bCs/>
        </w:rPr>
        <w:t>v</w:t>
      </w:r>
      <w:r w:rsidRPr="00546237">
        <w:rPr>
          <w:b/>
          <w:bCs/>
        </w:rPr>
        <w:t>igente</w:t>
      </w:r>
      <w:r>
        <w:t>: La Ley del Principado de Asturias de Salud, especialmente en su título VIII, establece</w:t>
      </w:r>
      <w:r w:rsidR="00F657C1">
        <w:t xml:space="preserve">n las bases </w:t>
      </w:r>
      <w:r>
        <w:t>para la configuración y desarrollo del Sistema de Información de Salud. Sin embargo, la falta de implementación efectiva de estas disposiciones ha contribuido a las deficiencias en el sistema de seguimiento de usuarios.</w:t>
      </w:r>
    </w:p>
    <w:p w14:paraId="12A8ACE0" w14:textId="03A4D17D" w:rsidR="00546237" w:rsidRDefault="00546237" w:rsidP="00723CEA">
      <w:pPr>
        <w:pStyle w:val="Prrafodelista"/>
        <w:numPr>
          <w:ilvl w:val="0"/>
          <w:numId w:val="7"/>
        </w:numPr>
      </w:pPr>
      <w:r w:rsidRPr="00CB05DA">
        <w:rPr>
          <w:b/>
          <w:bCs/>
        </w:rPr>
        <w:t>Infraestructura de Comunicaciones</w:t>
      </w:r>
      <w:r>
        <w:t>: La infraestructura de comunicaciones actual del contratante se basa en una serie de nodos y protocolos que conectan los hospitales públicos y el CPD del edificio Asturcón. Sin embargo, la falta de un software adecuado para la gestión del seguimiento de usuarios ha limitado la eficiencia de esta infraestructura.</w:t>
      </w:r>
    </w:p>
    <w:p w14:paraId="6818B88E" w14:textId="6BFCC232" w:rsidR="00546237" w:rsidRPr="007D7659" w:rsidRDefault="00546237" w:rsidP="00723CEA">
      <w:pPr>
        <w:pStyle w:val="Prrafodelista"/>
        <w:numPr>
          <w:ilvl w:val="0"/>
          <w:numId w:val="7"/>
        </w:numPr>
      </w:pPr>
      <w:r w:rsidRPr="00546237">
        <w:rPr>
          <w:b/>
          <w:bCs/>
        </w:rPr>
        <w:t>Responsabilidades de GITPA</w:t>
      </w:r>
      <w:r>
        <w:t>: La empresa pública Gestión de Infraestructuras Públicas de Telecomunicación del Principado de Asturias, S.A. (GITPA) tiene la responsabilidad de proporcionar servicios de conectividad a los hospitales públicos y al CPD del edificio Asturcón como parte del Proyecto siAi. Sin embargo, la efectividad de estos servicios en el contexto del seguimiento de usuarios aún no ha sido completamente explorada.</w:t>
      </w:r>
    </w:p>
    <w:p w14:paraId="4A209E03" w14:textId="5C181360" w:rsidR="0067775F" w:rsidRDefault="2D591CC8" w:rsidP="006D1FA1">
      <w:pPr>
        <w:pStyle w:val="Ttulo2"/>
      </w:pPr>
      <w:bookmarkStart w:id="31" w:name="_Toc163406084"/>
      <w:bookmarkStart w:id="32" w:name="_Toc165126135"/>
      <w:bookmarkStart w:id="33" w:name="_Toc166814853"/>
      <w:bookmarkStart w:id="34" w:name="_Toc164117941"/>
      <w:bookmarkStart w:id="35" w:name="_Toc164120767"/>
      <w:r>
        <w:t>Descripción de la situación actual</w:t>
      </w:r>
      <w:bookmarkEnd w:id="31"/>
      <w:bookmarkEnd w:id="32"/>
    </w:p>
    <w:bookmarkEnd w:id="33"/>
    <w:bookmarkEnd w:id="34"/>
    <w:bookmarkEnd w:id="35"/>
    <w:p w14:paraId="696F07F2" w14:textId="4555E4B5" w:rsidR="002B612B" w:rsidRDefault="002B612B" w:rsidP="005F487B">
      <w:pPr>
        <w:pStyle w:val="Textoindependiente"/>
      </w:pPr>
      <w:r>
        <w:t>Actualmente este seguimiento al paciente no se realiza a los usuarios que no sufren una enfermedad crónica. Y el seguimiento a estos usuarios se compone de chequeos periódicos presenciales en donde al usuario se le cita para su siguiente visita dependiendo del resultado de su examen/chequeo en curso.</w:t>
      </w:r>
    </w:p>
    <w:p w14:paraId="45A000FC" w14:textId="3850D226" w:rsidR="002B612B" w:rsidRDefault="002B612B" w:rsidP="005F487B">
      <w:pPr>
        <w:pStyle w:val="Textoindependiente"/>
      </w:pPr>
      <w:r>
        <w:t>Además, la mayor parte de la información que expresa el usuario no queda reflejada en los sistemas actuales.</w:t>
      </w:r>
    </w:p>
    <w:p w14:paraId="466EA5B6" w14:textId="77777777" w:rsidR="002B612B" w:rsidRDefault="002B612B" w:rsidP="005F487B">
      <w:pPr>
        <w:pStyle w:val="Textoindependiente"/>
      </w:pPr>
      <w:r>
        <w:t>Para supervisar y garantizar el buen funcionamiento del servicio, actualmente hay un equipo de personal sanitario (médicos, enfermeras, …) que realiza este seguimiento en base a las pautas que les determinan el personal médico especialista de los usuarios en tratamiento. Es decir, no tienen un sistema que les alerte de las incidencias, sino que dependen de la voluntad del médico que trata a estos usuarios.</w:t>
      </w:r>
    </w:p>
    <w:p w14:paraId="53CC17A4" w14:textId="7D6AA1D2" w:rsidR="00457CF8" w:rsidRDefault="002B612B" w:rsidP="005F487B">
      <w:pPr>
        <w:pStyle w:val="Textoindependiente"/>
      </w:pPr>
      <w:r>
        <w:t>La Ley del Principado de Asturias de Salud</w:t>
      </w:r>
      <w:sdt>
        <w:sdtPr>
          <w:id w:val="2044405318"/>
          <w:citation/>
        </w:sdtPr>
        <w:sdtContent>
          <w:r w:rsidR="00346714">
            <w:fldChar w:fldCharType="begin"/>
          </w:r>
          <w:r w:rsidR="00792063">
            <w:instrText xml:space="preserve">CITATION Adm23 \l 3082 </w:instrText>
          </w:r>
          <w:r w:rsidR="00346714">
            <w:fldChar w:fldCharType="separate"/>
          </w:r>
          <w:r w:rsidR="00A17A5C">
            <w:rPr>
              <w:noProof/>
            </w:rPr>
            <w:t xml:space="preserve"> </w:t>
          </w:r>
          <w:r w:rsidR="00A17A5C" w:rsidRPr="00A17A5C">
            <w:rPr>
              <w:noProof/>
            </w:rPr>
            <w:t>[1]</w:t>
          </w:r>
          <w:r w:rsidR="00346714">
            <w:fldChar w:fldCharType="end"/>
          </w:r>
        </w:sdtContent>
      </w:sdt>
      <w:r>
        <w:t>, en el título VIII, se recoge los aspectos más relevantes para la configuración y desarrollo del Sistema de Información de Salud (Historia Clínica, Registro de datos sanitarios, ...)</w:t>
      </w:r>
    </w:p>
    <w:p w14:paraId="062F54CF" w14:textId="42C4199D" w:rsidR="009E3E69" w:rsidRDefault="009E3E69" w:rsidP="009E3E69">
      <w:pPr>
        <w:pStyle w:val="Textoindependiente"/>
        <w:jc w:val="center"/>
      </w:pPr>
      <w:r>
        <w:rPr>
          <w:noProof/>
        </w:rPr>
        <w:lastRenderedPageBreak/>
        <w:drawing>
          <wp:inline distT="0" distB="0" distL="0" distR="0" wp14:anchorId="7817865B" wp14:editId="38510630">
            <wp:extent cx="3140015" cy="3133909"/>
            <wp:effectExtent l="0" t="0" r="0" b="0"/>
            <wp:docPr id="996498121" name="Imagen 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498121" name="Imagen 3" descr="Diagrama&#10;&#10;Descripción generada automáticamente"/>
                    <pic:cNvPicPr>
                      <a:picLocks noChangeAspect="1" noChangeArrowheads="1"/>
                    </pic:cNvPicPr>
                  </pic:nvPicPr>
                  <pic:blipFill>
                    <a:blip r:embed="rId25">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3160442" cy="3154296"/>
                    </a:xfrm>
                    <a:prstGeom prst="rect">
                      <a:avLst/>
                    </a:prstGeom>
                    <a:noFill/>
                    <a:ln>
                      <a:noFill/>
                    </a:ln>
                  </pic:spPr>
                </pic:pic>
              </a:graphicData>
            </a:graphic>
          </wp:inline>
        </w:drawing>
      </w:r>
    </w:p>
    <w:p w14:paraId="6B9E6F82" w14:textId="3C368A6D" w:rsidR="009E3E69" w:rsidRPr="00457CF8" w:rsidRDefault="00E564AF" w:rsidP="00E564AF">
      <w:pPr>
        <w:pStyle w:val="CitadeFiguras"/>
      </w:pPr>
      <w:bookmarkStart w:id="36" w:name="_Toc163919721"/>
      <w:bookmarkStart w:id="37" w:name="_Toc165126497"/>
      <w:r>
        <w:t>Situación actual: Software de HIS</w:t>
      </w:r>
      <w:bookmarkEnd w:id="36"/>
      <w:bookmarkEnd w:id="37"/>
    </w:p>
    <w:p w14:paraId="033BD269" w14:textId="50A01A18" w:rsidR="00491FFA" w:rsidRPr="00457CF8" w:rsidRDefault="00491FFA" w:rsidP="00491FFA">
      <w:r>
        <w:t xml:space="preserve">En </w:t>
      </w:r>
      <w:r w:rsidR="00BC1A5E">
        <w:t>el sistema actual</w:t>
      </w:r>
      <w:r>
        <w:t>, la información del Sistema de Información Hospitalaria (HIS) del Contratante sirve como base para el sistema de seguimiento de usuarios. Además, cada hospital cuenta con un equipo dedicado que se encarga de gestionar de manera manual la creación de expedientes de seguimiento y la comunicación con los usuarios, recordándoles sus citas médicas y prescripciones</w:t>
      </w:r>
    </w:p>
    <w:p w14:paraId="7B34EA15" w14:textId="77777777" w:rsidR="00E564AF" w:rsidRDefault="009E3E69" w:rsidP="00A07AD1">
      <w:pPr>
        <w:jc w:val="center"/>
      </w:pPr>
      <w:r>
        <w:rPr>
          <w:noProof/>
        </w:rPr>
        <w:drawing>
          <wp:inline distT="0" distB="0" distL="0" distR="0" wp14:anchorId="7AAB6F4D" wp14:editId="7904CDCC">
            <wp:extent cx="4106173" cy="3337263"/>
            <wp:effectExtent l="0" t="0" r="8890" b="0"/>
            <wp:docPr id="114108769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4124133" cy="3351859"/>
                    </a:xfrm>
                    <a:prstGeom prst="rect">
                      <a:avLst/>
                    </a:prstGeom>
                    <a:noFill/>
                    <a:ln>
                      <a:noFill/>
                    </a:ln>
                  </pic:spPr>
                </pic:pic>
              </a:graphicData>
            </a:graphic>
          </wp:inline>
        </w:drawing>
      </w:r>
    </w:p>
    <w:p w14:paraId="4ABDD372" w14:textId="46BC29EF" w:rsidR="00E564AF" w:rsidRDefault="00E564AF" w:rsidP="00E564AF">
      <w:pPr>
        <w:pStyle w:val="CitadeFiguras"/>
      </w:pPr>
      <w:bookmarkStart w:id="38" w:name="_Toc163919722"/>
      <w:bookmarkStart w:id="39" w:name="_Toc165126498"/>
      <w:r>
        <w:t xml:space="preserve">Situación actual: </w:t>
      </w:r>
      <w:r w:rsidR="0079353F" w:rsidRPr="00D47657">
        <w:t>Infraestructura</w:t>
      </w:r>
      <w:r>
        <w:t xml:space="preserve"> de comunicaciones</w:t>
      </w:r>
      <w:bookmarkEnd w:id="38"/>
      <w:bookmarkEnd w:id="39"/>
    </w:p>
    <w:p w14:paraId="66CBB2AE" w14:textId="3262734A" w:rsidR="0067775F" w:rsidRDefault="2D591CC8" w:rsidP="006D1FA1">
      <w:pPr>
        <w:pStyle w:val="Ttulo2"/>
      </w:pPr>
      <w:bookmarkStart w:id="40" w:name="_Toc163406085"/>
      <w:bookmarkStart w:id="41" w:name="_Toc1781340173"/>
      <w:bookmarkStart w:id="42" w:name="_Toc164117942"/>
      <w:bookmarkStart w:id="43" w:name="_Toc164120768"/>
      <w:bookmarkStart w:id="44" w:name="_Toc165126136"/>
      <w:r>
        <w:lastRenderedPageBreak/>
        <w:t>Normas y referencias</w:t>
      </w:r>
      <w:bookmarkEnd w:id="40"/>
      <w:bookmarkEnd w:id="41"/>
      <w:bookmarkEnd w:id="42"/>
      <w:bookmarkEnd w:id="43"/>
      <w:bookmarkEnd w:id="44"/>
    </w:p>
    <w:p w14:paraId="2A557D6E" w14:textId="6F624510" w:rsidR="00457CF8" w:rsidRDefault="4B7CDAD2" w:rsidP="006D1FA1">
      <w:pPr>
        <w:pStyle w:val="Ttulo3"/>
      </w:pPr>
      <w:bookmarkStart w:id="45" w:name="_Toc293240990"/>
      <w:bookmarkStart w:id="46" w:name="_Toc164120769"/>
      <w:bookmarkStart w:id="47" w:name="_Toc165126137"/>
      <w:r>
        <w:t>Disposiciones legales y normas aplicadas</w:t>
      </w:r>
      <w:bookmarkEnd w:id="45"/>
      <w:bookmarkEnd w:id="46"/>
      <w:bookmarkEnd w:id="47"/>
    </w:p>
    <w:p w14:paraId="0C9A6CC8" w14:textId="257BE83A" w:rsidR="00E10482" w:rsidRDefault="001B1541" w:rsidP="00723CEA">
      <w:pPr>
        <w:pStyle w:val="Prrafodelista"/>
        <w:numPr>
          <w:ilvl w:val="0"/>
          <w:numId w:val="6"/>
        </w:numPr>
      </w:pPr>
      <w:r>
        <w:t>Norma UNE 157801</w:t>
      </w:r>
      <w:r w:rsidR="008C4066">
        <w:t>.</w:t>
      </w:r>
    </w:p>
    <w:p w14:paraId="52B6D5C4" w14:textId="081FFDDE" w:rsidR="0096480A" w:rsidRDefault="00F56CEA" w:rsidP="00723CEA">
      <w:pPr>
        <w:pStyle w:val="Prrafodelista"/>
        <w:numPr>
          <w:ilvl w:val="0"/>
          <w:numId w:val="6"/>
        </w:numPr>
      </w:pPr>
      <w:r w:rsidRPr="00F56CEA">
        <w:t>Reglamento (UE) 2016/679 del Parlamento Europeo y del Consejo, de 27 de abril de 2016, relativo a la protección de las personas físicas en lo que respecta al tratamiento de datos personales y a la libre circulación de estos datos (RGPD)</w:t>
      </w:r>
      <w:r w:rsidR="008C4066">
        <w:t>.</w:t>
      </w:r>
    </w:p>
    <w:p w14:paraId="3858192B" w14:textId="3D3FC19C" w:rsidR="008C4066" w:rsidRDefault="003A5841" w:rsidP="00723CEA">
      <w:pPr>
        <w:pStyle w:val="Prrafodelista"/>
        <w:numPr>
          <w:ilvl w:val="0"/>
          <w:numId w:val="6"/>
        </w:numPr>
      </w:pPr>
      <w:r w:rsidRPr="003A5841">
        <w:t>Ley Orgánica 3/2018, de 5 de diciembre, de Protección de Datos Personales y garantía de los derechos digitales.</w:t>
      </w:r>
    </w:p>
    <w:p w14:paraId="4731944A" w14:textId="6C59BB41" w:rsidR="008C4066" w:rsidRDefault="008C4066" w:rsidP="00723CEA">
      <w:pPr>
        <w:pStyle w:val="Prrafodelista"/>
        <w:numPr>
          <w:ilvl w:val="0"/>
          <w:numId w:val="6"/>
        </w:numPr>
      </w:pPr>
      <w:r w:rsidRPr="008C4066">
        <w:t>Ley 41/2002, de 14 de noviembre, básica reguladora de la autonomía del paciente y de derechos y obligaciones en materia de información y documentación clínica</w:t>
      </w:r>
      <w:r>
        <w:t>.</w:t>
      </w:r>
    </w:p>
    <w:p w14:paraId="593BCA3C" w14:textId="6C5FC1E5" w:rsidR="008C4066" w:rsidRDefault="00A0452D" w:rsidP="00723CEA">
      <w:pPr>
        <w:pStyle w:val="Prrafodelista"/>
        <w:numPr>
          <w:ilvl w:val="0"/>
          <w:numId w:val="6"/>
        </w:numPr>
      </w:pPr>
      <w:r w:rsidRPr="00A0452D">
        <w:t>Ley 14/1986, de 25 de abril, General de Sanidad</w:t>
      </w:r>
      <w:r>
        <w:t>.</w:t>
      </w:r>
    </w:p>
    <w:p w14:paraId="02FA588B" w14:textId="438FCAE3" w:rsidR="00990487" w:rsidRDefault="00990487" w:rsidP="00723CEA">
      <w:pPr>
        <w:pStyle w:val="Prrafodelista"/>
        <w:numPr>
          <w:ilvl w:val="0"/>
          <w:numId w:val="6"/>
        </w:numPr>
      </w:pPr>
      <w:r w:rsidRPr="00990487">
        <w:t>La ley 16/2003, de cohesión y calidad del Sistema Nacional de Salud (SNS)</w:t>
      </w:r>
    </w:p>
    <w:p w14:paraId="5801D46D" w14:textId="34AD8FB5" w:rsidR="005575BC" w:rsidRDefault="005575BC" w:rsidP="00723CEA">
      <w:pPr>
        <w:pStyle w:val="Prrafodelista"/>
        <w:numPr>
          <w:ilvl w:val="0"/>
          <w:numId w:val="6"/>
        </w:numPr>
      </w:pPr>
      <w:r w:rsidRPr="005575BC">
        <w:t>Ley 7/2019, de 29 de marzo, de Salud.</w:t>
      </w:r>
    </w:p>
    <w:p w14:paraId="2A4280B2" w14:textId="5116711E" w:rsidR="00E7402D" w:rsidRDefault="00E7402D" w:rsidP="00723CEA">
      <w:pPr>
        <w:pStyle w:val="Prrafodelista"/>
        <w:numPr>
          <w:ilvl w:val="0"/>
          <w:numId w:val="6"/>
        </w:numPr>
      </w:pPr>
      <w:r w:rsidRPr="00E7402D">
        <w:t>Real Decreto Legislativo 1/2015, de 24 de julio, por el que se aprueba el texto refundido de la Ley de garantías y uso racional de los medicamentos y productos sanitarios.</w:t>
      </w:r>
    </w:p>
    <w:p w14:paraId="45C20FAF" w14:textId="7C775E67" w:rsidR="00A0452D" w:rsidRDefault="00A0452D" w:rsidP="00723CEA">
      <w:pPr>
        <w:pStyle w:val="Prrafodelista"/>
        <w:numPr>
          <w:ilvl w:val="0"/>
          <w:numId w:val="6"/>
        </w:numPr>
      </w:pPr>
      <w:r w:rsidRPr="00A0452D">
        <w:t>Norma ISO/IEC 27001 sobre Seguridad de la Información</w:t>
      </w:r>
      <w:r>
        <w:t>.</w:t>
      </w:r>
    </w:p>
    <w:p w14:paraId="264046E5" w14:textId="2CB402D5" w:rsidR="00A0452D" w:rsidRDefault="00A0452D" w:rsidP="00723CEA">
      <w:pPr>
        <w:pStyle w:val="Prrafodelista"/>
        <w:numPr>
          <w:ilvl w:val="0"/>
          <w:numId w:val="6"/>
        </w:numPr>
      </w:pPr>
      <w:r w:rsidRPr="00A0452D">
        <w:t>Norma ISO/IEC 27799 sobre seguridad de la información en la atención de salud</w:t>
      </w:r>
      <w:r>
        <w:t>.</w:t>
      </w:r>
    </w:p>
    <w:p w14:paraId="19ABD872" w14:textId="1877A388" w:rsidR="00A0452D" w:rsidRDefault="002B4E97" w:rsidP="00723CEA">
      <w:pPr>
        <w:pStyle w:val="Prrafodelista"/>
        <w:numPr>
          <w:ilvl w:val="0"/>
          <w:numId w:val="6"/>
        </w:numPr>
      </w:pPr>
      <w:r w:rsidRPr="002B4E97">
        <w:t>Normativa específica sobre telemedicina</w:t>
      </w:r>
      <w:r w:rsidR="00E36C02">
        <w:t xml:space="preserve">, recogida en </w:t>
      </w:r>
      <w:r w:rsidR="000210AE" w:rsidRPr="000210AE">
        <w:t>Real Decreto 81/2014, de 7 de febrero</w:t>
      </w:r>
      <w:r>
        <w:t>.</w:t>
      </w:r>
    </w:p>
    <w:p w14:paraId="7F3224C4" w14:textId="2ED2E9E2" w:rsidR="0096480A" w:rsidRDefault="002B4E97" w:rsidP="00723CEA">
      <w:pPr>
        <w:pStyle w:val="Prrafodelista"/>
        <w:numPr>
          <w:ilvl w:val="0"/>
          <w:numId w:val="6"/>
        </w:numPr>
      </w:pPr>
      <w:r w:rsidRPr="002B4E97">
        <w:t>Normativa sobre interoperabilidad de sistemas de información sanitaria</w:t>
      </w:r>
      <w:r>
        <w:t>.</w:t>
      </w:r>
    </w:p>
    <w:bookmarkStart w:id="48" w:name="_Toc165126138" w:displacedByCustomXml="next"/>
    <w:bookmarkStart w:id="49" w:name="_Toc380206042" w:displacedByCustomXml="next"/>
    <w:bookmarkStart w:id="50" w:name="_Toc164120770" w:displacedByCustomXml="next"/>
    <w:sdt>
      <w:sdtPr>
        <w:rPr>
          <w:rFonts w:asciiTheme="minorHAnsi" w:eastAsiaTheme="minorEastAsia" w:hAnsiTheme="minorHAnsi" w:cstheme="minorBidi"/>
          <w:b w:val="0"/>
          <w:color w:val="auto"/>
          <w:sz w:val="22"/>
          <w:szCs w:val="22"/>
        </w:rPr>
        <w:id w:val="-427823363"/>
        <w:docPartObj>
          <w:docPartGallery w:val="Bibliographies"/>
          <w:docPartUnique/>
        </w:docPartObj>
      </w:sdtPr>
      <w:sdtContent>
        <w:p w14:paraId="3AD0091E" w14:textId="011A912C" w:rsidR="0009441A" w:rsidRDefault="3D65E4A7" w:rsidP="006D1FA1">
          <w:pPr>
            <w:pStyle w:val="Ttulo3"/>
          </w:pPr>
          <w:r>
            <w:t>Bibliografía</w:t>
          </w:r>
          <w:bookmarkEnd w:id="50"/>
          <w:bookmarkEnd w:id="49"/>
          <w:bookmarkEnd w:id="48"/>
        </w:p>
        <w:sdt>
          <w:sdtPr>
            <w:id w:val="111145805"/>
            <w:bibliography/>
          </w:sdtPr>
          <w:sdtContent>
            <w:p w14:paraId="5CB205A8" w14:textId="77777777" w:rsidR="00A17A5C" w:rsidRDefault="0009441A">
              <w:pPr>
                <w:rPr>
                  <w:noProof/>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2"/>
                <w:gridCol w:w="8182"/>
              </w:tblGrid>
              <w:tr w:rsidR="00A17A5C" w14:paraId="1EDEC291" w14:textId="77777777">
                <w:trPr>
                  <w:divId w:val="617026417"/>
                  <w:tblCellSpacing w:w="15" w:type="dxa"/>
                </w:trPr>
                <w:tc>
                  <w:tcPr>
                    <w:tcW w:w="50" w:type="pct"/>
                    <w:hideMark/>
                  </w:tcPr>
                  <w:p w14:paraId="61BE647F" w14:textId="1CE01C7F" w:rsidR="00A17A5C" w:rsidRDefault="00A17A5C">
                    <w:pPr>
                      <w:pStyle w:val="Bibliografa"/>
                      <w:rPr>
                        <w:noProof/>
                        <w:kern w:val="0"/>
                        <w:sz w:val="24"/>
                        <w:szCs w:val="24"/>
                        <w14:ligatures w14:val="none"/>
                      </w:rPr>
                    </w:pPr>
                    <w:r>
                      <w:rPr>
                        <w:noProof/>
                      </w:rPr>
                      <w:t xml:space="preserve">[1] </w:t>
                    </w:r>
                  </w:p>
                </w:tc>
                <w:tc>
                  <w:tcPr>
                    <w:tcW w:w="0" w:type="auto"/>
                    <w:hideMark/>
                  </w:tcPr>
                  <w:p w14:paraId="60224C87" w14:textId="77777777" w:rsidR="00A17A5C" w:rsidRDefault="00A17A5C">
                    <w:pPr>
                      <w:pStyle w:val="Bibliografa"/>
                      <w:rPr>
                        <w:noProof/>
                      </w:rPr>
                    </w:pPr>
                    <w:r>
                      <w:rPr>
                        <w:noProof/>
                      </w:rPr>
                      <w:t xml:space="preserve">Administración del Principado de Asturias, </w:t>
                    </w:r>
                    <w:r>
                      <w:rPr>
                        <w:i/>
                        <w:iCs/>
                        <w:noProof/>
                      </w:rPr>
                      <w:t xml:space="preserve">Metodología de Gestión de Proyectos (MEGEPA), </w:t>
                    </w:r>
                    <w:r>
                      <w:rPr>
                        <w:noProof/>
                      </w:rPr>
                      <w:t xml:space="preserve">Asturias, 2023. </w:t>
                    </w:r>
                  </w:p>
                </w:tc>
              </w:tr>
              <w:tr w:rsidR="00A17A5C" w:rsidRPr="00342C79" w14:paraId="57572FDE" w14:textId="77777777">
                <w:trPr>
                  <w:divId w:val="617026417"/>
                  <w:tblCellSpacing w:w="15" w:type="dxa"/>
                </w:trPr>
                <w:tc>
                  <w:tcPr>
                    <w:tcW w:w="50" w:type="pct"/>
                    <w:hideMark/>
                  </w:tcPr>
                  <w:p w14:paraId="62DB0140" w14:textId="77777777" w:rsidR="00A17A5C" w:rsidRDefault="00A17A5C">
                    <w:pPr>
                      <w:pStyle w:val="Bibliografa"/>
                      <w:rPr>
                        <w:noProof/>
                      </w:rPr>
                    </w:pPr>
                    <w:r>
                      <w:rPr>
                        <w:noProof/>
                      </w:rPr>
                      <w:t xml:space="preserve">[2] </w:t>
                    </w:r>
                  </w:p>
                </w:tc>
                <w:tc>
                  <w:tcPr>
                    <w:tcW w:w="0" w:type="auto"/>
                    <w:hideMark/>
                  </w:tcPr>
                  <w:p w14:paraId="06CBE685" w14:textId="77777777" w:rsidR="00A17A5C" w:rsidRPr="00342C79" w:rsidRDefault="00A17A5C">
                    <w:pPr>
                      <w:pStyle w:val="Bibliografa"/>
                      <w:rPr>
                        <w:noProof/>
                        <w:lang w:val="en-US"/>
                      </w:rPr>
                    </w:pPr>
                    <w:r w:rsidRPr="00342C79">
                      <w:rPr>
                        <w:noProof/>
                        <w:lang w:val="en-US"/>
                      </w:rPr>
                      <w:t xml:space="preserve">Project Management Institute, A Guide to the Project Management Body of Knowledge (PMBOK guide), 6th ed ed., 2017. </w:t>
                    </w:r>
                  </w:p>
                </w:tc>
              </w:tr>
              <w:tr w:rsidR="00A17A5C" w14:paraId="13D512C5" w14:textId="77777777">
                <w:trPr>
                  <w:divId w:val="617026417"/>
                  <w:tblCellSpacing w:w="15" w:type="dxa"/>
                </w:trPr>
                <w:tc>
                  <w:tcPr>
                    <w:tcW w:w="50" w:type="pct"/>
                    <w:hideMark/>
                  </w:tcPr>
                  <w:p w14:paraId="46D4304A" w14:textId="77777777" w:rsidR="00A17A5C" w:rsidRDefault="00A17A5C">
                    <w:pPr>
                      <w:pStyle w:val="Bibliografa"/>
                      <w:rPr>
                        <w:noProof/>
                      </w:rPr>
                    </w:pPr>
                    <w:r>
                      <w:rPr>
                        <w:noProof/>
                      </w:rPr>
                      <w:t xml:space="preserve">[3] </w:t>
                    </w:r>
                  </w:p>
                </w:tc>
                <w:tc>
                  <w:tcPr>
                    <w:tcW w:w="0" w:type="auto"/>
                    <w:hideMark/>
                  </w:tcPr>
                  <w:p w14:paraId="554D5C26" w14:textId="77777777" w:rsidR="00A17A5C" w:rsidRDefault="00A17A5C">
                    <w:pPr>
                      <w:pStyle w:val="Bibliografa"/>
                      <w:rPr>
                        <w:noProof/>
                      </w:rPr>
                    </w:pPr>
                    <w:r>
                      <w:rPr>
                        <w:noProof/>
                      </w:rPr>
                      <w:t>BOE, «RGPD - Regramento General de Protección de Datos,» 2018. [En línea]. Available: https://www.boe.es/buscar/pdf/2018/BOE-A-2018-16673-consolidado.pdf. [Último acceso: 06 04 2024].</w:t>
                    </w:r>
                  </w:p>
                </w:tc>
              </w:tr>
              <w:tr w:rsidR="00A17A5C" w14:paraId="1DB7634D" w14:textId="77777777">
                <w:trPr>
                  <w:divId w:val="617026417"/>
                  <w:tblCellSpacing w:w="15" w:type="dxa"/>
                </w:trPr>
                <w:tc>
                  <w:tcPr>
                    <w:tcW w:w="50" w:type="pct"/>
                    <w:hideMark/>
                  </w:tcPr>
                  <w:p w14:paraId="703DD7CB" w14:textId="77777777" w:rsidR="00A17A5C" w:rsidRDefault="00A17A5C">
                    <w:pPr>
                      <w:pStyle w:val="Bibliografa"/>
                      <w:rPr>
                        <w:noProof/>
                      </w:rPr>
                    </w:pPr>
                    <w:r>
                      <w:rPr>
                        <w:noProof/>
                      </w:rPr>
                      <w:t xml:space="preserve">[4] </w:t>
                    </w:r>
                  </w:p>
                </w:tc>
                <w:tc>
                  <w:tcPr>
                    <w:tcW w:w="0" w:type="auto"/>
                    <w:hideMark/>
                  </w:tcPr>
                  <w:p w14:paraId="0F8C8AD9" w14:textId="77777777" w:rsidR="00A17A5C" w:rsidRDefault="00A17A5C">
                    <w:pPr>
                      <w:pStyle w:val="Bibliografa"/>
                      <w:rPr>
                        <w:noProof/>
                      </w:rPr>
                    </w:pPr>
                    <w:r>
                      <w:rPr>
                        <w:noProof/>
                      </w:rPr>
                      <w:t xml:space="preserve">Boletín Oficial del Estado (BOE), </w:t>
                    </w:r>
                    <w:r>
                      <w:rPr>
                        <w:i/>
                        <w:iCs/>
                        <w:noProof/>
                      </w:rPr>
                      <w:t xml:space="preserve">Ley de Propiedad Intelectual, </w:t>
                    </w:r>
                    <w:r>
                      <w:rPr>
                        <w:noProof/>
                      </w:rPr>
                      <w:t xml:space="preserve">1995. </w:t>
                    </w:r>
                  </w:p>
                </w:tc>
              </w:tr>
              <w:tr w:rsidR="00A17A5C" w14:paraId="58324F79" w14:textId="77777777">
                <w:trPr>
                  <w:divId w:val="617026417"/>
                  <w:tblCellSpacing w:w="15" w:type="dxa"/>
                </w:trPr>
                <w:tc>
                  <w:tcPr>
                    <w:tcW w:w="50" w:type="pct"/>
                    <w:hideMark/>
                  </w:tcPr>
                  <w:p w14:paraId="1F694ADB" w14:textId="77777777" w:rsidR="00A17A5C" w:rsidRDefault="00A17A5C">
                    <w:pPr>
                      <w:pStyle w:val="Bibliografa"/>
                      <w:rPr>
                        <w:noProof/>
                      </w:rPr>
                    </w:pPr>
                    <w:r>
                      <w:rPr>
                        <w:noProof/>
                      </w:rPr>
                      <w:t xml:space="preserve">[5] </w:t>
                    </w:r>
                  </w:p>
                </w:tc>
                <w:tc>
                  <w:tcPr>
                    <w:tcW w:w="0" w:type="auto"/>
                    <w:hideMark/>
                  </w:tcPr>
                  <w:p w14:paraId="25696AC8" w14:textId="77777777" w:rsidR="00A17A5C" w:rsidRDefault="00A17A5C">
                    <w:pPr>
                      <w:pStyle w:val="Bibliografa"/>
                      <w:rPr>
                        <w:noProof/>
                      </w:rPr>
                    </w:pPr>
                    <w:r>
                      <w:rPr>
                        <w:noProof/>
                      </w:rPr>
                      <w:t>A. A. Juan Fuente y B. López Pérez, «Guía de Aprendizaje de la asignatura de Dirección y Planificación de Proyectos,» 25 Febrero 2022. [En línea]. [Último acceso: 21 Marzo 2024].</w:t>
                    </w:r>
                  </w:p>
                </w:tc>
              </w:tr>
            </w:tbl>
            <w:p w14:paraId="1D1FC67A" w14:textId="77777777" w:rsidR="00A17A5C" w:rsidRDefault="00A17A5C">
              <w:pPr>
                <w:divId w:val="617026417"/>
                <w:rPr>
                  <w:rFonts w:eastAsia="Times New Roman"/>
                  <w:noProof/>
                </w:rPr>
              </w:pPr>
            </w:p>
            <w:p w14:paraId="59FAA7C7" w14:textId="77152432" w:rsidR="0009441A" w:rsidRDefault="0009441A">
              <w:r>
                <w:rPr>
                  <w:b/>
                  <w:bCs/>
                </w:rPr>
                <w:fldChar w:fldCharType="end"/>
              </w:r>
            </w:p>
          </w:sdtContent>
        </w:sdt>
      </w:sdtContent>
    </w:sdt>
    <w:p w14:paraId="37C98F03" w14:textId="79C5912E" w:rsidR="0067775F" w:rsidRDefault="2D591CC8" w:rsidP="006D1FA1">
      <w:pPr>
        <w:pStyle w:val="Ttulo2"/>
      </w:pPr>
      <w:bookmarkStart w:id="51" w:name="_Toc163406086"/>
      <w:bookmarkStart w:id="52" w:name="_Toc165126139"/>
      <w:bookmarkStart w:id="53" w:name="_Toc1297029973"/>
      <w:bookmarkStart w:id="54" w:name="_Toc164117943"/>
      <w:bookmarkStart w:id="55" w:name="_Toc164120771"/>
      <w:r>
        <w:lastRenderedPageBreak/>
        <w:t>Definiciones y abreviaturas</w:t>
      </w:r>
      <w:bookmarkEnd w:id="51"/>
      <w:bookmarkEnd w:id="52"/>
    </w:p>
    <w:bookmarkEnd w:id="53"/>
    <w:bookmarkEnd w:id="54"/>
    <w:bookmarkEnd w:id="55"/>
    <w:p w14:paraId="2CA32DE2" w14:textId="51F54441" w:rsidR="0041196E" w:rsidRPr="0041196E" w:rsidRDefault="0041196E" w:rsidP="0041196E">
      <w:r w:rsidRPr="00C34267">
        <w:rPr>
          <w:b/>
          <w:bCs/>
        </w:rPr>
        <w:t>API:</w:t>
      </w:r>
      <w:r>
        <w:t xml:space="preserve"> </w:t>
      </w:r>
      <w:r w:rsidR="00C34267" w:rsidRPr="00C34267">
        <w:t>Se refiere a un conjunto de reglas y definiciones que permiten a diferentes aplicaciones de software comunicarse entre sí. Las API especifican cómo se pueden solicitar y entregar datos entre distintos sistemas, lo que facilita la integración y la interacción entre diferentes plataformas, servicios y componentes de software. Las API pueden ser públicas o privadas, y se utilizan ampliamente en el desarrollo de software para permitir la interoperabilidad y la creación de aplicaciones complejas mediante la reutilización de funcionalidades existentes.</w:t>
      </w:r>
    </w:p>
    <w:p w14:paraId="30F58371" w14:textId="0952E024" w:rsidR="00C20087" w:rsidRPr="00C20087" w:rsidRDefault="00C20087" w:rsidP="00C20087">
      <w:r w:rsidRPr="000842D4">
        <w:rPr>
          <w:b/>
          <w:bCs/>
        </w:rPr>
        <w:t>Cucumber:</w:t>
      </w:r>
      <w:r>
        <w:t xml:space="preserve"> </w:t>
      </w:r>
      <w:r w:rsidR="000842D4">
        <w:t>E</w:t>
      </w:r>
      <w:r w:rsidR="000842D4" w:rsidRPr="000842D4">
        <w:t>s una herramienta de automatización de pruebas de software que sigue el principio de BDD (Behavior-Driven Development, Desarrollo Guiado por Comportamiento). Permite escribir pruebas en un formato legible por humanos llamado Gherkin, que utiliza un lenguaje sencillo y estructurado para describir el comportamiento esperado del sistema en términos de escenarios y pasos. Cucumber luego traduce estos escenarios en código ejecutable para realizar pruebas automatizadas, lo que facilita la colaboración entre equipos técnicos y no técnicos al crear y mantener suites de pruebas.</w:t>
      </w:r>
    </w:p>
    <w:p w14:paraId="41141723" w14:textId="7F0BA744" w:rsidR="00595F91" w:rsidRPr="00595F91" w:rsidRDefault="0018293F" w:rsidP="00595F91">
      <w:r w:rsidRPr="00213EB6">
        <w:rPr>
          <w:b/>
          <w:bCs/>
        </w:rPr>
        <w:t>ERP:</w:t>
      </w:r>
      <w:r>
        <w:t xml:space="preserve"> </w:t>
      </w:r>
      <w:r w:rsidR="00213EB6">
        <w:t>Enterprise Resource Planning (ERP) es un tipo de software que las organizaciones utilizan para gestionar las actividades empresariales diarias, como la contabilidad, el aprovisionamiento, la gestión de proyectos, la gestión de riesgos, el cumplimiento y las operaciones de la cadena de suministro.</w:t>
      </w:r>
    </w:p>
    <w:p w14:paraId="75140366" w14:textId="32309DB2" w:rsidR="001C1D85" w:rsidRPr="00595F91" w:rsidRDefault="001C1D85" w:rsidP="00595F91">
      <w:r w:rsidRPr="00E77046">
        <w:rPr>
          <w:b/>
          <w:bCs/>
        </w:rPr>
        <w:t>EVM:</w:t>
      </w:r>
      <w:r>
        <w:t xml:space="preserve"> </w:t>
      </w:r>
      <w:r w:rsidR="00E77046">
        <w:t>También conocida como Earned Value Management en inglés, es una metodología de gestión de proyectos que integra la planificación, el seguimiento y el control del rendimiento. Utiliza mediciones objetivas del trabajo realizado, su costo real y el trabajo planificado para evaluar el progreso del proyecto. Al comparar estos datos, proporciona una visión clara del desempeño del proyecto en términos de costo, tiempo y alcance, permitiendo a los equipos identificar desviaciones tempranas y tomar medidas correctivas para asegurar el éxito del proyecto.</w:t>
      </w:r>
    </w:p>
    <w:p w14:paraId="6DC0AE96" w14:textId="5746B52F" w:rsidR="00213EB6" w:rsidRDefault="00213EB6" w:rsidP="00595F91">
      <w:r w:rsidRPr="00213EB6">
        <w:rPr>
          <w:b/>
          <w:bCs/>
        </w:rPr>
        <w:t>GIT:</w:t>
      </w:r>
      <w:r w:rsidR="00194944">
        <w:rPr>
          <w:b/>
          <w:bCs/>
        </w:rPr>
        <w:t xml:space="preserve"> </w:t>
      </w:r>
      <w:r w:rsidR="00194944">
        <w:t>Acrónimo de la sociedad “Gestión de Infraestructuras Públicas de Telecomunicaciones del Principado de Asturias S.A. participada al 100% por el Principado de Asturias. Su creación fue autorizada por la disposición adicional primera de la Ley 6/2004 de acompañamiento a los Presupuestos Generales de 2005, aprobada por la Junta General del Principado de Asturias con fecha 28 de diciembre de 2004. La empresa está adscrita a la Consejería de Empleo, Industria y Turismo que, a través de la Dirección General de Industria y Telecomunicaciones, es actualmente la competente en materia de telecomunicaciones.</w:t>
      </w:r>
    </w:p>
    <w:p w14:paraId="05FB1CB8" w14:textId="0145EF33" w:rsidR="00194944" w:rsidRDefault="001926C7" w:rsidP="00595F91">
      <w:r w:rsidRPr="001926C7">
        <w:rPr>
          <w:b/>
          <w:bCs/>
        </w:rPr>
        <w:t>HIS:</w:t>
      </w:r>
      <w:r>
        <w:rPr>
          <w:b/>
          <w:bCs/>
        </w:rPr>
        <w:t xml:space="preserve"> </w:t>
      </w:r>
      <w:r>
        <w:t>Programa o programas de cómputo instalados en un hospital, lo que permite una gestión integrada de todos los factores que inciden en el sistema sanitario. Son los ERPs del sector de la salud.</w:t>
      </w:r>
    </w:p>
    <w:p w14:paraId="09CDB00A" w14:textId="12450DE9" w:rsidR="001926C7" w:rsidRDefault="0042075C" w:rsidP="00595F91">
      <w:r w:rsidRPr="0042075C">
        <w:rPr>
          <w:b/>
          <w:bCs/>
        </w:rPr>
        <w:t xml:space="preserve">Historia clínica electrónica: </w:t>
      </w:r>
      <w:r w:rsidR="00EE67DF">
        <w:t xml:space="preserve">La historia clínica electrónica (HCE), también denominada historia clínica informatizada (HCI) o historia clínica digital (HCD), es el registro mecanizado de los datos sociales, preventivos y médicos de un paciente, obtenidos de forma directa o indirecta y constantemente puestos al día. La historia clínica está constituida por el conjunto de </w:t>
      </w:r>
      <w:r w:rsidR="00EE67DF">
        <w:lastRenderedPageBreak/>
        <w:t>documentos, tanto escritos como gráficos, que hacen referencia a los episodios de salud y enfermedad de una persona, y a la actividad sanitaria que se genera con motivo de esos episodios.</w:t>
      </w:r>
    </w:p>
    <w:p w14:paraId="250DF3AB" w14:textId="6A258693" w:rsidR="00EE67DF" w:rsidRDefault="00EE67DF" w:rsidP="00595F91">
      <w:r w:rsidRPr="00EE67DF">
        <w:rPr>
          <w:b/>
          <w:bCs/>
        </w:rPr>
        <w:t>MECES:</w:t>
      </w:r>
      <w:r w:rsidR="001B63AC">
        <w:rPr>
          <w:b/>
        </w:rPr>
        <w:t xml:space="preserve"> </w:t>
      </w:r>
      <w:r w:rsidR="001B63AC">
        <w:t>El Marco Español de Cualificación para la Educación Superior (MECES) es el marco español para promover la movilidad de la educación superior en Europa. La educación superior abarca las siguientes enseñanzas: universitarias, formación profesional superior y las enseñanzas de música y artes tiene su reflejo el QF-EHEA que es el marco europeo de cualificación para la educación superior.</w:t>
      </w:r>
    </w:p>
    <w:p w14:paraId="5DBBEE6C" w14:textId="42D7831C" w:rsidR="00DC155C" w:rsidRDefault="002B4B55" w:rsidP="00595F91">
      <w:r w:rsidRPr="002B4B55">
        <w:rPr>
          <w:b/>
          <w:bCs/>
        </w:rPr>
        <w:t>IDE:</w:t>
      </w:r>
      <w:r>
        <w:rPr>
          <w:b/>
          <w:bCs/>
        </w:rPr>
        <w:t xml:space="preserve"> </w:t>
      </w:r>
      <w:r w:rsidR="00012A9A" w:rsidRPr="00012A9A">
        <w:t>Un entorno de desarrollo integrado (IDE) es una aplicación informática que proporciona herramientas y funcionalidades para facilitar y agilizar el proceso de desarrollo de software. Un IDE generalmente incluye un editor de código, un compilador o intérprete, herramientas de depuración, administración de proyectos, y a menudo integración con sistemas de control de versiones. Su objetivo es proporcionar un entorno unificado que permita a los desarrolladores escribir, depurar y mantener código de manera eficiente, aumentando así la productividad y reduciendo los errores.</w:t>
      </w:r>
    </w:p>
    <w:p w14:paraId="39EF7009" w14:textId="4E5B2150" w:rsidR="00012A9A" w:rsidRDefault="00D4605E" w:rsidP="00595F91">
      <w:r w:rsidRPr="00D4605E">
        <w:rPr>
          <w:b/>
          <w:bCs/>
        </w:rPr>
        <w:t>IEEE 830:</w:t>
      </w:r>
      <w:r>
        <w:rPr>
          <w:b/>
          <w:bCs/>
        </w:rPr>
        <w:t xml:space="preserve"> </w:t>
      </w:r>
      <w:r w:rsidR="00A5612A" w:rsidRPr="00A5612A">
        <w:t>Es un estándar desarrollado por el Instituto de Ingenieros Eléctricos y Electrónicos (IEEE) que establece pautas para la creación de documentos detallados que describen los requisitos de un sistema de software. Estos documentos son esenciales para comunicar de manera clara y precisa las necesidades del cliente a los desarrolladores, garantizando así un proceso de desarrollo de software organizado y efectivo.</w:t>
      </w:r>
    </w:p>
    <w:p w14:paraId="1C64C53E" w14:textId="6E99988E" w:rsidR="00A5612A" w:rsidRDefault="003A2E02" w:rsidP="00595F91">
      <w:r w:rsidRPr="00036665">
        <w:rPr>
          <w:b/>
          <w:bCs/>
        </w:rPr>
        <w:t>IPVOID</w:t>
      </w:r>
      <w:r>
        <w:t xml:space="preserve">: </w:t>
      </w:r>
      <w:r w:rsidR="00036665">
        <w:t>E</w:t>
      </w:r>
      <w:r w:rsidR="00036665" w:rsidRPr="00036665">
        <w:t>s un conjunto de tecnologías que permite la transmisión de señales de voz a través de Internet utilizando el Protocolo de Internet (IP). Esta tecnología posibilita realizar llamadas telefónicas y otras formas de comunicación de voz utilizando redes de datos, lo que proporciona una alternativa más económica y flexible a los servicios de telefonía tradicionales. VoIP se basa en la digitalización de la señal de voz y su transmisión en paquetes de datos a través de redes IP, permitiendo la comunicación en tiempo real entre usuarios ubicados en diferentes partes del mundo.</w:t>
      </w:r>
    </w:p>
    <w:p w14:paraId="65ECD975" w14:textId="1F33A592" w:rsidR="0049231A" w:rsidRPr="00450AD8" w:rsidRDefault="0049231A" w:rsidP="00450AD8">
      <w:r w:rsidRPr="0049231A">
        <w:rPr>
          <w:b/>
          <w:bCs/>
        </w:rPr>
        <w:t>ORM:</w:t>
      </w:r>
      <w:r>
        <w:rPr>
          <w:b/>
          <w:bCs/>
        </w:rPr>
        <w:t xml:space="preserve"> </w:t>
      </w:r>
      <w:r w:rsidR="00450AD8" w:rsidRPr="00450AD8">
        <w:t>Un ORM (Object Relational Mapping o Mapeo Objeto-Relacional en español) es una técnica que facilita la interacción entre un lenguaje de programación orientado a objetos y una base de datos relacional. Permite trabajar con los datos de la base de datos como si fueran objetos del lenguaje de programación, simplificando el código y haciéndolo más mantenible.</w:t>
      </w:r>
      <w:r w:rsidR="00450AD8">
        <w:t xml:space="preserve"> </w:t>
      </w:r>
      <w:r w:rsidR="00450AD8" w:rsidRPr="00450AD8">
        <w:t>Los ORM ofrecen mayor productividad, código más limpio, menor riesgo de errores y mayor flexibilidad.</w:t>
      </w:r>
      <w:r w:rsidR="00450AD8">
        <w:t xml:space="preserve"> </w:t>
      </w:r>
      <w:r w:rsidR="00450AD8" w:rsidRPr="00450AD8">
        <w:t>Algunos ejemplos populares de ORM son Hibernate, Entity Framework, DataMapper y SQLAlchemy.</w:t>
      </w:r>
    </w:p>
    <w:p w14:paraId="799B5FDA" w14:textId="5EA10765" w:rsidR="005D7D6D" w:rsidRDefault="005D7D6D" w:rsidP="00595F91">
      <w:r w:rsidRPr="006B671E">
        <w:rPr>
          <w:b/>
          <w:bCs/>
        </w:rPr>
        <w:t>PMBOK:</w:t>
      </w:r>
      <w:r w:rsidR="006B671E">
        <w:rPr>
          <w:b/>
          <w:bCs/>
        </w:rPr>
        <w:t xml:space="preserve"> </w:t>
      </w:r>
      <w:r w:rsidR="00233719" w:rsidRPr="00233719">
        <w:t xml:space="preserve">El Project Management Body of Knowledge (PMBOK), creado por el Project Management Institute (PMI), es una guía completa que establece un conjunto de buenas prácticas para la gestión, administración y dirección de proyectos. Describe los procesos clave, las terminologías, las herramientas y las técnicas recomendadas para llevar a cabo un proyecto de forma exitosa, desde su inicio hasta su cierre. Sirve como referencia estándar para profesionales de la gestión de proyectos en todo el mundo, y su conocimiento es fundamental </w:t>
      </w:r>
      <w:r w:rsidR="00233719" w:rsidRPr="00233719">
        <w:lastRenderedPageBreak/>
        <w:t>para obtener certificaciones como la PMP (Project Management Professional). El PMBOK no es una metodología rígida, sino que ofrece un marco flexible que puede adaptarse a las necesidades específicas de cada proyecto.</w:t>
      </w:r>
    </w:p>
    <w:p w14:paraId="17C54187" w14:textId="3578F915" w:rsidR="00036665" w:rsidRDefault="00F6072A" w:rsidP="00595F91">
      <w:r w:rsidRPr="000B2557">
        <w:rPr>
          <w:b/>
          <w:bCs/>
        </w:rPr>
        <w:t>RACK:</w:t>
      </w:r>
      <w:r>
        <w:t xml:space="preserve"> </w:t>
      </w:r>
      <w:r w:rsidR="000B2557">
        <w:t>E</w:t>
      </w:r>
      <w:r w:rsidR="000B2557" w:rsidRPr="000B2557">
        <w:t>s una estructura metálica diseñada para montar y organizar equipos electrónicos, informáticos, de telecomunicaciones, entre otros, de forma ordenada y compacta. Estos racks proporcionan una forma eficiente de alojar dispositivos en entornos como centros de datos, salas de servidores, y otros espacios de infraestructura tecnológica. Los equipos se montan en el rack mediante elementos como rieles deslizables, bandejas, o paneles frontales, lo que facilita su instalación, mantenimiento y manejo de cables. Los racks también suelen incluir sistemas de ventilación y gestión térmica para garantizar el enfriamiento adecuado de los equipos.</w:t>
      </w:r>
    </w:p>
    <w:p w14:paraId="345782D0" w14:textId="62042144" w:rsidR="00D341CF" w:rsidRPr="00261477" w:rsidRDefault="00D341CF" w:rsidP="00595F91">
      <w:r w:rsidRPr="00D341CF">
        <w:rPr>
          <w:b/>
          <w:bCs/>
        </w:rPr>
        <w:t>RGPD:</w:t>
      </w:r>
      <w:r>
        <w:rPr>
          <w:b/>
          <w:bCs/>
        </w:rPr>
        <w:t xml:space="preserve"> </w:t>
      </w:r>
      <w:r w:rsidR="00261477" w:rsidRPr="00261477">
        <w:t>El Reglamento General de Protección de Datos (RGPD) es una normativa de la Unión Europea que regula el tratamiento de datos personales por parte de las organizaciones, tanto públicas como privadas. Se aplica a todas las empresas que traten datos personales de ciudadanos de la UE, independientemente de su ubicación.</w:t>
      </w:r>
    </w:p>
    <w:p w14:paraId="14A87D02" w14:textId="1E1D3BEF" w:rsidR="000B2557" w:rsidRDefault="00E42D42" w:rsidP="00595F91">
      <w:r w:rsidRPr="00DF1F01">
        <w:rPr>
          <w:b/>
          <w:bCs/>
        </w:rPr>
        <w:t>SAI:</w:t>
      </w:r>
      <w:r>
        <w:t xml:space="preserve"> </w:t>
      </w:r>
      <w:r w:rsidR="00DF1F01">
        <w:t>E</w:t>
      </w:r>
      <w:r w:rsidR="00DF1F01" w:rsidRPr="00DF1F01">
        <w:t>s un dispositivo electrónico que proporciona energía eléctrica de respaldo a los equipos conectados en caso de fallo en el suministro eléctrico principal. Los SAI están compuestos por baterías internas que se activan automáticamente cuando se detecta una interrupción en la corriente eléctrica, permitiendo que los dispositivos conectados continúen funcionando sin interrupción hasta que se restablezca el suministro eléctrico o se apague correctamente el sistema. Además de proteger contra cortes de energía, los SAI también suelen ofrecer protección contra fluctuaciones de voltaje y picos de corriente, lo que ayuda a garantizar la integridad y la estabilidad de los equipos electrónicos.</w:t>
      </w:r>
    </w:p>
    <w:p w14:paraId="363F8AC9" w14:textId="6B82EBC4" w:rsidR="00974AD8" w:rsidRDefault="0056310E" w:rsidP="00595F91">
      <w:r w:rsidRPr="00B30066">
        <w:rPr>
          <w:b/>
          <w:bCs/>
        </w:rPr>
        <w:t>Selenium:</w:t>
      </w:r>
      <w:r>
        <w:t xml:space="preserve"> </w:t>
      </w:r>
      <w:r w:rsidR="00B30066">
        <w:t>E</w:t>
      </w:r>
      <w:r w:rsidR="00B30066" w:rsidRPr="00B30066">
        <w:t>s un conjunto de herramientas de código abierto ampliamente utilizado para la automatización de pruebas de software en aplicaciones web. Permite a los desarrolladores y probadores escribir scripts en varios lenguajes de programación, como Java, Python, C#, etc., para interactuar con los elementos de una página web y realizar acciones como hacer clic en botones, rellenar formularios y verificar resultados. Selenium ofrece una interfaz fácil de usar y es compatible con varios navegadores web, lo que lo convierte en una opción popular para la automatización de pruebas de software en entornos de desarrollo ágiles y continuos.</w:t>
      </w:r>
    </w:p>
    <w:p w14:paraId="46EC5969" w14:textId="6B7124B0" w:rsidR="00194717" w:rsidRPr="00B30066" w:rsidRDefault="00AD7A7A" w:rsidP="00595F91">
      <w:r w:rsidRPr="005C27DE">
        <w:rPr>
          <w:b/>
          <w:bCs/>
        </w:rPr>
        <w:t>UNE:</w:t>
      </w:r>
      <w:r w:rsidR="005C27DE">
        <w:t xml:space="preserve"> E</w:t>
      </w:r>
      <w:r w:rsidR="005C27DE" w:rsidRPr="005C27DE">
        <w:t>s el acrónimo de "Una Norma Española", que se refiere a un conjunto de normas técnicas desarrolladas por la Asociación Española de Normalización, UNE. Estas normas establecen estándares y especificaciones técnicas para una amplia variedad de productos, servicios y procesos en diversos sectores industriales.</w:t>
      </w:r>
    </w:p>
    <w:p w14:paraId="0BEC35A7" w14:textId="6BAF51F6" w:rsidR="0067775F" w:rsidRDefault="2D591CC8" w:rsidP="006D1FA1">
      <w:pPr>
        <w:pStyle w:val="Ttulo2"/>
      </w:pPr>
      <w:bookmarkStart w:id="56" w:name="_Toc163406087"/>
      <w:bookmarkStart w:id="57" w:name="_Ref163416139"/>
      <w:bookmarkStart w:id="58" w:name="_Ref163416152"/>
      <w:bookmarkStart w:id="59" w:name="_Ref163416189"/>
      <w:bookmarkStart w:id="60" w:name="_Ref163416381"/>
      <w:bookmarkStart w:id="61" w:name="_Toc948117540"/>
      <w:bookmarkStart w:id="62" w:name="_Toc164117944"/>
      <w:bookmarkStart w:id="63" w:name="_Toc164120772"/>
      <w:bookmarkStart w:id="64" w:name="_Toc165126140"/>
      <w:r>
        <w:t>Requisitos iniciales</w:t>
      </w:r>
      <w:bookmarkEnd w:id="56"/>
      <w:bookmarkEnd w:id="57"/>
      <w:bookmarkEnd w:id="58"/>
      <w:bookmarkEnd w:id="59"/>
      <w:bookmarkEnd w:id="60"/>
      <w:bookmarkEnd w:id="61"/>
      <w:bookmarkEnd w:id="62"/>
      <w:bookmarkEnd w:id="63"/>
      <w:bookmarkEnd w:id="64"/>
    </w:p>
    <w:p w14:paraId="01FC0EA8" w14:textId="2E5D5A62" w:rsidR="00AC5352" w:rsidRDefault="53221A79" w:rsidP="006D1FA1">
      <w:pPr>
        <w:pStyle w:val="Ttulo3"/>
      </w:pPr>
      <w:bookmarkStart w:id="65" w:name="_Toc611793199"/>
      <w:bookmarkStart w:id="66" w:name="_Toc164120773"/>
      <w:bookmarkStart w:id="67" w:name="_Toc165126141"/>
      <w:r>
        <w:t>Etapa 1 – Instalación de hardware necesario</w:t>
      </w:r>
      <w:bookmarkEnd w:id="65"/>
      <w:bookmarkEnd w:id="66"/>
      <w:bookmarkEnd w:id="67"/>
    </w:p>
    <w:p w14:paraId="00E4EA3D" w14:textId="15484C97" w:rsidR="005B2AC5" w:rsidRDefault="0019575B" w:rsidP="00723CEA">
      <w:pPr>
        <w:pStyle w:val="Prrafodelista"/>
        <w:numPr>
          <w:ilvl w:val="0"/>
          <w:numId w:val="12"/>
        </w:numPr>
      </w:pPr>
      <w:r>
        <w:t>Instalación de hardware en hospitales</w:t>
      </w:r>
    </w:p>
    <w:p w14:paraId="7F271FF8" w14:textId="1C68D780" w:rsidR="0019575B" w:rsidRDefault="00087465" w:rsidP="00723CEA">
      <w:pPr>
        <w:pStyle w:val="Prrafodelista"/>
        <w:numPr>
          <w:ilvl w:val="1"/>
          <w:numId w:val="12"/>
        </w:numPr>
      </w:pPr>
      <w:r>
        <w:t>Hospital de Jarrio</w:t>
      </w:r>
    </w:p>
    <w:p w14:paraId="53914271" w14:textId="0F4501E9" w:rsidR="00087465" w:rsidRDefault="00087465" w:rsidP="00723CEA">
      <w:pPr>
        <w:pStyle w:val="Prrafodelista"/>
        <w:numPr>
          <w:ilvl w:val="2"/>
          <w:numId w:val="12"/>
        </w:numPr>
      </w:pPr>
      <w:r>
        <w:t xml:space="preserve">Ha de instalarse </w:t>
      </w:r>
      <w:r w:rsidR="00486B17">
        <w:t>el cableado, incluyendo switch, router y la configuración de los puntos de red.</w:t>
      </w:r>
    </w:p>
    <w:p w14:paraId="7E24939C" w14:textId="72B0A41C" w:rsidR="00486B17" w:rsidRDefault="00486B17" w:rsidP="00723CEA">
      <w:pPr>
        <w:pStyle w:val="Prrafodelista"/>
        <w:numPr>
          <w:ilvl w:val="2"/>
          <w:numId w:val="12"/>
        </w:numPr>
      </w:pPr>
      <w:r>
        <w:lastRenderedPageBreak/>
        <w:t xml:space="preserve">Ha de instalarse </w:t>
      </w:r>
      <w:r w:rsidR="00827351">
        <w:t xml:space="preserve">y configurarse </w:t>
      </w:r>
      <w:r>
        <w:t xml:space="preserve">los </w:t>
      </w:r>
      <w:r w:rsidR="00827351">
        <w:t xml:space="preserve">4 </w:t>
      </w:r>
      <w:r>
        <w:t xml:space="preserve">portátiles </w:t>
      </w:r>
      <w:r w:rsidR="00827351">
        <w:t>del hospital</w:t>
      </w:r>
    </w:p>
    <w:p w14:paraId="2DA9BE9D" w14:textId="462A0E78" w:rsidR="00827351" w:rsidRDefault="00827351" w:rsidP="00723CEA">
      <w:pPr>
        <w:pStyle w:val="Prrafodelista"/>
        <w:numPr>
          <w:ilvl w:val="2"/>
          <w:numId w:val="12"/>
        </w:numPr>
      </w:pPr>
      <w:r>
        <w:t>Ha de instalarse el monitor de 45’’</w:t>
      </w:r>
    </w:p>
    <w:p w14:paraId="1E5B1239" w14:textId="01F1445F" w:rsidR="00827351" w:rsidRDefault="00771C0D" w:rsidP="00723CEA">
      <w:pPr>
        <w:pStyle w:val="Prrafodelista"/>
        <w:numPr>
          <w:ilvl w:val="2"/>
          <w:numId w:val="12"/>
        </w:numPr>
      </w:pPr>
      <w:r>
        <w:t>Han de instalarse los 4 teléfonos IPVOID</w:t>
      </w:r>
    </w:p>
    <w:p w14:paraId="432C457C" w14:textId="4DABDD6A" w:rsidR="00771C0D" w:rsidRDefault="00771C0D" w:rsidP="00723CEA">
      <w:pPr>
        <w:pStyle w:val="Prrafodelista"/>
        <w:numPr>
          <w:ilvl w:val="1"/>
          <w:numId w:val="12"/>
        </w:numPr>
      </w:pPr>
      <w:r>
        <w:t>Hospital Carmen y Severo Ochoa</w:t>
      </w:r>
    </w:p>
    <w:p w14:paraId="14728EA6" w14:textId="77777777" w:rsidR="00771C0D" w:rsidRDefault="00771C0D" w:rsidP="00723CEA">
      <w:pPr>
        <w:pStyle w:val="Prrafodelista"/>
        <w:numPr>
          <w:ilvl w:val="2"/>
          <w:numId w:val="12"/>
        </w:numPr>
      </w:pPr>
      <w:r>
        <w:t>Ha de instalarse el cableado, incluyendo switch, router y la configuración de los puntos de red.</w:t>
      </w:r>
    </w:p>
    <w:p w14:paraId="09D73FAA" w14:textId="77777777" w:rsidR="00771C0D" w:rsidRDefault="00771C0D" w:rsidP="00723CEA">
      <w:pPr>
        <w:pStyle w:val="Prrafodelista"/>
        <w:numPr>
          <w:ilvl w:val="2"/>
          <w:numId w:val="12"/>
        </w:numPr>
      </w:pPr>
      <w:r>
        <w:t>Ha de instalarse y configurarse los 4 portátiles del hospital</w:t>
      </w:r>
    </w:p>
    <w:p w14:paraId="21B20991" w14:textId="77777777" w:rsidR="00771C0D" w:rsidRDefault="00771C0D" w:rsidP="00723CEA">
      <w:pPr>
        <w:pStyle w:val="Prrafodelista"/>
        <w:numPr>
          <w:ilvl w:val="2"/>
          <w:numId w:val="12"/>
        </w:numPr>
      </w:pPr>
      <w:r>
        <w:t>Ha de instalarse el monitor de 45’’</w:t>
      </w:r>
    </w:p>
    <w:p w14:paraId="4625CAFB" w14:textId="77777777" w:rsidR="00771C0D" w:rsidRPr="005B2AC5" w:rsidRDefault="00771C0D" w:rsidP="00723CEA">
      <w:pPr>
        <w:pStyle w:val="Prrafodelista"/>
        <w:numPr>
          <w:ilvl w:val="2"/>
          <w:numId w:val="12"/>
        </w:numPr>
      </w:pPr>
      <w:r>
        <w:t>Han de instalarse los 4 teléfonos IPVOID</w:t>
      </w:r>
    </w:p>
    <w:p w14:paraId="058B3E10" w14:textId="1D0AC1E5" w:rsidR="00DE0283" w:rsidRDefault="00DE0283" w:rsidP="00723CEA">
      <w:pPr>
        <w:pStyle w:val="Prrafodelista"/>
        <w:numPr>
          <w:ilvl w:val="1"/>
          <w:numId w:val="12"/>
        </w:numPr>
      </w:pPr>
      <w:r>
        <w:t>Hospital San Agustín</w:t>
      </w:r>
    </w:p>
    <w:p w14:paraId="49D89639" w14:textId="77777777" w:rsidR="00DE0283" w:rsidRDefault="00DE0283" w:rsidP="00723CEA">
      <w:pPr>
        <w:pStyle w:val="Prrafodelista"/>
        <w:numPr>
          <w:ilvl w:val="2"/>
          <w:numId w:val="12"/>
        </w:numPr>
      </w:pPr>
      <w:r>
        <w:t>Ha de instalarse el cableado, incluyendo switch, router y la configuración de los puntos de red.</w:t>
      </w:r>
    </w:p>
    <w:p w14:paraId="1507DB35" w14:textId="77777777" w:rsidR="00DE0283" w:rsidRDefault="00DE0283" w:rsidP="00723CEA">
      <w:pPr>
        <w:pStyle w:val="Prrafodelista"/>
        <w:numPr>
          <w:ilvl w:val="2"/>
          <w:numId w:val="12"/>
        </w:numPr>
      </w:pPr>
      <w:r>
        <w:t>Ha de instalarse y configurarse los 4 portátiles del hospital</w:t>
      </w:r>
    </w:p>
    <w:p w14:paraId="69713334" w14:textId="77777777" w:rsidR="00DE0283" w:rsidRDefault="00DE0283" w:rsidP="00723CEA">
      <w:pPr>
        <w:pStyle w:val="Prrafodelista"/>
        <w:numPr>
          <w:ilvl w:val="2"/>
          <w:numId w:val="12"/>
        </w:numPr>
      </w:pPr>
      <w:r>
        <w:t>Ha de instalarse el monitor de 45’’</w:t>
      </w:r>
    </w:p>
    <w:p w14:paraId="36C63F83" w14:textId="77777777" w:rsidR="00DE0283" w:rsidRPr="005B2AC5" w:rsidRDefault="00DE0283" w:rsidP="00723CEA">
      <w:pPr>
        <w:pStyle w:val="Prrafodelista"/>
        <w:numPr>
          <w:ilvl w:val="2"/>
          <w:numId w:val="12"/>
        </w:numPr>
      </w:pPr>
      <w:r>
        <w:t>Han de instalarse los 4 teléfonos IPVOID</w:t>
      </w:r>
    </w:p>
    <w:p w14:paraId="29267391" w14:textId="51316F47" w:rsidR="00771C0D" w:rsidRDefault="00E16F66" w:rsidP="00723CEA">
      <w:pPr>
        <w:pStyle w:val="Prrafodelista"/>
        <w:numPr>
          <w:ilvl w:val="1"/>
          <w:numId w:val="12"/>
        </w:numPr>
      </w:pPr>
      <w:r>
        <w:t>HUCA – Hospital Universitario Central de Asturias</w:t>
      </w:r>
    </w:p>
    <w:p w14:paraId="3D14DA0E" w14:textId="77777777" w:rsidR="00571D87" w:rsidRDefault="00571D87" w:rsidP="00723CEA">
      <w:pPr>
        <w:pStyle w:val="Prrafodelista"/>
        <w:numPr>
          <w:ilvl w:val="2"/>
          <w:numId w:val="12"/>
        </w:numPr>
      </w:pPr>
      <w:r>
        <w:t>Ha de instalarse el cableado, incluyendo switch, router y la configuración de los puntos de red.</w:t>
      </w:r>
    </w:p>
    <w:p w14:paraId="65D84203" w14:textId="77777777" w:rsidR="00571D87" w:rsidRDefault="00571D87" w:rsidP="00723CEA">
      <w:pPr>
        <w:pStyle w:val="Prrafodelista"/>
        <w:numPr>
          <w:ilvl w:val="2"/>
          <w:numId w:val="12"/>
        </w:numPr>
      </w:pPr>
      <w:r>
        <w:t>Ha de instalarse y configurarse los 4 portátiles del hospital</w:t>
      </w:r>
    </w:p>
    <w:p w14:paraId="346947AE" w14:textId="77777777" w:rsidR="00571D87" w:rsidRDefault="00571D87" w:rsidP="00723CEA">
      <w:pPr>
        <w:pStyle w:val="Prrafodelista"/>
        <w:numPr>
          <w:ilvl w:val="2"/>
          <w:numId w:val="12"/>
        </w:numPr>
      </w:pPr>
      <w:r>
        <w:t>Ha de instalarse el monitor de 45’’</w:t>
      </w:r>
    </w:p>
    <w:p w14:paraId="45EFA8D7" w14:textId="77777777" w:rsidR="00571D87" w:rsidRPr="005B2AC5" w:rsidRDefault="00571D87" w:rsidP="00723CEA">
      <w:pPr>
        <w:pStyle w:val="Prrafodelista"/>
        <w:numPr>
          <w:ilvl w:val="2"/>
          <w:numId w:val="12"/>
        </w:numPr>
      </w:pPr>
      <w:r>
        <w:t>Han de instalarse los 4 teléfonos IPVOID</w:t>
      </w:r>
    </w:p>
    <w:p w14:paraId="7F82E292" w14:textId="057A58B1" w:rsidR="00E16F66" w:rsidRDefault="001430CC" w:rsidP="00723CEA">
      <w:pPr>
        <w:pStyle w:val="Prrafodelista"/>
        <w:numPr>
          <w:ilvl w:val="2"/>
          <w:numId w:val="12"/>
        </w:numPr>
      </w:pPr>
      <w:r>
        <w:t>Ha de instalarse el servidor central</w:t>
      </w:r>
    </w:p>
    <w:p w14:paraId="11D93D20" w14:textId="7351B1A3" w:rsidR="001430CC" w:rsidRDefault="001430CC" w:rsidP="00723CEA">
      <w:pPr>
        <w:pStyle w:val="Prrafodelista"/>
        <w:numPr>
          <w:ilvl w:val="2"/>
          <w:numId w:val="12"/>
        </w:numPr>
      </w:pPr>
      <w:r>
        <w:t>Ha de instalarse el SAI de respaldo</w:t>
      </w:r>
    </w:p>
    <w:p w14:paraId="7D932E86" w14:textId="54EF62ED" w:rsidR="003D75B2" w:rsidRDefault="003D75B2" w:rsidP="00723CEA">
      <w:pPr>
        <w:pStyle w:val="Prrafodelista"/>
        <w:numPr>
          <w:ilvl w:val="2"/>
          <w:numId w:val="12"/>
        </w:numPr>
      </w:pPr>
      <w:r>
        <w:t>Ha de instalarse el RACK de discos duros</w:t>
      </w:r>
    </w:p>
    <w:p w14:paraId="624CCB99" w14:textId="4876C8F5" w:rsidR="0086335C" w:rsidRDefault="0086335C" w:rsidP="00723CEA">
      <w:pPr>
        <w:pStyle w:val="Prrafodelista"/>
        <w:numPr>
          <w:ilvl w:val="1"/>
          <w:numId w:val="12"/>
        </w:numPr>
      </w:pPr>
      <w:r>
        <w:t>Hospital Universitario de Cabueñes</w:t>
      </w:r>
    </w:p>
    <w:p w14:paraId="372B94A9" w14:textId="77777777" w:rsidR="0086335C" w:rsidRDefault="0086335C" w:rsidP="00723CEA">
      <w:pPr>
        <w:pStyle w:val="Prrafodelista"/>
        <w:numPr>
          <w:ilvl w:val="2"/>
          <w:numId w:val="12"/>
        </w:numPr>
      </w:pPr>
      <w:r>
        <w:t>Ha de instalarse el cableado, incluyendo switch, router y la configuración de los puntos de red.</w:t>
      </w:r>
    </w:p>
    <w:p w14:paraId="1DF2D656" w14:textId="77777777" w:rsidR="0086335C" w:rsidRDefault="0086335C" w:rsidP="00723CEA">
      <w:pPr>
        <w:pStyle w:val="Prrafodelista"/>
        <w:numPr>
          <w:ilvl w:val="2"/>
          <w:numId w:val="12"/>
        </w:numPr>
      </w:pPr>
      <w:r>
        <w:t>Ha de instalarse y configurarse los 4 portátiles del hospital</w:t>
      </w:r>
    </w:p>
    <w:p w14:paraId="08156AE7" w14:textId="77777777" w:rsidR="0086335C" w:rsidRDefault="0086335C" w:rsidP="00723CEA">
      <w:pPr>
        <w:pStyle w:val="Prrafodelista"/>
        <w:numPr>
          <w:ilvl w:val="2"/>
          <w:numId w:val="12"/>
        </w:numPr>
      </w:pPr>
      <w:r>
        <w:t>Ha de instalarse el monitor de 45’’</w:t>
      </w:r>
    </w:p>
    <w:p w14:paraId="38B2C23C" w14:textId="77777777" w:rsidR="0086335C" w:rsidRPr="005B2AC5" w:rsidRDefault="0086335C" w:rsidP="00723CEA">
      <w:pPr>
        <w:pStyle w:val="Prrafodelista"/>
        <w:numPr>
          <w:ilvl w:val="2"/>
          <w:numId w:val="12"/>
        </w:numPr>
      </w:pPr>
      <w:r>
        <w:t>Han de instalarse los 4 teléfonos IPVOID</w:t>
      </w:r>
    </w:p>
    <w:p w14:paraId="10083834" w14:textId="5D87240F" w:rsidR="0086335C" w:rsidRDefault="0086335C" w:rsidP="00723CEA">
      <w:pPr>
        <w:pStyle w:val="Prrafodelista"/>
        <w:numPr>
          <w:ilvl w:val="1"/>
          <w:numId w:val="12"/>
        </w:numPr>
      </w:pPr>
      <w:r>
        <w:t xml:space="preserve">Hospital </w:t>
      </w:r>
      <w:r w:rsidR="0000103A">
        <w:t>de Oriente de Asturias</w:t>
      </w:r>
    </w:p>
    <w:p w14:paraId="2660EB46" w14:textId="77777777" w:rsidR="0086335C" w:rsidRDefault="0086335C" w:rsidP="00723CEA">
      <w:pPr>
        <w:pStyle w:val="Prrafodelista"/>
        <w:numPr>
          <w:ilvl w:val="2"/>
          <w:numId w:val="12"/>
        </w:numPr>
      </w:pPr>
      <w:r>
        <w:t>Ha de instalarse el cableado, incluyendo switch, router y la configuración de los puntos de red.</w:t>
      </w:r>
    </w:p>
    <w:p w14:paraId="6F2EA1BC" w14:textId="77777777" w:rsidR="0086335C" w:rsidRDefault="0086335C" w:rsidP="00723CEA">
      <w:pPr>
        <w:pStyle w:val="Prrafodelista"/>
        <w:numPr>
          <w:ilvl w:val="2"/>
          <w:numId w:val="12"/>
        </w:numPr>
      </w:pPr>
      <w:r>
        <w:t>Ha de instalarse y configurarse los 4 portátiles del hospital</w:t>
      </w:r>
    </w:p>
    <w:p w14:paraId="6AFFAA2C" w14:textId="77777777" w:rsidR="0086335C" w:rsidRDefault="0086335C" w:rsidP="00723CEA">
      <w:pPr>
        <w:pStyle w:val="Prrafodelista"/>
        <w:numPr>
          <w:ilvl w:val="2"/>
          <w:numId w:val="12"/>
        </w:numPr>
      </w:pPr>
      <w:r>
        <w:t>Ha de instalarse el monitor de 45’’</w:t>
      </w:r>
    </w:p>
    <w:p w14:paraId="6D304401" w14:textId="77777777" w:rsidR="0086335C" w:rsidRPr="005B2AC5" w:rsidRDefault="0086335C" w:rsidP="00723CEA">
      <w:pPr>
        <w:pStyle w:val="Prrafodelista"/>
        <w:numPr>
          <w:ilvl w:val="2"/>
          <w:numId w:val="12"/>
        </w:numPr>
      </w:pPr>
      <w:r>
        <w:t>Han de instalarse los 4 teléfonos IPVOID</w:t>
      </w:r>
    </w:p>
    <w:p w14:paraId="247F2F03" w14:textId="3FA4A847" w:rsidR="0000103A" w:rsidRDefault="0000103A" w:rsidP="00723CEA">
      <w:pPr>
        <w:pStyle w:val="Prrafodelista"/>
        <w:numPr>
          <w:ilvl w:val="1"/>
          <w:numId w:val="12"/>
        </w:numPr>
      </w:pPr>
      <w:r>
        <w:t>Hospital Álvarez Buylla</w:t>
      </w:r>
    </w:p>
    <w:p w14:paraId="3E3B5E95" w14:textId="77777777" w:rsidR="0000103A" w:rsidRDefault="0000103A" w:rsidP="00723CEA">
      <w:pPr>
        <w:pStyle w:val="Prrafodelista"/>
        <w:numPr>
          <w:ilvl w:val="2"/>
          <w:numId w:val="12"/>
        </w:numPr>
      </w:pPr>
      <w:r>
        <w:t>Ha de instalarse el cableado, incluyendo switch, router y la configuración de los puntos de red.</w:t>
      </w:r>
    </w:p>
    <w:p w14:paraId="06A84177" w14:textId="77777777" w:rsidR="0000103A" w:rsidRDefault="0000103A" w:rsidP="00723CEA">
      <w:pPr>
        <w:pStyle w:val="Prrafodelista"/>
        <w:numPr>
          <w:ilvl w:val="2"/>
          <w:numId w:val="12"/>
        </w:numPr>
      </w:pPr>
      <w:r>
        <w:t>Ha de instalarse y configurarse los 4 portátiles del hospital</w:t>
      </w:r>
    </w:p>
    <w:p w14:paraId="7FE422B5" w14:textId="77777777" w:rsidR="0000103A" w:rsidRDefault="0000103A" w:rsidP="00723CEA">
      <w:pPr>
        <w:pStyle w:val="Prrafodelista"/>
        <w:numPr>
          <w:ilvl w:val="2"/>
          <w:numId w:val="12"/>
        </w:numPr>
      </w:pPr>
      <w:r>
        <w:t>Ha de instalarse el monitor de 45’’</w:t>
      </w:r>
    </w:p>
    <w:p w14:paraId="6E146799" w14:textId="77777777" w:rsidR="0000103A" w:rsidRPr="005B2AC5" w:rsidRDefault="0000103A" w:rsidP="00723CEA">
      <w:pPr>
        <w:pStyle w:val="Prrafodelista"/>
        <w:numPr>
          <w:ilvl w:val="2"/>
          <w:numId w:val="12"/>
        </w:numPr>
      </w:pPr>
      <w:r>
        <w:t>Han de instalarse los 4 teléfonos IPVOID</w:t>
      </w:r>
    </w:p>
    <w:p w14:paraId="3734B278" w14:textId="3C2E52F3" w:rsidR="004F1EEE" w:rsidRDefault="004F1EEE" w:rsidP="00723CEA">
      <w:pPr>
        <w:pStyle w:val="Prrafodelista"/>
        <w:numPr>
          <w:ilvl w:val="1"/>
          <w:numId w:val="12"/>
        </w:numPr>
      </w:pPr>
      <w:r>
        <w:t>Hospital Valle del Nalón</w:t>
      </w:r>
    </w:p>
    <w:p w14:paraId="7BAF8174" w14:textId="77777777" w:rsidR="004F1EEE" w:rsidRDefault="004F1EEE" w:rsidP="00723CEA">
      <w:pPr>
        <w:pStyle w:val="Prrafodelista"/>
        <w:numPr>
          <w:ilvl w:val="2"/>
          <w:numId w:val="12"/>
        </w:numPr>
      </w:pPr>
      <w:r>
        <w:lastRenderedPageBreak/>
        <w:t>Ha de instalarse el cableado, incluyendo switch, router y la configuración de los puntos de red.</w:t>
      </w:r>
    </w:p>
    <w:p w14:paraId="17063382" w14:textId="77777777" w:rsidR="004F1EEE" w:rsidRDefault="004F1EEE" w:rsidP="00723CEA">
      <w:pPr>
        <w:pStyle w:val="Prrafodelista"/>
        <w:numPr>
          <w:ilvl w:val="2"/>
          <w:numId w:val="12"/>
        </w:numPr>
      </w:pPr>
      <w:r>
        <w:t>Ha de instalarse y configurarse los 4 portátiles del hospital</w:t>
      </w:r>
    </w:p>
    <w:p w14:paraId="63F2B926" w14:textId="77777777" w:rsidR="004F1EEE" w:rsidRDefault="004F1EEE" w:rsidP="00723CEA">
      <w:pPr>
        <w:pStyle w:val="Prrafodelista"/>
        <w:numPr>
          <w:ilvl w:val="2"/>
          <w:numId w:val="12"/>
        </w:numPr>
      </w:pPr>
      <w:r>
        <w:t>Ha de instalarse el monitor de 45’’</w:t>
      </w:r>
    </w:p>
    <w:p w14:paraId="57653FC8" w14:textId="073676B2" w:rsidR="0086335C" w:rsidRDefault="004F1EEE" w:rsidP="00723CEA">
      <w:pPr>
        <w:pStyle w:val="Prrafodelista"/>
        <w:numPr>
          <w:ilvl w:val="2"/>
          <w:numId w:val="12"/>
        </w:numPr>
      </w:pPr>
      <w:r>
        <w:t>Han de instalarse los 4 teléfonos IPVOID</w:t>
      </w:r>
    </w:p>
    <w:p w14:paraId="382AAC24" w14:textId="2B1C0762" w:rsidR="004F1EEE" w:rsidRDefault="004F1EEE" w:rsidP="00723CEA">
      <w:pPr>
        <w:pStyle w:val="Prrafodelista"/>
        <w:numPr>
          <w:ilvl w:val="0"/>
          <w:numId w:val="12"/>
        </w:numPr>
      </w:pPr>
      <w:r>
        <w:t>Instalación de hardware en vehículos de emergencia</w:t>
      </w:r>
    </w:p>
    <w:p w14:paraId="4D170AEE" w14:textId="2D78F4E3" w:rsidR="004F1EEE" w:rsidRDefault="00AE23A0" w:rsidP="00723CEA">
      <w:pPr>
        <w:pStyle w:val="Prrafodelista"/>
        <w:numPr>
          <w:ilvl w:val="1"/>
          <w:numId w:val="12"/>
        </w:numPr>
        <w:ind w:left="567" w:hanging="141"/>
      </w:pPr>
      <w:r>
        <w:t>Han de instalarse los dispositivos de geoposicionamiento en los vehículos de la zona 1</w:t>
      </w:r>
    </w:p>
    <w:p w14:paraId="4F5CD737" w14:textId="44E2A862" w:rsidR="00AE23A0" w:rsidRPr="005B2AC5" w:rsidRDefault="00AE23A0" w:rsidP="00723CEA">
      <w:pPr>
        <w:pStyle w:val="Prrafodelista"/>
        <w:numPr>
          <w:ilvl w:val="1"/>
          <w:numId w:val="12"/>
        </w:numPr>
        <w:ind w:left="567" w:hanging="141"/>
      </w:pPr>
      <w:r>
        <w:t>Han de instalarse los dispositivos de geoposicionamiento en los vehículos de la zona 2</w:t>
      </w:r>
    </w:p>
    <w:p w14:paraId="2ADA5B5B" w14:textId="517C7F12" w:rsidR="00AE23A0" w:rsidRPr="005B2AC5" w:rsidRDefault="00AE23A0" w:rsidP="00723CEA">
      <w:pPr>
        <w:pStyle w:val="Prrafodelista"/>
        <w:numPr>
          <w:ilvl w:val="1"/>
          <w:numId w:val="12"/>
        </w:numPr>
        <w:ind w:left="567" w:hanging="141"/>
      </w:pPr>
      <w:r>
        <w:t>Han de instalarse los dispositivos de geoposicionamiento en los vehículos de la zona 3</w:t>
      </w:r>
    </w:p>
    <w:p w14:paraId="47F9A5DC" w14:textId="63C9D0E2" w:rsidR="00AE23A0" w:rsidRDefault="00AE23A0" w:rsidP="00723CEA">
      <w:pPr>
        <w:pStyle w:val="Prrafodelista"/>
        <w:numPr>
          <w:ilvl w:val="1"/>
          <w:numId w:val="12"/>
        </w:numPr>
        <w:ind w:left="567" w:hanging="141"/>
      </w:pPr>
      <w:r>
        <w:t>Han de instalarse los dispositivos de geoposicionamiento en los vehículos de la zona 4</w:t>
      </w:r>
    </w:p>
    <w:p w14:paraId="1AEC8B0A" w14:textId="74FB3BD4" w:rsidR="00AE23A0" w:rsidRDefault="00AE23A0" w:rsidP="00723CEA">
      <w:pPr>
        <w:pStyle w:val="Prrafodelista"/>
        <w:numPr>
          <w:ilvl w:val="1"/>
          <w:numId w:val="12"/>
        </w:numPr>
        <w:ind w:left="567" w:hanging="141"/>
      </w:pPr>
      <w:r>
        <w:t>Han de instalarse los dispositivos de geoposicionamiento en los vehículos de la zona 5</w:t>
      </w:r>
    </w:p>
    <w:p w14:paraId="60CA9C49" w14:textId="76EE8AF4" w:rsidR="00AE23A0" w:rsidRPr="005B2AC5" w:rsidRDefault="00AE23A0" w:rsidP="00723CEA">
      <w:pPr>
        <w:pStyle w:val="Prrafodelista"/>
        <w:numPr>
          <w:ilvl w:val="1"/>
          <w:numId w:val="12"/>
        </w:numPr>
        <w:ind w:left="567" w:hanging="141"/>
      </w:pPr>
      <w:r>
        <w:t>Han de instalarse los dispositivos de geoposicionamiento en los vehículos de la zona 6</w:t>
      </w:r>
    </w:p>
    <w:p w14:paraId="39731A65" w14:textId="4B13F648" w:rsidR="00AE23A0" w:rsidRPr="005B2AC5" w:rsidRDefault="00AE23A0" w:rsidP="00723CEA">
      <w:pPr>
        <w:pStyle w:val="Prrafodelista"/>
        <w:numPr>
          <w:ilvl w:val="1"/>
          <w:numId w:val="12"/>
        </w:numPr>
        <w:ind w:left="567" w:hanging="141"/>
      </w:pPr>
      <w:r>
        <w:t>Han de instalarse los dispositivos de geoposicionamiento en los vehículos de la zona 7</w:t>
      </w:r>
    </w:p>
    <w:p w14:paraId="252516E8" w14:textId="3D2E7A93" w:rsidR="00AE23A0" w:rsidRPr="005B2AC5" w:rsidRDefault="00AE23A0" w:rsidP="00723CEA">
      <w:pPr>
        <w:pStyle w:val="Prrafodelista"/>
        <w:numPr>
          <w:ilvl w:val="1"/>
          <w:numId w:val="12"/>
        </w:numPr>
        <w:ind w:left="567" w:hanging="141"/>
      </w:pPr>
      <w:r>
        <w:t>Han de instalarse los dispositivos de geoposicionamiento en los vehículos de la zona 8</w:t>
      </w:r>
    </w:p>
    <w:p w14:paraId="594F14D4" w14:textId="1D93EC61" w:rsidR="00DE2F8D" w:rsidRDefault="0C25C67C" w:rsidP="006D1FA1">
      <w:pPr>
        <w:pStyle w:val="Ttulo3"/>
      </w:pPr>
      <w:bookmarkStart w:id="68" w:name="_Toc1880093423"/>
      <w:bookmarkStart w:id="69" w:name="_Toc164120774"/>
      <w:bookmarkStart w:id="70" w:name="_Toc165126142"/>
      <w:r>
        <w:t xml:space="preserve">Etapa </w:t>
      </w:r>
      <w:r w:rsidR="4F8168E8">
        <w:t>2</w:t>
      </w:r>
      <w:r>
        <w:t xml:space="preserve"> – </w:t>
      </w:r>
      <w:r w:rsidR="1F4AD719">
        <w:t>Integración con sistemas existentes</w:t>
      </w:r>
      <w:bookmarkEnd w:id="68"/>
      <w:bookmarkEnd w:id="69"/>
      <w:bookmarkEnd w:id="70"/>
    </w:p>
    <w:p w14:paraId="48D3890B" w14:textId="129D45C1" w:rsidR="00B944BD" w:rsidRDefault="00B944BD" w:rsidP="00723CEA">
      <w:pPr>
        <w:pStyle w:val="Prrafodelista"/>
        <w:numPr>
          <w:ilvl w:val="0"/>
          <w:numId w:val="11"/>
        </w:numPr>
      </w:pPr>
      <w:r>
        <w:t xml:space="preserve">El sistema de integración ha de permitir consumir </w:t>
      </w:r>
      <w:r w:rsidR="007054FC">
        <w:t>todos los datos accesibles desde el módulo HIS existente.</w:t>
      </w:r>
    </w:p>
    <w:p w14:paraId="5DE2ED09" w14:textId="59451722" w:rsidR="00A126D8" w:rsidRPr="00B944BD" w:rsidRDefault="00A126D8" w:rsidP="00723CEA">
      <w:pPr>
        <w:pStyle w:val="Prrafodelista"/>
        <w:numPr>
          <w:ilvl w:val="0"/>
          <w:numId w:val="11"/>
        </w:numPr>
      </w:pPr>
      <w:r>
        <w:t>El sistema de integración ha de permitir consumir todos los datos accesibles desde el resto de los sistemas existentes.</w:t>
      </w:r>
    </w:p>
    <w:p w14:paraId="77ADB418" w14:textId="1EF33733" w:rsidR="00A126D8" w:rsidRDefault="00A126D8" w:rsidP="00723CEA">
      <w:pPr>
        <w:pStyle w:val="Prrafodelista"/>
        <w:numPr>
          <w:ilvl w:val="0"/>
          <w:numId w:val="11"/>
        </w:numPr>
      </w:pPr>
      <w:r>
        <w:t xml:space="preserve">El sistema de integración ha de permitir </w:t>
      </w:r>
      <w:r w:rsidR="006578DA">
        <w:t>el envío de información al existente sistema HIS.</w:t>
      </w:r>
    </w:p>
    <w:p w14:paraId="28C2EBE0" w14:textId="72C0C947" w:rsidR="006578DA" w:rsidRPr="00B944BD" w:rsidRDefault="006578DA" w:rsidP="00723CEA">
      <w:pPr>
        <w:pStyle w:val="Prrafodelista"/>
        <w:numPr>
          <w:ilvl w:val="0"/>
          <w:numId w:val="11"/>
        </w:numPr>
      </w:pPr>
      <w:r>
        <w:t>El sistema de integración ha de permitir el envío de información al resto de sistemas existentes.</w:t>
      </w:r>
    </w:p>
    <w:p w14:paraId="14CD7309" w14:textId="7710D208" w:rsidR="006578DA" w:rsidRDefault="00BF3FCC" w:rsidP="00723CEA">
      <w:pPr>
        <w:pStyle w:val="Prrafodelista"/>
        <w:numPr>
          <w:ilvl w:val="0"/>
          <w:numId w:val="11"/>
        </w:numPr>
      </w:pPr>
      <w:r>
        <w:t xml:space="preserve">El formato </w:t>
      </w:r>
      <w:r w:rsidR="000613DA">
        <w:t>del api</w:t>
      </w:r>
      <w:r>
        <w:t xml:space="preserve"> de comunicaciones que permite la integración ha de seguir </w:t>
      </w:r>
      <w:r w:rsidR="00E21A63">
        <w:t>las indicaciones de api REST, permitiendo una mayor estandarización</w:t>
      </w:r>
      <w:r w:rsidR="000613DA">
        <w:t>.</w:t>
      </w:r>
    </w:p>
    <w:p w14:paraId="20244BAF" w14:textId="3B1579FA" w:rsidR="000613DA" w:rsidRDefault="687FBD1E" w:rsidP="006D1FA1">
      <w:pPr>
        <w:pStyle w:val="Ttulo3"/>
      </w:pPr>
      <w:bookmarkStart w:id="71" w:name="_Toc681510976"/>
      <w:bookmarkStart w:id="72" w:name="_Toc164120775"/>
      <w:bookmarkStart w:id="73" w:name="_Toc165126143"/>
      <w:r>
        <w:t>Etapa 3 – Módulo de mensajería</w:t>
      </w:r>
      <w:bookmarkEnd w:id="71"/>
      <w:bookmarkEnd w:id="72"/>
      <w:bookmarkEnd w:id="73"/>
    </w:p>
    <w:p w14:paraId="059B801E" w14:textId="6C58F47E" w:rsidR="00457CF8" w:rsidRDefault="00225300" w:rsidP="00723CEA">
      <w:pPr>
        <w:pStyle w:val="Prrafodelista"/>
        <w:numPr>
          <w:ilvl w:val="0"/>
          <w:numId w:val="13"/>
        </w:numPr>
        <w:spacing w:after="0"/>
      </w:pPr>
      <w:bookmarkStart w:id="74" w:name="_Hlk162652726"/>
      <w:r>
        <w:t>El módulo de mensajería ha de poder consumir datos del histórico de mensajes.</w:t>
      </w:r>
      <w:bookmarkEnd w:id="74"/>
    </w:p>
    <w:p w14:paraId="35C6DAC6" w14:textId="6EE5AC42" w:rsidR="00225300" w:rsidRDefault="00225300" w:rsidP="00723CEA">
      <w:pPr>
        <w:pStyle w:val="Prrafodelista"/>
        <w:numPr>
          <w:ilvl w:val="0"/>
          <w:numId w:val="13"/>
        </w:numPr>
        <w:spacing w:after="0"/>
      </w:pPr>
      <w:r>
        <w:t>El módulo de mensajería ha de poder consumir datos del histórico de alertas.</w:t>
      </w:r>
    </w:p>
    <w:p w14:paraId="1024FA68" w14:textId="66FC21C0" w:rsidR="00F51A3E" w:rsidRDefault="00225300" w:rsidP="00723CEA">
      <w:pPr>
        <w:pStyle w:val="Prrafodelista"/>
        <w:numPr>
          <w:ilvl w:val="0"/>
          <w:numId w:val="13"/>
        </w:numPr>
        <w:spacing w:after="0"/>
      </w:pPr>
      <w:r>
        <w:t>El m</w:t>
      </w:r>
      <w:r w:rsidR="00CA4D2D">
        <w:t>ó</w:t>
      </w:r>
      <w:r>
        <w:t xml:space="preserve">dulo ha de permitir </w:t>
      </w:r>
      <w:r w:rsidR="00CA4D2D">
        <w:t xml:space="preserve">a un usuario </w:t>
      </w:r>
      <w:r w:rsidR="00F51A3E">
        <w:t>crear un nuevo mensaje.</w:t>
      </w:r>
    </w:p>
    <w:p w14:paraId="1818F2BD" w14:textId="0E3B4DA5" w:rsidR="00F51A3E" w:rsidRDefault="00164955" w:rsidP="00723CEA">
      <w:pPr>
        <w:pStyle w:val="Prrafodelista"/>
        <w:numPr>
          <w:ilvl w:val="0"/>
          <w:numId w:val="13"/>
        </w:numPr>
        <w:spacing w:after="0"/>
      </w:pPr>
      <w:r>
        <w:t xml:space="preserve">El módulo ha de permitir </w:t>
      </w:r>
      <w:r w:rsidR="002A4447">
        <w:t>a un usuario crear una alerta nueva.</w:t>
      </w:r>
    </w:p>
    <w:p w14:paraId="6B7FFD3C" w14:textId="65D2BF82" w:rsidR="002A4447" w:rsidRDefault="00975F37" w:rsidP="00723CEA">
      <w:pPr>
        <w:pStyle w:val="Prrafodelista"/>
        <w:numPr>
          <w:ilvl w:val="0"/>
          <w:numId w:val="13"/>
        </w:numPr>
        <w:spacing w:after="0"/>
      </w:pPr>
      <w:r>
        <w:t>El m</w:t>
      </w:r>
      <w:r w:rsidR="002C7057">
        <w:t>ó</w:t>
      </w:r>
      <w:r>
        <w:t>dulo ha de permitir el listado de conversaciones con usuarios.</w:t>
      </w:r>
    </w:p>
    <w:p w14:paraId="48FA8744" w14:textId="782CCF2D" w:rsidR="00975F37" w:rsidRDefault="002C7057" w:rsidP="00723CEA">
      <w:pPr>
        <w:pStyle w:val="Prrafodelista"/>
        <w:numPr>
          <w:ilvl w:val="0"/>
          <w:numId w:val="13"/>
        </w:numPr>
        <w:spacing w:after="0"/>
      </w:pPr>
      <w:r>
        <w:t xml:space="preserve">El módulo ha de permitir </w:t>
      </w:r>
      <w:r w:rsidR="0037395E">
        <w:t>leer los mensajes de una conversación</w:t>
      </w:r>
    </w:p>
    <w:p w14:paraId="40DC9C09" w14:textId="15981363" w:rsidR="0037395E" w:rsidRDefault="0037395E" w:rsidP="00723CEA">
      <w:pPr>
        <w:pStyle w:val="Prrafodelista"/>
        <w:numPr>
          <w:ilvl w:val="0"/>
          <w:numId w:val="13"/>
        </w:numPr>
        <w:spacing w:after="0"/>
      </w:pPr>
      <w:r>
        <w:t>El módulo ha de permitir consultar el histórico de usuarios.</w:t>
      </w:r>
    </w:p>
    <w:p w14:paraId="7B90FDF3" w14:textId="03B5AC02" w:rsidR="0037395E" w:rsidRPr="000613DA" w:rsidRDefault="0037395E" w:rsidP="00723CEA">
      <w:pPr>
        <w:pStyle w:val="Prrafodelista"/>
        <w:numPr>
          <w:ilvl w:val="0"/>
          <w:numId w:val="13"/>
        </w:numPr>
        <w:spacing w:after="0"/>
      </w:pPr>
      <w:r>
        <w:t xml:space="preserve">El módulo ha de permitir </w:t>
      </w:r>
      <w:r w:rsidR="00FE3F04">
        <w:t>consultar el histórico de mensajes.</w:t>
      </w:r>
    </w:p>
    <w:p w14:paraId="7155970F" w14:textId="7E3FEFF1" w:rsidR="0037395E" w:rsidRDefault="00FE3F04" w:rsidP="00723CEA">
      <w:pPr>
        <w:pStyle w:val="Prrafodelista"/>
        <w:numPr>
          <w:ilvl w:val="0"/>
          <w:numId w:val="13"/>
        </w:numPr>
        <w:spacing w:after="0"/>
      </w:pPr>
      <w:r>
        <w:lastRenderedPageBreak/>
        <w:t>El módulo ha de permitir consultar el histórico de alertas.</w:t>
      </w:r>
    </w:p>
    <w:p w14:paraId="6919CA53" w14:textId="319EE0B5" w:rsidR="001759FD" w:rsidRDefault="512FEDC6" w:rsidP="006D1FA1">
      <w:pPr>
        <w:pStyle w:val="Ttulo3"/>
      </w:pPr>
      <w:bookmarkStart w:id="75" w:name="_Toc1686069004"/>
      <w:bookmarkStart w:id="76" w:name="_Toc164120776"/>
      <w:bookmarkStart w:id="77" w:name="_Toc165126144"/>
      <w:r>
        <w:t xml:space="preserve">Etapa 4 – Módulo de </w:t>
      </w:r>
      <w:r w:rsidR="5BB32ED8">
        <w:t>gestión de usuarios</w:t>
      </w:r>
      <w:bookmarkEnd w:id="75"/>
      <w:bookmarkEnd w:id="76"/>
      <w:bookmarkEnd w:id="77"/>
    </w:p>
    <w:p w14:paraId="0839DDEB" w14:textId="1412477A" w:rsidR="0060181B" w:rsidRDefault="00E5627E" w:rsidP="00723CEA">
      <w:pPr>
        <w:pStyle w:val="Prrafodelista"/>
        <w:numPr>
          <w:ilvl w:val="0"/>
          <w:numId w:val="14"/>
        </w:numPr>
      </w:pPr>
      <w:r>
        <w:t xml:space="preserve">El módulo ha de poder consumir </w:t>
      </w:r>
      <w:r w:rsidR="00773702">
        <w:t>datos del historial de resultados de pruebas y citas</w:t>
      </w:r>
    </w:p>
    <w:p w14:paraId="4B8CAE16" w14:textId="18C6A38D" w:rsidR="00773702" w:rsidRDefault="00CD7A4A" w:rsidP="00723CEA">
      <w:pPr>
        <w:pStyle w:val="Prrafodelista"/>
        <w:numPr>
          <w:ilvl w:val="0"/>
          <w:numId w:val="14"/>
        </w:numPr>
      </w:pPr>
      <w:r>
        <w:t>El módulo ha de poder consumir datos del</w:t>
      </w:r>
      <w:r w:rsidR="00491A2A">
        <w:t xml:space="preserve"> historial clínico</w:t>
      </w:r>
    </w:p>
    <w:p w14:paraId="3613A2B9" w14:textId="467B2C4B" w:rsidR="00491A2A" w:rsidRDefault="00491A2A" w:rsidP="00723CEA">
      <w:pPr>
        <w:pStyle w:val="Prrafodelista"/>
        <w:numPr>
          <w:ilvl w:val="0"/>
          <w:numId w:val="14"/>
        </w:numPr>
      </w:pPr>
      <w:r>
        <w:t>El módulo ha de poder listar las citas para un usuario</w:t>
      </w:r>
    </w:p>
    <w:p w14:paraId="2220F102" w14:textId="066776F7" w:rsidR="00491A2A" w:rsidRDefault="00491A2A" w:rsidP="00723CEA">
      <w:pPr>
        <w:pStyle w:val="Prrafodelista"/>
        <w:numPr>
          <w:ilvl w:val="0"/>
          <w:numId w:val="14"/>
        </w:numPr>
      </w:pPr>
      <w:r>
        <w:t xml:space="preserve">El módulo ha de poder </w:t>
      </w:r>
      <w:r w:rsidR="0006254F">
        <w:t>listar los resultados de las pruebas</w:t>
      </w:r>
    </w:p>
    <w:p w14:paraId="46BA1D84" w14:textId="051E8946" w:rsidR="0006254F" w:rsidRPr="0060181B" w:rsidRDefault="0006254F" w:rsidP="00723CEA">
      <w:pPr>
        <w:pStyle w:val="Prrafodelista"/>
        <w:numPr>
          <w:ilvl w:val="0"/>
          <w:numId w:val="14"/>
        </w:numPr>
      </w:pPr>
      <w:r>
        <w:t xml:space="preserve">El módulo ha de poder </w:t>
      </w:r>
      <w:r w:rsidR="00C702DB">
        <w:t xml:space="preserve">mostrar detalles de citas </w:t>
      </w:r>
    </w:p>
    <w:p w14:paraId="03B7345C" w14:textId="4B70B33D" w:rsidR="00C702DB" w:rsidRPr="0060181B" w:rsidRDefault="00C702DB" w:rsidP="00723CEA">
      <w:pPr>
        <w:pStyle w:val="Prrafodelista"/>
        <w:numPr>
          <w:ilvl w:val="0"/>
          <w:numId w:val="14"/>
        </w:numPr>
      </w:pPr>
      <w:r>
        <w:t>El módulo ha de poder mostrar detalles de resultados de pruebas</w:t>
      </w:r>
    </w:p>
    <w:p w14:paraId="4EC510A5" w14:textId="1BC35EAD" w:rsidR="0006254F" w:rsidRPr="0060181B" w:rsidRDefault="00C702DB" w:rsidP="00723CEA">
      <w:pPr>
        <w:pStyle w:val="Prrafodelista"/>
        <w:numPr>
          <w:ilvl w:val="0"/>
          <w:numId w:val="14"/>
        </w:numPr>
      </w:pPr>
      <w:r>
        <w:t>El módulo ha de poder mostrar detalles de historiales clínicos</w:t>
      </w:r>
    </w:p>
    <w:p w14:paraId="46F10295" w14:textId="14C848AB" w:rsidR="000239C3" w:rsidRDefault="5BB32ED8" w:rsidP="006D1FA1">
      <w:pPr>
        <w:pStyle w:val="Ttulo3"/>
      </w:pPr>
      <w:bookmarkStart w:id="78" w:name="_Toc735037415"/>
      <w:bookmarkStart w:id="79" w:name="_Toc164120777"/>
      <w:bookmarkStart w:id="80" w:name="_Toc165126145"/>
      <w:r>
        <w:t>Etapa 5</w:t>
      </w:r>
      <w:r w:rsidR="679F35B0">
        <w:t xml:space="preserve"> </w:t>
      </w:r>
      <w:r>
        <w:t xml:space="preserve">– Módulo de </w:t>
      </w:r>
      <w:r w:rsidR="4130BE01">
        <w:t>sistema de geoposicionamiento</w:t>
      </w:r>
      <w:bookmarkEnd w:id="78"/>
      <w:bookmarkEnd w:id="79"/>
      <w:bookmarkEnd w:id="80"/>
    </w:p>
    <w:p w14:paraId="540879C9" w14:textId="1B1D33E3" w:rsidR="00D1237E" w:rsidRDefault="006740AE" w:rsidP="00723CEA">
      <w:pPr>
        <w:pStyle w:val="Prrafodelista"/>
        <w:numPr>
          <w:ilvl w:val="0"/>
          <w:numId w:val="15"/>
        </w:numPr>
      </w:pPr>
      <w:r>
        <w:t>El módulo ha de poder consumir datos de</w:t>
      </w:r>
      <w:r w:rsidR="00F96EA0">
        <w:t xml:space="preserve"> los sistemas de geoposicionamiento de los vehículos de emergencia.</w:t>
      </w:r>
    </w:p>
    <w:p w14:paraId="1A7A183C" w14:textId="21375AF0" w:rsidR="00F96EA0" w:rsidRPr="0060181B" w:rsidRDefault="00F96EA0" w:rsidP="00723CEA">
      <w:pPr>
        <w:pStyle w:val="Prrafodelista"/>
        <w:numPr>
          <w:ilvl w:val="0"/>
          <w:numId w:val="15"/>
        </w:numPr>
      </w:pPr>
      <w:r>
        <w:t xml:space="preserve">El módulo ha de poder mostrar detalles de </w:t>
      </w:r>
      <w:r w:rsidR="00A80AB5">
        <w:t>las ubicaciones</w:t>
      </w:r>
      <w:r w:rsidR="00EA3122">
        <w:t xml:space="preserve"> de los vehículos de emergencia</w:t>
      </w:r>
    </w:p>
    <w:p w14:paraId="52F831EA" w14:textId="6FBD7D3F" w:rsidR="00F96EA0" w:rsidRPr="00D1237E" w:rsidRDefault="003D3F63" w:rsidP="00723CEA">
      <w:pPr>
        <w:pStyle w:val="Prrafodelista"/>
        <w:numPr>
          <w:ilvl w:val="0"/>
          <w:numId w:val="15"/>
        </w:numPr>
      </w:pPr>
      <w:r>
        <w:t>El módulo ha de permitir a los usuarios un filtrado de vehículos utilizando el identificador del vehículo. Una vez seleccionado el id, únicamente se mostrará la ubicación del vehículo filtrado.</w:t>
      </w:r>
    </w:p>
    <w:p w14:paraId="1B225F77" w14:textId="43B2A577" w:rsidR="00D77C98" w:rsidRDefault="4130BE01" w:rsidP="006D1FA1">
      <w:pPr>
        <w:pStyle w:val="Ttulo3"/>
      </w:pPr>
      <w:bookmarkStart w:id="81" w:name="_Toc1629012131"/>
      <w:bookmarkStart w:id="82" w:name="_Toc164120778"/>
      <w:bookmarkStart w:id="83" w:name="_Toc165126146"/>
      <w:r>
        <w:t>Etapa 6</w:t>
      </w:r>
      <w:r w:rsidR="679F35B0">
        <w:t xml:space="preserve"> –</w:t>
      </w:r>
      <w:r>
        <w:t xml:space="preserve"> </w:t>
      </w:r>
      <w:r w:rsidR="041B9EA5">
        <w:t>Aplicaciones de usuarios de avisos y mensajería</w:t>
      </w:r>
      <w:bookmarkEnd w:id="81"/>
      <w:bookmarkEnd w:id="82"/>
      <w:bookmarkEnd w:id="83"/>
    </w:p>
    <w:p w14:paraId="26F44562" w14:textId="4180FC48" w:rsidR="003D3F63" w:rsidRDefault="004120C4" w:rsidP="00723CEA">
      <w:pPr>
        <w:pStyle w:val="Prrafodelista"/>
        <w:numPr>
          <w:ilvl w:val="0"/>
          <w:numId w:val="16"/>
        </w:numPr>
      </w:pPr>
      <w:r>
        <w:t>La aplicación ha de permitir consumir datos del histórico de avisos</w:t>
      </w:r>
    </w:p>
    <w:p w14:paraId="2297405D" w14:textId="55817430" w:rsidR="004120C4" w:rsidRPr="003D3F63" w:rsidRDefault="004120C4" w:rsidP="00723CEA">
      <w:pPr>
        <w:pStyle w:val="Prrafodelista"/>
        <w:numPr>
          <w:ilvl w:val="0"/>
          <w:numId w:val="16"/>
        </w:numPr>
      </w:pPr>
      <w:r>
        <w:t>La aplicación ha de permitir consumir datos del histórico de mensajes</w:t>
      </w:r>
    </w:p>
    <w:p w14:paraId="783BA0DD" w14:textId="215345F5" w:rsidR="004120C4" w:rsidRDefault="004120C4" w:rsidP="00723CEA">
      <w:pPr>
        <w:pStyle w:val="Prrafodelista"/>
        <w:numPr>
          <w:ilvl w:val="0"/>
          <w:numId w:val="16"/>
        </w:numPr>
      </w:pPr>
      <w:r>
        <w:t>La aplicación ha de poder mostrar un listado con las conversaciones de un usuario</w:t>
      </w:r>
      <w:r w:rsidR="00845142">
        <w:t>.</w:t>
      </w:r>
    </w:p>
    <w:p w14:paraId="74EC83A4" w14:textId="24D2C020" w:rsidR="00845142" w:rsidRDefault="00845142" w:rsidP="00723CEA">
      <w:pPr>
        <w:pStyle w:val="Prrafodelista"/>
        <w:numPr>
          <w:ilvl w:val="0"/>
          <w:numId w:val="16"/>
        </w:numPr>
      </w:pPr>
      <w:r>
        <w:t>La aplicación ha de permitir mostrar los mensajes dentro de una conversación de usuarios</w:t>
      </w:r>
      <w:r w:rsidR="002A6500">
        <w:t>.</w:t>
      </w:r>
    </w:p>
    <w:p w14:paraId="4E97CAEA" w14:textId="1AC0FCE8" w:rsidR="002A6500" w:rsidRDefault="004254B0" w:rsidP="00723CEA">
      <w:pPr>
        <w:pStyle w:val="Prrafodelista"/>
        <w:numPr>
          <w:ilvl w:val="0"/>
          <w:numId w:val="16"/>
        </w:numPr>
      </w:pPr>
      <w:r>
        <w:t>Los usuarios han de poder añadir nuevos mensajes a una conversación.</w:t>
      </w:r>
    </w:p>
    <w:p w14:paraId="430591E1" w14:textId="56FAC9DC" w:rsidR="00EE08A3" w:rsidRPr="003D3F63" w:rsidRDefault="00EE08A3" w:rsidP="00723CEA">
      <w:pPr>
        <w:pStyle w:val="Prrafodelista"/>
        <w:numPr>
          <w:ilvl w:val="0"/>
          <w:numId w:val="16"/>
        </w:numPr>
      </w:pPr>
      <w:r>
        <w:t>La aplicación ha de poder mostrar un listado de alertas.</w:t>
      </w:r>
    </w:p>
    <w:p w14:paraId="1139742D" w14:textId="253BEA55" w:rsidR="002C2B4D" w:rsidRDefault="041B9EA5" w:rsidP="006D1FA1">
      <w:pPr>
        <w:pStyle w:val="Ttulo3"/>
      </w:pPr>
      <w:bookmarkStart w:id="84" w:name="_Toc2088475999"/>
      <w:bookmarkStart w:id="85" w:name="_Toc164120779"/>
      <w:bookmarkStart w:id="86" w:name="_Toc165126147"/>
      <w:r>
        <w:t xml:space="preserve">Etapa 7 </w:t>
      </w:r>
      <w:r w:rsidR="679F35B0">
        <w:t>–</w:t>
      </w:r>
      <w:r w:rsidR="548AB280">
        <w:t xml:space="preserve"> Módulo de dashboard de seguimiento</w:t>
      </w:r>
      <w:bookmarkEnd w:id="84"/>
      <w:bookmarkEnd w:id="85"/>
      <w:bookmarkEnd w:id="86"/>
    </w:p>
    <w:p w14:paraId="7A018AEC" w14:textId="41E08B92" w:rsidR="00E40D1F" w:rsidRDefault="00BD4882" w:rsidP="00723CEA">
      <w:pPr>
        <w:pStyle w:val="Prrafodelista"/>
        <w:numPr>
          <w:ilvl w:val="0"/>
          <w:numId w:val="17"/>
        </w:numPr>
      </w:pPr>
      <w:r>
        <w:t xml:space="preserve">El módulo ha de </w:t>
      </w:r>
      <w:r w:rsidR="00772400">
        <w:t>poder consumir del histórico de usuarios.</w:t>
      </w:r>
    </w:p>
    <w:p w14:paraId="2BED1991" w14:textId="2BE945C7" w:rsidR="00772400" w:rsidRPr="00E40D1F" w:rsidRDefault="00772400" w:rsidP="00723CEA">
      <w:pPr>
        <w:pStyle w:val="Prrafodelista"/>
        <w:numPr>
          <w:ilvl w:val="0"/>
          <w:numId w:val="17"/>
        </w:numPr>
      </w:pPr>
      <w:r>
        <w:t>El módulo ha de poder consumir del histórico de</w:t>
      </w:r>
      <w:r w:rsidR="00372220">
        <w:t xml:space="preserve"> alertas</w:t>
      </w:r>
      <w:r>
        <w:t>.</w:t>
      </w:r>
    </w:p>
    <w:p w14:paraId="2F26A2FC" w14:textId="0663DB8D" w:rsidR="00372220" w:rsidRPr="00E40D1F" w:rsidRDefault="00372220" w:rsidP="00723CEA">
      <w:pPr>
        <w:pStyle w:val="Prrafodelista"/>
        <w:numPr>
          <w:ilvl w:val="0"/>
          <w:numId w:val="17"/>
        </w:numPr>
      </w:pPr>
      <w:r>
        <w:t>El módulo ha de poder consumir del histórico de ubicaciones de los vehículos de emergencias.</w:t>
      </w:r>
    </w:p>
    <w:p w14:paraId="241DD213" w14:textId="51A9BF0D" w:rsidR="00372220" w:rsidRDefault="00372220" w:rsidP="00723CEA">
      <w:pPr>
        <w:pStyle w:val="Prrafodelista"/>
        <w:numPr>
          <w:ilvl w:val="0"/>
          <w:numId w:val="17"/>
        </w:numPr>
      </w:pPr>
      <w:r>
        <w:t xml:space="preserve">El módulo ha de poder </w:t>
      </w:r>
      <w:r w:rsidR="00BD4692">
        <w:t>mostrar un listado de usuarios activos.</w:t>
      </w:r>
    </w:p>
    <w:p w14:paraId="77973B39" w14:textId="4CC2364B" w:rsidR="00BD4692" w:rsidRPr="00E40D1F" w:rsidRDefault="00BD4692" w:rsidP="00723CEA">
      <w:pPr>
        <w:pStyle w:val="Prrafodelista"/>
        <w:numPr>
          <w:ilvl w:val="0"/>
          <w:numId w:val="17"/>
        </w:numPr>
      </w:pPr>
      <w:r>
        <w:t>El módulo ha de poder mostrar un listado de alertas.</w:t>
      </w:r>
    </w:p>
    <w:p w14:paraId="0E60A02A" w14:textId="26622978" w:rsidR="00772400" w:rsidRDefault="00BD4692" w:rsidP="00723CEA">
      <w:pPr>
        <w:pStyle w:val="Prrafodelista"/>
        <w:numPr>
          <w:ilvl w:val="0"/>
          <w:numId w:val="17"/>
        </w:numPr>
      </w:pPr>
      <w:r>
        <w:t xml:space="preserve">El módulo ha de poder mostrar un listado de </w:t>
      </w:r>
      <w:r w:rsidR="008C797C">
        <w:t>ubicaciones de los vehículos de emergencia.</w:t>
      </w:r>
    </w:p>
    <w:p w14:paraId="3B5A2517" w14:textId="02B32C22" w:rsidR="008C797C" w:rsidRDefault="00CC2D91" w:rsidP="00723CEA">
      <w:pPr>
        <w:pStyle w:val="Prrafodelista"/>
        <w:numPr>
          <w:ilvl w:val="0"/>
          <w:numId w:val="17"/>
        </w:numPr>
      </w:pPr>
      <w:r>
        <w:t xml:space="preserve">El módulo ha de </w:t>
      </w:r>
      <w:r w:rsidR="001D2382">
        <w:t>permitir el filtrado de clientes activos.</w:t>
      </w:r>
    </w:p>
    <w:p w14:paraId="4E22CADF" w14:textId="3FD43419" w:rsidR="001D2382" w:rsidRDefault="001D2382" w:rsidP="00723CEA">
      <w:pPr>
        <w:pStyle w:val="Prrafodelista"/>
        <w:numPr>
          <w:ilvl w:val="0"/>
          <w:numId w:val="17"/>
        </w:numPr>
      </w:pPr>
      <w:r>
        <w:t xml:space="preserve">El módulo ha de permitir el filtrado de vehículos de emergencia, pudiendo ver las ubicaciones </w:t>
      </w:r>
      <w:r w:rsidR="00485C27">
        <w:t>de este</w:t>
      </w:r>
      <w:r>
        <w:t>.</w:t>
      </w:r>
    </w:p>
    <w:p w14:paraId="49ABBD62" w14:textId="27F72436" w:rsidR="001D2382" w:rsidRPr="00E40D1F" w:rsidRDefault="00485C27" w:rsidP="00723CEA">
      <w:pPr>
        <w:pStyle w:val="Prrafodelista"/>
        <w:numPr>
          <w:ilvl w:val="0"/>
          <w:numId w:val="17"/>
        </w:numPr>
      </w:pPr>
      <w:r>
        <w:t xml:space="preserve">El módulo </w:t>
      </w:r>
      <w:r w:rsidR="00F16CAD">
        <w:t>ha de permitir el filtrado de alertas dentro del listado de alertas.</w:t>
      </w:r>
    </w:p>
    <w:p w14:paraId="366D5921" w14:textId="49E1466B" w:rsidR="00F571FC" w:rsidRDefault="548AB280" w:rsidP="006D1FA1">
      <w:pPr>
        <w:pStyle w:val="Ttulo3"/>
      </w:pPr>
      <w:bookmarkStart w:id="87" w:name="_Toc1998171518"/>
      <w:bookmarkStart w:id="88" w:name="_Toc164120780"/>
      <w:bookmarkStart w:id="89" w:name="_Toc165126148"/>
      <w:r>
        <w:t xml:space="preserve">Etapa </w:t>
      </w:r>
      <w:r w:rsidR="679F35B0">
        <w:t>8 –</w:t>
      </w:r>
      <w:r>
        <w:t xml:space="preserve"> </w:t>
      </w:r>
      <w:r w:rsidR="488351FF">
        <w:t xml:space="preserve">Aplicaciones de </w:t>
      </w:r>
      <w:r w:rsidR="2E01AFF7">
        <w:t>usuario para la gestión de emergencias</w:t>
      </w:r>
      <w:bookmarkEnd w:id="87"/>
      <w:bookmarkEnd w:id="88"/>
      <w:bookmarkEnd w:id="89"/>
      <w:r>
        <w:t xml:space="preserve"> </w:t>
      </w:r>
    </w:p>
    <w:p w14:paraId="3AA74A28" w14:textId="4886ADE7" w:rsidR="00F16CAD" w:rsidRDefault="009539C0" w:rsidP="00723CEA">
      <w:pPr>
        <w:pStyle w:val="Prrafodelista"/>
        <w:numPr>
          <w:ilvl w:val="0"/>
          <w:numId w:val="18"/>
        </w:numPr>
      </w:pPr>
      <w:r>
        <w:t xml:space="preserve">La aplicación ha de permitir </w:t>
      </w:r>
      <w:r w:rsidR="00AF24B3">
        <w:t>el registro de una emergencia</w:t>
      </w:r>
      <w:r w:rsidR="002F2A6C">
        <w:t xml:space="preserve"> en el sistema.</w:t>
      </w:r>
    </w:p>
    <w:p w14:paraId="7A214D4A" w14:textId="5AEAFAD7" w:rsidR="002F2A6C" w:rsidRDefault="001516C7" w:rsidP="00723CEA">
      <w:pPr>
        <w:pStyle w:val="Prrafodelista"/>
        <w:numPr>
          <w:ilvl w:val="0"/>
          <w:numId w:val="18"/>
        </w:numPr>
      </w:pPr>
      <w:r>
        <w:lastRenderedPageBreak/>
        <w:t>La aplicación ha de poder permitir la visualización de emergencias activas</w:t>
      </w:r>
    </w:p>
    <w:p w14:paraId="29ABC07B" w14:textId="4B5F36F9" w:rsidR="001516C7" w:rsidRDefault="001516C7" w:rsidP="00723CEA">
      <w:pPr>
        <w:pStyle w:val="Prrafodelista"/>
        <w:numPr>
          <w:ilvl w:val="0"/>
          <w:numId w:val="18"/>
        </w:numPr>
      </w:pPr>
      <w:r>
        <w:t xml:space="preserve">La aplicación ha de permitir </w:t>
      </w:r>
      <w:r w:rsidR="00E323CA">
        <w:t>el seguimiento de emergencias registradas en el sistema.</w:t>
      </w:r>
    </w:p>
    <w:p w14:paraId="2FC58D73" w14:textId="590821A4" w:rsidR="00E323CA" w:rsidRDefault="00E323CA" w:rsidP="00723CEA">
      <w:pPr>
        <w:pStyle w:val="Prrafodelista"/>
        <w:numPr>
          <w:ilvl w:val="0"/>
          <w:numId w:val="18"/>
        </w:numPr>
      </w:pPr>
      <w:r>
        <w:t xml:space="preserve">La aplicación </w:t>
      </w:r>
      <w:r w:rsidR="008B0688">
        <w:t>ha de permitir la asignación de recursos a una emergencia registrada en el sistema.</w:t>
      </w:r>
    </w:p>
    <w:p w14:paraId="0D4BF4EB" w14:textId="5818FB62" w:rsidR="008B0688" w:rsidRDefault="008B0688" w:rsidP="00723CEA">
      <w:pPr>
        <w:pStyle w:val="Prrafodelista"/>
        <w:numPr>
          <w:ilvl w:val="0"/>
          <w:numId w:val="18"/>
        </w:numPr>
      </w:pPr>
      <w:r>
        <w:t>La aplicación ha de poder generar un informe de estado de emergencias</w:t>
      </w:r>
    </w:p>
    <w:p w14:paraId="70DB851E" w14:textId="5CA83051" w:rsidR="008B0688" w:rsidRDefault="008B0688" w:rsidP="00723CEA">
      <w:pPr>
        <w:pStyle w:val="Prrafodelista"/>
        <w:numPr>
          <w:ilvl w:val="1"/>
          <w:numId w:val="18"/>
        </w:numPr>
      </w:pPr>
      <w:r>
        <w:t>El informe ha de contener</w:t>
      </w:r>
    </w:p>
    <w:p w14:paraId="66393B3A" w14:textId="64EF66C6" w:rsidR="008B0688" w:rsidRDefault="008B0688" w:rsidP="00723CEA">
      <w:pPr>
        <w:pStyle w:val="Prrafodelista"/>
        <w:numPr>
          <w:ilvl w:val="2"/>
          <w:numId w:val="18"/>
        </w:numPr>
      </w:pPr>
      <w:r>
        <w:t xml:space="preserve">El número de </w:t>
      </w:r>
      <w:r w:rsidR="00843EFE">
        <w:t>emergencias totales</w:t>
      </w:r>
    </w:p>
    <w:p w14:paraId="10E09803" w14:textId="3258900A" w:rsidR="00843EFE" w:rsidRDefault="00843EFE" w:rsidP="00723CEA">
      <w:pPr>
        <w:pStyle w:val="Prrafodelista"/>
        <w:numPr>
          <w:ilvl w:val="2"/>
          <w:numId w:val="18"/>
        </w:numPr>
      </w:pPr>
      <w:r>
        <w:t>El número de emergencias activas</w:t>
      </w:r>
    </w:p>
    <w:p w14:paraId="684AD0D0" w14:textId="01B37DF9" w:rsidR="00843EFE" w:rsidRDefault="003911CE" w:rsidP="00723CEA">
      <w:pPr>
        <w:pStyle w:val="Prrafodelista"/>
        <w:numPr>
          <w:ilvl w:val="0"/>
          <w:numId w:val="18"/>
        </w:numPr>
      </w:pPr>
      <w:r>
        <w:t>La aplicación ha de permitir visualizar las alertas del sistema.</w:t>
      </w:r>
    </w:p>
    <w:p w14:paraId="04012A24" w14:textId="5493F1BF" w:rsidR="003911CE" w:rsidRDefault="003911CE" w:rsidP="00723CEA">
      <w:pPr>
        <w:pStyle w:val="Prrafodelista"/>
        <w:numPr>
          <w:ilvl w:val="0"/>
          <w:numId w:val="18"/>
        </w:numPr>
      </w:pPr>
      <w:r>
        <w:t xml:space="preserve">La aplicación ha de permitir la gestión </w:t>
      </w:r>
      <w:r w:rsidR="005875AB">
        <w:t>de recursos en emergencias.</w:t>
      </w:r>
    </w:p>
    <w:p w14:paraId="1381D61B" w14:textId="0D0E0040" w:rsidR="005875AB" w:rsidRDefault="005875AB" w:rsidP="00723CEA">
      <w:pPr>
        <w:pStyle w:val="Prrafodelista"/>
        <w:numPr>
          <w:ilvl w:val="0"/>
          <w:numId w:val="18"/>
        </w:numPr>
      </w:pPr>
      <w:r>
        <w:t xml:space="preserve">La aplicación ha de permitir </w:t>
      </w:r>
      <w:r w:rsidR="00EB1AD7">
        <w:t>la comunicación con los servicios externos.</w:t>
      </w:r>
    </w:p>
    <w:p w14:paraId="5AC22AA2" w14:textId="206D353E" w:rsidR="00EB1AD7" w:rsidRDefault="00EB1AD7" w:rsidP="00723CEA">
      <w:pPr>
        <w:pStyle w:val="Prrafodelista"/>
        <w:numPr>
          <w:ilvl w:val="0"/>
          <w:numId w:val="18"/>
        </w:numPr>
      </w:pPr>
      <w:r>
        <w:t xml:space="preserve">La aplicación ha de permitir la comunicación con conductores de vehículos de </w:t>
      </w:r>
      <w:r w:rsidR="009769A9">
        <w:t>emergencias</w:t>
      </w:r>
      <w:r w:rsidR="00CF584B">
        <w:t>.</w:t>
      </w:r>
    </w:p>
    <w:p w14:paraId="5FBB14E1" w14:textId="2D39C138" w:rsidR="009769A9" w:rsidRPr="00F16CAD" w:rsidRDefault="009769A9" w:rsidP="00723CEA">
      <w:pPr>
        <w:pStyle w:val="Prrafodelista"/>
        <w:numPr>
          <w:ilvl w:val="0"/>
          <w:numId w:val="18"/>
        </w:numPr>
      </w:pPr>
      <w:r>
        <w:t>La aplicación ha de permitir la comunicación con clientes finales</w:t>
      </w:r>
      <w:r w:rsidR="00CF584B">
        <w:t>.</w:t>
      </w:r>
    </w:p>
    <w:p w14:paraId="49E6DE60" w14:textId="6FA391E5" w:rsidR="0067775F" w:rsidRDefault="2D591CC8" w:rsidP="006D1FA1">
      <w:pPr>
        <w:pStyle w:val="Ttulo2"/>
      </w:pPr>
      <w:bookmarkStart w:id="90" w:name="_Toc163406088"/>
      <w:bookmarkStart w:id="91" w:name="_Toc1002489193"/>
      <w:bookmarkStart w:id="92" w:name="_Toc164117945"/>
      <w:bookmarkStart w:id="93" w:name="_Toc164120781"/>
      <w:bookmarkStart w:id="94" w:name="_Toc165126149"/>
      <w:r>
        <w:t>Alcance</w:t>
      </w:r>
      <w:bookmarkEnd w:id="90"/>
      <w:bookmarkEnd w:id="91"/>
      <w:bookmarkEnd w:id="92"/>
      <w:bookmarkEnd w:id="93"/>
      <w:bookmarkEnd w:id="94"/>
    </w:p>
    <w:p w14:paraId="7D54BB06" w14:textId="7AFCBA80" w:rsidR="00E15315" w:rsidRDefault="00E15315" w:rsidP="005F487B">
      <w:pPr>
        <w:pStyle w:val="Textoindependiente"/>
      </w:pPr>
      <w:r>
        <w:t>El sistema de Teleasistencia facilitará la comunicación efectiva entre los usuarios, el personal médico y los equipos de seguimiento a través de una plataforma centralizada.</w:t>
      </w:r>
    </w:p>
    <w:p w14:paraId="3697CDE4" w14:textId="77777777" w:rsidR="00E15315" w:rsidRDefault="00E15315" w:rsidP="005F487B">
      <w:pPr>
        <w:pStyle w:val="Textoindependiente"/>
      </w:pPr>
      <w:r>
        <w:t>El sistema permitirá la comunicación entre los usuarios y el personal médico a través de una aplicación móvil, asegurando la posibilidad de realizar consultas en tiempo real.</w:t>
      </w:r>
    </w:p>
    <w:p w14:paraId="78C26F47" w14:textId="56A7F89F" w:rsidR="00E15315" w:rsidRDefault="00E15315" w:rsidP="005F487B">
      <w:pPr>
        <w:pStyle w:val="Textoindependiente"/>
      </w:pPr>
      <w:r>
        <w:t xml:space="preserve">Toda la información sensible de los usuarios será gestionada de manera descentralizada, garantizando la confidencialidad y </w:t>
      </w:r>
      <w:r w:rsidR="00856F40">
        <w:t>aseguramiento</w:t>
      </w:r>
      <w:r>
        <w:t xml:space="preserve"> de los datos.</w:t>
      </w:r>
    </w:p>
    <w:p w14:paraId="5633F39F" w14:textId="77777777" w:rsidR="00E15315" w:rsidRDefault="00E15315" w:rsidP="005F487B">
      <w:pPr>
        <w:pStyle w:val="Textoindependiente"/>
      </w:pPr>
      <w:r>
        <w:t>El sistema permitirá la gestión de los perfiles de usuarios, así como de los profesionales sanitarios involucrados en el seguimiento de estos.</w:t>
      </w:r>
    </w:p>
    <w:p w14:paraId="22160C48" w14:textId="27167A74" w:rsidR="00E15315" w:rsidRDefault="00E15315" w:rsidP="005F487B">
      <w:pPr>
        <w:pStyle w:val="Textoindependiente"/>
      </w:pPr>
      <w:r>
        <w:t>Se recopilarán los datos geográficos para cada usuario, lo que permitirá un seguimiento preciso de su ubicación y facilitará análisis posteriores para mejorar la eficiencia del servicio.</w:t>
      </w:r>
    </w:p>
    <w:p w14:paraId="42E1E0C0" w14:textId="4A75C3CF" w:rsidR="00E15315" w:rsidRDefault="00E15315" w:rsidP="005F487B">
      <w:pPr>
        <w:pStyle w:val="Textoindependiente"/>
      </w:pPr>
      <w:r>
        <w:t>El sistema se dividirá en siete módulos funcionales</w:t>
      </w:r>
      <w:r w:rsidR="007F7D1C">
        <w:t xml:space="preserve">: </w:t>
      </w:r>
    </w:p>
    <w:p w14:paraId="66B68016" w14:textId="6878C749" w:rsidR="002A7095" w:rsidRDefault="002A7095" w:rsidP="00FD0007">
      <w:pPr>
        <w:pStyle w:val="Textoindependiente"/>
        <w:numPr>
          <w:ilvl w:val="0"/>
          <w:numId w:val="23"/>
        </w:numPr>
      </w:pPr>
      <w:r w:rsidRPr="00D82A5A">
        <w:rPr>
          <w:b/>
          <w:bCs/>
        </w:rPr>
        <w:t>App Móvil para la comunicación con el usuario.</w:t>
      </w:r>
      <w:r>
        <w:t xml:space="preserve"> Desarrollada en las dos principales tecnologías Smartphone: Android </w:t>
      </w:r>
      <w:r w:rsidR="00DF7E38">
        <w:t>y</w:t>
      </w:r>
      <w:r>
        <w:t xml:space="preserve"> iOS.</w:t>
      </w:r>
    </w:p>
    <w:p w14:paraId="69D2C372" w14:textId="77777777" w:rsidR="0047675C" w:rsidRDefault="0047675C" w:rsidP="00FD0007">
      <w:pPr>
        <w:pStyle w:val="Textoindependiente"/>
        <w:numPr>
          <w:ilvl w:val="0"/>
          <w:numId w:val="23"/>
        </w:numPr>
      </w:pPr>
      <w:r w:rsidRPr="00D82A5A">
        <w:rPr>
          <w:b/>
          <w:bCs/>
        </w:rPr>
        <w:t>Gestión de Usuarios.</w:t>
      </w:r>
      <w:r>
        <w:t xml:space="preserve"> Controlado por los equipos de seguimiento donde pueden visualizar toda la información de los pacientes (historiales clínicos, resultados de pruebas, citas previas y futuras, …)</w:t>
      </w:r>
    </w:p>
    <w:p w14:paraId="7A25B0B1" w14:textId="57DCCB11" w:rsidR="0047675C" w:rsidRDefault="0047675C" w:rsidP="00FD0007">
      <w:pPr>
        <w:pStyle w:val="Textoindependiente"/>
        <w:numPr>
          <w:ilvl w:val="0"/>
          <w:numId w:val="23"/>
        </w:numPr>
      </w:pPr>
      <w:r w:rsidRPr="00D82A5A">
        <w:rPr>
          <w:b/>
          <w:bCs/>
        </w:rPr>
        <w:t>Sistema de Mensajería (Chat)</w:t>
      </w:r>
      <w:r w:rsidR="00D82A5A">
        <w:rPr>
          <w:b/>
          <w:bCs/>
        </w:rPr>
        <w:t>.</w:t>
      </w:r>
      <w:r>
        <w:t xml:space="preserve"> </w:t>
      </w:r>
      <w:r w:rsidR="00D82A5A">
        <w:t>C</w:t>
      </w:r>
      <w:r>
        <w:t>onectará la app con el Gestor de Usuarios en donde se intercambiará información entre paciente y equipo de seguimiento.</w:t>
      </w:r>
    </w:p>
    <w:p w14:paraId="2D2357F2" w14:textId="77777777" w:rsidR="00797514" w:rsidRPr="00D82A5A" w:rsidRDefault="0047675C" w:rsidP="00FD0007">
      <w:pPr>
        <w:pStyle w:val="Textoindependiente"/>
        <w:numPr>
          <w:ilvl w:val="0"/>
          <w:numId w:val="23"/>
        </w:numPr>
        <w:rPr>
          <w:b/>
          <w:bCs/>
        </w:rPr>
      </w:pPr>
      <w:r w:rsidRPr="00D82A5A">
        <w:rPr>
          <w:b/>
          <w:bCs/>
        </w:rPr>
        <w:t>Sistema de geoposicionamiento para los vehículos de transporte.</w:t>
      </w:r>
    </w:p>
    <w:p w14:paraId="02FCC708" w14:textId="3DC4CA0F" w:rsidR="00797514" w:rsidRDefault="0047675C" w:rsidP="00FD0007">
      <w:pPr>
        <w:pStyle w:val="Textoindependiente"/>
        <w:numPr>
          <w:ilvl w:val="0"/>
          <w:numId w:val="23"/>
        </w:numPr>
      </w:pPr>
      <w:r w:rsidRPr="00D82A5A">
        <w:rPr>
          <w:b/>
          <w:bCs/>
        </w:rPr>
        <w:t>Integración con sistemas centrales</w:t>
      </w:r>
      <w:r w:rsidR="00D82A5A" w:rsidRPr="00D82A5A">
        <w:rPr>
          <w:b/>
          <w:bCs/>
        </w:rPr>
        <w:t>.</w:t>
      </w:r>
      <w:r w:rsidR="00D82A5A">
        <w:t xml:space="preserve"> P</w:t>
      </w:r>
      <w:r>
        <w:t>roporcionará conectividad bidireccional con los sistemas actuales de información del Contratante (HIS, APIs, …)</w:t>
      </w:r>
    </w:p>
    <w:p w14:paraId="7B8FDA4C" w14:textId="77777777" w:rsidR="00797514" w:rsidRDefault="0047675C" w:rsidP="00FD0007">
      <w:pPr>
        <w:pStyle w:val="Textoindependiente"/>
        <w:numPr>
          <w:ilvl w:val="0"/>
          <w:numId w:val="23"/>
        </w:numPr>
      </w:pPr>
      <w:r w:rsidRPr="00D82A5A">
        <w:rPr>
          <w:b/>
          <w:bCs/>
        </w:rPr>
        <w:lastRenderedPageBreak/>
        <w:t>Dashboard de seguimiento.</w:t>
      </w:r>
      <w:r>
        <w:t xml:space="preserve"> Este módulo implementará un sistema de supervisión y vigilancia. En la sala de control habrá una pantalla grande visible desde todos los puestos de trabajo. Desde su puesto, los empleados del servicio de control de emergencias podrán consultar indicadores sobre los usuarios en línea, alertas y geoposicionamiento de los vehículos de emergencia.</w:t>
      </w:r>
    </w:p>
    <w:p w14:paraId="01C45F61" w14:textId="710FAF24" w:rsidR="0047675C" w:rsidRDefault="0047675C" w:rsidP="00FD0007">
      <w:pPr>
        <w:pStyle w:val="Textoindependiente"/>
        <w:numPr>
          <w:ilvl w:val="0"/>
          <w:numId w:val="23"/>
        </w:numPr>
      </w:pPr>
      <w:r w:rsidRPr="00D82A5A">
        <w:rPr>
          <w:b/>
          <w:bCs/>
        </w:rPr>
        <w:t>Aplicación de gestión</w:t>
      </w:r>
      <w:r w:rsidR="00D82A5A" w:rsidRPr="00D82A5A">
        <w:rPr>
          <w:b/>
          <w:bCs/>
        </w:rPr>
        <w:t>.</w:t>
      </w:r>
      <w:r w:rsidR="00D82A5A">
        <w:t xml:space="preserve"> P</w:t>
      </w:r>
      <w:r>
        <w:t>ara que el personal de emergencia ubicado en la sala pueda hacer tareas de gestión sobre el sistema de avisos y usuarios, permitiéndoles añadir y modificar información. Además, incorporara un sistema de comunicación con los conductores de los vehículos de transporte y con los clientes finales del sistema de teleasistencia sanitaria.</w:t>
      </w:r>
    </w:p>
    <w:p w14:paraId="245A1637" w14:textId="76A0DC2D" w:rsidR="00457CF8" w:rsidRDefault="48E01DD3" w:rsidP="006D1FA1">
      <w:pPr>
        <w:pStyle w:val="Ttulo3"/>
      </w:pPr>
      <w:bookmarkStart w:id="95" w:name="_Toc158014072"/>
      <w:bookmarkStart w:id="96" w:name="_Toc164120782"/>
      <w:bookmarkStart w:id="97" w:name="_Toc165126150"/>
      <w:r>
        <w:t xml:space="preserve">Entregables </w:t>
      </w:r>
      <w:r w:rsidR="4097ED69">
        <w:t>durante el desarrollo</w:t>
      </w:r>
      <w:bookmarkEnd w:id="95"/>
      <w:bookmarkEnd w:id="96"/>
      <w:bookmarkEnd w:id="97"/>
    </w:p>
    <w:p w14:paraId="3B5751E7" w14:textId="77777777" w:rsidR="00AF56AF" w:rsidRDefault="005C7575" w:rsidP="005F487B">
      <w:pPr>
        <w:pStyle w:val="Textoindependiente"/>
      </w:pPr>
      <w:r>
        <w:t>A lo largo del proyecto se irá</w:t>
      </w:r>
      <w:r w:rsidR="000E06F8">
        <w:t>n</w:t>
      </w:r>
      <w:r>
        <w:t xml:space="preserve"> realizando</w:t>
      </w:r>
      <w:r w:rsidR="002D09B7">
        <w:t xml:space="preserve"> l</w:t>
      </w:r>
      <w:r w:rsidR="000E06F8">
        <w:t>os siguientes documentos</w:t>
      </w:r>
      <w:r w:rsidR="003575C7">
        <w:t>:</w:t>
      </w:r>
    </w:p>
    <w:p w14:paraId="76E5F06C" w14:textId="72A6707C" w:rsidR="003B2A86" w:rsidRDefault="2A173046" w:rsidP="00F815C2">
      <w:pPr>
        <w:pStyle w:val="Ttulo4"/>
      </w:pPr>
      <w:bookmarkStart w:id="98" w:name="_Toc2130997220"/>
      <w:bookmarkStart w:id="99" w:name="_Toc164120783"/>
      <w:r>
        <w:t>Planificación del proyecto</w:t>
      </w:r>
      <w:bookmarkEnd w:id="98"/>
      <w:bookmarkEnd w:id="99"/>
    </w:p>
    <w:p w14:paraId="3DD30D0E" w14:textId="2BE9C235" w:rsidR="00217A4B" w:rsidRDefault="00450B01" w:rsidP="003B2A86">
      <w:r>
        <w:t xml:space="preserve">Estructuración de las tareas a realizar durante el proyecto, se incluye la planificación de estas, su duración, </w:t>
      </w:r>
      <w:r w:rsidR="0078229D">
        <w:t>esfuerzo estimado, asignación a recursos y el presupuesto y los planes de gestión necesarios para su desarrollo.</w:t>
      </w:r>
    </w:p>
    <w:p w14:paraId="6240A8E4" w14:textId="5BE5080A" w:rsidR="00E4094E" w:rsidRPr="00C7637D" w:rsidRDefault="2A173046" w:rsidP="00C7637D">
      <w:pPr>
        <w:pStyle w:val="Ttulo4"/>
      </w:pPr>
      <w:bookmarkStart w:id="100" w:name="_Toc205992872"/>
      <w:bookmarkStart w:id="101" w:name="_Toc164120784"/>
      <w:r>
        <w:t>Actas de las reuniones</w:t>
      </w:r>
      <w:bookmarkEnd w:id="100"/>
      <w:bookmarkEnd w:id="101"/>
    </w:p>
    <w:p w14:paraId="0C87B0FA" w14:textId="6D728F66" w:rsidR="00217A4B" w:rsidRDefault="00BA04AC" w:rsidP="003B2A86">
      <w:pPr>
        <w:pStyle w:val="Prrafodelista"/>
        <w:ind w:left="0"/>
      </w:pPr>
      <w:r>
        <w:t>Registro</w:t>
      </w:r>
      <w:r w:rsidR="00450B01">
        <w:t xml:space="preserve">s </w:t>
      </w:r>
      <w:r>
        <w:t>de los participantes en la reunión, los puntos tratados y l</w:t>
      </w:r>
      <w:r w:rsidR="00DE105A">
        <w:t xml:space="preserve">as tareas encomendadas de cara a la próxima reunión, suponen </w:t>
      </w:r>
      <w:r w:rsidR="00066F30">
        <w:t xml:space="preserve">un </w:t>
      </w:r>
      <w:r w:rsidR="001615AF">
        <w:t xml:space="preserve">histórico del ciclo de vida del proyecto. </w:t>
      </w:r>
    </w:p>
    <w:p w14:paraId="33F509F5" w14:textId="6D694C29" w:rsidR="008F0B74" w:rsidRPr="00C7637D" w:rsidRDefault="0353CA4D" w:rsidP="00C7637D">
      <w:pPr>
        <w:pStyle w:val="Ttulo4"/>
      </w:pPr>
      <w:bookmarkStart w:id="102" w:name="_Toc1213836000"/>
      <w:bookmarkStart w:id="103" w:name="_Toc164120785"/>
      <w:r>
        <w:t>Informes de seguimiento</w:t>
      </w:r>
      <w:bookmarkEnd w:id="102"/>
      <w:bookmarkEnd w:id="103"/>
    </w:p>
    <w:p w14:paraId="071CEEE3" w14:textId="77777777" w:rsidR="008F0B74" w:rsidRPr="008F0B74" w:rsidRDefault="008F0B74" w:rsidP="003B2A86">
      <w:pPr>
        <w:pStyle w:val="Prrafodelista"/>
        <w:ind w:left="0"/>
        <w:rPr>
          <w:b/>
          <w:bCs/>
        </w:rPr>
      </w:pPr>
      <w:r w:rsidRPr="008F0B74">
        <w:t>En cada sesión de seguimiento, o según la periodicidad acordada por los responsables de ambas partes.</w:t>
      </w:r>
    </w:p>
    <w:p w14:paraId="7C9294D2" w14:textId="2DC8AE17" w:rsidR="00E4094E" w:rsidRPr="00C7637D" w:rsidRDefault="37ECAA02" w:rsidP="00C7637D">
      <w:pPr>
        <w:pStyle w:val="Ttulo4"/>
      </w:pPr>
      <w:bookmarkStart w:id="104" w:name="_Ref163993039"/>
      <w:bookmarkStart w:id="105" w:name="_Ref163993042"/>
      <w:bookmarkStart w:id="106" w:name="_Ref163993053"/>
      <w:bookmarkStart w:id="107" w:name="_Toc284862814"/>
      <w:bookmarkStart w:id="108" w:name="_Toc164120786"/>
      <w:r>
        <w:t>Plan de pruebas de aceptación</w:t>
      </w:r>
      <w:bookmarkEnd w:id="104"/>
      <w:bookmarkEnd w:id="105"/>
      <w:bookmarkEnd w:id="106"/>
      <w:bookmarkEnd w:id="107"/>
      <w:bookmarkEnd w:id="108"/>
    </w:p>
    <w:p w14:paraId="3E27BD5C" w14:textId="3A929F43" w:rsidR="00217A4B" w:rsidRDefault="00B94E1A" w:rsidP="003B2A86">
      <w:pPr>
        <w:pStyle w:val="Prrafodelista"/>
        <w:ind w:left="0"/>
      </w:pPr>
      <w:r>
        <w:t>Descr</w:t>
      </w:r>
      <w:r w:rsidRPr="00B94E1A">
        <w:t>ibe la estrategia para validar que el sistema cumpla con los criterios de aceptación definidos. Detalla casos de prueba, procedimientos, criterios de aceptación y roles del equipo de pruebas, garantizando la satisfacción del cliente.</w:t>
      </w:r>
    </w:p>
    <w:p w14:paraId="67E20504" w14:textId="770B6DDC" w:rsidR="00940873" w:rsidRDefault="4097ED69" w:rsidP="00C7637D">
      <w:pPr>
        <w:pStyle w:val="Ttulo3"/>
      </w:pPr>
      <w:bookmarkStart w:id="109" w:name="_Toc1108262888"/>
      <w:bookmarkStart w:id="110" w:name="_Toc164120787"/>
      <w:bookmarkStart w:id="111" w:name="_Toc165126151"/>
      <w:r>
        <w:t xml:space="preserve">Entregables </w:t>
      </w:r>
      <w:r w:rsidR="183CB72E">
        <w:t>al concluir</w:t>
      </w:r>
      <w:bookmarkEnd w:id="109"/>
      <w:bookmarkEnd w:id="110"/>
      <w:bookmarkEnd w:id="111"/>
    </w:p>
    <w:p w14:paraId="5EBA5F2B" w14:textId="77777777" w:rsidR="00AF56AF" w:rsidRDefault="003E5760" w:rsidP="005F487B">
      <w:pPr>
        <w:pStyle w:val="Textoindependiente"/>
      </w:pPr>
      <w:r>
        <w:t>Una vez el proyecto haya finalizado, se entregar</w:t>
      </w:r>
      <w:r w:rsidR="00817138">
        <w:t>á</w:t>
      </w:r>
      <w:r w:rsidR="00B17607">
        <w:t>n los siguientes documentos:</w:t>
      </w:r>
    </w:p>
    <w:p w14:paraId="6FA16300" w14:textId="5A2B482E" w:rsidR="00D8500B" w:rsidRPr="00C7637D" w:rsidRDefault="12185CFA" w:rsidP="00C7637D">
      <w:pPr>
        <w:pStyle w:val="Ttulo4"/>
      </w:pPr>
      <w:bookmarkStart w:id="112" w:name="_Toc1505889094"/>
      <w:bookmarkStart w:id="113" w:name="_Toc164120788"/>
      <w:r>
        <w:t>Entrega del Sistema Desarrollado</w:t>
      </w:r>
      <w:bookmarkEnd w:id="112"/>
      <w:bookmarkEnd w:id="113"/>
    </w:p>
    <w:p w14:paraId="1D5FECB7" w14:textId="77777777" w:rsidR="00D8500B" w:rsidRPr="00D8500B" w:rsidRDefault="00D8500B" w:rsidP="00723CEA">
      <w:pPr>
        <w:pStyle w:val="Prrafodelista"/>
        <w:numPr>
          <w:ilvl w:val="0"/>
          <w:numId w:val="19"/>
        </w:numPr>
        <w:rPr>
          <w:lang w:eastAsia="es-ES"/>
        </w:rPr>
      </w:pPr>
      <w:r w:rsidRPr="00D8500B">
        <w:rPr>
          <w:lang w:eastAsia="es-ES"/>
        </w:rPr>
        <w:t>Versión final del sistema desarrollado, que cumple con los requisitos establecidos en el contrato.</w:t>
      </w:r>
    </w:p>
    <w:p w14:paraId="0408E9BF" w14:textId="77777777" w:rsidR="00D8500B" w:rsidRPr="00D8500B" w:rsidRDefault="00D8500B" w:rsidP="00723CEA">
      <w:pPr>
        <w:pStyle w:val="Prrafodelista"/>
        <w:numPr>
          <w:ilvl w:val="0"/>
          <w:numId w:val="19"/>
        </w:numPr>
        <w:rPr>
          <w:lang w:eastAsia="es-ES"/>
        </w:rPr>
      </w:pPr>
      <w:r w:rsidRPr="00D8500B">
        <w:rPr>
          <w:lang w:eastAsia="es-ES"/>
        </w:rPr>
        <w:t>Instalación, compilación y ejecución exitosa del sistema en los equipos sin errores.</w:t>
      </w:r>
    </w:p>
    <w:p w14:paraId="64FBFFE1" w14:textId="1F4AB859" w:rsidR="00D8500B" w:rsidRPr="00C7637D" w:rsidRDefault="12185CFA" w:rsidP="00C7637D">
      <w:pPr>
        <w:pStyle w:val="Ttulo4"/>
      </w:pPr>
      <w:bookmarkStart w:id="114" w:name="_Toc1505401459"/>
      <w:bookmarkStart w:id="115" w:name="_Toc164120789"/>
      <w:r>
        <w:t>Documentación Completa</w:t>
      </w:r>
      <w:bookmarkEnd w:id="114"/>
      <w:bookmarkEnd w:id="115"/>
    </w:p>
    <w:p w14:paraId="32943D1F" w14:textId="77777777" w:rsidR="00D8500B" w:rsidRPr="00D8500B" w:rsidRDefault="00D8500B" w:rsidP="00723CEA">
      <w:pPr>
        <w:pStyle w:val="Prrafodelista"/>
        <w:numPr>
          <w:ilvl w:val="0"/>
          <w:numId w:val="19"/>
        </w:numPr>
        <w:rPr>
          <w:lang w:eastAsia="es-ES"/>
        </w:rPr>
      </w:pPr>
      <w:r w:rsidRPr="00D8500B">
        <w:rPr>
          <w:lang w:eastAsia="es-ES"/>
        </w:rPr>
        <w:t>Diseño de la arquitectura del sistema para su implementación.</w:t>
      </w:r>
    </w:p>
    <w:p w14:paraId="7BF994B1" w14:textId="77777777" w:rsidR="00D8500B" w:rsidRPr="00D8500B" w:rsidRDefault="00D8500B" w:rsidP="00723CEA">
      <w:pPr>
        <w:pStyle w:val="Prrafodelista"/>
        <w:numPr>
          <w:ilvl w:val="0"/>
          <w:numId w:val="19"/>
        </w:numPr>
        <w:rPr>
          <w:lang w:eastAsia="es-ES"/>
        </w:rPr>
      </w:pPr>
      <w:r w:rsidRPr="00D8500B">
        <w:rPr>
          <w:lang w:eastAsia="es-ES"/>
        </w:rPr>
        <w:t>Documentación detallada y manuales de instalación, configuración y parametrización del sistema.</w:t>
      </w:r>
    </w:p>
    <w:p w14:paraId="30CA409D" w14:textId="77777777" w:rsidR="00D8500B" w:rsidRPr="00D8500B" w:rsidRDefault="00D8500B" w:rsidP="00723CEA">
      <w:pPr>
        <w:pStyle w:val="Prrafodelista"/>
        <w:numPr>
          <w:ilvl w:val="0"/>
          <w:numId w:val="19"/>
        </w:numPr>
        <w:rPr>
          <w:lang w:eastAsia="es-ES"/>
        </w:rPr>
      </w:pPr>
      <w:r w:rsidRPr="00D8500B">
        <w:rPr>
          <w:lang w:eastAsia="es-ES"/>
        </w:rPr>
        <w:lastRenderedPageBreak/>
        <w:t>Plan de implantación que delineará las etapas y recursos necesarios para una implementación exitosa.</w:t>
      </w:r>
    </w:p>
    <w:p w14:paraId="5A1D99AE" w14:textId="77777777" w:rsidR="00D8500B" w:rsidRPr="00D8500B" w:rsidRDefault="00D8500B" w:rsidP="00723CEA">
      <w:pPr>
        <w:pStyle w:val="Prrafodelista"/>
        <w:numPr>
          <w:ilvl w:val="0"/>
          <w:numId w:val="19"/>
        </w:numPr>
        <w:rPr>
          <w:lang w:eastAsia="es-ES"/>
        </w:rPr>
      </w:pPr>
      <w:r w:rsidRPr="00D8500B">
        <w:rPr>
          <w:lang w:eastAsia="es-ES"/>
        </w:rPr>
        <w:t>Manual de implantación y operación con procedimientos de desarrollo, instalación de componentes, métodos de arranque y medidas de contingencia ante fallos.</w:t>
      </w:r>
    </w:p>
    <w:p w14:paraId="3C9D8F76" w14:textId="77777777" w:rsidR="00D8500B" w:rsidRPr="00D8500B" w:rsidRDefault="00D8500B" w:rsidP="00723CEA">
      <w:pPr>
        <w:pStyle w:val="Prrafodelista"/>
        <w:numPr>
          <w:ilvl w:val="0"/>
          <w:numId w:val="19"/>
        </w:numPr>
        <w:rPr>
          <w:lang w:eastAsia="es-ES"/>
        </w:rPr>
      </w:pPr>
      <w:r w:rsidRPr="00D8500B">
        <w:rPr>
          <w:lang w:eastAsia="es-ES"/>
        </w:rPr>
        <w:t>Manual del usuario final para el mantenimiento del sistema, carga de datos y utilización de los módulos.</w:t>
      </w:r>
    </w:p>
    <w:p w14:paraId="03958740" w14:textId="77777777" w:rsidR="00D8500B" w:rsidRPr="00D8500B" w:rsidRDefault="00D8500B" w:rsidP="00723CEA">
      <w:pPr>
        <w:pStyle w:val="Prrafodelista"/>
        <w:numPr>
          <w:ilvl w:val="0"/>
          <w:numId w:val="19"/>
        </w:numPr>
        <w:rPr>
          <w:lang w:eastAsia="es-ES"/>
        </w:rPr>
      </w:pPr>
      <w:r w:rsidRPr="00D8500B">
        <w:rPr>
          <w:lang w:eastAsia="es-ES"/>
        </w:rPr>
        <w:t>Documentación del plan de mantenimiento del sistema para garantizar su funcionamiento continuo.</w:t>
      </w:r>
    </w:p>
    <w:p w14:paraId="1A724C83" w14:textId="385E993A" w:rsidR="00D8500B" w:rsidRDefault="00D8500B" w:rsidP="00723CEA">
      <w:pPr>
        <w:pStyle w:val="Prrafodelista"/>
        <w:numPr>
          <w:ilvl w:val="0"/>
          <w:numId w:val="19"/>
        </w:numPr>
        <w:rPr>
          <w:lang w:eastAsia="es-ES"/>
        </w:rPr>
      </w:pPr>
      <w:r w:rsidRPr="00D8500B">
        <w:rPr>
          <w:lang w:eastAsia="es-ES"/>
        </w:rPr>
        <w:t>Documentación de terceros que incluya detalles relevantes sobre componentes de terceros utilizados en el proyecto y su integración en el sistema.</w:t>
      </w:r>
    </w:p>
    <w:p w14:paraId="5D58BD9E" w14:textId="12C73CF9" w:rsidR="00323196" w:rsidRPr="00D8500B" w:rsidRDefault="00323196" w:rsidP="00323196">
      <w:pPr>
        <w:ind w:left="360"/>
        <w:rPr>
          <w:lang w:eastAsia="es-ES"/>
        </w:rPr>
      </w:pPr>
      <w:r>
        <w:rPr>
          <w:lang w:eastAsia="es-ES"/>
        </w:rPr>
        <w:t xml:space="preserve">Todo documento relacionado con el despliegue y mantenimiento del producto final se encuentra desarrollado en el </w:t>
      </w:r>
      <w:r w:rsidR="005C2B36">
        <w:rPr>
          <w:lang w:eastAsia="es-ES"/>
        </w:rPr>
        <w:t>Documento de despliegue.</w:t>
      </w:r>
    </w:p>
    <w:p w14:paraId="2DEE0227" w14:textId="3D876957" w:rsidR="00D8500B" w:rsidRPr="00C7637D" w:rsidRDefault="12185CFA" w:rsidP="00C7637D">
      <w:pPr>
        <w:pStyle w:val="Ttulo4"/>
      </w:pPr>
      <w:bookmarkStart w:id="116" w:name="_Toc332862682"/>
      <w:bookmarkStart w:id="117" w:name="_Toc164120790"/>
      <w:r>
        <w:t>Capacitación y Formación</w:t>
      </w:r>
      <w:bookmarkEnd w:id="116"/>
      <w:bookmarkEnd w:id="117"/>
    </w:p>
    <w:p w14:paraId="1ED54D5D" w14:textId="77777777" w:rsidR="00D8500B" w:rsidRPr="00D8500B" w:rsidRDefault="00D8500B" w:rsidP="00723CEA">
      <w:pPr>
        <w:pStyle w:val="Prrafodelista"/>
        <w:numPr>
          <w:ilvl w:val="0"/>
          <w:numId w:val="19"/>
        </w:numPr>
        <w:rPr>
          <w:lang w:eastAsia="es-ES"/>
        </w:rPr>
      </w:pPr>
      <w:r w:rsidRPr="00D8500B">
        <w:rPr>
          <w:lang w:eastAsia="es-ES"/>
        </w:rPr>
        <w:t>Plan de formación para el personal involucrado en el uso y mantenimiento del sistema.</w:t>
      </w:r>
    </w:p>
    <w:p w14:paraId="7805AF4A" w14:textId="77777777" w:rsidR="00D8500B" w:rsidRPr="00D8500B" w:rsidRDefault="00D8500B" w:rsidP="00723CEA">
      <w:pPr>
        <w:pStyle w:val="Prrafodelista"/>
        <w:numPr>
          <w:ilvl w:val="0"/>
          <w:numId w:val="19"/>
        </w:numPr>
        <w:rPr>
          <w:lang w:eastAsia="es-ES"/>
        </w:rPr>
      </w:pPr>
      <w:r w:rsidRPr="00D8500B">
        <w:rPr>
          <w:lang w:eastAsia="es-ES"/>
        </w:rPr>
        <w:t>Material didáctico elaborado para las sesiones de capacitación.</w:t>
      </w:r>
    </w:p>
    <w:p w14:paraId="0D22A72B" w14:textId="77777777" w:rsidR="00D8500B" w:rsidRPr="00D8500B" w:rsidRDefault="00D8500B" w:rsidP="00723CEA">
      <w:pPr>
        <w:pStyle w:val="Prrafodelista"/>
        <w:numPr>
          <w:ilvl w:val="0"/>
          <w:numId w:val="19"/>
        </w:numPr>
        <w:rPr>
          <w:lang w:eastAsia="es-ES"/>
        </w:rPr>
      </w:pPr>
      <w:r w:rsidRPr="00D8500B">
        <w:rPr>
          <w:lang w:eastAsia="es-ES"/>
        </w:rPr>
        <w:t>Documento de resultados de la sesión (o sesiones) de capacitación, que incluya fechas, número y perfil de los asistentes, localidad y tipo de formación impartida.</w:t>
      </w:r>
    </w:p>
    <w:p w14:paraId="0573C4B6" w14:textId="38D645FC" w:rsidR="00D8500B" w:rsidRPr="00C7637D" w:rsidRDefault="12185CFA" w:rsidP="00C7637D">
      <w:pPr>
        <w:pStyle w:val="Ttulo4"/>
      </w:pPr>
      <w:bookmarkStart w:id="118" w:name="_Toc1715810994"/>
      <w:bookmarkStart w:id="119" w:name="_Toc164120791"/>
      <w:r>
        <w:t>Acuerdo de Mantenimiento y Garantía</w:t>
      </w:r>
      <w:bookmarkEnd w:id="118"/>
      <w:bookmarkEnd w:id="119"/>
    </w:p>
    <w:p w14:paraId="454E3469" w14:textId="48108AB8" w:rsidR="00D8500B" w:rsidRPr="00D8500B" w:rsidRDefault="00D8500B" w:rsidP="00723CEA">
      <w:pPr>
        <w:pStyle w:val="Prrafodelista"/>
        <w:numPr>
          <w:ilvl w:val="0"/>
          <w:numId w:val="19"/>
        </w:numPr>
        <w:rPr>
          <w:lang w:eastAsia="es-ES"/>
        </w:rPr>
      </w:pPr>
      <w:r w:rsidRPr="00D8500B">
        <w:rPr>
          <w:lang w:eastAsia="es-ES"/>
        </w:rPr>
        <w:t>Documento que establece el acuerdo de mantenimiento/garantía, con un período mínimo de 18 meses.</w:t>
      </w:r>
      <w:r w:rsidR="003B2A86">
        <w:tab/>
      </w:r>
    </w:p>
    <w:p w14:paraId="643D861F" w14:textId="63213450" w:rsidR="00D8500B" w:rsidRPr="00C7637D" w:rsidRDefault="12185CFA" w:rsidP="00C7637D">
      <w:pPr>
        <w:pStyle w:val="Ttulo4"/>
      </w:pPr>
      <w:bookmarkStart w:id="120" w:name="_Toc1660485684"/>
      <w:bookmarkStart w:id="121" w:name="_Toc164120792"/>
      <w:r>
        <w:t>Informe Final del Proyecto</w:t>
      </w:r>
      <w:bookmarkEnd w:id="120"/>
      <w:bookmarkEnd w:id="121"/>
    </w:p>
    <w:p w14:paraId="274F3545" w14:textId="6C29FA50" w:rsidR="00D8500B" w:rsidRDefault="00D8500B" w:rsidP="00723CEA">
      <w:pPr>
        <w:pStyle w:val="Prrafodelista"/>
        <w:numPr>
          <w:ilvl w:val="0"/>
          <w:numId w:val="19"/>
        </w:numPr>
        <w:rPr>
          <w:lang w:eastAsia="es-ES"/>
        </w:rPr>
      </w:pPr>
      <w:r w:rsidRPr="00D8500B">
        <w:rPr>
          <w:lang w:eastAsia="es-ES"/>
        </w:rPr>
        <w:t>Resumen completo del proyecto, incluyendo hitos alcanzados, desafíos superados, lecciones aprendidas y recomendaciones para futuros proyectos</w:t>
      </w:r>
      <w:r w:rsidR="003E0551">
        <w:rPr>
          <w:lang w:eastAsia="es-ES"/>
        </w:rPr>
        <w:t xml:space="preserve"> </w:t>
      </w:r>
      <w:r w:rsidRPr="00D8500B">
        <w:rPr>
          <w:lang w:eastAsia="es-ES"/>
        </w:rPr>
        <w:t>similares.</w:t>
      </w:r>
    </w:p>
    <w:p w14:paraId="7E5AB725" w14:textId="73961871" w:rsidR="003E0551" w:rsidRPr="00C7637D" w:rsidRDefault="43487087" w:rsidP="00C7637D">
      <w:pPr>
        <w:pStyle w:val="Ttulo4"/>
      </w:pPr>
      <w:bookmarkStart w:id="122" w:name="_Toc1711279284"/>
      <w:bookmarkStart w:id="123" w:name="_Toc164120793"/>
      <w:r>
        <w:t>Evaluación del Cliente</w:t>
      </w:r>
      <w:bookmarkEnd w:id="122"/>
      <w:bookmarkEnd w:id="123"/>
    </w:p>
    <w:p w14:paraId="2D2C9695" w14:textId="6C8EBFD3" w:rsidR="004C6E2A" w:rsidRPr="00D8500B" w:rsidRDefault="003E0551" w:rsidP="00723CEA">
      <w:pPr>
        <w:pStyle w:val="Prrafodelista"/>
        <w:numPr>
          <w:ilvl w:val="0"/>
          <w:numId w:val="19"/>
        </w:numPr>
        <w:rPr>
          <w:lang w:eastAsia="es-ES"/>
        </w:rPr>
      </w:pPr>
      <w:r>
        <w:rPr>
          <w:lang w:eastAsia="es-ES"/>
        </w:rPr>
        <w:t>Encuesta o formulario de evaluación proporcionado al cliente para recopilar su retroalimentación sobre el proyecto, el equipo de trabajo y los resultados obtenidos.</w:t>
      </w:r>
    </w:p>
    <w:p w14:paraId="177EF507" w14:textId="423091F4" w:rsidR="0067775F" w:rsidRDefault="2D591CC8" w:rsidP="00C7637D">
      <w:pPr>
        <w:pStyle w:val="Ttulo2"/>
      </w:pPr>
      <w:bookmarkStart w:id="124" w:name="_Toc163406089"/>
      <w:bookmarkStart w:id="125" w:name="_Toc1642848439"/>
      <w:bookmarkStart w:id="126" w:name="_Toc164117946"/>
      <w:bookmarkStart w:id="127" w:name="_Toc164120794"/>
      <w:bookmarkStart w:id="128" w:name="_Toc165126152"/>
      <w:r>
        <w:t>Hipótesis y restricciones</w:t>
      </w:r>
      <w:bookmarkEnd w:id="124"/>
      <w:bookmarkEnd w:id="125"/>
      <w:bookmarkEnd w:id="126"/>
      <w:bookmarkEnd w:id="127"/>
      <w:bookmarkEnd w:id="128"/>
    </w:p>
    <w:p w14:paraId="718E507D" w14:textId="77777777" w:rsidR="00414F56" w:rsidRDefault="00A26C5B" w:rsidP="005F487B">
      <w:pPr>
        <w:pStyle w:val="Textoindependiente"/>
      </w:pPr>
      <w:r>
        <w:t xml:space="preserve">Para este proyecto de implementación del sistema de teleasistencia sanitaria, se han identificado las siguientes </w:t>
      </w:r>
      <w:r w:rsidR="00414F56">
        <w:t>hipótesis y restricciones:</w:t>
      </w:r>
    </w:p>
    <w:p w14:paraId="2F1F6317" w14:textId="77777777" w:rsidR="00033741" w:rsidRDefault="00414F56" w:rsidP="00723CEA">
      <w:pPr>
        <w:pStyle w:val="Prrafodelista"/>
        <w:numPr>
          <w:ilvl w:val="0"/>
          <w:numId w:val="8"/>
        </w:numPr>
      </w:pPr>
      <w:r>
        <w:t xml:space="preserve">Los usuarios del sistema estarán dispuestos y capacitados para la utilización de la aplicación </w:t>
      </w:r>
      <w:r w:rsidR="00033741">
        <w:t>móvil y participar en el seguimiento remoto.</w:t>
      </w:r>
    </w:p>
    <w:p w14:paraId="0C30D769" w14:textId="77777777" w:rsidR="007D192D" w:rsidRDefault="007D192D" w:rsidP="00723CEA">
      <w:pPr>
        <w:pStyle w:val="Prrafodelista"/>
        <w:numPr>
          <w:ilvl w:val="0"/>
          <w:numId w:val="8"/>
        </w:numPr>
      </w:pPr>
      <w:r>
        <w:t>Los sistemas existentes estarán disponibles y serán compatibles con las integraciones planificadas.</w:t>
      </w:r>
    </w:p>
    <w:p w14:paraId="2BF30FAB" w14:textId="1B6DD76D" w:rsidR="00067348" w:rsidRDefault="00C07C78" w:rsidP="00723CEA">
      <w:pPr>
        <w:pStyle w:val="Prrafodelista"/>
        <w:numPr>
          <w:ilvl w:val="0"/>
          <w:numId w:val="8"/>
        </w:numPr>
      </w:pPr>
      <w:r>
        <w:t>Las leyes y normativas a las que se encuentra sujeto el pro</w:t>
      </w:r>
      <w:r w:rsidR="00D25B21">
        <w:t>yecto</w:t>
      </w:r>
      <w:r>
        <w:t xml:space="preserve">, no </w:t>
      </w:r>
      <w:r w:rsidR="009B3C6B">
        <w:t>experimentaran cambios durante el desarrollo de este.</w:t>
      </w:r>
    </w:p>
    <w:p w14:paraId="4686E213" w14:textId="47597562" w:rsidR="000078AC" w:rsidRDefault="000078AC" w:rsidP="005F487B">
      <w:pPr>
        <w:pStyle w:val="Textoindependiente"/>
      </w:pPr>
      <w:r>
        <w:t>Las restricciones impuestas sobre el proyecto</w:t>
      </w:r>
      <w:r w:rsidR="00234439">
        <w:t xml:space="preserve"> </w:t>
      </w:r>
      <w:r>
        <w:t>son las siguiente</w:t>
      </w:r>
      <w:r w:rsidR="00234439">
        <w:t>s:</w:t>
      </w:r>
    </w:p>
    <w:p w14:paraId="66855D8C" w14:textId="40B1760E" w:rsidR="00234439" w:rsidRDefault="00234439" w:rsidP="00723CEA">
      <w:pPr>
        <w:pStyle w:val="Prrafodelista"/>
        <w:numPr>
          <w:ilvl w:val="0"/>
          <w:numId w:val="10"/>
        </w:numPr>
      </w:pPr>
      <w:r>
        <w:t>Restricciones del cliente:</w:t>
      </w:r>
    </w:p>
    <w:p w14:paraId="202CC598" w14:textId="37659261" w:rsidR="0089118F" w:rsidRDefault="006D7FA8" w:rsidP="00723CEA">
      <w:pPr>
        <w:pStyle w:val="Prrafodelista"/>
        <w:numPr>
          <w:ilvl w:val="1"/>
          <w:numId w:val="6"/>
        </w:numPr>
      </w:pPr>
      <w:r w:rsidRPr="006D7FA8">
        <w:lastRenderedPageBreak/>
        <w:t xml:space="preserve">Se utilizarán tecnologías Smartphone Android </w:t>
      </w:r>
      <w:r w:rsidR="00F37D2D" w:rsidRPr="006D7FA8">
        <w:t>y</w:t>
      </w:r>
      <w:r w:rsidRPr="006D7FA8">
        <w:t xml:space="preserve"> iOS para el desarrollo de la aplicación móvil de comunicación con los usuarios.</w:t>
      </w:r>
    </w:p>
    <w:p w14:paraId="7DFA0A9A" w14:textId="77777777" w:rsidR="00F37D2D" w:rsidRDefault="006D7FA8" w:rsidP="00723CEA">
      <w:pPr>
        <w:pStyle w:val="Prrafodelista"/>
        <w:numPr>
          <w:ilvl w:val="1"/>
          <w:numId w:val="6"/>
        </w:numPr>
      </w:pPr>
      <w:r w:rsidRPr="006D7FA8">
        <w:t>La plataforma deberá integrarse con el Sistema de Información Hospitalaria (HIS) del Contratante, utilizando las interfaces de programación de aplicaciones (API) proporcionadas por dicho sistema.</w:t>
      </w:r>
    </w:p>
    <w:p w14:paraId="0B0B8E07" w14:textId="35C1ACAA" w:rsidR="00450ACD" w:rsidRDefault="00450ACD" w:rsidP="00723CEA">
      <w:pPr>
        <w:pStyle w:val="Prrafodelista"/>
        <w:numPr>
          <w:ilvl w:val="1"/>
          <w:numId w:val="6"/>
        </w:numPr>
      </w:pPr>
      <w:r w:rsidRPr="00450ACD">
        <w:t>El proyecto debe completarse dentro de un plazo de 7 meses a partir de la firma del contrato</w:t>
      </w:r>
      <w:r>
        <w:t>.</w:t>
      </w:r>
    </w:p>
    <w:p w14:paraId="747F1190" w14:textId="17861FFF" w:rsidR="00961C77" w:rsidRDefault="00961C77" w:rsidP="00723CEA">
      <w:pPr>
        <w:pStyle w:val="Prrafodelista"/>
        <w:numPr>
          <w:ilvl w:val="1"/>
          <w:numId w:val="6"/>
        </w:numPr>
      </w:pPr>
      <w:r>
        <w:t xml:space="preserve">Los medios personales </w:t>
      </w:r>
      <w:r w:rsidR="00000690">
        <w:t xml:space="preserve">del proyecto han de cumplir unos mínimos de titulaciones para desempeñar los diferentes roles del proyecto. Para más detalle, </w:t>
      </w:r>
      <w:r w:rsidR="00A97D36">
        <w:t>véase el</w:t>
      </w:r>
      <w:r w:rsidR="00592EA8">
        <w:t xml:space="preserve"> punto </w:t>
      </w:r>
      <w:r w:rsidR="00592EA8">
        <w:rPr>
          <w:rStyle w:val="Hipervnculo"/>
        </w:rPr>
        <w:fldChar w:fldCharType="begin"/>
      </w:r>
      <w:r w:rsidR="00592EA8">
        <w:rPr>
          <w:rStyle w:val="Hipervnculo"/>
        </w:rPr>
        <w:instrText xml:space="preserve"> REF _Ref164712655 \w \h </w:instrText>
      </w:r>
      <w:r w:rsidR="00592EA8">
        <w:rPr>
          <w:rStyle w:val="Hipervnculo"/>
        </w:rPr>
      </w:r>
      <w:r w:rsidR="00592EA8">
        <w:rPr>
          <w:rStyle w:val="Hipervnculo"/>
        </w:rPr>
        <w:fldChar w:fldCharType="separate"/>
      </w:r>
      <w:r w:rsidR="00AB32F0">
        <w:rPr>
          <w:rStyle w:val="Hipervnculo"/>
        </w:rPr>
        <w:t>2.6.2</w:t>
      </w:r>
      <w:r w:rsidR="00592EA8">
        <w:rPr>
          <w:rStyle w:val="Hipervnculo"/>
        </w:rPr>
        <w:fldChar w:fldCharType="end"/>
      </w:r>
      <w:r w:rsidR="00B127E0">
        <w:t>.</w:t>
      </w:r>
      <w:r w:rsidR="00D07401">
        <w:t xml:space="preserve"> </w:t>
      </w:r>
    </w:p>
    <w:p w14:paraId="1A1D72EE" w14:textId="267200B6" w:rsidR="007B55BD" w:rsidRDefault="007B55BD" w:rsidP="00723CEA">
      <w:pPr>
        <w:pStyle w:val="Prrafodelista"/>
        <w:numPr>
          <w:ilvl w:val="1"/>
          <w:numId w:val="6"/>
        </w:numPr>
      </w:pPr>
      <w:r>
        <w:t xml:space="preserve">Una vez adjudicado y firmado el contrato ha de presentarse la planificación definitiva del proyecto </w:t>
      </w:r>
      <w:r w:rsidR="00304BFF">
        <w:t>con un plazo de 10 días hábiles desde la firma.</w:t>
      </w:r>
    </w:p>
    <w:p w14:paraId="46CF8C74" w14:textId="18384A8D" w:rsidR="00304BFF" w:rsidRDefault="005375A6" w:rsidP="00723CEA">
      <w:pPr>
        <w:pStyle w:val="Prrafodelista"/>
        <w:numPr>
          <w:ilvl w:val="1"/>
          <w:numId w:val="6"/>
        </w:numPr>
      </w:pPr>
      <w:r>
        <w:t>Una vez iniciado el proyecto ha de realizarse una reunión de arranque acompañada de un acta en el que se refleje lo tratado durante esta.</w:t>
      </w:r>
    </w:p>
    <w:p w14:paraId="482D5B20" w14:textId="039572CE" w:rsidR="005375A6" w:rsidRDefault="009467F3" w:rsidP="00723CEA">
      <w:pPr>
        <w:pStyle w:val="Prrafodelista"/>
        <w:numPr>
          <w:ilvl w:val="1"/>
          <w:numId w:val="6"/>
        </w:numPr>
      </w:pPr>
      <w:r>
        <w:t>Se realizarán reuniones de control de periodicidad quincenal a concreción de Contratante y Proveedor durante el desarrollo del proyecto.</w:t>
      </w:r>
    </w:p>
    <w:p w14:paraId="27721FB5" w14:textId="60A2570B" w:rsidR="009467F3" w:rsidRDefault="007C6728" w:rsidP="00723CEA">
      <w:pPr>
        <w:pStyle w:val="Prrafodelista"/>
        <w:numPr>
          <w:ilvl w:val="1"/>
          <w:numId w:val="6"/>
        </w:numPr>
      </w:pPr>
      <w:r>
        <w:t xml:space="preserve">Ha de </w:t>
      </w:r>
      <w:r w:rsidR="009467F3">
        <w:t>usar</w:t>
      </w:r>
      <w:r>
        <w:t>se</w:t>
      </w:r>
      <w:r w:rsidR="009467F3">
        <w:t xml:space="preserve"> </w:t>
      </w:r>
      <w:r w:rsidR="00B8650D">
        <w:t>MEGEPA</w:t>
      </w:r>
      <w:sdt>
        <w:sdtPr>
          <w:rPr>
            <w:color w:val="000000"/>
          </w:rPr>
          <w:tag w:val="MENDELEY_CITATION_v3_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"/>
          <w:id w:val="1309664262"/>
          <w:placeholder>
            <w:docPart w:val="EAE528DABB354903B89D3154047C7E8B"/>
          </w:placeholder>
        </w:sdtPr>
        <w:sdtContent>
          <w:r w:rsidR="00AA076A" w:rsidRPr="00AA076A">
            <w:rPr>
              <w:color w:val="000000"/>
            </w:rPr>
            <w:t>[1]</w:t>
          </w:r>
        </w:sdtContent>
      </w:sdt>
      <w:r w:rsidR="00AA60D9">
        <w:rPr>
          <w:color w:val="000000"/>
        </w:rPr>
        <w:t>.</w:t>
      </w:r>
    </w:p>
    <w:p w14:paraId="38DAC7C4" w14:textId="77777777" w:rsidR="006D7FA8" w:rsidRDefault="00F37D2D" w:rsidP="00723CEA">
      <w:pPr>
        <w:pStyle w:val="Prrafodelista"/>
        <w:numPr>
          <w:ilvl w:val="0"/>
          <w:numId w:val="9"/>
        </w:numPr>
      </w:pPr>
      <w:r w:rsidRPr="00F37D2D">
        <w:t>Restricciones del Equipo de Desarrollo:</w:t>
      </w:r>
    </w:p>
    <w:p w14:paraId="59A8AB83" w14:textId="451E5CCC" w:rsidR="00F37D2D" w:rsidRDefault="005463E4" w:rsidP="00723CEA">
      <w:pPr>
        <w:pStyle w:val="Prrafodelista"/>
        <w:numPr>
          <w:ilvl w:val="1"/>
          <w:numId w:val="9"/>
        </w:numPr>
      </w:pPr>
      <w:r w:rsidRPr="005463E4">
        <w:t>Se utilizará React Native como framework principal para el desarrollo de la aplicación móvil multiplataforma.</w:t>
      </w:r>
    </w:p>
    <w:p w14:paraId="3158DD92" w14:textId="25128D76" w:rsidR="005463E4" w:rsidRDefault="005463E4" w:rsidP="00723CEA">
      <w:pPr>
        <w:pStyle w:val="Prrafodelista"/>
        <w:numPr>
          <w:ilvl w:val="1"/>
          <w:numId w:val="6"/>
        </w:numPr>
      </w:pPr>
      <w:r w:rsidRPr="005463E4">
        <w:t>Las pruebas de aceptación se llevarán a cabo utilizando Cucumber.</w:t>
      </w:r>
    </w:p>
    <w:p w14:paraId="79A9A182" w14:textId="2F89D4E5" w:rsidR="005463E4" w:rsidRPr="00067348" w:rsidRDefault="005463E4" w:rsidP="00723CEA">
      <w:pPr>
        <w:pStyle w:val="Prrafodelista"/>
        <w:numPr>
          <w:ilvl w:val="1"/>
          <w:numId w:val="6"/>
        </w:numPr>
      </w:pPr>
      <w:r w:rsidRPr="005463E4">
        <w:t>Se utilizará Selenium para automatizar las pruebas de integración.</w:t>
      </w:r>
    </w:p>
    <w:p w14:paraId="51E1D809" w14:textId="390FC9FB" w:rsidR="0067775F" w:rsidRDefault="0080577B" w:rsidP="00C7637D">
      <w:pPr>
        <w:pStyle w:val="Ttulo2"/>
      </w:pPr>
      <w:bookmarkStart w:id="129" w:name="_Toc163406090"/>
      <w:bookmarkStart w:id="130" w:name="_Toc249370099"/>
      <w:bookmarkStart w:id="131" w:name="_Toc164117947"/>
      <w:bookmarkStart w:id="132" w:name="_Toc164120795"/>
      <w:r>
        <w:t xml:space="preserve"> </w:t>
      </w:r>
      <w:bookmarkStart w:id="133" w:name="_Toc165126153"/>
      <w:r w:rsidR="2D591CC8">
        <w:t>Estudio de alternativas y viabilidad</w:t>
      </w:r>
      <w:bookmarkEnd w:id="129"/>
      <w:bookmarkEnd w:id="130"/>
      <w:bookmarkEnd w:id="131"/>
      <w:bookmarkEnd w:id="132"/>
      <w:bookmarkEnd w:id="133"/>
    </w:p>
    <w:p w14:paraId="48CB1E4E" w14:textId="08CC1A82" w:rsidR="00A348EF" w:rsidRDefault="0080577B" w:rsidP="00A348EF">
      <w:r>
        <w:t xml:space="preserve">A </w:t>
      </w:r>
      <w:r w:rsidR="008F0455">
        <w:t>continuación,</w:t>
      </w:r>
      <w:r>
        <w:t xml:space="preserve"> se realizará un listado con las posibles alternativas a la hora de la realización del proyecto, estas </w:t>
      </w:r>
      <w:r w:rsidR="008F0455">
        <w:t>tendrán en cuenta factores como los lenguajes de programación a usar, metodologías de desarrollo, sistemas de persistencia de datos…</w:t>
      </w:r>
    </w:p>
    <w:p w14:paraId="0856A52B" w14:textId="6C26AD15" w:rsidR="008F0455" w:rsidRDefault="008F0455" w:rsidP="008F0455">
      <w:pPr>
        <w:pStyle w:val="Ttulo3"/>
      </w:pPr>
      <w:r>
        <w:t xml:space="preserve"> </w:t>
      </w:r>
      <w:bookmarkStart w:id="134" w:name="_Toc165126154"/>
      <w:r>
        <w:t>Organización del desarrollo</w:t>
      </w:r>
      <w:bookmarkEnd w:id="134"/>
    </w:p>
    <w:p w14:paraId="184E0825" w14:textId="4DDF165B" w:rsidR="008F0455" w:rsidRDefault="008F0455" w:rsidP="008F0455">
      <w:r>
        <w:t xml:space="preserve">A la hora de la realización de un proyecto informático existen varias alternativas respecto a cómo organizar el desarrollo de los diferentes módulos o subsistemas </w:t>
      </w:r>
      <w:r w:rsidR="006E4A1E">
        <w:t>de este</w:t>
      </w:r>
      <w:r>
        <w:t>.</w:t>
      </w:r>
    </w:p>
    <w:p w14:paraId="341BC0B8" w14:textId="5C2E7A44" w:rsidR="008F0455" w:rsidRDefault="008F0455" w:rsidP="008F0455">
      <w:pPr>
        <w:pStyle w:val="Ttulo4"/>
      </w:pPr>
      <w:r>
        <w:t>Ágil</w:t>
      </w:r>
    </w:p>
    <w:p w14:paraId="09BE2298" w14:textId="05AD07AA" w:rsidR="008F0455" w:rsidRDefault="008F0455" w:rsidP="008F0455">
      <w:r>
        <w:t>Este tipo de desarrollo se caracteriza por la realización de pequeños ciclos evolutivos del producto (</w:t>
      </w:r>
      <w:r w:rsidR="006E4A1E" w:rsidRPr="006E4A1E">
        <w:rPr>
          <w:i/>
          <w:iCs/>
        </w:rPr>
        <w:t>s</w:t>
      </w:r>
      <w:r w:rsidRPr="006E4A1E">
        <w:rPr>
          <w:i/>
          <w:iCs/>
        </w:rPr>
        <w:t>prints</w:t>
      </w:r>
      <w:r>
        <w:t>) en los que se realizarán tareas de análisis de requisitos, priorización, estimación, asignación, desarrollo y pruebas asegurando así una comunicación fluida con el cliente y manteniendo al sistema muy cerca de las necesidades del usuario final.</w:t>
      </w:r>
    </w:p>
    <w:p w14:paraId="3FAB4471" w14:textId="5200AED1" w:rsidR="008F0455" w:rsidRDefault="008F0455" w:rsidP="008F0455">
      <w:pPr>
        <w:pStyle w:val="Ttulo4"/>
      </w:pPr>
      <w:r>
        <w:t>En cascada</w:t>
      </w:r>
    </w:p>
    <w:p w14:paraId="0FD7F789" w14:textId="3DD9C1BA" w:rsidR="008F0455" w:rsidRPr="008F0455" w:rsidRDefault="008F0455" w:rsidP="008F0455">
      <w:r>
        <w:t xml:space="preserve">Desarrollo centrado en la realización de módulos de forma secuencial, esta organización del desarrollo </w:t>
      </w:r>
      <w:r w:rsidR="00BF0411">
        <w:t xml:space="preserve">impone una serie de prioridades a la hora de </w:t>
      </w:r>
      <w:r w:rsidR="00762699">
        <w:t>obtención de requisitos, análisis, priorización y desarrollo. En ella la comunicación con el cliente no es tan reiterada, teniendo un gran contacto en las fases más tempranas del proyecto.</w:t>
      </w:r>
    </w:p>
    <w:p w14:paraId="53807DBB" w14:textId="1E2B7474" w:rsidR="000724D1" w:rsidRDefault="0080577B" w:rsidP="00A348EF">
      <w:pPr>
        <w:pStyle w:val="Ttulo3"/>
      </w:pPr>
      <w:bookmarkStart w:id="135" w:name="_Toc655022379"/>
      <w:bookmarkStart w:id="136" w:name="_Toc164120797"/>
      <w:r>
        <w:lastRenderedPageBreak/>
        <w:t xml:space="preserve"> </w:t>
      </w:r>
      <w:bookmarkStart w:id="137" w:name="_Toc165126155"/>
      <w:r w:rsidR="6D2DC25A">
        <w:t>Lenguaje de Programación</w:t>
      </w:r>
      <w:bookmarkEnd w:id="135"/>
      <w:bookmarkEnd w:id="136"/>
      <w:bookmarkEnd w:id="137"/>
    </w:p>
    <w:p w14:paraId="41491AB6" w14:textId="77777777" w:rsidR="00CF4EC5" w:rsidRDefault="3089C434" w:rsidP="00A348EF">
      <w:pPr>
        <w:pStyle w:val="Ttulo4"/>
      </w:pPr>
      <w:bookmarkStart w:id="138" w:name="_Toc276082523"/>
      <w:bookmarkStart w:id="139" w:name="_Toc164120798"/>
      <w:r>
        <w:t>Java</w:t>
      </w:r>
      <w:r w:rsidR="0982A7F3">
        <w:t>.</w:t>
      </w:r>
      <w:bookmarkEnd w:id="138"/>
      <w:bookmarkEnd w:id="139"/>
      <w:r w:rsidR="0982A7F3">
        <w:t xml:space="preserve"> </w:t>
      </w:r>
    </w:p>
    <w:p w14:paraId="7D9791DB" w14:textId="6CA9986A" w:rsidR="00A231C1" w:rsidRDefault="00163DF1" w:rsidP="00CF4EC5">
      <w:pPr>
        <w:pStyle w:val="Prrafodelista"/>
        <w:ind w:left="0"/>
      </w:pPr>
      <w:r>
        <w:t>A</w:t>
      </w:r>
      <w:r w:rsidR="00A231C1">
        <w:t xml:space="preserve">mpliamente utilizado en el desarrollo de aplicaciones empresariales debido a su robustez y portabilidad. Ofrece un alto nivel de seguridad y rendimiento, así como una amplia gama de bibliotecas y frameworks para facilitar el desarrollo. </w:t>
      </w:r>
    </w:p>
    <w:p w14:paraId="3E4FF48F" w14:textId="77777777" w:rsidR="00CF4EC5" w:rsidRPr="00CF4EC5" w:rsidRDefault="3089C434" w:rsidP="00A348EF">
      <w:pPr>
        <w:pStyle w:val="Ttulo4"/>
      </w:pPr>
      <w:bookmarkStart w:id="140" w:name="_Toc1674018248"/>
      <w:bookmarkStart w:id="141" w:name="_Toc164120799"/>
      <w:r>
        <w:t>Python</w:t>
      </w:r>
      <w:r w:rsidR="59AE7E78">
        <w:t>.</w:t>
      </w:r>
      <w:bookmarkEnd w:id="140"/>
      <w:bookmarkEnd w:id="141"/>
      <w:r w:rsidR="59AE7E78">
        <w:t xml:space="preserve"> </w:t>
      </w:r>
    </w:p>
    <w:p w14:paraId="2D26C53D" w14:textId="008D0D9D" w:rsidR="005960C3" w:rsidRDefault="005F487B" w:rsidP="00CF4EC5">
      <w:r w:rsidRPr="005F487B">
        <w:t>D</w:t>
      </w:r>
      <w:r w:rsidR="00A231C1">
        <w:t xml:space="preserve">estaca por su simplicidad y legibilidad, lo que lo hace ideal para proyectos de desarrollo rápido, análisis de datos y scripting. Es conocido por su sintaxis clara y concisa, lo que facilita la escritura y mantenimiento del código. </w:t>
      </w:r>
    </w:p>
    <w:p w14:paraId="090AC866" w14:textId="77777777" w:rsidR="00CF4EC5" w:rsidRDefault="0F616FE4" w:rsidP="00A348EF">
      <w:pPr>
        <w:pStyle w:val="Ttulo4"/>
      </w:pPr>
      <w:bookmarkStart w:id="142" w:name="_Toc636154098"/>
      <w:bookmarkStart w:id="143" w:name="_Toc164120800"/>
      <w:r>
        <w:t>JavaScript</w:t>
      </w:r>
      <w:r w:rsidR="59AE7E78">
        <w:t>.</w:t>
      </w:r>
      <w:bookmarkEnd w:id="142"/>
      <w:bookmarkEnd w:id="143"/>
      <w:r w:rsidR="3089C434">
        <w:t xml:space="preserve"> </w:t>
      </w:r>
    </w:p>
    <w:p w14:paraId="5BEF7C88" w14:textId="51641F1F" w:rsidR="000724D1" w:rsidRDefault="00677FDE" w:rsidP="00CF4EC5">
      <w:r>
        <w:t>Ampliamente</w:t>
      </w:r>
      <w:r w:rsidRPr="00677FDE">
        <w:t xml:space="preserve"> utilizado en el desarrollo web, destacando por su versatilidad y capacidad para crear aplicaciones interactivas en el navegador. </w:t>
      </w:r>
      <w:r>
        <w:t>O</w:t>
      </w:r>
      <w:r w:rsidRPr="00677FDE">
        <w:t>frece una amplia variedad de bibliotecas y frameworks, que simplifican el proceso de desarrollo y mejoran la productividad del equipo.</w:t>
      </w:r>
    </w:p>
    <w:p w14:paraId="6681ED6D" w14:textId="59DF82D8" w:rsidR="000724D1" w:rsidRDefault="6D2DC25A" w:rsidP="00A348EF">
      <w:pPr>
        <w:pStyle w:val="Ttulo3"/>
      </w:pPr>
      <w:bookmarkStart w:id="144" w:name="_Toc717544129"/>
      <w:bookmarkStart w:id="145" w:name="_Toc164120801"/>
      <w:bookmarkStart w:id="146" w:name="_Toc165126156"/>
      <w:r>
        <w:t>Sistema de Persistencia de Datos</w:t>
      </w:r>
      <w:bookmarkEnd w:id="144"/>
      <w:bookmarkEnd w:id="145"/>
      <w:bookmarkEnd w:id="146"/>
    </w:p>
    <w:p w14:paraId="481680FD" w14:textId="77777777" w:rsidR="00CF4EC5" w:rsidRPr="00CF4EC5" w:rsidRDefault="30559B7F" w:rsidP="00A348EF">
      <w:pPr>
        <w:pStyle w:val="Ttulo4"/>
      </w:pPr>
      <w:bookmarkStart w:id="147" w:name="_Toc765016499"/>
      <w:bookmarkStart w:id="148" w:name="_Toc164120802"/>
      <w:r>
        <w:t>MySQL</w:t>
      </w:r>
      <w:r w:rsidR="59AE7E78">
        <w:t>.</w:t>
      </w:r>
      <w:bookmarkEnd w:id="147"/>
      <w:bookmarkEnd w:id="148"/>
      <w:r w:rsidR="59AE7E78">
        <w:t xml:space="preserve"> </w:t>
      </w:r>
    </w:p>
    <w:p w14:paraId="297C0995" w14:textId="2DFFC432" w:rsidR="005960C3" w:rsidRDefault="005F487B" w:rsidP="00CF4EC5">
      <w:r>
        <w:t>O</w:t>
      </w:r>
      <w:r w:rsidR="005960C3">
        <w:t xml:space="preserve">pción sólida para sistemas que requieren estructuras de datos relacionales, ofreciendo estabilidad, rendimiento y escalabilidad. Es ampliamente utilizado en aplicaciones web, sistemas de gestión de contenido y sistemas transaccionales. </w:t>
      </w:r>
    </w:p>
    <w:p w14:paraId="4861D471" w14:textId="77777777" w:rsidR="00CF4EC5" w:rsidRDefault="30559B7F" w:rsidP="00A348EF">
      <w:pPr>
        <w:pStyle w:val="Ttulo4"/>
      </w:pPr>
      <w:bookmarkStart w:id="149" w:name="_Toc1752288634"/>
      <w:bookmarkStart w:id="150" w:name="_Toc164120803"/>
      <w:r>
        <w:t>MongoDB</w:t>
      </w:r>
      <w:r w:rsidR="59AE7E78">
        <w:t>.</w:t>
      </w:r>
      <w:bookmarkEnd w:id="149"/>
      <w:bookmarkEnd w:id="150"/>
      <w:r w:rsidR="59AE7E78">
        <w:t xml:space="preserve"> </w:t>
      </w:r>
    </w:p>
    <w:p w14:paraId="09BE2809" w14:textId="2A382EA2" w:rsidR="000724D1" w:rsidRDefault="005F487B" w:rsidP="00CF4EC5">
      <w:r>
        <w:t>B</w:t>
      </w:r>
      <w:r w:rsidR="005960C3">
        <w:t>ase de datos NoSQL que ofrece flexibilidad en la estructura de datos, lo que la hace ideal para aplicaciones con requisitos de almacenamiento de datos no estructurados o semiestructurados. Permite a los desarrolladores almacenar datos de manera más dinámica y escalable, adaptándose fácilmente a cambios en los requisitos de la aplicación.</w:t>
      </w:r>
    </w:p>
    <w:p w14:paraId="69FD713C" w14:textId="367C4E95" w:rsidR="000724D1" w:rsidRPr="00E9205D" w:rsidRDefault="6D2DC25A" w:rsidP="00A348EF">
      <w:pPr>
        <w:pStyle w:val="Ttulo3"/>
        <w:rPr>
          <w:lang w:val="en-US"/>
        </w:rPr>
      </w:pPr>
      <w:bookmarkStart w:id="151" w:name="_Toc418192858"/>
      <w:bookmarkStart w:id="152" w:name="_Toc164120804"/>
      <w:bookmarkStart w:id="153" w:name="_Toc165126157"/>
      <w:r w:rsidRPr="00E9205D">
        <w:rPr>
          <w:lang w:val="en-US"/>
        </w:rPr>
        <w:t>Framework de Desarrollo Web</w:t>
      </w:r>
      <w:bookmarkEnd w:id="151"/>
      <w:bookmarkEnd w:id="152"/>
      <w:bookmarkEnd w:id="153"/>
    </w:p>
    <w:p w14:paraId="1C902086" w14:textId="77777777" w:rsidR="00CF4EC5" w:rsidRPr="00E9205D" w:rsidRDefault="68E416C8" w:rsidP="00A348EF">
      <w:pPr>
        <w:pStyle w:val="Ttulo4"/>
        <w:rPr>
          <w:lang w:val="en-US"/>
        </w:rPr>
      </w:pPr>
      <w:bookmarkStart w:id="154" w:name="_Toc1681734696"/>
      <w:bookmarkStart w:id="155" w:name="_Toc164120805"/>
      <w:r w:rsidRPr="00E9205D">
        <w:rPr>
          <w:lang w:val="en-US"/>
        </w:rPr>
        <w:t>S</w:t>
      </w:r>
      <w:r w:rsidR="30559B7F" w:rsidRPr="00E9205D">
        <w:rPr>
          <w:lang w:val="en-US"/>
        </w:rPr>
        <w:t xml:space="preserve">pring </w:t>
      </w:r>
      <w:r w:rsidR="30559B7F" w:rsidRPr="00EF60E5">
        <w:rPr>
          <w:lang w:val="en-US"/>
        </w:rPr>
        <w:t>Framework</w:t>
      </w:r>
      <w:r w:rsidR="59AE7E78" w:rsidRPr="00E9205D">
        <w:rPr>
          <w:lang w:val="en-US"/>
        </w:rPr>
        <w:t>.</w:t>
      </w:r>
      <w:bookmarkEnd w:id="154"/>
      <w:bookmarkEnd w:id="155"/>
      <w:r w:rsidR="59AE7E78" w:rsidRPr="00E9205D">
        <w:rPr>
          <w:lang w:val="en-US"/>
        </w:rPr>
        <w:t xml:space="preserve"> </w:t>
      </w:r>
    </w:p>
    <w:p w14:paraId="32B7D6DB" w14:textId="2B49AED3" w:rsidR="005960C3" w:rsidRDefault="005F487B" w:rsidP="00CF4EC5">
      <w:r>
        <w:t>O</w:t>
      </w:r>
      <w:r w:rsidR="005960C3">
        <w:t>pción popular</w:t>
      </w:r>
      <w:r w:rsidR="00EE3C34">
        <w:t xml:space="preserve"> </w:t>
      </w:r>
      <w:r w:rsidR="005960C3">
        <w:t>para el desarrollo de aplicaciones empresariales, proporcionando un marco sólido y modular para el desarrollo de aplicaciones escalables y seguras. Ofrece características como Inversión de Control (</w:t>
      </w:r>
      <w:r w:rsidR="00DF7E38">
        <w:t>IOC</w:t>
      </w:r>
      <w:r w:rsidR="005960C3">
        <w:t xml:space="preserve">) </w:t>
      </w:r>
      <w:r w:rsidR="000D3B24">
        <w:t>e</w:t>
      </w:r>
      <w:r w:rsidR="005960C3">
        <w:t xml:space="preserve"> Inyección de Dependencias (DI), lo que facilita el desarrollo y mantenimiento del código. </w:t>
      </w:r>
    </w:p>
    <w:p w14:paraId="3BE90435" w14:textId="77777777" w:rsidR="00CF4EC5" w:rsidRDefault="30559B7F" w:rsidP="00A348EF">
      <w:pPr>
        <w:pStyle w:val="Ttulo4"/>
      </w:pPr>
      <w:bookmarkStart w:id="156" w:name="_Toc1624618469"/>
      <w:bookmarkStart w:id="157" w:name="_Toc164120806"/>
      <w:r>
        <w:t>Django</w:t>
      </w:r>
      <w:r w:rsidR="59AE7E78">
        <w:t>.</w:t>
      </w:r>
      <w:bookmarkEnd w:id="156"/>
      <w:bookmarkEnd w:id="157"/>
      <w:r w:rsidR="59AE7E78">
        <w:t xml:space="preserve"> </w:t>
      </w:r>
    </w:p>
    <w:p w14:paraId="7E1976F5" w14:textId="78003B1F" w:rsidR="000D3B24" w:rsidRDefault="005F487B" w:rsidP="00CF4EC5">
      <w:r>
        <w:t>F</w:t>
      </w:r>
      <w:r w:rsidR="005960C3">
        <w:t xml:space="preserve">ramework de alto nivel que promueve la productividad y la reutilización del código, ofreciendo un ORM integrado y una administración de base de datos fácil de usar. </w:t>
      </w:r>
    </w:p>
    <w:p w14:paraId="5695C18C" w14:textId="77777777" w:rsidR="00CF4EC5" w:rsidRDefault="30559B7F" w:rsidP="00A348EF">
      <w:pPr>
        <w:pStyle w:val="Ttulo4"/>
      </w:pPr>
      <w:bookmarkStart w:id="158" w:name="_Toc1190173326"/>
      <w:bookmarkStart w:id="159" w:name="_Toc164120807"/>
      <w:r>
        <w:t>Express.js</w:t>
      </w:r>
      <w:r w:rsidR="59AE7E78">
        <w:t>.</w:t>
      </w:r>
      <w:bookmarkEnd w:id="158"/>
      <w:bookmarkEnd w:id="159"/>
      <w:r w:rsidR="59AE7E78">
        <w:t xml:space="preserve"> </w:t>
      </w:r>
    </w:p>
    <w:p w14:paraId="43C1A0D8" w14:textId="199DD234" w:rsidR="000724D1" w:rsidRDefault="005F487B" w:rsidP="00CF4EC5">
      <w:r w:rsidRPr="005F487B">
        <w:t>C</w:t>
      </w:r>
      <w:r w:rsidR="005960C3">
        <w:t>onocido por su minimalismo y flexibilidad, permitiendo a los desarrolladores construir aplicaciones web rápidas y eficientes con un mínimo de código.</w:t>
      </w:r>
    </w:p>
    <w:p w14:paraId="362DA9AF" w14:textId="498197FE" w:rsidR="000724D1" w:rsidRDefault="6D2DC25A" w:rsidP="00A348EF">
      <w:pPr>
        <w:pStyle w:val="Ttulo3"/>
      </w:pPr>
      <w:bookmarkStart w:id="160" w:name="_Toc501705574"/>
      <w:bookmarkStart w:id="161" w:name="_Toc164120808"/>
      <w:bookmarkStart w:id="162" w:name="_Toc165126158"/>
      <w:r>
        <w:lastRenderedPageBreak/>
        <w:t>Herramientas de Desarrollo Frontend</w:t>
      </w:r>
      <w:bookmarkEnd w:id="160"/>
      <w:bookmarkEnd w:id="161"/>
      <w:bookmarkEnd w:id="162"/>
    </w:p>
    <w:p w14:paraId="2C3BEF05" w14:textId="77777777" w:rsidR="00DE1572" w:rsidRDefault="32929B7B" w:rsidP="00A348EF">
      <w:pPr>
        <w:pStyle w:val="Ttulo4"/>
      </w:pPr>
      <w:bookmarkStart w:id="163" w:name="_Toc1669668781"/>
      <w:bookmarkStart w:id="164" w:name="_Toc164120809"/>
      <w:r>
        <w:t>React.js</w:t>
      </w:r>
      <w:r w:rsidR="0982A7F3">
        <w:t>.</w:t>
      </w:r>
      <w:bookmarkEnd w:id="163"/>
      <w:bookmarkEnd w:id="164"/>
      <w:r w:rsidR="0982A7F3">
        <w:t xml:space="preserve"> </w:t>
      </w:r>
    </w:p>
    <w:p w14:paraId="2762F5E9" w14:textId="4AB566F7" w:rsidR="000D3B24" w:rsidRDefault="00163DF1" w:rsidP="00DE1572">
      <w:r w:rsidRPr="00163DF1">
        <w:t>B</w:t>
      </w:r>
      <w:r w:rsidR="000D3B24" w:rsidRPr="00163DF1">
        <w:t>iblioteca</w:t>
      </w:r>
      <w:r w:rsidR="000D3B24">
        <w:t xml:space="preserve"> de JavaScript que permite a los desarrolladores construir interfaces de usuario interactivas y dinámicas, utilizando componentes reutilizables. Es ampliamente utilizado en el desarrollo de aplicaciones de una sola página (SPA) y aplicaciones web escalables. </w:t>
      </w:r>
    </w:p>
    <w:p w14:paraId="1890223C" w14:textId="77777777" w:rsidR="00DE1572" w:rsidRDefault="32929B7B" w:rsidP="00A348EF">
      <w:pPr>
        <w:pStyle w:val="Ttulo4"/>
      </w:pPr>
      <w:bookmarkStart w:id="165" w:name="_Toc799005048"/>
      <w:bookmarkStart w:id="166" w:name="_Toc164120810"/>
      <w:r>
        <w:t>Angular</w:t>
      </w:r>
      <w:r w:rsidR="0982A7F3">
        <w:t>.</w:t>
      </w:r>
      <w:bookmarkEnd w:id="165"/>
      <w:bookmarkEnd w:id="166"/>
      <w:r w:rsidR="0982A7F3">
        <w:t xml:space="preserve"> </w:t>
      </w:r>
    </w:p>
    <w:p w14:paraId="58366274" w14:textId="47B57D2E" w:rsidR="000D3B24" w:rsidRDefault="00163DF1" w:rsidP="00DE1572">
      <w:r>
        <w:t>F</w:t>
      </w:r>
      <w:r w:rsidR="000D3B24">
        <w:t xml:space="preserve">ramework completo de JavaScript que ofrece un conjunto completo de herramientas para el desarrollo web, incluyendo enrutamiento, gestión de formularios y comunicación con el servidor. </w:t>
      </w:r>
    </w:p>
    <w:p w14:paraId="32B06D1A" w14:textId="77777777" w:rsidR="00DE1572" w:rsidRDefault="32929B7B" w:rsidP="00A348EF">
      <w:pPr>
        <w:pStyle w:val="Ttulo4"/>
      </w:pPr>
      <w:bookmarkStart w:id="167" w:name="_Toc1032058546"/>
      <w:bookmarkStart w:id="168" w:name="_Toc164120811"/>
      <w:r>
        <w:t>Vue.js</w:t>
      </w:r>
      <w:r w:rsidR="0982A7F3">
        <w:t>.</w:t>
      </w:r>
      <w:bookmarkEnd w:id="167"/>
      <w:bookmarkEnd w:id="168"/>
    </w:p>
    <w:p w14:paraId="46587168" w14:textId="4BDE5604" w:rsidR="000724D1" w:rsidRDefault="00163DF1" w:rsidP="00DE1572">
      <w:r>
        <w:t>F</w:t>
      </w:r>
      <w:r w:rsidR="000D3B24">
        <w:t>ramework progresivo que se centra en la simplicidad y la flexibilidad, permitiendo a los desarrolladores agregar gradualmente funcionalidades complejas a sus aplicaciones sin complicaciones adicionales.</w:t>
      </w:r>
    </w:p>
    <w:p w14:paraId="04B67B95" w14:textId="668D88E6" w:rsidR="000724D1" w:rsidRDefault="6D2DC25A" w:rsidP="00A348EF">
      <w:pPr>
        <w:pStyle w:val="Ttulo3"/>
      </w:pPr>
      <w:bookmarkStart w:id="169" w:name="_Toc885754886"/>
      <w:bookmarkStart w:id="170" w:name="_Toc164120812"/>
      <w:bookmarkStart w:id="171" w:name="_Toc165126159"/>
      <w:r>
        <w:t>Sistema de Control de Versiones</w:t>
      </w:r>
      <w:bookmarkEnd w:id="169"/>
      <w:bookmarkEnd w:id="170"/>
      <w:bookmarkEnd w:id="171"/>
    </w:p>
    <w:p w14:paraId="45D7EE6E" w14:textId="77777777" w:rsidR="0015522A" w:rsidRDefault="32929B7B" w:rsidP="00A348EF">
      <w:pPr>
        <w:pStyle w:val="Ttulo4"/>
      </w:pPr>
      <w:bookmarkStart w:id="172" w:name="_Toc1378040919"/>
      <w:bookmarkStart w:id="173" w:name="_Toc164120813"/>
      <w:r>
        <w:t>Git</w:t>
      </w:r>
      <w:r w:rsidR="0982A7F3">
        <w:t>.</w:t>
      </w:r>
      <w:bookmarkEnd w:id="172"/>
      <w:bookmarkEnd w:id="173"/>
      <w:r w:rsidR="0982A7F3">
        <w:t xml:space="preserve"> </w:t>
      </w:r>
    </w:p>
    <w:p w14:paraId="4E781CEC" w14:textId="79FBA438" w:rsidR="000D3B24" w:rsidRDefault="00163DF1" w:rsidP="0015522A">
      <w:r>
        <w:t>S</w:t>
      </w:r>
      <w:r w:rsidR="000D3B24">
        <w:t xml:space="preserve">istema de control de versiones distribuido ampliamente utilizado en el desarrollo de software colaborativo. Permite a los desarrolladores realizar un seguimiento de los cambios en el código fuente, colaborar con otros miembros del equipo y gestionar las ramas de desarrollo de manera eficiente. </w:t>
      </w:r>
    </w:p>
    <w:p w14:paraId="6397D4DA" w14:textId="77777777" w:rsidR="0015522A" w:rsidRDefault="32929B7B" w:rsidP="00A348EF">
      <w:pPr>
        <w:pStyle w:val="Ttulo4"/>
      </w:pPr>
      <w:bookmarkStart w:id="174" w:name="_Toc1914924904"/>
      <w:bookmarkStart w:id="175" w:name="_Toc164120814"/>
      <w:r>
        <w:t>Subversion (SVN)</w:t>
      </w:r>
      <w:r w:rsidR="0982A7F3">
        <w:t>.</w:t>
      </w:r>
      <w:bookmarkEnd w:id="174"/>
      <w:bookmarkEnd w:id="175"/>
      <w:r w:rsidR="0982A7F3">
        <w:t xml:space="preserve"> </w:t>
      </w:r>
    </w:p>
    <w:p w14:paraId="5A08D4F9" w14:textId="7F9A756D" w:rsidR="000724D1" w:rsidRDefault="00163DF1" w:rsidP="0015522A">
      <w:r w:rsidRPr="00163DF1">
        <w:t>S</w:t>
      </w:r>
      <w:r w:rsidR="000D3B24">
        <w:t>istema de control de versiones centralizado que sigue un enfoque más tradicional en la gestión de archivos y versiones. Aunque es menos utilizado que Git en la actualidad, todavía es una opción válida para proyectos que requieren un control centralizado del código fuente.</w:t>
      </w:r>
    </w:p>
    <w:p w14:paraId="50AF4364" w14:textId="2D1309AC" w:rsidR="000724D1" w:rsidRDefault="6D2DC25A" w:rsidP="00A348EF">
      <w:pPr>
        <w:pStyle w:val="Ttulo3"/>
      </w:pPr>
      <w:bookmarkStart w:id="176" w:name="_Toc1289914324"/>
      <w:bookmarkStart w:id="177" w:name="_Toc164120815"/>
      <w:bookmarkStart w:id="178" w:name="_Toc165126160"/>
      <w:r>
        <w:t>Gestión de Dependencias</w:t>
      </w:r>
      <w:bookmarkEnd w:id="176"/>
      <w:bookmarkEnd w:id="177"/>
      <w:bookmarkEnd w:id="178"/>
    </w:p>
    <w:p w14:paraId="2198192A" w14:textId="77777777" w:rsidR="0015522A" w:rsidRDefault="4555C7E6" w:rsidP="00A348EF">
      <w:pPr>
        <w:pStyle w:val="Ttulo4"/>
      </w:pPr>
      <w:bookmarkStart w:id="179" w:name="_Toc1373691896"/>
      <w:bookmarkStart w:id="180" w:name="_Toc164120816"/>
      <w:r>
        <w:t>Maven</w:t>
      </w:r>
      <w:r w:rsidR="0982A7F3">
        <w:t>.</w:t>
      </w:r>
      <w:bookmarkEnd w:id="179"/>
      <w:bookmarkEnd w:id="180"/>
      <w:r w:rsidR="0982A7F3">
        <w:t xml:space="preserve"> </w:t>
      </w:r>
    </w:p>
    <w:p w14:paraId="3B84097A" w14:textId="5E37E6A4" w:rsidR="00FE78CF" w:rsidRDefault="00163DF1" w:rsidP="0015522A">
      <w:r>
        <w:t>H</w:t>
      </w:r>
      <w:r w:rsidR="00FE78CF">
        <w:t xml:space="preserve">erramienta de gestión de proyectos y construcción de software para Java que automatiza el proceso de compilación, prueba y empaquetado de aplicaciones. Facilita la gestión de dependencias y la configuración del proyecto a través de archivos de configuración XML. </w:t>
      </w:r>
    </w:p>
    <w:p w14:paraId="6333CAB8" w14:textId="77777777" w:rsidR="0015522A" w:rsidRDefault="0982A7F3" w:rsidP="00A348EF">
      <w:pPr>
        <w:pStyle w:val="Ttulo4"/>
      </w:pPr>
      <w:bookmarkStart w:id="181" w:name="_Toc488071802"/>
      <w:bookmarkStart w:id="182" w:name="_Toc164120817"/>
      <w:r>
        <w:t>p</w:t>
      </w:r>
      <w:r w:rsidR="4555C7E6">
        <w:t>ip</w:t>
      </w:r>
      <w:r>
        <w:t>.</w:t>
      </w:r>
      <w:bookmarkEnd w:id="181"/>
      <w:bookmarkEnd w:id="182"/>
      <w:r>
        <w:t xml:space="preserve"> </w:t>
      </w:r>
    </w:p>
    <w:p w14:paraId="7E995A44" w14:textId="402B965A" w:rsidR="00FE78CF" w:rsidRDefault="00163DF1" w:rsidP="0015522A">
      <w:r w:rsidRPr="0015522A">
        <w:t>G</w:t>
      </w:r>
      <w:r w:rsidR="00FE78CF">
        <w:t xml:space="preserve">estor de paquetes para instalar y administrar bibliotecas de Python, lo que facilita la instalación y actualización de paquetes de terceros en un entorno Python. </w:t>
      </w:r>
    </w:p>
    <w:p w14:paraId="1C32DAE8" w14:textId="77777777" w:rsidR="0015522A" w:rsidRDefault="4555C7E6" w:rsidP="00A348EF">
      <w:pPr>
        <w:pStyle w:val="Ttulo4"/>
      </w:pPr>
      <w:bookmarkStart w:id="183" w:name="_Toc1560130929"/>
      <w:bookmarkStart w:id="184" w:name="_Toc164120818"/>
      <w:r>
        <w:t>npm (Node Package Manager)</w:t>
      </w:r>
      <w:r w:rsidR="0982A7F3">
        <w:t>.</w:t>
      </w:r>
      <w:bookmarkEnd w:id="183"/>
      <w:bookmarkEnd w:id="184"/>
      <w:r w:rsidR="0982A7F3">
        <w:t xml:space="preserve"> </w:t>
      </w:r>
    </w:p>
    <w:p w14:paraId="49027287" w14:textId="0B24C1FE" w:rsidR="000724D1" w:rsidRDefault="00163DF1" w:rsidP="0015522A">
      <w:r w:rsidRPr="00163DF1">
        <w:t>G</w:t>
      </w:r>
      <w:r w:rsidR="00FE78CF">
        <w:t>estor de paquetes para JavaScript que permite a los desarrolladores instalar, compartir y gestionar dependencias de manera eficiente, lo que facilita el desarrollo de aplicaciones basadas en Node.js.</w:t>
      </w:r>
    </w:p>
    <w:p w14:paraId="7DF080FA" w14:textId="74384098" w:rsidR="000724D1" w:rsidRDefault="6D2DC25A" w:rsidP="00A348EF">
      <w:pPr>
        <w:pStyle w:val="Ttulo3"/>
      </w:pPr>
      <w:bookmarkStart w:id="185" w:name="_Toc1284727893"/>
      <w:bookmarkStart w:id="186" w:name="_Toc164120819"/>
      <w:bookmarkStart w:id="187" w:name="_Toc165126161"/>
      <w:r>
        <w:lastRenderedPageBreak/>
        <w:t>Entorno de Desarrollo Integrado (IDE)</w:t>
      </w:r>
      <w:bookmarkEnd w:id="185"/>
      <w:bookmarkEnd w:id="186"/>
      <w:bookmarkEnd w:id="187"/>
    </w:p>
    <w:p w14:paraId="59A11766" w14:textId="77777777" w:rsidR="0015522A" w:rsidRDefault="27B3DFAE" w:rsidP="00A348EF">
      <w:pPr>
        <w:pStyle w:val="Ttulo4"/>
      </w:pPr>
      <w:bookmarkStart w:id="188" w:name="_Toc2075238459"/>
      <w:bookmarkStart w:id="189" w:name="_Toc164120820"/>
      <w:r>
        <w:t>IntelliJ IDEA</w:t>
      </w:r>
      <w:r w:rsidR="0982A7F3">
        <w:t>.</w:t>
      </w:r>
      <w:bookmarkEnd w:id="188"/>
      <w:bookmarkEnd w:id="189"/>
      <w:r w:rsidR="0982A7F3">
        <w:t xml:space="preserve"> </w:t>
      </w:r>
    </w:p>
    <w:p w14:paraId="5C28F055" w14:textId="7EBAA6E2" w:rsidR="006D5B8E" w:rsidRDefault="00EE3C34" w:rsidP="0015522A">
      <w:r>
        <w:t>Entorno de desarrollo a</w:t>
      </w:r>
      <w:r w:rsidR="006D5B8E">
        <w:t xml:space="preserve">mpliamente utilizado para el desarrollo de aplicaciones Java, que ofrece una amplia gama de características y herramientas para mejorar la productividad del desarrollador. </w:t>
      </w:r>
    </w:p>
    <w:p w14:paraId="654C27A4" w14:textId="77777777" w:rsidR="0015522A" w:rsidRDefault="27B3DFAE" w:rsidP="00A348EF">
      <w:pPr>
        <w:pStyle w:val="Ttulo4"/>
      </w:pPr>
      <w:bookmarkStart w:id="190" w:name="_Toc625658620"/>
      <w:bookmarkStart w:id="191" w:name="_Toc164120821"/>
      <w:r>
        <w:t>PyCharm</w:t>
      </w:r>
      <w:r w:rsidR="0982A7F3">
        <w:t>.</w:t>
      </w:r>
      <w:bookmarkEnd w:id="190"/>
      <w:bookmarkEnd w:id="191"/>
      <w:r>
        <w:t xml:space="preserve"> </w:t>
      </w:r>
    </w:p>
    <w:p w14:paraId="67793694" w14:textId="0C8F01FE" w:rsidR="006D5B8E" w:rsidRDefault="006D5B8E" w:rsidP="0015522A">
      <w:r>
        <w:t xml:space="preserve">IDE específico para Python que proporciona un entorno de desarrollo completo y potente, incluyendo </w:t>
      </w:r>
      <w:r w:rsidRPr="0015522A">
        <w:rPr>
          <w:sz w:val="20"/>
          <w:szCs w:val="20"/>
        </w:rPr>
        <w:t>herramientas</w:t>
      </w:r>
      <w:r>
        <w:t xml:space="preserve"> de depuración, refactorización y análisis de código. </w:t>
      </w:r>
    </w:p>
    <w:p w14:paraId="14CB05F3" w14:textId="77777777" w:rsidR="0015522A" w:rsidRDefault="27B3DFAE" w:rsidP="00A348EF">
      <w:pPr>
        <w:pStyle w:val="Ttulo4"/>
      </w:pPr>
      <w:bookmarkStart w:id="192" w:name="_Toc402871668"/>
      <w:bookmarkStart w:id="193" w:name="_Toc164120822"/>
      <w:r>
        <w:t>Visual Studio Code</w:t>
      </w:r>
      <w:r w:rsidR="0982A7F3">
        <w:t>.</w:t>
      </w:r>
      <w:bookmarkEnd w:id="192"/>
      <w:bookmarkEnd w:id="193"/>
      <w:r>
        <w:t xml:space="preserve"> </w:t>
      </w:r>
    </w:p>
    <w:p w14:paraId="2CDBE8BA" w14:textId="7FBD1B3E" w:rsidR="00D269C6" w:rsidRPr="00D269C6" w:rsidRDefault="00163DF1" w:rsidP="0015522A">
      <w:r>
        <w:t>E</w:t>
      </w:r>
      <w:r w:rsidR="006D5B8E">
        <w:t>ditor de código ligero y extensible que ofrece soporte para una amplia variedad de lenguajes de programación, incluyendo Java, Python y JavaScript, y cuenta con una amplia gama de extensiones que permiten personalizar y ampliar su funcionalidad.</w:t>
      </w:r>
    </w:p>
    <w:p w14:paraId="7197B5A4" w14:textId="1218ABD3" w:rsidR="0067775F" w:rsidRDefault="2D591CC8" w:rsidP="00C7637D">
      <w:pPr>
        <w:pStyle w:val="Ttulo2"/>
      </w:pPr>
      <w:bookmarkStart w:id="194" w:name="_Toc163406091"/>
      <w:bookmarkStart w:id="195" w:name="_Toc374446685"/>
      <w:bookmarkStart w:id="196" w:name="_Toc164117948"/>
      <w:bookmarkStart w:id="197" w:name="_Toc164120831"/>
      <w:bookmarkStart w:id="198" w:name="_Toc165126162"/>
      <w:r>
        <w:t>Descripción de la solución propuesta</w:t>
      </w:r>
      <w:bookmarkEnd w:id="194"/>
      <w:bookmarkEnd w:id="195"/>
      <w:bookmarkEnd w:id="196"/>
      <w:bookmarkEnd w:id="197"/>
      <w:bookmarkEnd w:id="198"/>
    </w:p>
    <w:p w14:paraId="508C52D6" w14:textId="7865480A" w:rsidR="00B465ED" w:rsidRPr="00B465ED" w:rsidRDefault="00B465ED" w:rsidP="00B465ED">
      <w:pPr>
        <w:pStyle w:val="Ttulo3"/>
      </w:pPr>
      <w:r>
        <w:t xml:space="preserve"> </w:t>
      </w:r>
      <w:bookmarkStart w:id="199" w:name="_Toc165126163"/>
      <w:r w:rsidR="00572B2B">
        <w:t>Organización del desarrollo</w:t>
      </w:r>
      <w:bookmarkEnd w:id="199"/>
    </w:p>
    <w:p w14:paraId="11622367" w14:textId="2CD5CAC1" w:rsidR="00357E75" w:rsidRDefault="0091146D" w:rsidP="005F487B">
      <w:pPr>
        <w:pStyle w:val="Textoindependiente"/>
      </w:pPr>
      <w:r w:rsidRPr="0091146D">
        <w:t>Tras el análisis</w:t>
      </w:r>
      <w:r w:rsidR="00B87218" w:rsidRPr="00B87218">
        <w:t xml:space="preserve"> y valoración de las diferentes </w:t>
      </w:r>
      <w:r w:rsidR="00C2742B" w:rsidRPr="00C2742B">
        <w:t xml:space="preserve">alternativas posibles a la hora de la </w:t>
      </w:r>
      <w:r w:rsidR="00C2742B">
        <w:t>re</w:t>
      </w:r>
      <w:r w:rsidR="00C2742B" w:rsidRPr="00C2742B">
        <w:t>solución de este proyecto</w:t>
      </w:r>
      <w:r w:rsidR="00BC76A3">
        <w:t xml:space="preserve">, </w:t>
      </w:r>
      <w:r w:rsidR="000C6A01">
        <w:t>la s</w:t>
      </w:r>
      <w:r w:rsidR="00F951F4" w:rsidRPr="00F951F4">
        <w:t xml:space="preserve">olución más idónea para la realización </w:t>
      </w:r>
      <w:r w:rsidR="005A57CD" w:rsidRPr="00F951F4">
        <w:t>de este</w:t>
      </w:r>
      <w:r w:rsidR="000C6A01">
        <w:t xml:space="preserve"> </w:t>
      </w:r>
      <w:r w:rsidR="00E647AA" w:rsidRPr="00E647AA">
        <w:t>parece estar más orientada a un desarrollo más tradicional.</w:t>
      </w:r>
      <w:r w:rsidR="002D4674" w:rsidRPr="002D4674">
        <w:t xml:space="preserve"> Utilizando una metodología en cascada</w:t>
      </w:r>
      <w:r w:rsidR="002C01DC" w:rsidRPr="002C01DC">
        <w:t xml:space="preserve"> que garantiza</w:t>
      </w:r>
      <w:r w:rsidR="005B5FF9" w:rsidRPr="005B5FF9">
        <w:t xml:space="preserve"> la </w:t>
      </w:r>
      <w:r w:rsidR="00012B1D" w:rsidRPr="00012B1D">
        <w:t>interoperabilidad entre los diferentes módulos dependientes</w:t>
      </w:r>
      <w:r w:rsidR="003A601A">
        <w:t xml:space="preserve">. </w:t>
      </w:r>
      <w:r w:rsidR="00033332" w:rsidRPr="00033332">
        <w:t xml:space="preserve">Si bien este tipo de </w:t>
      </w:r>
      <w:r w:rsidR="00C82D5F">
        <w:t xml:space="preserve">metodologías </w:t>
      </w:r>
      <w:r w:rsidR="00757F6B" w:rsidRPr="00757F6B">
        <w:t>no es muy acorde con</w:t>
      </w:r>
      <w:r w:rsidR="00AB78E7" w:rsidRPr="00AB78E7">
        <w:t xml:space="preserve"> cortos plazos de tiempo</w:t>
      </w:r>
      <w:r w:rsidR="00C11653" w:rsidRPr="00C11653">
        <w:t>,</w:t>
      </w:r>
      <w:r w:rsidR="00A22575" w:rsidRPr="00A22575">
        <w:t xml:space="preserve"> sí que se caracteriza por una buena distribución de los recursos</w:t>
      </w:r>
      <w:r w:rsidR="000C202A" w:rsidRPr="000C202A">
        <w:t>,</w:t>
      </w:r>
      <w:r w:rsidR="003C7F8F" w:rsidRPr="003C7F8F">
        <w:t xml:space="preserve"> evitando la sobreasignación</w:t>
      </w:r>
      <w:r w:rsidR="00495ACF" w:rsidRPr="00495ACF">
        <w:t xml:space="preserve"> de material o personal</w:t>
      </w:r>
      <w:r w:rsidR="009F5F74">
        <w:t>.</w:t>
      </w:r>
    </w:p>
    <w:p w14:paraId="695AD2AF" w14:textId="11D550FB" w:rsidR="009F5F74" w:rsidRDefault="009F5F74" w:rsidP="005F487B">
      <w:pPr>
        <w:pStyle w:val="Textoindependiente"/>
      </w:pPr>
      <w:r>
        <w:t xml:space="preserve">Teniendo en cuenta la metodología escogida, </w:t>
      </w:r>
      <w:r w:rsidR="00AD6488">
        <w:t>se ha realizado una priorización de los módulos. Dando más peso a aquellos que son más independientes y acabando con aquellos que necesitan una integración casi completa con otros módulos.</w:t>
      </w:r>
      <w:r w:rsidR="00140AE9">
        <w:t xml:space="preserve"> </w:t>
      </w:r>
    </w:p>
    <w:p w14:paraId="5602FACE" w14:textId="5D56EFAA" w:rsidR="00E51F3A" w:rsidRDefault="00E51F3A" w:rsidP="005F487B">
      <w:pPr>
        <w:pStyle w:val="Textoindependiente"/>
      </w:pPr>
      <w:r>
        <w:t>En cuanto a la instalación del hardware</w:t>
      </w:r>
      <w:r w:rsidR="00CC4272">
        <w:t xml:space="preserve">, </w:t>
      </w:r>
      <w:r w:rsidR="00255F89">
        <w:t>sí</w:t>
      </w:r>
      <w:r w:rsidR="00CC4272">
        <w:t xml:space="preserve"> que se ha </w:t>
      </w:r>
      <w:r w:rsidR="00A73DF3">
        <w:t>intentado</w:t>
      </w:r>
      <w:r w:rsidR="00CC4272">
        <w:t xml:space="preserve"> paralelizar su realización en conjunto con el desarrollo de software. Esto es dado a que los recursos usados (tanto materiales como mano de obra) </w:t>
      </w:r>
      <w:r w:rsidR="00037FEB">
        <w:t>son diferentes a los usados durante el desarrollo, haciendo</w:t>
      </w:r>
      <w:r w:rsidR="00A73DF3">
        <w:t xml:space="preserve"> de esta paralelización, una opción muy ventajosa.</w:t>
      </w:r>
      <w:r>
        <w:t xml:space="preserve"> </w:t>
      </w:r>
    </w:p>
    <w:p w14:paraId="49E69910" w14:textId="77777777" w:rsidR="00B465ED" w:rsidRDefault="00B465ED" w:rsidP="00B465ED">
      <w:pPr>
        <w:pStyle w:val="Ttulo3"/>
      </w:pPr>
      <w:bookmarkStart w:id="200" w:name="_Toc257264433"/>
      <w:bookmarkStart w:id="201" w:name="_Toc164120824"/>
      <w:bookmarkStart w:id="202" w:name="_Toc165126164"/>
      <w:r>
        <w:t>Lenguaje de Programación</w:t>
      </w:r>
      <w:bookmarkEnd w:id="200"/>
      <w:bookmarkEnd w:id="201"/>
      <w:bookmarkEnd w:id="202"/>
    </w:p>
    <w:p w14:paraId="2E8AE5BD" w14:textId="77777777" w:rsidR="00B465ED" w:rsidRPr="00AA7FB6" w:rsidRDefault="00B465ED" w:rsidP="00B465ED">
      <w:r w:rsidRPr="00AA7FB6">
        <w:t>Hemos determinado que JavaScript es el lenguaje de programación más apropiado para el proyecto de teleasistencia en Asturias. Esta decisión se basa en su versatilidad para desarrollar aplicaciones nativas tanto para Android como para iOS a través de frameworks como React Native. Además, hemos considerado la presencia de una comunidad activa con una amplia cantidad de documentación y recursos disponibles para respaldar el desarrollo y mantenimiento del sistema.</w:t>
      </w:r>
    </w:p>
    <w:p w14:paraId="219C3EDB" w14:textId="77777777" w:rsidR="00B465ED" w:rsidRDefault="00B465ED" w:rsidP="00B465ED">
      <w:pPr>
        <w:pStyle w:val="Ttulo3"/>
      </w:pPr>
      <w:bookmarkStart w:id="203" w:name="_Toc1490834329"/>
      <w:bookmarkStart w:id="204" w:name="_Toc164120825"/>
      <w:bookmarkStart w:id="205" w:name="_Toc165126165"/>
      <w:r>
        <w:t>Sistema de Persistencia de Datos</w:t>
      </w:r>
      <w:bookmarkEnd w:id="203"/>
      <w:bookmarkEnd w:id="204"/>
      <w:bookmarkEnd w:id="205"/>
    </w:p>
    <w:p w14:paraId="02241E12" w14:textId="77777777" w:rsidR="00B465ED" w:rsidRPr="00D4752E" w:rsidRDefault="00B465ED" w:rsidP="00B465ED">
      <w:r>
        <w:t xml:space="preserve">Hemos elegido MySQL como nuestra solución de persistencia debido a su amplia aceptación y uso extendido en aplicaciones web y sistemas transaccionales. Esta elección se basa en la garantía de estabilidad y rendimiento que ofrece MySQL, factores críticos para nuestro proyecto. </w:t>
      </w:r>
      <w:r>
        <w:lastRenderedPageBreak/>
        <w:t>Además, la capacidad de escalabilidad robusta de MySQL nos proporciona la flexibilidad necesaria para manejar eficientemente grandes volúmenes de datos a medida que nuestro sistema crece y se expande. Otra ventaja importante es la versatilidad de MySQL, que permite una integración fluida con diversas tecnologías y plataformas, facilitando la interoperabilidad con sistemas externos y optimizando la integración de componentes en nuestro entorno de teleasistencia.</w:t>
      </w:r>
    </w:p>
    <w:p w14:paraId="3EA24918" w14:textId="77777777" w:rsidR="00B465ED" w:rsidRDefault="00B465ED" w:rsidP="00B465ED">
      <w:pPr>
        <w:pStyle w:val="Ttulo3"/>
      </w:pPr>
      <w:bookmarkStart w:id="206" w:name="_Toc1677553772"/>
      <w:bookmarkStart w:id="207" w:name="_Toc164120826"/>
      <w:bookmarkStart w:id="208" w:name="_Toc165126166"/>
      <w:r>
        <w:t>Framework de Desarrollo Web</w:t>
      </w:r>
      <w:bookmarkEnd w:id="206"/>
      <w:bookmarkEnd w:id="207"/>
      <w:bookmarkEnd w:id="208"/>
    </w:p>
    <w:p w14:paraId="72DAEC2B" w14:textId="77777777" w:rsidR="00B465ED" w:rsidRPr="00C62DFC" w:rsidRDefault="00B465ED" w:rsidP="00B465ED">
      <w:r>
        <w:t>Hemos seleccionado el framework de desarrollo web Express por su capacidad para gestionar de manera eficiente las solicitudes HTTP. Dada la naturaleza de nuestro proyecto, donde se requiere una comunicación fluida entre el servidor y los clientes móviles, Express ofrece una arquitectura liviana y altamente adaptable que se integra sin problemas con nuestra aplicación móvil desarrollada en React Native. Su flexibilidad nos permite diseñar y personalizar rutas específicas para las diversas funcionalidades de la aplicación, lo que resulta fundamental para garantizar una experiencia de usuario fluida y satisfactoria. Además, la extensa documentación y la activa comunidad de desarrolladores de Express nos proporcionan un sólido soporte para resolver cualquier desafío técnico que pueda surgir durante el desarrollo y la implementación del proyecto.</w:t>
      </w:r>
    </w:p>
    <w:p w14:paraId="53A32548" w14:textId="77777777" w:rsidR="00B465ED" w:rsidRDefault="00B465ED" w:rsidP="00B465ED">
      <w:pPr>
        <w:pStyle w:val="Ttulo3"/>
      </w:pPr>
      <w:bookmarkStart w:id="209" w:name="_Toc1073118531"/>
      <w:bookmarkStart w:id="210" w:name="_Toc164120827"/>
      <w:bookmarkStart w:id="211" w:name="_Toc165126167"/>
      <w:r>
        <w:t>Herramientas de Desarrollo Frontend</w:t>
      </w:r>
      <w:bookmarkEnd w:id="209"/>
      <w:bookmarkEnd w:id="210"/>
      <w:bookmarkEnd w:id="211"/>
    </w:p>
    <w:p w14:paraId="34DA1825" w14:textId="77777777" w:rsidR="00B465ED" w:rsidRPr="0010393A" w:rsidRDefault="00B465ED" w:rsidP="00B465ED">
      <w:r>
        <w:t>Hemos optado por utilizar React.js en nuestro proyecto de teleasistencia en Asturias debido a su capacidad para construir interfaces de usuario interactivas y dinámicas de manera eficiente. Dado que nuestra aplicación necesita ofrecer una experiencia fluida y altamente interactiva para los usuarios, React.js nos permite crear componentes reutilizables que facilitan el desarrollo y la gestión de la interfaz de usuario. Además, React.js es ampliamente utilizado en el desarrollo de aplicaciones de una sola página (SPA), lo que se alinea perfectamente con la naturaleza de nuestro proyecto, donde la navegación y la interacción fluidas son esenciales. Esta biblioteca también ofrece un rendimiento excepcional, lo que garantiza una experiencia de usuario rápida y receptiva en dispositivos móviles, contribuyendo así al éxito general de nuestra aplicación de teleasistencia.</w:t>
      </w:r>
    </w:p>
    <w:p w14:paraId="2DDD06E1" w14:textId="77777777" w:rsidR="00B465ED" w:rsidRDefault="00B465ED" w:rsidP="00B465ED">
      <w:pPr>
        <w:pStyle w:val="Ttulo3"/>
      </w:pPr>
      <w:bookmarkStart w:id="212" w:name="_Toc972030731"/>
      <w:bookmarkStart w:id="213" w:name="_Toc164120828"/>
      <w:bookmarkStart w:id="214" w:name="_Toc165126168"/>
      <w:r>
        <w:t>Sistema de Control de Versiones</w:t>
      </w:r>
      <w:bookmarkEnd w:id="212"/>
      <w:bookmarkEnd w:id="213"/>
      <w:bookmarkEnd w:id="214"/>
    </w:p>
    <w:p w14:paraId="135DAB80" w14:textId="77777777" w:rsidR="00B465ED" w:rsidRPr="00014ADD" w:rsidRDefault="00B465ED" w:rsidP="00B465ED">
      <w:r w:rsidRPr="008702A2">
        <w:t>Hemos seleccionado Git como nuestro sistema de control de versiones para el proyecto debido a su amplia adopción en la industria del desarrollo de software y su eficacia comprobada en proyectos colaborativos. Git ofrece una plataforma robusta para realizar un seguimiento preciso de los cambios en el código fuente, facilitando la colaboración entre los miembros del equipo y permitiendo una gestión eficiente de las ramas de desarrollo. Además, su enfoque distribuido proporciona una mayor flexibilidad y autonomía a los desarrolladores, lo que resulta fundamental para nuestro proyecto de teleasistencia en Asturias, donde se requiere una coordinación fluida entre múltiples equipos y una gestión eficiente del código fuente.</w:t>
      </w:r>
    </w:p>
    <w:p w14:paraId="0B89051A" w14:textId="77777777" w:rsidR="00B465ED" w:rsidRDefault="00B465ED" w:rsidP="00B465ED">
      <w:pPr>
        <w:pStyle w:val="Ttulo3"/>
      </w:pPr>
      <w:bookmarkStart w:id="215" w:name="_Toc1735424271"/>
      <w:bookmarkStart w:id="216" w:name="_Toc164120829"/>
      <w:bookmarkStart w:id="217" w:name="_Toc165126169"/>
      <w:r>
        <w:t>Gestión de Dependencias</w:t>
      </w:r>
      <w:bookmarkEnd w:id="215"/>
      <w:bookmarkEnd w:id="216"/>
      <w:bookmarkEnd w:id="217"/>
    </w:p>
    <w:p w14:paraId="22956162" w14:textId="77777777" w:rsidR="00B465ED" w:rsidRPr="00A006EC" w:rsidRDefault="00B465ED" w:rsidP="00B465ED">
      <w:r>
        <w:t xml:space="preserve">Hemos optado por npm (Node Package Manager) como gestor de paquetes para nuestro proyecto, en consonancia con nuestra elección de utilizar JavaScript y Express.js en el desarrollo. </w:t>
      </w:r>
      <w:r>
        <w:lastRenderedPageBreak/>
        <w:t>npm ofrece una amplia gama de paquetes y módulos para JavaScript, lo que facilita la instalación, actualización y gestión de dependencias en nuestro entorno de desarrollo basado en Node.js. Además, su integración fluida con Express.js nos permite aprovechar al máximo el ecosistema de herramientas y bibliotecas disponibles para el desarrollo web en JavaScript, lo que contribuye a la eficiencia y agilidad de nuestro proceso de desarrollo.</w:t>
      </w:r>
    </w:p>
    <w:p w14:paraId="57C5A326" w14:textId="77777777" w:rsidR="00B465ED" w:rsidRDefault="00B465ED" w:rsidP="00B465ED">
      <w:pPr>
        <w:pStyle w:val="Ttulo3"/>
      </w:pPr>
      <w:bookmarkStart w:id="218" w:name="_Toc426469931"/>
      <w:bookmarkStart w:id="219" w:name="_Toc164120830"/>
      <w:bookmarkStart w:id="220" w:name="_Toc165126170"/>
      <w:r>
        <w:t>Entorno de Desarrollo Integrado (IDE)</w:t>
      </w:r>
      <w:bookmarkEnd w:id="218"/>
      <w:bookmarkEnd w:id="219"/>
      <w:bookmarkEnd w:id="220"/>
    </w:p>
    <w:p w14:paraId="1F200409" w14:textId="65A529C7" w:rsidR="00B465ED" w:rsidRPr="00762699" w:rsidRDefault="00B465ED" w:rsidP="00762699">
      <w:r w:rsidRPr="00287014">
        <w:t>Hemos decidido seleccionar Visual Studio Code como nuestro entorno de desarrollo para este proyecto, considerando nuestras elecciones previas de utilizar JavaScript, Express.js y npm. Visual Studio Code es un editor de código altamente flexible y extensible que ofrece soporte para una variedad de lenguajes de programación, incluidos Java, Python y JavaScript. Su amplia gama de extensiones nos permite personalizar y ampliar su funcionalidad según nuestras necesidades específicas de desarrollo web. Además, su integración con herramientas como Git y npm facilita la gestión del código fuente y las dependencias del proyecto, lo que contribuye a mejorar la eficiencia y la productividad del equipo de desarrollo.</w:t>
      </w:r>
    </w:p>
    <w:p w14:paraId="20ABD301" w14:textId="50E85CD1" w:rsidR="0067775F" w:rsidRDefault="37479876" w:rsidP="00C7637D">
      <w:pPr>
        <w:pStyle w:val="Ttulo2"/>
      </w:pPr>
      <w:bookmarkStart w:id="221" w:name="_Ref163340713"/>
      <w:bookmarkStart w:id="222" w:name="_Ref163343293"/>
      <w:bookmarkStart w:id="223" w:name="_Toc163406092"/>
      <w:bookmarkStart w:id="224" w:name="_Ref163416731"/>
      <w:bookmarkStart w:id="225" w:name="_Ref163907455"/>
      <w:bookmarkStart w:id="226" w:name="_Toc753655621"/>
      <w:bookmarkStart w:id="227" w:name="_Toc164117949"/>
      <w:bookmarkStart w:id="228" w:name="_Toc164120832"/>
      <w:bookmarkStart w:id="229" w:name="_Toc165126171"/>
      <w:r>
        <w:t>Análisis de Riesgos</w:t>
      </w:r>
      <w:bookmarkEnd w:id="221"/>
      <w:bookmarkEnd w:id="222"/>
      <w:bookmarkEnd w:id="223"/>
      <w:bookmarkEnd w:id="224"/>
      <w:bookmarkEnd w:id="225"/>
      <w:bookmarkEnd w:id="226"/>
      <w:bookmarkEnd w:id="227"/>
      <w:bookmarkEnd w:id="228"/>
      <w:bookmarkEnd w:id="229"/>
    </w:p>
    <w:p w14:paraId="1D391821" w14:textId="77777777" w:rsidR="008E20C6" w:rsidRDefault="008E20C6" w:rsidP="00897298">
      <w:r w:rsidRPr="008E20C6">
        <w:t xml:space="preserve">En esta sección del documento se detallarán los riesgos identificados, considerando cualquier proceso que pueda influir, ya sea positiva o negativamente, en el desarrollo del proyecto. </w:t>
      </w:r>
    </w:p>
    <w:p w14:paraId="1EFEBADF" w14:textId="03983D3A" w:rsidR="00A641CC" w:rsidRDefault="008E20C6" w:rsidP="00897298">
      <w:r w:rsidRPr="008E20C6">
        <w:t xml:space="preserve">Se han identificado un total de 16 riesgos, para cada uno de los cuales se proporcionará una descripción, la categoría correspondiente, la probabilidad de ocurrencia, y el impacto en cuatro áreas distintas: presupuesto, planificación, alcance y calidad. Además, se incluirá la posible respuesta y un plan de contingencia en caso de que el riesgo se materialice. </w:t>
      </w:r>
    </w:p>
    <w:p w14:paraId="3443A24D" w14:textId="41DE58B1" w:rsidR="00AD677D" w:rsidRDefault="009222E6" w:rsidP="00897298">
      <w:r w:rsidRPr="008E20C6">
        <w:t>Los 16 riesgos están ordenados de mayor a menor impacto, y son:</w:t>
      </w:r>
    </w:p>
    <w:p w14:paraId="592A5E4E" w14:textId="02F4F24A" w:rsidR="00720E68" w:rsidRDefault="00720E68" w:rsidP="00FD0007">
      <w:pPr>
        <w:pStyle w:val="Prrafodelista"/>
        <w:numPr>
          <w:ilvl w:val="0"/>
          <w:numId w:val="47"/>
        </w:numPr>
      </w:pPr>
      <w:bookmarkStart w:id="230" w:name="_Ref164614992"/>
      <w:bookmarkStart w:id="231" w:name="_Hlk163349262"/>
      <w:r>
        <w:t>Mala interfaz de usuario.</w:t>
      </w:r>
      <w:bookmarkEnd w:id="230"/>
    </w:p>
    <w:p w14:paraId="4970B652" w14:textId="5C8505AD" w:rsidR="00720E68" w:rsidRDefault="00720E68" w:rsidP="00FD0007">
      <w:pPr>
        <w:pStyle w:val="Prrafodelista"/>
        <w:numPr>
          <w:ilvl w:val="0"/>
          <w:numId w:val="47"/>
        </w:numPr>
      </w:pPr>
      <w:bookmarkStart w:id="232" w:name="_Ref164615601"/>
      <w:r>
        <w:t>Perdida de datos.</w:t>
      </w:r>
      <w:bookmarkEnd w:id="232"/>
    </w:p>
    <w:p w14:paraId="7A2345D0" w14:textId="5C799261" w:rsidR="004162A3" w:rsidRDefault="004162A3" w:rsidP="001040C9">
      <w:pPr>
        <w:pStyle w:val="Prrafodelista"/>
        <w:numPr>
          <w:ilvl w:val="0"/>
          <w:numId w:val="47"/>
        </w:numPr>
      </w:pPr>
      <w:r>
        <w:t>Retraso permisos y licencias.</w:t>
      </w:r>
    </w:p>
    <w:p w14:paraId="040F356B" w14:textId="56B1573B" w:rsidR="00720E68" w:rsidRDefault="00720E68" w:rsidP="00FD0007">
      <w:pPr>
        <w:pStyle w:val="Prrafodelista"/>
        <w:numPr>
          <w:ilvl w:val="0"/>
          <w:numId w:val="47"/>
        </w:numPr>
      </w:pPr>
      <w:bookmarkStart w:id="233" w:name="_Ref164616349"/>
      <w:r>
        <w:t>Límite de usuarios alcanzado.</w:t>
      </w:r>
      <w:bookmarkEnd w:id="233"/>
    </w:p>
    <w:p w14:paraId="5681043D" w14:textId="3059366C" w:rsidR="00720E68" w:rsidRDefault="00720E68" w:rsidP="00FD0007">
      <w:pPr>
        <w:pStyle w:val="Prrafodelista"/>
        <w:numPr>
          <w:ilvl w:val="0"/>
          <w:numId w:val="47"/>
        </w:numPr>
      </w:pPr>
      <w:r>
        <w:t>Geoposicionamiento en Áreas Rurales.</w:t>
      </w:r>
    </w:p>
    <w:p w14:paraId="2E8C851B" w14:textId="30677D6C" w:rsidR="00720E68" w:rsidRDefault="00720E68" w:rsidP="00FD0007">
      <w:pPr>
        <w:pStyle w:val="Prrafodelista"/>
        <w:numPr>
          <w:ilvl w:val="0"/>
          <w:numId w:val="47"/>
        </w:numPr>
      </w:pPr>
      <w:r>
        <w:t xml:space="preserve">La aplicación IOS no pasa los criterios de calidad </w:t>
      </w:r>
      <w:r w:rsidR="00947EF8">
        <w:t xml:space="preserve">requeridos </w:t>
      </w:r>
      <w:r w:rsidR="00E009DF">
        <w:t xml:space="preserve">para la </w:t>
      </w:r>
      <w:r>
        <w:t>AppStore.</w:t>
      </w:r>
    </w:p>
    <w:p w14:paraId="5FDB3AB1" w14:textId="0BB16637" w:rsidR="00720E68" w:rsidRDefault="00720E68" w:rsidP="00FD0007">
      <w:pPr>
        <w:pStyle w:val="Prrafodelista"/>
        <w:numPr>
          <w:ilvl w:val="0"/>
          <w:numId w:val="47"/>
        </w:numPr>
      </w:pPr>
      <w:r>
        <w:t>Cambio de licencia en las herramientas de desarrollo.</w:t>
      </w:r>
    </w:p>
    <w:p w14:paraId="786788FD" w14:textId="75182452" w:rsidR="00720E68" w:rsidRDefault="00720E68" w:rsidP="00FD0007">
      <w:pPr>
        <w:pStyle w:val="Prrafodelista"/>
        <w:numPr>
          <w:ilvl w:val="0"/>
          <w:numId w:val="47"/>
        </w:numPr>
      </w:pPr>
      <w:r>
        <w:t>Incumplimiento de normativas.</w:t>
      </w:r>
    </w:p>
    <w:p w14:paraId="36FF594E" w14:textId="20E8A811" w:rsidR="00720E68" w:rsidRDefault="00720E68" w:rsidP="00FD0007">
      <w:pPr>
        <w:pStyle w:val="Prrafodelista"/>
        <w:numPr>
          <w:ilvl w:val="0"/>
          <w:numId w:val="47"/>
        </w:numPr>
      </w:pPr>
      <w:r>
        <w:t>Cambio de los precios del hardware/software a usar.</w:t>
      </w:r>
    </w:p>
    <w:p w14:paraId="7D11E7DD" w14:textId="32938526" w:rsidR="00720E68" w:rsidRDefault="00720E68" w:rsidP="00FD0007">
      <w:pPr>
        <w:pStyle w:val="Prrafodelista"/>
        <w:numPr>
          <w:ilvl w:val="0"/>
          <w:numId w:val="47"/>
        </w:numPr>
      </w:pPr>
      <w:r>
        <w:t>Retraso en la entrega del Hardware.</w:t>
      </w:r>
    </w:p>
    <w:p w14:paraId="32F90405" w14:textId="50FD130F" w:rsidR="00720E68" w:rsidRDefault="00720E68" w:rsidP="00FD0007">
      <w:pPr>
        <w:pStyle w:val="Prrafodelista"/>
        <w:numPr>
          <w:ilvl w:val="0"/>
          <w:numId w:val="47"/>
        </w:numPr>
      </w:pPr>
      <w:r>
        <w:t>Incompatibilidades de la aplicación con nuevas versiones de Android.</w:t>
      </w:r>
    </w:p>
    <w:p w14:paraId="161BFBAD" w14:textId="17ACCF21" w:rsidR="00720E68" w:rsidRDefault="00720E68" w:rsidP="00FD0007">
      <w:pPr>
        <w:pStyle w:val="Prrafodelista"/>
        <w:numPr>
          <w:ilvl w:val="0"/>
          <w:numId w:val="47"/>
        </w:numPr>
      </w:pPr>
      <w:r>
        <w:t>Actualización de versiones de componentes o librerías.</w:t>
      </w:r>
    </w:p>
    <w:p w14:paraId="4A92D6BE" w14:textId="4A68B645" w:rsidR="00720E68" w:rsidRDefault="00720E68" w:rsidP="00FD0007">
      <w:pPr>
        <w:pStyle w:val="Prrafodelista"/>
        <w:numPr>
          <w:ilvl w:val="0"/>
          <w:numId w:val="47"/>
        </w:numPr>
      </w:pPr>
      <w:r>
        <w:t>Liberación de IA para desarrolladores.</w:t>
      </w:r>
    </w:p>
    <w:p w14:paraId="7E450804" w14:textId="2B5DD068" w:rsidR="00720E68" w:rsidRDefault="00720E68" w:rsidP="00FD0007">
      <w:pPr>
        <w:pStyle w:val="Prrafodelista"/>
        <w:numPr>
          <w:ilvl w:val="0"/>
          <w:numId w:val="47"/>
        </w:numPr>
      </w:pPr>
      <w:r>
        <w:t>Compatibilidad con dispositivos móviles.</w:t>
      </w:r>
    </w:p>
    <w:p w14:paraId="39518F38" w14:textId="5AC8C18E" w:rsidR="00720E68" w:rsidRDefault="00720E68" w:rsidP="00FD0007">
      <w:pPr>
        <w:pStyle w:val="Prrafodelista"/>
        <w:numPr>
          <w:ilvl w:val="0"/>
          <w:numId w:val="47"/>
        </w:numPr>
      </w:pPr>
      <w:r>
        <w:t>Inconsistencia en los datos en tiempo real.</w:t>
      </w:r>
    </w:p>
    <w:p w14:paraId="60E66F5F" w14:textId="67C2F286" w:rsidR="009222E6" w:rsidRDefault="00720E68" w:rsidP="00FD0007">
      <w:pPr>
        <w:pStyle w:val="Prrafodelista"/>
        <w:numPr>
          <w:ilvl w:val="0"/>
          <w:numId w:val="47"/>
        </w:numPr>
      </w:pPr>
      <w:r>
        <w:t>Caída del sistema de control de versiones.</w:t>
      </w:r>
    </w:p>
    <w:p w14:paraId="76BD6DCB" w14:textId="2D2385CC" w:rsidR="001A170B" w:rsidRDefault="00C70CDB" w:rsidP="00262D71">
      <w:r>
        <w:t>A continuación, se muestran las tablas de dichos riesgos con los detalles descritos previamente.</w:t>
      </w:r>
      <w:r w:rsidR="001A170B">
        <w:br w:type="page"/>
      </w:r>
    </w:p>
    <w:p w14:paraId="22455FFF" w14:textId="636D94A2" w:rsidR="00394A1B" w:rsidRPr="00394A1B" w:rsidRDefault="7F28771C" w:rsidP="00C7637D">
      <w:pPr>
        <w:pStyle w:val="Ttulo3"/>
      </w:pPr>
      <w:bookmarkStart w:id="234" w:name="_Toc1791277640"/>
      <w:bookmarkStart w:id="235" w:name="_Toc164120833"/>
      <w:bookmarkStart w:id="236" w:name="_Ref165060853"/>
      <w:bookmarkStart w:id="237" w:name="_Ref165060879"/>
      <w:bookmarkStart w:id="238" w:name="_Toc165126172"/>
      <w:bookmarkEnd w:id="231"/>
      <w:r>
        <w:lastRenderedPageBreak/>
        <w:t>R</w:t>
      </w:r>
      <w:r w:rsidR="1CE88DE1">
        <w:t>ISK</w:t>
      </w:r>
      <w:r>
        <w:t>1</w:t>
      </w:r>
      <w:r w:rsidR="1CE88DE1">
        <w:t>.</w:t>
      </w:r>
      <w:r>
        <w:t xml:space="preserve"> Mala interfaz de usuario</w:t>
      </w:r>
      <w:bookmarkEnd w:id="234"/>
      <w:bookmarkEnd w:id="235"/>
      <w:bookmarkEnd w:id="236"/>
      <w:bookmarkEnd w:id="237"/>
      <w:bookmarkEnd w:id="238"/>
    </w:p>
    <w:tbl>
      <w:tblPr>
        <w:tblStyle w:val="Tablaconcuadrculaclara"/>
        <w:tblW w:w="0" w:type="auto"/>
        <w:tblLook w:val="04A0" w:firstRow="1" w:lastRow="0" w:firstColumn="1" w:lastColumn="0" w:noHBand="0" w:noVBand="1"/>
      </w:tblPr>
      <w:tblGrid>
        <w:gridCol w:w="1831"/>
        <w:gridCol w:w="1340"/>
        <w:gridCol w:w="3782"/>
        <w:gridCol w:w="1541"/>
      </w:tblGrid>
      <w:tr w:rsidR="001D3DAA" w14:paraId="35664C60" w14:textId="77777777">
        <w:tc>
          <w:tcPr>
            <w:tcW w:w="1838" w:type="dxa"/>
            <w:shd w:val="clear" w:color="auto" w:fill="AEAAAA" w:themeFill="background2" w:themeFillShade="BF"/>
            <w:vAlign w:val="center"/>
          </w:tcPr>
          <w:p w14:paraId="1F431F8C" w14:textId="77777777" w:rsidR="001D3DAA" w:rsidRPr="00B02458" w:rsidRDefault="001D3DAA">
            <w:pPr>
              <w:jc w:val="left"/>
              <w:rPr>
                <w:b/>
                <w:bCs/>
              </w:rPr>
            </w:pPr>
            <w:r w:rsidRPr="00B02458">
              <w:rPr>
                <w:b/>
                <w:bCs/>
              </w:rPr>
              <w:t>Descripción</w:t>
            </w:r>
          </w:p>
        </w:tc>
        <w:tc>
          <w:tcPr>
            <w:tcW w:w="6656" w:type="dxa"/>
            <w:gridSpan w:val="3"/>
            <w:shd w:val="clear" w:color="auto" w:fill="FFFFFF" w:themeFill="background1"/>
            <w:vAlign w:val="center"/>
          </w:tcPr>
          <w:p w14:paraId="6D1E105A" w14:textId="108A9138" w:rsidR="001D3DAA" w:rsidRDefault="00441CCC" w:rsidP="004D6D8F">
            <w:r w:rsidRPr="00441CCC">
              <w:t>Debido a una falta de recogida de requisitos de los clientes, se pide rehacer las interfaces ya que no se acatan a sus necesidades</w:t>
            </w:r>
          </w:p>
        </w:tc>
      </w:tr>
      <w:tr w:rsidR="00441CCC" w14:paraId="5FBC3AAC" w14:textId="77777777">
        <w:tc>
          <w:tcPr>
            <w:tcW w:w="1838" w:type="dxa"/>
            <w:shd w:val="clear" w:color="auto" w:fill="AEAAAA" w:themeFill="background2" w:themeFillShade="BF"/>
            <w:vAlign w:val="center"/>
          </w:tcPr>
          <w:p w14:paraId="308CC622" w14:textId="77777777" w:rsidR="001D3DAA" w:rsidRPr="00B02458" w:rsidRDefault="001D3DAA">
            <w:pPr>
              <w:jc w:val="left"/>
              <w:rPr>
                <w:b/>
                <w:bCs/>
              </w:rPr>
            </w:pPr>
            <w:r w:rsidRPr="00B02458">
              <w:rPr>
                <w:b/>
                <w:bCs/>
              </w:rPr>
              <w:t>Categoría</w:t>
            </w:r>
          </w:p>
        </w:tc>
        <w:tc>
          <w:tcPr>
            <w:tcW w:w="6656" w:type="dxa"/>
            <w:gridSpan w:val="3"/>
            <w:shd w:val="clear" w:color="auto" w:fill="FFFFFF" w:themeFill="background1"/>
            <w:vAlign w:val="center"/>
          </w:tcPr>
          <w:p w14:paraId="2399D63A" w14:textId="04673BEF" w:rsidR="001D3DAA" w:rsidRDefault="00441CCC">
            <w:pPr>
              <w:jc w:val="left"/>
            </w:pPr>
            <w:r>
              <w:t>Calidad</w:t>
            </w:r>
          </w:p>
        </w:tc>
      </w:tr>
      <w:tr w:rsidR="00441CCC" w14:paraId="5F3829A0" w14:textId="77777777">
        <w:tc>
          <w:tcPr>
            <w:tcW w:w="1838" w:type="dxa"/>
            <w:shd w:val="clear" w:color="auto" w:fill="AEAAAA" w:themeFill="background2" w:themeFillShade="BF"/>
            <w:vAlign w:val="center"/>
          </w:tcPr>
          <w:p w14:paraId="5323BCE3" w14:textId="77777777" w:rsidR="001D3DAA" w:rsidRPr="00B02458" w:rsidRDefault="001D3DAA">
            <w:pPr>
              <w:jc w:val="left"/>
              <w:rPr>
                <w:b/>
                <w:bCs/>
              </w:rPr>
            </w:pPr>
            <w:r w:rsidRPr="00B02458">
              <w:rPr>
                <w:b/>
                <w:bCs/>
              </w:rPr>
              <w:t>Probabilidad</w:t>
            </w:r>
          </w:p>
        </w:tc>
        <w:tc>
          <w:tcPr>
            <w:tcW w:w="6656" w:type="dxa"/>
            <w:gridSpan w:val="3"/>
            <w:shd w:val="clear" w:color="auto" w:fill="FFFFFF" w:themeFill="background1"/>
            <w:vAlign w:val="center"/>
          </w:tcPr>
          <w:p w14:paraId="1D123997" w14:textId="43B1F41B" w:rsidR="001D3DAA" w:rsidRDefault="00441CCC">
            <w:pPr>
              <w:jc w:val="left"/>
            </w:pPr>
            <w:r>
              <w:t>Media</w:t>
            </w:r>
          </w:p>
        </w:tc>
      </w:tr>
      <w:tr w:rsidR="001D3DAA" w14:paraId="7C07A95E" w14:textId="77777777">
        <w:trPr>
          <w:trHeight w:val="287"/>
        </w:trPr>
        <w:tc>
          <w:tcPr>
            <w:tcW w:w="1838" w:type="dxa"/>
            <w:vMerge w:val="restart"/>
            <w:shd w:val="clear" w:color="auto" w:fill="AEAAAA" w:themeFill="background2" w:themeFillShade="BF"/>
            <w:vAlign w:val="center"/>
          </w:tcPr>
          <w:p w14:paraId="08A1BBD1" w14:textId="77777777" w:rsidR="001D3DAA" w:rsidRPr="00B02458" w:rsidRDefault="001D3DAA">
            <w:pPr>
              <w:jc w:val="left"/>
              <w:rPr>
                <w:b/>
                <w:bCs/>
              </w:rPr>
            </w:pPr>
            <w:r w:rsidRPr="00B02458">
              <w:rPr>
                <w:b/>
                <w:bCs/>
              </w:rPr>
              <w:t>Impacto</w:t>
            </w:r>
          </w:p>
        </w:tc>
        <w:tc>
          <w:tcPr>
            <w:tcW w:w="1276" w:type="dxa"/>
            <w:shd w:val="clear" w:color="auto" w:fill="E7E6E6" w:themeFill="background2"/>
            <w:vAlign w:val="center"/>
          </w:tcPr>
          <w:p w14:paraId="3FAEE87D" w14:textId="77777777" w:rsidR="001D3DAA" w:rsidRDefault="001D3DAA">
            <w:pPr>
              <w:jc w:val="left"/>
            </w:pPr>
            <w:r>
              <w:t>Presupuesto</w:t>
            </w:r>
          </w:p>
        </w:tc>
        <w:tc>
          <w:tcPr>
            <w:tcW w:w="3827" w:type="dxa"/>
            <w:shd w:val="clear" w:color="auto" w:fill="FFFFFF" w:themeFill="background1"/>
            <w:vAlign w:val="center"/>
          </w:tcPr>
          <w:p w14:paraId="3419D9A7" w14:textId="28E886C9" w:rsidR="001D3DAA" w:rsidRDefault="00441CCC">
            <w:pPr>
              <w:jc w:val="left"/>
            </w:pPr>
            <w:r>
              <w:t>Crítico</w:t>
            </w:r>
          </w:p>
        </w:tc>
        <w:tc>
          <w:tcPr>
            <w:tcW w:w="1553" w:type="dxa"/>
            <w:vMerge w:val="restart"/>
            <w:shd w:val="clear" w:color="auto" w:fill="E7E6E6" w:themeFill="background2"/>
            <w:vAlign w:val="center"/>
          </w:tcPr>
          <w:p w14:paraId="5EBFB821" w14:textId="0806EC36" w:rsidR="001D3DAA" w:rsidRPr="003E5BF9" w:rsidRDefault="00441CCC">
            <w:pPr>
              <w:jc w:val="center"/>
              <w:rPr>
                <w:b/>
                <w:bCs/>
                <w:sz w:val="28"/>
                <w:szCs w:val="28"/>
              </w:rPr>
            </w:pPr>
            <w:r>
              <w:rPr>
                <w:b/>
                <w:bCs/>
                <w:sz w:val="28"/>
                <w:szCs w:val="28"/>
              </w:rPr>
              <w:t>0,45</w:t>
            </w:r>
          </w:p>
        </w:tc>
      </w:tr>
      <w:tr w:rsidR="001D3DAA" w14:paraId="6865A758" w14:textId="77777777">
        <w:trPr>
          <w:trHeight w:val="284"/>
        </w:trPr>
        <w:tc>
          <w:tcPr>
            <w:tcW w:w="1838" w:type="dxa"/>
            <w:vMerge/>
            <w:shd w:val="clear" w:color="auto" w:fill="AEAAAA" w:themeFill="background2" w:themeFillShade="BF"/>
            <w:vAlign w:val="center"/>
          </w:tcPr>
          <w:p w14:paraId="4CF9841E" w14:textId="77777777" w:rsidR="001D3DAA" w:rsidRPr="00B02458" w:rsidRDefault="001D3DAA">
            <w:pPr>
              <w:jc w:val="left"/>
              <w:rPr>
                <w:b/>
                <w:bCs/>
              </w:rPr>
            </w:pPr>
          </w:p>
        </w:tc>
        <w:tc>
          <w:tcPr>
            <w:tcW w:w="1276" w:type="dxa"/>
            <w:shd w:val="clear" w:color="auto" w:fill="E7E6E6" w:themeFill="background2"/>
            <w:vAlign w:val="center"/>
          </w:tcPr>
          <w:p w14:paraId="1B4E4E3D" w14:textId="77777777" w:rsidR="001D3DAA" w:rsidRDefault="001D3DAA">
            <w:pPr>
              <w:jc w:val="left"/>
            </w:pPr>
            <w:r>
              <w:t>Planificación</w:t>
            </w:r>
          </w:p>
        </w:tc>
        <w:tc>
          <w:tcPr>
            <w:tcW w:w="3827" w:type="dxa"/>
            <w:shd w:val="clear" w:color="auto" w:fill="FFFFFF" w:themeFill="background1"/>
            <w:vAlign w:val="center"/>
          </w:tcPr>
          <w:p w14:paraId="261C3DBF" w14:textId="09DD4F66" w:rsidR="001D3DAA" w:rsidRDefault="00441CCC">
            <w:pPr>
              <w:jc w:val="left"/>
            </w:pPr>
            <w:r>
              <w:t>Alto</w:t>
            </w:r>
          </w:p>
        </w:tc>
        <w:tc>
          <w:tcPr>
            <w:tcW w:w="1553" w:type="dxa"/>
            <w:vMerge/>
            <w:shd w:val="clear" w:color="auto" w:fill="E7E6E6" w:themeFill="background2"/>
            <w:vAlign w:val="center"/>
          </w:tcPr>
          <w:p w14:paraId="24799C15" w14:textId="77777777" w:rsidR="001D3DAA" w:rsidRDefault="001D3DAA">
            <w:pPr>
              <w:jc w:val="left"/>
            </w:pPr>
          </w:p>
        </w:tc>
      </w:tr>
      <w:tr w:rsidR="001D3DAA" w14:paraId="2302531E" w14:textId="77777777">
        <w:trPr>
          <w:trHeight w:val="284"/>
        </w:trPr>
        <w:tc>
          <w:tcPr>
            <w:tcW w:w="1838" w:type="dxa"/>
            <w:vMerge/>
            <w:shd w:val="clear" w:color="auto" w:fill="AEAAAA" w:themeFill="background2" w:themeFillShade="BF"/>
            <w:vAlign w:val="center"/>
          </w:tcPr>
          <w:p w14:paraId="1ED1D362" w14:textId="77777777" w:rsidR="001D3DAA" w:rsidRPr="00B02458" w:rsidRDefault="001D3DAA">
            <w:pPr>
              <w:jc w:val="left"/>
              <w:rPr>
                <w:b/>
                <w:bCs/>
              </w:rPr>
            </w:pPr>
          </w:p>
        </w:tc>
        <w:tc>
          <w:tcPr>
            <w:tcW w:w="1276" w:type="dxa"/>
            <w:shd w:val="clear" w:color="auto" w:fill="E7E6E6" w:themeFill="background2"/>
            <w:vAlign w:val="center"/>
          </w:tcPr>
          <w:p w14:paraId="72A7061A" w14:textId="77777777" w:rsidR="001D3DAA" w:rsidRDefault="001D3DAA">
            <w:pPr>
              <w:jc w:val="left"/>
            </w:pPr>
            <w:r>
              <w:t>Alcance</w:t>
            </w:r>
          </w:p>
        </w:tc>
        <w:tc>
          <w:tcPr>
            <w:tcW w:w="3827" w:type="dxa"/>
            <w:shd w:val="clear" w:color="auto" w:fill="FFFFFF" w:themeFill="background1"/>
            <w:vAlign w:val="center"/>
          </w:tcPr>
          <w:p w14:paraId="0CA219CC" w14:textId="0B8AB923" w:rsidR="001D3DAA" w:rsidRDefault="00441CCC">
            <w:pPr>
              <w:jc w:val="left"/>
            </w:pPr>
            <w:r>
              <w:t>Crítico</w:t>
            </w:r>
          </w:p>
        </w:tc>
        <w:tc>
          <w:tcPr>
            <w:tcW w:w="1553" w:type="dxa"/>
            <w:vMerge/>
            <w:shd w:val="clear" w:color="auto" w:fill="E7E6E6" w:themeFill="background2"/>
            <w:vAlign w:val="center"/>
          </w:tcPr>
          <w:p w14:paraId="41C44E72" w14:textId="77777777" w:rsidR="001D3DAA" w:rsidRDefault="001D3DAA">
            <w:pPr>
              <w:jc w:val="left"/>
            </w:pPr>
          </w:p>
        </w:tc>
      </w:tr>
      <w:tr w:rsidR="001D3DAA" w14:paraId="566627DF" w14:textId="77777777">
        <w:trPr>
          <w:trHeight w:val="284"/>
        </w:trPr>
        <w:tc>
          <w:tcPr>
            <w:tcW w:w="1838" w:type="dxa"/>
            <w:vMerge/>
            <w:shd w:val="clear" w:color="auto" w:fill="AEAAAA" w:themeFill="background2" w:themeFillShade="BF"/>
            <w:vAlign w:val="center"/>
          </w:tcPr>
          <w:p w14:paraId="2B3B685D" w14:textId="77777777" w:rsidR="001D3DAA" w:rsidRPr="00B02458" w:rsidRDefault="001D3DAA">
            <w:pPr>
              <w:jc w:val="left"/>
              <w:rPr>
                <w:b/>
                <w:bCs/>
              </w:rPr>
            </w:pPr>
          </w:p>
        </w:tc>
        <w:tc>
          <w:tcPr>
            <w:tcW w:w="1276" w:type="dxa"/>
            <w:shd w:val="clear" w:color="auto" w:fill="E7E6E6" w:themeFill="background2"/>
            <w:vAlign w:val="center"/>
          </w:tcPr>
          <w:p w14:paraId="211F6FAF" w14:textId="77777777" w:rsidR="001D3DAA" w:rsidRDefault="001D3DAA">
            <w:pPr>
              <w:jc w:val="left"/>
            </w:pPr>
            <w:r>
              <w:t>Calidad</w:t>
            </w:r>
          </w:p>
        </w:tc>
        <w:tc>
          <w:tcPr>
            <w:tcW w:w="3827" w:type="dxa"/>
            <w:shd w:val="clear" w:color="auto" w:fill="FFFFFF" w:themeFill="background1"/>
            <w:vAlign w:val="center"/>
          </w:tcPr>
          <w:p w14:paraId="4E0C5362" w14:textId="40EE9658" w:rsidR="001D3DAA" w:rsidRDefault="00441CCC">
            <w:pPr>
              <w:jc w:val="left"/>
            </w:pPr>
            <w:r>
              <w:t>Crítico</w:t>
            </w:r>
          </w:p>
        </w:tc>
        <w:tc>
          <w:tcPr>
            <w:tcW w:w="1553" w:type="dxa"/>
            <w:vMerge/>
            <w:shd w:val="clear" w:color="auto" w:fill="E7E6E6" w:themeFill="background2"/>
            <w:vAlign w:val="center"/>
          </w:tcPr>
          <w:p w14:paraId="49E7A307" w14:textId="77777777" w:rsidR="001D3DAA" w:rsidRDefault="001D3DAA">
            <w:pPr>
              <w:jc w:val="left"/>
            </w:pPr>
          </w:p>
        </w:tc>
      </w:tr>
      <w:tr w:rsidR="00441CCC" w14:paraId="6AA23AE6" w14:textId="77777777">
        <w:trPr>
          <w:trHeight w:val="284"/>
        </w:trPr>
        <w:tc>
          <w:tcPr>
            <w:tcW w:w="1838" w:type="dxa"/>
            <w:shd w:val="clear" w:color="auto" w:fill="AEAAAA" w:themeFill="background2" w:themeFillShade="BF"/>
            <w:vAlign w:val="center"/>
          </w:tcPr>
          <w:p w14:paraId="2814782B" w14:textId="77777777" w:rsidR="001D3DAA" w:rsidRPr="00B02458" w:rsidRDefault="001D3DAA">
            <w:pPr>
              <w:jc w:val="left"/>
              <w:rPr>
                <w:b/>
                <w:bCs/>
              </w:rPr>
            </w:pPr>
            <w:r w:rsidRPr="00B02458">
              <w:rPr>
                <w:b/>
                <w:bCs/>
              </w:rPr>
              <w:t>Estrategia</w:t>
            </w:r>
          </w:p>
        </w:tc>
        <w:tc>
          <w:tcPr>
            <w:tcW w:w="6656" w:type="dxa"/>
            <w:gridSpan w:val="3"/>
            <w:shd w:val="clear" w:color="auto" w:fill="FFFFFF" w:themeFill="background1"/>
            <w:vAlign w:val="center"/>
          </w:tcPr>
          <w:p w14:paraId="3452E183" w14:textId="4D6C8CFB" w:rsidR="001D3DAA" w:rsidRDefault="002C54B5">
            <w:pPr>
              <w:jc w:val="left"/>
            </w:pPr>
            <w:r w:rsidRPr="002C54B5">
              <w:t>Eliminar el riesgo</w:t>
            </w:r>
          </w:p>
        </w:tc>
      </w:tr>
      <w:tr w:rsidR="00441CCC" w14:paraId="3EEE9C97" w14:textId="77777777">
        <w:trPr>
          <w:trHeight w:val="284"/>
        </w:trPr>
        <w:tc>
          <w:tcPr>
            <w:tcW w:w="1838" w:type="dxa"/>
            <w:shd w:val="clear" w:color="auto" w:fill="AEAAAA" w:themeFill="background2" w:themeFillShade="BF"/>
            <w:vAlign w:val="center"/>
          </w:tcPr>
          <w:p w14:paraId="6CBA815D" w14:textId="77777777" w:rsidR="001D3DAA" w:rsidRPr="00B02458" w:rsidRDefault="001D3DAA">
            <w:pPr>
              <w:jc w:val="left"/>
              <w:rPr>
                <w:b/>
                <w:bCs/>
              </w:rPr>
            </w:pPr>
            <w:r w:rsidRPr="00B02458">
              <w:rPr>
                <w:b/>
                <w:bCs/>
              </w:rPr>
              <w:t>Respuesta</w:t>
            </w:r>
          </w:p>
        </w:tc>
        <w:tc>
          <w:tcPr>
            <w:tcW w:w="6656" w:type="dxa"/>
            <w:gridSpan w:val="3"/>
            <w:shd w:val="clear" w:color="auto" w:fill="FFFFFF" w:themeFill="background1"/>
            <w:vAlign w:val="center"/>
          </w:tcPr>
          <w:p w14:paraId="4A01B7A2" w14:textId="0C485775" w:rsidR="001D3DAA" w:rsidRDefault="00441CCC" w:rsidP="004D6D8F">
            <w:r w:rsidRPr="00441CCC">
              <w:t>Hacer reuniones exhaustivas con los operadores de los módulos para poder satisfacer sus necesidades</w:t>
            </w:r>
          </w:p>
        </w:tc>
      </w:tr>
    </w:tbl>
    <w:p w14:paraId="73C14BCE" w14:textId="1B9ED87F" w:rsidR="001D3DAA" w:rsidRPr="00C70CDB" w:rsidRDefault="001D3DAA" w:rsidP="00116CD8">
      <w:pPr>
        <w:pStyle w:val="CitadeTablas"/>
      </w:pPr>
      <w:bookmarkStart w:id="239" w:name="_Toc163919695"/>
      <w:bookmarkStart w:id="240" w:name="_Toc165126397"/>
      <w:r>
        <w:t xml:space="preserve">Riesgo de </w:t>
      </w:r>
      <w:r w:rsidR="00F14EAD">
        <w:t>mala interfaz de usuario</w:t>
      </w:r>
      <w:r>
        <w:t>.</w:t>
      </w:r>
      <w:bookmarkEnd w:id="239"/>
      <w:bookmarkEnd w:id="240"/>
    </w:p>
    <w:p w14:paraId="18DC9154" w14:textId="6912C808" w:rsidR="00C70CDB" w:rsidRDefault="7FE5E317" w:rsidP="00C7637D">
      <w:pPr>
        <w:pStyle w:val="Ttulo3"/>
      </w:pPr>
      <w:bookmarkStart w:id="241" w:name="_Toc340270797"/>
      <w:bookmarkStart w:id="242" w:name="_Toc164120834"/>
      <w:bookmarkStart w:id="243" w:name="_Ref165060936"/>
      <w:bookmarkStart w:id="244" w:name="_Toc165126173"/>
      <w:r>
        <w:t>RISK</w:t>
      </w:r>
      <w:r w:rsidR="12FB40D6">
        <w:t>2</w:t>
      </w:r>
      <w:r>
        <w:t>.</w:t>
      </w:r>
      <w:r w:rsidR="1CE88DE1">
        <w:t xml:space="preserve"> </w:t>
      </w:r>
      <w:r w:rsidR="7F28771C">
        <w:t>P</w:t>
      </w:r>
      <w:r w:rsidR="233FB9AF">
        <w:t>é</w:t>
      </w:r>
      <w:r w:rsidR="7F28771C">
        <w:t>rdida de datos</w:t>
      </w:r>
      <w:bookmarkEnd w:id="241"/>
      <w:bookmarkEnd w:id="242"/>
      <w:bookmarkEnd w:id="243"/>
      <w:bookmarkEnd w:id="244"/>
    </w:p>
    <w:tbl>
      <w:tblPr>
        <w:tblStyle w:val="Tablaconcuadrculaclara"/>
        <w:tblW w:w="0" w:type="auto"/>
        <w:tblLook w:val="04A0" w:firstRow="1" w:lastRow="0" w:firstColumn="1" w:lastColumn="0" w:noHBand="0" w:noVBand="1"/>
      </w:tblPr>
      <w:tblGrid>
        <w:gridCol w:w="1831"/>
        <w:gridCol w:w="1340"/>
        <w:gridCol w:w="3782"/>
        <w:gridCol w:w="1541"/>
      </w:tblGrid>
      <w:tr w:rsidR="00F14EAD" w14:paraId="4BB42072" w14:textId="77777777">
        <w:tc>
          <w:tcPr>
            <w:tcW w:w="1838" w:type="dxa"/>
            <w:shd w:val="clear" w:color="auto" w:fill="AEAAAA" w:themeFill="background2" w:themeFillShade="BF"/>
            <w:vAlign w:val="center"/>
          </w:tcPr>
          <w:p w14:paraId="01B70471" w14:textId="77777777" w:rsidR="00F14EAD" w:rsidRPr="00B02458" w:rsidRDefault="00F14EAD">
            <w:pPr>
              <w:jc w:val="left"/>
              <w:rPr>
                <w:b/>
                <w:bCs/>
              </w:rPr>
            </w:pPr>
            <w:r w:rsidRPr="00B02458">
              <w:rPr>
                <w:b/>
                <w:bCs/>
              </w:rPr>
              <w:t>Descripción</w:t>
            </w:r>
          </w:p>
        </w:tc>
        <w:tc>
          <w:tcPr>
            <w:tcW w:w="6656" w:type="dxa"/>
            <w:gridSpan w:val="3"/>
            <w:shd w:val="clear" w:color="auto" w:fill="FFFFFF" w:themeFill="background1"/>
            <w:vAlign w:val="center"/>
          </w:tcPr>
          <w:p w14:paraId="653209F0" w14:textId="632C7C47" w:rsidR="00F14EAD" w:rsidRDefault="00BC19F5" w:rsidP="004D6D8F">
            <w:r w:rsidRPr="00BC19F5">
              <w:t>Pérdida de datos debido a fallos en la implementación o actualización del sistema, y su no posible recuperación debido a falta de copias de seguridad</w:t>
            </w:r>
          </w:p>
        </w:tc>
      </w:tr>
      <w:tr w:rsidR="00BC19F5" w14:paraId="068CAA5C" w14:textId="77777777">
        <w:tc>
          <w:tcPr>
            <w:tcW w:w="1838" w:type="dxa"/>
            <w:shd w:val="clear" w:color="auto" w:fill="AEAAAA" w:themeFill="background2" w:themeFillShade="BF"/>
            <w:vAlign w:val="center"/>
          </w:tcPr>
          <w:p w14:paraId="584D813E" w14:textId="77777777" w:rsidR="00F14EAD" w:rsidRPr="00B02458" w:rsidRDefault="00F14EAD">
            <w:pPr>
              <w:jc w:val="left"/>
              <w:rPr>
                <w:b/>
                <w:bCs/>
              </w:rPr>
            </w:pPr>
            <w:r w:rsidRPr="00B02458">
              <w:rPr>
                <w:b/>
                <w:bCs/>
              </w:rPr>
              <w:t>Categoría</w:t>
            </w:r>
          </w:p>
        </w:tc>
        <w:tc>
          <w:tcPr>
            <w:tcW w:w="6656" w:type="dxa"/>
            <w:gridSpan w:val="3"/>
            <w:shd w:val="clear" w:color="auto" w:fill="FFFFFF" w:themeFill="background1"/>
            <w:vAlign w:val="center"/>
          </w:tcPr>
          <w:p w14:paraId="3063FA78" w14:textId="16B1D1BB" w:rsidR="00F14EAD" w:rsidRDefault="00BC19F5">
            <w:pPr>
              <w:jc w:val="left"/>
            </w:pPr>
            <w:r>
              <w:t>Prestaciones y fiabilidad</w:t>
            </w:r>
          </w:p>
        </w:tc>
      </w:tr>
      <w:tr w:rsidR="00BC19F5" w14:paraId="0ED870AE" w14:textId="77777777">
        <w:tc>
          <w:tcPr>
            <w:tcW w:w="1838" w:type="dxa"/>
            <w:shd w:val="clear" w:color="auto" w:fill="AEAAAA" w:themeFill="background2" w:themeFillShade="BF"/>
            <w:vAlign w:val="center"/>
          </w:tcPr>
          <w:p w14:paraId="5D7039F3" w14:textId="77777777" w:rsidR="00F14EAD" w:rsidRPr="00B02458" w:rsidRDefault="00F14EAD">
            <w:pPr>
              <w:jc w:val="left"/>
              <w:rPr>
                <w:b/>
                <w:bCs/>
              </w:rPr>
            </w:pPr>
            <w:r w:rsidRPr="00B02458">
              <w:rPr>
                <w:b/>
                <w:bCs/>
              </w:rPr>
              <w:t>Probabilidad</w:t>
            </w:r>
          </w:p>
        </w:tc>
        <w:tc>
          <w:tcPr>
            <w:tcW w:w="6656" w:type="dxa"/>
            <w:gridSpan w:val="3"/>
            <w:shd w:val="clear" w:color="auto" w:fill="FFFFFF" w:themeFill="background1"/>
            <w:vAlign w:val="center"/>
          </w:tcPr>
          <w:p w14:paraId="356C17C3" w14:textId="612DC425" w:rsidR="00F14EAD" w:rsidRDefault="00BC19F5">
            <w:pPr>
              <w:jc w:val="left"/>
            </w:pPr>
            <w:r>
              <w:t>Media</w:t>
            </w:r>
          </w:p>
        </w:tc>
      </w:tr>
      <w:tr w:rsidR="00F14EAD" w14:paraId="1683BB5A" w14:textId="77777777">
        <w:trPr>
          <w:trHeight w:val="287"/>
        </w:trPr>
        <w:tc>
          <w:tcPr>
            <w:tcW w:w="1838" w:type="dxa"/>
            <w:vMerge w:val="restart"/>
            <w:shd w:val="clear" w:color="auto" w:fill="AEAAAA" w:themeFill="background2" w:themeFillShade="BF"/>
            <w:vAlign w:val="center"/>
          </w:tcPr>
          <w:p w14:paraId="206778B6" w14:textId="77777777" w:rsidR="00F14EAD" w:rsidRPr="00B02458" w:rsidRDefault="00F14EAD">
            <w:pPr>
              <w:jc w:val="left"/>
              <w:rPr>
                <w:b/>
                <w:bCs/>
              </w:rPr>
            </w:pPr>
            <w:r w:rsidRPr="00B02458">
              <w:rPr>
                <w:b/>
                <w:bCs/>
              </w:rPr>
              <w:t>Impacto</w:t>
            </w:r>
          </w:p>
        </w:tc>
        <w:tc>
          <w:tcPr>
            <w:tcW w:w="1276" w:type="dxa"/>
            <w:shd w:val="clear" w:color="auto" w:fill="E7E6E6" w:themeFill="background2"/>
            <w:vAlign w:val="center"/>
          </w:tcPr>
          <w:p w14:paraId="3C8EAC1E" w14:textId="77777777" w:rsidR="00F14EAD" w:rsidRDefault="00F14EAD">
            <w:pPr>
              <w:jc w:val="left"/>
            </w:pPr>
            <w:r>
              <w:t>Presupuesto</w:t>
            </w:r>
          </w:p>
        </w:tc>
        <w:tc>
          <w:tcPr>
            <w:tcW w:w="3827" w:type="dxa"/>
            <w:shd w:val="clear" w:color="auto" w:fill="FFFFFF" w:themeFill="background1"/>
            <w:vAlign w:val="center"/>
          </w:tcPr>
          <w:p w14:paraId="486DD81C" w14:textId="5C4A72B0" w:rsidR="00F14EAD" w:rsidRDefault="00BC19F5">
            <w:pPr>
              <w:jc w:val="left"/>
            </w:pPr>
            <w:r>
              <w:t>Crítico</w:t>
            </w:r>
          </w:p>
        </w:tc>
        <w:tc>
          <w:tcPr>
            <w:tcW w:w="1553" w:type="dxa"/>
            <w:vMerge w:val="restart"/>
            <w:shd w:val="clear" w:color="auto" w:fill="E7E6E6" w:themeFill="background2"/>
            <w:vAlign w:val="center"/>
          </w:tcPr>
          <w:p w14:paraId="39088283" w14:textId="1642CBBF" w:rsidR="00F14EAD" w:rsidRPr="003E5BF9" w:rsidRDefault="00BC19F5">
            <w:pPr>
              <w:jc w:val="center"/>
              <w:rPr>
                <w:b/>
                <w:bCs/>
                <w:sz w:val="28"/>
                <w:szCs w:val="28"/>
              </w:rPr>
            </w:pPr>
            <w:r>
              <w:rPr>
                <w:b/>
                <w:bCs/>
                <w:sz w:val="28"/>
                <w:szCs w:val="28"/>
              </w:rPr>
              <w:t>0,45</w:t>
            </w:r>
          </w:p>
        </w:tc>
      </w:tr>
      <w:tr w:rsidR="00F14EAD" w14:paraId="04DA5974" w14:textId="77777777">
        <w:trPr>
          <w:trHeight w:val="284"/>
        </w:trPr>
        <w:tc>
          <w:tcPr>
            <w:tcW w:w="1838" w:type="dxa"/>
            <w:vMerge/>
            <w:shd w:val="clear" w:color="auto" w:fill="AEAAAA" w:themeFill="background2" w:themeFillShade="BF"/>
            <w:vAlign w:val="center"/>
          </w:tcPr>
          <w:p w14:paraId="56B7246A" w14:textId="77777777" w:rsidR="00F14EAD" w:rsidRPr="00B02458" w:rsidRDefault="00F14EAD">
            <w:pPr>
              <w:jc w:val="left"/>
              <w:rPr>
                <w:b/>
                <w:bCs/>
              </w:rPr>
            </w:pPr>
          </w:p>
        </w:tc>
        <w:tc>
          <w:tcPr>
            <w:tcW w:w="1276" w:type="dxa"/>
            <w:shd w:val="clear" w:color="auto" w:fill="E7E6E6" w:themeFill="background2"/>
            <w:vAlign w:val="center"/>
          </w:tcPr>
          <w:p w14:paraId="4AFCE39A" w14:textId="77777777" w:rsidR="00F14EAD" w:rsidRDefault="00F14EAD">
            <w:pPr>
              <w:jc w:val="left"/>
            </w:pPr>
            <w:r>
              <w:t>Planificación</w:t>
            </w:r>
          </w:p>
        </w:tc>
        <w:tc>
          <w:tcPr>
            <w:tcW w:w="3827" w:type="dxa"/>
            <w:shd w:val="clear" w:color="auto" w:fill="FFFFFF" w:themeFill="background1"/>
            <w:vAlign w:val="center"/>
          </w:tcPr>
          <w:p w14:paraId="62B476C4" w14:textId="1597C8E6" w:rsidR="00F14EAD" w:rsidRDefault="00BC19F5">
            <w:pPr>
              <w:jc w:val="left"/>
            </w:pPr>
            <w:r>
              <w:t>Alto</w:t>
            </w:r>
          </w:p>
        </w:tc>
        <w:tc>
          <w:tcPr>
            <w:tcW w:w="1553" w:type="dxa"/>
            <w:vMerge/>
            <w:shd w:val="clear" w:color="auto" w:fill="E7E6E6" w:themeFill="background2"/>
            <w:vAlign w:val="center"/>
          </w:tcPr>
          <w:p w14:paraId="403D25A7" w14:textId="77777777" w:rsidR="00F14EAD" w:rsidRDefault="00F14EAD">
            <w:pPr>
              <w:jc w:val="left"/>
            </w:pPr>
          </w:p>
        </w:tc>
      </w:tr>
      <w:tr w:rsidR="00F14EAD" w14:paraId="12089671" w14:textId="77777777">
        <w:trPr>
          <w:trHeight w:val="284"/>
        </w:trPr>
        <w:tc>
          <w:tcPr>
            <w:tcW w:w="1838" w:type="dxa"/>
            <w:vMerge/>
            <w:shd w:val="clear" w:color="auto" w:fill="AEAAAA" w:themeFill="background2" w:themeFillShade="BF"/>
            <w:vAlign w:val="center"/>
          </w:tcPr>
          <w:p w14:paraId="47A66C31" w14:textId="77777777" w:rsidR="00F14EAD" w:rsidRPr="00B02458" w:rsidRDefault="00F14EAD">
            <w:pPr>
              <w:jc w:val="left"/>
              <w:rPr>
                <w:b/>
                <w:bCs/>
              </w:rPr>
            </w:pPr>
          </w:p>
        </w:tc>
        <w:tc>
          <w:tcPr>
            <w:tcW w:w="1276" w:type="dxa"/>
            <w:shd w:val="clear" w:color="auto" w:fill="E7E6E6" w:themeFill="background2"/>
            <w:vAlign w:val="center"/>
          </w:tcPr>
          <w:p w14:paraId="56915E5A" w14:textId="77777777" w:rsidR="00F14EAD" w:rsidRDefault="00F14EAD">
            <w:pPr>
              <w:jc w:val="left"/>
            </w:pPr>
            <w:r>
              <w:t>Alcance</w:t>
            </w:r>
          </w:p>
        </w:tc>
        <w:tc>
          <w:tcPr>
            <w:tcW w:w="3827" w:type="dxa"/>
            <w:shd w:val="clear" w:color="auto" w:fill="FFFFFF" w:themeFill="background1"/>
            <w:vAlign w:val="center"/>
          </w:tcPr>
          <w:p w14:paraId="21DD98A2" w14:textId="6DD2D4C6" w:rsidR="00F14EAD" w:rsidRDefault="00BC19F5">
            <w:pPr>
              <w:jc w:val="left"/>
            </w:pPr>
            <w:r>
              <w:t>Crítico</w:t>
            </w:r>
          </w:p>
        </w:tc>
        <w:tc>
          <w:tcPr>
            <w:tcW w:w="1553" w:type="dxa"/>
            <w:vMerge/>
            <w:shd w:val="clear" w:color="auto" w:fill="E7E6E6" w:themeFill="background2"/>
            <w:vAlign w:val="center"/>
          </w:tcPr>
          <w:p w14:paraId="4D3554F2" w14:textId="77777777" w:rsidR="00F14EAD" w:rsidRDefault="00F14EAD">
            <w:pPr>
              <w:jc w:val="left"/>
            </w:pPr>
          </w:p>
        </w:tc>
      </w:tr>
      <w:tr w:rsidR="00F14EAD" w14:paraId="008CCD98" w14:textId="77777777">
        <w:trPr>
          <w:trHeight w:val="284"/>
        </w:trPr>
        <w:tc>
          <w:tcPr>
            <w:tcW w:w="1838" w:type="dxa"/>
            <w:vMerge/>
            <w:shd w:val="clear" w:color="auto" w:fill="AEAAAA" w:themeFill="background2" w:themeFillShade="BF"/>
            <w:vAlign w:val="center"/>
          </w:tcPr>
          <w:p w14:paraId="6E802E50" w14:textId="77777777" w:rsidR="00F14EAD" w:rsidRPr="00B02458" w:rsidRDefault="00F14EAD">
            <w:pPr>
              <w:jc w:val="left"/>
              <w:rPr>
                <w:b/>
                <w:bCs/>
              </w:rPr>
            </w:pPr>
          </w:p>
        </w:tc>
        <w:tc>
          <w:tcPr>
            <w:tcW w:w="1276" w:type="dxa"/>
            <w:shd w:val="clear" w:color="auto" w:fill="E7E6E6" w:themeFill="background2"/>
            <w:vAlign w:val="center"/>
          </w:tcPr>
          <w:p w14:paraId="467D94EB" w14:textId="77777777" w:rsidR="00F14EAD" w:rsidRDefault="00F14EAD">
            <w:pPr>
              <w:jc w:val="left"/>
            </w:pPr>
            <w:r>
              <w:t>Calidad</w:t>
            </w:r>
          </w:p>
        </w:tc>
        <w:tc>
          <w:tcPr>
            <w:tcW w:w="3827" w:type="dxa"/>
            <w:shd w:val="clear" w:color="auto" w:fill="FFFFFF" w:themeFill="background1"/>
            <w:vAlign w:val="center"/>
          </w:tcPr>
          <w:p w14:paraId="5AC6DDE7" w14:textId="2B1B8E11" w:rsidR="00F14EAD" w:rsidRDefault="00BC19F5">
            <w:pPr>
              <w:jc w:val="left"/>
            </w:pPr>
            <w:r>
              <w:t>Alto</w:t>
            </w:r>
          </w:p>
        </w:tc>
        <w:tc>
          <w:tcPr>
            <w:tcW w:w="1553" w:type="dxa"/>
            <w:vMerge/>
            <w:shd w:val="clear" w:color="auto" w:fill="E7E6E6" w:themeFill="background2"/>
            <w:vAlign w:val="center"/>
          </w:tcPr>
          <w:p w14:paraId="1A3BBB4A" w14:textId="77777777" w:rsidR="00F14EAD" w:rsidRDefault="00F14EAD">
            <w:pPr>
              <w:jc w:val="left"/>
            </w:pPr>
          </w:p>
        </w:tc>
      </w:tr>
      <w:tr w:rsidR="00BC19F5" w14:paraId="5B0D5CA5" w14:textId="77777777">
        <w:trPr>
          <w:trHeight w:val="284"/>
        </w:trPr>
        <w:tc>
          <w:tcPr>
            <w:tcW w:w="1838" w:type="dxa"/>
            <w:shd w:val="clear" w:color="auto" w:fill="AEAAAA" w:themeFill="background2" w:themeFillShade="BF"/>
            <w:vAlign w:val="center"/>
          </w:tcPr>
          <w:p w14:paraId="34B7ED2D" w14:textId="77777777" w:rsidR="00F14EAD" w:rsidRPr="00B02458" w:rsidRDefault="00F14EAD">
            <w:pPr>
              <w:jc w:val="left"/>
              <w:rPr>
                <w:b/>
                <w:bCs/>
              </w:rPr>
            </w:pPr>
            <w:r w:rsidRPr="00B02458">
              <w:rPr>
                <w:b/>
                <w:bCs/>
              </w:rPr>
              <w:t>Estrategia</w:t>
            </w:r>
          </w:p>
        </w:tc>
        <w:tc>
          <w:tcPr>
            <w:tcW w:w="6656" w:type="dxa"/>
            <w:gridSpan w:val="3"/>
            <w:shd w:val="clear" w:color="auto" w:fill="FFFFFF" w:themeFill="background1"/>
            <w:vAlign w:val="center"/>
          </w:tcPr>
          <w:p w14:paraId="0F12B097" w14:textId="4F604819" w:rsidR="00F14EAD" w:rsidRDefault="00BC19F5">
            <w:pPr>
              <w:jc w:val="left"/>
            </w:pPr>
            <w:r w:rsidRPr="00BC19F5">
              <w:t>Mitigar el riesgo</w:t>
            </w:r>
          </w:p>
        </w:tc>
      </w:tr>
      <w:tr w:rsidR="00BC19F5" w14:paraId="371E12FF" w14:textId="77777777">
        <w:trPr>
          <w:trHeight w:val="284"/>
        </w:trPr>
        <w:tc>
          <w:tcPr>
            <w:tcW w:w="1838" w:type="dxa"/>
            <w:shd w:val="clear" w:color="auto" w:fill="AEAAAA" w:themeFill="background2" w:themeFillShade="BF"/>
            <w:vAlign w:val="center"/>
          </w:tcPr>
          <w:p w14:paraId="2AA80896" w14:textId="77777777" w:rsidR="00F14EAD" w:rsidRPr="00B02458" w:rsidRDefault="00F14EAD">
            <w:pPr>
              <w:jc w:val="left"/>
              <w:rPr>
                <w:b/>
                <w:bCs/>
              </w:rPr>
            </w:pPr>
            <w:r w:rsidRPr="00B02458">
              <w:rPr>
                <w:b/>
                <w:bCs/>
              </w:rPr>
              <w:t>Respuesta</w:t>
            </w:r>
          </w:p>
        </w:tc>
        <w:tc>
          <w:tcPr>
            <w:tcW w:w="6656" w:type="dxa"/>
            <w:gridSpan w:val="3"/>
            <w:shd w:val="clear" w:color="auto" w:fill="FFFFFF" w:themeFill="background1"/>
            <w:vAlign w:val="center"/>
          </w:tcPr>
          <w:p w14:paraId="0B5E2E2C" w14:textId="6476914B" w:rsidR="00F14EAD" w:rsidRDefault="002751BE" w:rsidP="004D6D8F">
            <w:r w:rsidRPr="002751BE">
              <w:t>Realizar copias de seguridad regularmente para así si se llegan a perder datos poder recuperar al menos una gran parte de ellos.</w:t>
            </w:r>
          </w:p>
        </w:tc>
      </w:tr>
    </w:tbl>
    <w:p w14:paraId="490ADC8D" w14:textId="1911DB7C" w:rsidR="00C70CDB" w:rsidRPr="00C70CDB" w:rsidRDefault="00394A1B" w:rsidP="00116CD8">
      <w:pPr>
        <w:pStyle w:val="CitadeTablas"/>
      </w:pPr>
      <w:bookmarkStart w:id="245" w:name="_Toc163919696"/>
      <w:bookmarkStart w:id="246" w:name="_Toc165126398"/>
      <w:r>
        <w:t>Riesgo de pérdida de datos.</w:t>
      </w:r>
      <w:bookmarkEnd w:id="245"/>
      <w:bookmarkEnd w:id="246"/>
    </w:p>
    <w:p w14:paraId="54AB03D3" w14:textId="77777777" w:rsidR="001A170B" w:rsidRDefault="001A170B">
      <w:pPr>
        <w:jc w:val="left"/>
        <w:rPr>
          <w:rFonts w:asciiTheme="majorHAnsi" w:eastAsiaTheme="majorEastAsia" w:hAnsiTheme="majorHAnsi" w:cstheme="majorBidi"/>
          <w:b/>
          <w:color w:val="404040" w:themeColor="text1" w:themeTint="BF"/>
          <w:sz w:val="28"/>
          <w:szCs w:val="24"/>
        </w:rPr>
      </w:pPr>
      <w:bookmarkStart w:id="247" w:name="_Toc1779578032"/>
      <w:bookmarkStart w:id="248" w:name="_Toc164120835"/>
      <w:r>
        <w:br w:type="page"/>
      </w:r>
    </w:p>
    <w:p w14:paraId="3B81B1A5" w14:textId="2B897DC7" w:rsidR="000B4210" w:rsidRDefault="0B79EE8F" w:rsidP="00C920C4">
      <w:pPr>
        <w:pStyle w:val="Ttulo3"/>
      </w:pPr>
      <w:bookmarkStart w:id="249" w:name="_Ref165060967"/>
      <w:bookmarkStart w:id="250" w:name="_Toc165126174"/>
      <w:r>
        <w:lastRenderedPageBreak/>
        <w:t>RISK</w:t>
      </w:r>
      <w:r w:rsidR="12FB40D6">
        <w:t>3</w:t>
      </w:r>
      <w:r>
        <w:t>. Retraso permisos y licencias</w:t>
      </w:r>
      <w:bookmarkEnd w:id="247"/>
      <w:bookmarkEnd w:id="248"/>
      <w:bookmarkEnd w:id="249"/>
      <w:bookmarkEnd w:id="250"/>
    </w:p>
    <w:tbl>
      <w:tblPr>
        <w:tblStyle w:val="Tablaconcuadrculaclara"/>
        <w:tblW w:w="0" w:type="auto"/>
        <w:tblLook w:val="04A0" w:firstRow="1" w:lastRow="0" w:firstColumn="1" w:lastColumn="0" w:noHBand="0" w:noVBand="1"/>
      </w:tblPr>
      <w:tblGrid>
        <w:gridCol w:w="1831"/>
        <w:gridCol w:w="1340"/>
        <w:gridCol w:w="3782"/>
        <w:gridCol w:w="1541"/>
      </w:tblGrid>
      <w:tr w:rsidR="000B4210" w14:paraId="2F1214C5" w14:textId="77777777">
        <w:tc>
          <w:tcPr>
            <w:tcW w:w="1838" w:type="dxa"/>
            <w:shd w:val="clear" w:color="auto" w:fill="AEAAAA" w:themeFill="background2" w:themeFillShade="BF"/>
            <w:vAlign w:val="center"/>
          </w:tcPr>
          <w:p w14:paraId="67E5A210" w14:textId="77777777" w:rsidR="000B4210" w:rsidRPr="00B02458" w:rsidRDefault="000B4210">
            <w:pPr>
              <w:jc w:val="left"/>
              <w:rPr>
                <w:b/>
                <w:bCs/>
              </w:rPr>
            </w:pPr>
            <w:r w:rsidRPr="00B02458">
              <w:rPr>
                <w:b/>
                <w:bCs/>
              </w:rPr>
              <w:t>Descripción</w:t>
            </w:r>
          </w:p>
        </w:tc>
        <w:tc>
          <w:tcPr>
            <w:tcW w:w="6656" w:type="dxa"/>
            <w:gridSpan w:val="3"/>
            <w:shd w:val="clear" w:color="auto" w:fill="FFFFFF" w:themeFill="background1"/>
            <w:vAlign w:val="center"/>
          </w:tcPr>
          <w:p w14:paraId="6F8727E3" w14:textId="77777777" w:rsidR="000B4210" w:rsidRDefault="000B4210" w:rsidP="004D6D8F">
            <w:r w:rsidRPr="004E214E">
              <w:t>Existe un alto riesgo de que la solicitud de permisos para instalar equipos en el HUCA sufra retrasos considerables, como ha sucedido en proyectos anteriores. Un ejemplo de esto es la instalación de un nuevo equipo de resonancia magnética en 2019, que tuvo una demora de 2 meses.</w:t>
            </w:r>
          </w:p>
        </w:tc>
      </w:tr>
      <w:tr w:rsidR="000B4210" w14:paraId="24B24926" w14:textId="77777777">
        <w:tc>
          <w:tcPr>
            <w:tcW w:w="1838" w:type="dxa"/>
            <w:shd w:val="clear" w:color="auto" w:fill="AEAAAA" w:themeFill="background2" w:themeFillShade="BF"/>
            <w:vAlign w:val="center"/>
          </w:tcPr>
          <w:p w14:paraId="63B39338" w14:textId="77777777" w:rsidR="000B4210" w:rsidRPr="00B02458" w:rsidRDefault="000B4210">
            <w:pPr>
              <w:jc w:val="left"/>
              <w:rPr>
                <w:b/>
                <w:bCs/>
              </w:rPr>
            </w:pPr>
            <w:r w:rsidRPr="00B02458">
              <w:rPr>
                <w:b/>
                <w:bCs/>
              </w:rPr>
              <w:t>Categoría</w:t>
            </w:r>
          </w:p>
        </w:tc>
        <w:tc>
          <w:tcPr>
            <w:tcW w:w="6656" w:type="dxa"/>
            <w:gridSpan w:val="3"/>
            <w:shd w:val="clear" w:color="auto" w:fill="FFFFFF" w:themeFill="background1"/>
            <w:vAlign w:val="center"/>
          </w:tcPr>
          <w:p w14:paraId="7B23BA62" w14:textId="77777777" w:rsidR="000B4210" w:rsidRDefault="000B4210">
            <w:pPr>
              <w:jc w:val="left"/>
            </w:pPr>
            <w:r>
              <w:t>Regulatorio</w:t>
            </w:r>
          </w:p>
        </w:tc>
      </w:tr>
      <w:tr w:rsidR="000B4210" w14:paraId="67589262" w14:textId="77777777">
        <w:tc>
          <w:tcPr>
            <w:tcW w:w="1838" w:type="dxa"/>
            <w:shd w:val="clear" w:color="auto" w:fill="AEAAAA" w:themeFill="background2" w:themeFillShade="BF"/>
            <w:vAlign w:val="center"/>
          </w:tcPr>
          <w:p w14:paraId="66AD00E8" w14:textId="77777777" w:rsidR="000B4210" w:rsidRPr="00B02458" w:rsidRDefault="000B4210">
            <w:pPr>
              <w:jc w:val="left"/>
              <w:rPr>
                <w:b/>
                <w:bCs/>
              </w:rPr>
            </w:pPr>
            <w:r w:rsidRPr="00B02458">
              <w:rPr>
                <w:b/>
                <w:bCs/>
              </w:rPr>
              <w:t>Probabilidad</w:t>
            </w:r>
          </w:p>
        </w:tc>
        <w:tc>
          <w:tcPr>
            <w:tcW w:w="6656" w:type="dxa"/>
            <w:gridSpan w:val="3"/>
            <w:shd w:val="clear" w:color="auto" w:fill="FFFFFF" w:themeFill="background1"/>
            <w:vAlign w:val="center"/>
          </w:tcPr>
          <w:p w14:paraId="1608B6C6" w14:textId="77777777" w:rsidR="000B4210" w:rsidRDefault="000B4210">
            <w:pPr>
              <w:jc w:val="left"/>
            </w:pPr>
            <w:r>
              <w:t>Alta</w:t>
            </w:r>
          </w:p>
        </w:tc>
      </w:tr>
      <w:tr w:rsidR="000B4210" w14:paraId="5AE99C17" w14:textId="77777777">
        <w:trPr>
          <w:trHeight w:val="287"/>
        </w:trPr>
        <w:tc>
          <w:tcPr>
            <w:tcW w:w="1838" w:type="dxa"/>
            <w:vMerge w:val="restart"/>
            <w:shd w:val="clear" w:color="auto" w:fill="AEAAAA" w:themeFill="background2" w:themeFillShade="BF"/>
            <w:vAlign w:val="center"/>
          </w:tcPr>
          <w:p w14:paraId="4BF4AC3E" w14:textId="77777777" w:rsidR="000B4210" w:rsidRPr="00B02458" w:rsidRDefault="000B4210">
            <w:pPr>
              <w:jc w:val="left"/>
              <w:rPr>
                <w:b/>
                <w:bCs/>
              </w:rPr>
            </w:pPr>
            <w:r w:rsidRPr="00B02458">
              <w:rPr>
                <w:b/>
                <w:bCs/>
              </w:rPr>
              <w:t>Impacto</w:t>
            </w:r>
          </w:p>
        </w:tc>
        <w:tc>
          <w:tcPr>
            <w:tcW w:w="1276" w:type="dxa"/>
            <w:shd w:val="clear" w:color="auto" w:fill="E7E6E6" w:themeFill="background2"/>
            <w:vAlign w:val="center"/>
          </w:tcPr>
          <w:p w14:paraId="04809CEB" w14:textId="77777777" w:rsidR="000B4210" w:rsidRDefault="000B4210">
            <w:pPr>
              <w:jc w:val="left"/>
            </w:pPr>
            <w:r>
              <w:t>Presupuesto</w:t>
            </w:r>
          </w:p>
        </w:tc>
        <w:tc>
          <w:tcPr>
            <w:tcW w:w="3827" w:type="dxa"/>
            <w:shd w:val="clear" w:color="auto" w:fill="FFFFFF" w:themeFill="background1"/>
            <w:vAlign w:val="center"/>
          </w:tcPr>
          <w:p w14:paraId="5510A768" w14:textId="77777777" w:rsidR="000B4210" w:rsidRDefault="000B4210">
            <w:pPr>
              <w:jc w:val="left"/>
            </w:pPr>
            <w:r>
              <w:t>Medio</w:t>
            </w:r>
          </w:p>
        </w:tc>
        <w:tc>
          <w:tcPr>
            <w:tcW w:w="1553" w:type="dxa"/>
            <w:vMerge w:val="restart"/>
            <w:shd w:val="clear" w:color="auto" w:fill="E7E6E6" w:themeFill="background2"/>
            <w:vAlign w:val="center"/>
          </w:tcPr>
          <w:p w14:paraId="7AF317EB" w14:textId="77777777" w:rsidR="000B4210" w:rsidRPr="003E5BF9" w:rsidRDefault="000B4210">
            <w:pPr>
              <w:jc w:val="center"/>
              <w:rPr>
                <w:b/>
                <w:bCs/>
                <w:sz w:val="28"/>
                <w:szCs w:val="28"/>
              </w:rPr>
            </w:pPr>
            <w:r w:rsidRPr="003E5BF9">
              <w:rPr>
                <w:b/>
                <w:bCs/>
                <w:sz w:val="28"/>
                <w:szCs w:val="28"/>
              </w:rPr>
              <w:t>0</w:t>
            </w:r>
            <w:r>
              <w:rPr>
                <w:b/>
                <w:bCs/>
                <w:sz w:val="28"/>
                <w:szCs w:val="28"/>
              </w:rPr>
              <w:t>,39</w:t>
            </w:r>
          </w:p>
        </w:tc>
      </w:tr>
      <w:tr w:rsidR="000B4210" w14:paraId="7A237AF2" w14:textId="77777777">
        <w:trPr>
          <w:trHeight w:val="284"/>
        </w:trPr>
        <w:tc>
          <w:tcPr>
            <w:tcW w:w="1838" w:type="dxa"/>
            <w:vMerge/>
            <w:shd w:val="clear" w:color="auto" w:fill="AEAAAA" w:themeFill="background2" w:themeFillShade="BF"/>
            <w:vAlign w:val="center"/>
          </w:tcPr>
          <w:p w14:paraId="4F15F2CD" w14:textId="77777777" w:rsidR="000B4210" w:rsidRPr="00B02458" w:rsidRDefault="000B4210">
            <w:pPr>
              <w:jc w:val="left"/>
              <w:rPr>
                <w:b/>
                <w:bCs/>
              </w:rPr>
            </w:pPr>
          </w:p>
        </w:tc>
        <w:tc>
          <w:tcPr>
            <w:tcW w:w="1276" w:type="dxa"/>
            <w:shd w:val="clear" w:color="auto" w:fill="E7E6E6" w:themeFill="background2"/>
            <w:vAlign w:val="center"/>
          </w:tcPr>
          <w:p w14:paraId="18107126" w14:textId="77777777" w:rsidR="000B4210" w:rsidRDefault="000B4210">
            <w:pPr>
              <w:jc w:val="left"/>
            </w:pPr>
            <w:r>
              <w:t>Planificación</w:t>
            </w:r>
          </w:p>
        </w:tc>
        <w:tc>
          <w:tcPr>
            <w:tcW w:w="3827" w:type="dxa"/>
            <w:shd w:val="clear" w:color="auto" w:fill="FFFFFF" w:themeFill="background1"/>
            <w:vAlign w:val="center"/>
          </w:tcPr>
          <w:p w14:paraId="49D18E01" w14:textId="77777777" w:rsidR="000B4210" w:rsidRDefault="000B4210">
            <w:pPr>
              <w:jc w:val="left"/>
            </w:pPr>
            <w:r>
              <w:t>Alto</w:t>
            </w:r>
          </w:p>
        </w:tc>
        <w:tc>
          <w:tcPr>
            <w:tcW w:w="1553" w:type="dxa"/>
            <w:vMerge/>
            <w:shd w:val="clear" w:color="auto" w:fill="E7E6E6" w:themeFill="background2"/>
            <w:vAlign w:val="center"/>
          </w:tcPr>
          <w:p w14:paraId="074195FB" w14:textId="77777777" w:rsidR="000B4210" w:rsidRDefault="000B4210">
            <w:pPr>
              <w:jc w:val="left"/>
            </w:pPr>
          </w:p>
        </w:tc>
      </w:tr>
      <w:tr w:rsidR="000B4210" w14:paraId="39A91302" w14:textId="77777777">
        <w:trPr>
          <w:trHeight w:val="284"/>
        </w:trPr>
        <w:tc>
          <w:tcPr>
            <w:tcW w:w="1838" w:type="dxa"/>
            <w:vMerge/>
            <w:shd w:val="clear" w:color="auto" w:fill="AEAAAA" w:themeFill="background2" w:themeFillShade="BF"/>
            <w:vAlign w:val="center"/>
          </w:tcPr>
          <w:p w14:paraId="3E30A208" w14:textId="77777777" w:rsidR="000B4210" w:rsidRPr="00B02458" w:rsidRDefault="000B4210">
            <w:pPr>
              <w:jc w:val="left"/>
              <w:rPr>
                <w:b/>
                <w:bCs/>
              </w:rPr>
            </w:pPr>
          </w:p>
        </w:tc>
        <w:tc>
          <w:tcPr>
            <w:tcW w:w="1276" w:type="dxa"/>
            <w:shd w:val="clear" w:color="auto" w:fill="E7E6E6" w:themeFill="background2"/>
            <w:vAlign w:val="center"/>
          </w:tcPr>
          <w:p w14:paraId="6AC4DA28" w14:textId="77777777" w:rsidR="000B4210" w:rsidRDefault="000B4210">
            <w:pPr>
              <w:jc w:val="left"/>
            </w:pPr>
            <w:r>
              <w:t>Alcance</w:t>
            </w:r>
          </w:p>
        </w:tc>
        <w:tc>
          <w:tcPr>
            <w:tcW w:w="3827" w:type="dxa"/>
            <w:shd w:val="clear" w:color="auto" w:fill="FFFFFF" w:themeFill="background1"/>
            <w:vAlign w:val="center"/>
          </w:tcPr>
          <w:p w14:paraId="1CF214CA" w14:textId="77777777" w:rsidR="000B4210" w:rsidRDefault="000B4210">
            <w:pPr>
              <w:jc w:val="left"/>
            </w:pPr>
            <w:r>
              <w:t>Bajo</w:t>
            </w:r>
          </w:p>
        </w:tc>
        <w:tc>
          <w:tcPr>
            <w:tcW w:w="1553" w:type="dxa"/>
            <w:vMerge/>
            <w:shd w:val="clear" w:color="auto" w:fill="E7E6E6" w:themeFill="background2"/>
            <w:vAlign w:val="center"/>
          </w:tcPr>
          <w:p w14:paraId="0E143E5C" w14:textId="77777777" w:rsidR="000B4210" w:rsidRDefault="000B4210">
            <w:pPr>
              <w:jc w:val="left"/>
            </w:pPr>
          </w:p>
        </w:tc>
      </w:tr>
      <w:tr w:rsidR="000B4210" w14:paraId="092ABCF9" w14:textId="77777777">
        <w:trPr>
          <w:trHeight w:val="284"/>
        </w:trPr>
        <w:tc>
          <w:tcPr>
            <w:tcW w:w="1838" w:type="dxa"/>
            <w:vMerge/>
            <w:shd w:val="clear" w:color="auto" w:fill="AEAAAA" w:themeFill="background2" w:themeFillShade="BF"/>
            <w:vAlign w:val="center"/>
          </w:tcPr>
          <w:p w14:paraId="264B076C" w14:textId="77777777" w:rsidR="000B4210" w:rsidRPr="00B02458" w:rsidRDefault="000B4210">
            <w:pPr>
              <w:jc w:val="left"/>
              <w:rPr>
                <w:b/>
                <w:bCs/>
              </w:rPr>
            </w:pPr>
          </w:p>
        </w:tc>
        <w:tc>
          <w:tcPr>
            <w:tcW w:w="1276" w:type="dxa"/>
            <w:shd w:val="clear" w:color="auto" w:fill="E7E6E6" w:themeFill="background2"/>
            <w:vAlign w:val="center"/>
          </w:tcPr>
          <w:p w14:paraId="27688FF4" w14:textId="77777777" w:rsidR="000B4210" w:rsidRDefault="000B4210">
            <w:pPr>
              <w:jc w:val="left"/>
            </w:pPr>
            <w:r>
              <w:t>Calidad</w:t>
            </w:r>
          </w:p>
        </w:tc>
        <w:tc>
          <w:tcPr>
            <w:tcW w:w="3827" w:type="dxa"/>
            <w:shd w:val="clear" w:color="auto" w:fill="FFFFFF" w:themeFill="background1"/>
            <w:vAlign w:val="center"/>
          </w:tcPr>
          <w:p w14:paraId="716755AF" w14:textId="77777777" w:rsidR="000B4210" w:rsidRDefault="000B4210">
            <w:pPr>
              <w:jc w:val="left"/>
            </w:pPr>
            <w:r>
              <w:t>Medio</w:t>
            </w:r>
          </w:p>
        </w:tc>
        <w:tc>
          <w:tcPr>
            <w:tcW w:w="1553" w:type="dxa"/>
            <w:vMerge/>
            <w:shd w:val="clear" w:color="auto" w:fill="E7E6E6" w:themeFill="background2"/>
            <w:vAlign w:val="center"/>
          </w:tcPr>
          <w:p w14:paraId="244F16CF" w14:textId="77777777" w:rsidR="000B4210" w:rsidRDefault="000B4210">
            <w:pPr>
              <w:jc w:val="left"/>
            </w:pPr>
          </w:p>
        </w:tc>
      </w:tr>
      <w:tr w:rsidR="000B4210" w14:paraId="245B4603" w14:textId="77777777">
        <w:trPr>
          <w:trHeight w:val="284"/>
        </w:trPr>
        <w:tc>
          <w:tcPr>
            <w:tcW w:w="1838" w:type="dxa"/>
            <w:shd w:val="clear" w:color="auto" w:fill="AEAAAA" w:themeFill="background2" w:themeFillShade="BF"/>
            <w:vAlign w:val="center"/>
          </w:tcPr>
          <w:p w14:paraId="47A051A8" w14:textId="77777777" w:rsidR="000B4210" w:rsidRPr="00B02458" w:rsidRDefault="000B4210">
            <w:pPr>
              <w:jc w:val="left"/>
              <w:rPr>
                <w:b/>
                <w:bCs/>
              </w:rPr>
            </w:pPr>
            <w:r w:rsidRPr="00B02458">
              <w:rPr>
                <w:b/>
                <w:bCs/>
              </w:rPr>
              <w:t>Estrategia</w:t>
            </w:r>
          </w:p>
        </w:tc>
        <w:tc>
          <w:tcPr>
            <w:tcW w:w="6656" w:type="dxa"/>
            <w:gridSpan w:val="3"/>
            <w:shd w:val="clear" w:color="auto" w:fill="FFFFFF" w:themeFill="background1"/>
            <w:vAlign w:val="center"/>
          </w:tcPr>
          <w:p w14:paraId="6C697285" w14:textId="77777777" w:rsidR="000B4210" w:rsidRDefault="000B4210">
            <w:pPr>
              <w:jc w:val="left"/>
            </w:pPr>
            <w:r w:rsidRPr="00B02458">
              <w:t>Mitigar el riesgo</w:t>
            </w:r>
          </w:p>
        </w:tc>
      </w:tr>
      <w:tr w:rsidR="000B4210" w14:paraId="6C1B7C1D" w14:textId="77777777">
        <w:trPr>
          <w:trHeight w:val="284"/>
        </w:trPr>
        <w:tc>
          <w:tcPr>
            <w:tcW w:w="1838" w:type="dxa"/>
            <w:shd w:val="clear" w:color="auto" w:fill="AEAAAA" w:themeFill="background2" w:themeFillShade="BF"/>
            <w:vAlign w:val="center"/>
          </w:tcPr>
          <w:p w14:paraId="5C99B7EE" w14:textId="77777777" w:rsidR="000B4210" w:rsidRPr="00B02458" w:rsidRDefault="000B4210">
            <w:pPr>
              <w:jc w:val="left"/>
              <w:rPr>
                <w:b/>
                <w:bCs/>
              </w:rPr>
            </w:pPr>
            <w:r w:rsidRPr="00B02458">
              <w:rPr>
                <w:b/>
                <w:bCs/>
              </w:rPr>
              <w:t>Respuesta</w:t>
            </w:r>
          </w:p>
        </w:tc>
        <w:tc>
          <w:tcPr>
            <w:tcW w:w="6656" w:type="dxa"/>
            <w:gridSpan w:val="3"/>
            <w:shd w:val="clear" w:color="auto" w:fill="FFFFFF" w:themeFill="background1"/>
            <w:vAlign w:val="center"/>
          </w:tcPr>
          <w:p w14:paraId="1032134F" w14:textId="77777777" w:rsidR="000B4210" w:rsidRDefault="000B4210" w:rsidP="004D6D8F">
            <w:r w:rsidRPr="00D9600F">
              <w:t>Se establecerá una planificación anticipada con fechas límite claras, se mantendrá una comunicación proactiva con las autoridades, se revisarán exhaustivamente los requisitos de la solicitud, se realizará un seguimiento continuo del progreso y se explorarán alternativas en caso de demoras significativas. Estas medidas aseguran una gestión más eficiente del proceso y minimizan el impacto en el cronograma del proyecto.</w:t>
            </w:r>
          </w:p>
        </w:tc>
      </w:tr>
    </w:tbl>
    <w:p w14:paraId="75754A23" w14:textId="77777777" w:rsidR="000B4210" w:rsidRPr="00C70CDB" w:rsidRDefault="000B4210" w:rsidP="000B4210">
      <w:pPr>
        <w:pStyle w:val="CitadeTablas"/>
      </w:pPr>
      <w:bookmarkStart w:id="251" w:name="_Toc163919697"/>
      <w:bookmarkStart w:id="252" w:name="_Toc165126399"/>
      <w:r>
        <w:t>Riesgo de r</w:t>
      </w:r>
      <w:r w:rsidRPr="00403D68">
        <w:t xml:space="preserve">etraso </w:t>
      </w:r>
      <w:r>
        <w:t xml:space="preserve">en la obtención de </w:t>
      </w:r>
      <w:r w:rsidRPr="00403D68">
        <w:t>permisos y licencias</w:t>
      </w:r>
      <w:r>
        <w:t>.</w:t>
      </w:r>
      <w:bookmarkEnd w:id="251"/>
      <w:bookmarkEnd w:id="252"/>
    </w:p>
    <w:p w14:paraId="60C00B5F" w14:textId="048FC075" w:rsidR="00C70CDB" w:rsidRDefault="1CE88DE1" w:rsidP="00C7637D">
      <w:pPr>
        <w:pStyle w:val="Ttulo3"/>
      </w:pPr>
      <w:bookmarkStart w:id="253" w:name="_Toc1197989222"/>
      <w:bookmarkStart w:id="254" w:name="_Toc164120836"/>
      <w:bookmarkStart w:id="255" w:name="_Ref165060981"/>
      <w:bookmarkStart w:id="256" w:name="_Toc165126175"/>
      <w:r>
        <w:t xml:space="preserve">RISK4. </w:t>
      </w:r>
      <w:r w:rsidR="7F28771C">
        <w:t>Límite de usuarios alcanzado</w:t>
      </w:r>
      <w:bookmarkEnd w:id="253"/>
      <w:bookmarkEnd w:id="254"/>
      <w:bookmarkEnd w:id="255"/>
      <w:bookmarkEnd w:id="256"/>
    </w:p>
    <w:tbl>
      <w:tblPr>
        <w:tblStyle w:val="Tablaconcuadrculaclara"/>
        <w:tblW w:w="0" w:type="auto"/>
        <w:tblLook w:val="04A0" w:firstRow="1" w:lastRow="0" w:firstColumn="1" w:lastColumn="0" w:noHBand="0" w:noVBand="1"/>
      </w:tblPr>
      <w:tblGrid>
        <w:gridCol w:w="1831"/>
        <w:gridCol w:w="1340"/>
        <w:gridCol w:w="3782"/>
        <w:gridCol w:w="1541"/>
      </w:tblGrid>
      <w:tr w:rsidR="00F14EAD" w14:paraId="147168E5" w14:textId="77777777">
        <w:tc>
          <w:tcPr>
            <w:tcW w:w="1838" w:type="dxa"/>
            <w:shd w:val="clear" w:color="auto" w:fill="AEAAAA" w:themeFill="background2" w:themeFillShade="BF"/>
            <w:vAlign w:val="center"/>
          </w:tcPr>
          <w:p w14:paraId="41ED1671" w14:textId="77777777" w:rsidR="00F14EAD" w:rsidRPr="00B02458" w:rsidRDefault="00F14EAD">
            <w:pPr>
              <w:jc w:val="left"/>
              <w:rPr>
                <w:b/>
                <w:bCs/>
              </w:rPr>
            </w:pPr>
            <w:r w:rsidRPr="00B02458">
              <w:rPr>
                <w:b/>
                <w:bCs/>
              </w:rPr>
              <w:t>Descripción</w:t>
            </w:r>
          </w:p>
        </w:tc>
        <w:tc>
          <w:tcPr>
            <w:tcW w:w="6656" w:type="dxa"/>
            <w:gridSpan w:val="3"/>
            <w:shd w:val="clear" w:color="auto" w:fill="FFFFFF" w:themeFill="background1"/>
            <w:vAlign w:val="center"/>
          </w:tcPr>
          <w:p w14:paraId="3F82B548" w14:textId="70545994" w:rsidR="00F14EAD" w:rsidRDefault="006C7D4C" w:rsidP="004D6D8F">
            <w:r w:rsidRPr="006C7D4C">
              <w:t>La rápida adaptación de las generaciones futuras a las tecnologías hace que la estimación de usuarios con la que realizar las pruebas de carga sea complejo. Lo que puede hacer que una vez desplegado el proyecto y puesto en marcha, este se vea sobrepasado por los usuarios.</w:t>
            </w:r>
          </w:p>
        </w:tc>
      </w:tr>
      <w:tr w:rsidR="006C7D4C" w14:paraId="30F8B720" w14:textId="77777777">
        <w:tc>
          <w:tcPr>
            <w:tcW w:w="1838" w:type="dxa"/>
            <w:shd w:val="clear" w:color="auto" w:fill="AEAAAA" w:themeFill="background2" w:themeFillShade="BF"/>
            <w:vAlign w:val="center"/>
          </w:tcPr>
          <w:p w14:paraId="5DD1D595" w14:textId="77777777" w:rsidR="00F14EAD" w:rsidRPr="00B02458" w:rsidRDefault="00F14EAD">
            <w:pPr>
              <w:jc w:val="left"/>
              <w:rPr>
                <w:b/>
                <w:bCs/>
              </w:rPr>
            </w:pPr>
            <w:r w:rsidRPr="00B02458">
              <w:rPr>
                <w:b/>
                <w:bCs/>
              </w:rPr>
              <w:t>Categoría</w:t>
            </w:r>
          </w:p>
        </w:tc>
        <w:tc>
          <w:tcPr>
            <w:tcW w:w="6656" w:type="dxa"/>
            <w:gridSpan w:val="3"/>
            <w:shd w:val="clear" w:color="auto" w:fill="FFFFFF" w:themeFill="background1"/>
            <w:vAlign w:val="center"/>
          </w:tcPr>
          <w:p w14:paraId="55FB9E67" w14:textId="0FE5C391" w:rsidR="00F14EAD" w:rsidRDefault="006C7D4C">
            <w:pPr>
              <w:jc w:val="left"/>
            </w:pPr>
            <w:r>
              <w:t>Prestaciones y fiabilidad</w:t>
            </w:r>
          </w:p>
        </w:tc>
      </w:tr>
      <w:tr w:rsidR="006C7D4C" w14:paraId="79A71D2D" w14:textId="77777777">
        <w:tc>
          <w:tcPr>
            <w:tcW w:w="1838" w:type="dxa"/>
            <w:shd w:val="clear" w:color="auto" w:fill="AEAAAA" w:themeFill="background2" w:themeFillShade="BF"/>
            <w:vAlign w:val="center"/>
          </w:tcPr>
          <w:p w14:paraId="50961B12" w14:textId="77777777" w:rsidR="00F14EAD" w:rsidRPr="00B02458" w:rsidRDefault="00F14EAD">
            <w:pPr>
              <w:jc w:val="left"/>
              <w:rPr>
                <w:b/>
                <w:bCs/>
              </w:rPr>
            </w:pPr>
            <w:r w:rsidRPr="00B02458">
              <w:rPr>
                <w:b/>
                <w:bCs/>
              </w:rPr>
              <w:t>Probabilidad</w:t>
            </w:r>
          </w:p>
        </w:tc>
        <w:tc>
          <w:tcPr>
            <w:tcW w:w="6656" w:type="dxa"/>
            <w:gridSpan w:val="3"/>
            <w:shd w:val="clear" w:color="auto" w:fill="FFFFFF" w:themeFill="background1"/>
            <w:vAlign w:val="center"/>
          </w:tcPr>
          <w:p w14:paraId="29995037" w14:textId="12FCA306" w:rsidR="00F14EAD" w:rsidRDefault="006C7D4C">
            <w:pPr>
              <w:jc w:val="left"/>
            </w:pPr>
            <w:r>
              <w:t>Media</w:t>
            </w:r>
          </w:p>
        </w:tc>
      </w:tr>
      <w:tr w:rsidR="00F14EAD" w14:paraId="785CEDB3" w14:textId="77777777">
        <w:trPr>
          <w:trHeight w:val="287"/>
        </w:trPr>
        <w:tc>
          <w:tcPr>
            <w:tcW w:w="1838" w:type="dxa"/>
            <w:vMerge w:val="restart"/>
            <w:shd w:val="clear" w:color="auto" w:fill="AEAAAA" w:themeFill="background2" w:themeFillShade="BF"/>
            <w:vAlign w:val="center"/>
          </w:tcPr>
          <w:p w14:paraId="1B174754" w14:textId="77777777" w:rsidR="00F14EAD" w:rsidRPr="00B02458" w:rsidRDefault="00F14EAD">
            <w:pPr>
              <w:jc w:val="left"/>
              <w:rPr>
                <w:b/>
                <w:bCs/>
              </w:rPr>
            </w:pPr>
            <w:r w:rsidRPr="00B02458">
              <w:rPr>
                <w:b/>
                <w:bCs/>
              </w:rPr>
              <w:t>Impacto</w:t>
            </w:r>
          </w:p>
        </w:tc>
        <w:tc>
          <w:tcPr>
            <w:tcW w:w="1276" w:type="dxa"/>
            <w:shd w:val="clear" w:color="auto" w:fill="E7E6E6" w:themeFill="background2"/>
            <w:vAlign w:val="center"/>
          </w:tcPr>
          <w:p w14:paraId="67181E48" w14:textId="77777777" w:rsidR="00F14EAD" w:rsidRDefault="00F14EAD">
            <w:pPr>
              <w:jc w:val="left"/>
            </w:pPr>
            <w:r>
              <w:t>Presupuesto</w:t>
            </w:r>
          </w:p>
        </w:tc>
        <w:tc>
          <w:tcPr>
            <w:tcW w:w="3827" w:type="dxa"/>
            <w:shd w:val="clear" w:color="auto" w:fill="FFFFFF" w:themeFill="background1"/>
            <w:vAlign w:val="center"/>
          </w:tcPr>
          <w:p w14:paraId="234E95E9" w14:textId="2C0DAD17" w:rsidR="00F14EAD" w:rsidRDefault="006C7D4C">
            <w:pPr>
              <w:jc w:val="left"/>
            </w:pPr>
            <w:r>
              <w:t>Bajo</w:t>
            </w:r>
          </w:p>
        </w:tc>
        <w:tc>
          <w:tcPr>
            <w:tcW w:w="1553" w:type="dxa"/>
            <w:vMerge w:val="restart"/>
            <w:shd w:val="clear" w:color="auto" w:fill="E7E6E6" w:themeFill="background2"/>
            <w:vAlign w:val="center"/>
          </w:tcPr>
          <w:p w14:paraId="18D9D8C0" w14:textId="512655EA" w:rsidR="00F14EAD" w:rsidRPr="003E5BF9" w:rsidRDefault="006C7D4C">
            <w:pPr>
              <w:jc w:val="center"/>
              <w:rPr>
                <w:b/>
                <w:bCs/>
                <w:sz w:val="28"/>
                <w:szCs w:val="28"/>
              </w:rPr>
            </w:pPr>
            <w:r>
              <w:rPr>
                <w:b/>
                <w:bCs/>
                <w:sz w:val="28"/>
                <w:szCs w:val="28"/>
              </w:rPr>
              <w:t>0,28</w:t>
            </w:r>
          </w:p>
        </w:tc>
      </w:tr>
      <w:tr w:rsidR="00F14EAD" w14:paraId="747FE74C" w14:textId="77777777">
        <w:trPr>
          <w:trHeight w:val="284"/>
        </w:trPr>
        <w:tc>
          <w:tcPr>
            <w:tcW w:w="1838" w:type="dxa"/>
            <w:vMerge/>
            <w:shd w:val="clear" w:color="auto" w:fill="AEAAAA" w:themeFill="background2" w:themeFillShade="BF"/>
            <w:vAlign w:val="center"/>
          </w:tcPr>
          <w:p w14:paraId="2017F5D3" w14:textId="77777777" w:rsidR="00F14EAD" w:rsidRPr="00B02458" w:rsidRDefault="00F14EAD">
            <w:pPr>
              <w:jc w:val="left"/>
              <w:rPr>
                <w:b/>
                <w:bCs/>
              </w:rPr>
            </w:pPr>
          </w:p>
        </w:tc>
        <w:tc>
          <w:tcPr>
            <w:tcW w:w="1276" w:type="dxa"/>
            <w:shd w:val="clear" w:color="auto" w:fill="E7E6E6" w:themeFill="background2"/>
            <w:vAlign w:val="center"/>
          </w:tcPr>
          <w:p w14:paraId="523E54A0" w14:textId="77777777" w:rsidR="00F14EAD" w:rsidRDefault="00F14EAD">
            <w:pPr>
              <w:jc w:val="left"/>
            </w:pPr>
            <w:r>
              <w:t>Planificación</w:t>
            </w:r>
          </w:p>
        </w:tc>
        <w:tc>
          <w:tcPr>
            <w:tcW w:w="3827" w:type="dxa"/>
            <w:shd w:val="clear" w:color="auto" w:fill="FFFFFF" w:themeFill="background1"/>
            <w:vAlign w:val="center"/>
          </w:tcPr>
          <w:p w14:paraId="3C416813" w14:textId="446CB098" w:rsidR="00F14EAD" w:rsidRDefault="006C7D4C">
            <w:pPr>
              <w:jc w:val="left"/>
            </w:pPr>
            <w:r>
              <w:t>Bajo</w:t>
            </w:r>
          </w:p>
        </w:tc>
        <w:tc>
          <w:tcPr>
            <w:tcW w:w="1553" w:type="dxa"/>
            <w:vMerge/>
            <w:shd w:val="clear" w:color="auto" w:fill="E7E6E6" w:themeFill="background2"/>
            <w:vAlign w:val="center"/>
          </w:tcPr>
          <w:p w14:paraId="34427499" w14:textId="77777777" w:rsidR="00F14EAD" w:rsidRDefault="00F14EAD">
            <w:pPr>
              <w:jc w:val="left"/>
            </w:pPr>
          </w:p>
        </w:tc>
      </w:tr>
      <w:tr w:rsidR="00F14EAD" w14:paraId="0D68286A" w14:textId="77777777">
        <w:trPr>
          <w:trHeight w:val="284"/>
        </w:trPr>
        <w:tc>
          <w:tcPr>
            <w:tcW w:w="1838" w:type="dxa"/>
            <w:vMerge/>
            <w:shd w:val="clear" w:color="auto" w:fill="AEAAAA" w:themeFill="background2" w:themeFillShade="BF"/>
            <w:vAlign w:val="center"/>
          </w:tcPr>
          <w:p w14:paraId="69D94704" w14:textId="77777777" w:rsidR="00F14EAD" w:rsidRPr="00B02458" w:rsidRDefault="00F14EAD">
            <w:pPr>
              <w:jc w:val="left"/>
              <w:rPr>
                <w:b/>
                <w:bCs/>
              </w:rPr>
            </w:pPr>
          </w:p>
        </w:tc>
        <w:tc>
          <w:tcPr>
            <w:tcW w:w="1276" w:type="dxa"/>
            <w:shd w:val="clear" w:color="auto" w:fill="E7E6E6" w:themeFill="background2"/>
            <w:vAlign w:val="center"/>
          </w:tcPr>
          <w:p w14:paraId="4F8660C2" w14:textId="77777777" w:rsidR="00F14EAD" w:rsidRDefault="00F14EAD">
            <w:pPr>
              <w:jc w:val="left"/>
            </w:pPr>
            <w:r>
              <w:t>Alcance</w:t>
            </w:r>
          </w:p>
        </w:tc>
        <w:tc>
          <w:tcPr>
            <w:tcW w:w="3827" w:type="dxa"/>
            <w:shd w:val="clear" w:color="auto" w:fill="FFFFFF" w:themeFill="background1"/>
            <w:vAlign w:val="center"/>
          </w:tcPr>
          <w:p w14:paraId="713AD96D" w14:textId="17A669F7" w:rsidR="00F14EAD" w:rsidRDefault="006C7D4C">
            <w:pPr>
              <w:jc w:val="left"/>
            </w:pPr>
            <w:r>
              <w:t>Medio</w:t>
            </w:r>
          </w:p>
        </w:tc>
        <w:tc>
          <w:tcPr>
            <w:tcW w:w="1553" w:type="dxa"/>
            <w:vMerge/>
            <w:shd w:val="clear" w:color="auto" w:fill="E7E6E6" w:themeFill="background2"/>
            <w:vAlign w:val="center"/>
          </w:tcPr>
          <w:p w14:paraId="79B41A76" w14:textId="77777777" w:rsidR="00F14EAD" w:rsidRDefault="00F14EAD">
            <w:pPr>
              <w:jc w:val="left"/>
            </w:pPr>
          </w:p>
        </w:tc>
      </w:tr>
      <w:tr w:rsidR="00F14EAD" w14:paraId="09111EBE" w14:textId="77777777">
        <w:trPr>
          <w:trHeight w:val="284"/>
        </w:trPr>
        <w:tc>
          <w:tcPr>
            <w:tcW w:w="1838" w:type="dxa"/>
            <w:vMerge/>
            <w:shd w:val="clear" w:color="auto" w:fill="AEAAAA" w:themeFill="background2" w:themeFillShade="BF"/>
            <w:vAlign w:val="center"/>
          </w:tcPr>
          <w:p w14:paraId="6FE3349C" w14:textId="77777777" w:rsidR="00F14EAD" w:rsidRPr="00B02458" w:rsidRDefault="00F14EAD">
            <w:pPr>
              <w:jc w:val="left"/>
              <w:rPr>
                <w:b/>
                <w:bCs/>
              </w:rPr>
            </w:pPr>
          </w:p>
        </w:tc>
        <w:tc>
          <w:tcPr>
            <w:tcW w:w="1276" w:type="dxa"/>
            <w:shd w:val="clear" w:color="auto" w:fill="E7E6E6" w:themeFill="background2"/>
            <w:vAlign w:val="center"/>
          </w:tcPr>
          <w:p w14:paraId="7A663729" w14:textId="77777777" w:rsidR="00F14EAD" w:rsidRDefault="00F14EAD">
            <w:pPr>
              <w:jc w:val="left"/>
            </w:pPr>
            <w:r>
              <w:t>Calidad</w:t>
            </w:r>
          </w:p>
        </w:tc>
        <w:tc>
          <w:tcPr>
            <w:tcW w:w="3827" w:type="dxa"/>
            <w:shd w:val="clear" w:color="auto" w:fill="FFFFFF" w:themeFill="background1"/>
            <w:vAlign w:val="center"/>
          </w:tcPr>
          <w:p w14:paraId="3E5F0EB7" w14:textId="774938AF" w:rsidR="00F14EAD" w:rsidRDefault="006C7D4C">
            <w:pPr>
              <w:jc w:val="left"/>
            </w:pPr>
            <w:r>
              <w:t>Alto</w:t>
            </w:r>
          </w:p>
        </w:tc>
        <w:tc>
          <w:tcPr>
            <w:tcW w:w="1553" w:type="dxa"/>
            <w:vMerge/>
            <w:shd w:val="clear" w:color="auto" w:fill="E7E6E6" w:themeFill="background2"/>
            <w:vAlign w:val="center"/>
          </w:tcPr>
          <w:p w14:paraId="5FC44ED5" w14:textId="77777777" w:rsidR="00F14EAD" w:rsidRDefault="00F14EAD">
            <w:pPr>
              <w:jc w:val="left"/>
            </w:pPr>
          </w:p>
        </w:tc>
      </w:tr>
      <w:tr w:rsidR="006C7D4C" w14:paraId="0AF13D3A" w14:textId="77777777">
        <w:trPr>
          <w:trHeight w:val="284"/>
        </w:trPr>
        <w:tc>
          <w:tcPr>
            <w:tcW w:w="1838" w:type="dxa"/>
            <w:shd w:val="clear" w:color="auto" w:fill="AEAAAA" w:themeFill="background2" w:themeFillShade="BF"/>
            <w:vAlign w:val="center"/>
          </w:tcPr>
          <w:p w14:paraId="70D51EEF" w14:textId="77777777" w:rsidR="00F14EAD" w:rsidRPr="00B02458" w:rsidRDefault="00F14EAD">
            <w:pPr>
              <w:jc w:val="left"/>
              <w:rPr>
                <w:b/>
                <w:bCs/>
              </w:rPr>
            </w:pPr>
            <w:r w:rsidRPr="00B02458">
              <w:rPr>
                <w:b/>
                <w:bCs/>
              </w:rPr>
              <w:t>Estrategia</w:t>
            </w:r>
          </w:p>
        </w:tc>
        <w:tc>
          <w:tcPr>
            <w:tcW w:w="6656" w:type="dxa"/>
            <w:gridSpan w:val="3"/>
            <w:shd w:val="clear" w:color="auto" w:fill="FFFFFF" w:themeFill="background1"/>
            <w:vAlign w:val="center"/>
          </w:tcPr>
          <w:p w14:paraId="3B10B4B4" w14:textId="4378AE51" w:rsidR="00F14EAD" w:rsidRDefault="006C7D4C">
            <w:pPr>
              <w:jc w:val="left"/>
            </w:pPr>
            <w:r>
              <w:t>Asumir el riesgo</w:t>
            </w:r>
          </w:p>
        </w:tc>
      </w:tr>
      <w:tr w:rsidR="006C7D4C" w14:paraId="518377F9" w14:textId="77777777">
        <w:trPr>
          <w:trHeight w:val="284"/>
        </w:trPr>
        <w:tc>
          <w:tcPr>
            <w:tcW w:w="1838" w:type="dxa"/>
            <w:shd w:val="clear" w:color="auto" w:fill="AEAAAA" w:themeFill="background2" w:themeFillShade="BF"/>
            <w:vAlign w:val="center"/>
          </w:tcPr>
          <w:p w14:paraId="63C699C2" w14:textId="77777777" w:rsidR="00F14EAD" w:rsidRPr="00B02458" w:rsidRDefault="00F14EAD">
            <w:pPr>
              <w:jc w:val="left"/>
              <w:rPr>
                <w:b/>
                <w:bCs/>
              </w:rPr>
            </w:pPr>
            <w:r w:rsidRPr="00B02458">
              <w:rPr>
                <w:b/>
                <w:bCs/>
              </w:rPr>
              <w:t>Respuesta</w:t>
            </w:r>
          </w:p>
        </w:tc>
        <w:tc>
          <w:tcPr>
            <w:tcW w:w="6656" w:type="dxa"/>
            <w:gridSpan w:val="3"/>
            <w:shd w:val="clear" w:color="auto" w:fill="FFFFFF" w:themeFill="background1"/>
            <w:vAlign w:val="center"/>
          </w:tcPr>
          <w:p w14:paraId="55059073" w14:textId="64E37853" w:rsidR="00F14EAD" w:rsidRDefault="006C7D4C" w:rsidP="004D6D8F">
            <w:r w:rsidRPr="006C7D4C">
              <w:t>Se realizarán estudios de carga acompañados de sus respectivos tests, que garanticen que el sistema posee recursos suficientes para aguantar picos de usuarios a la par que se realizará un análisis del potencial número de usuarios futuros de la aplicación.</w:t>
            </w:r>
          </w:p>
        </w:tc>
      </w:tr>
    </w:tbl>
    <w:p w14:paraId="5D547EF5" w14:textId="4DAB710D" w:rsidR="00C70CDB" w:rsidRPr="00C70CDB" w:rsidRDefault="00202147" w:rsidP="00116CD8">
      <w:pPr>
        <w:pStyle w:val="CitadeTablas"/>
      </w:pPr>
      <w:bookmarkStart w:id="257" w:name="_Toc163919698"/>
      <w:bookmarkStart w:id="258" w:name="_Toc165126400"/>
      <w:r>
        <w:t>Riesgo de límite de usuarios alcanzado</w:t>
      </w:r>
      <w:r w:rsidR="00C36B23">
        <w:t>.</w:t>
      </w:r>
      <w:bookmarkEnd w:id="257"/>
      <w:bookmarkEnd w:id="258"/>
    </w:p>
    <w:p w14:paraId="2AEA4708" w14:textId="77777777" w:rsidR="001A170B" w:rsidRDefault="001A170B">
      <w:pPr>
        <w:jc w:val="left"/>
        <w:rPr>
          <w:rFonts w:asciiTheme="majorHAnsi" w:eastAsiaTheme="majorEastAsia" w:hAnsiTheme="majorHAnsi" w:cstheme="majorBidi"/>
          <w:b/>
          <w:color w:val="404040" w:themeColor="text1" w:themeTint="BF"/>
          <w:sz w:val="28"/>
          <w:szCs w:val="24"/>
        </w:rPr>
      </w:pPr>
      <w:bookmarkStart w:id="259" w:name="_Toc938453834"/>
      <w:bookmarkStart w:id="260" w:name="_Toc164120837"/>
      <w:r>
        <w:br w:type="page"/>
      </w:r>
    </w:p>
    <w:p w14:paraId="42811CC5" w14:textId="7A8DBF21" w:rsidR="00C70CDB" w:rsidRDefault="1CE88DE1" w:rsidP="00C7637D">
      <w:pPr>
        <w:pStyle w:val="Ttulo3"/>
      </w:pPr>
      <w:bookmarkStart w:id="261" w:name="_Toc165126176"/>
      <w:r>
        <w:lastRenderedPageBreak/>
        <w:t xml:space="preserve">RISK5. </w:t>
      </w:r>
      <w:r w:rsidR="7F28771C">
        <w:t>Geoposicionamiento en Áreas Rurales</w:t>
      </w:r>
      <w:bookmarkEnd w:id="259"/>
      <w:bookmarkEnd w:id="260"/>
      <w:bookmarkEnd w:id="261"/>
    </w:p>
    <w:tbl>
      <w:tblPr>
        <w:tblStyle w:val="Tablaconcuadrculaclara"/>
        <w:tblW w:w="0" w:type="auto"/>
        <w:tblLook w:val="04A0" w:firstRow="1" w:lastRow="0" w:firstColumn="1" w:lastColumn="0" w:noHBand="0" w:noVBand="1"/>
      </w:tblPr>
      <w:tblGrid>
        <w:gridCol w:w="1830"/>
        <w:gridCol w:w="1340"/>
        <w:gridCol w:w="3785"/>
        <w:gridCol w:w="1539"/>
      </w:tblGrid>
      <w:tr w:rsidR="00F14EAD" w14:paraId="62922906" w14:textId="77777777">
        <w:tc>
          <w:tcPr>
            <w:tcW w:w="1838" w:type="dxa"/>
            <w:shd w:val="clear" w:color="auto" w:fill="AEAAAA" w:themeFill="background2" w:themeFillShade="BF"/>
            <w:vAlign w:val="center"/>
          </w:tcPr>
          <w:p w14:paraId="01ED53F1" w14:textId="77777777" w:rsidR="00F14EAD" w:rsidRPr="00B02458" w:rsidRDefault="00F14EAD">
            <w:pPr>
              <w:jc w:val="left"/>
              <w:rPr>
                <w:b/>
                <w:bCs/>
              </w:rPr>
            </w:pPr>
            <w:r w:rsidRPr="00B02458">
              <w:rPr>
                <w:b/>
                <w:bCs/>
              </w:rPr>
              <w:t>Descripción</w:t>
            </w:r>
          </w:p>
        </w:tc>
        <w:tc>
          <w:tcPr>
            <w:tcW w:w="6656" w:type="dxa"/>
            <w:gridSpan w:val="3"/>
            <w:shd w:val="clear" w:color="auto" w:fill="FFFFFF" w:themeFill="background1"/>
            <w:vAlign w:val="center"/>
          </w:tcPr>
          <w:p w14:paraId="08B9FFAC" w14:textId="146006D2" w:rsidR="00F14EAD" w:rsidRDefault="00CC4038" w:rsidP="004D6D8F">
            <w:r w:rsidRPr="00CC4038">
              <w:t>Dificultad para obtener señal GPS confiable y precisa en áreas rurales de Asturias, lo que podría afectar la funcionalidad del sistema de teleasistencia sanitaria.</w:t>
            </w:r>
          </w:p>
        </w:tc>
      </w:tr>
      <w:tr w:rsidR="00EB03A0" w14:paraId="140F884D" w14:textId="77777777">
        <w:tc>
          <w:tcPr>
            <w:tcW w:w="1838" w:type="dxa"/>
            <w:shd w:val="clear" w:color="auto" w:fill="AEAAAA" w:themeFill="background2" w:themeFillShade="BF"/>
            <w:vAlign w:val="center"/>
          </w:tcPr>
          <w:p w14:paraId="1C3CBD37" w14:textId="77777777" w:rsidR="00F14EAD" w:rsidRPr="00B02458" w:rsidRDefault="00F14EAD">
            <w:pPr>
              <w:jc w:val="left"/>
              <w:rPr>
                <w:b/>
                <w:bCs/>
              </w:rPr>
            </w:pPr>
            <w:r w:rsidRPr="00B02458">
              <w:rPr>
                <w:b/>
                <w:bCs/>
              </w:rPr>
              <w:t>Categoría</w:t>
            </w:r>
          </w:p>
        </w:tc>
        <w:tc>
          <w:tcPr>
            <w:tcW w:w="6656" w:type="dxa"/>
            <w:gridSpan w:val="3"/>
            <w:shd w:val="clear" w:color="auto" w:fill="FFFFFF" w:themeFill="background1"/>
            <w:vAlign w:val="center"/>
          </w:tcPr>
          <w:p w14:paraId="61339CB4" w14:textId="3EAD26AB" w:rsidR="00F14EAD" w:rsidRDefault="00CC4038">
            <w:pPr>
              <w:jc w:val="left"/>
            </w:pPr>
            <w:r>
              <w:t>Tecnología</w:t>
            </w:r>
          </w:p>
        </w:tc>
      </w:tr>
      <w:tr w:rsidR="00EB03A0" w14:paraId="0693B84B" w14:textId="77777777">
        <w:tc>
          <w:tcPr>
            <w:tcW w:w="1838" w:type="dxa"/>
            <w:shd w:val="clear" w:color="auto" w:fill="AEAAAA" w:themeFill="background2" w:themeFillShade="BF"/>
            <w:vAlign w:val="center"/>
          </w:tcPr>
          <w:p w14:paraId="32EC9C75" w14:textId="77777777" w:rsidR="00F14EAD" w:rsidRPr="00B02458" w:rsidRDefault="00F14EAD">
            <w:pPr>
              <w:jc w:val="left"/>
              <w:rPr>
                <w:b/>
                <w:bCs/>
              </w:rPr>
            </w:pPr>
            <w:r w:rsidRPr="00B02458">
              <w:rPr>
                <w:b/>
                <w:bCs/>
              </w:rPr>
              <w:t>Probabilidad</w:t>
            </w:r>
          </w:p>
        </w:tc>
        <w:tc>
          <w:tcPr>
            <w:tcW w:w="6656" w:type="dxa"/>
            <w:gridSpan w:val="3"/>
            <w:shd w:val="clear" w:color="auto" w:fill="FFFFFF" w:themeFill="background1"/>
            <w:vAlign w:val="center"/>
          </w:tcPr>
          <w:p w14:paraId="3A3B0DF8" w14:textId="30497D24" w:rsidR="00F14EAD" w:rsidRDefault="00CC4038">
            <w:pPr>
              <w:jc w:val="left"/>
            </w:pPr>
            <w:r>
              <w:t>Media</w:t>
            </w:r>
          </w:p>
        </w:tc>
      </w:tr>
      <w:tr w:rsidR="00F14EAD" w14:paraId="71D877D4" w14:textId="77777777">
        <w:trPr>
          <w:trHeight w:val="287"/>
        </w:trPr>
        <w:tc>
          <w:tcPr>
            <w:tcW w:w="1838" w:type="dxa"/>
            <w:vMerge w:val="restart"/>
            <w:shd w:val="clear" w:color="auto" w:fill="AEAAAA" w:themeFill="background2" w:themeFillShade="BF"/>
            <w:vAlign w:val="center"/>
          </w:tcPr>
          <w:p w14:paraId="6C11B683" w14:textId="77777777" w:rsidR="00F14EAD" w:rsidRPr="00B02458" w:rsidRDefault="00F14EAD">
            <w:pPr>
              <w:jc w:val="left"/>
              <w:rPr>
                <w:b/>
                <w:bCs/>
              </w:rPr>
            </w:pPr>
            <w:r w:rsidRPr="00B02458">
              <w:rPr>
                <w:b/>
                <w:bCs/>
              </w:rPr>
              <w:t>Impacto</w:t>
            </w:r>
          </w:p>
        </w:tc>
        <w:tc>
          <w:tcPr>
            <w:tcW w:w="1276" w:type="dxa"/>
            <w:shd w:val="clear" w:color="auto" w:fill="E7E6E6" w:themeFill="background2"/>
            <w:vAlign w:val="center"/>
          </w:tcPr>
          <w:p w14:paraId="7E93B24D" w14:textId="77777777" w:rsidR="00F14EAD" w:rsidRDefault="00F14EAD">
            <w:pPr>
              <w:jc w:val="left"/>
            </w:pPr>
            <w:r>
              <w:t>Presupuesto</w:t>
            </w:r>
          </w:p>
        </w:tc>
        <w:tc>
          <w:tcPr>
            <w:tcW w:w="3827" w:type="dxa"/>
            <w:shd w:val="clear" w:color="auto" w:fill="FFFFFF" w:themeFill="background1"/>
            <w:vAlign w:val="center"/>
          </w:tcPr>
          <w:p w14:paraId="032C37C7" w14:textId="0F9BB470" w:rsidR="00F14EAD" w:rsidRDefault="00EB03A0">
            <w:pPr>
              <w:jc w:val="left"/>
            </w:pPr>
            <w:r>
              <w:t>Inapreciable</w:t>
            </w:r>
          </w:p>
        </w:tc>
        <w:tc>
          <w:tcPr>
            <w:tcW w:w="1553" w:type="dxa"/>
            <w:vMerge w:val="restart"/>
            <w:shd w:val="clear" w:color="auto" w:fill="E7E6E6" w:themeFill="background2"/>
            <w:vAlign w:val="center"/>
          </w:tcPr>
          <w:p w14:paraId="52646DE3" w14:textId="79871AF2" w:rsidR="00F14EAD" w:rsidRPr="003E5BF9" w:rsidRDefault="00EB03A0">
            <w:pPr>
              <w:jc w:val="center"/>
              <w:rPr>
                <w:b/>
                <w:bCs/>
                <w:sz w:val="28"/>
                <w:szCs w:val="28"/>
              </w:rPr>
            </w:pPr>
            <w:r>
              <w:rPr>
                <w:b/>
                <w:bCs/>
                <w:sz w:val="28"/>
                <w:szCs w:val="28"/>
              </w:rPr>
              <w:t>0,28</w:t>
            </w:r>
          </w:p>
        </w:tc>
      </w:tr>
      <w:tr w:rsidR="00F14EAD" w14:paraId="0D11CAEC" w14:textId="77777777">
        <w:trPr>
          <w:trHeight w:val="284"/>
        </w:trPr>
        <w:tc>
          <w:tcPr>
            <w:tcW w:w="1838" w:type="dxa"/>
            <w:vMerge/>
            <w:shd w:val="clear" w:color="auto" w:fill="AEAAAA" w:themeFill="background2" w:themeFillShade="BF"/>
            <w:vAlign w:val="center"/>
          </w:tcPr>
          <w:p w14:paraId="1879F31C" w14:textId="77777777" w:rsidR="00F14EAD" w:rsidRPr="00B02458" w:rsidRDefault="00F14EAD">
            <w:pPr>
              <w:jc w:val="left"/>
              <w:rPr>
                <w:b/>
                <w:bCs/>
              </w:rPr>
            </w:pPr>
          </w:p>
        </w:tc>
        <w:tc>
          <w:tcPr>
            <w:tcW w:w="1276" w:type="dxa"/>
            <w:shd w:val="clear" w:color="auto" w:fill="E7E6E6" w:themeFill="background2"/>
            <w:vAlign w:val="center"/>
          </w:tcPr>
          <w:p w14:paraId="19702CA6" w14:textId="77777777" w:rsidR="00F14EAD" w:rsidRDefault="00F14EAD">
            <w:pPr>
              <w:jc w:val="left"/>
            </w:pPr>
            <w:r>
              <w:t>Planificación</w:t>
            </w:r>
          </w:p>
        </w:tc>
        <w:tc>
          <w:tcPr>
            <w:tcW w:w="3827" w:type="dxa"/>
            <w:shd w:val="clear" w:color="auto" w:fill="FFFFFF" w:themeFill="background1"/>
            <w:vAlign w:val="center"/>
          </w:tcPr>
          <w:p w14:paraId="7F6DADF9" w14:textId="1937335D" w:rsidR="00F14EAD" w:rsidRDefault="00EB03A0">
            <w:pPr>
              <w:jc w:val="left"/>
            </w:pPr>
            <w:r>
              <w:t>Inapreciable</w:t>
            </w:r>
          </w:p>
        </w:tc>
        <w:tc>
          <w:tcPr>
            <w:tcW w:w="1553" w:type="dxa"/>
            <w:vMerge/>
            <w:shd w:val="clear" w:color="auto" w:fill="E7E6E6" w:themeFill="background2"/>
            <w:vAlign w:val="center"/>
          </w:tcPr>
          <w:p w14:paraId="2DB82936" w14:textId="77777777" w:rsidR="00F14EAD" w:rsidRDefault="00F14EAD">
            <w:pPr>
              <w:jc w:val="left"/>
            </w:pPr>
          </w:p>
        </w:tc>
      </w:tr>
      <w:tr w:rsidR="00F14EAD" w14:paraId="69A5959E" w14:textId="77777777">
        <w:trPr>
          <w:trHeight w:val="284"/>
        </w:trPr>
        <w:tc>
          <w:tcPr>
            <w:tcW w:w="1838" w:type="dxa"/>
            <w:vMerge/>
            <w:shd w:val="clear" w:color="auto" w:fill="AEAAAA" w:themeFill="background2" w:themeFillShade="BF"/>
            <w:vAlign w:val="center"/>
          </w:tcPr>
          <w:p w14:paraId="7EA26C17" w14:textId="77777777" w:rsidR="00F14EAD" w:rsidRPr="00B02458" w:rsidRDefault="00F14EAD">
            <w:pPr>
              <w:jc w:val="left"/>
              <w:rPr>
                <w:b/>
                <w:bCs/>
              </w:rPr>
            </w:pPr>
          </w:p>
        </w:tc>
        <w:tc>
          <w:tcPr>
            <w:tcW w:w="1276" w:type="dxa"/>
            <w:shd w:val="clear" w:color="auto" w:fill="E7E6E6" w:themeFill="background2"/>
            <w:vAlign w:val="center"/>
          </w:tcPr>
          <w:p w14:paraId="38199C93" w14:textId="77777777" w:rsidR="00F14EAD" w:rsidRDefault="00F14EAD">
            <w:pPr>
              <w:jc w:val="left"/>
            </w:pPr>
            <w:r>
              <w:t>Alcance</w:t>
            </w:r>
          </w:p>
        </w:tc>
        <w:tc>
          <w:tcPr>
            <w:tcW w:w="3827" w:type="dxa"/>
            <w:shd w:val="clear" w:color="auto" w:fill="FFFFFF" w:themeFill="background1"/>
            <w:vAlign w:val="center"/>
          </w:tcPr>
          <w:p w14:paraId="499894BC" w14:textId="02D8AC87" w:rsidR="00F14EAD" w:rsidRDefault="00EB03A0">
            <w:pPr>
              <w:jc w:val="left"/>
            </w:pPr>
            <w:r>
              <w:t>Alto</w:t>
            </w:r>
          </w:p>
        </w:tc>
        <w:tc>
          <w:tcPr>
            <w:tcW w:w="1553" w:type="dxa"/>
            <w:vMerge/>
            <w:shd w:val="clear" w:color="auto" w:fill="E7E6E6" w:themeFill="background2"/>
            <w:vAlign w:val="center"/>
          </w:tcPr>
          <w:p w14:paraId="7D8EC842" w14:textId="77777777" w:rsidR="00F14EAD" w:rsidRDefault="00F14EAD">
            <w:pPr>
              <w:jc w:val="left"/>
            </w:pPr>
          </w:p>
        </w:tc>
      </w:tr>
      <w:tr w:rsidR="00F14EAD" w14:paraId="5CCA4952" w14:textId="77777777">
        <w:trPr>
          <w:trHeight w:val="284"/>
        </w:trPr>
        <w:tc>
          <w:tcPr>
            <w:tcW w:w="1838" w:type="dxa"/>
            <w:vMerge/>
            <w:shd w:val="clear" w:color="auto" w:fill="AEAAAA" w:themeFill="background2" w:themeFillShade="BF"/>
            <w:vAlign w:val="center"/>
          </w:tcPr>
          <w:p w14:paraId="1069C22A" w14:textId="77777777" w:rsidR="00F14EAD" w:rsidRPr="00B02458" w:rsidRDefault="00F14EAD">
            <w:pPr>
              <w:jc w:val="left"/>
              <w:rPr>
                <w:b/>
                <w:bCs/>
              </w:rPr>
            </w:pPr>
          </w:p>
        </w:tc>
        <w:tc>
          <w:tcPr>
            <w:tcW w:w="1276" w:type="dxa"/>
            <w:shd w:val="clear" w:color="auto" w:fill="E7E6E6" w:themeFill="background2"/>
            <w:vAlign w:val="center"/>
          </w:tcPr>
          <w:p w14:paraId="444A9116" w14:textId="77777777" w:rsidR="00F14EAD" w:rsidRDefault="00F14EAD">
            <w:pPr>
              <w:jc w:val="left"/>
            </w:pPr>
            <w:r>
              <w:t>Calidad</w:t>
            </w:r>
          </w:p>
        </w:tc>
        <w:tc>
          <w:tcPr>
            <w:tcW w:w="3827" w:type="dxa"/>
            <w:shd w:val="clear" w:color="auto" w:fill="FFFFFF" w:themeFill="background1"/>
            <w:vAlign w:val="center"/>
          </w:tcPr>
          <w:p w14:paraId="7BACCBEF" w14:textId="57EB0FAD" w:rsidR="00F14EAD" w:rsidRDefault="00EB03A0">
            <w:pPr>
              <w:jc w:val="left"/>
            </w:pPr>
            <w:r>
              <w:t>Alto</w:t>
            </w:r>
          </w:p>
        </w:tc>
        <w:tc>
          <w:tcPr>
            <w:tcW w:w="1553" w:type="dxa"/>
            <w:vMerge/>
            <w:shd w:val="clear" w:color="auto" w:fill="E7E6E6" w:themeFill="background2"/>
            <w:vAlign w:val="center"/>
          </w:tcPr>
          <w:p w14:paraId="2F1892F3" w14:textId="77777777" w:rsidR="00F14EAD" w:rsidRDefault="00F14EAD">
            <w:pPr>
              <w:jc w:val="left"/>
            </w:pPr>
          </w:p>
        </w:tc>
      </w:tr>
      <w:tr w:rsidR="00EB03A0" w14:paraId="2ACE2536" w14:textId="77777777">
        <w:trPr>
          <w:trHeight w:val="284"/>
        </w:trPr>
        <w:tc>
          <w:tcPr>
            <w:tcW w:w="1838" w:type="dxa"/>
            <w:shd w:val="clear" w:color="auto" w:fill="AEAAAA" w:themeFill="background2" w:themeFillShade="BF"/>
            <w:vAlign w:val="center"/>
          </w:tcPr>
          <w:p w14:paraId="576BAED9" w14:textId="77777777" w:rsidR="00F14EAD" w:rsidRPr="00B02458" w:rsidRDefault="00F14EAD">
            <w:pPr>
              <w:jc w:val="left"/>
              <w:rPr>
                <w:b/>
                <w:bCs/>
              </w:rPr>
            </w:pPr>
            <w:r w:rsidRPr="00B02458">
              <w:rPr>
                <w:b/>
                <w:bCs/>
              </w:rPr>
              <w:t>Estrategia</w:t>
            </w:r>
          </w:p>
        </w:tc>
        <w:tc>
          <w:tcPr>
            <w:tcW w:w="6656" w:type="dxa"/>
            <w:gridSpan w:val="3"/>
            <w:shd w:val="clear" w:color="auto" w:fill="FFFFFF" w:themeFill="background1"/>
            <w:vAlign w:val="center"/>
          </w:tcPr>
          <w:p w14:paraId="591F8F6D" w14:textId="04F04CE3" w:rsidR="00F14EAD" w:rsidRDefault="00EB03A0">
            <w:pPr>
              <w:jc w:val="left"/>
            </w:pPr>
            <w:r w:rsidRPr="00EB03A0">
              <w:t>Mitigar el riesgo</w:t>
            </w:r>
          </w:p>
        </w:tc>
      </w:tr>
      <w:tr w:rsidR="00EB03A0" w14:paraId="5372FF4A" w14:textId="77777777">
        <w:trPr>
          <w:trHeight w:val="284"/>
        </w:trPr>
        <w:tc>
          <w:tcPr>
            <w:tcW w:w="1838" w:type="dxa"/>
            <w:shd w:val="clear" w:color="auto" w:fill="AEAAAA" w:themeFill="background2" w:themeFillShade="BF"/>
            <w:vAlign w:val="center"/>
          </w:tcPr>
          <w:p w14:paraId="41764F93" w14:textId="77777777" w:rsidR="00F14EAD" w:rsidRPr="00B02458" w:rsidRDefault="00F14EAD">
            <w:pPr>
              <w:jc w:val="left"/>
              <w:rPr>
                <w:b/>
                <w:bCs/>
              </w:rPr>
            </w:pPr>
            <w:r w:rsidRPr="00B02458">
              <w:rPr>
                <w:b/>
                <w:bCs/>
              </w:rPr>
              <w:t>Respuesta</w:t>
            </w:r>
          </w:p>
        </w:tc>
        <w:tc>
          <w:tcPr>
            <w:tcW w:w="6656" w:type="dxa"/>
            <w:gridSpan w:val="3"/>
            <w:shd w:val="clear" w:color="auto" w:fill="FFFFFF" w:themeFill="background1"/>
            <w:vAlign w:val="center"/>
          </w:tcPr>
          <w:p w14:paraId="72D794C3" w14:textId="1DD3744E" w:rsidR="00F14EAD" w:rsidRDefault="00EB03A0" w:rsidP="004D6D8F">
            <w:r w:rsidRPr="00EB03A0">
              <w:t>Realizar un mapeo detallado de la cobertura GPS en áreas rurales específicas y desarrollar soluciones alternativas, como el uso de tecnologías de posicionamiento complementarias o el almacenamiento temporal de datos de ubicación.</w:t>
            </w:r>
          </w:p>
        </w:tc>
      </w:tr>
    </w:tbl>
    <w:p w14:paraId="378C5A7F" w14:textId="45DF8690" w:rsidR="00C70CDB" w:rsidRPr="00C70CDB" w:rsidRDefault="00202147" w:rsidP="00116CD8">
      <w:pPr>
        <w:pStyle w:val="CitadeTablas"/>
      </w:pPr>
      <w:bookmarkStart w:id="262" w:name="_Toc163919699"/>
      <w:bookmarkStart w:id="263" w:name="_Toc165126401"/>
      <w:r>
        <w:t>Riesgo de geoposicionamiento en áreas rurales.</w:t>
      </w:r>
      <w:bookmarkEnd w:id="262"/>
      <w:bookmarkEnd w:id="263"/>
    </w:p>
    <w:p w14:paraId="6E398290" w14:textId="03285BF7" w:rsidR="00C70CDB" w:rsidRDefault="1CE88DE1" w:rsidP="00C7637D">
      <w:pPr>
        <w:pStyle w:val="Ttulo3"/>
      </w:pPr>
      <w:bookmarkStart w:id="264" w:name="_Toc688581004"/>
      <w:bookmarkStart w:id="265" w:name="_Toc164120838"/>
      <w:bookmarkStart w:id="266" w:name="_Toc165126177"/>
      <w:r>
        <w:t xml:space="preserve">RISK6. </w:t>
      </w:r>
      <w:r w:rsidR="7F28771C">
        <w:t xml:space="preserve">La aplicación IOS no pasa los criterios de calidad </w:t>
      </w:r>
      <w:r w:rsidR="57236564">
        <w:t xml:space="preserve">requeridos para </w:t>
      </w:r>
      <w:r w:rsidR="7F28771C">
        <w:t>la AppStore</w:t>
      </w:r>
      <w:bookmarkEnd w:id="264"/>
      <w:bookmarkEnd w:id="265"/>
      <w:bookmarkEnd w:id="266"/>
    </w:p>
    <w:tbl>
      <w:tblPr>
        <w:tblStyle w:val="Tablaconcuadrculaclara"/>
        <w:tblW w:w="0" w:type="auto"/>
        <w:tblLook w:val="04A0" w:firstRow="1" w:lastRow="0" w:firstColumn="1" w:lastColumn="0" w:noHBand="0" w:noVBand="1"/>
      </w:tblPr>
      <w:tblGrid>
        <w:gridCol w:w="1831"/>
        <w:gridCol w:w="1340"/>
        <w:gridCol w:w="3782"/>
        <w:gridCol w:w="1541"/>
      </w:tblGrid>
      <w:tr w:rsidR="00F14EAD" w14:paraId="72AF5397" w14:textId="77777777">
        <w:tc>
          <w:tcPr>
            <w:tcW w:w="1838" w:type="dxa"/>
            <w:shd w:val="clear" w:color="auto" w:fill="AEAAAA" w:themeFill="background2" w:themeFillShade="BF"/>
            <w:vAlign w:val="center"/>
          </w:tcPr>
          <w:p w14:paraId="02664AC9" w14:textId="77777777" w:rsidR="00F14EAD" w:rsidRPr="00B02458" w:rsidRDefault="00F14EAD">
            <w:pPr>
              <w:jc w:val="left"/>
              <w:rPr>
                <w:b/>
                <w:bCs/>
              </w:rPr>
            </w:pPr>
            <w:r w:rsidRPr="00B02458">
              <w:rPr>
                <w:b/>
                <w:bCs/>
              </w:rPr>
              <w:t>Descripción</w:t>
            </w:r>
          </w:p>
        </w:tc>
        <w:tc>
          <w:tcPr>
            <w:tcW w:w="6656" w:type="dxa"/>
            <w:gridSpan w:val="3"/>
            <w:shd w:val="clear" w:color="auto" w:fill="FFFFFF" w:themeFill="background1"/>
            <w:vAlign w:val="center"/>
          </w:tcPr>
          <w:p w14:paraId="294FBA6B" w14:textId="3CF93132" w:rsidR="00F14EAD" w:rsidRDefault="00333D41" w:rsidP="004D6D8F">
            <w:r w:rsidRPr="00333D41">
              <w:t>La publicación de aplicaciones en la AppStore va ligado a un proceso de verificación por parte de Apple. Este proceso puede conllevar retrasos en el desarrollo al tener que reprogramar determinadas partes de la aplicación para cumplir con los estándares de Apple.</w:t>
            </w:r>
          </w:p>
        </w:tc>
      </w:tr>
      <w:tr w:rsidR="00333D41" w14:paraId="6D7C15D5" w14:textId="77777777">
        <w:tc>
          <w:tcPr>
            <w:tcW w:w="1838" w:type="dxa"/>
            <w:shd w:val="clear" w:color="auto" w:fill="AEAAAA" w:themeFill="background2" w:themeFillShade="BF"/>
            <w:vAlign w:val="center"/>
          </w:tcPr>
          <w:p w14:paraId="4B26CBF4" w14:textId="77777777" w:rsidR="00F14EAD" w:rsidRPr="00B02458" w:rsidRDefault="00F14EAD">
            <w:pPr>
              <w:jc w:val="left"/>
              <w:rPr>
                <w:b/>
                <w:bCs/>
              </w:rPr>
            </w:pPr>
            <w:r w:rsidRPr="00B02458">
              <w:rPr>
                <w:b/>
                <w:bCs/>
              </w:rPr>
              <w:t>Categoría</w:t>
            </w:r>
          </w:p>
        </w:tc>
        <w:tc>
          <w:tcPr>
            <w:tcW w:w="6656" w:type="dxa"/>
            <w:gridSpan w:val="3"/>
            <w:shd w:val="clear" w:color="auto" w:fill="FFFFFF" w:themeFill="background1"/>
            <w:vAlign w:val="center"/>
          </w:tcPr>
          <w:p w14:paraId="2A6B3279" w14:textId="3CD99C8F" w:rsidR="00F14EAD" w:rsidRDefault="00333D41">
            <w:pPr>
              <w:jc w:val="left"/>
            </w:pPr>
            <w:r>
              <w:t>Tecnología</w:t>
            </w:r>
          </w:p>
        </w:tc>
      </w:tr>
      <w:tr w:rsidR="00333D41" w14:paraId="6FC97D43" w14:textId="77777777">
        <w:tc>
          <w:tcPr>
            <w:tcW w:w="1838" w:type="dxa"/>
            <w:shd w:val="clear" w:color="auto" w:fill="AEAAAA" w:themeFill="background2" w:themeFillShade="BF"/>
            <w:vAlign w:val="center"/>
          </w:tcPr>
          <w:p w14:paraId="4C5E9054" w14:textId="77777777" w:rsidR="00F14EAD" w:rsidRPr="00B02458" w:rsidRDefault="00F14EAD">
            <w:pPr>
              <w:jc w:val="left"/>
              <w:rPr>
                <w:b/>
                <w:bCs/>
              </w:rPr>
            </w:pPr>
            <w:r w:rsidRPr="00B02458">
              <w:rPr>
                <w:b/>
                <w:bCs/>
              </w:rPr>
              <w:t>Probabilidad</w:t>
            </w:r>
          </w:p>
        </w:tc>
        <w:tc>
          <w:tcPr>
            <w:tcW w:w="6656" w:type="dxa"/>
            <w:gridSpan w:val="3"/>
            <w:shd w:val="clear" w:color="auto" w:fill="FFFFFF" w:themeFill="background1"/>
            <w:vAlign w:val="center"/>
          </w:tcPr>
          <w:p w14:paraId="62D3BB68" w14:textId="3D629946" w:rsidR="00F14EAD" w:rsidRDefault="00333D41">
            <w:pPr>
              <w:jc w:val="left"/>
            </w:pPr>
            <w:r>
              <w:t>Media</w:t>
            </w:r>
          </w:p>
        </w:tc>
      </w:tr>
      <w:tr w:rsidR="00F14EAD" w14:paraId="1A048725" w14:textId="77777777">
        <w:trPr>
          <w:trHeight w:val="287"/>
        </w:trPr>
        <w:tc>
          <w:tcPr>
            <w:tcW w:w="1838" w:type="dxa"/>
            <w:vMerge w:val="restart"/>
            <w:shd w:val="clear" w:color="auto" w:fill="AEAAAA" w:themeFill="background2" w:themeFillShade="BF"/>
            <w:vAlign w:val="center"/>
          </w:tcPr>
          <w:p w14:paraId="1FD7768B" w14:textId="77777777" w:rsidR="00F14EAD" w:rsidRPr="00B02458" w:rsidRDefault="00F14EAD">
            <w:pPr>
              <w:jc w:val="left"/>
              <w:rPr>
                <w:b/>
                <w:bCs/>
              </w:rPr>
            </w:pPr>
            <w:r w:rsidRPr="00B02458">
              <w:rPr>
                <w:b/>
                <w:bCs/>
              </w:rPr>
              <w:t>Impacto</w:t>
            </w:r>
          </w:p>
        </w:tc>
        <w:tc>
          <w:tcPr>
            <w:tcW w:w="1276" w:type="dxa"/>
            <w:shd w:val="clear" w:color="auto" w:fill="E7E6E6" w:themeFill="background2"/>
            <w:vAlign w:val="center"/>
          </w:tcPr>
          <w:p w14:paraId="27EB6812" w14:textId="77777777" w:rsidR="00F14EAD" w:rsidRDefault="00F14EAD">
            <w:pPr>
              <w:jc w:val="left"/>
            </w:pPr>
            <w:r>
              <w:t>Presupuesto</w:t>
            </w:r>
          </w:p>
        </w:tc>
        <w:tc>
          <w:tcPr>
            <w:tcW w:w="3827" w:type="dxa"/>
            <w:shd w:val="clear" w:color="auto" w:fill="FFFFFF" w:themeFill="background1"/>
            <w:vAlign w:val="center"/>
          </w:tcPr>
          <w:p w14:paraId="0D044F83" w14:textId="1403AB0C" w:rsidR="00F14EAD" w:rsidRDefault="00333D41">
            <w:pPr>
              <w:jc w:val="left"/>
            </w:pPr>
            <w:r>
              <w:t>Medio</w:t>
            </w:r>
          </w:p>
        </w:tc>
        <w:tc>
          <w:tcPr>
            <w:tcW w:w="1553" w:type="dxa"/>
            <w:vMerge w:val="restart"/>
            <w:shd w:val="clear" w:color="auto" w:fill="E7E6E6" w:themeFill="background2"/>
            <w:vAlign w:val="center"/>
          </w:tcPr>
          <w:p w14:paraId="796B0750" w14:textId="2C7C17CF" w:rsidR="00F14EAD" w:rsidRPr="003E5BF9" w:rsidRDefault="00333D41">
            <w:pPr>
              <w:jc w:val="center"/>
              <w:rPr>
                <w:b/>
                <w:bCs/>
                <w:sz w:val="28"/>
                <w:szCs w:val="28"/>
              </w:rPr>
            </w:pPr>
            <w:r>
              <w:rPr>
                <w:b/>
                <w:bCs/>
                <w:sz w:val="28"/>
                <w:szCs w:val="28"/>
              </w:rPr>
              <w:t>0,28</w:t>
            </w:r>
          </w:p>
        </w:tc>
      </w:tr>
      <w:tr w:rsidR="00F14EAD" w14:paraId="6BDA205C" w14:textId="77777777">
        <w:trPr>
          <w:trHeight w:val="284"/>
        </w:trPr>
        <w:tc>
          <w:tcPr>
            <w:tcW w:w="1838" w:type="dxa"/>
            <w:vMerge/>
            <w:shd w:val="clear" w:color="auto" w:fill="AEAAAA" w:themeFill="background2" w:themeFillShade="BF"/>
            <w:vAlign w:val="center"/>
          </w:tcPr>
          <w:p w14:paraId="3AC14C51" w14:textId="77777777" w:rsidR="00F14EAD" w:rsidRPr="00B02458" w:rsidRDefault="00F14EAD">
            <w:pPr>
              <w:jc w:val="left"/>
              <w:rPr>
                <w:b/>
                <w:bCs/>
              </w:rPr>
            </w:pPr>
          </w:p>
        </w:tc>
        <w:tc>
          <w:tcPr>
            <w:tcW w:w="1276" w:type="dxa"/>
            <w:shd w:val="clear" w:color="auto" w:fill="E7E6E6" w:themeFill="background2"/>
            <w:vAlign w:val="center"/>
          </w:tcPr>
          <w:p w14:paraId="249989E8" w14:textId="77777777" w:rsidR="00F14EAD" w:rsidRDefault="00F14EAD">
            <w:pPr>
              <w:jc w:val="left"/>
            </w:pPr>
            <w:r>
              <w:t>Planificación</w:t>
            </w:r>
          </w:p>
        </w:tc>
        <w:tc>
          <w:tcPr>
            <w:tcW w:w="3827" w:type="dxa"/>
            <w:shd w:val="clear" w:color="auto" w:fill="FFFFFF" w:themeFill="background1"/>
            <w:vAlign w:val="center"/>
          </w:tcPr>
          <w:p w14:paraId="314C51E3" w14:textId="1F5833ED" w:rsidR="00F14EAD" w:rsidRDefault="00333D41">
            <w:pPr>
              <w:jc w:val="left"/>
            </w:pPr>
            <w:r>
              <w:t>Alto</w:t>
            </w:r>
          </w:p>
        </w:tc>
        <w:tc>
          <w:tcPr>
            <w:tcW w:w="1553" w:type="dxa"/>
            <w:vMerge/>
            <w:shd w:val="clear" w:color="auto" w:fill="E7E6E6" w:themeFill="background2"/>
            <w:vAlign w:val="center"/>
          </w:tcPr>
          <w:p w14:paraId="57EE4BAD" w14:textId="77777777" w:rsidR="00F14EAD" w:rsidRDefault="00F14EAD">
            <w:pPr>
              <w:jc w:val="left"/>
            </w:pPr>
          </w:p>
        </w:tc>
      </w:tr>
      <w:tr w:rsidR="00F14EAD" w14:paraId="14CE3B0C" w14:textId="77777777">
        <w:trPr>
          <w:trHeight w:val="284"/>
        </w:trPr>
        <w:tc>
          <w:tcPr>
            <w:tcW w:w="1838" w:type="dxa"/>
            <w:vMerge/>
            <w:shd w:val="clear" w:color="auto" w:fill="AEAAAA" w:themeFill="background2" w:themeFillShade="BF"/>
            <w:vAlign w:val="center"/>
          </w:tcPr>
          <w:p w14:paraId="2A185492" w14:textId="77777777" w:rsidR="00F14EAD" w:rsidRPr="00B02458" w:rsidRDefault="00F14EAD">
            <w:pPr>
              <w:jc w:val="left"/>
              <w:rPr>
                <w:b/>
                <w:bCs/>
              </w:rPr>
            </w:pPr>
          </w:p>
        </w:tc>
        <w:tc>
          <w:tcPr>
            <w:tcW w:w="1276" w:type="dxa"/>
            <w:shd w:val="clear" w:color="auto" w:fill="E7E6E6" w:themeFill="background2"/>
            <w:vAlign w:val="center"/>
          </w:tcPr>
          <w:p w14:paraId="0271354B" w14:textId="77777777" w:rsidR="00F14EAD" w:rsidRDefault="00F14EAD">
            <w:pPr>
              <w:jc w:val="left"/>
            </w:pPr>
            <w:r>
              <w:t>Alcance</w:t>
            </w:r>
          </w:p>
        </w:tc>
        <w:tc>
          <w:tcPr>
            <w:tcW w:w="3827" w:type="dxa"/>
            <w:shd w:val="clear" w:color="auto" w:fill="FFFFFF" w:themeFill="background1"/>
            <w:vAlign w:val="center"/>
          </w:tcPr>
          <w:p w14:paraId="4C161FF7" w14:textId="5D256A9D" w:rsidR="00F14EAD" w:rsidRDefault="00333D41">
            <w:pPr>
              <w:jc w:val="left"/>
            </w:pPr>
            <w:r>
              <w:t>Bajo</w:t>
            </w:r>
          </w:p>
        </w:tc>
        <w:tc>
          <w:tcPr>
            <w:tcW w:w="1553" w:type="dxa"/>
            <w:vMerge/>
            <w:shd w:val="clear" w:color="auto" w:fill="E7E6E6" w:themeFill="background2"/>
            <w:vAlign w:val="center"/>
          </w:tcPr>
          <w:p w14:paraId="07D51689" w14:textId="77777777" w:rsidR="00F14EAD" w:rsidRDefault="00F14EAD">
            <w:pPr>
              <w:jc w:val="left"/>
            </w:pPr>
          </w:p>
        </w:tc>
      </w:tr>
      <w:tr w:rsidR="00F14EAD" w14:paraId="43B97E15" w14:textId="77777777">
        <w:trPr>
          <w:trHeight w:val="284"/>
        </w:trPr>
        <w:tc>
          <w:tcPr>
            <w:tcW w:w="1838" w:type="dxa"/>
            <w:vMerge/>
            <w:shd w:val="clear" w:color="auto" w:fill="AEAAAA" w:themeFill="background2" w:themeFillShade="BF"/>
            <w:vAlign w:val="center"/>
          </w:tcPr>
          <w:p w14:paraId="46BBF474" w14:textId="77777777" w:rsidR="00F14EAD" w:rsidRPr="00B02458" w:rsidRDefault="00F14EAD">
            <w:pPr>
              <w:jc w:val="left"/>
              <w:rPr>
                <w:b/>
                <w:bCs/>
              </w:rPr>
            </w:pPr>
          </w:p>
        </w:tc>
        <w:tc>
          <w:tcPr>
            <w:tcW w:w="1276" w:type="dxa"/>
            <w:shd w:val="clear" w:color="auto" w:fill="E7E6E6" w:themeFill="background2"/>
            <w:vAlign w:val="center"/>
          </w:tcPr>
          <w:p w14:paraId="339DEFB7" w14:textId="77777777" w:rsidR="00F14EAD" w:rsidRDefault="00F14EAD">
            <w:pPr>
              <w:jc w:val="left"/>
            </w:pPr>
            <w:r>
              <w:t>Calidad</w:t>
            </w:r>
          </w:p>
        </w:tc>
        <w:tc>
          <w:tcPr>
            <w:tcW w:w="3827" w:type="dxa"/>
            <w:shd w:val="clear" w:color="auto" w:fill="FFFFFF" w:themeFill="background1"/>
            <w:vAlign w:val="center"/>
          </w:tcPr>
          <w:p w14:paraId="4D0216B2" w14:textId="4E70272F" w:rsidR="00F14EAD" w:rsidRDefault="00333D41">
            <w:pPr>
              <w:jc w:val="left"/>
            </w:pPr>
            <w:r>
              <w:t>Bajo</w:t>
            </w:r>
          </w:p>
        </w:tc>
        <w:tc>
          <w:tcPr>
            <w:tcW w:w="1553" w:type="dxa"/>
            <w:vMerge/>
            <w:shd w:val="clear" w:color="auto" w:fill="E7E6E6" w:themeFill="background2"/>
            <w:vAlign w:val="center"/>
          </w:tcPr>
          <w:p w14:paraId="642D94FC" w14:textId="77777777" w:rsidR="00F14EAD" w:rsidRDefault="00F14EAD">
            <w:pPr>
              <w:jc w:val="left"/>
            </w:pPr>
          </w:p>
        </w:tc>
      </w:tr>
      <w:tr w:rsidR="00333D41" w14:paraId="54A67831" w14:textId="77777777">
        <w:trPr>
          <w:trHeight w:val="284"/>
        </w:trPr>
        <w:tc>
          <w:tcPr>
            <w:tcW w:w="1838" w:type="dxa"/>
            <w:shd w:val="clear" w:color="auto" w:fill="AEAAAA" w:themeFill="background2" w:themeFillShade="BF"/>
            <w:vAlign w:val="center"/>
          </w:tcPr>
          <w:p w14:paraId="3E26D31B" w14:textId="77777777" w:rsidR="00F14EAD" w:rsidRPr="00B02458" w:rsidRDefault="00F14EAD">
            <w:pPr>
              <w:jc w:val="left"/>
              <w:rPr>
                <w:b/>
                <w:bCs/>
              </w:rPr>
            </w:pPr>
            <w:r w:rsidRPr="00B02458">
              <w:rPr>
                <w:b/>
                <w:bCs/>
              </w:rPr>
              <w:t>Estrategia</w:t>
            </w:r>
          </w:p>
        </w:tc>
        <w:tc>
          <w:tcPr>
            <w:tcW w:w="6656" w:type="dxa"/>
            <w:gridSpan w:val="3"/>
            <w:shd w:val="clear" w:color="auto" w:fill="FFFFFF" w:themeFill="background1"/>
            <w:vAlign w:val="center"/>
          </w:tcPr>
          <w:p w14:paraId="727D86BA" w14:textId="5C24E958" w:rsidR="00F14EAD" w:rsidRDefault="0087361D">
            <w:pPr>
              <w:jc w:val="left"/>
            </w:pPr>
            <w:r>
              <w:t>Mitigar el riesgo</w:t>
            </w:r>
          </w:p>
        </w:tc>
      </w:tr>
      <w:tr w:rsidR="00333D41" w14:paraId="76CEDFF5" w14:textId="77777777">
        <w:trPr>
          <w:trHeight w:val="284"/>
        </w:trPr>
        <w:tc>
          <w:tcPr>
            <w:tcW w:w="1838" w:type="dxa"/>
            <w:shd w:val="clear" w:color="auto" w:fill="AEAAAA" w:themeFill="background2" w:themeFillShade="BF"/>
            <w:vAlign w:val="center"/>
          </w:tcPr>
          <w:p w14:paraId="115DDBED" w14:textId="77777777" w:rsidR="00F14EAD" w:rsidRPr="00B02458" w:rsidRDefault="00F14EAD">
            <w:pPr>
              <w:jc w:val="left"/>
              <w:rPr>
                <w:b/>
                <w:bCs/>
              </w:rPr>
            </w:pPr>
            <w:r w:rsidRPr="00B02458">
              <w:rPr>
                <w:b/>
                <w:bCs/>
              </w:rPr>
              <w:t>Respuesta</w:t>
            </w:r>
          </w:p>
        </w:tc>
        <w:tc>
          <w:tcPr>
            <w:tcW w:w="6656" w:type="dxa"/>
            <w:gridSpan w:val="3"/>
            <w:shd w:val="clear" w:color="auto" w:fill="FFFFFF" w:themeFill="background1"/>
            <w:vAlign w:val="center"/>
          </w:tcPr>
          <w:p w14:paraId="58CACAB1" w14:textId="2CCF1005" w:rsidR="00F14EAD" w:rsidRDefault="0087361D" w:rsidP="004D6D8F">
            <w:r w:rsidRPr="0087361D">
              <w:t>La arquitectura de la aplicación IOS ha de buscar un alto rendimiento (siendo el rendimiento una de las principales causas de rechazo en la AppStore) y teniendo en cuenta los estándares actuales que Apple impone en las aplicaciones para ser publicadas.</w:t>
            </w:r>
          </w:p>
        </w:tc>
      </w:tr>
    </w:tbl>
    <w:p w14:paraId="62746B58" w14:textId="2CE50771" w:rsidR="00C70CDB" w:rsidRPr="00C70CDB" w:rsidRDefault="00202147" w:rsidP="00116CD8">
      <w:pPr>
        <w:pStyle w:val="CitadeTablas"/>
      </w:pPr>
      <w:bookmarkStart w:id="267" w:name="_Toc163919700"/>
      <w:bookmarkStart w:id="268" w:name="_Toc165126402"/>
      <w:r>
        <w:t>Riesgo de la aplicación IOS no pasa los criterios de calidad requeridos para la AppStore</w:t>
      </w:r>
      <w:r w:rsidR="00C36B23">
        <w:t>.</w:t>
      </w:r>
      <w:bookmarkEnd w:id="267"/>
      <w:bookmarkEnd w:id="268"/>
    </w:p>
    <w:p w14:paraId="2C19F3B2" w14:textId="77777777" w:rsidR="001A170B" w:rsidRDefault="001A170B">
      <w:pPr>
        <w:jc w:val="left"/>
        <w:rPr>
          <w:rFonts w:asciiTheme="majorHAnsi" w:eastAsiaTheme="majorEastAsia" w:hAnsiTheme="majorHAnsi" w:cstheme="majorBidi"/>
          <w:b/>
          <w:color w:val="404040" w:themeColor="text1" w:themeTint="BF"/>
          <w:sz w:val="28"/>
          <w:szCs w:val="24"/>
        </w:rPr>
      </w:pPr>
      <w:bookmarkStart w:id="269" w:name="_Toc1326813552"/>
      <w:bookmarkStart w:id="270" w:name="_Toc164120839"/>
      <w:r>
        <w:br w:type="page"/>
      </w:r>
    </w:p>
    <w:p w14:paraId="2F52B5B7" w14:textId="23631B45" w:rsidR="00C70CDB" w:rsidRDefault="1CE88DE1" w:rsidP="00C7637D">
      <w:pPr>
        <w:pStyle w:val="Ttulo3"/>
      </w:pPr>
      <w:bookmarkStart w:id="271" w:name="_Toc165126178"/>
      <w:r>
        <w:lastRenderedPageBreak/>
        <w:t xml:space="preserve">RISK7. </w:t>
      </w:r>
      <w:r w:rsidR="7F28771C">
        <w:t>Cambio de licencia en las herramientas de desarrollo</w:t>
      </w:r>
      <w:bookmarkEnd w:id="269"/>
      <w:bookmarkEnd w:id="270"/>
      <w:bookmarkEnd w:id="271"/>
    </w:p>
    <w:tbl>
      <w:tblPr>
        <w:tblStyle w:val="Tablaconcuadrculaclara"/>
        <w:tblW w:w="0" w:type="auto"/>
        <w:tblLook w:val="04A0" w:firstRow="1" w:lastRow="0" w:firstColumn="1" w:lastColumn="0" w:noHBand="0" w:noVBand="1"/>
      </w:tblPr>
      <w:tblGrid>
        <w:gridCol w:w="1830"/>
        <w:gridCol w:w="1340"/>
        <w:gridCol w:w="3785"/>
        <w:gridCol w:w="1539"/>
      </w:tblGrid>
      <w:tr w:rsidR="00F14EAD" w14:paraId="48973503" w14:textId="77777777">
        <w:tc>
          <w:tcPr>
            <w:tcW w:w="1838" w:type="dxa"/>
            <w:shd w:val="clear" w:color="auto" w:fill="AEAAAA" w:themeFill="background2" w:themeFillShade="BF"/>
            <w:vAlign w:val="center"/>
          </w:tcPr>
          <w:p w14:paraId="460E7AE9" w14:textId="77777777" w:rsidR="00F14EAD" w:rsidRPr="00B02458" w:rsidRDefault="00F14EAD">
            <w:pPr>
              <w:jc w:val="left"/>
              <w:rPr>
                <w:b/>
                <w:bCs/>
              </w:rPr>
            </w:pPr>
            <w:r w:rsidRPr="00B02458">
              <w:rPr>
                <w:b/>
                <w:bCs/>
              </w:rPr>
              <w:t>Descripción</w:t>
            </w:r>
          </w:p>
        </w:tc>
        <w:tc>
          <w:tcPr>
            <w:tcW w:w="6656" w:type="dxa"/>
            <w:gridSpan w:val="3"/>
            <w:shd w:val="clear" w:color="auto" w:fill="FFFFFF" w:themeFill="background1"/>
            <w:vAlign w:val="center"/>
          </w:tcPr>
          <w:p w14:paraId="348E0D0B" w14:textId="1279C92F" w:rsidR="00F14EAD" w:rsidRDefault="00C06542" w:rsidP="004D6D8F">
            <w:r w:rsidRPr="00C06542">
              <w:t>Cambio inesperado en la licencia de las herramientas de desarrollo utilizadas en el proyecto, lo que podría generar costos adicionales o limitaciones en su uso.</w:t>
            </w:r>
          </w:p>
        </w:tc>
      </w:tr>
      <w:tr w:rsidR="00C06542" w14:paraId="1DB68D97" w14:textId="77777777">
        <w:tc>
          <w:tcPr>
            <w:tcW w:w="1838" w:type="dxa"/>
            <w:shd w:val="clear" w:color="auto" w:fill="AEAAAA" w:themeFill="background2" w:themeFillShade="BF"/>
            <w:vAlign w:val="center"/>
          </w:tcPr>
          <w:p w14:paraId="6BD9A202" w14:textId="77777777" w:rsidR="00F14EAD" w:rsidRPr="00B02458" w:rsidRDefault="00F14EAD">
            <w:pPr>
              <w:jc w:val="left"/>
              <w:rPr>
                <w:b/>
                <w:bCs/>
              </w:rPr>
            </w:pPr>
            <w:r w:rsidRPr="00B02458">
              <w:rPr>
                <w:b/>
                <w:bCs/>
              </w:rPr>
              <w:t>Categoría</w:t>
            </w:r>
          </w:p>
        </w:tc>
        <w:tc>
          <w:tcPr>
            <w:tcW w:w="6656" w:type="dxa"/>
            <w:gridSpan w:val="3"/>
            <w:shd w:val="clear" w:color="auto" w:fill="FFFFFF" w:themeFill="background1"/>
            <w:vAlign w:val="center"/>
          </w:tcPr>
          <w:p w14:paraId="1729127A" w14:textId="2B2188A3" w:rsidR="00F14EAD" w:rsidRDefault="00C06542">
            <w:pPr>
              <w:jc w:val="left"/>
            </w:pPr>
            <w:r>
              <w:t>Tecnología</w:t>
            </w:r>
          </w:p>
        </w:tc>
      </w:tr>
      <w:tr w:rsidR="00C06542" w14:paraId="3169CDC0" w14:textId="77777777">
        <w:tc>
          <w:tcPr>
            <w:tcW w:w="1838" w:type="dxa"/>
            <w:shd w:val="clear" w:color="auto" w:fill="AEAAAA" w:themeFill="background2" w:themeFillShade="BF"/>
            <w:vAlign w:val="center"/>
          </w:tcPr>
          <w:p w14:paraId="7F62A754" w14:textId="77777777" w:rsidR="00F14EAD" w:rsidRPr="00B02458" w:rsidRDefault="00F14EAD">
            <w:pPr>
              <w:jc w:val="left"/>
              <w:rPr>
                <w:b/>
                <w:bCs/>
              </w:rPr>
            </w:pPr>
            <w:r w:rsidRPr="00B02458">
              <w:rPr>
                <w:b/>
                <w:bCs/>
              </w:rPr>
              <w:t>Probabilidad</w:t>
            </w:r>
          </w:p>
        </w:tc>
        <w:tc>
          <w:tcPr>
            <w:tcW w:w="6656" w:type="dxa"/>
            <w:gridSpan w:val="3"/>
            <w:shd w:val="clear" w:color="auto" w:fill="FFFFFF" w:themeFill="background1"/>
            <w:vAlign w:val="center"/>
          </w:tcPr>
          <w:p w14:paraId="06BA3AAE" w14:textId="43C05623" w:rsidR="00F14EAD" w:rsidRDefault="00C06542">
            <w:pPr>
              <w:jc w:val="left"/>
            </w:pPr>
            <w:r>
              <w:t>Media</w:t>
            </w:r>
          </w:p>
        </w:tc>
      </w:tr>
      <w:tr w:rsidR="00F14EAD" w14:paraId="04CE676C" w14:textId="77777777">
        <w:trPr>
          <w:trHeight w:val="287"/>
        </w:trPr>
        <w:tc>
          <w:tcPr>
            <w:tcW w:w="1838" w:type="dxa"/>
            <w:vMerge w:val="restart"/>
            <w:shd w:val="clear" w:color="auto" w:fill="AEAAAA" w:themeFill="background2" w:themeFillShade="BF"/>
            <w:vAlign w:val="center"/>
          </w:tcPr>
          <w:p w14:paraId="4306FC7E" w14:textId="77777777" w:rsidR="00F14EAD" w:rsidRPr="00B02458" w:rsidRDefault="00F14EAD">
            <w:pPr>
              <w:jc w:val="left"/>
              <w:rPr>
                <w:b/>
                <w:bCs/>
              </w:rPr>
            </w:pPr>
            <w:r w:rsidRPr="00B02458">
              <w:rPr>
                <w:b/>
                <w:bCs/>
              </w:rPr>
              <w:t>Impacto</w:t>
            </w:r>
          </w:p>
        </w:tc>
        <w:tc>
          <w:tcPr>
            <w:tcW w:w="1276" w:type="dxa"/>
            <w:shd w:val="clear" w:color="auto" w:fill="E7E6E6" w:themeFill="background2"/>
            <w:vAlign w:val="center"/>
          </w:tcPr>
          <w:p w14:paraId="7E113B05" w14:textId="77777777" w:rsidR="00F14EAD" w:rsidRDefault="00F14EAD">
            <w:pPr>
              <w:jc w:val="left"/>
            </w:pPr>
            <w:r>
              <w:t>Presupuesto</w:t>
            </w:r>
          </w:p>
        </w:tc>
        <w:tc>
          <w:tcPr>
            <w:tcW w:w="3827" w:type="dxa"/>
            <w:shd w:val="clear" w:color="auto" w:fill="FFFFFF" w:themeFill="background1"/>
            <w:vAlign w:val="center"/>
          </w:tcPr>
          <w:p w14:paraId="7612396E" w14:textId="49F12D89" w:rsidR="00F14EAD" w:rsidRDefault="00C06542">
            <w:pPr>
              <w:jc w:val="left"/>
            </w:pPr>
            <w:r>
              <w:t>Alto</w:t>
            </w:r>
          </w:p>
        </w:tc>
        <w:tc>
          <w:tcPr>
            <w:tcW w:w="1553" w:type="dxa"/>
            <w:vMerge w:val="restart"/>
            <w:shd w:val="clear" w:color="auto" w:fill="E7E6E6" w:themeFill="background2"/>
            <w:vAlign w:val="center"/>
          </w:tcPr>
          <w:p w14:paraId="343232AA" w14:textId="231D7F3B" w:rsidR="00F14EAD" w:rsidRPr="003E5BF9" w:rsidRDefault="00C06542">
            <w:pPr>
              <w:jc w:val="center"/>
              <w:rPr>
                <w:b/>
                <w:bCs/>
                <w:sz w:val="28"/>
                <w:szCs w:val="28"/>
              </w:rPr>
            </w:pPr>
            <w:r>
              <w:rPr>
                <w:b/>
                <w:bCs/>
                <w:sz w:val="28"/>
                <w:szCs w:val="28"/>
              </w:rPr>
              <w:t>0,28</w:t>
            </w:r>
          </w:p>
        </w:tc>
      </w:tr>
      <w:tr w:rsidR="00F14EAD" w14:paraId="63C9A53B" w14:textId="77777777">
        <w:trPr>
          <w:trHeight w:val="284"/>
        </w:trPr>
        <w:tc>
          <w:tcPr>
            <w:tcW w:w="1838" w:type="dxa"/>
            <w:vMerge/>
            <w:shd w:val="clear" w:color="auto" w:fill="AEAAAA" w:themeFill="background2" w:themeFillShade="BF"/>
            <w:vAlign w:val="center"/>
          </w:tcPr>
          <w:p w14:paraId="7D624E88" w14:textId="77777777" w:rsidR="00F14EAD" w:rsidRPr="00B02458" w:rsidRDefault="00F14EAD">
            <w:pPr>
              <w:jc w:val="left"/>
              <w:rPr>
                <w:b/>
                <w:bCs/>
              </w:rPr>
            </w:pPr>
          </w:p>
        </w:tc>
        <w:tc>
          <w:tcPr>
            <w:tcW w:w="1276" w:type="dxa"/>
            <w:shd w:val="clear" w:color="auto" w:fill="E7E6E6" w:themeFill="background2"/>
            <w:vAlign w:val="center"/>
          </w:tcPr>
          <w:p w14:paraId="3F6BAF5E" w14:textId="77777777" w:rsidR="00F14EAD" w:rsidRDefault="00F14EAD">
            <w:pPr>
              <w:jc w:val="left"/>
            </w:pPr>
            <w:r>
              <w:t>Planificación</w:t>
            </w:r>
          </w:p>
        </w:tc>
        <w:tc>
          <w:tcPr>
            <w:tcW w:w="3827" w:type="dxa"/>
            <w:shd w:val="clear" w:color="auto" w:fill="FFFFFF" w:themeFill="background1"/>
            <w:vAlign w:val="center"/>
          </w:tcPr>
          <w:p w14:paraId="21337BA6" w14:textId="5254D93C" w:rsidR="00F14EAD" w:rsidRDefault="00C06542">
            <w:pPr>
              <w:jc w:val="left"/>
            </w:pPr>
            <w:r>
              <w:t>Medio</w:t>
            </w:r>
          </w:p>
        </w:tc>
        <w:tc>
          <w:tcPr>
            <w:tcW w:w="1553" w:type="dxa"/>
            <w:vMerge/>
            <w:shd w:val="clear" w:color="auto" w:fill="E7E6E6" w:themeFill="background2"/>
            <w:vAlign w:val="center"/>
          </w:tcPr>
          <w:p w14:paraId="4F1B4241" w14:textId="77777777" w:rsidR="00F14EAD" w:rsidRDefault="00F14EAD">
            <w:pPr>
              <w:jc w:val="left"/>
            </w:pPr>
          </w:p>
        </w:tc>
      </w:tr>
      <w:tr w:rsidR="00F14EAD" w14:paraId="4015D84F" w14:textId="77777777">
        <w:trPr>
          <w:trHeight w:val="284"/>
        </w:trPr>
        <w:tc>
          <w:tcPr>
            <w:tcW w:w="1838" w:type="dxa"/>
            <w:vMerge/>
            <w:shd w:val="clear" w:color="auto" w:fill="AEAAAA" w:themeFill="background2" w:themeFillShade="BF"/>
            <w:vAlign w:val="center"/>
          </w:tcPr>
          <w:p w14:paraId="49D4BEAC" w14:textId="77777777" w:rsidR="00F14EAD" w:rsidRPr="00B02458" w:rsidRDefault="00F14EAD">
            <w:pPr>
              <w:jc w:val="left"/>
              <w:rPr>
                <w:b/>
                <w:bCs/>
              </w:rPr>
            </w:pPr>
          </w:p>
        </w:tc>
        <w:tc>
          <w:tcPr>
            <w:tcW w:w="1276" w:type="dxa"/>
            <w:shd w:val="clear" w:color="auto" w:fill="E7E6E6" w:themeFill="background2"/>
            <w:vAlign w:val="center"/>
          </w:tcPr>
          <w:p w14:paraId="01A39817" w14:textId="77777777" w:rsidR="00F14EAD" w:rsidRDefault="00F14EAD">
            <w:pPr>
              <w:jc w:val="left"/>
            </w:pPr>
            <w:r>
              <w:t>Alcance</w:t>
            </w:r>
          </w:p>
        </w:tc>
        <w:tc>
          <w:tcPr>
            <w:tcW w:w="3827" w:type="dxa"/>
            <w:shd w:val="clear" w:color="auto" w:fill="FFFFFF" w:themeFill="background1"/>
            <w:vAlign w:val="center"/>
          </w:tcPr>
          <w:p w14:paraId="7C0E6865" w14:textId="67CA54F6" w:rsidR="00F14EAD" w:rsidRDefault="00C06542">
            <w:pPr>
              <w:jc w:val="left"/>
            </w:pPr>
            <w:r>
              <w:t>Bajo</w:t>
            </w:r>
          </w:p>
        </w:tc>
        <w:tc>
          <w:tcPr>
            <w:tcW w:w="1553" w:type="dxa"/>
            <w:vMerge/>
            <w:shd w:val="clear" w:color="auto" w:fill="E7E6E6" w:themeFill="background2"/>
            <w:vAlign w:val="center"/>
          </w:tcPr>
          <w:p w14:paraId="4FC7D3D1" w14:textId="77777777" w:rsidR="00F14EAD" w:rsidRDefault="00F14EAD">
            <w:pPr>
              <w:jc w:val="left"/>
            </w:pPr>
          </w:p>
        </w:tc>
      </w:tr>
      <w:tr w:rsidR="00F14EAD" w14:paraId="2B1F5B9C" w14:textId="77777777">
        <w:trPr>
          <w:trHeight w:val="284"/>
        </w:trPr>
        <w:tc>
          <w:tcPr>
            <w:tcW w:w="1838" w:type="dxa"/>
            <w:vMerge/>
            <w:shd w:val="clear" w:color="auto" w:fill="AEAAAA" w:themeFill="background2" w:themeFillShade="BF"/>
            <w:vAlign w:val="center"/>
          </w:tcPr>
          <w:p w14:paraId="2118314F" w14:textId="77777777" w:rsidR="00F14EAD" w:rsidRPr="00B02458" w:rsidRDefault="00F14EAD">
            <w:pPr>
              <w:jc w:val="left"/>
              <w:rPr>
                <w:b/>
                <w:bCs/>
              </w:rPr>
            </w:pPr>
          </w:p>
        </w:tc>
        <w:tc>
          <w:tcPr>
            <w:tcW w:w="1276" w:type="dxa"/>
            <w:shd w:val="clear" w:color="auto" w:fill="E7E6E6" w:themeFill="background2"/>
            <w:vAlign w:val="center"/>
          </w:tcPr>
          <w:p w14:paraId="382858AD" w14:textId="77777777" w:rsidR="00F14EAD" w:rsidRDefault="00F14EAD">
            <w:pPr>
              <w:jc w:val="left"/>
            </w:pPr>
            <w:r>
              <w:t>Calidad</w:t>
            </w:r>
          </w:p>
        </w:tc>
        <w:tc>
          <w:tcPr>
            <w:tcW w:w="3827" w:type="dxa"/>
            <w:shd w:val="clear" w:color="auto" w:fill="FFFFFF" w:themeFill="background1"/>
            <w:vAlign w:val="center"/>
          </w:tcPr>
          <w:p w14:paraId="7EDEA86E" w14:textId="2E285253" w:rsidR="00F14EAD" w:rsidRDefault="00C06542">
            <w:pPr>
              <w:jc w:val="left"/>
            </w:pPr>
            <w:r>
              <w:t>Inapreciable</w:t>
            </w:r>
          </w:p>
        </w:tc>
        <w:tc>
          <w:tcPr>
            <w:tcW w:w="1553" w:type="dxa"/>
            <w:vMerge/>
            <w:shd w:val="clear" w:color="auto" w:fill="E7E6E6" w:themeFill="background2"/>
            <w:vAlign w:val="center"/>
          </w:tcPr>
          <w:p w14:paraId="3EF07E05" w14:textId="77777777" w:rsidR="00F14EAD" w:rsidRDefault="00F14EAD">
            <w:pPr>
              <w:jc w:val="left"/>
            </w:pPr>
          </w:p>
        </w:tc>
      </w:tr>
      <w:tr w:rsidR="00C06542" w14:paraId="35E46F02" w14:textId="77777777">
        <w:trPr>
          <w:trHeight w:val="284"/>
        </w:trPr>
        <w:tc>
          <w:tcPr>
            <w:tcW w:w="1838" w:type="dxa"/>
            <w:shd w:val="clear" w:color="auto" w:fill="AEAAAA" w:themeFill="background2" w:themeFillShade="BF"/>
            <w:vAlign w:val="center"/>
          </w:tcPr>
          <w:p w14:paraId="6D0A48AF" w14:textId="77777777" w:rsidR="00F14EAD" w:rsidRPr="00B02458" w:rsidRDefault="00F14EAD">
            <w:pPr>
              <w:jc w:val="left"/>
              <w:rPr>
                <w:b/>
                <w:bCs/>
              </w:rPr>
            </w:pPr>
            <w:r w:rsidRPr="00B02458">
              <w:rPr>
                <w:b/>
                <w:bCs/>
              </w:rPr>
              <w:t>Estrategia</w:t>
            </w:r>
          </w:p>
        </w:tc>
        <w:tc>
          <w:tcPr>
            <w:tcW w:w="6656" w:type="dxa"/>
            <w:gridSpan w:val="3"/>
            <w:shd w:val="clear" w:color="auto" w:fill="FFFFFF" w:themeFill="background1"/>
            <w:vAlign w:val="center"/>
          </w:tcPr>
          <w:p w14:paraId="3E9359AF" w14:textId="4DBB2C87" w:rsidR="00F14EAD" w:rsidRDefault="00A63017">
            <w:pPr>
              <w:jc w:val="left"/>
            </w:pPr>
            <w:r>
              <w:t>Mitigar el riesgo</w:t>
            </w:r>
          </w:p>
        </w:tc>
      </w:tr>
      <w:tr w:rsidR="00C06542" w14:paraId="7ECFA783" w14:textId="77777777">
        <w:trPr>
          <w:trHeight w:val="284"/>
        </w:trPr>
        <w:tc>
          <w:tcPr>
            <w:tcW w:w="1838" w:type="dxa"/>
            <w:shd w:val="clear" w:color="auto" w:fill="AEAAAA" w:themeFill="background2" w:themeFillShade="BF"/>
            <w:vAlign w:val="center"/>
          </w:tcPr>
          <w:p w14:paraId="178370CD" w14:textId="77777777" w:rsidR="00F14EAD" w:rsidRPr="00B02458" w:rsidRDefault="00F14EAD">
            <w:pPr>
              <w:jc w:val="left"/>
              <w:rPr>
                <w:b/>
                <w:bCs/>
              </w:rPr>
            </w:pPr>
            <w:r w:rsidRPr="00B02458">
              <w:rPr>
                <w:b/>
                <w:bCs/>
              </w:rPr>
              <w:t>Respuesta</w:t>
            </w:r>
          </w:p>
        </w:tc>
        <w:tc>
          <w:tcPr>
            <w:tcW w:w="6656" w:type="dxa"/>
            <w:gridSpan w:val="3"/>
            <w:shd w:val="clear" w:color="auto" w:fill="FFFFFF" w:themeFill="background1"/>
            <w:vAlign w:val="center"/>
          </w:tcPr>
          <w:p w14:paraId="288B307B" w14:textId="73C730D4" w:rsidR="00F14EAD" w:rsidRDefault="00A63017" w:rsidP="004D6D8F">
            <w:r w:rsidRPr="00A63017">
              <w:t>Monitorear de cerca los cambios en las licencias de las herramientas de desarrollo y estar preparado para tomar medidas correctivas rápidas. Mantenerse en contacto con los proveedores de herramientas para evaluar posibles alternativas. Considerar la posibilidad de utilizar herramientas de código abierto como respaldo.</w:t>
            </w:r>
          </w:p>
        </w:tc>
      </w:tr>
    </w:tbl>
    <w:p w14:paraId="6FEFF3A7" w14:textId="2827223B" w:rsidR="00C70CDB" w:rsidRPr="00C70CDB" w:rsidRDefault="00C36B23" w:rsidP="00116CD8">
      <w:pPr>
        <w:pStyle w:val="CitadeTablas"/>
      </w:pPr>
      <w:bookmarkStart w:id="272" w:name="_Toc163919701"/>
      <w:bookmarkStart w:id="273" w:name="_Toc165126403"/>
      <w:r>
        <w:t>Riesgo de cambio de licencia en las herramientas de desarrollo.</w:t>
      </w:r>
      <w:bookmarkEnd w:id="272"/>
      <w:bookmarkEnd w:id="273"/>
    </w:p>
    <w:p w14:paraId="1311FA6F" w14:textId="345805B7" w:rsidR="00C70CDB" w:rsidRDefault="1CE88DE1" w:rsidP="00C7637D">
      <w:pPr>
        <w:pStyle w:val="Ttulo3"/>
      </w:pPr>
      <w:bookmarkStart w:id="274" w:name="_Toc656582641"/>
      <w:bookmarkStart w:id="275" w:name="_Toc164120840"/>
      <w:bookmarkStart w:id="276" w:name="_Toc165126179"/>
      <w:r>
        <w:t xml:space="preserve">RISK8. </w:t>
      </w:r>
      <w:r w:rsidR="7F28771C">
        <w:t>Incumplimiento de normativas</w:t>
      </w:r>
      <w:bookmarkEnd w:id="274"/>
      <w:bookmarkEnd w:id="275"/>
      <w:bookmarkEnd w:id="276"/>
    </w:p>
    <w:tbl>
      <w:tblPr>
        <w:tblStyle w:val="Tablaconcuadrculaclara"/>
        <w:tblW w:w="0" w:type="auto"/>
        <w:tblLook w:val="04A0" w:firstRow="1" w:lastRow="0" w:firstColumn="1" w:lastColumn="0" w:noHBand="0" w:noVBand="1"/>
      </w:tblPr>
      <w:tblGrid>
        <w:gridCol w:w="1831"/>
        <w:gridCol w:w="1340"/>
        <w:gridCol w:w="3782"/>
        <w:gridCol w:w="1541"/>
      </w:tblGrid>
      <w:tr w:rsidR="00F14EAD" w14:paraId="579EC37F" w14:textId="77777777">
        <w:tc>
          <w:tcPr>
            <w:tcW w:w="1838" w:type="dxa"/>
            <w:shd w:val="clear" w:color="auto" w:fill="AEAAAA" w:themeFill="background2" w:themeFillShade="BF"/>
            <w:vAlign w:val="center"/>
          </w:tcPr>
          <w:p w14:paraId="3EB05C83" w14:textId="77777777" w:rsidR="00F14EAD" w:rsidRPr="00B02458" w:rsidRDefault="00F14EAD">
            <w:pPr>
              <w:jc w:val="left"/>
              <w:rPr>
                <w:b/>
                <w:bCs/>
              </w:rPr>
            </w:pPr>
            <w:r w:rsidRPr="00B02458">
              <w:rPr>
                <w:b/>
                <w:bCs/>
              </w:rPr>
              <w:t>Descripción</w:t>
            </w:r>
          </w:p>
        </w:tc>
        <w:tc>
          <w:tcPr>
            <w:tcW w:w="6656" w:type="dxa"/>
            <w:gridSpan w:val="3"/>
            <w:shd w:val="clear" w:color="auto" w:fill="FFFFFF" w:themeFill="background1"/>
            <w:vAlign w:val="center"/>
          </w:tcPr>
          <w:p w14:paraId="0ED9E123" w14:textId="2B376765" w:rsidR="00F14EAD" w:rsidRDefault="004034E6" w:rsidP="004D6D8F">
            <w:r w:rsidRPr="004034E6">
              <w:t>Debido a un desconocimiento de las leyes, como la RGPD, que al incumplirla recibimos una multa</w:t>
            </w:r>
          </w:p>
        </w:tc>
      </w:tr>
      <w:tr w:rsidR="004034E6" w14:paraId="3450D682" w14:textId="77777777">
        <w:tc>
          <w:tcPr>
            <w:tcW w:w="1838" w:type="dxa"/>
            <w:shd w:val="clear" w:color="auto" w:fill="AEAAAA" w:themeFill="background2" w:themeFillShade="BF"/>
            <w:vAlign w:val="center"/>
          </w:tcPr>
          <w:p w14:paraId="00BEB96E" w14:textId="77777777" w:rsidR="00F14EAD" w:rsidRPr="00B02458" w:rsidRDefault="00F14EAD">
            <w:pPr>
              <w:jc w:val="left"/>
              <w:rPr>
                <w:b/>
                <w:bCs/>
              </w:rPr>
            </w:pPr>
            <w:r w:rsidRPr="00B02458">
              <w:rPr>
                <w:b/>
                <w:bCs/>
              </w:rPr>
              <w:t>Categoría</w:t>
            </w:r>
          </w:p>
        </w:tc>
        <w:tc>
          <w:tcPr>
            <w:tcW w:w="6656" w:type="dxa"/>
            <w:gridSpan w:val="3"/>
            <w:shd w:val="clear" w:color="auto" w:fill="FFFFFF" w:themeFill="background1"/>
            <w:vAlign w:val="center"/>
          </w:tcPr>
          <w:p w14:paraId="2FDC5FB8" w14:textId="20A094EF" w:rsidR="00F14EAD" w:rsidRDefault="004034E6">
            <w:pPr>
              <w:jc w:val="left"/>
            </w:pPr>
            <w:r>
              <w:t>Calidad</w:t>
            </w:r>
          </w:p>
        </w:tc>
      </w:tr>
      <w:tr w:rsidR="004034E6" w14:paraId="234EDC1C" w14:textId="77777777">
        <w:tc>
          <w:tcPr>
            <w:tcW w:w="1838" w:type="dxa"/>
            <w:shd w:val="clear" w:color="auto" w:fill="AEAAAA" w:themeFill="background2" w:themeFillShade="BF"/>
            <w:vAlign w:val="center"/>
          </w:tcPr>
          <w:p w14:paraId="1C421534" w14:textId="77777777" w:rsidR="00F14EAD" w:rsidRPr="00B02458" w:rsidRDefault="00F14EAD">
            <w:pPr>
              <w:jc w:val="left"/>
              <w:rPr>
                <w:b/>
                <w:bCs/>
              </w:rPr>
            </w:pPr>
            <w:r w:rsidRPr="00B02458">
              <w:rPr>
                <w:b/>
                <w:bCs/>
              </w:rPr>
              <w:t>Probabilidad</w:t>
            </w:r>
          </w:p>
        </w:tc>
        <w:tc>
          <w:tcPr>
            <w:tcW w:w="6656" w:type="dxa"/>
            <w:gridSpan w:val="3"/>
            <w:shd w:val="clear" w:color="auto" w:fill="FFFFFF" w:themeFill="background1"/>
            <w:vAlign w:val="center"/>
          </w:tcPr>
          <w:p w14:paraId="2E34312A" w14:textId="07FE3618" w:rsidR="00F14EAD" w:rsidRDefault="004034E6">
            <w:pPr>
              <w:jc w:val="left"/>
            </w:pPr>
            <w:r>
              <w:t>Baja</w:t>
            </w:r>
          </w:p>
        </w:tc>
      </w:tr>
      <w:tr w:rsidR="00F14EAD" w14:paraId="6BFCBD12" w14:textId="77777777">
        <w:trPr>
          <w:trHeight w:val="287"/>
        </w:trPr>
        <w:tc>
          <w:tcPr>
            <w:tcW w:w="1838" w:type="dxa"/>
            <w:vMerge w:val="restart"/>
            <w:shd w:val="clear" w:color="auto" w:fill="AEAAAA" w:themeFill="background2" w:themeFillShade="BF"/>
            <w:vAlign w:val="center"/>
          </w:tcPr>
          <w:p w14:paraId="235ED0B7" w14:textId="77777777" w:rsidR="00F14EAD" w:rsidRPr="00B02458" w:rsidRDefault="00F14EAD">
            <w:pPr>
              <w:jc w:val="left"/>
              <w:rPr>
                <w:b/>
                <w:bCs/>
              </w:rPr>
            </w:pPr>
            <w:r w:rsidRPr="00B02458">
              <w:rPr>
                <w:b/>
                <w:bCs/>
              </w:rPr>
              <w:t>Impacto</w:t>
            </w:r>
          </w:p>
        </w:tc>
        <w:tc>
          <w:tcPr>
            <w:tcW w:w="1276" w:type="dxa"/>
            <w:shd w:val="clear" w:color="auto" w:fill="E7E6E6" w:themeFill="background2"/>
            <w:vAlign w:val="center"/>
          </w:tcPr>
          <w:p w14:paraId="0779B099" w14:textId="77777777" w:rsidR="00F14EAD" w:rsidRDefault="00F14EAD">
            <w:pPr>
              <w:jc w:val="left"/>
            </w:pPr>
            <w:r>
              <w:t>Presupuesto</w:t>
            </w:r>
          </w:p>
        </w:tc>
        <w:tc>
          <w:tcPr>
            <w:tcW w:w="3827" w:type="dxa"/>
            <w:shd w:val="clear" w:color="auto" w:fill="FFFFFF" w:themeFill="background1"/>
            <w:vAlign w:val="center"/>
          </w:tcPr>
          <w:p w14:paraId="62788A93" w14:textId="78355B15" w:rsidR="00F14EAD" w:rsidRDefault="004034E6">
            <w:pPr>
              <w:jc w:val="left"/>
            </w:pPr>
            <w:r>
              <w:t>Bajo</w:t>
            </w:r>
          </w:p>
        </w:tc>
        <w:tc>
          <w:tcPr>
            <w:tcW w:w="1553" w:type="dxa"/>
            <w:vMerge w:val="restart"/>
            <w:shd w:val="clear" w:color="auto" w:fill="E7E6E6" w:themeFill="background2"/>
            <w:vAlign w:val="center"/>
          </w:tcPr>
          <w:p w14:paraId="4569194F" w14:textId="6DAF23EF" w:rsidR="00F14EAD" w:rsidRPr="003E5BF9" w:rsidRDefault="004034E6">
            <w:pPr>
              <w:jc w:val="center"/>
              <w:rPr>
                <w:b/>
                <w:bCs/>
                <w:sz w:val="28"/>
                <w:szCs w:val="28"/>
              </w:rPr>
            </w:pPr>
            <w:r>
              <w:rPr>
                <w:b/>
                <w:bCs/>
                <w:sz w:val="28"/>
                <w:szCs w:val="28"/>
              </w:rPr>
              <w:t>0,27</w:t>
            </w:r>
          </w:p>
        </w:tc>
      </w:tr>
      <w:tr w:rsidR="00F14EAD" w14:paraId="5364F589" w14:textId="77777777">
        <w:trPr>
          <w:trHeight w:val="284"/>
        </w:trPr>
        <w:tc>
          <w:tcPr>
            <w:tcW w:w="1838" w:type="dxa"/>
            <w:vMerge/>
            <w:shd w:val="clear" w:color="auto" w:fill="AEAAAA" w:themeFill="background2" w:themeFillShade="BF"/>
            <w:vAlign w:val="center"/>
          </w:tcPr>
          <w:p w14:paraId="59EE3F6B" w14:textId="77777777" w:rsidR="00F14EAD" w:rsidRPr="00B02458" w:rsidRDefault="00F14EAD">
            <w:pPr>
              <w:jc w:val="left"/>
              <w:rPr>
                <w:b/>
                <w:bCs/>
              </w:rPr>
            </w:pPr>
          </w:p>
        </w:tc>
        <w:tc>
          <w:tcPr>
            <w:tcW w:w="1276" w:type="dxa"/>
            <w:shd w:val="clear" w:color="auto" w:fill="E7E6E6" w:themeFill="background2"/>
            <w:vAlign w:val="center"/>
          </w:tcPr>
          <w:p w14:paraId="2403CAA8" w14:textId="77777777" w:rsidR="00F14EAD" w:rsidRDefault="00F14EAD">
            <w:pPr>
              <w:jc w:val="left"/>
            </w:pPr>
            <w:r>
              <w:t>Planificación</w:t>
            </w:r>
          </w:p>
        </w:tc>
        <w:tc>
          <w:tcPr>
            <w:tcW w:w="3827" w:type="dxa"/>
            <w:shd w:val="clear" w:color="auto" w:fill="FFFFFF" w:themeFill="background1"/>
            <w:vAlign w:val="center"/>
          </w:tcPr>
          <w:p w14:paraId="40826041" w14:textId="1EECBFE7" w:rsidR="00F14EAD" w:rsidRDefault="004034E6">
            <w:pPr>
              <w:jc w:val="left"/>
            </w:pPr>
            <w:r>
              <w:t>Medio</w:t>
            </w:r>
          </w:p>
        </w:tc>
        <w:tc>
          <w:tcPr>
            <w:tcW w:w="1553" w:type="dxa"/>
            <w:vMerge/>
            <w:shd w:val="clear" w:color="auto" w:fill="E7E6E6" w:themeFill="background2"/>
            <w:vAlign w:val="center"/>
          </w:tcPr>
          <w:p w14:paraId="64B3738E" w14:textId="77777777" w:rsidR="00F14EAD" w:rsidRDefault="00F14EAD">
            <w:pPr>
              <w:jc w:val="left"/>
            </w:pPr>
          </w:p>
        </w:tc>
      </w:tr>
      <w:tr w:rsidR="00F14EAD" w14:paraId="5174EA8B" w14:textId="77777777">
        <w:trPr>
          <w:trHeight w:val="284"/>
        </w:trPr>
        <w:tc>
          <w:tcPr>
            <w:tcW w:w="1838" w:type="dxa"/>
            <w:vMerge/>
            <w:shd w:val="clear" w:color="auto" w:fill="AEAAAA" w:themeFill="background2" w:themeFillShade="BF"/>
            <w:vAlign w:val="center"/>
          </w:tcPr>
          <w:p w14:paraId="632C78A3" w14:textId="77777777" w:rsidR="00F14EAD" w:rsidRPr="00B02458" w:rsidRDefault="00F14EAD">
            <w:pPr>
              <w:jc w:val="left"/>
              <w:rPr>
                <w:b/>
                <w:bCs/>
              </w:rPr>
            </w:pPr>
          </w:p>
        </w:tc>
        <w:tc>
          <w:tcPr>
            <w:tcW w:w="1276" w:type="dxa"/>
            <w:shd w:val="clear" w:color="auto" w:fill="E7E6E6" w:themeFill="background2"/>
            <w:vAlign w:val="center"/>
          </w:tcPr>
          <w:p w14:paraId="3C1CE653" w14:textId="77777777" w:rsidR="00F14EAD" w:rsidRDefault="00F14EAD">
            <w:pPr>
              <w:jc w:val="left"/>
            </w:pPr>
            <w:r>
              <w:t>Alcance</w:t>
            </w:r>
          </w:p>
        </w:tc>
        <w:tc>
          <w:tcPr>
            <w:tcW w:w="3827" w:type="dxa"/>
            <w:shd w:val="clear" w:color="auto" w:fill="FFFFFF" w:themeFill="background1"/>
            <w:vAlign w:val="center"/>
          </w:tcPr>
          <w:p w14:paraId="3BBCC137" w14:textId="671625AE" w:rsidR="00F14EAD" w:rsidRDefault="004034E6">
            <w:pPr>
              <w:jc w:val="left"/>
            </w:pPr>
            <w:r>
              <w:t>Crítico</w:t>
            </w:r>
          </w:p>
        </w:tc>
        <w:tc>
          <w:tcPr>
            <w:tcW w:w="1553" w:type="dxa"/>
            <w:vMerge/>
            <w:shd w:val="clear" w:color="auto" w:fill="E7E6E6" w:themeFill="background2"/>
            <w:vAlign w:val="center"/>
          </w:tcPr>
          <w:p w14:paraId="534D2442" w14:textId="77777777" w:rsidR="00F14EAD" w:rsidRDefault="00F14EAD">
            <w:pPr>
              <w:jc w:val="left"/>
            </w:pPr>
          </w:p>
        </w:tc>
      </w:tr>
      <w:tr w:rsidR="00F14EAD" w14:paraId="1177EE9F" w14:textId="77777777">
        <w:trPr>
          <w:trHeight w:val="284"/>
        </w:trPr>
        <w:tc>
          <w:tcPr>
            <w:tcW w:w="1838" w:type="dxa"/>
            <w:vMerge/>
            <w:shd w:val="clear" w:color="auto" w:fill="AEAAAA" w:themeFill="background2" w:themeFillShade="BF"/>
            <w:vAlign w:val="center"/>
          </w:tcPr>
          <w:p w14:paraId="0D56A5EC" w14:textId="77777777" w:rsidR="00F14EAD" w:rsidRPr="00B02458" w:rsidRDefault="00F14EAD">
            <w:pPr>
              <w:jc w:val="left"/>
              <w:rPr>
                <w:b/>
                <w:bCs/>
              </w:rPr>
            </w:pPr>
          </w:p>
        </w:tc>
        <w:tc>
          <w:tcPr>
            <w:tcW w:w="1276" w:type="dxa"/>
            <w:shd w:val="clear" w:color="auto" w:fill="E7E6E6" w:themeFill="background2"/>
            <w:vAlign w:val="center"/>
          </w:tcPr>
          <w:p w14:paraId="502816E4" w14:textId="77777777" w:rsidR="00F14EAD" w:rsidRDefault="00F14EAD">
            <w:pPr>
              <w:jc w:val="left"/>
            </w:pPr>
            <w:r>
              <w:t>Calidad</w:t>
            </w:r>
          </w:p>
        </w:tc>
        <w:tc>
          <w:tcPr>
            <w:tcW w:w="3827" w:type="dxa"/>
            <w:shd w:val="clear" w:color="auto" w:fill="FFFFFF" w:themeFill="background1"/>
            <w:vAlign w:val="center"/>
          </w:tcPr>
          <w:p w14:paraId="2D02FF99" w14:textId="32FD5B2B" w:rsidR="00F14EAD" w:rsidRDefault="004034E6">
            <w:pPr>
              <w:jc w:val="left"/>
            </w:pPr>
            <w:r>
              <w:t>Medio</w:t>
            </w:r>
          </w:p>
        </w:tc>
        <w:tc>
          <w:tcPr>
            <w:tcW w:w="1553" w:type="dxa"/>
            <w:vMerge/>
            <w:shd w:val="clear" w:color="auto" w:fill="E7E6E6" w:themeFill="background2"/>
            <w:vAlign w:val="center"/>
          </w:tcPr>
          <w:p w14:paraId="67145118" w14:textId="77777777" w:rsidR="00F14EAD" w:rsidRDefault="00F14EAD">
            <w:pPr>
              <w:jc w:val="left"/>
            </w:pPr>
          </w:p>
        </w:tc>
      </w:tr>
      <w:tr w:rsidR="004034E6" w14:paraId="61F44A26" w14:textId="77777777">
        <w:trPr>
          <w:trHeight w:val="284"/>
        </w:trPr>
        <w:tc>
          <w:tcPr>
            <w:tcW w:w="1838" w:type="dxa"/>
            <w:shd w:val="clear" w:color="auto" w:fill="AEAAAA" w:themeFill="background2" w:themeFillShade="BF"/>
            <w:vAlign w:val="center"/>
          </w:tcPr>
          <w:p w14:paraId="410A08A0" w14:textId="77777777" w:rsidR="00F14EAD" w:rsidRPr="00B02458" w:rsidRDefault="00F14EAD">
            <w:pPr>
              <w:jc w:val="left"/>
              <w:rPr>
                <w:b/>
                <w:bCs/>
              </w:rPr>
            </w:pPr>
            <w:r w:rsidRPr="00B02458">
              <w:rPr>
                <w:b/>
                <w:bCs/>
              </w:rPr>
              <w:t>Estrategia</w:t>
            </w:r>
          </w:p>
        </w:tc>
        <w:tc>
          <w:tcPr>
            <w:tcW w:w="6656" w:type="dxa"/>
            <w:gridSpan w:val="3"/>
            <w:shd w:val="clear" w:color="auto" w:fill="FFFFFF" w:themeFill="background1"/>
            <w:vAlign w:val="center"/>
          </w:tcPr>
          <w:p w14:paraId="38F9CB2D" w14:textId="1994CB19" w:rsidR="00F14EAD" w:rsidRDefault="004034E6">
            <w:pPr>
              <w:jc w:val="left"/>
            </w:pPr>
            <w:r>
              <w:t>Eli</w:t>
            </w:r>
            <w:r w:rsidR="00EA4819">
              <w:t>m</w:t>
            </w:r>
            <w:r>
              <w:t>inar el riesgo</w:t>
            </w:r>
          </w:p>
        </w:tc>
      </w:tr>
      <w:tr w:rsidR="004034E6" w14:paraId="02C1EC56" w14:textId="77777777">
        <w:trPr>
          <w:trHeight w:val="284"/>
        </w:trPr>
        <w:tc>
          <w:tcPr>
            <w:tcW w:w="1838" w:type="dxa"/>
            <w:shd w:val="clear" w:color="auto" w:fill="AEAAAA" w:themeFill="background2" w:themeFillShade="BF"/>
            <w:vAlign w:val="center"/>
          </w:tcPr>
          <w:p w14:paraId="73CD749C" w14:textId="77777777" w:rsidR="00F14EAD" w:rsidRPr="00B02458" w:rsidRDefault="00F14EAD">
            <w:pPr>
              <w:jc w:val="left"/>
              <w:rPr>
                <w:b/>
                <w:bCs/>
              </w:rPr>
            </w:pPr>
            <w:r w:rsidRPr="00B02458">
              <w:rPr>
                <w:b/>
                <w:bCs/>
              </w:rPr>
              <w:t>Respuesta</w:t>
            </w:r>
          </w:p>
        </w:tc>
        <w:tc>
          <w:tcPr>
            <w:tcW w:w="6656" w:type="dxa"/>
            <w:gridSpan w:val="3"/>
            <w:shd w:val="clear" w:color="auto" w:fill="FFFFFF" w:themeFill="background1"/>
            <w:vAlign w:val="center"/>
          </w:tcPr>
          <w:p w14:paraId="2BFF7896" w14:textId="3CD6765E" w:rsidR="00F14EAD" w:rsidRDefault="004034E6" w:rsidP="004D6D8F">
            <w:r w:rsidRPr="004034E6">
              <w:t>Contratar a un especialista que controle el tema de la normativa para comprobar que se cumple la legislatura.</w:t>
            </w:r>
          </w:p>
        </w:tc>
      </w:tr>
    </w:tbl>
    <w:p w14:paraId="279A2909" w14:textId="6E204BFE" w:rsidR="00C70CDB" w:rsidRPr="00C70CDB" w:rsidRDefault="00C36B23" w:rsidP="00116CD8">
      <w:pPr>
        <w:pStyle w:val="CitadeTablas"/>
      </w:pPr>
      <w:bookmarkStart w:id="277" w:name="_Toc163919702"/>
      <w:bookmarkStart w:id="278" w:name="_Toc165126404"/>
      <w:r>
        <w:t>Riesgo de incumplimiento de normativas.</w:t>
      </w:r>
      <w:bookmarkEnd w:id="277"/>
      <w:bookmarkEnd w:id="278"/>
    </w:p>
    <w:p w14:paraId="57BA946A" w14:textId="77777777" w:rsidR="001A170B" w:rsidRDefault="001A170B">
      <w:pPr>
        <w:jc w:val="left"/>
        <w:rPr>
          <w:rFonts w:asciiTheme="majorHAnsi" w:eastAsiaTheme="majorEastAsia" w:hAnsiTheme="majorHAnsi" w:cstheme="majorBidi"/>
          <w:b/>
          <w:color w:val="404040" w:themeColor="text1" w:themeTint="BF"/>
          <w:sz w:val="28"/>
          <w:szCs w:val="24"/>
        </w:rPr>
      </w:pPr>
      <w:bookmarkStart w:id="279" w:name="_Toc493588174"/>
      <w:bookmarkStart w:id="280" w:name="_Toc164120841"/>
      <w:r>
        <w:br w:type="page"/>
      </w:r>
    </w:p>
    <w:p w14:paraId="33C13CB5" w14:textId="5793AF57" w:rsidR="00C70CDB" w:rsidRDefault="1CE88DE1" w:rsidP="00C7637D">
      <w:pPr>
        <w:pStyle w:val="Ttulo3"/>
      </w:pPr>
      <w:bookmarkStart w:id="281" w:name="_Toc165126180"/>
      <w:r>
        <w:lastRenderedPageBreak/>
        <w:t xml:space="preserve">RISK9. </w:t>
      </w:r>
      <w:r w:rsidR="7F28771C">
        <w:t>Cambio de los precios del hardware/software a usar</w:t>
      </w:r>
      <w:bookmarkEnd w:id="279"/>
      <w:bookmarkEnd w:id="280"/>
      <w:bookmarkEnd w:id="281"/>
    </w:p>
    <w:tbl>
      <w:tblPr>
        <w:tblStyle w:val="Tablaconcuadrculaclara"/>
        <w:tblW w:w="0" w:type="auto"/>
        <w:tblLook w:val="04A0" w:firstRow="1" w:lastRow="0" w:firstColumn="1" w:lastColumn="0" w:noHBand="0" w:noVBand="1"/>
      </w:tblPr>
      <w:tblGrid>
        <w:gridCol w:w="1831"/>
        <w:gridCol w:w="1340"/>
        <w:gridCol w:w="3782"/>
        <w:gridCol w:w="1541"/>
      </w:tblGrid>
      <w:tr w:rsidR="00F14EAD" w14:paraId="4B124C4C" w14:textId="77777777" w:rsidTr="00467432">
        <w:tc>
          <w:tcPr>
            <w:tcW w:w="1831" w:type="dxa"/>
            <w:shd w:val="clear" w:color="auto" w:fill="AEAAAA" w:themeFill="background2" w:themeFillShade="BF"/>
            <w:vAlign w:val="center"/>
          </w:tcPr>
          <w:p w14:paraId="73496727" w14:textId="77777777" w:rsidR="00F14EAD" w:rsidRPr="00B02458" w:rsidRDefault="00F14EAD">
            <w:pPr>
              <w:jc w:val="left"/>
              <w:rPr>
                <w:b/>
                <w:bCs/>
              </w:rPr>
            </w:pPr>
            <w:r w:rsidRPr="00B02458">
              <w:rPr>
                <w:b/>
                <w:bCs/>
              </w:rPr>
              <w:t>Descripción</w:t>
            </w:r>
          </w:p>
        </w:tc>
        <w:tc>
          <w:tcPr>
            <w:tcW w:w="6663" w:type="dxa"/>
            <w:gridSpan w:val="3"/>
            <w:shd w:val="clear" w:color="auto" w:fill="FFFFFF" w:themeFill="background1"/>
            <w:vAlign w:val="center"/>
          </w:tcPr>
          <w:p w14:paraId="62073F3F" w14:textId="46B634B9" w:rsidR="00F14EAD" w:rsidRDefault="00037C26" w:rsidP="004D6D8F">
            <w:r w:rsidRPr="00037C26">
              <w:t>Debido a una tardía compra del hardware/ instalación del software para el cliente el precio ha subido desde la creación del presupuesto y ahora se excede.</w:t>
            </w:r>
          </w:p>
        </w:tc>
      </w:tr>
      <w:tr w:rsidR="00F14EAD" w14:paraId="2B2F42F7" w14:textId="77777777" w:rsidTr="00467432">
        <w:tc>
          <w:tcPr>
            <w:tcW w:w="1831" w:type="dxa"/>
            <w:shd w:val="clear" w:color="auto" w:fill="AEAAAA" w:themeFill="background2" w:themeFillShade="BF"/>
            <w:vAlign w:val="center"/>
          </w:tcPr>
          <w:p w14:paraId="1805D57B" w14:textId="77777777" w:rsidR="00F14EAD" w:rsidRPr="00B02458" w:rsidRDefault="00F14EAD">
            <w:pPr>
              <w:jc w:val="left"/>
              <w:rPr>
                <w:b/>
                <w:bCs/>
              </w:rPr>
            </w:pPr>
            <w:r w:rsidRPr="00B02458">
              <w:rPr>
                <w:b/>
                <w:bCs/>
              </w:rPr>
              <w:t>Categoría</w:t>
            </w:r>
          </w:p>
        </w:tc>
        <w:tc>
          <w:tcPr>
            <w:tcW w:w="6663" w:type="dxa"/>
            <w:gridSpan w:val="3"/>
            <w:shd w:val="clear" w:color="auto" w:fill="FFFFFF" w:themeFill="background1"/>
            <w:vAlign w:val="center"/>
          </w:tcPr>
          <w:p w14:paraId="32DB894E" w14:textId="736312A0" w:rsidR="00F14EAD" w:rsidRDefault="00BE75BA">
            <w:pPr>
              <w:jc w:val="left"/>
            </w:pPr>
            <w:r w:rsidRPr="00BE75BA">
              <w:t>T</w:t>
            </w:r>
            <w:r>
              <w:t>ecnología</w:t>
            </w:r>
            <w:r w:rsidRPr="00BE75BA">
              <w:t>/</w:t>
            </w:r>
            <w:r>
              <w:t>Recursos</w:t>
            </w:r>
          </w:p>
        </w:tc>
      </w:tr>
      <w:tr w:rsidR="00F14EAD" w14:paraId="6874DE6D" w14:textId="77777777" w:rsidTr="00467432">
        <w:tc>
          <w:tcPr>
            <w:tcW w:w="1831" w:type="dxa"/>
            <w:shd w:val="clear" w:color="auto" w:fill="AEAAAA" w:themeFill="background2" w:themeFillShade="BF"/>
            <w:vAlign w:val="center"/>
          </w:tcPr>
          <w:p w14:paraId="4F28B819" w14:textId="77777777" w:rsidR="00F14EAD" w:rsidRPr="00B02458" w:rsidRDefault="00F14EAD">
            <w:pPr>
              <w:jc w:val="left"/>
              <w:rPr>
                <w:b/>
                <w:bCs/>
              </w:rPr>
            </w:pPr>
            <w:r w:rsidRPr="00B02458">
              <w:rPr>
                <w:b/>
                <w:bCs/>
              </w:rPr>
              <w:t>Probabilidad</w:t>
            </w:r>
          </w:p>
        </w:tc>
        <w:tc>
          <w:tcPr>
            <w:tcW w:w="6663" w:type="dxa"/>
            <w:gridSpan w:val="3"/>
            <w:shd w:val="clear" w:color="auto" w:fill="FFFFFF" w:themeFill="background1"/>
            <w:vAlign w:val="center"/>
          </w:tcPr>
          <w:p w14:paraId="682B8407" w14:textId="5941BB6B" w:rsidR="00F14EAD" w:rsidRDefault="00BE75BA">
            <w:pPr>
              <w:jc w:val="left"/>
            </w:pPr>
            <w:r>
              <w:t>Baja</w:t>
            </w:r>
          </w:p>
        </w:tc>
      </w:tr>
      <w:tr w:rsidR="00F14EAD" w14:paraId="781836C0" w14:textId="77777777" w:rsidTr="00467432">
        <w:trPr>
          <w:trHeight w:val="287"/>
        </w:trPr>
        <w:tc>
          <w:tcPr>
            <w:tcW w:w="1831" w:type="dxa"/>
            <w:vMerge w:val="restart"/>
            <w:shd w:val="clear" w:color="auto" w:fill="AEAAAA" w:themeFill="background2" w:themeFillShade="BF"/>
            <w:vAlign w:val="center"/>
          </w:tcPr>
          <w:p w14:paraId="6685EC4A" w14:textId="77777777" w:rsidR="00F14EAD" w:rsidRPr="00B02458" w:rsidRDefault="00F14EAD">
            <w:pPr>
              <w:jc w:val="left"/>
              <w:rPr>
                <w:b/>
                <w:bCs/>
              </w:rPr>
            </w:pPr>
            <w:r w:rsidRPr="00B02458">
              <w:rPr>
                <w:b/>
                <w:bCs/>
              </w:rPr>
              <w:t>Impacto</w:t>
            </w:r>
          </w:p>
        </w:tc>
        <w:tc>
          <w:tcPr>
            <w:tcW w:w="1340" w:type="dxa"/>
            <w:shd w:val="clear" w:color="auto" w:fill="E7E6E6" w:themeFill="background2"/>
            <w:vAlign w:val="center"/>
          </w:tcPr>
          <w:p w14:paraId="3AC6B3EA" w14:textId="77777777" w:rsidR="00F14EAD" w:rsidRDefault="00F14EAD">
            <w:pPr>
              <w:jc w:val="left"/>
            </w:pPr>
            <w:r>
              <w:t>Presupuesto</w:t>
            </w:r>
          </w:p>
        </w:tc>
        <w:tc>
          <w:tcPr>
            <w:tcW w:w="3782" w:type="dxa"/>
            <w:shd w:val="clear" w:color="auto" w:fill="FFFFFF" w:themeFill="background1"/>
            <w:vAlign w:val="center"/>
          </w:tcPr>
          <w:p w14:paraId="73F0FA76" w14:textId="5A243645" w:rsidR="00F14EAD" w:rsidRDefault="00BE75BA">
            <w:pPr>
              <w:jc w:val="left"/>
            </w:pPr>
            <w:r>
              <w:t>Crítico</w:t>
            </w:r>
          </w:p>
        </w:tc>
        <w:tc>
          <w:tcPr>
            <w:tcW w:w="1541" w:type="dxa"/>
            <w:vMerge w:val="restart"/>
            <w:shd w:val="clear" w:color="auto" w:fill="E7E6E6" w:themeFill="background2"/>
            <w:vAlign w:val="center"/>
          </w:tcPr>
          <w:p w14:paraId="7EC574A1" w14:textId="333FF764" w:rsidR="00F14EAD" w:rsidRPr="003E5BF9" w:rsidRDefault="00A75FC3">
            <w:pPr>
              <w:jc w:val="center"/>
              <w:rPr>
                <w:b/>
                <w:bCs/>
                <w:sz w:val="28"/>
                <w:szCs w:val="28"/>
              </w:rPr>
            </w:pPr>
            <w:r>
              <w:rPr>
                <w:b/>
                <w:bCs/>
                <w:sz w:val="28"/>
                <w:szCs w:val="28"/>
              </w:rPr>
              <w:t>0,27</w:t>
            </w:r>
          </w:p>
        </w:tc>
      </w:tr>
      <w:tr w:rsidR="00F14EAD" w14:paraId="6F3413D7" w14:textId="77777777" w:rsidTr="00467432">
        <w:trPr>
          <w:trHeight w:val="284"/>
        </w:trPr>
        <w:tc>
          <w:tcPr>
            <w:tcW w:w="1831" w:type="dxa"/>
            <w:vMerge/>
            <w:shd w:val="clear" w:color="auto" w:fill="AEAAAA" w:themeFill="background2" w:themeFillShade="BF"/>
            <w:vAlign w:val="center"/>
          </w:tcPr>
          <w:p w14:paraId="53F9641A" w14:textId="77777777" w:rsidR="00F14EAD" w:rsidRPr="00B02458" w:rsidRDefault="00F14EAD">
            <w:pPr>
              <w:jc w:val="left"/>
              <w:rPr>
                <w:b/>
                <w:bCs/>
              </w:rPr>
            </w:pPr>
          </w:p>
        </w:tc>
        <w:tc>
          <w:tcPr>
            <w:tcW w:w="1340" w:type="dxa"/>
            <w:shd w:val="clear" w:color="auto" w:fill="E7E6E6" w:themeFill="background2"/>
            <w:vAlign w:val="center"/>
          </w:tcPr>
          <w:p w14:paraId="21821922" w14:textId="77777777" w:rsidR="00F14EAD" w:rsidRDefault="00F14EAD">
            <w:pPr>
              <w:jc w:val="left"/>
            </w:pPr>
            <w:r>
              <w:t>Planificación</w:t>
            </w:r>
          </w:p>
        </w:tc>
        <w:tc>
          <w:tcPr>
            <w:tcW w:w="3782" w:type="dxa"/>
            <w:shd w:val="clear" w:color="auto" w:fill="FFFFFF" w:themeFill="background1"/>
            <w:vAlign w:val="center"/>
          </w:tcPr>
          <w:p w14:paraId="170ADF1B" w14:textId="445DD766" w:rsidR="00F14EAD" w:rsidRDefault="00A75FC3">
            <w:pPr>
              <w:jc w:val="left"/>
            </w:pPr>
            <w:r>
              <w:t>Medio</w:t>
            </w:r>
          </w:p>
        </w:tc>
        <w:tc>
          <w:tcPr>
            <w:tcW w:w="1541" w:type="dxa"/>
            <w:vMerge/>
            <w:shd w:val="clear" w:color="auto" w:fill="E7E6E6" w:themeFill="background2"/>
            <w:vAlign w:val="center"/>
          </w:tcPr>
          <w:p w14:paraId="171DD9AA" w14:textId="77777777" w:rsidR="00F14EAD" w:rsidRDefault="00F14EAD">
            <w:pPr>
              <w:jc w:val="left"/>
            </w:pPr>
          </w:p>
        </w:tc>
      </w:tr>
      <w:tr w:rsidR="00F14EAD" w14:paraId="3C19D1C5" w14:textId="77777777" w:rsidTr="00467432">
        <w:trPr>
          <w:trHeight w:val="284"/>
        </w:trPr>
        <w:tc>
          <w:tcPr>
            <w:tcW w:w="1831" w:type="dxa"/>
            <w:vMerge/>
            <w:shd w:val="clear" w:color="auto" w:fill="AEAAAA" w:themeFill="background2" w:themeFillShade="BF"/>
            <w:vAlign w:val="center"/>
          </w:tcPr>
          <w:p w14:paraId="3BEA0B14" w14:textId="77777777" w:rsidR="00F14EAD" w:rsidRPr="00B02458" w:rsidRDefault="00F14EAD">
            <w:pPr>
              <w:jc w:val="left"/>
              <w:rPr>
                <w:b/>
                <w:bCs/>
              </w:rPr>
            </w:pPr>
          </w:p>
        </w:tc>
        <w:tc>
          <w:tcPr>
            <w:tcW w:w="1340" w:type="dxa"/>
            <w:shd w:val="clear" w:color="auto" w:fill="E7E6E6" w:themeFill="background2"/>
            <w:vAlign w:val="center"/>
          </w:tcPr>
          <w:p w14:paraId="1CB7CE5E" w14:textId="77777777" w:rsidR="00F14EAD" w:rsidRDefault="00F14EAD">
            <w:pPr>
              <w:jc w:val="left"/>
            </w:pPr>
            <w:r>
              <w:t>Alcance</w:t>
            </w:r>
          </w:p>
        </w:tc>
        <w:tc>
          <w:tcPr>
            <w:tcW w:w="3782" w:type="dxa"/>
            <w:shd w:val="clear" w:color="auto" w:fill="FFFFFF" w:themeFill="background1"/>
            <w:vAlign w:val="center"/>
          </w:tcPr>
          <w:p w14:paraId="5274A64B" w14:textId="7858103F" w:rsidR="00F14EAD" w:rsidRDefault="00A75FC3">
            <w:pPr>
              <w:jc w:val="left"/>
            </w:pPr>
            <w:r>
              <w:t>Medio</w:t>
            </w:r>
          </w:p>
        </w:tc>
        <w:tc>
          <w:tcPr>
            <w:tcW w:w="1541" w:type="dxa"/>
            <w:vMerge/>
            <w:shd w:val="clear" w:color="auto" w:fill="E7E6E6" w:themeFill="background2"/>
            <w:vAlign w:val="center"/>
          </w:tcPr>
          <w:p w14:paraId="601C6349" w14:textId="77777777" w:rsidR="00F14EAD" w:rsidRDefault="00F14EAD">
            <w:pPr>
              <w:jc w:val="left"/>
            </w:pPr>
          </w:p>
        </w:tc>
      </w:tr>
      <w:tr w:rsidR="00F14EAD" w14:paraId="2339A38F" w14:textId="77777777" w:rsidTr="00467432">
        <w:trPr>
          <w:trHeight w:val="284"/>
        </w:trPr>
        <w:tc>
          <w:tcPr>
            <w:tcW w:w="1831" w:type="dxa"/>
            <w:vMerge/>
            <w:shd w:val="clear" w:color="auto" w:fill="AEAAAA" w:themeFill="background2" w:themeFillShade="BF"/>
            <w:vAlign w:val="center"/>
          </w:tcPr>
          <w:p w14:paraId="45913BC5" w14:textId="77777777" w:rsidR="00F14EAD" w:rsidRPr="00B02458" w:rsidRDefault="00F14EAD">
            <w:pPr>
              <w:jc w:val="left"/>
              <w:rPr>
                <w:b/>
                <w:bCs/>
              </w:rPr>
            </w:pPr>
          </w:p>
        </w:tc>
        <w:tc>
          <w:tcPr>
            <w:tcW w:w="1340" w:type="dxa"/>
            <w:shd w:val="clear" w:color="auto" w:fill="E7E6E6" w:themeFill="background2"/>
            <w:vAlign w:val="center"/>
          </w:tcPr>
          <w:p w14:paraId="6FAEE029" w14:textId="77777777" w:rsidR="00F14EAD" w:rsidRDefault="00F14EAD">
            <w:pPr>
              <w:jc w:val="left"/>
            </w:pPr>
            <w:r>
              <w:t>Calidad</w:t>
            </w:r>
          </w:p>
        </w:tc>
        <w:tc>
          <w:tcPr>
            <w:tcW w:w="3782" w:type="dxa"/>
            <w:shd w:val="clear" w:color="auto" w:fill="FFFFFF" w:themeFill="background1"/>
            <w:vAlign w:val="center"/>
          </w:tcPr>
          <w:p w14:paraId="22DA7ECE" w14:textId="1655B83E" w:rsidR="00F14EAD" w:rsidRDefault="00A75FC3">
            <w:pPr>
              <w:jc w:val="left"/>
            </w:pPr>
            <w:r>
              <w:t>Medio</w:t>
            </w:r>
          </w:p>
        </w:tc>
        <w:tc>
          <w:tcPr>
            <w:tcW w:w="1541" w:type="dxa"/>
            <w:vMerge/>
            <w:shd w:val="clear" w:color="auto" w:fill="E7E6E6" w:themeFill="background2"/>
            <w:vAlign w:val="center"/>
          </w:tcPr>
          <w:p w14:paraId="333F6CB1" w14:textId="77777777" w:rsidR="00F14EAD" w:rsidRDefault="00F14EAD">
            <w:pPr>
              <w:jc w:val="left"/>
            </w:pPr>
          </w:p>
        </w:tc>
      </w:tr>
      <w:tr w:rsidR="00F14EAD" w14:paraId="30786C61" w14:textId="77777777" w:rsidTr="00467432">
        <w:trPr>
          <w:trHeight w:val="284"/>
        </w:trPr>
        <w:tc>
          <w:tcPr>
            <w:tcW w:w="1831" w:type="dxa"/>
            <w:shd w:val="clear" w:color="auto" w:fill="AEAAAA" w:themeFill="background2" w:themeFillShade="BF"/>
            <w:vAlign w:val="center"/>
          </w:tcPr>
          <w:p w14:paraId="754475F2" w14:textId="77777777" w:rsidR="00F14EAD" w:rsidRPr="00B02458" w:rsidRDefault="00F14EAD">
            <w:pPr>
              <w:jc w:val="left"/>
              <w:rPr>
                <w:b/>
                <w:bCs/>
              </w:rPr>
            </w:pPr>
            <w:r w:rsidRPr="00B02458">
              <w:rPr>
                <w:b/>
                <w:bCs/>
              </w:rPr>
              <w:t>Estrategia</w:t>
            </w:r>
          </w:p>
        </w:tc>
        <w:tc>
          <w:tcPr>
            <w:tcW w:w="6663" w:type="dxa"/>
            <w:gridSpan w:val="3"/>
            <w:shd w:val="clear" w:color="auto" w:fill="FFFFFF" w:themeFill="background1"/>
            <w:vAlign w:val="center"/>
          </w:tcPr>
          <w:p w14:paraId="5E6DAC50" w14:textId="435E2F62" w:rsidR="00F14EAD" w:rsidRDefault="00A75FC3">
            <w:pPr>
              <w:jc w:val="left"/>
            </w:pPr>
            <w:r>
              <w:t>Mitigar el riesgo</w:t>
            </w:r>
          </w:p>
        </w:tc>
      </w:tr>
      <w:tr w:rsidR="00F14EAD" w14:paraId="530AD70D" w14:textId="77777777" w:rsidTr="00467432">
        <w:trPr>
          <w:trHeight w:val="284"/>
        </w:trPr>
        <w:tc>
          <w:tcPr>
            <w:tcW w:w="1831" w:type="dxa"/>
            <w:shd w:val="clear" w:color="auto" w:fill="AEAAAA" w:themeFill="background2" w:themeFillShade="BF"/>
            <w:vAlign w:val="center"/>
          </w:tcPr>
          <w:p w14:paraId="16E28D9F" w14:textId="77777777" w:rsidR="00F14EAD" w:rsidRPr="00B02458" w:rsidRDefault="00F14EAD">
            <w:pPr>
              <w:jc w:val="left"/>
              <w:rPr>
                <w:b/>
                <w:bCs/>
              </w:rPr>
            </w:pPr>
            <w:r w:rsidRPr="00B02458">
              <w:rPr>
                <w:b/>
                <w:bCs/>
              </w:rPr>
              <w:t>Respuesta</w:t>
            </w:r>
          </w:p>
        </w:tc>
        <w:tc>
          <w:tcPr>
            <w:tcW w:w="6663" w:type="dxa"/>
            <w:gridSpan w:val="3"/>
            <w:shd w:val="clear" w:color="auto" w:fill="FFFFFF" w:themeFill="background1"/>
            <w:vAlign w:val="center"/>
          </w:tcPr>
          <w:p w14:paraId="0C5FD213" w14:textId="2485FA87" w:rsidR="00F14EAD" w:rsidRDefault="00A75FC3" w:rsidP="004D6D8F">
            <w:r w:rsidRPr="00A75FC3">
              <w:t>Comprar e instalar el software y hardware lo más antes posible o dejar un margen en el presupuesto para prevenir este cambio de precio</w:t>
            </w:r>
            <w:r>
              <w:t>.</w:t>
            </w:r>
          </w:p>
        </w:tc>
      </w:tr>
    </w:tbl>
    <w:p w14:paraId="279141F5" w14:textId="79BDA801" w:rsidR="009B1309" w:rsidRDefault="00725C20" w:rsidP="00725C20">
      <w:pPr>
        <w:pStyle w:val="CitadeTablas"/>
      </w:pPr>
      <w:bookmarkStart w:id="282" w:name="_Toc163919703"/>
      <w:bookmarkStart w:id="283" w:name="_Toc165126405"/>
      <w:r>
        <w:t>Riesgo de cambio de los precios del hardware/software a usar.</w:t>
      </w:r>
      <w:bookmarkEnd w:id="282"/>
      <w:bookmarkEnd w:id="283"/>
    </w:p>
    <w:p w14:paraId="1742B111" w14:textId="067B7718" w:rsidR="00C70CDB" w:rsidRDefault="6A06B7A4" w:rsidP="00C920C4">
      <w:pPr>
        <w:pStyle w:val="Ttulo3"/>
      </w:pPr>
      <w:bookmarkStart w:id="284" w:name="_Toc165126181"/>
      <w:r>
        <w:t xml:space="preserve">RISK10. </w:t>
      </w:r>
      <w:bookmarkStart w:id="285" w:name="_Toc1909623920"/>
      <w:bookmarkStart w:id="286" w:name="_Toc164120843"/>
      <w:r w:rsidR="7F28771C">
        <w:t>Retraso en la entrega del Hardware</w:t>
      </w:r>
      <w:bookmarkEnd w:id="284"/>
      <w:bookmarkEnd w:id="285"/>
      <w:bookmarkEnd w:id="286"/>
    </w:p>
    <w:tbl>
      <w:tblPr>
        <w:tblStyle w:val="Tablaconcuadrculaclara"/>
        <w:tblW w:w="0" w:type="auto"/>
        <w:tblLook w:val="04A0" w:firstRow="1" w:lastRow="0" w:firstColumn="1" w:lastColumn="0" w:noHBand="0" w:noVBand="1"/>
      </w:tblPr>
      <w:tblGrid>
        <w:gridCol w:w="1830"/>
        <w:gridCol w:w="1340"/>
        <w:gridCol w:w="3785"/>
        <w:gridCol w:w="1539"/>
      </w:tblGrid>
      <w:tr w:rsidR="00F14EAD" w14:paraId="7035921D" w14:textId="77777777">
        <w:tc>
          <w:tcPr>
            <w:tcW w:w="1838" w:type="dxa"/>
            <w:shd w:val="clear" w:color="auto" w:fill="AEAAAA" w:themeFill="background2" w:themeFillShade="BF"/>
            <w:vAlign w:val="center"/>
          </w:tcPr>
          <w:p w14:paraId="30C326AD" w14:textId="77777777" w:rsidR="00F14EAD" w:rsidRPr="00B02458" w:rsidRDefault="00F14EAD">
            <w:pPr>
              <w:jc w:val="left"/>
              <w:rPr>
                <w:b/>
                <w:bCs/>
              </w:rPr>
            </w:pPr>
            <w:r w:rsidRPr="00B02458">
              <w:rPr>
                <w:b/>
                <w:bCs/>
              </w:rPr>
              <w:t>Descripción</w:t>
            </w:r>
          </w:p>
        </w:tc>
        <w:tc>
          <w:tcPr>
            <w:tcW w:w="6656" w:type="dxa"/>
            <w:gridSpan w:val="3"/>
            <w:shd w:val="clear" w:color="auto" w:fill="FFFFFF" w:themeFill="background1"/>
            <w:vAlign w:val="center"/>
          </w:tcPr>
          <w:p w14:paraId="49AF96B6" w14:textId="688BBA56" w:rsidR="00F14EAD" w:rsidRDefault="00420789" w:rsidP="004D6D8F">
            <w:r w:rsidRPr="00420789">
              <w:t>El suministro de hardware podría retrasarse debido a problemas en la fabricación, envío o aduanas, lo que podría afectar el cronograma del proyecto.</w:t>
            </w:r>
          </w:p>
        </w:tc>
      </w:tr>
      <w:tr w:rsidR="00F14EAD" w14:paraId="0E76395A" w14:textId="77777777">
        <w:tc>
          <w:tcPr>
            <w:tcW w:w="1838" w:type="dxa"/>
            <w:shd w:val="clear" w:color="auto" w:fill="AEAAAA" w:themeFill="background2" w:themeFillShade="BF"/>
            <w:vAlign w:val="center"/>
          </w:tcPr>
          <w:p w14:paraId="5233661C" w14:textId="77777777" w:rsidR="00F14EAD" w:rsidRPr="00B02458" w:rsidRDefault="00F14EAD">
            <w:pPr>
              <w:jc w:val="left"/>
              <w:rPr>
                <w:b/>
                <w:bCs/>
              </w:rPr>
            </w:pPr>
            <w:r w:rsidRPr="00B02458">
              <w:rPr>
                <w:b/>
                <w:bCs/>
              </w:rPr>
              <w:t>Categoría</w:t>
            </w:r>
          </w:p>
        </w:tc>
        <w:tc>
          <w:tcPr>
            <w:tcW w:w="6656" w:type="dxa"/>
            <w:gridSpan w:val="3"/>
            <w:shd w:val="clear" w:color="auto" w:fill="FFFFFF" w:themeFill="background1"/>
            <w:vAlign w:val="center"/>
          </w:tcPr>
          <w:p w14:paraId="18E11884" w14:textId="4AD9FD60" w:rsidR="00F14EAD" w:rsidRDefault="00420789">
            <w:pPr>
              <w:jc w:val="left"/>
            </w:pPr>
            <w:r w:rsidRPr="00420789">
              <w:t>S</w:t>
            </w:r>
            <w:r w:rsidR="00422D06">
              <w:t xml:space="preserve">ubcontratistas y </w:t>
            </w:r>
            <w:r w:rsidR="00301F30">
              <w:t>proveedores</w:t>
            </w:r>
          </w:p>
        </w:tc>
      </w:tr>
      <w:tr w:rsidR="00F14EAD" w14:paraId="06E0ECC5" w14:textId="77777777">
        <w:tc>
          <w:tcPr>
            <w:tcW w:w="1838" w:type="dxa"/>
            <w:shd w:val="clear" w:color="auto" w:fill="AEAAAA" w:themeFill="background2" w:themeFillShade="BF"/>
            <w:vAlign w:val="center"/>
          </w:tcPr>
          <w:p w14:paraId="6882EA6A" w14:textId="77777777" w:rsidR="00F14EAD" w:rsidRPr="00B02458" w:rsidRDefault="00F14EAD">
            <w:pPr>
              <w:jc w:val="left"/>
              <w:rPr>
                <w:b/>
                <w:bCs/>
              </w:rPr>
            </w:pPr>
            <w:r w:rsidRPr="00B02458">
              <w:rPr>
                <w:b/>
                <w:bCs/>
              </w:rPr>
              <w:t>Probabilidad</w:t>
            </w:r>
          </w:p>
        </w:tc>
        <w:tc>
          <w:tcPr>
            <w:tcW w:w="6656" w:type="dxa"/>
            <w:gridSpan w:val="3"/>
            <w:shd w:val="clear" w:color="auto" w:fill="FFFFFF" w:themeFill="background1"/>
            <w:vAlign w:val="center"/>
          </w:tcPr>
          <w:p w14:paraId="0167D19C" w14:textId="3CCE9151" w:rsidR="00F14EAD" w:rsidRDefault="00301F30">
            <w:pPr>
              <w:jc w:val="left"/>
            </w:pPr>
            <w:r>
              <w:t>Baj</w:t>
            </w:r>
            <w:r w:rsidR="00A13157">
              <w:t>a</w:t>
            </w:r>
          </w:p>
        </w:tc>
      </w:tr>
      <w:tr w:rsidR="00F14EAD" w14:paraId="595A8C98" w14:textId="77777777">
        <w:trPr>
          <w:trHeight w:val="287"/>
        </w:trPr>
        <w:tc>
          <w:tcPr>
            <w:tcW w:w="1838" w:type="dxa"/>
            <w:vMerge w:val="restart"/>
            <w:shd w:val="clear" w:color="auto" w:fill="AEAAAA" w:themeFill="background2" w:themeFillShade="BF"/>
            <w:vAlign w:val="center"/>
          </w:tcPr>
          <w:p w14:paraId="7DE803A7" w14:textId="77777777" w:rsidR="00F14EAD" w:rsidRPr="00B02458" w:rsidRDefault="00F14EAD">
            <w:pPr>
              <w:jc w:val="left"/>
              <w:rPr>
                <w:b/>
                <w:bCs/>
              </w:rPr>
            </w:pPr>
            <w:r w:rsidRPr="00B02458">
              <w:rPr>
                <w:b/>
                <w:bCs/>
              </w:rPr>
              <w:t>Impacto</w:t>
            </w:r>
          </w:p>
        </w:tc>
        <w:tc>
          <w:tcPr>
            <w:tcW w:w="1276" w:type="dxa"/>
            <w:shd w:val="clear" w:color="auto" w:fill="E7E6E6" w:themeFill="background2"/>
            <w:vAlign w:val="center"/>
          </w:tcPr>
          <w:p w14:paraId="48E10AF3" w14:textId="77777777" w:rsidR="00F14EAD" w:rsidRDefault="00F14EAD">
            <w:pPr>
              <w:jc w:val="left"/>
            </w:pPr>
            <w:r>
              <w:t>Presupuesto</w:t>
            </w:r>
          </w:p>
        </w:tc>
        <w:tc>
          <w:tcPr>
            <w:tcW w:w="3827" w:type="dxa"/>
            <w:shd w:val="clear" w:color="auto" w:fill="FFFFFF" w:themeFill="background1"/>
            <w:vAlign w:val="center"/>
          </w:tcPr>
          <w:p w14:paraId="7C6DF673" w14:textId="08D173A2" w:rsidR="00F14EAD" w:rsidRDefault="00301F30">
            <w:pPr>
              <w:jc w:val="left"/>
            </w:pPr>
            <w:r>
              <w:t>Inapreciable</w:t>
            </w:r>
          </w:p>
        </w:tc>
        <w:tc>
          <w:tcPr>
            <w:tcW w:w="1553" w:type="dxa"/>
            <w:vMerge w:val="restart"/>
            <w:shd w:val="clear" w:color="auto" w:fill="E7E6E6" w:themeFill="background2"/>
            <w:vAlign w:val="center"/>
          </w:tcPr>
          <w:p w14:paraId="21948261" w14:textId="781AF06F" w:rsidR="00F14EAD" w:rsidRPr="003E5BF9" w:rsidRDefault="00301F30">
            <w:pPr>
              <w:jc w:val="center"/>
              <w:rPr>
                <w:b/>
                <w:bCs/>
                <w:sz w:val="28"/>
                <w:szCs w:val="28"/>
              </w:rPr>
            </w:pPr>
            <w:r>
              <w:rPr>
                <w:b/>
                <w:bCs/>
                <w:sz w:val="28"/>
                <w:szCs w:val="28"/>
              </w:rPr>
              <w:t>0,27</w:t>
            </w:r>
          </w:p>
        </w:tc>
      </w:tr>
      <w:tr w:rsidR="00F14EAD" w14:paraId="44C3098D" w14:textId="77777777">
        <w:trPr>
          <w:trHeight w:val="284"/>
        </w:trPr>
        <w:tc>
          <w:tcPr>
            <w:tcW w:w="1838" w:type="dxa"/>
            <w:vMerge/>
            <w:shd w:val="clear" w:color="auto" w:fill="AEAAAA" w:themeFill="background2" w:themeFillShade="BF"/>
            <w:vAlign w:val="center"/>
          </w:tcPr>
          <w:p w14:paraId="01D07665" w14:textId="77777777" w:rsidR="00F14EAD" w:rsidRPr="00B02458" w:rsidRDefault="00F14EAD">
            <w:pPr>
              <w:jc w:val="left"/>
              <w:rPr>
                <w:b/>
                <w:bCs/>
              </w:rPr>
            </w:pPr>
          </w:p>
        </w:tc>
        <w:tc>
          <w:tcPr>
            <w:tcW w:w="1276" w:type="dxa"/>
            <w:shd w:val="clear" w:color="auto" w:fill="E7E6E6" w:themeFill="background2"/>
            <w:vAlign w:val="center"/>
          </w:tcPr>
          <w:p w14:paraId="355AA5A2" w14:textId="77777777" w:rsidR="00F14EAD" w:rsidRDefault="00F14EAD">
            <w:pPr>
              <w:jc w:val="left"/>
            </w:pPr>
            <w:r>
              <w:t>Planificación</w:t>
            </w:r>
          </w:p>
        </w:tc>
        <w:tc>
          <w:tcPr>
            <w:tcW w:w="3827" w:type="dxa"/>
            <w:shd w:val="clear" w:color="auto" w:fill="FFFFFF" w:themeFill="background1"/>
            <w:vAlign w:val="center"/>
          </w:tcPr>
          <w:p w14:paraId="71910062" w14:textId="0C0AC60A" w:rsidR="00F14EAD" w:rsidRDefault="00301F30">
            <w:pPr>
              <w:jc w:val="left"/>
            </w:pPr>
            <w:r>
              <w:t>Crítico</w:t>
            </w:r>
          </w:p>
        </w:tc>
        <w:tc>
          <w:tcPr>
            <w:tcW w:w="1553" w:type="dxa"/>
            <w:vMerge/>
            <w:shd w:val="clear" w:color="auto" w:fill="E7E6E6" w:themeFill="background2"/>
            <w:vAlign w:val="center"/>
          </w:tcPr>
          <w:p w14:paraId="62C899D9" w14:textId="77777777" w:rsidR="00F14EAD" w:rsidRDefault="00F14EAD">
            <w:pPr>
              <w:jc w:val="left"/>
            </w:pPr>
          </w:p>
        </w:tc>
      </w:tr>
      <w:tr w:rsidR="00F14EAD" w14:paraId="10562BEC" w14:textId="77777777">
        <w:trPr>
          <w:trHeight w:val="284"/>
        </w:trPr>
        <w:tc>
          <w:tcPr>
            <w:tcW w:w="1838" w:type="dxa"/>
            <w:vMerge/>
            <w:shd w:val="clear" w:color="auto" w:fill="AEAAAA" w:themeFill="background2" w:themeFillShade="BF"/>
            <w:vAlign w:val="center"/>
          </w:tcPr>
          <w:p w14:paraId="09523966" w14:textId="77777777" w:rsidR="00F14EAD" w:rsidRPr="00B02458" w:rsidRDefault="00F14EAD">
            <w:pPr>
              <w:jc w:val="left"/>
              <w:rPr>
                <w:b/>
                <w:bCs/>
              </w:rPr>
            </w:pPr>
          </w:p>
        </w:tc>
        <w:tc>
          <w:tcPr>
            <w:tcW w:w="1276" w:type="dxa"/>
            <w:shd w:val="clear" w:color="auto" w:fill="E7E6E6" w:themeFill="background2"/>
            <w:vAlign w:val="center"/>
          </w:tcPr>
          <w:p w14:paraId="3270A2FF" w14:textId="77777777" w:rsidR="00F14EAD" w:rsidRDefault="00F14EAD">
            <w:pPr>
              <w:jc w:val="left"/>
            </w:pPr>
            <w:r>
              <w:t>Alcance</w:t>
            </w:r>
          </w:p>
        </w:tc>
        <w:tc>
          <w:tcPr>
            <w:tcW w:w="3827" w:type="dxa"/>
            <w:shd w:val="clear" w:color="auto" w:fill="FFFFFF" w:themeFill="background1"/>
            <w:vAlign w:val="center"/>
          </w:tcPr>
          <w:p w14:paraId="2629D92B" w14:textId="64115DF4" w:rsidR="00F14EAD" w:rsidRDefault="00301F30">
            <w:pPr>
              <w:jc w:val="left"/>
            </w:pPr>
            <w:r>
              <w:t>Inapreciable</w:t>
            </w:r>
          </w:p>
        </w:tc>
        <w:tc>
          <w:tcPr>
            <w:tcW w:w="1553" w:type="dxa"/>
            <w:vMerge/>
            <w:shd w:val="clear" w:color="auto" w:fill="E7E6E6" w:themeFill="background2"/>
            <w:vAlign w:val="center"/>
          </w:tcPr>
          <w:p w14:paraId="2E7D19DE" w14:textId="77777777" w:rsidR="00F14EAD" w:rsidRDefault="00F14EAD">
            <w:pPr>
              <w:jc w:val="left"/>
            </w:pPr>
          </w:p>
        </w:tc>
      </w:tr>
      <w:tr w:rsidR="00F14EAD" w14:paraId="76970653" w14:textId="77777777">
        <w:trPr>
          <w:trHeight w:val="284"/>
        </w:trPr>
        <w:tc>
          <w:tcPr>
            <w:tcW w:w="1838" w:type="dxa"/>
            <w:vMerge/>
            <w:shd w:val="clear" w:color="auto" w:fill="AEAAAA" w:themeFill="background2" w:themeFillShade="BF"/>
            <w:vAlign w:val="center"/>
          </w:tcPr>
          <w:p w14:paraId="54DFC125" w14:textId="77777777" w:rsidR="00F14EAD" w:rsidRPr="00B02458" w:rsidRDefault="00F14EAD">
            <w:pPr>
              <w:jc w:val="left"/>
              <w:rPr>
                <w:b/>
                <w:bCs/>
              </w:rPr>
            </w:pPr>
          </w:p>
        </w:tc>
        <w:tc>
          <w:tcPr>
            <w:tcW w:w="1276" w:type="dxa"/>
            <w:shd w:val="clear" w:color="auto" w:fill="E7E6E6" w:themeFill="background2"/>
            <w:vAlign w:val="center"/>
          </w:tcPr>
          <w:p w14:paraId="27017C10" w14:textId="77777777" w:rsidR="00F14EAD" w:rsidRDefault="00F14EAD">
            <w:pPr>
              <w:jc w:val="left"/>
            </w:pPr>
            <w:r>
              <w:t>Calidad</w:t>
            </w:r>
          </w:p>
        </w:tc>
        <w:tc>
          <w:tcPr>
            <w:tcW w:w="3827" w:type="dxa"/>
            <w:shd w:val="clear" w:color="auto" w:fill="FFFFFF" w:themeFill="background1"/>
            <w:vAlign w:val="center"/>
          </w:tcPr>
          <w:p w14:paraId="7F01408F" w14:textId="75ACA6E5" w:rsidR="00F14EAD" w:rsidRDefault="00301F30">
            <w:pPr>
              <w:jc w:val="left"/>
            </w:pPr>
            <w:r>
              <w:t>Inapreciable</w:t>
            </w:r>
          </w:p>
        </w:tc>
        <w:tc>
          <w:tcPr>
            <w:tcW w:w="1553" w:type="dxa"/>
            <w:vMerge/>
            <w:shd w:val="clear" w:color="auto" w:fill="E7E6E6" w:themeFill="background2"/>
            <w:vAlign w:val="center"/>
          </w:tcPr>
          <w:p w14:paraId="6E16AA7A" w14:textId="77777777" w:rsidR="00F14EAD" w:rsidRDefault="00F14EAD">
            <w:pPr>
              <w:jc w:val="left"/>
            </w:pPr>
          </w:p>
        </w:tc>
      </w:tr>
      <w:tr w:rsidR="00F14EAD" w14:paraId="5162DE9F" w14:textId="77777777">
        <w:trPr>
          <w:trHeight w:val="284"/>
        </w:trPr>
        <w:tc>
          <w:tcPr>
            <w:tcW w:w="1838" w:type="dxa"/>
            <w:shd w:val="clear" w:color="auto" w:fill="AEAAAA" w:themeFill="background2" w:themeFillShade="BF"/>
            <w:vAlign w:val="center"/>
          </w:tcPr>
          <w:p w14:paraId="1ADA8FAC" w14:textId="77777777" w:rsidR="00F14EAD" w:rsidRPr="00B02458" w:rsidRDefault="00F14EAD">
            <w:pPr>
              <w:jc w:val="left"/>
              <w:rPr>
                <w:b/>
                <w:bCs/>
              </w:rPr>
            </w:pPr>
            <w:r w:rsidRPr="00B02458">
              <w:rPr>
                <w:b/>
                <w:bCs/>
              </w:rPr>
              <w:t>Estrategia</w:t>
            </w:r>
          </w:p>
        </w:tc>
        <w:tc>
          <w:tcPr>
            <w:tcW w:w="6656" w:type="dxa"/>
            <w:gridSpan w:val="3"/>
            <w:shd w:val="clear" w:color="auto" w:fill="FFFFFF" w:themeFill="background1"/>
            <w:vAlign w:val="center"/>
          </w:tcPr>
          <w:p w14:paraId="4DC67427" w14:textId="68A498F4" w:rsidR="00F14EAD" w:rsidRDefault="0057415D">
            <w:pPr>
              <w:jc w:val="left"/>
            </w:pPr>
            <w:r>
              <w:t>Transferir el riesgo</w:t>
            </w:r>
          </w:p>
        </w:tc>
      </w:tr>
      <w:tr w:rsidR="00F14EAD" w14:paraId="1B3B00F6" w14:textId="77777777">
        <w:trPr>
          <w:trHeight w:val="284"/>
        </w:trPr>
        <w:tc>
          <w:tcPr>
            <w:tcW w:w="1838" w:type="dxa"/>
            <w:shd w:val="clear" w:color="auto" w:fill="AEAAAA" w:themeFill="background2" w:themeFillShade="BF"/>
            <w:vAlign w:val="center"/>
          </w:tcPr>
          <w:p w14:paraId="59036D86" w14:textId="77777777" w:rsidR="00F14EAD" w:rsidRPr="00B02458" w:rsidRDefault="00F14EAD">
            <w:pPr>
              <w:jc w:val="left"/>
              <w:rPr>
                <w:b/>
                <w:bCs/>
              </w:rPr>
            </w:pPr>
            <w:r w:rsidRPr="00B02458">
              <w:rPr>
                <w:b/>
                <w:bCs/>
              </w:rPr>
              <w:t>Respuesta</w:t>
            </w:r>
          </w:p>
        </w:tc>
        <w:tc>
          <w:tcPr>
            <w:tcW w:w="6656" w:type="dxa"/>
            <w:gridSpan w:val="3"/>
            <w:shd w:val="clear" w:color="auto" w:fill="FFFFFF" w:themeFill="background1"/>
            <w:vAlign w:val="center"/>
          </w:tcPr>
          <w:p w14:paraId="738D9FDE" w14:textId="639E1EE5" w:rsidR="00F14EAD" w:rsidRDefault="0057415D" w:rsidP="004D6D8F">
            <w:r w:rsidRPr="0057415D">
              <w:t>Establecer acuerdos claros con los proveedores sobre plazos de entrega y penalizaciones por retrasos sobre la fecha acordada.</w:t>
            </w:r>
          </w:p>
        </w:tc>
      </w:tr>
    </w:tbl>
    <w:p w14:paraId="3B6C7721" w14:textId="21C02F63" w:rsidR="00C70CDB" w:rsidRDefault="00E617CC" w:rsidP="00116CD8">
      <w:pPr>
        <w:pStyle w:val="CitadeTablas"/>
      </w:pPr>
      <w:bookmarkStart w:id="287" w:name="_Toc163919705"/>
      <w:bookmarkStart w:id="288" w:name="_Toc165126406"/>
      <w:r>
        <w:t>Riesgo de retraso en la entrega del hardware.</w:t>
      </w:r>
      <w:bookmarkEnd w:id="287"/>
      <w:bookmarkEnd w:id="288"/>
    </w:p>
    <w:p w14:paraId="410FD328" w14:textId="77777777" w:rsidR="004162A3" w:rsidRDefault="004162A3">
      <w:pPr>
        <w:jc w:val="left"/>
        <w:rPr>
          <w:rFonts w:asciiTheme="majorHAnsi" w:eastAsiaTheme="majorEastAsia" w:hAnsiTheme="majorHAnsi" w:cstheme="majorBidi"/>
          <w:b/>
          <w:color w:val="404040" w:themeColor="text1" w:themeTint="BF"/>
          <w:sz w:val="28"/>
          <w:szCs w:val="24"/>
        </w:rPr>
      </w:pPr>
      <w:bookmarkStart w:id="289" w:name="_Toc95143543"/>
      <w:bookmarkStart w:id="290" w:name="_Toc164120844"/>
      <w:r>
        <w:br w:type="page"/>
      </w:r>
    </w:p>
    <w:p w14:paraId="748F8D53" w14:textId="1B30295A" w:rsidR="00C70CDB" w:rsidRDefault="7FE5E317" w:rsidP="00C7637D">
      <w:pPr>
        <w:pStyle w:val="Ttulo3"/>
      </w:pPr>
      <w:bookmarkStart w:id="291" w:name="_Toc165126182"/>
      <w:r>
        <w:lastRenderedPageBreak/>
        <w:t>RISK1</w:t>
      </w:r>
      <w:r w:rsidR="004162A3">
        <w:t>1</w:t>
      </w:r>
      <w:r>
        <w:t>.</w:t>
      </w:r>
      <w:r w:rsidR="1CE88DE1">
        <w:t xml:space="preserve"> </w:t>
      </w:r>
      <w:r w:rsidR="7F28771C">
        <w:t>Incompatibilidades de la aplicación con nuevas versiones de Android</w:t>
      </w:r>
      <w:bookmarkEnd w:id="289"/>
      <w:bookmarkEnd w:id="290"/>
      <w:bookmarkEnd w:id="291"/>
    </w:p>
    <w:tbl>
      <w:tblPr>
        <w:tblStyle w:val="Tablaconcuadrculaclara"/>
        <w:tblW w:w="0" w:type="auto"/>
        <w:tblLook w:val="04A0" w:firstRow="1" w:lastRow="0" w:firstColumn="1" w:lastColumn="0" w:noHBand="0" w:noVBand="1"/>
      </w:tblPr>
      <w:tblGrid>
        <w:gridCol w:w="1831"/>
        <w:gridCol w:w="1340"/>
        <w:gridCol w:w="3782"/>
        <w:gridCol w:w="1541"/>
      </w:tblGrid>
      <w:tr w:rsidR="00F14EAD" w14:paraId="73A372B7" w14:textId="77777777">
        <w:tc>
          <w:tcPr>
            <w:tcW w:w="1838" w:type="dxa"/>
            <w:shd w:val="clear" w:color="auto" w:fill="AEAAAA" w:themeFill="background2" w:themeFillShade="BF"/>
            <w:vAlign w:val="center"/>
          </w:tcPr>
          <w:p w14:paraId="0656AF04" w14:textId="77777777" w:rsidR="00F14EAD" w:rsidRPr="00B02458" w:rsidRDefault="00F14EAD">
            <w:pPr>
              <w:jc w:val="left"/>
              <w:rPr>
                <w:b/>
                <w:bCs/>
              </w:rPr>
            </w:pPr>
            <w:r w:rsidRPr="00B02458">
              <w:rPr>
                <w:b/>
                <w:bCs/>
              </w:rPr>
              <w:t>Descripción</w:t>
            </w:r>
          </w:p>
        </w:tc>
        <w:tc>
          <w:tcPr>
            <w:tcW w:w="6656" w:type="dxa"/>
            <w:gridSpan w:val="3"/>
            <w:shd w:val="clear" w:color="auto" w:fill="FFFFFF" w:themeFill="background1"/>
            <w:vAlign w:val="center"/>
          </w:tcPr>
          <w:p w14:paraId="4684E71F" w14:textId="7BBC0699" w:rsidR="00F14EAD" w:rsidRDefault="0094150A" w:rsidP="004D6D8F">
            <w:r w:rsidRPr="0094150A">
              <w:t>El desarrollo de la aplicación para una versión concreta de Android puede suponer una vulnerabilidad. El versionado del sistema operativo Android conlleva una serie de incompatibilidades que pueden inutilizar implementaciones ya hechas, alargando los tiempos de desarrollo</w:t>
            </w:r>
            <w:r>
              <w:t>.</w:t>
            </w:r>
          </w:p>
        </w:tc>
      </w:tr>
      <w:tr w:rsidR="00F14EAD" w14:paraId="69FB854B" w14:textId="77777777">
        <w:tc>
          <w:tcPr>
            <w:tcW w:w="1838" w:type="dxa"/>
            <w:shd w:val="clear" w:color="auto" w:fill="AEAAAA" w:themeFill="background2" w:themeFillShade="BF"/>
            <w:vAlign w:val="center"/>
          </w:tcPr>
          <w:p w14:paraId="6074CA3E" w14:textId="77777777" w:rsidR="00F14EAD" w:rsidRPr="00B02458" w:rsidRDefault="00F14EAD">
            <w:pPr>
              <w:jc w:val="left"/>
              <w:rPr>
                <w:b/>
                <w:bCs/>
              </w:rPr>
            </w:pPr>
            <w:r w:rsidRPr="00B02458">
              <w:rPr>
                <w:b/>
                <w:bCs/>
              </w:rPr>
              <w:t>Categoría</w:t>
            </w:r>
          </w:p>
        </w:tc>
        <w:tc>
          <w:tcPr>
            <w:tcW w:w="6656" w:type="dxa"/>
            <w:gridSpan w:val="3"/>
            <w:shd w:val="clear" w:color="auto" w:fill="FFFFFF" w:themeFill="background1"/>
            <w:vAlign w:val="center"/>
          </w:tcPr>
          <w:p w14:paraId="7B7F9EC9" w14:textId="4BFD0DF4" w:rsidR="00F14EAD" w:rsidRDefault="0094150A">
            <w:pPr>
              <w:jc w:val="left"/>
            </w:pPr>
            <w:r>
              <w:t>Tecnología</w:t>
            </w:r>
          </w:p>
        </w:tc>
      </w:tr>
      <w:tr w:rsidR="00F14EAD" w14:paraId="6572AE10" w14:textId="77777777">
        <w:tc>
          <w:tcPr>
            <w:tcW w:w="1838" w:type="dxa"/>
            <w:shd w:val="clear" w:color="auto" w:fill="AEAAAA" w:themeFill="background2" w:themeFillShade="BF"/>
            <w:vAlign w:val="center"/>
          </w:tcPr>
          <w:p w14:paraId="71358D3F" w14:textId="77777777" w:rsidR="00F14EAD" w:rsidRPr="00B02458" w:rsidRDefault="00F14EAD">
            <w:pPr>
              <w:jc w:val="left"/>
              <w:rPr>
                <w:b/>
                <w:bCs/>
              </w:rPr>
            </w:pPr>
            <w:r w:rsidRPr="00B02458">
              <w:rPr>
                <w:b/>
                <w:bCs/>
              </w:rPr>
              <w:t>Probabilidad</w:t>
            </w:r>
          </w:p>
        </w:tc>
        <w:tc>
          <w:tcPr>
            <w:tcW w:w="6656" w:type="dxa"/>
            <w:gridSpan w:val="3"/>
            <w:shd w:val="clear" w:color="auto" w:fill="FFFFFF" w:themeFill="background1"/>
            <w:vAlign w:val="center"/>
          </w:tcPr>
          <w:p w14:paraId="2E78A585" w14:textId="5B16D23E" w:rsidR="00F14EAD" w:rsidRDefault="0094150A">
            <w:pPr>
              <w:jc w:val="left"/>
            </w:pPr>
            <w:r>
              <w:t>Media</w:t>
            </w:r>
          </w:p>
        </w:tc>
      </w:tr>
      <w:tr w:rsidR="00F14EAD" w14:paraId="1CE27AC7" w14:textId="77777777">
        <w:trPr>
          <w:trHeight w:val="287"/>
        </w:trPr>
        <w:tc>
          <w:tcPr>
            <w:tcW w:w="1838" w:type="dxa"/>
            <w:vMerge w:val="restart"/>
            <w:shd w:val="clear" w:color="auto" w:fill="AEAAAA" w:themeFill="background2" w:themeFillShade="BF"/>
            <w:vAlign w:val="center"/>
          </w:tcPr>
          <w:p w14:paraId="7B8C9857" w14:textId="77777777" w:rsidR="00F14EAD" w:rsidRPr="00B02458" w:rsidRDefault="00F14EAD">
            <w:pPr>
              <w:jc w:val="left"/>
              <w:rPr>
                <w:b/>
                <w:bCs/>
              </w:rPr>
            </w:pPr>
            <w:r w:rsidRPr="00B02458">
              <w:rPr>
                <w:b/>
                <w:bCs/>
              </w:rPr>
              <w:t>Impacto</w:t>
            </w:r>
          </w:p>
        </w:tc>
        <w:tc>
          <w:tcPr>
            <w:tcW w:w="1276" w:type="dxa"/>
            <w:shd w:val="clear" w:color="auto" w:fill="E7E6E6" w:themeFill="background2"/>
            <w:vAlign w:val="center"/>
          </w:tcPr>
          <w:p w14:paraId="5BBD3D76" w14:textId="77777777" w:rsidR="00F14EAD" w:rsidRDefault="00F14EAD">
            <w:pPr>
              <w:jc w:val="left"/>
            </w:pPr>
            <w:r>
              <w:t>Presupuesto</w:t>
            </w:r>
          </w:p>
        </w:tc>
        <w:tc>
          <w:tcPr>
            <w:tcW w:w="3827" w:type="dxa"/>
            <w:shd w:val="clear" w:color="auto" w:fill="FFFFFF" w:themeFill="background1"/>
            <w:vAlign w:val="center"/>
          </w:tcPr>
          <w:p w14:paraId="05EBBB73" w14:textId="6287F61D" w:rsidR="00F14EAD" w:rsidRDefault="00AF7542">
            <w:pPr>
              <w:jc w:val="left"/>
            </w:pPr>
            <w:r>
              <w:t>Bajo</w:t>
            </w:r>
          </w:p>
        </w:tc>
        <w:tc>
          <w:tcPr>
            <w:tcW w:w="1553" w:type="dxa"/>
            <w:vMerge w:val="restart"/>
            <w:shd w:val="clear" w:color="auto" w:fill="E7E6E6" w:themeFill="background2"/>
            <w:vAlign w:val="center"/>
          </w:tcPr>
          <w:p w14:paraId="3F82ED9D" w14:textId="602D6D88" w:rsidR="00F14EAD" w:rsidRPr="003E5BF9" w:rsidRDefault="00AF7542">
            <w:pPr>
              <w:jc w:val="center"/>
              <w:rPr>
                <w:b/>
                <w:bCs/>
                <w:sz w:val="28"/>
                <w:szCs w:val="28"/>
              </w:rPr>
            </w:pPr>
            <w:r>
              <w:rPr>
                <w:b/>
                <w:bCs/>
                <w:sz w:val="28"/>
                <w:szCs w:val="28"/>
              </w:rPr>
              <w:t>0,15</w:t>
            </w:r>
          </w:p>
        </w:tc>
      </w:tr>
      <w:tr w:rsidR="00F14EAD" w14:paraId="07926C56" w14:textId="77777777">
        <w:trPr>
          <w:trHeight w:val="284"/>
        </w:trPr>
        <w:tc>
          <w:tcPr>
            <w:tcW w:w="1838" w:type="dxa"/>
            <w:vMerge/>
            <w:shd w:val="clear" w:color="auto" w:fill="AEAAAA" w:themeFill="background2" w:themeFillShade="BF"/>
            <w:vAlign w:val="center"/>
          </w:tcPr>
          <w:p w14:paraId="378CD67F" w14:textId="77777777" w:rsidR="00F14EAD" w:rsidRPr="00B02458" w:rsidRDefault="00F14EAD">
            <w:pPr>
              <w:jc w:val="left"/>
              <w:rPr>
                <w:b/>
                <w:bCs/>
              </w:rPr>
            </w:pPr>
          </w:p>
        </w:tc>
        <w:tc>
          <w:tcPr>
            <w:tcW w:w="1276" w:type="dxa"/>
            <w:shd w:val="clear" w:color="auto" w:fill="E7E6E6" w:themeFill="background2"/>
            <w:vAlign w:val="center"/>
          </w:tcPr>
          <w:p w14:paraId="310D9470" w14:textId="77777777" w:rsidR="00F14EAD" w:rsidRDefault="00F14EAD">
            <w:pPr>
              <w:jc w:val="left"/>
            </w:pPr>
            <w:r>
              <w:t>Planificación</w:t>
            </w:r>
          </w:p>
        </w:tc>
        <w:tc>
          <w:tcPr>
            <w:tcW w:w="3827" w:type="dxa"/>
            <w:shd w:val="clear" w:color="auto" w:fill="FFFFFF" w:themeFill="background1"/>
            <w:vAlign w:val="center"/>
          </w:tcPr>
          <w:p w14:paraId="71045F68" w14:textId="75F51DB1" w:rsidR="00F14EAD" w:rsidRDefault="00AF7542">
            <w:pPr>
              <w:jc w:val="left"/>
            </w:pPr>
            <w:r>
              <w:t>Medio</w:t>
            </w:r>
          </w:p>
        </w:tc>
        <w:tc>
          <w:tcPr>
            <w:tcW w:w="1553" w:type="dxa"/>
            <w:vMerge/>
            <w:shd w:val="clear" w:color="auto" w:fill="E7E6E6" w:themeFill="background2"/>
            <w:vAlign w:val="center"/>
          </w:tcPr>
          <w:p w14:paraId="4FCD0700" w14:textId="77777777" w:rsidR="00F14EAD" w:rsidRDefault="00F14EAD">
            <w:pPr>
              <w:jc w:val="left"/>
            </w:pPr>
          </w:p>
        </w:tc>
      </w:tr>
      <w:tr w:rsidR="00F14EAD" w14:paraId="4B0556B1" w14:textId="77777777">
        <w:trPr>
          <w:trHeight w:val="284"/>
        </w:trPr>
        <w:tc>
          <w:tcPr>
            <w:tcW w:w="1838" w:type="dxa"/>
            <w:vMerge/>
            <w:shd w:val="clear" w:color="auto" w:fill="AEAAAA" w:themeFill="background2" w:themeFillShade="BF"/>
            <w:vAlign w:val="center"/>
          </w:tcPr>
          <w:p w14:paraId="1752D0D9" w14:textId="77777777" w:rsidR="00F14EAD" w:rsidRPr="00B02458" w:rsidRDefault="00F14EAD">
            <w:pPr>
              <w:jc w:val="left"/>
              <w:rPr>
                <w:b/>
                <w:bCs/>
              </w:rPr>
            </w:pPr>
          </w:p>
        </w:tc>
        <w:tc>
          <w:tcPr>
            <w:tcW w:w="1276" w:type="dxa"/>
            <w:shd w:val="clear" w:color="auto" w:fill="E7E6E6" w:themeFill="background2"/>
            <w:vAlign w:val="center"/>
          </w:tcPr>
          <w:p w14:paraId="5F22D1BF" w14:textId="77777777" w:rsidR="00F14EAD" w:rsidRDefault="00F14EAD">
            <w:pPr>
              <w:jc w:val="left"/>
            </w:pPr>
            <w:r>
              <w:t>Alcance</w:t>
            </w:r>
          </w:p>
        </w:tc>
        <w:tc>
          <w:tcPr>
            <w:tcW w:w="3827" w:type="dxa"/>
            <w:shd w:val="clear" w:color="auto" w:fill="FFFFFF" w:themeFill="background1"/>
            <w:vAlign w:val="center"/>
          </w:tcPr>
          <w:p w14:paraId="55D58013" w14:textId="3E722B64" w:rsidR="00F14EAD" w:rsidRDefault="00AF7542">
            <w:pPr>
              <w:jc w:val="left"/>
            </w:pPr>
            <w:r>
              <w:t>Bajo</w:t>
            </w:r>
          </w:p>
        </w:tc>
        <w:tc>
          <w:tcPr>
            <w:tcW w:w="1553" w:type="dxa"/>
            <w:vMerge/>
            <w:shd w:val="clear" w:color="auto" w:fill="E7E6E6" w:themeFill="background2"/>
            <w:vAlign w:val="center"/>
          </w:tcPr>
          <w:p w14:paraId="7A9F441F" w14:textId="77777777" w:rsidR="00F14EAD" w:rsidRDefault="00F14EAD">
            <w:pPr>
              <w:jc w:val="left"/>
            </w:pPr>
          </w:p>
        </w:tc>
      </w:tr>
      <w:tr w:rsidR="00F14EAD" w14:paraId="5B5F2F5F" w14:textId="77777777">
        <w:trPr>
          <w:trHeight w:val="284"/>
        </w:trPr>
        <w:tc>
          <w:tcPr>
            <w:tcW w:w="1838" w:type="dxa"/>
            <w:vMerge/>
            <w:shd w:val="clear" w:color="auto" w:fill="AEAAAA" w:themeFill="background2" w:themeFillShade="BF"/>
            <w:vAlign w:val="center"/>
          </w:tcPr>
          <w:p w14:paraId="26DBA0D7" w14:textId="77777777" w:rsidR="00F14EAD" w:rsidRPr="00B02458" w:rsidRDefault="00F14EAD">
            <w:pPr>
              <w:jc w:val="left"/>
              <w:rPr>
                <w:b/>
                <w:bCs/>
              </w:rPr>
            </w:pPr>
          </w:p>
        </w:tc>
        <w:tc>
          <w:tcPr>
            <w:tcW w:w="1276" w:type="dxa"/>
            <w:shd w:val="clear" w:color="auto" w:fill="E7E6E6" w:themeFill="background2"/>
            <w:vAlign w:val="center"/>
          </w:tcPr>
          <w:p w14:paraId="52B61818" w14:textId="77777777" w:rsidR="00F14EAD" w:rsidRDefault="00F14EAD">
            <w:pPr>
              <w:jc w:val="left"/>
            </w:pPr>
            <w:r>
              <w:t>Calidad</w:t>
            </w:r>
          </w:p>
        </w:tc>
        <w:tc>
          <w:tcPr>
            <w:tcW w:w="3827" w:type="dxa"/>
            <w:shd w:val="clear" w:color="auto" w:fill="FFFFFF" w:themeFill="background1"/>
            <w:vAlign w:val="center"/>
          </w:tcPr>
          <w:p w14:paraId="2EC72F34" w14:textId="07BD8DED" w:rsidR="00F14EAD" w:rsidRDefault="00AF7542">
            <w:pPr>
              <w:jc w:val="left"/>
            </w:pPr>
            <w:r>
              <w:t>Bajo</w:t>
            </w:r>
          </w:p>
        </w:tc>
        <w:tc>
          <w:tcPr>
            <w:tcW w:w="1553" w:type="dxa"/>
            <w:vMerge/>
            <w:shd w:val="clear" w:color="auto" w:fill="E7E6E6" w:themeFill="background2"/>
            <w:vAlign w:val="center"/>
          </w:tcPr>
          <w:p w14:paraId="2A6AB99B" w14:textId="77777777" w:rsidR="00F14EAD" w:rsidRDefault="00F14EAD">
            <w:pPr>
              <w:jc w:val="left"/>
            </w:pPr>
          </w:p>
        </w:tc>
      </w:tr>
      <w:tr w:rsidR="00F14EAD" w14:paraId="33F593AB" w14:textId="77777777">
        <w:trPr>
          <w:trHeight w:val="284"/>
        </w:trPr>
        <w:tc>
          <w:tcPr>
            <w:tcW w:w="1838" w:type="dxa"/>
            <w:shd w:val="clear" w:color="auto" w:fill="AEAAAA" w:themeFill="background2" w:themeFillShade="BF"/>
            <w:vAlign w:val="center"/>
          </w:tcPr>
          <w:p w14:paraId="6DA934F6" w14:textId="77777777" w:rsidR="00F14EAD" w:rsidRPr="00B02458" w:rsidRDefault="00F14EAD">
            <w:pPr>
              <w:jc w:val="left"/>
              <w:rPr>
                <w:b/>
                <w:bCs/>
              </w:rPr>
            </w:pPr>
            <w:r w:rsidRPr="00B02458">
              <w:rPr>
                <w:b/>
                <w:bCs/>
              </w:rPr>
              <w:t>Estrategia</w:t>
            </w:r>
          </w:p>
        </w:tc>
        <w:tc>
          <w:tcPr>
            <w:tcW w:w="6656" w:type="dxa"/>
            <w:gridSpan w:val="3"/>
            <w:shd w:val="clear" w:color="auto" w:fill="FFFFFF" w:themeFill="background1"/>
            <w:vAlign w:val="center"/>
          </w:tcPr>
          <w:p w14:paraId="0F61BF53" w14:textId="34BB61DD" w:rsidR="00F14EAD" w:rsidRDefault="00AF7542">
            <w:pPr>
              <w:jc w:val="left"/>
            </w:pPr>
            <w:r>
              <w:t>Mitigar el riesgo</w:t>
            </w:r>
          </w:p>
        </w:tc>
      </w:tr>
      <w:tr w:rsidR="00F14EAD" w14:paraId="6BB82819" w14:textId="77777777">
        <w:trPr>
          <w:trHeight w:val="284"/>
        </w:trPr>
        <w:tc>
          <w:tcPr>
            <w:tcW w:w="1838" w:type="dxa"/>
            <w:shd w:val="clear" w:color="auto" w:fill="AEAAAA" w:themeFill="background2" w:themeFillShade="BF"/>
            <w:vAlign w:val="center"/>
          </w:tcPr>
          <w:p w14:paraId="6F2EC9A8" w14:textId="77777777" w:rsidR="00F14EAD" w:rsidRPr="00B02458" w:rsidRDefault="00F14EAD">
            <w:pPr>
              <w:jc w:val="left"/>
              <w:rPr>
                <w:b/>
                <w:bCs/>
              </w:rPr>
            </w:pPr>
            <w:r w:rsidRPr="00B02458">
              <w:rPr>
                <w:b/>
                <w:bCs/>
              </w:rPr>
              <w:t>Respuesta</w:t>
            </w:r>
          </w:p>
        </w:tc>
        <w:tc>
          <w:tcPr>
            <w:tcW w:w="6656" w:type="dxa"/>
            <w:gridSpan w:val="3"/>
            <w:shd w:val="clear" w:color="auto" w:fill="FFFFFF" w:themeFill="background1"/>
            <w:vAlign w:val="center"/>
          </w:tcPr>
          <w:p w14:paraId="70FB1742" w14:textId="25D61036" w:rsidR="00F14EAD" w:rsidRDefault="00E95FF5" w:rsidP="004D6D8F">
            <w:r w:rsidRPr="00E95FF5">
              <w:t>Se buscará una versión de Android estable, que no presente muchas vulnerabilidades y que sea compatible con varias versiones más.</w:t>
            </w:r>
          </w:p>
        </w:tc>
      </w:tr>
    </w:tbl>
    <w:p w14:paraId="6526C4E3" w14:textId="1EA27CF9" w:rsidR="00C70CDB" w:rsidRDefault="00E617CC" w:rsidP="00116CD8">
      <w:pPr>
        <w:pStyle w:val="CitadeTablas"/>
      </w:pPr>
      <w:bookmarkStart w:id="292" w:name="_Toc163919706"/>
      <w:bookmarkStart w:id="293" w:name="_Toc165126407"/>
      <w:r>
        <w:t>Riesgo de incompatibilidades de la aplicación con nuevas versiones de Android.</w:t>
      </w:r>
      <w:bookmarkEnd w:id="292"/>
      <w:bookmarkEnd w:id="293"/>
    </w:p>
    <w:p w14:paraId="422D932D" w14:textId="4E75A78A" w:rsidR="00C70CDB" w:rsidRDefault="7FE5E317" w:rsidP="00C7637D">
      <w:pPr>
        <w:pStyle w:val="Ttulo3"/>
      </w:pPr>
      <w:bookmarkStart w:id="294" w:name="_Toc821677785"/>
      <w:bookmarkStart w:id="295" w:name="_Toc164120845"/>
      <w:bookmarkStart w:id="296" w:name="_Toc165126183"/>
      <w:r>
        <w:t>RISK1</w:t>
      </w:r>
      <w:r w:rsidR="004162A3">
        <w:t>2</w:t>
      </w:r>
      <w:r>
        <w:t>.</w:t>
      </w:r>
      <w:r w:rsidR="1CE88DE1">
        <w:t xml:space="preserve"> </w:t>
      </w:r>
      <w:r w:rsidR="7F28771C">
        <w:t>Actualización de versiones de componentes o librerías</w:t>
      </w:r>
      <w:bookmarkEnd w:id="294"/>
      <w:bookmarkEnd w:id="295"/>
      <w:bookmarkEnd w:id="296"/>
    </w:p>
    <w:tbl>
      <w:tblPr>
        <w:tblStyle w:val="Tablaconcuadrculaclara"/>
        <w:tblW w:w="0" w:type="auto"/>
        <w:tblLook w:val="04A0" w:firstRow="1" w:lastRow="0" w:firstColumn="1" w:lastColumn="0" w:noHBand="0" w:noVBand="1"/>
      </w:tblPr>
      <w:tblGrid>
        <w:gridCol w:w="1830"/>
        <w:gridCol w:w="1340"/>
        <w:gridCol w:w="3785"/>
        <w:gridCol w:w="1539"/>
      </w:tblGrid>
      <w:tr w:rsidR="00F14EAD" w14:paraId="7B0B53F4" w14:textId="77777777">
        <w:tc>
          <w:tcPr>
            <w:tcW w:w="1838" w:type="dxa"/>
            <w:shd w:val="clear" w:color="auto" w:fill="AEAAAA" w:themeFill="background2" w:themeFillShade="BF"/>
            <w:vAlign w:val="center"/>
          </w:tcPr>
          <w:p w14:paraId="2ED42934" w14:textId="77777777" w:rsidR="00F14EAD" w:rsidRPr="00B02458" w:rsidRDefault="00F14EAD">
            <w:pPr>
              <w:jc w:val="left"/>
              <w:rPr>
                <w:b/>
                <w:bCs/>
              </w:rPr>
            </w:pPr>
            <w:r w:rsidRPr="00B02458">
              <w:rPr>
                <w:b/>
                <w:bCs/>
              </w:rPr>
              <w:t>Descripción</w:t>
            </w:r>
          </w:p>
        </w:tc>
        <w:tc>
          <w:tcPr>
            <w:tcW w:w="6656" w:type="dxa"/>
            <w:gridSpan w:val="3"/>
            <w:shd w:val="clear" w:color="auto" w:fill="FFFFFF" w:themeFill="background1"/>
            <w:vAlign w:val="center"/>
          </w:tcPr>
          <w:p w14:paraId="1C3D69AA" w14:textId="21382756" w:rsidR="00F14EAD" w:rsidRDefault="00E95FF5" w:rsidP="004D6D8F">
            <w:r w:rsidRPr="00E95FF5">
              <w:t>La actualización de versiones de componentes en el desarrollo llevar</w:t>
            </w:r>
            <w:r w:rsidR="001C4B2D">
              <w:t>í</w:t>
            </w:r>
            <w:r w:rsidRPr="00E95FF5">
              <w:t>a</w:t>
            </w:r>
            <w:r w:rsidR="001C4B2D">
              <w:t xml:space="preserve"> a</w:t>
            </w:r>
            <w:r w:rsidRPr="00E95FF5">
              <w:t xml:space="preserve"> la </w:t>
            </w:r>
            <w:r w:rsidR="001C4B2D" w:rsidRPr="00E95FF5">
              <w:t>corrección</w:t>
            </w:r>
            <w:r w:rsidRPr="00E95FF5">
              <w:t xml:space="preserve"> de problemas o implementación de nuevas funcionalidades y como consecuencia la facilitación del desarrollo del producto, pudiendo reducir el tiempo de desarrollo de un </w:t>
            </w:r>
            <w:r w:rsidR="001C4B2D" w:rsidRPr="00E95FF5">
              <w:t>módulo</w:t>
            </w:r>
            <w:r>
              <w:t>.</w:t>
            </w:r>
          </w:p>
        </w:tc>
      </w:tr>
      <w:tr w:rsidR="00F14EAD" w14:paraId="78F6CB61" w14:textId="77777777">
        <w:tc>
          <w:tcPr>
            <w:tcW w:w="1838" w:type="dxa"/>
            <w:shd w:val="clear" w:color="auto" w:fill="AEAAAA" w:themeFill="background2" w:themeFillShade="BF"/>
            <w:vAlign w:val="center"/>
          </w:tcPr>
          <w:p w14:paraId="7CA0B67E" w14:textId="77777777" w:rsidR="00F14EAD" w:rsidRPr="00B02458" w:rsidRDefault="00F14EAD">
            <w:pPr>
              <w:jc w:val="left"/>
              <w:rPr>
                <w:b/>
                <w:bCs/>
              </w:rPr>
            </w:pPr>
            <w:r w:rsidRPr="00B02458">
              <w:rPr>
                <w:b/>
                <w:bCs/>
              </w:rPr>
              <w:t>Categoría</w:t>
            </w:r>
          </w:p>
        </w:tc>
        <w:tc>
          <w:tcPr>
            <w:tcW w:w="6656" w:type="dxa"/>
            <w:gridSpan w:val="3"/>
            <w:shd w:val="clear" w:color="auto" w:fill="FFFFFF" w:themeFill="background1"/>
            <w:vAlign w:val="center"/>
          </w:tcPr>
          <w:p w14:paraId="3C85ED8B" w14:textId="56CA6A06" w:rsidR="00F14EAD" w:rsidRDefault="00502C97">
            <w:pPr>
              <w:jc w:val="left"/>
            </w:pPr>
            <w:r>
              <w:t>Tecnología (Riesgo positivo)</w:t>
            </w:r>
          </w:p>
        </w:tc>
      </w:tr>
      <w:tr w:rsidR="00F14EAD" w14:paraId="04B53B3C" w14:textId="77777777">
        <w:tc>
          <w:tcPr>
            <w:tcW w:w="1838" w:type="dxa"/>
            <w:shd w:val="clear" w:color="auto" w:fill="AEAAAA" w:themeFill="background2" w:themeFillShade="BF"/>
            <w:vAlign w:val="center"/>
          </w:tcPr>
          <w:p w14:paraId="2EE538EF" w14:textId="77777777" w:rsidR="00F14EAD" w:rsidRPr="00B02458" w:rsidRDefault="00F14EAD">
            <w:pPr>
              <w:jc w:val="left"/>
              <w:rPr>
                <w:b/>
                <w:bCs/>
              </w:rPr>
            </w:pPr>
            <w:r w:rsidRPr="00B02458">
              <w:rPr>
                <w:b/>
                <w:bCs/>
              </w:rPr>
              <w:t>Probabilidad</w:t>
            </w:r>
          </w:p>
        </w:tc>
        <w:tc>
          <w:tcPr>
            <w:tcW w:w="6656" w:type="dxa"/>
            <w:gridSpan w:val="3"/>
            <w:shd w:val="clear" w:color="auto" w:fill="FFFFFF" w:themeFill="background1"/>
            <w:vAlign w:val="center"/>
          </w:tcPr>
          <w:p w14:paraId="2AC5E37F" w14:textId="3890D891" w:rsidR="00F14EAD" w:rsidRDefault="00502C97">
            <w:pPr>
              <w:jc w:val="left"/>
            </w:pPr>
            <w:r>
              <w:t>Media</w:t>
            </w:r>
          </w:p>
        </w:tc>
      </w:tr>
      <w:tr w:rsidR="00F14EAD" w14:paraId="13ED2A99" w14:textId="77777777">
        <w:trPr>
          <w:trHeight w:val="287"/>
        </w:trPr>
        <w:tc>
          <w:tcPr>
            <w:tcW w:w="1838" w:type="dxa"/>
            <w:vMerge w:val="restart"/>
            <w:shd w:val="clear" w:color="auto" w:fill="AEAAAA" w:themeFill="background2" w:themeFillShade="BF"/>
            <w:vAlign w:val="center"/>
          </w:tcPr>
          <w:p w14:paraId="37AE13D6" w14:textId="77777777" w:rsidR="00F14EAD" w:rsidRPr="00B02458" w:rsidRDefault="00F14EAD">
            <w:pPr>
              <w:jc w:val="left"/>
              <w:rPr>
                <w:b/>
                <w:bCs/>
              </w:rPr>
            </w:pPr>
            <w:r w:rsidRPr="00B02458">
              <w:rPr>
                <w:b/>
                <w:bCs/>
              </w:rPr>
              <w:t>Impacto</w:t>
            </w:r>
          </w:p>
        </w:tc>
        <w:tc>
          <w:tcPr>
            <w:tcW w:w="1276" w:type="dxa"/>
            <w:shd w:val="clear" w:color="auto" w:fill="E7E6E6" w:themeFill="background2"/>
            <w:vAlign w:val="center"/>
          </w:tcPr>
          <w:p w14:paraId="2C3BC492" w14:textId="77777777" w:rsidR="00F14EAD" w:rsidRDefault="00F14EAD">
            <w:pPr>
              <w:jc w:val="left"/>
            </w:pPr>
            <w:r>
              <w:t>Presupuesto</w:t>
            </w:r>
          </w:p>
        </w:tc>
        <w:tc>
          <w:tcPr>
            <w:tcW w:w="3827" w:type="dxa"/>
            <w:shd w:val="clear" w:color="auto" w:fill="FFFFFF" w:themeFill="background1"/>
            <w:vAlign w:val="center"/>
          </w:tcPr>
          <w:p w14:paraId="0BF0E7FD" w14:textId="445CAF5C" w:rsidR="00F14EAD" w:rsidRDefault="00502C97">
            <w:pPr>
              <w:jc w:val="left"/>
            </w:pPr>
            <w:r>
              <w:t>Inapreciable</w:t>
            </w:r>
          </w:p>
        </w:tc>
        <w:tc>
          <w:tcPr>
            <w:tcW w:w="1553" w:type="dxa"/>
            <w:vMerge w:val="restart"/>
            <w:shd w:val="clear" w:color="auto" w:fill="E7E6E6" w:themeFill="background2"/>
            <w:vAlign w:val="center"/>
          </w:tcPr>
          <w:p w14:paraId="34008B4F" w14:textId="35510164" w:rsidR="00F14EAD" w:rsidRPr="003E5BF9" w:rsidRDefault="00502C97">
            <w:pPr>
              <w:jc w:val="center"/>
              <w:rPr>
                <w:b/>
                <w:bCs/>
                <w:sz w:val="28"/>
                <w:szCs w:val="28"/>
              </w:rPr>
            </w:pPr>
            <w:r>
              <w:rPr>
                <w:b/>
                <w:bCs/>
                <w:sz w:val="28"/>
                <w:szCs w:val="28"/>
              </w:rPr>
              <w:t>0,15</w:t>
            </w:r>
          </w:p>
        </w:tc>
      </w:tr>
      <w:tr w:rsidR="00F14EAD" w14:paraId="2E490FF0" w14:textId="77777777">
        <w:trPr>
          <w:trHeight w:val="284"/>
        </w:trPr>
        <w:tc>
          <w:tcPr>
            <w:tcW w:w="1838" w:type="dxa"/>
            <w:vMerge/>
            <w:shd w:val="clear" w:color="auto" w:fill="AEAAAA" w:themeFill="background2" w:themeFillShade="BF"/>
            <w:vAlign w:val="center"/>
          </w:tcPr>
          <w:p w14:paraId="0C87DB58" w14:textId="77777777" w:rsidR="00F14EAD" w:rsidRPr="00B02458" w:rsidRDefault="00F14EAD">
            <w:pPr>
              <w:jc w:val="left"/>
              <w:rPr>
                <w:b/>
                <w:bCs/>
              </w:rPr>
            </w:pPr>
          </w:p>
        </w:tc>
        <w:tc>
          <w:tcPr>
            <w:tcW w:w="1276" w:type="dxa"/>
            <w:shd w:val="clear" w:color="auto" w:fill="E7E6E6" w:themeFill="background2"/>
            <w:vAlign w:val="center"/>
          </w:tcPr>
          <w:p w14:paraId="52F67571" w14:textId="77777777" w:rsidR="00F14EAD" w:rsidRDefault="00F14EAD">
            <w:pPr>
              <w:jc w:val="left"/>
            </w:pPr>
            <w:r>
              <w:t>Planificación</w:t>
            </w:r>
          </w:p>
        </w:tc>
        <w:tc>
          <w:tcPr>
            <w:tcW w:w="3827" w:type="dxa"/>
            <w:shd w:val="clear" w:color="auto" w:fill="FFFFFF" w:themeFill="background1"/>
            <w:vAlign w:val="center"/>
          </w:tcPr>
          <w:p w14:paraId="54044BE9" w14:textId="72C5997D" w:rsidR="00F14EAD" w:rsidRDefault="0078599A">
            <w:pPr>
              <w:jc w:val="left"/>
            </w:pPr>
            <w:r>
              <w:t>Bajo</w:t>
            </w:r>
          </w:p>
        </w:tc>
        <w:tc>
          <w:tcPr>
            <w:tcW w:w="1553" w:type="dxa"/>
            <w:vMerge/>
            <w:shd w:val="clear" w:color="auto" w:fill="E7E6E6" w:themeFill="background2"/>
            <w:vAlign w:val="center"/>
          </w:tcPr>
          <w:p w14:paraId="43E11E02" w14:textId="77777777" w:rsidR="00F14EAD" w:rsidRDefault="00F14EAD">
            <w:pPr>
              <w:jc w:val="left"/>
            </w:pPr>
          </w:p>
        </w:tc>
      </w:tr>
      <w:tr w:rsidR="00F14EAD" w14:paraId="71BED608" w14:textId="77777777">
        <w:trPr>
          <w:trHeight w:val="284"/>
        </w:trPr>
        <w:tc>
          <w:tcPr>
            <w:tcW w:w="1838" w:type="dxa"/>
            <w:vMerge/>
            <w:shd w:val="clear" w:color="auto" w:fill="AEAAAA" w:themeFill="background2" w:themeFillShade="BF"/>
            <w:vAlign w:val="center"/>
          </w:tcPr>
          <w:p w14:paraId="43F54287" w14:textId="77777777" w:rsidR="00F14EAD" w:rsidRPr="00B02458" w:rsidRDefault="00F14EAD">
            <w:pPr>
              <w:jc w:val="left"/>
              <w:rPr>
                <w:b/>
                <w:bCs/>
              </w:rPr>
            </w:pPr>
          </w:p>
        </w:tc>
        <w:tc>
          <w:tcPr>
            <w:tcW w:w="1276" w:type="dxa"/>
            <w:shd w:val="clear" w:color="auto" w:fill="E7E6E6" w:themeFill="background2"/>
            <w:vAlign w:val="center"/>
          </w:tcPr>
          <w:p w14:paraId="330614CD" w14:textId="77777777" w:rsidR="00F14EAD" w:rsidRDefault="00F14EAD">
            <w:pPr>
              <w:jc w:val="left"/>
            </w:pPr>
            <w:r>
              <w:t>Alcance</w:t>
            </w:r>
          </w:p>
        </w:tc>
        <w:tc>
          <w:tcPr>
            <w:tcW w:w="3827" w:type="dxa"/>
            <w:shd w:val="clear" w:color="auto" w:fill="FFFFFF" w:themeFill="background1"/>
            <w:vAlign w:val="center"/>
          </w:tcPr>
          <w:p w14:paraId="0B58DB8F" w14:textId="6FC59BE5" w:rsidR="00F14EAD" w:rsidRDefault="0078599A">
            <w:pPr>
              <w:jc w:val="left"/>
            </w:pPr>
            <w:r>
              <w:t>Bajo</w:t>
            </w:r>
          </w:p>
        </w:tc>
        <w:tc>
          <w:tcPr>
            <w:tcW w:w="1553" w:type="dxa"/>
            <w:vMerge/>
            <w:shd w:val="clear" w:color="auto" w:fill="E7E6E6" w:themeFill="background2"/>
            <w:vAlign w:val="center"/>
          </w:tcPr>
          <w:p w14:paraId="6AEBC3AE" w14:textId="77777777" w:rsidR="00F14EAD" w:rsidRDefault="00F14EAD">
            <w:pPr>
              <w:jc w:val="left"/>
            </w:pPr>
          </w:p>
        </w:tc>
      </w:tr>
      <w:tr w:rsidR="00F14EAD" w14:paraId="3A92E228" w14:textId="77777777">
        <w:trPr>
          <w:trHeight w:val="284"/>
        </w:trPr>
        <w:tc>
          <w:tcPr>
            <w:tcW w:w="1838" w:type="dxa"/>
            <w:vMerge/>
            <w:shd w:val="clear" w:color="auto" w:fill="AEAAAA" w:themeFill="background2" w:themeFillShade="BF"/>
            <w:vAlign w:val="center"/>
          </w:tcPr>
          <w:p w14:paraId="4125D96E" w14:textId="77777777" w:rsidR="00F14EAD" w:rsidRPr="00B02458" w:rsidRDefault="00F14EAD">
            <w:pPr>
              <w:jc w:val="left"/>
              <w:rPr>
                <w:b/>
                <w:bCs/>
              </w:rPr>
            </w:pPr>
          </w:p>
        </w:tc>
        <w:tc>
          <w:tcPr>
            <w:tcW w:w="1276" w:type="dxa"/>
            <w:shd w:val="clear" w:color="auto" w:fill="E7E6E6" w:themeFill="background2"/>
            <w:vAlign w:val="center"/>
          </w:tcPr>
          <w:p w14:paraId="641339C9" w14:textId="77777777" w:rsidR="00F14EAD" w:rsidRDefault="00F14EAD">
            <w:pPr>
              <w:jc w:val="left"/>
            </w:pPr>
            <w:r>
              <w:t>Calidad</w:t>
            </w:r>
          </w:p>
        </w:tc>
        <w:tc>
          <w:tcPr>
            <w:tcW w:w="3827" w:type="dxa"/>
            <w:shd w:val="clear" w:color="auto" w:fill="FFFFFF" w:themeFill="background1"/>
            <w:vAlign w:val="center"/>
          </w:tcPr>
          <w:p w14:paraId="509CB247" w14:textId="2479495C" w:rsidR="00F14EAD" w:rsidRDefault="0078599A">
            <w:pPr>
              <w:jc w:val="left"/>
            </w:pPr>
            <w:r>
              <w:t>Medio</w:t>
            </w:r>
          </w:p>
        </w:tc>
        <w:tc>
          <w:tcPr>
            <w:tcW w:w="1553" w:type="dxa"/>
            <w:vMerge/>
            <w:shd w:val="clear" w:color="auto" w:fill="E7E6E6" w:themeFill="background2"/>
            <w:vAlign w:val="center"/>
          </w:tcPr>
          <w:p w14:paraId="26703AF7" w14:textId="77777777" w:rsidR="00F14EAD" w:rsidRDefault="00F14EAD">
            <w:pPr>
              <w:jc w:val="left"/>
            </w:pPr>
          </w:p>
        </w:tc>
      </w:tr>
      <w:tr w:rsidR="00F14EAD" w14:paraId="452FE528" w14:textId="77777777">
        <w:trPr>
          <w:trHeight w:val="284"/>
        </w:trPr>
        <w:tc>
          <w:tcPr>
            <w:tcW w:w="1838" w:type="dxa"/>
            <w:shd w:val="clear" w:color="auto" w:fill="AEAAAA" w:themeFill="background2" w:themeFillShade="BF"/>
            <w:vAlign w:val="center"/>
          </w:tcPr>
          <w:p w14:paraId="2FFAFCDD" w14:textId="77777777" w:rsidR="00F14EAD" w:rsidRPr="00B02458" w:rsidRDefault="00F14EAD">
            <w:pPr>
              <w:jc w:val="left"/>
              <w:rPr>
                <w:b/>
                <w:bCs/>
              </w:rPr>
            </w:pPr>
            <w:r w:rsidRPr="00B02458">
              <w:rPr>
                <w:b/>
                <w:bCs/>
              </w:rPr>
              <w:t>Estrategia</w:t>
            </w:r>
          </w:p>
        </w:tc>
        <w:tc>
          <w:tcPr>
            <w:tcW w:w="6656" w:type="dxa"/>
            <w:gridSpan w:val="3"/>
            <w:shd w:val="clear" w:color="auto" w:fill="FFFFFF" w:themeFill="background1"/>
            <w:vAlign w:val="center"/>
          </w:tcPr>
          <w:p w14:paraId="4AC36614" w14:textId="697326B8" w:rsidR="00F14EAD" w:rsidRDefault="00C13320">
            <w:pPr>
              <w:jc w:val="left"/>
            </w:pPr>
            <w:r>
              <w:t>Asumir el riesgo</w:t>
            </w:r>
          </w:p>
        </w:tc>
      </w:tr>
      <w:tr w:rsidR="00F14EAD" w14:paraId="062AB1DC" w14:textId="77777777">
        <w:trPr>
          <w:trHeight w:val="284"/>
        </w:trPr>
        <w:tc>
          <w:tcPr>
            <w:tcW w:w="1838" w:type="dxa"/>
            <w:shd w:val="clear" w:color="auto" w:fill="AEAAAA" w:themeFill="background2" w:themeFillShade="BF"/>
            <w:vAlign w:val="center"/>
          </w:tcPr>
          <w:p w14:paraId="59770BD7" w14:textId="77777777" w:rsidR="00F14EAD" w:rsidRPr="00B02458" w:rsidRDefault="00F14EAD">
            <w:pPr>
              <w:jc w:val="left"/>
              <w:rPr>
                <w:b/>
                <w:bCs/>
              </w:rPr>
            </w:pPr>
            <w:r w:rsidRPr="00B02458">
              <w:rPr>
                <w:b/>
                <w:bCs/>
              </w:rPr>
              <w:t>Respuesta</w:t>
            </w:r>
          </w:p>
        </w:tc>
        <w:tc>
          <w:tcPr>
            <w:tcW w:w="6656" w:type="dxa"/>
            <w:gridSpan w:val="3"/>
            <w:shd w:val="clear" w:color="auto" w:fill="FFFFFF" w:themeFill="background1"/>
            <w:vAlign w:val="center"/>
          </w:tcPr>
          <w:p w14:paraId="470E2EEA" w14:textId="737FDEB6" w:rsidR="00F14EAD" w:rsidRDefault="00C13320" w:rsidP="004D6D8F">
            <w:r w:rsidRPr="00C13320">
              <w:t>Leer la documentación de las nuevas versiones, actualizando el conocimiento de los desarrolladores y en caso de que se hayan implementado nuevas funcionalidades, utilizándolas en el desarrollo del proyecto si así se agiliza el desarrollo de éste</w:t>
            </w:r>
            <w:r>
              <w:t>.</w:t>
            </w:r>
          </w:p>
        </w:tc>
      </w:tr>
    </w:tbl>
    <w:p w14:paraId="50ACFD44" w14:textId="7933296D" w:rsidR="00C70CDB" w:rsidRDefault="00E617CC" w:rsidP="00116CD8">
      <w:pPr>
        <w:pStyle w:val="CitadeTablas"/>
      </w:pPr>
      <w:bookmarkStart w:id="297" w:name="_Toc163919707"/>
      <w:bookmarkStart w:id="298" w:name="_Toc165126408"/>
      <w:r>
        <w:t>Riesgo de actualización de versiones de componentes o librerías.</w:t>
      </w:r>
      <w:bookmarkEnd w:id="297"/>
      <w:bookmarkEnd w:id="298"/>
    </w:p>
    <w:p w14:paraId="7FBB425E" w14:textId="77777777" w:rsidR="004162A3" w:rsidRDefault="004162A3">
      <w:pPr>
        <w:jc w:val="left"/>
        <w:rPr>
          <w:rFonts w:asciiTheme="majorHAnsi" w:eastAsiaTheme="majorEastAsia" w:hAnsiTheme="majorHAnsi" w:cstheme="majorBidi"/>
          <w:b/>
          <w:color w:val="404040" w:themeColor="text1" w:themeTint="BF"/>
          <w:sz w:val="28"/>
          <w:szCs w:val="24"/>
        </w:rPr>
      </w:pPr>
      <w:bookmarkStart w:id="299" w:name="_Toc2062952068"/>
      <w:bookmarkStart w:id="300" w:name="_Toc164120846"/>
      <w:r>
        <w:br w:type="page"/>
      </w:r>
    </w:p>
    <w:p w14:paraId="69740015" w14:textId="45460BF3" w:rsidR="00C70CDB" w:rsidRDefault="7FE5E317" w:rsidP="00C7637D">
      <w:pPr>
        <w:pStyle w:val="Ttulo3"/>
      </w:pPr>
      <w:bookmarkStart w:id="301" w:name="_Toc165126184"/>
      <w:r>
        <w:lastRenderedPageBreak/>
        <w:t>RISK1</w:t>
      </w:r>
      <w:r w:rsidR="004162A3">
        <w:t>3</w:t>
      </w:r>
      <w:r>
        <w:t>.</w:t>
      </w:r>
      <w:r w:rsidR="1CE88DE1">
        <w:t xml:space="preserve"> </w:t>
      </w:r>
      <w:r w:rsidR="7F28771C">
        <w:t>Liberación de IA para desarrolladores</w:t>
      </w:r>
      <w:bookmarkEnd w:id="299"/>
      <w:bookmarkEnd w:id="300"/>
      <w:bookmarkEnd w:id="301"/>
    </w:p>
    <w:tbl>
      <w:tblPr>
        <w:tblStyle w:val="Tablaconcuadrculaclara"/>
        <w:tblW w:w="0" w:type="auto"/>
        <w:tblLook w:val="04A0" w:firstRow="1" w:lastRow="0" w:firstColumn="1" w:lastColumn="0" w:noHBand="0" w:noVBand="1"/>
      </w:tblPr>
      <w:tblGrid>
        <w:gridCol w:w="1831"/>
        <w:gridCol w:w="1340"/>
        <w:gridCol w:w="3782"/>
        <w:gridCol w:w="1541"/>
      </w:tblGrid>
      <w:tr w:rsidR="00F14EAD" w14:paraId="2E34BAE0" w14:textId="77777777">
        <w:tc>
          <w:tcPr>
            <w:tcW w:w="1838" w:type="dxa"/>
            <w:shd w:val="clear" w:color="auto" w:fill="AEAAAA" w:themeFill="background2" w:themeFillShade="BF"/>
            <w:vAlign w:val="center"/>
          </w:tcPr>
          <w:p w14:paraId="5A1627E5" w14:textId="77777777" w:rsidR="00F14EAD" w:rsidRPr="00B02458" w:rsidRDefault="00F14EAD">
            <w:pPr>
              <w:jc w:val="left"/>
              <w:rPr>
                <w:b/>
                <w:bCs/>
              </w:rPr>
            </w:pPr>
            <w:r w:rsidRPr="00B02458">
              <w:rPr>
                <w:b/>
                <w:bCs/>
              </w:rPr>
              <w:t>Descripción</w:t>
            </w:r>
          </w:p>
        </w:tc>
        <w:tc>
          <w:tcPr>
            <w:tcW w:w="6656" w:type="dxa"/>
            <w:gridSpan w:val="3"/>
            <w:shd w:val="clear" w:color="auto" w:fill="FFFFFF" w:themeFill="background1"/>
            <w:vAlign w:val="center"/>
          </w:tcPr>
          <w:p w14:paraId="1F056D09" w14:textId="09AB0D30" w:rsidR="00F14EAD" w:rsidRDefault="00DF3136" w:rsidP="004D6D8F">
            <w:r w:rsidRPr="00DF3136">
              <w:t>Una IA para el desarrollo de código es liberada, ayudando a los miembros del equipo en el desarrollo del proyecto</w:t>
            </w:r>
            <w:r>
              <w:t>.</w:t>
            </w:r>
          </w:p>
        </w:tc>
      </w:tr>
      <w:tr w:rsidR="00F14EAD" w14:paraId="112F0984" w14:textId="77777777">
        <w:tc>
          <w:tcPr>
            <w:tcW w:w="1838" w:type="dxa"/>
            <w:shd w:val="clear" w:color="auto" w:fill="AEAAAA" w:themeFill="background2" w:themeFillShade="BF"/>
            <w:vAlign w:val="center"/>
          </w:tcPr>
          <w:p w14:paraId="37F1FD97" w14:textId="77777777" w:rsidR="00F14EAD" w:rsidRPr="00B02458" w:rsidRDefault="00F14EAD">
            <w:pPr>
              <w:jc w:val="left"/>
              <w:rPr>
                <w:b/>
                <w:bCs/>
              </w:rPr>
            </w:pPr>
            <w:r w:rsidRPr="00B02458">
              <w:rPr>
                <w:b/>
                <w:bCs/>
              </w:rPr>
              <w:t>Categoría</w:t>
            </w:r>
          </w:p>
        </w:tc>
        <w:tc>
          <w:tcPr>
            <w:tcW w:w="6656" w:type="dxa"/>
            <w:gridSpan w:val="3"/>
            <w:shd w:val="clear" w:color="auto" w:fill="FFFFFF" w:themeFill="background1"/>
            <w:vAlign w:val="center"/>
          </w:tcPr>
          <w:p w14:paraId="599A5801" w14:textId="681CB618" w:rsidR="00F14EAD" w:rsidRDefault="009072AB">
            <w:pPr>
              <w:jc w:val="left"/>
            </w:pPr>
            <w:r>
              <w:t>Tecnología (Riesgo positivo)</w:t>
            </w:r>
          </w:p>
        </w:tc>
      </w:tr>
      <w:tr w:rsidR="00F14EAD" w14:paraId="5AB91374" w14:textId="77777777">
        <w:tc>
          <w:tcPr>
            <w:tcW w:w="1838" w:type="dxa"/>
            <w:shd w:val="clear" w:color="auto" w:fill="AEAAAA" w:themeFill="background2" w:themeFillShade="BF"/>
            <w:vAlign w:val="center"/>
          </w:tcPr>
          <w:p w14:paraId="548CB6B0" w14:textId="77777777" w:rsidR="00F14EAD" w:rsidRPr="00B02458" w:rsidRDefault="00F14EAD">
            <w:pPr>
              <w:jc w:val="left"/>
              <w:rPr>
                <w:b/>
                <w:bCs/>
              </w:rPr>
            </w:pPr>
            <w:r w:rsidRPr="00B02458">
              <w:rPr>
                <w:b/>
                <w:bCs/>
              </w:rPr>
              <w:t>Probabilidad</w:t>
            </w:r>
          </w:p>
        </w:tc>
        <w:tc>
          <w:tcPr>
            <w:tcW w:w="6656" w:type="dxa"/>
            <w:gridSpan w:val="3"/>
            <w:shd w:val="clear" w:color="auto" w:fill="FFFFFF" w:themeFill="background1"/>
            <w:vAlign w:val="center"/>
          </w:tcPr>
          <w:p w14:paraId="35495E72" w14:textId="6E85E72E" w:rsidR="00F14EAD" w:rsidRDefault="009072AB">
            <w:pPr>
              <w:jc w:val="left"/>
            </w:pPr>
            <w:r>
              <w:t>Media</w:t>
            </w:r>
          </w:p>
        </w:tc>
      </w:tr>
      <w:tr w:rsidR="00F14EAD" w14:paraId="6FE81880" w14:textId="77777777">
        <w:trPr>
          <w:trHeight w:val="287"/>
        </w:trPr>
        <w:tc>
          <w:tcPr>
            <w:tcW w:w="1838" w:type="dxa"/>
            <w:vMerge w:val="restart"/>
            <w:shd w:val="clear" w:color="auto" w:fill="AEAAAA" w:themeFill="background2" w:themeFillShade="BF"/>
            <w:vAlign w:val="center"/>
          </w:tcPr>
          <w:p w14:paraId="092C3365" w14:textId="77777777" w:rsidR="00F14EAD" w:rsidRPr="00B02458" w:rsidRDefault="00F14EAD">
            <w:pPr>
              <w:jc w:val="left"/>
              <w:rPr>
                <w:b/>
                <w:bCs/>
              </w:rPr>
            </w:pPr>
            <w:r w:rsidRPr="00B02458">
              <w:rPr>
                <w:b/>
                <w:bCs/>
              </w:rPr>
              <w:t>Impacto</w:t>
            </w:r>
          </w:p>
        </w:tc>
        <w:tc>
          <w:tcPr>
            <w:tcW w:w="1276" w:type="dxa"/>
            <w:shd w:val="clear" w:color="auto" w:fill="E7E6E6" w:themeFill="background2"/>
            <w:vAlign w:val="center"/>
          </w:tcPr>
          <w:p w14:paraId="7FBC4C88" w14:textId="77777777" w:rsidR="00F14EAD" w:rsidRDefault="00F14EAD">
            <w:pPr>
              <w:jc w:val="left"/>
            </w:pPr>
            <w:r>
              <w:t>Presupuesto</w:t>
            </w:r>
          </w:p>
        </w:tc>
        <w:tc>
          <w:tcPr>
            <w:tcW w:w="3827" w:type="dxa"/>
            <w:shd w:val="clear" w:color="auto" w:fill="FFFFFF" w:themeFill="background1"/>
            <w:vAlign w:val="center"/>
          </w:tcPr>
          <w:p w14:paraId="75D0E900" w14:textId="623E7EC1" w:rsidR="00F14EAD" w:rsidRDefault="009072AB">
            <w:pPr>
              <w:jc w:val="left"/>
            </w:pPr>
            <w:r>
              <w:t>Medio</w:t>
            </w:r>
          </w:p>
        </w:tc>
        <w:tc>
          <w:tcPr>
            <w:tcW w:w="1553" w:type="dxa"/>
            <w:vMerge w:val="restart"/>
            <w:shd w:val="clear" w:color="auto" w:fill="E7E6E6" w:themeFill="background2"/>
            <w:vAlign w:val="center"/>
          </w:tcPr>
          <w:p w14:paraId="6A879EE8" w14:textId="0987A3EE" w:rsidR="00F14EAD" w:rsidRPr="003E5BF9" w:rsidRDefault="009072AB">
            <w:pPr>
              <w:jc w:val="center"/>
              <w:rPr>
                <w:b/>
                <w:bCs/>
                <w:sz w:val="28"/>
                <w:szCs w:val="28"/>
              </w:rPr>
            </w:pPr>
            <w:r>
              <w:rPr>
                <w:b/>
                <w:bCs/>
                <w:sz w:val="28"/>
                <w:szCs w:val="28"/>
              </w:rPr>
              <w:t>0,15</w:t>
            </w:r>
          </w:p>
        </w:tc>
      </w:tr>
      <w:tr w:rsidR="00F14EAD" w14:paraId="798040A8" w14:textId="77777777">
        <w:trPr>
          <w:trHeight w:val="284"/>
        </w:trPr>
        <w:tc>
          <w:tcPr>
            <w:tcW w:w="1838" w:type="dxa"/>
            <w:vMerge/>
            <w:shd w:val="clear" w:color="auto" w:fill="AEAAAA" w:themeFill="background2" w:themeFillShade="BF"/>
            <w:vAlign w:val="center"/>
          </w:tcPr>
          <w:p w14:paraId="3600C7C2" w14:textId="77777777" w:rsidR="00F14EAD" w:rsidRPr="00B02458" w:rsidRDefault="00F14EAD">
            <w:pPr>
              <w:jc w:val="left"/>
              <w:rPr>
                <w:b/>
                <w:bCs/>
              </w:rPr>
            </w:pPr>
          </w:p>
        </w:tc>
        <w:tc>
          <w:tcPr>
            <w:tcW w:w="1276" w:type="dxa"/>
            <w:shd w:val="clear" w:color="auto" w:fill="E7E6E6" w:themeFill="background2"/>
            <w:vAlign w:val="center"/>
          </w:tcPr>
          <w:p w14:paraId="56FC2E9F" w14:textId="77777777" w:rsidR="00F14EAD" w:rsidRDefault="00F14EAD">
            <w:pPr>
              <w:jc w:val="left"/>
            </w:pPr>
            <w:r>
              <w:t>Planificación</w:t>
            </w:r>
          </w:p>
        </w:tc>
        <w:tc>
          <w:tcPr>
            <w:tcW w:w="3827" w:type="dxa"/>
            <w:shd w:val="clear" w:color="auto" w:fill="FFFFFF" w:themeFill="background1"/>
            <w:vAlign w:val="center"/>
          </w:tcPr>
          <w:p w14:paraId="23957F1A" w14:textId="7D7298E7" w:rsidR="00F14EAD" w:rsidRDefault="009072AB">
            <w:pPr>
              <w:jc w:val="left"/>
            </w:pPr>
            <w:r>
              <w:t>Bajo</w:t>
            </w:r>
          </w:p>
        </w:tc>
        <w:tc>
          <w:tcPr>
            <w:tcW w:w="1553" w:type="dxa"/>
            <w:vMerge/>
            <w:shd w:val="clear" w:color="auto" w:fill="E7E6E6" w:themeFill="background2"/>
            <w:vAlign w:val="center"/>
          </w:tcPr>
          <w:p w14:paraId="3939CD28" w14:textId="77777777" w:rsidR="00F14EAD" w:rsidRDefault="00F14EAD">
            <w:pPr>
              <w:jc w:val="left"/>
            </w:pPr>
          </w:p>
        </w:tc>
      </w:tr>
      <w:tr w:rsidR="00F14EAD" w14:paraId="74B8D5C2" w14:textId="77777777">
        <w:trPr>
          <w:trHeight w:val="284"/>
        </w:trPr>
        <w:tc>
          <w:tcPr>
            <w:tcW w:w="1838" w:type="dxa"/>
            <w:vMerge/>
            <w:shd w:val="clear" w:color="auto" w:fill="AEAAAA" w:themeFill="background2" w:themeFillShade="BF"/>
            <w:vAlign w:val="center"/>
          </w:tcPr>
          <w:p w14:paraId="483D7806" w14:textId="77777777" w:rsidR="00F14EAD" w:rsidRPr="00B02458" w:rsidRDefault="00F14EAD">
            <w:pPr>
              <w:jc w:val="left"/>
              <w:rPr>
                <w:b/>
                <w:bCs/>
              </w:rPr>
            </w:pPr>
          </w:p>
        </w:tc>
        <w:tc>
          <w:tcPr>
            <w:tcW w:w="1276" w:type="dxa"/>
            <w:shd w:val="clear" w:color="auto" w:fill="E7E6E6" w:themeFill="background2"/>
            <w:vAlign w:val="center"/>
          </w:tcPr>
          <w:p w14:paraId="793255EB" w14:textId="77777777" w:rsidR="00F14EAD" w:rsidRDefault="00F14EAD">
            <w:pPr>
              <w:jc w:val="left"/>
            </w:pPr>
            <w:r>
              <w:t>Alcance</w:t>
            </w:r>
          </w:p>
        </w:tc>
        <w:tc>
          <w:tcPr>
            <w:tcW w:w="3827" w:type="dxa"/>
            <w:shd w:val="clear" w:color="auto" w:fill="FFFFFF" w:themeFill="background1"/>
            <w:vAlign w:val="center"/>
          </w:tcPr>
          <w:p w14:paraId="1B170D1D" w14:textId="71E21ACC" w:rsidR="00F14EAD" w:rsidRDefault="009072AB">
            <w:pPr>
              <w:jc w:val="left"/>
            </w:pPr>
            <w:r>
              <w:t>Medio</w:t>
            </w:r>
          </w:p>
        </w:tc>
        <w:tc>
          <w:tcPr>
            <w:tcW w:w="1553" w:type="dxa"/>
            <w:vMerge/>
            <w:shd w:val="clear" w:color="auto" w:fill="E7E6E6" w:themeFill="background2"/>
            <w:vAlign w:val="center"/>
          </w:tcPr>
          <w:p w14:paraId="5E5EC502" w14:textId="77777777" w:rsidR="00F14EAD" w:rsidRDefault="00F14EAD">
            <w:pPr>
              <w:jc w:val="left"/>
            </w:pPr>
          </w:p>
        </w:tc>
      </w:tr>
      <w:tr w:rsidR="00F14EAD" w14:paraId="13486FA3" w14:textId="77777777">
        <w:trPr>
          <w:trHeight w:val="284"/>
        </w:trPr>
        <w:tc>
          <w:tcPr>
            <w:tcW w:w="1838" w:type="dxa"/>
            <w:vMerge/>
            <w:shd w:val="clear" w:color="auto" w:fill="AEAAAA" w:themeFill="background2" w:themeFillShade="BF"/>
            <w:vAlign w:val="center"/>
          </w:tcPr>
          <w:p w14:paraId="71ED733A" w14:textId="77777777" w:rsidR="00F14EAD" w:rsidRPr="00B02458" w:rsidRDefault="00F14EAD">
            <w:pPr>
              <w:jc w:val="left"/>
              <w:rPr>
                <w:b/>
                <w:bCs/>
              </w:rPr>
            </w:pPr>
          </w:p>
        </w:tc>
        <w:tc>
          <w:tcPr>
            <w:tcW w:w="1276" w:type="dxa"/>
            <w:shd w:val="clear" w:color="auto" w:fill="E7E6E6" w:themeFill="background2"/>
            <w:vAlign w:val="center"/>
          </w:tcPr>
          <w:p w14:paraId="3D6A6CBC" w14:textId="77777777" w:rsidR="00F14EAD" w:rsidRDefault="00F14EAD">
            <w:pPr>
              <w:jc w:val="left"/>
            </w:pPr>
            <w:r>
              <w:t>Calidad</w:t>
            </w:r>
          </w:p>
        </w:tc>
        <w:tc>
          <w:tcPr>
            <w:tcW w:w="3827" w:type="dxa"/>
            <w:shd w:val="clear" w:color="auto" w:fill="FFFFFF" w:themeFill="background1"/>
            <w:vAlign w:val="center"/>
          </w:tcPr>
          <w:p w14:paraId="36DA3B18" w14:textId="0A7274FA" w:rsidR="00F14EAD" w:rsidRDefault="009072AB">
            <w:pPr>
              <w:jc w:val="left"/>
            </w:pPr>
            <w:r>
              <w:t>Bajo</w:t>
            </w:r>
          </w:p>
        </w:tc>
        <w:tc>
          <w:tcPr>
            <w:tcW w:w="1553" w:type="dxa"/>
            <w:vMerge/>
            <w:shd w:val="clear" w:color="auto" w:fill="E7E6E6" w:themeFill="background2"/>
            <w:vAlign w:val="center"/>
          </w:tcPr>
          <w:p w14:paraId="6D19D68A" w14:textId="77777777" w:rsidR="00F14EAD" w:rsidRDefault="00F14EAD">
            <w:pPr>
              <w:jc w:val="left"/>
            </w:pPr>
          </w:p>
        </w:tc>
      </w:tr>
      <w:tr w:rsidR="00F14EAD" w14:paraId="1D80BC18" w14:textId="77777777">
        <w:trPr>
          <w:trHeight w:val="284"/>
        </w:trPr>
        <w:tc>
          <w:tcPr>
            <w:tcW w:w="1838" w:type="dxa"/>
            <w:shd w:val="clear" w:color="auto" w:fill="AEAAAA" w:themeFill="background2" w:themeFillShade="BF"/>
            <w:vAlign w:val="center"/>
          </w:tcPr>
          <w:p w14:paraId="5CEF6B4C" w14:textId="77777777" w:rsidR="00F14EAD" w:rsidRPr="00B02458" w:rsidRDefault="00F14EAD">
            <w:pPr>
              <w:jc w:val="left"/>
              <w:rPr>
                <w:b/>
                <w:bCs/>
              </w:rPr>
            </w:pPr>
            <w:r w:rsidRPr="00B02458">
              <w:rPr>
                <w:b/>
                <w:bCs/>
              </w:rPr>
              <w:t>Estrategia</w:t>
            </w:r>
          </w:p>
        </w:tc>
        <w:tc>
          <w:tcPr>
            <w:tcW w:w="6656" w:type="dxa"/>
            <w:gridSpan w:val="3"/>
            <w:shd w:val="clear" w:color="auto" w:fill="FFFFFF" w:themeFill="background1"/>
            <w:vAlign w:val="center"/>
          </w:tcPr>
          <w:p w14:paraId="67F42D74" w14:textId="7E442A0B" w:rsidR="00F14EAD" w:rsidRDefault="00ED43BE">
            <w:pPr>
              <w:jc w:val="left"/>
            </w:pPr>
            <w:r>
              <w:t>Asumir el riesgo</w:t>
            </w:r>
          </w:p>
        </w:tc>
      </w:tr>
      <w:tr w:rsidR="00F14EAD" w14:paraId="2690C66C" w14:textId="77777777">
        <w:trPr>
          <w:trHeight w:val="284"/>
        </w:trPr>
        <w:tc>
          <w:tcPr>
            <w:tcW w:w="1838" w:type="dxa"/>
            <w:shd w:val="clear" w:color="auto" w:fill="AEAAAA" w:themeFill="background2" w:themeFillShade="BF"/>
            <w:vAlign w:val="center"/>
          </w:tcPr>
          <w:p w14:paraId="6EBCAF58" w14:textId="77777777" w:rsidR="00F14EAD" w:rsidRPr="00B02458" w:rsidRDefault="00F14EAD">
            <w:pPr>
              <w:jc w:val="left"/>
              <w:rPr>
                <w:b/>
                <w:bCs/>
              </w:rPr>
            </w:pPr>
            <w:r w:rsidRPr="00B02458">
              <w:rPr>
                <w:b/>
                <w:bCs/>
              </w:rPr>
              <w:t>Respuesta</w:t>
            </w:r>
          </w:p>
        </w:tc>
        <w:tc>
          <w:tcPr>
            <w:tcW w:w="6656" w:type="dxa"/>
            <w:gridSpan w:val="3"/>
            <w:shd w:val="clear" w:color="auto" w:fill="FFFFFF" w:themeFill="background1"/>
            <w:vAlign w:val="center"/>
          </w:tcPr>
          <w:p w14:paraId="579FBFE0" w14:textId="54EEAD09" w:rsidR="00F14EAD" w:rsidRDefault="00ED43BE" w:rsidP="004D6D8F">
            <w:r w:rsidRPr="00ED43BE">
              <w:t xml:space="preserve">Implementar esta estrategia en el desarrollo del proyecto facilitará la realización de los módulos al proporcionar al equipo una ayuda en la implementación de estos </w:t>
            </w:r>
            <w:r>
              <w:t>módulos.</w:t>
            </w:r>
          </w:p>
        </w:tc>
      </w:tr>
    </w:tbl>
    <w:p w14:paraId="20A865D7" w14:textId="6B33A53E" w:rsidR="00C70CDB" w:rsidRDefault="00E617CC" w:rsidP="00116CD8">
      <w:pPr>
        <w:pStyle w:val="CitadeTablas"/>
      </w:pPr>
      <w:bookmarkStart w:id="302" w:name="_Toc163919708"/>
      <w:bookmarkStart w:id="303" w:name="_Toc165126409"/>
      <w:r>
        <w:t>Riesgo de liberación de IA para desarrolladores.</w:t>
      </w:r>
      <w:bookmarkEnd w:id="302"/>
      <w:bookmarkEnd w:id="303"/>
    </w:p>
    <w:p w14:paraId="2234248F" w14:textId="5BA894AF" w:rsidR="00C70CDB" w:rsidRDefault="7FE5E317" w:rsidP="00C7637D">
      <w:pPr>
        <w:pStyle w:val="Ttulo3"/>
      </w:pPr>
      <w:bookmarkStart w:id="304" w:name="_Toc108860485"/>
      <w:bookmarkStart w:id="305" w:name="_Toc164120847"/>
      <w:bookmarkStart w:id="306" w:name="_Toc165126185"/>
      <w:r>
        <w:t>RISK1</w:t>
      </w:r>
      <w:r w:rsidR="004162A3">
        <w:t>4</w:t>
      </w:r>
      <w:r>
        <w:t>.</w:t>
      </w:r>
      <w:r w:rsidR="1CE88DE1">
        <w:t xml:space="preserve"> </w:t>
      </w:r>
      <w:r w:rsidR="7F28771C">
        <w:t>Compatibilidad con dispositivos móviles</w:t>
      </w:r>
      <w:bookmarkEnd w:id="304"/>
      <w:bookmarkEnd w:id="305"/>
      <w:bookmarkEnd w:id="306"/>
    </w:p>
    <w:tbl>
      <w:tblPr>
        <w:tblStyle w:val="Tablaconcuadrculaclara"/>
        <w:tblW w:w="0" w:type="auto"/>
        <w:tblLook w:val="04A0" w:firstRow="1" w:lastRow="0" w:firstColumn="1" w:lastColumn="0" w:noHBand="0" w:noVBand="1"/>
      </w:tblPr>
      <w:tblGrid>
        <w:gridCol w:w="1830"/>
        <w:gridCol w:w="1340"/>
        <w:gridCol w:w="3785"/>
        <w:gridCol w:w="1539"/>
      </w:tblGrid>
      <w:tr w:rsidR="00F14EAD" w14:paraId="4BAE7D44" w14:textId="77777777">
        <w:tc>
          <w:tcPr>
            <w:tcW w:w="1838" w:type="dxa"/>
            <w:shd w:val="clear" w:color="auto" w:fill="AEAAAA" w:themeFill="background2" w:themeFillShade="BF"/>
            <w:vAlign w:val="center"/>
          </w:tcPr>
          <w:p w14:paraId="6B1D9CA0" w14:textId="77777777" w:rsidR="00F14EAD" w:rsidRPr="00B02458" w:rsidRDefault="00F14EAD">
            <w:pPr>
              <w:jc w:val="left"/>
              <w:rPr>
                <w:b/>
                <w:bCs/>
              </w:rPr>
            </w:pPr>
            <w:r w:rsidRPr="00B02458">
              <w:rPr>
                <w:b/>
                <w:bCs/>
              </w:rPr>
              <w:t>Descripción</w:t>
            </w:r>
          </w:p>
        </w:tc>
        <w:tc>
          <w:tcPr>
            <w:tcW w:w="6656" w:type="dxa"/>
            <w:gridSpan w:val="3"/>
            <w:shd w:val="clear" w:color="auto" w:fill="FFFFFF" w:themeFill="background1"/>
            <w:vAlign w:val="center"/>
          </w:tcPr>
          <w:p w14:paraId="6A0E8FC6" w14:textId="4029D21E" w:rsidR="00F14EAD" w:rsidRDefault="00095D63" w:rsidP="004D6D8F">
            <w:r w:rsidRPr="00095D63">
              <w:t>La aplicación de teleasistencia debe funcionar en una amplia gama de dispositivos móviles Android y iOS. La incompatibilidad con algunos dispositivos podría comprometer la accesibilidad y efectividad del sistema, afectando la experiencia del usuario.</w:t>
            </w:r>
          </w:p>
        </w:tc>
      </w:tr>
      <w:tr w:rsidR="00F14EAD" w14:paraId="2B314B9E" w14:textId="77777777">
        <w:tc>
          <w:tcPr>
            <w:tcW w:w="1838" w:type="dxa"/>
            <w:shd w:val="clear" w:color="auto" w:fill="AEAAAA" w:themeFill="background2" w:themeFillShade="BF"/>
            <w:vAlign w:val="center"/>
          </w:tcPr>
          <w:p w14:paraId="0008677C" w14:textId="77777777" w:rsidR="00F14EAD" w:rsidRPr="00B02458" w:rsidRDefault="00F14EAD">
            <w:pPr>
              <w:jc w:val="left"/>
              <w:rPr>
                <w:b/>
                <w:bCs/>
              </w:rPr>
            </w:pPr>
            <w:r w:rsidRPr="00B02458">
              <w:rPr>
                <w:b/>
                <w:bCs/>
              </w:rPr>
              <w:t>Categoría</w:t>
            </w:r>
          </w:p>
        </w:tc>
        <w:tc>
          <w:tcPr>
            <w:tcW w:w="6656" w:type="dxa"/>
            <w:gridSpan w:val="3"/>
            <w:shd w:val="clear" w:color="auto" w:fill="FFFFFF" w:themeFill="background1"/>
            <w:vAlign w:val="center"/>
          </w:tcPr>
          <w:p w14:paraId="5D76A1FD" w14:textId="25149513" w:rsidR="00F14EAD" w:rsidRDefault="00095D63">
            <w:pPr>
              <w:jc w:val="left"/>
            </w:pPr>
            <w:r>
              <w:t>Tecnología</w:t>
            </w:r>
          </w:p>
        </w:tc>
      </w:tr>
      <w:tr w:rsidR="00F14EAD" w14:paraId="4B4234DA" w14:textId="77777777">
        <w:tc>
          <w:tcPr>
            <w:tcW w:w="1838" w:type="dxa"/>
            <w:shd w:val="clear" w:color="auto" w:fill="AEAAAA" w:themeFill="background2" w:themeFillShade="BF"/>
            <w:vAlign w:val="center"/>
          </w:tcPr>
          <w:p w14:paraId="1D2EB24F" w14:textId="77777777" w:rsidR="00F14EAD" w:rsidRPr="00B02458" w:rsidRDefault="00F14EAD">
            <w:pPr>
              <w:jc w:val="left"/>
              <w:rPr>
                <w:b/>
                <w:bCs/>
              </w:rPr>
            </w:pPr>
            <w:r w:rsidRPr="00B02458">
              <w:rPr>
                <w:b/>
                <w:bCs/>
              </w:rPr>
              <w:t>Probabilidad</w:t>
            </w:r>
          </w:p>
        </w:tc>
        <w:tc>
          <w:tcPr>
            <w:tcW w:w="6656" w:type="dxa"/>
            <w:gridSpan w:val="3"/>
            <w:shd w:val="clear" w:color="auto" w:fill="FFFFFF" w:themeFill="background1"/>
            <w:vAlign w:val="center"/>
          </w:tcPr>
          <w:p w14:paraId="237B463C" w14:textId="67A2E35E" w:rsidR="00F14EAD" w:rsidRDefault="00095D63">
            <w:pPr>
              <w:jc w:val="left"/>
            </w:pPr>
            <w:r>
              <w:t>Baja</w:t>
            </w:r>
          </w:p>
        </w:tc>
      </w:tr>
      <w:tr w:rsidR="00F14EAD" w14:paraId="1329A441" w14:textId="77777777">
        <w:trPr>
          <w:trHeight w:val="287"/>
        </w:trPr>
        <w:tc>
          <w:tcPr>
            <w:tcW w:w="1838" w:type="dxa"/>
            <w:vMerge w:val="restart"/>
            <w:shd w:val="clear" w:color="auto" w:fill="AEAAAA" w:themeFill="background2" w:themeFillShade="BF"/>
            <w:vAlign w:val="center"/>
          </w:tcPr>
          <w:p w14:paraId="45F26CDB" w14:textId="77777777" w:rsidR="00F14EAD" w:rsidRPr="00B02458" w:rsidRDefault="00F14EAD">
            <w:pPr>
              <w:jc w:val="left"/>
              <w:rPr>
                <w:b/>
                <w:bCs/>
              </w:rPr>
            </w:pPr>
            <w:r w:rsidRPr="00B02458">
              <w:rPr>
                <w:b/>
                <w:bCs/>
              </w:rPr>
              <w:t>Impacto</w:t>
            </w:r>
          </w:p>
        </w:tc>
        <w:tc>
          <w:tcPr>
            <w:tcW w:w="1276" w:type="dxa"/>
            <w:shd w:val="clear" w:color="auto" w:fill="E7E6E6" w:themeFill="background2"/>
            <w:vAlign w:val="center"/>
          </w:tcPr>
          <w:p w14:paraId="0046E95A" w14:textId="77777777" w:rsidR="00F14EAD" w:rsidRDefault="00F14EAD">
            <w:pPr>
              <w:jc w:val="left"/>
            </w:pPr>
            <w:r>
              <w:t>Presupuesto</w:t>
            </w:r>
          </w:p>
        </w:tc>
        <w:tc>
          <w:tcPr>
            <w:tcW w:w="3827" w:type="dxa"/>
            <w:shd w:val="clear" w:color="auto" w:fill="FFFFFF" w:themeFill="background1"/>
            <w:vAlign w:val="center"/>
          </w:tcPr>
          <w:p w14:paraId="3B72C25D" w14:textId="23AADA57" w:rsidR="00F14EAD" w:rsidRDefault="00095D63">
            <w:pPr>
              <w:jc w:val="left"/>
            </w:pPr>
            <w:r>
              <w:t>Inapreciable</w:t>
            </w:r>
          </w:p>
        </w:tc>
        <w:tc>
          <w:tcPr>
            <w:tcW w:w="1553" w:type="dxa"/>
            <w:vMerge w:val="restart"/>
            <w:shd w:val="clear" w:color="auto" w:fill="E7E6E6" w:themeFill="background2"/>
            <w:vAlign w:val="center"/>
          </w:tcPr>
          <w:p w14:paraId="3C974B1E" w14:textId="143F1B16" w:rsidR="00F14EAD" w:rsidRPr="003E5BF9" w:rsidRDefault="00095D63">
            <w:pPr>
              <w:jc w:val="center"/>
              <w:rPr>
                <w:b/>
                <w:bCs/>
                <w:sz w:val="28"/>
                <w:szCs w:val="28"/>
              </w:rPr>
            </w:pPr>
            <w:r>
              <w:rPr>
                <w:b/>
                <w:bCs/>
                <w:sz w:val="28"/>
                <w:szCs w:val="28"/>
              </w:rPr>
              <w:t>0,09</w:t>
            </w:r>
          </w:p>
        </w:tc>
      </w:tr>
      <w:tr w:rsidR="00F14EAD" w14:paraId="007AC03A" w14:textId="77777777">
        <w:trPr>
          <w:trHeight w:val="284"/>
        </w:trPr>
        <w:tc>
          <w:tcPr>
            <w:tcW w:w="1838" w:type="dxa"/>
            <w:vMerge/>
            <w:shd w:val="clear" w:color="auto" w:fill="AEAAAA" w:themeFill="background2" w:themeFillShade="BF"/>
            <w:vAlign w:val="center"/>
          </w:tcPr>
          <w:p w14:paraId="3F8F09BC" w14:textId="77777777" w:rsidR="00F14EAD" w:rsidRPr="00B02458" w:rsidRDefault="00F14EAD">
            <w:pPr>
              <w:jc w:val="left"/>
              <w:rPr>
                <w:b/>
                <w:bCs/>
              </w:rPr>
            </w:pPr>
          </w:p>
        </w:tc>
        <w:tc>
          <w:tcPr>
            <w:tcW w:w="1276" w:type="dxa"/>
            <w:shd w:val="clear" w:color="auto" w:fill="E7E6E6" w:themeFill="background2"/>
            <w:vAlign w:val="center"/>
          </w:tcPr>
          <w:p w14:paraId="6D754D02" w14:textId="77777777" w:rsidR="00F14EAD" w:rsidRDefault="00F14EAD">
            <w:pPr>
              <w:jc w:val="left"/>
            </w:pPr>
            <w:r>
              <w:t>Planificación</w:t>
            </w:r>
          </w:p>
        </w:tc>
        <w:tc>
          <w:tcPr>
            <w:tcW w:w="3827" w:type="dxa"/>
            <w:shd w:val="clear" w:color="auto" w:fill="FFFFFF" w:themeFill="background1"/>
            <w:vAlign w:val="center"/>
          </w:tcPr>
          <w:p w14:paraId="48182C27" w14:textId="359A5933" w:rsidR="00F14EAD" w:rsidRDefault="00095D63">
            <w:pPr>
              <w:jc w:val="left"/>
            </w:pPr>
            <w:r>
              <w:t>Inapreciable</w:t>
            </w:r>
          </w:p>
        </w:tc>
        <w:tc>
          <w:tcPr>
            <w:tcW w:w="1553" w:type="dxa"/>
            <w:vMerge/>
            <w:shd w:val="clear" w:color="auto" w:fill="E7E6E6" w:themeFill="background2"/>
            <w:vAlign w:val="center"/>
          </w:tcPr>
          <w:p w14:paraId="6262B9B2" w14:textId="77777777" w:rsidR="00F14EAD" w:rsidRDefault="00F14EAD">
            <w:pPr>
              <w:jc w:val="left"/>
            </w:pPr>
          </w:p>
        </w:tc>
      </w:tr>
      <w:tr w:rsidR="00F14EAD" w14:paraId="10BB6F7B" w14:textId="77777777">
        <w:trPr>
          <w:trHeight w:val="284"/>
        </w:trPr>
        <w:tc>
          <w:tcPr>
            <w:tcW w:w="1838" w:type="dxa"/>
            <w:vMerge/>
            <w:shd w:val="clear" w:color="auto" w:fill="AEAAAA" w:themeFill="background2" w:themeFillShade="BF"/>
            <w:vAlign w:val="center"/>
          </w:tcPr>
          <w:p w14:paraId="002D2D64" w14:textId="77777777" w:rsidR="00F14EAD" w:rsidRPr="00B02458" w:rsidRDefault="00F14EAD">
            <w:pPr>
              <w:jc w:val="left"/>
              <w:rPr>
                <w:b/>
                <w:bCs/>
              </w:rPr>
            </w:pPr>
          </w:p>
        </w:tc>
        <w:tc>
          <w:tcPr>
            <w:tcW w:w="1276" w:type="dxa"/>
            <w:shd w:val="clear" w:color="auto" w:fill="E7E6E6" w:themeFill="background2"/>
            <w:vAlign w:val="center"/>
          </w:tcPr>
          <w:p w14:paraId="60331145" w14:textId="77777777" w:rsidR="00F14EAD" w:rsidRDefault="00F14EAD">
            <w:pPr>
              <w:jc w:val="left"/>
            </w:pPr>
            <w:r>
              <w:t>Alcance</w:t>
            </w:r>
          </w:p>
        </w:tc>
        <w:tc>
          <w:tcPr>
            <w:tcW w:w="3827" w:type="dxa"/>
            <w:shd w:val="clear" w:color="auto" w:fill="FFFFFF" w:themeFill="background1"/>
            <w:vAlign w:val="center"/>
          </w:tcPr>
          <w:p w14:paraId="222A7565" w14:textId="74486599" w:rsidR="00F14EAD" w:rsidRDefault="00095D63">
            <w:pPr>
              <w:jc w:val="left"/>
            </w:pPr>
            <w:r>
              <w:t>Medio</w:t>
            </w:r>
          </w:p>
        </w:tc>
        <w:tc>
          <w:tcPr>
            <w:tcW w:w="1553" w:type="dxa"/>
            <w:vMerge/>
            <w:shd w:val="clear" w:color="auto" w:fill="E7E6E6" w:themeFill="background2"/>
            <w:vAlign w:val="center"/>
          </w:tcPr>
          <w:p w14:paraId="51E6724A" w14:textId="77777777" w:rsidR="00F14EAD" w:rsidRDefault="00F14EAD">
            <w:pPr>
              <w:jc w:val="left"/>
            </w:pPr>
          </w:p>
        </w:tc>
      </w:tr>
      <w:tr w:rsidR="00F14EAD" w14:paraId="6E45ABA7" w14:textId="77777777">
        <w:trPr>
          <w:trHeight w:val="284"/>
        </w:trPr>
        <w:tc>
          <w:tcPr>
            <w:tcW w:w="1838" w:type="dxa"/>
            <w:vMerge/>
            <w:shd w:val="clear" w:color="auto" w:fill="AEAAAA" w:themeFill="background2" w:themeFillShade="BF"/>
            <w:vAlign w:val="center"/>
          </w:tcPr>
          <w:p w14:paraId="01B0790F" w14:textId="77777777" w:rsidR="00F14EAD" w:rsidRPr="00B02458" w:rsidRDefault="00F14EAD">
            <w:pPr>
              <w:jc w:val="left"/>
              <w:rPr>
                <w:b/>
                <w:bCs/>
              </w:rPr>
            </w:pPr>
          </w:p>
        </w:tc>
        <w:tc>
          <w:tcPr>
            <w:tcW w:w="1276" w:type="dxa"/>
            <w:shd w:val="clear" w:color="auto" w:fill="E7E6E6" w:themeFill="background2"/>
            <w:vAlign w:val="center"/>
          </w:tcPr>
          <w:p w14:paraId="6A20F0D7" w14:textId="77777777" w:rsidR="00F14EAD" w:rsidRDefault="00F14EAD">
            <w:pPr>
              <w:jc w:val="left"/>
            </w:pPr>
            <w:r>
              <w:t>Calidad</w:t>
            </w:r>
          </w:p>
        </w:tc>
        <w:tc>
          <w:tcPr>
            <w:tcW w:w="3827" w:type="dxa"/>
            <w:shd w:val="clear" w:color="auto" w:fill="FFFFFF" w:themeFill="background1"/>
            <w:vAlign w:val="center"/>
          </w:tcPr>
          <w:p w14:paraId="0CC45163" w14:textId="5EFA32B4" w:rsidR="00F14EAD" w:rsidRDefault="00095D63">
            <w:pPr>
              <w:jc w:val="left"/>
            </w:pPr>
            <w:r>
              <w:t>Medio</w:t>
            </w:r>
          </w:p>
        </w:tc>
        <w:tc>
          <w:tcPr>
            <w:tcW w:w="1553" w:type="dxa"/>
            <w:vMerge/>
            <w:shd w:val="clear" w:color="auto" w:fill="E7E6E6" w:themeFill="background2"/>
            <w:vAlign w:val="center"/>
          </w:tcPr>
          <w:p w14:paraId="6272EEF2" w14:textId="77777777" w:rsidR="00F14EAD" w:rsidRDefault="00F14EAD">
            <w:pPr>
              <w:jc w:val="left"/>
            </w:pPr>
          </w:p>
        </w:tc>
      </w:tr>
      <w:tr w:rsidR="00F14EAD" w14:paraId="4925B6ED" w14:textId="77777777">
        <w:trPr>
          <w:trHeight w:val="284"/>
        </w:trPr>
        <w:tc>
          <w:tcPr>
            <w:tcW w:w="1838" w:type="dxa"/>
            <w:shd w:val="clear" w:color="auto" w:fill="AEAAAA" w:themeFill="background2" w:themeFillShade="BF"/>
            <w:vAlign w:val="center"/>
          </w:tcPr>
          <w:p w14:paraId="01D71B89" w14:textId="77777777" w:rsidR="00F14EAD" w:rsidRPr="00B02458" w:rsidRDefault="00F14EAD">
            <w:pPr>
              <w:jc w:val="left"/>
              <w:rPr>
                <w:b/>
                <w:bCs/>
              </w:rPr>
            </w:pPr>
            <w:r w:rsidRPr="00B02458">
              <w:rPr>
                <w:b/>
                <w:bCs/>
              </w:rPr>
              <w:t>Estrategia</w:t>
            </w:r>
          </w:p>
        </w:tc>
        <w:tc>
          <w:tcPr>
            <w:tcW w:w="6656" w:type="dxa"/>
            <w:gridSpan w:val="3"/>
            <w:shd w:val="clear" w:color="auto" w:fill="FFFFFF" w:themeFill="background1"/>
            <w:vAlign w:val="center"/>
          </w:tcPr>
          <w:p w14:paraId="3447FF9B" w14:textId="0974B56D" w:rsidR="00F14EAD" w:rsidRDefault="00D55CD5">
            <w:pPr>
              <w:jc w:val="left"/>
            </w:pPr>
            <w:r>
              <w:t>Mitigar el riesgo</w:t>
            </w:r>
          </w:p>
        </w:tc>
      </w:tr>
      <w:tr w:rsidR="00F14EAD" w14:paraId="2BDD8B2B" w14:textId="77777777">
        <w:trPr>
          <w:trHeight w:val="284"/>
        </w:trPr>
        <w:tc>
          <w:tcPr>
            <w:tcW w:w="1838" w:type="dxa"/>
            <w:shd w:val="clear" w:color="auto" w:fill="AEAAAA" w:themeFill="background2" w:themeFillShade="BF"/>
            <w:vAlign w:val="center"/>
          </w:tcPr>
          <w:p w14:paraId="46E775DE" w14:textId="77777777" w:rsidR="00F14EAD" w:rsidRPr="00B02458" w:rsidRDefault="00F14EAD">
            <w:pPr>
              <w:jc w:val="left"/>
              <w:rPr>
                <w:b/>
                <w:bCs/>
              </w:rPr>
            </w:pPr>
            <w:r w:rsidRPr="00B02458">
              <w:rPr>
                <w:b/>
                <w:bCs/>
              </w:rPr>
              <w:t>Respuesta</w:t>
            </w:r>
          </w:p>
        </w:tc>
        <w:tc>
          <w:tcPr>
            <w:tcW w:w="6656" w:type="dxa"/>
            <w:gridSpan w:val="3"/>
            <w:shd w:val="clear" w:color="auto" w:fill="FFFFFF" w:themeFill="background1"/>
            <w:vAlign w:val="center"/>
          </w:tcPr>
          <w:p w14:paraId="38A1A256" w14:textId="6C7375CC" w:rsidR="00F14EAD" w:rsidRDefault="00D55CD5" w:rsidP="004D6D8F">
            <w:r w:rsidRPr="00D55CD5">
              <w:t>Se llevarán a cabo pruebas exhaustivas en una variedad de dispositivos móviles, tanto Android como iOS, para garantizar la compatibilidad de la aplicación. Además, se desarrollará la aplicación teniendo en cuenta las especificidades técnicas de cada plataforma, lo que incluirá la optimización del código para asegurar su funcionamiento adecuado en todos los dispositivos compatibles.</w:t>
            </w:r>
          </w:p>
        </w:tc>
      </w:tr>
    </w:tbl>
    <w:p w14:paraId="234E6F2D" w14:textId="5873CAB7" w:rsidR="00C70CDB" w:rsidRDefault="00E617CC" w:rsidP="00116CD8">
      <w:pPr>
        <w:pStyle w:val="CitadeTablas"/>
      </w:pPr>
      <w:bookmarkStart w:id="307" w:name="_Toc163919709"/>
      <w:bookmarkStart w:id="308" w:name="_Toc165126410"/>
      <w:r>
        <w:t>Riesgo de compatibilidad con dispositivos móviles.</w:t>
      </w:r>
      <w:bookmarkEnd w:id="307"/>
      <w:bookmarkEnd w:id="308"/>
    </w:p>
    <w:p w14:paraId="3F5E4B86" w14:textId="77777777" w:rsidR="004162A3" w:rsidRDefault="004162A3">
      <w:pPr>
        <w:jc w:val="left"/>
        <w:rPr>
          <w:rFonts w:asciiTheme="majorHAnsi" w:eastAsiaTheme="majorEastAsia" w:hAnsiTheme="majorHAnsi" w:cstheme="majorBidi"/>
          <w:b/>
          <w:color w:val="404040" w:themeColor="text1" w:themeTint="BF"/>
          <w:sz w:val="28"/>
          <w:szCs w:val="24"/>
        </w:rPr>
      </w:pPr>
      <w:bookmarkStart w:id="309" w:name="_Toc1393934934"/>
      <w:bookmarkStart w:id="310" w:name="_Toc164120848"/>
      <w:r>
        <w:br w:type="page"/>
      </w:r>
    </w:p>
    <w:p w14:paraId="456B5040" w14:textId="14150974" w:rsidR="00C70CDB" w:rsidRDefault="7FE5E317" w:rsidP="00C7637D">
      <w:pPr>
        <w:pStyle w:val="Ttulo3"/>
      </w:pPr>
      <w:bookmarkStart w:id="311" w:name="_Toc165126186"/>
      <w:r>
        <w:lastRenderedPageBreak/>
        <w:t>RISK1</w:t>
      </w:r>
      <w:r w:rsidR="004162A3">
        <w:t>5</w:t>
      </w:r>
      <w:r>
        <w:t>.</w:t>
      </w:r>
      <w:r w:rsidR="1CE88DE1">
        <w:t xml:space="preserve"> </w:t>
      </w:r>
      <w:r w:rsidR="7F28771C">
        <w:t>Inconsistencia en los datos en tiempo real</w:t>
      </w:r>
      <w:bookmarkEnd w:id="309"/>
      <w:bookmarkEnd w:id="310"/>
      <w:bookmarkEnd w:id="311"/>
    </w:p>
    <w:tbl>
      <w:tblPr>
        <w:tblStyle w:val="Tablaconcuadrculaclara"/>
        <w:tblW w:w="0" w:type="auto"/>
        <w:tblLook w:val="04A0" w:firstRow="1" w:lastRow="0" w:firstColumn="1" w:lastColumn="0" w:noHBand="0" w:noVBand="1"/>
      </w:tblPr>
      <w:tblGrid>
        <w:gridCol w:w="1831"/>
        <w:gridCol w:w="1340"/>
        <w:gridCol w:w="3782"/>
        <w:gridCol w:w="1541"/>
      </w:tblGrid>
      <w:tr w:rsidR="00F14EAD" w14:paraId="71E7658F" w14:textId="77777777">
        <w:tc>
          <w:tcPr>
            <w:tcW w:w="1838" w:type="dxa"/>
            <w:shd w:val="clear" w:color="auto" w:fill="AEAAAA" w:themeFill="background2" w:themeFillShade="BF"/>
            <w:vAlign w:val="center"/>
          </w:tcPr>
          <w:p w14:paraId="0EC39DF4" w14:textId="77777777" w:rsidR="00F14EAD" w:rsidRPr="00B02458" w:rsidRDefault="00F14EAD">
            <w:pPr>
              <w:jc w:val="left"/>
              <w:rPr>
                <w:b/>
                <w:bCs/>
              </w:rPr>
            </w:pPr>
            <w:r w:rsidRPr="00B02458">
              <w:rPr>
                <w:b/>
                <w:bCs/>
              </w:rPr>
              <w:t>Descripción</w:t>
            </w:r>
          </w:p>
        </w:tc>
        <w:tc>
          <w:tcPr>
            <w:tcW w:w="6656" w:type="dxa"/>
            <w:gridSpan w:val="3"/>
            <w:shd w:val="clear" w:color="auto" w:fill="FFFFFF" w:themeFill="background1"/>
            <w:vAlign w:val="center"/>
          </w:tcPr>
          <w:p w14:paraId="018F4F71" w14:textId="51E94F41" w:rsidR="00F14EAD" w:rsidRDefault="00DD7A04" w:rsidP="004D6D8F">
            <w:r w:rsidRPr="00DD7A04">
              <w:t xml:space="preserve">El uso de datos en tiempo real como los datos de ubicaciones de los vehículos de emergencia puede generar problemas de inconsistencia, el consumo de estos datos en tiempo real puede mostrar datos desactualizados o </w:t>
            </w:r>
            <w:r>
              <w:t>erróneos.</w:t>
            </w:r>
          </w:p>
        </w:tc>
      </w:tr>
      <w:tr w:rsidR="00F14EAD" w14:paraId="604E16B6" w14:textId="77777777">
        <w:tc>
          <w:tcPr>
            <w:tcW w:w="1838" w:type="dxa"/>
            <w:shd w:val="clear" w:color="auto" w:fill="AEAAAA" w:themeFill="background2" w:themeFillShade="BF"/>
            <w:vAlign w:val="center"/>
          </w:tcPr>
          <w:p w14:paraId="5530120A" w14:textId="77777777" w:rsidR="00F14EAD" w:rsidRPr="00B02458" w:rsidRDefault="00F14EAD">
            <w:pPr>
              <w:jc w:val="left"/>
              <w:rPr>
                <w:b/>
                <w:bCs/>
              </w:rPr>
            </w:pPr>
            <w:r w:rsidRPr="00B02458">
              <w:rPr>
                <w:b/>
                <w:bCs/>
              </w:rPr>
              <w:t>Categoría</w:t>
            </w:r>
          </w:p>
        </w:tc>
        <w:tc>
          <w:tcPr>
            <w:tcW w:w="6656" w:type="dxa"/>
            <w:gridSpan w:val="3"/>
            <w:shd w:val="clear" w:color="auto" w:fill="FFFFFF" w:themeFill="background1"/>
            <w:vAlign w:val="center"/>
          </w:tcPr>
          <w:p w14:paraId="3030EF03" w14:textId="125B9BBC" w:rsidR="00F14EAD" w:rsidRDefault="00DD7A04">
            <w:pPr>
              <w:jc w:val="left"/>
            </w:pPr>
            <w:r>
              <w:t>Tecnología</w:t>
            </w:r>
          </w:p>
        </w:tc>
      </w:tr>
      <w:tr w:rsidR="00F14EAD" w14:paraId="2425424F" w14:textId="77777777">
        <w:tc>
          <w:tcPr>
            <w:tcW w:w="1838" w:type="dxa"/>
            <w:shd w:val="clear" w:color="auto" w:fill="AEAAAA" w:themeFill="background2" w:themeFillShade="BF"/>
            <w:vAlign w:val="center"/>
          </w:tcPr>
          <w:p w14:paraId="2ECA2F0B" w14:textId="77777777" w:rsidR="00F14EAD" w:rsidRPr="00B02458" w:rsidRDefault="00F14EAD">
            <w:pPr>
              <w:jc w:val="left"/>
              <w:rPr>
                <w:b/>
                <w:bCs/>
              </w:rPr>
            </w:pPr>
            <w:r w:rsidRPr="00B02458">
              <w:rPr>
                <w:b/>
                <w:bCs/>
              </w:rPr>
              <w:t>Probabilidad</w:t>
            </w:r>
          </w:p>
        </w:tc>
        <w:tc>
          <w:tcPr>
            <w:tcW w:w="6656" w:type="dxa"/>
            <w:gridSpan w:val="3"/>
            <w:shd w:val="clear" w:color="auto" w:fill="FFFFFF" w:themeFill="background1"/>
            <w:vAlign w:val="center"/>
          </w:tcPr>
          <w:p w14:paraId="1D7B7431" w14:textId="77F36DF4" w:rsidR="00F14EAD" w:rsidRDefault="00DD7A04">
            <w:pPr>
              <w:jc w:val="left"/>
            </w:pPr>
            <w:r>
              <w:t>Baja</w:t>
            </w:r>
          </w:p>
        </w:tc>
      </w:tr>
      <w:tr w:rsidR="00F14EAD" w14:paraId="21393FF9" w14:textId="77777777">
        <w:trPr>
          <w:trHeight w:val="287"/>
        </w:trPr>
        <w:tc>
          <w:tcPr>
            <w:tcW w:w="1838" w:type="dxa"/>
            <w:vMerge w:val="restart"/>
            <w:shd w:val="clear" w:color="auto" w:fill="AEAAAA" w:themeFill="background2" w:themeFillShade="BF"/>
            <w:vAlign w:val="center"/>
          </w:tcPr>
          <w:p w14:paraId="446DA79E" w14:textId="77777777" w:rsidR="00F14EAD" w:rsidRPr="00B02458" w:rsidRDefault="00F14EAD">
            <w:pPr>
              <w:jc w:val="left"/>
              <w:rPr>
                <w:b/>
                <w:bCs/>
              </w:rPr>
            </w:pPr>
            <w:r w:rsidRPr="00B02458">
              <w:rPr>
                <w:b/>
                <w:bCs/>
              </w:rPr>
              <w:t>Impacto</w:t>
            </w:r>
          </w:p>
        </w:tc>
        <w:tc>
          <w:tcPr>
            <w:tcW w:w="1276" w:type="dxa"/>
            <w:shd w:val="clear" w:color="auto" w:fill="E7E6E6" w:themeFill="background2"/>
            <w:vAlign w:val="center"/>
          </w:tcPr>
          <w:p w14:paraId="3DC426D9" w14:textId="77777777" w:rsidR="00F14EAD" w:rsidRDefault="00F14EAD">
            <w:pPr>
              <w:jc w:val="left"/>
            </w:pPr>
            <w:r>
              <w:t>Presupuesto</w:t>
            </w:r>
          </w:p>
        </w:tc>
        <w:tc>
          <w:tcPr>
            <w:tcW w:w="3827" w:type="dxa"/>
            <w:shd w:val="clear" w:color="auto" w:fill="FFFFFF" w:themeFill="background1"/>
            <w:vAlign w:val="center"/>
          </w:tcPr>
          <w:p w14:paraId="2913337E" w14:textId="52ECC1FB" w:rsidR="00F14EAD" w:rsidRDefault="00DD7A04">
            <w:pPr>
              <w:jc w:val="left"/>
            </w:pPr>
            <w:r>
              <w:t>Bajo</w:t>
            </w:r>
          </w:p>
        </w:tc>
        <w:tc>
          <w:tcPr>
            <w:tcW w:w="1553" w:type="dxa"/>
            <w:vMerge w:val="restart"/>
            <w:shd w:val="clear" w:color="auto" w:fill="E7E6E6" w:themeFill="background2"/>
            <w:vAlign w:val="center"/>
          </w:tcPr>
          <w:p w14:paraId="60AB2863" w14:textId="7329BA32" w:rsidR="00F14EAD" w:rsidRPr="003E5BF9" w:rsidRDefault="00DD7A04">
            <w:pPr>
              <w:jc w:val="center"/>
              <w:rPr>
                <w:b/>
                <w:bCs/>
                <w:sz w:val="28"/>
                <w:szCs w:val="28"/>
              </w:rPr>
            </w:pPr>
            <w:r>
              <w:rPr>
                <w:b/>
                <w:bCs/>
                <w:sz w:val="28"/>
                <w:szCs w:val="28"/>
              </w:rPr>
              <w:t>0,09</w:t>
            </w:r>
          </w:p>
        </w:tc>
      </w:tr>
      <w:tr w:rsidR="00F14EAD" w14:paraId="33DE6385" w14:textId="77777777">
        <w:trPr>
          <w:trHeight w:val="284"/>
        </w:trPr>
        <w:tc>
          <w:tcPr>
            <w:tcW w:w="1838" w:type="dxa"/>
            <w:vMerge/>
            <w:shd w:val="clear" w:color="auto" w:fill="AEAAAA" w:themeFill="background2" w:themeFillShade="BF"/>
            <w:vAlign w:val="center"/>
          </w:tcPr>
          <w:p w14:paraId="2C57FD6A" w14:textId="77777777" w:rsidR="00F14EAD" w:rsidRPr="00B02458" w:rsidRDefault="00F14EAD">
            <w:pPr>
              <w:jc w:val="left"/>
              <w:rPr>
                <w:b/>
                <w:bCs/>
              </w:rPr>
            </w:pPr>
          </w:p>
        </w:tc>
        <w:tc>
          <w:tcPr>
            <w:tcW w:w="1276" w:type="dxa"/>
            <w:shd w:val="clear" w:color="auto" w:fill="E7E6E6" w:themeFill="background2"/>
            <w:vAlign w:val="center"/>
          </w:tcPr>
          <w:p w14:paraId="46A189B3" w14:textId="77777777" w:rsidR="00F14EAD" w:rsidRDefault="00F14EAD">
            <w:pPr>
              <w:jc w:val="left"/>
            </w:pPr>
            <w:r>
              <w:t>Planificación</w:t>
            </w:r>
          </w:p>
        </w:tc>
        <w:tc>
          <w:tcPr>
            <w:tcW w:w="3827" w:type="dxa"/>
            <w:shd w:val="clear" w:color="auto" w:fill="FFFFFF" w:themeFill="background1"/>
            <w:vAlign w:val="center"/>
          </w:tcPr>
          <w:p w14:paraId="3E2C68BA" w14:textId="1DC471CB" w:rsidR="00F14EAD" w:rsidRDefault="00DD7A04">
            <w:pPr>
              <w:jc w:val="left"/>
            </w:pPr>
            <w:r>
              <w:t>Bajo</w:t>
            </w:r>
          </w:p>
        </w:tc>
        <w:tc>
          <w:tcPr>
            <w:tcW w:w="1553" w:type="dxa"/>
            <w:vMerge/>
            <w:shd w:val="clear" w:color="auto" w:fill="E7E6E6" w:themeFill="background2"/>
            <w:vAlign w:val="center"/>
          </w:tcPr>
          <w:p w14:paraId="48BA7319" w14:textId="77777777" w:rsidR="00F14EAD" w:rsidRDefault="00F14EAD">
            <w:pPr>
              <w:jc w:val="left"/>
            </w:pPr>
          </w:p>
        </w:tc>
      </w:tr>
      <w:tr w:rsidR="00F14EAD" w14:paraId="508707E3" w14:textId="77777777">
        <w:trPr>
          <w:trHeight w:val="284"/>
        </w:trPr>
        <w:tc>
          <w:tcPr>
            <w:tcW w:w="1838" w:type="dxa"/>
            <w:vMerge/>
            <w:shd w:val="clear" w:color="auto" w:fill="AEAAAA" w:themeFill="background2" w:themeFillShade="BF"/>
            <w:vAlign w:val="center"/>
          </w:tcPr>
          <w:p w14:paraId="759CAC32" w14:textId="77777777" w:rsidR="00F14EAD" w:rsidRPr="00B02458" w:rsidRDefault="00F14EAD">
            <w:pPr>
              <w:jc w:val="left"/>
              <w:rPr>
                <w:b/>
                <w:bCs/>
              </w:rPr>
            </w:pPr>
          </w:p>
        </w:tc>
        <w:tc>
          <w:tcPr>
            <w:tcW w:w="1276" w:type="dxa"/>
            <w:shd w:val="clear" w:color="auto" w:fill="E7E6E6" w:themeFill="background2"/>
            <w:vAlign w:val="center"/>
          </w:tcPr>
          <w:p w14:paraId="1686F3ED" w14:textId="77777777" w:rsidR="00F14EAD" w:rsidRDefault="00F14EAD">
            <w:pPr>
              <w:jc w:val="left"/>
            </w:pPr>
            <w:r>
              <w:t>Alcance</w:t>
            </w:r>
          </w:p>
        </w:tc>
        <w:tc>
          <w:tcPr>
            <w:tcW w:w="3827" w:type="dxa"/>
            <w:shd w:val="clear" w:color="auto" w:fill="FFFFFF" w:themeFill="background1"/>
            <w:vAlign w:val="center"/>
          </w:tcPr>
          <w:p w14:paraId="52488504" w14:textId="4E551081" w:rsidR="00F14EAD" w:rsidRDefault="00DD7A04">
            <w:pPr>
              <w:jc w:val="left"/>
            </w:pPr>
            <w:r>
              <w:t>Medio</w:t>
            </w:r>
          </w:p>
        </w:tc>
        <w:tc>
          <w:tcPr>
            <w:tcW w:w="1553" w:type="dxa"/>
            <w:vMerge/>
            <w:shd w:val="clear" w:color="auto" w:fill="E7E6E6" w:themeFill="background2"/>
            <w:vAlign w:val="center"/>
          </w:tcPr>
          <w:p w14:paraId="4323D3F4" w14:textId="77777777" w:rsidR="00F14EAD" w:rsidRDefault="00F14EAD">
            <w:pPr>
              <w:jc w:val="left"/>
            </w:pPr>
          </w:p>
        </w:tc>
      </w:tr>
      <w:tr w:rsidR="00F14EAD" w14:paraId="04B603EE" w14:textId="77777777">
        <w:trPr>
          <w:trHeight w:val="284"/>
        </w:trPr>
        <w:tc>
          <w:tcPr>
            <w:tcW w:w="1838" w:type="dxa"/>
            <w:vMerge/>
            <w:shd w:val="clear" w:color="auto" w:fill="AEAAAA" w:themeFill="background2" w:themeFillShade="BF"/>
            <w:vAlign w:val="center"/>
          </w:tcPr>
          <w:p w14:paraId="67467DE8" w14:textId="77777777" w:rsidR="00F14EAD" w:rsidRPr="00B02458" w:rsidRDefault="00F14EAD">
            <w:pPr>
              <w:jc w:val="left"/>
              <w:rPr>
                <w:b/>
                <w:bCs/>
              </w:rPr>
            </w:pPr>
          </w:p>
        </w:tc>
        <w:tc>
          <w:tcPr>
            <w:tcW w:w="1276" w:type="dxa"/>
            <w:shd w:val="clear" w:color="auto" w:fill="E7E6E6" w:themeFill="background2"/>
            <w:vAlign w:val="center"/>
          </w:tcPr>
          <w:p w14:paraId="16592372" w14:textId="77777777" w:rsidR="00F14EAD" w:rsidRDefault="00F14EAD">
            <w:pPr>
              <w:jc w:val="left"/>
            </w:pPr>
            <w:r>
              <w:t>Calidad</w:t>
            </w:r>
          </w:p>
        </w:tc>
        <w:tc>
          <w:tcPr>
            <w:tcW w:w="3827" w:type="dxa"/>
            <w:shd w:val="clear" w:color="auto" w:fill="FFFFFF" w:themeFill="background1"/>
            <w:vAlign w:val="center"/>
          </w:tcPr>
          <w:p w14:paraId="74B1910C" w14:textId="53F5B55A" w:rsidR="00F14EAD" w:rsidRDefault="00DD7A04">
            <w:pPr>
              <w:jc w:val="left"/>
            </w:pPr>
            <w:r>
              <w:t>Medio</w:t>
            </w:r>
          </w:p>
        </w:tc>
        <w:tc>
          <w:tcPr>
            <w:tcW w:w="1553" w:type="dxa"/>
            <w:vMerge/>
            <w:shd w:val="clear" w:color="auto" w:fill="E7E6E6" w:themeFill="background2"/>
            <w:vAlign w:val="center"/>
          </w:tcPr>
          <w:p w14:paraId="5B1661E2" w14:textId="77777777" w:rsidR="00F14EAD" w:rsidRDefault="00F14EAD">
            <w:pPr>
              <w:jc w:val="left"/>
            </w:pPr>
          </w:p>
        </w:tc>
      </w:tr>
      <w:tr w:rsidR="00F14EAD" w14:paraId="5758F4DC" w14:textId="77777777">
        <w:trPr>
          <w:trHeight w:val="284"/>
        </w:trPr>
        <w:tc>
          <w:tcPr>
            <w:tcW w:w="1838" w:type="dxa"/>
            <w:shd w:val="clear" w:color="auto" w:fill="AEAAAA" w:themeFill="background2" w:themeFillShade="BF"/>
            <w:vAlign w:val="center"/>
          </w:tcPr>
          <w:p w14:paraId="55C1795B" w14:textId="77777777" w:rsidR="00F14EAD" w:rsidRPr="00B02458" w:rsidRDefault="00F14EAD">
            <w:pPr>
              <w:jc w:val="left"/>
              <w:rPr>
                <w:b/>
                <w:bCs/>
              </w:rPr>
            </w:pPr>
            <w:r w:rsidRPr="00B02458">
              <w:rPr>
                <w:b/>
                <w:bCs/>
              </w:rPr>
              <w:t>Estrategia</w:t>
            </w:r>
          </w:p>
        </w:tc>
        <w:tc>
          <w:tcPr>
            <w:tcW w:w="6656" w:type="dxa"/>
            <w:gridSpan w:val="3"/>
            <w:shd w:val="clear" w:color="auto" w:fill="FFFFFF" w:themeFill="background1"/>
            <w:vAlign w:val="center"/>
          </w:tcPr>
          <w:p w14:paraId="7A59853A" w14:textId="10E12212" w:rsidR="00F14EAD" w:rsidRDefault="00D85220">
            <w:pPr>
              <w:jc w:val="left"/>
            </w:pPr>
            <w:r>
              <w:t>Mitigar el riesgo</w:t>
            </w:r>
          </w:p>
        </w:tc>
      </w:tr>
      <w:tr w:rsidR="00F14EAD" w14:paraId="6E06E2AB" w14:textId="77777777">
        <w:trPr>
          <w:trHeight w:val="284"/>
        </w:trPr>
        <w:tc>
          <w:tcPr>
            <w:tcW w:w="1838" w:type="dxa"/>
            <w:shd w:val="clear" w:color="auto" w:fill="AEAAAA" w:themeFill="background2" w:themeFillShade="BF"/>
            <w:vAlign w:val="center"/>
          </w:tcPr>
          <w:p w14:paraId="0AB68041" w14:textId="77777777" w:rsidR="00F14EAD" w:rsidRPr="00B02458" w:rsidRDefault="00F14EAD">
            <w:pPr>
              <w:jc w:val="left"/>
              <w:rPr>
                <w:b/>
                <w:bCs/>
              </w:rPr>
            </w:pPr>
            <w:r w:rsidRPr="00B02458">
              <w:rPr>
                <w:b/>
                <w:bCs/>
              </w:rPr>
              <w:t>Respuesta</w:t>
            </w:r>
          </w:p>
        </w:tc>
        <w:tc>
          <w:tcPr>
            <w:tcW w:w="6656" w:type="dxa"/>
            <w:gridSpan w:val="3"/>
            <w:shd w:val="clear" w:color="auto" w:fill="FFFFFF" w:themeFill="background1"/>
            <w:vAlign w:val="center"/>
          </w:tcPr>
          <w:p w14:paraId="1662F969" w14:textId="4903B36E" w:rsidR="00F14EAD" w:rsidRDefault="00D85220" w:rsidP="004D6D8F">
            <w:r w:rsidRPr="00D85220">
              <w:t>Se utilizarán tecnologías ampliamente probadas en el consumo de datos en tiempo real, que permitan la rápida escritura y lectura de estos. Como añadido, se realizarán pruebas de rendimiento de los datos en tiempo real.</w:t>
            </w:r>
          </w:p>
        </w:tc>
      </w:tr>
    </w:tbl>
    <w:p w14:paraId="441D54CF" w14:textId="2BE24626" w:rsidR="00C70CDB" w:rsidRDefault="00E617CC" w:rsidP="00116CD8">
      <w:pPr>
        <w:pStyle w:val="CitadeTablas"/>
      </w:pPr>
      <w:bookmarkStart w:id="312" w:name="_Toc163919710"/>
      <w:bookmarkStart w:id="313" w:name="_Toc165126411"/>
      <w:r>
        <w:t>Riesgo de inconsistencia en los datos en tiempo real.</w:t>
      </w:r>
      <w:bookmarkEnd w:id="312"/>
      <w:bookmarkEnd w:id="313"/>
    </w:p>
    <w:p w14:paraId="7642D975" w14:textId="05717D94" w:rsidR="00C70CDB" w:rsidRDefault="7FE5E317" w:rsidP="00C7637D">
      <w:pPr>
        <w:pStyle w:val="Ttulo3"/>
      </w:pPr>
      <w:bookmarkStart w:id="314" w:name="_Toc1985437371"/>
      <w:bookmarkStart w:id="315" w:name="_Toc164120849"/>
      <w:bookmarkStart w:id="316" w:name="_Toc165126187"/>
      <w:r>
        <w:t>RISK1</w:t>
      </w:r>
      <w:r w:rsidR="004162A3">
        <w:t>6</w:t>
      </w:r>
      <w:r>
        <w:t>.</w:t>
      </w:r>
      <w:r w:rsidR="1CE88DE1">
        <w:t xml:space="preserve"> </w:t>
      </w:r>
      <w:r w:rsidR="7F28771C">
        <w:t>Caída del sistema de control de versiones</w:t>
      </w:r>
      <w:bookmarkEnd w:id="314"/>
      <w:bookmarkEnd w:id="315"/>
      <w:bookmarkEnd w:id="316"/>
    </w:p>
    <w:tbl>
      <w:tblPr>
        <w:tblStyle w:val="Tablaconcuadrculaclara"/>
        <w:tblW w:w="0" w:type="auto"/>
        <w:tblLook w:val="04A0" w:firstRow="1" w:lastRow="0" w:firstColumn="1" w:lastColumn="0" w:noHBand="0" w:noVBand="1"/>
      </w:tblPr>
      <w:tblGrid>
        <w:gridCol w:w="1831"/>
        <w:gridCol w:w="1340"/>
        <w:gridCol w:w="3782"/>
        <w:gridCol w:w="1541"/>
      </w:tblGrid>
      <w:tr w:rsidR="00F14EAD" w14:paraId="129ECB18" w14:textId="77777777">
        <w:tc>
          <w:tcPr>
            <w:tcW w:w="1838" w:type="dxa"/>
            <w:shd w:val="clear" w:color="auto" w:fill="AEAAAA" w:themeFill="background2" w:themeFillShade="BF"/>
            <w:vAlign w:val="center"/>
          </w:tcPr>
          <w:p w14:paraId="3ACEB4E6" w14:textId="77777777" w:rsidR="00F14EAD" w:rsidRPr="00B02458" w:rsidRDefault="00F14EAD">
            <w:pPr>
              <w:jc w:val="left"/>
              <w:rPr>
                <w:b/>
                <w:bCs/>
              </w:rPr>
            </w:pPr>
            <w:r w:rsidRPr="00B02458">
              <w:rPr>
                <w:b/>
                <w:bCs/>
              </w:rPr>
              <w:t>Descripción</w:t>
            </w:r>
          </w:p>
        </w:tc>
        <w:tc>
          <w:tcPr>
            <w:tcW w:w="6656" w:type="dxa"/>
            <w:gridSpan w:val="3"/>
            <w:shd w:val="clear" w:color="auto" w:fill="FFFFFF" w:themeFill="background1"/>
            <w:vAlign w:val="center"/>
          </w:tcPr>
          <w:p w14:paraId="26FEA8CF" w14:textId="5E831D72" w:rsidR="00F14EAD" w:rsidRDefault="00D85220" w:rsidP="004D6D8F">
            <w:r w:rsidRPr="00D85220">
              <w:t>Interrupción o inaccesibilidad del sistema de control de versiones utilizado por el equipo de desarrollo. Podría provocar la pérdida de cambios no guardados, dificultades en la colaboración entre los miembros del equipo y retrasos en el desarrollo del proyecto</w:t>
            </w:r>
            <w:r>
              <w:t>.</w:t>
            </w:r>
          </w:p>
        </w:tc>
      </w:tr>
      <w:tr w:rsidR="00F14EAD" w14:paraId="6ED4B329" w14:textId="77777777">
        <w:tc>
          <w:tcPr>
            <w:tcW w:w="1838" w:type="dxa"/>
            <w:shd w:val="clear" w:color="auto" w:fill="AEAAAA" w:themeFill="background2" w:themeFillShade="BF"/>
            <w:vAlign w:val="center"/>
          </w:tcPr>
          <w:p w14:paraId="70E20C8A" w14:textId="77777777" w:rsidR="00F14EAD" w:rsidRPr="00B02458" w:rsidRDefault="00F14EAD">
            <w:pPr>
              <w:jc w:val="left"/>
              <w:rPr>
                <w:b/>
                <w:bCs/>
              </w:rPr>
            </w:pPr>
            <w:r w:rsidRPr="00B02458">
              <w:rPr>
                <w:b/>
                <w:bCs/>
              </w:rPr>
              <w:t>Categoría</w:t>
            </w:r>
          </w:p>
        </w:tc>
        <w:tc>
          <w:tcPr>
            <w:tcW w:w="6656" w:type="dxa"/>
            <w:gridSpan w:val="3"/>
            <w:shd w:val="clear" w:color="auto" w:fill="FFFFFF" w:themeFill="background1"/>
            <w:vAlign w:val="center"/>
          </w:tcPr>
          <w:p w14:paraId="2B080C82" w14:textId="020CB114" w:rsidR="00F14EAD" w:rsidRDefault="00D85220">
            <w:pPr>
              <w:jc w:val="left"/>
            </w:pPr>
            <w:r>
              <w:t>Tecnología</w:t>
            </w:r>
          </w:p>
        </w:tc>
      </w:tr>
      <w:tr w:rsidR="00F14EAD" w14:paraId="440B7E6D" w14:textId="77777777">
        <w:tc>
          <w:tcPr>
            <w:tcW w:w="1838" w:type="dxa"/>
            <w:shd w:val="clear" w:color="auto" w:fill="AEAAAA" w:themeFill="background2" w:themeFillShade="BF"/>
            <w:vAlign w:val="center"/>
          </w:tcPr>
          <w:p w14:paraId="70EA2739" w14:textId="77777777" w:rsidR="00F14EAD" w:rsidRPr="00B02458" w:rsidRDefault="00F14EAD">
            <w:pPr>
              <w:jc w:val="left"/>
              <w:rPr>
                <w:b/>
                <w:bCs/>
              </w:rPr>
            </w:pPr>
            <w:r w:rsidRPr="00B02458">
              <w:rPr>
                <w:b/>
                <w:bCs/>
              </w:rPr>
              <w:t>Probabilidad</w:t>
            </w:r>
          </w:p>
        </w:tc>
        <w:tc>
          <w:tcPr>
            <w:tcW w:w="6656" w:type="dxa"/>
            <w:gridSpan w:val="3"/>
            <w:shd w:val="clear" w:color="auto" w:fill="FFFFFF" w:themeFill="background1"/>
            <w:vAlign w:val="center"/>
          </w:tcPr>
          <w:p w14:paraId="61EFB54F" w14:textId="409C8462" w:rsidR="00F14EAD" w:rsidRDefault="00F8178A">
            <w:pPr>
              <w:jc w:val="left"/>
            </w:pPr>
            <w:r>
              <w:t>Baja</w:t>
            </w:r>
          </w:p>
        </w:tc>
      </w:tr>
      <w:tr w:rsidR="00F14EAD" w14:paraId="1DD65DAC" w14:textId="77777777">
        <w:trPr>
          <w:trHeight w:val="287"/>
        </w:trPr>
        <w:tc>
          <w:tcPr>
            <w:tcW w:w="1838" w:type="dxa"/>
            <w:vMerge w:val="restart"/>
            <w:shd w:val="clear" w:color="auto" w:fill="AEAAAA" w:themeFill="background2" w:themeFillShade="BF"/>
            <w:vAlign w:val="center"/>
          </w:tcPr>
          <w:p w14:paraId="07FDF690" w14:textId="77777777" w:rsidR="00F14EAD" w:rsidRPr="00B02458" w:rsidRDefault="00F14EAD">
            <w:pPr>
              <w:jc w:val="left"/>
              <w:rPr>
                <w:b/>
                <w:bCs/>
              </w:rPr>
            </w:pPr>
            <w:r w:rsidRPr="00B02458">
              <w:rPr>
                <w:b/>
                <w:bCs/>
              </w:rPr>
              <w:t>Impacto</w:t>
            </w:r>
          </w:p>
        </w:tc>
        <w:tc>
          <w:tcPr>
            <w:tcW w:w="1276" w:type="dxa"/>
            <w:shd w:val="clear" w:color="auto" w:fill="E7E6E6" w:themeFill="background2"/>
            <w:vAlign w:val="center"/>
          </w:tcPr>
          <w:p w14:paraId="34E8B96C" w14:textId="77777777" w:rsidR="00F14EAD" w:rsidRDefault="00F14EAD">
            <w:pPr>
              <w:jc w:val="left"/>
            </w:pPr>
            <w:r>
              <w:t>Presupuesto</w:t>
            </w:r>
          </w:p>
        </w:tc>
        <w:tc>
          <w:tcPr>
            <w:tcW w:w="3827" w:type="dxa"/>
            <w:shd w:val="clear" w:color="auto" w:fill="FFFFFF" w:themeFill="background1"/>
            <w:vAlign w:val="center"/>
          </w:tcPr>
          <w:p w14:paraId="5F1E262B" w14:textId="7AF3DD93" w:rsidR="00F14EAD" w:rsidRDefault="00F8178A">
            <w:pPr>
              <w:jc w:val="left"/>
            </w:pPr>
            <w:r>
              <w:t>Bajo</w:t>
            </w:r>
          </w:p>
        </w:tc>
        <w:tc>
          <w:tcPr>
            <w:tcW w:w="1553" w:type="dxa"/>
            <w:vMerge w:val="restart"/>
            <w:shd w:val="clear" w:color="auto" w:fill="E7E6E6" w:themeFill="background2"/>
            <w:vAlign w:val="center"/>
          </w:tcPr>
          <w:p w14:paraId="22AB39D5" w14:textId="2069A30A" w:rsidR="00F14EAD" w:rsidRPr="003E5BF9" w:rsidRDefault="00F8178A">
            <w:pPr>
              <w:jc w:val="center"/>
              <w:rPr>
                <w:b/>
                <w:bCs/>
                <w:sz w:val="28"/>
                <w:szCs w:val="28"/>
              </w:rPr>
            </w:pPr>
            <w:r>
              <w:rPr>
                <w:b/>
                <w:bCs/>
                <w:sz w:val="28"/>
                <w:szCs w:val="28"/>
              </w:rPr>
              <w:t>0,09</w:t>
            </w:r>
          </w:p>
        </w:tc>
      </w:tr>
      <w:tr w:rsidR="00F14EAD" w14:paraId="088AA7A6" w14:textId="77777777">
        <w:trPr>
          <w:trHeight w:val="284"/>
        </w:trPr>
        <w:tc>
          <w:tcPr>
            <w:tcW w:w="1838" w:type="dxa"/>
            <w:vMerge/>
            <w:shd w:val="clear" w:color="auto" w:fill="AEAAAA" w:themeFill="background2" w:themeFillShade="BF"/>
            <w:vAlign w:val="center"/>
          </w:tcPr>
          <w:p w14:paraId="43D4594A" w14:textId="77777777" w:rsidR="00F14EAD" w:rsidRPr="00B02458" w:rsidRDefault="00F14EAD">
            <w:pPr>
              <w:jc w:val="left"/>
              <w:rPr>
                <w:b/>
                <w:bCs/>
              </w:rPr>
            </w:pPr>
          </w:p>
        </w:tc>
        <w:tc>
          <w:tcPr>
            <w:tcW w:w="1276" w:type="dxa"/>
            <w:shd w:val="clear" w:color="auto" w:fill="E7E6E6" w:themeFill="background2"/>
            <w:vAlign w:val="center"/>
          </w:tcPr>
          <w:p w14:paraId="44724280" w14:textId="77777777" w:rsidR="00F14EAD" w:rsidRDefault="00F14EAD">
            <w:pPr>
              <w:jc w:val="left"/>
            </w:pPr>
            <w:r>
              <w:t>Planificación</w:t>
            </w:r>
          </w:p>
        </w:tc>
        <w:tc>
          <w:tcPr>
            <w:tcW w:w="3827" w:type="dxa"/>
            <w:shd w:val="clear" w:color="auto" w:fill="FFFFFF" w:themeFill="background1"/>
            <w:vAlign w:val="center"/>
          </w:tcPr>
          <w:p w14:paraId="6E6E0170" w14:textId="6C89BF15" w:rsidR="00F14EAD" w:rsidRDefault="00F8178A">
            <w:pPr>
              <w:jc w:val="left"/>
            </w:pPr>
            <w:r>
              <w:t>Medio</w:t>
            </w:r>
          </w:p>
        </w:tc>
        <w:tc>
          <w:tcPr>
            <w:tcW w:w="1553" w:type="dxa"/>
            <w:vMerge/>
            <w:shd w:val="clear" w:color="auto" w:fill="E7E6E6" w:themeFill="background2"/>
            <w:vAlign w:val="center"/>
          </w:tcPr>
          <w:p w14:paraId="0D3A16D5" w14:textId="77777777" w:rsidR="00F14EAD" w:rsidRDefault="00F14EAD">
            <w:pPr>
              <w:jc w:val="left"/>
            </w:pPr>
          </w:p>
        </w:tc>
      </w:tr>
      <w:tr w:rsidR="00F14EAD" w14:paraId="023FA248" w14:textId="77777777">
        <w:trPr>
          <w:trHeight w:val="284"/>
        </w:trPr>
        <w:tc>
          <w:tcPr>
            <w:tcW w:w="1838" w:type="dxa"/>
            <w:vMerge/>
            <w:shd w:val="clear" w:color="auto" w:fill="AEAAAA" w:themeFill="background2" w:themeFillShade="BF"/>
            <w:vAlign w:val="center"/>
          </w:tcPr>
          <w:p w14:paraId="4A4E3C9B" w14:textId="77777777" w:rsidR="00F14EAD" w:rsidRPr="00B02458" w:rsidRDefault="00F14EAD">
            <w:pPr>
              <w:jc w:val="left"/>
              <w:rPr>
                <w:b/>
                <w:bCs/>
              </w:rPr>
            </w:pPr>
          </w:p>
        </w:tc>
        <w:tc>
          <w:tcPr>
            <w:tcW w:w="1276" w:type="dxa"/>
            <w:shd w:val="clear" w:color="auto" w:fill="E7E6E6" w:themeFill="background2"/>
            <w:vAlign w:val="center"/>
          </w:tcPr>
          <w:p w14:paraId="3677F414" w14:textId="77777777" w:rsidR="00F14EAD" w:rsidRDefault="00F14EAD">
            <w:pPr>
              <w:jc w:val="left"/>
            </w:pPr>
            <w:r>
              <w:t>Alcance</w:t>
            </w:r>
          </w:p>
        </w:tc>
        <w:tc>
          <w:tcPr>
            <w:tcW w:w="3827" w:type="dxa"/>
            <w:shd w:val="clear" w:color="auto" w:fill="FFFFFF" w:themeFill="background1"/>
            <w:vAlign w:val="center"/>
          </w:tcPr>
          <w:p w14:paraId="32DB8114" w14:textId="4D01B468" w:rsidR="00F14EAD" w:rsidRDefault="00F8178A">
            <w:pPr>
              <w:jc w:val="left"/>
            </w:pPr>
            <w:r>
              <w:t>Medio</w:t>
            </w:r>
          </w:p>
        </w:tc>
        <w:tc>
          <w:tcPr>
            <w:tcW w:w="1553" w:type="dxa"/>
            <w:vMerge/>
            <w:shd w:val="clear" w:color="auto" w:fill="E7E6E6" w:themeFill="background2"/>
            <w:vAlign w:val="center"/>
          </w:tcPr>
          <w:p w14:paraId="29F39FA1" w14:textId="77777777" w:rsidR="00F14EAD" w:rsidRDefault="00F14EAD">
            <w:pPr>
              <w:jc w:val="left"/>
            </w:pPr>
          </w:p>
        </w:tc>
      </w:tr>
      <w:tr w:rsidR="00F14EAD" w14:paraId="6ABC8EFB" w14:textId="77777777">
        <w:trPr>
          <w:trHeight w:val="284"/>
        </w:trPr>
        <w:tc>
          <w:tcPr>
            <w:tcW w:w="1838" w:type="dxa"/>
            <w:vMerge/>
            <w:shd w:val="clear" w:color="auto" w:fill="AEAAAA" w:themeFill="background2" w:themeFillShade="BF"/>
            <w:vAlign w:val="center"/>
          </w:tcPr>
          <w:p w14:paraId="5E415FDF" w14:textId="77777777" w:rsidR="00F14EAD" w:rsidRPr="00B02458" w:rsidRDefault="00F14EAD">
            <w:pPr>
              <w:jc w:val="left"/>
              <w:rPr>
                <w:b/>
                <w:bCs/>
              </w:rPr>
            </w:pPr>
          </w:p>
        </w:tc>
        <w:tc>
          <w:tcPr>
            <w:tcW w:w="1276" w:type="dxa"/>
            <w:shd w:val="clear" w:color="auto" w:fill="E7E6E6" w:themeFill="background2"/>
            <w:vAlign w:val="center"/>
          </w:tcPr>
          <w:p w14:paraId="0D07E54E" w14:textId="77777777" w:rsidR="00F14EAD" w:rsidRDefault="00F14EAD">
            <w:pPr>
              <w:jc w:val="left"/>
            </w:pPr>
            <w:r>
              <w:t>Calidad</w:t>
            </w:r>
          </w:p>
        </w:tc>
        <w:tc>
          <w:tcPr>
            <w:tcW w:w="3827" w:type="dxa"/>
            <w:shd w:val="clear" w:color="auto" w:fill="FFFFFF" w:themeFill="background1"/>
            <w:vAlign w:val="center"/>
          </w:tcPr>
          <w:p w14:paraId="02F48C0D" w14:textId="5229A505" w:rsidR="00F14EAD" w:rsidRDefault="00F8178A">
            <w:pPr>
              <w:jc w:val="left"/>
            </w:pPr>
            <w:r>
              <w:t>Bajo</w:t>
            </w:r>
          </w:p>
        </w:tc>
        <w:tc>
          <w:tcPr>
            <w:tcW w:w="1553" w:type="dxa"/>
            <w:vMerge/>
            <w:shd w:val="clear" w:color="auto" w:fill="E7E6E6" w:themeFill="background2"/>
            <w:vAlign w:val="center"/>
          </w:tcPr>
          <w:p w14:paraId="7AAD705D" w14:textId="77777777" w:rsidR="00F14EAD" w:rsidRDefault="00F14EAD">
            <w:pPr>
              <w:jc w:val="left"/>
            </w:pPr>
          </w:p>
        </w:tc>
      </w:tr>
      <w:tr w:rsidR="00F14EAD" w14:paraId="426D4BD7" w14:textId="77777777">
        <w:trPr>
          <w:trHeight w:val="284"/>
        </w:trPr>
        <w:tc>
          <w:tcPr>
            <w:tcW w:w="1838" w:type="dxa"/>
            <w:shd w:val="clear" w:color="auto" w:fill="AEAAAA" w:themeFill="background2" w:themeFillShade="BF"/>
            <w:vAlign w:val="center"/>
          </w:tcPr>
          <w:p w14:paraId="5EC61304" w14:textId="77777777" w:rsidR="00F14EAD" w:rsidRPr="00B02458" w:rsidRDefault="00F14EAD">
            <w:pPr>
              <w:jc w:val="left"/>
              <w:rPr>
                <w:b/>
                <w:bCs/>
              </w:rPr>
            </w:pPr>
            <w:r w:rsidRPr="00B02458">
              <w:rPr>
                <w:b/>
                <w:bCs/>
              </w:rPr>
              <w:t>Estrategia</w:t>
            </w:r>
          </w:p>
        </w:tc>
        <w:tc>
          <w:tcPr>
            <w:tcW w:w="6656" w:type="dxa"/>
            <w:gridSpan w:val="3"/>
            <w:shd w:val="clear" w:color="auto" w:fill="FFFFFF" w:themeFill="background1"/>
            <w:vAlign w:val="center"/>
          </w:tcPr>
          <w:p w14:paraId="6FD46681" w14:textId="2A2947B9" w:rsidR="00F14EAD" w:rsidRDefault="00F8178A">
            <w:pPr>
              <w:jc w:val="left"/>
            </w:pPr>
            <w:r>
              <w:t>Mitigar el riesgo</w:t>
            </w:r>
          </w:p>
        </w:tc>
      </w:tr>
      <w:tr w:rsidR="00F14EAD" w14:paraId="7A95BDF6" w14:textId="77777777">
        <w:trPr>
          <w:trHeight w:val="284"/>
        </w:trPr>
        <w:tc>
          <w:tcPr>
            <w:tcW w:w="1838" w:type="dxa"/>
            <w:shd w:val="clear" w:color="auto" w:fill="AEAAAA" w:themeFill="background2" w:themeFillShade="BF"/>
            <w:vAlign w:val="center"/>
          </w:tcPr>
          <w:p w14:paraId="76033D03" w14:textId="77777777" w:rsidR="00F14EAD" w:rsidRPr="00B02458" w:rsidRDefault="00F14EAD">
            <w:pPr>
              <w:jc w:val="left"/>
              <w:rPr>
                <w:b/>
                <w:bCs/>
              </w:rPr>
            </w:pPr>
            <w:r w:rsidRPr="00B02458">
              <w:rPr>
                <w:b/>
                <w:bCs/>
              </w:rPr>
              <w:t>Respuesta</w:t>
            </w:r>
          </w:p>
        </w:tc>
        <w:tc>
          <w:tcPr>
            <w:tcW w:w="6656" w:type="dxa"/>
            <w:gridSpan w:val="3"/>
            <w:shd w:val="clear" w:color="auto" w:fill="FFFFFF" w:themeFill="background1"/>
            <w:vAlign w:val="center"/>
          </w:tcPr>
          <w:p w14:paraId="754887FC" w14:textId="6B44C84A" w:rsidR="00F14EAD" w:rsidRDefault="004E2C16" w:rsidP="004D6D8F">
            <w:r w:rsidRPr="004E2C16">
              <w:t>La implementación de un sistema de respaldo o alternativas temporales para gestionar el código fuente, así como la comunicación proactiva con el equipo para coordinar acciones y minimizar los impactos en el desarrollo del proyecto.</w:t>
            </w:r>
          </w:p>
        </w:tc>
      </w:tr>
    </w:tbl>
    <w:p w14:paraId="3FDF9248" w14:textId="4F71752D" w:rsidR="00C70CDB" w:rsidRPr="00C70CDB" w:rsidRDefault="00E617CC" w:rsidP="00116CD8">
      <w:pPr>
        <w:pStyle w:val="CitadeTablas"/>
      </w:pPr>
      <w:bookmarkStart w:id="317" w:name="_Toc163919711"/>
      <w:bookmarkStart w:id="318" w:name="_Toc165126412"/>
      <w:r>
        <w:t>Riesgo de caída del sistema de control de versiones.</w:t>
      </w:r>
      <w:bookmarkEnd w:id="317"/>
      <w:bookmarkEnd w:id="318"/>
    </w:p>
    <w:p w14:paraId="60800E82" w14:textId="77777777" w:rsidR="000F06B0" w:rsidRDefault="000F06B0">
      <w:pPr>
        <w:jc w:val="left"/>
        <w:rPr>
          <w:rFonts w:asciiTheme="majorHAnsi" w:eastAsiaTheme="majorEastAsia" w:hAnsiTheme="majorHAnsi" w:cstheme="majorBidi"/>
          <w:b/>
          <w:color w:val="262626" w:themeColor="text1" w:themeTint="D9"/>
          <w:sz w:val="32"/>
          <w:szCs w:val="26"/>
        </w:rPr>
      </w:pPr>
      <w:bookmarkStart w:id="319" w:name="_Toc163406093"/>
      <w:r>
        <w:br w:type="page"/>
      </w:r>
    </w:p>
    <w:p w14:paraId="07946C86" w14:textId="1C92BD21" w:rsidR="00C7563B" w:rsidRDefault="007450F0" w:rsidP="007450F0">
      <w:pPr>
        <w:pStyle w:val="Ttulo2"/>
      </w:pPr>
      <w:r>
        <w:lastRenderedPageBreak/>
        <w:t xml:space="preserve"> </w:t>
      </w:r>
      <w:bookmarkStart w:id="320" w:name="_Toc1472437295"/>
      <w:bookmarkStart w:id="321" w:name="_Toc164117950"/>
      <w:bookmarkStart w:id="322" w:name="_Toc164120850"/>
      <w:bookmarkStart w:id="323" w:name="_Toc165126188"/>
      <w:r w:rsidR="37479876">
        <w:t>Organización y gestión del proyecto</w:t>
      </w:r>
      <w:bookmarkEnd w:id="319"/>
      <w:bookmarkEnd w:id="320"/>
      <w:bookmarkEnd w:id="321"/>
      <w:bookmarkEnd w:id="322"/>
      <w:bookmarkEnd w:id="323"/>
    </w:p>
    <w:p w14:paraId="45A86216" w14:textId="26479BE7" w:rsidR="00CF472F" w:rsidRPr="00CF472F" w:rsidRDefault="6CEF15A0" w:rsidP="00C920C4">
      <w:pPr>
        <w:pStyle w:val="Ttulo3"/>
      </w:pPr>
      <w:r>
        <w:t xml:space="preserve"> </w:t>
      </w:r>
      <w:bookmarkStart w:id="324" w:name="_Ref163912726"/>
      <w:bookmarkStart w:id="325" w:name="_Toc302258166"/>
      <w:bookmarkStart w:id="326" w:name="_Toc164120851"/>
      <w:bookmarkStart w:id="327" w:name="_Toc165126189"/>
      <w:r w:rsidR="42D8D4E7">
        <w:t>División general de tareas</w:t>
      </w:r>
      <w:bookmarkEnd w:id="324"/>
      <w:bookmarkEnd w:id="325"/>
      <w:bookmarkEnd w:id="326"/>
      <w:bookmarkEnd w:id="327"/>
    </w:p>
    <w:p w14:paraId="293C05F2" w14:textId="2B4F2E42" w:rsidR="00967ACD" w:rsidRDefault="00681C15" w:rsidP="005F487B">
      <w:pPr>
        <w:pStyle w:val="Textoindependiente"/>
      </w:pPr>
      <w:r>
        <w:t xml:space="preserve">A la hora de organizar y gestionar el proyecto informático </w:t>
      </w:r>
      <w:r w:rsidR="00B4273B">
        <w:t>se hará uso de la división visible en la</w:t>
      </w:r>
      <w:r w:rsidR="00F915C8">
        <w:t xml:space="preserve"> </w:t>
      </w:r>
      <w:r w:rsidR="00333429">
        <w:fldChar w:fldCharType="begin"/>
      </w:r>
      <w:r w:rsidR="00333429">
        <w:instrText xml:space="preserve"> REF _Ref161585294 \w \h </w:instrText>
      </w:r>
      <w:r w:rsidR="00333429">
        <w:fldChar w:fldCharType="separate"/>
      </w:r>
      <w:r w:rsidR="00AB32F0">
        <w:t>TABLA 18.-</w:t>
      </w:r>
      <w:r w:rsidR="00333429">
        <w:fldChar w:fldCharType="end"/>
      </w:r>
      <w:r w:rsidR="00333429">
        <w:t>,</w:t>
      </w:r>
      <w:r w:rsidR="00C2078D">
        <w:t xml:space="preserve"> teniendo en cuenta las diferentes secciones en las que dividimos el proyecto y los porcentajes </w:t>
      </w:r>
      <w:r w:rsidR="00CB45EE">
        <w:t>de tiempo o esfuerzo con respecto del total del proyecto (7 meses por pliego)</w:t>
      </w:r>
      <w:r w:rsidR="00F470AF">
        <w:t>.</w:t>
      </w:r>
    </w:p>
    <w:tbl>
      <w:tblPr>
        <w:tblStyle w:val="Tablaconcuadrculaclara"/>
        <w:tblW w:w="6091" w:type="dxa"/>
        <w:jc w:val="center"/>
        <w:tblLook w:val="04A0" w:firstRow="1" w:lastRow="0" w:firstColumn="1" w:lastColumn="0" w:noHBand="0" w:noVBand="1"/>
      </w:tblPr>
      <w:tblGrid>
        <w:gridCol w:w="3520"/>
        <w:gridCol w:w="2571"/>
      </w:tblGrid>
      <w:tr w:rsidR="00F470AF" w:rsidRPr="00F470AF" w14:paraId="3575C05B" w14:textId="77777777" w:rsidTr="000F06B0">
        <w:trPr>
          <w:trHeight w:val="285"/>
          <w:jc w:val="center"/>
        </w:trPr>
        <w:tc>
          <w:tcPr>
            <w:tcW w:w="3520" w:type="dxa"/>
            <w:shd w:val="clear" w:color="auto" w:fill="AEAAAA" w:themeFill="background2" w:themeFillShade="BF"/>
            <w:noWrap/>
            <w:vAlign w:val="center"/>
          </w:tcPr>
          <w:p w14:paraId="0FC06C11" w14:textId="7E019014" w:rsidR="00F470AF" w:rsidRPr="00312EB7" w:rsidRDefault="00F470AF" w:rsidP="004E131A">
            <w:pPr>
              <w:jc w:val="center"/>
              <w:rPr>
                <w:rFonts w:eastAsia="Times New Roman" w:cstheme="minorHAnsi"/>
                <w:b/>
                <w:kern w:val="0"/>
                <w:lang w:eastAsia="es-ES"/>
                <w14:ligatures w14:val="none"/>
              </w:rPr>
            </w:pPr>
            <w:r w:rsidRPr="00312EB7">
              <w:rPr>
                <w:rFonts w:eastAsia="Times New Roman" w:cstheme="minorHAnsi"/>
                <w:b/>
                <w:kern w:val="0"/>
                <w:lang w:eastAsia="es-ES"/>
                <w14:ligatures w14:val="none"/>
              </w:rPr>
              <w:t>Tarea</w:t>
            </w:r>
          </w:p>
        </w:tc>
        <w:tc>
          <w:tcPr>
            <w:tcW w:w="2571" w:type="dxa"/>
            <w:shd w:val="clear" w:color="auto" w:fill="AEAAAA" w:themeFill="background2" w:themeFillShade="BF"/>
            <w:vAlign w:val="center"/>
          </w:tcPr>
          <w:p w14:paraId="63FE7FB2" w14:textId="52EF21E6" w:rsidR="00F470AF" w:rsidRPr="00312EB7" w:rsidRDefault="00F470AF" w:rsidP="004E131A">
            <w:pPr>
              <w:jc w:val="center"/>
              <w:rPr>
                <w:rFonts w:eastAsia="Times New Roman" w:cstheme="minorHAnsi"/>
                <w:b/>
                <w:kern w:val="0"/>
                <w:lang w:eastAsia="es-ES"/>
                <w14:ligatures w14:val="none"/>
              </w:rPr>
            </w:pPr>
            <w:r w:rsidRPr="00312EB7">
              <w:rPr>
                <w:rFonts w:eastAsia="Times New Roman" w:cstheme="minorHAnsi"/>
                <w:b/>
                <w:kern w:val="0"/>
                <w:lang w:eastAsia="es-ES"/>
                <w14:ligatures w14:val="none"/>
              </w:rPr>
              <w:t>Porcentaje de</w:t>
            </w:r>
            <w:r w:rsidR="009D5303" w:rsidRPr="00312EB7">
              <w:rPr>
                <w:rFonts w:eastAsia="Times New Roman" w:cstheme="minorHAnsi"/>
                <w:b/>
                <w:kern w:val="0"/>
                <w:lang w:eastAsia="es-ES"/>
                <w14:ligatures w14:val="none"/>
              </w:rPr>
              <w:t>l esfuerzo aplicado</w:t>
            </w:r>
          </w:p>
        </w:tc>
      </w:tr>
      <w:tr w:rsidR="00F470AF" w:rsidRPr="00F470AF" w14:paraId="41FAAC18" w14:textId="77777777" w:rsidTr="004E131A">
        <w:trPr>
          <w:trHeight w:val="285"/>
          <w:jc w:val="center"/>
        </w:trPr>
        <w:tc>
          <w:tcPr>
            <w:tcW w:w="3520" w:type="dxa"/>
            <w:shd w:val="clear" w:color="auto" w:fill="FFFFFF" w:themeFill="background1"/>
            <w:noWrap/>
            <w:hideMark/>
          </w:tcPr>
          <w:p w14:paraId="12B568A0" w14:textId="77777777" w:rsidR="00F470AF" w:rsidRPr="00312EB7" w:rsidRDefault="00F470AF" w:rsidP="00F470AF">
            <w:pPr>
              <w:jc w:val="left"/>
              <w:rPr>
                <w:rFonts w:eastAsia="Times New Roman" w:cstheme="minorHAnsi"/>
                <w:kern w:val="0"/>
                <w:lang w:eastAsia="es-ES"/>
                <w14:ligatures w14:val="none"/>
              </w:rPr>
            </w:pPr>
            <w:r w:rsidRPr="00312EB7">
              <w:rPr>
                <w:rFonts w:eastAsia="Times New Roman" w:cstheme="minorHAnsi"/>
                <w:kern w:val="0"/>
                <w:lang w:eastAsia="es-ES"/>
                <w14:ligatures w14:val="none"/>
              </w:rPr>
              <w:t>Construcción</w:t>
            </w:r>
          </w:p>
        </w:tc>
        <w:tc>
          <w:tcPr>
            <w:tcW w:w="2571" w:type="dxa"/>
            <w:shd w:val="clear" w:color="auto" w:fill="FFFFFF" w:themeFill="background1"/>
            <w:hideMark/>
          </w:tcPr>
          <w:p w14:paraId="1DC8F8BA" w14:textId="77777777" w:rsidR="00F470AF" w:rsidRPr="00312EB7" w:rsidRDefault="00F470AF" w:rsidP="00F470AF">
            <w:pPr>
              <w:jc w:val="center"/>
              <w:rPr>
                <w:rFonts w:eastAsia="Times New Roman" w:cstheme="minorHAnsi"/>
                <w:kern w:val="0"/>
                <w:lang w:eastAsia="es-ES"/>
                <w14:ligatures w14:val="none"/>
              </w:rPr>
            </w:pPr>
            <w:r w:rsidRPr="00312EB7">
              <w:rPr>
                <w:rFonts w:eastAsia="Times New Roman" w:cstheme="minorHAnsi"/>
                <w:kern w:val="0"/>
                <w:lang w:eastAsia="es-ES"/>
                <w14:ligatures w14:val="none"/>
              </w:rPr>
              <w:t>35%</w:t>
            </w:r>
          </w:p>
        </w:tc>
      </w:tr>
      <w:tr w:rsidR="00F470AF" w:rsidRPr="00F470AF" w14:paraId="3D178EA9" w14:textId="77777777" w:rsidTr="004E131A">
        <w:trPr>
          <w:trHeight w:val="285"/>
          <w:jc w:val="center"/>
        </w:trPr>
        <w:tc>
          <w:tcPr>
            <w:tcW w:w="3520" w:type="dxa"/>
            <w:shd w:val="clear" w:color="auto" w:fill="FFFFFF" w:themeFill="background1"/>
            <w:noWrap/>
            <w:hideMark/>
          </w:tcPr>
          <w:p w14:paraId="48A8FB38" w14:textId="77777777" w:rsidR="00F470AF" w:rsidRPr="00312EB7" w:rsidRDefault="00F470AF" w:rsidP="00F470AF">
            <w:pPr>
              <w:jc w:val="left"/>
              <w:rPr>
                <w:rFonts w:eastAsia="Times New Roman" w:cstheme="minorHAnsi"/>
                <w:kern w:val="0"/>
                <w:lang w:eastAsia="es-ES"/>
                <w14:ligatures w14:val="none"/>
              </w:rPr>
            </w:pPr>
            <w:r w:rsidRPr="00312EB7">
              <w:rPr>
                <w:rFonts w:eastAsia="Times New Roman" w:cstheme="minorHAnsi"/>
                <w:kern w:val="0"/>
                <w:lang w:eastAsia="es-ES"/>
                <w14:ligatures w14:val="none"/>
              </w:rPr>
              <w:t>Gestión de proyecto</w:t>
            </w:r>
          </w:p>
        </w:tc>
        <w:tc>
          <w:tcPr>
            <w:tcW w:w="2571" w:type="dxa"/>
            <w:shd w:val="clear" w:color="auto" w:fill="FFFFFF" w:themeFill="background1"/>
            <w:hideMark/>
          </w:tcPr>
          <w:p w14:paraId="2EC455AD" w14:textId="77777777" w:rsidR="00F470AF" w:rsidRPr="00312EB7" w:rsidRDefault="00F470AF" w:rsidP="00F470AF">
            <w:pPr>
              <w:jc w:val="center"/>
              <w:rPr>
                <w:rFonts w:eastAsia="Times New Roman" w:cstheme="minorHAnsi"/>
                <w:kern w:val="0"/>
                <w:lang w:eastAsia="es-ES"/>
                <w14:ligatures w14:val="none"/>
              </w:rPr>
            </w:pPr>
            <w:r w:rsidRPr="00312EB7">
              <w:rPr>
                <w:rFonts w:eastAsia="Times New Roman" w:cstheme="minorHAnsi"/>
                <w:kern w:val="0"/>
                <w:lang w:eastAsia="es-ES"/>
                <w14:ligatures w14:val="none"/>
              </w:rPr>
              <w:t>15%</w:t>
            </w:r>
          </w:p>
        </w:tc>
      </w:tr>
      <w:tr w:rsidR="00F470AF" w:rsidRPr="00F470AF" w14:paraId="2D43084B" w14:textId="77777777" w:rsidTr="004E131A">
        <w:trPr>
          <w:trHeight w:val="285"/>
          <w:jc w:val="center"/>
        </w:trPr>
        <w:tc>
          <w:tcPr>
            <w:tcW w:w="3520" w:type="dxa"/>
            <w:shd w:val="clear" w:color="auto" w:fill="FFFFFF" w:themeFill="background1"/>
            <w:noWrap/>
            <w:hideMark/>
          </w:tcPr>
          <w:p w14:paraId="4BC8C7CE" w14:textId="77777777" w:rsidR="00F470AF" w:rsidRPr="00312EB7" w:rsidRDefault="00F470AF" w:rsidP="00F470AF">
            <w:pPr>
              <w:jc w:val="left"/>
              <w:rPr>
                <w:rFonts w:eastAsia="Times New Roman" w:cstheme="minorHAnsi"/>
                <w:kern w:val="0"/>
                <w:lang w:eastAsia="es-ES"/>
                <w14:ligatures w14:val="none"/>
              </w:rPr>
            </w:pPr>
            <w:r w:rsidRPr="00312EB7">
              <w:rPr>
                <w:rFonts w:eastAsia="Times New Roman" w:cstheme="minorHAnsi"/>
                <w:kern w:val="0"/>
                <w:lang w:eastAsia="es-ES"/>
                <w14:ligatures w14:val="none"/>
              </w:rPr>
              <w:t>Análisis de requisitos</w:t>
            </w:r>
          </w:p>
        </w:tc>
        <w:tc>
          <w:tcPr>
            <w:tcW w:w="2571" w:type="dxa"/>
            <w:shd w:val="clear" w:color="auto" w:fill="FFFFFF" w:themeFill="background1"/>
            <w:hideMark/>
          </w:tcPr>
          <w:p w14:paraId="2B245E51" w14:textId="77777777" w:rsidR="00F470AF" w:rsidRPr="00312EB7" w:rsidRDefault="00F470AF" w:rsidP="00F470AF">
            <w:pPr>
              <w:jc w:val="center"/>
              <w:rPr>
                <w:rFonts w:eastAsia="Times New Roman" w:cstheme="minorHAnsi"/>
                <w:kern w:val="0"/>
                <w:lang w:eastAsia="es-ES"/>
                <w14:ligatures w14:val="none"/>
              </w:rPr>
            </w:pPr>
            <w:r w:rsidRPr="00312EB7">
              <w:rPr>
                <w:rFonts w:eastAsia="Times New Roman" w:cstheme="minorHAnsi"/>
                <w:kern w:val="0"/>
                <w:lang w:eastAsia="es-ES"/>
                <w14:ligatures w14:val="none"/>
              </w:rPr>
              <w:t>16%</w:t>
            </w:r>
          </w:p>
        </w:tc>
      </w:tr>
      <w:tr w:rsidR="00F470AF" w:rsidRPr="00F470AF" w14:paraId="2FA87840" w14:textId="77777777" w:rsidTr="004E131A">
        <w:trPr>
          <w:trHeight w:val="285"/>
          <w:jc w:val="center"/>
        </w:trPr>
        <w:tc>
          <w:tcPr>
            <w:tcW w:w="3520" w:type="dxa"/>
            <w:shd w:val="clear" w:color="auto" w:fill="FFFFFF" w:themeFill="background1"/>
            <w:noWrap/>
            <w:hideMark/>
          </w:tcPr>
          <w:p w14:paraId="7FA1E7EE" w14:textId="77777777" w:rsidR="00F470AF" w:rsidRPr="00312EB7" w:rsidRDefault="00F470AF" w:rsidP="00F470AF">
            <w:pPr>
              <w:jc w:val="left"/>
              <w:rPr>
                <w:rFonts w:eastAsia="Times New Roman" w:cstheme="minorHAnsi"/>
                <w:kern w:val="0"/>
                <w:lang w:eastAsia="es-ES"/>
                <w14:ligatures w14:val="none"/>
              </w:rPr>
            </w:pPr>
            <w:r w:rsidRPr="00312EB7">
              <w:rPr>
                <w:rFonts w:eastAsia="Times New Roman" w:cstheme="minorHAnsi"/>
                <w:kern w:val="0"/>
                <w:lang w:eastAsia="es-ES"/>
                <w14:ligatures w14:val="none"/>
              </w:rPr>
              <w:t>Diseño y Arquitectura del Software</w:t>
            </w:r>
          </w:p>
        </w:tc>
        <w:tc>
          <w:tcPr>
            <w:tcW w:w="2571" w:type="dxa"/>
            <w:shd w:val="clear" w:color="auto" w:fill="FFFFFF" w:themeFill="background1"/>
            <w:hideMark/>
          </w:tcPr>
          <w:p w14:paraId="49C54302" w14:textId="77777777" w:rsidR="00F470AF" w:rsidRPr="00312EB7" w:rsidRDefault="00F470AF" w:rsidP="00F470AF">
            <w:pPr>
              <w:jc w:val="center"/>
              <w:rPr>
                <w:rFonts w:eastAsia="Times New Roman" w:cstheme="minorHAnsi"/>
                <w:kern w:val="0"/>
                <w:lang w:eastAsia="es-ES"/>
                <w14:ligatures w14:val="none"/>
              </w:rPr>
            </w:pPr>
            <w:r w:rsidRPr="00312EB7">
              <w:rPr>
                <w:rFonts w:eastAsia="Times New Roman" w:cstheme="minorHAnsi"/>
                <w:kern w:val="0"/>
                <w:lang w:eastAsia="es-ES"/>
                <w14:ligatures w14:val="none"/>
              </w:rPr>
              <w:t>15%</w:t>
            </w:r>
          </w:p>
        </w:tc>
      </w:tr>
      <w:tr w:rsidR="00F470AF" w:rsidRPr="00F470AF" w14:paraId="080B3CC7" w14:textId="77777777" w:rsidTr="004E131A">
        <w:trPr>
          <w:trHeight w:val="285"/>
          <w:jc w:val="center"/>
        </w:trPr>
        <w:tc>
          <w:tcPr>
            <w:tcW w:w="3520" w:type="dxa"/>
            <w:shd w:val="clear" w:color="auto" w:fill="FFFFFF" w:themeFill="background1"/>
            <w:noWrap/>
            <w:hideMark/>
          </w:tcPr>
          <w:p w14:paraId="6D19E9FE" w14:textId="77777777" w:rsidR="00F470AF" w:rsidRPr="00312EB7" w:rsidRDefault="00F470AF" w:rsidP="00F470AF">
            <w:pPr>
              <w:jc w:val="left"/>
              <w:rPr>
                <w:rFonts w:eastAsia="Times New Roman" w:cstheme="minorHAnsi"/>
                <w:kern w:val="0"/>
                <w:lang w:eastAsia="es-ES"/>
                <w14:ligatures w14:val="none"/>
              </w:rPr>
            </w:pPr>
            <w:r w:rsidRPr="00312EB7">
              <w:rPr>
                <w:rFonts w:eastAsia="Times New Roman" w:cstheme="minorHAnsi"/>
                <w:kern w:val="0"/>
                <w:lang w:eastAsia="es-ES"/>
                <w14:ligatures w14:val="none"/>
              </w:rPr>
              <w:t>Pruebas y Depuración</w:t>
            </w:r>
          </w:p>
        </w:tc>
        <w:tc>
          <w:tcPr>
            <w:tcW w:w="2571" w:type="dxa"/>
            <w:shd w:val="clear" w:color="auto" w:fill="FFFFFF" w:themeFill="background1"/>
            <w:hideMark/>
          </w:tcPr>
          <w:p w14:paraId="2EFF0262" w14:textId="77777777" w:rsidR="00F470AF" w:rsidRPr="00312EB7" w:rsidRDefault="00F470AF" w:rsidP="00F470AF">
            <w:pPr>
              <w:jc w:val="center"/>
              <w:rPr>
                <w:rFonts w:eastAsia="Times New Roman" w:cstheme="minorHAnsi"/>
                <w:kern w:val="0"/>
                <w:lang w:eastAsia="es-ES"/>
                <w14:ligatures w14:val="none"/>
              </w:rPr>
            </w:pPr>
            <w:r w:rsidRPr="00312EB7">
              <w:rPr>
                <w:rFonts w:eastAsia="Times New Roman" w:cstheme="minorHAnsi"/>
                <w:kern w:val="0"/>
                <w:lang w:eastAsia="es-ES"/>
                <w14:ligatures w14:val="none"/>
              </w:rPr>
              <w:t>10%</w:t>
            </w:r>
          </w:p>
        </w:tc>
      </w:tr>
      <w:tr w:rsidR="00F470AF" w:rsidRPr="00F470AF" w14:paraId="2A5DF51D" w14:textId="77777777" w:rsidTr="004E131A">
        <w:trPr>
          <w:trHeight w:val="285"/>
          <w:jc w:val="center"/>
        </w:trPr>
        <w:tc>
          <w:tcPr>
            <w:tcW w:w="3520" w:type="dxa"/>
            <w:shd w:val="clear" w:color="auto" w:fill="FFFFFF" w:themeFill="background1"/>
            <w:noWrap/>
            <w:hideMark/>
          </w:tcPr>
          <w:p w14:paraId="3227433C" w14:textId="77777777" w:rsidR="00F470AF" w:rsidRPr="00312EB7" w:rsidRDefault="00F470AF" w:rsidP="00F470AF">
            <w:pPr>
              <w:jc w:val="left"/>
              <w:rPr>
                <w:rFonts w:eastAsia="Times New Roman" w:cstheme="minorHAnsi"/>
                <w:kern w:val="0"/>
                <w:lang w:eastAsia="es-ES"/>
                <w14:ligatures w14:val="none"/>
              </w:rPr>
            </w:pPr>
            <w:r w:rsidRPr="00312EB7">
              <w:rPr>
                <w:rFonts w:eastAsia="Times New Roman" w:cstheme="minorHAnsi"/>
                <w:kern w:val="0"/>
                <w:lang w:eastAsia="es-ES"/>
                <w14:ligatures w14:val="none"/>
              </w:rPr>
              <w:t>Documentación</w:t>
            </w:r>
          </w:p>
        </w:tc>
        <w:tc>
          <w:tcPr>
            <w:tcW w:w="2571" w:type="dxa"/>
            <w:shd w:val="clear" w:color="auto" w:fill="FFFFFF" w:themeFill="background1"/>
            <w:hideMark/>
          </w:tcPr>
          <w:p w14:paraId="07B0F2C4" w14:textId="77777777" w:rsidR="00F470AF" w:rsidRPr="00312EB7" w:rsidRDefault="00F470AF" w:rsidP="00F470AF">
            <w:pPr>
              <w:jc w:val="center"/>
              <w:rPr>
                <w:rFonts w:eastAsia="Times New Roman" w:cstheme="minorHAnsi"/>
                <w:kern w:val="0"/>
                <w:lang w:eastAsia="es-ES"/>
                <w14:ligatures w14:val="none"/>
              </w:rPr>
            </w:pPr>
            <w:r w:rsidRPr="00312EB7">
              <w:rPr>
                <w:rFonts w:eastAsia="Times New Roman" w:cstheme="minorHAnsi"/>
                <w:kern w:val="0"/>
                <w:lang w:eastAsia="es-ES"/>
                <w14:ligatures w14:val="none"/>
              </w:rPr>
              <w:t>9%</w:t>
            </w:r>
          </w:p>
        </w:tc>
      </w:tr>
      <w:tr w:rsidR="00F470AF" w:rsidRPr="00F470AF" w14:paraId="2704A27C" w14:textId="77777777" w:rsidTr="004E131A">
        <w:trPr>
          <w:trHeight w:val="285"/>
          <w:jc w:val="center"/>
        </w:trPr>
        <w:tc>
          <w:tcPr>
            <w:tcW w:w="3520" w:type="dxa"/>
            <w:shd w:val="clear" w:color="auto" w:fill="FFFFFF" w:themeFill="background1"/>
            <w:noWrap/>
            <w:hideMark/>
          </w:tcPr>
          <w:p w14:paraId="71911DF1" w14:textId="77777777" w:rsidR="00F470AF" w:rsidRPr="00312EB7" w:rsidRDefault="00F470AF" w:rsidP="00F470AF">
            <w:pPr>
              <w:jc w:val="left"/>
              <w:rPr>
                <w:rFonts w:eastAsia="Times New Roman" w:cstheme="minorHAnsi"/>
                <w:kern w:val="0"/>
                <w:lang w:eastAsia="es-ES"/>
                <w14:ligatures w14:val="none"/>
              </w:rPr>
            </w:pPr>
            <w:r w:rsidRPr="00312EB7">
              <w:rPr>
                <w:rFonts w:eastAsia="Times New Roman" w:cstheme="minorHAnsi"/>
                <w:kern w:val="0"/>
                <w:lang w:eastAsia="es-ES"/>
                <w14:ligatures w14:val="none"/>
              </w:rPr>
              <w:t>QA</w:t>
            </w:r>
          </w:p>
        </w:tc>
        <w:tc>
          <w:tcPr>
            <w:tcW w:w="2571" w:type="dxa"/>
            <w:shd w:val="clear" w:color="auto" w:fill="FFFFFF" w:themeFill="background1"/>
            <w:hideMark/>
          </w:tcPr>
          <w:p w14:paraId="35B97685" w14:textId="77777777" w:rsidR="00F470AF" w:rsidRPr="00312EB7" w:rsidRDefault="00F470AF" w:rsidP="009D5303">
            <w:pPr>
              <w:keepNext/>
              <w:jc w:val="center"/>
              <w:rPr>
                <w:rFonts w:eastAsia="Times New Roman" w:cstheme="minorHAnsi"/>
                <w:kern w:val="0"/>
                <w:lang w:eastAsia="es-ES"/>
                <w14:ligatures w14:val="none"/>
              </w:rPr>
            </w:pPr>
            <w:r w:rsidRPr="00312EB7">
              <w:rPr>
                <w:rFonts w:eastAsia="Times New Roman" w:cstheme="minorHAnsi"/>
                <w:kern w:val="0"/>
                <w:lang w:eastAsia="es-ES"/>
                <w14:ligatures w14:val="none"/>
              </w:rPr>
              <w:t>0%</w:t>
            </w:r>
          </w:p>
        </w:tc>
      </w:tr>
    </w:tbl>
    <w:p w14:paraId="4AEAA7A0" w14:textId="04C2850A" w:rsidR="00F470AF" w:rsidRPr="00681C15" w:rsidRDefault="00525D8D" w:rsidP="00116CD8">
      <w:pPr>
        <w:pStyle w:val="CitadeTablas"/>
      </w:pPr>
      <w:bookmarkStart w:id="328" w:name="_Ref161585294"/>
      <w:bookmarkStart w:id="329" w:name="_Toc163919712"/>
      <w:bookmarkStart w:id="330" w:name="_Toc165126413"/>
      <w:bookmarkStart w:id="331" w:name="Relación_Tareas_AltoNivel_Esfuerzo"/>
      <w:r>
        <w:t>Relación de tareas alto nivel con porcentaje de esfuerzo</w:t>
      </w:r>
      <w:bookmarkEnd w:id="328"/>
      <w:bookmarkEnd w:id="329"/>
      <w:bookmarkEnd w:id="330"/>
    </w:p>
    <w:bookmarkEnd w:id="331"/>
    <w:p w14:paraId="0F306637" w14:textId="44D8019B" w:rsidR="00457CF8" w:rsidRPr="00457CF8" w:rsidRDefault="54A8D184" w:rsidP="005F487B">
      <w:pPr>
        <w:pStyle w:val="Textoindependiente"/>
      </w:pPr>
      <w:r>
        <w:t xml:space="preserve">Una vez </w:t>
      </w:r>
      <w:r w:rsidR="00F05C72">
        <w:t xml:space="preserve">definidas las secciones en las que se divide el proyecto, </w:t>
      </w:r>
      <w:r w:rsidR="00611DD2">
        <w:t>pasamos a organizar temporalmente las diferentes tareas dentro del marco de restricciones.</w:t>
      </w:r>
    </w:p>
    <w:p w14:paraId="68A0C899" w14:textId="639B8CFC" w:rsidR="00611DD2" w:rsidRDefault="6C83D019" w:rsidP="00C920C4">
      <w:pPr>
        <w:pStyle w:val="Ttulo3"/>
      </w:pPr>
      <w:r>
        <w:t xml:space="preserve"> </w:t>
      </w:r>
      <w:bookmarkStart w:id="332" w:name="_Toc419018977"/>
      <w:bookmarkStart w:id="333" w:name="_Toc164120852"/>
      <w:bookmarkStart w:id="334" w:name="_Toc165126190"/>
      <w:r>
        <w:t xml:space="preserve">Organización temporal </w:t>
      </w:r>
      <w:r w:rsidR="31472BF3">
        <w:t>general de tareas</w:t>
      </w:r>
      <w:bookmarkEnd w:id="332"/>
      <w:bookmarkEnd w:id="333"/>
      <w:bookmarkEnd w:id="334"/>
    </w:p>
    <w:p w14:paraId="5A4E6AFD" w14:textId="183C8604" w:rsidR="00611DD2" w:rsidRDefault="00611DD2" w:rsidP="00611DD2">
      <w:r>
        <w:t xml:space="preserve">En esta sección </w:t>
      </w:r>
      <w:r w:rsidR="00F216C6">
        <w:t xml:space="preserve">presentaremos el cronograma relativo a las tareas de alto nivel descritas en la sección previa. </w:t>
      </w:r>
      <w:r w:rsidR="00AA43AF">
        <w:t>En la</w:t>
      </w:r>
      <w:r w:rsidR="00333429">
        <w:t xml:space="preserve"> </w:t>
      </w:r>
      <w:r w:rsidR="00333429">
        <w:fldChar w:fldCharType="begin"/>
      </w:r>
      <w:r w:rsidR="00333429">
        <w:instrText xml:space="preserve"> REF _Ref163906968 \w \h </w:instrText>
      </w:r>
      <w:r w:rsidR="00333429">
        <w:fldChar w:fldCharType="separate"/>
      </w:r>
      <w:r w:rsidR="00AB32F0">
        <w:t>TABLA 19.-</w:t>
      </w:r>
      <w:r w:rsidR="00333429">
        <w:fldChar w:fldCharType="end"/>
      </w:r>
      <w:r w:rsidR="00167061">
        <w:t xml:space="preserve"> podemos ver una división de las tareas </w:t>
      </w:r>
      <w:r w:rsidR="000E5941">
        <w:t>de alto nivel y sus fechas planificadas de inicio y fin.</w:t>
      </w:r>
    </w:p>
    <w:tbl>
      <w:tblPr>
        <w:tblStyle w:val="Tablaconcuadrculaclara"/>
        <w:tblW w:w="0" w:type="auto"/>
        <w:jc w:val="center"/>
        <w:tblLook w:val="04A0" w:firstRow="1" w:lastRow="0" w:firstColumn="1" w:lastColumn="0" w:noHBand="0" w:noVBand="1"/>
      </w:tblPr>
      <w:tblGrid>
        <w:gridCol w:w="3278"/>
        <w:gridCol w:w="1613"/>
        <w:gridCol w:w="1600"/>
      </w:tblGrid>
      <w:tr w:rsidR="000B3684" w:rsidRPr="00560CE0" w14:paraId="5C7E0671" w14:textId="77777777" w:rsidTr="000F06B0">
        <w:trPr>
          <w:trHeight w:val="334"/>
          <w:jc w:val="center"/>
        </w:trPr>
        <w:tc>
          <w:tcPr>
            <w:tcW w:w="3278" w:type="dxa"/>
            <w:shd w:val="clear" w:color="auto" w:fill="AEAAAA" w:themeFill="background2" w:themeFillShade="BF"/>
            <w:vAlign w:val="center"/>
            <w:hideMark/>
          </w:tcPr>
          <w:p w14:paraId="2B880F8C" w14:textId="77777777" w:rsidR="00560CE0" w:rsidRPr="00312EB7" w:rsidRDefault="00560CE0" w:rsidP="000B3684">
            <w:pPr>
              <w:jc w:val="center"/>
              <w:rPr>
                <w:rFonts w:eastAsia="Times New Roman" w:cstheme="minorHAnsi"/>
                <w:b/>
                <w:kern w:val="0"/>
                <w:lang w:eastAsia="es-ES"/>
                <w14:ligatures w14:val="none"/>
              </w:rPr>
            </w:pPr>
            <w:r w:rsidRPr="00312EB7">
              <w:rPr>
                <w:rFonts w:eastAsia="Times New Roman" w:cstheme="minorHAnsi"/>
                <w:b/>
                <w:kern w:val="0"/>
                <w:lang w:eastAsia="es-ES"/>
                <w14:ligatures w14:val="none"/>
              </w:rPr>
              <w:t>Nombre de tarea</w:t>
            </w:r>
          </w:p>
        </w:tc>
        <w:tc>
          <w:tcPr>
            <w:tcW w:w="1613" w:type="dxa"/>
            <w:shd w:val="clear" w:color="auto" w:fill="AEAAAA" w:themeFill="background2" w:themeFillShade="BF"/>
            <w:vAlign w:val="center"/>
            <w:hideMark/>
          </w:tcPr>
          <w:p w14:paraId="1DC93AAA" w14:textId="77777777" w:rsidR="00560CE0" w:rsidRPr="00312EB7" w:rsidRDefault="00560CE0" w:rsidP="000B3684">
            <w:pPr>
              <w:jc w:val="center"/>
              <w:rPr>
                <w:rFonts w:eastAsia="Times New Roman" w:cstheme="minorHAnsi"/>
                <w:b/>
                <w:kern w:val="0"/>
                <w:lang w:eastAsia="es-ES"/>
                <w14:ligatures w14:val="none"/>
              </w:rPr>
            </w:pPr>
            <w:r w:rsidRPr="00312EB7">
              <w:rPr>
                <w:rFonts w:eastAsia="Times New Roman" w:cstheme="minorHAnsi"/>
                <w:b/>
                <w:kern w:val="0"/>
                <w:lang w:eastAsia="es-ES"/>
                <w14:ligatures w14:val="none"/>
              </w:rPr>
              <w:t>Comienzo</w:t>
            </w:r>
          </w:p>
        </w:tc>
        <w:tc>
          <w:tcPr>
            <w:tcW w:w="1600" w:type="dxa"/>
            <w:shd w:val="clear" w:color="auto" w:fill="AEAAAA" w:themeFill="background2" w:themeFillShade="BF"/>
            <w:vAlign w:val="center"/>
            <w:hideMark/>
          </w:tcPr>
          <w:p w14:paraId="4BDC4634" w14:textId="77777777" w:rsidR="00560CE0" w:rsidRPr="00312EB7" w:rsidRDefault="00560CE0" w:rsidP="000B3684">
            <w:pPr>
              <w:jc w:val="center"/>
              <w:rPr>
                <w:rFonts w:eastAsia="Times New Roman" w:cstheme="minorHAnsi"/>
                <w:b/>
                <w:kern w:val="0"/>
                <w:lang w:eastAsia="es-ES"/>
                <w14:ligatures w14:val="none"/>
              </w:rPr>
            </w:pPr>
            <w:r w:rsidRPr="00312EB7">
              <w:rPr>
                <w:rFonts w:eastAsia="Times New Roman" w:cstheme="minorHAnsi"/>
                <w:b/>
                <w:kern w:val="0"/>
                <w:lang w:eastAsia="es-ES"/>
                <w14:ligatures w14:val="none"/>
              </w:rPr>
              <w:t>Fin</w:t>
            </w:r>
          </w:p>
        </w:tc>
      </w:tr>
      <w:tr w:rsidR="00560CE0" w:rsidRPr="00560CE0" w14:paraId="5AA0DDD9" w14:textId="77777777" w:rsidTr="000F06B0">
        <w:trPr>
          <w:trHeight w:val="351"/>
          <w:jc w:val="center"/>
        </w:trPr>
        <w:tc>
          <w:tcPr>
            <w:tcW w:w="3278" w:type="dxa"/>
            <w:shd w:val="clear" w:color="auto" w:fill="FFFFFF" w:themeFill="background1"/>
            <w:hideMark/>
          </w:tcPr>
          <w:p w14:paraId="69C9F6D0" w14:textId="77777777" w:rsidR="00560CE0" w:rsidRPr="00312EB7" w:rsidRDefault="00560CE0" w:rsidP="00560CE0">
            <w:pPr>
              <w:jc w:val="left"/>
              <w:rPr>
                <w:rFonts w:eastAsia="Times New Roman" w:cstheme="minorHAnsi"/>
                <w:kern w:val="0"/>
                <w:lang w:eastAsia="es-ES"/>
                <w14:ligatures w14:val="none"/>
              </w:rPr>
            </w:pPr>
            <w:r w:rsidRPr="00312EB7">
              <w:rPr>
                <w:rFonts w:eastAsia="Times New Roman" w:cstheme="minorHAnsi"/>
                <w:kern w:val="0"/>
                <w:lang w:eastAsia="es-ES"/>
                <w14:ligatures w14:val="none"/>
              </w:rPr>
              <w:t>Documentación</w:t>
            </w:r>
          </w:p>
        </w:tc>
        <w:tc>
          <w:tcPr>
            <w:tcW w:w="1613" w:type="dxa"/>
            <w:shd w:val="clear" w:color="auto" w:fill="FFFFFF" w:themeFill="background1"/>
            <w:vAlign w:val="center"/>
            <w:hideMark/>
          </w:tcPr>
          <w:p w14:paraId="040E7AA2" w14:textId="77777777" w:rsidR="00560CE0" w:rsidRPr="00312EB7" w:rsidRDefault="00560CE0" w:rsidP="000F06B0">
            <w:pPr>
              <w:jc w:val="center"/>
              <w:rPr>
                <w:rFonts w:eastAsia="Times New Roman" w:cstheme="minorHAnsi"/>
                <w:kern w:val="0"/>
                <w:lang w:eastAsia="es-ES"/>
                <w14:ligatures w14:val="none"/>
              </w:rPr>
            </w:pPr>
            <w:r w:rsidRPr="00312EB7">
              <w:rPr>
                <w:rFonts w:eastAsia="Times New Roman" w:cstheme="minorHAnsi"/>
                <w:kern w:val="0"/>
                <w:lang w:eastAsia="es-ES"/>
                <w14:ligatures w14:val="none"/>
              </w:rPr>
              <w:t>vie 01/03/24</w:t>
            </w:r>
          </w:p>
        </w:tc>
        <w:tc>
          <w:tcPr>
            <w:tcW w:w="1600" w:type="dxa"/>
            <w:shd w:val="clear" w:color="auto" w:fill="FFFFFF" w:themeFill="background1"/>
            <w:vAlign w:val="center"/>
            <w:hideMark/>
          </w:tcPr>
          <w:p w14:paraId="3A835000" w14:textId="77777777" w:rsidR="00560CE0" w:rsidRPr="00312EB7" w:rsidRDefault="00560CE0" w:rsidP="000F06B0">
            <w:pPr>
              <w:jc w:val="center"/>
              <w:rPr>
                <w:rFonts w:eastAsia="Times New Roman" w:cstheme="minorHAnsi"/>
                <w:kern w:val="0"/>
                <w:lang w:eastAsia="es-ES"/>
                <w14:ligatures w14:val="none"/>
              </w:rPr>
            </w:pPr>
            <w:r w:rsidRPr="00312EB7">
              <w:rPr>
                <w:rFonts w:eastAsia="Times New Roman" w:cstheme="minorHAnsi"/>
                <w:kern w:val="0"/>
                <w:lang w:eastAsia="es-ES"/>
                <w14:ligatures w14:val="none"/>
              </w:rPr>
              <w:t>vie 09/08/24</w:t>
            </w:r>
          </w:p>
        </w:tc>
      </w:tr>
      <w:tr w:rsidR="00560CE0" w:rsidRPr="00560CE0" w14:paraId="05A21D31" w14:textId="77777777" w:rsidTr="000F06B0">
        <w:trPr>
          <w:trHeight w:val="334"/>
          <w:jc w:val="center"/>
        </w:trPr>
        <w:tc>
          <w:tcPr>
            <w:tcW w:w="3278" w:type="dxa"/>
            <w:shd w:val="clear" w:color="auto" w:fill="FFFFFF" w:themeFill="background1"/>
            <w:hideMark/>
          </w:tcPr>
          <w:p w14:paraId="686BC378" w14:textId="77777777" w:rsidR="00560CE0" w:rsidRPr="00312EB7" w:rsidRDefault="00560CE0" w:rsidP="00560CE0">
            <w:pPr>
              <w:jc w:val="left"/>
              <w:rPr>
                <w:rFonts w:eastAsia="Times New Roman" w:cstheme="minorHAnsi"/>
                <w:kern w:val="0"/>
                <w:lang w:eastAsia="es-ES"/>
                <w14:ligatures w14:val="none"/>
              </w:rPr>
            </w:pPr>
            <w:r w:rsidRPr="00312EB7">
              <w:rPr>
                <w:rFonts w:eastAsia="Times New Roman" w:cstheme="minorHAnsi"/>
                <w:kern w:val="0"/>
                <w:lang w:eastAsia="es-ES"/>
                <w14:ligatures w14:val="none"/>
              </w:rPr>
              <w:t>Análisis de requisitos</w:t>
            </w:r>
          </w:p>
        </w:tc>
        <w:tc>
          <w:tcPr>
            <w:tcW w:w="1613" w:type="dxa"/>
            <w:shd w:val="clear" w:color="auto" w:fill="FFFFFF" w:themeFill="background1"/>
            <w:vAlign w:val="center"/>
            <w:hideMark/>
          </w:tcPr>
          <w:p w14:paraId="0936B32E" w14:textId="77777777" w:rsidR="00560CE0" w:rsidRPr="00312EB7" w:rsidRDefault="00560CE0" w:rsidP="000F06B0">
            <w:pPr>
              <w:jc w:val="center"/>
              <w:rPr>
                <w:rFonts w:eastAsia="Times New Roman" w:cstheme="minorHAnsi"/>
                <w:kern w:val="0"/>
                <w:lang w:eastAsia="es-ES"/>
                <w14:ligatures w14:val="none"/>
              </w:rPr>
            </w:pPr>
            <w:r w:rsidRPr="00312EB7">
              <w:rPr>
                <w:rFonts w:eastAsia="Times New Roman" w:cstheme="minorHAnsi"/>
                <w:kern w:val="0"/>
                <w:lang w:eastAsia="es-ES"/>
                <w14:ligatures w14:val="none"/>
              </w:rPr>
              <w:t>mar 05/03/24</w:t>
            </w:r>
          </w:p>
        </w:tc>
        <w:tc>
          <w:tcPr>
            <w:tcW w:w="1600" w:type="dxa"/>
            <w:shd w:val="clear" w:color="auto" w:fill="FFFFFF" w:themeFill="background1"/>
            <w:vAlign w:val="center"/>
            <w:hideMark/>
          </w:tcPr>
          <w:p w14:paraId="1284A45C" w14:textId="77777777" w:rsidR="00560CE0" w:rsidRPr="00312EB7" w:rsidRDefault="00560CE0" w:rsidP="000F06B0">
            <w:pPr>
              <w:jc w:val="center"/>
              <w:rPr>
                <w:rFonts w:eastAsia="Times New Roman" w:cstheme="minorHAnsi"/>
                <w:kern w:val="0"/>
                <w:lang w:eastAsia="es-ES"/>
                <w14:ligatures w14:val="none"/>
              </w:rPr>
            </w:pPr>
            <w:r w:rsidRPr="00312EB7">
              <w:rPr>
                <w:rFonts w:eastAsia="Times New Roman" w:cstheme="minorHAnsi"/>
                <w:kern w:val="0"/>
                <w:lang w:eastAsia="es-ES"/>
                <w14:ligatures w14:val="none"/>
              </w:rPr>
              <w:t>mié 17/07/24</w:t>
            </w:r>
          </w:p>
        </w:tc>
      </w:tr>
      <w:tr w:rsidR="00560CE0" w:rsidRPr="00560CE0" w14:paraId="4D3A9CFC" w14:textId="77777777" w:rsidTr="000F06B0">
        <w:trPr>
          <w:trHeight w:val="334"/>
          <w:jc w:val="center"/>
        </w:trPr>
        <w:tc>
          <w:tcPr>
            <w:tcW w:w="3278" w:type="dxa"/>
            <w:shd w:val="clear" w:color="auto" w:fill="FFFFFF" w:themeFill="background1"/>
            <w:hideMark/>
          </w:tcPr>
          <w:p w14:paraId="37468405" w14:textId="77777777" w:rsidR="00560CE0" w:rsidRPr="00312EB7" w:rsidRDefault="00560CE0" w:rsidP="00560CE0">
            <w:pPr>
              <w:jc w:val="left"/>
              <w:rPr>
                <w:rFonts w:eastAsia="Times New Roman" w:cstheme="minorHAnsi"/>
                <w:kern w:val="0"/>
                <w:lang w:eastAsia="es-ES"/>
                <w14:ligatures w14:val="none"/>
              </w:rPr>
            </w:pPr>
            <w:r w:rsidRPr="00312EB7">
              <w:rPr>
                <w:rFonts w:eastAsia="Times New Roman" w:cstheme="minorHAnsi"/>
                <w:kern w:val="0"/>
                <w:lang w:eastAsia="es-ES"/>
                <w14:ligatures w14:val="none"/>
              </w:rPr>
              <w:t>Diseño y arquitectura</w:t>
            </w:r>
          </w:p>
        </w:tc>
        <w:tc>
          <w:tcPr>
            <w:tcW w:w="1613" w:type="dxa"/>
            <w:shd w:val="clear" w:color="auto" w:fill="FFFFFF" w:themeFill="background1"/>
            <w:vAlign w:val="center"/>
            <w:hideMark/>
          </w:tcPr>
          <w:p w14:paraId="27437588" w14:textId="77777777" w:rsidR="00560CE0" w:rsidRPr="00312EB7" w:rsidRDefault="00560CE0" w:rsidP="000F06B0">
            <w:pPr>
              <w:jc w:val="center"/>
              <w:rPr>
                <w:rFonts w:eastAsia="Times New Roman" w:cstheme="minorHAnsi"/>
                <w:kern w:val="0"/>
                <w:lang w:eastAsia="es-ES"/>
                <w14:ligatures w14:val="none"/>
              </w:rPr>
            </w:pPr>
            <w:r w:rsidRPr="00312EB7">
              <w:rPr>
                <w:rFonts w:eastAsia="Times New Roman" w:cstheme="minorHAnsi"/>
                <w:kern w:val="0"/>
                <w:lang w:eastAsia="es-ES"/>
                <w14:ligatures w14:val="none"/>
              </w:rPr>
              <w:t>jue 07/03/24</w:t>
            </w:r>
          </w:p>
        </w:tc>
        <w:tc>
          <w:tcPr>
            <w:tcW w:w="1600" w:type="dxa"/>
            <w:shd w:val="clear" w:color="auto" w:fill="FFFFFF" w:themeFill="background1"/>
            <w:vAlign w:val="center"/>
            <w:hideMark/>
          </w:tcPr>
          <w:p w14:paraId="6200A158" w14:textId="77777777" w:rsidR="00560CE0" w:rsidRPr="00312EB7" w:rsidRDefault="00560CE0" w:rsidP="000F06B0">
            <w:pPr>
              <w:jc w:val="center"/>
              <w:rPr>
                <w:rFonts w:eastAsia="Times New Roman" w:cstheme="minorHAnsi"/>
                <w:kern w:val="0"/>
                <w:lang w:eastAsia="es-ES"/>
                <w14:ligatures w14:val="none"/>
              </w:rPr>
            </w:pPr>
            <w:r w:rsidRPr="00312EB7">
              <w:rPr>
                <w:rFonts w:eastAsia="Times New Roman" w:cstheme="minorHAnsi"/>
                <w:kern w:val="0"/>
                <w:lang w:eastAsia="es-ES"/>
                <w14:ligatures w14:val="none"/>
              </w:rPr>
              <w:t>vie 19/07/24</w:t>
            </w:r>
          </w:p>
        </w:tc>
      </w:tr>
      <w:tr w:rsidR="00560CE0" w:rsidRPr="00560CE0" w14:paraId="0CB2ABEC" w14:textId="77777777" w:rsidTr="000F06B0">
        <w:trPr>
          <w:trHeight w:val="334"/>
          <w:jc w:val="center"/>
        </w:trPr>
        <w:tc>
          <w:tcPr>
            <w:tcW w:w="3278" w:type="dxa"/>
            <w:shd w:val="clear" w:color="auto" w:fill="FFFFFF" w:themeFill="background1"/>
            <w:hideMark/>
          </w:tcPr>
          <w:p w14:paraId="5CA55E97" w14:textId="77777777" w:rsidR="00560CE0" w:rsidRPr="00312EB7" w:rsidRDefault="00560CE0" w:rsidP="00560CE0">
            <w:pPr>
              <w:jc w:val="left"/>
              <w:rPr>
                <w:rFonts w:eastAsia="Times New Roman" w:cstheme="minorHAnsi"/>
                <w:kern w:val="0"/>
                <w:lang w:eastAsia="es-ES"/>
                <w14:ligatures w14:val="none"/>
              </w:rPr>
            </w:pPr>
            <w:r w:rsidRPr="00312EB7">
              <w:rPr>
                <w:rFonts w:eastAsia="Times New Roman" w:cstheme="minorHAnsi"/>
                <w:kern w:val="0"/>
                <w:lang w:eastAsia="es-ES"/>
                <w14:ligatures w14:val="none"/>
              </w:rPr>
              <w:t>Construcción</w:t>
            </w:r>
          </w:p>
        </w:tc>
        <w:tc>
          <w:tcPr>
            <w:tcW w:w="1613" w:type="dxa"/>
            <w:shd w:val="clear" w:color="auto" w:fill="FFFFFF" w:themeFill="background1"/>
            <w:vAlign w:val="center"/>
            <w:hideMark/>
          </w:tcPr>
          <w:p w14:paraId="4F2AA809" w14:textId="77777777" w:rsidR="00560CE0" w:rsidRPr="00312EB7" w:rsidRDefault="00560CE0" w:rsidP="000F06B0">
            <w:pPr>
              <w:jc w:val="center"/>
              <w:rPr>
                <w:rFonts w:eastAsia="Times New Roman" w:cstheme="minorHAnsi"/>
                <w:kern w:val="0"/>
                <w:lang w:eastAsia="es-ES"/>
                <w14:ligatures w14:val="none"/>
              </w:rPr>
            </w:pPr>
            <w:r w:rsidRPr="00312EB7">
              <w:rPr>
                <w:rFonts w:eastAsia="Times New Roman" w:cstheme="minorHAnsi"/>
                <w:kern w:val="0"/>
                <w:lang w:eastAsia="es-ES"/>
                <w14:ligatures w14:val="none"/>
              </w:rPr>
              <w:t>vie 08/03/24</w:t>
            </w:r>
          </w:p>
        </w:tc>
        <w:tc>
          <w:tcPr>
            <w:tcW w:w="1600" w:type="dxa"/>
            <w:shd w:val="clear" w:color="auto" w:fill="FFFFFF" w:themeFill="background1"/>
            <w:vAlign w:val="center"/>
            <w:hideMark/>
          </w:tcPr>
          <w:p w14:paraId="327D51AA" w14:textId="77777777" w:rsidR="00560CE0" w:rsidRPr="00312EB7" w:rsidRDefault="00560CE0" w:rsidP="000F06B0">
            <w:pPr>
              <w:jc w:val="center"/>
              <w:rPr>
                <w:rFonts w:eastAsia="Times New Roman" w:cstheme="minorHAnsi"/>
                <w:kern w:val="0"/>
                <w:lang w:eastAsia="es-ES"/>
                <w14:ligatures w14:val="none"/>
              </w:rPr>
            </w:pPr>
            <w:r w:rsidRPr="00312EB7">
              <w:rPr>
                <w:rFonts w:eastAsia="Times New Roman" w:cstheme="minorHAnsi"/>
                <w:kern w:val="0"/>
                <w:lang w:eastAsia="es-ES"/>
                <w14:ligatures w14:val="none"/>
              </w:rPr>
              <w:t>jue 08/08/24</w:t>
            </w:r>
          </w:p>
        </w:tc>
      </w:tr>
      <w:tr w:rsidR="00560CE0" w:rsidRPr="00560CE0" w14:paraId="7BF8E8C3" w14:textId="77777777" w:rsidTr="000F06B0">
        <w:trPr>
          <w:trHeight w:val="351"/>
          <w:jc w:val="center"/>
        </w:trPr>
        <w:tc>
          <w:tcPr>
            <w:tcW w:w="3278" w:type="dxa"/>
            <w:shd w:val="clear" w:color="auto" w:fill="FFFFFF" w:themeFill="background1"/>
            <w:hideMark/>
          </w:tcPr>
          <w:p w14:paraId="3D7A22F3" w14:textId="77777777" w:rsidR="00560CE0" w:rsidRPr="00312EB7" w:rsidRDefault="00560CE0" w:rsidP="00560CE0">
            <w:pPr>
              <w:jc w:val="left"/>
              <w:rPr>
                <w:rFonts w:eastAsia="Times New Roman" w:cstheme="minorHAnsi"/>
                <w:kern w:val="0"/>
                <w:lang w:eastAsia="es-ES"/>
                <w14:ligatures w14:val="none"/>
              </w:rPr>
            </w:pPr>
            <w:r w:rsidRPr="00312EB7">
              <w:rPr>
                <w:rFonts w:eastAsia="Times New Roman" w:cstheme="minorHAnsi"/>
                <w:kern w:val="0"/>
                <w:lang w:eastAsia="es-ES"/>
                <w14:ligatures w14:val="none"/>
              </w:rPr>
              <w:t>Gestión de proyecto</w:t>
            </w:r>
          </w:p>
        </w:tc>
        <w:tc>
          <w:tcPr>
            <w:tcW w:w="1613" w:type="dxa"/>
            <w:shd w:val="clear" w:color="auto" w:fill="FFFFFF" w:themeFill="background1"/>
            <w:vAlign w:val="center"/>
            <w:hideMark/>
          </w:tcPr>
          <w:p w14:paraId="119B902F" w14:textId="77777777" w:rsidR="00560CE0" w:rsidRPr="00312EB7" w:rsidRDefault="00560CE0" w:rsidP="000F06B0">
            <w:pPr>
              <w:jc w:val="center"/>
              <w:rPr>
                <w:rFonts w:eastAsia="Times New Roman" w:cstheme="minorHAnsi"/>
                <w:kern w:val="0"/>
                <w:lang w:eastAsia="es-ES"/>
                <w14:ligatures w14:val="none"/>
              </w:rPr>
            </w:pPr>
            <w:r w:rsidRPr="00312EB7">
              <w:rPr>
                <w:rFonts w:eastAsia="Times New Roman" w:cstheme="minorHAnsi"/>
                <w:kern w:val="0"/>
                <w:lang w:eastAsia="es-ES"/>
                <w14:ligatures w14:val="none"/>
              </w:rPr>
              <w:t>mar 19/03/24</w:t>
            </w:r>
          </w:p>
        </w:tc>
        <w:tc>
          <w:tcPr>
            <w:tcW w:w="1600" w:type="dxa"/>
            <w:shd w:val="clear" w:color="auto" w:fill="FFFFFF" w:themeFill="background1"/>
            <w:vAlign w:val="center"/>
            <w:hideMark/>
          </w:tcPr>
          <w:p w14:paraId="17F70EA1" w14:textId="77777777" w:rsidR="00560CE0" w:rsidRPr="00312EB7" w:rsidRDefault="00560CE0" w:rsidP="000F06B0">
            <w:pPr>
              <w:jc w:val="center"/>
              <w:rPr>
                <w:rFonts w:eastAsia="Times New Roman" w:cstheme="minorHAnsi"/>
                <w:kern w:val="0"/>
                <w:lang w:eastAsia="es-ES"/>
                <w14:ligatures w14:val="none"/>
              </w:rPr>
            </w:pPr>
            <w:r w:rsidRPr="00312EB7">
              <w:rPr>
                <w:rFonts w:eastAsia="Times New Roman" w:cstheme="minorHAnsi"/>
                <w:kern w:val="0"/>
                <w:lang w:eastAsia="es-ES"/>
                <w14:ligatures w14:val="none"/>
              </w:rPr>
              <w:t>lun 08/04/24</w:t>
            </w:r>
          </w:p>
        </w:tc>
      </w:tr>
      <w:tr w:rsidR="00560CE0" w:rsidRPr="00560CE0" w14:paraId="518D1060" w14:textId="77777777" w:rsidTr="000F06B0">
        <w:trPr>
          <w:trHeight w:val="334"/>
          <w:jc w:val="center"/>
        </w:trPr>
        <w:tc>
          <w:tcPr>
            <w:tcW w:w="3278" w:type="dxa"/>
            <w:shd w:val="clear" w:color="auto" w:fill="FFFFFF" w:themeFill="background1"/>
            <w:hideMark/>
          </w:tcPr>
          <w:p w14:paraId="17067C79" w14:textId="77777777" w:rsidR="00560CE0" w:rsidRPr="00312EB7" w:rsidRDefault="00560CE0" w:rsidP="00560CE0">
            <w:pPr>
              <w:jc w:val="left"/>
              <w:rPr>
                <w:rFonts w:eastAsia="Times New Roman" w:cstheme="minorHAnsi"/>
                <w:kern w:val="0"/>
                <w:lang w:eastAsia="es-ES"/>
                <w14:ligatures w14:val="none"/>
              </w:rPr>
            </w:pPr>
            <w:r w:rsidRPr="00312EB7">
              <w:rPr>
                <w:rFonts w:eastAsia="Times New Roman" w:cstheme="minorHAnsi"/>
                <w:kern w:val="0"/>
                <w:lang w:eastAsia="es-ES"/>
                <w14:ligatures w14:val="none"/>
              </w:rPr>
              <w:t>Pruebas y depuración</w:t>
            </w:r>
          </w:p>
        </w:tc>
        <w:tc>
          <w:tcPr>
            <w:tcW w:w="1613" w:type="dxa"/>
            <w:shd w:val="clear" w:color="auto" w:fill="FFFFFF" w:themeFill="background1"/>
            <w:vAlign w:val="center"/>
            <w:hideMark/>
          </w:tcPr>
          <w:p w14:paraId="6EE1FCB4" w14:textId="77777777" w:rsidR="00560CE0" w:rsidRPr="00312EB7" w:rsidRDefault="00560CE0" w:rsidP="000F06B0">
            <w:pPr>
              <w:jc w:val="center"/>
              <w:rPr>
                <w:rFonts w:eastAsia="Times New Roman" w:cstheme="minorHAnsi"/>
                <w:kern w:val="0"/>
                <w:lang w:eastAsia="es-ES"/>
                <w14:ligatures w14:val="none"/>
              </w:rPr>
            </w:pPr>
            <w:r w:rsidRPr="00312EB7">
              <w:rPr>
                <w:rFonts w:eastAsia="Times New Roman" w:cstheme="minorHAnsi"/>
                <w:kern w:val="0"/>
                <w:lang w:eastAsia="es-ES"/>
                <w14:ligatures w14:val="none"/>
              </w:rPr>
              <w:t>lun 08/04/24</w:t>
            </w:r>
          </w:p>
        </w:tc>
        <w:tc>
          <w:tcPr>
            <w:tcW w:w="1600" w:type="dxa"/>
            <w:shd w:val="clear" w:color="auto" w:fill="FFFFFF" w:themeFill="background1"/>
            <w:vAlign w:val="center"/>
            <w:hideMark/>
          </w:tcPr>
          <w:p w14:paraId="6EA881EB" w14:textId="77777777" w:rsidR="00560CE0" w:rsidRPr="00312EB7" w:rsidRDefault="00560CE0" w:rsidP="000F06B0">
            <w:pPr>
              <w:jc w:val="center"/>
              <w:rPr>
                <w:rFonts w:eastAsia="Times New Roman" w:cstheme="minorHAnsi"/>
                <w:kern w:val="0"/>
                <w:lang w:eastAsia="es-ES"/>
                <w14:ligatures w14:val="none"/>
              </w:rPr>
            </w:pPr>
            <w:r w:rsidRPr="00312EB7">
              <w:rPr>
                <w:rFonts w:eastAsia="Times New Roman" w:cstheme="minorHAnsi"/>
                <w:kern w:val="0"/>
                <w:lang w:eastAsia="es-ES"/>
                <w14:ligatures w14:val="none"/>
              </w:rPr>
              <w:t>mar 13/08/24</w:t>
            </w:r>
          </w:p>
        </w:tc>
      </w:tr>
      <w:tr w:rsidR="00560CE0" w:rsidRPr="00560CE0" w14:paraId="2BC67340" w14:textId="77777777" w:rsidTr="000F06B0">
        <w:trPr>
          <w:trHeight w:val="334"/>
          <w:jc w:val="center"/>
        </w:trPr>
        <w:tc>
          <w:tcPr>
            <w:tcW w:w="3278" w:type="dxa"/>
            <w:shd w:val="clear" w:color="auto" w:fill="FFFFFF" w:themeFill="background1"/>
            <w:hideMark/>
          </w:tcPr>
          <w:p w14:paraId="2BBA2465" w14:textId="77777777" w:rsidR="00560CE0" w:rsidRPr="00312EB7" w:rsidRDefault="00560CE0" w:rsidP="00560CE0">
            <w:pPr>
              <w:jc w:val="left"/>
              <w:rPr>
                <w:rFonts w:eastAsia="Times New Roman" w:cstheme="minorHAnsi"/>
                <w:kern w:val="0"/>
                <w:lang w:eastAsia="es-ES"/>
                <w14:ligatures w14:val="none"/>
              </w:rPr>
            </w:pPr>
            <w:r w:rsidRPr="00312EB7">
              <w:rPr>
                <w:rFonts w:eastAsia="Times New Roman" w:cstheme="minorHAnsi"/>
                <w:kern w:val="0"/>
                <w:lang w:eastAsia="es-ES"/>
                <w14:ligatures w14:val="none"/>
              </w:rPr>
              <w:t>QA</w:t>
            </w:r>
          </w:p>
        </w:tc>
        <w:tc>
          <w:tcPr>
            <w:tcW w:w="1613" w:type="dxa"/>
            <w:shd w:val="clear" w:color="auto" w:fill="FFFFFF" w:themeFill="background1"/>
            <w:vAlign w:val="center"/>
            <w:hideMark/>
          </w:tcPr>
          <w:p w14:paraId="1F12F14A" w14:textId="77777777" w:rsidR="00560CE0" w:rsidRPr="00312EB7" w:rsidRDefault="00560CE0" w:rsidP="000F06B0">
            <w:pPr>
              <w:jc w:val="center"/>
              <w:rPr>
                <w:rFonts w:eastAsia="Times New Roman" w:cstheme="minorHAnsi"/>
                <w:kern w:val="0"/>
                <w:lang w:eastAsia="es-ES"/>
                <w14:ligatures w14:val="none"/>
              </w:rPr>
            </w:pPr>
            <w:r w:rsidRPr="00312EB7">
              <w:rPr>
                <w:rFonts w:eastAsia="Times New Roman" w:cstheme="minorHAnsi"/>
                <w:kern w:val="0"/>
                <w:lang w:eastAsia="es-ES"/>
                <w14:ligatures w14:val="none"/>
              </w:rPr>
              <w:t>vie 12/04/24</w:t>
            </w:r>
          </w:p>
        </w:tc>
        <w:tc>
          <w:tcPr>
            <w:tcW w:w="1600" w:type="dxa"/>
            <w:shd w:val="clear" w:color="auto" w:fill="FFFFFF" w:themeFill="background1"/>
            <w:vAlign w:val="center"/>
            <w:hideMark/>
          </w:tcPr>
          <w:p w14:paraId="34BF5902" w14:textId="77777777" w:rsidR="00560CE0" w:rsidRPr="00312EB7" w:rsidRDefault="00560CE0" w:rsidP="000F06B0">
            <w:pPr>
              <w:jc w:val="center"/>
              <w:rPr>
                <w:rFonts w:eastAsia="Times New Roman" w:cstheme="minorHAnsi"/>
                <w:kern w:val="0"/>
                <w:lang w:eastAsia="es-ES"/>
                <w14:ligatures w14:val="none"/>
              </w:rPr>
            </w:pPr>
            <w:r w:rsidRPr="00312EB7">
              <w:rPr>
                <w:rFonts w:eastAsia="Times New Roman" w:cstheme="minorHAnsi"/>
                <w:kern w:val="0"/>
                <w:lang w:eastAsia="es-ES"/>
                <w14:ligatures w14:val="none"/>
              </w:rPr>
              <w:t>vie 12/04/24</w:t>
            </w:r>
          </w:p>
        </w:tc>
      </w:tr>
      <w:tr w:rsidR="00560CE0" w:rsidRPr="00560CE0" w14:paraId="2BFEE4F0" w14:textId="77777777" w:rsidTr="000F06B0">
        <w:trPr>
          <w:trHeight w:val="334"/>
          <w:jc w:val="center"/>
        </w:trPr>
        <w:tc>
          <w:tcPr>
            <w:tcW w:w="3278" w:type="dxa"/>
            <w:shd w:val="clear" w:color="auto" w:fill="FFFFFF" w:themeFill="background1"/>
            <w:hideMark/>
          </w:tcPr>
          <w:p w14:paraId="774029B3" w14:textId="76729EE9" w:rsidR="00560CE0" w:rsidRPr="00312EB7" w:rsidRDefault="000E5941" w:rsidP="00560CE0">
            <w:pPr>
              <w:jc w:val="left"/>
              <w:rPr>
                <w:rFonts w:eastAsia="Times New Roman" w:cstheme="minorHAnsi"/>
                <w:kern w:val="0"/>
                <w:lang w:eastAsia="es-ES"/>
                <w14:ligatures w14:val="none"/>
              </w:rPr>
            </w:pPr>
            <w:r w:rsidRPr="00312EB7">
              <w:rPr>
                <w:rFonts w:eastAsia="Times New Roman" w:cstheme="minorHAnsi"/>
                <w:kern w:val="0"/>
                <w:lang w:eastAsia="es-ES"/>
                <w14:ligatures w14:val="none"/>
              </w:rPr>
              <w:t>Instalación de hardware</w:t>
            </w:r>
          </w:p>
        </w:tc>
        <w:tc>
          <w:tcPr>
            <w:tcW w:w="1613" w:type="dxa"/>
            <w:shd w:val="clear" w:color="auto" w:fill="FFFFFF" w:themeFill="background1"/>
            <w:vAlign w:val="center"/>
            <w:hideMark/>
          </w:tcPr>
          <w:p w14:paraId="738CB4DB" w14:textId="77777777" w:rsidR="00560CE0" w:rsidRPr="00312EB7" w:rsidRDefault="00560CE0" w:rsidP="000F06B0">
            <w:pPr>
              <w:jc w:val="center"/>
              <w:rPr>
                <w:rFonts w:eastAsia="Times New Roman" w:cstheme="minorHAnsi"/>
                <w:kern w:val="0"/>
                <w:lang w:eastAsia="es-ES"/>
                <w14:ligatures w14:val="none"/>
              </w:rPr>
            </w:pPr>
            <w:r w:rsidRPr="00312EB7">
              <w:rPr>
                <w:rFonts w:eastAsia="Times New Roman" w:cstheme="minorHAnsi"/>
                <w:kern w:val="0"/>
                <w:lang w:eastAsia="es-ES"/>
                <w14:ligatures w14:val="none"/>
              </w:rPr>
              <w:t>vie 01/03/24</w:t>
            </w:r>
          </w:p>
        </w:tc>
        <w:tc>
          <w:tcPr>
            <w:tcW w:w="1600" w:type="dxa"/>
            <w:shd w:val="clear" w:color="auto" w:fill="FFFFFF" w:themeFill="background1"/>
            <w:vAlign w:val="center"/>
            <w:hideMark/>
          </w:tcPr>
          <w:p w14:paraId="78032712" w14:textId="77777777" w:rsidR="00560CE0" w:rsidRPr="00312EB7" w:rsidRDefault="00560CE0" w:rsidP="000F06B0">
            <w:pPr>
              <w:keepNext/>
              <w:jc w:val="center"/>
              <w:rPr>
                <w:rFonts w:eastAsia="Times New Roman" w:cstheme="minorHAnsi"/>
                <w:kern w:val="0"/>
                <w:lang w:eastAsia="es-ES"/>
                <w14:ligatures w14:val="none"/>
              </w:rPr>
            </w:pPr>
            <w:r w:rsidRPr="00312EB7">
              <w:rPr>
                <w:rFonts w:eastAsia="Times New Roman" w:cstheme="minorHAnsi"/>
                <w:kern w:val="0"/>
                <w:lang w:eastAsia="es-ES"/>
                <w14:ligatures w14:val="none"/>
              </w:rPr>
              <w:t>mar 07/05/24</w:t>
            </w:r>
          </w:p>
        </w:tc>
      </w:tr>
    </w:tbl>
    <w:p w14:paraId="30AD21BF" w14:textId="7A8AE247" w:rsidR="00560CE0" w:rsidRPr="00611DD2" w:rsidRDefault="000B3684" w:rsidP="000B3684">
      <w:pPr>
        <w:pStyle w:val="CitadeTablas"/>
      </w:pPr>
      <w:bookmarkStart w:id="335" w:name="_Ref163906968"/>
      <w:bookmarkStart w:id="336" w:name="_Toc163919713"/>
      <w:bookmarkStart w:id="337" w:name="_Toc165126414"/>
      <w:r>
        <w:t>Organización de tareas de alto nivel</w:t>
      </w:r>
      <w:bookmarkEnd w:id="335"/>
      <w:bookmarkEnd w:id="336"/>
      <w:bookmarkEnd w:id="337"/>
    </w:p>
    <w:p w14:paraId="5A6C4999" w14:textId="045C06EA" w:rsidR="00732EA4" w:rsidRDefault="008E1C8E" w:rsidP="000B3684">
      <w:r>
        <w:t xml:space="preserve">Vemos que la </w:t>
      </w:r>
      <w:r w:rsidR="00AF6060">
        <w:t xml:space="preserve">organización de las tareas respeta los límites de tiempo </w:t>
      </w:r>
      <w:r w:rsidR="00A5173F">
        <w:t>del proyecto siendo la primera de las tareas generales la documentación</w:t>
      </w:r>
      <w:r w:rsidR="00A760EA">
        <w:t xml:space="preserve"> (</w:t>
      </w:r>
      <w:r w:rsidR="00A760EA" w:rsidRPr="00560CE0">
        <w:rPr>
          <w:rFonts w:eastAsia="Times New Roman" w:cstheme="minorHAnsi"/>
          <w:kern w:val="0"/>
          <w:sz w:val="20"/>
          <w:szCs w:val="20"/>
          <w:lang w:eastAsia="es-ES"/>
          <w14:ligatures w14:val="none"/>
        </w:rPr>
        <w:t>01/03/24</w:t>
      </w:r>
      <w:r w:rsidR="00A760EA">
        <w:t>)</w:t>
      </w:r>
      <w:r w:rsidR="00A5173F">
        <w:t xml:space="preserve"> y la última de ellas la </w:t>
      </w:r>
      <w:r w:rsidR="00C44110">
        <w:t>realización de pruebas y depuración</w:t>
      </w:r>
      <w:r w:rsidR="00A760EA">
        <w:t xml:space="preserve"> (</w:t>
      </w:r>
      <w:r w:rsidR="00A760EA" w:rsidRPr="00560CE0">
        <w:rPr>
          <w:rFonts w:eastAsia="Times New Roman" w:cstheme="minorHAnsi"/>
          <w:kern w:val="0"/>
          <w:sz w:val="20"/>
          <w:szCs w:val="20"/>
          <w:lang w:eastAsia="es-ES"/>
          <w14:ligatures w14:val="none"/>
        </w:rPr>
        <w:t>13/08/24</w:t>
      </w:r>
      <w:r w:rsidR="00A760EA">
        <w:t>)</w:t>
      </w:r>
      <w:r w:rsidR="00C44110">
        <w:t>.</w:t>
      </w:r>
      <w:r w:rsidR="00A760EA">
        <w:t xml:space="preserve"> </w:t>
      </w:r>
      <w:r w:rsidR="009F4FDE">
        <w:t xml:space="preserve">Tenemos entonces aproximadamente 2 meses de holgura del proyecto. Este tiempo </w:t>
      </w:r>
      <w:r w:rsidR="00223F81">
        <w:t xml:space="preserve">está especialmente pensado a contratiempos que puedan aparecer durante el desarrollo o gestión del proyecto (ver sección </w:t>
      </w:r>
      <w:r w:rsidR="00223F81">
        <w:fldChar w:fldCharType="begin"/>
      </w:r>
      <w:r w:rsidR="00223F81">
        <w:instrText xml:space="preserve"> REF _Ref163907455 \h </w:instrText>
      </w:r>
      <w:r w:rsidR="00223F81">
        <w:fldChar w:fldCharType="separate"/>
      </w:r>
      <w:r w:rsidR="00AB32F0">
        <w:t>Análisis de Riesgos</w:t>
      </w:r>
      <w:r w:rsidR="00223F81">
        <w:fldChar w:fldCharType="end"/>
      </w:r>
      <w:r w:rsidR="00223F81">
        <w:t>)</w:t>
      </w:r>
      <w:r w:rsidR="00410B14">
        <w:t>.</w:t>
      </w:r>
    </w:p>
    <w:p w14:paraId="5C4EA46D" w14:textId="78F34C7B" w:rsidR="00732EA4" w:rsidRDefault="5F656DC3" w:rsidP="00C920C4">
      <w:pPr>
        <w:pStyle w:val="Ttulo3"/>
      </w:pPr>
      <w:r>
        <w:lastRenderedPageBreak/>
        <w:t xml:space="preserve"> </w:t>
      </w:r>
      <w:bookmarkStart w:id="338" w:name="_Toc1859658219"/>
      <w:bookmarkStart w:id="339" w:name="_Toc164120853"/>
      <w:bookmarkStart w:id="340" w:name="_Toc165126191"/>
      <w:r>
        <w:t>Organigrama y matriz de responsabilidades</w:t>
      </w:r>
      <w:bookmarkEnd w:id="338"/>
      <w:bookmarkEnd w:id="339"/>
      <w:bookmarkEnd w:id="340"/>
    </w:p>
    <w:p w14:paraId="03713A41" w14:textId="57B3E805" w:rsidR="00C54CA1" w:rsidRDefault="7BEA76AB" w:rsidP="00971F70">
      <w:pPr>
        <w:pStyle w:val="Ttulo4"/>
      </w:pPr>
      <w:bookmarkStart w:id="341" w:name="_Toc2139595598"/>
      <w:bookmarkStart w:id="342" w:name="_Toc164120854"/>
      <w:r>
        <w:t>Organigrama</w:t>
      </w:r>
      <w:bookmarkEnd w:id="341"/>
      <w:bookmarkEnd w:id="342"/>
    </w:p>
    <w:p w14:paraId="1F09B29D" w14:textId="77777777" w:rsidR="006B05C5" w:rsidRDefault="006B05C5" w:rsidP="006B05C5">
      <w:pPr>
        <w:keepNext/>
        <w:jc w:val="center"/>
      </w:pPr>
      <w:r>
        <w:rPr>
          <w:noProof/>
        </w:rPr>
        <w:drawing>
          <wp:inline distT="0" distB="0" distL="0" distR="0" wp14:anchorId="7BFC4190" wp14:editId="718A35B1">
            <wp:extent cx="5400040" cy="2910205"/>
            <wp:effectExtent l="0" t="0" r="0" b="4445"/>
            <wp:docPr id="1886743086"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743086" name="Imagen 1" descr="Diagrama&#10;&#10;Descripción generada automáticamente"/>
                    <pic:cNvPicPr>
                      <a:picLocks noChangeAspect="1" noChangeArrowheads="1"/>
                    </pic:cNvPicPr>
                  </pic:nvPicPr>
                  <pic:blipFill>
                    <a:blip r:embed="rId27"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400040" cy="2910205"/>
                    </a:xfrm>
                    <a:prstGeom prst="rect">
                      <a:avLst/>
                    </a:prstGeom>
                    <a:noFill/>
                    <a:ln>
                      <a:noFill/>
                    </a:ln>
                  </pic:spPr>
                </pic:pic>
              </a:graphicData>
            </a:graphic>
          </wp:inline>
        </w:drawing>
      </w:r>
    </w:p>
    <w:p w14:paraId="79546024" w14:textId="06C711D6" w:rsidR="00C54CA1" w:rsidRPr="00C54CA1" w:rsidRDefault="006B05C5" w:rsidP="00C563EC">
      <w:pPr>
        <w:pStyle w:val="CitadeFiguras"/>
      </w:pPr>
      <w:bookmarkStart w:id="343" w:name="_Toc163919723"/>
      <w:bookmarkStart w:id="344" w:name="_Toc165126499"/>
      <w:r>
        <w:t>Organigrama del proyecto</w:t>
      </w:r>
      <w:bookmarkEnd w:id="343"/>
      <w:bookmarkEnd w:id="344"/>
    </w:p>
    <w:p w14:paraId="50D12CC0" w14:textId="0B229629" w:rsidR="00980762" w:rsidRDefault="58BDA2F2" w:rsidP="00971F70">
      <w:pPr>
        <w:pStyle w:val="Ttulo4"/>
      </w:pPr>
      <w:bookmarkStart w:id="345" w:name="_Toc2076385115"/>
      <w:bookmarkStart w:id="346" w:name="_Toc164120855"/>
      <w:r>
        <w:t>Matri</w:t>
      </w:r>
      <w:r w:rsidR="00662741">
        <w:t>c</w:t>
      </w:r>
      <w:r w:rsidR="007746F8">
        <w:t>es</w:t>
      </w:r>
      <w:r>
        <w:t xml:space="preserve"> de responsabilidades</w:t>
      </w:r>
      <w:bookmarkEnd w:id="345"/>
      <w:bookmarkEnd w:id="346"/>
    </w:p>
    <w:p w14:paraId="74E75DBA" w14:textId="39B70963" w:rsidR="00831B78" w:rsidRDefault="005D77E4" w:rsidP="00980762">
      <w:r>
        <w:t xml:space="preserve">Las responsabilidades de los diferentes roles del equipo pueden encontrarse en la sección </w:t>
      </w:r>
      <w:r w:rsidR="00C956A9">
        <w:fldChar w:fldCharType="begin"/>
      </w:r>
      <w:r w:rsidR="00C956A9">
        <w:instrText xml:space="preserve"> REF _Ref163912252 \r \h </w:instrText>
      </w:r>
      <w:r w:rsidR="00C956A9">
        <w:fldChar w:fldCharType="separate"/>
      </w:r>
      <w:r w:rsidR="00AB32F0">
        <w:t>2.4.6.2</w:t>
      </w:r>
      <w:r w:rsidR="00C956A9">
        <w:fldChar w:fldCharType="end"/>
      </w:r>
      <w:r w:rsidR="00C956A9">
        <w:t xml:space="preserve"> de este documento.</w:t>
      </w:r>
      <w:r>
        <w:t xml:space="preserve"> A </w:t>
      </w:r>
      <w:r w:rsidR="000A52F6">
        <w:t>continuación,</w:t>
      </w:r>
      <w:r>
        <w:t xml:space="preserve"> se detalla</w:t>
      </w:r>
      <w:r w:rsidR="00FD5850">
        <w:t>rán las matrices de responsabilidad de las diferentes tareas identificadas en e</w:t>
      </w:r>
      <w:r w:rsidR="000A52F6">
        <w:t xml:space="preserve">l </w:t>
      </w:r>
      <w:r w:rsidR="000A52F6">
        <w:fldChar w:fldCharType="begin"/>
      </w:r>
      <w:r w:rsidR="000A52F6">
        <w:instrText xml:space="preserve"> REF _Ref163912607 \h </w:instrText>
      </w:r>
      <w:r w:rsidR="000A52F6">
        <w:fldChar w:fldCharType="separate"/>
      </w:r>
      <w:r w:rsidR="00AB32F0">
        <w:t>WBS</w:t>
      </w:r>
      <w:r w:rsidR="000A52F6">
        <w:fldChar w:fldCharType="end"/>
      </w:r>
      <w:r w:rsidR="000A52F6">
        <w:t xml:space="preserve"> del proyecto</w:t>
      </w:r>
      <w:r w:rsidR="0035382E">
        <w:t xml:space="preserve">. Dado el elevado número de tareas identificadas se realizará una matriz por cada una de las actividades descritas en la sección </w:t>
      </w:r>
      <w:r w:rsidR="0035382E">
        <w:fldChar w:fldCharType="begin"/>
      </w:r>
      <w:r w:rsidR="0035382E">
        <w:instrText xml:space="preserve"> REF _Ref163912726 \r \h </w:instrText>
      </w:r>
      <w:r w:rsidR="0035382E">
        <w:fldChar w:fldCharType="separate"/>
      </w:r>
      <w:r w:rsidR="00AB32F0">
        <w:t>1.14.1</w:t>
      </w:r>
      <w:r w:rsidR="0035382E">
        <w:fldChar w:fldCharType="end"/>
      </w:r>
      <w:r w:rsidR="0035382E">
        <w:t>.</w:t>
      </w:r>
      <w:r w:rsidR="00831B78">
        <w:br w:type="page"/>
      </w:r>
    </w:p>
    <w:p w14:paraId="16789CE8" w14:textId="15BF1F01" w:rsidR="0035382E" w:rsidRDefault="20BEF45E" w:rsidP="00A12411">
      <w:pPr>
        <w:pStyle w:val="Ttulo5"/>
      </w:pPr>
      <w:bookmarkStart w:id="347" w:name="_Toc311471301"/>
      <w:bookmarkStart w:id="348" w:name="_Toc164120856"/>
      <w:bookmarkStart w:id="349" w:name="_Ref165109662"/>
      <w:r>
        <w:lastRenderedPageBreak/>
        <w:t>Matriz de responsabilidad de la documentación</w:t>
      </w:r>
      <w:bookmarkEnd w:id="347"/>
      <w:bookmarkEnd w:id="348"/>
      <w:bookmarkEnd w:id="349"/>
    </w:p>
    <w:tbl>
      <w:tblPr>
        <w:tblStyle w:val="Tablaconcuadrcula5oscura-nfasis3"/>
        <w:tblW w:w="8557" w:type="dxa"/>
        <w:jc w:val="center"/>
        <w:tblLook w:val="04A0" w:firstRow="1" w:lastRow="0" w:firstColumn="1" w:lastColumn="0" w:noHBand="0" w:noVBand="1"/>
      </w:tblPr>
      <w:tblGrid>
        <w:gridCol w:w="2693"/>
        <w:gridCol w:w="1241"/>
        <w:gridCol w:w="1241"/>
        <w:gridCol w:w="1203"/>
        <w:gridCol w:w="1026"/>
        <w:gridCol w:w="1153"/>
      </w:tblGrid>
      <w:tr w:rsidR="00543812" w:rsidRPr="00F41E75" w14:paraId="0409CDCD" w14:textId="0714900B" w:rsidTr="00353A01">
        <w:trPr>
          <w:cnfStyle w:val="100000000000" w:firstRow="1" w:lastRow="0" w:firstColumn="0" w:lastColumn="0" w:oddVBand="0" w:evenVBand="0" w:oddHBand="0" w:evenHBand="0" w:firstRowFirstColumn="0" w:firstRowLastColumn="0" w:lastRowFirstColumn="0" w:lastRowLastColumn="0"/>
          <w:trHeight w:val="270"/>
          <w:jc w:val="center"/>
        </w:trPr>
        <w:tc>
          <w:tcPr>
            <w:cnfStyle w:val="001000000000" w:firstRow="0" w:lastRow="0" w:firstColumn="1" w:lastColumn="0" w:oddVBand="0" w:evenVBand="0" w:oddHBand="0" w:evenHBand="0" w:firstRowFirstColumn="0" w:firstRowLastColumn="0" w:lastRowFirstColumn="0" w:lastRowLastColumn="0"/>
            <w:tcW w:w="2693" w:type="dxa"/>
            <w:noWrap/>
            <w:vAlign w:val="center"/>
            <w:hideMark/>
          </w:tcPr>
          <w:p w14:paraId="64475955" w14:textId="77777777" w:rsidR="00543812" w:rsidRPr="00831B78" w:rsidRDefault="00543812" w:rsidP="00353A01">
            <w:pPr>
              <w:jc w:val="center"/>
              <w:rPr>
                <w:rFonts w:ascii="Calibri" w:eastAsia="Times New Roman" w:hAnsi="Calibri" w:cs="Calibri"/>
                <w:color w:val="000000"/>
                <w:kern w:val="0"/>
                <w:sz w:val="18"/>
                <w:szCs w:val="18"/>
                <w:lang w:eastAsia="es-ES"/>
                <w14:ligatures w14:val="none"/>
              </w:rPr>
            </w:pPr>
            <w:r w:rsidRPr="00831B78">
              <w:rPr>
                <w:rFonts w:ascii="Calibri" w:eastAsia="Times New Roman" w:hAnsi="Calibri" w:cs="Calibri"/>
                <w:color w:val="000000"/>
                <w:kern w:val="0"/>
                <w:sz w:val="18"/>
                <w:szCs w:val="18"/>
                <w:lang w:eastAsia="es-ES"/>
                <w14:ligatures w14:val="none"/>
              </w:rPr>
              <w:t>Actividad</w:t>
            </w:r>
          </w:p>
        </w:tc>
        <w:tc>
          <w:tcPr>
            <w:tcW w:w="1241" w:type="dxa"/>
            <w:noWrap/>
            <w:vAlign w:val="center"/>
            <w:hideMark/>
          </w:tcPr>
          <w:p w14:paraId="203AF3F6" w14:textId="458AE71E" w:rsidR="00543812" w:rsidRPr="00831B78" w:rsidRDefault="00543812" w:rsidP="00353A01">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8"/>
                <w:szCs w:val="18"/>
                <w:lang w:eastAsia="es-ES"/>
                <w14:ligatures w14:val="none"/>
              </w:rPr>
            </w:pPr>
            <w:r w:rsidRPr="00831B78">
              <w:rPr>
                <w:rFonts w:ascii="Calibri" w:eastAsia="Times New Roman" w:hAnsi="Calibri" w:cs="Calibri"/>
                <w:color w:val="000000"/>
                <w:kern w:val="0"/>
                <w:sz w:val="18"/>
                <w:szCs w:val="18"/>
                <w:lang w:eastAsia="es-ES"/>
                <w14:ligatures w14:val="none"/>
              </w:rPr>
              <w:t>Desarrollador Junior 1 (D</w:t>
            </w:r>
            <w:r w:rsidRPr="00F41E75">
              <w:rPr>
                <w:rFonts w:ascii="Calibri" w:eastAsia="Times New Roman" w:hAnsi="Calibri" w:cs="Calibri"/>
                <w:color w:val="000000"/>
                <w:kern w:val="0"/>
                <w:sz w:val="18"/>
                <w:szCs w:val="18"/>
                <w:lang w:eastAsia="es-ES"/>
                <w14:ligatures w14:val="none"/>
              </w:rPr>
              <w:t>J1</w:t>
            </w:r>
            <w:r w:rsidRPr="00831B78">
              <w:rPr>
                <w:rFonts w:ascii="Calibri" w:eastAsia="Times New Roman" w:hAnsi="Calibri" w:cs="Calibri"/>
                <w:color w:val="000000"/>
                <w:kern w:val="0"/>
                <w:sz w:val="18"/>
                <w:szCs w:val="18"/>
                <w:lang w:eastAsia="es-ES"/>
                <w14:ligatures w14:val="none"/>
              </w:rPr>
              <w:t>)</w:t>
            </w:r>
          </w:p>
        </w:tc>
        <w:tc>
          <w:tcPr>
            <w:tcW w:w="1241" w:type="dxa"/>
            <w:noWrap/>
            <w:vAlign w:val="center"/>
            <w:hideMark/>
          </w:tcPr>
          <w:p w14:paraId="10ADF54B" w14:textId="351E72CD" w:rsidR="00543812" w:rsidRPr="00831B78" w:rsidRDefault="00543812" w:rsidP="00353A01">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8"/>
                <w:szCs w:val="18"/>
                <w:lang w:eastAsia="es-ES"/>
                <w14:ligatures w14:val="none"/>
              </w:rPr>
            </w:pPr>
            <w:r w:rsidRPr="00831B78">
              <w:rPr>
                <w:rFonts w:ascii="Calibri" w:eastAsia="Times New Roman" w:hAnsi="Calibri" w:cs="Calibri"/>
                <w:color w:val="000000"/>
                <w:kern w:val="0"/>
                <w:sz w:val="18"/>
                <w:szCs w:val="18"/>
                <w:lang w:eastAsia="es-ES"/>
                <w14:ligatures w14:val="none"/>
              </w:rPr>
              <w:t>Desarrollador Junior 2 (D</w:t>
            </w:r>
            <w:r w:rsidRPr="00F41E75">
              <w:rPr>
                <w:rFonts w:ascii="Calibri" w:eastAsia="Times New Roman" w:hAnsi="Calibri" w:cs="Calibri"/>
                <w:color w:val="000000"/>
                <w:kern w:val="0"/>
                <w:sz w:val="18"/>
                <w:szCs w:val="18"/>
                <w:lang w:eastAsia="es-ES"/>
                <w14:ligatures w14:val="none"/>
              </w:rPr>
              <w:t>J2</w:t>
            </w:r>
            <w:r w:rsidRPr="00831B78">
              <w:rPr>
                <w:rFonts w:ascii="Calibri" w:eastAsia="Times New Roman" w:hAnsi="Calibri" w:cs="Calibri"/>
                <w:color w:val="000000"/>
                <w:kern w:val="0"/>
                <w:sz w:val="18"/>
                <w:szCs w:val="18"/>
                <w:lang w:eastAsia="es-ES"/>
                <w14:ligatures w14:val="none"/>
              </w:rPr>
              <w:t>)</w:t>
            </w:r>
          </w:p>
        </w:tc>
        <w:tc>
          <w:tcPr>
            <w:tcW w:w="1203" w:type="dxa"/>
            <w:noWrap/>
            <w:vAlign w:val="center"/>
            <w:hideMark/>
          </w:tcPr>
          <w:p w14:paraId="52EE0C7F" w14:textId="47DA250E" w:rsidR="00543812" w:rsidRPr="00831B78" w:rsidRDefault="00543812" w:rsidP="00353A01">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8"/>
                <w:szCs w:val="18"/>
                <w:lang w:eastAsia="es-ES"/>
                <w14:ligatures w14:val="none"/>
              </w:rPr>
            </w:pPr>
            <w:r w:rsidRPr="00831B78">
              <w:rPr>
                <w:rFonts w:ascii="Calibri" w:eastAsia="Times New Roman" w:hAnsi="Calibri" w:cs="Calibri"/>
                <w:color w:val="000000"/>
                <w:kern w:val="0"/>
                <w:sz w:val="18"/>
                <w:szCs w:val="18"/>
                <w:lang w:eastAsia="es-ES"/>
                <w14:ligatures w14:val="none"/>
              </w:rPr>
              <w:t>Arquitecto del Software (</w:t>
            </w:r>
            <w:r w:rsidRPr="00F41E75">
              <w:rPr>
                <w:rFonts w:ascii="Calibri" w:eastAsia="Times New Roman" w:hAnsi="Calibri" w:cs="Calibri"/>
                <w:color w:val="000000"/>
                <w:kern w:val="0"/>
                <w:sz w:val="18"/>
                <w:szCs w:val="18"/>
                <w:lang w:eastAsia="es-ES"/>
                <w14:ligatures w14:val="none"/>
              </w:rPr>
              <w:t>AS</w:t>
            </w:r>
            <w:r w:rsidRPr="00831B78">
              <w:rPr>
                <w:rFonts w:ascii="Calibri" w:eastAsia="Times New Roman" w:hAnsi="Calibri" w:cs="Calibri"/>
                <w:color w:val="000000"/>
                <w:kern w:val="0"/>
                <w:sz w:val="18"/>
                <w:szCs w:val="18"/>
                <w:lang w:eastAsia="es-ES"/>
                <w14:ligatures w14:val="none"/>
              </w:rPr>
              <w:t>)</w:t>
            </w:r>
          </w:p>
        </w:tc>
        <w:tc>
          <w:tcPr>
            <w:tcW w:w="1026" w:type="dxa"/>
            <w:noWrap/>
            <w:vAlign w:val="center"/>
            <w:hideMark/>
          </w:tcPr>
          <w:p w14:paraId="116252A9" w14:textId="2000758A" w:rsidR="00543812" w:rsidRPr="00831B78" w:rsidRDefault="00543812" w:rsidP="00353A01">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8"/>
                <w:szCs w:val="18"/>
                <w:lang w:eastAsia="es-ES"/>
                <w14:ligatures w14:val="none"/>
              </w:rPr>
            </w:pPr>
            <w:r w:rsidRPr="00831B78">
              <w:rPr>
                <w:rFonts w:ascii="Calibri" w:eastAsia="Times New Roman" w:hAnsi="Calibri" w:cs="Calibri"/>
                <w:color w:val="000000"/>
                <w:kern w:val="0"/>
                <w:sz w:val="18"/>
                <w:szCs w:val="18"/>
                <w:lang w:eastAsia="es-ES"/>
                <w14:ligatures w14:val="none"/>
              </w:rPr>
              <w:t>Tester (</w:t>
            </w:r>
            <w:r w:rsidRPr="00F41E75">
              <w:rPr>
                <w:rFonts w:ascii="Calibri" w:eastAsia="Times New Roman" w:hAnsi="Calibri" w:cs="Calibri"/>
                <w:color w:val="000000"/>
                <w:kern w:val="0"/>
                <w:sz w:val="18"/>
                <w:szCs w:val="18"/>
                <w:lang w:eastAsia="es-ES"/>
                <w14:ligatures w14:val="none"/>
              </w:rPr>
              <w:t>T</w:t>
            </w:r>
            <w:r w:rsidRPr="00831B78">
              <w:rPr>
                <w:rFonts w:ascii="Calibri" w:eastAsia="Times New Roman" w:hAnsi="Calibri" w:cs="Calibri"/>
                <w:color w:val="000000"/>
                <w:kern w:val="0"/>
                <w:sz w:val="18"/>
                <w:szCs w:val="18"/>
                <w:lang w:eastAsia="es-ES"/>
                <w14:ligatures w14:val="none"/>
              </w:rPr>
              <w:t>)</w:t>
            </w:r>
          </w:p>
        </w:tc>
        <w:tc>
          <w:tcPr>
            <w:tcW w:w="1153" w:type="dxa"/>
            <w:vAlign w:val="center"/>
          </w:tcPr>
          <w:p w14:paraId="3AE6B2FD" w14:textId="1C6185DB" w:rsidR="00543812" w:rsidRPr="00F41E75" w:rsidRDefault="00543812" w:rsidP="00353A01">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8"/>
                <w:szCs w:val="18"/>
                <w:lang w:eastAsia="es-ES"/>
                <w14:ligatures w14:val="none"/>
              </w:rPr>
            </w:pPr>
            <w:r w:rsidRPr="00F41E75">
              <w:rPr>
                <w:rFonts w:ascii="Calibri" w:eastAsia="Times New Roman" w:hAnsi="Calibri" w:cs="Calibri"/>
                <w:color w:val="000000"/>
                <w:kern w:val="0"/>
                <w:sz w:val="18"/>
                <w:szCs w:val="18"/>
                <w:lang w:eastAsia="es-ES"/>
                <w14:ligatures w14:val="none"/>
              </w:rPr>
              <w:t>Coordinador del servicio (CS)</w:t>
            </w:r>
          </w:p>
        </w:tc>
      </w:tr>
      <w:tr w:rsidR="00543812" w:rsidRPr="00F41E75" w14:paraId="57306EDA" w14:textId="2EABDCB7" w:rsidTr="00353A01">
        <w:trPr>
          <w:cnfStyle w:val="000000100000" w:firstRow="0" w:lastRow="0" w:firstColumn="0" w:lastColumn="0" w:oddVBand="0" w:evenVBand="0" w:oddHBand="1" w:evenHBand="0" w:firstRowFirstColumn="0" w:firstRowLastColumn="0" w:lastRowFirstColumn="0" w:lastRowLastColumn="0"/>
          <w:trHeight w:val="270"/>
          <w:jc w:val="center"/>
        </w:trPr>
        <w:tc>
          <w:tcPr>
            <w:cnfStyle w:val="001000000000" w:firstRow="0" w:lastRow="0" w:firstColumn="1" w:lastColumn="0" w:oddVBand="0" w:evenVBand="0" w:oddHBand="0" w:evenHBand="0" w:firstRowFirstColumn="0" w:firstRowLastColumn="0" w:lastRowFirstColumn="0" w:lastRowLastColumn="0"/>
            <w:tcW w:w="2693" w:type="dxa"/>
            <w:noWrap/>
            <w:hideMark/>
          </w:tcPr>
          <w:p w14:paraId="0728F1FD" w14:textId="77777777" w:rsidR="00543812" w:rsidRPr="00831B78" w:rsidRDefault="00543812" w:rsidP="00831B78">
            <w:pPr>
              <w:jc w:val="left"/>
              <w:rPr>
                <w:rFonts w:ascii="Calibri" w:eastAsia="Times New Roman" w:hAnsi="Calibri" w:cs="Calibri"/>
                <w:color w:val="000000"/>
                <w:kern w:val="0"/>
                <w:sz w:val="18"/>
                <w:szCs w:val="18"/>
                <w:lang w:eastAsia="es-ES"/>
                <w14:ligatures w14:val="none"/>
              </w:rPr>
            </w:pPr>
            <w:r w:rsidRPr="00831B78">
              <w:rPr>
                <w:rFonts w:ascii="Calibri" w:eastAsia="Times New Roman" w:hAnsi="Calibri" w:cs="Calibri"/>
                <w:color w:val="000000"/>
                <w:kern w:val="0"/>
                <w:sz w:val="18"/>
                <w:szCs w:val="18"/>
                <w:lang w:eastAsia="es-ES"/>
                <w14:ligatures w14:val="none"/>
              </w:rPr>
              <w:t>DV - Documento de visión</w:t>
            </w:r>
          </w:p>
        </w:tc>
        <w:tc>
          <w:tcPr>
            <w:tcW w:w="1241" w:type="dxa"/>
            <w:noWrap/>
            <w:vAlign w:val="center"/>
            <w:hideMark/>
          </w:tcPr>
          <w:p w14:paraId="48D83972" w14:textId="77777777" w:rsidR="00543812" w:rsidRPr="00831B78" w:rsidRDefault="00543812" w:rsidP="00353A0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kern w:val="0"/>
                <w:sz w:val="18"/>
                <w:szCs w:val="18"/>
                <w:lang w:eastAsia="es-ES"/>
                <w14:ligatures w14:val="none"/>
              </w:rPr>
            </w:pPr>
          </w:p>
        </w:tc>
        <w:tc>
          <w:tcPr>
            <w:tcW w:w="1241" w:type="dxa"/>
            <w:noWrap/>
            <w:vAlign w:val="center"/>
            <w:hideMark/>
          </w:tcPr>
          <w:p w14:paraId="2A20AFA5" w14:textId="3C31AB22" w:rsidR="00543812" w:rsidRPr="00831B78" w:rsidRDefault="00543812" w:rsidP="00353A0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kern w:val="0"/>
                <w:sz w:val="18"/>
                <w:szCs w:val="18"/>
                <w:lang w:eastAsia="es-ES"/>
                <w14:ligatures w14:val="none"/>
              </w:rPr>
            </w:pPr>
            <w:r w:rsidRPr="00F41E75">
              <w:rPr>
                <w:rFonts w:ascii="Calibri" w:eastAsia="Times New Roman" w:hAnsi="Calibri" w:cs="Calibri"/>
                <w:b/>
                <w:bCs/>
                <w:color w:val="000000"/>
                <w:kern w:val="0"/>
                <w:sz w:val="18"/>
                <w:szCs w:val="18"/>
                <w:lang w:eastAsia="es-ES"/>
                <w14:ligatures w14:val="none"/>
              </w:rPr>
              <w:t>DJ2</w:t>
            </w:r>
          </w:p>
        </w:tc>
        <w:tc>
          <w:tcPr>
            <w:tcW w:w="1203" w:type="dxa"/>
            <w:noWrap/>
            <w:vAlign w:val="center"/>
            <w:hideMark/>
          </w:tcPr>
          <w:p w14:paraId="4E07604A" w14:textId="77777777" w:rsidR="00543812" w:rsidRPr="00831B78" w:rsidRDefault="00543812" w:rsidP="00353A01">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kern w:val="0"/>
                <w:sz w:val="18"/>
                <w:szCs w:val="18"/>
                <w:lang w:eastAsia="es-ES"/>
                <w14:ligatures w14:val="none"/>
              </w:rPr>
            </w:pPr>
          </w:p>
        </w:tc>
        <w:tc>
          <w:tcPr>
            <w:tcW w:w="1026" w:type="dxa"/>
            <w:noWrap/>
            <w:vAlign w:val="center"/>
            <w:hideMark/>
          </w:tcPr>
          <w:p w14:paraId="0C05D7B2" w14:textId="77777777" w:rsidR="00543812" w:rsidRPr="00831B78" w:rsidRDefault="00543812" w:rsidP="00353A01">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kern w:val="0"/>
                <w:sz w:val="18"/>
                <w:szCs w:val="18"/>
                <w:lang w:eastAsia="es-ES"/>
                <w14:ligatures w14:val="none"/>
              </w:rPr>
            </w:pPr>
          </w:p>
        </w:tc>
        <w:tc>
          <w:tcPr>
            <w:tcW w:w="1153" w:type="dxa"/>
            <w:vAlign w:val="center"/>
          </w:tcPr>
          <w:p w14:paraId="123F3159" w14:textId="77777777" w:rsidR="00543812" w:rsidRPr="00F41E75" w:rsidRDefault="00543812" w:rsidP="00353A01">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kern w:val="0"/>
                <w:sz w:val="18"/>
                <w:szCs w:val="18"/>
                <w:lang w:eastAsia="es-ES"/>
                <w14:ligatures w14:val="none"/>
              </w:rPr>
            </w:pPr>
          </w:p>
        </w:tc>
      </w:tr>
      <w:tr w:rsidR="00543812" w:rsidRPr="00F41E75" w14:paraId="3D807357" w14:textId="376F3491" w:rsidTr="00353A01">
        <w:trPr>
          <w:trHeight w:val="270"/>
          <w:jc w:val="center"/>
        </w:trPr>
        <w:tc>
          <w:tcPr>
            <w:cnfStyle w:val="001000000000" w:firstRow="0" w:lastRow="0" w:firstColumn="1" w:lastColumn="0" w:oddVBand="0" w:evenVBand="0" w:oddHBand="0" w:evenHBand="0" w:firstRowFirstColumn="0" w:firstRowLastColumn="0" w:lastRowFirstColumn="0" w:lastRowLastColumn="0"/>
            <w:tcW w:w="2693" w:type="dxa"/>
            <w:noWrap/>
            <w:hideMark/>
          </w:tcPr>
          <w:p w14:paraId="78197AF5" w14:textId="77777777" w:rsidR="00543812" w:rsidRPr="00831B78" w:rsidRDefault="00543812" w:rsidP="00831B78">
            <w:pPr>
              <w:jc w:val="left"/>
              <w:rPr>
                <w:rFonts w:ascii="Calibri" w:eastAsia="Times New Roman" w:hAnsi="Calibri" w:cs="Calibri"/>
                <w:color w:val="000000"/>
                <w:kern w:val="0"/>
                <w:sz w:val="18"/>
                <w:szCs w:val="18"/>
                <w:lang w:eastAsia="es-ES"/>
                <w14:ligatures w14:val="none"/>
              </w:rPr>
            </w:pPr>
            <w:r w:rsidRPr="00831B78">
              <w:rPr>
                <w:rFonts w:ascii="Calibri" w:eastAsia="Times New Roman" w:hAnsi="Calibri" w:cs="Calibri"/>
                <w:color w:val="000000"/>
                <w:kern w:val="0"/>
                <w:sz w:val="18"/>
                <w:szCs w:val="18"/>
                <w:lang w:eastAsia="es-ES"/>
                <w14:ligatures w14:val="none"/>
              </w:rPr>
              <w:t>DR - Documento de requisitos</w:t>
            </w:r>
          </w:p>
        </w:tc>
        <w:tc>
          <w:tcPr>
            <w:tcW w:w="1241" w:type="dxa"/>
            <w:noWrap/>
            <w:vAlign w:val="center"/>
            <w:hideMark/>
          </w:tcPr>
          <w:p w14:paraId="048EFA13" w14:textId="5DD603CB" w:rsidR="00543812" w:rsidRPr="00831B78" w:rsidRDefault="00543812" w:rsidP="00353A0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kern w:val="0"/>
                <w:sz w:val="18"/>
                <w:szCs w:val="18"/>
                <w:lang w:eastAsia="es-ES"/>
                <w14:ligatures w14:val="none"/>
              </w:rPr>
            </w:pPr>
          </w:p>
        </w:tc>
        <w:tc>
          <w:tcPr>
            <w:tcW w:w="1241" w:type="dxa"/>
            <w:noWrap/>
            <w:vAlign w:val="center"/>
            <w:hideMark/>
          </w:tcPr>
          <w:p w14:paraId="7C1C621F" w14:textId="77777777" w:rsidR="00543812" w:rsidRPr="00831B78" w:rsidRDefault="00543812" w:rsidP="00353A0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kern w:val="0"/>
                <w:sz w:val="18"/>
                <w:szCs w:val="18"/>
                <w:lang w:eastAsia="es-ES"/>
                <w14:ligatures w14:val="none"/>
              </w:rPr>
            </w:pPr>
          </w:p>
        </w:tc>
        <w:tc>
          <w:tcPr>
            <w:tcW w:w="1203" w:type="dxa"/>
            <w:noWrap/>
            <w:vAlign w:val="center"/>
            <w:hideMark/>
          </w:tcPr>
          <w:p w14:paraId="12E7F292" w14:textId="77777777" w:rsidR="00543812" w:rsidRPr="00831B78" w:rsidRDefault="00543812" w:rsidP="00353A01">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kern w:val="0"/>
                <w:sz w:val="18"/>
                <w:szCs w:val="18"/>
                <w:lang w:eastAsia="es-ES"/>
                <w14:ligatures w14:val="none"/>
              </w:rPr>
            </w:pPr>
          </w:p>
        </w:tc>
        <w:tc>
          <w:tcPr>
            <w:tcW w:w="1026" w:type="dxa"/>
            <w:noWrap/>
            <w:vAlign w:val="center"/>
            <w:hideMark/>
          </w:tcPr>
          <w:p w14:paraId="675185A2" w14:textId="77777777" w:rsidR="00543812" w:rsidRPr="00831B78" w:rsidRDefault="00543812" w:rsidP="00353A01">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kern w:val="0"/>
                <w:sz w:val="18"/>
                <w:szCs w:val="18"/>
                <w:lang w:eastAsia="es-ES"/>
                <w14:ligatures w14:val="none"/>
              </w:rPr>
            </w:pPr>
          </w:p>
        </w:tc>
        <w:tc>
          <w:tcPr>
            <w:tcW w:w="1153" w:type="dxa"/>
            <w:vAlign w:val="center"/>
          </w:tcPr>
          <w:p w14:paraId="404071D9" w14:textId="28B9F3AB" w:rsidR="00543812" w:rsidRPr="00F41E75" w:rsidRDefault="00543812" w:rsidP="00353A01">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kern w:val="0"/>
                <w:sz w:val="18"/>
                <w:szCs w:val="18"/>
                <w:lang w:eastAsia="es-ES"/>
                <w14:ligatures w14:val="none"/>
              </w:rPr>
            </w:pPr>
            <w:r w:rsidRPr="00F41E75">
              <w:rPr>
                <w:rFonts w:ascii="Calibri" w:eastAsia="Times New Roman" w:hAnsi="Calibri" w:cs="Calibri"/>
                <w:b/>
                <w:bCs/>
                <w:color w:val="000000"/>
                <w:kern w:val="0"/>
                <w:sz w:val="18"/>
                <w:szCs w:val="18"/>
                <w:lang w:eastAsia="es-ES"/>
                <w14:ligatures w14:val="none"/>
              </w:rPr>
              <w:t>CS</w:t>
            </w:r>
          </w:p>
        </w:tc>
      </w:tr>
      <w:tr w:rsidR="00543812" w:rsidRPr="00F41E75" w14:paraId="2D67FC3C" w14:textId="54DAD422" w:rsidTr="00353A01">
        <w:trPr>
          <w:cnfStyle w:val="000000100000" w:firstRow="0" w:lastRow="0" w:firstColumn="0" w:lastColumn="0" w:oddVBand="0" w:evenVBand="0" w:oddHBand="1" w:evenHBand="0" w:firstRowFirstColumn="0" w:firstRowLastColumn="0" w:lastRowFirstColumn="0" w:lastRowLastColumn="0"/>
          <w:trHeight w:val="270"/>
          <w:jc w:val="center"/>
        </w:trPr>
        <w:tc>
          <w:tcPr>
            <w:cnfStyle w:val="001000000000" w:firstRow="0" w:lastRow="0" w:firstColumn="1" w:lastColumn="0" w:oddVBand="0" w:evenVBand="0" w:oddHBand="0" w:evenHBand="0" w:firstRowFirstColumn="0" w:firstRowLastColumn="0" w:lastRowFirstColumn="0" w:lastRowLastColumn="0"/>
            <w:tcW w:w="2693" w:type="dxa"/>
            <w:noWrap/>
            <w:hideMark/>
          </w:tcPr>
          <w:p w14:paraId="03D5A222" w14:textId="77777777" w:rsidR="00543812" w:rsidRPr="00831B78" w:rsidRDefault="00543812" w:rsidP="00831B78">
            <w:pPr>
              <w:jc w:val="left"/>
              <w:rPr>
                <w:rFonts w:ascii="Calibri" w:eastAsia="Times New Roman" w:hAnsi="Calibri" w:cs="Calibri"/>
                <w:color w:val="000000"/>
                <w:kern w:val="0"/>
                <w:sz w:val="18"/>
                <w:szCs w:val="18"/>
                <w:lang w:eastAsia="es-ES"/>
                <w14:ligatures w14:val="none"/>
              </w:rPr>
            </w:pPr>
            <w:r w:rsidRPr="00831B78">
              <w:rPr>
                <w:rFonts w:ascii="Calibri" w:eastAsia="Times New Roman" w:hAnsi="Calibri" w:cs="Calibri"/>
                <w:color w:val="000000"/>
                <w:kern w:val="0"/>
                <w:sz w:val="18"/>
                <w:szCs w:val="18"/>
                <w:lang w:eastAsia="es-ES"/>
                <w14:ligatures w14:val="none"/>
              </w:rPr>
              <w:t>PP - Plan de proyecto</w:t>
            </w:r>
          </w:p>
        </w:tc>
        <w:tc>
          <w:tcPr>
            <w:tcW w:w="1241" w:type="dxa"/>
            <w:noWrap/>
            <w:vAlign w:val="center"/>
            <w:hideMark/>
          </w:tcPr>
          <w:p w14:paraId="35B99771" w14:textId="77777777" w:rsidR="00543812" w:rsidRPr="00831B78" w:rsidRDefault="00543812" w:rsidP="00353A0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kern w:val="0"/>
                <w:sz w:val="18"/>
                <w:szCs w:val="18"/>
                <w:lang w:eastAsia="es-ES"/>
                <w14:ligatures w14:val="none"/>
              </w:rPr>
            </w:pPr>
          </w:p>
        </w:tc>
        <w:tc>
          <w:tcPr>
            <w:tcW w:w="1241" w:type="dxa"/>
            <w:noWrap/>
            <w:vAlign w:val="center"/>
            <w:hideMark/>
          </w:tcPr>
          <w:p w14:paraId="2BF3A085" w14:textId="77777777" w:rsidR="00543812" w:rsidRPr="00831B78" w:rsidRDefault="00543812" w:rsidP="00353A01">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kern w:val="0"/>
                <w:sz w:val="18"/>
                <w:szCs w:val="18"/>
                <w:lang w:eastAsia="es-ES"/>
                <w14:ligatures w14:val="none"/>
              </w:rPr>
            </w:pPr>
          </w:p>
        </w:tc>
        <w:tc>
          <w:tcPr>
            <w:tcW w:w="1203" w:type="dxa"/>
            <w:noWrap/>
            <w:vAlign w:val="center"/>
            <w:hideMark/>
          </w:tcPr>
          <w:p w14:paraId="10DAF1D0" w14:textId="77777777" w:rsidR="00543812" w:rsidRPr="00831B78" w:rsidRDefault="00543812" w:rsidP="00353A0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kern w:val="0"/>
                <w:sz w:val="18"/>
                <w:szCs w:val="18"/>
                <w:lang w:eastAsia="es-ES"/>
                <w14:ligatures w14:val="none"/>
              </w:rPr>
            </w:pPr>
          </w:p>
        </w:tc>
        <w:tc>
          <w:tcPr>
            <w:tcW w:w="1026" w:type="dxa"/>
            <w:noWrap/>
            <w:vAlign w:val="center"/>
            <w:hideMark/>
          </w:tcPr>
          <w:p w14:paraId="3A7B75EE" w14:textId="77777777" w:rsidR="00543812" w:rsidRPr="00831B78" w:rsidRDefault="00543812" w:rsidP="00353A01">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kern w:val="0"/>
                <w:sz w:val="18"/>
                <w:szCs w:val="18"/>
                <w:lang w:eastAsia="es-ES"/>
                <w14:ligatures w14:val="none"/>
              </w:rPr>
            </w:pPr>
          </w:p>
        </w:tc>
        <w:tc>
          <w:tcPr>
            <w:tcW w:w="1153" w:type="dxa"/>
            <w:vAlign w:val="center"/>
          </w:tcPr>
          <w:p w14:paraId="6A08EE9F" w14:textId="26DB723D" w:rsidR="00543812" w:rsidRPr="00F41E75" w:rsidRDefault="00543812" w:rsidP="00353A01">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
                <w:bCs/>
                <w:kern w:val="0"/>
                <w:sz w:val="18"/>
                <w:szCs w:val="18"/>
                <w:lang w:eastAsia="es-ES"/>
                <w14:ligatures w14:val="none"/>
              </w:rPr>
            </w:pPr>
            <w:r w:rsidRPr="00F41E75">
              <w:rPr>
                <w:rFonts w:eastAsia="Times New Roman" w:cstheme="minorHAnsi"/>
                <w:b/>
                <w:bCs/>
                <w:kern w:val="0"/>
                <w:sz w:val="18"/>
                <w:szCs w:val="18"/>
                <w:lang w:eastAsia="es-ES"/>
                <w14:ligatures w14:val="none"/>
              </w:rPr>
              <w:t>CS</w:t>
            </w:r>
          </w:p>
        </w:tc>
      </w:tr>
      <w:tr w:rsidR="00543812" w:rsidRPr="00F41E75" w14:paraId="2E3583E6" w14:textId="51F7AE14" w:rsidTr="00353A01">
        <w:trPr>
          <w:trHeight w:val="270"/>
          <w:jc w:val="center"/>
        </w:trPr>
        <w:tc>
          <w:tcPr>
            <w:cnfStyle w:val="001000000000" w:firstRow="0" w:lastRow="0" w:firstColumn="1" w:lastColumn="0" w:oddVBand="0" w:evenVBand="0" w:oddHBand="0" w:evenHBand="0" w:firstRowFirstColumn="0" w:firstRowLastColumn="0" w:lastRowFirstColumn="0" w:lastRowLastColumn="0"/>
            <w:tcW w:w="2693" w:type="dxa"/>
            <w:noWrap/>
            <w:hideMark/>
          </w:tcPr>
          <w:p w14:paraId="09445C4C" w14:textId="77777777" w:rsidR="00543812" w:rsidRPr="00831B78" w:rsidRDefault="00543812" w:rsidP="00831B78">
            <w:pPr>
              <w:jc w:val="left"/>
              <w:rPr>
                <w:rFonts w:ascii="Calibri" w:eastAsia="Times New Roman" w:hAnsi="Calibri" w:cs="Calibri"/>
                <w:color w:val="000000"/>
                <w:kern w:val="0"/>
                <w:sz w:val="18"/>
                <w:szCs w:val="18"/>
                <w:lang w:eastAsia="es-ES"/>
                <w14:ligatures w14:val="none"/>
              </w:rPr>
            </w:pPr>
            <w:r w:rsidRPr="00831B78">
              <w:rPr>
                <w:rFonts w:ascii="Calibri" w:eastAsia="Times New Roman" w:hAnsi="Calibri" w:cs="Calibri"/>
                <w:color w:val="000000"/>
                <w:kern w:val="0"/>
                <w:sz w:val="18"/>
                <w:szCs w:val="18"/>
                <w:lang w:eastAsia="es-ES"/>
                <w14:ligatures w14:val="none"/>
              </w:rPr>
              <w:t>DD - Documentación de diseño</w:t>
            </w:r>
          </w:p>
        </w:tc>
        <w:tc>
          <w:tcPr>
            <w:tcW w:w="1241" w:type="dxa"/>
            <w:noWrap/>
            <w:vAlign w:val="center"/>
            <w:hideMark/>
          </w:tcPr>
          <w:p w14:paraId="1E958290" w14:textId="77777777" w:rsidR="00543812" w:rsidRPr="00831B78" w:rsidRDefault="00543812" w:rsidP="00353A0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kern w:val="0"/>
                <w:sz w:val="18"/>
                <w:szCs w:val="18"/>
                <w:lang w:eastAsia="es-ES"/>
                <w14:ligatures w14:val="none"/>
              </w:rPr>
            </w:pPr>
          </w:p>
        </w:tc>
        <w:tc>
          <w:tcPr>
            <w:tcW w:w="1241" w:type="dxa"/>
            <w:noWrap/>
            <w:vAlign w:val="center"/>
            <w:hideMark/>
          </w:tcPr>
          <w:p w14:paraId="68BE9591" w14:textId="77777777" w:rsidR="00543812" w:rsidRPr="00831B78" w:rsidRDefault="00543812" w:rsidP="00353A01">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kern w:val="0"/>
                <w:sz w:val="18"/>
                <w:szCs w:val="18"/>
                <w:lang w:eastAsia="es-ES"/>
                <w14:ligatures w14:val="none"/>
              </w:rPr>
            </w:pPr>
          </w:p>
        </w:tc>
        <w:tc>
          <w:tcPr>
            <w:tcW w:w="1203" w:type="dxa"/>
            <w:noWrap/>
            <w:vAlign w:val="center"/>
            <w:hideMark/>
          </w:tcPr>
          <w:p w14:paraId="398DC99C" w14:textId="71220CD1" w:rsidR="00543812" w:rsidRPr="00831B78" w:rsidRDefault="00543812" w:rsidP="00353A0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kern w:val="0"/>
                <w:sz w:val="18"/>
                <w:szCs w:val="18"/>
                <w:lang w:eastAsia="es-ES"/>
                <w14:ligatures w14:val="none"/>
              </w:rPr>
            </w:pPr>
            <w:r w:rsidRPr="00F41E75">
              <w:rPr>
                <w:rFonts w:ascii="Calibri" w:eastAsia="Times New Roman" w:hAnsi="Calibri" w:cs="Calibri"/>
                <w:b/>
                <w:bCs/>
                <w:color w:val="000000"/>
                <w:kern w:val="0"/>
                <w:sz w:val="18"/>
                <w:szCs w:val="18"/>
                <w:lang w:eastAsia="es-ES"/>
                <w14:ligatures w14:val="none"/>
              </w:rPr>
              <w:t>AS</w:t>
            </w:r>
          </w:p>
        </w:tc>
        <w:tc>
          <w:tcPr>
            <w:tcW w:w="1026" w:type="dxa"/>
            <w:noWrap/>
            <w:vAlign w:val="center"/>
            <w:hideMark/>
          </w:tcPr>
          <w:p w14:paraId="0F7C4A27" w14:textId="77777777" w:rsidR="00543812" w:rsidRPr="00831B78" w:rsidRDefault="00543812" w:rsidP="00353A0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kern w:val="0"/>
                <w:sz w:val="18"/>
                <w:szCs w:val="18"/>
                <w:lang w:eastAsia="es-ES"/>
                <w14:ligatures w14:val="none"/>
              </w:rPr>
            </w:pPr>
          </w:p>
        </w:tc>
        <w:tc>
          <w:tcPr>
            <w:tcW w:w="1153" w:type="dxa"/>
            <w:vAlign w:val="center"/>
          </w:tcPr>
          <w:p w14:paraId="25DE0B6F" w14:textId="77777777" w:rsidR="00543812" w:rsidRPr="00F41E75" w:rsidRDefault="00543812" w:rsidP="00353A0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kern w:val="0"/>
                <w:sz w:val="18"/>
                <w:szCs w:val="18"/>
                <w:lang w:eastAsia="es-ES"/>
                <w14:ligatures w14:val="none"/>
              </w:rPr>
            </w:pPr>
          </w:p>
        </w:tc>
      </w:tr>
      <w:tr w:rsidR="00543812" w:rsidRPr="00F41E75" w14:paraId="75D7B51A" w14:textId="24F64532" w:rsidTr="00353A01">
        <w:trPr>
          <w:cnfStyle w:val="000000100000" w:firstRow="0" w:lastRow="0" w:firstColumn="0" w:lastColumn="0" w:oddVBand="0" w:evenVBand="0" w:oddHBand="1" w:evenHBand="0" w:firstRowFirstColumn="0" w:firstRowLastColumn="0" w:lastRowFirstColumn="0" w:lastRowLastColumn="0"/>
          <w:trHeight w:val="270"/>
          <w:jc w:val="center"/>
        </w:trPr>
        <w:tc>
          <w:tcPr>
            <w:cnfStyle w:val="001000000000" w:firstRow="0" w:lastRow="0" w:firstColumn="1" w:lastColumn="0" w:oddVBand="0" w:evenVBand="0" w:oddHBand="0" w:evenHBand="0" w:firstRowFirstColumn="0" w:firstRowLastColumn="0" w:lastRowFirstColumn="0" w:lastRowLastColumn="0"/>
            <w:tcW w:w="2693" w:type="dxa"/>
            <w:noWrap/>
            <w:hideMark/>
          </w:tcPr>
          <w:p w14:paraId="5611DE34" w14:textId="77777777" w:rsidR="00543812" w:rsidRPr="00831B78" w:rsidRDefault="00543812" w:rsidP="00831B78">
            <w:pPr>
              <w:jc w:val="left"/>
              <w:rPr>
                <w:rFonts w:ascii="Calibri" w:eastAsia="Times New Roman" w:hAnsi="Calibri" w:cs="Calibri"/>
                <w:color w:val="000000"/>
                <w:kern w:val="0"/>
                <w:sz w:val="18"/>
                <w:szCs w:val="18"/>
                <w:lang w:eastAsia="es-ES"/>
                <w14:ligatures w14:val="none"/>
              </w:rPr>
            </w:pPr>
            <w:r w:rsidRPr="00831B78">
              <w:rPr>
                <w:rFonts w:ascii="Calibri" w:eastAsia="Times New Roman" w:hAnsi="Calibri" w:cs="Calibri"/>
                <w:color w:val="000000"/>
                <w:kern w:val="0"/>
                <w:sz w:val="18"/>
                <w:szCs w:val="18"/>
                <w:lang w:eastAsia="es-ES"/>
                <w14:ligatures w14:val="none"/>
              </w:rPr>
              <w:t>PPS - Plan de pruebas software</w:t>
            </w:r>
          </w:p>
        </w:tc>
        <w:tc>
          <w:tcPr>
            <w:tcW w:w="1241" w:type="dxa"/>
            <w:noWrap/>
            <w:vAlign w:val="center"/>
            <w:hideMark/>
          </w:tcPr>
          <w:p w14:paraId="06864DF5" w14:textId="77777777" w:rsidR="00543812" w:rsidRPr="00831B78" w:rsidRDefault="00543812" w:rsidP="00353A0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kern w:val="0"/>
                <w:sz w:val="18"/>
                <w:szCs w:val="18"/>
                <w:lang w:eastAsia="es-ES"/>
                <w14:ligatures w14:val="none"/>
              </w:rPr>
            </w:pPr>
          </w:p>
        </w:tc>
        <w:tc>
          <w:tcPr>
            <w:tcW w:w="1241" w:type="dxa"/>
            <w:noWrap/>
            <w:vAlign w:val="center"/>
            <w:hideMark/>
          </w:tcPr>
          <w:p w14:paraId="6969540B" w14:textId="77777777" w:rsidR="00543812" w:rsidRPr="00831B78" w:rsidRDefault="00543812" w:rsidP="00353A01">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kern w:val="0"/>
                <w:sz w:val="18"/>
                <w:szCs w:val="18"/>
                <w:lang w:eastAsia="es-ES"/>
                <w14:ligatures w14:val="none"/>
              </w:rPr>
            </w:pPr>
          </w:p>
        </w:tc>
        <w:tc>
          <w:tcPr>
            <w:tcW w:w="1203" w:type="dxa"/>
            <w:noWrap/>
            <w:vAlign w:val="center"/>
            <w:hideMark/>
          </w:tcPr>
          <w:p w14:paraId="4B2141F9" w14:textId="77777777" w:rsidR="00543812" w:rsidRPr="00831B78" w:rsidRDefault="00543812" w:rsidP="00353A01">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kern w:val="0"/>
                <w:sz w:val="18"/>
                <w:szCs w:val="18"/>
                <w:lang w:eastAsia="es-ES"/>
                <w14:ligatures w14:val="none"/>
              </w:rPr>
            </w:pPr>
          </w:p>
        </w:tc>
        <w:tc>
          <w:tcPr>
            <w:tcW w:w="1026" w:type="dxa"/>
            <w:noWrap/>
            <w:vAlign w:val="center"/>
            <w:hideMark/>
          </w:tcPr>
          <w:p w14:paraId="55ECBB3B" w14:textId="55D660B2" w:rsidR="00543812" w:rsidRPr="00831B78" w:rsidRDefault="00543812" w:rsidP="00353A0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kern w:val="0"/>
                <w:sz w:val="18"/>
                <w:szCs w:val="18"/>
                <w:lang w:eastAsia="es-ES"/>
                <w14:ligatures w14:val="none"/>
              </w:rPr>
            </w:pPr>
            <w:r w:rsidRPr="00F41E75">
              <w:rPr>
                <w:rFonts w:ascii="Calibri" w:eastAsia="Times New Roman" w:hAnsi="Calibri" w:cs="Calibri"/>
                <w:b/>
                <w:bCs/>
                <w:color w:val="000000"/>
                <w:kern w:val="0"/>
                <w:sz w:val="18"/>
                <w:szCs w:val="18"/>
                <w:lang w:eastAsia="es-ES"/>
                <w14:ligatures w14:val="none"/>
              </w:rPr>
              <w:t>T</w:t>
            </w:r>
          </w:p>
        </w:tc>
        <w:tc>
          <w:tcPr>
            <w:tcW w:w="1153" w:type="dxa"/>
            <w:vAlign w:val="center"/>
          </w:tcPr>
          <w:p w14:paraId="16C947AA" w14:textId="77777777" w:rsidR="00543812" w:rsidRPr="00F41E75" w:rsidRDefault="00543812" w:rsidP="00353A0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kern w:val="0"/>
                <w:sz w:val="18"/>
                <w:szCs w:val="18"/>
                <w:lang w:eastAsia="es-ES"/>
                <w14:ligatures w14:val="none"/>
              </w:rPr>
            </w:pPr>
          </w:p>
        </w:tc>
      </w:tr>
      <w:tr w:rsidR="00543812" w:rsidRPr="00F41E75" w14:paraId="71BC8D23" w14:textId="7E50A663" w:rsidTr="00353A01">
        <w:trPr>
          <w:trHeight w:val="270"/>
          <w:jc w:val="center"/>
        </w:trPr>
        <w:tc>
          <w:tcPr>
            <w:cnfStyle w:val="001000000000" w:firstRow="0" w:lastRow="0" w:firstColumn="1" w:lastColumn="0" w:oddVBand="0" w:evenVBand="0" w:oddHBand="0" w:evenHBand="0" w:firstRowFirstColumn="0" w:firstRowLastColumn="0" w:lastRowFirstColumn="0" w:lastRowLastColumn="0"/>
            <w:tcW w:w="2693" w:type="dxa"/>
            <w:noWrap/>
            <w:hideMark/>
          </w:tcPr>
          <w:p w14:paraId="6F4B8B25" w14:textId="77777777" w:rsidR="00543812" w:rsidRPr="00831B78" w:rsidRDefault="00543812" w:rsidP="00831B78">
            <w:pPr>
              <w:jc w:val="left"/>
              <w:rPr>
                <w:rFonts w:ascii="Calibri" w:eastAsia="Times New Roman" w:hAnsi="Calibri" w:cs="Calibri"/>
                <w:color w:val="000000"/>
                <w:kern w:val="0"/>
                <w:sz w:val="18"/>
                <w:szCs w:val="18"/>
                <w:lang w:eastAsia="es-ES"/>
                <w14:ligatures w14:val="none"/>
              </w:rPr>
            </w:pPr>
            <w:r w:rsidRPr="00831B78">
              <w:rPr>
                <w:rFonts w:ascii="Calibri" w:eastAsia="Times New Roman" w:hAnsi="Calibri" w:cs="Calibri"/>
                <w:color w:val="000000"/>
                <w:kern w:val="0"/>
                <w:sz w:val="18"/>
                <w:szCs w:val="18"/>
                <w:lang w:eastAsia="es-ES"/>
                <w14:ligatures w14:val="none"/>
              </w:rPr>
              <w:t>Ddes - Documento de despliegue</w:t>
            </w:r>
          </w:p>
        </w:tc>
        <w:tc>
          <w:tcPr>
            <w:tcW w:w="1241" w:type="dxa"/>
            <w:noWrap/>
            <w:vAlign w:val="center"/>
            <w:hideMark/>
          </w:tcPr>
          <w:p w14:paraId="40260F70" w14:textId="77777777" w:rsidR="00543812" w:rsidRPr="00831B78" w:rsidRDefault="00543812" w:rsidP="00353A0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kern w:val="0"/>
                <w:sz w:val="18"/>
                <w:szCs w:val="18"/>
                <w:lang w:eastAsia="es-ES"/>
                <w14:ligatures w14:val="none"/>
              </w:rPr>
            </w:pPr>
          </w:p>
        </w:tc>
        <w:tc>
          <w:tcPr>
            <w:tcW w:w="1241" w:type="dxa"/>
            <w:noWrap/>
            <w:vAlign w:val="center"/>
            <w:hideMark/>
          </w:tcPr>
          <w:p w14:paraId="0F2B256A" w14:textId="33386FDD" w:rsidR="00543812" w:rsidRPr="00831B78" w:rsidRDefault="00543812" w:rsidP="00353A0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kern w:val="0"/>
                <w:sz w:val="18"/>
                <w:szCs w:val="18"/>
                <w:lang w:eastAsia="es-ES"/>
                <w14:ligatures w14:val="none"/>
              </w:rPr>
            </w:pPr>
            <w:r w:rsidRPr="00F41E75">
              <w:rPr>
                <w:rFonts w:ascii="Calibri" w:eastAsia="Times New Roman" w:hAnsi="Calibri" w:cs="Calibri"/>
                <w:b/>
                <w:bCs/>
                <w:color w:val="000000"/>
                <w:kern w:val="0"/>
                <w:sz w:val="18"/>
                <w:szCs w:val="18"/>
                <w:lang w:eastAsia="es-ES"/>
                <w14:ligatures w14:val="none"/>
              </w:rPr>
              <w:t>DJ2</w:t>
            </w:r>
          </w:p>
        </w:tc>
        <w:tc>
          <w:tcPr>
            <w:tcW w:w="1203" w:type="dxa"/>
            <w:noWrap/>
            <w:vAlign w:val="center"/>
            <w:hideMark/>
          </w:tcPr>
          <w:p w14:paraId="1295CFB2" w14:textId="77777777" w:rsidR="00543812" w:rsidRPr="00831B78" w:rsidRDefault="00543812" w:rsidP="00353A01">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kern w:val="0"/>
                <w:sz w:val="18"/>
                <w:szCs w:val="18"/>
                <w:lang w:eastAsia="es-ES"/>
                <w14:ligatures w14:val="none"/>
              </w:rPr>
            </w:pPr>
          </w:p>
        </w:tc>
        <w:tc>
          <w:tcPr>
            <w:tcW w:w="1026" w:type="dxa"/>
            <w:noWrap/>
            <w:vAlign w:val="center"/>
            <w:hideMark/>
          </w:tcPr>
          <w:p w14:paraId="184D8A3A" w14:textId="77777777" w:rsidR="00543812" w:rsidRPr="00831B78" w:rsidRDefault="00543812" w:rsidP="00353A01">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kern w:val="0"/>
                <w:sz w:val="18"/>
                <w:szCs w:val="18"/>
                <w:lang w:eastAsia="es-ES"/>
                <w14:ligatures w14:val="none"/>
              </w:rPr>
            </w:pPr>
          </w:p>
        </w:tc>
        <w:tc>
          <w:tcPr>
            <w:tcW w:w="1153" w:type="dxa"/>
            <w:vAlign w:val="center"/>
          </w:tcPr>
          <w:p w14:paraId="770C104F" w14:textId="77777777" w:rsidR="00543812" w:rsidRPr="00F41E75" w:rsidRDefault="00543812" w:rsidP="00353A01">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kern w:val="0"/>
                <w:sz w:val="18"/>
                <w:szCs w:val="18"/>
                <w:lang w:eastAsia="es-ES"/>
                <w14:ligatures w14:val="none"/>
              </w:rPr>
            </w:pPr>
          </w:p>
        </w:tc>
      </w:tr>
      <w:tr w:rsidR="00543812" w:rsidRPr="00F41E75" w14:paraId="5A62CBD3" w14:textId="6BAD365B" w:rsidTr="00353A01">
        <w:trPr>
          <w:cnfStyle w:val="000000100000" w:firstRow="0" w:lastRow="0" w:firstColumn="0" w:lastColumn="0" w:oddVBand="0" w:evenVBand="0" w:oddHBand="1" w:evenHBand="0" w:firstRowFirstColumn="0" w:firstRowLastColumn="0" w:lastRowFirstColumn="0" w:lastRowLastColumn="0"/>
          <w:trHeight w:val="270"/>
          <w:jc w:val="center"/>
        </w:trPr>
        <w:tc>
          <w:tcPr>
            <w:cnfStyle w:val="001000000000" w:firstRow="0" w:lastRow="0" w:firstColumn="1" w:lastColumn="0" w:oddVBand="0" w:evenVBand="0" w:oddHBand="0" w:evenHBand="0" w:firstRowFirstColumn="0" w:firstRowLastColumn="0" w:lastRowFirstColumn="0" w:lastRowLastColumn="0"/>
            <w:tcW w:w="2693" w:type="dxa"/>
            <w:noWrap/>
            <w:hideMark/>
          </w:tcPr>
          <w:p w14:paraId="697F6F26" w14:textId="77777777" w:rsidR="00543812" w:rsidRPr="00831B78" w:rsidRDefault="00543812" w:rsidP="00831B78">
            <w:pPr>
              <w:jc w:val="left"/>
              <w:rPr>
                <w:rFonts w:ascii="Calibri" w:eastAsia="Times New Roman" w:hAnsi="Calibri" w:cs="Calibri"/>
                <w:color w:val="000000"/>
                <w:kern w:val="0"/>
                <w:sz w:val="18"/>
                <w:szCs w:val="18"/>
                <w:lang w:eastAsia="es-ES"/>
                <w14:ligatures w14:val="none"/>
              </w:rPr>
            </w:pPr>
            <w:r w:rsidRPr="00831B78">
              <w:rPr>
                <w:rFonts w:ascii="Calibri" w:eastAsia="Times New Roman" w:hAnsi="Calibri" w:cs="Calibri"/>
                <w:color w:val="000000"/>
                <w:kern w:val="0"/>
                <w:sz w:val="18"/>
                <w:szCs w:val="18"/>
                <w:lang w:eastAsia="es-ES"/>
                <w14:ligatures w14:val="none"/>
              </w:rPr>
              <w:t>Manual de usuario - Integración con sistemas centrales</w:t>
            </w:r>
          </w:p>
        </w:tc>
        <w:tc>
          <w:tcPr>
            <w:tcW w:w="1241" w:type="dxa"/>
            <w:noWrap/>
            <w:vAlign w:val="center"/>
            <w:hideMark/>
          </w:tcPr>
          <w:p w14:paraId="58D7F353" w14:textId="7F340FF3" w:rsidR="00543812" w:rsidRPr="00831B78" w:rsidRDefault="00543812" w:rsidP="00353A0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kern w:val="0"/>
                <w:sz w:val="18"/>
                <w:szCs w:val="18"/>
                <w:lang w:eastAsia="es-ES"/>
                <w14:ligatures w14:val="none"/>
              </w:rPr>
            </w:pPr>
            <w:r w:rsidRPr="00F41E75">
              <w:rPr>
                <w:rFonts w:ascii="Calibri" w:eastAsia="Times New Roman" w:hAnsi="Calibri" w:cs="Calibri"/>
                <w:b/>
                <w:bCs/>
                <w:color w:val="000000"/>
                <w:kern w:val="0"/>
                <w:sz w:val="18"/>
                <w:szCs w:val="18"/>
                <w:lang w:eastAsia="es-ES"/>
                <w14:ligatures w14:val="none"/>
              </w:rPr>
              <w:t>DJ1</w:t>
            </w:r>
          </w:p>
        </w:tc>
        <w:tc>
          <w:tcPr>
            <w:tcW w:w="1241" w:type="dxa"/>
            <w:noWrap/>
            <w:vAlign w:val="center"/>
            <w:hideMark/>
          </w:tcPr>
          <w:p w14:paraId="6F9E8DEB" w14:textId="77777777" w:rsidR="00543812" w:rsidRPr="00831B78" w:rsidRDefault="00543812" w:rsidP="00353A0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kern w:val="0"/>
                <w:sz w:val="18"/>
                <w:szCs w:val="18"/>
                <w:lang w:eastAsia="es-ES"/>
                <w14:ligatures w14:val="none"/>
              </w:rPr>
            </w:pPr>
          </w:p>
        </w:tc>
        <w:tc>
          <w:tcPr>
            <w:tcW w:w="1203" w:type="dxa"/>
            <w:noWrap/>
            <w:vAlign w:val="center"/>
            <w:hideMark/>
          </w:tcPr>
          <w:p w14:paraId="049AF4DD" w14:textId="77777777" w:rsidR="00543812" w:rsidRPr="00831B78" w:rsidRDefault="00543812" w:rsidP="00353A01">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kern w:val="0"/>
                <w:sz w:val="18"/>
                <w:szCs w:val="18"/>
                <w:lang w:eastAsia="es-ES"/>
                <w14:ligatures w14:val="none"/>
              </w:rPr>
            </w:pPr>
          </w:p>
        </w:tc>
        <w:tc>
          <w:tcPr>
            <w:tcW w:w="1026" w:type="dxa"/>
            <w:noWrap/>
            <w:vAlign w:val="center"/>
            <w:hideMark/>
          </w:tcPr>
          <w:p w14:paraId="47B0881E" w14:textId="77777777" w:rsidR="00543812" w:rsidRPr="00831B78" w:rsidRDefault="00543812" w:rsidP="00353A01">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kern w:val="0"/>
                <w:sz w:val="18"/>
                <w:szCs w:val="18"/>
                <w:lang w:eastAsia="es-ES"/>
                <w14:ligatures w14:val="none"/>
              </w:rPr>
            </w:pPr>
          </w:p>
        </w:tc>
        <w:tc>
          <w:tcPr>
            <w:tcW w:w="1153" w:type="dxa"/>
            <w:vAlign w:val="center"/>
          </w:tcPr>
          <w:p w14:paraId="6F0B3C77" w14:textId="77777777" w:rsidR="00543812" w:rsidRPr="00F41E75" w:rsidRDefault="00543812" w:rsidP="00353A01">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kern w:val="0"/>
                <w:sz w:val="18"/>
                <w:szCs w:val="18"/>
                <w:lang w:eastAsia="es-ES"/>
                <w14:ligatures w14:val="none"/>
              </w:rPr>
            </w:pPr>
          </w:p>
        </w:tc>
      </w:tr>
      <w:tr w:rsidR="00543812" w:rsidRPr="00F41E75" w14:paraId="46144887" w14:textId="55D016B1" w:rsidTr="00353A01">
        <w:trPr>
          <w:trHeight w:val="270"/>
          <w:jc w:val="center"/>
        </w:trPr>
        <w:tc>
          <w:tcPr>
            <w:cnfStyle w:val="001000000000" w:firstRow="0" w:lastRow="0" w:firstColumn="1" w:lastColumn="0" w:oddVBand="0" w:evenVBand="0" w:oddHBand="0" w:evenHBand="0" w:firstRowFirstColumn="0" w:firstRowLastColumn="0" w:lastRowFirstColumn="0" w:lastRowLastColumn="0"/>
            <w:tcW w:w="2693" w:type="dxa"/>
            <w:noWrap/>
            <w:hideMark/>
          </w:tcPr>
          <w:p w14:paraId="1B325132" w14:textId="77777777" w:rsidR="00543812" w:rsidRPr="00831B78" w:rsidRDefault="00543812" w:rsidP="00831B78">
            <w:pPr>
              <w:jc w:val="left"/>
              <w:rPr>
                <w:rFonts w:ascii="Calibri" w:eastAsia="Times New Roman" w:hAnsi="Calibri" w:cs="Calibri"/>
                <w:color w:val="000000"/>
                <w:kern w:val="0"/>
                <w:sz w:val="18"/>
                <w:szCs w:val="18"/>
                <w:lang w:eastAsia="es-ES"/>
                <w14:ligatures w14:val="none"/>
              </w:rPr>
            </w:pPr>
            <w:r w:rsidRPr="00831B78">
              <w:rPr>
                <w:rFonts w:ascii="Calibri" w:eastAsia="Times New Roman" w:hAnsi="Calibri" w:cs="Calibri"/>
                <w:color w:val="000000"/>
                <w:kern w:val="0"/>
                <w:sz w:val="18"/>
                <w:szCs w:val="18"/>
                <w:lang w:eastAsia="es-ES"/>
                <w14:ligatures w14:val="none"/>
              </w:rPr>
              <w:t>Manual de usuario - Sistema de mensajería</w:t>
            </w:r>
          </w:p>
        </w:tc>
        <w:tc>
          <w:tcPr>
            <w:tcW w:w="1241" w:type="dxa"/>
            <w:noWrap/>
            <w:vAlign w:val="center"/>
            <w:hideMark/>
          </w:tcPr>
          <w:p w14:paraId="7461A215" w14:textId="77777777" w:rsidR="00543812" w:rsidRPr="00831B78" w:rsidRDefault="00543812" w:rsidP="00353A0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kern w:val="0"/>
                <w:sz w:val="18"/>
                <w:szCs w:val="18"/>
                <w:lang w:eastAsia="es-ES"/>
                <w14:ligatures w14:val="none"/>
              </w:rPr>
            </w:pPr>
          </w:p>
        </w:tc>
        <w:tc>
          <w:tcPr>
            <w:tcW w:w="1241" w:type="dxa"/>
            <w:noWrap/>
            <w:vAlign w:val="center"/>
            <w:hideMark/>
          </w:tcPr>
          <w:p w14:paraId="6094054D" w14:textId="7A23994D" w:rsidR="00543812" w:rsidRPr="00831B78" w:rsidRDefault="00543812" w:rsidP="00353A0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kern w:val="0"/>
                <w:sz w:val="18"/>
                <w:szCs w:val="18"/>
                <w:lang w:eastAsia="es-ES"/>
                <w14:ligatures w14:val="none"/>
              </w:rPr>
            </w:pPr>
            <w:r w:rsidRPr="00F41E75">
              <w:rPr>
                <w:rFonts w:ascii="Calibri" w:eastAsia="Times New Roman" w:hAnsi="Calibri" w:cs="Calibri"/>
                <w:b/>
                <w:bCs/>
                <w:color w:val="000000"/>
                <w:kern w:val="0"/>
                <w:sz w:val="18"/>
                <w:szCs w:val="18"/>
                <w:lang w:eastAsia="es-ES"/>
                <w14:ligatures w14:val="none"/>
              </w:rPr>
              <w:t>DJ2</w:t>
            </w:r>
          </w:p>
        </w:tc>
        <w:tc>
          <w:tcPr>
            <w:tcW w:w="1203" w:type="dxa"/>
            <w:noWrap/>
            <w:vAlign w:val="center"/>
            <w:hideMark/>
          </w:tcPr>
          <w:p w14:paraId="68E7DE21" w14:textId="77777777" w:rsidR="00543812" w:rsidRPr="00831B78" w:rsidRDefault="00543812" w:rsidP="00353A01">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kern w:val="0"/>
                <w:sz w:val="18"/>
                <w:szCs w:val="18"/>
                <w:lang w:eastAsia="es-ES"/>
                <w14:ligatures w14:val="none"/>
              </w:rPr>
            </w:pPr>
          </w:p>
        </w:tc>
        <w:tc>
          <w:tcPr>
            <w:tcW w:w="1026" w:type="dxa"/>
            <w:noWrap/>
            <w:vAlign w:val="center"/>
            <w:hideMark/>
          </w:tcPr>
          <w:p w14:paraId="22418190" w14:textId="77777777" w:rsidR="00543812" w:rsidRPr="00831B78" w:rsidRDefault="00543812" w:rsidP="00353A01">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kern w:val="0"/>
                <w:sz w:val="18"/>
                <w:szCs w:val="18"/>
                <w:lang w:eastAsia="es-ES"/>
                <w14:ligatures w14:val="none"/>
              </w:rPr>
            </w:pPr>
          </w:p>
        </w:tc>
        <w:tc>
          <w:tcPr>
            <w:tcW w:w="1153" w:type="dxa"/>
            <w:vAlign w:val="center"/>
          </w:tcPr>
          <w:p w14:paraId="2B036DE0" w14:textId="77777777" w:rsidR="00543812" w:rsidRPr="00F41E75" w:rsidRDefault="00543812" w:rsidP="00353A01">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kern w:val="0"/>
                <w:sz w:val="18"/>
                <w:szCs w:val="18"/>
                <w:lang w:eastAsia="es-ES"/>
                <w14:ligatures w14:val="none"/>
              </w:rPr>
            </w:pPr>
          </w:p>
        </w:tc>
      </w:tr>
      <w:tr w:rsidR="00543812" w:rsidRPr="00F41E75" w14:paraId="6C26BC4B" w14:textId="4B0FFCE2" w:rsidTr="00353A01">
        <w:trPr>
          <w:cnfStyle w:val="000000100000" w:firstRow="0" w:lastRow="0" w:firstColumn="0" w:lastColumn="0" w:oddVBand="0" w:evenVBand="0" w:oddHBand="1" w:evenHBand="0" w:firstRowFirstColumn="0" w:firstRowLastColumn="0" w:lastRowFirstColumn="0" w:lastRowLastColumn="0"/>
          <w:trHeight w:val="270"/>
          <w:jc w:val="center"/>
        </w:trPr>
        <w:tc>
          <w:tcPr>
            <w:cnfStyle w:val="001000000000" w:firstRow="0" w:lastRow="0" w:firstColumn="1" w:lastColumn="0" w:oddVBand="0" w:evenVBand="0" w:oddHBand="0" w:evenHBand="0" w:firstRowFirstColumn="0" w:firstRowLastColumn="0" w:lastRowFirstColumn="0" w:lastRowLastColumn="0"/>
            <w:tcW w:w="2693" w:type="dxa"/>
            <w:noWrap/>
            <w:hideMark/>
          </w:tcPr>
          <w:p w14:paraId="132F4D5F" w14:textId="77777777" w:rsidR="00543812" w:rsidRPr="00831B78" w:rsidRDefault="00543812" w:rsidP="00831B78">
            <w:pPr>
              <w:jc w:val="left"/>
              <w:rPr>
                <w:rFonts w:ascii="Calibri" w:eastAsia="Times New Roman" w:hAnsi="Calibri" w:cs="Calibri"/>
                <w:color w:val="000000"/>
                <w:kern w:val="0"/>
                <w:sz w:val="18"/>
                <w:szCs w:val="18"/>
                <w:lang w:eastAsia="es-ES"/>
                <w14:ligatures w14:val="none"/>
              </w:rPr>
            </w:pPr>
            <w:r w:rsidRPr="00831B78">
              <w:rPr>
                <w:rFonts w:ascii="Calibri" w:eastAsia="Times New Roman" w:hAnsi="Calibri" w:cs="Calibri"/>
                <w:color w:val="000000"/>
                <w:kern w:val="0"/>
                <w:sz w:val="18"/>
                <w:szCs w:val="18"/>
                <w:lang w:eastAsia="es-ES"/>
                <w14:ligatures w14:val="none"/>
              </w:rPr>
              <w:t>Manual de usuario - Gestión de usuarios</w:t>
            </w:r>
          </w:p>
        </w:tc>
        <w:tc>
          <w:tcPr>
            <w:tcW w:w="1241" w:type="dxa"/>
            <w:noWrap/>
            <w:vAlign w:val="center"/>
            <w:hideMark/>
          </w:tcPr>
          <w:p w14:paraId="18B7DF53" w14:textId="2EF2B6E6" w:rsidR="00543812" w:rsidRPr="00831B78" w:rsidRDefault="00543812" w:rsidP="00353A0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kern w:val="0"/>
                <w:sz w:val="18"/>
                <w:szCs w:val="18"/>
                <w:lang w:eastAsia="es-ES"/>
                <w14:ligatures w14:val="none"/>
              </w:rPr>
            </w:pPr>
            <w:r w:rsidRPr="00F41E75">
              <w:rPr>
                <w:rFonts w:ascii="Calibri" w:eastAsia="Times New Roman" w:hAnsi="Calibri" w:cs="Calibri"/>
                <w:b/>
                <w:bCs/>
                <w:color w:val="000000"/>
                <w:kern w:val="0"/>
                <w:sz w:val="18"/>
                <w:szCs w:val="18"/>
                <w:lang w:eastAsia="es-ES"/>
                <w14:ligatures w14:val="none"/>
              </w:rPr>
              <w:t>DJ1</w:t>
            </w:r>
          </w:p>
        </w:tc>
        <w:tc>
          <w:tcPr>
            <w:tcW w:w="1241" w:type="dxa"/>
            <w:noWrap/>
            <w:vAlign w:val="center"/>
            <w:hideMark/>
          </w:tcPr>
          <w:p w14:paraId="60FF3443" w14:textId="77777777" w:rsidR="00543812" w:rsidRPr="00831B78" w:rsidRDefault="00543812" w:rsidP="00353A0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kern w:val="0"/>
                <w:sz w:val="18"/>
                <w:szCs w:val="18"/>
                <w:lang w:eastAsia="es-ES"/>
                <w14:ligatures w14:val="none"/>
              </w:rPr>
            </w:pPr>
          </w:p>
        </w:tc>
        <w:tc>
          <w:tcPr>
            <w:tcW w:w="1203" w:type="dxa"/>
            <w:noWrap/>
            <w:vAlign w:val="center"/>
            <w:hideMark/>
          </w:tcPr>
          <w:p w14:paraId="3ADD0663" w14:textId="77777777" w:rsidR="00543812" w:rsidRPr="00831B78" w:rsidRDefault="00543812" w:rsidP="00353A01">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kern w:val="0"/>
                <w:sz w:val="18"/>
                <w:szCs w:val="18"/>
                <w:lang w:eastAsia="es-ES"/>
                <w14:ligatures w14:val="none"/>
              </w:rPr>
            </w:pPr>
          </w:p>
        </w:tc>
        <w:tc>
          <w:tcPr>
            <w:tcW w:w="1026" w:type="dxa"/>
            <w:noWrap/>
            <w:vAlign w:val="center"/>
            <w:hideMark/>
          </w:tcPr>
          <w:p w14:paraId="4C4AC9A6" w14:textId="77777777" w:rsidR="00543812" w:rsidRPr="00831B78" w:rsidRDefault="00543812" w:rsidP="00353A01">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kern w:val="0"/>
                <w:sz w:val="18"/>
                <w:szCs w:val="18"/>
                <w:lang w:eastAsia="es-ES"/>
                <w14:ligatures w14:val="none"/>
              </w:rPr>
            </w:pPr>
          </w:p>
        </w:tc>
        <w:tc>
          <w:tcPr>
            <w:tcW w:w="1153" w:type="dxa"/>
            <w:vAlign w:val="center"/>
          </w:tcPr>
          <w:p w14:paraId="3F6551BA" w14:textId="77777777" w:rsidR="00543812" w:rsidRPr="00F41E75" w:rsidRDefault="00543812" w:rsidP="00353A01">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kern w:val="0"/>
                <w:sz w:val="18"/>
                <w:szCs w:val="18"/>
                <w:lang w:eastAsia="es-ES"/>
                <w14:ligatures w14:val="none"/>
              </w:rPr>
            </w:pPr>
          </w:p>
        </w:tc>
      </w:tr>
      <w:tr w:rsidR="00543812" w:rsidRPr="00F41E75" w14:paraId="0CBBF389" w14:textId="5AB87C9D" w:rsidTr="00353A01">
        <w:trPr>
          <w:trHeight w:val="270"/>
          <w:jc w:val="center"/>
        </w:trPr>
        <w:tc>
          <w:tcPr>
            <w:cnfStyle w:val="001000000000" w:firstRow="0" w:lastRow="0" w:firstColumn="1" w:lastColumn="0" w:oddVBand="0" w:evenVBand="0" w:oddHBand="0" w:evenHBand="0" w:firstRowFirstColumn="0" w:firstRowLastColumn="0" w:lastRowFirstColumn="0" w:lastRowLastColumn="0"/>
            <w:tcW w:w="2693" w:type="dxa"/>
            <w:noWrap/>
            <w:hideMark/>
          </w:tcPr>
          <w:p w14:paraId="25128508" w14:textId="77777777" w:rsidR="00543812" w:rsidRPr="00831B78" w:rsidRDefault="00543812" w:rsidP="00831B78">
            <w:pPr>
              <w:jc w:val="left"/>
              <w:rPr>
                <w:rFonts w:ascii="Calibri" w:eastAsia="Times New Roman" w:hAnsi="Calibri" w:cs="Calibri"/>
                <w:color w:val="000000"/>
                <w:kern w:val="0"/>
                <w:sz w:val="18"/>
                <w:szCs w:val="18"/>
                <w:lang w:eastAsia="es-ES"/>
                <w14:ligatures w14:val="none"/>
              </w:rPr>
            </w:pPr>
            <w:r w:rsidRPr="00831B78">
              <w:rPr>
                <w:rFonts w:ascii="Calibri" w:eastAsia="Times New Roman" w:hAnsi="Calibri" w:cs="Calibri"/>
                <w:color w:val="000000"/>
                <w:kern w:val="0"/>
                <w:sz w:val="18"/>
                <w:szCs w:val="18"/>
                <w:lang w:eastAsia="es-ES"/>
                <w14:ligatures w14:val="none"/>
              </w:rPr>
              <w:t>Manual de usuario - Sistema de geoposicionamiento</w:t>
            </w:r>
          </w:p>
        </w:tc>
        <w:tc>
          <w:tcPr>
            <w:tcW w:w="1241" w:type="dxa"/>
            <w:noWrap/>
            <w:vAlign w:val="center"/>
            <w:hideMark/>
          </w:tcPr>
          <w:p w14:paraId="52863A14" w14:textId="77777777" w:rsidR="00543812" w:rsidRPr="00831B78" w:rsidRDefault="00543812" w:rsidP="00353A0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kern w:val="0"/>
                <w:sz w:val="18"/>
                <w:szCs w:val="18"/>
                <w:lang w:eastAsia="es-ES"/>
                <w14:ligatures w14:val="none"/>
              </w:rPr>
            </w:pPr>
          </w:p>
        </w:tc>
        <w:tc>
          <w:tcPr>
            <w:tcW w:w="1241" w:type="dxa"/>
            <w:noWrap/>
            <w:vAlign w:val="center"/>
            <w:hideMark/>
          </w:tcPr>
          <w:p w14:paraId="026EF79F" w14:textId="1520B0C3" w:rsidR="00543812" w:rsidRPr="00831B78" w:rsidRDefault="00543812" w:rsidP="00353A0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kern w:val="0"/>
                <w:sz w:val="18"/>
                <w:szCs w:val="18"/>
                <w:lang w:eastAsia="es-ES"/>
                <w14:ligatures w14:val="none"/>
              </w:rPr>
            </w:pPr>
            <w:r w:rsidRPr="00F41E75">
              <w:rPr>
                <w:rFonts w:ascii="Calibri" w:eastAsia="Times New Roman" w:hAnsi="Calibri" w:cs="Calibri"/>
                <w:b/>
                <w:bCs/>
                <w:color w:val="000000"/>
                <w:kern w:val="0"/>
                <w:sz w:val="18"/>
                <w:szCs w:val="18"/>
                <w:lang w:eastAsia="es-ES"/>
                <w14:ligatures w14:val="none"/>
              </w:rPr>
              <w:t>DJ2</w:t>
            </w:r>
          </w:p>
        </w:tc>
        <w:tc>
          <w:tcPr>
            <w:tcW w:w="1203" w:type="dxa"/>
            <w:noWrap/>
            <w:vAlign w:val="center"/>
            <w:hideMark/>
          </w:tcPr>
          <w:p w14:paraId="029227D2" w14:textId="77777777" w:rsidR="00543812" w:rsidRPr="00831B78" w:rsidRDefault="00543812" w:rsidP="00353A01">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kern w:val="0"/>
                <w:sz w:val="18"/>
                <w:szCs w:val="18"/>
                <w:lang w:eastAsia="es-ES"/>
                <w14:ligatures w14:val="none"/>
              </w:rPr>
            </w:pPr>
          </w:p>
        </w:tc>
        <w:tc>
          <w:tcPr>
            <w:tcW w:w="1026" w:type="dxa"/>
            <w:noWrap/>
            <w:vAlign w:val="center"/>
            <w:hideMark/>
          </w:tcPr>
          <w:p w14:paraId="3C0E5411" w14:textId="77777777" w:rsidR="00543812" w:rsidRPr="00831B78" w:rsidRDefault="00543812" w:rsidP="00353A01">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kern w:val="0"/>
                <w:sz w:val="18"/>
                <w:szCs w:val="18"/>
                <w:lang w:eastAsia="es-ES"/>
                <w14:ligatures w14:val="none"/>
              </w:rPr>
            </w:pPr>
          </w:p>
        </w:tc>
        <w:tc>
          <w:tcPr>
            <w:tcW w:w="1153" w:type="dxa"/>
            <w:vAlign w:val="center"/>
          </w:tcPr>
          <w:p w14:paraId="72918958" w14:textId="77777777" w:rsidR="00543812" w:rsidRPr="00F41E75" w:rsidRDefault="00543812" w:rsidP="00353A01">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kern w:val="0"/>
                <w:sz w:val="18"/>
                <w:szCs w:val="18"/>
                <w:lang w:eastAsia="es-ES"/>
                <w14:ligatures w14:val="none"/>
              </w:rPr>
            </w:pPr>
          </w:p>
        </w:tc>
      </w:tr>
      <w:tr w:rsidR="00543812" w:rsidRPr="00F41E75" w14:paraId="65D38BCB" w14:textId="520028C4" w:rsidTr="00353A01">
        <w:trPr>
          <w:cnfStyle w:val="000000100000" w:firstRow="0" w:lastRow="0" w:firstColumn="0" w:lastColumn="0" w:oddVBand="0" w:evenVBand="0" w:oddHBand="1" w:evenHBand="0" w:firstRowFirstColumn="0" w:firstRowLastColumn="0" w:lastRowFirstColumn="0" w:lastRowLastColumn="0"/>
          <w:trHeight w:val="270"/>
          <w:jc w:val="center"/>
        </w:trPr>
        <w:tc>
          <w:tcPr>
            <w:cnfStyle w:val="001000000000" w:firstRow="0" w:lastRow="0" w:firstColumn="1" w:lastColumn="0" w:oddVBand="0" w:evenVBand="0" w:oddHBand="0" w:evenHBand="0" w:firstRowFirstColumn="0" w:firstRowLastColumn="0" w:lastRowFirstColumn="0" w:lastRowLastColumn="0"/>
            <w:tcW w:w="2693" w:type="dxa"/>
            <w:noWrap/>
            <w:hideMark/>
          </w:tcPr>
          <w:p w14:paraId="217A93B5" w14:textId="77777777" w:rsidR="00543812" w:rsidRPr="00831B78" w:rsidRDefault="00543812" w:rsidP="00831B78">
            <w:pPr>
              <w:jc w:val="left"/>
              <w:rPr>
                <w:rFonts w:ascii="Calibri" w:eastAsia="Times New Roman" w:hAnsi="Calibri" w:cs="Calibri"/>
                <w:color w:val="000000"/>
                <w:kern w:val="0"/>
                <w:sz w:val="18"/>
                <w:szCs w:val="18"/>
                <w:lang w:eastAsia="es-ES"/>
                <w14:ligatures w14:val="none"/>
              </w:rPr>
            </w:pPr>
            <w:r w:rsidRPr="00831B78">
              <w:rPr>
                <w:rFonts w:ascii="Calibri" w:eastAsia="Times New Roman" w:hAnsi="Calibri" w:cs="Calibri"/>
                <w:color w:val="000000"/>
                <w:kern w:val="0"/>
                <w:sz w:val="18"/>
                <w:szCs w:val="18"/>
                <w:lang w:eastAsia="es-ES"/>
                <w14:ligatures w14:val="none"/>
              </w:rPr>
              <w:t>Manual de usuario - Aplicaciones de usuario app de avisos y mensajería</w:t>
            </w:r>
          </w:p>
        </w:tc>
        <w:tc>
          <w:tcPr>
            <w:tcW w:w="1241" w:type="dxa"/>
            <w:noWrap/>
            <w:vAlign w:val="center"/>
            <w:hideMark/>
          </w:tcPr>
          <w:p w14:paraId="76813E6C" w14:textId="3546C334" w:rsidR="00543812" w:rsidRPr="00831B78" w:rsidRDefault="00543812" w:rsidP="00353A0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kern w:val="0"/>
                <w:sz w:val="18"/>
                <w:szCs w:val="18"/>
                <w:lang w:eastAsia="es-ES"/>
                <w14:ligatures w14:val="none"/>
              </w:rPr>
            </w:pPr>
            <w:r w:rsidRPr="00F41E75">
              <w:rPr>
                <w:rFonts w:ascii="Calibri" w:eastAsia="Times New Roman" w:hAnsi="Calibri" w:cs="Calibri"/>
                <w:b/>
                <w:bCs/>
                <w:color w:val="000000"/>
                <w:kern w:val="0"/>
                <w:sz w:val="18"/>
                <w:szCs w:val="18"/>
                <w:lang w:eastAsia="es-ES"/>
                <w14:ligatures w14:val="none"/>
              </w:rPr>
              <w:t>DJ1</w:t>
            </w:r>
          </w:p>
        </w:tc>
        <w:tc>
          <w:tcPr>
            <w:tcW w:w="1241" w:type="dxa"/>
            <w:noWrap/>
            <w:vAlign w:val="center"/>
            <w:hideMark/>
          </w:tcPr>
          <w:p w14:paraId="5744B3DD" w14:textId="77777777" w:rsidR="00543812" w:rsidRPr="00831B78" w:rsidRDefault="00543812" w:rsidP="00353A0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kern w:val="0"/>
                <w:sz w:val="18"/>
                <w:szCs w:val="18"/>
                <w:lang w:eastAsia="es-ES"/>
                <w14:ligatures w14:val="none"/>
              </w:rPr>
            </w:pPr>
          </w:p>
        </w:tc>
        <w:tc>
          <w:tcPr>
            <w:tcW w:w="1203" w:type="dxa"/>
            <w:noWrap/>
            <w:vAlign w:val="center"/>
            <w:hideMark/>
          </w:tcPr>
          <w:p w14:paraId="1789C1DA" w14:textId="77777777" w:rsidR="00543812" w:rsidRPr="00831B78" w:rsidRDefault="00543812" w:rsidP="00353A01">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kern w:val="0"/>
                <w:sz w:val="18"/>
                <w:szCs w:val="18"/>
                <w:lang w:eastAsia="es-ES"/>
                <w14:ligatures w14:val="none"/>
              </w:rPr>
            </w:pPr>
          </w:p>
        </w:tc>
        <w:tc>
          <w:tcPr>
            <w:tcW w:w="1026" w:type="dxa"/>
            <w:noWrap/>
            <w:vAlign w:val="center"/>
            <w:hideMark/>
          </w:tcPr>
          <w:p w14:paraId="1ADE8651" w14:textId="77777777" w:rsidR="00543812" w:rsidRPr="00831B78" w:rsidRDefault="00543812" w:rsidP="00353A01">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kern w:val="0"/>
                <w:sz w:val="18"/>
                <w:szCs w:val="18"/>
                <w:lang w:eastAsia="es-ES"/>
                <w14:ligatures w14:val="none"/>
              </w:rPr>
            </w:pPr>
          </w:p>
        </w:tc>
        <w:tc>
          <w:tcPr>
            <w:tcW w:w="1153" w:type="dxa"/>
            <w:vAlign w:val="center"/>
          </w:tcPr>
          <w:p w14:paraId="6B28D5B8" w14:textId="77777777" w:rsidR="00543812" w:rsidRPr="00F41E75" w:rsidRDefault="00543812" w:rsidP="00353A01">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kern w:val="0"/>
                <w:sz w:val="18"/>
                <w:szCs w:val="18"/>
                <w:lang w:eastAsia="es-ES"/>
                <w14:ligatures w14:val="none"/>
              </w:rPr>
            </w:pPr>
          </w:p>
        </w:tc>
      </w:tr>
      <w:tr w:rsidR="00543812" w:rsidRPr="00F41E75" w14:paraId="6D133985" w14:textId="7326D084" w:rsidTr="00353A01">
        <w:trPr>
          <w:trHeight w:val="270"/>
          <w:jc w:val="center"/>
        </w:trPr>
        <w:tc>
          <w:tcPr>
            <w:cnfStyle w:val="001000000000" w:firstRow="0" w:lastRow="0" w:firstColumn="1" w:lastColumn="0" w:oddVBand="0" w:evenVBand="0" w:oddHBand="0" w:evenHBand="0" w:firstRowFirstColumn="0" w:firstRowLastColumn="0" w:lastRowFirstColumn="0" w:lastRowLastColumn="0"/>
            <w:tcW w:w="2693" w:type="dxa"/>
            <w:noWrap/>
            <w:hideMark/>
          </w:tcPr>
          <w:p w14:paraId="7FA6D7B0" w14:textId="77777777" w:rsidR="00543812" w:rsidRPr="00831B78" w:rsidRDefault="00543812" w:rsidP="00831B78">
            <w:pPr>
              <w:jc w:val="left"/>
              <w:rPr>
                <w:rFonts w:ascii="Calibri" w:eastAsia="Times New Roman" w:hAnsi="Calibri" w:cs="Calibri"/>
                <w:color w:val="000000"/>
                <w:kern w:val="0"/>
                <w:sz w:val="18"/>
                <w:szCs w:val="18"/>
                <w:lang w:eastAsia="es-ES"/>
                <w14:ligatures w14:val="none"/>
              </w:rPr>
            </w:pPr>
            <w:r w:rsidRPr="00831B78">
              <w:rPr>
                <w:rFonts w:ascii="Calibri" w:eastAsia="Times New Roman" w:hAnsi="Calibri" w:cs="Calibri"/>
                <w:color w:val="000000"/>
                <w:kern w:val="0"/>
                <w:sz w:val="18"/>
                <w:szCs w:val="18"/>
                <w:lang w:eastAsia="es-ES"/>
                <w14:ligatures w14:val="none"/>
              </w:rPr>
              <w:t>Manual de usuario - Dashboard de seguimiento</w:t>
            </w:r>
          </w:p>
        </w:tc>
        <w:tc>
          <w:tcPr>
            <w:tcW w:w="1241" w:type="dxa"/>
            <w:noWrap/>
            <w:vAlign w:val="center"/>
            <w:hideMark/>
          </w:tcPr>
          <w:p w14:paraId="3EAD7F30" w14:textId="49347763" w:rsidR="00543812" w:rsidRPr="00831B78" w:rsidRDefault="00543812" w:rsidP="00353A0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kern w:val="0"/>
                <w:sz w:val="18"/>
                <w:szCs w:val="18"/>
                <w:lang w:eastAsia="es-ES"/>
                <w14:ligatures w14:val="none"/>
              </w:rPr>
            </w:pPr>
            <w:r w:rsidRPr="00F41E75">
              <w:rPr>
                <w:rFonts w:ascii="Calibri" w:eastAsia="Times New Roman" w:hAnsi="Calibri" w:cs="Calibri"/>
                <w:b/>
                <w:bCs/>
                <w:color w:val="000000"/>
                <w:kern w:val="0"/>
                <w:sz w:val="18"/>
                <w:szCs w:val="18"/>
                <w:lang w:eastAsia="es-ES"/>
                <w14:ligatures w14:val="none"/>
              </w:rPr>
              <w:t>DJ1</w:t>
            </w:r>
          </w:p>
        </w:tc>
        <w:tc>
          <w:tcPr>
            <w:tcW w:w="1241" w:type="dxa"/>
            <w:noWrap/>
            <w:vAlign w:val="center"/>
            <w:hideMark/>
          </w:tcPr>
          <w:p w14:paraId="20F51ED8" w14:textId="77777777" w:rsidR="00543812" w:rsidRPr="00831B78" w:rsidRDefault="00543812" w:rsidP="00353A0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kern w:val="0"/>
                <w:sz w:val="18"/>
                <w:szCs w:val="18"/>
                <w:lang w:eastAsia="es-ES"/>
                <w14:ligatures w14:val="none"/>
              </w:rPr>
            </w:pPr>
          </w:p>
        </w:tc>
        <w:tc>
          <w:tcPr>
            <w:tcW w:w="1203" w:type="dxa"/>
            <w:noWrap/>
            <w:vAlign w:val="center"/>
            <w:hideMark/>
          </w:tcPr>
          <w:p w14:paraId="66D01824" w14:textId="77777777" w:rsidR="00543812" w:rsidRPr="00831B78" w:rsidRDefault="00543812" w:rsidP="00353A01">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kern w:val="0"/>
                <w:sz w:val="18"/>
                <w:szCs w:val="18"/>
                <w:lang w:eastAsia="es-ES"/>
                <w14:ligatures w14:val="none"/>
              </w:rPr>
            </w:pPr>
          </w:p>
        </w:tc>
        <w:tc>
          <w:tcPr>
            <w:tcW w:w="1026" w:type="dxa"/>
            <w:noWrap/>
            <w:vAlign w:val="center"/>
            <w:hideMark/>
          </w:tcPr>
          <w:p w14:paraId="583B114A" w14:textId="77777777" w:rsidR="00543812" w:rsidRPr="00831B78" w:rsidRDefault="00543812" w:rsidP="00353A01">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kern w:val="0"/>
                <w:sz w:val="18"/>
                <w:szCs w:val="18"/>
                <w:lang w:eastAsia="es-ES"/>
                <w14:ligatures w14:val="none"/>
              </w:rPr>
            </w:pPr>
          </w:p>
        </w:tc>
        <w:tc>
          <w:tcPr>
            <w:tcW w:w="1153" w:type="dxa"/>
            <w:vAlign w:val="center"/>
          </w:tcPr>
          <w:p w14:paraId="331A5B4E" w14:textId="77777777" w:rsidR="00543812" w:rsidRPr="00F41E75" w:rsidRDefault="00543812" w:rsidP="00353A01">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kern w:val="0"/>
                <w:sz w:val="18"/>
                <w:szCs w:val="18"/>
                <w:lang w:eastAsia="es-ES"/>
                <w14:ligatures w14:val="none"/>
              </w:rPr>
            </w:pPr>
          </w:p>
        </w:tc>
      </w:tr>
      <w:tr w:rsidR="00543812" w:rsidRPr="00F41E75" w14:paraId="404B9209" w14:textId="6C53C6C9" w:rsidTr="00353A01">
        <w:trPr>
          <w:cnfStyle w:val="000000100000" w:firstRow="0" w:lastRow="0" w:firstColumn="0" w:lastColumn="0" w:oddVBand="0" w:evenVBand="0" w:oddHBand="1" w:evenHBand="0" w:firstRowFirstColumn="0" w:firstRowLastColumn="0" w:lastRowFirstColumn="0" w:lastRowLastColumn="0"/>
          <w:trHeight w:val="244"/>
          <w:jc w:val="center"/>
        </w:trPr>
        <w:tc>
          <w:tcPr>
            <w:cnfStyle w:val="001000000000" w:firstRow="0" w:lastRow="0" w:firstColumn="1" w:lastColumn="0" w:oddVBand="0" w:evenVBand="0" w:oddHBand="0" w:evenHBand="0" w:firstRowFirstColumn="0" w:firstRowLastColumn="0" w:lastRowFirstColumn="0" w:lastRowLastColumn="0"/>
            <w:tcW w:w="2693" w:type="dxa"/>
            <w:noWrap/>
            <w:hideMark/>
          </w:tcPr>
          <w:p w14:paraId="159283E7" w14:textId="77777777" w:rsidR="00543812" w:rsidRPr="00831B78" w:rsidRDefault="00543812" w:rsidP="00831B78">
            <w:pPr>
              <w:jc w:val="left"/>
              <w:rPr>
                <w:rFonts w:ascii="Calibri" w:eastAsia="Times New Roman" w:hAnsi="Calibri" w:cs="Calibri"/>
                <w:color w:val="000000"/>
                <w:kern w:val="0"/>
                <w:sz w:val="18"/>
                <w:szCs w:val="18"/>
                <w:lang w:eastAsia="es-ES"/>
                <w14:ligatures w14:val="none"/>
              </w:rPr>
            </w:pPr>
            <w:r w:rsidRPr="00831B78">
              <w:rPr>
                <w:rFonts w:ascii="Calibri" w:eastAsia="Times New Roman" w:hAnsi="Calibri" w:cs="Calibri"/>
                <w:color w:val="000000"/>
                <w:kern w:val="0"/>
                <w:sz w:val="18"/>
                <w:szCs w:val="18"/>
                <w:lang w:eastAsia="es-ES"/>
                <w14:ligatures w14:val="none"/>
              </w:rPr>
              <w:t>Manual de usuario - Aplicaciones de usuario para la gestión de emergencias</w:t>
            </w:r>
          </w:p>
        </w:tc>
        <w:tc>
          <w:tcPr>
            <w:tcW w:w="1241" w:type="dxa"/>
            <w:noWrap/>
            <w:vAlign w:val="center"/>
            <w:hideMark/>
          </w:tcPr>
          <w:p w14:paraId="30DAEDA4" w14:textId="77777777" w:rsidR="00543812" w:rsidRPr="00831B78" w:rsidRDefault="00543812" w:rsidP="00353A0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kern w:val="0"/>
                <w:sz w:val="18"/>
                <w:szCs w:val="18"/>
                <w:lang w:eastAsia="es-ES"/>
                <w14:ligatures w14:val="none"/>
              </w:rPr>
            </w:pPr>
          </w:p>
        </w:tc>
        <w:tc>
          <w:tcPr>
            <w:tcW w:w="1241" w:type="dxa"/>
            <w:noWrap/>
            <w:vAlign w:val="center"/>
            <w:hideMark/>
          </w:tcPr>
          <w:p w14:paraId="59DB734F" w14:textId="78537CBC" w:rsidR="00543812" w:rsidRPr="00831B78" w:rsidRDefault="00543812" w:rsidP="00353A0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kern w:val="0"/>
                <w:sz w:val="18"/>
                <w:szCs w:val="18"/>
                <w:lang w:eastAsia="es-ES"/>
                <w14:ligatures w14:val="none"/>
              </w:rPr>
            </w:pPr>
            <w:r w:rsidRPr="00F41E75">
              <w:rPr>
                <w:rFonts w:ascii="Calibri" w:eastAsia="Times New Roman" w:hAnsi="Calibri" w:cs="Calibri"/>
                <w:b/>
                <w:bCs/>
                <w:color w:val="000000"/>
                <w:kern w:val="0"/>
                <w:sz w:val="18"/>
                <w:szCs w:val="18"/>
                <w:lang w:eastAsia="es-ES"/>
                <w14:ligatures w14:val="none"/>
              </w:rPr>
              <w:t>DJ2</w:t>
            </w:r>
          </w:p>
        </w:tc>
        <w:tc>
          <w:tcPr>
            <w:tcW w:w="1203" w:type="dxa"/>
            <w:noWrap/>
            <w:vAlign w:val="center"/>
            <w:hideMark/>
          </w:tcPr>
          <w:p w14:paraId="7E1F9BC3" w14:textId="77777777" w:rsidR="00543812" w:rsidRPr="00831B78" w:rsidRDefault="00543812" w:rsidP="00353A01">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kern w:val="0"/>
                <w:sz w:val="18"/>
                <w:szCs w:val="18"/>
                <w:lang w:eastAsia="es-ES"/>
                <w14:ligatures w14:val="none"/>
              </w:rPr>
            </w:pPr>
          </w:p>
        </w:tc>
        <w:tc>
          <w:tcPr>
            <w:tcW w:w="1026" w:type="dxa"/>
            <w:noWrap/>
            <w:vAlign w:val="center"/>
            <w:hideMark/>
          </w:tcPr>
          <w:p w14:paraId="1DA78FFD" w14:textId="77777777" w:rsidR="00543812" w:rsidRPr="00831B78" w:rsidRDefault="00543812" w:rsidP="00353A01">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kern w:val="0"/>
                <w:sz w:val="18"/>
                <w:szCs w:val="18"/>
                <w:lang w:eastAsia="es-ES"/>
                <w14:ligatures w14:val="none"/>
              </w:rPr>
            </w:pPr>
          </w:p>
        </w:tc>
        <w:tc>
          <w:tcPr>
            <w:tcW w:w="1153" w:type="dxa"/>
            <w:vAlign w:val="center"/>
          </w:tcPr>
          <w:p w14:paraId="64FE050E" w14:textId="77777777" w:rsidR="00543812" w:rsidRPr="00F41E75" w:rsidRDefault="00543812" w:rsidP="00353A01">
            <w:pPr>
              <w:keepNex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kern w:val="0"/>
                <w:sz w:val="18"/>
                <w:szCs w:val="18"/>
                <w:lang w:eastAsia="es-ES"/>
                <w14:ligatures w14:val="none"/>
              </w:rPr>
            </w:pPr>
          </w:p>
        </w:tc>
      </w:tr>
    </w:tbl>
    <w:p w14:paraId="40BA7064" w14:textId="4C7DFE6A" w:rsidR="00B275F1" w:rsidRPr="00B275F1" w:rsidRDefault="0090507C" w:rsidP="0090507C">
      <w:pPr>
        <w:pStyle w:val="CitadeTablas"/>
      </w:pPr>
      <w:bookmarkStart w:id="350" w:name="_Toc165126415"/>
      <w:r>
        <w:t>Matriz de responsabilidad de la documentación</w:t>
      </w:r>
      <w:bookmarkEnd w:id="350"/>
    </w:p>
    <w:p w14:paraId="585064F1" w14:textId="77777777" w:rsidR="00E53A6E" w:rsidRDefault="23AF173E" w:rsidP="00A12411">
      <w:pPr>
        <w:pStyle w:val="Ttulo5"/>
      </w:pPr>
      <w:bookmarkStart w:id="351" w:name="_Toc1823790305"/>
      <w:bookmarkStart w:id="352" w:name="_Toc164120857"/>
      <w:bookmarkStart w:id="353" w:name="_Ref165109742"/>
      <w:r>
        <w:t xml:space="preserve">Matriz de responsabilidad </w:t>
      </w:r>
      <w:r w:rsidR="47070802">
        <w:t>análisis de requisitos</w:t>
      </w:r>
      <w:bookmarkEnd w:id="351"/>
      <w:bookmarkEnd w:id="352"/>
      <w:bookmarkEnd w:id="353"/>
    </w:p>
    <w:tbl>
      <w:tblPr>
        <w:tblStyle w:val="Tablaconcuadrcula5oscura-nfasis3"/>
        <w:tblW w:w="0" w:type="auto"/>
        <w:jc w:val="center"/>
        <w:tblLook w:val="04A0" w:firstRow="1" w:lastRow="0" w:firstColumn="1" w:lastColumn="0" w:noHBand="0" w:noVBand="1"/>
      </w:tblPr>
      <w:tblGrid>
        <w:gridCol w:w="4390"/>
        <w:gridCol w:w="1514"/>
      </w:tblGrid>
      <w:tr w:rsidR="00EC6366" w14:paraId="333617A3" w14:textId="77777777" w:rsidTr="00353A01">
        <w:trPr>
          <w:cnfStyle w:val="100000000000" w:firstRow="1" w:lastRow="0" w:firstColumn="0" w:lastColumn="0" w:oddVBand="0" w:evenVBand="0" w:oddHBand="0" w:evenHBand="0" w:firstRowFirstColumn="0" w:firstRowLastColumn="0" w:lastRowFirstColumn="0" w:lastRowLastColumn="0"/>
          <w:trHeight w:val="237"/>
          <w:jc w:val="center"/>
        </w:trPr>
        <w:tc>
          <w:tcPr>
            <w:cnfStyle w:val="001000000000" w:firstRow="0" w:lastRow="0" w:firstColumn="1" w:lastColumn="0" w:oddVBand="0" w:evenVBand="0" w:oddHBand="0" w:evenHBand="0" w:firstRowFirstColumn="0" w:firstRowLastColumn="0" w:lastRowFirstColumn="0" w:lastRowLastColumn="0"/>
            <w:tcW w:w="4390" w:type="dxa"/>
            <w:vAlign w:val="center"/>
          </w:tcPr>
          <w:p w14:paraId="74D36040" w14:textId="220B16E5" w:rsidR="00EC6366" w:rsidRPr="005548E3" w:rsidRDefault="00EC6366" w:rsidP="00353A01">
            <w:pPr>
              <w:jc w:val="center"/>
              <w:rPr>
                <w:rFonts w:ascii="Calibri" w:eastAsia="Times New Roman" w:hAnsi="Calibri" w:cs="Calibri"/>
                <w:color w:val="000000"/>
                <w:kern w:val="0"/>
                <w:sz w:val="18"/>
                <w:szCs w:val="18"/>
                <w:lang w:eastAsia="es-ES"/>
                <w14:ligatures w14:val="none"/>
              </w:rPr>
            </w:pPr>
            <w:r w:rsidRPr="005548E3">
              <w:rPr>
                <w:rFonts w:ascii="Calibri" w:eastAsia="Times New Roman" w:hAnsi="Calibri" w:cs="Calibri"/>
                <w:color w:val="000000"/>
                <w:kern w:val="0"/>
                <w:sz w:val="18"/>
                <w:szCs w:val="18"/>
                <w:lang w:eastAsia="es-ES"/>
                <w14:ligatures w14:val="none"/>
              </w:rPr>
              <w:t>Actividad</w:t>
            </w:r>
          </w:p>
        </w:tc>
        <w:tc>
          <w:tcPr>
            <w:tcW w:w="1514" w:type="dxa"/>
            <w:vAlign w:val="center"/>
          </w:tcPr>
          <w:p w14:paraId="6C206E58" w14:textId="68A378C7" w:rsidR="00EC6366" w:rsidRPr="005548E3" w:rsidRDefault="00EC6366" w:rsidP="00353A01">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8"/>
                <w:szCs w:val="18"/>
                <w:lang w:eastAsia="es-ES"/>
                <w14:ligatures w14:val="none"/>
              </w:rPr>
            </w:pPr>
            <w:r w:rsidRPr="005548E3">
              <w:rPr>
                <w:rFonts w:ascii="Calibri" w:eastAsia="Times New Roman" w:hAnsi="Calibri" w:cs="Calibri"/>
                <w:color w:val="000000"/>
                <w:kern w:val="0"/>
                <w:sz w:val="18"/>
                <w:szCs w:val="18"/>
                <w:lang w:eastAsia="es-ES"/>
                <w14:ligatures w14:val="none"/>
              </w:rPr>
              <w:t>Analista de sistemas (AD)</w:t>
            </w:r>
          </w:p>
        </w:tc>
      </w:tr>
      <w:tr w:rsidR="00F56F6F" w14:paraId="236CD8A4" w14:textId="77777777" w:rsidTr="001D3202">
        <w:trPr>
          <w:cnfStyle w:val="000000100000" w:firstRow="0" w:lastRow="0" w:firstColumn="0" w:lastColumn="0" w:oddVBand="0" w:evenVBand="0" w:oddHBand="1" w:evenHBand="0" w:firstRowFirstColumn="0" w:firstRowLastColumn="0" w:lastRowFirstColumn="0" w:lastRowLastColumn="0"/>
          <w:trHeight w:val="250"/>
          <w:jc w:val="center"/>
        </w:trPr>
        <w:tc>
          <w:tcPr>
            <w:cnfStyle w:val="001000000000" w:firstRow="0" w:lastRow="0" w:firstColumn="1" w:lastColumn="0" w:oddVBand="0" w:evenVBand="0" w:oddHBand="0" w:evenHBand="0" w:firstRowFirstColumn="0" w:firstRowLastColumn="0" w:lastRowFirstColumn="0" w:lastRowLastColumn="0"/>
            <w:tcW w:w="4390" w:type="dxa"/>
          </w:tcPr>
          <w:p w14:paraId="2CD8F906" w14:textId="506E93AA" w:rsidR="00F56F6F" w:rsidRPr="005548E3" w:rsidRDefault="00F56F6F" w:rsidP="005548E3">
            <w:pPr>
              <w:jc w:val="left"/>
              <w:rPr>
                <w:rFonts w:ascii="Calibri" w:eastAsia="Times New Roman" w:hAnsi="Calibri" w:cs="Calibri"/>
                <w:color w:val="000000"/>
                <w:kern w:val="0"/>
                <w:sz w:val="18"/>
                <w:szCs w:val="18"/>
                <w:lang w:eastAsia="es-ES"/>
                <w14:ligatures w14:val="none"/>
              </w:rPr>
            </w:pPr>
            <w:r w:rsidRPr="005548E3">
              <w:rPr>
                <w:rFonts w:ascii="Calibri" w:eastAsia="Times New Roman" w:hAnsi="Calibri" w:cs="Calibri"/>
                <w:color w:val="000000"/>
                <w:kern w:val="0"/>
                <w:sz w:val="18"/>
                <w:szCs w:val="18"/>
                <w:lang w:eastAsia="es-ES"/>
                <w14:ligatures w14:val="none"/>
              </w:rPr>
              <w:t>Análisis - Integración con sistemas centrales</w:t>
            </w:r>
          </w:p>
        </w:tc>
        <w:tc>
          <w:tcPr>
            <w:tcW w:w="1514" w:type="dxa"/>
            <w:vAlign w:val="center"/>
          </w:tcPr>
          <w:p w14:paraId="1AD61EEB" w14:textId="0B875A13" w:rsidR="00F56F6F" w:rsidRPr="005548E3" w:rsidRDefault="00F56F6F" w:rsidP="001D320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18"/>
                <w:szCs w:val="18"/>
                <w:lang w:eastAsia="es-ES"/>
                <w14:ligatures w14:val="none"/>
              </w:rPr>
            </w:pPr>
            <w:r w:rsidRPr="005548E3">
              <w:rPr>
                <w:rFonts w:ascii="Calibri" w:eastAsia="Times New Roman" w:hAnsi="Calibri" w:cs="Calibri"/>
                <w:color w:val="000000"/>
                <w:kern w:val="0"/>
                <w:sz w:val="18"/>
                <w:szCs w:val="18"/>
                <w:lang w:eastAsia="es-ES"/>
                <w14:ligatures w14:val="none"/>
              </w:rPr>
              <w:t>AD</w:t>
            </w:r>
          </w:p>
        </w:tc>
      </w:tr>
      <w:tr w:rsidR="00F56F6F" w14:paraId="18C3FD04" w14:textId="77777777" w:rsidTr="001D3202">
        <w:trPr>
          <w:trHeight w:val="237"/>
          <w:jc w:val="center"/>
        </w:trPr>
        <w:tc>
          <w:tcPr>
            <w:cnfStyle w:val="001000000000" w:firstRow="0" w:lastRow="0" w:firstColumn="1" w:lastColumn="0" w:oddVBand="0" w:evenVBand="0" w:oddHBand="0" w:evenHBand="0" w:firstRowFirstColumn="0" w:firstRowLastColumn="0" w:lastRowFirstColumn="0" w:lastRowLastColumn="0"/>
            <w:tcW w:w="4390" w:type="dxa"/>
          </w:tcPr>
          <w:p w14:paraId="3D3590D2" w14:textId="3D23C2FD" w:rsidR="00F56F6F" w:rsidRPr="005548E3" w:rsidRDefault="00F56F6F" w:rsidP="005548E3">
            <w:pPr>
              <w:jc w:val="left"/>
              <w:rPr>
                <w:rFonts w:ascii="Calibri" w:eastAsia="Times New Roman" w:hAnsi="Calibri" w:cs="Calibri"/>
                <w:color w:val="000000"/>
                <w:kern w:val="0"/>
                <w:sz w:val="18"/>
                <w:szCs w:val="18"/>
                <w:lang w:eastAsia="es-ES"/>
                <w14:ligatures w14:val="none"/>
              </w:rPr>
            </w:pPr>
            <w:r w:rsidRPr="005548E3">
              <w:rPr>
                <w:rFonts w:ascii="Calibri" w:eastAsia="Times New Roman" w:hAnsi="Calibri" w:cs="Calibri"/>
                <w:color w:val="000000"/>
                <w:kern w:val="0"/>
                <w:sz w:val="18"/>
                <w:szCs w:val="18"/>
                <w:lang w:eastAsia="es-ES"/>
                <w14:ligatures w14:val="none"/>
              </w:rPr>
              <w:t>Análisis - Sistema de mensajería</w:t>
            </w:r>
          </w:p>
        </w:tc>
        <w:tc>
          <w:tcPr>
            <w:tcW w:w="1514" w:type="dxa"/>
            <w:vAlign w:val="center"/>
          </w:tcPr>
          <w:p w14:paraId="4B01A281" w14:textId="3D17E39A" w:rsidR="00F56F6F" w:rsidRPr="005548E3" w:rsidRDefault="00F56F6F" w:rsidP="001D320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8"/>
                <w:szCs w:val="18"/>
                <w:lang w:eastAsia="es-ES"/>
                <w14:ligatures w14:val="none"/>
              </w:rPr>
            </w:pPr>
            <w:r w:rsidRPr="005548E3">
              <w:rPr>
                <w:rFonts w:ascii="Calibri" w:eastAsia="Times New Roman" w:hAnsi="Calibri" w:cs="Calibri"/>
                <w:color w:val="000000"/>
                <w:kern w:val="0"/>
                <w:sz w:val="18"/>
                <w:szCs w:val="18"/>
                <w:lang w:eastAsia="es-ES"/>
                <w14:ligatures w14:val="none"/>
              </w:rPr>
              <w:t>AD</w:t>
            </w:r>
          </w:p>
        </w:tc>
      </w:tr>
      <w:tr w:rsidR="00F56F6F" w14:paraId="12A9277D" w14:textId="77777777" w:rsidTr="001D3202">
        <w:trPr>
          <w:cnfStyle w:val="000000100000" w:firstRow="0" w:lastRow="0" w:firstColumn="0" w:lastColumn="0" w:oddVBand="0" w:evenVBand="0" w:oddHBand="1" w:evenHBand="0" w:firstRowFirstColumn="0" w:firstRowLastColumn="0" w:lastRowFirstColumn="0" w:lastRowLastColumn="0"/>
          <w:trHeight w:val="237"/>
          <w:jc w:val="center"/>
        </w:trPr>
        <w:tc>
          <w:tcPr>
            <w:cnfStyle w:val="001000000000" w:firstRow="0" w:lastRow="0" w:firstColumn="1" w:lastColumn="0" w:oddVBand="0" w:evenVBand="0" w:oddHBand="0" w:evenHBand="0" w:firstRowFirstColumn="0" w:firstRowLastColumn="0" w:lastRowFirstColumn="0" w:lastRowLastColumn="0"/>
            <w:tcW w:w="4390" w:type="dxa"/>
          </w:tcPr>
          <w:p w14:paraId="31CE473D" w14:textId="1FFC42C6" w:rsidR="00F56F6F" w:rsidRPr="005548E3" w:rsidRDefault="00F56F6F" w:rsidP="005548E3">
            <w:pPr>
              <w:jc w:val="left"/>
              <w:rPr>
                <w:rFonts w:ascii="Calibri" w:eastAsia="Times New Roman" w:hAnsi="Calibri" w:cs="Calibri"/>
                <w:color w:val="000000"/>
                <w:kern w:val="0"/>
                <w:sz w:val="18"/>
                <w:szCs w:val="18"/>
                <w:lang w:eastAsia="es-ES"/>
                <w14:ligatures w14:val="none"/>
              </w:rPr>
            </w:pPr>
            <w:r w:rsidRPr="005548E3">
              <w:rPr>
                <w:rFonts w:ascii="Calibri" w:eastAsia="Times New Roman" w:hAnsi="Calibri" w:cs="Calibri"/>
                <w:color w:val="000000"/>
                <w:kern w:val="0"/>
                <w:sz w:val="18"/>
                <w:szCs w:val="18"/>
                <w:lang w:eastAsia="es-ES"/>
                <w14:ligatures w14:val="none"/>
              </w:rPr>
              <w:t>Análisis - Gestión de usuarios</w:t>
            </w:r>
          </w:p>
        </w:tc>
        <w:tc>
          <w:tcPr>
            <w:tcW w:w="1514" w:type="dxa"/>
            <w:vAlign w:val="center"/>
          </w:tcPr>
          <w:p w14:paraId="518FBF42" w14:textId="0D65E110" w:rsidR="00F56F6F" w:rsidRPr="005548E3" w:rsidRDefault="00F56F6F" w:rsidP="001D320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18"/>
                <w:szCs w:val="18"/>
                <w:lang w:eastAsia="es-ES"/>
                <w14:ligatures w14:val="none"/>
              </w:rPr>
            </w:pPr>
            <w:r w:rsidRPr="005548E3">
              <w:rPr>
                <w:rFonts w:ascii="Calibri" w:eastAsia="Times New Roman" w:hAnsi="Calibri" w:cs="Calibri"/>
                <w:color w:val="000000"/>
                <w:kern w:val="0"/>
                <w:sz w:val="18"/>
                <w:szCs w:val="18"/>
                <w:lang w:eastAsia="es-ES"/>
                <w14:ligatures w14:val="none"/>
              </w:rPr>
              <w:t>AD</w:t>
            </w:r>
          </w:p>
        </w:tc>
      </w:tr>
      <w:tr w:rsidR="00F56F6F" w14:paraId="52E909E1" w14:textId="77777777" w:rsidTr="001D3202">
        <w:trPr>
          <w:trHeight w:val="250"/>
          <w:jc w:val="center"/>
        </w:trPr>
        <w:tc>
          <w:tcPr>
            <w:cnfStyle w:val="001000000000" w:firstRow="0" w:lastRow="0" w:firstColumn="1" w:lastColumn="0" w:oddVBand="0" w:evenVBand="0" w:oddHBand="0" w:evenHBand="0" w:firstRowFirstColumn="0" w:firstRowLastColumn="0" w:lastRowFirstColumn="0" w:lastRowLastColumn="0"/>
            <w:tcW w:w="4390" w:type="dxa"/>
          </w:tcPr>
          <w:p w14:paraId="7E5C9816" w14:textId="2B9A57C2" w:rsidR="00F56F6F" w:rsidRPr="005548E3" w:rsidRDefault="00F56F6F" w:rsidP="005548E3">
            <w:pPr>
              <w:jc w:val="left"/>
              <w:rPr>
                <w:rFonts w:ascii="Calibri" w:eastAsia="Times New Roman" w:hAnsi="Calibri" w:cs="Calibri"/>
                <w:color w:val="000000"/>
                <w:kern w:val="0"/>
                <w:sz w:val="18"/>
                <w:szCs w:val="18"/>
                <w:lang w:eastAsia="es-ES"/>
                <w14:ligatures w14:val="none"/>
              </w:rPr>
            </w:pPr>
            <w:r w:rsidRPr="005548E3">
              <w:rPr>
                <w:rFonts w:ascii="Calibri" w:eastAsia="Times New Roman" w:hAnsi="Calibri" w:cs="Calibri"/>
                <w:color w:val="000000"/>
                <w:kern w:val="0"/>
                <w:sz w:val="18"/>
                <w:szCs w:val="18"/>
                <w:lang w:eastAsia="es-ES"/>
                <w14:ligatures w14:val="none"/>
              </w:rPr>
              <w:t>Análisis - Sistema de geoposicionamiento</w:t>
            </w:r>
          </w:p>
        </w:tc>
        <w:tc>
          <w:tcPr>
            <w:tcW w:w="1514" w:type="dxa"/>
            <w:vAlign w:val="center"/>
          </w:tcPr>
          <w:p w14:paraId="41436E3E" w14:textId="378CE3AF" w:rsidR="00F56F6F" w:rsidRPr="005548E3" w:rsidRDefault="00F56F6F" w:rsidP="001D320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8"/>
                <w:szCs w:val="18"/>
                <w:lang w:eastAsia="es-ES"/>
                <w14:ligatures w14:val="none"/>
              </w:rPr>
            </w:pPr>
            <w:r w:rsidRPr="005548E3">
              <w:rPr>
                <w:rFonts w:ascii="Calibri" w:eastAsia="Times New Roman" w:hAnsi="Calibri" w:cs="Calibri"/>
                <w:color w:val="000000"/>
                <w:kern w:val="0"/>
                <w:sz w:val="18"/>
                <w:szCs w:val="18"/>
                <w:lang w:eastAsia="es-ES"/>
                <w14:ligatures w14:val="none"/>
              </w:rPr>
              <w:t>AD</w:t>
            </w:r>
          </w:p>
        </w:tc>
      </w:tr>
      <w:tr w:rsidR="00F56F6F" w14:paraId="52657ACF" w14:textId="77777777" w:rsidTr="001D3202">
        <w:trPr>
          <w:cnfStyle w:val="000000100000" w:firstRow="0" w:lastRow="0" w:firstColumn="0" w:lastColumn="0" w:oddVBand="0" w:evenVBand="0" w:oddHBand="1" w:evenHBand="0" w:firstRowFirstColumn="0" w:firstRowLastColumn="0" w:lastRowFirstColumn="0" w:lastRowLastColumn="0"/>
          <w:trHeight w:val="488"/>
          <w:jc w:val="center"/>
        </w:trPr>
        <w:tc>
          <w:tcPr>
            <w:cnfStyle w:val="001000000000" w:firstRow="0" w:lastRow="0" w:firstColumn="1" w:lastColumn="0" w:oddVBand="0" w:evenVBand="0" w:oddHBand="0" w:evenHBand="0" w:firstRowFirstColumn="0" w:firstRowLastColumn="0" w:lastRowFirstColumn="0" w:lastRowLastColumn="0"/>
            <w:tcW w:w="4390" w:type="dxa"/>
          </w:tcPr>
          <w:p w14:paraId="512CCFE8" w14:textId="5B257F4C" w:rsidR="00F56F6F" w:rsidRPr="005548E3" w:rsidRDefault="00F56F6F" w:rsidP="005548E3">
            <w:pPr>
              <w:jc w:val="left"/>
              <w:rPr>
                <w:rFonts w:ascii="Calibri" w:eastAsia="Times New Roman" w:hAnsi="Calibri" w:cs="Calibri"/>
                <w:color w:val="000000"/>
                <w:kern w:val="0"/>
                <w:sz w:val="18"/>
                <w:szCs w:val="18"/>
                <w:lang w:eastAsia="es-ES"/>
                <w14:ligatures w14:val="none"/>
              </w:rPr>
            </w:pPr>
            <w:r w:rsidRPr="005548E3">
              <w:rPr>
                <w:rFonts w:ascii="Calibri" w:eastAsia="Times New Roman" w:hAnsi="Calibri" w:cs="Calibri"/>
                <w:color w:val="000000"/>
                <w:kern w:val="0"/>
                <w:sz w:val="18"/>
                <w:szCs w:val="18"/>
                <w:lang w:eastAsia="es-ES"/>
                <w14:ligatures w14:val="none"/>
              </w:rPr>
              <w:t>Análisis - Aplicaciones de usuario app de avisos y mensajería</w:t>
            </w:r>
          </w:p>
        </w:tc>
        <w:tc>
          <w:tcPr>
            <w:tcW w:w="1514" w:type="dxa"/>
            <w:vAlign w:val="center"/>
          </w:tcPr>
          <w:p w14:paraId="3F30E8F3" w14:textId="3526FCBD" w:rsidR="00F56F6F" w:rsidRPr="005548E3" w:rsidRDefault="00F56F6F" w:rsidP="001D320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18"/>
                <w:szCs w:val="18"/>
                <w:lang w:eastAsia="es-ES"/>
                <w14:ligatures w14:val="none"/>
              </w:rPr>
            </w:pPr>
            <w:r w:rsidRPr="005548E3">
              <w:rPr>
                <w:rFonts w:ascii="Calibri" w:eastAsia="Times New Roman" w:hAnsi="Calibri" w:cs="Calibri"/>
                <w:color w:val="000000"/>
                <w:kern w:val="0"/>
                <w:sz w:val="18"/>
                <w:szCs w:val="18"/>
                <w:lang w:eastAsia="es-ES"/>
                <w14:ligatures w14:val="none"/>
              </w:rPr>
              <w:t>AD</w:t>
            </w:r>
          </w:p>
        </w:tc>
      </w:tr>
      <w:tr w:rsidR="00F56F6F" w14:paraId="327E0959" w14:textId="77777777" w:rsidTr="001D3202">
        <w:trPr>
          <w:trHeight w:val="237"/>
          <w:jc w:val="center"/>
        </w:trPr>
        <w:tc>
          <w:tcPr>
            <w:cnfStyle w:val="001000000000" w:firstRow="0" w:lastRow="0" w:firstColumn="1" w:lastColumn="0" w:oddVBand="0" w:evenVBand="0" w:oddHBand="0" w:evenHBand="0" w:firstRowFirstColumn="0" w:firstRowLastColumn="0" w:lastRowFirstColumn="0" w:lastRowLastColumn="0"/>
            <w:tcW w:w="4390" w:type="dxa"/>
          </w:tcPr>
          <w:p w14:paraId="1A252A72" w14:textId="48916DEF" w:rsidR="00F56F6F" w:rsidRPr="005548E3" w:rsidRDefault="00F56F6F" w:rsidP="005548E3">
            <w:pPr>
              <w:jc w:val="left"/>
              <w:rPr>
                <w:rFonts w:ascii="Calibri" w:eastAsia="Times New Roman" w:hAnsi="Calibri" w:cs="Calibri"/>
                <w:color w:val="000000"/>
                <w:kern w:val="0"/>
                <w:sz w:val="18"/>
                <w:szCs w:val="18"/>
                <w:lang w:eastAsia="es-ES"/>
                <w14:ligatures w14:val="none"/>
              </w:rPr>
            </w:pPr>
            <w:r w:rsidRPr="005548E3">
              <w:rPr>
                <w:rFonts w:ascii="Calibri" w:eastAsia="Times New Roman" w:hAnsi="Calibri" w:cs="Calibri"/>
                <w:color w:val="000000"/>
                <w:kern w:val="0"/>
                <w:sz w:val="18"/>
                <w:szCs w:val="18"/>
                <w:lang w:eastAsia="es-ES"/>
                <w14:ligatures w14:val="none"/>
              </w:rPr>
              <w:t>Análisis - Dashboard de seguimiento</w:t>
            </w:r>
          </w:p>
        </w:tc>
        <w:tc>
          <w:tcPr>
            <w:tcW w:w="1514" w:type="dxa"/>
            <w:vAlign w:val="center"/>
          </w:tcPr>
          <w:p w14:paraId="1EDA29B0" w14:textId="2DA482CE" w:rsidR="00F56F6F" w:rsidRPr="005548E3" w:rsidRDefault="00F56F6F" w:rsidP="001D320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8"/>
                <w:szCs w:val="18"/>
                <w:lang w:eastAsia="es-ES"/>
                <w14:ligatures w14:val="none"/>
              </w:rPr>
            </w:pPr>
            <w:r w:rsidRPr="005548E3">
              <w:rPr>
                <w:rFonts w:ascii="Calibri" w:eastAsia="Times New Roman" w:hAnsi="Calibri" w:cs="Calibri"/>
                <w:color w:val="000000"/>
                <w:kern w:val="0"/>
                <w:sz w:val="18"/>
                <w:szCs w:val="18"/>
                <w:lang w:eastAsia="es-ES"/>
                <w14:ligatures w14:val="none"/>
              </w:rPr>
              <w:t>AD</w:t>
            </w:r>
          </w:p>
        </w:tc>
      </w:tr>
      <w:tr w:rsidR="00F56F6F" w14:paraId="5D72B37F" w14:textId="77777777" w:rsidTr="001D3202">
        <w:trPr>
          <w:cnfStyle w:val="000000100000" w:firstRow="0" w:lastRow="0" w:firstColumn="0" w:lastColumn="0" w:oddVBand="0" w:evenVBand="0" w:oddHBand="1" w:evenHBand="0" w:firstRowFirstColumn="0" w:firstRowLastColumn="0" w:lastRowFirstColumn="0" w:lastRowLastColumn="0"/>
          <w:trHeight w:val="488"/>
          <w:jc w:val="center"/>
        </w:trPr>
        <w:tc>
          <w:tcPr>
            <w:cnfStyle w:val="001000000000" w:firstRow="0" w:lastRow="0" w:firstColumn="1" w:lastColumn="0" w:oddVBand="0" w:evenVBand="0" w:oddHBand="0" w:evenHBand="0" w:firstRowFirstColumn="0" w:firstRowLastColumn="0" w:lastRowFirstColumn="0" w:lastRowLastColumn="0"/>
            <w:tcW w:w="4390" w:type="dxa"/>
          </w:tcPr>
          <w:p w14:paraId="28396EF4" w14:textId="0E33562D" w:rsidR="00F56F6F" w:rsidRPr="005548E3" w:rsidRDefault="00F56F6F" w:rsidP="005548E3">
            <w:pPr>
              <w:jc w:val="left"/>
              <w:rPr>
                <w:rFonts w:ascii="Calibri" w:eastAsia="Times New Roman" w:hAnsi="Calibri" w:cs="Calibri"/>
                <w:color w:val="000000"/>
                <w:kern w:val="0"/>
                <w:sz w:val="18"/>
                <w:szCs w:val="18"/>
                <w:lang w:eastAsia="es-ES"/>
                <w14:ligatures w14:val="none"/>
              </w:rPr>
            </w:pPr>
            <w:r w:rsidRPr="005548E3">
              <w:rPr>
                <w:rFonts w:ascii="Calibri" w:eastAsia="Times New Roman" w:hAnsi="Calibri" w:cs="Calibri"/>
                <w:color w:val="000000"/>
                <w:kern w:val="0"/>
                <w:sz w:val="18"/>
                <w:szCs w:val="18"/>
                <w:lang w:eastAsia="es-ES"/>
                <w14:ligatures w14:val="none"/>
              </w:rPr>
              <w:t>Análisis - Aplicaciones de usuario para la gestión de emergencias</w:t>
            </w:r>
          </w:p>
        </w:tc>
        <w:tc>
          <w:tcPr>
            <w:tcW w:w="1514" w:type="dxa"/>
            <w:vAlign w:val="center"/>
          </w:tcPr>
          <w:p w14:paraId="3E625564" w14:textId="06BC18A2" w:rsidR="00F56F6F" w:rsidRPr="005548E3" w:rsidRDefault="00F56F6F" w:rsidP="001D3202">
            <w:pPr>
              <w:keepNext/>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18"/>
                <w:szCs w:val="18"/>
                <w:lang w:eastAsia="es-ES"/>
                <w14:ligatures w14:val="none"/>
              </w:rPr>
            </w:pPr>
            <w:r w:rsidRPr="005548E3">
              <w:rPr>
                <w:rFonts w:ascii="Calibri" w:eastAsia="Times New Roman" w:hAnsi="Calibri" w:cs="Calibri"/>
                <w:color w:val="000000"/>
                <w:kern w:val="0"/>
                <w:sz w:val="18"/>
                <w:szCs w:val="18"/>
                <w:lang w:eastAsia="es-ES"/>
                <w14:ligatures w14:val="none"/>
              </w:rPr>
              <w:t>AD</w:t>
            </w:r>
          </w:p>
        </w:tc>
      </w:tr>
    </w:tbl>
    <w:p w14:paraId="7E1310A3" w14:textId="78EE87E0" w:rsidR="00046ED5" w:rsidRDefault="0090507C" w:rsidP="0090507C">
      <w:pPr>
        <w:pStyle w:val="CitadeTablas"/>
      </w:pPr>
      <w:bookmarkStart w:id="354" w:name="_Toc165126416"/>
      <w:r>
        <w:t>Matriz de responsabilidad de análisis de requisitos</w:t>
      </w:r>
      <w:bookmarkEnd w:id="354"/>
    </w:p>
    <w:p w14:paraId="56F76634" w14:textId="77777777" w:rsidR="00046ED5" w:rsidRDefault="00046ED5">
      <w:pPr>
        <w:jc w:val="left"/>
      </w:pPr>
      <w:r>
        <w:br w:type="page"/>
      </w:r>
    </w:p>
    <w:p w14:paraId="6E12BA57" w14:textId="77777777" w:rsidR="00046ED5" w:rsidRDefault="00046ED5" w:rsidP="00046ED5"/>
    <w:p w14:paraId="41D1CD8B" w14:textId="611502A3" w:rsidR="00263EE1" w:rsidRDefault="4B7BFF09" w:rsidP="00A12411">
      <w:pPr>
        <w:pStyle w:val="Ttulo5"/>
      </w:pPr>
      <w:bookmarkStart w:id="355" w:name="_Toc60754257"/>
      <w:bookmarkStart w:id="356" w:name="_Toc164120858"/>
      <w:bookmarkStart w:id="357" w:name="_Ref165109821"/>
      <w:r>
        <w:t xml:space="preserve">Matriz de responsabilidad </w:t>
      </w:r>
      <w:r w:rsidR="44DAE17C">
        <w:t>de diseño y arquitectura</w:t>
      </w:r>
      <w:bookmarkEnd w:id="355"/>
      <w:bookmarkEnd w:id="356"/>
      <w:bookmarkEnd w:id="357"/>
    </w:p>
    <w:tbl>
      <w:tblPr>
        <w:tblStyle w:val="Tablaconcuadrcula5oscura-nfasis3"/>
        <w:tblW w:w="6292" w:type="dxa"/>
        <w:jc w:val="center"/>
        <w:tblLook w:val="04A0" w:firstRow="1" w:lastRow="0" w:firstColumn="1" w:lastColumn="0" w:noHBand="0" w:noVBand="1"/>
      </w:tblPr>
      <w:tblGrid>
        <w:gridCol w:w="4685"/>
        <w:gridCol w:w="1607"/>
      </w:tblGrid>
      <w:tr w:rsidR="0090507C" w:rsidRPr="00046ED5" w14:paraId="13B8EA2C" w14:textId="77777777" w:rsidTr="00353A01">
        <w:trPr>
          <w:cnfStyle w:val="100000000000" w:firstRow="1" w:lastRow="0" w:firstColumn="0" w:lastColumn="0" w:oddVBand="0" w:evenVBand="0" w:oddHBand="0" w:evenHBand="0" w:firstRowFirstColumn="0" w:firstRowLastColumn="0" w:lastRowFirstColumn="0" w:lastRowLastColumn="0"/>
          <w:trHeight w:val="461"/>
          <w:jc w:val="center"/>
        </w:trPr>
        <w:tc>
          <w:tcPr>
            <w:cnfStyle w:val="001000000000" w:firstRow="0" w:lastRow="0" w:firstColumn="1" w:lastColumn="0" w:oddVBand="0" w:evenVBand="0" w:oddHBand="0" w:evenHBand="0" w:firstRowFirstColumn="0" w:firstRowLastColumn="0" w:lastRowFirstColumn="0" w:lastRowLastColumn="0"/>
            <w:tcW w:w="4685" w:type="dxa"/>
            <w:noWrap/>
            <w:vAlign w:val="center"/>
            <w:hideMark/>
          </w:tcPr>
          <w:p w14:paraId="7B568B7C" w14:textId="77777777" w:rsidR="00046ED5" w:rsidRPr="00046ED5" w:rsidRDefault="00046ED5" w:rsidP="00353A01">
            <w:pPr>
              <w:jc w:val="center"/>
              <w:rPr>
                <w:rFonts w:ascii="Calibri" w:eastAsia="Times New Roman" w:hAnsi="Calibri" w:cs="Calibri"/>
                <w:color w:val="000000"/>
                <w:kern w:val="0"/>
                <w:sz w:val="18"/>
                <w:szCs w:val="18"/>
                <w:lang w:eastAsia="es-ES"/>
                <w14:ligatures w14:val="none"/>
              </w:rPr>
            </w:pPr>
            <w:r w:rsidRPr="00046ED5">
              <w:rPr>
                <w:rFonts w:ascii="Calibri" w:eastAsia="Times New Roman" w:hAnsi="Calibri" w:cs="Calibri"/>
                <w:color w:val="000000"/>
                <w:kern w:val="0"/>
                <w:sz w:val="18"/>
                <w:szCs w:val="18"/>
                <w:lang w:eastAsia="es-ES"/>
                <w14:ligatures w14:val="none"/>
              </w:rPr>
              <w:t>Actividad</w:t>
            </w:r>
          </w:p>
        </w:tc>
        <w:tc>
          <w:tcPr>
            <w:tcW w:w="1607" w:type="dxa"/>
            <w:noWrap/>
            <w:vAlign w:val="center"/>
            <w:hideMark/>
          </w:tcPr>
          <w:p w14:paraId="42320364" w14:textId="77777777" w:rsidR="00046ED5" w:rsidRPr="00046ED5" w:rsidRDefault="00046ED5" w:rsidP="00353A01">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8"/>
                <w:szCs w:val="18"/>
                <w:lang w:eastAsia="es-ES"/>
                <w14:ligatures w14:val="none"/>
              </w:rPr>
            </w:pPr>
            <w:r w:rsidRPr="00046ED5">
              <w:rPr>
                <w:rFonts w:ascii="Calibri" w:eastAsia="Times New Roman" w:hAnsi="Calibri" w:cs="Calibri"/>
                <w:color w:val="000000"/>
                <w:kern w:val="0"/>
                <w:sz w:val="18"/>
                <w:szCs w:val="18"/>
                <w:lang w:eastAsia="es-ES"/>
                <w14:ligatures w14:val="none"/>
              </w:rPr>
              <w:t>Arquitecto del Software (AS)</w:t>
            </w:r>
          </w:p>
        </w:tc>
      </w:tr>
      <w:tr w:rsidR="0090507C" w:rsidRPr="00046ED5" w14:paraId="2C97ED55" w14:textId="77777777" w:rsidTr="001D3202">
        <w:trPr>
          <w:cnfStyle w:val="000000100000" w:firstRow="0" w:lastRow="0" w:firstColumn="0" w:lastColumn="0" w:oddVBand="0" w:evenVBand="0" w:oddHBand="1" w:evenHBand="0" w:firstRowFirstColumn="0" w:firstRowLastColumn="0" w:lastRowFirstColumn="0" w:lastRowLastColumn="0"/>
          <w:trHeight w:val="461"/>
          <w:jc w:val="center"/>
        </w:trPr>
        <w:tc>
          <w:tcPr>
            <w:cnfStyle w:val="001000000000" w:firstRow="0" w:lastRow="0" w:firstColumn="1" w:lastColumn="0" w:oddVBand="0" w:evenVBand="0" w:oddHBand="0" w:evenHBand="0" w:firstRowFirstColumn="0" w:firstRowLastColumn="0" w:lastRowFirstColumn="0" w:lastRowLastColumn="0"/>
            <w:tcW w:w="4685" w:type="dxa"/>
            <w:noWrap/>
            <w:hideMark/>
          </w:tcPr>
          <w:p w14:paraId="37FC6177" w14:textId="77777777" w:rsidR="00046ED5" w:rsidRPr="00046ED5" w:rsidRDefault="00046ED5" w:rsidP="00046ED5">
            <w:pPr>
              <w:jc w:val="left"/>
              <w:rPr>
                <w:rFonts w:ascii="Calibri" w:eastAsia="Times New Roman" w:hAnsi="Calibri" w:cs="Calibri"/>
                <w:color w:val="000000"/>
                <w:kern w:val="0"/>
                <w:sz w:val="18"/>
                <w:szCs w:val="18"/>
                <w:lang w:eastAsia="es-ES"/>
                <w14:ligatures w14:val="none"/>
              </w:rPr>
            </w:pPr>
            <w:r w:rsidRPr="00046ED5">
              <w:rPr>
                <w:rFonts w:ascii="Calibri" w:eastAsia="Times New Roman" w:hAnsi="Calibri" w:cs="Calibri"/>
                <w:color w:val="000000"/>
                <w:kern w:val="0"/>
                <w:sz w:val="18"/>
                <w:szCs w:val="18"/>
                <w:lang w:eastAsia="es-ES"/>
                <w14:ligatures w14:val="none"/>
              </w:rPr>
              <w:t>Diseño y arquitectura - Integración con sistemas centrales</w:t>
            </w:r>
          </w:p>
        </w:tc>
        <w:tc>
          <w:tcPr>
            <w:tcW w:w="1607" w:type="dxa"/>
            <w:noWrap/>
            <w:vAlign w:val="center"/>
            <w:hideMark/>
          </w:tcPr>
          <w:p w14:paraId="6833F702" w14:textId="77777777" w:rsidR="00046ED5" w:rsidRPr="00046ED5" w:rsidRDefault="00046ED5" w:rsidP="001D320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18"/>
                <w:szCs w:val="18"/>
                <w:lang w:eastAsia="es-ES"/>
                <w14:ligatures w14:val="none"/>
              </w:rPr>
            </w:pPr>
            <w:r w:rsidRPr="00046ED5">
              <w:rPr>
                <w:rFonts w:ascii="Calibri" w:eastAsia="Times New Roman" w:hAnsi="Calibri" w:cs="Calibri"/>
                <w:color w:val="000000"/>
                <w:kern w:val="0"/>
                <w:sz w:val="18"/>
                <w:szCs w:val="18"/>
                <w:lang w:eastAsia="es-ES"/>
                <w14:ligatures w14:val="none"/>
              </w:rPr>
              <w:t>AS</w:t>
            </w:r>
          </w:p>
        </w:tc>
      </w:tr>
      <w:tr w:rsidR="0090507C" w:rsidRPr="00046ED5" w14:paraId="19AE1B45" w14:textId="77777777" w:rsidTr="001D3202">
        <w:trPr>
          <w:trHeight w:val="461"/>
          <w:jc w:val="center"/>
        </w:trPr>
        <w:tc>
          <w:tcPr>
            <w:cnfStyle w:val="001000000000" w:firstRow="0" w:lastRow="0" w:firstColumn="1" w:lastColumn="0" w:oddVBand="0" w:evenVBand="0" w:oddHBand="0" w:evenHBand="0" w:firstRowFirstColumn="0" w:firstRowLastColumn="0" w:lastRowFirstColumn="0" w:lastRowLastColumn="0"/>
            <w:tcW w:w="4685" w:type="dxa"/>
            <w:noWrap/>
            <w:hideMark/>
          </w:tcPr>
          <w:p w14:paraId="5B78950B" w14:textId="77777777" w:rsidR="00046ED5" w:rsidRPr="00046ED5" w:rsidRDefault="00046ED5" w:rsidP="00046ED5">
            <w:pPr>
              <w:jc w:val="left"/>
              <w:rPr>
                <w:rFonts w:ascii="Calibri" w:eastAsia="Times New Roman" w:hAnsi="Calibri" w:cs="Calibri"/>
                <w:color w:val="000000"/>
                <w:kern w:val="0"/>
                <w:sz w:val="18"/>
                <w:szCs w:val="18"/>
                <w:lang w:eastAsia="es-ES"/>
                <w14:ligatures w14:val="none"/>
              </w:rPr>
            </w:pPr>
            <w:r w:rsidRPr="00046ED5">
              <w:rPr>
                <w:rFonts w:ascii="Calibri" w:eastAsia="Times New Roman" w:hAnsi="Calibri" w:cs="Calibri"/>
                <w:color w:val="000000"/>
                <w:kern w:val="0"/>
                <w:sz w:val="18"/>
                <w:szCs w:val="18"/>
                <w:lang w:eastAsia="es-ES"/>
                <w14:ligatures w14:val="none"/>
              </w:rPr>
              <w:t>Diseño y arquitectura - Sistema de mensajería</w:t>
            </w:r>
          </w:p>
        </w:tc>
        <w:tc>
          <w:tcPr>
            <w:tcW w:w="1607" w:type="dxa"/>
            <w:noWrap/>
            <w:vAlign w:val="center"/>
            <w:hideMark/>
          </w:tcPr>
          <w:p w14:paraId="3BFAA58E" w14:textId="77777777" w:rsidR="00046ED5" w:rsidRPr="00046ED5" w:rsidRDefault="00046ED5" w:rsidP="001D320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8"/>
                <w:szCs w:val="18"/>
                <w:lang w:eastAsia="es-ES"/>
                <w14:ligatures w14:val="none"/>
              </w:rPr>
            </w:pPr>
            <w:r w:rsidRPr="00046ED5">
              <w:rPr>
                <w:rFonts w:ascii="Calibri" w:eastAsia="Times New Roman" w:hAnsi="Calibri" w:cs="Calibri"/>
                <w:color w:val="000000"/>
                <w:kern w:val="0"/>
                <w:sz w:val="18"/>
                <w:szCs w:val="18"/>
                <w:lang w:eastAsia="es-ES"/>
                <w14:ligatures w14:val="none"/>
              </w:rPr>
              <w:t>AS</w:t>
            </w:r>
          </w:p>
        </w:tc>
      </w:tr>
      <w:tr w:rsidR="0090507C" w:rsidRPr="00046ED5" w14:paraId="25FCB7A8" w14:textId="77777777" w:rsidTr="001D3202">
        <w:trPr>
          <w:cnfStyle w:val="000000100000" w:firstRow="0" w:lastRow="0" w:firstColumn="0" w:lastColumn="0" w:oddVBand="0" w:evenVBand="0" w:oddHBand="1" w:evenHBand="0" w:firstRowFirstColumn="0" w:firstRowLastColumn="0" w:lastRowFirstColumn="0" w:lastRowLastColumn="0"/>
          <w:trHeight w:val="461"/>
          <w:jc w:val="center"/>
        </w:trPr>
        <w:tc>
          <w:tcPr>
            <w:cnfStyle w:val="001000000000" w:firstRow="0" w:lastRow="0" w:firstColumn="1" w:lastColumn="0" w:oddVBand="0" w:evenVBand="0" w:oddHBand="0" w:evenHBand="0" w:firstRowFirstColumn="0" w:firstRowLastColumn="0" w:lastRowFirstColumn="0" w:lastRowLastColumn="0"/>
            <w:tcW w:w="4685" w:type="dxa"/>
            <w:noWrap/>
            <w:hideMark/>
          </w:tcPr>
          <w:p w14:paraId="4758E202" w14:textId="77777777" w:rsidR="00046ED5" w:rsidRPr="00046ED5" w:rsidRDefault="00046ED5" w:rsidP="00046ED5">
            <w:pPr>
              <w:jc w:val="left"/>
              <w:rPr>
                <w:rFonts w:ascii="Calibri" w:eastAsia="Times New Roman" w:hAnsi="Calibri" w:cs="Calibri"/>
                <w:color w:val="000000"/>
                <w:kern w:val="0"/>
                <w:sz w:val="18"/>
                <w:szCs w:val="18"/>
                <w:lang w:eastAsia="es-ES"/>
                <w14:ligatures w14:val="none"/>
              </w:rPr>
            </w:pPr>
            <w:r w:rsidRPr="00046ED5">
              <w:rPr>
                <w:rFonts w:ascii="Calibri" w:eastAsia="Times New Roman" w:hAnsi="Calibri" w:cs="Calibri"/>
                <w:color w:val="000000"/>
                <w:kern w:val="0"/>
                <w:sz w:val="18"/>
                <w:szCs w:val="18"/>
                <w:lang w:eastAsia="es-ES"/>
                <w14:ligatures w14:val="none"/>
              </w:rPr>
              <w:t>Diseño y arquitectura - Gestión de usuarios</w:t>
            </w:r>
          </w:p>
        </w:tc>
        <w:tc>
          <w:tcPr>
            <w:tcW w:w="1607" w:type="dxa"/>
            <w:noWrap/>
            <w:vAlign w:val="center"/>
            <w:hideMark/>
          </w:tcPr>
          <w:p w14:paraId="37E34C8E" w14:textId="77777777" w:rsidR="00046ED5" w:rsidRPr="00046ED5" w:rsidRDefault="00046ED5" w:rsidP="001D320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18"/>
                <w:szCs w:val="18"/>
                <w:lang w:eastAsia="es-ES"/>
                <w14:ligatures w14:val="none"/>
              </w:rPr>
            </w:pPr>
            <w:r w:rsidRPr="00046ED5">
              <w:rPr>
                <w:rFonts w:ascii="Calibri" w:eastAsia="Times New Roman" w:hAnsi="Calibri" w:cs="Calibri"/>
                <w:color w:val="000000"/>
                <w:kern w:val="0"/>
                <w:sz w:val="18"/>
                <w:szCs w:val="18"/>
                <w:lang w:eastAsia="es-ES"/>
                <w14:ligatures w14:val="none"/>
              </w:rPr>
              <w:t>AS</w:t>
            </w:r>
          </w:p>
        </w:tc>
      </w:tr>
      <w:tr w:rsidR="0090507C" w:rsidRPr="00046ED5" w14:paraId="46FCF71E" w14:textId="77777777" w:rsidTr="001D3202">
        <w:trPr>
          <w:trHeight w:val="461"/>
          <w:jc w:val="center"/>
        </w:trPr>
        <w:tc>
          <w:tcPr>
            <w:cnfStyle w:val="001000000000" w:firstRow="0" w:lastRow="0" w:firstColumn="1" w:lastColumn="0" w:oddVBand="0" w:evenVBand="0" w:oddHBand="0" w:evenHBand="0" w:firstRowFirstColumn="0" w:firstRowLastColumn="0" w:lastRowFirstColumn="0" w:lastRowLastColumn="0"/>
            <w:tcW w:w="4685" w:type="dxa"/>
            <w:noWrap/>
            <w:hideMark/>
          </w:tcPr>
          <w:p w14:paraId="6B1E7A3A" w14:textId="77777777" w:rsidR="00046ED5" w:rsidRPr="00046ED5" w:rsidRDefault="00046ED5" w:rsidP="00046ED5">
            <w:pPr>
              <w:jc w:val="left"/>
              <w:rPr>
                <w:rFonts w:ascii="Calibri" w:eastAsia="Times New Roman" w:hAnsi="Calibri" w:cs="Calibri"/>
                <w:color w:val="000000"/>
                <w:kern w:val="0"/>
                <w:sz w:val="18"/>
                <w:szCs w:val="18"/>
                <w:lang w:eastAsia="es-ES"/>
                <w14:ligatures w14:val="none"/>
              </w:rPr>
            </w:pPr>
            <w:r w:rsidRPr="00046ED5">
              <w:rPr>
                <w:rFonts w:ascii="Calibri" w:eastAsia="Times New Roman" w:hAnsi="Calibri" w:cs="Calibri"/>
                <w:color w:val="000000"/>
                <w:kern w:val="0"/>
                <w:sz w:val="18"/>
                <w:szCs w:val="18"/>
                <w:lang w:eastAsia="es-ES"/>
                <w14:ligatures w14:val="none"/>
              </w:rPr>
              <w:t>Diseño y arquitectura - Sistema de geoposicionamiento</w:t>
            </w:r>
          </w:p>
        </w:tc>
        <w:tc>
          <w:tcPr>
            <w:tcW w:w="1607" w:type="dxa"/>
            <w:noWrap/>
            <w:vAlign w:val="center"/>
            <w:hideMark/>
          </w:tcPr>
          <w:p w14:paraId="0B43E6E1" w14:textId="77777777" w:rsidR="00046ED5" w:rsidRPr="00046ED5" w:rsidRDefault="00046ED5" w:rsidP="001D320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8"/>
                <w:szCs w:val="18"/>
                <w:lang w:eastAsia="es-ES"/>
                <w14:ligatures w14:val="none"/>
              </w:rPr>
            </w:pPr>
            <w:r w:rsidRPr="00046ED5">
              <w:rPr>
                <w:rFonts w:ascii="Calibri" w:eastAsia="Times New Roman" w:hAnsi="Calibri" w:cs="Calibri"/>
                <w:color w:val="000000"/>
                <w:kern w:val="0"/>
                <w:sz w:val="18"/>
                <w:szCs w:val="18"/>
                <w:lang w:eastAsia="es-ES"/>
                <w14:ligatures w14:val="none"/>
              </w:rPr>
              <w:t>AS</w:t>
            </w:r>
          </w:p>
        </w:tc>
      </w:tr>
      <w:tr w:rsidR="0090507C" w:rsidRPr="00046ED5" w14:paraId="7BCD4C12" w14:textId="77777777" w:rsidTr="001D3202">
        <w:trPr>
          <w:cnfStyle w:val="000000100000" w:firstRow="0" w:lastRow="0" w:firstColumn="0" w:lastColumn="0" w:oddVBand="0" w:evenVBand="0" w:oddHBand="1" w:evenHBand="0" w:firstRowFirstColumn="0" w:firstRowLastColumn="0" w:lastRowFirstColumn="0" w:lastRowLastColumn="0"/>
          <w:trHeight w:val="461"/>
          <w:jc w:val="center"/>
        </w:trPr>
        <w:tc>
          <w:tcPr>
            <w:cnfStyle w:val="001000000000" w:firstRow="0" w:lastRow="0" w:firstColumn="1" w:lastColumn="0" w:oddVBand="0" w:evenVBand="0" w:oddHBand="0" w:evenHBand="0" w:firstRowFirstColumn="0" w:firstRowLastColumn="0" w:lastRowFirstColumn="0" w:lastRowLastColumn="0"/>
            <w:tcW w:w="4685" w:type="dxa"/>
            <w:noWrap/>
            <w:hideMark/>
          </w:tcPr>
          <w:p w14:paraId="71A10845" w14:textId="77777777" w:rsidR="00046ED5" w:rsidRPr="00046ED5" w:rsidRDefault="00046ED5" w:rsidP="00046ED5">
            <w:pPr>
              <w:jc w:val="left"/>
              <w:rPr>
                <w:rFonts w:ascii="Calibri" w:eastAsia="Times New Roman" w:hAnsi="Calibri" w:cs="Calibri"/>
                <w:color w:val="000000"/>
                <w:kern w:val="0"/>
                <w:sz w:val="18"/>
                <w:szCs w:val="18"/>
                <w:lang w:eastAsia="es-ES"/>
                <w14:ligatures w14:val="none"/>
              </w:rPr>
            </w:pPr>
            <w:r w:rsidRPr="00046ED5">
              <w:rPr>
                <w:rFonts w:ascii="Calibri" w:eastAsia="Times New Roman" w:hAnsi="Calibri" w:cs="Calibri"/>
                <w:color w:val="000000"/>
                <w:kern w:val="0"/>
                <w:sz w:val="18"/>
                <w:szCs w:val="18"/>
                <w:lang w:eastAsia="es-ES"/>
                <w14:ligatures w14:val="none"/>
              </w:rPr>
              <w:t>Diseño y arquitectura - Aplicaciones de usuario app de avisos y mensajería</w:t>
            </w:r>
          </w:p>
        </w:tc>
        <w:tc>
          <w:tcPr>
            <w:tcW w:w="1607" w:type="dxa"/>
            <w:noWrap/>
            <w:vAlign w:val="center"/>
            <w:hideMark/>
          </w:tcPr>
          <w:p w14:paraId="49C73F1E" w14:textId="77777777" w:rsidR="00046ED5" w:rsidRPr="00046ED5" w:rsidRDefault="00046ED5" w:rsidP="001D320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18"/>
                <w:szCs w:val="18"/>
                <w:lang w:eastAsia="es-ES"/>
                <w14:ligatures w14:val="none"/>
              </w:rPr>
            </w:pPr>
            <w:r w:rsidRPr="00046ED5">
              <w:rPr>
                <w:rFonts w:ascii="Calibri" w:eastAsia="Times New Roman" w:hAnsi="Calibri" w:cs="Calibri"/>
                <w:color w:val="000000"/>
                <w:kern w:val="0"/>
                <w:sz w:val="18"/>
                <w:szCs w:val="18"/>
                <w:lang w:eastAsia="es-ES"/>
                <w14:ligatures w14:val="none"/>
              </w:rPr>
              <w:t>AS</w:t>
            </w:r>
          </w:p>
        </w:tc>
      </w:tr>
      <w:tr w:rsidR="0090507C" w:rsidRPr="00046ED5" w14:paraId="7F9E5A7E" w14:textId="77777777" w:rsidTr="001D3202">
        <w:trPr>
          <w:trHeight w:val="461"/>
          <w:jc w:val="center"/>
        </w:trPr>
        <w:tc>
          <w:tcPr>
            <w:cnfStyle w:val="001000000000" w:firstRow="0" w:lastRow="0" w:firstColumn="1" w:lastColumn="0" w:oddVBand="0" w:evenVBand="0" w:oddHBand="0" w:evenHBand="0" w:firstRowFirstColumn="0" w:firstRowLastColumn="0" w:lastRowFirstColumn="0" w:lastRowLastColumn="0"/>
            <w:tcW w:w="4685" w:type="dxa"/>
            <w:noWrap/>
            <w:hideMark/>
          </w:tcPr>
          <w:p w14:paraId="0DEC3724" w14:textId="77777777" w:rsidR="00046ED5" w:rsidRPr="00046ED5" w:rsidRDefault="00046ED5" w:rsidP="00046ED5">
            <w:pPr>
              <w:jc w:val="left"/>
              <w:rPr>
                <w:rFonts w:ascii="Calibri" w:eastAsia="Times New Roman" w:hAnsi="Calibri" w:cs="Calibri"/>
                <w:color w:val="000000"/>
                <w:kern w:val="0"/>
                <w:sz w:val="18"/>
                <w:szCs w:val="18"/>
                <w:lang w:eastAsia="es-ES"/>
                <w14:ligatures w14:val="none"/>
              </w:rPr>
            </w:pPr>
            <w:r w:rsidRPr="00046ED5">
              <w:rPr>
                <w:rFonts w:ascii="Calibri" w:eastAsia="Times New Roman" w:hAnsi="Calibri" w:cs="Calibri"/>
                <w:color w:val="000000"/>
                <w:kern w:val="0"/>
                <w:sz w:val="18"/>
                <w:szCs w:val="18"/>
                <w:lang w:eastAsia="es-ES"/>
                <w14:ligatures w14:val="none"/>
              </w:rPr>
              <w:t>Diseño y arquitectura - Dashboard de seguimiento</w:t>
            </w:r>
          </w:p>
        </w:tc>
        <w:tc>
          <w:tcPr>
            <w:tcW w:w="1607" w:type="dxa"/>
            <w:noWrap/>
            <w:vAlign w:val="center"/>
            <w:hideMark/>
          </w:tcPr>
          <w:p w14:paraId="3A0C296F" w14:textId="77777777" w:rsidR="00046ED5" w:rsidRPr="00046ED5" w:rsidRDefault="00046ED5" w:rsidP="001D320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8"/>
                <w:szCs w:val="18"/>
                <w:lang w:eastAsia="es-ES"/>
                <w14:ligatures w14:val="none"/>
              </w:rPr>
            </w:pPr>
            <w:r w:rsidRPr="00046ED5">
              <w:rPr>
                <w:rFonts w:ascii="Calibri" w:eastAsia="Times New Roman" w:hAnsi="Calibri" w:cs="Calibri"/>
                <w:color w:val="000000"/>
                <w:kern w:val="0"/>
                <w:sz w:val="18"/>
                <w:szCs w:val="18"/>
                <w:lang w:eastAsia="es-ES"/>
                <w14:ligatures w14:val="none"/>
              </w:rPr>
              <w:t>AS</w:t>
            </w:r>
          </w:p>
        </w:tc>
      </w:tr>
      <w:tr w:rsidR="0090507C" w:rsidRPr="00046ED5" w14:paraId="7846EF51" w14:textId="77777777" w:rsidTr="001D3202">
        <w:trPr>
          <w:cnfStyle w:val="000000100000" w:firstRow="0" w:lastRow="0" w:firstColumn="0" w:lastColumn="0" w:oddVBand="0" w:evenVBand="0" w:oddHBand="1" w:evenHBand="0" w:firstRowFirstColumn="0" w:firstRowLastColumn="0" w:lastRowFirstColumn="0" w:lastRowLastColumn="0"/>
          <w:trHeight w:val="417"/>
          <w:jc w:val="center"/>
        </w:trPr>
        <w:tc>
          <w:tcPr>
            <w:cnfStyle w:val="001000000000" w:firstRow="0" w:lastRow="0" w:firstColumn="1" w:lastColumn="0" w:oddVBand="0" w:evenVBand="0" w:oddHBand="0" w:evenHBand="0" w:firstRowFirstColumn="0" w:firstRowLastColumn="0" w:lastRowFirstColumn="0" w:lastRowLastColumn="0"/>
            <w:tcW w:w="4685" w:type="dxa"/>
            <w:noWrap/>
            <w:hideMark/>
          </w:tcPr>
          <w:p w14:paraId="79028570" w14:textId="77777777" w:rsidR="00046ED5" w:rsidRPr="00046ED5" w:rsidRDefault="00046ED5" w:rsidP="00046ED5">
            <w:pPr>
              <w:jc w:val="left"/>
              <w:rPr>
                <w:rFonts w:ascii="Calibri" w:eastAsia="Times New Roman" w:hAnsi="Calibri" w:cs="Calibri"/>
                <w:color w:val="000000"/>
                <w:kern w:val="0"/>
                <w:sz w:val="18"/>
                <w:szCs w:val="18"/>
                <w:lang w:eastAsia="es-ES"/>
                <w14:ligatures w14:val="none"/>
              </w:rPr>
            </w:pPr>
            <w:r w:rsidRPr="00046ED5">
              <w:rPr>
                <w:rFonts w:ascii="Calibri" w:eastAsia="Times New Roman" w:hAnsi="Calibri" w:cs="Calibri"/>
                <w:color w:val="000000"/>
                <w:kern w:val="0"/>
                <w:sz w:val="18"/>
                <w:szCs w:val="18"/>
                <w:lang w:eastAsia="es-ES"/>
                <w14:ligatures w14:val="none"/>
              </w:rPr>
              <w:t>Diseño y arquitectura - Aplicaciones de usuario para la gestión de emergencias</w:t>
            </w:r>
          </w:p>
        </w:tc>
        <w:tc>
          <w:tcPr>
            <w:tcW w:w="1607" w:type="dxa"/>
            <w:noWrap/>
            <w:vAlign w:val="center"/>
            <w:hideMark/>
          </w:tcPr>
          <w:p w14:paraId="70C608A7" w14:textId="77777777" w:rsidR="00046ED5" w:rsidRPr="00046ED5" w:rsidRDefault="00046ED5" w:rsidP="001D3202">
            <w:pPr>
              <w:keepNext/>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18"/>
                <w:szCs w:val="18"/>
                <w:lang w:eastAsia="es-ES"/>
                <w14:ligatures w14:val="none"/>
              </w:rPr>
            </w:pPr>
            <w:r w:rsidRPr="00046ED5">
              <w:rPr>
                <w:rFonts w:ascii="Calibri" w:eastAsia="Times New Roman" w:hAnsi="Calibri" w:cs="Calibri"/>
                <w:color w:val="000000"/>
                <w:kern w:val="0"/>
                <w:sz w:val="18"/>
                <w:szCs w:val="18"/>
                <w:lang w:eastAsia="es-ES"/>
                <w14:ligatures w14:val="none"/>
              </w:rPr>
              <w:t>AS</w:t>
            </w:r>
          </w:p>
        </w:tc>
      </w:tr>
    </w:tbl>
    <w:p w14:paraId="16659D47" w14:textId="29CBF653" w:rsidR="0090507C" w:rsidRDefault="46F072E9" w:rsidP="00122C72">
      <w:pPr>
        <w:pStyle w:val="CitadeTablas"/>
      </w:pPr>
      <w:bookmarkStart w:id="358" w:name="_Toc165126417"/>
      <w:r>
        <w:t>Matriz de responsabilidad de diseño y arquitectura</w:t>
      </w:r>
      <w:bookmarkEnd w:id="358"/>
    </w:p>
    <w:p w14:paraId="5313FBE1" w14:textId="77777777" w:rsidR="00D92E33" w:rsidRDefault="44DAE17C" w:rsidP="00A12411">
      <w:pPr>
        <w:pStyle w:val="Ttulo5"/>
      </w:pPr>
      <w:bookmarkStart w:id="359" w:name="_Toc204449305"/>
      <w:bookmarkStart w:id="360" w:name="_Toc164120859"/>
      <w:bookmarkStart w:id="361" w:name="_Ref165110056"/>
      <w:r>
        <w:t xml:space="preserve">Matriz de responsabilidad de </w:t>
      </w:r>
      <w:r w:rsidR="1F8A17D1">
        <w:t>construcción</w:t>
      </w:r>
      <w:bookmarkEnd w:id="359"/>
      <w:bookmarkEnd w:id="360"/>
      <w:bookmarkEnd w:id="361"/>
    </w:p>
    <w:tbl>
      <w:tblPr>
        <w:tblStyle w:val="Tablaconcuadrcula5oscura-nfasis3"/>
        <w:tblW w:w="8500" w:type="dxa"/>
        <w:tblLook w:val="04A0" w:firstRow="1" w:lastRow="0" w:firstColumn="1" w:lastColumn="0" w:noHBand="0" w:noVBand="1"/>
      </w:tblPr>
      <w:tblGrid>
        <w:gridCol w:w="3397"/>
        <w:gridCol w:w="1276"/>
        <w:gridCol w:w="1276"/>
        <w:gridCol w:w="1276"/>
        <w:gridCol w:w="1275"/>
      </w:tblGrid>
      <w:tr w:rsidR="00182FD2" w:rsidRPr="00182FD2" w14:paraId="33C164DD" w14:textId="77777777" w:rsidTr="00BE4EBD">
        <w:trPr>
          <w:cnfStyle w:val="100000000000" w:firstRow="1" w:lastRow="0" w:firstColumn="0" w:lastColumn="0" w:oddVBand="0" w:evenVBand="0" w:oddHBand="0"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3397" w:type="dxa"/>
            <w:noWrap/>
            <w:vAlign w:val="center"/>
            <w:hideMark/>
          </w:tcPr>
          <w:p w14:paraId="73CF824A" w14:textId="77777777" w:rsidR="00182FD2" w:rsidRPr="00182FD2" w:rsidRDefault="00182FD2" w:rsidP="00353A01">
            <w:pPr>
              <w:jc w:val="center"/>
              <w:rPr>
                <w:rFonts w:ascii="Calibri" w:eastAsia="Times New Roman" w:hAnsi="Calibri" w:cs="Calibri"/>
                <w:color w:val="000000"/>
                <w:kern w:val="0"/>
                <w:sz w:val="18"/>
                <w:szCs w:val="18"/>
                <w:lang w:eastAsia="es-ES"/>
                <w14:ligatures w14:val="none"/>
              </w:rPr>
            </w:pPr>
            <w:r w:rsidRPr="00182FD2">
              <w:rPr>
                <w:rFonts w:ascii="Calibri" w:eastAsia="Times New Roman" w:hAnsi="Calibri" w:cs="Calibri"/>
                <w:color w:val="000000"/>
                <w:kern w:val="0"/>
                <w:sz w:val="18"/>
                <w:szCs w:val="18"/>
                <w:lang w:eastAsia="es-ES"/>
                <w14:ligatures w14:val="none"/>
              </w:rPr>
              <w:t>Actividad</w:t>
            </w:r>
          </w:p>
        </w:tc>
        <w:tc>
          <w:tcPr>
            <w:tcW w:w="1276" w:type="dxa"/>
            <w:noWrap/>
            <w:vAlign w:val="center"/>
            <w:hideMark/>
          </w:tcPr>
          <w:p w14:paraId="7AC634FC" w14:textId="77777777" w:rsidR="00182FD2" w:rsidRPr="00182FD2" w:rsidRDefault="00182FD2" w:rsidP="00353A01">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8"/>
                <w:szCs w:val="18"/>
                <w:lang w:eastAsia="es-ES"/>
                <w14:ligatures w14:val="none"/>
              </w:rPr>
            </w:pPr>
            <w:r w:rsidRPr="00182FD2">
              <w:rPr>
                <w:rFonts w:ascii="Calibri" w:eastAsia="Times New Roman" w:hAnsi="Calibri" w:cs="Calibri"/>
                <w:color w:val="000000"/>
                <w:kern w:val="0"/>
                <w:sz w:val="18"/>
                <w:szCs w:val="18"/>
                <w:lang w:eastAsia="es-ES"/>
                <w14:ligatures w14:val="none"/>
              </w:rPr>
              <w:t>Desarrollador Junior 1 (DJ1)</w:t>
            </w:r>
          </w:p>
        </w:tc>
        <w:tc>
          <w:tcPr>
            <w:tcW w:w="1276" w:type="dxa"/>
            <w:vAlign w:val="center"/>
          </w:tcPr>
          <w:p w14:paraId="3BD458A7" w14:textId="6166F9B9" w:rsidR="00182FD2" w:rsidRPr="00182FD2" w:rsidRDefault="00182FD2" w:rsidP="00353A01">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8"/>
                <w:szCs w:val="18"/>
                <w:lang w:eastAsia="es-ES"/>
                <w14:ligatures w14:val="none"/>
              </w:rPr>
            </w:pPr>
            <w:r w:rsidRPr="00182FD2">
              <w:rPr>
                <w:rFonts w:ascii="Calibri" w:eastAsia="Times New Roman" w:hAnsi="Calibri" w:cs="Calibri"/>
                <w:color w:val="000000"/>
                <w:kern w:val="0"/>
                <w:sz w:val="18"/>
                <w:szCs w:val="18"/>
                <w:lang w:eastAsia="es-ES"/>
                <w14:ligatures w14:val="none"/>
              </w:rPr>
              <w:t xml:space="preserve">Desarrollador Junior </w:t>
            </w:r>
            <w:r>
              <w:rPr>
                <w:rFonts w:ascii="Calibri" w:eastAsia="Times New Roman" w:hAnsi="Calibri" w:cs="Calibri"/>
                <w:color w:val="000000"/>
                <w:kern w:val="0"/>
                <w:sz w:val="18"/>
                <w:szCs w:val="18"/>
                <w:lang w:eastAsia="es-ES"/>
                <w14:ligatures w14:val="none"/>
              </w:rPr>
              <w:t>2</w:t>
            </w:r>
            <w:r w:rsidRPr="00182FD2">
              <w:rPr>
                <w:rFonts w:ascii="Calibri" w:eastAsia="Times New Roman" w:hAnsi="Calibri" w:cs="Calibri"/>
                <w:color w:val="000000"/>
                <w:kern w:val="0"/>
                <w:sz w:val="18"/>
                <w:szCs w:val="18"/>
                <w:lang w:eastAsia="es-ES"/>
                <w14:ligatures w14:val="none"/>
              </w:rPr>
              <w:t xml:space="preserve"> (DJ</w:t>
            </w:r>
            <w:r>
              <w:rPr>
                <w:rFonts w:ascii="Calibri" w:eastAsia="Times New Roman" w:hAnsi="Calibri" w:cs="Calibri"/>
                <w:color w:val="000000"/>
                <w:kern w:val="0"/>
                <w:sz w:val="18"/>
                <w:szCs w:val="18"/>
                <w:lang w:eastAsia="es-ES"/>
                <w14:ligatures w14:val="none"/>
              </w:rPr>
              <w:t>2</w:t>
            </w:r>
            <w:r w:rsidRPr="00182FD2">
              <w:rPr>
                <w:rFonts w:ascii="Calibri" w:eastAsia="Times New Roman" w:hAnsi="Calibri" w:cs="Calibri"/>
                <w:color w:val="000000"/>
                <w:kern w:val="0"/>
                <w:sz w:val="18"/>
                <w:szCs w:val="18"/>
                <w:lang w:eastAsia="es-ES"/>
                <w14:ligatures w14:val="none"/>
              </w:rPr>
              <w:t>)</w:t>
            </w:r>
          </w:p>
        </w:tc>
        <w:tc>
          <w:tcPr>
            <w:tcW w:w="1276" w:type="dxa"/>
            <w:noWrap/>
            <w:vAlign w:val="center"/>
            <w:hideMark/>
          </w:tcPr>
          <w:p w14:paraId="20EB9B2A" w14:textId="19C52976" w:rsidR="00182FD2" w:rsidRPr="00182FD2" w:rsidRDefault="00182FD2" w:rsidP="00353A01">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8"/>
                <w:szCs w:val="18"/>
                <w:lang w:eastAsia="es-ES"/>
                <w14:ligatures w14:val="none"/>
              </w:rPr>
            </w:pPr>
            <w:r w:rsidRPr="00182FD2">
              <w:rPr>
                <w:rFonts w:ascii="Calibri" w:eastAsia="Times New Roman" w:hAnsi="Calibri" w:cs="Calibri"/>
                <w:color w:val="000000"/>
                <w:kern w:val="0"/>
                <w:sz w:val="18"/>
                <w:szCs w:val="18"/>
                <w:lang w:eastAsia="es-ES"/>
                <w14:ligatures w14:val="none"/>
              </w:rPr>
              <w:t>Desarrollador Senior 1 (DS1)</w:t>
            </w:r>
          </w:p>
        </w:tc>
        <w:tc>
          <w:tcPr>
            <w:tcW w:w="1275" w:type="dxa"/>
            <w:noWrap/>
            <w:vAlign w:val="center"/>
            <w:hideMark/>
          </w:tcPr>
          <w:p w14:paraId="09AC583A" w14:textId="77777777" w:rsidR="00182FD2" w:rsidRPr="00182FD2" w:rsidRDefault="00182FD2" w:rsidP="00353A01">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8"/>
                <w:szCs w:val="18"/>
                <w:lang w:eastAsia="es-ES"/>
                <w14:ligatures w14:val="none"/>
              </w:rPr>
            </w:pPr>
            <w:r w:rsidRPr="00182FD2">
              <w:rPr>
                <w:rFonts w:ascii="Calibri" w:eastAsia="Times New Roman" w:hAnsi="Calibri" w:cs="Calibri"/>
                <w:color w:val="000000"/>
                <w:kern w:val="0"/>
                <w:sz w:val="18"/>
                <w:szCs w:val="18"/>
                <w:lang w:eastAsia="es-ES"/>
                <w14:ligatures w14:val="none"/>
              </w:rPr>
              <w:t>Desarrollador Senior 2 (DS2)</w:t>
            </w:r>
          </w:p>
        </w:tc>
      </w:tr>
      <w:tr w:rsidR="00182FD2" w:rsidRPr="00182FD2" w14:paraId="1ED4753B" w14:textId="77777777" w:rsidTr="00BE4EBD">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3397" w:type="dxa"/>
            <w:noWrap/>
            <w:hideMark/>
          </w:tcPr>
          <w:p w14:paraId="1D474A2E" w14:textId="77777777" w:rsidR="00182FD2" w:rsidRPr="00182FD2" w:rsidRDefault="00182FD2" w:rsidP="00182FD2">
            <w:pPr>
              <w:jc w:val="left"/>
              <w:rPr>
                <w:rFonts w:ascii="Calibri" w:eastAsia="Times New Roman" w:hAnsi="Calibri" w:cs="Calibri"/>
                <w:color w:val="000000"/>
                <w:kern w:val="0"/>
                <w:sz w:val="18"/>
                <w:szCs w:val="18"/>
                <w:lang w:eastAsia="es-ES"/>
                <w14:ligatures w14:val="none"/>
              </w:rPr>
            </w:pPr>
            <w:r w:rsidRPr="00182FD2">
              <w:rPr>
                <w:rFonts w:ascii="Calibri" w:eastAsia="Times New Roman" w:hAnsi="Calibri" w:cs="Calibri"/>
                <w:color w:val="000000"/>
                <w:kern w:val="0"/>
                <w:sz w:val="18"/>
                <w:szCs w:val="18"/>
                <w:lang w:eastAsia="es-ES"/>
                <w14:ligatures w14:val="none"/>
              </w:rPr>
              <w:t>Integración con sistemas centrales</w:t>
            </w:r>
          </w:p>
        </w:tc>
        <w:tc>
          <w:tcPr>
            <w:tcW w:w="1276" w:type="dxa"/>
            <w:noWrap/>
            <w:vAlign w:val="center"/>
            <w:hideMark/>
          </w:tcPr>
          <w:p w14:paraId="52F57CA9" w14:textId="77777777" w:rsidR="00182FD2" w:rsidRPr="00182FD2" w:rsidRDefault="00182FD2" w:rsidP="001D320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18"/>
                <w:szCs w:val="18"/>
                <w:lang w:eastAsia="es-ES"/>
                <w14:ligatures w14:val="none"/>
              </w:rPr>
            </w:pPr>
          </w:p>
        </w:tc>
        <w:tc>
          <w:tcPr>
            <w:tcW w:w="1276" w:type="dxa"/>
            <w:vAlign w:val="center"/>
          </w:tcPr>
          <w:p w14:paraId="33794BDB" w14:textId="77777777" w:rsidR="00182FD2" w:rsidRPr="00182FD2" w:rsidRDefault="00182FD2" w:rsidP="001D320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18"/>
                <w:szCs w:val="18"/>
                <w:lang w:eastAsia="es-ES"/>
                <w14:ligatures w14:val="none"/>
              </w:rPr>
            </w:pPr>
          </w:p>
        </w:tc>
        <w:tc>
          <w:tcPr>
            <w:tcW w:w="1276" w:type="dxa"/>
            <w:noWrap/>
            <w:vAlign w:val="center"/>
            <w:hideMark/>
          </w:tcPr>
          <w:p w14:paraId="2EBC30D8" w14:textId="4073BF29" w:rsidR="00182FD2" w:rsidRPr="00182FD2" w:rsidRDefault="00182FD2" w:rsidP="001D320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18"/>
                <w:szCs w:val="18"/>
                <w:lang w:eastAsia="es-ES"/>
                <w14:ligatures w14:val="none"/>
              </w:rPr>
            </w:pPr>
          </w:p>
        </w:tc>
        <w:tc>
          <w:tcPr>
            <w:tcW w:w="1275" w:type="dxa"/>
            <w:noWrap/>
            <w:vAlign w:val="center"/>
            <w:hideMark/>
          </w:tcPr>
          <w:p w14:paraId="04AA92F5" w14:textId="77777777" w:rsidR="00182FD2" w:rsidRPr="00182FD2" w:rsidRDefault="00182FD2" w:rsidP="001D320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18"/>
                <w:szCs w:val="18"/>
                <w:lang w:eastAsia="es-ES"/>
                <w14:ligatures w14:val="none"/>
              </w:rPr>
            </w:pPr>
          </w:p>
        </w:tc>
      </w:tr>
      <w:tr w:rsidR="00182FD2" w:rsidRPr="00182FD2" w14:paraId="282ED2F2" w14:textId="77777777" w:rsidTr="00BE4EBD">
        <w:trPr>
          <w:trHeight w:val="312"/>
        </w:trPr>
        <w:tc>
          <w:tcPr>
            <w:cnfStyle w:val="001000000000" w:firstRow="0" w:lastRow="0" w:firstColumn="1" w:lastColumn="0" w:oddVBand="0" w:evenVBand="0" w:oddHBand="0" w:evenHBand="0" w:firstRowFirstColumn="0" w:firstRowLastColumn="0" w:lastRowFirstColumn="0" w:lastRowLastColumn="0"/>
            <w:tcW w:w="3397" w:type="dxa"/>
            <w:noWrap/>
            <w:hideMark/>
          </w:tcPr>
          <w:p w14:paraId="57A22310" w14:textId="5E69C741" w:rsidR="00182FD2" w:rsidRPr="00182FD2" w:rsidRDefault="00EF3925" w:rsidP="00182FD2">
            <w:pPr>
              <w:jc w:val="left"/>
              <w:rPr>
                <w:rFonts w:ascii="Calibri" w:eastAsia="Times New Roman" w:hAnsi="Calibri" w:cs="Calibri"/>
                <w:color w:val="000000"/>
                <w:kern w:val="0"/>
                <w:sz w:val="18"/>
                <w:szCs w:val="18"/>
                <w:lang w:eastAsia="es-ES"/>
                <w14:ligatures w14:val="none"/>
              </w:rPr>
            </w:pPr>
            <w:r>
              <w:rPr>
                <w:rFonts w:ascii="Calibri" w:eastAsia="Times New Roman" w:hAnsi="Calibri" w:cs="Calibri"/>
                <w:color w:val="000000"/>
                <w:kern w:val="0"/>
                <w:sz w:val="18"/>
                <w:szCs w:val="18"/>
                <w:lang w:eastAsia="es-ES"/>
                <w14:ligatures w14:val="none"/>
              </w:rPr>
              <w:t xml:space="preserve">    </w:t>
            </w:r>
            <w:r w:rsidR="00182FD2" w:rsidRPr="00182FD2">
              <w:rPr>
                <w:rFonts w:ascii="Calibri" w:eastAsia="Times New Roman" w:hAnsi="Calibri" w:cs="Calibri"/>
                <w:color w:val="000000"/>
                <w:kern w:val="0"/>
                <w:sz w:val="18"/>
                <w:szCs w:val="18"/>
                <w:lang w:eastAsia="es-ES"/>
                <w14:ligatures w14:val="none"/>
              </w:rPr>
              <w:t>Conectividad bidireccional</w:t>
            </w:r>
          </w:p>
        </w:tc>
        <w:tc>
          <w:tcPr>
            <w:tcW w:w="1276" w:type="dxa"/>
            <w:noWrap/>
            <w:vAlign w:val="center"/>
            <w:hideMark/>
          </w:tcPr>
          <w:p w14:paraId="0227F35C" w14:textId="77777777" w:rsidR="00182FD2" w:rsidRPr="00182FD2" w:rsidRDefault="00182FD2" w:rsidP="001D320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8"/>
                <w:szCs w:val="18"/>
                <w:lang w:eastAsia="es-ES"/>
                <w14:ligatures w14:val="none"/>
              </w:rPr>
            </w:pPr>
            <w:r w:rsidRPr="00182FD2">
              <w:rPr>
                <w:rFonts w:ascii="Calibri" w:eastAsia="Times New Roman" w:hAnsi="Calibri" w:cs="Calibri"/>
                <w:color w:val="000000"/>
                <w:kern w:val="0"/>
                <w:sz w:val="18"/>
                <w:szCs w:val="18"/>
                <w:lang w:eastAsia="es-ES"/>
                <w14:ligatures w14:val="none"/>
              </w:rPr>
              <w:t>DJ1</w:t>
            </w:r>
          </w:p>
        </w:tc>
        <w:tc>
          <w:tcPr>
            <w:tcW w:w="1276" w:type="dxa"/>
            <w:vAlign w:val="center"/>
          </w:tcPr>
          <w:p w14:paraId="22CA1570" w14:textId="77777777" w:rsidR="00182FD2" w:rsidRPr="00182FD2" w:rsidRDefault="00182FD2" w:rsidP="001D320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8"/>
                <w:szCs w:val="18"/>
                <w:lang w:eastAsia="es-ES"/>
                <w14:ligatures w14:val="none"/>
              </w:rPr>
            </w:pPr>
          </w:p>
        </w:tc>
        <w:tc>
          <w:tcPr>
            <w:tcW w:w="1276" w:type="dxa"/>
            <w:noWrap/>
            <w:vAlign w:val="center"/>
            <w:hideMark/>
          </w:tcPr>
          <w:p w14:paraId="51AFBC08" w14:textId="46CF8910" w:rsidR="00182FD2" w:rsidRPr="00182FD2" w:rsidRDefault="00182FD2" w:rsidP="001D320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8"/>
                <w:szCs w:val="18"/>
                <w:lang w:eastAsia="es-ES"/>
                <w14:ligatures w14:val="none"/>
              </w:rPr>
            </w:pPr>
          </w:p>
        </w:tc>
        <w:tc>
          <w:tcPr>
            <w:tcW w:w="1275" w:type="dxa"/>
            <w:noWrap/>
            <w:vAlign w:val="center"/>
            <w:hideMark/>
          </w:tcPr>
          <w:p w14:paraId="5DCD4DCE" w14:textId="77777777" w:rsidR="00182FD2" w:rsidRPr="00182FD2" w:rsidRDefault="00182FD2" w:rsidP="001D320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8"/>
                <w:szCs w:val="18"/>
                <w:lang w:eastAsia="es-ES"/>
                <w14:ligatures w14:val="none"/>
              </w:rPr>
            </w:pPr>
          </w:p>
        </w:tc>
      </w:tr>
      <w:tr w:rsidR="00182FD2" w:rsidRPr="00182FD2" w14:paraId="1D0388A0" w14:textId="77777777" w:rsidTr="00BE4EBD">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3397" w:type="dxa"/>
            <w:noWrap/>
            <w:hideMark/>
          </w:tcPr>
          <w:p w14:paraId="275F521A" w14:textId="623D8BD1" w:rsidR="00182FD2" w:rsidRPr="00182FD2" w:rsidRDefault="00EF3925" w:rsidP="00182FD2">
            <w:pPr>
              <w:jc w:val="left"/>
              <w:rPr>
                <w:rFonts w:ascii="Calibri" w:eastAsia="Times New Roman" w:hAnsi="Calibri" w:cs="Calibri"/>
                <w:color w:val="000000"/>
                <w:kern w:val="0"/>
                <w:sz w:val="18"/>
                <w:szCs w:val="18"/>
                <w:lang w:eastAsia="es-ES"/>
                <w14:ligatures w14:val="none"/>
              </w:rPr>
            </w:pPr>
            <w:r>
              <w:rPr>
                <w:rFonts w:ascii="Calibri" w:eastAsia="Times New Roman" w:hAnsi="Calibri" w:cs="Calibri"/>
                <w:color w:val="000000"/>
                <w:kern w:val="0"/>
                <w:sz w:val="18"/>
                <w:szCs w:val="18"/>
                <w:lang w:eastAsia="es-ES"/>
                <w14:ligatures w14:val="none"/>
              </w:rPr>
              <w:t xml:space="preserve">    </w:t>
            </w:r>
            <w:r w:rsidR="00182FD2" w:rsidRPr="00182FD2">
              <w:rPr>
                <w:rFonts w:ascii="Calibri" w:eastAsia="Times New Roman" w:hAnsi="Calibri" w:cs="Calibri"/>
                <w:color w:val="000000"/>
                <w:kern w:val="0"/>
                <w:sz w:val="18"/>
                <w:szCs w:val="18"/>
                <w:lang w:eastAsia="es-ES"/>
                <w14:ligatures w14:val="none"/>
              </w:rPr>
              <w:t>Seguridad y Autenticación</w:t>
            </w:r>
          </w:p>
        </w:tc>
        <w:tc>
          <w:tcPr>
            <w:tcW w:w="1276" w:type="dxa"/>
            <w:noWrap/>
            <w:vAlign w:val="center"/>
            <w:hideMark/>
          </w:tcPr>
          <w:p w14:paraId="0EDD6E2A" w14:textId="77777777" w:rsidR="00182FD2" w:rsidRPr="00182FD2" w:rsidRDefault="00182FD2" w:rsidP="001D320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18"/>
                <w:szCs w:val="18"/>
                <w:lang w:eastAsia="es-ES"/>
                <w14:ligatures w14:val="none"/>
              </w:rPr>
            </w:pPr>
          </w:p>
        </w:tc>
        <w:tc>
          <w:tcPr>
            <w:tcW w:w="1276" w:type="dxa"/>
            <w:vAlign w:val="center"/>
          </w:tcPr>
          <w:p w14:paraId="2C3DBEB2" w14:textId="77777777" w:rsidR="00182FD2" w:rsidRPr="00182FD2" w:rsidRDefault="00182FD2" w:rsidP="001D320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18"/>
                <w:szCs w:val="18"/>
                <w:lang w:eastAsia="es-ES"/>
                <w14:ligatures w14:val="none"/>
              </w:rPr>
            </w:pPr>
          </w:p>
        </w:tc>
        <w:tc>
          <w:tcPr>
            <w:tcW w:w="1276" w:type="dxa"/>
            <w:noWrap/>
            <w:vAlign w:val="center"/>
            <w:hideMark/>
          </w:tcPr>
          <w:p w14:paraId="5FD7F601" w14:textId="642CF848" w:rsidR="00182FD2" w:rsidRPr="00182FD2" w:rsidRDefault="00182FD2" w:rsidP="001D320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18"/>
                <w:szCs w:val="18"/>
                <w:lang w:eastAsia="es-ES"/>
                <w14:ligatures w14:val="none"/>
              </w:rPr>
            </w:pPr>
          </w:p>
        </w:tc>
        <w:tc>
          <w:tcPr>
            <w:tcW w:w="1275" w:type="dxa"/>
            <w:noWrap/>
            <w:vAlign w:val="center"/>
            <w:hideMark/>
          </w:tcPr>
          <w:p w14:paraId="7B057FC4" w14:textId="77777777" w:rsidR="00182FD2" w:rsidRPr="00182FD2" w:rsidRDefault="00182FD2" w:rsidP="001D320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18"/>
                <w:szCs w:val="18"/>
                <w:lang w:eastAsia="es-ES"/>
                <w14:ligatures w14:val="none"/>
              </w:rPr>
            </w:pPr>
            <w:r w:rsidRPr="00182FD2">
              <w:rPr>
                <w:rFonts w:ascii="Calibri" w:eastAsia="Times New Roman" w:hAnsi="Calibri" w:cs="Calibri"/>
                <w:color w:val="000000"/>
                <w:kern w:val="0"/>
                <w:sz w:val="18"/>
                <w:szCs w:val="18"/>
                <w:lang w:eastAsia="es-ES"/>
                <w14:ligatures w14:val="none"/>
              </w:rPr>
              <w:t>DS2</w:t>
            </w:r>
          </w:p>
        </w:tc>
      </w:tr>
      <w:tr w:rsidR="00182FD2" w:rsidRPr="00182FD2" w14:paraId="5E796F42" w14:textId="77777777" w:rsidTr="00BE4EBD">
        <w:trPr>
          <w:trHeight w:val="312"/>
        </w:trPr>
        <w:tc>
          <w:tcPr>
            <w:cnfStyle w:val="001000000000" w:firstRow="0" w:lastRow="0" w:firstColumn="1" w:lastColumn="0" w:oddVBand="0" w:evenVBand="0" w:oddHBand="0" w:evenHBand="0" w:firstRowFirstColumn="0" w:firstRowLastColumn="0" w:lastRowFirstColumn="0" w:lastRowLastColumn="0"/>
            <w:tcW w:w="3397" w:type="dxa"/>
            <w:noWrap/>
            <w:hideMark/>
          </w:tcPr>
          <w:p w14:paraId="2B9D36DF" w14:textId="127C83BE" w:rsidR="00182FD2" w:rsidRPr="00182FD2" w:rsidRDefault="00EF3925" w:rsidP="00182FD2">
            <w:pPr>
              <w:jc w:val="left"/>
              <w:rPr>
                <w:rFonts w:ascii="Calibri" w:eastAsia="Times New Roman" w:hAnsi="Calibri" w:cs="Calibri"/>
                <w:color w:val="000000"/>
                <w:kern w:val="0"/>
                <w:sz w:val="18"/>
                <w:szCs w:val="18"/>
                <w:lang w:eastAsia="es-ES"/>
                <w14:ligatures w14:val="none"/>
              </w:rPr>
            </w:pPr>
            <w:r>
              <w:rPr>
                <w:rFonts w:ascii="Calibri" w:eastAsia="Times New Roman" w:hAnsi="Calibri" w:cs="Calibri"/>
                <w:color w:val="000000"/>
                <w:kern w:val="0"/>
                <w:sz w:val="18"/>
                <w:szCs w:val="18"/>
                <w:lang w:eastAsia="es-ES"/>
                <w14:ligatures w14:val="none"/>
              </w:rPr>
              <w:t xml:space="preserve">    </w:t>
            </w:r>
            <w:r w:rsidR="00182FD2" w:rsidRPr="00182FD2">
              <w:rPr>
                <w:rFonts w:ascii="Calibri" w:eastAsia="Times New Roman" w:hAnsi="Calibri" w:cs="Calibri"/>
                <w:color w:val="000000"/>
                <w:kern w:val="0"/>
                <w:sz w:val="18"/>
                <w:szCs w:val="18"/>
                <w:lang w:eastAsia="es-ES"/>
                <w14:ligatures w14:val="none"/>
              </w:rPr>
              <w:t>Manejo de las APIS</w:t>
            </w:r>
          </w:p>
        </w:tc>
        <w:tc>
          <w:tcPr>
            <w:tcW w:w="1276" w:type="dxa"/>
            <w:noWrap/>
            <w:vAlign w:val="center"/>
            <w:hideMark/>
          </w:tcPr>
          <w:p w14:paraId="494ECD32" w14:textId="77777777" w:rsidR="00182FD2" w:rsidRPr="00182FD2" w:rsidRDefault="00182FD2" w:rsidP="001D320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8"/>
                <w:szCs w:val="18"/>
                <w:lang w:eastAsia="es-ES"/>
                <w14:ligatures w14:val="none"/>
              </w:rPr>
            </w:pPr>
          </w:p>
        </w:tc>
        <w:tc>
          <w:tcPr>
            <w:tcW w:w="1276" w:type="dxa"/>
            <w:vAlign w:val="center"/>
          </w:tcPr>
          <w:p w14:paraId="6B5CAC2A" w14:textId="77777777" w:rsidR="00182FD2" w:rsidRPr="00182FD2" w:rsidRDefault="00182FD2" w:rsidP="001D320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8"/>
                <w:szCs w:val="18"/>
                <w:lang w:eastAsia="es-ES"/>
                <w14:ligatures w14:val="none"/>
              </w:rPr>
            </w:pPr>
          </w:p>
        </w:tc>
        <w:tc>
          <w:tcPr>
            <w:tcW w:w="1276" w:type="dxa"/>
            <w:noWrap/>
            <w:vAlign w:val="center"/>
            <w:hideMark/>
          </w:tcPr>
          <w:p w14:paraId="6F22DC3D" w14:textId="4C2966E1" w:rsidR="00182FD2" w:rsidRPr="00182FD2" w:rsidRDefault="00182FD2" w:rsidP="001D320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8"/>
                <w:szCs w:val="18"/>
                <w:lang w:eastAsia="es-ES"/>
                <w14:ligatures w14:val="none"/>
              </w:rPr>
            </w:pPr>
            <w:r w:rsidRPr="00182FD2">
              <w:rPr>
                <w:rFonts w:ascii="Calibri" w:eastAsia="Times New Roman" w:hAnsi="Calibri" w:cs="Calibri"/>
                <w:color w:val="000000"/>
                <w:kern w:val="0"/>
                <w:sz w:val="18"/>
                <w:szCs w:val="18"/>
                <w:lang w:eastAsia="es-ES"/>
                <w14:ligatures w14:val="none"/>
              </w:rPr>
              <w:t>DS1</w:t>
            </w:r>
          </w:p>
        </w:tc>
        <w:tc>
          <w:tcPr>
            <w:tcW w:w="1275" w:type="dxa"/>
            <w:noWrap/>
            <w:vAlign w:val="center"/>
            <w:hideMark/>
          </w:tcPr>
          <w:p w14:paraId="276811A3" w14:textId="77777777" w:rsidR="00182FD2" w:rsidRPr="00182FD2" w:rsidRDefault="00182FD2" w:rsidP="001D320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8"/>
                <w:szCs w:val="18"/>
                <w:lang w:eastAsia="es-ES"/>
                <w14:ligatures w14:val="none"/>
              </w:rPr>
            </w:pPr>
          </w:p>
        </w:tc>
      </w:tr>
      <w:tr w:rsidR="00182FD2" w:rsidRPr="00182FD2" w14:paraId="49433DB7" w14:textId="77777777" w:rsidTr="00BE4EBD">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3397" w:type="dxa"/>
            <w:noWrap/>
            <w:hideMark/>
          </w:tcPr>
          <w:p w14:paraId="73AE1708" w14:textId="0D99E1BF" w:rsidR="00182FD2" w:rsidRPr="00182FD2" w:rsidRDefault="00EF3925" w:rsidP="00182FD2">
            <w:pPr>
              <w:jc w:val="left"/>
              <w:rPr>
                <w:rFonts w:ascii="Calibri" w:eastAsia="Times New Roman" w:hAnsi="Calibri" w:cs="Calibri"/>
                <w:color w:val="000000"/>
                <w:kern w:val="0"/>
                <w:sz w:val="18"/>
                <w:szCs w:val="18"/>
                <w:lang w:eastAsia="es-ES"/>
                <w14:ligatures w14:val="none"/>
              </w:rPr>
            </w:pPr>
            <w:r>
              <w:rPr>
                <w:rFonts w:ascii="Calibri" w:eastAsia="Times New Roman" w:hAnsi="Calibri" w:cs="Calibri"/>
                <w:color w:val="000000"/>
                <w:kern w:val="0"/>
                <w:sz w:val="18"/>
                <w:szCs w:val="18"/>
                <w:lang w:eastAsia="es-ES"/>
                <w14:ligatures w14:val="none"/>
              </w:rPr>
              <w:t xml:space="preserve">    </w:t>
            </w:r>
            <w:r w:rsidR="00182FD2" w:rsidRPr="00182FD2">
              <w:rPr>
                <w:rFonts w:ascii="Calibri" w:eastAsia="Times New Roman" w:hAnsi="Calibri" w:cs="Calibri"/>
                <w:color w:val="000000"/>
                <w:kern w:val="0"/>
                <w:sz w:val="18"/>
                <w:szCs w:val="18"/>
                <w:lang w:eastAsia="es-ES"/>
                <w14:ligatures w14:val="none"/>
              </w:rPr>
              <w:t>Integración del HIS</w:t>
            </w:r>
          </w:p>
        </w:tc>
        <w:tc>
          <w:tcPr>
            <w:tcW w:w="1276" w:type="dxa"/>
            <w:noWrap/>
            <w:vAlign w:val="center"/>
            <w:hideMark/>
          </w:tcPr>
          <w:p w14:paraId="78B688DC" w14:textId="7928128D" w:rsidR="00182FD2" w:rsidRPr="00182FD2" w:rsidRDefault="00182FD2" w:rsidP="001D320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18"/>
                <w:szCs w:val="18"/>
                <w:lang w:eastAsia="es-ES"/>
                <w14:ligatures w14:val="none"/>
              </w:rPr>
            </w:pPr>
          </w:p>
        </w:tc>
        <w:tc>
          <w:tcPr>
            <w:tcW w:w="1276" w:type="dxa"/>
            <w:vAlign w:val="center"/>
          </w:tcPr>
          <w:p w14:paraId="5DC14C4C" w14:textId="3B6BFA3A" w:rsidR="00182FD2" w:rsidRPr="00182FD2" w:rsidRDefault="00F028CA" w:rsidP="001D320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18"/>
                <w:szCs w:val="18"/>
                <w:lang w:eastAsia="es-ES"/>
                <w14:ligatures w14:val="none"/>
              </w:rPr>
            </w:pPr>
            <w:r w:rsidRPr="00182FD2">
              <w:rPr>
                <w:rFonts w:ascii="Calibri" w:eastAsia="Times New Roman" w:hAnsi="Calibri" w:cs="Calibri"/>
                <w:color w:val="000000"/>
                <w:kern w:val="0"/>
                <w:sz w:val="18"/>
                <w:szCs w:val="18"/>
                <w:lang w:eastAsia="es-ES"/>
                <w14:ligatures w14:val="none"/>
              </w:rPr>
              <w:t>DJ</w:t>
            </w:r>
            <w:r>
              <w:rPr>
                <w:rFonts w:ascii="Calibri" w:eastAsia="Times New Roman" w:hAnsi="Calibri" w:cs="Calibri"/>
                <w:color w:val="000000"/>
                <w:kern w:val="0"/>
                <w:sz w:val="18"/>
                <w:szCs w:val="18"/>
                <w:lang w:eastAsia="es-ES"/>
                <w14:ligatures w14:val="none"/>
              </w:rPr>
              <w:t>2</w:t>
            </w:r>
          </w:p>
        </w:tc>
        <w:tc>
          <w:tcPr>
            <w:tcW w:w="1276" w:type="dxa"/>
            <w:noWrap/>
            <w:vAlign w:val="center"/>
            <w:hideMark/>
          </w:tcPr>
          <w:p w14:paraId="0DAD62FA" w14:textId="6CBE5B4B" w:rsidR="00182FD2" w:rsidRPr="00182FD2" w:rsidRDefault="00182FD2" w:rsidP="001D320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18"/>
                <w:szCs w:val="18"/>
                <w:lang w:eastAsia="es-ES"/>
                <w14:ligatures w14:val="none"/>
              </w:rPr>
            </w:pPr>
          </w:p>
        </w:tc>
        <w:tc>
          <w:tcPr>
            <w:tcW w:w="1275" w:type="dxa"/>
            <w:noWrap/>
            <w:vAlign w:val="center"/>
            <w:hideMark/>
          </w:tcPr>
          <w:p w14:paraId="4FBAB875" w14:textId="77777777" w:rsidR="00182FD2" w:rsidRPr="00182FD2" w:rsidRDefault="00182FD2" w:rsidP="001D320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18"/>
                <w:szCs w:val="18"/>
                <w:lang w:eastAsia="es-ES"/>
                <w14:ligatures w14:val="none"/>
              </w:rPr>
            </w:pPr>
          </w:p>
        </w:tc>
      </w:tr>
      <w:tr w:rsidR="00182FD2" w:rsidRPr="00182FD2" w14:paraId="493B5B43" w14:textId="77777777" w:rsidTr="00BE4EBD">
        <w:trPr>
          <w:trHeight w:val="312"/>
        </w:trPr>
        <w:tc>
          <w:tcPr>
            <w:cnfStyle w:val="001000000000" w:firstRow="0" w:lastRow="0" w:firstColumn="1" w:lastColumn="0" w:oddVBand="0" w:evenVBand="0" w:oddHBand="0" w:evenHBand="0" w:firstRowFirstColumn="0" w:firstRowLastColumn="0" w:lastRowFirstColumn="0" w:lastRowLastColumn="0"/>
            <w:tcW w:w="3397" w:type="dxa"/>
            <w:noWrap/>
            <w:hideMark/>
          </w:tcPr>
          <w:p w14:paraId="33A36DD2" w14:textId="10F8547C" w:rsidR="00182FD2" w:rsidRPr="00182FD2" w:rsidRDefault="00EF3925" w:rsidP="00182FD2">
            <w:pPr>
              <w:jc w:val="left"/>
              <w:rPr>
                <w:rFonts w:ascii="Calibri" w:eastAsia="Times New Roman" w:hAnsi="Calibri" w:cs="Calibri"/>
                <w:color w:val="000000"/>
                <w:kern w:val="0"/>
                <w:sz w:val="18"/>
                <w:szCs w:val="18"/>
                <w:lang w:eastAsia="es-ES"/>
                <w14:ligatures w14:val="none"/>
              </w:rPr>
            </w:pPr>
            <w:r>
              <w:rPr>
                <w:rFonts w:ascii="Calibri" w:eastAsia="Times New Roman" w:hAnsi="Calibri" w:cs="Calibri"/>
                <w:color w:val="000000"/>
                <w:kern w:val="0"/>
                <w:sz w:val="18"/>
                <w:szCs w:val="18"/>
                <w:lang w:eastAsia="es-ES"/>
                <w14:ligatures w14:val="none"/>
              </w:rPr>
              <w:t xml:space="preserve">    </w:t>
            </w:r>
            <w:r w:rsidR="00182FD2" w:rsidRPr="00182FD2">
              <w:rPr>
                <w:rFonts w:ascii="Calibri" w:eastAsia="Times New Roman" w:hAnsi="Calibri" w:cs="Calibri"/>
                <w:color w:val="000000"/>
                <w:kern w:val="0"/>
                <w:sz w:val="18"/>
                <w:szCs w:val="18"/>
                <w:lang w:eastAsia="es-ES"/>
                <w14:ligatures w14:val="none"/>
              </w:rPr>
              <w:t>Sincronización de datos</w:t>
            </w:r>
          </w:p>
        </w:tc>
        <w:tc>
          <w:tcPr>
            <w:tcW w:w="1276" w:type="dxa"/>
            <w:noWrap/>
            <w:vAlign w:val="center"/>
            <w:hideMark/>
          </w:tcPr>
          <w:p w14:paraId="1FB8F10D" w14:textId="77777777" w:rsidR="00182FD2" w:rsidRPr="00182FD2" w:rsidRDefault="00182FD2" w:rsidP="001D320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8"/>
                <w:szCs w:val="18"/>
                <w:lang w:eastAsia="es-ES"/>
                <w14:ligatures w14:val="none"/>
              </w:rPr>
            </w:pPr>
            <w:r w:rsidRPr="00182FD2">
              <w:rPr>
                <w:rFonts w:ascii="Calibri" w:eastAsia="Times New Roman" w:hAnsi="Calibri" w:cs="Calibri"/>
                <w:color w:val="000000"/>
                <w:kern w:val="0"/>
                <w:sz w:val="18"/>
                <w:szCs w:val="18"/>
                <w:lang w:eastAsia="es-ES"/>
                <w14:ligatures w14:val="none"/>
              </w:rPr>
              <w:t>DJ1</w:t>
            </w:r>
          </w:p>
        </w:tc>
        <w:tc>
          <w:tcPr>
            <w:tcW w:w="1276" w:type="dxa"/>
            <w:vAlign w:val="center"/>
          </w:tcPr>
          <w:p w14:paraId="76D09F0C" w14:textId="77777777" w:rsidR="00182FD2" w:rsidRPr="00182FD2" w:rsidRDefault="00182FD2" w:rsidP="001D320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8"/>
                <w:szCs w:val="18"/>
                <w:lang w:eastAsia="es-ES"/>
                <w14:ligatures w14:val="none"/>
              </w:rPr>
            </w:pPr>
          </w:p>
        </w:tc>
        <w:tc>
          <w:tcPr>
            <w:tcW w:w="1276" w:type="dxa"/>
            <w:noWrap/>
            <w:vAlign w:val="center"/>
            <w:hideMark/>
          </w:tcPr>
          <w:p w14:paraId="15043872" w14:textId="7D245B54" w:rsidR="00182FD2" w:rsidRPr="00182FD2" w:rsidRDefault="00182FD2" w:rsidP="001D320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8"/>
                <w:szCs w:val="18"/>
                <w:lang w:eastAsia="es-ES"/>
                <w14:ligatures w14:val="none"/>
              </w:rPr>
            </w:pPr>
          </w:p>
        </w:tc>
        <w:tc>
          <w:tcPr>
            <w:tcW w:w="1275" w:type="dxa"/>
            <w:noWrap/>
            <w:vAlign w:val="center"/>
            <w:hideMark/>
          </w:tcPr>
          <w:p w14:paraId="5DF63425" w14:textId="77777777" w:rsidR="00182FD2" w:rsidRPr="00182FD2" w:rsidRDefault="00182FD2" w:rsidP="001D320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8"/>
                <w:szCs w:val="18"/>
                <w:lang w:eastAsia="es-ES"/>
                <w14:ligatures w14:val="none"/>
              </w:rPr>
            </w:pPr>
          </w:p>
        </w:tc>
      </w:tr>
      <w:tr w:rsidR="00182FD2" w:rsidRPr="00182FD2" w14:paraId="29DE6649" w14:textId="77777777" w:rsidTr="00BE4EBD">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3397" w:type="dxa"/>
            <w:noWrap/>
            <w:hideMark/>
          </w:tcPr>
          <w:p w14:paraId="052901CB" w14:textId="53468994" w:rsidR="00182FD2" w:rsidRPr="00182FD2" w:rsidRDefault="00182FD2" w:rsidP="00182FD2">
            <w:pPr>
              <w:jc w:val="left"/>
              <w:rPr>
                <w:rFonts w:ascii="Calibri" w:eastAsia="Times New Roman" w:hAnsi="Calibri" w:cs="Calibri"/>
                <w:color w:val="000000"/>
                <w:kern w:val="0"/>
                <w:sz w:val="18"/>
                <w:szCs w:val="18"/>
                <w:lang w:eastAsia="es-ES"/>
                <w14:ligatures w14:val="none"/>
              </w:rPr>
            </w:pPr>
            <w:r w:rsidRPr="00182FD2">
              <w:rPr>
                <w:rFonts w:ascii="Calibri" w:eastAsia="Times New Roman" w:hAnsi="Calibri" w:cs="Calibri"/>
                <w:color w:val="000000"/>
                <w:kern w:val="0"/>
                <w:sz w:val="18"/>
                <w:szCs w:val="18"/>
                <w:lang w:eastAsia="es-ES"/>
                <w14:ligatures w14:val="none"/>
              </w:rPr>
              <w:t>Sistema de mensajería</w:t>
            </w:r>
          </w:p>
        </w:tc>
        <w:tc>
          <w:tcPr>
            <w:tcW w:w="1276" w:type="dxa"/>
            <w:noWrap/>
            <w:vAlign w:val="center"/>
            <w:hideMark/>
          </w:tcPr>
          <w:p w14:paraId="1136842B" w14:textId="77777777" w:rsidR="00182FD2" w:rsidRPr="00182FD2" w:rsidRDefault="00182FD2" w:rsidP="001D320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18"/>
                <w:szCs w:val="18"/>
                <w:lang w:eastAsia="es-ES"/>
                <w14:ligatures w14:val="none"/>
              </w:rPr>
            </w:pPr>
          </w:p>
        </w:tc>
        <w:tc>
          <w:tcPr>
            <w:tcW w:w="1276" w:type="dxa"/>
            <w:vAlign w:val="center"/>
          </w:tcPr>
          <w:p w14:paraId="0D4CCC60" w14:textId="77777777" w:rsidR="00182FD2" w:rsidRPr="00182FD2" w:rsidRDefault="00182FD2" w:rsidP="001D320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18"/>
                <w:szCs w:val="18"/>
                <w:lang w:eastAsia="es-ES"/>
                <w14:ligatures w14:val="none"/>
              </w:rPr>
            </w:pPr>
          </w:p>
        </w:tc>
        <w:tc>
          <w:tcPr>
            <w:tcW w:w="1276" w:type="dxa"/>
            <w:noWrap/>
            <w:vAlign w:val="center"/>
            <w:hideMark/>
          </w:tcPr>
          <w:p w14:paraId="73791AAB" w14:textId="176809CD" w:rsidR="00182FD2" w:rsidRPr="00182FD2" w:rsidRDefault="00182FD2" w:rsidP="001D320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18"/>
                <w:szCs w:val="18"/>
                <w:lang w:eastAsia="es-ES"/>
                <w14:ligatures w14:val="none"/>
              </w:rPr>
            </w:pPr>
          </w:p>
        </w:tc>
        <w:tc>
          <w:tcPr>
            <w:tcW w:w="1275" w:type="dxa"/>
            <w:noWrap/>
            <w:vAlign w:val="center"/>
            <w:hideMark/>
          </w:tcPr>
          <w:p w14:paraId="0801030B" w14:textId="77777777" w:rsidR="00182FD2" w:rsidRPr="00182FD2" w:rsidRDefault="00182FD2" w:rsidP="001D320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18"/>
                <w:szCs w:val="18"/>
                <w:lang w:eastAsia="es-ES"/>
                <w14:ligatures w14:val="none"/>
              </w:rPr>
            </w:pPr>
          </w:p>
        </w:tc>
      </w:tr>
      <w:tr w:rsidR="00182FD2" w:rsidRPr="00182FD2" w14:paraId="2FCD65C0" w14:textId="77777777" w:rsidTr="00BE4EBD">
        <w:trPr>
          <w:trHeight w:val="312"/>
        </w:trPr>
        <w:tc>
          <w:tcPr>
            <w:cnfStyle w:val="001000000000" w:firstRow="0" w:lastRow="0" w:firstColumn="1" w:lastColumn="0" w:oddVBand="0" w:evenVBand="0" w:oddHBand="0" w:evenHBand="0" w:firstRowFirstColumn="0" w:firstRowLastColumn="0" w:lastRowFirstColumn="0" w:lastRowLastColumn="0"/>
            <w:tcW w:w="3397" w:type="dxa"/>
            <w:noWrap/>
            <w:hideMark/>
          </w:tcPr>
          <w:p w14:paraId="5406B537" w14:textId="38BC05D8" w:rsidR="00182FD2" w:rsidRPr="00182FD2" w:rsidRDefault="008508C8" w:rsidP="00182FD2">
            <w:pPr>
              <w:jc w:val="left"/>
              <w:rPr>
                <w:rFonts w:ascii="Calibri" w:eastAsia="Times New Roman" w:hAnsi="Calibri" w:cs="Calibri"/>
                <w:color w:val="000000"/>
                <w:kern w:val="0"/>
                <w:sz w:val="18"/>
                <w:szCs w:val="18"/>
                <w:lang w:eastAsia="es-ES"/>
                <w14:ligatures w14:val="none"/>
              </w:rPr>
            </w:pPr>
            <w:r>
              <w:rPr>
                <w:rFonts w:ascii="Calibri" w:eastAsia="Times New Roman" w:hAnsi="Calibri" w:cs="Calibri"/>
                <w:color w:val="000000"/>
                <w:kern w:val="0"/>
                <w:sz w:val="18"/>
                <w:szCs w:val="18"/>
                <w:lang w:eastAsia="es-ES"/>
                <w14:ligatures w14:val="none"/>
              </w:rPr>
              <w:t xml:space="preserve">   </w:t>
            </w:r>
            <w:r w:rsidR="00182FD2" w:rsidRPr="00182FD2">
              <w:rPr>
                <w:rFonts w:ascii="Calibri" w:eastAsia="Times New Roman" w:hAnsi="Calibri" w:cs="Calibri"/>
                <w:color w:val="000000"/>
                <w:kern w:val="0"/>
                <w:sz w:val="18"/>
                <w:szCs w:val="18"/>
                <w:lang w:eastAsia="es-ES"/>
                <w14:ligatures w14:val="none"/>
              </w:rPr>
              <w:t>Extraer alertas del middleware</w:t>
            </w:r>
          </w:p>
        </w:tc>
        <w:tc>
          <w:tcPr>
            <w:tcW w:w="1276" w:type="dxa"/>
            <w:noWrap/>
            <w:vAlign w:val="center"/>
            <w:hideMark/>
          </w:tcPr>
          <w:p w14:paraId="2062EFC0" w14:textId="77777777" w:rsidR="00182FD2" w:rsidRPr="00182FD2" w:rsidRDefault="00182FD2" w:rsidP="001D320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8"/>
                <w:szCs w:val="18"/>
                <w:lang w:eastAsia="es-ES"/>
                <w14:ligatures w14:val="none"/>
              </w:rPr>
            </w:pPr>
          </w:p>
        </w:tc>
        <w:tc>
          <w:tcPr>
            <w:tcW w:w="1276" w:type="dxa"/>
            <w:vAlign w:val="center"/>
          </w:tcPr>
          <w:p w14:paraId="30F67323" w14:textId="77777777" w:rsidR="00182FD2" w:rsidRPr="00182FD2" w:rsidRDefault="00182FD2" w:rsidP="001D320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8"/>
                <w:szCs w:val="18"/>
                <w:lang w:eastAsia="es-ES"/>
                <w14:ligatures w14:val="none"/>
              </w:rPr>
            </w:pPr>
          </w:p>
        </w:tc>
        <w:tc>
          <w:tcPr>
            <w:tcW w:w="1276" w:type="dxa"/>
            <w:noWrap/>
            <w:vAlign w:val="center"/>
            <w:hideMark/>
          </w:tcPr>
          <w:p w14:paraId="0E945A64" w14:textId="6C982730" w:rsidR="00182FD2" w:rsidRPr="00182FD2" w:rsidRDefault="00182FD2" w:rsidP="001D320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8"/>
                <w:szCs w:val="18"/>
                <w:lang w:eastAsia="es-ES"/>
                <w14:ligatures w14:val="none"/>
              </w:rPr>
            </w:pPr>
          </w:p>
        </w:tc>
        <w:tc>
          <w:tcPr>
            <w:tcW w:w="1275" w:type="dxa"/>
            <w:noWrap/>
            <w:vAlign w:val="center"/>
            <w:hideMark/>
          </w:tcPr>
          <w:p w14:paraId="6C5C664C" w14:textId="77366CA0" w:rsidR="00182FD2" w:rsidRPr="00182FD2" w:rsidRDefault="00D47C1A" w:rsidP="001D320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8"/>
                <w:szCs w:val="18"/>
                <w:lang w:eastAsia="es-ES"/>
                <w14:ligatures w14:val="none"/>
              </w:rPr>
            </w:pPr>
            <w:r w:rsidRPr="00182FD2">
              <w:rPr>
                <w:rFonts w:ascii="Calibri" w:eastAsia="Times New Roman" w:hAnsi="Calibri" w:cs="Calibri"/>
                <w:color w:val="000000"/>
                <w:kern w:val="0"/>
                <w:sz w:val="18"/>
                <w:szCs w:val="18"/>
                <w:lang w:eastAsia="es-ES"/>
                <w14:ligatures w14:val="none"/>
              </w:rPr>
              <w:t>DS2</w:t>
            </w:r>
          </w:p>
        </w:tc>
      </w:tr>
      <w:tr w:rsidR="00182FD2" w:rsidRPr="00182FD2" w14:paraId="0B018127" w14:textId="77777777" w:rsidTr="00BE4EBD">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3397" w:type="dxa"/>
            <w:noWrap/>
            <w:hideMark/>
          </w:tcPr>
          <w:p w14:paraId="75C53F34" w14:textId="2FD40DA3" w:rsidR="00182FD2" w:rsidRPr="00182FD2" w:rsidRDefault="008508C8" w:rsidP="00182FD2">
            <w:pPr>
              <w:jc w:val="left"/>
              <w:rPr>
                <w:rFonts w:ascii="Calibri" w:eastAsia="Times New Roman" w:hAnsi="Calibri" w:cs="Calibri"/>
                <w:color w:val="000000"/>
                <w:kern w:val="0"/>
                <w:sz w:val="18"/>
                <w:szCs w:val="18"/>
                <w:lang w:eastAsia="es-ES"/>
                <w14:ligatures w14:val="none"/>
              </w:rPr>
            </w:pPr>
            <w:r>
              <w:rPr>
                <w:rFonts w:ascii="Calibri" w:eastAsia="Times New Roman" w:hAnsi="Calibri" w:cs="Calibri"/>
                <w:color w:val="000000"/>
                <w:kern w:val="0"/>
                <w:sz w:val="18"/>
                <w:szCs w:val="18"/>
                <w:lang w:eastAsia="es-ES"/>
                <w14:ligatures w14:val="none"/>
              </w:rPr>
              <w:t xml:space="preserve">   </w:t>
            </w:r>
            <w:r w:rsidR="00182FD2" w:rsidRPr="00182FD2">
              <w:rPr>
                <w:rFonts w:ascii="Calibri" w:eastAsia="Times New Roman" w:hAnsi="Calibri" w:cs="Calibri"/>
                <w:color w:val="000000"/>
                <w:kern w:val="0"/>
                <w:sz w:val="18"/>
                <w:szCs w:val="18"/>
                <w:lang w:eastAsia="es-ES"/>
                <w14:ligatures w14:val="none"/>
              </w:rPr>
              <w:t>Extraer mensajes del middleware</w:t>
            </w:r>
          </w:p>
        </w:tc>
        <w:tc>
          <w:tcPr>
            <w:tcW w:w="1276" w:type="dxa"/>
            <w:noWrap/>
            <w:vAlign w:val="center"/>
            <w:hideMark/>
          </w:tcPr>
          <w:p w14:paraId="2B16A088" w14:textId="77777777" w:rsidR="00182FD2" w:rsidRPr="00182FD2" w:rsidRDefault="00182FD2" w:rsidP="001D320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18"/>
                <w:szCs w:val="18"/>
                <w:lang w:eastAsia="es-ES"/>
                <w14:ligatures w14:val="none"/>
              </w:rPr>
            </w:pPr>
          </w:p>
        </w:tc>
        <w:tc>
          <w:tcPr>
            <w:tcW w:w="1276" w:type="dxa"/>
            <w:vAlign w:val="center"/>
          </w:tcPr>
          <w:p w14:paraId="4A2AEF75" w14:textId="77777777" w:rsidR="00182FD2" w:rsidRPr="00182FD2" w:rsidRDefault="00182FD2" w:rsidP="001D320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18"/>
                <w:szCs w:val="18"/>
                <w:lang w:eastAsia="es-ES"/>
                <w14:ligatures w14:val="none"/>
              </w:rPr>
            </w:pPr>
          </w:p>
        </w:tc>
        <w:tc>
          <w:tcPr>
            <w:tcW w:w="1276" w:type="dxa"/>
            <w:noWrap/>
            <w:vAlign w:val="center"/>
            <w:hideMark/>
          </w:tcPr>
          <w:p w14:paraId="1E1957F3" w14:textId="3F055216" w:rsidR="00182FD2" w:rsidRPr="00182FD2" w:rsidRDefault="00182FD2" w:rsidP="001D320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18"/>
                <w:szCs w:val="18"/>
                <w:lang w:eastAsia="es-ES"/>
                <w14:ligatures w14:val="none"/>
              </w:rPr>
            </w:pPr>
            <w:r w:rsidRPr="00182FD2">
              <w:rPr>
                <w:rFonts w:ascii="Calibri" w:eastAsia="Times New Roman" w:hAnsi="Calibri" w:cs="Calibri"/>
                <w:color w:val="000000"/>
                <w:kern w:val="0"/>
                <w:sz w:val="18"/>
                <w:szCs w:val="18"/>
                <w:lang w:eastAsia="es-ES"/>
                <w14:ligatures w14:val="none"/>
              </w:rPr>
              <w:t>DS1</w:t>
            </w:r>
          </w:p>
        </w:tc>
        <w:tc>
          <w:tcPr>
            <w:tcW w:w="1275" w:type="dxa"/>
            <w:noWrap/>
            <w:vAlign w:val="center"/>
            <w:hideMark/>
          </w:tcPr>
          <w:p w14:paraId="4D4FD740" w14:textId="77777777" w:rsidR="00182FD2" w:rsidRPr="00182FD2" w:rsidRDefault="00182FD2" w:rsidP="001D320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18"/>
                <w:szCs w:val="18"/>
                <w:lang w:eastAsia="es-ES"/>
                <w14:ligatures w14:val="none"/>
              </w:rPr>
            </w:pPr>
          </w:p>
        </w:tc>
      </w:tr>
      <w:tr w:rsidR="00182FD2" w:rsidRPr="00182FD2" w14:paraId="74FB6207" w14:textId="77777777" w:rsidTr="00BE4EBD">
        <w:trPr>
          <w:trHeight w:val="312"/>
        </w:trPr>
        <w:tc>
          <w:tcPr>
            <w:cnfStyle w:val="001000000000" w:firstRow="0" w:lastRow="0" w:firstColumn="1" w:lastColumn="0" w:oddVBand="0" w:evenVBand="0" w:oddHBand="0" w:evenHBand="0" w:firstRowFirstColumn="0" w:firstRowLastColumn="0" w:lastRowFirstColumn="0" w:lastRowLastColumn="0"/>
            <w:tcW w:w="3397" w:type="dxa"/>
            <w:noWrap/>
            <w:hideMark/>
          </w:tcPr>
          <w:p w14:paraId="53C472E8" w14:textId="7278BED5" w:rsidR="00182FD2" w:rsidRPr="00182FD2" w:rsidRDefault="008508C8" w:rsidP="00182FD2">
            <w:pPr>
              <w:jc w:val="left"/>
              <w:rPr>
                <w:rFonts w:ascii="Calibri" w:eastAsia="Times New Roman" w:hAnsi="Calibri" w:cs="Calibri"/>
                <w:color w:val="000000"/>
                <w:kern w:val="0"/>
                <w:sz w:val="18"/>
                <w:szCs w:val="18"/>
                <w:lang w:eastAsia="es-ES"/>
                <w14:ligatures w14:val="none"/>
              </w:rPr>
            </w:pPr>
            <w:r>
              <w:rPr>
                <w:rFonts w:ascii="Calibri" w:eastAsia="Times New Roman" w:hAnsi="Calibri" w:cs="Calibri"/>
                <w:color w:val="000000"/>
                <w:kern w:val="0"/>
                <w:sz w:val="18"/>
                <w:szCs w:val="18"/>
                <w:lang w:eastAsia="es-ES"/>
                <w14:ligatures w14:val="none"/>
              </w:rPr>
              <w:t xml:space="preserve">   </w:t>
            </w:r>
            <w:r w:rsidR="00182FD2" w:rsidRPr="00182FD2">
              <w:rPr>
                <w:rFonts w:ascii="Calibri" w:eastAsia="Times New Roman" w:hAnsi="Calibri" w:cs="Calibri"/>
                <w:color w:val="000000"/>
                <w:kern w:val="0"/>
                <w:sz w:val="18"/>
                <w:szCs w:val="18"/>
                <w:lang w:eastAsia="es-ES"/>
                <w14:ligatures w14:val="none"/>
              </w:rPr>
              <w:t>Listado de conversaciones</w:t>
            </w:r>
          </w:p>
        </w:tc>
        <w:tc>
          <w:tcPr>
            <w:tcW w:w="1276" w:type="dxa"/>
            <w:noWrap/>
            <w:vAlign w:val="center"/>
            <w:hideMark/>
          </w:tcPr>
          <w:p w14:paraId="327921E6" w14:textId="77777777" w:rsidR="00182FD2" w:rsidRPr="00182FD2" w:rsidRDefault="00182FD2" w:rsidP="001D320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8"/>
                <w:szCs w:val="18"/>
                <w:lang w:eastAsia="es-ES"/>
                <w14:ligatures w14:val="none"/>
              </w:rPr>
            </w:pPr>
          </w:p>
        </w:tc>
        <w:tc>
          <w:tcPr>
            <w:tcW w:w="1276" w:type="dxa"/>
            <w:vAlign w:val="center"/>
          </w:tcPr>
          <w:p w14:paraId="2FDC99C0" w14:textId="77777777" w:rsidR="00182FD2" w:rsidRPr="00182FD2" w:rsidRDefault="00182FD2" w:rsidP="001D320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8"/>
                <w:szCs w:val="18"/>
                <w:lang w:eastAsia="es-ES"/>
                <w14:ligatures w14:val="none"/>
              </w:rPr>
            </w:pPr>
          </w:p>
        </w:tc>
        <w:tc>
          <w:tcPr>
            <w:tcW w:w="1276" w:type="dxa"/>
            <w:noWrap/>
            <w:vAlign w:val="center"/>
            <w:hideMark/>
          </w:tcPr>
          <w:p w14:paraId="6C163271" w14:textId="1305A116" w:rsidR="00182FD2" w:rsidRPr="00182FD2" w:rsidRDefault="00182FD2" w:rsidP="001D320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8"/>
                <w:szCs w:val="18"/>
                <w:lang w:eastAsia="es-ES"/>
                <w14:ligatures w14:val="none"/>
              </w:rPr>
            </w:pPr>
          </w:p>
        </w:tc>
        <w:tc>
          <w:tcPr>
            <w:tcW w:w="1275" w:type="dxa"/>
            <w:noWrap/>
            <w:vAlign w:val="center"/>
            <w:hideMark/>
          </w:tcPr>
          <w:p w14:paraId="2A9A1A9A" w14:textId="237F3559" w:rsidR="00182FD2" w:rsidRPr="00182FD2" w:rsidRDefault="00D47C1A" w:rsidP="001D320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8"/>
                <w:szCs w:val="18"/>
                <w:lang w:eastAsia="es-ES"/>
                <w14:ligatures w14:val="none"/>
              </w:rPr>
            </w:pPr>
            <w:r w:rsidRPr="00182FD2">
              <w:rPr>
                <w:rFonts w:ascii="Calibri" w:eastAsia="Times New Roman" w:hAnsi="Calibri" w:cs="Calibri"/>
                <w:color w:val="000000"/>
                <w:kern w:val="0"/>
                <w:sz w:val="18"/>
                <w:szCs w:val="18"/>
                <w:lang w:eastAsia="es-ES"/>
                <w14:ligatures w14:val="none"/>
              </w:rPr>
              <w:t>DS2</w:t>
            </w:r>
          </w:p>
        </w:tc>
      </w:tr>
      <w:tr w:rsidR="00182FD2" w:rsidRPr="00182FD2" w14:paraId="524B7F2B" w14:textId="77777777" w:rsidTr="00BE4EBD">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3397" w:type="dxa"/>
            <w:noWrap/>
            <w:hideMark/>
          </w:tcPr>
          <w:p w14:paraId="6AECAFCF" w14:textId="468C9502" w:rsidR="00182FD2" w:rsidRPr="00182FD2" w:rsidRDefault="008508C8" w:rsidP="00182FD2">
            <w:pPr>
              <w:jc w:val="left"/>
              <w:rPr>
                <w:rFonts w:ascii="Calibri" w:eastAsia="Times New Roman" w:hAnsi="Calibri" w:cs="Calibri"/>
                <w:color w:val="000000"/>
                <w:kern w:val="0"/>
                <w:sz w:val="18"/>
                <w:szCs w:val="18"/>
                <w:lang w:eastAsia="es-ES"/>
                <w14:ligatures w14:val="none"/>
              </w:rPr>
            </w:pPr>
            <w:r>
              <w:rPr>
                <w:rFonts w:ascii="Calibri" w:eastAsia="Times New Roman" w:hAnsi="Calibri" w:cs="Calibri"/>
                <w:color w:val="000000"/>
                <w:kern w:val="0"/>
                <w:sz w:val="18"/>
                <w:szCs w:val="18"/>
                <w:lang w:eastAsia="es-ES"/>
                <w14:ligatures w14:val="none"/>
              </w:rPr>
              <w:t xml:space="preserve">   </w:t>
            </w:r>
            <w:r w:rsidR="00182FD2" w:rsidRPr="00182FD2">
              <w:rPr>
                <w:rFonts w:ascii="Calibri" w:eastAsia="Times New Roman" w:hAnsi="Calibri" w:cs="Calibri"/>
                <w:color w:val="000000"/>
                <w:kern w:val="0"/>
                <w:sz w:val="18"/>
                <w:szCs w:val="18"/>
                <w:lang w:eastAsia="es-ES"/>
                <w14:ligatures w14:val="none"/>
              </w:rPr>
              <w:t>Validación del parámetro de búsqueda</w:t>
            </w:r>
          </w:p>
        </w:tc>
        <w:tc>
          <w:tcPr>
            <w:tcW w:w="1276" w:type="dxa"/>
            <w:noWrap/>
            <w:vAlign w:val="center"/>
            <w:hideMark/>
          </w:tcPr>
          <w:p w14:paraId="15218F6A" w14:textId="77777777" w:rsidR="00182FD2" w:rsidRPr="00182FD2" w:rsidRDefault="00182FD2" w:rsidP="001D320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18"/>
                <w:szCs w:val="18"/>
                <w:lang w:eastAsia="es-ES"/>
                <w14:ligatures w14:val="none"/>
              </w:rPr>
            </w:pPr>
            <w:r w:rsidRPr="00182FD2">
              <w:rPr>
                <w:rFonts w:ascii="Calibri" w:eastAsia="Times New Roman" w:hAnsi="Calibri" w:cs="Calibri"/>
                <w:color w:val="000000"/>
                <w:kern w:val="0"/>
                <w:sz w:val="18"/>
                <w:szCs w:val="18"/>
                <w:lang w:eastAsia="es-ES"/>
                <w14:ligatures w14:val="none"/>
              </w:rPr>
              <w:t>DJ1</w:t>
            </w:r>
          </w:p>
        </w:tc>
        <w:tc>
          <w:tcPr>
            <w:tcW w:w="1276" w:type="dxa"/>
            <w:vAlign w:val="center"/>
          </w:tcPr>
          <w:p w14:paraId="063C74CD" w14:textId="77777777" w:rsidR="00182FD2" w:rsidRPr="00182FD2" w:rsidRDefault="00182FD2" w:rsidP="001D320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18"/>
                <w:szCs w:val="18"/>
                <w:lang w:eastAsia="es-ES"/>
                <w14:ligatures w14:val="none"/>
              </w:rPr>
            </w:pPr>
          </w:p>
        </w:tc>
        <w:tc>
          <w:tcPr>
            <w:tcW w:w="1276" w:type="dxa"/>
            <w:noWrap/>
            <w:vAlign w:val="center"/>
            <w:hideMark/>
          </w:tcPr>
          <w:p w14:paraId="438788AF" w14:textId="1C37080C" w:rsidR="00182FD2" w:rsidRPr="00182FD2" w:rsidRDefault="00182FD2" w:rsidP="001D320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18"/>
                <w:szCs w:val="18"/>
                <w:lang w:eastAsia="es-ES"/>
                <w14:ligatures w14:val="none"/>
              </w:rPr>
            </w:pPr>
          </w:p>
        </w:tc>
        <w:tc>
          <w:tcPr>
            <w:tcW w:w="1275" w:type="dxa"/>
            <w:noWrap/>
            <w:vAlign w:val="center"/>
            <w:hideMark/>
          </w:tcPr>
          <w:p w14:paraId="41937DBC" w14:textId="77777777" w:rsidR="00182FD2" w:rsidRPr="00182FD2" w:rsidRDefault="00182FD2" w:rsidP="001D320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18"/>
                <w:szCs w:val="18"/>
                <w:lang w:eastAsia="es-ES"/>
                <w14:ligatures w14:val="none"/>
              </w:rPr>
            </w:pPr>
          </w:p>
        </w:tc>
      </w:tr>
      <w:tr w:rsidR="00182FD2" w:rsidRPr="00182FD2" w14:paraId="651B3A20" w14:textId="77777777" w:rsidTr="00BE4EBD">
        <w:trPr>
          <w:trHeight w:val="312"/>
        </w:trPr>
        <w:tc>
          <w:tcPr>
            <w:cnfStyle w:val="001000000000" w:firstRow="0" w:lastRow="0" w:firstColumn="1" w:lastColumn="0" w:oddVBand="0" w:evenVBand="0" w:oddHBand="0" w:evenHBand="0" w:firstRowFirstColumn="0" w:firstRowLastColumn="0" w:lastRowFirstColumn="0" w:lastRowLastColumn="0"/>
            <w:tcW w:w="3397" w:type="dxa"/>
            <w:noWrap/>
            <w:hideMark/>
          </w:tcPr>
          <w:p w14:paraId="355A87B6" w14:textId="1642556F" w:rsidR="00182FD2" w:rsidRPr="00182FD2" w:rsidRDefault="008508C8" w:rsidP="00182FD2">
            <w:pPr>
              <w:jc w:val="left"/>
              <w:rPr>
                <w:rFonts w:ascii="Calibri" w:eastAsia="Times New Roman" w:hAnsi="Calibri" w:cs="Calibri"/>
                <w:color w:val="000000"/>
                <w:kern w:val="0"/>
                <w:sz w:val="18"/>
                <w:szCs w:val="18"/>
                <w:lang w:eastAsia="es-ES"/>
                <w14:ligatures w14:val="none"/>
              </w:rPr>
            </w:pPr>
            <w:r>
              <w:rPr>
                <w:rFonts w:ascii="Calibri" w:eastAsia="Times New Roman" w:hAnsi="Calibri" w:cs="Calibri"/>
                <w:color w:val="000000"/>
                <w:kern w:val="0"/>
                <w:sz w:val="18"/>
                <w:szCs w:val="18"/>
                <w:lang w:eastAsia="es-ES"/>
                <w14:ligatures w14:val="none"/>
              </w:rPr>
              <w:t xml:space="preserve">   </w:t>
            </w:r>
            <w:r w:rsidR="00182FD2" w:rsidRPr="00182FD2">
              <w:rPr>
                <w:rFonts w:ascii="Calibri" w:eastAsia="Times New Roman" w:hAnsi="Calibri" w:cs="Calibri"/>
                <w:color w:val="000000"/>
                <w:kern w:val="0"/>
                <w:sz w:val="18"/>
                <w:szCs w:val="18"/>
                <w:lang w:eastAsia="es-ES"/>
                <w14:ligatures w14:val="none"/>
              </w:rPr>
              <w:t>Validar alerta</w:t>
            </w:r>
          </w:p>
        </w:tc>
        <w:tc>
          <w:tcPr>
            <w:tcW w:w="1276" w:type="dxa"/>
            <w:noWrap/>
            <w:vAlign w:val="center"/>
            <w:hideMark/>
          </w:tcPr>
          <w:p w14:paraId="6D152AF4" w14:textId="77777777" w:rsidR="00182FD2" w:rsidRPr="00182FD2" w:rsidRDefault="00182FD2" w:rsidP="001D320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8"/>
                <w:szCs w:val="18"/>
                <w:lang w:eastAsia="es-ES"/>
                <w14:ligatures w14:val="none"/>
              </w:rPr>
            </w:pPr>
          </w:p>
        </w:tc>
        <w:tc>
          <w:tcPr>
            <w:tcW w:w="1276" w:type="dxa"/>
            <w:vAlign w:val="center"/>
          </w:tcPr>
          <w:p w14:paraId="75DDB93E" w14:textId="4DD436E1" w:rsidR="00182FD2" w:rsidRPr="00182FD2" w:rsidRDefault="00ED7074" w:rsidP="001D320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8"/>
                <w:szCs w:val="18"/>
                <w:lang w:eastAsia="es-ES"/>
                <w14:ligatures w14:val="none"/>
              </w:rPr>
            </w:pPr>
            <w:r w:rsidRPr="00182FD2">
              <w:rPr>
                <w:rFonts w:ascii="Calibri" w:eastAsia="Times New Roman" w:hAnsi="Calibri" w:cs="Calibri"/>
                <w:color w:val="000000"/>
                <w:kern w:val="0"/>
                <w:sz w:val="18"/>
                <w:szCs w:val="18"/>
                <w:lang w:eastAsia="es-ES"/>
                <w14:ligatures w14:val="none"/>
              </w:rPr>
              <w:t>DJ2</w:t>
            </w:r>
          </w:p>
        </w:tc>
        <w:tc>
          <w:tcPr>
            <w:tcW w:w="1276" w:type="dxa"/>
            <w:noWrap/>
            <w:vAlign w:val="center"/>
            <w:hideMark/>
          </w:tcPr>
          <w:p w14:paraId="601DCAAD" w14:textId="7E6EA5DB" w:rsidR="00182FD2" w:rsidRPr="00182FD2" w:rsidRDefault="00182FD2" w:rsidP="001D320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8"/>
                <w:szCs w:val="18"/>
                <w:lang w:eastAsia="es-ES"/>
                <w14:ligatures w14:val="none"/>
              </w:rPr>
            </w:pPr>
          </w:p>
        </w:tc>
        <w:tc>
          <w:tcPr>
            <w:tcW w:w="1275" w:type="dxa"/>
            <w:noWrap/>
            <w:vAlign w:val="center"/>
            <w:hideMark/>
          </w:tcPr>
          <w:p w14:paraId="71F52862" w14:textId="4AD2103F" w:rsidR="00182FD2" w:rsidRPr="00182FD2" w:rsidRDefault="00182FD2" w:rsidP="001D320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8"/>
                <w:szCs w:val="18"/>
                <w:lang w:eastAsia="es-ES"/>
                <w14:ligatures w14:val="none"/>
              </w:rPr>
            </w:pPr>
          </w:p>
        </w:tc>
      </w:tr>
      <w:tr w:rsidR="00182FD2" w:rsidRPr="00182FD2" w14:paraId="0231AF8F" w14:textId="77777777" w:rsidTr="00BE4EBD">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3397" w:type="dxa"/>
            <w:noWrap/>
            <w:hideMark/>
          </w:tcPr>
          <w:p w14:paraId="6091C7A6" w14:textId="39EAE924" w:rsidR="00182FD2" w:rsidRPr="00182FD2" w:rsidRDefault="008508C8" w:rsidP="00182FD2">
            <w:pPr>
              <w:jc w:val="left"/>
              <w:rPr>
                <w:rFonts w:ascii="Calibri" w:eastAsia="Times New Roman" w:hAnsi="Calibri" w:cs="Calibri"/>
                <w:color w:val="000000"/>
                <w:kern w:val="0"/>
                <w:sz w:val="18"/>
                <w:szCs w:val="18"/>
                <w:lang w:eastAsia="es-ES"/>
                <w14:ligatures w14:val="none"/>
              </w:rPr>
            </w:pPr>
            <w:r>
              <w:rPr>
                <w:rFonts w:ascii="Calibri" w:eastAsia="Times New Roman" w:hAnsi="Calibri" w:cs="Calibri"/>
                <w:color w:val="000000"/>
                <w:kern w:val="0"/>
                <w:sz w:val="18"/>
                <w:szCs w:val="18"/>
                <w:lang w:eastAsia="es-ES"/>
                <w14:ligatures w14:val="none"/>
              </w:rPr>
              <w:t xml:space="preserve">   </w:t>
            </w:r>
            <w:r w:rsidR="00182FD2" w:rsidRPr="00182FD2">
              <w:rPr>
                <w:rFonts w:ascii="Calibri" w:eastAsia="Times New Roman" w:hAnsi="Calibri" w:cs="Calibri"/>
                <w:color w:val="000000"/>
                <w:kern w:val="0"/>
                <w:sz w:val="18"/>
                <w:szCs w:val="18"/>
                <w:lang w:eastAsia="es-ES"/>
                <w14:ligatures w14:val="none"/>
              </w:rPr>
              <w:t>Enviar alerta</w:t>
            </w:r>
          </w:p>
        </w:tc>
        <w:tc>
          <w:tcPr>
            <w:tcW w:w="1276" w:type="dxa"/>
            <w:noWrap/>
            <w:vAlign w:val="center"/>
            <w:hideMark/>
          </w:tcPr>
          <w:p w14:paraId="53A505F8" w14:textId="77777777" w:rsidR="00182FD2" w:rsidRPr="00182FD2" w:rsidRDefault="00182FD2" w:rsidP="001D320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18"/>
                <w:szCs w:val="18"/>
                <w:lang w:eastAsia="es-ES"/>
                <w14:ligatures w14:val="none"/>
              </w:rPr>
            </w:pPr>
            <w:r w:rsidRPr="00182FD2">
              <w:rPr>
                <w:rFonts w:ascii="Calibri" w:eastAsia="Times New Roman" w:hAnsi="Calibri" w:cs="Calibri"/>
                <w:color w:val="000000"/>
                <w:kern w:val="0"/>
                <w:sz w:val="18"/>
                <w:szCs w:val="18"/>
                <w:lang w:eastAsia="es-ES"/>
                <w14:ligatures w14:val="none"/>
              </w:rPr>
              <w:t>DJ1</w:t>
            </w:r>
          </w:p>
        </w:tc>
        <w:tc>
          <w:tcPr>
            <w:tcW w:w="1276" w:type="dxa"/>
            <w:vAlign w:val="center"/>
          </w:tcPr>
          <w:p w14:paraId="33547DDC" w14:textId="77777777" w:rsidR="00182FD2" w:rsidRPr="00182FD2" w:rsidRDefault="00182FD2" w:rsidP="001D320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18"/>
                <w:szCs w:val="18"/>
                <w:lang w:eastAsia="es-ES"/>
                <w14:ligatures w14:val="none"/>
              </w:rPr>
            </w:pPr>
          </w:p>
        </w:tc>
        <w:tc>
          <w:tcPr>
            <w:tcW w:w="1276" w:type="dxa"/>
            <w:noWrap/>
            <w:vAlign w:val="center"/>
            <w:hideMark/>
          </w:tcPr>
          <w:p w14:paraId="7CE2CCB0" w14:textId="2059E28A" w:rsidR="00182FD2" w:rsidRPr="00182FD2" w:rsidRDefault="00182FD2" w:rsidP="001D320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18"/>
                <w:szCs w:val="18"/>
                <w:lang w:eastAsia="es-ES"/>
                <w14:ligatures w14:val="none"/>
              </w:rPr>
            </w:pPr>
          </w:p>
        </w:tc>
        <w:tc>
          <w:tcPr>
            <w:tcW w:w="1275" w:type="dxa"/>
            <w:noWrap/>
            <w:vAlign w:val="center"/>
            <w:hideMark/>
          </w:tcPr>
          <w:p w14:paraId="23D374B9" w14:textId="77777777" w:rsidR="00182FD2" w:rsidRPr="00182FD2" w:rsidRDefault="00182FD2" w:rsidP="001D320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18"/>
                <w:szCs w:val="18"/>
                <w:lang w:eastAsia="es-ES"/>
                <w14:ligatures w14:val="none"/>
              </w:rPr>
            </w:pPr>
          </w:p>
        </w:tc>
      </w:tr>
      <w:tr w:rsidR="00182FD2" w:rsidRPr="00182FD2" w14:paraId="5478F4C6" w14:textId="77777777" w:rsidTr="00BE4EBD">
        <w:trPr>
          <w:trHeight w:val="312"/>
        </w:trPr>
        <w:tc>
          <w:tcPr>
            <w:cnfStyle w:val="001000000000" w:firstRow="0" w:lastRow="0" w:firstColumn="1" w:lastColumn="0" w:oddVBand="0" w:evenVBand="0" w:oddHBand="0" w:evenHBand="0" w:firstRowFirstColumn="0" w:firstRowLastColumn="0" w:lastRowFirstColumn="0" w:lastRowLastColumn="0"/>
            <w:tcW w:w="3397" w:type="dxa"/>
            <w:noWrap/>
            <w:hideMark/>
          </w:tcPr>
          <w:p w14:paraId="4728A5F7" w14:textId="28ABF6C1" w:rsidR="00182FD2" w:rsidRPr="00182FD2" w:rsidRDefault="008508C8" w:rsidP="00182FD2">
            <w:pPr>
              <w:jc w:val="left"/>
              <w:rPr>
                <w:rFonts w:ascii="Calibri" w:eastAsia="Times New Roman" w:hAnsi="Calibri" w:cs="Calibri"/>
                <w:color w:val="000000"/>
                <w:kern w:val="0"/>
                <w:sz w:val="18"/>
                <w:szCs w:val="18"/>
                <w:lang w:eastAsia="es-ES"/>
                <w14:ligatures w14:val="none"/>
              </w:rPr>
            </w:pPr>
            <w:r>
              <w:rPr>
                <w:rFonts w:ascii="Calibri" w:eastAsia="Times New Roman" w:hAnsi="Calibri" w:cs="Calibri"/>
                <w:color w:val="000000"/>
                <w:kern w:val="0"/>
                <w:sz w:val="18"/>
                <w:szCs w:val="18"/>
                <w:lang w:eastAsia="es-ES"/>
                <w14:ligatures w14:val="none"/>
              </w:rPr>
              <w:t xml:space="preserve">   </w:t>
            </w:r>
            <w:r w:rsidR="00182FD2" w:rsidRPr="00182FD2">
              <w:rPr>
                <w:rFonts w:ascii="Calibri" w:eastAsia="Times New Roman" w:hAnsi="Calibri" w:cs="Calibri"/>
                <w:color w:val="000000"/>
                <w:kern w:val="0"/>
                <w:sz w:val="18"/>
                <w:szCs w:val="18"/>
                <w:lang w:eastAsia="es-ES"/>
                <w14:ligatures w14:val="none"/>
              </w:rPr>
              <w:t>Listado de mensajes en una conversación</w:t>
            </w:r>
          </w:p>
        </w:tc>
        <w:tc>
          <w:tcPr>
            <w:tcW w:w="1276" w:type="dxa"/>
            <w:noWrap/>
            <w:vAlign w:val="center"/>
            <w:hideMark/>
          </w:tcPr>
          <w:p w14:paraId="7D73C43A" w14:textId="77777777" w:rsidR="00182FD2" w:rsidRPr="00182FD2" w:rsidRDefault="00182FD2" w:rsidP="001D320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8"/>
                <w:szCs w:val="18"/>
                <w:lang w:eastAsia="es-ES"/>
                <w14:ligatures w14:val="none"/>
              </w:rPr>
            </w:pPr>
            <w:r w:rsidRPr="00182FD2">
              <w:rPr>
                <w:rFonts w:ascii="Calibri" w:eastAsia="Times New Roman" w:hAnsi="Calibri" w:cs="Calibri"/>
                <w:color w:val="000000"/>
                <w:kern w:val="0"/>
                <w:sz w:val="18"/>
                <w:szCs w:val="18"/>
                <w:lang w:eastAsia="es-ES"/>
                <w14:ligatures w14:val="none"/>
              </w:rPr>
              <w:t>DJ1</w:t>
            </w:r>
          </w:p>
        </w:tc>
        <w:tc>
          <w:tcPr>
            <w:tcW w:w="1276" w:type="dxa"/>
            <w:vAlign w:val="center"/>
          </w:tcPr>
          <w:p w14:paraId="2E623A21" w14:textId="77777777" w:rsidR="00182FD2" w:rsidRPr="00182FD2" w:rsidRDefault="00182FD2" w:rsidP="001D320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8"/>
                <w:szCs w:val="18"/>
                <w:lang w:eastAsia="es-ES"/>
                <w14:ligatures w14:val="none"/>
              </w:rPr>
            </w:pPr>
          </w:p>
        </w:tc>
        <w:tc>
          <w:tcPr>
            <w:tcW w:w="1276" w:type="dxa"/>
            <w:noWrap/>
            <w:vAlign w:val="center"/>
            <w:hideMark/>
          </w:tcPr>
          <w:p w14:paraId="5D3BF18F" w14:textId="6BEAEBBA" w:rsidR="00182FD2" w:rsidRPr="00182FD2" w:rsidRDefault="00182FD2" w:rsidP="001D320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8"/>
                <w:szCs w:val="18"/>
                <w:lang w:eastAsia="es-ES"/>
                <w14:ligatures w14:val="none"/>
              </w:rPr>
            </w:pPr>
          </w:p>
        </w:tc>
        <w:tc>
          <w:tcPr>
            <w:tcW w:w="1275" w:type="dxa"/>
            <w:noWrap/>
            <w:vAlign w:val="center"/>
            <w:hideMark/>
          </w:tcPr>
          <w:p w14:paraId="5FAEEAF7" w14:textId="77777777" w:rsidR="00182FD2" w:rsidRPr="00182FD2" w:rsidRDefault="00182FD2" w:rsidP="001D320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8"/>
                <w:szCs w:val="18"/>
                <w:lang w:eastAsia="es-ES"/>
                <w14:ligatures w14:val="none"/>
              </w:rPr>
            </w:pPr>
          </w:p>
        </w:tc>
      </w:tr>
      <w:tr w:rsidR="00182FD2" w:rsidRPr="00182FD2" w14:paraId="65BCFD8F" w14:textId="77777777" w:rsidTr="00BE4EBD">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3397" w:type="dxa"/>
            <w:noWrap/>
            <w:hideMark/>
          </w:tcPr>
          <w:p w14:paraId="3F53311D" w14:textId="7D4407E1" w:rsidR="00182FD2" w:rsidRPr="00182FD2" w:rsidRDefault="008508C8" w:rsidP="00182FD2">
            <w:pPr>
              <w:jc w:val="left"/>
              <w:rPr>
                <w:rFonts w:ascii="Calibri" w:eastAsia="Times New Roman" w:hAnsi="Calibri" w:cs="Calibri"/>
                <w:color w:val="000000"/>
                <w:kern w:val="0"/>
                <w:sz w:val="18"/>
                <w:szCs w:val="18"/>
                <w:lang w:eastAsia="es-ES"/>
                <w14:ligatures w14:val="none"/>
              </w:rPr>
            </w:pPr>
            <w:r>
              <w:rPr>
                <w:rFonts w:ascii="Calibri" w:eastAsia="Times New Roman" w:hAnsi="Calibri" w:cs="Calibri"/>
                <w:color w:val="000000"/>
                <w:kern w:val="0"/>
                <w:sz w:val="18"/>
                <w:szCs w:val="18"/>
                <w:lang w:eastAsia="es-ES"/>
                <w14:ligatures w14:val="none"/>
              </w:rPr>
              <w:t xml:space="preserve">   </w:t>
            </w:r>
            <w:r w:rsidR="00182FD2" w:rsidRPr="00182FD2">
              <w:rPr>
                <w:rFonts w:ascii="Calibri" w:eastAsia="Times New Roman" w:hAnsi="Calibri" w:cs="Calibri"/>
                <w:color w:val="000000"/>
                <w:kern w:val="0"/>
                <w:sz w:val="18"/>
                <w:szCs w:val="18"/>
                <w:lang w:eastAsia="es-ES"/>
                <w14:ligatures w14:val="none"/>
              </w:rPr>
              <w:t>Validar mensaje</w:t>
            </w:r>
          </w:p>
        </w:tc>
        <w:tc>
          <w:tcPr>
            <w:tcW w:w="1276" w:type="dxa"/>
            <w:noWrap/>
            <w:vAlign w:val="center"/>
            <w:hideMark/>
          </w:tcPr>
          <w:p w14:paraId="758FEF90" w14:textId="77777777" w:rsidR="00182FD2" w:rsidRPr="00182FD2" w:rsidRDefault="00182FD2" w:rsidP="001D320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18"/>
                <w:szCs w:val="18"/>
                <w:lang w:eastAsia="es-ES"/>
                <w14:ligatures w14:val="none"/>
              </w:rPr>
            </w:pPr>
          </w:p>
        </w:tc>
        <w:tc>
          <w:tcPr>
            <w:tcW w:w="1276" w:type="dxa"/>
            <w:vAlign w:val="center"/>
          </w:tcPr>
          <w:p w14:paraId="39E35FAC" w14:textId="200E3187" w:rsidR="00182FD2" w:rsidRPr="00182FD2" w:rsidRDefault="00ED7074" w:rsidP="001D320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18"/>
                <w:szCs w:val="18"/>
                <w:lang w:eastAsia="es-ES"/>
                <w14:ligatures w14:val="none"/>
              </w:rPr>
            </w:pPr>
            <w:r w:rsidRPr="00182FD2">
              <w:rPr>
                <w:rFonts w:ascii="Calibri" w:eastAsia="Times New Roman" w:hAnsi="Calibri" w:cs="Calibri"/>
                <w:color w:val="000000"/>
                <w:kern w:val="0"/>
                <w:sz w:val="18"/>
                <w:szCs w:val="18"/>
                <w:lang w:eastAsia="es-ES"/>
                <w14:ligatures w14:val="none"/>
              </w:rPr>
              <w:t>DJ2</w:t>
            </w:r>
          </w:p>
        </w:tc>
        <w:tc>
          <w:tcPr>
            <w:tcW w:w="1276" w:type="dxa"/>
            <w:noWrap/>
            <w:vAlign w:val="center"/>
            <w:hideMark/>
          </w:tcPr>
          <w:p w14:paraId="2DE652D6" w14:textId="262022CA" w:rsidR="00182FD2" w:rsidRPr="00182FD2" w:rsidRDefault="00182FD2" w:rsidP="001D320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18"/>
                <w:szCs w:val="18"/>
                <w:lang w:eastAsia="es-ES"/>
                <w14:ligatures w14:val="none"/>
              </w:rPr>
            </w:pPr>
          </w:p>
        </w:tc>
        <w:tc>
          <w:tcPr>
            <w:tcW w:w="1275" w:type="dxa"/>
            <w:noWrap/>
            <w:vAlign w:val="center"/>
            <w:hideMark/>
          </w:tcPr>
          <w:p w14:paraId="7804A864" w14:textId="27D7485A" w:rsidR="00182FD2" w:rsidRPr="00182FD2" w:rsidRDefault="00182FD2" w:rsidP="001D320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18"/>
                <w:szCs w:val="18"/>
                <w:lang w:eastAsia="es-ES"/>
                <w14:ligatures w14:val="none"/>
              </w:rPr>
            </w:pPr>
          </w:p>
        </w:tc>
      </w:tr>
      <w:tr w:rsidR="00182FD2" w:rsidRPr="00182FD2" w14:paraId="3938675A" w14:textId="77777777" w:rsidTr="00BE4EBD">
        <w:trPr>
          <w:trHeight w:val="312"/>
        </w:trPr>
        <w:tc>
          <w:tcPr>
            <w:cnfStyle w:val="001000000000" w:firstRow="0" w:lastRow="0" w:firstColumn="1" w:lastColumn="0" w:oddVBand="0" w:evenVBand="0" w:oddHBand="0" w:evenHBand="0" w:firstRowFirstColumn="0" w:firstRowLastColumn="0" w:lastRowFirstColumn="0" w:lastRowLastColumn="0"/>
            <w:tcW w:w="3397" w:type="dxa"/>
            <w:noWrap/>
            <w:hideMark/>
          </w:tcPr>
          <w:p w14:paraId="1E585342" w14:textId="562183DE" w:rsidR="00182FD2" w:rsidRPr="00182FD2" w:rsidRDefault="008508C8" w:rsidP="00182FD2">
            <w:pPr>
              <w:jc w:val="left"/>
              <w:rPr>
                <w:rFonts w:ascii="Calibri" w:eastAsia="Times New Roman" w:hAnsi="Calibri" w:cs="Calibri"/>
                <w:color w:val="000000"/>
                <w:kern w:val="0"/>
                <w:sz w:val="18"/>
                <w:szCs w:val="18"/>
                <w:lang w:eastAsia="es-ES"/>
                <w14:ligatures w14:val="none"/>
              </w:rPr>
            </w:pPr>
            <w:r>
              <w:rPr>
                <w:rFonts w:ascii="Calibri" w:eastAsia="Times New Roman" w:hAnsi="Calibri" w:cs="Calibri"/>
                <w:color w:val="000000"/>
                <w:kern w:val="0"/>
                <w:sz w:val="18"/>
                <w:szCs w:val="18"/>
                <w:lang w:eastAsia="es-ES"/>
                <w14:ligatures w14:val="none"/>
              </w:rPr>
              <w:t xml:space="preserve">   </w:t>
            </w:r>
            <w:r w:rsidR="00182FD2" w:rsidRPr="00182FD2">
              <w:rPr>
                <w:rFonts w:ascii="Calibri" w:eastAsia="Times New Roman" w:hAnsi="Calibri" w:cs="Calibri"/>
                <w:color w:val="000000"/>
                <w:kern w:val="0"/>
                <w:sz w:val="18"/>
                <w:szCs w:val="18"/>
                <w:lang w:eastAsia="es-ES"/>
                <w14:ligatures w14:val="none"/>
              </w:rPr>
              <w:t>Búsqueda de una conversación</w:t>
            </w:r>
          </w:p>
        </w:tc>
        <w:tc>
          <w:tcPr>
            <w:tcW w:w="1276" w:type="dxa"/>
            <w:noWrap/>
            <w:vAlign w:val="center"/>
            <w:hideMark/>
          </w:tcPr>
          <w:p w14:paraId="3D7ECB91" w14:textId="77777777" w:rsidR="00182FD2" w:rsidRPr="00182FD2" w:rsidRDefault="00182FD2" w:rsidP="001D320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8"/>
                <w:szCs w:val="18"/>
                <w:lang w:eastAsia="es-ES"/>
                <w14:ligatures w14:val="none"/>
              </w:rPr>
            </w:pPr>
            <w:r w:rsidRPr="00182FD2">
              <w:rPr>
                <w:rFonts w:ascii="Calibri" w:eastAsia="Times New Roman" w:hAnsi="Calibri" w:cs="Calibri"/>
                <w:color w:val="000000"/>
                <w:kern w:val="0"/>
                <w:sz w:val="18"/>
                <w:szCs w:val="18"/>
                <w:lang w:eastAsia="es-ES"/>
                <w14:ligatures w14:val="none"/>
              </w:rPr>
              <w:t>DJ1</w:t>
            </w:r>
          </w:p>
        </w:tc>
        <w:tc>
          <w:tcPr>
            <w:tcW w:w="1276" w:type="dxa"/>
            <w:vAlign w:val="center"/>
          </w:tcPr>
          <w:p w14:paraId="30315468" w14:textId="77777777" w:rsidR="00182FD2" w:rsidRPr="00182FD2" w:rsidRDefault="00182FD2" w:rsidP="001D320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8"/>
                <w:szCs w:val="18"/>
                <w:lang w:eastAsia="es-ES"/>
                <w14:ligatures w14:val="none"/>
              </w:rPr>
            </w:pPr>
          </w:p>
        </w:tc>
        <w:tc>
          <w:tcPr>
            <w:tcW w:w="1276" w:type="dxa"/>
            <w:noWrap/>
            <w:vAlign w:val="center"/>
            <w:hideMark/>
          </w:tcPr>
          <w:p w14:paraId="4454432E" w14:textId="5FA74C92" w:rsidR="00182FD2" w:rsidRPr="00182FD2" w:rsidRDefault="00182FD2" w:rsidP="001D320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8"/>
                <w:szCs w:val="18"/>
                <w:lang w:eastAsia="es-ES"/>
                <w14:ligatures w14:val="none"/>
              </w:rPr>
            </w:pPr>
          </w:p>
        </w:tc>
        <w:tc>
          <w:tcPr>
            <w:tcW w:w="1275" w:type="dxa"/>
            <w:noWrap/>
            <w:vAlign w:val="center"/>
            <w:hideMark/>
          </w:tcPr>
          <w:p w14:paraId="6FA21CD1" w14:textId="77777777" w:rsidR="00182FD2" w:rsidRPr="00182FD2" w:rsidRDefault="00182FD2" w:rsidP="001D320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8"/>
                <w:szCs w:val="18"/>
                <w:lang w:eastAsia="es-ES"/>
                <w14:ligatures w14:val="none"/>
              </w:rPr>
            </w:pPr>
          </w:p>
        </w:tc>
      </w:tr>
      <w:tr w:rsidR="00182FD2" w:rsidRPr="00182FD2" w14:paraId="7BE8595D" w14:textId="77777777" w:rsidTr="00BE4EBD">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3397" w:type="dxa"/>
            <w:noWrap/>
            <w:hideMark/>
          </w:tcPr>
          <w:p w14:paraId="43E1B10D" w14:textId="3C2DC851" w:rsidR="00182FD2" w:rsidRPr="00182FD2" w:rsidRDefault="008508C8" w:rsidP="00182FD2">
            <w:pPr>
              <w:jc w:val="left"/>
              <w:rPr>
                <w:rFonts w:ascii="Calibri" w:eastAsia="Times New Roman" w:hAnsi="Calibri" w:cs="Calibri"/>
                <w:color w:val="000000"/>
                <w:kern w:val="0"/>
                <w:sz w:val="18"/>
                <w:szCs w:val="18"/>
                <w:lang w:eastAsia="es-ES"/>
                <w14:ligatures w14:val="none"/>
              </w:rPr>
            </w:pPr>
            <w:r>
              <w:rPr>
                <w:rFonts w:ascii="Calibri" w:eastAsia="Times New Roman" w:hAnsi="Calibri" w:cs="Calibri"/>
                <w:color w:val="000000"/>
                <w:kern w:val="0"/>
                <w:sz w:val="18"/>
                <w:szCs w:val="18"/>
                <w:lang w:eastAsia="es-ES"/>
                <w14:ligatures w14:val="none"/>
              </w:rPr>
              <w:t xml:space="preserve">   </w:t>
            </w:r>
            <w:r w:rsidR="00182FD2" w:rsidRPr="00182FD2">
              <w:rPr>
                <w:rFonts w:ascii="Calibri" w:eastAsia="Times New Roman" w:hAnsi="Calibri" w:cs="Calibri"/>
                <w:color w:val="000000"/>
                <w:kern w:val="0"/>
                <w:sz w:val="18"/>
                <w:szCs w:val="18"/>
                <w:lang w:eastAsia="es-ES"/>
                <w14:ligatures w14:val="none"/>
              </w:rPr>
              <w:t>Listado de alertas</w:t>
            </w:r>
          </w:p>
        </w:tc>
        <w:tc>
          <w:tcPr>
            <w:tcW w:w="1276" w:type="dxa"/>
            <w:noWrap/>
            <w:vAlign w:val="center"/>
            <w:hideMark/>
          </w:tcPr>
          <w:p w14:paraId="445212E5" w14:textId="77777777" w:rsidR="00182FD2" w:rsidRPr="00182FD2" w:rsidRDefault="00182FD2" w:rsidP="001D320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18"/>
                <w:szCs w:val="18"/>
                <w:lang w:eastAsia="es-ES"/>
                <w14:ligatures w14:val="none"/>
              </w:rPr>
            </w:pPr>
          </w:p>
        </w:tc>
        <w:tc>
          <w:tcPr>
            <w:tcW w:w="1276" w:type="dxa"/>
            <w:vAlign w:val="center"/>
          </w:tcPr>
          <w:p w14:paraId="5C750036" w14:textId="7619F4E9" w:rsidR="00182FD2" w:rsidRPr="00182FD2" w:rsidRDefault="00ED7074" w:rsidP="001D320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18"/>
                <w:szCs w:val="18"/>
                <w:lang w:eastAsia="es-ES"/>
                <w14:ligatures w14:val="none"/>
              </w:rPr>
            </w:pPr>
            <w:r w:rsidRPr="00182FD2">
              <w:rPr>
                <w:rFonts w:ascii="Calibri" w:eastAsia="Times New Roman" w:hAnsi="Calibri" w:cs="Calibri"/>
                <w:color w:val="000000"/>
                <w:kern w:val="0"/>
                <w:sz w:val="18"/>
                <w:szCs w:val="18"/>
                <w:lang w:eastAsia="es-ES"/>
                <w14:ligatures w14:val="none"/>
              </w:rPr>
              <w:t>DJ2</w:t>
            </w:r>
          </w:p>
        </w:tc>
        <w:tc>
          <w:tcPr>
            <w:tcW w:w="1276" w:type="dxa"/>
            <w:noWrap/>
            <w:vAlign w:val="center"/>
            <w:hideMark/>
          </w:tcPr>
          <w:p w14:paraId="1BABA67F" w14:textId="5CC1FBA7" w:rsidR="00182FD2" w:rsidRPr="00182FD2" w:rsidRDefault="00182FD2" w:rsidP="001D320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18"/>
                <w:szCs w:val="18"/>
                <w:lang w:eastAsia="es-ES"/>
                <w14:ligatures w14:val="none"/>
              </w:rPr>
            </w:pPr>
          </w:p>
        </w:tc>
        <w:tc>
          <w:tcPr>
            <w:tcW w:w="1275" w:type="dxa"/>
            <w:noWrap/>
            <w:vAlign w:val="center"/>
            <w:hideMark/>
          </w:tcPr>
          <w:p w14:paraId="231F1EAB" w14:textId="77777777" w:rsidR="00182FD2" w:rsidRPr="00182FD2" w:rsidRDefault="00182FD2" w:rsidP="001D320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18"/>
                <w:szCs w:val="18"/>
                <w:lang w:eastAsia="es-ES"/>
                <w14:ligatures w14:val="none"/>
              </w:rPr>
            </w:pPr>
          </w:p>
        </w:tc>
      </w:tr>
      <w:tr w:rsidR="00182FD2" w:rsidRPr="00182FD2" w14:paraId="0C9B1464" w14:textId="77777777" w:rsidTr="00BE4EBD">
        <w:trPr>
          <w:trHeight w:val="312"/>
        </w:trPr>
        <w:tc>
          <w:tcPr>
            <w:cnfStyle w:val="001000000000" w:firstRow="0" w:lastRow="0" w:firstColumn="1" w:lastColumn="0" w:oddVBand="0" w:evenVBand="0" w:oddHBand="0" w:evenHBand="0" w:firstRowFirstColumn="0" w:firstRowLastColumn="0" w:lastRowFirstColumn="0" w:lastRowLastColumn="0"/>
            <w:tcW w:w="3397" w:type="dxa"/>
            <w:noWrap/>
            <w:hideMark/>
          </w:tcPr>
          <w:p w14:paraId="1BB93D6C" w14:textId="57789338" w:rsidR="00182FD2" w:rsidRPr="00182FD2" w:rsidRDefault="008508C8" w:rsidP="00182FD2">
            <w:pPr>
              <w:jc w:val="left"/>
              <w:rPr>
                <w:rFonts w:ascii="Calibri" w:eastAsia="Times New Roman" w:hAnsi="Calibri" w:cs="Calibri"/>
                <w:color w:val="000000"/>
                <w:kern w:val="0"/>
                <w:sz w:val="18"/>
                <w:szCs w:val="18"/>
                <w:lang w:eastAsia="es-ES"/>
                <w14:ligatures w14:val="none"/>
              </w:rPr>
            </w:pPr>
            <w:r>
              <w:rPr>
                <w:rFonts w:ascii="Calibri" w:eastAsia="Times New Roman" w:hAnsi="Calibri" w:cs="Calibri"/>
                <w:color w:val="000000"/>
                <w:kern w:val="0"/>
                <w:sz w:val="18"/>
                <w:szCs w:val="18"/>
                <w:lang w:eastAsia="es-ES"/>
                <w14:ligatures w14:val="none"/>
              </w:rPr>
              <w:t xml:space="preserve">   </w:t>
            </w:r>
            <w:r w:rsidR="00182FD2" w:rsidRPr="00182FD2">
              <w:rPr>
                <w:rFonts w:ascii="Calibri" w:eastAsia="Times New Roman" w:hAnsi="Calibri" w:cs="Calibri"/>
                <w:color w:val="000000"/>
                <w:kern w:val="0"/>
                <w:sz w:val="18"/>
                <w:szCs w:val="18"/>
                <w:lang w:eastAsia="es-ES"/>
                <w14:ligatures w14:val="none"/>
              </w:rPr>
              <w:t>Enviar mensaje</w:t>
            </w:r>
          </w:p>
        </w:tc>
        <w:tc>
          <w:tcPr>
            <w:tcW w:w="1276" w:type="dxa"/>
            <w:noWrap/>
            <w:vAlign w:val="center"/>
            <w:hideMark/>
          </w:tcPr>
          <w:p w14:paraId="2C761CCC" w14:textId="77777777" w:rsidR="00182FD2" w:rsidRPr="00182FD2" w:rsidRDefault="00182FD2" w:rsidP="001D320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8"/>
                <w:szCs w:val="18"/>
                <w:lang w:eastAsia="es-ES"/>
                <w14:ligatures w14:val="none"/>
              </w:rPr>
            </w:pPr>
            <w:r w:rsidRPr="00182FD2">
              <w:rPr>
                <w:rFonts w:ascii="Calibri" w:eastAsia="Times New Roman" w:hAnsi="Calibri" w:cs="Calibri"/>
                <w:color w:val="000000"/>
                <w:kern w:val="0"/>
                <w:sz w:val="18"/>
                <w:szCs w:val="18"/>
                <w:lang w:eastAsia="es-ES"/>
                <w14:ligatures w14:val="none"/>
              </w:rPr>
              <w:t>DJ1</w:t>
            </w:r>
          </w:p>
        </w:tc>
        <w:tc>
          <w:tcPr>
            <w:tcW w:w="1276" w:type="dxa"/>
            <w:vAlign w:val="center"/>
          </w:tcPr>
          <w:p w14:paraId="2D9FA09A" w14:textId="77777777" w:rsidR="00182FD2" w:rsidRPr="00182FD2" w:rsidRDefault="00182FD2" w:rsidP="001D320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8"/>
                <w:szCs w:val="18"/>
                <w:lang w:eastAsia="es-ES"/>
                <w14:ligatures w14:val="none"/>
              </w:rPr>
            </w:pPr>
          </w:p>
        </w:tc>
        <w:tc>
          <w:tcPr>
            <w:tcW w:w="1276" w:type="dxa"/>
            <w:noWrap/>
            <w:vAlign w:val="center"/>
            <w:hideMark/>
          </w:tcPr>
          <w:p w14:paraId="4A3B794D" w14:textId="54467266" w:rsidR="00182FD2" w:rsidRPr="00182FD2" w:rsidRDefault="00182FD2" w:rsidP="001D320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8"/>
                <w:szCs w:val="18"/>
                <w:lang w:eastAsia="es-ES"/>
                <w14:ligatures w14:val="none"/>
              </w:rPr>
            </w:pPr>
          </w:p>
        </w:tc>
        <w:tc>
          <w:tcPr>
            <w:tcW w:w="1275" w:type="dxa"/>
            <w:noWrap/>
            <w:vAlign w:val="center"/>
            <w:hideMark/>
          </w:tcPr>
          <w:p w14:paraId="66A96BD7" w14:textId="77777777" w:rsidR="00182FD2" w:rsidRPr="00182FD2" w:rsidRDefault="00182FD2" w:rsidP="001D320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8"/>
                <w:szCs w:val="18"/>
                <w:lang w:eastAsia="es-ES"/>
                <w14:ligatures w14:val="none"/>
              </w:rPr>
            </w:pPr>
          </w:p>
        </w:tc>
      </w:tr>
      <w:tr w:rsidR="00182FD2" w:rsidRPr="00182FD2" w14:paraId="4D2C5BCA" w14:textId="77777777" w:rsidTr="00BE4EBD">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3397" w:type="dxa"/>
            <w:noWrap/>
            <w:hideMark/>
          </w:tcPr>
          <w:p w14:paraId="3469E86A" w14:textId="77777777" w:rsidR="00182FD2" w:rsidRPr="00182FD2" w:rsidRDefault="00182FD2" w:rsidP="00182FD2">
            <w:pPr>
              <w:jc w:val="left"/>
              <w:rPr>
                <w:rFonts w:ascii="Calibri" w:eastAsia="Times New Roman" w:hAnsi="Calibri" w:cs="Calibri"/>
                <w:color w:val="000000"/>
                <w:kern w:val="0"/>
                <w:sz w:val="18"/>
                <w:szCs w:val="18"/>
                <w:lang w:eastAsia="es-ES"/>
                <w14:ligatures w14:val="none"/>
              </w:rPr>
            </w:pPr>
            <w:r w:rsidRPr="00182FD2">
              <w:rPr>
                <w:rFonts w:ascii="Calibri" w:eastAsia="Times New Roman" w:hAnsi="Calibri" w:cs="Calibri"/>
                <w:color w:val="000000"/>
                <w:kern w:val="0"/>
                <w:sz w:val="18"/>
                <w:szCs w:val="18"/>
                <w:lang w:eastAsia="es-ES"/>
                <w14:ligatures w14:val="none"/>
              </w:rPr>
              <w:t>Gestión de usuarios</w:t>
            </w:r>
          </w:p>
        </w:tc>
        <w:tc>
          <w:tcPr>
            <w:tcW w:w="1276" w:type="dxa"/>
            <w:noWrap/>
            <w:vAlign w:val="center"/>
            <w:hideMark/>
          </w:tcPr>
          <w:p w14:paraId="5E060B2A" w14:textId="7BAF3FC9" w:rsidR="00182FD2" w:rsidRPr="00182FD2" w:rsidRDefault="00182FD2" w:rsidP="001D320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18"/>
                <w:szCs w:val="18"/>
                <w:lang w:eastAsia="es-ES"/>
                <w14:ligatures w14:val="none"/>
              </w:rPr>
            </w:pPr>
          </w:p>
        </w:tc>
        <w:tc>
          <w:tcPr>
            <w:tcW w:w="1276" w:type="dxa"/>
            <w:vAlign w:val="center"/>
          </w:tcPr>
          <w:p w14:paraId="67A3BAB3" w14:textId="420254A7" w:rsidR="00182FD2" w:rsidRPr="00182FD2" w:rsidRDefault="00182FD2" w:rsidP="001D320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18"/>
                <w:szCs w:val="18"/>
                <w:lang w:eastAsia="es-ES"/>
                <w14:ligatures w14:val="none"/>
              </w:rPr>
            </w:pPr>
          </w:p>
        </w:tc>
        <w:tc>
          <w:tcPr>
            <w:tcW w:w="1276" w:type="dxa"/>
            <w:noWrap/>
            <w:vAlign w:val="center"/>
            <w:hideMark/>
          </w:tcPr>
          <w:p w14:paraId="28E7303D" w14:textId="29DC09B9" w:rsidR="00182FD2" w:rsidRPr="00182FD2" w:rsidRDefault="00182FD2" w:rsidP="001D320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18"/>
                <w:szCs w:val="18"/>
                <w:lang w:eastAsia="es-ES"/>
                <w14:ligatures w14:val="none"/>
              </w:rPr>
            </w:pPr>
          </w:p>
        </w:tc>
        <w:tc>
          <w:tcPr>
            <w:tcW w:w="1275" w:type="dxa"/>
            <w:noWrap/>
            <w:vAlign w:val="center"/>
            <w:hideMark/>
          </w:tcPr>
          <w:p w14:paraId="48324FCE" w14:textId="7B5F181F" w:rsidR="00182FD2" w:rsidRPr="00182FD2" w:rsidRDefault="00182FD2" w:rsidP="001D320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18"/>
                <w:szCs w:val="18"/>
                <w:lang w:eastAsia="es-ES"/>
                <w14:ligatures w14:val="none"/>
              </w:rPr>
            </w:pPr>
          </w:p>
        </w:tc>
      </w:tr>
      <w:tr w:rsidR="00182FD2" w:rsidRPr="00182FD2" w14:paraId="16754801" w14:textId="77777777" w:rsidTr="00BE4EBD">
        <w:trPr>
          <w:trHeight w:val="312"/>
        </w:trPr>
        <w:tc>
          <w:tcPr>
            <w:cnfStyle w:val="001000000000" w:firstRow="0" w:lastRow="0" w:firstColumn="1" w:lastColumn="0" w:oddVBand="0" w:evenVBand="0" w:oddHBand="0" w:evenHBand="0" w:firstRowFirstColumn="0" w:firstRowLastColumn="0" w:lastRowFirstColumn="0" w:lastRowLastColumn="0"/>
            <w:tcW w:w="3397" w:type="dxa"/>
            <w:noWrap/>
            <w:hideMark/>
          </w:tcPr>
          <w:p w14:paraId="39CA38F0" w14:textId="4BE3ED1C" w:rsidR="00182FD2" w:rsidRPr="00182FD2" w:rsidRDefault="008508C8" w:rsidP="00182FD2">
            <w:pPr>
              <w:jc w:val="left"/>
              <w:rPr>
                <w:rFonts w:ascii="Calibri" w:eastAsia="Times New Roman" w:hAnsi="Calibri" w:cs="Calibri"/>
                <w:color w:val="000000"/>
                <w:kern w:val="0"/>
                <w:sz w:val="18"/>
                <w:szCs w:val="18"/>
                <w:lang w:eastAsia="es-ES"/>
                <w14:ligatures w14:val="none"/>
              </w:rPr>
            </w:pPr>
            <w:r>
              <w:rPr>
                <w:rFonts w:ascii="Calibri" w:eastAsia="Times New Roman" w:hAnsi="Calibri" w:cs="Calibri"/>
                <w:color w:val="000000"/>
                <w:kern w:val="0"/>
                <w:sz w:val="18"/>
                <w:szCs w:val="18"/>
                <w:lang w:eastAsia="es-ES"/>
                <w14:ligatures w14:val="none"/>
              </w:rPr>
              <w:t xml:space="preserve">   </w:t>
            </w:r>
            <w:r w:rsidR="00182FD2" w:rsidRPr="00182FD2">
              <w:rPr>
                <w:rFonts w:ascii="Calibri" w:eastAsia="Times New Roman" w:hAnsi="Calibri" w:cs="Calibri"/>
                <w:color w:val="000000"/>
                <w:kern w:val="0"/>
                <w:sz w:val="18"/>
                <w:szCs w:val="18"/>
                <w:lang w:eastAsia="es-ES"/>
                <w14:ligatures w14:val="none"/>
              </w:rPr>
              <w:t>Visualizar Historial Clínico</w:t>
            </w:r>
          </w:p>
        </w:tc>
        <w:tc>
          <w:tcPr>
            <w:tcW w:w="1276" w:type="dxa"/>
            <w:noWrap/>
            <w:vAlign w:val="center"/>
            <w:hideMark/>
          </w:tcPr>
          <w:p w14:paraId="1DF71FE3" w14:textId="77777777" w:rsidR="00182FD2" w:rsidRPr="00182FD2" w:rsidRDefault="00182FD2" w:rsidP="001D320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8"/>
                <w:szCs w:val="18"/>
                <w:lang w:eastAsia="es-ES"/>
                <w14:ligatures w14:val="none"/>
              </w:rPr>
            </w:pPr>
            <w:r w:rsidRPr="00182FD2">
              <w:rPr>
                <w:rFonts w:ascii="Calibri" w:eastAsia="Times New Roman" w:hAnsi="Calibri" w:cs="Calibri"/>
                <w:color w:val="000000"/>
                <w:kern w:val="0"/>
                <w:sz w:val="18"/>
                <w:szCs w:val="18"/>
                <w:lang w:eastAsia="es-ES"/>
                <w14:ligatures w14:val="none"/>
              </w:rPr>
              <w:t>DJ1</w:t>
            </w:r>
          </w:p>
        </w:tc>
        <w:tc>
          <w:tcPr>
            <w:tcW w:w="1276" w:type="dxa"/>
            <w:vAlign w:val="center"/>
          </w:tcPr>
          <w:p w14:paraId="7C50AD45" w14:textId="77777777" w:rsidR="00182FD2" w:rsidRPr="00182FD2" w:rsidRDefault="00182FD2" w:rsidP="001D320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8"/>
                <w:szCs w:val="18"/>
                <w:lang w:eastAsia="es-ES"/>
                <w14:ligatures w14:val="none"/>
              </w:rPr>
            </w:pPr>
          </w:p>
        </w:tc>
        <w:tc>
          <w:tcPr>
            <w:tcW w:w="1276" w:type="dxa"/>
            <w:noWrap/>
            <w:vAlign w:val="center"/>
            <w:hideMark/>
          </w:tcPr>
          <w:p w14:paraId="2C8F12FE" w14:textId="111C0DF8" w:rsidR="00182FD2" w:rsidRPr="00182FD2" w:rsidRDefault="00182FD2" w:rsidP="001D320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8"/>
                <w:szCs w:val="18"/>
                <w:lang w:eastAsia="es-ES"/>
                <w14:ligatures w14:val="none"/>
              </w:rPr>
            </w:pPr>
          </w:p>
        </w:tc>
        <w:tc>
          <w:tcPr>
            <w:tcW w:w="1275" w:type="dxa"/>
            <w:noWrap/>
            <w:vAlign w:val="center"/>
            <w:hideMark/>
          </w:tcPr>
          <w:p w14:paraId="07D877B6" w14:textId="77777777" w:rsidR="00182FD2" w:rsidRPr="00182FD2" w:rsidRDefault="00182FD2" w:rsidP="001D320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8"/>
                <w:szCs w:val="18"/>
                <w:lang w:eastAsia="es-ES"/>
                <w14:ligatures w14:val="none"/>
              </w:rPr>
            </w:pPr>
          </w:p>
        </w:tc>
      </w:tr>
      <w:tr w:rsidR="00182FD2" w:rsidRPr="00182FD2" w14:paraId="5142F67E" w14:textId="77777777" w:rsidTr="00BE4EBD">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3397" w:type="dxa"/>
            <w:noWrap/>
            <w:hideMark/>
          </w:tcPr>
          <w:p w14:paraId="2C57FB66" w14:textId="5C956B28" w:rsidR="00182FD2" w:rsidRPr="00182FD2" w:rsidRDefault="008508C8" w:rsidP="00182FD2">
            <w:pPr>
              <w:jc w:val="left"/>
              <w:rPr>
                <w:rFonts w:ascii="Calibri" w:eastAsia="Times New Roman" w:hAnsi="Calibri" w:cs="Calibri"/>
                <w:color w:val="000000"/>
                <w:kern w:val="0"/>
                <w:sz w:val="18"/>
                <w:szCs w:val="18"/>
                <w:lang w:eastAsia="es-ES"/>
                <w14:ligatures w14:val="none"/>
              </w:rPr>
            </w:pPr>
            <w:r>
              <w:rPr>
                <w:rFonts w:ascii="Calibri" w:eastAsia="Times New Roman" w:hAnsi="Calibri" w:cs="Calibri"/>
                <w:color w:val="000000"/>
                <w:kern w:val="0"/>
                <w:sz w:val="18"/>
                <w:szCs w:val="18"/>
                <w:lang w:eastAsia="es-ES"/>
                <w14:ligatures w14:val="none"/>
              </w:rPr>
              <w:t xml:space="preserve">   </w:t>
            </w:r>
            <w:r w:rsidR="00182FD2" w:rsidRPr="00182FD2">
              <w:rPr>
                <w:rFonts w:ascii="Calibri" w:eastAsia="Times New Roman" w:hAnsi="Calibri" w:cs="Calibri"/>
                <w:color w:val="000000"/>
                <w:kern w:val="0"/>
                <w:sz w:val="18"/>
                <w:szCs w:val="18"/>
                <w:lang w:eastAsia="es-ES"/>
                <w14:ligatures w14:val="none"/>
              </w:rPr>
              <w:t>Listado de citas</w:t>
            </w:r>
          </w:p>
        </w:tc>
        <w:tc>
          <w:tcPr>
            <w:tcW w:w="1276" w:type="dxa"/>
            <w:noWrap/>
            <w:vAlign w:val="center"/>
            <w:hideMark/>
          </w:tcPr>
          <w:p w14:paraId="465431E6" w14:textId="77777777" w:rsidR="00182FD2" w:rsidRPr="00182FD2" w:rsidRDefault="00182FD2" w:rsidP="001D320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18"/>
                <w:szCs w:val="18"/>
                <w:lang w:eastAsia="es-ES"/>
                <w14:ligatures w14:val="none"/>
              </w:rPr>
            </w:pPr>
          </w:p>
        </w:tc>
        <w:tc>
          <w:tcPr>
            <w:tcW w:w="1276" w:type="dxa"/>
            <w:vAlign w:val="center"/>
          </w:tcPr>
          <w:p w14:paraId="1C994C98" w14:textId="4ACB442B" w:rsidR="00182FD2" w:rsidRPr="00182FD2" w:rsidRDefault="00BC3DF6" w:rsidP="001D320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18"/>
                <w:szCs w:val="18"/>
                <w:lang w:eastAsia="es-ES"/>
                <w14:ligatures w14:val="none"/>
              </w:rPr>
            </w:pPr>
            <w:r w:rsidRPr="00182FD2">
              <w:rPr>
                <w:rFonts w:ascii="Calibri" w:eastAsia="Times New Roman" w:hAnsi="Calibri" w:cs="Calibri"/>
                <w:color w:val="000000"/>
                <w:kern w:val="0"/>
                <w:sz w:val="18"/>
                <w:szCs w:val="18"/>
                <w:lang w:eastAsia="es-ES"/>
                <w14:ligatures w14:val="none"/>
              </w:rPr>
              <w:t>DJ2</w:t>
            </w:r>
          </w:p>
        </w:tc>
        <w:tc>
          <w:tcPr>
            <w:tcW w:w="1276" w:type="dxa"/>
            <w:noWrap/>
            <w:vAlign w:val="center"/>
            <w:hideMark/>
          </w:tcPr>
          <w:p w14:paraId="270B2716" w14:textId="5C1D7F48" w:rsidR="00182FD2" w:rsidRPr="00182FD2" w:rsidRDefault="00182FD2" w:rsidP="001D320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18"/>
                <w:szCs w:val="18"/>
                <w:lang w:eastAsia="es-ES"/>
                <w14:ligatures w14:val="none"/>
              </w:rPr>
            </w:pPr>
          </w:p>
        </w:tc>
        <w:tc>
          <w:tcPr>
            <w:tcW w:w="1275" w:type="dxa"/>
            <w:noWrap/>
            <w:vAlign w:val="center"/>
            <w:hideMark/>
          </w:tcPr>
          <w:p w14:paraId="71E74B5C" w14:textId="77777777" w:rsidR="00182FD2" w:rsidRPr="00182FD2" w:rsidRDefault="00182FD2" w:rsidP="001D320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18"/>
                <w:szCs w:val="18"/>
                <w:lang w:eastAsia="es-ES"/>
                <w14:ligatures w14:val="none"/>
              </w:rPr>
            </w:pPr>
          </w:p>
        </w:tc>
      </w:tr>
      <w:tr w:rsidR="00182FD2" w:rsidRPr="00182FD2" w14:paraId="6578E902" w14:textId="77777777" w:rsidTr="00BE4EBD">
        <w:trPr>
          <w:trHeight w:val="312"/>
        </w:trPr>
        <w:tc>
          <w:tcPr>
            <w:cnfStyle w:val="001000000000" w:firstRow="0" w:lastRow="0" w:firstColumn="1" w:lastColumn="0" w:oddVBand="0" w:evenVBand="0" w:oddHBand="0" w:evenHBand="0" w:firstRowFirstColumn="0" w:firstRowLastColumn="0" w:lastRowFirstColumn="0" w:lastRowLastColumn="0"/>
            <w:tcW w:w="3397" w:type="dxa"/>
            <w:noWrap/>
            <w:hideMark/>
          </w:tcPr>
          <w:p w14:paraId="10F7132C" w14:textId="7C0949F4" w:rsidR="00182FD2" w:rsidRPr="00182FD2" w:rsidRDefault="008508C8" w:rsidP="00182FD2">
            <w:pPr>
              <w:jc w:val="left"/>
              <w:rPr>
                <w:rFonts w:ascii="Calibri" w:eastAsia="Times New Roman" w:hAnsi="Calibri" w:cs="Calibri"/>
                <w:color w:val="000000"/>
                <w:kern w:val="0"/>
                <w:sz w:val="18"/>
                <w:szCs w:val="18"/>
                <w:lang w:eastAsia="es-ES"/>
                <w14:ligatures w14:val="none"/>
              </w:rPr>
            </w:pPr>
            <w:r>
              <w:rPr>
                <w:rFonts w:ascii="Calibri" w:eastAsia="Times New Roman" w:hAnsi="Calibri" w:cs="Calibri"/>
                <w:color w:val="000000"/>
                <w:kern w:val="0"/>
                <w:sz w:val="18"/>
                <w:szCs w:val="18"/>
                <w:lang w:eastAsia="es-ES"/>
                <w14:ligatures w14:val="none"/>
              </w:rPr>
              <w:lastRenderedPageBreak/>
              <w:t xml:space="preserve">   </w:t>
            </w:r>
            <w:r w:rsidR="00182FD2" w:rsidRPr="00182FD2">
              <w:rPr>
                <w:rFonts w:ascii="Calibri" w:eastAsia="Times New Roman" w:hAnsi="Calibri" w:cs="Calibri"/>
                <w:color w:val="000000"/>
                <w:kern w:val="0"/>
                <w:sz w:val="18"/>
                <w:szCs w:val="18"/>
                <w:lang w:eastAsia="es-ES"/>
                <w14:ligatures w14:val="none"/>
              </w:rPr>
              <w:t>Listado de pruebas</w:t>
            </w:r>
          </w:p>
        </w:tc>
        <w:tc>
          <w:tcPr>
            <w:tcW w:w="1276" w:type="dxa"/>
            <w:noWrap/>
            <w:vAlign w:val="center"/>
            <w:hideMark/>
          </w:tcPr>
          <w:p w14:paraId="71A738D4" w14:textId="15F217C9" w:rsidR="00182FD2" w:rsidRPr="00182FD2" w:rsidRDefault="00182FD2" w:rsidP="001D320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8"/>
                <w:szCs w:val="18"/>
                <w:lang w:eastAsia="es-ES"/>
                <w14:ligatures w14:val="none"/>
              </w:rPr>
            </w:pPr>
          </w:p>
        </w:tc>
        <w:tc>
          <w:tcPr>
            <w:tcW w:w="1276" w:type="dxa"/>
            <w:vAlign w:val="center"/>
          </w:tcPr>
          <w:p w14:paraId="738F6323" w14:textId="77777777" w:rsidR="00182FD2" w:rsidRPr="00182FD2" w:rsidRDefault="00182FD2" w:rsidP="001D320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8"/>
                <w:szCs w:val="18"/>
                <w:lang w:eastAsia="es-ES"/>
                <w14:ligatures w14:val="none"/>
              </w:rPr>
            </w:pPr>
          </w:p>
        </w:tc>
        <w:tc>
          <w:tcPr>
            <w:tcW w:w="1276" w:type="dxa"/>
            <w:noWrap/>
            <w:vAlign w:val="center"/>
            <w:hideMark/>
          </w:tcPr>
          <w:p w14:paraId="373BFF8C" w14:textId="39C154CD" w:rsidR="00182FD2" w:rsidRPr="00182FD2" w:rsidRDefault="00BC3DF6" w:rsidP="001D320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8"/>
                <w:szCs w:val="18"/>
                <w:lang w:eastAsia="es-ES"/>
                <w14:ligatures w14:val="none"/>
              </w:rPr>
            </w:pPr>
            <w:r w:rsidRPr="00182FD2">
              <w:rPr>
                <w:rFonts w:ascii="Calibri" w:eastAsia="Times New Roman" w:hAnsi="Calibri" w:cs="Calibri"/>
                <w:color w:val="000000"/>
                <w:kern w:val="0"/>
                <w:sz w:val="18"/>
                <w:szCs w:val="18"/>
                <w:lang w:eastAsia="es-ES"/>
                <w14:ligatures w14:val="none"/>
              </w:rPr>
              <w:t>DS1</w:t>
            </w:r>
          </w:p>
        </w:tc>
        <w:tc>
          <w:tcPr>
            <w:tcW w:w="1275" w:type="dxa"/>
            <w:noWrap/>
            <w:vAlign w:val="center"/>
            <w:hideMark/>
          </w:tcPr>
          <w:p w14:paraId="13C7724E" w14:textId="77777777" w:rsidR="00182FD2" w:rsidRPr="00182FD2" w:rsidRDefault="00182FD2" w:rsidP="001D320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8"/>
                <w:szCs w:val="18"/>
                <w:lang w:eastAsia="es-ES"/>
                <w14:ligatures w14:val="none"/>
              </w:rPr>
            </w:pPr>
          </w:p>
        </w:tc>
      </w:tr>
      <w:tr w:rsidR="00182FD2" w:rsidRPr="00182FD2" w14:paraId="61B81D9A" w14:textId="77777777" w:rsidTr="00BE4EBD">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3397" w:type="dxa"/>
            <w:noWrap/>
            <w:hideMark/>
          </w:tcPr>
          <w:p w14:paraId="6A8FE749" w14:textId="51CBC1AD" w:rsidR="00182FD2" w:rsidRPr="00A930FC" w:rsidRDefault="008508C8" w:rsidP="00182FD2">
            <w:pPr>
              <w:jc w:val="left"/>
              <w:rPr>
                <w:rFonts w:ascii="Calibri" w:eastAsia="Times New Roman" w:hAnsi="Calibri" w:cs="Calibri"/>
                <w:color w:val="000000"/>
                <w:kern w:val="0"/>
                <w:sz w:val="18"/>
                <w:szCs w:val="18"/>
                <w:lang w:val="pt-PT" w:eastAsia="es-ES"/>
                <w14:ligatures w14:val="none"/>
              </w:rPr>
            </w:pPr>
            <w:r w:rsidRPr="00A930FC">
              <w:rPr>
                <w:rFonts w:ascii="Calibri" w:eastAsia="Times New Roman" w:hAnsi="Calibri" w:cs="Calibri"/>
                <w:color w:val="000000"/>
                <w:kern w:val="0"/>
                <w:sz w:val="18"/>
                <w:szCs w:val="18"/>
                <w:lang w:val="pt-PT" w:eastAsia="es-ES"/>
                <w14:ligatures w14:val="none"/>
              </w:rPr>
              <w:t xml:space="preserve">   </w:t>
            </w:r>
            <w:r w:rsidR="00182FD2" w:rsidRPr="00A930FC">
              <w:rPr>
                <w:rFonts w:ascii="Calibri" w:eastAsia="Times New Roman" w:hAnsi="Calibri" w:cs="Calibri"/>
                <w:color w:val="000000"/>
                <w:kern w:val="0"/>
                <w:sz w:val="18"/>
                <w:szCs w:val="18"/>
                <w:lang w:val="pt-PT" w:eastAsia="es-ES"/>
                <w14:ligatures w14:val="none"/>
              </w:rPr>
              <w:t>Filtrar historial clínico por características</w:t>
            </w:r>
          </w:p>
        </w:tc>
        <w:tc>
          <w:tcPr>
            <w:tcW w:w="1276" w:type="dxa"/>
            <w:noWrap/>
            <w:vAlign w:val="center"/>
            <w:hideMark/>
          </w:tcPr>
          <w:p w14:paraId="2DA8DB80" w14:textId="227CF73A" w:rsidR="00182FD2" w:rsidRPr="00A930FC" w:rsidRDefault="00182FD2" w:rsidP="001D320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18"/>
                <w:szCs w:val="18"/>
                <w:lang w:val="pt-PT" w:eastAsia="es-ES"/>
                <w14:ligatures w14:val="none"/>
              </w:rPr>
            </w:pPr>
          </w:p>
        </w:tc>
        <w:tc>
          <w:tcPr>
            <w:tcW w:w="1276" w:type="dxa"/>
            <w:vAlign w:val="center"/>
          </w:tcPr>
          <w:p w14:paraId="20CBB28F" w14:textId="6A68C088" w:rsidR="00182FD2" w:rsidRPr="00182FD2" w:rsidRDefault="00703B5D" w:rsidP="001D320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18"/>
                <w:szCs w:val="18"/>
                <w:lang w:eastAsia="es-ES"/>
                <w14:ligatures w14:val="none"/>
              </w:rPr>
            </w:pPr>
            <w:r w:rsidRPr="00182FD2">
              <w:rPr>
                <w:rFonts w:ascii="Calibri" w:eastAsia="Times New Roman" w:hAnsi="Calibri" w:cs="Calibri"/>
                <w:color w:val="000000"/>
                <w:kern w:val="0"/>
                <w:sz w:val="18"/>
                <w:szCs w:val="18"/>
                <w:lang w:eastAsia="es-ES"/>
                <w14:ligatures w14:val="none"/>
              </w:rPr>
              <w:t>DJ2</w:t>
            </w:r>
          </w:p>
        </w:tc>
        <w:tc>
          <w:tcPr>
            <w:tcW w:w="1276" w:type="dxa"/>
            <w:noWrap/>
            <w:vAlign w:val="center"/>
            <w:hideMark/>
          </w:tcPr>
          <w:p w14:paraId="41F97A44" w14:textId="5488D7CD" w:rsidR="00182FD2" w:rsidRPr="00182FD2" w:rsidRDefault="00182FD2" w:rsidP="001D320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18"/>
                <w:szCs w:val="18"/>
                <w:lang w:eastAsia="es-ES"/>
                <w14:ligatures w14:val="none"/>
              </w:rPr>
            </w:pPr>
          </w:p>
        </w:tc>
        <w:tc>
          <w:tcPr>
            <w:tcW w:w="1275" w:type="dxa"/>
            <w:noWrap/>
            <w:vAlign w:val="center"/>
            <w:hideMark/>
          </w:tcPr>
          <w:p w14:paraId="1AD46875" w14:textId="77777777" w:rsidR="00182FD2" w:rsidRPr="00182FD2" w:rsidRDefault="00182FD2" w:rsidP="001D320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18"/>
                <w:szCs w:val="18"/>
                <w:lang w:eastAsia="es-ES"/>
                <w14:ligatures w14:val="none"/>
              </w:rPr>
            </w:pPr>
          </w:p>
        </w:tc>
      </w:tr>
      <w:tr w:rsidR="00182FD2" w:rsidRPr="00182FD2" w14:paraId="0E21C46C" w14:textId="77777777" w:rsidTr="00BE4EBD">
        <w:trPr>
          <w:trHeight w:val="312"/>
        </w:trPr>
        <w:tc>
          <w:tcPr>
            <w:cnfStyle w:val="001000000000" w:firstRow="0" w:lastRow="0" w:firstColumn="1" w:lastColumn="0" w:oddVBand="0" w:evenVBand="0" w:oddHBand="0" w:evenHBand="0" w:firstRowFirstColumn="0" w:firstRowLastColumn="0" w:lastRowFirstColumn="0" w:lastRowLastColumn="0"/>
            <w:tcW w:w="3397" w:type="dxa"/>
            <w:noWrap/>
            <w:hideMark/>
          </w:tcPr>
          <w:p w14:paraId="6F5499A0" w14:textId="1809F6BA" w:rsidR="00182FD2" w:rsidRPr="00182FD2" w:rsidRDefault="008508C8" w:rsidP="00182FD2">
            <w:pPr>
              <w:jc w:val="left"/>
              <w:rPr>
                <w:rFonts w:ascii="Calibri" w:eastAsia="Times New Roman" w:hAnsi="Calibri" w:cs="Calibri"/>
                <w:color w:val="000000"/>
                <w:kern w:val="0"/>
                <w:sz w:val="18"/>
                <w:szCs w:val="18"/>
                <w:lang w:eastAsia="es-ES"/>
                <w14:ligatures w14:val="none"/>
              </w:rPr>
            </w:pPr>
            <w:r>
              <w:rPr>
                <w:rFonts w:ascii="Calibri" w:eastAsia="Times New Roman" w:hAnsi="Calibri" w:cs="Calibri"/>
                <w:color w:val="000000"/>
                <w:kern w:val="0"/>
                <w:sz w:val="18"/>
                <w:szCs w:val="18"/>
                <w:lang w:eastAsia="es-ES"/>
                <w14:ligatures w14:val="none"/>
              </w:rPr>
              <w:t xml:space="preserve">   </w:t>
            </w:r>
            <w:r w:rsidR="00182FD2" w:rsidRPr="00182FD2">
              <w:rPr>
                <w:rFonts w:ascii="Calibri" w:eastAsia="Times New Roman" w:hAnsi="Calibri" w:cs="Calibri"/>
                <w:color w:val="000000"/>
                <w:kern w:val="0"/>
                <w:sz w:val="18"/>
                <w:szCs w:val="18"/>
                <w:lang w:eastAsia="es-ES"/>
                <w14:ligatures w14:val="none"/>
              </w:rPr>
              <w:t>Obtener datos de una cita en concreto</w:t>
            </w:r>
          </w:p>
        </w:tc>
        <w:tc>
          <w:tcPr>
            <w:tcW w:w="1276" w:type="dxa"/>
            <w:noWrap/>
            <w:vAlign w:val="center"/>
            <w:hideMark/>
          </w:tcPr>
          <w:p w14:paraId="1B96728F" w14:textId="77777777" w:rsidR="00182FD2" w:rsidRPr="00182FD2" w:rsidRDefault="00182FD2" w:rsidP="001D320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8"/>
                <w:szCs w:val="18"/>
                <w:lang w:eastAsia="es-ES"/>
                <w14:ligatures w14:val="none"/>
              </w:rPr>
            </w:pPr>
            <w:r w:rsidRPr="00182FD2">
              <w:rPr>
                <w:rFonts w:ascii="Calibri" w:eastAsia="Times New Roman" w:hAnsi="Calibri" w:cs="Calibri"/>
                <w:color w:val="000000"/>
                <w:kern w:val="0"/>
                <w:sz w:val="18"/>
                <w:szCs w:val="18"/>
                <w:lang w:eastAsia="es-ES"/>
                <w14:ligatures w14:val="none"/>
              </w:rPr>
              <w:t>DJ1</w:t>
            </w:r>
          </w:p>
        </w:tc>
        <w:tc>
          <w:tcPr>
            <w:tcW w:w="1276" w:type="dxa"/>
            <w:vAlign w:val="center"/>
          </w:tcPr>
          <w:p w14:paraId="7B52E0FD" w14:textId="77777777" w:rsidR="00182FD2" w:rsidRPr="00182FD2" w:rsidRDefault="00182FD2" w:rsidP="001D320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8"/>
                <w:szCs w:val="18"/>
                <w:lang w:eastAsia="es-ES"/>
                <w14:ligatures w14:val="none"/>
              </w:rPr>
            </w:pPr>
          </w:p>
        </w:tc>
        <w:tc>
          <w:tcPr>
            <w:tcW w:w="1276" w:type="dxa"/>
            <w:noWrap/>
            <w:vAlign w:val="center"/>
            <w:hideMark/>
          </w:tcPr>
          <w:p w14:paraId="75B58CEC" w14:textId="195C0C5C" w:rsidR="00182FD2" w:rsidRPr="00182FD2" w:rsidRDefault="00182FD2" w:rsidP="001D320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8"/>
                <w:szCs w:val="18"/>
                <w:lang w:eastAsia="es-ES"/>
                <w14:ligatures w14:val="none"/>
              </w:rPr>
            </w:pPr>
          </w:p>
        </w:tc>
        <w:tc>
          <w:tcPr>
            <w:tcW w:w="1275" w:type="dxa"/>
            <w:noWrap/>
            <w:vAlign w:val="center"/>
            <w:hideMark/>
          </w:tcPr>
          <w:p w14:paraId="50EC23AF" w14:textId="77777777" w:rsidR="00182FD2" w:rsidRPr="00182FD2" w:rsidRDefault="00182FD2" w:rsidP="001D320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8"/>
                <w:szCs w:val="18"/>
                <w:lang w:eastAsia="es-ES"/>
                <w14:ligatures w14:val="none"/>
              </w:rPr>
            </w:pPr>
          </w:p>
        </w:tc>
      </w:tr>
      <w:tr w:rsidR="00182FD2" w:rsidRPr="00182FD2" w14:paraId="21615FA1" w14:textId="77777777" w:rsidTr="00BE4EBD">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3397" w:type="dxa"/>
            <w:noWrap/>
            <w:hideMark/>
          </w:tcPr>
          <w:p w14:paraId="40792087" w14:textId="6BFEF1F6" w:rsidR="00182FD2" w:rsidRPr="00182FD2" w:rsidRDefault="00751D15" w:rsidP="00182FD2">
            <w:pPr>
              <w:jc w:val="left"/>
              <w:rPr>
                <w:rFonts w:ascii="Calibri" w:eastAsia="Times New Roman" w:hAnsi="Calibri" w:cs="Calibri"/>
                <w:color w:val="000000"/>
                <w:kern w:val="0"/>
                <w:sz w:val="18"/>
                <w:szCs w:val="18"/>
                <w:lang w:eastAsia="es-ES"/>
                <w14:ligatures w14:val="none"/>
              </w:rPr>
            </w:pPr>
            <w:r>
              <w:rPr>
                <w:rFonts w:ascii="Calibri" w:eastAsia="Times New Roman" w:hAnsi="Calibri" w:cs="Calibri"/>
                <w:color w:val="000000"/>
                <w:kern w:val="0"/>
                <w:sz w:val="18"/>
                <w:szCs w:val="18"/>
                <w:lang w:eastAsia="es-ES"/>
                <w14:ligatures w14:val="none"/>
              </w:rPr>
              <w:t xml:space="preserve">   </w:t>
            </w:r>
            <w:r w:rsidR="00182FD2" w:rsidRPr="00182FD2">
              <w:rPr>
                <w:rFonts w:ascii="Calibri" w:eastAsia="Times New Roman" w:hAnsi="Calibri" w:cs="Calibri"/>
                <w:color w:val="000000"/>
                <w:kern w:val="0"/>
                <w:sz w:val="18"/>
                <w:szCs w:val="18"/>
                <w:lang w:eastAsia="es-ES"/>
                <w14:ligatures w14:val="none"/>
              </w:rPr>
              <w:t>Obtener datos de un h.c en concreto</w:t>
            </w:r>
          </w:p>
        </w:tc>
        <w:tc>
          <w:tcPr>
            <w:tcW w:w="1276" w:type="dxa"/>
            <w:noWrap/>
            <w:vAlign w:val="center"/>
            <w:hideMark/>
          </w:tcPr>
          <w:p w14:paraId="01E1A4DA" w14:textId="77777777" w:rsidR="00182FD2" w:rsidRPr="00182FD2" w:rsidRDefault="00182FD2" w:rsidP="001D320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18"/>
                <w:szCs w:val="18"/>
                <w:lang w:eastAsia="es-ES"/>
                <w14:ligatures w14:val="none"/>
              </w:rPr>
            </w:pPr>
          </w:p>
        </w:tc>
        <w:tc>
          <w:tcPr>
            <w:tcW w:w="1276" w:type="dxa"/>
            <w:vAlign w:val="center"/>
          </w:tcPr>
          <w:p w14:paraId="6C639C1A" w14:textId="77777777" w:rsidR="00182FD2" w:rsidRPr="00182FD2" w:rsidRDefault="00182FD2" w:rsidP="001D320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18"/>
                <w:szCs w:val="18"/>
                <w:lang w:eastAsia="es-ES"/>
                <w14:ligatures w14:val="none"/>
              </w:rPr>
            </w:pPr>
          </w:p>
        </w:tc>
        <w:tc>
          <w:tcPr>
            <w:tcW w:w="1276" w:type="dxa"/>
            <w:noWrap/>
            <w:vAlign w:val="center"/>
            <w:hideMark/>
          </w:tcPr>
          <w:p w14:paraId="487DEF73" w14:textId="6A08BDBB" w:rsidR="00182FD2" w:rsidRPr="00182FD2" w:rsidRDefault="00182FD2" w:rsidP="001D320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18"/>
                <w:szCs w:val="18"/>
                <w:lang w:eastAsia="es-ES"/>
                <w14:ligatures w14:val="none"/>
              </w:rPr>
            </w:pPr>
            <w:r w:rsidRPr="00182FD2">
              <w:rPr>
                <w:rFonts w:ascii="Calibri" w:eastAsia="Times New Roman" w:hAnsi="Calibri" w:cs="Calibri"/>
                <w:color w:val="000000"/>
                <w:kern w:val="0"/>
                <w:sz w:val="18"/>
                <w:szCs w:val="18"/>
                <w:lang w:eastAsia="es-ES"/>
                <w14:ligatures w14:val="none"/>
              </w:rPr>
              <w:t>DS1</w:t>
            </w:r>
          </w:p>
        </w:tc>
        <w:tc>
          <w:tcPr>
            <w:tcW w:w="1275" w:type="dxa"/>
            <w:noWrap/>
            <w:vAlign w:val="center"/>
            <w:hideMark/>
          </w:tcPr>
          <w:p w14:paraId="2257E7B9" w14:textId="77777777" w:rsidR="00182FD2" w:rsidRPr="00182FD2" w:rsidRDefault="00182FD2" w:rsidP="001D320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18"/>
                <w:szCs w:val="18"/>
                <w:lang w:eastAsia="es-ES"/>
                <w14:ligatures w14:val="none"/>
              </w:rPr>
            </w:pPr>
          </w:p>
        </w:tc>
      </w:tr>
      <w:tr w:rsidR="00703B5D" w:rsidRPr="00182FD2" w14:paraId="43285A19" w14:textId="77777777" w:rsidTr="00BE4EBD">
        <w:trPr>
          <w:trHeight w:val="312"/>
        </w:trPr>
        <w:tc>
          <w:tcPr>
            <w:cnfStyle w:val="001000000000" w:firstRow="0" w:lastRow="0" w:firstColumn="1" w:lastColumn="0" w:oddVBand="0" w:evenVBand="0" w:oddHBand="0" w:evenHBand="0" w:firstRowFirstColumn="0" w:firstRowLastColumn="0" w:lastRowFirstColumn="0" w:lastRowLastColumn="0"/>
            <w:tcW w:w="3397" w:type="dxa"/>
            <w:noWrap/>
            <w:hideMark/>
          </w:tcPr>
          <w:p w14:paraId="2F9E588A" w14:textId="4EAC3437" w:rsidR="00703B5D" w:rsidRPr="00182FD2" w:rsidRDefault="00703B5D" w:rsidP="00703B5D">
            <w:pPr>
              <w:jc w:val="left"/>
              <w:rPr>
                <w:rFonts w:ascii="Calibri" w:eastAsia="Times New Roman" w:hAnsi="Calibri" w:cs="Calibri"/>
                <w:color w:val="000000"/>
                <w:kern w:val="0"/>
                <w:sz w:val="18"/>
                <w:szCs w:val="18"/>
                <w:lang w:eastAsia="es-ES"/>
                <w14:ligatures w14:val="none"/>
              </w:rPr>
            </w:pPr>
            <w:r>
              <w:rPr>
                <w:rFonts w:ascii="Calibri" w:eastAsia="Times New Roman" w:hAnsi="Calibri" w:cs="Calibri"/>
                <w:color w:val="000000"/>
                <w:kern w:val="0"/>
                <w:sz w:val="18"/>
                <w:szCs w:val="18"/>
                <w:lang w:eastAsia="es-ES"/>
                <w14:ligatures w14:val="none"/>
              </w:rPr>
              <w:t xml:space="preserve">   </w:t>
            </w:r>
            <w:r w:rsidRPr="00182FD2">
              <w:rPr>
                <w:rFonts w:ascii="Calibri" w:eastAsia="Times New Roman" w:hAnsi="Calibri" w:cs="Calibri"/>
                <w:color w:val="000000"/>
                <w:kern w:val="0"/>
                <w:sz w:val="18"/>
                <w:szCs w:val="18"/>
                <w:lang w:eastAsia="es-ES"/>
                <w14:ligatures w14:val="none"/>
              </w:rPr>
              <w:t>Visualización de una cita específica</w:t>
            </w:r>
          </w:p>
        </w:tc>
        <w:tc>
          <w:tcPr>
            <w:tcW w:w="1276" w:type="dxa"/>
            <w:noWrap/>
            <w:vAlign w:val="center"/>
          </w:tcPr>
          <w:p w14:paraId="68B770AF" w14:textId="4295742E" w:rsidR="00703B5D" w:rsidRPr="00182FD2" w:rsidRDefault="00703B5D" w:rsidP="001D320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8"/>
                <w:szCs w:val="18"/>
                <w:lang w:eastAsia="es-ES"/>
                <w14:ligatures w14:val="none"/>
              </w:rPr>
            </w:pPr>
          </w:p>
        </w:tc>
        <w:tc>
          <w:tcPr>
            <w:tcW w:w="1276" w:type="dxa"/>
            <w:vAlign w:val="center"/>
          </w:tcPr>
          <w:p w14:paraId="6377AFB2" w14:textId="04B4DCDD" w:rsidR="00703B5D" w:rsidRPr="00182FD2" w:rsidRDefault="00703B5D" w:rsidP="001D320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8"/>
                <w:szCs w:val="18"/>
                <w:lang w:eastAsia="es-ES"/>
                <w14:ligatures w14:val="none"/>
              </w:rPr>
            </w:pPr>
            <w:r w:rsidRPr="00182FD2">
              <w:rPr>
                <w:rFonts w:ascii="Calibri" w:eastAsia="Times New Roman" w:hAnsi="Calibri" w:cs="Calibri"/>
                <w:color w:val="000000"/>
                <w:kern w:val="0"/>
                <w:sz w:val="18"/>
                <w:szCs w:val="18"/>
                <w:lang w:eastAsia="es-ES"/>
                <w14:ligatures w14:val="none"/>
              </w:rPr>
              <w:t>DJ2</w:t>
            </w:r>
          </w:p>
        </w:tc>
        <w:tc>
          <w:tcPr>
            <w:tcW w:w="1276" w:type="dxa"/>
            <w:noWrap/>
            <w:vAlign w:val="center"/>
            <w:hideMark/>
          </w:tcPr>
          <w:p w14:paraId="606ADF82" w14:textId="0D146BC9" w:rsidR="00703B5D" w:rsidRPr="00182FD2" w:rsidRDefault="00703B5D" w:rsidP="001D320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8"/>
                <w:szCs w:val="18"/>
                <w:lang w:eastAsia="es-ES"/>
                <w14:ligatures w14:val="none"/>
              </w:rPr>
            </w:pPr>
          </w:p>
        </w:tc>
        <w:tc>
          <w:tcPr>
            <w:tcW w:w="1275" w:type="dxa"/>
            <w:noWrap/>
            <w:vAlign w:val="center"/>
            <w:hideMark/>
          </w:tcPr>
          <w:p w14:paraId="7F0D7AAE" w14:textId="77777777" w:rsidR="00703B5D" w:rsidRPr="00182FD2" w:rsidRDefault="00703B5D" w:rsidP="001D320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8"/>
                <w:szCs w:val="18"/>
                <w:lang w:eastAsia="es-ES"/>
                <w14:ligatures w14:val="none"/>
              </w:rPr>
            </w:pPr>
          </w:p>
        </w:tc>
      </w:tr>
      <w:tr w:rsidR="00703B5D" w:rsidRPr="00182FD2" w14:paraId="34830D0C" w14:textId="77777777" w:rsidTr="00BE4EBD">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3397" w:type="dxa"/>
            <w:noWrap/>
            <w:hideMark/>
          </w:tcPr>
          <w:p w14:paraId="7E1558B4" w14:textId="5B4D49F0" w:rsidR="00703B5D" w:rsidRPr="00182FD2" w:rsidRDefault="00703B5D" w:rsidP="00703B5D">
            <w:pPr>
              <w:jc w:val="left"/>
              <w:rPr>
                <w:rFonts w:ascii="Calibri" w:eastAsia="Times New Roman" w:hAnsi="Calibri" w:cs="Calibri"/>
                <w:color w:val="000000"/>
                <w:kern w:val="0"/>
                <w:sz w:val="18"/>
                <w:szCs w:val="18"/>
                <w:lang w:eastAsia="es-ES"/>
                <w14:ligatures w14:val="none"/>
              </w:rPr>
            </w:pPr>
            <w:r>
              <w:rPr>
                <w:rFonts w:ascii="Calibri" w:eastAsia="Times New Roman" w:hAnsi="Calibri" w:cs="Calibri"/>
                <w:color w:val="000000"/>
                <w:kern w:val="0"/>
                <w:sz w:val="18"/>
                <w:szCs w:val="18"/>
                <w:lang w:eastAsia="es-ES"/>
                <w14:ligatures w14:val="none"/>
              </w:rPr>
              <w:t xml:space="preserve">   </w:t>
            </w:r>
            <w:r w:rsidRPr="00182FD2">
              <w:rPr>
                <w:rFonts w:ascii="Calibri" w:eastAsia="Times New Roman" w:hAnsi="Calibri" w:cs="Calibri"/>
                <w:color w:val="000000"/>
                <w:kern w:val="0"/>
                <w:sz w:val="18"/>
                <w:szCs w:val="18"/>
                <w:lang w:eastAsia="es-ES"/>
                <w14:ligatures w14:val="none"/>
              </w:rPr>
              <w:t>Filtrar historial clínico por usuario</w:t>
            </w:r>
          </w:p>
        </w:tc>
        <w:tc>
          <w:tcPr>
            <w:tcW w:w="1276" w:type="dxa"/>
            <w:noWrap/>
            <w:vAlign w:val="center"/>
            <w:hideMark/>
          </w:tcPr>
          <w:p w14:paraId="13F8F99D" w14:textId="77777777" w:rsidR="00703B5D" w:rsidRPr="00182FD2" w:rsidRDefault="00703B5D" w:rsidP="001D320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18"/>
                <w:szCs w:val="18"/>
                <w:lang w:eastAsia="es-ES"/>
                <w14:ligatures w14:val="none"/>
              </w:rPr>
            </w:pPr>
          </w:p>
        </w:tc>
        <w:tc>
          <w:tcPr>
            <w:tcW w:w="1276" w:type="dxa"/>
            <w:vAlign w:val="center"/>
          </w:tcPr>
          <w:p w14:paraId="35C22AFE" w14:textId="77777777" w:rsidR="00703B5D" w:rsidRPr="00182FD2" w:rsidRDefault="00703B5D" w:rsidP="001D320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18"/>
                <w:szCs w:val="18"/>
                <w:lang w:eastAsia="es-ES"/>
                <w14:ligatures w14:val="none"/>
              </w:rPr>
            </w:pPr>
          </w:p>
        </w:tc>
        <w:tc>
          <w:tcPr>
            <w:tcW w:w="1276" w:type="dxa"/>
            <w:noWrap/>
            <w:vAlign w:val="center"/>
            <w:hideMark/>
          </w:tcPr>
          <w:p w14:paraId="518CB834" w14:textId="1567D4F5" w:rsidR="00703B5D" w:rsidRPr="00182FD2" w:rsidRDefault="00703B5D" w:rsidP="001D320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18"/>
                <w:szCs w:val="18"/>
                <w:lang w:eastAsia="es-ES"/>
                <w14:ligatures w14:val="none"/>
              </w:rPr>
            </w:pPr>
          </w:p>
        </w:tc>
        <w:tc>
          <w:tcPr>
            <w:tcW w:w="1275" w:type="dxa"/>
            <w:noWrap/>
            <w:vAlign w:val="center"/>
            <w:hideMark/>
          </w:tcPr>
          <w:p w14:paraId="1E837743" w14:textId="7A056382" w:rsidR="00703B5D" w:rsidRPr="00182FD2" w:rsidRDefault="00EA409F" w:rsidP="001D320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18"/>
                <w:szCs w:val="18"/>
                <w:lang w:eastAsia="es-ES"/>
                <w14:ligatures w14:val="none"/>
              </w:rPr>
            </w:pPr>
            <w:r w:rsidRPr="00182FD2">
              <w:rPr>
                <w:rFonts w:ascii="Calibri" w:eastAsia="Times New Roman" w:hAnsi="Calibri" w:cs="Calibri"/>
                <w:color w:val="000000"/>
                <w:kern w:val="0"/>
                <w:sz w:val="18"/>
                <w:szCs w:val="18"/>
                <w:lang w:eastAsia="es-ES"/>
                <w14:ligatures w14:val="none"/>
              </w:rPr>
              <w:t>DS2</w:t>
            </w:r>
          </w:p>
        </w:tc>
      </w:tr>
      <w:tr w:rsidR="00703B5D" w:rsidRPr="00182FD2" w14:paraId="343E5B3C" w14:textId="77777777" w:rsidTr="00BE4EBD">
        <w:trPr>
          <w:trHeight w:val="312"/>
        </w:trPr>
        <w:tc>
          <w:tcPr>
            <w:cnfStyle w:val="001000000000" w:firstRow="0" w:lastRow="0" w:firstColumn="1" w:lastColumn="0" w:oddVBand="0" w:evenVBand="0" w:oddHBand="0" w:evenHBand="0" w:firstRowFirstColumn="0" w:firstRowLastColumn="0" w:lastRowFirstColumn="0" w:lastRowLastColumn="0"/>
            <w:tcW w:w="3397" w:type="dxa"/>
            <w:noWrap/>
            <w:hideMark/>
          </w:tcPr>
          <w:p w14:paraId="229858AF" w14:textId="46E2C67F" w:rsidR="00703B5D" w:rsidRPr="00182FD2" w:rsidRDefault="00703B5D" w:rsidP="00703B5D">
            <w:pPr>
              <w:jc w:val="left"/>
              <w:rPr>
                <w:rFonts w:ascii="Calibri" w:eastAsia="Times New Roman" w:hAnsi="Calibri" w:cs="Calibri"/>
                <w:color w:val="000000"/>
                <w:kern w:val="0"/>
                <w:sz w:val="18"/>
                <w:szCs w:val="18"/>
                <w:lang w:eastAsia="es-ES"/>
                <w14:ligatures w14:val="none"/>
              </w:rPr>
            </w:pPr>
            <w:r>
              <w:rPr>
                <w:rFonts w:ascii="Calibri" w:eastAsia="Times New Roman" w:hAnsi="Calibri" w:cs="Calibri"/>
                <w:color w:val="000000"/>
                <w:kern w:val="0"/>
                <w:sz w:val="18"/>
                <w:szCs w:val="18"/>
                <w:lang w:eastAsia="es-ES"/>
                <w14:ligatures w14:val="none"/>
              </w:rPr>
              <w:t xml:space="preserve">   </w:t>
            </w:r>
            <w:r w:rsidRPr="00182FD2">
              <w:rPr>
                <w:rFonts w:ascii="Calibri" w:eastAsia="Times New Roman" w:hAnsi="Calibri" w:cs="Calibri"/>
                <w:color w:val="000000"/>
                <w:kern w:val="0"/>
                <w:sz w:val="18"/>
                <w:szCs w:val="18"/>
                <w:lang w:eastAsia="es-ES"/>
                <w14:ligatures w14:val="none"/>
              </w:rPr>
              <w:t>Obtener datos de una prueba en concreto</w:t>
            </w:r>
          </w:p>
        </w:tc>
        <w:tc>
          <w:tcPr>
            <w:tcW w:w="1276" w:type="dxa"/>
            <w:noWrap/>
            <w:vAlign w:val="center"/>
            <w:hideMark/>
          </w:tcPr>
          <w:p w14:paraId="498EE473" w14:textId="77777777" w:rsidR="00703B5D" w:rsidRPr="00182FD2" w:rsidRDefault="00703B5D" w:rsidP="001D320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8"/>
                <w:szCs w:val="18"/>
                <w:lang w:eastAsia="es-ES"/>
                <w14:ligatures w14:val="none"/>
              </w:rPr>
            </w:pPr>
            <w:r w:rsidRPr="00182FD2">
              <w:rPr>
                <w:rFonts w:ascii="Calibri" w:eastAsia="Times New Roman" w:hAnsi="Calibri" w:cs="Calibri"/>
                <w:color w:val="000000"/>
                <w:kern w:val="0"/>
                <w:sz w:val="18"/>
                <w:szCs w:val="18"/>
                <w:lang w:eastAsia="es-ES"/>
                <w14:ligatures w14:val="none"/>
              </w:rPr>
              <w:t>DJ1</w:t>
            </w:r>
          </w:p>
        </w:tc>
        <w:tc>
          <w:tcPr>
            <w:tcW w:w="1276" w:type="dxa"/>
            <w:vAlign w:val="center"/>
          </w:tcPr>
          <w:p w14:paraId="3DAC796C" w14:textId="77777777" w:rsidR="00703B5D" w:rsidRPr="00182FD2" w:rsidRDefault="00703B5D" w:rsidP="001D320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8"/>
                <w:szCs w:val="18"/>
                <w:lang w:eastAsia="es-ES"/>
                <w14:ligatures w14:val="none"/>
              </w:rPr>
            </w:pPr>
          </w:p>
        </w:tc>
        <w:tc>
          <w:tcPr>
            <w:tcW w:w="1276" w:type="dxa"/>
            <w:noWrap/>
            <w:vAlign w:val="center"/>
            <w:hideMark/>
          </w:tcPr>
          <w:p w14:paraId="09DEF66F" w14:textId="782BA6D7" w:rsidR="00703B5D" w:rsidRPr="00182FD2" w:rsidRDefault="00703B5D" w:rsidP="001D320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8"/>
                <w:szCs w:val="18"/>
                <w:lang w:eastAsia="es-ES"/>
                <w14:ligatures w14:val="none"/>
              </w:rPr>
            </w:pPr>
          </w:p>
        </w:tc>
        <w:tc>
          <w:tcPr>
            <w:tcW w:w="1275" w:type="dxa"/>
            <w:noWrap/>
            <w:vAlign w:val="center"/>
            <w:hideMark/>
          </w:tcPr>
          <w:p w14:paraId="49A0ADF5" w14:textId="77777777" w:rsidR="00703B5D" w:rsidRPr="00182FD2" w:rsidRDefault="00703B5D" w:rsidP="001D320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8"/>
                <w:szCs w:val="18"/>
                <w:lang w:eastAsia="es-ES"/>
                <w14:ligatures w14:val="none"/>
              </w:rPr>
            </w:pPr>
          </w:p>
        </w:tc>
      </w:tr>
      <w:tr w:rsidR="00703B5D" w:rsidRPr="00182FD2" w14:paraId="33C99B38" w14:textId="77777777" w:rsidTr="00BE4EBD">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3397" w:type="dxa"/>
            <w:noWrap/>
            <w:hideMark/>
          </w:tcPr>
          <w:p w14:paraId="573ECE5C" w14:textId="765DF2D1" w:rsidR="00703B5D" w:rsidRPr="00182FD2" w:rsidRDefault="00703B5D" w:rsidP="00703B5D">
            <w:pPr>
              <w:jc w:val="left"/>
              <w:rPr>
                <w:rFonts w:ascii="Calibri" w:eastAsia="Times New Roman" w:hAnsi="Calibri" w:cs="Calibri"/>
                <w:color w:val="000000"/>
                <w:kern w:val="0"/>
                <w:sz w:val="18"/>
                <w:szCs w:val="18"/>
                <w:lang w:eastAsia="es-ES"/>
                <w14:ligatures w14:val="none"/>
              </w:rPr>
            </w:pPr>
            <w:r>
              <w:rPr>
                <w:rFonts w:ascii="Calibri" w:eastAsia="Times New Roman" w:hAnsi="Calibri" w:cs="Calibri"/>
                <w:color w:val="000000"/>
                <w:kern w:val="0"/>
                <w:sz w:val="18"/>
                <w:szCs w:val="18"/>
                <w:lang w:eastAsia="es-ES"/>
                <w14:ligatures w14:val="none"/>
              </w:rPr>
              <w:t xml:space="preserve">   </w:t>
            </w:r>
            <w:r w:rsidRPr="00182FD2">
              <w:rPr>
                <w:rFonts w:ascii="Calibri" w:eastAsia="Times New Roman" w:hAnsi="Calibri" w:cs="Calibri"/>
                <w:color w:val="000000"/>
                <w:kern w:val="0"/>
                <w:sz w:val="18"/>
                <w:szCs w:val="18"/>
                <w:lang w:eastAsia="es-ES"/>
                <w14:ligatures w14:val="none"/>
              </w:rPr>
              <w:t>Filtrar citas por características</w:t>
            </w:r>
          </w:p>
        </w:tc>
        <w:tc>
          <w:tcPr>
            <w:tcW w:w="1276" w:type="dxa"/>
            <w:noWrap/>
            <w:vAlign w:val="center"/>
            <w:hideMark/>
          </w:tcPr>
          <w:p w14:paraId="1F7F76CA" w14:textId="77777777" w:rsidR="00703B5D" w:rsidRPr="00182FD2" w:rsidRDefault="00703B5D" w:rsidP="001D320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18"/>
                <w:szCs w:val="18"/>
                <w:lang w:eastAsia="es-ES"/>
                <w14:ligatures w14:val="none"/>
              </w:rPr>
            </w:pPr>
          </w:p>
        </w:tc>
        <w:tc>
          <w:tcPr>
            <w:tcW w:w="1276" w:type="dxa"/>
            <w:vAlign w:val="center"/>
          </w:tcPr>
          <w:p w14:paraId="4CD35AEE" w14:textId="77777777" w:rsidR="00703B5D" w:rsidRPr="00182FD2" w:rsidRDefault="00703B5D" w:rsidP="001D320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18"/>
                <w:szCs w:val="18"/>
                <w:lang w:eastAsia="es-ES"/>
                <w14:ligatures w14:val="none"/>
              </w:rPr>
            </w:pPr>
          </w:p>
        </w:tc>
        <w:tc>
          <w:tcPr>
            <w:tcW w:w="1276" w:type="dxa"/>
            <w:noWrap/>
            <w:vAlign w:val="center"/>
            <w:hideMark/>
          </w:tcPr>
          <w:p w14:paraId="77FCF547" w14:textId="71971A28" w:rsidR="00703B5D" w:rsidRPr="00182FD2" w:rsidRDefault="00703B5D" w:rsidP="001D320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18"/>
                <w:szCs w:val="18"/>
                <w:lang w:eastAsia="es-ES"/>
                <w14:ligatures w14:val="none"/>
              </w:rPr>
            </w:pPr>
            <w:r w:rsidRPr="00182FD2">
              <w:rPr>
                <w:rFonts w:ascii="Calibri" w:eastAsia="Times New Roman" w:hAnsi="Calibri" w:cs="Calibri"/>
                <w:color w:val="000000"/>
                <w:kern w:val="0"/>
                <w:sz w:val="18"/>
                <w:szCs w:val="18"/>
                <w:lang w:eastAsia="es-ES"/>
                <w14:ligatures w14:val="none"/>
              </w:rPr>
              <w:t>DS1</w:t>
            </w:r>
          </w:p>
        </w:tc>
        <w:tc>
          <w:tcPr>
            <w:tcW w:w="1275" w:type="dxa"/>
            <w:noWrap/>
            <w:vAlign w:val="center"/>
            <w:hideMark/>
          </w:tcPr>
          <w:p w14:paraId="3E5A9316" w14:textId="77777777" w:rsidR="00703B5D" w:rsidRPr="00182FD2" w:rsidRDefault="00703B5D" w:rsidP="001D320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18"/>
                <w:szCs w:val="18"/>
                <w:lang w:eastAsia="es-ES"/>
                <w14:ligatures w14:val="none"/>
              </w:rPr>
            </w:pPr>
          </w:p>
        </w:tc>
      </w:tr>
      <w:tr w:rsidR="00703B5D" w:rsidRPr="00182FD2" w14:paraId="6CD7F03B" w14:textId="77777777" w:rsidTr="00BE4EBD">
        <w:trPr>
          <w:trHeight w:val="312"/>
        </w:trPr>
        <w:tc>
          <w:tcPr>
            <w:cnfStyle w:val="001000000000" w:firstRow="0" w:lastRow="0" w:firstColumn="1" w:lastColumn="0" w:oddVBand="0" w:evenVBand="0" w:oddHBand="0" w:evenHBand="0" w:firstRowFirstColumn="0" w:firstRowLastColumn="0" w:lastRowFirstColumn="0" w:lastRowLastColumn="0"/>
            <w:tcW w:w="3397" w:type="dxa"/>
            <w:noWrap/>
            <w:hideMark/>
          </w:tcPr>
          <w:p w14:paraId="58548038" w14:textId="72B6AFF0" w:rsidR="00703B5D" w:rsidRPr="00182FD2" w:rsidRDefault="00703B5D" w:rsidP="00703B5D">
            <w:pPr>
              <w:jc w:val="left"/>
              <w:rPr>
                <w:rFonts w:ascii="Calibri" w:eastAsia="Times New Roman" w:hAnsi="Calibri" w:cs="Calibri"/>
                <w:color w:val="000000"/>
                <w:kern w:val="0"/>
                <w:sz w:val="18"/>
                <w:szCs w:val="18"/>
                <w:lang w:eastAsia="es-ES"/>
                <w14:ligatures w14:val="none"/>
              </w:rPr>
            </w:pPr>
            <w:r>
              <w:rPr>
                <w:rFonts w:ascii="Calibri" w:eastAsia="Times New Roman" w:hAnsi="Calibri" w:cs="Calibri"/>
                <w:color w:val="000000"/>
                <w:kern w:val="0"/>
                <w:sz w:val="18"/>
                <w:szCs w:val="18"/>
                <w:lang w:eastAsia="es-ES"/>
                <w14:ligatures w14:val="none"/>
              </w:rPr>
              <w:t xml:space="preserve">   </w:t>
            </w:r>
            <w:r w:rsidRPr="00182FD2">
              <w:rPr>
                <w:rFonts w:ascii="Calibri" w:eastAsia="Times New Roman" w:hAnsi="Calibri" w:cs="Calibri"/>
                <w:color w:val="000000"/>
                <w:kern w:val="0"/>
                <w:sz w:val="18"/>
                <w:szCs w:val="18"/>
                <w:lang w:eastAsia="es-ES"/>
                <w14:ligatures w14:val="none"/>
              </w:rPr>
              <w:t>Validar filtros historial clínico</w:t>
            </w:r>
          </w:p>
        </w:tc>
        <w:tc>
          <w:tcPr>
            <w:tcW w:w="1276" w:type="dxa"/>
            <w:noWrap/>
            <w:vAlign w:val="center"/>
            <w:hideMark/>
          </w:tcPr>
          <w:p w14:paraId="3CC7CC1F" w14:textId="4814A3A0" w:rsidR="00703B5D" w:rsidRPr="00182FD2" w:rsidRDefault="00703B5D" w:rsidP="001D320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8"/>
                <w:szCs w:val="18"/>
                <w:lang w:eastAsia="es-ES"/>
                <w14:ligatures w14:val="none"/>
              </w:rPr>
            </w:pPr>
          </w:p>
        </w:tc>
        <w:tc>
          <w:tcPr>
            <w:tcW w:w="1276" w:type="dxa"/>
            <w:vAlign w:val="center"/>
          </w:tcPr>
          <w:p w14:paraId="77FA2BCD" w14:textId="45CC16F0" w:rsidR="00703B5D" w:rsidRPr="00182FD2" w:rsidRDefault="000767B3" w:rsidP="001D320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8"/>
                <w:szCs w:val="18"/>
                <w:lang w:eastAsia="es-ES"/>
                <w14:ligatures w14:val="none"/>
              </w:rPr>
            </w:pPr>
            <w:r w:rsidRPr="00182FD2">
              <w:rPr>
                <w:rFonts w:ascii="Calibri" w:eastAsia="Times New Roman" w:hAnsi="Calibri" w:cs="Calibri"/>
                <w:color w:val="000000"/>
                <w:kern w:val="0"/>
                <w:sz w:val="18"/>
                <w:szCs w:val="18"/>
                <w:lang w:eastAsia="es-ES"/>
                <w14:ligatures w14:val="none"/>
              </w:rPr>
              <w:t>DJ</w:t>
            </w:r>
            <w:r>
              <w:rPr>
                <w:rFonts w:ascii="Calibri" w:eastAsia="Times New Roman" w:hAnsi="Calibri" w:cs="Calibri"/>
                <w:color w:val="000000"/>
                <w:kern w:val="0"/>
                <w:sz w:val="18"/>
                <w:szCs w:val="18"/>
                <w:lang w:eastAsia="es-ES"/>
                <w14:ligatures w14:val="none"/>
              </w:rPr>
              <w:t>2</w:t>
            </w:r>
          </w:p>
        </w:tc>
        <w:tc>
          <w:tcPr>
            <w:tcW w:w="1276" w:type="dxa"/>
            <w:noWrap/>
            <w:vAlign w:val="center"/>
            <w:hideMark/>
          </w:tcPr>
          <w:p w14:paraId="57EE8AB1" w14:textId="01962445" w:rsidR="00703B5D" w:rsidRPr="00182FD2" w:rsidRDefault="00703B5D" w:rsidP="001D320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8"/>
                <w:szCs w:val="18"/>
                <w:lang w:eastAsia="es-ES"/>
                <w14:ligatures w14:val="none"/>
              </w:rPr>
            </w:pPr>
          </w:p>
        </w:tc>
        <w:tc>
          <w:tcPr>
            <w:tcW w:w="1275" w:type="dxa"/>
            <w:noWrap/>
            <w:vAlign w:val="center"/>
            <w:hideMark/>
          </w:tcPr>
          <w:p w14:paraId="754B8270" w14:textId="77777777" w:rsidR="00703B5D" w:rsidRPr="00182FD2" w:rsidRDefault="00703B5D" w:rsidP="001D320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8"/>
                <w:szCs w:val="18"/>
                <w:lang w:eastAsia="es-ES"/>
                <w14:ligatures w14:val="none"/>
              </w:rPr>
            </w:pPr>
          </w:p>
        </w:tc>
      </w:tr>
      <w:tr w:rsidR="00703B5D" w:rsidRPr="00182FD2" w14:paraId="4384FD65" w14:textId="77777777" w:rsidTr="00BE4EBD">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3397" w:type="dxa"/>
            <w:noWrap/>
            <w:hideMark/>
          </w:tcPr>
          <w:p w14:paraId="3327F6DA" w14:textId="4DC8922F" w:rsidR="00703B5D" w:rsidRPr="00182FD2" w:rsidRDefault="00703B5D" w:rsidP="00703B5D">
            <w:pPr>
              <w:jc w:val="left"/>
              <w:rPr>
                <w:rFonts w:ascii="Calibri" w:eastAsia="Times New Roman" w:hAnsi="Calibri" w:cs="Calibri"/>
                <w:color w:val="000000"/>
                <w:kern w:val="0"/>
                <w:sz w:val="18"/>
                <w:szCs w:val="18"/>
                <w:lang w:eastAsia="es-ES"/>
                <w14:ligatures w14:val="none"/>
              </w:rPr>
            </w:pPr>
            <w:r>
              <w:rPr>
                <w:rFonts w:ascii="Calibri" w:eastAsia="Times New Roman" w:hAnsi="Calibri" w:cs="Calibri"/>
                <w:color w:val="000000"/>
                <w:kern w:val="0"/>
                <w:sz w:val="18"/>
                <w:szCs w:val="18"/>
                <w:lang w:eastAsia="es-ES"/>
                <w14:ligatures w14:val="none"/>
              </w:rPr>
              <w:t xml:space="preserve">   </w:t>
            </w:r>
            <w:r w:rsidRPr="00182FD2">
              <w:rPr>
                <w:rFonts w:ascii="Calibri" w:eastAsia="Times New Roman" w:hAnsi="Calibri" w:cs="Calibri"/>
                <w:color w:val="000000"/>
                <w:kern w:val="0"/>
                <w:sz w:val="18"/>
                <w:szCs w:val="18"/>
                <w:lang w:eastAsia="es-ES"/>
                <w14:ligatures w14:val="none"/>
              </w:rPr>
              <w:t>Visualización de una prueba específica</w:t>
            </w:r>
          </w:p>
        </w:tc>
        <w:tc>
          <w:tcPr>
            <w:tcW w:w="1276" w:type="dxa"/>
            <w:noWrap/>
            <w:vAlign w:val="center"/>
            <w:hideMark/>
          </w:tcPr>
          <w:p w14:paraId="1F35E6EF" w14:textId="77777777" w:rsidR="00703B5D" w:rsidRPr="00182FD2" w:rsidRDefault="00703B5D" w:rsidP="001D320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18"/>
                <w:szCs w:val="18"/>
                <w:lang w:eastAsia="es-ES"/>
                <w14:ligatures w14:val="none"/>
              </w:rPr>
            </w:pPr>
            <w:r w:rsidRPr="00182FD2">
              <w:rPr>
                <w:rFonts w:ascii="Calibri" w:eastAsia="Times New Roman" w:hAnsi="Calibri" w:cs="Calibri"/>
                <w:color w:val="000000"/>
                <w:kern w:val="0"/>
                <w:sz w:val="18"/>
                <w:szCs w:val="18"/>
                <w:lang w:eastAsia="es-ES"/>
                <w14:ligatures w14:val="none"/>
              </w:rPr>
              <w:t>DJ1</w:t>
            </w:r>
          </w:p>
        </w:tc>
        <w:tc>
          <w:tcPr>
            <w:tcW w:w="1276" w:type="dxa"/>
            <w:vAlign w:val="center"/>
          </w:tcPr>
          <w:p w14:paraId="2E88308B" w14:textId="77777777" w:rsidR="00703B5D" w:rsidRPr="00182FD2" w:rsidRDefault="00703B5D" w:rsidP="001D320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18"/>
                <w:szCs w:val="18"/>
                <w:lang w:eastAsia="es-ES"/>
                <w14:ligatures w14:val="none"/>
              </w:rPr>
            </w:pPr>
          </w:p>
        </w:tc>
        <w:tc>
          <w:tcPr>
            <w:tcW w:w="1276" w:type="dxa"/>
            <w:noWrap/>
            <w:vAlign w:val="center"/>
            <w:hideMark/>
          </w:tcPr>
          <w:p w14:paraId="71E91B37" w14:textId="0FFE6C2A" w:rsidR="00703B5D" w:rsidRPr="00182FD2" w:rsidRDefault="00703B5D" w:rsidP="001D320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18"/>
                <w:szCs w:val="18"/>
                <w:lang w:eastAsia="es-ES"/>
                <w14:ligatures w14:val="none"/>
              </w:rPr>
            </w:pPr>
          </w:p>
        </w:tc>
        <w:tc>
          <w:tcPr>
            <w:tcW w:w="1275" w:type="dxa"/>
            <w:noWrap/>
            <w:vAlign w:val="center"/>
            <w:hideMark/>
          </w:tcPr>
          <w:p w14:paraId="16C5F642" w14:textId="77777777" w:rsidR="00703B5D" w:rsidRPr="00182FD2" w:rsidRDefault="00703B5D" w:rsidP="001D320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18"/>
                <w:szCs w:val="18"/>
                <w:lang w:eastAsia="es-ES"/>
                <w14:ligatures w14:val="none"/>
              </w:rPr>
            </w:pPr>
          </w:p>
        </w:tc>
      </w:tr>
      <w:tr w:rsidR="00703B5D" w:rsidRPr="00182FD2" w14:paraId="46E4157A" w14:textId="77777777" w:rsidTr="00BE4EBD">
        <w:trPr>
          <w:trHeight w:val="312"/>
        </w:trPr>
        <w:tc>
          <w:tcPr>
            <w:cnfStyle w:val="001000000000" w:firstRow="0" w:lastRow="0" w:firstColumn="1" w:lastColumn="0" w:oddVBand="0" w:evenVBand="0" w:oddHBand="0" w:evenHBand="0" w:firstRowFirstColumn="0" w:firstRowLastColumn="0" w:lastRowFirstColumn="0" w:lastRowLastColumn="0"/>
            <w:tcW w:w="3397" w:type="dxa"/>
            <w:noWrap/>
            <w:hideMark/>
          </w:tcPr>
          <w:p w14:paraId="5FF9E71A" w14:textId="30BCEBD7" w:rsidR="00703B5D" w:rsidRPr="00182FD2" w:rsidRDefault="00703B5D" w:rsidP="00703B5D">
            <w:pPr>
              <w:jc w:val="left"/>
              <w:rPr>
                <w:rFonts w:ascii="Calibri" w:eastAsia="Times New Roman" w:hAnsi="Calibri" w:cs="Calibri"/>
                <w:color w:val="000000"/>
                <w:kern w:val="0"/>
                <w:sz w:val="18"/>
                <w:szCs w:val="18"/>
                <w:lang w:eastAsia="es-ES"/>
                <w14:ligatures w14:val="none"/>
              </w:rPr>
            </w:pPr>
            <w:r>
              <w:rPr>
                <w:rFonts w:ascii="Calibri" w:eastAsia="Times New Roman" w:hAnsi="Calibri" w:cs="Calibri"/>
                <w:color w:val="000000"/>
                <w:kern w:val="0"/>
                <w:sz w:val="18"/>
                <w:szCs w:val="18"/>
                <w:lang w:eastAsia="es-ES"/>
                <w14:ligatures w14:val="none"/>
              </w:rPr>
              <w:t xml:space="preserve">   </w:t>
            </w:r>
            <w:r w:rsidRPr="00182FD2">
              <w:rPr>
                <w:rFonts w:ascii="Calibri" w:eastAsia="Times New Roman" w:hAnsi="Calibri" w:cs="Calibri"/>
                <w:color w:val="000000"/>
                <w:kern w:val="0"/>
                <w:sz w:val="18"/>
                <w:szCs w:val="18"/>
                <w:lang w:eastAsia="es-ES"/>
                <w14:ligatures w14:val="none"/>
              </w:rPr>
              <w:t>Filtrar pruebas por características</w:t>
            </w:r>
          </w:p>
        </w:tc>
        <w:tc>
          <w:tcPr>
            <w:tcW w:w="1276" w:type="dxa"/>
            <w:noWrap/>
            <w:vAlign w:val="center"/>
            <w:hideMark/>
          </w:tcPr>
          <w:p w14:paraId="1123C15E" w14:textId="77777777" w:rsidR="00703B5D" w:rsidRPr="00182FD2" w:rsidRDefault="00703B5D" w:rsidP="001D320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8"/>
                <w:szCs w:val="18"/>
                <w:lang w:eastAsia="es-ES"/>
                <w14:ligatures w14:val="none"/>
              </w:rPr>
            </w:pPr>
          </w:p>
        </w:tc>
        <w:tc>
          <w:tcPr>
            <w:tcW w:w="1276" w:type="dxa"/>
            <w:vAlign w:val="center"/>
          </w:tcPr>
          <w:p w14:paraId="3D3B7C00" w14:textId="77777777" w:rsidR="00703B5D" w:rsidRPr="00182FD2" w:rsidRDefault="00703B5D" w:rsidP="001D320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8"/>
                <w:szCs w:val="18"/>
                <w:lang w:eastAsia="es-ES"/>
                <w14:ligatures w14:val="none"/>
              </w:rPr>
            </w:pPr>
          </w:p>
        </w:tc>
        <w:tc>
          <w:tcPr>
            <w:tcW w:w="1276" w:type="dxa"/>
            <w:noWrap/>
            <w:vAlign w:val="center"/>
            <w:hideMark/>
          </w:tcPr>
          <w:p w14:paraId="23BDDC5C" w14:textId="0CDFA21E" w:rsidR="00703B5D" w:rsidRPr="00182FD2" w:rsidRDefault="00703B5D" w:rsidP="001D320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8"/>
                <w:szCs w:val="18"/>
                <w:lang w:eastAsia="es-ES"/>
                <w14:ligatures w14:val="none"/>
              </w:rPr>
            </w:pPr>
          </w:p>
        </w:tc>
        <w:tc>
          <w:tcPr>
            <w:tcW w:w="1275" w:type="dxa"/>
            <w:noWrap/>
            <w:vAlign w:val="center"/>
            <w:hideMark/>
          </w:tcPr>
          <w:p w14:paraId="45BB8B84" w14:textId="19095B50" w:rsidR="00703B5D" w:rsidRPr="00182FD2" w:rsidRDefault="00A35786" w:rsidP="001D320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8"/>
                <w:szCs w:val="18"/>
                <w:lang w:eastAsia="es-ES"/>
                <w14:ligatures w14:val="none"/>
              </w:rPr>
            </w:pPr>
            <w:r w:rsidRPr="00182FD2">
              <w:rPr>
                <w:rFonts w:ascii="Calibri" w:eastAsia="Times New Roman" w:hAnsi="Calibri" w:cs="Calibri"/>
                <w:color w:val="000000"/>
                <w:kern w:val="0"/>
                <w:sz w:val="18"/>
                <w:szCs w:val="18"/>
                <w:lang w:eastAsia="es-ES"/>
                <w14:ligatures w14:val="none"/>
              </w:rPr>
              <w:t>DS2</w:t>
            </w:r>
          </w:p>
        </w:tc>
      </w:tr>
      <w:tr w:rsidR="00703B5D" w:rsidRPr="00182FD2" w14:paraId="274BEE11" w14:textId="77777777" w:rsidTr="00BE4EBD">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3397" w:type="dxa"/>
            <w:noWrap/>
            <w:hideMark/>
          </w:tcPr>
          <w:p w14:paraId="3718D0F2" w14:textId="4031F274" w:rsidR="00703B5D" w:rsidRPr="00182FD2" w:rsidRDefault="00703B5D" w:rsidP="00703B5D">
            <w:pPr>
              <w:jc w:val="left"/>
              <w:rPr>
                <w:rFonts w:ascii="Calibri" w:eastAsia="Times New Roman" w:hAnsi="Calibri" w:cs="Calibri"/>
                <w:color w:val="000000"/>
                <w:kern w:val="0"/>
                <w:sz w:val="18"/>
                <w:szCs w:val="18"/>
                <w:lang w:eastAsia="es-ES"/>
                <w14:ligatures w14:val="none"/>
              </w:rPr>
            </w:pPr>
            <w:r>
              <w:rPr>
                <w:rFonts w:ascii="Calibri" w:eastAsia="Times New Roman" w:hAnsi="Calibri" w:cs="Calibri"/>
                <w:color w:val="000000"/>
                <w:kern w:val="0"/>
                <w:sz w:val="18"/>
                <w:szCs w:val="18"/>
                <w:lang w:eastAsia="es-ES"/>
                <w14:ligatures w14:val="none"/>
              </w:rPr>
              <w:t xml:space="preserve">   </w:t>
            </w:r>
            <w:r w:rsidRPr="00182FD2">
              <w:rPr>
                <w:rFonts w:ascii="Calibri" w:eastAsia="Times New Roman" w:hAnsi="Calibri" w:cs="Calibri"/>
                <w:color w:val="000000"/>
                <w:kern w:val="0"/>
                <w:sz w:val="18"/>
                <w:szCs w:val="18"/>
                <w:lang w:eastAsia="es-ES"/>
                <w14:ligatures w14:val="none"/>
              </w:rPr>
              <w:t>Validar filtros citas</w:t>
            </w:r>
          </w:p>
        </w:tc>
        <w:tc>
          <w:tcPr>
            <w:tcW w:w="1276" w:type="dxa"/>
            <w:noWrap/>
            <w:vAlign w:val="center"/>
            <w:hideMark/>
          </w:tcPr>
          <w:p w14:paraId="4E14B5C5" w14:textId="7E775ED6" w:rsidR="00703B5D" w:rsidRPr="00182FD2" w:rsidRDefault="00703B5D" w:rsidP="001D320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18"/>
                <w:szCs w:val="18"/>
                <w:lang w:eastAsia="es-ES"/>
                <w14:ligatures w14:val="none"/>
              </w:rPr>
            </w:pPr>
          </w:p>
        </w:tc>
        <w:tc>
          <w:tcPr>
            <w:tcW w:w="1276" w:type="dxa"/>
            <w:vAlign w:val="center"/>
          </w:tcPr>
          <w:p w14:paraId="61484027" w14:textId="4E44F96D" w:rsidR="00703B5D" w:rsidRPr="00182FD2" w:rsidRDefault="00A35786" w:rsidP="001D320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18"/>
                <w:szCs w:val="18"/>
                <w:lang w:eastAsia="es-ES"/>
                <w14:ligatures w14:val="none"/>
              </w:rPr>
            </w:pPr>
            <w:r w:rsidRPr="00182FD2">
              <w:rPr>
                <w:rFonts w:ascii="Calibri" w:eastAsia="Times New Roman" w:hAnsi="Calibri" w:cs="Calibri"/>
                <w:color w:val="000000"/>
                <w:kern w:val="0"/>
                <w:sz w:val="18"/>
                <w:szCs w:val="18"/>
                <w:lang w:eastAsia="es-ES"/>
                <w14:ligatures w14:val="none"/>
              </w:rPr>
              <w:t>DJ2</w:t>
            </w:r>
          </w:p>
        </w:tc>
        <w:tc>
          <w:tcPr>
            <w:tcW w:w="1276" w:type="dxa"/>
            <w:noWrap/>
            <w:vAlign w:val="center"/>
            <w:hideMark/>
          </w:tcPr>
          <w:p w14:paraId="0B8E28F3" w14:textId="4EE92549" w:rsidR="00703B5D" w:rsidRPr="00182FD2" w:rsidRDefault="00703B5D" w:rsidP="001D320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18"/>
                <w:szCs w:val="18"/>
                <w:lang w:eastAsia="es-ES"/>
                <w14:ligatures w14:val="none"/>
              </w:rPr>
            </w:pPr>
          </w:p>
        </w:tc>
        <w:tc>
          <w:tcPr>
            <w:tcW w:w="1275" w:type="dxa"/>
            <w:noWrap/>
            <w:vAlign w:val="center"/>
            <w:hideMark/>
          </w:tcPr>
          <w:p w14:paraId="67C5B8B5" w14:textId="77777777" w:rsidR="00703B5D" w:rsidRPr="00182FD2" w:rsidRDefault="00703B5D" w:rsidP="001D320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18"/>
                <w:szCs w:val="18"/>
                <w:lang w:eastAsia="es-ES"/>
                <w14:ligatures w14:val="none"/>
              </w:rPr>
            </w:pPr>
          </w:p>
        </w:tc>
      </w:tr>
      <w:tr w:rsidR="00703B5D" w:rsidRPr="00182FD2" w14:paraId="7193EF2B" w14:textId="77777777" w:rsidTr="00BE4EBD">
        <w:trPr>
          <w:trHeight w:val="312"/>
        </w:trPr>
        <w:tc>
          <w:tcPr>
            <w:cnfStyle w:val="001000000000" w:firstRow="0" w:lastRow="0" w:firstColumn="1" w:lastColumn="0" w:oddVBand="0" w:evenVBand="0" w:oddHBand="0" w:evenHBand="0" w:firstRowFirstColumn="0" w:firstRowLastColumn="0" w:lastRowFirstColumn="0" w:lastRowLastColumn="0"/>
            <w:tcW w:w="3397" w:type="dxa"/>
            <w:noWrap/>
            <w:hideMark/>
          </w:tcPr>
          <w:p w14:paraId="26F8D4C0" w14:textId="6BA3C71D" w:rsidR="00703B5D" w:rsidRPr="00182FD2" w:rsidRDefault="00703B5D" w:rsidP="00703B5D">
            <w:pPr>
              <w:jc w:val="left"/>
              <w:rPr>
                <w:rFonts w:ascii="Calibri" w:eastAsia="Times New Roman" w:hAnsi="Calibri" w:cs="Calibri"/>
                <w:color w:val="000000"/>
                <w:kern w:val="0"/>
                <w:sz w:val="18"/>
                <w:szCs w:val="18"/>
                <w:lang w:eastAsia="es-ES"/>
                <w14:ligatures w14:val="none"/>
              </w:rPr>
            </w:pPr>
            <w:r>
              <w:rPr>
                <w:rFonts w:ascii="Calibri" w:eastAsia="Times New Roman" w:hAnsi="Calibri" w:cs="Calibri"/>
                <w:color w:val="000000"/>
                <w:kern w:val="0"/>
                <w:sz w:val="18"/>
                <w:szCs w:val="18"/>
                <w:lang w:eastAsia="es-ES"/>
                <w14:ligatures w14:val="none"/>
              </w:rPr>
              <w:t xml:space="preserve">   </w:t>
            </w:r>
            <w:r w:rsidRPr="00182FD2">
              <w:rPr>
                <w:rFonts w:ascii="Calibri" w:eastAsia="Times New Roman" w:hAnsi="Calibri" w:cs="Calibri"/>
                <w:color w:val="000000"/>
                <w:kern w:val="0"/>
                <w:sz w:val="18"/>
                <w:szCs w:val="18"/>
                <w:lang w:eastAsia="es-ES"/>
                <w14:ligatures w14:val="none"/>
              </w:rPr>
              <w:t>Validar filtros pruebas</w:t>
            </w:r>
          </w:p>
        </w:tc>
        <w:tc>
          <w:tcPr>
            <w:tcW w:w="1276" w:type="dxa"/>
            <w:noWrap/>
            <w:vAlign w:val="center"/>
            <w:hideMark/>
          </w:tcPr>
          <w:p w14:paraId="330683AC" w14:textId="77777777" w:rsidR="00703B5D" w:rsidRPr="00182FD2" w:rsidRDefault="00703B5D" w:rsidP="001D320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8"/>
                <w:szCs w:val="18"/>
                <w:lang w:eastAsia="es-ES"/>
                <w14:ligatures w14:val="none"/>
              </w:rPr>
            </w:pPr>
          </w:p>
        </w:tc>
        <w:tc>
          <w:tcPr>
            <w:tcW w:w="1276" w:type="dxa"/>
            <w:vAlign w:val="center"/>
          </w:tcPr>
          <w:p w14:paraId="7DE4A06B" w14:textId="77777777" w:rsidR="00703B5D" w:rsidRPr="00182FD2" w:rsidRDefault="00703B5D" w:rsidP="001D320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8"/>
                <w:szCs w:val="18"/>
                <w:lang w:eastAsia="es-ES"/>
                <w14:ligatures w14:val="none"/>
              </w:rPr>
            </w:pPr>
          </w:p>
        </w:tc>
        <w:tc>
          <w:tcPr>
            <w:tcW w:w="1276" w:type="dxa"/>
            <w:noWrap/>
            <w:vAlign w:val="center"/>
            <w:hideMark/>
          </w:tcPr>
          <w:p w14:paraId="1BF6209F" w14:textId="3ADE5160" w:rsidR="00703B5D" w:rsidRPr="00182FD2" w:rsidRDefault="00703B5D" w:rsidP="001D320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8"/>
                <w:szCs w:val="18"/>
                <w:lang w:eastAsia="es-ES"/>
                <w14:ligatures w14:val="none"/>
              </w:rPr>
            </w:pPr>
            <w:r w:rsidRPr="00182FD2">
              <w:rPr>
                <w:rFonts w:ascii="Calibri" w:eastAsia="Times New Roman" w:hAnsi="Calibri" w:cs="Calibri"/>
                <w:color w:val="000000"/>
                <w:kern w:val="0"/>
                <w:sz w:val="18"/>
                <w:szCs w:val="18"/>
                <w:lang w:eastAsia="es-ES"/>
                <w14:ligatures w14:val="none"/>
              </w:rPr>
              <w:t>DS1</w:t>
            </w:r>
          </w:p>
        </w:tc>
        <w:tc>
          <w:tcPr>
            <w:tcW w:w="1275" w:type="dxa"/>
            <w:noWrap/>
            <w:vAlign w:val="center"/>
            <w:hideMark/>
          </w:tcPr>
          <w:p w14:paraId="4C4E4402" w14:textId="77777777" w:rsidR="00703B5D" w:rsidRPr="00182FD2" w:rsidRDefault="00703B5D" w:rsidP="001D320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8"/>
                <w:szCs w:val="18"/>
                <w:lang w:eastAsia="es-ES"/>
                <w14:ligatures w14:val="none"/>
              </w:rPr>
            </w:pPr>
          </w:p>
        </w:tc>
      </w:tr>
      <w:tr w:rsidR="00703B5D" w:rsidRPr="00182FD2" w14:paraId="4073F8B8" w14:textId="77777777" w:rsidTr="00BE4EBD">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3397" w:type="dxa"/>
            <w:noWrap/>
            <w:hideMark/>
          </w:tcPr>
          <w:p w14:paraId="534B3AC8" w14:textId="68FBBA30" w:rsidR="00703B5D" w:rsidRPr="00182FD2" w:rsidRDefault="00703B5D" w:rsidP="00703B5D">
            <w:pPr>
              <w:jc w:val="left"/>
              <w:rPr>
                <w:rFonts w:ascii="Calibri" w:eastAsia="Times New Roman" w:hAnsi="Calibri" w:cs="Calibri"/>
                <w:color w:val="000000"/>
                <w:kern w:val="0"/>
                <w:sz w:val="18"/>
                <w:szCs w:val="18"/>
                <w:lang w:eastAsia="es-ES"/>
                <w14:ligatures w14:val="none"/>
              </w:rPr>
            </w:pPr>
            <w:r w:rsidRPr="00182FD2">
              <w:rPr>
                <w:rFonts w:ascii="Calibri" w:eastAsia="Times New Roman" w:hAnsi="Calibri" w:cs="Calibri"/>
                <w:color w:val="000000"/>
                <w:kern w:val="0"/>
                <w:sz w:val="18"/>
                <w:szCs w:val="18"/>
                <w:lang w:eastAsia="es-ES"/>
                <w14:ligatures w14:val="none"/>
              </w:rPr>
              <w:t>Sistema de geoposicionamiento</w:t>
            </w:r>
          </w:p>
        </w:tc>
        <w:tc>
          <w:tcPr>
            <w:tcW w:w="1276" w:type="dxa"/>
            <w:noWrap/>
            <w:vAlign w:val="center"/>
            <w:hideMark/>
          </w:tcPr>
          <w:p w14:paraId="081AF5BC" w14:textId="77777777" w:rsidR="00703B5D" w:rsidRPr="00182FD2" w:rsidRDefault="00703B5D" w:rsidP="001D320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18"/>
                <w:szCs w:val="18"/>
                <w:lang w:eastAsia="es-ES"/>
                <w14:ligatures w14:val="none"/>
              </w:rPr>
            </w:pPr>
          </w:p>
        </w:tc>
        <w:tc>
          <w:tcPr>
            <w:tcW w:w="1276" w:type="dxa"/>
            <w:vAlign w:val="center"/>
          </w:tcPr>
          <w:p w14:paraId="49500020" w14:textId="77777777" w:rsidR="00703B5D" w:rsidRPr="00182FD2" w:rsidRDefault="00703B5D" w:rsidP="001D320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18"/>
                <w:szCs w:val="18"/>
                <w:lang w:eastAsia="es-ES"/>
                <w14:ligatures w14:val="none"/>
              </w:rPr>
            </w:pPr>
          </w:p>
        </w:tc>
        <w:tc>
          <w:tcPr>
            <w:tcW w:w="1276" w:type="dxa"/>
            <w:noWrap/>
            <w:vAlign w:val="center"/>
            <w:hideMark/>
          </w:tcPr>
          <w:p w14:paraId="0D51D011" w14:textId="4D1F6AC6" w:rsidR="00703B5D" w:rsidRPr="00182FD2" w:rsidRDefault="00703B5D" w:rsidP="001D320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18"/>
                <w:szCs w:val="18"/>
                <w:lang w:eastAsia="es-ES"/>
                <w14:ligatures w14:val="none"/>
              </w:rPr>
            </w:pPr>
          </w:p>
        </w:tc>
        <w:tc>
          <w:tcPr>
            <w:tcW w:w="1275" w:type="dxa"/>
            <w:noWrap/>
            <w:vAlign w:val="center"/>
            <w:hideMark/>
          </w:tcPr>
          <w:p w14:paraId="16A7DA72" w14:textId="77777777" w:rsidR="00703B5D" w:rsidRPr="00182FD2" w:rsidRDefault="00703B5D" w:rsidP="001D320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18"/>
                <w:szCs w:val="18"/>
                <w:lang w:eastAsia="es-ES"/>
                <w14:ligatures w14:val="none"/>
              </w:rPr>
            </w:pPr>
          </w:p>
        </w:tc>
      </w:tr>
      <w:tr w:rsidR="00703B5D" w:rsidRPr="00182FD2" w14:paraId="6C5D15CB" w14:textId="77777777" w:rsidTr="00BE4EBD">
        <w:trPr>
          <w:trHeight w:val="312"/>
        </w:trPr>
        <w:tc>
          <w:tcPr>
            <w:cnfStyle w:val="001000000000" w:firstRow="0" w:lastRow="0" w:firstColumn="1" w:lastColumn="0" w:oddVBand="0" w:evenVBand="0" w:oddHBand="0" w:evenHBand="0" w:firstRowFirstColumn="0" w:firstRowLastColumn="0" w:lastRowFirstColumn="0" w:lastRowLastColumn="0"/>
            <w:tcW w:w="3397" w:type="dxa"/>
            <w:noWrap/>
            <w:hideMark/>
          </w:tcPr>
          <w:p w14:paraId="3C197240" w14:textId="7545EC29" w:rsidR="00703B5D" w:rsidRPr="00182FD2" w:rsidRDefault="00703B5D" w:rsidP="00703B5D">
            <w:pPr>
              <w:jc w:val="left"/>
              <w:rPr>
                <w:rFonts w:ascii="Calibri" w:eastAsia="Times New Roman" w:hAnsi="Calibri" w:cs="Calibri"/>
                <w:color w:val="000000"/>
                <w:kern w:val="0"/>
                <w:sz w:val="18"/>
                <w:szCs w:val="18"/>
                <w:lang w:eastAsia="es-ES"/>
                <w14:ligatures w14:val="none"/>
              </w:rPr>
            </w:pPr>
            <w:r>
              <w:rPr>
                <w:rFonts w:ascii="Calibri" w:eastAsia="Times New Roman" w:hAnsi="Calibri" w:cs="Calibri"/>
                <w:color w:val="000000"/>
                <w:kern w:val="0"/>
                <w:sz w:val="18"/>
                <w:szCs w:val="18"/>
                <w:lang w:eastAsia="es-ES"/>
                <w14:ligatures w14:val="none"/>
              </w:rPr>
              <w:t xml:space="preserve">   </w:t>
            </w:r>
            <w:r w:rsidRPr="00182FD2">
              <w:rPr>
                <w:rFonts w:ascii="Calibri" w:eastAsia="Times New Roman" w:hAnsi="Calibri" w:cs="Calibri"/>
                <w:color w:val="000000"/>
                <w:kern w:val="0"/>
                <w:sz w:val="18"/>
                <w:szCs w:val="18"/>
                <w:lang w:eastAsia="es-ES"/>
                <w14:ligatures w14:val="none"/>
              </w:rPr>
              <w:t>Listado de vehículos en funcionamiento</w:t>
            </w:r>
          </w:p>
        </w:tc>
        <w:tc>
          <w:tcPr>
            <w:tcW w:w="1276" w:type="dxa"/>
            <w:noWrap/>
            <w:vAlign w:val="center"/>
            <w:hideMark/>
          </w:tcPr>
          <w:p w14:paraId="3740DF10" w14:textId="77777777" w:rsidR="00703B5D" w:rsidRPr="00182FD2" w:rsidRDefault="00703B5D" w:rsidP="001D320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8"/>
                <w:szCs w:val="18"/>
                <w:lang w:eastAsia="es-ES"/>
                <w14:ligatures w14:val="none"/>
              </w:rPr>
            </w:pPr>
            <w:r w:rsidRPr="00182FD2">
              <w:rPr>
                <w:rFonts w:ascii="Calibri" w:eastAsia="Times New Roman" w:hAnsi="Calibri" w:cs="Calibri"/>
                <w:color w:val="000000"/>
                <w:kern w:val="0"/>
                <w:sz w:val="18"/>
                <w:szCs w:val="18"/>
                <w:lang w:eastAsia="es-ES"/>
                <w14:ligatures w14:val="none"/>
              </w:rPr>
              <w:t>DJ1</w:t>
            </w:r>
          </w:p>
        </w:tc>
        <w:tc>
          <w:tcPr>
            <w:tcW w:w="1276" w:type="dxa"/>
            <w:vAlign w:val="center"/>
          </w:tcPr>
          <w:p w14:paraId="5CD519E4" w14:textId="77777777" w:rsidR="00703B5D" w:rsidRPr="00182FD2" w:rsidRDefault="00703B5D" w:rsidP="001D320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8"/>
                <w:szCs w:val="18"/>
                <w:lang w:eastAsia="es-ES"/>
                <w14:ligatures w14:val="none"/>
              </w:rPr>
            </w:pPr>
          </w:p>
        </w:tc>
        <w:tc>
          <w:tcPr>
            <w:tcW w:w="1276" w:type="dxa"/>
            <w:noWrap/>
            <w:vAlign w:val="center"/>
            <w:hideMark/>
          </w:tcPr>
          <w:p w14:paraId="4EBA2C2C" w14:textId="1DC655C5" w:rsidR="00703B5D" w:rsidRPr="00182FD2" w:rsidRDefault="00703B5D" w:rsidP="001D320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8"/>
                <w:szCs w:val="18"/>
                <w:lang w:eastAsia="es-ES"/>
                <w14:ligatures w14:val="none"/>
              </w:rPr>
            </w:pPr>
          </w:p>
        </w:tc>
        <w:tc>
          <w:tcPr>
            <w:tcW w:w="1275" w:type="dxa"/>
            <w:noWrap/>
            <w:vAlign w:val="center"/>
            <w:hideMark/>
          </w:tcPr>
          <w:p w14:paraId="573D7923" w14:textId="77777777" w:rsidR="00703B5D" w:rsidRPr="00182FD2" w:rsidRDefault="00703B5D" w:rsidP="001D320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8"/>
                <w:szCs w:val="18"/>
                <w:lang w:eastAsia="es-ES"/>
                <w14:ligatures w14:val="none"/>
              </w:rPr>
            </w:pPr>
          </w:p>
        </w:tc>
      </w:tr>
      <w:tr w:rsidR="00703B5D" w:rsidRPr="00182FD2" w14:paraId="65EA892C" w14:textId="77777777" w:rsidTr="00BE4EBD">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3397" w:type="dxa"/>
            <w:noWrap/>
            <w:hideMark/>
          </w:tcPr>
          <w:p w14:paraId="4A1A0408" w14:textId="5FF08CAC" w:rsidR="00703B5D" w:rsidRPr="00182FD2" w:rsidRDefault="00703B5D" w:rsidP="00703B5D">
            <w:pPr>
              <w:jc w:val="left"/>
              <w:rPr>
                <w:rFonts w:ascii="Calibri" w:eastAsia="Times New Roman" w:hAnsi="Calibri" w:cs="Calibri"/>
                <w:color w:val="000000"/>
                <w:kern w:val="0"/>
                <w:sz w:val="18"/>
                <w:szCs w:val="18"/>
                <w:lang w:eastAsia="es-ES"/>
                <w14:ligatures w14:val="none"/>
              </w:rPr>
            </w:pPr>
            <w:r>
              <w:rPr>
                <w:rFonts w:ascii="Calibri" w:eastAsia="Times New Roman" w:hAnsi="Calibri" w:cs="Calibri"/>
                <w:color w:val="000000"/>
                <w:kern w:val="0"/>
                <w:sz w:val="18"/>
                <w:szCs w:val="18"/>
                <w:lang w:eastAsia="es-ES"/>
                <w14:ligatures w14:val="none"/>
              </w:rPr>
              <w:t xml:space="preserve">   </w:t>
            </w:r>
            <w:r w:rsidRPr="00182FD2">
              <w:rPr>
                <w:rFonts w:ascii="Calibri" w:eastAsia="Times New Roman" w:hAnsi="Calibri" w:cs="Calibri"/>
                <w:color w:val="000000"/>
                <w:kern w:val="0"/>
                <w:sz w:val="18"/>
                <w:szCs w:val="18"/>
                <w:lang w:eastAsia="es-ES"/>
                <w14:ligatures w14:val="none"/>
              </w:rPr>
              <w:t>Asignación de ambulancias según proximidad y carga de trabajo</w:t>
            </w:r>
          </w:p>
        </w:tc>
        <w:tc>
          <w:tcPr>
            <w:tcW w:w="1276" w:type="dxa"/>
            <w:noWrap/>
            <w:vAlign w:val="center"/>
            <w:hideMark/>
          </w:tcPr>
          <w:p w14:paraId="63198756" w14:textId="77777777" w:rsidR="00703B5D" w:rsidRPr="00182FD2" w:rsidRDefault="00703B5D" w:rsidP="001D320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18"/>
                <w:szCs w:val="18"/>
                <w:lang w:eastAsia="es-ES"/>
                <w14:ligatures w14:val="none"/>
              </w:rPr>
            </w:pPr>
          </w:p>
        </w:tc>
        <w:tc>
          <w:tcPr>
            <w:tcW w:w="1276" w:type="dxa"/>
            <w:vAlign w:val="center"/>
          </w:tcPr>
          <w:p w14:paraId="696A2FCF" w14:textId="77777777" w:rsidR="00703B5D" w:rsidRPr="00182FD2" w:rsidRDefault="00703B5D" w:rsidP="001D320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18"/>
                <w:szCs w:val="18"/>
                <w:lang w:eastAsia="es-ES"/>
                <w14:ligatures w14:val="none"/>
              </w:rPr>
            </w:pPr>
          </w:p>
        </w:tc>
        <w:tc>
          <w:tcPr>
            <w:tcW w:w="1276" w:type="dxa"/>
            <w:noWrap/>
            <w:vAlign w:val="center"/>
            <w:hideMark/>
          </w:tcPr>
          <w:p w14:paraId="6569E5AD" w14:textId="0B6EABD8" w:rsidR="00703B5D" w:rsidRPr="00182FD2" w:rsidRDefault="00703B5D" w:rsidP="001D320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18"/>
                <w:szCs w:val="18"/>
                <w:lang w:eastAsia="es-ES"/>
                <w14:ligatures w14:val="none"/>
              </w:rPr>
            </w:pPr>
          </w:p>
        </w:tc>
        <w:tc>
          <w:tcPr>
            <w:tcW w:w="1275" w:type="dxa"/>
            <w:noWrap/>
            <w:vAlign w:val="center"/>
            <w:hideMark/>
          </w:tcPr>
          <w:p w14:paraId="2A9D0C38" w14:textId="65B4CD87" w:rsidR="00703B5D" w:rsidRPr="00182FD2" w:rsidRDefault="00A35786" w:rsidP="001D320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18"/>
                <w:szCs w:val="18"/>
                <w:lang w:eastAsia="es-ES"/>
                <w14:ligatures w14:val="none"/>
              </w:rPr>
            </w:pPr>
            <w:r w:rsidRPr="00182FD2">
              <w:rPr>
                <w:rFonts w:ascii="Calibri" w:eastAsia="Times New Roman" w:hAnsi="Calibri" w:cs="Calibri"/>
                <w:color w:val="000000"/>
                <w:kern w:val="0"/>
                <w:sz w:val="18"/>
                <w:szCs w:val="18"/>
                <w:lang w:eastAsia="es-ES"/>
                <w14:ligatures w14:val="none"/>
              </w:rPr>
              <w:t>DS2</w:t>
            </w:r>
          </w:p>
        </w:tc>
      </w:tr>
      <w:tr w:rsidR="00703B5D" w:rsidRPr="00182FD2" w14:paraId="6598B6AF" w14:textId="77777777" w:rsidTr="00BE4EBD">
        <w:trPr>
          <w:trHeight w:val="312"/>
        </w:trPr>
        <w:tc>
          <w:tcPr>
            <w:cnfStyle w:val="001000000000" w:firstRow="0" w:lastRow="0" w:firstColumn="1" w:lastColumn="0" w:oddVBand="0" w:evenVBand="0" w:oddHBand="0" w:evenHBand="0" w:firstRowFirstColumn="0" w:firstRowLastColumn="0" w:lastRowFirstColumn="0" w:lastRowLastColumn="0"/>
            <w:tcW w:w="3397" w:type="dxa"/>
            <w:noWrap/>
            <w:hideMark/>
          </w:tcPr>
          <w:p w14:paraId="719D4C1A" w14:textId="3358CEA7" w:rsidR="00703B5D" w:rsidRPr="00182FD2" w:rsidRDefault="00703B5D" w:rsidP="00703B5D">
            <w:pPr>
              <w:jc w:val="left"/>
              <w:rPr>
                <w:rFonts w:ascii="Calibri" w:eastAsia="Times New Roman" w:hAnsi="Calibri" w:cs="Calibri"/>
                <w:color w:val="000000"/>
                <w:kern w:val="0"/>
                <w:sz w:val="18"/>
                <w:szCs w:val="18"/>
                <w:lang w:eastAsia="es-ES"/>
                <w14:ligatures w14:val="none"/>
              </w:rPr>
            </w:pPr>
            <w:r>
              <w:rPr>
                <w:rFonts w:ascii="Calibri" w:eastAsia="Times New Roman" w:hAnsi="Calibri" w:cs="Calibri"/>
                <w:color w:val="000000"/>
                <w:kern w:val="0"/>
                <w:sz w:val="18"/>
                <w:szCs w:val="18"/>
                <w:lang w:eastAsia="es-ES"/>
                <w14:ligatures w14:val="none"/>
              </w:rPr>
              <w:t xml:space="preserve">   </w:t>
            </w:r>
            <w:r w:rsidRPr="00182FD2">
              <w:rPr>
                <w:rFonts w:ascii="Calibri" w:eastAsia="Times New Roman" w:hAnsi="Calibri" w:cs="Calibri"/>
                <w:color w:val="000000"/>
                <w:kern w:val="0"/>
                <w:sz w:val="18"/>
                <w:szCs w:val="18"/>
                <w:lang w:eastAsia="es-ES"/>
                <w14:ligatures w14:val="none"/>
              </w:rPr>
              <w:t>Histórico de rutas</w:t>
            </w:r>
          </w:p>
        </w:tc>
        <w:tc>
          <w:tcPr>
            <w:tcW w:w="1276" w:type="dxa"/>
            <w:noWrap/>
            <w:vAlign w:val="center"/>
            <w:hideMark/>
          </w:tcPr>
          <w:p w14:paraId="3A7D6999" w14:textId="3674C867" w:rsidR="00703B5D" w:rsidRPr="00182FD2" w:rsidRDefault="00703B5D" w:rsidP="001D320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8"/>
                <w:szCs w:val="18"/>
                <w:lang w:eastAsia="es-ES"/>
                <w14:ligatures w14:val="none"/>
              </w:rPr>
            </w:pPr>
          </w:p>
        </w:tc>
        <w:tc>
          <w:tcPr>
            <w:tcW w:w="1276" w:type="dxa"/>
            <w:vAlign w:val="center"/>
          </w:tcPr>
          <w:p w14:paraId="1888E4A8" w14:textId="54C63EEE" w:rsidR="00703B5D" w:rsidRPr="00182FD2" w:rsidRDefault="00DD64F2" w:rsidP="001D320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8"/>
                <w:szCs w:val="18"/>
                <w:lang w:eastAsia="es-ES"/>
                <w14:ligatures w14:val="none"/>
              </w:rPr>
            </w:pPr>
            <w:r w:rsidRPr="00182FD2">
              <w:rPr>
                <w:rFonts w:ascii="Calibri" w:eastAsia="Times New Roman" w:hAnsi="Calibri" w:cs="Calibri"/>
                <w:color w:val="000000"/>
                <w:kern w:val="0"/>
                <w:sz w:val="18"/>
                <w:szCs w:val="18"/>
                <w:lang w:eastAsia="es-ES"/>
                <w14:ligatures w14:val="none"/>
              </w:rPr>
              <w:t>DJ2</w:t>
            </w:r>
          </w:p>
        </w:tc>
        <w:tc>
          <w:tcPr>
            <w:tcW w:w="1276" w:type="dxa"/>
            <w:noWrap/>
            <w:vAlign w:val="center"/>
            <w:hideMark/>
          </w:tcPr>
          <w:p w14:paraId="7848D8A3" w14:textId="737632D4" w:rsidR="00703B5D" w:rsidRPr="00182FD2" w:rsidRDefault="00703B5D" w:rsidP="001D320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8"/>
                <w:szCs w:val="18"/>
                <w:lang w:eastAsia="es-ES"/>
                <w14:ligatures w14:val="none"/>
              </w:rPr>
            </w:pPr>
          </w:p>
        </w:tc>
        <w:tc>
          <w:tcPr>
            <w:tcW w:w="1275" w:type="dxa"/>
            <w:noWrap/>
            <w:vAlign w:val="center"/>
            <w:hideMark/>
          </w:tcPr>
          <w:p w14:paraId="1DABDF0D" w14:textId="77777777" w:rsidR="00703B5D" w:rsidRPr="00182FD2" w:rsidRDefault="00703B5D" w:rsidP="001D320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8"/>
                <w:szCs w:val="18"/>
                <w:lang w:eastAsia="es-ES"/>
                <w14:ligatures w14:val="none"/>
              </w:rPr>
            </w:pPr>
          </w:p>
        </w:tc>
      </w:tr>
      <w:tr w:rsidR="00703B5D" w:rsidRPr="00182FD2" w14:paraId="63831861" w14:textId="77777777" w:rsidTr="00BE4EBD">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3397" w:type="dxa"/>
            <w:noWrap/>
            <w:hideMark/>
          </w:tcPr>
          <w:p w14:paraId="2EA543EC" w14:textId="52062F15" w:rsidR="00703B5D" w:rsidRPr="00182FD2" w:rsidRDefault="00703B5D" w:rsidP="00703B5D">
            <w:pPr>
              <w:jc w:val="left"/>
              <w:rPr>
                <w:rFonts w:ascii="Calibri" w:eastAsia="Times New Roman" w:hAnsi="Calibri" w:cs="Calibri"/>
                <w:color w:val="000000"/>
                <w:kern w:val="0"/>
                <w:sz w:val="18"/>
                <w:szCs w:val="18"/>
                <w:lang w:eastAsia="es-ES"/>
                <w14:ligatures w14:val="none"/>
              </w:rPr>
            </w:pPr>
            <w:r>
              <w:rPr>
                <w:rFonts w:ascii="Calibri" w:eastAsia="Times New Roman" w:hAnsi="Calibri" w:cs="Calibri"/>
                <w:color w:val="000000"/>
                <w:kern w:val="0"/>
                <w:sz w:val="18"/>
                <w:szCs w:val="18"/>
                <w:lang w:eastAsia="es-ES"/>
                <w14:ligatures w14:val="none"/>
              </w:rPr>
              <w:t xml:space="preserve">   </w:t>
            </w:r>
            <w:r w:rsidRPr="00182FD2">
              <w:rPr>
                <w:rFonts w:ascii="Calibri" w:eastAsia="Times New Roman" w:hAnsi="Calibri" w:cs="Calibri"/>
                <w:color w:val="000000"/>
                <w:kern w:val="0"/>
                <w:sz w:val="18"/>
                <w:szCs w:val="18"/>
                <w:lang w:eastAsia="es-ES"/>
                <w14:ligatures w14:val="none"/>
              </w:rPr>
              <w:t>Listado de vehículos parados</w:t>
            </w:r>
          </w:p>
        </w:tc>
        <w:tc>
          <w:tcPr>
            <w:tcW w:w="1276" w:type="dxa"/>
            <w:noWrap/>
            <w:vAlign w:val="center"/>
            <w:hideMark/>
          </w:tcPr>
          <w:p w14:paraId="152B813D" w14:textId="77777777" w:rsidR="00703B5D" w:rsidRPr="00182FD2" w:rsidRDefault="00703B5D" w:rsidP="001D320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18"/>
                <w:szCs w:val="18"/>
                <w:lang w:eastAsia="es-ES"/>
                <w14:ligatures w14:val="none"/>
              </w:rPr>
            </w:pPr>
            <w:r w:rsidRPr="00182FD2">
              <w:rPr>
                <w:rFonts w:ascii="Calibri" w:eastAsia="Times New Roman" w:hAnsi="Calibri" w:cs="Calibri"/>
                <w:color w:val="000000"/>
                <w:kern w:val="0"/>
                <w:sz w:val="18"/>
                <w:szCs w:val="18"/>
                <w:lang w:eastAsia="es-ES"/>
                <w14:ligatures w14:val="none"/>
              </w:rPr>
              <w:t>DJ1</w:t>
            </w:r>
          </w:p>
        </w:tc>
        <w:tc>
          <w:tcPr>
            <w:tcW w:w="1276" w:type="dxa"/>
            <w:vAlign w:val="center"/>
          </w:tcPr>
          <w:p w14:paraId="636124CB" w14:textId="77777777" w:rsidR="00703B5D" w:rsidRPr="00182FD2" w:rsidRDefault="00703B5D" w:rsidP="001D320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18"/>
                <w:szCs w:val="18"/>
                <w:lang w:eastAsia="es-ES"/>
                <w14:ligatures w14:val="none"/>
              </w:rPr>
            </w:pPr>
          </w:p>
        </w:tc>
        <w:tc>
          <w:tcPr>
            <w:tcW w:w="1276" w:type="dxa"/>
            <w:noWrap/>
            <w:vAlign w:val="center"/>
            <w:hideMark/>
          </w:tcPr>
          <w:p w14:paraId="4109C618" w14:textId="226A4EE3" w:rsidR="00703B5D" w:rsidRPr="00182FD2" w:rsidRDefault="00703B5D" w:rsidP="001D320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18"/>
                <w:szCs w:val="18"/>
                <w:lang w:eastAsia="es-ES"/>
                <w14:ligatures w14:val="none"/>
              </w:rPr>
            </w:pPr>
          </w:p>
        </w:tc>
        <w:tc>
          <w:tcPr>
            <w:tcW w:w="1275" w:type="dxa"/>
            <w:noWrap/>
            <w:vAlign w:val="center"/>
            <w:hideMark/>
          </w:tcPr>
          <w:p w14:paraId="2F0164C1" w14:textId="77777777" w:rsidR="00703B5D" w:rsidRPr="00182FD2" w:rsidRDefault="00703B5D" w:rsidP="001D320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18"/>
                <w:szCs w:val="18"/>
                <w:lang w:eastAsia="es-ES"/>
                <w14:ligatures w14:val="none"/>
              </w:rPr>
            </w:pPr>
          </w:p>
        </w:tc>
      </w:tr>
      <w:tr w:rsidR="00703B5D" w:rsidRPr="00182FD2" w14:paraId="6C3EAEDC" w14:textId="77777777" w:rsidTr="00BE4EBD">
        <w:trPr>
          <w:trHeight w:val="312"/>
        </w:trPr>
        <w:tc>
          <w:tcPr>
            <w:cnfStyle w:val="001000000000" w:firstRow="0" w:lastRow="0" w:firstColumn="1" w:lastColumn="0" w:oddVBand="0" w:evenVBand="0" w:oddHBand="0" w:evenHBand="0" w:firstRowFirstColumn="0" w:firstRowLastColumn="0" w:lastRowFirstColumn="0" w:lastRowLastColumn="0"/>
            <w:tcW w:w="3397" w:type="dxa"/>
            <w:noWrap/>
            <w:hideMark/>
          </w:tcPr>
          <w:p w14:paraId="374B1A07" w14:textId="4554764A" w:rsidR="00703B5D" w:rsidRPr="00182FD2" w:rsidRDefault="00703B5D" w:rsidP="00703B5D">
            <w:pPr>
              <w:jc w:val="left"/>
              <w:rPr>
                <w:rFonts w:ascii="Calibri" w:eastAsia="Times New Roman" w:hAnsi="Calibri" w:cs="Calibri"/>
                <w:color w:val="000000"/>
                <w:kern w:val="0"/>
                <w:sz w:val="18"/>
                <w:szCs w:val="18"/>
                <w:lang w:eastAsia="es-ES"/>
                <w14:ligatures w14:val="none"/>
              </w:rPr>
            </w:pPr>
            <w:r>
              <w:rPr>
                <w:rFonts w:ascii="Calibri" w:eastAsia="Times New Roman" w:hAnsi="Calibri" w:cs="Calibri"/>
                <w:color w:val="000000"/>
                <w:kern w:val="0"/>
                <w:sz w:val="18"/>
                <w:szCs w:val="18"/>
                <w:lang w:eastAsia="es-ES"/>
                <w14:ligatures w14:val="none"/>
              </w:rPr>
              <w:t xml:space="preserve">   </w:t>
            </w:r>
            <w:r w:rsidRPr="00182FD2">
              <w:rPr>
                <w:rFonts w:ascii="Calibri" w:eastAsia="Times New Roman" w:hAnsi="Calibri" w:cs="Calibri"/>
                <w:color w:val="000000"/>
                <w:kern w:val="0"/>
                <w:sz w:val="18"/>
                <w:szCs w:val="18"/>
                <w:lang w:eastAsia="es-ES"/>
                <w14:ligatures w14:val="none"/>
              </w:rPr>
              <w:t>Informes de actividad y desempeño</w:t>
            </w:r>
          </w:p>
        </w:tc>
        <w:tc>
          <w:tcPr>
            <w:tcW w:w="1276" w:type="dxa"/>
            <w:noWrap/>
            <w:vAlign w:val="center"/>
            <w:hideMark/>
          </w:tcPr>
          <w:p w14:paraId="573261BF" w14:textId="2DAA5C07" w:rsidR="00703B5D" w:rsidRPr="00182FD2" w:rsidRDefault="00703B5D" w:rsidP="001D320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8"/>
                <w:szCs w:val="18"/>
                <w:lang w:eastAsia="es-ES"/>
                <w14:ligatures w14:val="none"/>
              </w:rPr>
            </w:pPr>
            <w:r w:rsidRPr="00182FD2">
              <w:rPr>
                <w:rFonts w:ascii="Calibri" w:eastAsia="Times New Roman" w:hAnsi="Calibri" w:cs="Calibri"/>
                <w:color w:val="000000"/>
                <w:kern w:val="0"/>
                <w:sz w:val="18"/>
                <w:szCs w:val="18"/>
                <w:lang w:eastAsia="es-ES"/>
                <w14:ligatures w14:val="none"/>
              </w:rPr>
              <w:t>DJ1</w:t>
            </w:r>
          </w:p>
        </w:tc>
        <w:tc>
          <w:tcPr>
            <w:tcW w:w="1276" w:type="dxa"/>
            <w:vAlign w:val="center"/>
          </w:tcPr>
          <w:p w14:paraId="036D3F00" w14:textId="77777777" w:rsidR="00703B5D" w:rsidRPr="00182FD2" w:rsidRDefault="00703B5D" w:rsidP="001D320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8"/>
                <w:szCs w:val="18"/>
                <w:lang w:eastAsia="es-ES"/>
                <w14:ligatures w14:val="none"/>
              </w:rPr>
            </w:pPr>
          </w:p>
        </w:tc>
        <w:tc>
          <w:tcPr>
            <w:tcW w:w="1276" w:type="dxa"/>
            <w:noWrap/>
            <w:vAlign w:val="center"/>
            <w:hideMark/>
          </w:tcPr>
          <w:p w14:paraId="42DCC91C" w14:textId="51855726" w:rsidR="00703B5D" w:rsidRPr="00182FD2" w:rsidRDefault="00703B5D" w:rsidP="001D320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8"/>
                <w:szCs w:val="18"/>
                <w:lang w:eastAsia="es-ES"/>
                <w14:ligatures w14:val="none"/>
              </w:rPr>
            </w:pPr>
          </w:p>
        </w:tc>
        <w:tc>
          <w:tcPr>
            <w:tcW w:w="1275" w:type="dxa"/>
            <w:noWrap/>
            <w:vAlign w:val="center"/>
            <w:hideMark/>
          </w:tcPr>
          <w:p w14:paraId="2B1C0027" w14:textId="77777777" w:rsidR="00703B5D" w:rsidRPr="00182FD2" w:rsidRDefault="00703B5D" w:rsidP="001D320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8"/>
                <w:szCs w:val="18"/>
                <w:lang w:eastAsia="es-ES"/>
                <w14:ligatures w14:val="none"/>
              </w:rPr>
            </w:pPr>
          </w:p>
        </w:tc>
      </w:tr>
      <w:tr w:rsidR="00703B5D" w:rsidRPr="00182FD2" w14:paraId="3CB53EC9" w14:textId="77777777" w:rsidTr="00BE4EBD">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3397" w:type="dxa"/>
            <w:noWrap/>
            <w:hideMark/>
          </w:tcPr>
          <w:p w14:paraId="3BC70DD5" w14:textId="287972AE" w:rsidR="00703B5D" w:rsidRPr="00182FD2" w:rsidRDefault="00703B5D" w:rsidP="00703B5D">
            <w:pPr>
              <w:jc w:val="left"/>
              <w:rPr>
                <w:rFonts w:ascii="Calibri" w:eastAsia="Times New Roman" w:hAnsi="Calibri" w:cs="Calibri"/>
                <w:color w:val="000000"/>
                <w:kern w:val="0"/>
                <w:sz w:val="18"/>
                <w:szCs w:val="18"/>
                <w:lang w:eastAsia="es-ES"/>
                <w14:ligatures w14:val="none"/>
              </w:rPr>
            </w:pPr>
            <w:r>
              <w:rPr>
                <w:rFonts w:ascii="Calibri" w:eastAsia="Times New Roman" w:hAnsi="Calibri" w:cs="Calibri"/>
                <w:color w:val="000000"/>
                <w:kern w:val="0"/>
                <w:sz w:val="18"/>
                <w:szCs w:val="18"/>
                <w:lang w:eastAsia="es-ES"/>
                <w14:ligatures w14:val="none"/>
              </w:rPr>
              <w:t xml:space="preserve">   </w:t>
            </w:r>
            <w:r w:rsidRPr="00182FD2">
              <w:rPr>
                <w:rFonts w:ascii="Calibri" w:eastAsia="Times New Roman" w:hAnsi="Calibri" w:cs="Calibri"/>
                <w:color w:val="000000"/>
                <w:kern w:val="0"/>
                <w:sz w:val="18"/>
                <w:szCs w:val="18"/>
                <w:lang w:eastAsia="es-ES"/>
                <w14:ligatures w14:val="none"/>
              </w:rPr>
              <w:t>Seguimiento en tiempo real de los vehículos</w:t>
            </w:r>
          </w:p>
        </w:tc>
        <w:tc>
          <w:tcPr>
            <w:tcW w:w="1276" w:type="dxa"/>
            <w:noWrap/>
            <w:vAlign w:val="center"/>
            <w:hideMark/>
          </w:tcPr>
          <w:p w14:paraId="5E6A6B09" w14:textId="487F314A" w:rsidR="00703B5D" w:rsidRPr="00182FD2" w:rsidRDefault="00703B5D" w:rsidP="001D320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18"/>
                <w:szCs w:val="18"/>
                <w:lang w:eastAsia="es-ES"/>
                <w14:ligatures w14:val="none"/>
              </w:rPr>
            </w:pPr>
          </w:p>
        </w:tc>
        <w:tc>
          <w:tcPr>
            <w:tcW w:w="1276" w:type="dxa"/>
            <w:vAlign w:val="center"/>
          </w:tcPr>
          <w:p w14:paraId="54D2D794" w14:textId="05669CDD" w:rsidR="00703B5D" w:rsidRPr="00182FD2" w:rsidRDefault="00DD64F2" w:rsidP="001D320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18"/>
                <w:szCs w:val="18"/>
                <w:lang w:eastAsia="es-ES"/>
                <w14:ligatures w14:val="none"/>
              </w:rPr>
            </w:pPr>
            <w:r w:rsidRPr="00182FD2">
              <w:rPr>
                <w:rFonts w:ascii="Calibri" w:eastAsia="Times New Roman" w:hAnsi="Calibri" w:cs="Calibri"/>
                <w:color w:val="000000"/>
                <w:kern w:val="0"/>
                <w:sz w:val="18"/>
                <w:szCs w:val="18"/>
                <w:lang w:eastAsia="es-ES"/>
                <w14:ligatures w14:val="none"/>
              </w:rPr>
              <w:t>DJ2</w:t>
            </w:r>
          </w:p>
        </w:tc>
        <w:tc>
          <w:tcPr>
            <w:tcW w:w="1276" w:type="dxa"/>
            <w:noWrap/>
            <w:vAlign w:val="center"/>
            <w:hideMark/>
          </w:tcPr>
          <w:p w14:paraId="33991D20" w14:textId="31D1B328" w:rsidR="00703B5D" w:rsidRPr="00182FD2" w:rsidRDefault="00703B5D" w:rsidP="001D320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18"/>
                <w:szCs w:val="18"/>
                <w:lang w:eastAsia="es-ES"/>
                <w14:ligatures w14:val="none"/>
              </w:rPr>
            </w:pPr>
          </w:p>
        </w:tc>
        <w:tc>
          <w:tcPr>
            <w:tcW w:w="1275" w:type="dxa"/>
            <w:noWrap/>
            <w:vAlign w:val="center"/>
            <w:hideMark/>
          </w:tcPr>
          <w:p w14:paraId="13FF1AD6" w14:textId="77777777" w:rsidR="00703B5D" w:rsidRPr="00182FD2" w:rsidRDefault="00703B5D" w:rsidP="001D320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18"/>
                <w:szCs w:val="18"/>
                <w:lang w:eastAsia="es-ES"/>
                <w14:ligatures w14:val="none"/>
              </w:rPr>
            </w:pPr>
          </w:p>
        </w:tc>
      </w:tr>
      <w:tr w:rsidR="00703B5D" w:rsidRPr="00182FD2" w14:paraId="76159965" w14:textId="77777777" w:rsidTr="00BE4EBD">
        <w:trPr>
          <w:trHeight w:val="312"/>
        </w:trPr>
        <w:tc>
          <w:tcPr>
            <w:cnfStyle w:val="001000000000" w:firstRow="0" w:lastRow="0" w:firstColumn="1" w:lastColumn="0" w:oddVBand="0" w:evenVBand="0" w:oddHBand="0" w:evenHBand="0" w:firstRowFirstColumn="0" w:firstRowLastColumn="0" w:lastRowFirstColumn="0" w:lastRowLastColumn="0"/>
            <w:tcW w:w="3397" w:type="dxa"/>
            <w:noWrap/>
            <w:hideMark/>
          </w:tcPr>
          <w:p w14:paraId="103683F5" w14:textId="0AB67B09" w:rsidR="00703B5D" w:rsidRPr="00182FD2" w:rsidRDefault="00703B5D" w:rsidP="00703B5D">
            <w:pPr>
              <w:jc w:val="left"/>
              <w:rPr>
                <w:rFonts w:ascii="Calibri" w:eastAsia="Times New Roman" w:hAnsi="Calibri" w:cs="Calibri"/>
                <w:color w:val="000000"/>
                <w:kern w:val="0"/>
                <w:sz w:val="18"/>
                <w:szCs w:val="18"/>
                <w:lang w:eastAsia="es-ES"/>
                <w14:ligatures w14:val="none"/>
              </w:rPr>
            </w:pPr>
            <w:r>
              <w:rPr>
                <w:rFonts w:ascii="Calibri" w:eastAsia="Times New Roman" w:hAnsi="Calibri" w:cs="Calibri"/>
                <w:color w:val="000000"/>
                <w:kern w:val="0"/>
                <w:sz w:val="18"/>
                <w:szCs w:val="18"/>
                <w:lang w:eastAsia="es-ES"/>
                <w14:ligatures w14:val="none"/>
              </w:rPr>
              <w:t xml:space="preserve">   </w:t>
            </w:r>
            <w:r w:rsidRPr="00182FD2">
              <w:rPr>
                <w:rFonts w:ascii="Calibri" w:eastAsia="Times New Roman" w:hAnsi="Calibri" w:cs="Calibri"/>
                <w:color w:val="000000"/>
                <w:kern w:val="0"/>
                <w:sz w:val="18"/>
                <w:szCs w:val="18"/>
                <w:lang w:eastAsia="es-ES"/>
                <w14:ligatures w14:val="none"/>
              </w:rPr>
              <w:t>Comunicación con el centro de control</w:t>
            </w:r>
          </w:p>
        </w:tc>
        <w:tc>
          <w:tcPr>
            <w:tcW w:w="1276" w:type="dxa"/>
            <w:noWrap/>
            <w:vAlign w:val="center"/>
            <w:hideMark/>
          </w:tcPr>
          <w:p w14:paraId="167106CD" w14:textId="77777777" w:rsidR="00703B5D" w:rsidRPr="00182FD2" w:rsidRDefault="00703B5D" w:rsidP="001D320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8"/>
                <w:szCs w:val="18"/>
                <w:lang w:eastAsia="es-ES"/>
                <w14:ligatures w14:val="none"/>
              </w:rPr>
            </w:pPr>
            <w:r w:rsidRPr="00182FD2">
              <w:rPr>
                <w:rFonts w:ascii="Calibri" w:eastAsia="Times New Roman" w:hAnsi="Calibri" w:cs="Calibri"/>
                <w:color w:val="000000"/>
                <w:kern w:val="0"/>
                <w:sz w:val="18"/>
                <w:szCs w:val="18"/>
                <w:lang w:eastAsia="es-ES"/>
                <w14:ligatures w14:val="none"/>
              </w:rPr>
              <w:t>DJ1</w:t>
            </w:r>
          </w:p>
        </w:tc>
        <w:tc>
          <w:tcPr>
            <w:tcW w:w="1276" w:type="dxa"/>
            <w:vAlign w:val="center"/>
          </w:tcPr>
          <w:p w14:paraId="0A6465E2" w14:textId="77777777" w:rsidR="00703B5D" w:rsidRPr="00182FD2" w:rsidRDefault="00703B5D" w:rsidP="001D320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8"/>
                <w:szCs w:val="18"/>
                <w:lang w:eastAsia="es-ES"/>
                <w14:ligatures w14:val="none"/>
              </w:rPr>
            </w:pPr>
          </w:p>
        </w:tc>
        <w:tc>
          <w:tcPr>
            <w:tcW w:w="1276" w:type="dxa"/>
            <w:noWrap/>
            <w:vAlign w:val="center"/>
            <w:hideMark/>
          </w:tcPr>
          <w:p w14:paraId="091EB42D" w14:textId="751A3B5D" w:rsidR="00703B5D" w:rsidRPr="00182FD2" w:rsidRDefault="00703B5D" w:rsidP="001D320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8"/>
                <w:szCs w:val="18"/>
                <w:lang w:eastAsia="es-ES"/>
                <w14:ligatures w14:val="none"/>
              </w:rPr>
            </w:pPr>
          </w:p>
        </w:tc>
        <w:tc>
          <w:tcPr>
            <w:tcW w:w="1275" w:type="dxa"/>
            <w:noWrap/>
            <w:vAlign w:val="center"/>
            <w:hideMark/>
          </w:tcPr>
          <w:p w14:paraId="79F2E3AF" w14:textId="77777777" w:rsidR="00703B5D" w:rsidRPr="00182FD2" w:rsidRDefault="00703B5D" w:rsidP="001D320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8"/>
                <w:szCs w:val="18"/>
                <w:lang w:eastAsia="es-ES"/>
                <w14:ligatures w14:val="none"/>
              </w:rPr>
            </w:pPr>
          </w:p>
        </w:tc>
      </w:tr>
      <w:tr w:rsidR="00703B5D" w:rsidRPr="00182FD2" w14:paraId="18D61DBE" w14:textId="77777777" w:rsidTr="00BE4EBD">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3397" w:type="dxa"/>
            <w:noWrap/>
            <w:hideMark/>
          </w:tcPr>
          <w:p w14:paraId="35AABC64" w14:textId="03571CB0" w:rsidR="00703B5D" w:rsidRPr="00182FD2" w:rsidRDefault="00703B5D" w:rsidP="00703B5D">
            <w:pPr>
              <w:jc w:val="left"/>
              <w:rPr>
                <w:rFonts w:ascii="Calibri" w:eastAsia="Times New Roman" w:hAnsi="Calibri" w:cs="Calibri"/>
                <w:color w:val="000000"/>
                <w:kern w:val="0"/>
                <w:sz w:val="18"/>
                <w:szCs w:val="18"/>
                <w:lang w:eastAsia="es-ES"/>
                <w14:ligatures w14:val="none"/>
              </w:rPr>
            </w:pPr>
            <w:r>
              <w:rPr>
                <w:rFonts w:ascii="Calibri" w:eastAsia="Times New Roman" w:hAnsi="Calibri" w:cs="Calibri"/>
                <w:color w:val="000000"/>
                <w:kern w:val="0"/>
                <w:sz w:val="18"/>
                <w:szCs w:val="18"/>
                <w:lang w:eastAsia="es-ES"/>
                <w14:ligatures w14:val="none"/>
              </w:rPr>
              <w:t xml:space="preserve">   </w:t>
            </w:r>
            <w:r w:rsidRPr="00182FD2">
              <w:rPr>
                <w:rFonts w:ascii="Calibri" w:eastAsia="Times New Roman" w:hAnsi="Calibri" w:cs="Calibri"/>
                <w:color w:val="000000"/>
                <w:kern w:val="0"/>
                <w:sz w:val="18"/>
                <w:szCs w:val="18"/>
                <w:lang w:eastAsia="es-ES"/>
                <w14:ligatures w14:val="none"/>
              </w:rPr>
              <w:t>Registro de mantenimiento de vehículos</w:t>
            </w:r>
          </w:p>
        </w:tc>
        <w:tc>
          <w:tcPr>
            <w:tcW w:w="1276" w:type="dxa"/>
            <w:noWrap/>
            <w:vAlign w:val="center"/>
            <w:hideMark/>
          </w:tcPr>
          <w:p w14:paraId="720A162D" w14:textId="5FBD8652" w:rsidR="00703B5D" w:rsidRPr="00182FD2" w:rsidRDefault="00703B5D" w:rsidP="001D320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18"/>
                <w:szCs w:val="18"/>
                <w:lang w:eastAsia="es-ES"/>
                <w14:ligatures w14:val="none"/>
              </w:rPr>
            </w:pPr>
          </w:p>
        </w:tc>
        <w:tc>
          <w:tcPr>
            <w:tcW w:w="1276" w:type="dxa"/>
            <w:vAlign w:val="center"/>
          </w:tcPr>
          <w:p w14:paraId="79B75C65" w14:textId="1BAA1BD8" w:rsidR="00703B5D" w:rsidRPr="00182FD2" w:rsidRDefault="00DD64F2" w:rsidP="001D320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18"/>
                <w:szCs w:val="18"/>
                <w:lang w:eastAsia="es-ES"/>
                <w14:ligatures w14:val="none"/>
              </w:rPr>
            </w:pPr>
            <w:r w:rsidRPr="00182FD2">
              <w:rPr>
                <w:rFonts w:ascii="Calibri" w:eastAsia="Times New Roman" w:hAnsi="Calibri" w:cs="Calibri"/>
                <w:color w:val="000000"/>
                <w:kern w:val="0"/>
                <w:sz w:val="18"/>
                <w:szCs w:val="18"/>
                <w:lang w:eastAsia="es-ES"/>
                <w14:ligatures w14:val="none"/>
              </w:rPr>
              <w:t>DJ2</w:t>
            </w:r>
          </w:p>
        </w:tc>
        <w:tc>
          <w:tcPr>
            <w:tcW w:w="1276" w:type="dxa"/>
            <w:noWrap/>
            <w:vAlign w:val="center"/>
            <w:hideMark/>
          </w:tcPr>
          <w:p w14:paraId="0801B1FD" w14:textId="3892FB16" w:rsidR="00703B5D" w:rsidRPr="00182FD2" w:rsidRDefault="00703B5D" w:rsidP="001D320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18"/>
                <w:szCs w:val="18"/>
                <w:lang w:eastAsia="es-ES"/>
                <w14:ligatures w14:val="none"/>
              </w:rPr>
            </w:pPr>
          </w:p>
        </w:tc>
        <w:tc>
          <w:tcPr>
            <w:tcW w:w="1275" w:type="dxa"/>
            <w:noWrap/>
            <w:vAlign w:val="center"/>
            <w:hideMark/>
          </w:tcPr>
          <w:p w14:paraId="4415F148" w14:textId="77777777" w:rsidR="00703B5D" w:rsidRPr="00182FD2" w:rsidRDefault="00703B5D" w:rsidP="001D320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18"/>
                <w:szCs w:val="18"/>
                <w:lang w:eastAsia="es-ES"/>
                <w14:ligatures w14:val="none"/>
              </w:rPr>
            </w:pPr>
          </w:p>
        </w:tc>
      </w:tr>
      <w:tr w:rsidR="00703B5D" w:rsidRPr="00182FD2" w14:paraId="054B6A21" w14:textId="77777777" w:rsidTr="00BE4EBD">
        <w:trPr>
          <w:trHeight w:val="312"/>
        </w:trPr>
        <w:tc>
          <w:tcPr>
            <w:cnfStyle w:val="001000000000" w:firstRow="0" w:lastRow="0" w:firstColumn="1" w:lastColumn="0" w:oddVBand="0" w:evenVBand="0" w:oddHBand="0" w:evenHBand="0" w:firstRowFirstColumn="0" w:firstRowLastColumn="0" w:lastRowFirstColumn="0" w:lastRowLastColumn="0"/>
            <w:tcW w:w="3397" w:type="dxa"/>
            <w:noWrap/>
            <w:hideMark/>
          </w:tcPr>
          <w:p w14:paraId="693FB98B" w14:textId="49A42274" w:rsidR="00703B5D" w:rsidRPr="00182FD2" w:rsidRDefault="00703B5D" w:rsidP="00703B5D">
            <w:pPr>
              <w:jc w:val="left"/>
              <w:rPr>
                <w:rFonts w:ascii="Calibri" w:eastAsia="Times New Roman" w:hAnsi="Calibri" w:cs="Calibri"/>
                <w:color w:val="000000"/>
                <w:kern w:val="0"/>
                <w:sz w:val="18"/>
                <w:szCs w:val="18"/>
                <w:lang w:eastAsia="es-ES"/>
                <w14:ligatures w14:val="none"/>
              </w:rPr>
            </w:pPr>
            <w:r>
              <w:rPr>
                <w:rFonts w:ascii="Calibri" w:eastAsia="Times New Roman" w:hAnsi="Calibri" w:cs="Calibri"/>
                <w:color w:val="000000"/>
                <w:kern w:val="0"/>
                <w:sz w:val="18"/>
                <w:szCs w:val="18"/>
                <w:lang w:eastAsia="es-ES"/>
                <w14:ligatures w14:val="none"/>
              </w:rPr>
              <w:t xml:space="preserve">   </w:t>
            </w:r>
            <w:r w:rsidRPr="00182FD2">
              <w:rPr>
                <w:rFonts w:ascii="Calibri" w:eastAsia="Times New Roman" w:hAnsi="Calibri" w:cs="Calibri"/>
                <w:color w:val="000000"/>
                <w:kern w:val="0"/>
                <w:sz w:val="18"/>
                <w:szCs w:val="18"/>
                <w:lang w:eastAsia="es-ES"/>
                <w14:ligatures w14:val="none"/>
              </w:rPr>
              <w:t>Notificaciones de emergencias</w:t>
            </w:r>
          </w:p>
        </w:tc>
        <w:tc>
          <w:tcPr>
            <w:tcW w:w="1276" w:type="dxa"/>
            <w:noWrap/>
            <w:vAlign w:val="center"/>
            <w:hideMark/>
          </w:tcPr>
          <w:p w14:paraId="4CBDFA30" w14:textId="77777777" w:rsidR="00703B5D" w:rsidRPr="00182FD2" w:rsidRDefault="00703B5D" w:rsidP="001D320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8"/>
                <w:szCs w:val="18"/>
                <w:lang w:eastAsia="es-ES"/>
                <w14:ligatures w14:val="none"/>
              </w:rPr>
            </w:pPr>
          </w:p>
        </w:tc>
        <w:tc>
          <w:tcPr>
            <w:tcW w:w="1276" w:type="dxa"/>
            <w:vAlign w:val="center"/>
          </w:tcPr>
          <w:p w14:paraId="4AFDA5C0" w14:textId="77777777" w:rsidR="00703B5D" w:rsidRPr="00182FD2" w:rsidRDefault="00703B5D" w:rsidP="001D320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8"/>
                <w:szCs w:val="18"/>
                <w:lang w:eastAsia="es-ES"/>
                <w14:ligatures w14:val="none"/>
              </w:rPr>
            </w:pPr>
          </w:p>
        </w:tc>
        <w:tc>
          <w:tcPr>
            <w:tcW w:w="1276" w:type="dxa"/>
            <w:noWrap/>
            <w:vAlign w:val="center"/>
            <w:hideMark/>
          </w:tcPr>
          <w:p w14:paraId="2F33E479" w14:textId="25B5D01D" w:rsidR="00703B5D" w:rsidRPr="00182FD2" w:rsidRDefault="00703B5D" w:rsidP="001D320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8"/>
                <w:szCs w:val="18"/>
                <w:lang w:eastAsia="es-ES"/>
                <w14:ligatures w14:val="none"/>
              </w:rPr>
            </w:pPr>
            <w:r w:rsidRPr="00182FD2">
              <w:rPr>
                <w:rFonts w:ascii="Calibri" w:eastAsia="Times New Roman" w:hAnsi="Calibri" w:cs="Calibri"/>
                <w:color w:val="000000"/>
                <w:kern w:val="0"/>
                <w:sz w:val="18"/>
                <w:szCs w:val="18"/>
                <w:lang w:eastAsia="es-ES"/>
                <w14:ligatures w14:val="none"/>
              </w:rPr>
              <w:t>DS1</w:t>
            </w:r>
          </w:p>
        </w:tc>
        <w:tc>
          <w:tcPr>
            <w:tcW w:w="1275" w:type="dxa"/>
            <w:noWrap/>
            <w:vAlign w:val="center"/>
            <w:hideMark/>
          </w:tcPr>
          <w:p w14:paraId="74D0B20C" w14:textId="77777777" w:rsidR="00703B5D" w:rsidRPr="00182FD2" w:rsidRDefault="00703B5D" w:rsidP="001D320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8"/>
                <w:szCs w:val="18"/>
                <w:lang w:eastAsia="es-ES"/>
                <w14:ligatures w14:val="none"/>
              </w:rPr>
            </w:pPr>
          </w:p>
        </w:tc>
      </w:tr>
      <w:tr w:rsidR="00703B5D" w:rsidRPr="00182FD2" w14:paraId="697ECD16" w14:textId="77777777" w:rsidTr="00BE4EBD">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3397" w:type="dxa"/>
            <w:noWrap/>
            <w:hideMark/>
          </w:tcPr>
          <w:p w14:paraId="39331987" w14:textId="642C64E5" w:rsidR="00703B5D" w:rsidRPr="00182FD2" w:rsidRDefault="00703B5D" w:rsidP="00703B5D">
            <w:pPr>
              <w:jc w:val="left"/>
              <w:rPr>
                <w:rFonts w:ascii="Calibri" w:eastAsia="Times New Roman" w:hAnsi="Calibri" w:cs="Calibri"/>
                <w:color w:val="000000"/>
                <w:kern w:val="0"/>
                <w:sz w:val="18"/>
                <w:szCs w:val="18"/>
                <w:lang w:eastAsia="es-ES"/>
                <w14:ligatures w14:val="none"/>
              </w:rPr>
            </w:pPr>
            <w:r>
              <w:rPr>
                <w:rFonts w:ascii="Calibri" w:eastAsia="Times New Roman" w:hAnsi="Calibri" w:cs="Calibri"/>
                <w:color w:val="000000"/>
                <w:kern w:val="0"/>
                <w:sz w:val="18"/>
                <w:szCs w:val="18"/>
                <w:lang w:eastAsia="es-ES"/>
                <w14:ligatures w14:val="none"/>
              </w:rPr>
              <w:t xml:space="preserve">   </w:t>
            </w:r>
            <w:r w:rsidRPr="00182FD2">
              <w:rPr>
                <w:rFonts w:ascii="Calibri" w:eastAsia="Times New Roman" w:hAnsi="Calibri" w:cs="Calibri"/>
                <w:color w:val="000000"/>
                <w:kern w:val="0"/>
                <w:sz w:val="18"/>
                <w:szCs w:val="18"/>
                <w:lang w:eastAsia="es-ES"/>
                <w14:ligatures w14:val="none"/>
              </w:rPr>
              <w:t>Notificaciones a familiares</w:t>
            </w:r>
          </w:p>
        </w:tc>
        <w:tc>
          <w:tcPr>
            <w:tcW w:w="1276" w:type="dxa"/>
            <w:noWrap/>
            <w:vAlign w:val="center"/>
            <w:hideMark/>
          </w:tcPr>
          <w:p w14:paraId="786729F4" w14:textId="48C96953" w:rsidR="00703B5D" w:rsidRPr="00182FD2" w:rsidRDefault="00703B5D" w:rsidP="001D320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18"/>
                <w:szCs w:val="18"/>
                <w:lang w:eastAsia="es-ES"/>
                <w14:ligatures w14:val="none"/>
              </w:rPr>
            </w:pPr>
          </w:p>
        </w:tc>
        <w:tc>
          <w:tcPr>
            <w:tcW w:w="1276" w:type="dxa"/>
            <w:vAlign w:val="center"/>
          </w:tcPr>
          <w:p w14:paraId="0AB61FFE" w14:textId="127FCD80" w:rsidR="00703B5D" w:rsidRPr="00182FD2" w:rsidRDefault="00950F6F" w:rsidP="001D320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18"/>
                <w:szCs w:val="18"/>
                <w:lang w:eastAsia="es-ES"/>
                <w14:ligatures w14:val="none"/>
              </w:rPr>
            </w:pPr>
            <w:r w:rsidRPr="00182FD2">
              <w:rPr>
                <w:rFonts w:ascii="Calibri" w:eastAsia="Times New Roman" w:hAnsi="Calibri" w:cs="Calibri"/>
                <w:color w:val="000000"/>
                <w:kern w:val="0"/>
                <w:sz w:val="18"/>
                <w:szCs w:val="18"/>
                <w:lang w:eastAsia="es-ES"/>
                <w14:ligatures w14:val="none"/>
              </w:rPr>
              <w:t>DJ2</w:t>
            </w:r>
          </w:p>
        </w:tc>
        <w:tc>
          <w:tcPr>
            <w:tcW w:w="1276" w:type="dxa"/>
            <w:noWrap/>
            <w:vAlign w:val="center"/>
            <w:hideMark/>
          </w:tcPr>
          <w:p w14:paraId="28C174A5" w14:textId="563D5A18" w:rsidR="00703B5D" w:rsidRPr="00182FD2" w:rsidRDefault="00703B5D" w:rsidP="001D320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18"/>
                <w:szCs w:val="18"/>
                <w:lang w:eastAsia="es-ES"/>
                <w14:ligatures w14:val="none"/>
              </w:rPr>
            </w:pPr>
          </w:p>
        </w:tc>
        <w:tc>
          <w:tcPr>
            <w:tcW w:w="1275" w:type="dxa"/>
            <w:noWrap/>
            <w:vAlign w:val="center"/>
            <w:hideMark/>
          </w:tcPr>
          <w:p w14:paraId="20A4B349" w14:textId="77777777" w:rsidR="00703B5D" w:rsidRPr="00182FD2" w:rsidRDefault="00703B5D" w:rsidP="001D320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18"/>
                <w:szCs w:val="18"/>
                <w:lang w:eastAsia="es-ES"/>
                <w14:ligatures w14:val="none"/>
              </w:rPr>
            </w:pPr>
          </w:p>
        </w:tc>
      </w:tr>
      <w:tr w:rsidR="00703B5D" w:rsidRPr="00182FD2" w14:paraId="33467183" w14:textId="77777777" w:rsidTr="00BE4EBD">
        <w:trPr>
          <w:trHeight w:val="312"/>
        </w:trPr>
        <w:tc>
          <w:tcPr>
            <w:cnfStyle w:val="001000000000" w:firstRow="0" w:lastRow="0" w:firstColumn="1" w:lastColumn="0" w:oddVBand="0" w:evenVBand="0" w:oddHBand="0" w:evenHBand="0" w:firstRowFirstColumn="0" w:firstRowLastColumn="0" w:lastRowFirstColumn="0" w:lastRowLastColumn="0"/>
            <w:tcW w:w="3397" w:type="dxa"/>
            <w:noWrap/>
            <w:hideMark/>
          </w:tcPr>
          <w:p w14:paraId="408EAF77" w14:textId="7377A657" w:rsidR="00703B5D" w:rsidRPr="00182FD2" w:rsidRDefault="00703B5D" w:rsidP="00703B5D">
            <w:pPr>
              <w:jc w:val="left"/>
              <w:rPr>
                <w:rFonts w:ascii="Calibri" w:eastAsia="Times New Roman" w:hAnsi="Calibri" w:cs="Calibri"/>
                <w:color w:val="000000"/>
                <w:kern w:val="0"/>
                <w:sz w:val="18"/>
                <w:szCs w:val="18"/>
                <w:lang w:eastAsia="es-ES"/>
                <w14:ligatures w14:val="none"/>
              </w:rPr>
            </w:pPr>
            <w:r w:rsidRPr="00182FD2">
              <w:rPr>
                <w:rFonts w:ascii="Calibri" w:eastAsia="Times New Roman" w:hAnsi="Calibri" w:cs="Calibri"/>
                <w:color w:val="000000"/>
                <w:kern w:val="0"/>
                <w:sz w:val="18"/>
                <w:szCs w:val="18"/>
                <w:lang w:eastAsia="es-ES"/>
                <w14:ligatures w14:val="none"/>
              </w:rPr>
              <w:t>Aplicaciones de usuario app de avisos y mensajería</w:t>
            </w:r>
          </w:p>
        </w:tc>
        <w:tc>
          <w:tcPr>
            <w:tcW w:w="1276" w:type="dxa"/>
            <w:noWrap/>
            <w:vAlign w:val="center"/>
            <w:hideMark/>
          </w:tcPr>
          <w:p w14:paraId="3CEE4657" w14:textId="77777777" w:rsidR="00703B5D" w:rsidRPr="00182FD2" w:rsidRDefault="00703B5D" w:rsidP="001D320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8"/>
                <w:szCs w:val="18"/>
                <w:lang w:eastAsia="es-ES"/>
                <w14:ligatures w14:val="none"/>
              </w:rPr>
            </w:pPr>
          </w:p>
        </w:tc>
        <w:tc>
          <w:tcPr>
            <w:tcW w:w="1276" w:type="dxa"/>
            <w:vAlign w:val="center"/>
          </w:tcPr>
          <w:p w14:paraId="54CA5EF0" w14:textId="77777777" w:rsidR="00703B5D" w:rsidRPr="00182FD2" w:rsidRDefault="00703B5D" w:rsidP="001D320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8"/>
                <w:szCs w:val="18"/>
                <w:lang w:eastAsia="es-ES"/>
                <w14:ligatures w14:val="none"/>
              </w:rPr>
            </w:pPr>
          </w:p>
        </w:tc>
        <w:tc>
          <w:tcPr>
            <w:tcW w:w="1276" w:type="dxa"/>
            <w:noWrap/>
            <w:vAlign w:val="center"/>
            <w:hideMark/>
          </w:tcPr>
          <w:p w14:paraId="1C0D56D8" w14:textId="64F98E06" w:rsidR="00703B5D" w:rsidRPr="00182FD2" w:rsidRDefault="00703B5D" w:rsidP="001D320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8"/>
                <w:szCs w:val="18"/>
                <w:lang w:eastAsia="es-ES"/>
                <w14:ligatures w14:val="none"/>
              </w:rPr>
            </w:pPr>
          </w:p>
        </w:tc>
        <w:tc>
          <w:tcPr>
            <w:tcW w:w="1275" w:type="dxa"/>
            <w:noWrap/>
            <w:vAlign w:val="center"/>
            <w:hideMark/>
          </w:tcPr>
          <w:p w14:paraId="46C94AC6" w14:textId="77777777" w:rsidR="00703B5D" w:rsidRPr="00182FD2" w:rsidRDefault="00703B5D" w:rsidP="001D320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8"/>
                <w:szCs w:val="18"/>
                <w:lang w:eastAsia="es-ES"/>
                <w14:ligatures w14:val="none"/>
              </w:rPr>
            </w:pPr>
          </w:p>
        </w:tc>
      </w:tr>
      <w:tr w:rsidR="00703B5D" w:rsidRPr="00182FD2" w14:paraId="5A92AC38" w14:textId="77777777" w:rsidTr="00BE4EBD">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3397" w:type="dxa"/>
            <w:noWrap/>
            <w:hideMark/>
          </w:tcPr>
          <w:p w14:paraId="307D716D" w14:textId="188E978A" w:rsidR="00703B5D" w:rsidRPr="00182FD2" w:rsidRDefault="00703B5D" w:rsidP="00703B5D">
            <w:pPr>
              <w:jc w:val="left"/>
              <w:rPr>
                <w:rFonts w:ascii="Calibri" w:eastAsia="Times New Roman" w:hAnsi="Calibri" w:cs="Calibri"/>
                <w:color w:val="000000"/>
                <w:kern w:val="0"/>
                <w:sz w:val="18"/>
                <w:szCs w:val="18"/>
                <w:lang w:eastAsia="es-ES"/>
                <w14:ligatures w14:val="none"/>
              </w:rPr>
            </w:pPr>
            <w:r>
              <w:rPr>
                <w:rFonts w:ascii="Calibri" w:eastAsia="Times New Roman" w:hAnsi="Calibri" w:cs="Calibri"/>
                <w:color w:val="000000"/>
                <w:kern w:val="0"/>
                <w:sz w:val="18"/>
                <w:szCs w:val="18"/>
                <w:lang w:eastAsia="es-ES"/>
                <w14:ligatures w14:val="none"/>
              </w:rPr>
              <w:t xml:space="preserve">   </w:t>
            </w:r>
            <w:r w:rsidRPr="00182FD2">
              <w:rPr>
                <w:rFonts w:ascii="Calibri" w:eastAsia="Times New Roman" w:hAnsi="Calibri" w:cs="Calibri"/>
                <w:color w:val="000000"/>
                <w:kern w:val="0"/>
                <w:sz w:val="18"/>
                <w:szCs w:val="18"/>
                <w:lang w:eastAsia="es-ES"/>
                <w14:ligatures w14:val="none"/>
              </w:rPr>
              <w:t>Archivo de mensajes</w:t>
            </w:r>
          </w:p>
        </w:tc>
        <w:tc>
          <w:tcPr>
            <w:tcW w:w="1276" w:type="dxa"/>
            <w:noWrap/>
            <w:vAlign w:val="center"/>
            <w:hideMark/>
          </w:tcPr>
          <w:p w14:paraId="57753D56" w14:textId="77777777" w:rsidR="00703B5D" w:rsidRPr="00182FD2" w:rsidRDefault="00703B5D" w:rsidP="001D320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18"/>
                <w:szCs w:val="18"/>
                <w:lang w:eastAsia="es-ES"/>
                <w14:ligatures w14:val="none"/>
              </w:rPr>
            </w:pPr>
          </w:p>
        </w:tc>
        <w:tc>
          <w:tcPr>
            <w:tcW w:w="1276" w:type="dxa"/>
            <w:vAlign w:val="center"/>
          </w:tcPr>
          <w:p w14:paraId="068BB6D0" w14:textId="7E656D17" w:rsidR="00703B5D" w:rsidRPr="00182FD2" w:rsidRDefault="003B1E23" w:rsidP="001D320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18"/>
                <w:szCs w:val="18"/>
                <w:lang w:eastAsia="es-ES"/>
                <w14:ligatures w14:val="none"/>
              </w:rPr>
            </w:pPr>
            <w:r w:rsidRPr="00182FD2">
              <w:rPr>
                <w:rFonts w:ascii="Calibri" w:eastAsia="Times New Roman" w:hAnsi="Calibri" w:cs="Calibri"/>
                <w:color w:val="000000"/>
                <w:kern w:val="0"/>
                <w:sz w:val="18"/>
                <w:szCs w:val="18"/>
                <w:lang w:eastAsia="es-ES"/>
                <w14:ligatures w14:val="none"/>
              </w:rPr>
              <w:t>DJ2</w:t>
            </w:r>
          </w:p>
        </w:tc>
        <w:tc>
          <w:tcPr>
            <w:tcW w:w="1276" w:type="dxa"/>
            <w:noWrap/>
            <w:vAlign w:val="center"/>
            <w:hideMark/>
          </w:tcPr>
          <w:p w14:paraId="47BEE4CF" w14:textId="7A5E1655" w:rsidR="00703B5D" w:rsidRPr="00182FD2" w:rsidRDefault="00703B5D" w:rsidP="001D320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18"/>
                <w:szCs w:val="18"/>
                <w:lang w:eastAsia="es-ES"/>
                <w14:ligatures w14:val="none"/>
              </w:rPr>
            </w:pPr>
          </w:p>
        </w:tc>
        <w:tc>
          <w:tcPr>
            <w:tcW w:w="1275" w:type="dxa"/>
            <w:noWrap/>
            <w:vAlign w:val="center"/>
            <w:hideMark/>
          </w:tcPr>
          <w:p w14:paraId="015CA781" w14:textId="5360A5C1" w:rsidR="00703B5D" w:rsidRPr="00182FD2" w:rsidRDefault="00703B5D" w:rsidP="001D320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18"/>
                <w:szCs w:val="18"/>
                <w:lang w:eastAsia="es-ES"/>
                <w14:ligatures w14:val="none"/>
              </w:rPr>
            </w:pPr>
          </w:p>
        </w:tc>
      </w:tr>
      <w:tr w:rsidR="00703B5D" w:rsidRPr="00182FD2" w14:paraId="09AAFB76" w14:textId="77777777" w:rsidTr="00BE4EBD">
        <w:trPr>
          <w:trHeight w:val="312"/>
        </w:trPr>
        <w:tc>
          <w:tcPr>
            <w:cnfStyle w:val="001000000000" w:firstRow="0" w:lastRow="0" w:firstColumn="1" w:lastColumn="0" w:oddVBand="0" w:evenVBand="0" w:oddHBand="0" w:evenHBand="0" w:firstRowFirstColumn="0" w:firstRowLastColumn="0" w:lastRowFirstColumn="0" w:lastRowLastColumn="0"/>
            <w:tcW w:w="3397" w:type="dxa"/>
            <w:noWrap/>
            <w:hideMark/>
          </w:tcPr>
          <w:p w14:paraId="47E5CE90" w14:textId="11A871F0" w:rsidR="00703B5D" w:rsidRPr="00182FD2" w:rsidRDefault="00703B5D" w:rsidP="00703B5D">
            <w:pPr>
              <w:jc w:val="left"/>
              <w:rPr>
                <w:rFonts w:ascii="Calibri" w:eastAsia="Times New Roman" w:hAnsi="Calibri" w:cs="Calibri"/>
                <w:color w:val="000000"/>
                <w:kern w:val="0"/>
                <w:sz w:val="18"/>
                <w:szCs w:val="18"/>
                <w:lang w:eastAsia="es-ES"/>
                <w14:ligatures w14:val="none"/>
              </w:rPr>
            </w:pPr>
            <w:r>
              <w:rPr>
                <w:rFonts w:ascii="Calibri" w:eastAsia="Times New Roman" w:hAnsi="Calibri" w:cs="Calibri"/>
                <w:color w:val="000000"/>
                <w:kern w:val="0"/>
                <w:sz w:val="18"/>
                <w:szCs w:val="18"/>
                <w:lang w:eastAsia="es-ES"/>
                <w14:ligatures w14:val="none"/>
              </w:rPr>
              <w:t xml:space="preserve">   </w:t>
            </w:r>
            <w:r w:rsidRPr="00182FD2">
              <w:rPr>
                <w:rFonts w:ascii="Calibri" w:eastAsia="Times New Roman" w:hAnsi="Calibri" w:cs="Calibri"/>
                <w:color w:val="000000"/>
                <w:kern w:val="0"/>
                <w:sz w:val="18"/>
                <w:szCs w:val="18"/>
                <w:lang w:eastAsia="es-ES"/>
                <w14:ligatures w14:val="none"/>
              </w:rPr>
              <w:t>Histórico de alertas</w:t>
            </w:r>
          </w:p>
        </w:tc>
        <w:tc>
          <w:tcPr>
            <w:tcW w:w="1276" w:type="dxa"/>
            <w:noWrap/>
            <w:vAlign w:val="center"/>
            <w:hideMark/>
          </w:tcPr>
          <w:p w14:paraId="56325708" w14:textId="77777777" w:rsidR="00703B5D" w:rsidRPr="00182FD2" w:rsidRDefault="00703B5D" w:rsidP="001D320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8"/>
                <w:szCs w:val="18"/>
                <w:lang w:eastAsia="es-ES"/>
                <w14:ligatures w14:val="none"/>
              </w:rPr>
            </w:pPr>
            <w:r w:rsidRPr="00182FD2">
              <w:rPr>
                <w:rFonts w:ascii="Calibri" w:eastAsia="Times New Roman" w:hAnsi="Calibri" w:cs="Calibri"/>
                <w:color w:val="000000"/>
                <w:kern w:val="0"/>
                <w:sz w:val="18"/>
                <w:szCs w:val="18"/>
                <w:lang w:eastAsia="es-ES"/>
                <w14:ligatures w14:val="none"/>
              </w:rPr>
              <w:t>DJ1</w:t>
            </w:r>
          </w:p>
        </w:tc>
        <w:tc>
          <w:tcPr>
            <w:tcW w:w="1276" w:type="dxa"/>
            <w:vAlign w:val="center"/>
          </w:tcPr>
          <w:p w14:paraId="22962A38" w14:textId="77777777" w:rsidR="00703B5D" w:rsidRPr="00182FD2" w:rsidRDefault="00703B5D" w:rsidP="001D320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8"/>
                <w:szCs w:val="18"/>
                <w:lang w:eastAsia="es-ES"/>
                <w14:ligatures w14:val="none"/>
              </w:rPr>
            </w:pPr>
          </w:p>
        </w:tc>
        <w:tc>
          <w:tcPr>
            <w:tcW w:w="1276" w:type="dxa"/>
            <w:noWrap/>
            <w:vAlign w:val="center"/>
            <w:hideMark/>
          </w:tcPr>
          <w:p w14:paraId="6441BD3F" w14:textId="6FEE433B" w:rsidR="00703B5D" w:rsidRPr="00182FD2" w:rsidRDefault="00703B5D" w:rsidP="001D320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8"/>
                <w:szCs w:val="18"/>
                <w:lang w:eastAsia="es-ES"/>
                <w14:ligatures w14:val="none"/>
              </w:rPr>
            </w:pPr>
          </w:p>
        </w:tc>
        <w:tc>
          <w:tcPr>
            <w:tcW w:w="1275" w:type="dxa"/>
            <w:noWrap/>
            <w:vAlign w:val="center"/>
            <w:hideMark/>
          </w:tcPr>
          <w:p w14:paraId="490616F1" w14:textId="77777777" w:rsidR="00703B5D" w:rsidRPr="00182FD2" w:rsidRDefault="00703B5D" w:rsidP="001D320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8"/>
                <w:szCs w:val="18"/>
                <w:lang w:eastAsia="es-ES"/>
                <w14:ligatures w14:val="none"/>
              </w:rPr>
            </w:pPr>
          </w:p>
        </w:tc>
      </w:tr>
      <w:tr w:rsidR="00703B5D" w:rsidRPr="00182FD2" w14:paraId="4FB691C9" w14:textId="77777777" w:rsidTr="00BE4EBD">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3397" w:type="dxa"/>
            <w:noWrap/>
            <w:hideMark/>
          </w:tcPr>
          <w:p w14:paraId="7F7DA485" w14:textId="0760EB84" w:rsidR="00703B5D" w:rsidRPr="00182FD2" w:rsidRDefault="00703B5D" w:rsidP="00703B5D">
            <w:pPr>
              <w:jc w:val="left"/>
              <w:rPr>
                <w:rFonts w:ascii="Calibri" w:eastAsia="Times New Roman" w:hAnsi="Calibri" w:cs="Calibri"/>
                <w:color w:val="000000"/>
                <w:kern w:val="0"/>
                <w:sz w:val="18"/>
                <w:szCs w:val="18"/>
                <w:lang w:eastAsia="es-ES"/>
                <w14:ligatures w14:val="none"/>
              </w:rPr>
            </w:pPr>
            <w:r>
              <w:rPr>
                <w:rFonts w:ascii="Calibri" w:eastAsia="Times New Roman" w:hAnsi="Calibri" w:cs="Calibri"/>
                <w:color w:val="000000"/>
                <w:kern w:val="0"/>
                <w:sz w:val="18"/>
                <w:szCs w:val="18"/>
                <w:lang w:eastAsia="es-ES"/>
                <w14:ligatures w14:val="none"/>
              </w:rPr>
              <w:t xml:space="preserve">   </w:t>
            </w:r>
            <w:r w:rsidRPr="00182FD2">
              <w:rPr>
                <w:rFonts w:ascii="Calibri" w:eastAsia="Times New Roman" w:hAnsi="Calibri" w:cs="Calibri"/>
                <w:color w:val="000000"/>
                <w:kern w:val="0"/>
                <w:sz w:val="18"/>
                <w:szCs w:val="18"/>
                <w:lang w:eastAsia="es-ES"/>
                <w14:ligatures w14:val="none"/>
              </w:rPr>
              <w:t>Adición de mensajes</w:t>
            </w:r>
          </w:p>
        </w:tc>
        <w:tc>
          <w:tcPr>
            <w:tcW w:w="1276" w:type="dxa"/>
            <w:noWrap/>
            <w:vAlign w:val="center"/>
            <w:hideMark/>
          </w:tcPr>
          <w:p w14:paraId="121D8D89" w14:textId="26B7ADA3" w:rsidR="00703B5D" w:rsidRPr="00182FD2" w:rsidRDefault="00703B5D" w:rsidP="001D320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18"/>
                <w:szCs w:val="18"/>
                <w:lang w:eastAsia="es-ES"/>
                <w14:ligatures w14:val="none"/>
              </w:rPr>
            </w:pPr>
          </w:p>
        </w:tc>
        <w:tc>
          <w:tcPr>
            <w:tcW w:w="1276" w:type="dxa"/>
            <w:vAlign w:val="center"/>
          </w:tcPr>
          <w:p w14:paraId="308813D2" w14:textId="77777777" w:rsidR="00703B5D" w:rsidRPr="00182FD2" w:rsidRDefault="00703B5D" w:rsidP="001D320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18"/>
                <w:szCs w:val="18"/>
                <w:lang w:eastAsia="es-ES"/>
                <w14:ligatures w14:val="none"/>
              </w:rPr>
            </w:pPr>
          </w:p>
        </w:tc>
        <w:tc>
          <w:tcPr>
            <w:tcW w:w="1276" w:type="dxa"/>
            <w:noWrap/>
            <w:vAlign w:val="center"/>
            <w:hideMark/>
          </w:tcPr>
          <w:p w14:paraId="12CB8721" w14:textId="12063A65" w:rsidR="00703B5D" w:rsidRPr="00182FD2" w:rsidRDefault="003B1E23" w:rsidP="001D320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18"/>
                <w:szCs w:val="18"/>
                <w:lang w:eastAsia="es-ES"/>
                <w14:ligatures w14:val="none"/>
              </w:rPr>
            </w:pPr>
            <w:r w:rsidRPr="00182FD2">
              <w:rPr>
                <w:rFonts w:ascii="Calibri" w:eastAsia="Times New Roman" w:hAnsi="Calibri" w:cs="Calibri"/>
                <w:color w:val="000000"/>
                <w:kern w:val="0"/>
                <w:sz w:val="18"/>
                <w:szCs w:val="18"/>
                <w:lang w:eastAsia="es-ES"/>
                <w14:ligatures w14:val="none"/>
              </w:rPr>
              <w:t>DS1</w:t>
            </w:r>
          </w:p>
        </w:tc>
        <w:tc>
          <w:tcPr>
            <w:tcW w:w="1275" w:type="dxa"/>
            <w:noWrap/>
            <w:vAlign w:val="center"/>
            <w:hideMark/>
          </w:tcPr>
          <w:p w14:paraId="250BC5F8" w14:textId="77777777" w:rsidR="00703B5D" w:rsidRPr="00182FD2" w:rsidRDefault="00703B5D" w:rsidP="001D320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18"/>
                <w:szCs w:val="18"/>
                <w:lang w:eastAsia="es-ES"/>
                <w14:ligatures w14:val="none"/>
              </w:rPr>
            </w:pPr>
          </w:p>
        </w:tc>
      </w:tr>
      <w:tr w:rsidR="00703B5D" w:rsidRPr="00182FD2" w14:paraId="476E6045" w14:textId="77777777" w:rsidTr="00BE4EBD">
        <w:trPr>
          <w:trHeight w:val="312"/>
        </w:trPr>
        <w:tc>
          <w:tcPr>
            <w:cnfStyle w:val="001000000000" w:firstRow="0" w:lastRow="0" w:firstColumn="1" w:lastColumn="0" w:oddVBand="0" w:evenVBand="0" w:oddHBand="0" w:evenHBand="0" w:firstRowFirstColumn="0" w:firstRowLastColumn="0" w:lastRowFirstColumn="0" w:lastRowLastColumn="0"/>
            <w:tcW w:w="3397" w:type="dxa"/>
            <w:noWrap/>
            <w:hideMark/>
          </w:tcPr>
          <w:p w14:paraId="2A03ABEE" w14:textId="07B92824" w:rsidR="00703B5D" w:rsidRPr="00182FD2" w:rsidRDefault="00703B5D" w:rsidP="00703B5D">
            <w:pPr>
              <w:jc w:val="left"/>
              <w:rPr>
                <w:rFonts w:ascii="Calibri" w:eastAsia="Times New Roman" w:hAnsi="Calibri" w:cs="Calibri"/>
                <w:color w:val="000000"/>
                <w:kern w:val="0"/>
                <w:sz w:val="18"/>
                <w:szCs w:val="18"/>
                <w:lang w:eastAsia="es-ES"/>
                <w14:ligatures w14:val="none"/>
              </w:rPr>
            </w:pPr>
            <w:r>
              <w:rPr>
                <w:rFonts w:ascii="Calibri" w:eastAsia="Times New Roman" w:hAnsi="Calibri" w:cs="Calibri"/>
                <w:color w:val="000000"/>
                <w:kern w:val="0"/>
                <w:sz w:val="18"/>
                <w:szCs w:val="18"/>
                <w:lang w:eastAsia="es-ES"/>
                <w14:ligatures w14:val="none"/>
              </w:rPr>
              <w:t xml:space="preserve">   </w:t>
            </w:r>
            <w:r w:rsidRPr="00182FD2">
              <w:rPr>
                <w:rFonts w:ascii="Calibri" w:eastAsia="Times New Roman" w:hAnsi="Calibri" w:cs="Calibri"/>
                <w:color w:val="000000"/>
                <w:kern w:val="0"/>
                <w:sz w:val="18"/>
                <w:szCs w:val="18"/>
                <w:lang w:eastAsia="es-ES"/>
                <w14:ligatures w14:val="none"/>
              </w:rPr>
              <w:t>Listado de mensajes (dentro de una conversación)</w:t>
            </w:r>
          </w:p>
        </w:tc>
        <w:tc>
          <w:tcPr>
            <w:tcW w:w="1276" w:type="dxa"/>
            <w:noWrap/>
            <w:vAlign w:val="center"/>
            <w:hideMark/>
          </w:tcPr>
          <w:p w14:paraId="69E7901E" w14:textId="0EAC5664" w:rsidR="00703B5D" w:rsidRPr="00182FD2" w:rsidRDefault="00703B5D" w:rsidP="001D320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8"/>
                <w:szCs w:val="18"/>
                <w:lang w:eastAsia="es-ES"/>
                <w14:ligatures w14:val="none"/>
              </w:rPr>
            </w:pPr>
          </w:p>
        </w:tc>
        <w:tc>
          <w:tcPr>
            <w:tcW w:w="1276" w:type="dxa"/>
            <w:vAlign w:val="center"/>
          </w:tcPr>
          <w:p w14:paraId="5389E7EA" w14:textId="77777777" w:rsidR="00703B5D" w:rsidRPr="00182FD2" w:rsidRDefault="00703B5D" w:rsidP="001D320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8"/>
                <w:szCs w:val="18"/>
                <w:lang w:eastAsia="es-ES"/>
                <w14:ligatures w14:val="none"/>
              </w:rPr>
            </w:pPr>
          </w:p>
        </w:tc>
        <w:tc>
          <w:tcPr>
            <w:tcW w:w="1276" w:type="dxa"/>
            <w:noWrap/>
            <w:vAlign w:val="center"/>
            <w:hideMark/>
          </w:tcPr>
          <w:p w14:paraId="7390B3C0" w14:textId="3485365D" w:rsidR="00703B5D" w:rsidRPr="00182FD2" w:rsidRDefault="009323A4" w:rsidP="001D320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8"/>
                <w:szCs w:val="18"/>
                <w:lang w:eastAsia="es-ES"/>
                <w14:ligatures w14:val="none"/>
              </w:rPr>
            </w:pPr>
            <w:r w:rsidRPr="00182FD2">
              <w:rPr>
                <w:rFonts w:ascii="Calibri" w:eastAsia="Times New Roman" w:hAnsi="Calibri" w:cs="Calibri"/>
                <w:color w:val="000000"/>
                <w:kern w:val="0"/>
                <w:sz w:val="18"/>
                <w:szCs w:val="18"/>
                <w:lang w:eastAsia="es-ES"/>
                <w14:ligatures w14:val="none"/>
              </w:rPr>
              <w:t>DS1</w:t>
            </w:r>
          </w:p>
        </w:tc>
        <w:tc>
          <w:tcPr>
            <w:tcW w:w="1275" w:type="dxa"/>
            <w:noWrap/>
            <w:vAlign w:val="center"/>
            <w:hideMark/>
          </w:tcPr>
          <w:p w14:paraId="114CB953" w14:textId="77777777" w:rsidR="00703B5D" w:rsidRPr="00182FD2" w:rsidRDefault="00703B5D" w:rsidP="001D320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8"/>
                <w:szCs w:val="18"/>
                <w:lang w:eastAsia="es-ES"/>
                <w14:ligatures w14:val="none"/>
              </w:rPr>
            </w:pPr>
          </w:p>
        </w:tc>
      </w:tr>
      <w:tr w:rsidR="00703B5D" w:rsidRPr="00182FD2" w14:paraId="6D0D5067" w14:textId="77777777" w:rsidTr="00BE4EBD">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3397" w:type="dxa"/>
            <w:noWrap/>
            <w:hideMark/>
          </w:tcPr>
          <w:p w14:paraId="70701CF7" w14:textId="5363398F" w:rsidR="00703B5D" w:rsidRPr="00182FD2" w:rsidRDefault="00703B5D" w:rsidP="00703B5D">
            <w:pPr>
              <w:jc w:val="left"/>
              <w:rPr>
                <w:rFonts w:ascii="Calibri" w:eastAsia="Times New Roman" w:hAnsi="Calibri" w:cs="Calibri"/>
                <w:color w:val="000000"/>
                <w:kern w:val="0"/>
                <w:sz w:val="18"/>
                <w:szCs w:val="18"/>
                <w:lang w:eastAsia="es-ES"/>
                <w14:ligatures w14:val="none"/>
              </w:rPr>
            </w:pPr>
            <w:r>
              <w:rPr>
                <w:rFonts w:ascii="Calibri" w:eastAsia="Times New Roman" w:hAnsi="Calibri" w:cs="Calibri"/>
                <w:color w:val="000000"/>
                <w:kern w:val="0"/>
                <w:sz w:val="18"/>
                <w:szCs w:val="18"/>
                <w:lang w:eastAsia="es-ES"/>
                <w14:ligatures w14:val="none"/>
              </w:rPr>
              <w:t xml:space="preserve">   </w:t>
            </w:r>
            <w:r w:rsidRPr="00182FD2">
              <w:rPr>
                <w:rFonts w:ascii="Calibri" w:eastAsia="Times New Roman" w:hAnsi="Calibri" w:cs="Calibri"/>
                <w:color w:val="000000"/>
                <w:kern w:val="0"/>
                <w:sz w:val="18"/>
                <w:szCs w:val="18"/>
                <w:lang w:eastAsia="es-ES"/>
                <w14:ligatures w14:val="none"/>
              </w:rPr>
              <w:t>Creación de una conversación</w:t>
            </w:r>
          </w:p>
        </w:tc>
        <w:tc>
          <w:tcPr>
            <w:tcW w:w="1276" w:type="dxa"/>
            <w:noWrap/>
            <w:vAlign w:val="center"/>
            <w:hideMark/>
          </w:tcPr>
          <w:p w14:paraId="18143122" w14:textId="6C504C33" w:rsidR="00703B5D" w:rsidRPr="00182FD2" w:rsidRDefault="00703B5D" w:rsidP="001D320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18"/>
                <w:szCs w:val="18"/>
                <w:lang w:eastAsia="es-ES"/>
                <w14:ligatures w14:val="none"/>
              </w:rPr>
            </w:pPr>
          </w:p>
        </w:tc>
        <w:tc>
          <w:tcPr>
            <w:tcW w:w="1276" w:type="dxa"/>
            <w:vAlign w:val="center"/>
          </w:tcPr>
          <w:p w14:paraId="7B583584" w14:textId="77777777" w:rsidR="00703B5D" w:rsidRPr="00182FD2" w:rsidRDefault="00703B5D" w:rsidP="001D320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18"/>
                <w:szCs w:val="18"/>
                <w:lang w:eastAsia="es-ES"/>
                <w14:ligatures w14:val="none"/>
              </w:rPr>
            </w:pPr>
          </w:p>
        </w:tc>
        <w:tc>
          <w:tcPr>
            <w:tcW w:w="1276" w:type="dxa"/>
            <w:noWrap/>
            <w:vAlign w:val="center"/>
            <w:hideMark/>
          </w:tcPr>
          <w:p w14:paraId="59ADB380" w14:textId="3C6B4C3B" w:rsidR="00703B5D" w:rsidRPr="00182FD2" w:rsidRDefault="00703B5D" w:rsidP="001D320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18"/>
                <w:szCs w:val="18"/>
                <w:lang w:eastAsia="es-ES"/>
                <w14:ligatures w14:val="none"/>
              </w:rPr>
            </w:pPr>
          </w:p>
        </w:tc>
        <w:tc>
          <w:tcPr>
            <w:tcW w:w="1275" w:type="dxa"/>
            <w:noWrap/>
            <w:vAlign w:val="center"/>
            <w:hideMark/>
          </w:tcPr>
          <w:p w14:paraId="77CC20A5" w14:textId="6F6B4FDE" w:rsidR="00703B5D" w:rsidRPr="00182FD2" w:rsidRDefault="00A15FB8" w:rsidP="001D320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18"/>
                <w:szCs w:val="18"/>
                <w:lang w:eastAsia="es-ES"/>
                <w14:ligatures w14:val="none"/>
              </w:rPr>
            </w:pPr>
            <w:r w:rsidRPr="00182FD2">
              <w:rPr>
                <w:rFonts w:ascii="Calibri" w:eastAsia="Times New Roman" w:hAnsi="Calibri" w:cs="Calibri"/>
                <w:color w:val="000000"/>
                <w:kern w:val="0"/>
                <w:sz w:val="18"/>
                <w:szCs w:val="18"/>
                <w:lang w:eastAsia="es-ES"/>
                <w14:ligatures w14:val="none"/>
              </w:rPr>
              <w:t>DS2</w:t>
            </w:r>
          </w:p>
        </w:tc>
      </w:tr>
      <w:tr w:rsidR="00703B5D" w:rsidRPr="00182FD2" w14:paraId="1110C2FF" w14:textId="77777777" w:rsidTr="00BE4EBD">
        <w:trPr>
          <w:trHeight w:val="312"/>
        </w:trPr>
        <w:tc>
          <w:tcPr>
            <w:cnfStyle w:val="001000000000" w:firstRow="0" w:lastRow="0" w:firstColumn="1" w:lastColumn="0" w:oddVBand="0" w:evenVBand="0" w:oddHBand="0" w:evenHBand="0" w:firstRowFirstColumn="0" w:firstRowLastColumn="0" w:lastRowFirstColumn="0" w:lastRowLastColumn="0"/>
            <w:tcW w:w="3397" w:type="dxa"/>
            <w:noWrap/>
            <w:hideMark/>
          </w:tcPr>
          <w:p w14:paraId="32D26000" w14:textId="024F9A76" w:rsidR="00703B5D" w:rsidRPr="00182FD2" w:rsidRDefault="00703B5D" w:rsidP="00703B5D">
            <w:pPr>
              <w:jc w:val="left"/>
              <w:rPr>
                <w:rFonts w:ascii="Calibri" w:eastAsia="Times New Roman" w:hAnsi="Calibri" w:cs="Calibri"/>
                <w:color w:val="000000"/>
                <w:kern w:val="0"/>
                <w:sz w:val="18"/>
                <w:szCs w:val="18"/>
                <w:lang w:eastAsia="es-ES"/>
                <w14:ligatures w14:val="none"/>
              </w:rPr>
            </w:pPr>
            <w:r>
              <w:rPr>
                <w:rFonts w:ascii="Calibri" w:eastAsia="Times New Roman" w:hAnsi="Calibri" w:cs="Calibri"/>
                <w:color w:val="000000"/>
                <w:kern w:val="0"/>
                <w:sz w:val="18"/>
                <w:szCs w:val="18"/>
                <w:lang w:eastAsia="es-ES"/>
                <w14:ligatures w14:val="none"/>
              </w:rPr>
              <w:t xml:space="preserve">   </w:t>
            </w:r>
            <w:r w:rsidRPr="00182FD2">
              <w:rPr>
                <w:rFonts w:ascii="Calibri" w:eastAsia="Times New Roman" w:hAnsi="Calibri" w:cs="Calibri"/>
                <w:color w:val="000000"/>
                <w:kern w:val="0"/>
                <w:sz w:val="18"/>
                <w:szCs w:val="18"/>
                <w:lang w:eastAsia="es-ES"/>
                <w14:ligatures w14:val="none"/>
              </w:rPr>
              <w:t>Listado de alertas</w:t>
            </w:r>
          </w:p>
        </w:tc>
        <w:tc>
          <w:tcPr>
            <w:tcW w:w="1276" w:type="dxa"/>
            <w:noWrap/>
            <w:vAlign w:val="center"/>
            <w:hideMark/>
          </w:tcPr>
          <w:p w14:paraId="4BB9BF15" w14:textId="77777777" w:rsidR="00703B5D" w:rsidRPr="00182FD2" w:rsidRDefault="00703B5D" w:rsidP="001D320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8"/>
                <w:szCs w:val="18"/>
                <w:lang w:eastAsia="es-ES"/>
                <w14:ligatures w14:val="none"/>
              </w:rPr>
            </w:pPr>
            <w:r w:rsidRPr="00182FD2">
              <w:rPr>
                <w:rFonts w:ascii="Calibri" w:eastAsia="Times New Roman" w:hAnsi="Calibri" w:cs="Calibri"/>
                <w:color w:val="000000"/>
                <w:kern w:val="0"/>
                <w:sz w:val="18"/>
                <w:szCs w:val="18"/>
                <w:lang w:eastAsia="es-ES"/>
                <w14:ligatures w14:val="none"/>
              </w:rPr>
              <w:t>DJ1</w:t>
            </w:r>
          </w:p>
        </w:tc>
        <w:tc>
          <w:tcPr>
            <w:tcW w:w="1276" w:type="dxa"/>
            <w:vAlign w:val="center"/>
          </w:tcPr>
          <w:p w14:paraId="6F5E5FC4" w14:textId="77777777" w:rsidR="00703B5D" w:rsidRPr="00182FD2" w:rsidRDefault="00703B5D" w:rsidP="001D320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8"/>
                <w:szCs w:val="18"/>
                <w:lang w:eastAsia="es-ES"/>
                <w14:ligatures w14:val="none"/>
              </w:rPr>
            </w:pPr>
          </w:p>
        </w:tc>
        <w:tc>
          <w:tcPr>
            <w:tcW w:w="1276" w:type="dxa"/>
            <w:noWrap/>
            <w:vAlign w:val="center"/>
            <w:hideMark/>
          </w:tcPr>
          <w:p w14:paraId="2FE475BA" w14:textId="1E7AFD91" w:rsidR="00703B5D" w:rsidRPr="00182FD2" w:rsidRDefault="00703B5D" w:rsidP="001D320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8"/>
                <w:szCs w:val="18"/>
                <w:lang w:eastAsia="es-ES"/>
                <w14:ligatures w14:val="none"/>
              </w:rPr>
            </w:pPr>
          </w:p>
        </w:tc>
        <w:tc>
          <w:tcPr>
            <w:tcW w:w="1275" w:type="dxa"/>
            <w:noWrap/>
            <w:vAlign w:val="center"/>
            <w:hideMark/>
          </w:tcPr>
          <w:p w14:paraId="6A852607" w14:textId="77777777" w:rsidR="00703B5D" w:rsidRPr="00182FD2" w:rsidRDefault="00703B5D" w:rsidP="001D320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8"/>
                <w:szCs w:val="18"/>
                <w:lang w:eastAsia="es-ES"/>
                <w14:ligatures w14:val="none"/>
              </w:rPr>
            </w:pPr>
          </w:p>
        </w:tc>
      </w:tr>
      <w:tr w:rsidR="00A15FB8" w:rsidRPr="00182FD2" w14:paraId="10CBE27E" w14:textId="77777777" w:rsidTr="00BE4EBD">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3397" w:type="dxa"/>
            <w:noWrap/>
            <w:hideMark/>
          </w:tcPr>
          <w:p w14:paraId="4B156C0E" w14:textId="237967AD" w:rsidR="00A15FB8" w:rsidRPr="00182FD2" w:rsidRDefault="00A15FB8" w:rsidP="00A15FB8">
            <w:pPr>
              <w:jc w:val="left"/>
              <w:rPr>
                <w:rFonts w:ascii="Calibri" w:eastAsia="Times New Roman" w:hAnsi="Calibri" w:cs="Calibri"/>
                <w:color w:val="000000"/>
                <w:kern w:val="0"/>
                <w:sz w:val="18"/>
                <w:szCs w:val="18"/>
                <w:lang w:eastAsia="es-ES"/>
                <w14:ligatures w14:val="none"/>
              </w:rPr>
            </w:pPr>
            <w:r>
              <w:rPr>
                <w:rFonts w:ascii="Calibri" w:eastAsia="Times New Roman" w:hAnsi="Calibri" w:cs="Calibri"/>
                <w:color w:val="000000"/>
                <w:kern w:val="0"/>
                <w:sz w:val="18"/>
                <w:szCs w:val="18"/>
                <w:lang w:eastAsia="es-ES"/>
                <w14:ligatures w14:val="none"/>
              </w:rPr>
              <w:t xml:space="preserve">   </w:t>
            </w:r>
            <w:r w:rsidRPr="00182FD2">
              <w:rPr>
                <w:rFonts w:ascii="Calibri" w:eastAsia="Times New Roman" w:hAnsi="Calibri" w:cs="Calibri"/>
                <w:color w:val="000000"/>
                <w:kern w:val="0"/>
                <w:sz w:val="18"/>
                <w:szCs w:val="18"/>
                <w:lang w:eastAsia="es-ES"/>
                <w14:ligatures w14:val="none"/>
              </w:rPr>
              <w:t>Filtrado de alertas</w:t>
            </w:r>
          </w:p>
        </w:tc>
        <w:tc>
          <w:tcPr>
            <w:tcW w:w="1276" w:type="dxa"/>
            <w:noWrap/>
            <w:vAlign w:val="center"/>
            <w:hideMark/>
          </w:tcPr>
          <w:p w14:paraId="0FDF3080" w14:textId="77777777" w:rsidR="00A15FB8" w:rsidRPr="00182FD2" w:rsidRDefault="00A15FB8" w:rsidP="001D320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18"/>
                <w:szCs w:val="18"/>
                <w:lang w:eastAsia="es-ES"/>
                <w14:ligatures w14:val="none"/>
              </w:rPr>
            </w:pPr>
          </w:p>
        </w:tc>
        <w:tc>
          <w:tcPr>
            <w:tcW w:w="1276" w:type="dxa"/>
            <w:vAlign w:val="center"/>
          </w:tcPr>
          <w:p w14:paraId="0A514FDE" w14:textId="77777777" w:rsidR="00A15FB8" w:rsidRPr="00182FD2" w:rsidRDefault="00A15FB8" w:rsidP="001D320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18"/>
                <w:szCs w:val="18"/>
                <w:lang w:eastAsia="es-ES"/>
                <w14:ligatures w14:val="none"/>
              </w:rPr>
            </w:pPr>
          </w:p>
        </w:tc>
        <w:tc>
          <w:tcPr>
            <w:tcW w:w="1276" w:type="dxa"/>
            <w:noWrap/>
            <w:vAlign w:val="center"/>
          </w:tcPr>
          <w:p w14:paraId="0054690F" w14:textId="4C830BCC" w:rsidR="00A15FB8" w:rsidRPr="00182FD2" w:rsidRDefault="00A15FB8" w:rsidP="001D320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18"/>
                <w:szCs w:val="18"/>
                <w:lang w:eastAsia="es-ES"/>
                <w14:ligatures w14:val="none"/>
              </w:rPr>
            </w:pPr>
          </w:p>
        </w:tc>
        <w:tc>
          <w:tcPr>
            <w:tcW w:w="1275" w:type="dxa"/>
            <w:noWrap/>
            <w:vAlign w:val="center"/>
            <w:hideMark/>
          </w:tcPr>
          <w:p w14:paraId="414F0DA9" w14:textId="321EACD7" w:rsidR="00A15FB8" w:rsidRPr="00182FD2" w:rsidRDefault="00A15FB8" w:rsidP="001D320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18"/>
                <w:szCs w:val="18"/>
                <w:lang w:eastAsia="es-ES"/>
                <w14:ligatures w14:val="none"/>
              </w:rPr>
            </w:pPr>
            <w:r w:rsidRPr="00182FD2">
              <w:rPr>
                <w:rFonts w:ascii="Calibri" w:eastAsia="Times New Roman" w:hAnsi="Calibri" w:cs="Calibri"/>
                <w:color w:val="000000"/>
                <w:kern w:val="0"/>
                <w:sz w:val="18"/>
                <w:szCs w:val="18"/>
                <w:lang w:eastAsia="es-ES"/>
                <w14:ligatures w14:val="none"/>
              </w:rPr>
              <w:t>DS2</w:t>
            </w:r>
          </w:p>
        </w:tc>
      </w:tr>
      <w:tr w:rsidR="00A15FB8" w:rsidRPr="00182FD2" w14:paraId="22EDE9D7" w14:textId="77777777" w:rsidTr="00BE4EBD">
        <w:trPr>
          <w:trHeight w:val="312"/>
        </w:trPr>
        <w:tc>
          <w:tcPr>
            <w:cnfStyle w:val="001000000000" w:firstRow="0" w:lastRow="0" w:firstColumn="1" w:lastColumn="0" w:oddVBand="0" w:evenVBand="0" w:oddHBand="0" w:evenHBand="0" w:firstRowFirstColumn="0" w:firstRowLastColumn="0" w:lastRowFirstColumn="0" w:lastRowLastColumn="0"/>
            <w:tcW w:w="3397" w:type="dxa"/>
            <w:noWrap/>
            <w:hideMark/>
          </w:tcPr>
          <w:p w14:paraId="78BCB251" w14:textId="3F31B85D" w:rsidR="00A15FB8" w:rsidRPr="00182FD2" w:rsidRDefault="00A15FB8" w:rsidP="00A15FB8">
            <w:pPr>
              <w:jc w:val="left"/>
              <w:rPr>
                <w:rFonts w:ascii="Calibri" w:eastAsia="Times New Roman" w:hAnsi="Calibri" w:cs="Calibri"/>
                <w:color w:val="000000"/>
                <w:kern w:val="0"/>
                <w:sz w:val="18"/>
                <w:szCs w:val="18"/>
                <w:lang w:eastAsia="es-ES"/>
                <w14:ligatures w14:val="none"/>
              </w:rPr>
            </w:pPr>
            <w:r>
              <w:rPr>
                <w:rFonts w:ascii="Calibri" w:eastAsia="Times New Roman" w:hAnsi="Calibri" w:cs="Calibri"/>
                <w:color w:val="000000"/>
                <w:kern w:val="0"/>
                <w:sz w:val="18"/>
                <w:szCs w:val="18"/>
                <w:lang w:eastAsia="es-ES"/>
                <w14:ligatures w14:val="none"/>
              </w:rPr>
              <w:t xml:space="preserve">   </w:t>
            </w:r>
            <w:r w:rsidRPr="00182FD2">
              <w:rPr>
                <w:rFonts w:ascii="Calibri" w:eastAsia="Times New Roman" w:hAnsi="Calibri" w:cs="Calibri"/>
                <w:color w:val="000000"/>
                <w:kern w:val="0"/>
                <w:sz w:val="18"/>
                <w:szCs w:val="18"/>
                <w:lang w:eastAsia="es-ES"/>
                <w14:ligatures w14:val="none"/>
              </w:rPr>
              <w:t>Notificaciones push para las alertas</w:t>
            </w:r>
          </w:p>
        </w:tc>
        <w:tc>
          <w:tcPr>
            <w:tcW w:w="1276" w:type="dxa"/>
            <w:noWrap/>
            <w:vAlign w:val="center"/>
            <w:hideMark/>
          </w:tcPr>
          <w:p w14:paraId="7A11D69E" w14:textId="77777777" w:rsidR="00A15FB8" w:rsidRPr="00182FD2" w:rsidRDefault="00A15FB8" w:rsidP="001D320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8"/>
                <w:szCs w:val="18"/>
                <w:lang w:eastAsia="es-ES"/>
                <w14:ligatures w14:val="none"/>
              </w:rPr>
            </w:pPr>
            <w:r w:rsidRPr="00182FD2">
              <w:rPr>
                <w:rFonts w:ascii="Calibri" w:eastAsia="Times New Roman" w:hAnsi="Calibri" w:cs="Calibri"/>
                <w:color w:val="000000"/>
                <w:kern w:val="0"/>
                <w:sz w:val="18"/>
                <w:szCs w:val="18"/>
                <w:lang w:eastAsia="es-ES"/>
                <w14:ligatures w14:val="none"/>
              </w:rPr>
              <w:t>DJ1</w:t>
            </w:r>
          </w:p>
        </w:tc>
        <w:tc>
          <w:tcPr>
            <w:tcW w:w="1276" w:type="dxa"/>
            <w:vAlign w:val="center"/>
          </w:tcPr>
          <w:p w14:paraId="044A56BB" w14:textId="77777777" w:rsidR="00A15FB8" w:rsidRPr="00182FD2" w:rsidRDefault="00A15FB8" w:rsidP="001D320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8"/>
                <w:szCs w:val="18"/>
                <w:lang w:eastAsia="es-ES"/>
                <w14:ligatures w14:val="none"/>
              </w:rPr>
            </w:pPr>
          </w:p>
        </w:tc>
        <w:tc>
          <w:tcPr>
            <w:tcW w:w="1276" w:type="dxa"/>
            <w:noWrap/>
            <w:vAlign w:val="center"/>
            <w:hideMark/>
          </w:tcPr>
          <w:p w14:paraId="19635BB8" w14:textId="6C834DBE" w:rsidR="00A15FB8" w:rsidRPr="00182FD2" w:rsidRDefault="00A15FB8" w:rsidP="001D320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8"/>
                <w:szCs w:val="18"/>
                <w:lang w:eastAsia="es-ES"/>
                <w14:ligatures w14:val="none"/>
              </w:rPr>
            </w:pPr>
          </w:p>
        </w:tc>
        <w:tc>
          <w:tcPr>
            <w:tcW w:w="1275" w:type="dxa"/>
            <w:noWrap/>
            <w:vAlign w:val="center"/>
            <w:hideMark/>
          </w:tcPr>
          <w:p w14:paraId="13C2601D" w14:textId="77777777" w:rsidR="00A15FB8" w:rsidRPr="00182FD2" w:rsidRDefault="00A15FB8" w:rsidP="001D320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8"/>
                <w:szCs w:val="18"/>
                <w:lang w:eastAsia="es-ES"/>
                <w14:ligatures w14:val="none"/>
              </w:rPr>
            </w:pPr>
          </w:p>
        </w:tc>
      </w:tr>
      <w:tr w:rsidR="00A15FB8" w:rsidRPr="00182FD2" w14:paraId="6666137E" w14:textId="77777777" w:rsidTr="00BE4EBD">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3397" w:type="dxa"/>
            <w:noWrap/>
            <w:hideMark/>
          </w:tcPr>
          <w:p w14:paraId="1C30A484" w14:textId="3BF36FA7" w:rsidR="00A15FB8" w:rsidRPr="00182FD2" w:rsidRDefault="00A15FB8" w:rsidP="00A15FB8">
            <w:pPr>
              <w:jc w:val="left"/>
              <w:rPr>
                <w:rFonts w:ascii="Calibri" w:eastAsia="Times New Roman" w:hAnsi="Calibri" w:cs="Calibri"/>
                <w:color w:val="000000"/>
                <w:kern w:val="0"/>
                <w:sz w:val="18"/>
                <w:szCs w:val="18"/>
                <w:lang w:eastAsia="es-ES"/>
                <w14:ligatures w14:val="none"/>
              </w:rPr>
            </w:pPr>
            <w:r>
              <w:rPr>
                <w:rFonts w:ascii="Calibri" w:eastAsia="Times New Roman" w:hAnsi="Calibri" w:cs="Calibri"/>
                <w:color w:val="000000"/>
                <w:kern w:val="0"/>
                <w:sz w:val="18"/>
                <w:szCs w:val="18"/>
                <w:lang w:eastAsia="es-ES"/>
                <w14:ligatures w14:val="none"/>
              </w:rPr>
              <w:t xml:space="preserve">   </w:t>
            </w:r>
            <w:r w:rsidRPr="00182FD2">
              <w:rPr>
                <w:rFonts w:ascii="Calibri" w:eastAsia="Times New Roman" w:hAnsi="Calibri" w:cs="Calibri"/>
                <w:color w:val="000000"/>
                <w:kern w:val="0"/>
                <w:sz w:val="18"/>
                <w:szCs w:val="18"/>
                <w:lang w:eastAsia="es-ES"/>
                <w14:ligatures w14:val="none"/>
              </w:rPr>
              <w:t xml:space="preserve">Listado de conversaciones (conversación entendida como colección de </w:t>
            </w:r>
            <w:r>
              <w:rPr>
                <w:rFonts w:ascii="Calibri" w:eastAsia="Times New Roman" w:hAnsi="Calibri" w:cs="Calibri"/>
                <w:color w:val="000000"/>
                <w:kern w:val="0"/>
                <w:sz w:val="18"/>
                <w:szCs w:val="18"/>
                <w:lang w:eastAsia="es-ES"/>
                <w14:ligatures w14:val="none"/>
              </w:rPr>
              <w:t xml:space="preserve">      </w:t>
            </w:r>
            <w:r w:rsidRPr="00182FD2">
              <w:rPr>
                <w:rFonts w:ascii="Calibri" w:eastAsia="Times New Roman" w:hAnsi="Calibri" w:cs="Calibri"/>
                <w:color w:val="000000"/>
                <w:kern w:val="0"/>
                <w:sz w:val="18"/>
                <w:szCs w:val="18"/>
                <w:lang w:eastAsia="es-ES"/>
                <w14:ligatures w14:val="none"/>
              </w:rPr>
              <w:t>mensajes entre 2 usuarios)</w:t>
            </w:r>
          </w:p>
        </w:tc>
        <w:tc>
          <w:tcPr>
            <w:tcW w:w="1276" w:type="dxa"/>
            <w:noWrap/>
            <w:vAlign w:val="center"/>
            <w:hideMark/>
          </w:tcPr>
          <w:p w14:paraId="11241367" w14:textId="5AFCF271" w:rsidR="00A15FB8" w:rsidRPr="00182FD2" w:rsidRDefault="00A15FB8" w:rsidP="001D320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18"/>
                <w:szCs w:val="18"/>
                <w:lang w:eastAsia="es-ES"/>
                <w14:ligatures w14:val="none"/>
              </w:rPr>
            </w:pPr>
          </w:p>
        </w:tc>
        <w:tc>
          <w:tcPr>
            <w:tcW w:w="1276" w:type="dxa"/>
            <w:vAlign w:val="center"/>
          </w:tcPr>
          <w:p w14:paraId="2AE704BD" w14:textId="46D39A7D" w:rsidR="00A15FB8" w:rsidRPr="00182FD2" w:rsidRDefault="00A15FB8" w:rsidP="001D320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18"/>
                <w:szCs w:val="18"/>
                <w:lang w:eastAsia="es-ES"/>
                <w14:ligatures w14:val="none"/>
              </w:rPr>
            </w:pPr>
            <w:r w:rsidRPr="00182FD2">
              <w:rPr>
                <w:rFonts w:ascii="Calibri" w:eastAsia="Times New Roman" w:hAnsi="Calibri" w:cs="Calibri"/>
                <w:color w:val="000000"/>
                <w:kern w:val="0"/>
                <w:sz w:val="18"/>
                <w:szCs w:val="18"/>
                <w:lang w:eastAsia="es-ES"/>
                <w14:ligatures w14:val="none"/>
              </w:rPr>
              <w:t>DJ2</w:t>
            </w:r>
          </w:p>
        </w:tc>
        <w:tc>
          <w:tcPr>
            <w:tcW w:w="1276" w:type="dxa"/>
            <w:noWrap/>
            <w:vAlign w:val="center"/>
            <w:hideMark/>
          </w:tcPr>
          <w:p w14:paraId="300919C8" w14:textId="045E2611" w:rsidR="00A15FB8" w:rsidRPr="00182FD2" w:rsidRDefault="00A15FB8" w:rsidP="001D320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18"/>
                <w:szCs w:val="18"/>
                <w:lang w:eastAsia="es-ES"/>
                <w14:ligatures w14:val="none"/>
              </w:rPr>
            </w:pPr>
          </w:p>
        </w:tc>
        <w:tc>
          <w:tcPr>
            <w:tcW w:w="1275" w:type="dxa"/>
            <w:noWrap/>
            <w:vAlign w:val="center"/>
            <w:hideMark/>
          </w:tcPr>
          <w:p w14:paraId="682ECC72" w14:textId="77777777" w:rsidR="00A15FB8" w:rsidRPr="00182FD2" w:rsidRDefault="00A15FB8" w:rsidP="001D320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18"/>
                <w:szCs w:val="18"/>
                <w:lang w:eastAsia="es-ES"/>
                <w14:ligatures w14:val="none"/>
              </w:rPr>
            </w:pPr>
          </w:p>
        </w:tc>
      </w:tr>
      <w:tr w:rsidR="00A15FB8" w:rsidRPr="00182FD2" w14:paraId="4B7D45C7" w14:textId="77777777" w:rsidTr="00BE4EBD">
        <w:trPr>
          <w:trHeight w:val="312"/>
        </w:trPr>
        <w:tc>
          <w:tcPr>
            <w:cnfStyle w:val="001000000000" w:firstRow="0" w:lastRow="0" w:firstColumn="1" w:lastColumn="0" w:oddVBand="0" w:evenVBand="0" w:oddHBand="0" w:evenHBand="0" w:firstRowFirstColumn="0" w:firstRowLastColumn="0" w:lastRowFirstColumn="0" w:lastRowLastColumn="0"/>
            <w:tcW w:w="3397" w:type="dxa"/>
            <w:noWrap/>
            <w:hideMark/>
          </w:tcPr>
          <w:p w14:paraId="7506C00E" w14:textId="4613C260" w:rsidR="00A15FB8" w:rsidRPr="00182FD2" w:rsidRDefault="00A15FB8" w:rsidP="00A15FB8">
            <w:pPr>
              <w:jc w:val="left"/>
              <w:rPr>
                <w:rFonts w:ascii="Calibri" w:eastAsia="Times New Roman" w:hAnsi="Calibri" w:cs="Calibri"/>
                <w:color w:val="000000"/>
                <w:kern w:val="0"/>
                <w:sz w:val="18"/>
                <w:szCs w:val="18"/>
                <w:lang w:eastAsia="es-ES"/>
                <w14:ligatures w14:val="none"/>
              </w:rPr>
            </w:pPr>
            <w:r>
              <w:rPr>
                <w:rFonts w:ascii="Calibri" w:eastAsia="Times New Roman" w:hAnsi="Calibri" w:cs="Calibri"/>
                <w:color w:val="000000"/>
                <w:kern w:val="0"/>
                <w:sz w:val="18"/>
                <w:szCs w:val="18"/>
                <w:lang w:eastAsia="es-ES"/>
                <w14:ligatures w14:val="none"/>
              </w:rPr>
              <w:t xml:space="preserve">   </w:t>
            </w:r>
            <w:r w:rsidRPr="00182FD2">
              <w:rPr>
                <w:rFonts w:ascii="Calibri" w:eastAsia="Times New Roman" w:hAnsi="Calibri" w:cs="Calibri"/>
                <w:color w:val="000000"/>
                <w:kern w:val="0"/>
                <w:sz w:val="18"/>
                <w:szCs w:val="18"/>
                <w:lang w:eastAsia="es-ES"/>
                <w14:ligatures w14:val="none"/>
              </w:rPr>
              <w:t>Notificaciones push para los mensajes</w:t>
            </w:r>
          </w:p>
        </w:tc>
        <w:tc>
          <w:tcPr>
            <w:tcW w:w="1276" w:type="dxa"/>
            <w:noWrap/>
            <w:vAlign w:val="center"/>
            <w:hideMark/>
          </w:tcPr>
          <w:p w14:paraId="1F02DFE2" w14:textId="77777777" w:rsidR="00A15FB8" w:rsidRPr="00182FD2" w:rsidRDefault="00A15FB8" w:rsidP="001D320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8"/>
                <w:szCs w:val="18"/>
                <w:lang w:eastAsia="es-ES"/>
                <w14:ligatures w14:val="none"/>
              </w:rPr>
            </w:pPr>
          </w:p>
        </w:tc>
        <w:tc>
          <w:tcPr>
            <w:tcW w:w="1276" w:type="dxa"/>
            <w:vAlign w:val="center"/>
          </w:tcPr>
          <w:p w14:paraId="391647DF" w14:textId="77777777" w:rsidR="00A15FB8" w:rsidRPr="00182FD2" w:rsidRDefault="00A15FB8" w:rsidP="001D320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8"/>
                <w:szCs w:val="18"/>
                <w:lang w:eastAsia="es-ES"/>
                <w14:ligatures w14:val="none"/>
              </w:rPr>
            </w:pPr>
          </w:p>
        </w:tc>
        <w:tc>
          <w:tcPr>
            <w:tcW w:w="1276" w:type="dxa"/>
            <w:noWrap/>
            <w:vAlign w:val="center"/>
            <w:hideMark/>
          </w:tcPr>
          <w:p w14:paraId="4C53B240" w14:textId="3B86AFE2" w:rsidR="00A15FB8" w:rsidRPr="00182FD2" w:rsidRDefault="00A15FB8" w:rsidP="001D320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8"/>
                <w:szCs w:val="18"/>
                <w:lang w:eastAsia="es-ES"/>
                <w14:ligatures w14:val="none"/>
              </w:rPr>
            </w:pPr>
            <w:r w:rsidRPr="00182FD2">
              <w:rPr>
                <w:rFonts w:ascii="Calibri" w:eastAsia="Times New Roman" w:hAnsi="Calibri" w:cs="Calibri"/>
                <w:color w:val="000000"/>
                <w:kern w:val="0"/>
                <w:sz w:val="18"/>
                <w:szCs w:val="18"/>
                <w:lang w:eastAsia="es-ES"/>
                <w14:ligatures w14:val="none"/>
              </w:rPr>
              <w:t>DS1</w:t>
            </w:r>
          </w:p>
        </w:tc>
        <w:tc>
          <w:tcPr>
            <w:tcW w:w="1275" w:type="dxa"/>
            <w:noWrap/>
            <w:vAlign w:val="center"/>
            <w:hideMark/>
          </w:tcPr>
          <w:p w14:paraId="41EA103A" w14:textId="77777777" w:rsidR="00A15FB8" w:rsidRPr="00182FD2" w:rsidRDefault="00A15FB8" w:rsidP="001D320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8"/>
                <w:szCs w:val="18"/>
                <w:lang w:eastAsia="es-ES"/>
                <w14:ligatures w14:val="none"/>
              </w:rPr>
            </w:pPr>
          </w:p>
        </w:tc>
      </w:tr>
      <w:tr w:rsidR="00A15FB8" w:rsidRPr="00182FD2" w14:paraId="01E4872D" w14:textId="77777777" w:rsidTr="00BE4EBD">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3397" w:type="dxa"/>
            <w:noWrap/>
            <w:hideMark/>
          </w:tcPr>
          <w:p w14:paraId="1FEAD2CA" w14:textId="74A4E8BD" w:rsidR="00A15FB8" w:rsidRPr="00182FD2" w:rsidRDefault="00A15FB8" w:rsidP="00A15FB8">
            <w:pPr>
              <w:jc w:val="left"/>
              <w:rPr>
                <w:rFonts w:ascii="Calibri" w:eastAsia="Times New Roman" w:hAnsi="Calibri" w:cs="Calibri"/>
                <w:color w:val="000000"/>
                <w:kern w:val="0"/>
                <w:sz w:val="18"/>
                <w:szCs w:val="18"/>
                <w:lang w:eastAsia="es-ES"/>
                <w14:ligatures w14:val="none"/>
              </w:rPr>
            </w:pPr>
            <w:r w:rsidRPr="00182FD2">
              <w:rPr>
                <w:rFonts w:ascii="Calibri" w:eastAsia="Times New Roman" w:hAnsi="Calibri" w:cs="Calibri"/>
                <w:color w:val="000000"/>
                <w:kern w:val="0"/>
                <w:sz w:val="18"/>
                <w:szCs w:val="18"/>
                <w:lang w:eastAsia="es-ES"/>
                <w14:ligatures w14:val="none"/>
              </w:rPr>
              <w:t>Dashboard de seguimiento</w:t>
            </w:r>
          </w:p>
        </w:tc>
        <w:tc>
          <w:tcPr>
            <w:tcW w:w="1276" w:type="dxa"/>
            <w:noWrap/>
            <w:vAlign w:val="center"/>
            <w:hideMark/>
          </w:tcPr>
          <w:p w14:paraId="0EA54DA7" w14:textId="77777777" w:rsidR="00A15FB8" w:rsidRPr="00182FD2" w:rsidRDefault="00A15FB8" w:rsidP="001D320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18"/>
                <w:szCs w:val="18"/>
                <w:lang w:eastAsia="es-ES"/>
                <w14:ligatures w14:val="none"/>
              </w:rPr>
            </w:pPr>
          </w:p>
        </w:tc>
        <w:tc>
          <w:tcPr>
            <w:tcW w:w="1276" w:type="dxa"/>
            <w:vAlign w:val="center"/>
          </w:tcPr>
          <w:p w14:paraId="128BF653" w14:textId="77777777" w:rsidR="00A15FB8" w:rsidRPr="00182FD2" w:rsidRDefault="00A15FB8" w:rsidP="001D320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18"/>
                <w:szCs w:val="18"/>
                <w:lang w:eastAsia="es-ES"/>
                <w14:ligatures w14:val="none"/>
              </w:rPr>
            </w:pPr>
          </w:p>
        </w:tc>
        <w:tc>
          <w:tcPr>
            <w:tcW w:w="1276" w:type="dxa"/>
            <w:noWrap/>
            <w:vAlign w:val="center"/>
            <w:hideMark/>
          </w:tcPr>
          <w:p w14:paraId="76A0B0F8" w14:textId="679321FE" w:rsidR="00A15FB8" w:rsidRPr="00182FD2" w:rsidRDefault="00A15FB8" w:rsidP="001D320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18"/>
                <w:szCs w:val="18"/>
                <w:lang w:eastAsia="es-ES"/>
                <w14:ligatures w14:val="none"/>
              </w:rPr>
            </w:pPr>
          </w:p>
        </w:tc>
        <w:tc>
          <w:tcPr>
            <w:tcW w:w="1275" w:type="dxa"/>
            <w:noWrap/>
            <w:vAlign w:val="center"/>
            <w:hideMark/>
          </w:tcPr>
          <w:p w14:paraId="0DB207DE" w14:textId="77777777" w:rsidR="00A15FB8" w:rsidRPr="00182FD2" w:rsidRDefault="00A15FB8" w:rsidP="001D320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18"/>
                <w:szCs w:val="18"/>
                <w:lang w:eastAsia="es-ES"/>
                <w14:ligatures w14:val="none"/>
              </w:rPr>
            </w:pPr>
          </w:p>
        </w:tc>
      </w:tr>
      <w:tr w:rsidR="00A15FB8" w:rsidRPr="00182FD2" w14:paraId="31F7F303" w14:textId="77777777" w:rsidTr="00BE4EBD">
        <w:trPr>
          <w:trHeight w:val="312"/>
        </w:trPr>
        <w:tc>
          <w:tcPr>
            <w:cnfStyle w:val="001000000000" w:firstRow="0" w:lastRow="0" w:firstColumn="1" w:lastColumn="0" w:oddVBand="0" w:evenVBand="0" w:oddHBand="0" w:evenHBand="0" w:firstRowFirstColumn="0" w:firstRowLastColumn="0" w:lastRowFirstColumn="0" w:lastRowLastColumn="0"/>
            <w:tcW w:w="3397" w:type="dxa"/>
            <w:noWrap/>
            <w:hideMark/>
          </w:tcPr>
          <w:p w14:paraId="37226D50" w14:textId="538A2410" w:rsidR="00A15FB8" w:rsidRPr="00182FD2" w:rsidRDefault="00A15FB8" w:rsidP="00A15FB8">
            <w:pPr>
              <w:jc w:val="left"/>
              <w:rPr>
                <w:rFonts w:ascii="Calibri" w:eastAsia="Times New Roman" w:hAnsi="Calibri" w:cs="Calibri"/>
                <w:color w:val="000000"/>
                <w:kern w:val="0"/>
                <w:sz w:val="18"/>
                <w:szCs w:val="18"/>
                <w:lang w:eastAsia="es-ES"/>
                <w14:ligatures w14:val="none"/>
              </w:rPr>
            </w:pPr>
            <w:r>
              <w:rPr>
                <w:rFonts w:ascii="Calibri" w:eastAsia="Times New Roman" w:hAnsi="Calibri" w:cs="Calibri"/>
                <w:color w:val="000000"/>
                <w:kern w:val="0"/>
                <w:sz w:val="18"/>
                <w:szCs w:val="18"/>
                <w:lang w:eastAsia="es-ES"/>
                <w14:ligatures w14:val="none"/>
              </w:rPr>
              <w:lastRenderedPageBreak/>
              <w:t xml:space="preserve">   </w:t>
            </w:r>
            <w:r w:rsidRPr="00182FD2">
              <w:rPr>
                <w:rFonts w:ascii="Calibri" w:eastAsia="Times New Roman" w:hAnsi="Calibri" w:cs="Calibri"/>
                <w:color w:val="000000"/>
                <w:kern w:val="0"/>
                <w:sz w:val="18"/>
                <w:szCs w:val="18"/>
                <w:lang w:eastAsia="es-ES"/>
                <w14:ligatures w14:val="none"/>
              </w:rPr>
              <w:t>Histórico de usuarios</w:t>
            </w:r>
          </w:p>
        </w:tc>
        <w:tc>
          <w:tcPr>
            <w:tcW w:w="1276" w:type="dxa"/>
            <w:noWrap/>
            <w:vAlign w:val="center"/>
            <w:hideMark/>
          </w:tcPr>
          <w:p w14:paraId="3EC87719" w14:textId="7F0084A5" w:rsidR="00A15FB8" w:rsidRPr="00182FD2" w:rsidRDefault="00A15FB8" w:rsidP="001D320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8"/>
                <w:szCs w:val="18"/>
                <w:lang w:eastAsia="es-ES"/>
                <w14:ligatures w14:val="none"/>
              </w:rPr>
            </w:pPr>
            <w:r w:rsidRPr="00182FD2">
              <w:rPr>
                <w:rFonts w:ascii="Calibri" w:eastAsia="Times New Roman" w:hAnsi="Calibri" w:cs="Calibri"/>
                <w:color w:val="000000"/>
                <w:kern w:val="0"/>
                <w:sz w:val="18"/>
                <w:szCs w:val="18"/>
                <w:lang w:eastAsia="es-ES"/>
                <w14:ligatures w14:val="none"/>
              </w:rPr>
              <w:t>DJ1</w:t>
            </w:r>
          </w:p>
        </w:tc>
        <w:tc>
          <w:tcPr>
            <w:tcW w:w="1276" w:type="dxa"/>
            <w:vAlign w:val="center"/>
          </w:tcPr>
          <w:p w14:paraId="7A337047" w14:textId="77777777" w:rsidR="00A15FB8" w:rsidRPr="00182FD2" w:rsidRDefault="00A15FB8" w:rsidP="001D320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8"/>
                <w:szCs w:val="18"/>
                <w:lang w:eastAsia="es-ES"/>
                <w14:ligatures w14:val="none"/>
              </w:rPr>
            </w:pPr>
          </w:p>
        </w:tc>
        <w:tc>
          <w:tcPr>
            <w:tcW w:w="1276" w:type="dxa"/>
            <w:noWrap/>
            <w:vAlign w:val="center"/>
            <w:hideMark/>
          </w:tcPr>
          <w:p w14:paraId="2B8DCD2E" w14:textId="75E20053" w:rsidR="00A15FB8" w:rsidRPr="00182FD2" w:rsidRDefault="00A15FB8" w:rsidP="001D320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8"/>
                <w:szCs w:val="18"/>
                <w:lang w:eastAsia="es-ES"/>
                <w14:ligatures w14:val="none"/>
              </w:rPr>
            </w:pPr>
          </w:p>
        </w:tc>
        <w:tc>
          <w:tcPr>
            <w:tcW w:w="1275" w:type="dxa"/>
            <w:noWrap/>
            <w:vAlign w:val="center"/>
            <w:hideMark/>
          </w:tcPr>
          <w:p w14:paraId="7A05220B" w14:textId="77777777" w:rsidR="00A15FB8" w:rsidRPr="00182FD2" w:rsidRDefault="00A15FB8" w:rsidP="001D320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8"/>
                <w:szCs w:val="18"/>
                <w:lang w:eastAsia="es-ES"/>
                <w14:ligatures w14:val="none"/>
              </w:rPr>
            </w:pPr>
          </w:p>
        </w:tc>
      </w:tr>
      <w:tr w:rsidR="00A15FB8" w:rsidRPr="00182FD2" w14:paraId="16194FEE" w14:textId="77777777" w:rsidTr="00BE4EBD">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3397" w:type="dxa"/>
            <w:noWrap/>
            <w:hideMark/>
          </w:tcPr>
          <w:p w14:paraId="10328D0A" w14:textId="478DCAC1" w:rsidR="00A15FB8" w:rsidRPr="00182FD2" w:rsidRDefault="00A15FB8" w:rsidP="00A15FB8">
            <w:pPr>
              <w:jc w:val="left"/>
              <w:rPr>
                <w:rFonts w:ascii="Calibri" w:eastAsia="Times New Roman" w:hAnsi="Calibri" w:cs="Calibri"/>
                <w:color w:val="000000"/>
                <w:kern w:val="0"/>
                <w:sz w:val="18"/>
                <w:szCs w:val="18"/>
                <w:lang w:eastAsia="es-ES"/>
                <w14:ligatures w14:val="none"/>
              </w:rPr>
            </w:pPr>
            <w:r>
              <w:rPr>
                <w:rFonts w:ascii="Calibri" w:eastAsia="Times New Roman" w:hAnsi="Calibri" w:cs="Calibri"/>
                <w:color w:val="000000"/>
                <w:kern w:val="0"/>
                <w:sz w:val="18"/>
                <w:szCs w:val="18"/>
                <w:lang w:eastAsia="es-ES"/>
                <w14:ligatures w14:val="none"/>
              </w:rPr>
              <w:t xml:space="preserve">   </w:t>
            </w:r>
            <w:r w:rsidRPr="00182FD2">
              <w:rPr>
                <w:rFonts w:ascii="Calibri" w:eastAsia="Times New Roman" w:hAnsi="Calibri" w:cs="Calibri"/>
                <w:color w:val="000000"/>
                <w:kern w:val="0"/>
                <w:sz w:val="18"/>
                <w:szCs w:val="18"/>
                <w:lang w:eastAsia="es-ES"/>
                <w14:ligatures w14:val="none"/>
              </w:rPr>
              <w:t>Histórico de alertas</w:t>
            </w:r>
          </w:p>
        </w:tc>
        <w:tc>
          <w:tcPr>
            <w:tcW w:w="1276" w:type="dxa"/>
            <w:noWrap/>
            <w:vAlign w:val="center"/>
            <w:hideMark/>
          </w:tcPr>
          <w:p w14:paraId="7E596F07" w14:textId="35E0349C" w:rsidR="00A15FB8" w:rsidRPr="00182FD2" w:rsidRDefault="00A15FB8" w:rsidP="001D320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18"/>
                <w:szCs w:val="18"/>
                <w:lang w:eastAsia="es-ES"/>
                <w14:ligatures w14:val="none"/>
              </w:rPr>
            </w:pPr>
          </w:p>
        </w:tc>
        <w:tc>
          <w:tcPr>
            <w:tcW w:w="1276" w:type="dxa"/>
            <w:vAlign w:val="center"/>
          </w:tcPr>
          <w:p w14:paraId="45A5D911" w14:textId="3DFFC1E9" w:rsidR="00A15FB8" w:rsidRPr="00182FD2" w:rsidRDefault="009E29CD" w:rsidP="001D320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18"/>
                <w:szCs w:val="18"/>
                <w:lang w:eastAsia="es-ES"/>
                <w14:ligatures w14:val="none"/>
              </w:rPr>
            </w:pPr>
            <w:r>
              <w:rPr>
                <w:rFonts w:ascii="Calibri" w:eastAsia="Times New Roman" w:hAnsi="Calibri" w:cs="Calibri"/>
                <w:color w:val="000000"/>
                <w:kern w:val="0"/>
                <w:sz w:val="18"/>
                <w:szCs w:val="18"/>
                <w:lang w:eastAsia="es-ES"/>
                <w14:ligatures w14:val="none"/>
              </w:rPr>
              <w:t>DJ2</w:t>
            </w:r>
          </w:p>
        </w:tc>
        <w:tc>
          <w:tcPr>
            <w:tcW w:w="1276" w:type="dxa"/>
            <w:noWrap/>
            <w:vAlign w:val="center"/>
            <w:hideMark/>
          </w:tcPr>
          <w:p w14:paraId="48055ACD" w14:textId="2139E8D4" w:rsidR="00A15FB8" w:rsidRPr="00182FD2" w:rsidRDefault="00A15FB8" w:rsidP="001D320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18"/>
                <w:szCs w:val="18"/>
                <w:lang w:eastAsia="es-ES"/>
                <w14:ligatures w14:val="none"/>
              </w:rPr>
            </w:pPr>
          </w:p>
        </w:tc>
        <w:tc>
          <w:tcPr>
            <w:tcW w:w="1275" w:type="dxa"/>
            <w:noWrap/>
            <w:vAlign w:val="center"/>
            <w:hideMark/>
          </w:tcPr>
          <w:p w14:paraId="10793CAC" w14:textId="77777777" w:rsidR="00A15FB8" w:rsidRPr="00182FD2" w:rsidRDefault="00A15FB8" w:rsidP="001D320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18"/>
                <w:szCs w:val="18"/>
                <w:lang w:eastAsia="es-ES"/>
                <w14:ligatures w14:val="none"/>
              </w:rPr>
            </w:pPr>
          </w:p>
        </w:tc>
      </w:tr>
      <w:tr w:rsidR="00A15FB8" w:rsidRPr="00182FD2" w14:paraId="0277244F" w14:textId="77777777" w:rsidTr="00BE4EBD">
        <w:trPr>
          <w:trHeight w:val="282"/>
        </w:trPr>
        <w:tc>
          <w:tcPr>
            <w:cnfStyle w:val="001000000000" w:firstRow="0" w:lastRow="0" w:firstColumn="1" w:lastColumn="0" w:oddVBand="0" w:evenVBand="0" w:oddHBand="0" w:evenHBand="0" w:firstRowFirstColumn="0" w:firstRowLastColumn="0" w:lastRowFirstColumn="0" w:lastRowLastColumn="0"/>
            <w:tcW w:w="3397" w:type="dxa"/>
            <w:noWrap/>
            <w:hideMark/>
          </w:tcPr>
          <w:p w14:paraId="641C0ED6" w14:textId="7D6D1696" w:rsidR="00A15FB8" w:rsidRPr="00182FD2" w:rsidRDefault="00A15FB8" w:rsidP="00A15FB8">
            <w:pPr>
              <w:jc w:val="left"/>
              <w:rPr>
                <w:rFonts w:ascii="Calibri" w:eastAsia="Times New Roman" w:hAnsi="Calibri" w:cs="Calibri"/>
                <w:color w:val="000000"/>
                <w:kern w:val="0"/>
                <w:sz w:val="18"/>
                <w:szCs w:val="18"/>
                <w:lang w:eastAsia="es-ES"/>
                <w14:ligatures w14:val="none"/>
              </w:rPr>
            </w:pPr>
            <w:r>
              <w:rPr>
                <w:rFonts w:ascii="Calibri" w:eastAsia="Times New Roman" w:hAnsi="Calibri" w:cs="Calibri"/>
                <w:color w:val="000000"/>
                <w:kern w:val="0"/>
                <w:sz w:val="18"/>
                <w:szCs w:val="18"/>
                <w:lang w:eastAsia="es-ES"/>
                <w14:ligatures w14:val="none"/>
              </w:rPr>
              <w:t xml:space="preserve">   </w:t>
            </w:r>
            <w:r w:rsidRPr="00182FD2">
              <w:rPr>
                <w:rFonts w:ascii="Calibri" w:eastAsia="Times New Roman" w:hAnsi="Calibri" w:cs="Calibri"/>
                <w:color w:val="000000"/>
                <w:kern w:val="0"/>
                <w:sz w:val="18"/>
                <w:szCs w:val="18"/>
                <w:lang w:eastAsia="es-ES"/>
                <w14:ligatures w14:val="none"/>
              </w:rPr>
              <w:t>Histórico de ubicaciones de los vehículos de emergencia</w:t>
            </w:r>
          </w:p>
        </w:tc>
        <w:tc>
          <w:tcPr>
            <w:tcW w:w="1276" w:type="dxa"/>
            <w:noWrap/>
            <w:vAlign w:val="center"/>
            <w:hideMark/>
          </w:tcPr>
          <w:p w14:paraId="23721C7C" w14:textId="77777777" w:rsidR="00A15FB8" w:rsidRPr="00182FD2" w:rsidRDefault="00A15FB8" w:rsidP="001D320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8"/>
                <w:szCs w:val="18"/>
                <w:lang w:eastAsia="es-ES"/>
                <w14:ligatures w14:val="none"/>
              </w:rPr>
            </w:pPr>
          </w:p>
        </w:tc>
        <w:tc>
          <w:tcPr>
            <w:tcW w:w="1276" w:type="dxa"/>
            <w:vAlign w:val="center"/>
          </w:tcPr>
          <w:p w14:paraId="49ED1898" w14:textId="77777777" w:rsidR="00A15FB8" w:rsidRPr="00182FD2" w:rsidRDefault="00A15FB8" w:rsidP="001D320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8"/>
                <w:szCs w:val="18"/>
                <w:lang w:eastAsia="es-ES"/>
                <w14:ligatures w14:val="none"/>
              </w:rPr>
            </w:pPr>
          </w:p>
        </w:tc>
        <w:tc>
          <w:tcPr>
            <w:tcW w:w="1276" w:type="dxa"/>
            <w:noWrap/>
            <w:vAlign w:val="center"/>
            <w:hideMark/>
          </w:tcPr>
          <w:p w14:paraId="6BBB745F" w14:textId="0468B815" w:rsidR="00A15FB8" w:rsidRPr="00182FD2" w:rsidRDefault="00EC10AE" w:rsidP="001D320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8"/>
                <w:szCs w:val="18"/>
                <w:lang w:eastAsia="es-ES"/>
                <w14:ligatures w14:val="none"/>
              </w:rPr>
            </w:pPr>
            <w:r>
              <w:rPr>
                <w:rFonts w:ascii="Calibri" w:eastAsia="Times New Roman" w:hAnsi="Calibri" w:cs="Calibri"/>
                <w:color w:val="000000"/>
                <w:kern w:val="0"/>
                <w:sz w:val="18"/>
                <w:szCs w:val="18"/>
                <w:lang w:eastAsia="es-ES"/>
                <w14:ligatures w14:val="none"/>
              </w:rPr>
              <w:t>DS1</w:t>
            </w:r>
          </w:p>
        </w:tc>
        <w:tc>
          <w:tcPr>
            <w:tcW w:w="1275" w:type="dxa"/>
            <w:noWrap/>
            <w:vAlign w:val="center"/>
            <w:hideMark/>
          </w:tcPr>
          <w:p w14:paraId="116C4A9D" w14:textId="77777777" w:rsidR="00A15FB8" w:rsidRPr="00182FD2" w:rsidRDefault="00A15FB8" w:rsidP="001D320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8"/>
                <w:szCs w:val="18"/>
                <w:lang w:eastAsia="es-ES"/>
                <w14:ligatures w14:val="none"/>
              </w:rPr>
            </w:pPr>
          </w:p>
        </w:tc>
      </w:tr>
      <w:tr w:rsidR="004E6B1C" w:rsidRPr="00182FD2" w14:paraId="5FE37FFC" w14:textId="77777777" w:rsidTr="00BE4EBD">
        <w:trPr>
          <w:cnfStyle w:val="000000100000" w:firstRow="0" w:lastRow="0" w:firstColumn="0" w:lastColumn="0" w:oddVBand="0" w:evenVBand="0" w:oddHBand="1" w:evenHBand="0" w:firstRowFirstColumn="0" w:firstRowLastColumn="0" w:lastRowFirstColumn="0" w:lastRowLastColumn="0"/>
          <w:trHeight w:val="282"/>
        </w:trPr>
        <w:tc>
          <w:tcPr>
            <w:cnfStyle w:val="001000000000" w:firstRow="0" w:lastRow="0" w:firstColumn="1" w:lastColumn="0" w:oddVBand="0" w:evenVBand="0" w:oddHBand="0" w:evenHBand="0" w:firstRowFirstColumn="0" w:firstRowLastColumn="0" w:lastRowFirstColumn="0" w:lastRowLastColumn="0"/>
            <w:tcW w:w="3397" w:type="dxa"/>
            <w:noWrap/>
          </w:tcPr>
          <w:p w14:paraId="1E359954" w14:textId="77B0C774" w:rsidR="004E6B1C" w:rsidRDefault="00EC10AE" w:rsidP="00A15FB8">
            <w:pPr>
              <w:jc w:val="left"/>
              <w:rPr>
                <w:rFonts w:ascii="Calibri" w:eastAsia="Times New Roman" w:hAnsi="Calibri" w:cs="Calibri"/>
                <w:color w:val="000000"/>
                <w:kern w:val="0"/>
                <w:sz w:val="18"/>
                <w:szCs w:val="18"/>
                <w:lang w:eastAsia="es-ES"/>
                <w14:ligatures w14:val="none"/>
              </w:rPr>
            </w:pPr>
            <w:r>
              <w:rPr>
                <w:rFonts w:ascii="Calibri" w:eastAsia="Times New Roman" w:hAnsi="Calibri" w:cs="Calibri"/>
                <w:color w:val="000000"/>
                <w:kern w:val="0"/>
                <w:sz w:val="18"/>
                <w:szCs w:val="18"/>
                <w:lang w:eastAsia="es-ES"/>
                <w14:ligatures w14:val="none"/>
              </w:rPr>
              <w:t xml:space="preserve">   </w:t>
            </w:r>
            <w:r w:rsidRPr="00EC10AE">
              <w:rPr>
                <w:rFonts w:ascii="Calibri" w:eastAsia="Times New Roman" w:hAnsi="Calibri" w:cs="Calibri"/>
                <w:color w:val="000000"/>
                <w:kern w:val="0"/>
                <w:sz w:val="18"/>
                <w:szCs w:val="18"/>
                <w:lang w:eastAsia="es-ES"/>
                <w14:ligatures w14:val="none"/>
              </w:rPr>
              <w:t>Listado de ubicaciones actuales de los vehículos de emergencia</w:t>
            </w:r>
          </w:p>
        </w:tc>
        <w:tc>
          <w:tcPr>
            <w:tcW w:w="1276" w:type="dxa"/>
            <w:noWrap/>
            <w:vAlign w:val="center"/>
          </w:tcPr>
          <w:p w14:paraId="0947EAE9" w14:textId="77777777" w:rsidR="004E6B1C" w:rsidRPr="00182FD2" w:rsidRDefault="004E6B1C" w:rsidP="001D320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18"/>
                <w:szCs w:val="18"/>
                <w:lang w:eastAsia="es-ES"/>
                <w14:ligatures w14:val="none"/>
              </w:rPr>
            </w:pPr>
          </w:p>
        </w:tc>
        <w:tc>
          <w:tcPr>
            <w:tcW w:w="1276" w:type="dxa"/>
            <w:vAlign w:val="center"/>
          </w:tcPr>
          <w:p w14:paraId="270BAA63" w14:textId="77777777" w:rsidR="004E6B1C" w:rsidRPr="00182FD2" w:rsidRDefault="004E6B1C" w:rsidP="001D320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18"/>
                <w:szCs w:val="18"/>
                <w:lang w:eastAsia="es-ES"/>
                <w14:ligatures w14:val="none"/>
              </w:rPr>
            </w:pPr>
          </w:p>
        </w:tc>
        <w:tc>
          <w:tcPr>
            <w:tcW w:w="1276" w:type="dxa"/>
            <w:noWrap/>
            <w:vAlign w:val="center"/>
          </w:tcPr>
          <w:p w14:paraId="05946538" w14:textId="77777777" w:rsidR="004E6B1C" w:rsidRPr="00182FD2" w:rsidRDefault="004E6B1C" w:rsidP="001D320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18"/>
                <w:szCs w:val="18"/>
                <w:lang w:eastAsia="es-ES"/>
                <w14:ligatures w14:val="none"/>
              </w:rPr>
            </w:pPr>
          </w:p>
        </w:tc>
        <w:tc>
          <w:tcPr>
            <w:tcW w:w="1275" w:type="dxa"/>
            <w:noWrap/>
            <w:vAlign w:val="center"/>
          </w:tcPr>
          <w:p w14:paraId="28FBD33C" w14:textId="6CD1E3E3" w:rsidR="004E6B1C" w:rsidRPr="00182FD2" w:rsidRDefault="00EC10AE" w:rsidP="001D320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18"/>
                <w:szCs w:val="18"/>
                <w:lang w:eastAsia="es-ES"/>
                <w14:ligatures w14:val="none"/>
              </w:rPr>
            </w:pPr>
            <w:r>
              <w:rPr>
                <w:rFonts w:ascii="Calibri" w:eastAsia="Times New Roman" w:hAnsi="Calibri" w:cs="Calibri"/>
                <w:color w:val="000000"/>
                <w:kern w:val="0"/>
                <w:sz w:val="18"/>
                <w:szCs w:val="18"/>
                <w:lang w:eastAsia="es-ES"/>
                <w14:ligatures w14:val="none"/>
              </w:rPr>
              <w:t>DS2</w:t>
            </w:r>
          </w:p>
        </w:tc>
      </w:tr>
      <w:tr w:rsidR="00A15FB8" w:rsidRPr="00182FD2" w14:paraId="3670BDF6" w14:textId="77777777" w:rsidTr="00BE4EBD">
        <w:trPr>
          <w:trHeight w:val="282"/>
        </w:trPr>
        <w:tc>
          <w:tcPr>
            <w:cnfStyle w:val="001000000000" w:firstRow="0" w:lastRow="0" w:firstColumn="1" w:lastColumn="0" w:oddVBand="0" w:evenVBand="0" w:oddHBand="0" w:evenHBand="0" w:firstRowFirstColumn="0" w:firstRowLastColumn="0" w:lastRowFirstColumn="0" w:lastRowLastColumn="0"/>
            <w:tcW w:w="3397" w:type="dxa"/>
            <w:noWrap/>
          </w:tcPr>
          <w:p w14:paraId="21377A14" w14:textId="3309DFD5" w:rsidR="00A15FB8" w:rsidRDefault="00A15FB8" w:rsidP="00A15FB8">
            <w:pPr>
              <w:jc w:val="left"/>
              <w:rPr>
                <w:rFonts w:ascii="Calibri" w:eastAsia="Times New Roman" w:hAnsi="Calibri" w:cs="Calibri"/>
                <w:color w:val="000000"/>
                <w:kern w:val="0"/>
                <w:sz w:val="18"/>
                <w:szCs w:val="18"/>
                <w:lang w:eastAsia="es-ES"/>
                <w14:ligatures w14:val="none"/>
              </w:rPr>
            </w:pPr>
            <w:r w:rsidRPr="00150974">
              <w:rPr>
                <w:rFonts w:ascii="Calibri" w:eastAsia="Times New Roman" w:hAnsi="Calibri" w:cs="Calibri"/>
                <w:color w:val="000000"/>
                <w:kern w:val="0"/>
                <w:sz w:val="18"/>
                <w:szCs w:val="18"/>
                <w:lang w:eastAsia="es-ES"/>
                <w14:ligatures w14:val="none"/>
              </w:rPr>
              <w:t xml:space="preserve">   Listado de clientes activos</w:t>
            </w:r>
          </w:p>
        </w:tc>
        <w:tc>
          <w:tcPr>
            <w:tcW w:w="1276" w:type="dxa"/>
            <w:noWrap/>
            <w:vAlign w:val="center"/>
          </w:tcPr>
          <w:p w14:paraId="68532542" w14:textId="7C5EEA92" w:rsidR="00A15FB8" w:rsidRPr="00182FD2" w:rsidRDefault="00EC10AE" w:rsidP="001D320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8"/>
                <w:szCs w:val="18"/>
                <w:lang w:eastAsia="es-ES"/>
                <w14:ligatures w14:val="none"/>
              </w:rPr>
            </w:pPr>
            <w:r>
              <w:rPr>
                <w:rFonts w:ascii="Calibri" w:eastAsia="Times New Roman" w:hAnsi="Calibri" w:cs="Calibri"/>
                <w:color w:val="000000"/>
                <w:kern w:val="0"/>
                <w:sz w:val="18"/>
                <w:szCs w:val="18"/>
                <w:lang w:eastAsia="es-ES"/>
                <w14:ligatures w14:val="none"/>
              </w:rPr>
              <w:t>DJ1</w:t>
            </w:r>
          </w:p>
        </w:tc>
        <w:tc>
          <w:tcPr>
            <w:tcW w:w="1276" w:type="dxa"/>
            <w:vAlign w:val="center"/>
          </w:tcPr>
          <w:p w14:paraId="58C94691" w14:textId="77777777" w:rsidR="00A15FB8" w:rsidRPr="00182FD2" w:rsidRDefault="00A15FB8" w:rsidP="001D320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8"/>
                <w:szCs w:val="18"/>
                <w:lang w:eastAsia="es-ES"/>
                <w14:ligatures w14:val="none"/>
              </w:rPr>
            </w:pPr>
          </w:p>
        </w:tc>
        <w:tc>
          <w:tcPr>
            <w:tcW w:w="1276" w:type="dxa"/>
            <w:noWrap/>
            <w:vAlign w:val="center"/>
          </w:tcPr>
          <w:p w14:paraId="3CA5109A" w14:textId="77777777" w:rsidR="00A15FB8" w:rsidRPr="00182FD2" w:rsidRDefault="00A15FB8" w:rsidP="001D320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8"/>
                <w:szCs w:val="18"/>
                <w:lang w:eastAsia="es-ES"/>
                <w14:ligatures w14:val="none"/>
              </w:rPr>
            </w:pPr>
          </w:p>
        </w:tc>
        <w:tc>
          <w:tcPr>
            <w:tcW w:w="1275" w:type="dxa"/>
            <w:noWrap/>
            <w:vAlign w:val="center"/>
          </w:tcPr>
          <w:p w14:paraId="237ABB50" w14:textId="77777777" w:rsidR="00A15FB8" w:rsidRPr="00182FD2" w:rsidRDefault="00A15FB8" w:rsidP="001D320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8"/>
                <w:szCs w:val="18"/>
                <w:lang w:eastAsia="es-ES"/>
                <w14:ligatures w14:val="none"/>
              </w:rPr>
            </w:pPr>
          </w:p>
        </w:tc>
      </w:tr>
      <w:tr w:rsidR="00A15FB8" w:rsidRPr="00182FD2" w14:paraId="7200D625" w14:textId="77777777" w:rsidTr="00BE4EBD">
        <w:trPr>
          <w:cnfStyle w:val="000000100000" w:firstRow="0" w:lastRow="0" w:firstColumn="0" w:lastColumn="0" w:oddVBand="0" w:evenVBand="0" w:oddHBand="1" w:evenHBand="0" w:firstRowFirstColumn="0" w:firstRowLastColumn="0" w:lastRowFirstColumn="0" w:lastRowLastColumn="0"/>
          <w:trHeight w:val="282"/>
        </w:trPr>
        <w:tc>
          <w:tcPr>
            <w:cnfStyle w:val="001000000000" w:firstRow="0" w:lastRow="0" w:firstColumn="1" w:lastColumn="0" w:oddVBand="0" w:evenVBand="0" w:oddHBand="0" w:evenHBand="0" w:firstRowFirstColumn="0" w:firstRowLastColumn="0" w:lastRowFirstColumn="0" w:lastRowLastColumn="0"/>
            <w:tcW w:w="3397" w:type="dxa"/>
            <w:noWrap/>
          </w:tcPr>
          <w:p w14:paraId="6899F3F5" w14:textId="1CDCB1BE" w:rsidR="00A15FB8" w:rsidRDefault="00A15FB8" w:rsidP="00A15FB8">
            <w:pPr>
              <w:jc w:val="left"/>
              <w:rPr>
                <w:rFonts w:ascii="Calibri" w:eastAsia="Times New Roman" w:hAnsi="Calibri" w:cs="Calibri"/>
                <w:color w:val="000000"/>
                <w:kern w:val="0"/>
                <w:sz w:val="18"/>
                <w:szCs w:val="18"/>
                <w:lang w:eastAsia="es-ES"/>
                <w14:ligatures w14:val="none"/>
              </w:rPr>
            </w:pPr>
            <w:r w:rsidRPr="00150974">
              <w:rPr>
                <w:rFonts w:ascii="Calibri" w:eastAsia="Times New Roman" w:hAnsi="Calibri" w:cs="Calibri"/>
                <w:color w:val="000000"/>
                <w:kern w:val="0"/>
                <w:sz w:val="18"/>
                <w:szCs w:val="18"/>
                <w:lang w:eastAsia="es-ES"/>
                <w14:ligatures w14:val="none"/>
              </w:rPr>
              <w:t xml:space="preserve">   Listado de alertas</w:t>
            </w:r>
          </w:p>
        </w:tc>
        <w:tc>
          <w:tcPr>
            <w:tcW w:w="1276" w:type="dxa"/>
            <w:noWrap/>
            <w:vAlign w:val="center"/>
          </w:tcPr>
          <w:p w14:paraId="7530F79C" w14:textId="77777777" w:rsidR="00A15FB8" w:rsidRPr="00182FD2" w:rsidRDefault="00A15FB8" w:rsidP="001D320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18"/>
                <w:szCs w:val="18"/>
                <w:lang w:eastAsia="es-ES"/>
                <w14:ligatures w14:val="none"/>
              </w:rPr>
            </w:pPr>
          </w:p>
        </w:tc>
        <w:tc>
          <w:tcPr>
            <w:tcW w:w="1276" w:type="dxa"/>
            <w:vAlign w:val="center"/>
          </w:tcPr>
          <w:p w14:paraId="7298144E" w14:textId="383553BB" w:rsidR="00A15FB8" w:rsidRPr="00182FD2" w:rsidRDefault="00EC10AE" w:rsidP="001D320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18"/>
                <w:szCs w:val="18"/>
                <w:lang w:eastAsia="es-ES"/>
                <w14:ligatures w14:val="none"/>
              </w:rPr>
            </w:pPr>
            <w:r>
              <w:rPr>
                <w:rFonts w:ascii="Calibri" w:eastAsia="Times New Roman" w:hAnsi="Calibri" w:cs="Calibri"/>
                <w:color w:val="000000"/>
                <w:kern w:val="0"/>
                <w:sz w:val="18"/>
                <w:szCs w:val="18"/>
                <w:lang w:eastAsia="es-ES"/>
                <w14:ligatures w14:val="none"/>
              </w:rPr>
              <w:t>DJ2</w:t>
            </w:r>
          </w:p>
        </w:tc>
        <w:tc>
          <w:tcPr>
            <w:tcW w:w="1276" w:type="dxa"/>
            <w:noWrap/>
            <w:vAlign w:val="center"/>
          </w:tcPr>
          <w:p w14:paraId="4F4FDF42" w14:textId="77777777" w:rsidR="00A15FB8" w:rsidRPr="00182FD2" w:rsidRDefault="00A15FB8" w:rsidP="001D320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18"/>
                <w:szCs w:val="18"/>
                <w:lang w:eastAsia="es-ES"/>
                <w14:ligatures w14:val="none"/>
              </w:rPr>
            </w:pPr>
          </w:p>
        </w:tc>
        <w:tc>
          <w:tcPr>
            <w:tcW w:w="1275" w:type="dxa"/>
            <w:noWrap/>
            <w:vAlign w:val="center"/>
          </w:tcPr>
          <w:p w14:paraId="4634C89C" w14:textId="77777777" w:rsidR="00A15FB8" w:rsidRPr="00182FD2" w:rsidRDefault="00A15FB8" w:rsidP="001D320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18"/>
                <w:szCs w:val="18"/>
                <w:lang w:eastAsia="es-ES"/>
                <w14:ligatures w14:val="none"/>
              </w:rPr>
            </w:pPr>
          </w:p>
        </w:tc>
      </w:tr>
      <w:tr w:rsidR="00A15FB8" w:rsidRPr="00182FD2" w14:paraId="3FB17553" w14:textId="77777777" w:rsidTr="00BE4EBD">
        <w:trPr>
          <w:trHeight w:val="282"/>
        </w:trPr>
        <w:tc>
          <w:tcPr>
            <w:cnfStyle w:val="001000000000" w:firstRow="0" w:lastRow="0" w:firstColumn="1" w:lastColumn="0" w:oddVBand="0" w:evenVBand="0" w:oddHBand="0" w:evenHBand="0" w:firstRowFirstColumn="0" w:firstRowLastColumn="0" w:lastRowFirstColumn="0" w:lastRowLastColumn="0"/>
            <w:tcW w:w="3397" w:type="dxa"/>
            <w:noWrap/>
          </w:tcPr>
          <w:p w14:paraId="63E73A03" w14:textId="599B84D0" w:rsidR="00A15FB8" w:rsidRDefault="00A15FB8" w:rsidP="00A15FB8">
            <w:pPr>
              <w:jc w:val="left"/>
              <w:rPr>
                <w:rFonts w:ascii="Calibri" w:eastAsia="Times New Roman" w:hAnsi="Calibri" w:cs="Calibri"/>
                <w:color w:val="000000"/>
                <w:kern w:val="0"/>
                <w:sz w:val="18"/>
                <w:szCs w:val="18"/>
                <w:lang w:eastAsia="es-ES"/>
                <w14:ligatures w14:val="none"/>
              </w:rPr>
            </w:pPr>
            <w:r w:rsidRPr="00150974">
              <w:rPr>
                <w:rFonts w:ascii="Calibri" w:eastAsia="Times New Roman" w:hAnsi="Calibri" w:cs="Calibri"/>
                <w:color w:val="000000"/>
                <w:kern w:val="0"/>
                <w:sz w:val="18"/>
                <w:szCs w:val="18"/>
                <w:lang w:eastAsia="es-ES"/>
                <w14:ligatures w14:val="none"/>
              </w:rPr>
              <w:t xml:space="preserve">   Filtrado de clientes activos</w:t>
            </w:r>
          </w:p>
        </w:tc>
        <w:tc>
          <w:tcPr>
            <w:tcW w:w="1276" w:type="dxa"/>
            <w:noWrap/>
            <w:vAlign w:val="center"/>
          </w:tcPr>
          <w:p w14:paraId="38A96D9E" w14:textId="3CE15A65" w:rsidR="00A15FB8" w:rsidRPr="00182FD2" w:rsidRDefault="00EC10AE" w:rsidP="001D320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8"/>
                <w:szCs w:val="18"/>
                <w:lang w:eastAsia="es-ES"/>
                <w14:ligatures w14:val="none"/>
              </w:rPr>
            </w:pPr>
            <w:r>
              <w:rPr>
                <w:rFonts w:ascii="Calibri" w:eastAsia="Times New Roman" w:hAnsi="Calibri" w:cs="Calibri"/>
                <w:color w:val="000000"/>
                <w:kern w:val="0"/>
                <w:sz w:val="18"/>
                <w:szCs w:val="18"/>
                <w:lang w:eastAsia="es-ES"/>
                <w14:ligatures w14:val="none"/>
              </w:rPr>
              <w:t>DJ1</w:t>
            </w:r>
          </w:p>
        </w:tc>
        <w:tc>
          <w:tcPr>
            <w:tcW w:w="1276" w:type="dxa"/>
            <w:vAlign w:val="center"/>
          </w:tcPr>
          <w:p w14:paraId="56DF08C9" w14:textId="77777777" w:rsidR="00A15FB8" w:rsidRPr="00182FD2" w:rsidRDefault="00A15FB8" w:rsidP="001D320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8"/>
                <w:szCs w:val="18"/>
                <w:lang w:eastAsia="es-ES"/>
                <w14:ligatures w14:val="none"/>
              </w:rPr>
            </w:pPr>
          </w:p>
        </w:tc>
        <w:tc>
          <w:tcPr>
            <w:tcW w:w="1276" w:type="dxa"/>
            <w:noWrap/>
            <w:vAlign w:val="center"/>
          </w:tcPr>
          <w:p w14:paraId="4560DE50" w14:textId="77777777" w:rsidR="00A15FB8" w:rsidRPr="00182FD2" w:rsidRDefault="00A15FB8" w:rsidP="001D320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8"/>
                <w:szCs w:val="18"/>
                <w:lang w:eastAsia="es-ES"/>
                <w14:ligatures w14:val="none"/>
              </w:rPr>
            </w:pPr>
          </w:p>
        </w:tc>
        <w:tc>
          <w:tcPr>
            <w:tcW w:w="1275" w:type="dxa"/>
            <w:noWrap/>
            <w:vAlign w:val="center"/>
          </w:tcPr>
          <w:p w14:paraId="303D6DFE" w14:textId="77777777" w:rsidR="00A15FB8" w:rsidRPr="00182FD2" w:rsidRDefault="00A15FB8" w:rsidP="001D320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8"/>
                <w:szCs w:val="18"/>
                <w:lang w:eastAsia="es-ES"/>
                <w14:ligatures w14:val="none"/>
              </w:rPr>
            </w:pPr>
          </w:p>
        </w:tc>
      </w:tr>
      <w:tr w:rsidR="00A15FB8" w:rsidRPr="00182FD2" w14:paraId="36FA38AB" w14:textId="77777777" w:rsidTr="00BE4EBD">
        <w:trPr>
          <w:cnfStyle w:val="000000100000" w:firstRow="0" w:lastRow="0" w:firstColumn="0" w:lastColumn="0" w:oddVBand="0" w:evenVBand="0" w:oddHBand="1" w:evenHBand="0" w:firstRowFirstColumn="0" w:firstRowLastColumn="0" w:lastRowFirstColumn="0" w:lastRowLastColumn="0"/>
          <w:trHeight w:val="282"/>
        </w:trPr>
        <w:tc>
          <w:tcPr>
            <w:cnfStyle w:val="001000000000" w:firstRow="0" w:lastRow="0" w:firstColumn="1" w:lastColumn="0" w:oddVBand="0" w:evenVBand="0" w:oddHBand="0" w:evenHBand="0" w:firstRowFirstColumn="0" w:firstRowLastColumn="0" w:lastRowFirstColumn="0" w:lastRowLastColumn="0"/>
            <w:tcW w:w="3397" w:type="dxa"/>
            <w:noWrap/>
          </w:tcPr>
          <w:p w14:paraId="4BA81970" w14:textId="4CB2C087" w:rsidR="00A15FB8" w:rsidRDefault="00A15FB8" w:rsidP="00A15FB8">
            <w:pPr>
              <w:jc w:val="left"/>
              <w:rPr>
                <w:rFonts w:ascii="Calibri" w:eastAsia="Times New Roman" w:hAnsi="Calibri" w:cs="Calibri"/>
                <w:color w:val="000000"/>
                <w:kern w:val="0"/>
                <w:sz w:val="18"/>
                <w:szCs w:val="18"/>
                <w:lang w:eastAsia="es-ES"/>
                <w14:ligatures w14:val="none"/>
              </w:rPr>
            </w:pPr>
            <w:r w:rsidRPr="00150974">
              <w:rPr>
                <w:rFonts w:ascii="Calibri" w:eastAsia="Times New Roman" w:hAnsi="Calibri" w:cs="Calibri"/>
                <w:color w:val="000000"/>
                <w:kern w:val="0"/>
                <w:sz w:val="18"/>
                <w:szCs w:val="18"/>
                <w:lang w:eastAsia="es-ES"/>
                <w14:ligatures w14:val="none"/>
              </w:rPr>
              <w:t xml:space="preserve">   Filtrado de </w:t>
            </w:r>
            <w:r w:rsidR="00031F6F" w:rsidRPr="00150974">
              <w:rPr>
                <w:rFonts w:ascii="Calibri" w:eastAsia="Times New Roman" w:hAnsi="Calibri" w:cs="Calibri"/>
                <w:color w:val="000000"/>
                <w:kern w:val="0"/>
                <w:sz w:val="18"/>
                <w:szCs w:val="18"/>
                <w:lang w:eastAsia="es-ES"/>
                <w14:ligatures w14:val="none"/>
              </w:rPr>
              <w:t>vehículos</w:t>
            </w:r>
            <w:r w:rsidRPr="00150974">
              <w:rPr>
                <w:rFonts w:ascii="Calibri" w:eastAsia="Times New Roman" w:hAnsi="Calibri" w:cs="Calibri"/>
                <w:color w:val="000000"/>
                <w:kern w:val="0"/>
                <w:sz w:val="18"/>
                <w:szCs w:val="18"/>
                <w:lang w:eastAsia="es-ES"/>
                <w14:ligatures w14:val="none"/>
              </w:rPr>
              <w:t xml:space="preserve"> de emergencia</w:t>
            </w:r>
          </w:p>
        </w:tc>
        <w:tc>
          <w:tcPr>
            <w:tcW w:w="1276" w:type="dxa"/>
            <w:noWrap/>
            <w:vAlign w:val="center"/>
          </w:tcPr>
          <w:p w14:paraId="0AE4C607" w14:textId="77777777" w:rsidR="00A15FB8" w:rsidRPr="00182FD2" w:rsidRDefault="00A15FB8" w:rsidP="001D320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18"/>
                <w:szCs w:val="18"/>
                <w:lang w:eastAsia="es-ES"/>
                <w14:ligatures w14:val="none"/>
              </w:rPr>
            </w:pPr>
          </w:p>
        </w:tc>
        <w:tc>
          <w:tcPr>
            <w:tcW w:w="1276" w:type="dxa"/>
            <w:vAlign w:val="center"/>
          </w:tcPr>
          <w:p w14:paraId="058DA7BB" w14:textId="77777777" w:rsidR="00A15FB8" w:rsidRPr="00182FD2" w:rsidRDefault="00A15FB8" w:rsidP="001D320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18"/>
                <w:szCs w:val="18"/>
                <w:lang w:eastAsia="es-ES"/>
                <w14:ligatures w14:val="none"/>
              </w:rPr>
            </w:pPr>
          </w:p>
        </w:tc>
        <w:tc>
          <w:tcPr>
            <w:tcW w:w="1276" w:type="dxa"/>
            <w:noWrap/>
            <w:vAlign w:val="center"/>
          </w:tcPr>
          <w:p w14:paraId="2668525A" w14:textId="77777777" w:rsidR="00A15FB8" w:rsidRPr="00182FD2" w:rsidRDefault="00A15FB8" w:rsidP="001D320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18"/>
                <w:szCs w:val="18"/>
                <w:lang w:eastAsia="es-ES"/>
                <w14:ligatures w14:val="none"/>
              </w:rPr>
            </w:pPr>
          </w:p>
        </w:tc>
        <w:tc>
          <w:tcPr>
            <w:tcW w:w="1275" w:type="dxa"/>
            <w:noWrap/>
            <w:vAlign w:val="center"/>
          </w:tcPr>
          <w:p w14:paraId="0B2C20FD" w14:textId="11C187CC" w:rsidR="00A15FB8" w:rsidRPr="00182FD2" w:rsidRDefault="00EC10AE" w:rsidP="001D320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18"/>
                <w:szCs w:val="18"/>
                <w:lang w:eastAsia="es-ES"/>
                <w14:ligatures w14:val="none"/>
              </w:rPr>
            </w:pPr>
            <w:r>
              <w:rPr>
                <w:rFonts w:ascii="Calibri" w:eastAsia="Times New Roman" w:hAnsi="Calibri" w:cs="Calibri"/>
                <w:color w:val="000000"/>
                <w:kern w:val="0"/>
                <w:sz w:val="18"/>
                <w:szCs w:val="18"/>
                <w:lang w:eastAsia="es-ES"/>
                <w14:ligatures w14:val="none"/>
              </w:rPr>
              <w:t>DS2</w:t>
            </w:r>
          </w:p>
        </w:tc>
      </w:tr>
      <w:tr w:rsidR="00A15FB8" w:rsidRPr="00182FD2" w14:paraId="15521F59" w14:textId="77777777" w:rsidTr="00BE4EBD">
        <w:trPr>
          <w:trHeight w:val="282"/>
        </w:trPr>
        <w:tc>
          <w:tcPr>
            <w:cnfStyle w:val="001000000000" w:firstRow="0" w:lastRow="0" w:firstColumn="1" w:lastColumn="0" w:oddVBand="0" w:evenVBand="0" w:oddHBand="0" w:evenHBand="0" w:firstRowFirstColumn="0" w:firstRowLastColumn="0" w:lastRowFirstColumn="0" w:lastRowLastColumn="0"/>
            <w:tcW w:w="3397" w:type="dxa"/>
            <w:noWrap/>
          </w:tcPr>
          <w:p w14:paraId="1EAABC34" w14:textId="2BA2E7DE" w:rsidR="00A15FB8" w:rsidRDefault="00A15FB8" w:rsidP="00A15FB8">
            <w:pPr>
              <w:jc w:val="left"/>
              <w:rPr>
                <w:rFonts w:ascii="Calibri" w:eastAsia="Times New Roman" w:hAnsi="Calibri" w:cs="Calibri"/>
                <w:color w:val="000000"/>
                <w:kern w:val="0"/>
                <w:sz w:val="18"/>
                <w:szCs w:val="18"/>
                <w:lang w:eastAsia="es-ES"/>
                <w14:ligatures w14:val="none"/>
              </w:rPr>
            </w:pPr>
            <w:r w:rsidRPr="00150974">
              <w:rPr>
                <w:rFonts w:ascii="Calibri" w:eastAsia="Times New Roman" w:hAnsi="Calibri" w:cs="Calibri"/>
                <w:color w:val="000000"/>
                <w:kern w:val="0"/>
                <w:sz w:val="18"/>
                <w:szCs w:val="18"/>
                <w:lang w:eastAsia="es-ES"/>
                <w14:ligatures w14:val="none"/>
              </w:rPr>
              <w:t xml:space="preserve">   Filtrado de alertas</w:t>
            </w:r>
          </w:p>
        </w:tc>
        <w:tc>
          <w:tcPr>
            <w:tcW w:w="1276" w:type="dxa"/>
            <w:noWrap/>
            <w:vAlign w:val="center"/>
          </w:tcPr>
          <w:p w14:paraId="1702D994" w14:textId="77777777" w:rsidR="00A15FB8" w:rsidRPr="00182FD2" w:rsidRDefault="00A15FB8" w:rsidP="001D320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8"/>
                <w:szCs w:val="18"/>
                <w:lang w:eastAsia="es-ES"/>
                <w14:ligatures w14:val="none"/>
              </w:rPr>
            </w:pPr>
          </w:p>
        </w:tc>
        <w:tc>
          <w:tcPr>
            <w:tcW w:w="1276" w:type="dxa"/>
            <w:vAlign w:val="center"/>
          </w:tcPr>
          <w:p w14:paraId="6361CF91" w14:textId="77777777" w:rsidR="00A15FB8" w:rsidRPr="00182FD2" w:rsidRDefault="00A15FB8" w:rsidP="001D320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8"/>
                <w:szCs w:val="18"/>
                <w:lang w:eastAsia="es-ES"/>
                <w14:ligatures w14:val="none"/>
              </w:rPr>
            </w:pPr>
          </w:p>
        </w:tc>
        <w:tc>
          <w:tcPr>
            <w:tcW w:w="1276" w:type="dxa"/>
            <w:noWrap/>
            <w:vAlign w:val="center"/>
          </w:tcPr>
          <w:p w14:paraId="3A64CE7C" w14:textId="4B645DC5" w:rsidR="00A15FB8" w:rsidRPr="00182FD2" w:rsidRDefault="0045445F" w:rsidP="001D320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8"/>
                <w:szCs w:val="18"/>
                <w:lang w:eastAsia="es-ES"/>
                <w14:ligatures w14:val="none"/>
              </w:rPr>
            </w:pPr>
            <w:r>
              <w:rPr>
                <w:rFonts w:ascii="Calibri" w:eastAsia="Times New Roman" w:hAnsi="Calibri" w:cs="Calibri"/>
                <w:color w:val="000000"/>
                <w:kern w:val="0"/>
                <w:sz w:val="18"/>
                <w:szCs w:val="18"/>
                <w:lang w:eastAsia="es-ES"/>
                <w14:ligatures w14:val="none"/>
              </w:rPr>
              <w:t>DS1</w:t>
            </w:r>
          </w:p>
        </w:tc>
        <w:tc>
          <w:tcPr>
            <w:tcW w:w="1275" w:type="dxa"/>
            <w:noWrap/>
            <w:vAlign w:val="center"/>
          </w:tcPr>
          <w:p w14:paraId="48523899" w14:textId="77777777" w:rsidR="00A15FB8" w:rsidRPr="00182FD2" w:rsidRDefault="00A15FB8" w:rsidP="001D320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8"/>
                <w:szCs w:val="18"/>
                <w:lang w:eastAsia="es-ES"/>
                <w14:ligatures w14:val="none"/>
              </w:rPr>
            </w:pPr>
          </w:p>
        </w:tc>
      </w:tr>
      <w:tr w:rsidR="00A15FB8" w:rsidRPr="00182FD2" w14:paraId="50B613B3" w14:textId="77777777" w:rsidTr="00BE4EBD">
        <w:trPr>
          <w:cnfStyle w:val="000000100000" w:firstRow="0" w:lastRow="0" w:firstColumn="0" w:lastColumn="0" w:oddVBand="0" w:evenVBand="0" w:oddHBand="1" w:evenHBand="0" w:firstRowFirstColumn="0" w:firstRowLastColumn="0" w:lastRowFirstColumn="0" w:lastRowLastColumn="0"/>
          <w:trHeight w:val="282"/>
        </w:trPr>
        <w:tc>
          <w:tcPr>
            <w:cnfStyle w:val="001000000000" w:firstRow="0" w:lastRow="0" w:firstColumn="1" w:lastColumn="0" w:oddVBand="0" w:evenVBand="0" w:oddHBand="0" w:evenHBand="0" w:firstRowFirstColumn="0" w:firstRowLastColumn="0" w:lastRowFirstColumn="0" w:lastRowLastColumn="0"/>
            <w:tcW w:w="3397" w:type="dxa"/>
            <w:noWrap/>
          </w:tcPr>
          <w:p w14:paraId="7B5888AE" w14:textId="23A5E9B8" w:rsidR="00A15FB8" w:rsidRPr="004E77CB" w:rsidRDefault="00A15FB8" w:rsidP="00A15FB8">
            <w:pPr>
              <w:jc w:val="left"/>
              <w:rPr>
                <w:rFonts w:ascii="Calibri" w:eastAsia="Times New Roman" w:hAnsi="Calibri" w:cs="Calibri"/>
                <w:color w:val="000000"/>
                <w:kern w:val="0"/>
                <w:sz w:val="18"/>
                <w:szCs w:val="18"/>
                <w:lang w:eastAsia="es-ES"/>
                <w14:ligatures w14:val="none"/>
              </w:rPr>
            </w:pPr>
            <w:r w:rsidRPr="004E77CB">
              <w:rPr>
                <w:rFonts w:ascii="Calibri" w:eastAsia="Times New Roman" w:hAnsi="Calibri" w:cs="Calibri"/>
                <w:color w:val="000000"/>
                <w:kern w:val="0"/>
                <w:sz w:val="18"/>
                <w:szCs w:val="18"/>
                <w:lang w:eastAsia="es-ES"/>
                <w14:ligatures w14:val="none"/>
              </w:rPr>
              <w:t>Aplicaciones de usuario para la gestión de emergencias</w:t>
            </w:r>
          </w:p>
        </w:tc>
        <w:tc>
          <w:tcPr>
            <w:tcW w:w="1276" w:type="dxa"/>
            <w:noWrap/>
            <w:vAlign w:val="center"/>
          </w:tcPr>
          <w:p w14:paraId="0E808169" w14:textId="77777777" w:rsidR="00A15FB8" w:rsidRPr="00182FD2" w:rsidRDefault="00A15FB8" w:rsidP="001D320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18"/>
                <w:szCs w:val="18"/>
                <w:lang w:eastAsia="es-ES"/>
                <w14:ligatures w14:val="none"/>
              </w:rPr>
            </w:pPr>
          </w:p>
        </w:tc>
        <w:tc>
          <w:tcPr>
            <w:tcW w:w="1276" w:type="dxa"/>
            <w:vAlign w:val="center"/>
          </w:tcPr>
          <w:p w14:paraId="72F158E8" w14:textId="77777777" w:rsidR="00A15FB8" w:rsidRPr="00182FD2" w:rsidRDefault="00A15FB8" w:rsidP="001D320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18"/>
                <w:szCs w:val="18"/>
                <w:lang w:eastAsia="es-ES"/>
                <w14:ligatures w14:val="none"/>
              </w:rPr>
            </w:pPr>
          </w:p>
        </w:tc>
        <w:tc>
          <w:tcPr>
            <w:tcW w:w="1276" w:type="dxa"/>
            <w:noWrap/>
            <w:vAlign w:val="center"/>
          </w:tcPr>
          <w:p w14:paraId="2FECAC3A" w14:textId="77777777" w:rsidR="00A15FB8" w:rsidRPr="00182FD2" w:rsidRDefault="00A15FB8" w:rsidP="001D320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18"/>
                <w:szCs w:val="18"/>
                <w:lang w:eastAsia="es-ES"/>
                <w14:ligatures w14:val="none"/>
              </w:rPr>
            </w:pPr>
          </w:p>
        </w:tc>
        <w:tc>
          <w:tcPr>
            <w:tcW w:w="1275" w:type="dxa"/>
            <w:noWrap/>
            <w:vAlign w:val="center"/>
          </w:tcPr>
          <w:p w14:paraId="2597EEEF" w14:textId="77777777" w:rsidR="00A15FB8" w:rsidRPr="00182FD2" w:rsidRDefault="00A15FB8" w:rsidP="001D320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18"/>
                <w:szCs w:val="18"/>
                <w:lang w:eastAsia="es-ES"/>
                <w14:ligatures w14:val="none"/>
              </w:rPr>
            </w:pPr>
          </w:p>
        </w:tc>
      </w:tr>
      <w:tr w:rsidR="00A15FB8" w:rsidRPr="00182FD2" w14:paraId="7FE08B2A" w14:textId="77777777" w:rsidTr="00BE4EBD">
        <w:trPr>
          <w:trHeight w:val="282"/>
        </w:trPr>
        <w:tc>
          <w:tcPr>
            <w:cnfStyle w:val="001000000000" w:firstRow="0" w:lastRow="0" w:firstColumn="1" w:lastColumn="0" w:oddVBand="0" w:evenVBand="0" w:oddHBand="0" w:evenHBand="0" w:firstRowFirstColumn="0" w:firstRowLastColumn="0" w:lastRowFirstColumn="0" w:lastRowLastColumn="0"/>
            <w:tcW w:w="3397" w:type="dxa"/>
            <w:noWrap/>
          </w:tcPr>
          <w:p w14:paraId="3A99BE64" w14:textId="2F0408EB" w:rsidR="00A15FB8" w:rsidRDefault="00A15FB8" w:rsidP="00A15FB8">
            <w:pPr>
              <w:jc w:val="left"/>
              <w:rPr>
                <w:rFonts w:ascii="Calibri" w:eastAsia="Times New Roman" w:hAnsi="Calibri" w:cs="Calibri"/>
                <w:color w:val="000000"/>
                <w:kern w:val="0"/>
                <w:sz w:val="18"/>
                <w:szCs w:val="18"/>
                <w:lang w:eastAsia="es-ES"/>
                <w14:ligatures w14:val="none"/>
              </w:rPr>
            </w:pPr>
            <w:r w:rsidRPr="00150974">
              <w:rPr>
                <w:rFonts w:ascii="Calibri" w:eastAsia="Times New Roman" w:hAnsi="Calibri" w:cs="Calibri"/>
                <w:color w:val="000000"/>
                <w:kern w:val="0"/>
                <w:sz w:val="18"/>
                <w:szCs w:val="18"/>
                <w:lang w:eastAsia="es-ES"/>
                <w14:ligatures w14:val="none"/>
              </w:rPr>
              <w:t xml:space="preserve">   Visualización de Emergencias Activas.</w:t>
            </w:r>
          </w:p>
        </w:tc>
        <w:tc>
          <w:tcPr>
            <w:tcW w:w="1276" w:type="dxa"/>
            <w:noWrap/>
            <w:vAlign w:val="center"/>
          </w:tcPr>
          <w:p w14:paraId="3729D486" w14:textId="77777777" w:rsidR="00A15FB8" w:rsidRPr="00182FD2" w:rsidRDefault="00A15FB8" w:rsidP="001D320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8"/>
                <w:szCs w:val="18"/>
                <w:lang w:eastAsia="es-ES"/>
                <w14:ligatures w14:val="none"/>
              </w:rPr>
            </w:pPr>
          </w:p>
        </w:tc>
        <w:tc>
          <w:tcPr>
            <w:tcW w:w="1276" w:type="dxa"/>
            <w:vAlign w:val="center"/>
          </w:tcPr>
          <w:p w14:paraId="5ACAFC7C" w14:textId="77D8B9EE" w:rsidR="00A15FB8" w:rsidRPr="00182FD2" w:rsidRDefault="0045445F" w:rsidP="001D320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8"/>
                <w:szCs w:val="18"/>
                <w:lang w:eastAsia="es-ES"/>
                <w14:ligatures w14:val="none"/>
              </w:rPr>
            </w:pPr>
            <w:r>
              <w:rPr>
                <w:rFonts w:ascii="Calibri" w:eastAsia="Times New Roman" w:hAnsi="Calibri" w:cs="Calibri"/>
                <w:color w:val="000000"/>
                <w:kern w:val="0"/>
                <w:sz w:val="18"/>
                <w:szCs w:val="18"/>
                <w:lang w:eastAsia="es-ES"/>
                <w14:ligatures w14:val="none"/>
              </w:rPr>
              <w:t>DJ2</w:t>
            </w:r>
          </w:p>
        </w:tc>
        <w:tc>
          <w:tcPr>
            <w:tcW w:w="1276" w:type="dxa"/>
            <w:noWrap/>
            <w:vAlign w:val="center"/>
          </w:tcPr>
          <w:p w14:paraId="3844F8CA" w14:textId="77777777" w:rsidR="00A15FB8" w:rsidRPr="00182FD2" w:rsidRDefault="00A15FB8" w:rsidP="001D320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8"/>
                <w:szCs w:val="18"/>
                <w:lang w:eastAsia="es-ES"/>
                <w14:ligatures w14:val="none"/>
              </w:rPr>
            </w:pPr>
          </w:p>
        </w:tc>
        <w:tc>
          <w:tcPr>
            <w:tcW w:w="1275" w:type="dxa"/>
            <w:noWrap/>
            <w:vAlign w:val="center"/>
          </w:tcPr>
          <w:p w14:paraId="49092BC2" w14:textId="77777777" w:rsidR="00A15FB8" w:rsidRPr="00182FD2" w:rsidRDefault="00A15FB8" w:rsidP="001D320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8"/>
                <w:szCs w:val="18"/>
                <w:lang w:eastAsia="es-ES"/>
                <w14:ligatures w14:val="none"/>
              </w:rPr>
            </w:pPr>
          </w:p>
        </w:tc>
      </w:tr>
      <w:tr w:rsidR="00A15FB8" w:rsidRPr="00182FD2" w14:paraId="4AFCC069" w14:textId="77777777" w:rsidTr="00BE4EBD">
        <w:trPr>
          <w:cnfStyle w:val="000000100000" w:firstRow="0" w:lastRow="0" w:firstColumn="0" w:lastColumn="0" w:oddVBand="0" w:evenVBand="0" w:oddHBand="1" w:evenHBand="0" w:firstRowFirstColumn="0" w:firstRowLastColumn="0" w:lastRowFirstColumn="0" w:lastRowLastColumn="0"/>
          <w:trHeight w:val="282"/>
        </w:trPr>
        <w:tc>
          <w:tcPr>
            <w:cnfStyle w:val="001000000000" w:firstRow="0" w:lastRow="0" w:firstColumn="1" w:lastColumn="0" w:oddVBand="0" w:evenVBand="0" w:oddHBand="0" w:evenHBand="0" w:firstRowFirstColumn="0" w:firstRowLastColumn="0" w:lastRowFirstColumn="0" w:lastRowLastColumn="0"/>
            <w:tcW w:w="3397" w:type="dxa"/>
            <w:noWrap/>
          </w:tcPr>
          <w:p w14:paraId="79C93745" w14:textId="48D6E761" w:rsidR="00A15FB8" w:rsidRDefault="00A15FB8" w:rsidP="00A15FB8">
            <w:pPr>
              <w:jc w:val="left"/>
              <w:rPr>
                <w:rFonts w:ascii="Calibri" w:eastAsia="Times New Roman" w:hAnsi="Calibri" w:cs="Calibri"/>
                <w:color w:val="000000"/>
                <w:kern w:val="0"/>
                <w:sz w:val="18"/>
                <w:szCs w:val="18"/>
                <w:lang w:eastAsia="es-ES"/>
                <w14:ligatures w14:val="none"/>
              </w:rPr>
            </w:pPr>
            <w:r w:rsidRPr="00150974">
              <w:rPr>
                <w:rFonts w:ascii="Calibri" w:eastAsia="Times New Roman" w:hAnsi="Calibri" w:cs="Calibri"/>
                <w:color w:val="000000"/>
                <w:kern w:val="0"/>
                <w:sz w:val="18"/>
                <w:szCs w:val="18"/>
                <w:lang w:eastAsia="es-ES"/>
                <w14:ligatures w14:val="none"/>
              </w:rPr>
              <w:t xml:space="preserve">   Seguimiento de Emergencias.</w:t>
            </w:r>
          </w:p>
        </w:tc>
        <w:tc>
          <w:tcPr>
            <w:tcW w:w="1276" w:type="dxa"/>
            <w:noWrap/>
            <w:vAlign w:val="center"/>
          </w:tcPr>
          <w:p w14:paraId="375A447C" w14:textId="448030A6" w:rsidR="00A15FB8" w:rsidRPr="00182FD2" w:rsidRDefault="0045445F" w:rsidP="001D320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18"/>
                <w:szCs w:val="18"/>
                <w:lang w:eastAsia="es-ES"/>
                <w14:ligatures w14:val="none"/>
              </w:rPr>
            </w:pPr>
            <w:r>
              <w:rPr>
                <w:rFonts w:ascii="Calibri" w:eastAsia="Times New Roman" w:hAnsi="Calibri" w:cs="Calibri"/>
                <w:color w:val="000000"/>
                <w:kern w:val="0"/>
                <w:sz w:val="18"/>
                <w:szCs w:val="18"/>
                <w:lang w:eastAsia="es-ES"/>
                <w14:ligatures w14:val="none"/>
              </w:rPr>
              <w:t>DJ1</w:t>
            </w:r>
          </w:p>
        </w:tc>
        <w:tc>
          <w:tcPr>
            <w:tcW w:w="1276" w:type="dxa"/>
            <w:vAlign w:val="center"/>
          </w:tcPr>
          <w:p w14:paraId="1D020A9D" w14:textId="77777777" w:rsidR="00A15FB8" w:rsidRPr="00182FD2" w:rsidRDefault="00A15FB8" w:rsidP="001D320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18"/>
                <w:szCs w:val="18"/>
                <w:lang w:eastAsia="es-ES"/>
                <w14:ligatures w14:val="none"/>
              </w:rPr>
            </w:pPr>
          </w:p>
        </w:tc>
        <w:tc>
          <w:tcPr>
            <w:tcW w:w="1276" w:type="dxa"/>
            <w:noWrap/>
            <w:vAlign w:val="center"/>
          </w:tcPr>
          <w:p w14:paraId="725DDA09" w14:textId="77777777" w:rsidR="00A15FB8" w:rsidRPr="00182FD2" w:rsidRDefault="00A15FB8" w:rsidP="001D320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18"/>
                <w:szCs w:val="18"/>
                <w:lang w:eastAsia="es-ES"/>
                <w14:ligatures w14:val="none"/>
              </w:rPr>
            </w:pPr>
          </w:p>
        </w:tc>
        <w:tc>
          <w:tcPr>
            <w:tcW w:w="1275" w:type="dxa"/>
            <w:noWrap/>
            <w:vAlign w:val="center"/>
          </w:tcPr>
          <w:p w14:paraId="15828388" w14:textId="77777777" w:rsidR="00A15FB8" w:rsidRPr="00182FD2" w:rsidRDefault="00A15FB8" w:rsidP="001D320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18"/>
                <w:szCs w:val="18"/>
                <w:lang w:eastAsia="es-ES"/>
                <w14:ligatures w14:val="none"/>
              </w:rPr>
            </w:pPr>
          </w:p>
        </w:tc>
      </w:tr>
      <w:tr w:rsidR="00A15FB8" w:rsidRPr="00182FD2" w14:paraId="6B18FC65" w14:textId="77777777" w:rsidTr="00BE4EBD">
        <w:trPr>
          <w:trHeight w:val="282"/>
        </w:trPr>
        <w:tc>
          <w:tcPr>
            <w:cnfStyle w:val="001000000000" w:firstRow="0" w:lastRow="0" w:firstColumn="1" w:lastColumn="0" w:oddVBand="0" w:evenVBand="0" w:oddHBand="0" w:evenHBand="0" w:firstRowFirstColumn="0" w:firstRowLastColumn="0" w:lastRowFirstColumn="0" w:lastRowLastColumn="0"/>
            <w:tcW w:w="3397" w:type="dxa"/>
            <w:noWrap/>
          </w:tcPr>
          <w:p w14:paraId="342BB91A" w14:textId="77773D11" w:rsidR="00A15FB8" w:rsidRDefault="00A15FB8" w:rsidP="00A15FB8">
            <w:pPr>
              <w:jc w:val="left"/>
              <w:rPr>
                <w:rFonts w:ascii="Calibri" w:eastAsia="Times New Roman" w:hAnsi="Calibri" w:cs="Calibri"/>
                <w:color w:val="000000"/>
                <w:kern w:val="0"/>
                <w:sz w:val="18"/>
                <w:szCs w:val="18"/>
                <w:lang w:eastAsia="es-ES"/>
                <w14:ligatures w14:val="none"/>
              </w:rPr>
            </w:pPr>
            <w:r w:rsidRPr="00150974">
              <w:rPr>
                <w:rFonts w:ascii="Calibri" w:eastAsia="Times New Roman" w:hAnsi="Calibri" w:cs="Calibri"/>
                <w:color w:val="000000"/>
                <w:kern w:val="0"/>
                <w:sz w:val="18"/>
                <w:szCs w:val="18"/>
                <w:lang w:eastAsia="es-ES"/>
                <w14:ligatures w14:val="none"/>
              </w:rPr>
              <w:t xml:space="preserve">   Asignación de Recursos para Emergencias.</w:t>
            </w:r>
          </w:p>
        </w:tc>
        <w:tc>
          <w:tcPr>
            <w:tcW w:w="1276" w:type="dxa"/>
            <w:noWrap/>
            <w:vAlign w:val="center"/>
          </w:tcPr>
          <w:p w14:paraId="0C68ECCC" w14:textId="77777777" w:rsidR="00A15FB8" w:rsidRPr="00182FD2" w:rsidRDefault="00A15FB8" w:rsidP="001D320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8"/>
                <w:szCs w:val="18"/>
                <w:lang w:eastAsia="es-ES"/>
                <w14:ligatures w14:val="none"/>
              </w:rPr>
            </w:pPr>
          </w:p>
        </w:tc>
        <w:tc>
          <w:tcPr>
            <w:tcW w:w="1276" w:type="dxa"/>
            <w:vAlign w:val="center"/>
          </w:tcPr>
          <w:p w14:paraId="3050F320" w14:textId="77777777" w:rsidR="00A15FB8" w:rsidRPr="00182FD2" w:rsidRDefault="00A15FB8" w:rsidP="001D320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8"/>
                <w:szCs w:val="18"/>
                <w:lang w:eastAsia="es-ES"/>
                <w14:ligatures w14:val="none"/>
              </w:rPr>
            </w:pPr>
          </w:p>
        </w:tc>
        <w:tc>
          <w:tcPr>
            <w:tcW w:w="1276" w:type="dxa"/>
            <w:noWrap/>
            <w:vAlign w:val="center"/>
          </w:tcPr>
          <w:p w14:paraId="2C8BE220" w14:textId="77777777" w:rsidR="00A15FB8" w:rsidRPr="00182FD2" w:rsidRDefault="00A15FB8" w:rsidP="001D320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8"/>
                <w:szCs w:val="18"/>
                <w:lang w:eastAsia="es-ES"/>
                <w14:ligatures w14:val="none"/>
              </w:rPr>
            </w:pPr>
          </w:p>
        </w:tc>
        <w:tc>
          <w:tcPr>
            <w:tcW w:w="1275" w:type="dxa"/>
            <w:noWrap/>
            <w:vAlign w:val="center"/>
          </w:tcPr>
          <w:p w14:paraId="0D6EB4C1" w14:textId="6523877F" w:rsidR="00A15FB8" w:rsidRPr="00182FD2" w:rsidRDefault="0045445F" w:rsidP="001D320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8"/>
                <w:szCs w:val="18"/>
                <w:lang w:eastAsia="es-ES"/>
                <w14:ligatures w14:val="none"/>
              </w:rPr>
            </w:pPr>
            <w:r>
              <w:rPr>
                <w:rFonts w:ascii="Calibri" w:eastAsia="Times New Roman" w:hAnsi="Calibri" w:cs="Calibri"/>
                <w:color w:val="000000"/>
                <w:kern w:val="0"/>
                <w:sz w:val="18"/>
                <w:szCs w:val="18"/>
                <w:lang w:eastAsia="es-ES"/>
                <w14:ligatures w14:val="none"/>
              </w:rPr>
              <w:t>D</w:t>
            </w:r>
            <w:r w:rsidR="00377C02">
              <w:rPr>
                <w:rFonts w:ascii="Calibri" w:eastAsia="Times New Roman" w:hAnsi="Calibri" w:cs="Calibri"/>
                <w:color w:val="000000"/>
                <w:kern w:val="0"/>
                <w:sz w:val="18"/>
                <w:szCs w:val="18"/>
                <w:lang w:eastAsia="es-ES"/>
                <w14:ligatures w14:val="none"/>
              </w:rPr>
              <w:t>S</w:t>
            </w:r>
            <w:r>
              <w:rPr>
                <w:rFonts w:ascii="Calibri" w:eastAsia="Times New Roman" w:hAnsi="Calibri" w:cs="Calibri"/>
                <w:color w:val="000000"/>
                <w:kern w:val="0"/>
                <w:sz w:val="18"/>
                <w:szCs w:val="18"/>
                <w:lang w:eastAsia="es-ES"/>
                <w14:ligatures w14:val="none"/>
              </w:rPr>
              <w:t>2</w:t>
            </w:r>
          </w:p>
        </w:tc>
      </w:tr>
      <w:tr w:rsidR="00A15FB8" w:rsidRPr="00182FD2" w14:paraId="6EB1FDB7" w14:textId="77777777" w:rsidTr="00BE4EBD">
        <w:trPr>
          <w:cnfStyle w:val="000000100000" w:firstRow="0" w:lastRow="0" w:firstColumn="0" w:lastColumn="0" w:oddVBand="0" w:evenVBand="0" w:oddHBand="1" w:evenHBand="0" w:firstRowFirstColumn="0" w:firstRowLastColumn="0" w:lastRowFirstColumn="0" w:lastRowLastColumn="0"/>
          <w:trHeight w:val="282"/>
        </w:trPr>
        <w:tc>
          <w:tcPr>
            <w:cnfStyle w:val="001000000000" w:firstRow="0" w:lastRow="0" w:firstColumn="1" w:lastColumn="0" w:oddVBand="0" w:evenVBand="0" w:oddHBand="0" w:evenHBand="0" w:firstRowFirstColumn="0" w:firstRowLastColumn="0" w:lastRowFirstColumn="0" w:lastRowLastColumn="0"/>
            <w:tcW w:w="3397" w:type="dxa"/>
            <w:noWrap/>
          </w:tcPr>
          <w:p w14:paraId="463B9668" w14:textId="346EA44C" w:rsidR="00A15FB8" w:rsidRDefault="00A15FB8" w:rsidP="00A15FB8">
            <w:pPr>
              <w:jc w:val="left"/>
              <w:rPr>
                <w:rFonts w:ascii="Calibri" w:eastAsia="Times New Roman" w:hAnsi="Calibri" w:cs="Calibri"/>
                <w:color w:val="000000"/>
                <w:kern w:val="0"/>
                <w:sz w:val="18"/>
                <w:szCs w:val="18"/>
                <w:lang w:eastAsia="es-ES"/>
                <w14:ligatures w14:val="none"/>
              </w:rPr>
            </w:pPr>
            <w:r w:rsidRPr="00150974">
              <w:rPr>
                <w:rFonts w:ascii="Calibri" w:eastAsia="Times New Roman" w:hAnsi="Calibri" w:cs="Calibri"/>
                <w:color w:val="000000"/>
                <w:kern w:val="0"/>
                <w:sz w:val="18"/>
                <w:szCs w:val="18"/>
                <w:lang w:eastAsia="es-ES"/>
                <w14:ligatures w14:val="none"/>
              </w:rPr>
              <w:t xml:space="preserve">   Comunicación con Servicios Externos.</w:t>
            </w:r>
          </w:p>
        </w:tc>
        <w:tc>
          <w:tcPr>
            <w:tcW w:w="1276" w:type="dxa"/>
            <w:noWrap/>
            <w:vAlign w:val="center"/>
          </w:tcPr>
          <w:p w14:paraId="7705F45C" w14:textId="77777777" w:rsidR="00A15FB8" w:rsidRPr="00182FD2" w:rsidRDefault="00A15FB8" w:rsidP="001D320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18"/>
                <w:szCs w:val="18"/>
                <w:lang w:eastAsia="es-ES"/>
                <w14:ligatures w14:val="none"/>
              </w:rPr>
            </w:pPr>
          </w:p>
        </w:tc>
        <w:tc>
          <w:tcPr>
            <w:tcW w:w="1276" w:type="dxa"/>
            <w:vAlign w:val="center"/>
          </w:tcPr>
          <w:p w14:paraId="3A7C72CB" w14:textId="77777777" w:rsidR="00A15FB8" w:rsidRPr="00182FD2" w:rsidRDefault="00A15FB8" w:rsidP="001D320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18"/>
                <w:szCs w:val="18"/>
                <w:lang w:eastAsia="es-ES"/>
                <w14:ligatures w14:val="none"/>
              </w:rPr>
            </w:pPr>
          </w:p>
        </w:tc>
        <w:tc>
          <w:tcPr>
            <w:tcW w:w="1276" w:type="dxa"/>
            <w:noWrap/>
            <w:vAlign w:val="center"/>
          </w:tcPr>
          <w:p w14:paraId="534CBBDF" w14:textId="028564E7" w:rsidR="00A15FB8" w:rsidRPr="00182FD2" w:rsidRDefault="00377C02" w:rsidP="001D320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18"/>
                <w:szCs w:val="18"/>
                <w:lang w:eastAsia="es-ES"/>
                <w14:ligatures w14:val="none"/>
              </w:rPr>
            </w:pPr>
            <w:r>
              <w:rPr>
                <w:rFonts w:ascii="Calibri" w:eastAsia="Times New Roman" w:hAnsi="Calibri" w:cs="Calibri"/>
                <w:color w:val="000000"/>
                <w:kern w:val="0"/>
                <w:sz w:val="18"/>
                <w:szCs w:val="18"/>
                <w:lang w:eastAsia="es-ES"/>
                <w14:ligatures w14:val="none"/>
              </w:rPr>
              <w:t>DS1</w:t>
            </w:r>
          </w:p>
        </w:tc>
        <w:tc>
          <w:tcPr>
            <w:tcW w:w="1275" w:type="dxa"/>
            <w:noWrap/>
            <w:vAlign w:val="center"/>
          </w:tcPr>
          <w:p w14:paraId="41D049F4" w14:textId="77777777" w:rsidR="00A15FB8" w:rsidRPr="00182FD2" w:rsidRDefault="00A15FB8" w:rsidP="001D320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18"/>
                <w:szCs w:val="18"/>
                <w:lang w:eastAsia="es-ES"/>
                <w14:ligatures w14:val="none"/>
              </w:rPr>
            </w:pPr>
          </w:p>
        </w:tc>
      </w:tr>
      <w:tr w:rsidR="00A15FB8" w:rsidRPr="00182FD2" w14:paraId="13575708" w14:textId="77777777" w:rsidTr="00BE4EBD">
        <w:trPr>
          <w:trHeight w:val="282"/>
        </w:trPr>
        <w:tc>
          <w:tcPr>
            <w:cnfStyle w:val="001000000000" w:firstRow="0" w:lastRow="0" w:firstColumn="1" w:lastColumn="0" w:oddVBand="0" w:evenVBand="0" w:oddHBand="0" w:evenHBand="0" w:firstRowFirstColumn="0" w:firstRowLastColumn="0" w:lastRowFirstColumn="0" w:lastRowLastColumn="0"/>
            <w:tcW w:w="3397" w:type="dxa"/>
            <w:noWrap/>
          </w:tcPr>
          <w:p w14:paraId="24225CF0" w14:textId="13A1B979" w:rsidR="00A15FB8" w:rsidRDefault="00A15FB8" w:rsidP="00A15FB8">
            <w:pPr>
              <w:jc w:val="left"/>
              <w:rPr>
                <w:rFonts w:ascii="Calibri" w:eastAsia="Times New Roman" w:hAnsi="Calibri" w:cs="Calibri"/>
                <w:color w:val="000000"/>
                <w:kern w:val="0"/>
                <w:sz w:val="18"/>
                <w:szCs w:val="18"/>
                <w:lang w:eastAsia="es-ES"/>
                <w14:ligatures w14:val="none"/>
              </w:rPr>
            </w:pPr>
            <w:r w:rsidRPr="00150974">
              <w:rPr>
                <w:rFonts w:ascii="Calibri" w:eastAsia="Times New Roman" w:hAnsi="Calibri" w:cs="Calibri"/>
                <w:color w:val="000000"/>
                <w:kern w:val="0"/>
                <w:sz w:val="18"/>
                <w:szCs w:val="18"/>
                <w:lang w:eastAsia="es-ES"/>
                <w14:ligatures w14:val="none"/>
              </w:rPr>
              <w:t xml:space="preserve">   Registro de Emergencias.</w:t>
            </w:r>
          </w:p>
        </w:tc>
        <w:tc>
          <w:tcPr>
            <w:tcW w:w="1276" w:type="dxa"/>
            <w:noWrap/>
            <w:vAlign w:val="center"/>
          </w:tcPr>
          <w:p w14:paraId="55542799" w14:textId="56BF05AA" w:rsidR="00A15FB8" w:rsidRPr="00182FD2" w:rsidRDefault="00377C02" w:rsidP="001D320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8"/>
                <w:szCs w:val="18"/>
                <w:lang w:eastAsia="es-ES"/>
                <w14:ligatures w14:val="none"/>
              </w:rPr>
            </w:pPr>
            <w:r>
              <w:rPr>
                <w:rFonts w:ascii="Calibri" w:eastAsia="Times New Roman" w:hAnsi="Calibri" w:cs="Calibri"/>
                <w:color w:val="000000"/>
                <w:kern w:val="0"/>
                <w:sz w:val="18"/>
                <w:szCs w:val="18"/>
                <w:lang w:eastAsia="es-ES"/>
                <w14:ligatures w14:val="none"/>
              </w:rPr>
              <w:t>DJ1</w:t>
            </w:r>
          </w:p>
        </w:tc>
        <w:tc>
          <w:tcPr>
            <w:tcW w:w="1276" w:type="dxa"/>
            <w:vAlign w:val="center"/>
          </w:tcPr>
          <w:p w14:paraId="187FEC34" w14:textId="77777777" w:rsidR="00A15FB8" w:rsidRPr="00182FD2" w:rsidRDefault="00A15FB8" w:rsidP="001D320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8"/>
                <w:szCs w:val="18"/>
                <w:lang w:eastAsia="es-ES"/>
                <w14:ligatures w14:val="none"/>
              </w:rPr>
            </w:pPr>
          </w:p>
        </w:tc>
        <w:tc>
          <w:tcPr>
            <w:tcW w:w="1276" w:type="dxa"/>
            <w:noWrap/>
            <w:vAlign w:val="center"/>
          </w:tcPr>
          <w:p w14:paraId="7E9555A3" w14:textId="77777777" w:rsidR="00A15FB8" w:rsidRPr="00182FD2" w:rsidRDefault="00A15FB8" w:rsidP="001D320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8"/>
                <w:szCs w:val="18"/>
                <w:lang w:eastAsia="es-ES"/>
                <w14:ligatures w14:val="none"/>
              </w:rPr>
            </w:pPr>
          </w:p>
        </w:tc>
        <w:tc>
          <w:tcPr>
            <w:tcW w:w="1275" w:type="dxa"/>
            <w:noWrap/>
            <w:vAlign w:val="center"/>
          </w:tcPr>
          <w:p w14:paraId="42034ABF" w14:textId="77777777" w:rsidR="00A15FB8" w:rsidRPr="00182FD2" w:rsidRDefault="00A15FB8" w:rsidP="001D320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8"/>
                <w:szCs w:val="18"/>
                <w:lang w:eastAsia="es-ES"/>
                <w14:ligatures w14:val="none"/>
              </w:rPr>
            </w:pPr>
          </w:p>
        </w:tc>
      </w:tr>
      <w:tr w:rsidR="00A15FB8" w:rsidRPr="00182FD2" w14:paraId="34FA8D60" w14:textId="77777777" w:rsidTr="00BE4EBD">
        <w:trPr>
          <w:cnfStyle w:val="000000100000" w:firstRow="0" w:lastRow="0" w:firstColumn="0" w:lastColumn="0" w:oddVBand="0" w:evenVBand="0" w:oddHBand="1" w:evenHBand="0" w:firstRowFirstColumn="0" w:firstRowLastColumn="0" w:lastRowFirstColumn="0" w:lastRowLastColumn="0"/>
          <w:trHeight w:val="282"/>
        </w:trPr>
        <w:tc>
          <w:tcPr>
            <w:cnfStyle w:val="001000000000" w:firstRow="0" w:lastRow="0" w:firstColumn="1" w:lastColumn="0" w:oddVBand="0" w:evenVBand="0" w:oddHBand="0" w:evenHBand="0" w:firstRowFirstColumn="0" w:firstRowLastColumn="0" w:lastRowFirstColumn="0" w:lastRowLastColumn="0"/>
            <w:tcW w:w="3397" w:type="dxa"/>
            <w:noWrap/>
          </w:tcPr>
          <w:p w14:paraId="3D4592E9" w14:textId="3E5523D5" w:rsidR="00A15FB8" w:rsidRDefault="00A15FB8" w:rsidP="00A15FB8">
            <w:pPr>
              <w:jc w:val="left"/>
              <w:rPr>
                <w:rFonts w:ascii="Calibri" w:eastAsia="Times New Roman" w:hAnsi="Calibri" w:cs="Calibri"/>
                <w:color w:val="000000"/>
                <w:kern w:val="0"/>
                <w:sz w:val="18"/>
                <w:szCs w:val="18"/>
                <w:lang w:eastAsia="es-ES"/>
                <w14:ligatures w14:val="none"/>
              </w:rPr>
            </w:pPr>
            <w:r w:rsidRPr="00150974">
              <w:rPr>
                <w:rFonts w:ascii="Calibri" w:eastAsia="Times New Roman" w:hAnsi="Calibri" w:cs="Calibri"/>
                <w:color w:val="000000"/>
                <w:kern w:val="0"/>
                <w:sz w:val="18"/>
                <w:szCs w:val="18"/>
                <w:lang w:eastAsia="es-ES"/>
                <w14:ligatures w14:val="none"/>
              </w:rPr>
              <w:t xml:space="preserve">   Informe de Estado de Emergencias.</w:t>
            </w:r>
          </w:p>
        </w:tc>
        <w:tc>
          <w:tcPr>
            <w:tcW w:w="1276" w:type="dxa"/>
            <w:noWrap/>
            <w:vAlign w:val="center"/>
          </w:tcPr>
          <w:p w14:paraId="3121CD96" w14:textId="77777777" w:rsidR="00A15FB8" w:rsidRPr="00182FD2" w:rsidRDefault="00A15FB8" w:rsidP="001D320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18"/>
                <w:szCs w:val="18"/>
                <w:lang w:eastAsia="es-ES"/>
                <w14:ligatures w14:val="none"/>
              </w:rPr>
            </w:pPr>
          </w:p>
        </w:tc>
        <w:tc>
          <w:tcPr>
            <w:tcW w:w="1276" w:type="dxa"/>
            <w:vAlign w:val="center"/>
          </w:tcPr>
          <w:p w14:paraId="78D8BE44" w14:textId="2BD1819A" w:rsidR="00A15FB8" w:rsidRPr="00182FD2" w:rsidRDefault="00377C02" w:rsidP="001D320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18"/>
                <w:szCs w:val="18"/>
                <w:lang w:eastAsia="es-ES"/>
                <w14:ligatures w14:val="none"/>
              </w:rPr>
            </w:pPr>
            <w:r>
              <w:rPr>
                <w:rFonts w:ascii="Calibri" w:eastAsia="Times New Roman" w:hAnsi="Calibri" w:cs="Calibri"/>
                <w:color w:val="000000"/>
                <w:kern w:val="0"/>
                <w:sz w:val="18"/>
                <w:szCs w:val="18"/>
                <w:lang w:eastAsia="es-ES"/>
                <w14:ligatures w14:val="none"/>
              </w:rPr>
              <w:t>DJ2</w:t>
            </w:r>
          </w:p>
        </w:tc>
        <w:tc>
          <w:tcPr>
            <w:tcW w:w="1276" w:type="dxa"/>
            <w:noWrap/>
            <w:vAlign w:val="center"/>
          </w:tcPr>
          <w:p w14:paraId="2E08418C" w14:textId="77777777" w:rsidR="00A15FB8" w:rsidRPr="00182FD2" w:rsidRDefault="00A15FB8" w:rsidP="001D320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18"/>
                <w:szCs w:val="18"/>
                <w:lang w:eastAsia="es-ES"/>
                <w14:ligatures w14:val="none"/>
              </w:rPr>
            </w:pPr>
          </w:p>
        </w:tc>
        <w:tc>
          <w:tcPr>
            <w:tcW w:w="1275" w:type="dxa"/>
            <w:noWrap/>
            <w:vAlign w:val="center"/>
          </w:tcPr>
          <w:p w14:paraId="0DC761AB" w14:textId="77777777" w:rsidR="00A15FB8" w:rsidRPr="00182FD2" w:rsidRDefault="00A15FB8" w:rsidP="001D320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18"/>
                <w:szCs w:val="18"/>
                <w:lang w:eastAsia="es-ES"/>
                <w14:ligatures w14:val="none"/>
              </w:rPr>
            </w:pPr>
          </w:p>
        </w:tc>
      </w:tr>
      <w:tr w:rsidR="00A15FB8" w:rsidRPr="00182FD2" w14:paraId="4C862321" w14:textId="77777777" w:rsidTr="00BE4EBD">
        <w:trPr>
          <w:trHeight w:val="282"/>
        </w:trPr>
        <w:tc>
          <w:tcPr>
            <w:cnfStyle w:val="001000000000" w:firstRow="0" w:lastRow="0" w:firstColumn="1" w:lastColumn="0" w:oddVBand="0" w:evenVBand="0" w:oddHBand="0" w:evenHBand="0" w:firstRowFirstColumn="0" w:firstRowLastColumn="0" w:lastRowFirstColumn="0" w:lastRowLastColumn="0"/>
            <w:tcW w:w="3397" w:type="dxa"/>
            <w:noWrap/>
          </w:tcPr>
          <w:p w14:paraId="5E122A70" w14:textId="634C8A27" w:rsidR="00A15FB8" w:rsidRDefault="00A15FB8" w:rsidP="00A15FB8">
            <w:pPr>
              <w:jc w:val="left"/>
              <w:rPr>
                <w:rFonts w:ascii="Calibri" w:eastAsia="Times New Roman" w:hAnsi="Calibri" w:cs="Calibri"/>
                <w:color w:val="000000"/>
                <w:kern w:val="0"/>
                <w:sz w:val="18"/>
                <w:szCs w:val="18"/>
                <w:lang w:eastAsia="es-ES"/>
                <w14:ligatures w14:val="none"/>
              </w:rPr>
            </w:pPr>
            <w:r w:rsidRPr="00150974">
              <w:rPr>
                <w:rFonts w:ascii="Calibri" w:eastAsia="Times New Roman" w:hAnsi="Calibri" w:cs="Calibri"/>
                <w:color w:val="000000"/>
                <w:kern w:val="0"/>
                <w:sz w:val="18"/>
                <w:szCs w:val="18"/>
                <w:lang w:eastAsia="es-ES"/>
                <w14:ligatures w14:val="none"/>
              </w:rPr>
              <w:t xml:space="preserve">   Alertas de Emergencias.</w:t>
            </w:r>
          </w:p>
        </w:tc>
        <w:tc>
          <w:tcPr>
            <w:tcW w:w="1276" w:type="dxa"/>
            <w:noWrap/>
            <w:vAlign w:val="center"/>
          </w:tcPr>
          <w:p w14:paraId="79F2F036" w14:textId="77777777" w:rsidR="00A15FB8" w:rsidRPr="00182FD2" w:rsidRDefault="00A15FB8" w:rsidP="001D320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8"/>
                <w:szCs w:val="18"/>
                <w:lang w:eastAsia="es-ES"/>
                <w14:ligatures w14:val="none"/>
              </w:rPr>
            </w:pPr>
          </w:p>
        </w:tc>
        <w:tc>
          <w:tcPr>
            <w:tcW w:w="1276" w:type="dxa"/>
            <w:vAlign w:val="center"/>
          </w:tcPr>
          <w:p w14:paraId="77F64C89" w14:textId="203BE2A2" w:rsidR="00A15FB8" w:rsidRPr="00182FD2" w:rsidRDefault="00377C02" w:rsidP="001D320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8"/>
                <w:szCs w:val="18"/>
                <w:lang w:eastAsia="es-ES"/>
                <w14:ligatures w14:val="none"/>
              </w:rPr>
            </w:pPr>
            <w:r>
              <w:rPr>
                <w:rFonts w:ascii="Calibri" w:eastAsia="Times New Roman" w:hAnsi="Calibri" w:cs="Calibri"/>
                <w:color w:val="000000"/>
                <w:kern w:val="0"/>
                <w:sz w:val="18"/>
                <w:szCs w:val="18"/>
                <w:lang w:eastAsia="es-ES"/>
                <w14:ligatures w14:val="none"/>
              </w:rPr>
              <w:t>DJ2</w:t>
            </w:r>
          </w:p>
        </w:tc>
        <w:tc>
          <w:tcPr>
            <w:tcW w:w="1276" w:type="dxa"/>
            <w:noWrap/>
            <w:vAlign w:val="center"/>
          </w:tcPr>
          <w:p w14:paraId="3EE32CF7" w14:textId="77777777" w:rsidR="00A15FB8" w:rsidRPr="00182FD2" w:rsidRDefault="00A15FB8" w:rsidP="001D320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8"/>
                <w:szCs w:val="18"/>
                <w:lang w:eastAsia="es-ES"/>
                <w14:ligatures w14:val="none"/>
              </w:rPr>
            </w:pPr>
          </w:p>
        </w:tc>
        <w:tc>
          <w:tcPr>
            <w:tcW w:w="1275" w:type="dxa"/>
            <w:noWrap/>
            <w:vAlign w:val="center"/>
          </w:tcPr>
          <w:p w14:paraId="2C40C9B0" w14:textId="77777777" w:rsidR="00A15FB8" w:rsidRPr="00182FD2" w:rsidRDefault="00A15FB8" w:rsidP="001D320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8"/>
                <w:szCs w:val="18"/>
                <w:lang w:eastAsia="es-ES"/>
                <w14:ligatures w14:val="none"/>
              </w:rPr>
            </w:pPr>
          </w:p>
        </w:tc>
      </w:tr>
      <w:tr w:rsidR="00A15FB8" w:rsidRPr="00182FD2" w14:paraId="56D590DB" w14:textId="77777777" w:rsidTr="00BE4EBD">
        <w:trPr>
          <w:cnfStyle w:val="000000100000" w:firstRow="0" w:lastRow="0" w:firstColumn="0" w:lastColumn="0" w:oddVBand="0" w:evenVBand="0" w:oddHBand="1" w:evenHBand="0" w:firstRowFirstColumn="0" w:firstRowLastColumn="0" w:lastRowFirstColumn="0" w:lastRowLastColumn="0"/>
          <w:trHeight w:val="282"/>
        </w:trPr>
        <w:tc>
          <w:tcPr>
            <w:cnfStyle w:val="001000000000" w:firstRow="0" w:lastRow="0" w:firstColumn="1" w:lastColumn="0" w:oddVBand="0" w:evenVBand="0" w:oddHBand="0" w:evenHBand="0" w:firstRowFirstColumn="0" w:firstRowLastColumn="0" w:lastRowFirstColumn="0" w:lastRowLastColumn="0"/>
            <w:tcW w:w="3397" w:type="dxa"/>
            <w:noWrap/>
          </w:tcPr>
          <w:p w14:paraId="7EA4F78A" w14:textId="0A5CE9F7" w:rsidR="00A15FB8" w:rsidRDefault="00A15FB8" w:rsidP="00A15FB8">
            <w:pPr>
              <w:jc w:val="left"/>
              <w:rPr>
                <w:rFonts w:ascii="Calibri" w:eastAsia="Times New Roman" w:hAnsi="Calibri" w:cs="Calibri"/>
                <w:color w:val="000000"/>
                <w:kern w:val="0"/>
                <w:sz w:val="18"/>
                <w:szCs w:val="18"/>
                <w:lang w:eastAsia="es-ES"/>
                <w14:ligatures w14:val="none"/>
              </w:rPr>
            </w:pPr>
            <w:r w:rsidRPr="00150974">
              <w:rPr>
                <w:rFonts w:ascii="Calibri" w:eastAsia="Times New Roman" w:hAnsi="Calibri" w:cs="Calibri"/>
                <w:color w:val="000000"/>
                <w:kern w:val="0"/>
                <w:sz w:val="18"/>
                <w:szCs w:val="18"/>
                <w:lang w:eastAsia="es-ES"/>
                <w14:ligatures w14:val="none"/>
              </w:rPr>
              <w:t xml:space="preserve">   Gestión de Recursos en Emergencias.</w:t>
            </w:r>
          </w:p>
        </w:tc>
        <w:tc>
          <w:tcPr>
            <w:tcW w:w="1276" w:type="dxa"/>
            <w:noWrap/>
            <w:vAlign w:val="center"/>
          </w:tcPr>
          <w:p w14:paraId="19B95CE6" w14:textId="0017CC04" w:rsidR="00A15FB8" w:rsidRPr="00182FD2" w:rsidRDefault="00183423" w:rsidP="001D320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18"/>
                <w:szCs w:val="18"/>
                <w:lang w:eastAsia="es-ES"/>
                <w14:ligatures w14:val="none"/>
              </w:rPr>
            </w:pPr>
            <w:r>
              <w:rPr>
                <w:rFonts w:ascii="Calibri" w:eastAsia="Times New Roman" w:hAnsi="Calibri" w:cs="Calibri"/>
                <w:color w:val="000000"/>
                <w:kern w:val="0"/>
                <w:sz w:val="18"/>
                <w:szCs w:val="18"/>
                <w:lang w:eastAsia="es-ES"/>
                <w14:ligatures w14:val="none"/>
              </w:rPr>
              <w:t>DJ1</w:t>
            </w:r>
          </w:p>
        </w:tc>
        <w:tc>
          <w:tcPr>
            <w:tcW w:w="1276" w:type="dxa"/>
            <w:vAlign w:val="center"/>
          </w:tcPr>
          <w:p w14:paraId="772DAF74" w14:textId="77777777" w:rsidR="00A15FB8" w:rsidRPr="00182FD2" w:rsidRDefault="00A15FB8" w:rsidP="001D320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18"/>
                <w:szCs w:val="18"/>
                <w:lang w:eastAsia="es-ES"/>
                <w14:ligatures w14:val="none"/>
              </w:rPr>
            </w:pPr>
          </w:p>
        </w:tc>
        <w:tc>
          <w:tcPr>
            <w:tcW w:w="1276" w:type="dxa"/>
            <w:noWrap/>
            <w:vAlign w:val="center"/>
          </w:tcPr>
          <w:p w14:paraId="2EB0F56B" w14:textId="77777777" w:rsidR="00A15FB8" w:rsidRPr="00182FD2" w:rsidRDefault="00A15FB8" w:rsidP="001D320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18"/>
                <w:szCs w:val="18"/>
                <w:lang w:eastAsia="es-ES"/>
                <w14:ligatures w14:val="none"/>
              </w:rPr>
            </w:pPr>
          </w:p>
        </w:tc>
        <w:tc>
          <w:tcPr>
            <w:tcW w:w="1275" w:type="dxa"/>
            <w:noWrap/>
            <w:vAlign w:val="center"/>
          </w:tcPr>
          <w:p w14:paraId="55C3E283" w14:textId="77777777" w:rsidR="00A15FB8" w:rsidRPr="00182FD2" w:rsidRDefault="00A15FB8" w:rsidP="001D320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18"/>
                <w:szCs w:val="18"/>
                <w:lang w:eastAsia="es-ES"/>
                <w14:ligatures w14:val="none"/>
              </w:rPr>
            </w:pPr>
          </w:p>
        </w:tc>
      </w:tr>
      <w:tr w:rsidR="00A15FB8" w:rsidRPr="00182FD2" w14:paraId="6FEC1C0A" w14:textId="77777777" w:rsidTr="00BE4EBD">
        <w:trPr>
          <w:trHeight w:val="282"/>
        </w:trPr>
        <w:tc>
          <w:tcPr>
            <w:cnfStyle w:val="001000000000" w:firstRow="0" w:lastRow="0" w:firstColumn="1" w:lastColumn="0" w:oddVBand="0" w:evenVBand="0" w:oddHBand="0" w:evenHBand="0" w:firstRowFirstColumn="0" w:firstRowLastColumn="0" w:lastRowFirstColumn="0" w:lastRowLastColumn="0"/>
            <w:tcW w:w="3397" w:type="dxa"/>
            <w:noWrap/>
          </w:tcPr>
          <w:p w14:paraId="0AC9177D" w14:textId="4A0CD8F9" w:rsidR="00A15FB8" w:rsidRPr="00150974" w:rsidRDefault="00A15FB8" w:rsidP="00A15FB8">
            <w:pPr>
              <w:jc w:val="left"/>
              <w:rPr>
                <w:rFonts w:ascii="Calibri" w:eastAsia="Times New Roman" w:hAnsi="Calibri" w:cs="Calibri"/>
                <w:color w:val="000000"/>
                <w:kern w:val="0"/>
                <w:sz w:val="18"/>
                <w:szCs w:val="18"/>
                <w:lang w:eastAsia="es-ES"/>
                <w14:ligatures w14:val="none"/>
              </w:rPr>
            </w:pPr>
            <w:r>
              <w:rPr>
                <w:rFonts w:ascii="Calibri" w:eastAsia="Times New Roman" w:hAnsi="Calibri" w:cs="Calibri"/>
                <w:color w:val="000000"/>
                <w:kern w:val="0"/>
                <w:sz w:val="18"/>
                <w:szCs w:val="18"/>
                <w:lang w:eastAsia="es-ES"/>
                <w14:ligatures w14:val="none"/>
              </w:rPr>
              <w:t xml:space="preserve">   </w:t>
            </w:r>
            <w:r w:rsidRPr="00150974">
              <w:rPr>
                <w:rFonts w:ascii="Calibri" w:eastAsia="Times New Roman" w:hAnsi="Calibri" w:cs="Calibri"/>
                <w:color w:val="000000"/>
                <w:kern w:val="0"/>
                <w:sz w:val="18"/>
                <w:szCs w:val="18"/>
                <w:lang w:eastAsia="es-ES"/>
                <w14:ligatures w14:val="none"/>
              </w:rPr>
              <w:t>Comunicación con Conductores de Vehículos de Transporte.</w:t>
            </w:r>
          </w:p>
        </w:tc>
        <w:tc>
          <w:tcPr>
            <w:tcW w:w="1276" w:type="dxa"/>
            <w:noWrap/>
            <w:vAlign w:val="center"/>
          </w:tcPr>
          <w:p w14:paraId="5F96BEB8" w14:textId="77777777" w:rsidR="00A15FB8" w:rsidRPr="00182FD2" w:rsidRDefault="00A15FB8" w:rsidP="001D320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8"/>
                <w:szCs w:val="18"/>
                <w:lang w:eastAsia="es-ES"/>
                <w14:ligatures w14:val="none"/>
              </w:rPr>
            </w:pPr>
          </w:p>
        </w:tc>
        <w:tc>
          <w:tcPr>
            <w:tcW w:w="1276" w:type="dxa"/>
            <w:vAlign w:val="center"/>
          </w:tcPr>
          <w:p w14:paraId="351F8E68" w14:textId="77777777" w:rsidR="00A15FB8" w:rsidRPr="00182FD2" w:rsidRDefault="00A15FB8" w:rsidP="001D320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8"/>
                <w:szCs w:val="18"/>
                <w:lang w:eastAsia="es-ES"/>
                <w14:ligatures w14:val="none"/>
              </w:rPr>
            </w:pPr>
          </w:p>
        </w:tc>
        <w:tc>
          <w:tcPr>
            <w:tcW w:w="1276" w:type="dxa"/>
            <w:noWrap/>
            <w:vAlign w:val="center"/>
          </w:tcPr>
          <w:p w14:paraId="16A70566" w14:textId="77777777" w:rsidR="00A15FB8" w:rsidRPr="00182FD2" w:rsidRDefault="00A15FB8" w:rsidP="001D320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8"/>
                <w:szCs w:val="18"/>
                <w:lang w:eastAsia="es-ES"/>
                <w14:ligatures w14:val="none"/>
              </w:rPr>
            </w:pPr>
          </w:p>
        </w:tc>
        <w:tc>
          <w:tcPr>
            <w:tcW w:w="1275" w:type="dxa"/>
            <w:noWrap/>
            <w:vAlign w:val="center"/>
          </w:tcPr>
          <w:p w14:paraId="2086D6D3" w14:textId="4FF7FDBD" w:rsidR="00A15FB8" w:rsidRPr="00182FD2" w:rsidRDefault="00183423" w:rsidP="001D320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8"/>
                <w:szCs w:val="18"/>
                <w:lang w:eastAsia="es-ES"/>
                <w14:ligatures w14:val="none"/>
              </w:rPr>
            </w:pPr>
            <w:r>
              <w:rPr>
                <w:rFonts w:ascii="Calibri" w:eastAsia="Times New Roman" w:hAnsi="Calibri" w:cs="Calibri"/>
                <w:color w:val="000000"/>
                <w:kern w:val="0"/>
                <w:sz w:val="18"/>
                <w:szCs w:val="18"/>
                <w:lang w:eastAsia="es-ES"/>
                <w14:ligatures w14:val="none"/>
              </w:rPr>
              <w:t>DS2</w:t>
            </w:r>
          </w:p>
        </w:tc>
      </w:tr>
      <w:tr w:rsidR="00A15FB8" w:rsidRPr="00182FD2" w14:paraId="08124318" w14:textId="77777777" w:rsidTr="00BE4EBD">
        <w:trPr>
          <w:cnfStyle w:val="000000100000" w:firstRow="0" w:lastRow="0" w:firstColumn="0" w:lastColumn="0" w:oddVBand="0" w:evenVBand="0" w:oddHBand="1" w:evenHBand="0" w:firstRowFirstColumn="0" w:firstRowLastColumn="0" w:lastRowFirstColumn="0" w:lastRowLastColumn="0"/>
          <w:trHeight w:val="282"/>
        </w:trPr>
        <w:tc>
          <w:tcPr>
            <w:cnfStyle w:val="001000000000" w:firstRow="0" w:lastRow="0" w:firstColumn="1" w:lastColumn="0" w:oddVBand="0" w:evenVBand="0" w:oddHBand="0" w:evenHBand="0" w:firstRowFirstColumn="0" w:firstRowLastColumn="0" w:lastRowFirstColumn="0" w:lastRowLastColumn="0"/>
            <w:tcW w:w="3397" w:type="dxa"/>
            <w:noWrap/>
          </w:tcPr>
          <w:p w14:paraId="4BD824C9" w14:textId="311780A8" w:rsidR="00A15FB8" w:rsidRPr="00150974" w:rsidRDefault="00A15FB8" w:rsidP="00A15FB8">
            <w:pPr>
              <w:jc w:val="left"/>
              <w:rPr>
                <w:rFonts w:ascii="Calibri" w:eastAsia="Times New Roman" w:hAnsi="Calibri" w:cs="Calibri"/>
                <w:color w:val="000000"/>
                <w:kern w:val="0"/>
                <w:sz w:val="18"/>
                <w:szCs w:val="18"/>
                <w:lang w:eastAsia="es-ES"/>
                <w14:ligatures w14:val="none"/>
              </w:rPr>
            </w:pPr>
            <w:r>
              <w:rPr>
                <w:rFonts w:ascii="Calibri" w:eastAsia="Times New Roman" w:hAnsi="Calibri" w:cs="Calibri"/>
                <w:color w:val="000000"/>
                <w:kern w:val="0"/>
                <w:sz w:val="18"/>
                <w:szCs w:val="18"/>
                <w:lang w:eastAsia="es-ES"/>
                <w14:ligatures w14:val="none"/>
              </w:rPr>
              <w:t xml:space="preserve">   </w:t>
            </w:r>
            <w:r w:rsidRPr="00150974">
              <w:rPr>
                <w:rFonts w:ascii="Calibri" w:eastAsia="Times New Roman" w:hAnsi="Calibri" w:cs="Calibri"/>
                <w:color w:val="000000"/>
                <w:kern w:val="0"/>
                <w:sz w:val="18"/>
                <w:szCs w:val="18"/>
                <w:lang w:eastAsia="es-ES"/>
                <w14:ligatures w14:val="none"/>
              </w:rPr>
              <w:t>Comunicación con Clientes Finales.</w:t>
            </w:r>
          </w:p>
        </w:tc>
        <w:tc>
          <w:tcPr>
            <w:tcW w:w="1276" w:type="dxa"/>
            <w:noWrap/>
            <w:vAlign w:val="center"/>
          </w:tcPr>
          <w:p w14:paraId="3E0820B7" w14:textId="77777777" w:rsidR="00A15FB8" w:rsidRPr="00182FD2" w:rsidRDefault="00A15FB8" w:rsidP="001D320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18"/>
                <w:szCs w:val="18"/>
                <w:lang w:eastAsia="es-ES"/>
                <w14:ligatures w14:val="none"/>
              </w:rPr>
            </w:pPr>
          </w:p>
        </w:tc>
        <w:tc>
          <w:tcPr>
            <w:tcW w:w="1276" w:type="dxa"/>
            <w:vAlign w:val="center"/>
          </w:tcPr>
          <w:p w14:paraId="58DBE352" w14:textId="77777777" w:rsidR="00A15FB8" w:rsidRPr="00182FD2" w:rsidRDefault="00A15FB8" w:rsidP="001D320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18"/>
                <w:szCs w:val="18"/>
                <w:lang w:eastAsia="es-ES"/>
                <w14:ligatures w14:val="none"/>
              </w:rPr>
            </w:pPr>
          </w:p>
        </w:tc>
        <w:tc>
          <w:tcPr>
            <w:tcW w:w="1276" w:type="dxa"/>
            <w:noWrap/>
            <w:vAlign w:val="center"/>
          </w:tcPr>
          <w:p w14:paraId="06ACAEA3" w14:textId="448F6997" w:rsidR="00A15FB8" w:rsidRPr="00182FD2" w:rsidRDefault="00183423" w:rsidP="001D320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18"/>
                <w:szCs w:val="18"/>
                <w:lang w:eastAsia="es-ES"/>
                <w14:ligatures w14:val="none"/>
              </w:rPr>
            </w:pPr>
            <w:r>
              <w:rPr>
                <w:rFonts w:ascii="Calibri" w:eastAsia="Times New Roman" w:hAnsi="Calibri" w:cs="Calibri"/>
                <w:color w:val="000000"/>
                <w:kern w:val="0"/>
                <w:sz w:val="18"/>
                <w:szCs w:val="18"/>
                <w:lang w:eastAsia="es-ES"/>
                <w14:ligatures w14:val="none"/>
              </w:rPr>
              <w:t>DS1</w:t>
            </w:r>
          </w:p>
        </w:tc>
        <w:tc>
          <w:tcPr>
            <w:tcW w:w="1275" w:type="dxa"/>
            <w:noWrap/>
            <w:vAlign w:val="center"/>
          </w:tcPr>
          <w:p w14:paraId="29B461A2" w14:textId="5C8EF257" w:rsidR="00A15FB8" w:rsidRPr="00182FD2" w:rsidRDefault="00A15FB8" w:rsidP="001D3202">
            <w:pPr>
              <w:keepNext/>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18"/>
                <w:szCs w:val="18"/>
                <w:lang w:eastAsia="es-ES"/>
                <w14:ligatures w14:val="none"/>
              </w:rPr>
            </w:pPr>
          </w:p>
        </w:tc>
      </w:tr>
    </w:tbl>
    <w:p w14:paraId="242F9667" w14:textId="19F76C04" w:rsidR="00046ED5" w:rsidRPr="00046ED5" w:rsidRDefault="0090507C" w:rsidP="0090507C">
      <w:pPr>
        <w:pStyle w:val="CitadeTablas"/>
      </w:pPr>
      <w:bookmarkStart w:id="362" w:name="_Toc165126418"/>
      <w:r>
        <w:t>Matriz de responsabilidad de la fase de construcción</w:t>
      </w:r>
      <w:bookmarkEnd w:id="362"/>
    </w:p>
    <w:p w14:paraId="4CB3C874" w14:textId="77777777" w:rsidR="00D92E33" w:rsidRDefault="1F8A17D1" w:rsidP="00A12411">
      <w:pPr>
        <w:pStyle w:val="Ttulo5"/>
      </w:pPr>
      <w:bookmarkStart w:id="363" w:name="_Toc1389034502"/>
      <w:bookmarkStart w:id="364" w:name="_Toc164120860"/>
      <w:r>
        <w:t>Matriz de responsabilidad de Gestión de proyecto y QA</w:t>
      </w:r>
      <w:bookmarkEnd w:id="363"/>
      <w:bookmarkEnd w:id="364"/>
    </w:p>
    <w:tbl>
      <w:tblPr>
        <w:tblStyle w:val="Tablaconcuadrcula5oscura-nfasis3"/>
        <w:tblW w:w="0" w:type="auto"/>
        <w:jc w:val="center"/>
        <w:tblLook w:val="04A0" w:firstRow="1" w:lastRow="0" w:firstColumn="1" w:lastColumn="0" w:noHBand="0" w:noVBand="1"/>
      </w:tblPr>
      <w:tblGrid>
        <w:gridCol w:w="3092"/>
        <w:gridCol w:w="2701"/>
        <w:gridCol w:w="2701"/>
      </w:tblGrid>
      <w:tr w:rsidR="00E67CB7" w14:paraId="1C9F306E" w14:textId="004C8C55" w:rsidTr="001D320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92" w:type="dxa"/>
            <w:vAlign w:val="center"/>
          </w:tcPr>
          <w:p w14:paraId="3BC1BE88" w14:textId="17DC4797" w:rsidR="00E67CB7" w:rsidRPr="00E67CB7" w:rsidRDefault="00E67CB7" w:rsidP="001D3202">
            <w:pPr>
              <w:jc w:val="center"/>
              <w:rPr>
                <w:rFonts w:ascii="Calibri" w:eastAsia="Times New Roman" w:hAnsi="Calibri" w:cs="Calibri"/>
                <w:color w:val="000000"/>
                <w:kern w:val="0"/>
                <w:sz w:val="18"/>
                <w:szCs w:val="18"/>
                <w:lang w:eastAsia="es-ES"/>
                <w14:ligatures w14:val="none"/>
              </w:rPr>
            </w:pPr>
            <w:r w:rsidRPr="00E67CB7">
              <w:rPr>
                <w:rFonts w:ascii="Calibri" w:eastAsia="Times New Roman" w:hAnsi="Calibri" w:cs="Calibri"/>
                <w:color w:val="000000"/>
                <w:kern w:val="0"/>
                <w:sz w:val="18"/>
                <w:szCs w:val="18"/>
                <w:lang w:eastAsia="es-ES"/>
                <w14:ligatures w14:val="none"/>
              </w:rPr>
              <w:t>Actividades</w:t>
            </w:r>
          </w:p>
        </w:tc>
        <w:tc>
          <w:tcPr>
            <w:tcW w:w="2701" w:type="dxa"/>
            <w:vAlign w:val="center"/>
          </w:tcPr>
          <w:p w14:paraId="12B74A04" w14:textId="353578EA" w:rsidR="00E67CB7" w:rsidRPr="00E67CB7" w:rsidRDefault="00E67CB7" w:rsidP="001D3202">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8"/>
                <w:szCs w:val="18"/>
                <w:lang w:eastAsia="es-ES"/>
                <w14:ligatures w14:val="none"/>
              </w:rPr>
            </w:pPr>
            <w:r w:rsidRPr="00E67CB7">
              <w:rPr>
                <w:rFonts w:ascii="Calibri" w:eastAsia="Times New Roman" w:hAnsi="Calibri" w:cs="Calibri"/>
                <w:color w:val="000000"/>
                <w:kern w:val="0"/>
                <w:sz w:val="18"/>
                <w:szCs w:val="18"/>
                <w:lang w:eastAsia="es-ES"/>
                <w14:ligatures w14:val="none"/>
              </w:rPr>
              <w:t>Jefe de Proyecto (JP)</w:t>
            </w:r>
          </w:p>
        </w:tc>
        <w:tc>
          <w:tcPr>
            <w:tcW w:w="2701" w:type="dxa"/>
            <w:vAlign w:val="center"/>
          </w:tcPr>
          <w:p w14:paraId="13B0452A" w14:textId="783338E6" w:rsidR="00E67CB7" w:rsidRPr="00E67CB7" w:rsidRDefault="00E67CB7" w:rsidP="001D3202">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8"/>
                <w:szCs w:val="18"/>
                <w:lang w:eastAsia="es-ES"/>
                <w14:ligatures w14:val="none"/>
              </w:rPr>
            </w:pPr>
            <w:r w:rsidRPr="00E67CB7">
              <w:rPr>
                <w:rFonts w:ascii="Calibri" w:eastAsia="Times New Roman" w:hAnsi="Calibri" w:cs="Calibri"/>
                <w:color w:val="000000"/>
                <w:kern w:val="0"/>
                <w:sz w:val="18"/>
                <w:szCs w:val="18"/>
                <w:lang w:eastAsia="es-ES"/>
                <w14:ligatures w14:val="none"/>
              </w:rPr>
              <w:t>Consultor de Tecnología (CT)</w:t>
            </w:r>
          </w:p>
        </w:tc>
      </w:tr>
      <w:tr w:rsidR="00E67CB7" w14:paraId="5A135A4D" w14:textId="6CCFED21" w:rsidTr="001D320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92" w:type="dxa"/>
          </w:tcPr>
          <w:p w14:paraId="2211AF8C" w14:textId="3530535F" w:rsidR="00E67CB7" w:rsidRPr="00E67CB7" w:rsidRDefault="00E67CB7" w:rsidP="00E67CB7">
            <w:pPr>
              <w:jc w:val="left"/>
              <w:rPr>
                <w:rFonts w:ascii="Calibri" w:eastAsia="Times New Roman" w:hAnsi="Calibri" w:cs="Calibri"/>
                <w:color w:val="000000"/>
                <w:kern w:val="0"/>
                <w:sz w:val="18"/>
                <w:szCs w:val="18"/>
                <w:lang w:eastAsia="es-ES"/>
                <w14:ligatures w14:val="none"/>
              </w:rPr>
            </w:pPr>
            <w:r>
              <w:rPr>
                <w:rFonts w:ascii="Calibri" w:eastAsia="Times New Roman" w:hAnsi="Calibri" w:cs="Calibri"/>
                <w:color w:val="000000"/>
                <w:kern w:val="0"/>
                <w:sz w:val="18"/>
                <w:szCs w:val="18"/>
                <w:lang w:eastAsia="es-ES"/>
                <w14:ligatures w14:val="none"/>
              </w:rPr>
              <w:t>Gestión del proyecto</w:t>
            </w:r>
          </w:p>
        </w:tc>
        <w:tc>
          <w:tcPr>
            <w:tcW w:w="2701" w:type="dxa"/>
            <w:vAlign w:val="center"/>
          </w:tcPr>
          <w:p w14:paraId="1B88618F" w14:textId="6DA0E207" w:rsidR="00E67CB7" w:rsidRPr="00E67CB7" w:rsidRDefault="00E67CB7" w:rsidP="001D320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18"/>
                <w:szCs w:val="18"/>
                <w:lang w:eastAsia="es-ES"/>
                <w14:ligatures w14:val="none"/>
              </w:rPr>
            </w:pPr>
            <w:r>
              <w:rPr>
                <w:rFonts w:ascii="Calibri" w:eastAsia="Times New Roman" w:hAnsi="Calibri" w:cs="Calibri"/>
                <w:color w:val="000000"/>
                <w:kern w:val="0"/>
                <w:sz w:val="18"/>
                <w:szCs w:val="18"/>
                <w:lang w:eastAsia="es-ES"/>
                <w14:ligatures w14:val="none"/>
              </w:rPr>
              <w:t>JP</w:t>
            </w:r>
          </w:p>
        </w:tc>
        <w:tc>
          <w:tcPr>
            <w:tcW w:w="2701" w:type="dxa"/>
            <w:vAlign w:val="center"/>
          </w:tcPr>
          <w:p w14:paraId="7FC90711" w14:textId="77777777" w:rsidR="00E67CB7" w:rsidRPr="00E67CB7" w:rsidRDefault="00E67CB7" w:rsidP="001D320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18"/>
                <w:szCs w:val="18"/>
                <w:lang w:eastAsia="es-ES"/>
                <w14:ligatures w14:val="none"/>
              </w:rPr>
            </w:pPr>
          </w:p>
        </w:tc>
      </w:tr>
      <w:tr w:rsidR="00E67CB7" w14:paraId="74C50093" w14:textId="35D96047" w:rsidTr="001D3202">
        <w:trPr>
          <w:jc w:val="center"/>
        </w:trPr>
        <w:tc>
          <w:tcPr>
            <w:cnfStyle w:val="001000000000" w:firstRow="0" w:lastRow="0" w:firstColumn="1" w:lastColumn="0" w:oddVBand="0" w:evenVBand="0" w:oddHBand="0" w:evenHBand="0" w:firstRowFirstColumn="0" w:firstRowLastColumn="0" w:lastRowFirstColumn="0" w:lastRowLastColumn="0"/>
            <w:tcW w:w="3092" w:type="dxa"/>
          </w:tcPr>
          <w:p w14:paraId="337C3462" w14:textId="66D6E32E" w:rsidR="00E67CB7" w:rsidRPr="00E67CB7" w:rsidRDefault="00E67CB7" w:rsidP="00E67CB7">
            <w:pPr>
              <w:jc w:val="left"/>
              <w:rPr>
                <w:rFonts w:ascii="Calibri" w:eastAsia="Times New Roman" w:hAnsi="Calibri" w:cs="Calibri"/>
                <w:color w:val="000000"/>
                <w:kern w:val="0"/>
                <w:sz w:val="18"/>
                <w:szCs w:val="18"/>
                <w:lang w:eastAsia="es-ES"/>
                <w14:ligatures w14:val="none"/>
              </w:rPr>
            </w:pPr>
            <w:r>
              <w:rPr>
                <w:rFonts w:ascii="Calibri" w:eastAsia="Times New Roman" w:hAnsi="Calibri" w:cs="Calibri"/>
                <w:color w:val="000000"/>
                <w:kern w:val="0"/>
                <w:sz w:val="18"/>
                <w:szCs w:val="18"/>
                <w:lang w:eastAsia="es-ES"/>
                <w14:ligatures w14:val="none"/>
              </w:rPr>
              <w:t>Análisis de calidad</w:t>
            </w:r>
          </w:p>
        </w:tc>
        <w:tc>
          <w:tcPr>
            <w:tcW w:w="2701" w:type="dxa"/>
            <w:vAlign w:val="center"/>
          </w:tcPr>
          <w:p w14:paraId="3EF26978" w14:textId="77777777" w:rsidR="00E67CB7" w:rsidRPr="00E67CB7" w:rsidRDefault="00E67CB7" w:rsidP="001D320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8"/>
                <w:szCs w:val="18"/>
                <w:lang w:eastAsia="es-ES"/>
                <w14:ligatures w14:val="none"/>
              </w:rPr>
            </w:pPr>
          </w:p>
        </w:tc>
        <w:tc>
          <w:tcPr>
            <w:tcW w:w="2701" w:type="dxa"/>
            <w:vAlign w:val="center"/>
          </w:tcPr>
          <w:p w14:paraId="6F4F4D4C" w14:textId="1D5956D5" w:rsidR="00E67CB7" w:rsidRPr="00E67CB7" w:rsidRDefault="00E67CB7" w:rsidP="001D3202">
            <w:pPr>
              <w:keepNext/>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8"/>
                <w:szCs w:val="18"/>
                <w:lang w:eastAsia="es-ES"/>
                <w14:ligatures w14:val="none"/>
              </w:rPr>
            </w:pPr>
            <w:r>
              <w:rPr>
                <w:rFonts w:ascii="Calibri" w:eastAsia="Times New Roman" w:hAnsi="Calibri" w:cs="Calibri"/>
                <w:color w:val="000000"/>
                <w:kern w:val="0"/>
                <w:sz w:val="18"/>
                <w:szCs w:val="18"/>
                <w:lang w:eastAsia="es-ES"/>
                <w14:ligatures w14:val="none"/>
              </w:rPr>
              <w:t>CT</w:t>
            </w:r>
          </w:p>
        </w:tc>
      </w:tr>
    </w:tbl>
    <w:p w14:paraId="593827C0" w14:textId="2C17D0BF" w:rsidR="003014C8" w:rsidRPr="003014C8" w:rsidRDefault="0090507C" w:rsidP="0090507C">
      <w:pPr>
        <w:pStyle w:val="CitadeTablas"/>
      </w:pPr>
      <w:bookmarkStart w:id="365" w:name="_Toc165126419"/>
      <w:r>
        <w:t>Matriz de responsabilidad de la gestión del proyecto y QA</w:t>
      </w:r>
      <w:bookmarkEnd w:id="365"/>
    </w:p>
    <w:p w14:paraId="2F85563B" w14:textId="77777777" w:rsidR="00A83E90" w:rsidRDefault="3FDD5AEC" w:rsidP="00A12411">
      <w:pPr>
        <w:pStyle w:val="Ttulo5"/>
      </w:pPr>
      <w:bookmarkStart w:id="366" w:name="_Toc1253627155"/>
      <w:bookmarkStart w:id="367" w:name="_Toc164120861"/>
      <w:bookmarkStart w:id="368" w:name="_Ref165109867"/>
      <w:r>
        <w:t>Matriz de responsabilidad de pruebas y depuración</w:t>
      </w:r>
      <w:bookmarkEnd w:id="366"/>
      <w:bookmarkEnd w:id="367"/>
      <w:bookmarkEnd w:id="368"/>
    </w:p>
    <w:tbl>
      <w:tblPr>
        <w:tblStyle w:val="Tablaconcuadrcula5oscura-nfasis3"/>
        <w:tblW w:w="0" w:type="auto"/>
        <w:tblLook w:val="04A0" w:firstRow="1" w:lastRow="0" w:firstColumn="1" w:lastColumn="0" w:noHBand="0" w:noVBand="1"/>
      </w:tblPr>
      <w:tblGrid>
        <w:gridCol w:w="4247"/>
        <w:gridCol w:w="4247"/>
      </w:tblGrid>
      <w:tr w:rsidR="00A86E65" w14:paraId="0A72090B" w14:textId="77777777" w:rsidTr="001D32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vAlign w:val="center"/>
          </w:tcPr>
          <w:p w14:paraId="24F159B8" w14:textId="741999AB" w:rsidR="00A86E65" w:rsidRPr="004A70C6" w:rsidRDefault="00A86E65" w:rsidP="001D3202">
            <w:pPr>
              <w:jc w:val="center"/>
              <w:rPr>
                <w:rFonts w:ascii="Calibri" w:eastAsia="Times New Roman" w:hAnsi="Calibri" w:cs="Calibri"/>
                <w:color w:val="000000"/>
                <w:kern w:val="0"/>
                <w:sz w:val="18"/>
                <w:szCs w:val="18"/>
                <w:lang w:eastAsia="es-ES"/>
                <w14:ligatures w14:val="none"/>
              </w:rPr>
            </w:pPr>
            <w:r w:rsidRPr="004A70C6">
              <w:rPr>
                <w:rFonts w:ascii="Calibri" w:eastAsia="Times New Roman" w:hAnsi="Calibri" w:cs="Calibri"/>
                <w:color w:val="000000"/>
                <w:kern w:val="0"/>
                <w:sz w:val="18"/>
                <w:szCs w:val="18"/>
                <w:lang w:eastAsia="es-ES"/>
                <w14:ligatures w14:val="none"/>
              </w:rPr>
              <w:t>Actividades</w:t>
            </w:r>
          </w:p>
        </w:tc>
        <w:tc>
          <w:tcPr>
            <w:tcW w:w="4247" w:type="dxa"/>
            <w:vAlign w:val="center"/>
          </w:tcPr>
          <w:p w14:paraId="5A0B9C24" w14:textId="10676B0E" w:rsidR="00A86E65" w:rsidRPr="004A70C6" w:rsidRDefault="00A86E65" w:rsidP="001D3202">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8"/>
                <w:szCs w:val="18"/>
                <w:lang w:eastAsia="es-ES"/>
                <w14:ligatures w14:val="none"/>
              </w:rPr>
            </w:pPr>
            <w:r w:rsidRPr="004A70C6">
              <w:rPr>
                <w:rFonts w:ascii="Calibri" w:eastAsia="Times New Roman" w:hAnsi="Calibri" w:cs="Calibri"/>
                <w:color w:val="000000"/>
                <w:kern w:val="0"/>
                <w:sz w:val="18"/>
                <w:szCs w:val="18"/>
                <w:lang w:eastAsia="es-ES"/>
                <w14:ligatures w14:val="none"/>
              </w:rPr>
              <w:t>Tester (T)</w:t>
            </w:r>
          </w:p>
        </w:tc>
      </w:tr>
      <w:tr w:rsidR="00A86E65" w14:paraId="5B755BB3" w14:textId="77777777" w:rsidTr="001D32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53D1970E" w14:textId="0D163F53" w:rsidR="00A86E65" w:rsidRPr="004A70C6" w:rsidRDefault="00A86E65" w:rsidP="004A70C6">
            <w:pPr>
              <w:jc w:val="left"/>
              <w:rPr>
                <w:rFonts w:ascii="Calibri" w:eastAsia="Times New Roman" w:hAnsi="Calibri" w:cs="Calibri"/>
                <w:color w:val="000000"/>
                <w:kern w:val="0"/>
                <w:sz w:val="18"/>
                <w:szCs w:val="18"/>
                <w:lang w:eastAsia="es-ES"/>
                <w14:ligatures w14:val="none"/>
              </w:rPr>
            </w:pPr>
            <w:r w:rsidRPr="004A70C6">
              <w:rPr>
                <w:rFonts w:ascii="Calibri" w:eastAsia="Times New Roman" w:hAnsi="Calibri" w:cs="Calibri"/>
                <w:color w:val="000000"/>
                <w:kern w:val="0"/>
                <w:sz w:val="18"/>
                <w:szCs w:val="18"/>
                <w:lang w:eastAsia="es-ES"/>
                <w14:ligatures w14:val="none"/>
              </w:rPr>
              <w:t>Pruebas y depuración - Integración con sistemas centrales</w:t>
            </w:r>
          </w:p>
        </w:tc>
        <w:tc>
          <w:tcPr>
            <w:tcW w:w="4247" w:type="dxa"/>
            <w:vAlign w:val="center"/>
          </w:tcPr>
          <w:p w14:paraId="2A9CC66F" w14:textId="6EE61442" w:rsidR="00A86E65" w:rsidRPr="004A70C6" w:rsidRDefault="00A86E65" w:rsidP="001D320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18"/>
                <w:szCs w:val="18"/>
                <w:lang w:eastAsia="es-ES"/>
                <w14:ligatures w14:val="none"/>
              </w:rPr>
            </w:pPr>
            <w:r w:rsidRPr="004A70C6">
              <w:rPr>
                <w:rFonts w:ascii="Calibri" w:eastAsia="Times New Roman" w:hAnsi="Calibri" w:cs="Calibri"/>
                <w:color w:val="000000"/>
                <w:kern w:val="0"/>
                <w:sz w:val="18"/>
                <w:szCs w:val="18"/>
                <w:lang w:eastAsia="es-ES"/>
                <w14:ligatures w14:val="none"/>
              </w:rPr>
              <w:t>T</w:t>
            </w:r>
          </w:p>
        </w:tc>
      </w:tr>
      <w:tr w:rsidR="00A86E65" w14:paraId="567EA749" w14:textId="77777777" w:rsidTr="001D3202">
        <w:tc>
          <w:tcPr>
            <w:cnfStyle w:val="001000000000" w:firstRow="0" w:lastRow="0" w:firstColumn="1" w:lastColumn="0" w:oddVBand="0" w:evenVBand="0" w:oddHBand="0" w:evenHBand="0" w:firstRowFirstColumn="0" w:firstRowLastColumn="0" w:lastRowFirstColumn="0" w:lastRowLastColumn="0"/>
            <w:tcW w:w="4247" w:type="dxa"/>
          </w:tcPr>
          <w:p w14:paraId="404BD7E4" w14:textId="2987FF34" w:rsidR="00A86E65" w:rsidRPr="004A70C6" w:rsidRDefault="00A86E65" w:rsidP="004A70C6">
            <w:pPr>
              <w:jc w:val="left"/>
              <w:rPr>
                <w:rFonts w:ascii="Calibri" w:eastAsia="Times New Roman" w:hAnsi="Calibri" w:cs="Calibri"/>
                <w:color w:val="000000"/>
                <w:kern w:val="0"/>
                <w:sz w:val="18"/>
                <w:szCs w:val="18"/>
                <w:lang w:eastAsia="es-ES"/>
                <w14:ligatures w14:val="none"/>
              </w:rPr>
            </w:pPr>
            <w:r w:rsidRPr="004A70C6">
              <w:rPr>
                <w:rFonts w:ascii="Calibri" w:eastAsia="Times New Roman" w:hAnsi="Calibri" w:cs="Calibri"/>
                <w:color w:val="000000"/>
                <w:kern w:val="0"/>
                <w:sz w:val="18"/>
                <w:szCs w:val="18"/>
                <w:lang w:eastAsia="es-ES"/>
                <w14:ligatures w14:val="none"/>
              </w:rPr>
              <w:t>Pruebas y depuración - Sistema de mensajería</w:t>
            </w:r>
          </w:p>
        </w:tc>
        <w:tc>
          <w:tcPr>
            <w:tcW w:w="4247" w:type="dxa"/>
            <w:vAlign w:val="center"/>
          </w:tcPr>
          <w:p w14:paraId="38A614F4" w14:textId="4B9810D6" w:rsidR="00A86E65" w:rsidRPr="004A70C6" w:rsidRDefault="00A86E65" w:rsidP="001D320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8"/>
                <w:szCs w:val="18"/>
                <w:lang w:eastAsia="es-ES"/>
                <w14:ligatures w14:val="none"/>
              </w:rPr>
            </w:pPr>
            <w:r w:rsidRPr="004A70C6">
              <w:rPr>
                <w:rFonts w:ascii="Calibri" w:eastAsia="Times New Roman" w:hAnsi="Calibri" w:cs="Calibri"/>
                <w:color w:val="000000"/>
                <w:kern w:val="0"/>
                <w:sz w:val="18"/>
                <w:szCs w:val="18"/>
                <w:lang w:eastAsia="es-ES"/>
                <w14:ligatures w14:val="none"/>
              </w:rPr>
              <w:t>T</w:t>
            </w:r>
          </w:p>
        </w:tc>
      </w:tr>
      <w:tr w:rsidR="00A86E65" w14:paraId="55B9A889" w14:textId="77777777" w:rsidTr="001D32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53E482C5" w14:textId="615630FA" w:rsidR="00A86E65" w:rsidRPr="004A70C6" w:rsidRDefault="00A86E65" w:rsidP="004A70C6">
            <w:pPr>
              <w:jc w:val="left"/>
              <w:rPr>
                <w:rFonts w:ascii="Calibri" w:eastAsia="Times New Roman" w:hAnsi="Calibri" w:cs="Calibri"/>
                <w:color w:val="000000"/>
                <w:kern w:val="0"/>
                <w:sz w:val="18"/>
                <w:szCs w:val="18"/>
                <w:lang w:eastAsia="es-ES"/>
                <w14:ligatures w14:val="none"/>
              </w:rPr>
            </w:pPr>
            <w:r w:rsidRPr="004A70C6">
              <w:rPr>
                <w:rFonts w:ascii="Calibri" w:eastAsia="Times New Roman" w:hAnsi="Calibri" w:cs="Calibri"/>
                <w:color w:val="000000"/>
                <w:kern w:val="0"/>
                <w:sz w:val="18"/>
                <w:szCs w:val="18"/>
                <w:lang w:eastAsia="es-ES"/>
                <w14:ligatures w14:val="none"/>
              </w:rPr>
              <w:t>Pruebas y depuración - Gestión de usuarios</w:t>
            </w:r>
          </w:p>
        </w:tc>
        <w:tc>
          <w:tcPr>
            <w:tcW w:w="4247" w:type="dxa"/>
            <w:vAlign w:val="center"/>
          </w:tcPr>
          <w:p w14:paraId="0079A4F3" w14:textId="5E6F0AA2" w:rsidR="00A86E65" w:rsidRPr="004A70C6" w:rsidRDefault="00A86E65" w:rsidP="001D320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18"/>
                <w:szCs w:val="18"/>
                <w:lang w:eastAsia="es-ES"/>
                <w14:ligatures w14:val="none"/>
              </w:rPr>
            </w:pPr>
            <w:r w:rsidRPr="004A70C6">
              <w:rPr>
                <w:rFonts w:ascii="Calibri" w:eastAsia="Times New Roman" w:hAnsi="Calibri" w:cs="Calibri"/>
                <w:color w:val="000000"/>
                <w:kern w:val="0"/>
                <w:sz w:val="18"/>
                <w:szCs w:val="18"/>
                <w:lang w:eastAsia="es-ES"/>
                <w14:ligatures w14:val="none"/>
              </w:rPr>
              <w:t>T</w:t>
            </w:r>
          </w:p>
        </w:tc>
      </w:tr>
      <w:tr w:rsidR="00A86E65" w14:paraId="0FCCBFA5" w14:textId="77777777" w:rsidTr="001D3202">
        <w:tc>
          <w:tcPr>
            <w:cnfStyle w:val="001000000000" w:firstRow="0" w:lastRow="0" w:firstColumn="1" w:lastColumn="0" w:oddVBand="0" w:evenVBand="0" w:oddHBand="0" w:evenHBand="0" w:firstRowFirstColumn="0" w:firstRowLastColumn="0" w:lastRowFirstColumn="0" w:lastRowLastColumn="0"/>
            <w:tcW w:w="4247" w:type="dxa"/>
          </w:tcPr>
          <w:p w14:paraId="4E837AB1" w14:textId="42A1DDE2" w:rsidR="00A86E65" w:rsidRPr="004A70C6" w:rsidRDefault="00A86E65" w:rsidP="004A70C6">
            <w:pPr>
              <w:jc w:val="left"/>
              <w:rPr>
                <w:rFonts w:ascii="Calibri" w:eastAsia="Times New Roman" w:hAnsi="Calibri" w:cs="Calibri"/>
                <w:color w:val="000000"/>
                <w:kern w:val="0"/>
                <w:sz w:val="18"/>
                <w:szCs w:val="18"/>
                <w:lang w:eastAsia="es-ES"/>
                <w14:ligatures w14:val="none"/>
              </w:rPr>
            </w:pPr>
            <w:r w:rsidRPr="004A70C6">
              <w:rPr>
                <w:rFonts w:ascii="Calibri" w:eastAsia="Times New Roman" w:hAnsi="Calibri" w:cs="Calibri"/>
                <w:color w:val="000000"/>
                <w:kern w:val="0"/>
                <w:sz w:val="18"/>
                <w:szCs w:val="18"/>
                <w:lang w:eastAsia="es-ES"/>
                <w14:ligatures w14:val="none"/>
              </w:rPr>
              <w:t>Pruebas y depuración - Sistema de geoposicionamiento</w:t>
            </w:r>
          </w:p>
        </w:tc>
        <w:tc>
          <w:tcPr>
            <w:tcW w:w="4247" w:type="dxa"/>
            <w:vAlign w:val="center"/>
          </w:tcPr>
          <w:p w14:paraId="2506C553" w14:textId="2E9B20BD" w:rsidR="00A86E65" w:rsidRPr="004A70C6" w:rsidRDefault="00A86E65" w:rsidP="001D320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8"/>
                <w:szCs w:val="18"/>
                <w:lang w:eastAsia="es-ES"/>
                <w14:ligatures w14:val="none"/>
              </w:rPr>
            </w:pPr>
            <w:r w:rsidRPr="004A70C6">
              <w:rPr>
                <w:rFonts w:ascii="Calibri" w:eastAsia="Times New Roman" w:hAnsi="Calibri" w:cs="Calibri"/>
                <w:color w:val="000000"/>
                <w:kern w:val="0"/>
                <w:sz w:val="18"/>
                <w:szCs w:val="18"/>
                <w:lang w:eastAsia="es-ES"/>
                <w14:ligatures w14:val="none"/>
              </w:rPr>
              <w:t>T</w:t>
            </w:r>
          </w:p>
        </w:tc>
      </w:tr>
      <w:tr w:rsidR="00A86E65" w14:paraId="63CF988D" w14:textId="77777777" w:rsidTr="001D32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3CE0E326" w14:textId="56C9F2A1" w:rsidR="00A86E65" w:rsidRPr="004A70C6" w:rsidRDefault="00A86E65" w:rsidP="004A70C6">
            <w:pPr>
              <w:jc w:val="left"/>
              <w:rPr>
                <w:rFonts w:ascii="Calibri" w:eastAsia="Times New Roman" w:hAnsi="Calibri" w:cs="Calibri"/>
                <w:color w:val="000000"/>
                <w:kern w:val="0"/>
                <w:sz w:val="18"/>
                <w:szCs w:val="18"/>
                <w:lang w:eastAsia="es-ES"/>
                <w14:ligatures w14:val="none"/>
              </w:rPr>
            </w:pPr>
            <w:r w:rsidRPr="004A70C6">
              <w:rPr>
                <w:rFonts w:ascii="Calibri" w:eastAsia="Times New Roman" w:hAnsi="Calibri" w:cs="Calibri"/>
                <w:color w:val="000000"/>
                <w:kern w:val="0"/>
                <w:sz w:val="18"/>
                <w:szCs w:val="18"/>
                <w:lang w:eastAsia="es-ES"/>
                <w14:ligatures w14:val="none"/>
              </w:rPr>
              <w:t>Pruebas y depuración - Aplicaciones de usuario app de avisos y mensajería</w:t>
            </w:r>
          </w:p>
        </w:tc>
        <w:tc>
          <w:tcPr>
            <w:tcW w:w="4247" w:type="dxa"/>
            <w:vAlign w:val="center"/>
          </w:tcPr>
          <w:p w14:paraId="1A770A37" w14:textId="1F13BB9D" w:rsidR="00A86E65" w:rsidRPr="004A70C6" w:rsidRDefault="00A86E65" w:rsidP="001D320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18"/>
                <w:szCs w:val="18"/>
                <w:lang w:eastAsia="es-ES"/>
                <w14:ligatures w14:val="none"/>
              </w:rPr>
            </w:pPr>
            <w:r w:rsidRPr="004A70C6">
              <w:rPr>
                <w:rFonts w:ascii="Calibri" w:eastAsia="Times New Roman" w:hAnsi="Calibri" w:cs="Calibri"/>
                <w:color w:val="000000"/>
                <w:kern w:val="0"/>
                <w:sz w:val="18"/>
                <w:szCs w:val="18"/>
                <w:lang w:eastAsia="es-ES"/>
                <w14:ligatures w14:val="none"/>
              </w:rPr>
              <w:t>T</w:t>
            </w:r>
          </w:p>
        </w:tc>
      </w:tr>
      <w:tr w:rsidR="00A86E65" w14:paraId="5A22D2AC" w14:textId="77777777" w:rsidTr="001D3202">
        <w:tc>
          <w:tcPr>
            <w:cnfStyle w:val="001000000000" w:firstRow="0" w:lastRow="0" w:firstColumn="1" w:lastColumn="0" w:oddVBand="0" w:evenVBand="0" w:oddHBand="0" w:evenHBand="0" w:firstRowFirstColumn="0" w:firstRowLastColumn="0" w:lastRowFirstColumn="0" w:lastRowLastColumn="0"/>
            <w:tcW w:w="4247" w:type="dxa"/>
          </w:tcPr>
          <w:p w14:paraId="2E1C3862" w14:textId="1C6DE7ED" w:rsidR="00A86E65" w:rsidRPr="004A70C6" w:rsidRDefault="00A86E65" w:rsidP="004A70C6">
            <w:pPr>
              <w:jc w:val="left"/>
              <w:rPr>
                <w:rFonts w:ascii="Calibri" w:eastAsia="Times New Roman" w:hAnsi="Calibri" w:cs="Calibri"/>
                <w:color w:val="000000"/>
                <w:kern w:val="0"/>
                <w:sz w:val="18"/>
                <w:szCs w:val="18"/>
                <w:lang w:eastAsia="es-ES"/>
                <w14:ligatures w14:val="none"/>
              </w:rPr>
            </w:pPr>
            <w:r w:rsidRPr="004A70C6">
              <w:rPr>
                <w:rFonts w:ascii="Calibri" w:eastAsia="Times New Roman" w:hAnsi="Calibri" w:cs="Calibri"/>
                <w:color w:val="000000"/>
                <w:kern w:val="0"/>
                <w:sz w:val="18"/>
                <w:szCs w:val="18"/>
                <w:lang w:eastAsia="es-ES"/>
                <w14:ligatures w14:val="none"/>
              </w:rPr>
              <w:t>Pruebas y depuración - Dashboard de seguimiento</w:t>
            </w:r>
          </w:p>
        </w:tc>
        <w:tc>
          <w:tcPr>
            <w:tcW w:w="4247" w:type="dxa"/>
            <w:vAlign w:val="center"/>
          </w:tcPr>
          <w:p w14:paraId="0BABD54E" w14:textId="494D35C9" w:rsidR="00A86E65" w:rsidRPr="004A70C6" w:rsidRDefault="00A86E65" w:rsidP="001D320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8"/>
                <w:szCs w:val="18"/>
                <w:lang w:eastAsia="es-ES"/>
                <w14:ligatures w14:val="none"/>
              </w:rPr>
            </w:pPr>
            <w:r w:rsidRPr="004A70C6">
              <w:rPr>
                <w:rFonts w:ascii="Calibri" w:eastAsia="Times New Roman" w:hAnsi="Calibri" w:cs="Calibri"/>
                <w:color w:val="000000"/>
                <w:kern w:val="0"/>
                <w:sz w:val="18"/>
                <w:szCs w:val="18"/>
                <w:lang w:eastAsia="es-ES"/>
                <w14:ligatures w14:val="none"/>
              </w:rPr>
              <w:t>T</w:t>
            </w:r>
          </w:p>
        </w:tc>
      </w:tr>
      <w:tr w:rsidR="004A70C6" w14:paraId="4B3A465B" w14:textId="77777777" w:rsidTr="001D32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5347B294" w14:textId="2BE92097" w:rsidR="004A70C6" w:rsidRPr="004A70C6" w:rsidRDefault="004A70C6" w:rsidP="004A70C6">
            <w:pPr>
              <w:jc w:val="left"/>
              <w:rPr>
                <w:rFonts w:ascii="Calibri" w:eastAsia="Times New Roman" w:hAnsi="Calibri" w:cs="Calibri"/>
                <w:color w:val="000000"/>
                <w:kern w:val="0"/>
                <w:sz w:val="18"/>
                <w:szCs w:val="18"/>
                <w:lang w:eastAsia="es-ES"/>
                <w14:ligatures w14:val="none"/>
              </w:rPr>
            </w:pPr>
            <w:r>
              <w:rPr>
                <w:rFonts w:ascii="Calibri" w:eastAsia="Times New Roman" w:hAnsi="Calibri" w:cs="Calibri"/>
                <w:color w:val="000000"/>
                <w:kern w:val="0"/>
                <w:sz w:val="18"/>
                <w:szCs w:val="18"/>
                <w:lang w:eastAsia="es-ES"/>
                <w14:ligatures w14:val="none"/>
              </w:rPr>
              <w:t xml:space="preserve">Pruebas y depuración- Aplicaciones de usuario para la </w:t>
            </w:r>
            <w:r w:rsidR="006D0351">
              <w:rPr>
                <w:rFonts w:ascii="Calibri" w:eastAsia="Times New Roman" w:hAnsi="Calibri" w:cs="Calibri"/>
                <w:color w:val="000000"/>
                <w:kern w:val="0"/>
                <w:sz w:val="18"/>
                <w:szCs w:val="18"/>
                <w:lang w:eastAsia="es-ES"/>
                <w14:ligatures w14:val="none"/>
              </w:rPr>
              <w:t>gestión de emergencias</w:t>
            </w:r>
          </w:p>
        </w:tc>
        <w:tc>
          <w:tcPr>
            <w:tcW w:w="4247" w:type="dxa"/>
            <w:vAlign w:val="center"/>
          </w:tcPr>
          <w:p w14:paraId="009ABC66" w14:textId="22B96FCD" w:rsidR="004A70C6" w:rsidRPr="004A70C6" w:rsidRDefault="006D0351" w:rsidP="001D3202">
            <w:pPr>
              <w:keepNext/>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18"/>
                <w:szCs w:val="18"/>
                <w:lang w:eastAsia="es-ES"/>
                <w14:ligatures w14:val="none"/>
              </w:rPr>
            </w:pPr>
            <w:r>
              <w:rPr>
                <w:rFonts w:ascii="Calibri" w:eastAsia="Times New Roman" w:hAnsi="Calibri" w:cs="Calibri"/>
                <w:color w:val="000000"/>
                <w:kern w:val="0"/>
                <w:sz w:val="18"/>
                <w:szCs w:val="18"/>
                <w:lang w:eastAsia="es-ES"/>
                <w14:ligatures w14:val="none"/>
              </w:rPr>
              <w:t>T</w:t>
            </w:r>
          </w:p>
        </w:tc>
      </w:tr>
    </w:tbl>
    <w:p w14:paraId="5E3C8033" w14:textId="10915B4B" w:rsidR="00A83E90" w:rsidRPr="00A83E90" w:rsidRDefault="0090507C" w:rsidP="0090507C">
      <w:pPr>
        <w:pStyle w:val="CitadeTablas"/>
      </w:pPr>
      <w:bookmarkStart w:id="369" w:name="_Toc165126420"/>
      <w:r>
        <w:t>Matriz de responsabilidad de pruebas y depuración</w:t>
      </w:r>
      <w:bookmarkEnd w:id="369"/>
    </w:p>
    <w:p w14:paraId="476F7F5E" w14:textId="77777777" w:rsidR="009A5891" w:rsidRDefault="72DA7B03" w:rsidP="00A12411">
      <w:pPr>
        <w:pStyle w:val="Ttulo5"/>
      </w:pPr>
      <w:bookmarkStart w:id="370" w:name="_Toc1536545936"/>
      <w:bookmarkStart w:id="371" w:name="_Toc164120862"/>
      <w:bookmarkStart w:id="372" w:name="_Ref165109931"/>
      <w:r>
        <w:t>Matriz de responsabilidad de instalación de Hardware</w:t>
      </w:r>
      <w:bookmarkEnd w:id="370"/>
      <w:bookmarkEnd w:id="371"/>
      <w:bookmarkEnd w:id="372"/>
    </w:p>
    <w:tbl>
      <w:tblPr>
        <w:tblStyle w:val="Tablaconcuadrcula5oscura-nfasis3"/>
        <w:tblW w:w="8494" w:type="dxa"/>
        <w:tblLook w:val="04A0" w:firstRow="1" w:lastRow="0" w:firstColumn="1" w:lastColumn="0" w:noHBand="0" w:noVBand="1"/>
      </w:tblPr>
      <w:tblGrid>
        <w:gridCol w:w="4247"/>
        <w:gridCol w:w="4247"/>
      </w:tblGrid>
      <w:tr w:rsidR="009A5891" w14:paraId="127FDEBC" w14:textId="77777777" w:rsidTr="001D32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vAlign w:val="center"/>
          </w:tcPr>
          <w:p w14:paraId="2A829A02" w14:textId="472867D6" w:rsidR="009A5891" w:rsidRPr="009A5891" w:rsidRDefault="009A5891" w:rsidP="001D3202">
            <w:pPr>
              <w:jc w:val="center"/>
              <w:rPr>
                <w:rFonts w:ascii="Calibri" w:eastAsia="Times New Roman" w:hAnsi="Calibri" w:cs="Calibri"/>
                <w:color w:val="000000"/>
                <w:kern w:val="0"/>
                <w:sz w:val="18"/>
                <w:szCs w:val="18"/>
                <w:lang w:eastAsia="es-ES"/>
                <w14:ligatures w14:val="none"/>
              </w:rPr>
            </w:pPr>
            <w:r>
              <w:rPr>
                <w:rFonts w:ascii="Calibri" w:eastAsia="Times New Roman" w:hAnsi="Calibri" w:cs="Calibri"/>
                <w:color w:val="000000"/>
                <w:kern w:val="0"/>
                <w:sz w:val="18"/>
                <w:szCs w:val="18"/>
                <w:lang w:eastAsia="es-ES"/>
                <w14:ligatures w14:val="none"/>
              </w:rPr>
              <w:t>Actividades</w:t>
            </w:r>
          </w:p>
        </w:tc>
        <w:tc>
          <w:tcPr>
            <w:tcW w:w="4247" w:type="dxa"/>
            <w:vAlign w:val="center"/>
          </w:tcPr>
          <w:p w14:paraId="6F5B0947" w14:textId="248B4916" w:rsidR="009A5891" w:rsidRPr="009A5891" w:rsidRDefault="009A5891" w:rsidP="001D3202">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8"/>
                <w:szCs w:val="18"/>
                <w:lang w:eastAsia="es-ES"/>
                <w14:ligatures w14:val="none"/>
              </w:rPr>
            </w:pPr>
            <w:r>
              <w:rPr>
                <w:rFonts w:ascii="Calibri" w:eastAsia="Times New Roman" w:hAnsi="Calibri" w:cs="Calibri"/>
                <w:color w:val="000000"/>
                <w:kern w:val="0"/>
                <w:sz w:val="18"/>
                <w:szCs w:val="18"/>
                <w:lang w:eastAsia="es-ES"/>
                <w14:ligatures w14:val="none"/>
              </w:rPr>
              <w:t>Responsable y administrador de sistemas (RAS)</w:t>
            </w:r>
          </w:p>
        </w:tc>
      </w:tr>
      <w:tr w:rsidR="00F53EF1" w14:paraId="5ACCA9CD" w14:textId="77777777" w:rsidTr="001D32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33657EBC" w14:textId="283DCFBC" w:rsidR="00F53EF1" w:rsidRPr="00AF43A8" w:rsidRDefault="00F53EF1" w:rsidP="00F53EF1">
            <w:pPr>
              <w:jc w:val="left"/>
              <w:rPr>
                <w:rFonts w:eastAsia="Times New Roman" w:cstheme="minorHAnsi"/>
                <w:color w:val="000000"/>
                <w:kern w:val="0"/>
                <w:sz w:val="18"/>
                <w:szCs w:val="18"/>
                <w:lang w:eastAsia="es-ES"/>
                <w14:ligatures w14:val="none"/>
              </w:rPr>
            </w:pPr>
            <w:r w:rsidRPr="00AF43A8">
              <w:rPr>
                <w:rFonts w:cstheme="minorHAnsi"/>
                <w:b w:val="0"/>
                <w:bCs w:val="0"/>
                <w:color w:val="000000"/>
                <w:sz w:val="18"/>
                <w:szCs w:val="18"/>
              </w:rPr>
              <w:lastRenderedPageBreak/>
              <w:t>Hospitales</w:t>
            </w:r>
          </w:p>
        </w:tc>
        <w:tc>
          <w:tcPr>
            <w:tcW w:w="4247" w:type="dxa"/>
            <w:vAlign w:val="center"/>
          </w:tcPr>
          <w:p w14:paraId="57BBCDA2" w14:textId="7BD448DC" w:rsidR="00F53EF1" w:rsidRPr="009A5891" w:rsidRDefault="00F53EF1" w:rsidP="001D320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18"/>
                <w:szCs w:val="18"/>
                <w:lang w:eastAsia="es-ES"/>
                <w14:ligatures w14:val="none"/>
              </w:rPr>
            </w:pPr>
          </w:p>
        </w:tc>
      </w:tr>
      <w:tr w:rsidR="00AF43A8" w14:paraId="3238DFA7" w14:textId="77777777" w:rsidTr="001D3202">
        <w:tc>
          <w:tcPr>
            <w:cnfStyle w:val="001000000000" w:firstRow="0" w:lastRow="0" w:firstColumn="1" w:lastColumn="0" w:oddVBand="0" w:evenVBand="0" w:oddHBand="0" w:evenHBand="0" w:firstRowFirstColumn="0" w:firstRowLastColumn="0" w:lastRowFirstColumn="0" w:lastRowLastColumn="0"/>
            <w:tcW w:w="4247" w:type="dxa"/>
          </w:tcPr>
          <w:p w14:paraId="789AF12A" w14:textId="66572C52" w:rsidR="00AF43A8" w:rsidRPr="00AF43A8" w:rsidRDefault="00AF43A8" w:rsidP="00AF43A8">
            <w:pPr>
              <w:jc w:val="left"/>
              <w:rPr>
                <w:rFonts w:eastAsia="Times New Roman" w:cstheme="minorHAnsi"/>
                <w:color w:val="000000"/>
                <w:kern w:val="0"/>
                <w:sz w:val="18"/>
                <w:szCs w:val="18"/>
                <w:lang w:eastAsia="es-ES"/>
                <w14:ligatures w14:val="none"/>
              </w:rPr>
            </w:pPr>
            <w:r w:rsidRPr="00AF43A8">
              <w:rPr>
                <w:rFonts w:cstheme="minorHAnsi"/>
                <w:b w:val="0"/>
                <w:bCs w:val="0"/>
                <w:color w:val="000000"/>
                <w:sz w:val="18"/>
                <w:szCs w:val="18"/>
              </w:rPr>
              <w:t xml:space="preserve">   Hospital de Jarrio</w:t>
            </w:r>
          </w:p>
        </w:tc>
        <w:tc>
          <w:tcPr>
            <w:tcW w:w="4247" w:type="dxa"/>
            <w:vAlign w:val="center"/>
          </w:tcPr>
          <w:p w14:paraId="6B22D456" w14:textId="6B0FF2DA" w:rsidR="00AF43A8" w:rsidRPr="009A5891" w:rsidRDefault="00AF43A8" w:rsidP="001D320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8"/>
                <w:szCs w:val="18"/>
                <w:lang w:eastAsia="es-ES"/>
                <w14:ligatures w14:val="none"/>
              </w:rPr>
            </w:pPr>
          </w:p>
        </w:tc>
      </w:tr>
      <w:tr w:rsidR="00AF43A8" w14:paraId="7856A5A0" w14:textId="77777777" w:rsidTr="001D32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4AE8DF9C" w14:textId="394C3B81" w:rsidR="00AF43A8" w:rsidRPr="00AF43A8" w:rsidRDefault="00AF43A8" w:rsidP="00AF43A8">
            <w:pPr>
              <w:jc w:val="left"/>
              <w:rPr>
                <w:rFonts w:eastAsia="Times New Roman" w:cstheme="minorHAnsi"/>
                <w:color w:val="000000"/>
                <w:kern w:val="0"/>
                <w:sz w:val="18"/>
                <w:szCs w:val="18"/>
                <w:lang w:eastAsia="es-ES"/>
                <w14:ligatures w14:val="none"/>
              </w:rPr>
            </w:pPr>
            <w:r w:rsidRPr="00AF43A8">
              <w:rPr>
                <w:rFonts w:cstheme="minorHAnsi"/>
                <w:b w:val="0"/>
                <w:bCs w:val="0"/>
                <w:color w:val="000000"/>
                <w:sz w:val="18"/>
                <w:szCs w:val="18"/>
              </w:rPr>
              <w:t xml:space="preserve">      Instalación de cableado</w:t>
            </w:r>
          </w:p>
        </w:tc>
        <w:tc>
          <w:tcPr>
            <w:tcW w:w="4247" w:type="dxa"/>
            <w:vAlign w:val="center"/>
          </w:tcPr>
          <w:p w14:paraId="62D74A9F" w14:textId="5CA14D0A" w:rsidR="00AF43A8" w:rsidRPr="009A5891" w:rsidRDefault="00AF43A8" w:rsidP="001D320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18"/>
                <w:szCs w:val="18"/>
                <w:lang w:eastAsia="es-ES"/>
                <w14:ligatures w14:val="none"/>
              </w:rPr>
            </w:pPr>
          </w:p>
        </w:tc>
      </w:tr>
      <w:tr w:rsidR="00AF43A8" w14:paraId="2DA07539" w14:textId="77777777" w:rsidTr="001D3202">
        <w:tc>
          <w:tcPr>
            <w:cnfStyle w:val="001000000000" w:firstRow="0" w:lastRow="0" w:firstColumn="1" w:lastColumn="0" w:oddVBand="0" w:evenVBand="0" w:oddHBand="0" w:evenHBand="0" w:firstRowFirstColumn="0" w:firstRowLastColumn="0" w:lastRowFirstColumn="0" w:lastRowLastColumn="0"/>
            <w:tcW w:w="4247" w:type="dxa"/>
          </w:tcPr>
          <w:p w14:paraId="2F1CF299" w14:textId="3C93850D" w:rsidR="00AF43A8" w:rsidRPr="00AF43A8" w:rsidRDefault="00AF43A8" w:rsidP="00AF43A8">
            <w:pPr>
              <w:jc w:val="left"/>
              <w:rPr>
                <w:rFonts w:eastAsia="Times New Roman" w:cstheme="minorHAnsi"/>
                <w:color w:val="000000"/>
                <w:kern w:val="0"/>
                <w:sz w:val="18"/>
                <w:szCs w:val="18"/>
                <w:lang w:eastAsia="es-ES"/>
                <w14:ligatures w14:val="none"/>
              </w:rPr>
            </w:pPr>
            <w:r w:rsidRPr="00AF43A8">
              <w:rPr>
                <w:rFonts w:cstheme="minorHAnsi"/>
                <w:color w:val="000000"/>
                <w:sz w:val="18"/>
                <w:szCs w:val="18"/>
              </w:rPr>
              <w:t xml:space="preserve">         Instalación del switch y router</w:t>
            </w:r>
          </w:p>
        </w:tc>
        <w:tc>
          <w:tcPr>
            <w:tcW w:w="4247" w:type="dxa"/>
            <w:vAlign w:val="center"/>
          </w:tcPr>
          <w:p w14:paraId="04939AA6" w14:textId="6B600720" w:rsidR="00AF43A8" w:rsidRPr="009A5891" w:rsidRDefault="00AF43A8" w:rsidP="001D320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8"/>
                <w:szCs w:val="18"/>
                <w:lang w:eastAsia="es-ES"/>
                <w14:ligatures w14:val="none"/>
              </w:rPr>
            </w:pPr>
            <w:r>
              <w:rPr>
                <w:rFonts w:ascii="Calibri" w:eastAsia="Times New Roman" w:hAnsi="Calibri" w:cs="Calibri"/>
                <w:color w:val="000000"/>
                <w:kern w:val="0"/>
                <w:sz w:val="18"/>
                <w:szCs w:val="18"/>
                <w:lang w:eastAsia="es-ES"/>
                <w14:ligatures w14:val="none"/>
              </w:rPr>
              <w:t>RAS</w:t>
            </w:r>
          </w:p>
        </w:tc>
      </w:tr>
      <w:tr w:rsidR="00AF43A8" w14:paraId="6DCADBB1" w14:textId="77777777" w:rsidTr="001D32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7FBDD7E8" w14:textId="02641E9D" w:rsidR="00AF43A8" w:rsidRPr="00AF43A8" w:rsidRDefault="00AF43A8" w:rsidP="00AF43A8">
            <w:pPr>
              <w:jc w:val="left"/>
              <w:rPr>
                <w:rFonts w:eastAsia="Times New Roman" w:cstheme="minorHAnsi"/>
                <w:color w:val="000000"/>
                <w:kern w:val="0"/>
                <w:sz w:val="18"/>
                <w:szCs w:val="18"/>
                <w:lang w:eastAsia="es-ES"/>
                <w14:ligatures w14:val="none"/>
              </w:rPr>
            </w:pPr>
            <w:r w:rsidRPr="00AF43A8">
              <w:rPr>
                <w:rFonts w:cstheme="minorHAnsi"/>
                <w:color w:val="000000"/>
                <w:sz w:val="18"/>
                <w:szCs w:val="18"/>
              </w:rPr>
              <w:t xml:space="preserve">         Configuración de puntos de red</w:t>
            </w:r>
          </w:p>
        </w:tc>
        <w:tc>
          <w:tcPr>
            <w:tcW w:w="4247" w:type="dxa"/>
            <w:vAlign w:val="center"/>
          </w:tcPr>
          <w:p w14:paraId="3110D512" w14:textId="49E74DF9" w:rsidR="00AF43A8" w:rsidRPr="009A5891" w:rsidRDefault="00AF43A8" w:rsidP="001D320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18"/>
                <w:szCs w:val="18"/>
                <w:lang w:eastAsia="es-ES"/>
                <w14:ligatures w14:val="none"/>
              </w:rPr>
            </w:pPr>
            <w:r>
              <w:rPr>
                <w:rFonts w:ascii="Calibri" w:eastAsia="Times New Roman" w:hAnsi="Calibri" w:cs="Calibri"/>
                <w:color w:val="000000"/>
                <w:kern w:val="0"/>
                <w:sz w:val="18"/>
                <w:szCs w:val="18"/>
                <w:lang w:eastAsia="es-ES"/>
                <w14:ligatures w14:val="none"/>
              </w:rPr>
              <w:t>RAS</w:t>
            </w:r>
          </w:p>
        </w:tc>
      </w:tr>
      <w:tr w:rsidR="00AF43A8" w14:paraId="2D367662" w14:textId="77777777" w:rsidTr="001D3202">
        <w:tc>
          <w:tcPr>
            <w:cnfStyle w:val="001000000000" w:firstRow="0" w:lastRow="0" w:firstColumn="1" w:lastColumn="0" w:oddVBand="0" w:evenVBand="0" w:oddHBand="0" w:evenHBand="0" w:firstRowFirstColumn="0" w:firstRowLastColumn="0" w:lastRowFirstColumn="0" w:lastRowLastColumn="0"/>
            <w:tcW w:w="4247" w:type="dxa"/>
          </w:tcPr>
          <w:p w14:paraId="1A5B126F" w14:textId="55F72D2C" w:rsidR="00AF43A8" w:rsidRPr="00AF43A8" w:rsidRDefault="00AF43A8" w:rsidP="00AF43A8">
            <w:pPr>
              <w:jc w:val="left"/>
              <w:rPr>
                <w:rFonts w:eastAsia="Times New Roman" w:cstheme="minorHAnsi"/>
                <w:color w:val="000000"/>
                <w:kern w:val="0"/>
                <w:sz w:val="18"/>
                <w:szCs w:val="18"/>
                <w:lang w:eastAsia="es-ES"/>
                <w14:ligatures w14:val="none"/>
              </w:rPr>
            </w:pPr>
            <w:r w:rsidRPr="00AF43A8">
              <w:rPr>
                <w:rFonts w:cstheme="minorHAnsi"/>
                <w:color w:val="000000"/>
                <w:sz w:val="18"/>
                <w:szCs w:val="18"/>
              </w:rPr>
              <w:t xml:space="preserve">      Instalación de portátiles</w:t>
            </w:r>
          </w:p>
        </w:tc>
        <w:tc>
          <w:tcPr>
            <w:tcW w:w="4247" w:type="dxa"/>
            <w:vAlign w:val="center"/>
          </w:tcPr>
          <w:p w14:paraId="32DEECFD" w14:textId="6BBBF642" w:rsidR="00AF43A8" w:rsidRPr="009A5891" w:rsidRDefault="00AF43A8" w:rsidP="001D320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8"/>
                <w:szCs w:val="18"/>
                <w:lang w:eastAsia="es-ES"/>
                <w14:ligatures w14:val="none"/>
              </w:rPr>
            </w:pPr>
            <w:r>
              <w:rPr>
                <w:rFonts w:ascii="Calibri" w:eastAsia="Times New Roman" w:hAnsi="Calibri" w:cs="Calibri"/>
                <w:color w:val="000000"/>
                <w:kern w:val="0"/>
                <w:sz w:val="18"/>
                <w:szCs w:val="18"/>
                <w:lang w:eastAsia="es-ES"/>
                <w14:ligatures w14:val="none"/>
              </w:rPr>
              <w:t>RAS</w:t>
            </w:r>
          </w:p>
        </w:tc>
      </w:tr>
      <w:tr w:rsidR="00AF43A8" w14:paraId="7B089100" w14:textId="77777777" w:rsidTr="001D32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1D686A97" w14:textId="068CDD69" w:rsidR="00AF43A8" w:rsidRPr="00AF43A8" w:rsidRDefault="00AF43A8" w:rsidP="00AF43A8">
            <w:pPr>
              <w:jc w:val="left"/>
              <w:rPr>
                <w:rFonts w:eastAsia="Times New Roman" w:cstheme="minorHAnsi"/>
                <w:color w:val="000000"/>
                <w:kern w:val="0"/>
                <w:sz w:val="18"/>
                <w:szCs w:val="18"/>
                <w:lang w:eastAsia="es-ES"/>
                <w14:ligatures w14:val="none"/>
              </w:rPr>
            </w:pPr>
            <w:r w:rsidRPr="00AF43A8">
              <w:rPr>
                <w:rFonts w:cstheme="minorHAnsi"/>
                <w:color w:val="000000"/>
                <w:sz w:val="18"/>
                <w:szCs w:val="18"/>
              </w:rPr>
              <w:t xml:space="preserve">      Instalación de monitor de 45''</w:t>
            </w:r>
          </w:p>
        </w:tc>
        <w:tc>
          <w:tcPr>
            <w:tcW w:w="4247" w:type="dxa"/>
            <w:vAlign w:val="center"/>
          </w:tcPr>
          <w:p w14:paraId="49CDE64A" w14:textId="36C109FA" w:rsidR="00AF43A8" w:rsidRPr="009A5891" w:rsidRDefault="00AF43A8" w:rsidP="001D320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18"/>
                <w:szCs w:val="18"/>
                <w:lang w:eastAsia="es-ES"/>
                <w14:ligatures w14:val="none"/>
              </w:rPr>
            </w:pPr>
            <w:r>
              <w:rPr>
                <w:rFonts w:ascii="Calibri" w:eastAsia="Times New Roman" w:hAnsi="Calibri" w:cs="Calibri"/>
                <w:color w:val="000000"/>
                <w:kern w:val="0"/>
                <w:sz w:val="18"/>
                <w:szCs w:val="18"/>
                <w:lang w:eastAsia="es-ES"/>
                <w14:ligatures w14:val="none"/>
              </w:rPr>
              <w:t>RAS</w:t>
            </w:r>
          </w:p>
        </w:tc>
      </w:tr>
      <w:tr w:rsidR="00AF43A8" w14:paraId="23956E6F" w14:textId="77777777" w:rsidTr="001D3202">
        <w:tc>
          <w:tcPr>
            <w:cnfStyle w:val="001000000000" w:firstRow="0" w:lastRow="0" w:firstColumn="1" w:lastColumn="0" w:oddVBand="0" w:evenVBand="0" w:oddHBand="0" w:evenHBand="0" w:firstRowFirstColumn="0" w:firstRowLastColumn="0" w:lastRowFirstColumn="0" w:lastRowLastColumn="0"/>
            <w:tcW w:w="4247" w:type="dxa"/>
          </w:tcPr>
          <w:p w14:paraId="12AFB154" w14:textId="7118E3A6" w:rsidR="00AF43A8" w:rsidRPr="00AF43A8" w:rsidRDefault="00AF43A8" w:rsidP="00AF43A8">
            <w:pPr>
              <w:jc w:val="left"/>
              <w:rPr>
                <w:rFonts w:eastAsia="Times New Roman" w:cstheme="minorHAnsi"/>
                <w:color w:val="000000"/>
                <w:kern w:val="0"/>
                <w:sz w:val="18"/>
                <w:szCs w:val="18"/>
                <w:lang w:eastAsia="es-ES"/>
                <w14:ligatures w14:val="none"/>
              </w:rPr>
            </w:pPr>
            <w:r w:rsidRPr="00AF43A8">
              <w:rPr>
                <w:rFonts w:cstheme="minorHAnsi"/>
                <w:color w:val="000000"/>
                <w:sz w:val="18"/>
                <w:szCs w:val="18"/>
              </w:rPr>
              <w:t xml:space="preserve">      Instalación de </w:t>
            </w:r>
            <w:r w:rsidR="0030552F" w:rsidRPr="00AF43A8">
              <w:rPr>
                <w:rFonts w:cstheme="minorHAnsi"/>
                <w:color w:val="000000"/>
                <w:sz w:val="18"/>
                <w:szCs w:val="18"/>
              </w:rPr>
              <w:t>teléfonos</w:t>
            </w:r>
            <w:r w:rsidRPr="00AF43A8">
              <w:rPr>
                <w:rFonts w:cstheme="minorHAnsi"/>
                <w:color w:val="000000"/>
                <w:sz w:val="18"/>
                <w:szCs w:val="18"/>
              </w:rPr>
              <w:t xml:space="preserve"> IPVOID</w:t>
            </w:r>
          </w:p>
        </w:tc>
        <w:tc>
          <w:tcPr>
            <w:tcW w:w="4247" w:type="dxa"/>
            <w:vAlign w:val="center"/>
          </w:tcPr>
          <w:p w14:paraId="79328E99" w14:textId="13EA1BFC" w:rsidR="00AF43A8" w:rsidRPr="009A5891" w:rsidRDefault="00AF43A8" w:rsidP="001D320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8"/>
                <w:szCs w:val="18"/>
                <w:lang w:eastAsia="es-ES"/>
                <w14:ligatures w14:val="none"/>
              </w:rPr>
            </w:pPr>
            <w:r>
              <w:rPr>
                <w:rFonts w:ascii="Calibri" w:eastAsia="Times New Roman" w:hAnsi="Calibri" w:cs="Calibri"/>
                <w:color w:val="000000"/>
                <w:kern w:val="0"/>
                <w:sz w:val="18"/>
                <w:szCs w:val="18"/>
                <w:lang w:eastAsia="es-ES"/>
                <w14:ligatures w14:val="none"/>
              </w:rPr>
              <w:t>RAS</w:t>
            </w:r>
          </w:p>
        </w:tc>
      </w:tr>
      <w:tr w:rsidR="00AF43A8" w14:paraId="12506086" w14:textId="6F3E0C8E" w:rsidTr="001D32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36BA4CB3" w14:textId="3633A0B9" w:rsidR="00AF43A8" w:rsidRPr="00AF43A8" w:rsidRDefault="00AF43A8" w:rsidP="00AF43A8">
            <w:pPr>
              <w:jc w:val="left"/>
              <w:rPr>
                <w:rFonts w:eastAsia="Times New Roman" w:cstheme="minorHAnsi"/>
                <w:color w:val="000000"/>
                <w:kern w:val="0"/>
                <w:sz w:val="18"/>
                <w:szCs w:val="18"/>
                <w:lang w:eastAsia="es-ES"/>
                <w14:ligatures w14:val="none"/>
              </w:rPr>
            </w:pPr>
            <w:r w:rsidRPr="00AF43A8">
              <w:rPr>
                <w:rFonts w:cstheme="minorHAnsi"/>
                <w:b w:val="0"/>
                <w:bCs w:val="0"/>
                <w:color w:val="000000"/>
                <w:sz w:val="18"/>
                <w:szCs w:val="18"/>
              </w:rPr>
              <w:t xml:space="preserve">   Hospital Carmen y Severo Ochoa</w:t>
            </w:r>
          </w:p>
        </w:tc>
        <w:tc>
          <w:tcPr>
            <w:tcW w:w="4247" w:type="dxa"/>
            <w:vAlign w:val="center"/>
          </w:tcPr>
          <w:p w14:paraId="241D4798" w14:textId="104ADF94" w:rsidR="00AF43A8" w:rsidRPr="009A5891" w:rsidRDefault="00AF43A8" w:rsidP="001D320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18"/>
                <w:szCs w:val="18"/>
                <w:lang w:eastAsia="es-ES"/>
                <w14:ligatures w14:val="none"/>
              </w:rPr>
            </w:pPr>
          </w:p>
        </w:tc>
      </w:tr>
      <w:tr w:rsidR="00AF43A8" w14:paraId="4E9FD0AB" w14:textId="77777777" w:rsidTr="001D3202">
        <w:tc>
          <w:tcPr>
            <w:cnfStyle w:val="001000000000" w:firstRow="0" w:lastRow="0" w:firstColumn="1" w:lastColumn="0" w:oddVBand="0" w:evenVBand="0" w:oddHBand="0" w:evenHBand="0" w:firstRowFirstColumn="0" w:firstRowLastColumn="0" w:lastRowFirstColumn="0" w:lastRowLastColumn="0"/>
            <w:tcW w:w="4247" w:type="dxa"/>
          </w:tcPr>
          <w:p w14:paraId="3093A10A" w14:textId="75A9B870" w:rsidR="00AF43A8" w:rsidRPr="00AF43A8" w:rsidRDefault="00AF43A8" w:rsidP="00AF43A8">
            <w:pPr>
              <w:jc w:val="left"/>
              <w:rPr>
                <w:rFonts w:eastAsia="Times New Roman" w:cstheme="minorHAnsi"/>
                <w:color w:val="000000"/>
                <w:kern w:val="0"/>
                <w:sz w:val="18"/>
                <w:szCs w:val="18"/>
                <w:lang w:eastAsia="es-ES"/>
                <w14:ligatures w14:val="none"/>
              </w:rPr>
            </w:pPr>
            <w:r w:rsidRPr="00AF43A8">
              <w:rPr>
                <w:rFonts w:cstheme="minorHAnsi"/>
                <w:b w:val="0"/>
                <w:bCs w:val="0"/>
                <w:color w:val="000000"/>
                <w:sz w:val="18"/>
                <w:szCs w:val="18"/>
              </w:rPr>
              <w:t xml:space="preserve">      Instalación de cableado</w:t>
            </w:r>
          </w:p>
        </w:tc>
        <w:tc>
          <w:tcPr>
            <w:tcW w:w="4247" w:type="dxa"/>
            <w:vAlign w:val="center"/>
          </w:tcPr>
          <w:p w14:paraId="2A95C47E" w14:textId="784F0A14" w:rsidR="00AF43A8" w:rsidRPr="009A5891" w:rsidRDefault="00AF43A8" w:rsidP="001D320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8"/>
                <w:szCs w:val="18"/>
                <w:lang w:eastAsia="es-ES"/>
                <w14:ligatures w14:val="none"/>
              </w:rPr>
            </w:pPr>
          </w:p>
        </w:tc>
      </w:tr>
      <w:tr w:rsidR="00AF43A8" w14:paraId="5AC92DEC" w14:textId="77777777" w:rsidTr="001D32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6415011E" w14:textId="0B159BB9" w:rsidR="00AF43A8" w:rsidRPr="00AF43A8" w:rsidRDefault="00AF43A8" w:rsidP="00AF43A8">
            <w:pPr>
              <w:jc w:val="left"/>
              <w:rPr>
                <w:rFonts w:eastAsia="Times New Roman" w:cstheme="minorHAnsi"/>
                <w:color w:val="000000"/>
                <w:kern w:val="0"/>
                <w:sz w:val="18"/>
                <w:szCs w:val="18"/>
                <w:lang w:eastAsia="es-ES"/>
                <w14:ligatures w14:val="none"/>
              </w:rPr>
            </w:pPr>
            <w:r w:rsidRPr="00AF43A8">
              <w:rPr>
                <w:rFonts w:cstheme="minorHAnsi"/>
                <w:color w:val="000000"/>
                <w:sz w:val="18"/>
                <w:szCs w:val="18"/>
              </w:rPr>
              <w:t xml:space="preserve">         Instalación del switch y router</w:t>
            </w:r>
          </w:p>
        </w:tc>
        <w:tc>
          <w:tcPr>
            <w:tcW w:w="4247" w:type="dxa"/>
            <w:vAlign w:val="center"/>
          </w:tcPr>
          <w:p w14:paraId="14D8C34D" w14:textId="5FFE4250" w:rsidR="00AF43A8" w:rsidRPr="009A5891" w:rsidRDefault="00AF43A8" w:rsidP="001D320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18"/>
                <w:szCs w:val="18"/>
                <w:lang w:eastAsia="es-ES"/>
                <w14:ligatures w14:val="none"/>
              </w:rPr>
            </w:pPr>
            <w:r>
              <w:rPr>
                <w:rFonts w:ascii="Calibri" w:eastAsia="Times New Roman" w:hAnsi="Calibri" w:cs="Calibri"/>
                <w:color w:val="000000"/>
                <w:kern w:val="0"/>
                <w:sz w:val="18"/>
                <w:szCs w:val="18"/>
                <w:lang w:eastAsia="es-ES"/>
                <w14:ligatures w14:val="none"/>
              </w:rPr>
              <w:t>RAS</w:t>
            </w:r>
          </w:p>
        </w:tc>
      </w:tr>
      <w:tr w:rsidR="00AF43A8" w14:paraId="5437FEDC" w14:textId="77777777" w:rsidTr="001D3202">
        <w:tc>
          <w:tcPr>
            <w:cnfStyle w:val="001000000000" w:firstRow="0" w:lastRow="0" w:firstColumn="1" w:lastColumn="0" w:oddVBand="0" w:evenVBand="0" w:oddHBand="0" w:evenHBand="0" w:firstRowFirstColumn="0" w:firstRowLastColumn="0" w:lastRowFirstColumn="0" w:lastRowLastColumn="0"/>
            <w:tcW w:w="4247" w:type="dxa"/>
          </w:tcPr>
          <w:p w14:paraId="72F3A57A" w14:textId="5703C592" w:rsidR="00AF43A8" w:rsidRPr="00AF43A8" w:rsidRDefault="00AF43A8" w:rsidP="00AF43A8">
            <w:pPr>
              <w:jc w:val="left"/>
              <w:rPr>
                <w:rFonts w:eastAsia="Times New Roman" w:cstheme="minorHAnsi"/>
                <w:color w:val="000000"/>
                <w:kern w:val="0"/>
                <w:sz w:val="18"/>
                <w:szCs w:val="18"/>
                <w:lang w:eastAsia="es-ES"/>
                <w14:ligatures w14:val="none"/>
              </w:rPr>
            </w:pPr>
            <w:r w:rsidRPr="00AF43A8">
              <w:rPr>
                <w:rFonts w:cstheme="minorHAnsi"/>
                <w:color w:val="000000"/>
                <w:sz w:val="18"/>
                <w:szCs w:val="18"/>
              </w:rPr>
              <w:t xml:space="preserve">         Configuración de puntos de red</w:t>
            </w:r>
          </w:p>
        </w:tc>
        <w:tc>
          <w:tcPr>
            <w:tcW w:w="4247" w:type="dxa"/>
            <w:vAlign w:val="center"/>
          </w:tcPr>
          <w:p w14:paraId="082024FF" w14:textId="276B00EA" w:rsidR="00AF43A8" w:rsidRPr="009A5891" w:rsidRDefault="00AF43A8" w:rsidP="001D320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8"/>
                <w:szCs w:val="18"/>
                <w:lang w:eastAsia="es-ES"/>
                <w14:ligatures w14:val="none"/>
              </w:rPr>
            </w:pPr>
            <w:r>
              <w:rPr>
                <w:rFonts w:ascii="Calibri" w:eastAsia="Times New Roman" w:hAnsi="Calibri" w:cs="Calibri"/>
                <w:color w:val="000000"/>
                <w:kern w:val="0"/>
                <w:sz w:val="18"/>
                <w:szCs w:val="18"/>
                <w:lang w:eastAsia="es-ES"/>
                <w14:ligatures w14:val="none"/>
              </w:rPr>
              <w:t>RAS</w:t>
            </w:r>
          </w:p>
        </w:tc>
      </w:tr>
      <w:tr w:rsidR="00AF43A8" w14:paraId="28ADFC33" w14:textId="77777777" w:rsidTr="001D32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03392EEB" w14:textId="46BF692D" w:rsidR="00AF43A8" w:rsidRPr="00AF43A8" w:rsidRDefault="00AF43A8" w:rsidP="00AF43A8">
            <w:pPr>
              <w:jc w:val="left"/>
              <w:rPr>
                <w:rFonts w:eastAsia="Times New Roman" w:cstheme="minorHAnsi"/>
                <w:color w:val="000000"/>
                <w:kern w:val="0"/>
                <w:sz w:val="18"/>
                <w:szCs w:val="18"/>
                <w:lang w:eastAsia="es-ES"/>
                <w14:ligatures w14:val="none"/>
              </w:rPr>
            </w:pPr>
            <w:r w:rsidRPr="00AF43A8">
              <w:rPr>
                <w:rFonts w:cstheme="minorHAnsi"/>
                <w:color w:val="000000"/>
                <w:sz w:val="18"/>
                <w:szCs w:val="18"/>
              </w:rPr>
              <w:t xml:space="preserve">      Instalación de portátiles</w:t>
            </w:r>
          </w:p>
        </w:tc>
        <w:tc>
          <w:tcPr>
            <w:tcW w:w="4247" w:type="dxa"/>
            <w:vAlign w:val="center"/>
          </w:tcPr>
          <w:p w14:paraId="43C99D8D" w14:textId="333C26E1" w:rsidR="00AF43A8" w:rsidRPr="009A5891" w:rsidRDefault="00AF43A8" w:rsidP="001D320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18"/>
                <w:szCs w:val="18"/>
                <w:lang w:eastAsia="es-ES"/>
                <w14:ligatures w14:val="none"/>
              </w:rPr>
            </w:pPr>
            <w:r>
              <w:rPr>
                <w:rFonts w:ascii="Calibri" w:eastAsia="Times New Roman" w:hAnsi="Calibri" w:cs="Calibri"/>
                <w:color w:val="000000"/>
                <w:kern w:val="0"/>
                <w:sz w:val="18"/>
                <w:szCs w:val="18"/>
                <w:lang w:eastAsia="es-ES"/>
                <w14:ligatures w14:val="none"/>
              </w:rPr>
              <w:t>RAS</w:t>
            </w:r>
          </w:p>
        </w:tc>
      </w:tr>
      <w:tr w:rsidR="00AF43A8" w14:paraId="1213E70F" w14:textId="77777777" w:rsidTr="001D3202">
        <w:tc>
          <w:tcPr>
            <w:cnfStyle w:val="001000000000" w:firstRow="0" w:lastRow="0" w:firstColumn="1" w:lastColumn="0" w:oddVBand="0" w:evenVBand="0" w:oddHBand="0" w:evenHBand="0" w:firstRowFirstColumn="0" w:firstRowLastColumn="0" w:lastRowFirstColumn="0" w:lastRowLastColumn="0"/>
            <w:tcW w:w="4247" w:type="dxa"/>
          </w:tcPr>
          <w:p w14:paraId="35B0F011" w14:textId="3832B5D8" w:rsidR="00AF43A8" w:rsidRPr="00AF43A8" w:rsidRDefault="00AF43A8" w:rsidP="00AF43A8">
            <w:pPr>
              <w:jc w:val="left"/>
              <w:rPr>
                <w:rFonts w:eastAsia="Times New Roman" w:cstheme="minorHAnsi"/>
                <w:color w:val="000000"/>
                <w:kern w:val="0"/>
                <w:sz w:val="18"/>
                <w:szCs w:val="18"/>
                <w:lang w:eastAsia="es-ES"/>
                <w14:ligatures w14:val="none"/>
              </w:rPr>
            </w:pPr>
            <w:r w:rsidRPr="00AF43A8">
              <w:rPr>
                <w:rFonts w:cstheme="minorHAnsi"/>
                <w:color w:val="000000"/>
                <w:sz w:val="18"/>
                <w:szCs w:val="18"/>
              </w:rPr>
              <w:t xml:space="preserve">      Instalación de monitor de 45''</w:t>
            </w:r>
          </w:p>
        </w:tc>
        <w:tc>
          <w:tcPr>
            <w:tcW w:w="4247" w:type="dxa"/>
            <w:vAlign w:val="center"/>
          </w:tcPr>
          <w:p w14:paraId="5FF69736" w14:textId="25AC5098" w:rsidR="00AF43A8" w:rsidRPr="009A5891" w:rsidRDefault="00AF43A8" w:rsidP="001D320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8"/>
                <w:szCs w:val="18"/>
                <w:lang w:eastAsia="es-ES"/>
                <w14:ligatures w14:val="none"/>
              </w:rPr>
            </w:pPr>
            <w:r>
              <w:rPr>
                <w:rFonts w:ascii="Calibri" w:eastAsia="Times New Roman" w:hAnsi="Calibri" w:cs="Calibri"/>
                <w:color w:val="000000"/>
                <w:kern w:val="0"/>
                <w:sz w:val="18"/>
                <w:szCs w:val="18"/>
                <w:lang w:eastAsia="es-ES"/>
                <w14:ligatures w14:val="none"/>
              </w:rPr>
              <w:t>RAS</w:t>
            </w:r>
          </w:p>
        </w:tc>
      </w:tr>
      <w:tr w:rsidR="00AF43A8" w14:paraId="3B8DD9DE" w14:textId="77777777" w:rsidTr="001D32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2093E844" w14:textId="5FBA9705" w:rsidR="00AF43A8" w:rsidRPr="00AF43A8" w:rsidRDefault="00AF43A8" w:rsidP="00AF43A8">
            <w:pPr>
              <w:jc w:val="left"/>
              <w:rPr>
                <w:rFonts w:eastAsia="Times New Roman" w:cstheme="minorHAnsi"/>
                <w:color w:val="000000"/>
                <w:kern w:val="0"/>
                <w:sz w:val="18"/>
                <w:szCs w:val="18"/>
                <w:lang w:eastAsia="es-ES"/>
                <w14:ligatures w14:val="none"/>
              </w:rPr>
            </w:pPr>
            <w:r w:rsidRPr="00AF43A8">
              <w:rPr>
                <w:rFonts w:cstheme="minorHAnsi"/>
                <w:color w:val="000000"/>
                <w:sz w:val="18"/>
                <w:szCs w:val="18"/>
              </w:rPr>
              <w:t xml:space="preserve">      Instalación de </w:t>
            </w:r>
            <w:r w:rsidR="0030552F" w:rsidRPr="00AF43A8">
              <w:rPr>
                <w:rFonts w:cstheme="minorHAnsi"/>
                <w:color w:val="000000"/>
                <w:sz w:val="18"/>
                <w:szCs w:val="18"/>
              </w:rPr>
              <w:t>teléfonos</w:t>
            </w:r>
            <w:r w:rsidRPr="00AF43A8">
              <w:rPr>
                <w:rFonts w:cstheme="minorHAnsi"/>
                <w:color w:val="000000"/>
                <w:sz w:val="18"/>
                <w:szCs w:val="18"/>
              </w:rPr>
              <w:t xml:space="preserve"> IPVOID</w:t>
            </w:r>
          </w:p>
        </w:tc>
        <w:tc>
          <w:tcPr>
            <w:tcW w:w="4247" w:type="dxa"/>
            <w:vAlign w:val="center"/>
          </w:tcPr>
          <w:p w14:paraId="65424CEC" w14:textId="5E9C9C4D" w:rsidR="00AF43A8" w:rsidRPr="009A5891" w:rsidRDefault="00AF43A8" w:rsidP="001D320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18"/>
                <w:szCs w:val="18"/>
                <w:lang w:eastAsia="es-ES"/>
                <w14:ligatures w14:val="none"/>
              </w:rPr>
            </w:pPr>
            <w:r>
              <w:rPr>
                <w:rFonts w:ascii="Calibri" w:eastAsia="Times New Roman" w:hAnsi="Calibri" w:cs="Calibri"/>
                <w:color w:val="000000"/>
                <w:kern w:val="0"/>
                <w:sz w:val="18"/>
                <w:szCs w:val="18"/>
                <w:lang w:eastAsia="es-ES"/>
                <w14:ligatures w14:val="none"/>
              </w:rPr>
              <w:t>RAS</w:t>
            </w:r>
          </w:p>
        </w:tc>
      </w:tr>
      <w:tr w:rsidR="00AF43A8" w14:paraId="28708681" w14:textId="77777777" w:rsidTr="001D3202">
        <w:tc>
          <w:tcPr>
            <w:cnfStyle w:val="001000000000" w:firstRow="0" w:lastRow="0" w:firstColumn="1" w:lastColumn="0" w:oddVBand="0" w:evenVBand="0" w:oddHBand="0" w:evenHBand="0" w:firstRowFirstColumn="0" w:firstRowLastColumn="0" w:lastRowFirstColumn="0" w:lastRowLastColumn="0"/>
            <w:tcW w:w="4247" w:type="dxa"/>
          </w:tcPr>
          <w:p w14:paraId="4BEBF536" w14:textId="4B32FE47" w:rsidR="00AF43A8" w:rsidRPr="00AF43A8" w:rsidRDefault="00AF43A8" w:rsidP="00AF43A8">
            <w:pPr>
              <w:jc w:val="left"/>
              <w:rPr>
                <w:rFonts w:eastAsia="Times New Roman" w:cstheme="minorHAnsi"/>
                <w:color w:val="000000"/>
                <w:kern w:val="0"/>
                <w:sz w:val="18"/>
                <w:szCs w:val="18"/>
                <w:lang w:eastAsia="es-ES"/>
                <w14:ligatures w14:val="none"/>
              </w:rPr>
            </w:pPr>
            <w:r w:rsidRPr="00AF43A8">
              <w:rPr>
                <w:rFonts w:cstheme="minorHAnsi"/>
                <w:b w:val="0"/>
                <w:bCs w:val="0"/>
                <w:color w:val="000000"/>
                <w:sz w:val="18"/>
                <w:szCs w:val="18"/>
              </w:rPr>
              <w:t xml:space="preserve">   Hospital San Agustín</w:t>
            </w:r>
          </w:p>
        </w:tc>
        <w:tc>
          <w:tcPr>
            <w:tcW w:w="4247" w:type="dxa"/>
            <w:vAlign w:val="center"/>
          </w:tcPr>
          <w:p w14:paraId="362AF11C" w14:textId="02AF4435" w:rsidR="00AF43A8" w:rsidRPr="009A5891" w:rsidRDefault="00AF43A8" w:rsidP="001D320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8"/>
                <w:szCs w:val="18"/>
                <w:lang w:eastAsia="es-ES"/>
                <w14:ligatures w14:val="none"/>
              </w:rPr>
            </w:pPr>
          </w:p>
        </w:tc>
      </w:tr>
      <w:tr w:rsidR="00AF43A8" w14:paraId="2AC22EBA" w14:textId="77777777" w:rsidTr="001D32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7FE4D9B4" w14:textId="7E51B9AA" w:rsidR="00AF43A8" w:rsidRPr="00AF43A8" w:rsidRDefault="00AF43A8" w:rsidP="00AF43A8">
            <w:pPr>
              <w:jc w:val="left"/>
              <w:rPr>
                <w:rFonts w:eastAsia="Times New Roman" w:cstheme="minorHAnsi"/>
                <w:color w:val="000000"/>
                <w:kern w:val="0"/>
                <w:sz w:val="18"/>
                <w:szCs w:val="18"/>
                <w:lang w:eastAsia="es-ES"/>
                <w14:ligatures w14:val="none"/>
              </w:rPr>
            </w:pPr>
            <w:r w:rsidRPr="00AF43A8">
              <w:rPr>
                <w:rFonts w:cstheme="minorHAnsi"/>
                <w:b w:val="0"/>
                <w:bCs w:val="0"/>
                <w:color w:val="000000"/>
                <w:sz w:val="18"/>
                <w:szCs w:val="18"/>
              </w:rPr>
              <w:t xml:space="preserve">      Instalación de cableado</w:t>
            </w:r>
          </w:p>
        </w:tc>
        <w:tc>
          <w:tcPr>
            <w:tcW w:w="4247" w:type="dxa"/>
            <w:vAlign w:val="center"/>
          </w:tcPr>
          <w:p w14:paraId="0980BC3D" w14:textId="3871C4C6" w:rsidR="00AF43A8" w:rsidRPr="009A5891" w:rsidRDefault="00AF43A8" w:rsidP="001D320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18"/>
                <w:szCs w:val="18"/>
                <w:lang w:eastAsia="es-ES"/>
                <w14:ligatures w14:val="none"/>
              </w:rPr>
            </w:pPr>
          </w:p>
        </w:tc>
      </w:tr>
      <w:tr w:rsidR="00AF43A8" w14:paraId="4346A3DE" w14:textId="77777777" w:rsidTr="001D3202">
        <w:tc>
          <w:tcPr>
            <w:cnfStyle w:val="001000000000" w:firstRow="0" w:lastRow="0" w:firstColumn="1" w:lastColumn="0" w:oddVBand="0" w:evenVBand="0" w:oddHBand="0" w:evenHBand="0" w:firstRowFirstColumn="0" w:firstRowLastColumn="0" w:lastRowFirstColumn="0" w:lastRowLastColumn="0"/>
            <w:tcW w:w="4247" w:type="dxa"/>
          </w:tcPr>
          <w:p w14:paraId="768762BE" w14:textId="204CA0BA" w:rsidR="00AF43A8" w:rsidRPr="00AF43A8" w:rsidRDefault="00AF43A8" w:rsidP="00AF43A8">
            <w:pPr>
              <w:jc w:val="left"/>
              <w:rPr>
                <w:rFonts w:eastAsia="Times New Roman" w:cstheme="minorHAnsi"/>
                <w:color w:val="000000"/>
                <w:kern w:val="0"/>
                <w:sz w:val="18"/>
                <w:szCs w:val="18"/>
                <w:lang w:eastAsia="es-ES"/>
                <w14:ligatures w14:val="none"/>
              </w:rPr>
            </w:pPr>
            <w:r w:rsidRPr="00AF43A8">
              <w:rPr>
                <w:rFonts w:cstheme="minorHAnsi"/>
                <w:color w:val="000000"/>
                <w:sz w:val="18"/>
                <w:szCs w:val="18"/>
              </w:rPr>
              <w:t xml:space="preserve">         Instalación del switch y router</w:t>
            </w:r>
          </w:p>
        </w:tc>
        <w:tc>
          <w:tcPr>
            <w:tcW w:w="4247" w:type="dxa"/>
            <w:vAlign w:val="center"/>
          </w:tcPr>
          <w:p w14:paraId="42E416AC" w14:textId="2B5AA0BA" w:rsidR="00AF43A8" w:rsidRPr="009A5891" w:rsidRDefault="00AF43A8" w:rsidP="001D320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8"/>
                <w:szCs w:val="18"/>
                <w:lang w:eastAsia="es-ES"/>
                <w14:ligatures w14:val="none"/>
              </w:rPr>
            </w:pPr>
            <w:r>
              <w:rPr>
                <w:rFonts w:ascii="Calibri" w:eastAsia="Times New Roman" w:hAnsi="Calibri" w:cs="Calibri"/>
                <w:color w:val="000000"/>
                <w:kern w:val="0"/>
                <w:sz w:val="18"/>
                <w:szCs w:val="18"/>
                <w:lang w:eastAsia="es-ES"/>
                <w14:ligatures w14:val="none"/>
              </w:rPr>
              <w:t>RAS</w:t>
            </w:r>
          </w:p>
        </w:tc>
      </w:tr>
      <w:tr w:rsidR="00AF43A8" w14:paraId="28B75A3A" w14:textId="77777777" w:rsidTr="001D32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08095E42" w14:textId="36BEBDB0" w:rsidR="00AF43A8" w:rsidRPr="00AF43A8" w:rsidRDefault="00AF43A8" w:rsidP="00AF43A8">
            <w:pPr>
              <w:jc w:val="left"/>
              <w:rPr>
                <w:rFonts w:eastAsia="Times New Roman" w:cstheme="minorHAnsi"/>
                <w:color w:val="000000"/>
                <w:kern w:val="0"/>
                <w:sz w:val="18"/>
                <w:szCs w:val="18"/>
                <w:lang w:eastAsia="es-ES"/>
                <w14:ligatures w14:val="none"/>
              </w:rPr>
            </w:pPr>
            <w:r w:rsidRPr="00AF43A8">
              <w:rPr>
                <w:rFonts w:cstheme="minorHAnsi"/>
                <w:color w:val="000000"/>
                <w:sz w:val="18"/>
                <w:szCs w:val="18"/>
              </w:rPr>
              <w:t xml:space="preserve">         Configuración de puntos de red</w:t>
            </w:r>
          </w:p>
        </w:tc>
        <w:tc>
          <w:tcPr>
            <w:tcW w:w="4247" w:type="dxa"/>
            <w:vAlign w:val="center"/>
          </w:tcPr>
          <w:p w14:paraId="6A71BEF3" w14:textId="717C02E8" w:rsidR="00AF43A8" w:rsidRPr="009A5891" w:rsidRDefault="00AF43A8" w:rsidP="001D320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18"/>
                <w:szCs w:val="18"/>
                <w:lang w:eastAsia="es-ES"/>
                <w14:ligatures w14:val="none"/>
              </w:rPr>
            </w:pPr>
            <w:r>
              <w:rPr>
                <w:rFonts w:ascii="Calibri" w:eastAsia="Times New Roman" w:hAnsi="Calibri" w:cs="Calibri"/>
                <w:color w:val="000000"/>
                <w:kern w:val="0"/>
                <w:sz w:val="18"/>
                <w:szCs w:val="18"/>
                <w:lang w:eastAsia="es-ES"/>
                <w14:ligatures w14:val="none"/>
              </w:rPr>
              <w:t>RAS</w:t>
            </w:r>
          </w:p>
        </w:tc>
      </w:tr>
      <w:tr w:rsidR="00AF43A8" w14:paraId="177A79C9" w14:textId="77777777" w:rsidTr="001D3202">
        <w:tc>
          <w:tcPr>
            <w:cnfStyle w:val="001000000000" w:firstRow="0" w:lastRow="0" w:firstColumn="1" w:lastColumn="0" w:oddVBand="0" w:evenVBand="0" w:oddHBand="0" w:evenHBand="0" w:firstRowFirstColumn="0" w:firstRowLastColumn="0" w:lastRowFirstColumn="0" w:lastRowLastColumn="0"/>
            <w:tcW w:w="4247" w:type="dxa"/>
          </w:tcPr>
          <w:p w14:paraId="1D0D36C5" w14:textId="4E7FD2AB" w:rsidR="00AF43A8" w:rsidRPr="00AF43A8" w:rsidRDefault="00AF43A8" w:rsidP="00AF43A8">
            <w:pPr>
              <w:jc w:val="left"/>
              <w:rPr>
                <w:rFonts w:eastAsia="Times New Roman" w:cstheme="minorHAnsi"/>
                <w:color w:val="000000"/>
                <w:kern w:val="0"/>
                <w:sz w:val="18"/>
                <w:szCs w:val="18"/>
                <w:lang w:eastAsia="es-ES"/>
                <w14:ligatures w14:val="none"/>
              </w:rPr>
            </w:pPr>
            <w:r w:rsidRPr="00AF43A8">
              <w:rPr>
                <w:rFonts w:cstheme="minorHAnsi"/>
                <w:color w:val="000000"/>
                <w:sz w:val="18"/>
                <w:szCs w:val="18"/>
              </w:rPr>
              <w:t xml:space="preserve">      Instalación de portátiles</w:t>
            </w:r>
          </w:p>
        </w:tc>
        <w:tc>
          <w:tcPr>
            <w:tcW w:w="4247" w:type="dxa"/>
            <w:vAlign w:val="center"/>
          </w:tcPr>
          <w:p w14:paraId="1EFAD2EC" w14:textId="3D887C9C" w:rsidR="00AF43A8" w:rsidRPr="009A5891" w:rsidRDefault="00AF43A8" w:rsidP="001D320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8"/>
                <w:szCs w:val="18"/>
                <w:lang w:eastAsia="es-ES"/>
                <w14:ligatures w14:val="none"/>
              </w:rPr>
            </w:pPr>
            <w:r>
              <w:rPr>
                <w:rFonts w:ascii="Calibri" w:eastAsia="Times New Roman" w:hAnsi="Calibri" w:cs="Calibri"/>
                <w:color w:val="000000"/>
                <w:kern w:val="0"/>
                <w:sz w:val="18"/>
                <w:szCs w:val="18"/>
                <w:lang w:eastAsia="es-ES"/>
                <w14:ligatures w14:val="none"/>
              </w:rPr>
              <w:t>RAS</w:t>
            </w:r>
          </w:p>
        </w:tc>
      </w:tr>
      <w:tr w:rsidR="00AF43A8" w14:paraId="59F50662" w14:textId="77777777" w:rsidTr="001D32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509EC386" w14:textId="18C1B9C6" w:rsidR="00AF43A8" w:rsidRPr="00AF43A8" w:rsidRDefault="00AF43A8" w:rsidP="00AF43A8">
            <w:pPr>
              <w:jc w:val="left"/>
              <w:rPr>
                <w:rFonts w:eastAsia="Times New Roman" w:cstheme="minorHAnsi"/>
                <w:color w:val="000000"/>
                <w:kern w:val="0"/>
                <w:sz w:val="18"/>
                <w:szCs w:val="18"/>
                <w:lang w:eastAsia="es-ES"/>
                <w14:ligatures w14:val="none"/>
              </w:rPr>
            </w:pPr>
            <w:r w:rsidRPr="00AF43A8">
              <w:rPr>
                <w:rFonts w:cstheme="minorHAnsi"/>
                <w:color w:val="000000"/>
                <w:sz w:val="18"/>
                <w:szCs w:val="18"/>
              </w:rPr>
              <w:t xml:space="preserve">      Instalación de monitor de 45''</w:t>
            </w:r>
          </w:p>
        </w:tc>
        <w:tc>
          <w:tcPr>
            <w:tcW w:w="4247" w:type="dxa"/>
            <w:vAlign w:val="center"/>
          </w:tcPr>
          <w:p w14:paraId="75BFCBA9" w14:textId="3821501A" w:rsidR="00AF43A8" w:rsidRPr="009A5891" w:rsidRDefault="00AF43A8" w:rsidP="001D320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18"/>
                <w:szCs w:val="18"/>
                <w:lang w:eastAsia="es-ES"/>
                <w14:ligatures w14:val="none"/>
              </w:rPr>
            </w:pPr>
            <w:r>
              <w:rPr>
                <w:rFonts w:ascii="Calibri" w:eastAsia="Times New Roman" w:hAnsi="Calibri" w:cs="Calibri"/>
                <w:color w:val="000000"/>
                <w:kern w:val="0"/>
                <w:sz w:val="18"/>
                <w:szCs w:val="18"/>
                <w:lang w:eastAsia="es-ES"/>
                <w14:ligatures w14:val="none"/>
              </w:rPr>
              <w:t>RAS</w:t>
            </w:r>
          </w:p>
        </w:tc>
      </w:tr>
      <w:tr w:rsidR="00AF43A8" w14:paraId="75020F89" w14:textId="77777777" w:rsidTr="001D3202">
        <w:tc>
          <w:tcPr>
            <w:cnfStyle w:val="001000000000" w:firstRow="0" w:lastRow="0" w:firstColumn="1" w:lastColumn="0" w:oddVBand="0" w:evenVBand="0" w:oddHBand="0" w:evenHBand="0" w:firstRowFirstColumn="0" w:firstRowLastColumn="0" w:lastRowFirstColumn="0" w:lastRowLastColumn="0"/>
            <w:tcW w:w="4247" w:type="dxa"/>
          </w:tcPr>
          <w:p w14:paraId="2802BE56" w14:textId="0EA56FD2" w:rsidR="00AF43A8" w:rsidRPr="00AF43A8" w:rsidRDefault="00AF43A8" w:rsidP="00AF43A8">
            <w:pPr>
              <w:jc w:val="left"/>
              <w:rPr>
                <w:rFonts w:eastAsia="Times New Roman" w:cstheme="minorHAnsi"/>
                <w:color w:val="000000"/>
                <w:kern w:val="0"/>
                <w:sz w:val="18"/>
                <w:szCs w:val="18"/>
                <w:lang w:eastAsia="es-ES"/>
                <w14:ligatures w14:val="none"/>
              </w:rPr>
            </w:pPr>
            <w:r w:rsidRPr="00AF43A8">
              <w:rPr>
                <w:rFonts w:cstheme="minorHAnsi"/>
                <w:color w:val="000000"/>
                <w:sz w:val="18"/>
                <w:szCs w:val="18"/>
              </w:rPr>
              <w:t xml:space="preserve">      Instalación de </w:t>
            </w:r>
            <w:r w:rsidR="0030552F" w:rsidRPr="00AF43A8">
              <w:rPr>
                <w:rFonts w:cstheme="minorHAnsi"/>
                <w:color w:val="000000"/>
                <w:sz w:val="18"/>
                <w:szCs w:val="18"/>
              </w:rPr>
              <w:t>teléfonos</w:t>
            </w:r>
            <w:r w:rsidRPr="00AF43A8">
              <w:rPr>
                <w:rFonts w:cstheme="minorHAnsi"/>
                <w:color w:val="000000"/>
                <w:sz w:val="18"/>
                <w:szCs w:val="18"/>
              </w:rPr>
              <w:t xml:space="preserve"> IPVOID</w:t>
            </w:r>
          </w:p>
        </w:tc>
        <w:tc>
          <w:tcPr>
            <w:tcW w:w="4247" w:type="dxa"/>
            <w:vAlign w:val="center"/>
          </w:tcPr>
          <w:p w14:paraId="0C4CAFD4" w14:textId="710AD0B5" w:rsidR="00AF43A8" w:rsidRPr="009A5891" w:rsidRDefault="00AF43A8" w:rsidP="001D320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8"/>
                <w:szCs w:val="18"/>
                <w:lang w:eastAsia="es-ES"/>
                <w14:ligatures w14:val="none"/>
              </w:rPr>
            </w:pPr>
            <w:r>
              <w:rPr>
                <w:rFonts w:ascii="Calibri" w:eastAsia="Times New Roman" w:hAnsi="Calibri" w:cs="Calibri"/>
                <w:color w:val="000000"/>
                <w:kern w:val="0"/>
                <w:sz w:val="18"/>
                <w:szCs w:val="18"/>
                <w:lang w:eastAsia="es-ES"/>
                <w14:ligatures w14:val="none"/>
              </w:rPr>
              <w:t>RAS</w:t>
            </w:r>
          </w:p>
        </w:tc>
      </w:tr>
      <w:tr w:rsidR="00AF43A8" w14:paraId="4B24D016" w14:textId="77777777" w:rsidTr="001D32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6B1AEB76" w14:textId="40C5C5E4" w:rsidR="00AF43A8" w:rsidRPr="00AF43A8" w:rsidRDefault="00AF43A8" w:rsidP="00AF43A8">
            <w:pPr>
              <w:jc w:val="left"/>
              <w:rPr>
                <w:rFonts w:eastAsia="Times New Roman" w:cstheme="minorHAnsi"/>
                <w:color w:val="000000"/>
                <w:kern w:val="0"/>
                <w:sz w:val="18"/>
                <w:szCs w:val="18"/>
                <w:lang w:eastAsia="es-ES"/>
                <w14:ligatures w14:val="none"/>
              </w:rPr>
            </w:pPr>
            <w:r w:rsidRPr="00AF43A8">
              <w:rPr>
                <w:rFonts w:cstheme="minorHAnsi"/>
                <w:b w:val="0"/>
                <w:bCs w:val="0"/>
                <w:color w:val="000000"/>
                <w:sz w:val="18"/>
                <w:szCs w:val="18"/>
              </w:rPr>
              <w:t xml:space="preserve">   HUCA - Hospital Universitario Central de Asturias</w:t>
            </w:r>
          </w:p>
        </w:tc>
        <w:tc>
          <w:tcPr>
            <w:tcW w:w="4247" w:type="dxa"/>
            <w:vAlign w:val="center"/>
          </w:tcPr>
          <w:p w14:paraId="02C7EEE7" w14:textId="339FE649" w:rsidR="00AF43A8" w:rsidRPr="009A5891" w:rsidRDefault="00AF43A8" w:rsidP="001D320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18"/>
                <w:szCs w:val="18"/>
                <w:lang w:eastAsia="es-ES"/>
                <w14:ligatures w14:val="none"/>
              </w:rPr>
            </w:pPr>
          </w:p>
        </w:tc>
      </w:tr>
      <w:tr w:rsidR="00AF43A8" w14:paraId="1FF1D865" w14:textId="77777777" w:rsidTr="001D3202">
        <w:tc>
          <w:tcPr>
            <w:cnfStyle w:val="001000000000" w:firstRow="0" w:lastRow="0" w:firstColumn="1" w:lastColumn="0" w:oddVBand="0" w:evenVBand="0" w:oddHBand="0" w:evenHBand="0" w:firstRowFirstColumn="0" w:firstRowLastColumn="0" w:lastRowFirstColumn="0" w:lastRowLastColumn="0"/>
            <w:tcW w:w="4247" w:type="dxa"/>
          </w:tcPr>
          <w:p w14:paraId="5E4FB05D" w14:textId="7E45A3D3" w:rsidR="00AF43A8" w:rsidRPr="00AF43A8" w:rsidRDefault="00AF43A8" w:rsidP="00AF43A8">
            <w:pPr>
              <w:jc w:val="left"/>
              <w:rPr>
                <w:rFonts w:eastAsia="Times New Roman" w:cstheme="minorHAnsi"/>
                <w:color w:val="000000"/>
                <w:kern w:val="0"/>
                <w:sz w:val="18"/>
                <w:szCs w:val="18"/>
                <w:lang w:eastAsia="es-ES"/>
                <w14:ligatures w14:val="none"/>
              </w:rPr>
            </w:pPr>
            <w:r w:rsidRPr="00AF43A8">
              <w:rPr>
                <w:rFonts w:cstheme="minorHAnsi"/>
                <w:b w:val="0"/>
                <w:bCs w:val="0"/>
                <w:color w:val="000000"/>
                <w:sz w:val="18"/>
                <w:szCs w:val="18"/>
              </w:rPr>
              <w:t xml:space="preserve">      Instalación de cableado</w:t>
            </w:r>
          </w:p>
        </w:tc>
        <w:tc>
          <w:tcPr>
            <w:tcW w:w="4247" w:type="dxa"/>
            <w:vAlign w:val="center"/>
          </w:tcPr>
          <w:p w14:paraId="322DBE7F" w14:textId="33DF2F1C" w:rsidR="00AF43A8" w:rsidRPr="009A5891" w:rsidRDefault="00AF43A8" w:rsidP="001D320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8"/>
                <w:szCs w:val="18"/>
                <w:lang w:eastAsia="es-ES"/>
                <w14:ligatures w14:val="none"/>
              </w:rPr>
            </w:pPr>
          </w:p>
        </w:tc>
      </w:tr>
      <w:tr w:rsidR="00AF43A8" w14:paraId="302EE94F" w14:textId="77777777" w:rsidTr="001D32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1C074E65" w14:textId="50AADA5A" w:rsidR="00AF43A8" w:rsidRPr="00AF43A8" w:rsidRDefault="00AF43A8" w:rsidP="00AF43A8">
            <w:pPr>
              <w:jc w:val="left"/>
              <w:rPr>
                <w:rFonts w:eastAsia="Times New Roman" w:cstheme="minorHAnsi"/>
                <w:color w:val="000000"/>
                <w:kern w:val="0"/>
                <w:sz w:val="18"/>
                <w:szCs w:val="18"/>
                <w:lang w:eastAsia="es-ES"/>
                <w14:ligatures w14:val="none"/>
              </w:rPr>
            </w:pPr>
            <w:r w:rsidRPr="00AF43A8">
              <w:rPr>
                <w:rFonts w:cstheme="minorHAnsi"/>
                <w:color w:val="000000"/>
                <w:sz w:val="18"/>
                <w:szCs w:val="18"/>
              </w:rPr>
              <w:t xml:space="preserve">         Instalación del switch y router</w:t>
            </w:r>
          </w:p>
        </w:tc>
        <w:tc>
          <w:tcPr>
            <w:tcW w:w="4247" w:type="dxa"/>
            <w:vAlign w:val="center"/>
          </w:tcPr>
          <w:p w14:paraId="5F5738E7" w14:textId="22F6F31C" w:rsidR="00AF43A8" w:rsidRPr="009A5891" w:rsidRDefault="00AF43A8" w:rsidP="001D320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18"/>
                <w:szCs w:val="18"/>
                <w:lang w:eastAsia="es-ES"/>
                <w14:ligatures w14:val="none"/>
              </w:rPr>
            </w:pPr>
            <w:r>
              <w:rPr>
                <w:rFonts w:ascii="Calibri" w:eastAsia="Times New Roman" w:hAnsi="Calibri" w:cs="Calibri"/>
                <w:color w:val="000000"/>
                <w:kern w:val="0"/>
                <w:sz w:val="18"/>
                <w:szCs w:val="18"/>
                <w:lang w:eastAsia="es-ES"/>
                <w14:ligatures w14:val="none"/>
              </w:rPr>
              <w:t>RAS</w:t>
            </w:r>
          </w:p>
        </w:tc>
      </w:tr>
      <w:tr w:rsidR="00AF43A8" w14:paraId="12F3AF89" w14:textId="77777777" w:rsidTr="001D3202">
        <w:tc>
          <w:tcPr>
            <w:cnfStyle w:val="001000000000" w:firstRow="0" w:lastRow="0" w:firstColumn="1" w:lastColumn="0" w:oddVBand="0" w:evenVBand="0" w:oddHBand="0" w:evenHBand="0" w:firstRowFirstColumn="0" w:firstRowLastColumn="0" w:lastRowFirstColumn="0" w:lastRowLastColumn="0"/>
            <w:tcW w:w="4247" w:type="dxa"/>
          </w:tcPr>
          <w:p w14:paraId="12B94B0D" w14:textId="45877C8C" w:rsidR="00AF43A8" w:rsidRPr="00AF43A8" w:rsidRDefault="00AF43A8" w:rsidP="00AF43A8">
            <w:pPr>
              <w:jc w:val="left"/>
              <w:rPr>
                <w:rFonts w:eastAsia="Times New Roman" w:cstheme="minorHAnsi"/>
                <w:color w:val="000000"/>
                <w:kern w:val="0"/>
                <w:sz w:val="18"/>
                <w:szCs w:val="18"/>
                <w:lang w:eastAsia="es-ES"/>
                <w14:ligatures w14:val="none"/>
              </w:rPr>
            </w:pPr>
            <w:r w:rsidRPr="00AF43A8">
              <w:rPr>
                <w:rFonts w:cstheme="minorHAnsi"/>
                <w:color w:val="000000"/>
                <w:sz w:val="18"/>
                <w:szCs w:val="18"/>
              </w:rPr>
              <w:t xml:space="preserve">         Configuración de puntos de red</w:t>
            </w:r>
          </w:p>
        </w:tc>
        <w:tc>
          <w:tcPr>
            <w:tcW w:w="4247" w:type="dxa"/>
            <w:vAlign w:val="center"/>
          </w:tcPr>
          <w:p w14:paraId="6980F2E8" w14:textId="76D94239" w:rsidR="00AF43A8" w:rsidRPr="009A5891" w:rsidRDefault="00AF43A8" w:rsidP="001D320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8"/>
                <w:szCs w:val="18"/>
                <w:lang w:eastAsia="es-ES"/>
                <w14:ligatures w14:val="none"/>
              </w:rPr>
            </w:pPr>
            <w:r>
              <w:rPr>
                <w:rFonts w:ascii="Calibri" w:eastAsia="Times New Roman" w:hAnsi="Calibri" w:cs="Calibri"/>
                <w:color w:val="000000"/>
                <w:kern w:val="0"/>
                <w:sz w:val="18"/>
                <w:szCs w:val="18"/>
                <w:lang w:eastAsia="es-ES"/>
                <w14:ligatures w14:val="none"/>
              </w:rPr>
              <w:t>RAS</w:t>
            </w:r>
          </w:p>
        </w:tc>
      </w:tr>
      <w:tr w:rsidR="00AF43A8" w14:paraId="63A0E6DC" w14:textId="77777777" w:rsidTr="001D32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29A1DAE9" w14:textId="79C1D621" w:rsidR="00AF43A8" w:rsidRPr="00AF43A8" w:rsidRDefault="00AF43A8" w:rsidP="00AF43A8">
            <w:pPr>
              <w:jc w:val="left"/>
              <w:rPr>
                <w:rFonts w:eastAsia="Times New Roman" w:cstheme="minorHAnsi"/>
                <w:color w:val="000000"/>
                <w:kern w:val="0"/>
                <w:sz w:val="18"/>
                <w:szCs w:val="18"/>
                <w:lang w:eastAsia="es-ES"/>
                <w14:ligatures w14:val="none"/>
              </w:rPr>
            </w:pPr>
            <w:r w:rsidRPr="00AF43A8">
              <w:rPr>
                <w:rFonts w:cstheme="minorHAnsi"/>
                <w:color w:val="000000"/>
                <w:sz w:val="18"/>
                <w:szCs w:val="18"/>
              </w:rPr>
              <w:t xml:space="preserve">      Instalación de portátiles</w:t>
            </w:r>
          </w:p>
        </w:tc>
        <w:tc>
          <w:tcPr>
            <w:tcW w:w="4247" w:type="dxa"/>
            <w:vAlign w:val="center"/>
          </w:tcPr>
          <w:p w14:paraId="4157E2B4" w14:textId="07CE88BC" w:rsidR="00AF43A8" w:rsidRPr="009A5891" w:rsidRDefault="00AF43A8" w:rsidP="001D320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18"/>
                <w:szCs w:val="18"/>
                <w:lang w:eastAsia="es-ES"/>
                <w14:ligatures w14:val="none"/>
              </w:rPr>
            </w:pPr>
            <w:r>
              <w:rPr>
                <w:rFonts w:ascii="Calibri" w:eastAsia="Times New Roman" w:hAnsi="Calibri" w:cs="Calibri"/>
                <w:color w:val="000000"/>
                <w:kern w:val="0"/>
                <w:sz w:val="18"/>
                <w:szCs w:val="18"/>
                <w:lang w:eastAsia="es-ES"/>
                <w14:ligatures w14:val="none"/>
              </w:rPr>
              <w:t>RAS</w:t>
            </w:r>
          </w:p>
        </w:tc>
      </w:tr>
      <w:tr w:rsidR="00AF43A8" w14:paraId="34F25485" w14:textId="77777777" w:rsidTr="001D3202">
        <w:tc>
          <w:tcPr>
            <w:cnfStyle w:val="001000000000" w:firstRow="0" w:lastRow="0" w:firstColumn="1" w:lastColumn="0" w:oddVBand="0" w:evenVBand="0" w:oddHBand="0" w:evenHBand="0" w:firstRowFirstColumn="0" w:firstRowLastColumn="0" w:lastRowFirstColumn="0" w:lastRowLastColumn="0"/>
            <w:tcW w:w="4247" w:type="dxa"/>
          </w:tcPr>
          <w:p w14:paraId="2EC56D19" w14:textId="1C40B6F0" w:rsidR="00AF43A8" w:rsidRPr="00AF43A8" w:rsidRDefault="00AF43A8" w:rsidP="00AF43A8">
            <w:pPr>
              <w:jc w:val="left"/>
              <w:rPr>
                <w:rFonts w:eastAsia="Times New Roman" w:cstheme="minorHAnsi"/>
                <w:color w:val="000000"/>
                <w:kern w:val="0"/>
                <w:sz w:val="18"/>
                <w:szCs w:val="18"/>
                <w:lang w:eastAsia="es-ES"/>
                <w14:ligatures w14:val="none"/>
              </w:rPr>
            </w:pPr>
            <w:r w:rsidRPr="00AF43A8">
              <w:rPr>
                <w:rFonts w:cstheme="minorHAnsi"/>
                <w:color w:val="000000"/>
                <w:sz w:val="18"/>
                <w:szCs w:val="18"/>
              </w:rPr>
              <w:t xml:space="preserve">      Instalación de monitor de 45''</w:t>
            </w:r>
          </w:p>
        </w:tc>
        <w:tc>
          <w:tcPr>
            <w:tcW w:w="4247" w:type="dxa"/>
            <w:vAlign w:val="center"/>
          </w:tcPr>
          <w:p w14:paraId="66F7367D" w14:textId="196049E0" w:rsidR="00AF43A8" w:rsidRPr="009A5891" w:rsidRDefault="00AF43A8" w:rsidP="001D320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8"/>
                <w:szCs w:val="18"/>
                <w:lang w:eastAsia="es-ES"/>
                <w14:ligatures w14:val="none"/>
              </w:rPr>
            </w:pPr>
            <w:r>
              <w:rPr>
                <w:rFonts w:ascii="Calibri" w:eastAsia="Times New Roman" w:hAnsi="Calibri" w:cs="Calibri"/>
                <w:color w:val="000000"/>
                <w:kern w:val="0"/>
                <w:sz w:val="18"/>
                <w:szCs w:val="18"/>
                <w:lang w:eastAsia="es-ES"/>
                <w14:ligatures w14:val="none"/>
              </w:rPr>
              <w:t>RAS</w:t>
            </w:r>
          </w:p>
        </w:tc>
      </w:tr>
      <w:tr w:rsidR="00AF43A8" w14:paraId="0D0D55E2" w14:textId="77777777" w:rsidTr="001D32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4FA13680" w14:textId="02C5D7FE" w:rsidR="00AF43A8" w:rsidRPr="00AF43A8" w:rsidRDefault="00AF43A8" w:rsidP="00AF43A8">
            <w:pPr>
              <w:jc w:val="left"/>
              <w:rPr>
                <w:rFonts w:eastAsia="Times New Roman" w:cstheme="minorHAnsi"/>
                <w:color w:val="000000"/>
                <w:kern w:val="0"/>
                <w:sz w:val="18"/>
                <w:szCs w:val="18"/>
                <w:lang w:eastAsia="es-ES"/>
                <w14:ligatures w14:val="none"/>
              </w:rPr>
            </w:pPr>
            <w:r w:rsidRPr="00AF43A8">
              <w:rPr>
                <w:rFonts w:cstheme="minorHAnsi"/>
                <w:color w:val="000000"/>
                <w:sz w:val="18"/>
                <w:szCs w:val="18"/>
              </w:rPr>
              <w:t xml:space="preserve">      Instalación de </w:t>
            </w:r>
            <w:r w:rsidR="0030552F" w:rsidRPr="00AF43A8">
              <w:rPr>
                <w:rFonts w:cstheme="minorHAnsi"/>
                <w:color w:val="000000"/>
                <w:sz w:val="18"/>
                <w:szCs w:val="18"/>
              </w:rPr>
              <w:t>teléfonos</w:t>
            </w:r>
            <w:r w:rsidRPr="00AF43A8">
              <w:rPr>
                <w:rFonts w:cstheme="minorHAnsi"/>
                <w:color w:val="000000"/>
                <w:sz w:val="18"/>
                <w:szCs w:val="18"/>
              </w:rPr>
              <w:t xml:space="preserve"> IPVOID</w:t>
            </w:r>
          </w:p>
        </w:tc>
        <w:tc>
          <w:tcPr>
            <w:tcW w:w="4247" w:type="dxa"/>
            <w:vAlign w:val="center"/>
          </w:tcPr>
          <w:p w14:paraId="76B4B193" w14:textId="1DFEC4FC" w:rsidR="00AF43A8" w:rsidRPr="009A5891" w:rsidRDefault="00AF43A8" w:rsidP="001D320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18"/>
                <w:szCs w:val="18"/>
                <w:lang w:eastAsia="es-ES"/>
                <w14:ligatures w14:val="none"/>
              </w:rPr>
            </w:pPr>
            <w:r>
              <w:rPr>
                <w:rFonts w:ascii="Calibri" w:eastAsia="Times New Roman" w:hAnsi="Calibri" w:cs="Calibri"/>
                <w:color w:val="000000"/>
                <w:kern w:val="0"/>
                <w:sz w:val="18"/>
                <w:szCs w:val="18"/>
                <w:lang w:eastAsia="es-ES"/>
                <w14:ligatures w14:val="none"/>
              </w:rPr>
              <w:t>RAS</w:t>
            </w:r>
          </w:p>
        </w:tc>
      </w:tr>
      <w:tr w:rsidR="00AF43A8" w14:paraId="395B4E13" w14:textId="77777777" w:rsidTr="001D3202">
        <w:tc>
          <w:tcPr>
            <w:cnfStyle w:val="001000000000" w:firstRow="0" w:lastRow="0" w:firstColumn="1" w:lastColumn="0" w:oddVBand="0" w:evenVBand="0" w:oddHBand="0" w:evenHBand="0" w:firstRowFirstColumn="0" w:firstRowLastColumn="0" w:lastRowFirstColumn="0" w:lastRowLastColumn="0"/>
            <w:tcW w:w="4247" w:type="dxa"/>
          </w:tcPr>
          <w:p w14:paraId="53A46DC8" w14:textId="75062A60" w:rsidR="00AF43A8" w:rsidRPr="00AF43A8" w:rsidRDefault="00AF43A8" w:rsidP="00AF43A8">
            <w:pPr>
              <w:jc w:val="left"/>
              <w:rPr>
                <w:rFonts w:eastAsia="Times New Roman" w:cstheme="minorHAnsi"/>
                <w:color w:val="000000"/>
                <w:kern w:val="0"/>
                <w:sz w:val="18"/>
                <w:szCs w:val="18"/>
                <w:lang w:eastAsia="es-ES"/>
                <w14:ligatures w14:val="none"/>
              </w:rPr>
            </w:pPr>
            <w:r w:rsidRPr="00AF43A8">
              <w:rPr>
                <w:rFonts w:cstheme="minorHAnsi"/>
                <w:color w:val="000000"/>
                <w:sz w:val="18"/>
                <w:szCs w:val="18"/>
              </w:rPr>
              <w:t xml:space="preserve">      Instalación del servidor central</w:t>
            </w:r>
          </w:p>
        </w:tc>
        <w:tc>
          <w:tcPr>
            <w:tcW w:w="4247" w:type="dxa"/>
            <w:vAlign w:val="center"/>
          </w:tcPr>
          <w:p w14:paraId="661471B6" w14:textId="51D7AA46" w:rsidR="00AF43A8" w:rsidRPr="009A5891" w:rsidRDefault="00AF43A8" w:rsidP="001D320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8"/>
                <w:szCs w:val="18"/>
                <w:lang w:eastAsia="es-ES"/>
                <w14:ligatures w14:val="none"/>
              </w:rPr>
            </w:pPr>
            <w:r>
              <w:rPr>
                <w:rFonts w:ascii="Calibri" w:eastAsia="Times New Roman" w:hAnsi="Calibri" w:cs="Calibri"/>
                <w:color w:val="000000"/>
                <w:kern w:val="0"/>
                <w:sz w:val="18"/>
                <w:szCs w:val="18"/>
                <w:lang w:eastAsia="es-ES"/>
                <w14:ligatures w14:val="none"/>
              </w:rPr>
              <w:t>RAS</w:t>
            </w:r>
          </w:p>
        </w:tc>
      </w:tr>
      <w:tr w:rsidR="00AF43A8" w14:paraId="6BC5FE15" w14:textId="77777777" w:rsidTr="001D32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7ECF0B83" w14:textId="089490B3" w:rsidR="00AF43A8" w:rsidRPr="00AF43A8" w:rsidRDefault="00AF43A8" w:rsidP="00AF43A8">
            <w:pPr>
              <w:jc w:val="left"/>
              <w:rPr>
                <w:rFonts w:eastAsia="Times New Roman" w:cstheme="minorHAnsi"/>
                <w:color w:val="000000"/>
                <w:kern w:val="0"/>
                <w:sz w:val="18"/>
                <w:szCs w:val="18"/>
                <w:lang w:eastAsia="es-ES"/>
                <w14:ligatures w14:val="none"/>
              </w:rPr>
            </w:pPr>
            <w:r w:rsidRPr="00AF43A8">
              <w:rPr>
                <w:rFonts w:cstheme="minorHAnsi"/>
                <w:color w:val="000000"/>
                <w:sz w:val="18"/>
                <w:szCs w:val="18"/>
              </w:rPr>
              <w:t xml:space="preserve">      Instalación de SAI de respaldo</w:t>
            </w:r>
          </w:p>
        </w:tc>
        <w:tc>
          <w:tcPr>
            <w:tcW w:w="4247" w:type="dxa"/>
            <w:vAlign w:val="center"/>
          </w:tcPr>
          <w:p w14:paraId="67F98DE8" w14:textId="59AC1825" w:rsidR="00AF43A8" w:rsidRPr="009A5891" w:rsidRDefault="00AF43A8" w:rsidP="001D320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18"/>
                <w:szCs w:val="18"/>
                <w:lang w:eastAsia="es-ES"/>
                <w14:ligatures w14:val="none"/>
              </w:rPr>
            </w:pPr>
            <w:r>
              <w:rPr>
                <w:rFonts w:ascii="Calibri" w:eastAsia="Times New Roman" w:hAnsi="Calibri" w:cs="Calibri"/>
                <w:color w:val="000000"/>
                <w:kern w:val="0"/>
                <w:sz w:val="18"/>
                <w:szCs w:val="18"/>
                <w:lang w:eastAsia="es-ES"/>
                <w14:ligatures w14:val="none"/>
              </w:rPr>
              <w:t>RAS</w:t>
            </w:r>
          </w:p>
        </w:tc>
      </w:tr>
      <w:tr w:rsidR="00AF43A8" w14:paraId="76B05062" w14:textId="77777777" w:rsidTr="001D3202">
        <w:tc>
          <w:tcPr>
            <w:cnfStyle w:val="001000000000" w:firstRow="0" w:lastRow="0" w:firstColumn="1" w:lastColumn="0" w:oddVBand="0" w:evenVBand="0" w:oddHBand="0" w:evenHBand="0" w:firstRowFirstColumn="0" w:firstRowLastColumn="0" w:lastRowFirstColumn="0" w:lastRowLastColumn="0"/>
            <w:tcW w:w="4247" w:type="dxa"/>
          </w:tcPr>
          <w:p w14:paraId="25B14EB0" w14:textId="467FE530" w:rsidR="00AF43A8" w:rsidRPr="00AF43A8" w:rsidRDefault="00AF43A8" w:rsidP="00AF43A8">
            <w:pPr>
              <w:jc w:val="left"/>
              <w:rPr>
                <w:rFonts w:eastAsia="Times New Roman" w:cstheme="minorHAnsi"/>
                <w:color w:val="000000"/>
                <w:kern w:val="0"/>
                <w:sz w:val="18"/>
                <w:szCs w:val="18"/>
                <w:lang w:eastAsia="es-ES"/>
                <w14:ligatures w14:val="none"/>
              </w:rPr>
            </w:pPr>
            <w:r w:rsidRPr="00AF43A8">
              <w:rPr>
                <w:rFonts w:cstheme="minorHAnsi"/>
                <w:color w:val="000000"/>
                <w:sz w:val="18"/>
                <w:szCs w:val="18"/>
              </w:rPr>
              <w:t xml:space="preserve">      Instalación de RACK de discos duros</w:t>
            </w:r>
          </w:p>
        </w:tc>
        <w:tc>
          <w:tcPr>
            <w:tcW w:w="4247" w:type="dxa"/>
            <w:vAlign w:val="center"/>
          </w:tcPr>
          <w:p w14:paraId="1E246E83" w14:textId="3A271FAE" w:rsidR="00AF43A8" w:rsidRPr="009A5891" w:rsidRDefault="00AF43A8" w:rsidP="001D320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8"/>
                <w:szCs w:val="18"/>
                <w:lang w:eastAsia="es-ES"/>
                <w14:ligatures w14:val="none"/>
              </w:rPr>
            </w:pPr>
            <w:r>
              <w:rPr>
                <w:rFonts w:ascii="Calibri" w:eastAsia="Times New Roman" w:hAnsi="Calibri" w:cs="Calibri"/>
                <w:color w:val="000000"/>
                <w:kern w:val="0"/>
                <w:sz w:val="18"/>
                <w:szCs w:val="18"/>
                <w:lang w:eastAsia="es-ES"/>
                <w14:ligatures w14:val="none"/>
              </w:rPr>
              <w:t>RAS</w:t>
            </w:r>
          </w:p>
        </w:tc>
      </w:tr>
      <w:tr w:rsidR="00AF43A8" w14:paraId="77741932" w14:textId="77777777" w:rsidTr="001D32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6508B3AA" w14:textId="33884B30" w:rsidR="00AF43A8" w:rsidRPr="00AF43A8" w:rsidRDefault="00AF43A8" w:rsidP="00AF43A8">
            <w:pPr>
              <w:jc w:val="left"/>
              <w:rPr>
                <w:rFonts w:eastAsia="Times New Roman" w:cstheme="minorHAnsi"/>
                <w:color w:val="000000"/>
                <w:kern w:val="0"/>
                <w:sz w:val="18"/>
                <w:szCs w:val="18"/>
                <w:lang w:eastAsia="es-ES"/>
                <w14:ligatures w14:val="none"/>
              </w:rPr>
            </w:pPr>
            <w:r w:rsidRPr="00AF43A8">
              <w:rPr>
                <w:rFonts w:cstheme="minorHAnsi"/>
                <w:b w:val="0"/>
                <w:bCs w:val="0"/>
                <w:color w:val="000000"/>
                <w:sz w:val="18"/>
                <w:szCs w:val="18"/>
              </w:rPr>
              <w:t xml:space="preserve">   Hospital Universitario de Cabueñes</w:t>
            </w:r>
          </w:p>
        </w:tc>
        <w:tc>
          <w:tcPr>
            <w:tcW w:w="4247" w:type="dxa"/>
            <w:vAlign w:val="center"/>
          </w:tcPr>
          <w:p w14:paraId="19E16889" w14:textId="6EE9B00B" w:rsidR="00AF43A8" w:rsidRPr="009A5891" w:rsidRDefault="00AF43A8" w:rsidP="001D320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18"/>
                <w:szCs w:val="18"/>
                <w:lang w:eastAsia="es-ES"/>
                <w14:ligatures w14:val="none"/>
              </w:rPr>
            </w:pPr>
          </w:p>
        </w:tc>
      </w:tr>
      <w:tr w:rsidR="00AF43A8" w14:paraId="35422F1D" w14:textId="77777777" w:rsidTr="001D3202">
        <w:tc>
          <w:tcPr>
            <w:cnfStyle w:val="001000000000" w:firstRow="0" w:lastRow="0" w:firstColumn="1" w:lastColumn="0" w:oddVBand="0" w:evenVBand="0" w:oddHBand="0" w:evenHBand="0" w:firstRowFirstColumn="0" w:firstRowLastColumn="0" w:lastRowFirstColumn="0" w:lastRowLastColumn="0"/>
            <w:tcW w:w="4247" w:type="dxa"/>
          </w:tcPr>
          <w:p w14:paraId="3BF793AB" w14:textId="0EB947BB" w:rsidR="00AF43A8" w:rsidRPr="00AF43A8" w:rsidRDefault="00AF43A8" w:rsidP="00AF43A8">
            <w:pPr>
              <w:jc w:val="left"/>
              <w:rPr>
                <w:rFonts w:eastAsia="Times New Roman" w:cstheme="minorHAnsi"/>
                <w:color w:val="000000"/>
                <w:kern w:val="0"/>
                <w:sz w:val="18"/>
                <w:szCs w:val="18"/>
                <w:lang w:eastAsia="es-ES"/>
                <w14:ligatures w14:val="none"/>
              </w:rPr>
            </w:pPr>
            <w:r w:rsidRPr="00AF43A8">
              <w:rPr>
                <w:rFonts w:cstheme="minorHAnsi"/>
                <w:b w:val="0"/>
                <w:bCs w:val="0"/>
                <w:color w:val="000000"/>
                <w:sz w:val="18"/>
                <w:szCs w:val="18"/>
              </w:rPr>
              <w:t xml:space="preserve">      Instalación de cableado</w:t>
            </w:r>
          </w:p>
        </w:tc>
        <w:tc>
          <w:tcPr>
            <w:tcW w:w="4247" w:type="dxa"/>
            <w:vAlign w:val="center"/>
          </w:tcPr>
          <w:p w14:paraId="23E8CE61" w14:textId="1AAC3BCF" w:rsidR="00AF43A8" w:rsidRPr="009A5891" w:rsidRDefault="00AF43A8" w:rsidP="001D320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8"/>
                <w:szCs w:val="18"/>
                <w:lang w:eastAsia="es-ES"/>
                <w14:ligatures w14:val="none"/>
              </w:rPr>
            </w:pPr>
          </w:p>
        </w:tc>
      </w:tr>
      <w:tr w:rsidR="00AF43A8" w14:paraId="61E64E05" w14:textId="77777777" w:rsidTr="001D32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47163723" w14:textId="75019BDC" w:rsidR="00AF43A8" w:rsidRPr="00AF43A8" w:rsidRDefault="00AF43A8" w:rsidP="00AF43A8">
            <w:pPr>
              <w:jc w:val="left"/>
              <w:rPr>
                <w:rFonts w:eastAsia="Times New Roman" w:cstheme="minorHAnsi"/>
                <w:color w:val="000000"/>
                <w:kern w:val="0"/>
                <w:sz w:val="18"/>
                <w:szCs w:val="18"/>
                <w:lang w:eastAsia="es-ES"/>
                <w14:ligatures w14:val="none"/>
              </w:rPr>
            </w:pPr>
            <w:r w:rsidRPr="00AF43A8">
              <w:rPr>
                <w:rFonts w:cstheme="minorHAnsi"/>
                <w:color w:val="000000"/>
                <w:sz w:val="18"/>
                <w:szCs w:val="18"/>
              </w:rPr>
              <w:t xml:space="preserve">         Instalación del switch y router</w:t>
            </w:r>
          </w:p>
        </w:tc>
        <w:tc>
          <w:tcPr>
            <w:tcW w:w="4247" w:type="dxa"/>
            <w:vAlign w:val="center"/>
          </w:tcPr>
          <w:p w14:paraId="3A4E1E1F" w14:textId="73B3147E" w:rsidR="00AF43A8" w:rsidRPr="009A5891" w:rsidRDefault="00AF43A8" w:rsidP="001D320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18"/>
                <w:szCs w:val="18"/>
                <w:lang w:eastAsia="es-ES"/>
                <w14:ligatures w14:val="none"/>
              </w:rPr>
            </w:pPr>
            <w:r>
              <w:rPr>
                <w:rFonts w:ascii="Calibri" w:eastAsia="Times New Roman" w:hAnsi="Calibri" w:cs="Calibri"/>
                <w:color w:val="000000"/>
                <w:kern w:val="0"/>
                <w:sz w:val="18"/>
                <w:szCs w:val="18"/>
                <w:lang w:eastAsia="es-ES"/>
                <w14:ligatures w14:val="none"/>
              </w:rPr>
              <w:t>RAS</w:t>
            </w:r>
          </w:p>
        </w:tc>
      </w:tr>
      <w:tr w:rsidR="00AF43A8" w14:paraId="534706A8" w14:textId="77777777" w:rsidTr="001D3202">
        <w:tc>
          <w:tcPr>
            <w:cnfStyle w:val="001000000000" w:firstRow="0" w:lastRow="0" w:firstColumn="1" w:lastColumn="0" w:oddVBand="0" w:evenVBand="0" w:oddHBand="0" w:evenHBand="0" w:firstRowFirstColumn="0" w:firstRowLastColumn="0" w:lastRowFirstColumn="0" w:lastRowLastColumn="0"/>
            <w:tcW w:w="4247" w:type="dxa"/>
          </w:tcPr>
          <w:p w14:paraId="5B4C0FF3" w14:textId="59C53956" w:rsidR="00AF43A8" w:rsidRPr="00AF43A8" w:rsidRDefault="00AF43A8" w:rsidP="00AF43A8">
            <w:pPr>
              <w:jc w:val="left"/>
              <w:rPr>
                <w:rFonts w:eastAsia="Times New Roman" w:cstheme="minorHAnsi"/>
                <w:color w:val="000000"/>
                <w:kern w:val="0"/>
                <w:sz w:val="18"/>
                <w:szCs w:val="18"/>
                <w:lang w:eastAsia="es-ES"/>
                <w14:ligatures w14:val="none"/>
              </w:rPr>
            </w:pPr>
            <w:r w:rsidRPr="00AF43A8">
              <w:rPr>
                <w:rFonts w:cstheme="minorHAnsi"/>
                <w:color w:val="000000"/>
                <w:sz w:val="18"/>
                <w:szCs w:val="18"/>
              </w:rPr>
              <w:t xml:space="preserve">         Configuración de puntos de red</w:t>
            </w:r>
          </w:p>
        </w:tc>
        <w:tc>
          <w:tcPr>
            <w:tcW w:w="4247" w:type="dxa"/>
            <w:vAlign w:val="center"/>
          </w:tcPr>
          <w:p w14:paraId="100CB9F8" w14:textId="38261A4A" w:rsidR="00AF43A8" w:rsidRPr="009A5891" w:rsidRDefault="00AF43A8" w:rsidP="001D320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8"/>
                <w:szCs w:val="18"/>
                <w:lang w:eastAsia="es-ES"/>
                <w14:ligatures w14:val="none"/>
              </w:rPr>
            </w:pPr>
            <w:r>
              <w:rPr>
                <w:rFonts w:ascii="Calibri" w:eastAsia="Times New Roman" w:hAnsi="Calibri" w:cs="Calibri"/>
                <w:color w:val="000000"/>
                <w:kern w:val="0"/>
                <w:sz w:val="18"/>
                <w:szCs w:val="18"/>
                <w:lang w:eastAsia="es-ES"/>
                <w14:ligatures w14:val="none"/>
              </w:rPr>
              <w:t>RAS</w:t>
            </w:r>
          </w:p>
        </w:tc>
      </w:tr>
      <w:tr w:rsidR="00AF43A8" w14:paraId="1702D837" w14:textId="77777777" w:rsidTr="001D32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66D73146" w14:textId="7E35802A" w:rsidR="00AF43A8" w:rsidRPr="00AF43A8" w:rsidRDefault="00AF43A8" w:rsidP="00AF43A8">
            <w:pPr>
              <w:jc w:val="left"/>
              <w:rPr>
                <w:rFonts w:eastAsia="Times New Roman" w:cstheme="minorHAnsi"/>
                <w:color w:val="000000"/>
                <w:kern w:val="0"/>
                <w:sz w:val="18"/>
                <w:szCs w:val="18"/>
                <w:lang w:eastAsia="es-ES"/>
                <w14:ligatures w14:val="none"/>
              </w:rPr>
            </w:pPr>
            <w:r w:rsidRPr="00AF43A8">
              <w:rPr>
                <w:rFonts w:cstheme="minorHAnsi"/>
                <w:color w:val="000000"/>
                <w:sz w:val="18"/>
                <w:szCs w:val="18"/>
              </w:rPr>
              <w:t xml:space="preserve">      Instalación de portátiles</w:t>
            </w:r>
          </w:p>
        </w:tc>
        <w:tc>
          <w:tcPr>
            <w:tcW w:w="4247" w:type="dxa"/>
            <w:vAlign w:val="center"/>
          </w:tcPr>
          <w:p w14:paraId="688A26E4" w14:textId="28CB4DBE" w:rsidR="00AF43A8" w:rsidRPr="009A5891" w:rsidRDefault="00AF43A8" w:rsidP="001D320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18"/>
                <w:szCs w:val="18"/>
                <w:lang w:eastAsia="es-ES"/>
                <w14:ligatures w14:val="none"/>
              </w:rPr>
            </w:pPr>
            <w:r>
              <w:rPr>
                <w:rFonts w:ascii="Calibri" w:eastAsia="Times New Roman" w:hAnsi="Calibri" w:cs="Calibri"/>
                <w:color w:val="000000"/>
                <w:kern w:val="0"/>
                <w:sz w:val="18"/>
                <w:szCs w:val="18"/>
                <w:lang w:eastAsia="es-ES"/>
                <w14:ligatures w14:val="none"/>
              </w:rPr>
              <w:t>RAS</w:t>
            </w:r>
          </w:p>
        </w:tc>
      </w:tr>
      <w:tr w:rsidR="00AF43A8" w14:paraId="18D11FF3" w14:textId="77777777" w:rsidTr="001D3202">
        <w:tc>
          <w:tcPr>
            <w:cnfStyle w:val="001000000000" w:firstRow="0" w:lastRow="0" w:firstColumn="1" w:lastColumn="0" w:oddVBand="0" w:evenVBand="0" w:oddHBand="0" w:evenHBand="0" w:firstRowFirstColumn="0" w:firstRowLastColumn="0" w:lastRowFirstColumn="0" w:lastRowLastColumn="0"/>
            <w:tcW w:w="4247" w:type="dxa"/>
          </w:tcPr>
          <w:p w14:paraId="632D7239" w14:textId="6582C8FC" w:rsidR="00AF43A8" w:rsidRPr="00AF43A8" w:rsidRDefault="00AF43A8" w:rsidP="00AF43A8">
            <w:pPr>
              <w:jc w:val="left"/>
              <w:rPr>
                <w:rFonts w:eastAsia="Times New Roman" w:cstheme="minorHAnsi"/>
                <w:color w:val="000000"/>
                <w:kern w:val="0"/>
                <w:sz w:val="18"/>
                <w:szCs w:val="18"/>
                <w:lang w:eastAsia="es-ES"/>
                <w14:ligatures w14:val="none"/>
              </w:rPr>
            </w:pPr>
            <w:r w:rsidRPr="00AF43A8">
              <w:rPr>
                <w:rFonts w:cstheme="minorHAnsi"/>
                <w:color w:val="000000"/>
                <w:sz w:val="18"/>
                <w:szCs w:val="18"/>
              </w:rPr>
              <w:t xml:space="preserve">      Instalación de monitor de 45''</w:t>
            </w:r>
          </w:p>
        </w:tc>
        <w:tc>
          <w:tcPr>
            <w:tcW w:w="4247" w:type="dxa"/>
            <w:vAlign w:val="center"/>
          </w:tcPr>
          <w:p w14:paraId="6183D00B" w14:textId="1A724918" w:rsidR="00AF43A8" w:rsidRPr="009A5891" w:rsidRDefault="00AF43A8" w:rsidP="001D320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8"/>
                <w:szCs w:val="18"/>
                <w:lang w:eastAsia="es-ES"/>
                <w14:ligatures w14:val="none"/>
              </w:rPr>
            </w:pPr>
            <w:r>
              <w:rPr>
                <w:rFonts w:ascii="Calibri" w:eastAsia="Times New Roman" w:hAnsi="Calibri" w:cs="Calibri"/>
                <w:color w:val="000000"/>
                <w:kern w:val="0"/>
                <w:sz w:val="18"/>
                <w:szCs w:val="18"/>
                <w:lang w:eastAsia="es-ES"/>
                <w14:ligatures w14:val="none"/>
              </w:rPr>
              <w:t>RAS</w:t>
            </w:r>
          </w:p>
        </w:tc>
      </w:tr>
      <w:tr w:rsidR="00AF43A8" w14:paraId="011B1661" w14:textId="77777777" w:rsidTr="001D32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29C35A9C" w14:textId="05398406" w:rsidR="00AF43A8" w:rsidRPr="00AF43A8" w:rsidRDefault="00AF43A8" w:rsidP="00AF43A8">
            <w:pPr>
              <w:jc w:val="left"/>
              <w:rPr>
                <w:rFonts w:eastAsia="Times New Roman" w:cstheme="minorHAnsi"/>
                <w:color w:val="000000"/>
                <w:kern w:val="0"/>
                <w:sz w:val="18"/>
                <w:szCs w:val="18"/>
                <w:lang w:eastAsia="es-ES"/>
                <w14:ligatures w14:val="none"/>
              </w:rPr>
            </w:pPr>
            <w:r w:rsidRPr="00AF43A8">
              <w:rPr>
                <w:rFonts w:cstheme="minorHAnsi"/>
                <w:color w:val="000000"/>
                <w:sz w:val="18"/>
                <w:szCs w:val="18"/>
              </w:rPr>
              <w:t xml:space="preserve">      Instalación de </w:t>
            </w:r>
            <w:r w:rsidR="0030552F" w:rsidRPr="00AF43A8">
              <w:rPr>
                <w:rFonts w:cstheme="minorHAnsi"/>
                <w:color w:val="000000"/>
                <w:sz w:val="18"/>
                <w:szCs w:val="18"/>
              </w:rPr>
              <w:t>teléfonos</w:t>
            </w:r>
            <w:r w:rsidRPr="00AF43A8">
              <w:rPr>
                <w:rFonts w:cstheme="minorHAnsi"/>
                <w:color w:val="000000"/>
                <w:sz w:val="18"/>
                <w:szCs w:val="18"/>
              </w:rPr>
              <w:t xml:space="preserve"> IPVOID</w:t>
            </w:r>
          </w:p>
        </w:tc>
        <w:tc>
          <w:tcPr>
            <w:tcW w:w="4247" w:type="dxa"/>
            <w:vAlign w:val="center"/>
          </w:tcPr>
          <w:p w14:paraId="4677E864" w14:textId="2D6AD3BE" w:rsidR="00AF43A8" w:rsidRPr="009A5891" w:rsidRDefault="00AF43A8" w:rsidP="001D320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18"/>
                <w:szCs w:val="18"/>
                <w:lang w:eastAsia="es-ES"/>
                <w14:ligatures w14:val="none"/>
              </w:rPr>
            </w:pPr>
            <w:r>
              <w:rPr>
                <w:rFonts w:ascii="Calibri" w:eastAsia="Times New Roman" w:hAnsi="Calibri" w:cs="Calibri"/>
                <w:color w:val="000000"/>
                <w:kern w:val="0"/>
                <w:sz w:val="18"/>
                <w:szCs w:val="18"/>
                <w:lang w:eastAsia="es-ES"/>
                <w14:ligatures w14:val="none"/>
              </w:rPr>
              <w:t>RAS</w:t>
            </w:r>
          </w:p>
        </w:tc>
      </w:tr>
      <w:tr w:rsidR="00AF43A8" w:rsidRPr="005E4C9D" w14:paraId="15B6E0DB" w14:textId="77777777" w:rsidTr="001D3202">
        <w:tc>
          <w:tcPr>
            <w:cnfStyle w:val="001000000000" w:firstRow="0" w:lastRow="0" w:firstColumn="1" w:lastColumn="0" w:oddVBand="0" w:evenVBand="0" w:oddHBand="0" w:evenHBand="0" w:firstRowFirstColumn="0" w:firstRowLastColumn="0" w:lastRowFirstColumn="0" w:lastRowLastColumn="0"/>
            <w:tcW w:w="4247" w:type="dxa"/>
          </w:tcPr>
          <w:p w14:paraId="073636BF" w14:textId="7DB883DE" w:rsidR="00AF43A8" w:rsidRPr="00A930FC" w:rsidRDefault="00AF43A8" w:rsidP="00AF43A8">
            <w:pPr>
              <w:jc w:val="left"/>
              <w:rPr>
                <w:rFonts w:eastAsia="Times New Roman" w:cstheme="minorHAnsi"/>
                <w:color w:val="000000"/>
                <w:kern w:val="0"/>
                <w:sz w:val="18"/>
                <w:szCs w:val="18"/>
                <w:lang w:val="pt-PT" w:eastAsia="es-ES"/>
                <w14:ligatures w14:val="none"/>
              </w:rPr>
            </w:pPr>
            <w:r w:rsidRPr="00A930FC">
              <w:rPr>
                <w:rFonts w:cstheme="minorHAnsi"/>
                <w:b w:val="0"/>
                <w:bCs w:val="0"/>
                <w:color w:val="000000"/>
                <w:sz w:val="18"/>
                <w:szCs w:val="18"/>
                <w:lang w:val="pt-PT"/>
              </w:rPr>
              <w:t xml:space="preserve">   Hospital de Oriente de Asturias</w:t>
            </w:r>
          </w:p>
        </w:tc>
        <w:tc>
          <w:tcPr>
            <w:tcW w:w="4247" w:type="dxa"/>
            <w:vAlign w:val="center"/>
          </w:tcPr>
          <w:p w14:paraId="45DEF702" w14:textId="1922C5DA" w:rsidR="00AF43A8" w:rsidRPr="009E0D72" w:rsidRDefault="00AF43A8" w:rsidP="001D320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8"/>
                <w:szCs w:val="18"/>
                <w:lang w:val="pt-PT" w:eastAsia="es-ES"/>
                <w14:ligatures w14:val="none"/>
              </w:rPr>
            </w:pPr>
          </w:p>
        </w:tc>
      </w:tr>
      <w:tr w:rsidR="00AF43A8" w14:paraId="4303BC90" w14:textId="77777777" w:rsidTr="001D32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23DCFA8A" w14:textId="2AA7E1FF" w:rsidR="00AF43A8" w:rsidRPr="00AF43A8" w:rsidRDefault="00AF43A8" w:rsidP="00AF43A8">
            <w:pPr>
              <w:jc w:val="left"/>
              <w:rPr>
                <w:rFonts w:eastAsia="Times New Roman" w:cstheme="minorHAnsi"/>
                <w:color w:val="000000"/>
                <w:kern w:val="0"/>
                <w:sz w:val="18"/>
                <w:szCs w:val="18"/>
                <w:lang w:eastAsia="es-ES"/>
                <w14:ligatures w14:val="none"/>
              </w:rPr>
            </w:pPr>
            <w:r w:rsidRPr="009E0D72">
              <w:rPr>
                <w:rFonts w:cstheme="minorHAnsi"/>
                <w:b w:val="0"/>
                <w:color w:val="000000"/>
                <w:sz w:val="18"/>
                <w:szCs w:val="18"/>
                <w:lang w:val="pt-PT"/>
              </w:rPr>
              <w:t xml:space="preserve">      </w:t>
            </w:r>
            <w:r w:rsidRPr="00AF43A8">
              <w:rPr>
                <w:rFonts w:cstheme="minorHAnsi"/>
                <w:b w:val="0"/>
                <w:bCs w:val="0"/>
                <w:color w:val="000000"/>
                <w:sz w:val="18"/>
                <w:szCs w:val="18"/>
              </w:rPr>
              <w:t>Instalación de cableado</w:t>
            </w:r>
          </w:p>
        </w:tc>
        <w:tc>
          <w:tcPr>
            <w:tcW w:w="4247" w:type="dxa"/>
            <w:vAlign w:val="center"/>
          </w:tcPr>
          <w:p w14:paraId="6F8456D3" w14:textId="75CD7D8A" w:rsidR="00AF43A8" w:rsidRPr="009A5891" w:rsidRDefault="00AF43A8" w:rsidP="001D320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18"/>
                <w:szCs w:val="18"/>
                <w:lang w:eastAsia="es-ES"/>
                <w14:ligatures w14:val="none"/>
              </w:rPr>
            </w:pPr>
          </w:p>
        </w:tc>
      </w:tr>
      <w:tr w:rsidR="00AF43A8" w14:paraId="68D19C7C" w14:textId="77777777" w:rsidTr="001D3202">
        <w:tc>
          <w:tcPr>
            <w:cnfStyle w:val="001000000000" w:firstRow="0" w:lastRow="0" w:firstColumn="1" w:lastColumn="0" w:oddVBand="0" w:evenVBand="0" w:oddHBand="0" w:evenHBand="0" w:firstRowFirstColumn="0" w:firstRowLastColumn="0" w:lastRowFirstColumn="0" w:lastRowLastColumn="0"/>
            <w:tcW w:w="4247" w:type="dxa"/>
          </w:tcPr>
          <w:p w14:paraId="0165A6F9" w14:textId="0595C157" w:rsidR="00AF43A8" w:rsidRPr="00AF43A8" w:rsidRDefault="00AF43A8" w:rsidP="00AF43A8">
            <w:pPr>
              <w:jc w:val="left"/>
              <w:rPr>
                <w:rFonts w:eastAsia="Times New Roman" w:cstheme="minorHAnsi"/>
                <w:color w:val="000000"/>
                <w:kern w:val="0"/>
                <w:sz w:val="18"/>
                <w:szCs w:val="18"/>
                <w:lang w:eastAsia="es-ES"/>
                <w14:ligatures w14:val="none"/>
              </w:rPr>
            </w:pPr>
            <w:r w:rsidRPr="00AF43A8">
              <w:rPr>
                <w:rFonts w:cstheme="minorHAnsi"/>
                <w:color w:val="000000"/>
                <w:sz w:val="18"/>
                <w:szCs w:val="18"/>
              </w:rPr>
              <w:t xml:space="preserve">         Instalación del switch y router</w:t>
            </w:r>
          </w:p>
        </w:tc>
        <w:tc>
          <w:tcPr>
            <w:tcW w:w="4247" w:type="dxa"/>
            <w:vAlign w:val="center"/>
          </w:tcPr>
          <w:p w14:paraId="33C35CF3" w14:textId="610B088B" w:rsidR="00AF43A8" w:rsidRPr="009A5891" w:rsidRDefault="00AF43A8" w:rsidP="001D320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8"/>
                <w:szCs w:val="18"/>
                <w:lang w:eastAsia="es-ES"/>
                <w14:ligatures w14:val="none"/>
              </w:rPr>
            </w:pPr>
            <w:r>
              <w:rPr>
                <w:rFonts w:ascii="Calibri" w:eastAsia="Times New Roman" w:hAnsi="Calibri" w:cs="Calibri"/>
                <w:color w:val="000000"/>
                <w:kern w:val="0"/>
                <w:sz w:val="18"/>
                <w:szCs w:val="18"/>
                <w:lang w:eastAsia="es-ES"/>
                <w14:ligatures w14:val="none"/>
              </w:rPr>
              <w:t>RAS</w:t>
            </w:r>
          </w:p>
        </w:tc>
      </w:tr>
      <w:tr w:rsidR="00AF43A8" w14:paraId="03B41559" w14:textId="77777777" w:rsidTr="001D32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4C6D2DF4" w14:textId="5D26E7F1" w:rsidR="00AF43A8" w:rsidRPr="00AF43A8" w:rsidRDefault="00AF43A8" w:rsidP="00AF43A8">
            <w:pPr>
              <w:jc w:val="left"/>
              <w:rPr>
                <w:rFonts w:eastAsia="Times New Roman" w:cstheme="minorHAnsi"/>
                <w:color w:val="000000"/>
                <w:kern w:val="0"/>
                <w:sz w:val="18"/>
                <w:szCs w:val="18"/>
                <w:lang w:eastAsia="es-ES"/>
                <w14:ligatures w14:val="none"/>
              </w:rPr>
            </w:pPr>
            <w:r w:rsidRPr="00AF43A8">
              <w:rPr>
                <w:rFonts w:cstheme="minorHAnsi"/>
                <w:color w:val="000000"/>
                <w:sz w:val="18"/>
                <w:szCs w:val="18"/>
              </w:rPr>
              <w:t xml:space="preserve">         Configuración de puntos de red</w:t>
            </w:r>
          </w:p>
        </w:tc>
        <w:tc>
          <w:tcPr>
            <w:tcW w:w="4247" w:type="dxa"/>
            <w:vAlign w:val="center"/>
          </w:tcPr>
          <w:p w14:paraId="1388D730" w14:textId="14BAE865" w:rsidR="00AF43A8" w:rsidRPr="009A5891" w:rsidRDefault="00AF43A8" w:rsidP="001D320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18"/>
                <w:szCs w:val="18"/>
                <w:lang w:eastAsia="es-ES"/>
                <w14:ligatures w14:val="none"/>
              </w:rPr>
            </w:pPr>
            <w:r>
              <w:rPr>
                <w:rFonts w:ascii="Calibri" w:eastAsia="Times New Roman" w:hAnsi="Calibri" w:cs="Calibri"/>
                <w:color w:val="000000"/>
                <w:kern w:val="0"/>
                <w:sz w:val="18"/>
                <w:szCs w:val="18"/>
                <w:lang w:eastAsia="es-ES"/>
                <w14:ligatures w14:val="none"/>
              </w:rPr>
              <w:t>RAS</w:t>
            </w:r>
          </w:p>
        </w:tc>
      </w:tr>
      <w:tr w:rsidR="00AF43A8" w14:paraId="1DBFA52A" w14:textId="77777777" w:rsidTr="001D3202">
        <w:tc>
          <w:tcPr>
            <w:cnfStyle w:val="001000000000" w:firstRow="0" w:lastRow="0" w:firstColumn="1" w:lastColumn="0" w:oddVBand="0" w:evenVBand="0" w:oddHBand="0" w:evenHBand="0" w:firstRowFirstColumn="0" w:firstRowLastColumn="0" w:lastRowFirstColumn="0" w:lastRowLastColumn="0"/>
            <w:tcW w:w="4247" w:type="dxa"/>
          </w:tcPr>
          <w:p w14:paraId="2EA3A0B2" w14:textId="389CF160" w:rsidR="00AF43A8" w:rsidRPr="00AF43A8" w:rsidRDefault="00AF43A8" w:rsidP="00AF43A8">
            <w:pPr>
              <w:jc w:val="left"/>
              <w:rPr>
                <w:rFonts w:eastAsia="Times New Roman" w:cstheme="minorHAnsi"/>
                <w:color w:val="000000"/>
                <w:kern w:val="0"/>
                <w:sz w:val="18"/>
                <w:szCs w:val="18"/>
                <w:lang w:eastAsia="es-ES"/>
                <w14:ligatures w14:val="none"/>
              </w:rPr>
            </w:pPr>
            <w:r w:rsidRPr="00AF43A8">
              <w:rPr>
                <w:rFonts w:cstheme="minorHAnsi"/>
                <w:color w:val="000000"/>
                <w:sz w:val="18"/>
                <w:szCs w:val="18"/>
              </w:rPr>
              <w:t xml:space="preserve">      Instalación de portátiles</w:t>
            </w:r>
          </w:p>
        </w:tc>
        <w:tc>
          <w:tcPr>
            <w:tcW w:w="4247" w:type="dxa"/>
            <w:vAlign w:val="center"/>
          </w:tcPr>
          <w:p w14:paraId="56588A54" w14:textId="61723804" w:rsidR="00AF43A8" w:rsidRPr="009A5891" w:rsidRDefault="00AF43A8" w:rsidP="001D320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8"/>
                <w:szCs w:val="18"/>
                <w:lang w:eastAsia="es-ES"/>
                <w14:ligatures w14:val="none"/>
              </w:rPr>
            </w:pPr>
            <w:r>
              <w:rPr>
                <w:rFonts w:ascii="Calibri" w:eastAsia="Times New Roman" w:hAnsi="Calibri" w:cs="Calibri"/>
                <w:color w:val="000000"/>
                <w:kern w:val="0"/>
                <w:sz w:val="18"/>
                <w:szCs w:val="18"/>
                <w:lang w:eastAsia="es-ES"/>
                <w14:ligatures w14:val="none"/>
              </w:rPr>
              <w:t>RAS</w:t>
            </w:r>
          </w:p>
        </w:tc>
      </w:tr>
      <w:tr w:rsidR="00AF43A8" w14:paraId="3615D246" w14:textId="77777777" w:rsidTr="001D32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5C2FFE45" w14:textId="77E4CE22" w:rsidR="00AF43A8" w:rsidRPr="00AF43A8" w:rsidRDefault="00AF43A8" w:rsidP="00AF43A8">
            <w:pPr>
              <w:jc w:val="left"/>
              <w:rPr>
                <w:rFonts w:eastAsia="Times New Roman" w:cstheme="minorHAnsi"/>
                <w:color w:val="000000"/>
                <w:kern w:val="0"/>
                <w:sz w:val="18"/>
                <w:szCs w:val="18"/>
                <w:lang w:eastAsia="es-ES"/>
                <w14:ligatures w14:val="none"/>
              </w:rPr>
            </w:pPr>
            <w:r w:rsidRPr="00AF43A8">
              <w:rPr>
                <w:rFonts w:cstheme="minorHAnsi"/>
                <w:color w:val="000000"/>
                <w:sz w:val="18"/>
                <w:szCs w:val="18"/>
              </w:rPr>
              <w:t xml:space="preserve">      Instalación de monitor de 45''</w:t>
            </w:r>
          </w:p>
        </w:tc>
        <w:tc>
          <w:tcPr>
            <w:tcW w:w="4247" w:type="dxa"/>
            <w:vAlign w:val="center"/>
          </w:tcPr>
          <w:p w14:paraId="383A77E1" w14:textId="75DBDCAC" w:rsidR="00AF43A8" w:rsidRPr="009A5891" w:rsidRDefault="00AF43A8" w:rsidP="001D320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18"/>
                <w:szCs w:val="18"/>
                <w:lang w:eastAsia="es-ES"/>
                <w14:ligatures w14:val="none"/>
              </w:rPr>
            </w:pPr>
            <w:r>
              <w:rPr>
                <w:rFonts w:ascii="Calibri" w:eastAsia="Times New Roman" w:hAnsi="Calibri" w:cs="Calibri"/>
                <w:color w:val="000000"/>
                <w:kern w:val="0"/>
                <w:sz w:val="18"/>
                <w:szCs w:val="18"/>
                <w:lang w:eastAsia="es-ES"/>
                <w14:ligatures w14:val="none"/>
              </w:rPr>
              <w:t>RAS</w:t>
            </w:r>
          </w:p>
        </w:tc>
      </w:tr>
      <w:tr w:rsidR="00AF43A8" w14:paraId="7511A9F9" w14:textId="77777777" w:rsidTr="001D3202">
        <w:tc>
          <w:tcPr>
            <w:cnfStyle w:val="001000000000" w:firstRow="0" w:lastRow="0" w:firstColumn="1" w:lastColumn="0" w:oddVBand="0" w:evenVBand="0" w:oddHBand="0" w:evenHBand="0" w:firstRowFirstColumn="0" w:firstRowLastColumn="0" w:lastRowFirstColumn="0" w:lastRowLastColumn="0"/>
            <w:tcW w:w="4247" w:type="dxa"/>
          </w:tcPr>
          <w:p w14:paraId="7E30919B" w14:textId="29E9EF37" w:rsidR="00AF43A8" w:rsidRPr="00AF43A8" w:rsidRDefault="00AF43A8" w:rsidP="00AF43A8">
            <w:pPr>
              <w:jc w:val="left"/>
              <w:rPr>
                <w:rFonts w:eastAsia="Times New Roman" w:cstheme="minorHAnsi"/>
                <w:color w:val="000000"/>
                <w:kern w:val="0"/>
                <w:sz w:val="18"/>
                <w:szCs w:val="18"/>
                <w:lang w:eastAsia="es-ES"/>
                <w14:ligatures w14:val="none"/>
              </w:rPr>
            </w:pPr>
            <w:r w:rsidRPr="00AF43A8">
              <w:rPr>
                <w:rFonts w:cstheme="minorHAnsi"/>
                <w:color w:val="000000"/>
                <w:sz w:val="18"/>
                <w:szCs w:val="18"/>
              </w:rPr>
              <w:t xml:space="preserve">      Instalación de </w:t>
            </w:r>
            <w:r w:rsidR="0030552F" w:rsidRPr="00AF43A8">
              <w:rPr>
                <w:rFonts w:cstheme="minorHAnsi"/>
                <w:color w:val="000000"/>
                <w:sz w:val="18"/>
                <w:szCs w:val="18"/>
              </w:rPr>
              <w:t>teléfonos</w:t>
            </w:r>
            <w:r w:rsidRPr="00AF43A8">
              <w:rPr>
                <w:rFonts w:cstheme="minorHAnsi"/>
                <w:color w:val="000000"/>
                <w:sz w:val="18"/>
                <w:szCs w:val="18"/>
              </w:rPr>
              <w:t xml:space="preserve"> IPVOID</w:t>
            </w:r>
          </w:p>
        </w:tc>
        <w:tc>
          <w:tcPr>
            <w:tcW w:w="4247" w:type="dxa"/>
            <w:vAlign w:val="center"/>
          </w:tcPr>
          <w:p w14:paraId="284EE0C5" w14:textId="0EADAFEB" w:rsidR="00AF43A8" w:rsidRPr="009A5891" w:rsidRDefault="00AF43A8" w:rsidP="001D320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8"/>
                <w:szCs w:val="18"/>
                <w:lang w:eastAsia="es-ES"/>
                <w14:ligatures w14:val="none"/>
              </w:rPr>
            </w:pPr>
            <w:r>
              <w:rPr>
                <w:rFonts w:ascii="Calibri" w:eastAsia="Times New Roman" w:hAnsi="Calibri" w:cs="Calibri"/>
                <w:color w:val="000000"/>
                <w:kern w:val="0"/>
                <w:sz w:val="18"/>
                <w:szCs w:val="18"/>
                <w:lang w:eastAsia="es-ES"/>
                <w14:ligatures w14:val="none"/>
              </w:rPr>
              <w:t>RAS</w:t>
            </w:r>
          </w:p>
        </w:tc>
      </w:tr>
      <w:tr w:rsidR="00AF43A8" w14:paraId="70859EA3" w14:textId="77777777" w:rsidTr="001D32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41B2AF71" w14:textId="5E26702E" w:rsidR="00AF43A8" w:rsidRPr="00AF43A8" w:rsidRDefault="00AF43A8" w:rsidP="00AF43A8">
            <w:pPr>
              <w:jc w:val="left"/>
              <w:rPr>
                <w:rFonts w:eastAsia="Times New Roman" w:cstheme="minorHAnsi"/>
                <w:color w:val="000000"/>
                <w:kern w:val="0"/>
                <w:sz w:val="18"/>
                <w:szCs w:val="18"/>
                <w:lang w:eastAsia="es-ES"/>
                <w14:ligatures w14:val="none"/>
              </w:rPr>
            </w:pPr>
            <w:r w:rsidRPr="00AF43A8">
              <w:rPr>
                <w:rFonts w:cstheme="minorHAnsi"/>
                <w:b w:val="0"/>
                <w:bCs w:val="0"/>
                <w:color w:val="000000"/>
                <w:sz w:val="18"/>
                <w:szCs w:val="18"/>
              </w:rPr>
              <w:t xml:space="preserve">   Hospital Albarez Buylla</w:t>
            </w:r>
          </w:p>
        </w:tc>
        <w:tc>
          <w:tcPr>
            <w:tcW w:w="4247" w:type="dxa"/>
            <w:vAlign w:val="center"/>
          </w:tcPr>
          <w:p w14:paraId="7F0150CC" w14:textId="24DCFD75" w:rsidR="00AF43A8" w:rsidRPr="009A5891" w:rsidRDefault="00AF43A8" w:rsidP="001D320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18"/>
                <w:szCs w:val="18"/>
                <w:lang w:eastAsia="es-ES"/>
                <w14:ligatures w14:val="none"/>
              </w:rPr>
            </w:pPr>
          </w:p>
        </w:tc>
      </w:tr>
      <w:tr w:rsidR="00AF43A8" w14:paraId="327C40E1" w14:textId="77777777" w:rsidTr="001D3202">
        <w:tc>
          <w:tcPr>
            <w:cnfStyle w:val="001000000000" w:firstRow="0" w:lastRow="0" w:firstColumn="1" w:lastColumn="0" w:oddVBand="0" w:evenVBand="0" w:oddHBand="0" w:evenHBand="0" w:firstRowFirstColumn="0" w:firstRowLastColumn="0" w:lastRowFirstColumn="0" w:lastRowLastColumn="0"/>
            <w:tcW w:w="4247" w:type="dxa"/>
          </w:tcPr>
          <w:p w14:paraId="5123CF38" w14:textId="03AA8003" w:rsidR="00AF43A8" w:rsidRPr="00AF43A8" w:rsidRDefault="00AF43A8" w:rsidP="00AF43A8">
            <w:pPr>
              <w:jc w:val="left"/>
              <w:rPr>
                <w:rFonts w:eastAsia="Times New Roman" w:cstheme="minorHAnsi"/>
                <w:color w:val="000000"/>
                <w:kern w:val="0"/>
                <w:sz w:val="18"/>
                <w:szCs w:val="18"/>
                <w:lang w:eastAsia="es-ES"/>
                <w14:ligatures w14:val="none"/>
              </w:rPr>
            </w:pPr>
            <w:r w:rsidRPr="00AF43A8">
              <w:rPr>
                <w:rFonts w:cstheme="minorHAnsi"/>
                <w:b w:val="0"/>
                <w:bCs w:val="0"/>
                <w:color w:val="000000"/>
                <w:sz w:val="18"/>
                <w:szCs w:val="18"/>
              </w:rPr>
              <w:t xml:space="preserve">      Instalación de cableado</w:t>
            </w:r>
          </w:p>
        </w:tc>
        <w:tc>
          <w:tcPr>
            <w:tcW w:w="4247" w:type="dxa"/>
            <w:vAlign w:val="center"/>
          </w:tcPr>
          <w:p w14:paraId="65D188DC" w14:textId="472C7EC2" w:rsidR="00AF43A8" w:rsidRPr="009A5891" w:rsidRDefault="00AF43A8" w:rsidP="001D320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8"/>
                <w:szCs w:val="18"/>
                <w:lang w:eastAsia="es-ES"/>
                <w14:ligatures w14:val="none"/>
              </w:rPr>
            </w:pPr>
          </w:p>
        </w:tc>
      </w:tr>
      <w:tr w:rsidR="00AF43A8" w14:paraId="58C577AC" w14:textId="77777777" w:rsidTr="001D32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63D1D339" w14:textId="3EFDAAC3" w:rsidR="00AF43A8" w:rsidRPr="00AF43A8" w:rsidRDefault="00AF43A8" w:rsidP="00AF43A8">
            <w:pPr>
              <w:jc w:val="left"/>
              <w:rPr>
                <w:rFonts w:eastAsia="Times New Roman" w:cstheme="minorHAnsi"/>
                <w:color w:val="000000"/>
                <w:kern w:val="0"/>
                <w:sz w:val="18"/>
                <w:szCs w:val="18"/>
                <w:lang w:eastAsia="es-ES"/>
                <w14:ligatures w14:val="none"/>
              </w:rPr>
            </w:pPr>
            <w:r w:rsidRPr="00AF43A8">
              <w:rPr>
                <w:rFonts w:cstheme="minorHAnsi"/>
                <w:color w:val="000000"/>
                <w:sz w:val="18"/>
                <w:szCs w:val="18"/>
              </w:rPr>
              <w:t xml:space="preserve">         Instalación del switch y router</w:t>
            </w:r>
          </w:p>
        </w:tc>
        <w:tc>
          <w:tcPr>
            <w:tcW w:w="4247" w:type="dxa"/>
            <w:vAlign w:val="center"/>
          </w:tcPr>
          <w:p w14:paraId="03A12999" w14:textId="3CC07551" w:rsidR="00AF43A8" w:rsidRPr="009A5891" w:rsidRDefault="00AF43A8" w:rsidP="001D320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18"/>
                <w:szCs w:val="18"/>
                <w:lang w:eastAsia="es-ES"/>
                <w14:ligatures w14:val="none"/>
              </w:rPr>
            </w:pPr>
            <w:r>
              <w:rPr>
                <w:rFonts w:ascii="Calibri" w:eastAsia="Times New Roman" w:hAnsi="Calibri" w:cs="Calibri"/>
                <w:color w:val="000000"/>
                <w:kern w:val="0"/>
                <w:sz w:val="18"/>
                <w:szCs w:val="18"/>
                <w:lang w:eastAsia="es-ES"/>
                <w14:ligatures w14:val="none"/>
              </w:rPr>
              <w:t>RAS</w:t>
            </w:r>
          </w:p>
        </w:tc>
      </w:tr>
      <w:tr w:rsidR="00AF43A8" w14:paraId="1BE56AF7" w14:textId="77777777" w:rsidTr="001D3202">
        <w:tc>
          <w:tcPr>
            <w:cnfStyle w:val="001000000000" w:firstRow="0" w:lastRow="0" w:firstColumn="1" w:lastColumn="0" w:oddVBand="0" w:evenVBand="0" w:oddHBand="0" w:evenHBand="0" w:firstRowFirstColumn="0" w:firstRowLastColumn="0" w:lastRowFirstColumn="0" w:lastRowLastColumn="0"/>
            <w:tcW w:w="4247" w:type="dxa"/>
          </w:tcPr>
          <w:p w14:paraId="2A8CD7F4" w14:textId="248CD31B" w:rsidR="00AF43A8" w:rsidRPr="00AF43A8" w:rsidRDefault="00AF43A8" w:rsidP="00AF43A8">
            <w:pPr>
              <w:jc w:val="left"/>
              <w:rPr>
                <w:rFonts w:eastAsia="Times New Roman" w:cstheme="minorHAnsi"/>
                <w:color w:val="000000"/>
                <w:kern w:val="0"/>
                <w:sz w:val="18"/>
                <w:szCs w:val="18"/>
                <w:lang w:eastAsia="es-ES"/>
                <w14:ligatures w14:val="none"/>
              </w:rPr>
            </w:pPr>
            <w:r w:rsidRPr="00AF43A8">
              <w:rPr>
                <w:rFonts w:cstheme="minorHAnsi"/>
                <w:color w:val="000000"/>
                <w:sz w:val="18"/>
                <w:szCs w:val="18"/>
              </w:rPr>
              <w:t xml:space="preserve">         Configuración de puntos de red</w:t>
            </w:r>
          </w:p>
        </w:tc>
        <w:tc>
          <w:tcPr>
            <w:tcW w:w="4247" w:type="dxa"/>
            <w:vAlign w:val="center"/>
          </w:tcPr>
          <w:p w14:paraId="784576A4" w14:textId="3E618023" w:rsidR="00AF43A8" w:rsidRPr="009A5891" w:rsidRDefault="00AF43A8" w:rsidP="001D320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8"/>
                <w:szCs w:val="18"/>
                <w:lang w:eastAsia="es-ES"/>
                <w14:ligatures w14:val="none"/>
              </w:rPr>
            </w:pPr>
            <w:r>
              <w:rPr>
                <w:rFonts w:ascii="Calibri" w:eastAsia="Times New Roman" w:hAnsi="Calibri" w:cs="Calibri"/>
                <w:color w:val="000000"/>
                <w:kern w:val="0"/>
                <w:sz w:val="18"/>
                <w:szCs w:val="18"/>
                <w:lang w:eastAsia="es-ES"/>
                <w14:ligatures w14:val="none"/>
              </w:rPr>
              <w:t>RAS</w:t>
            </w:r>
          </w:p>
        </w:tc>
      </w:tr>
      <w:tr w:rsidR="00AF43A8" w14:paraId="1E44320F" w14:textId="77777777" w:rsidTr="001D32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4B454319" w14:textId="498B8B99" w:rsidR="00AF43A8" w:rsidRPr="00AF43A8" w:rsidRDefault="00AF43A8" w:rsidP="00AF43A8">
            <w:pPr>
              <w:jc w:val="left"/>
              <w:rPr>
                <w:rFonts w:eastAsia="Times New Roman" w:cstheme="minorHAnsi"/>
                <w:color w:val="000000"/>
                <w:kern w:val="0"/>
                <w:sz w:val="18"/>
                <w:szCs w:val="18"/>
                <w:lang w:eastAsia="es-ES"/>
                <w14:ligatures w14:val="none"/>
              </w:rPr>
            </w:pPr>
            <w:r w:rsidRPr="00AF43A8">
              <w:rPr>
                <w:rFonts w:cstheme="minorHAnsi"/>
                <w:color w:val="000000"/>
                <w:sz w:val="18"/>
                <w:szCs w:val="18"/>
              </w:rPr>
              <w:t xml:space="preserve">      Instalación de portátiles</w:t>
            </w:r>
          </w:p>
        </w:tc>
        <w:tc>
          <w:tcPr>
            <w:tcW w:w="4247" w:type="dxa"/>
            <w:vAlign w:val="center"/>
          </w:tcPr>
          <w:p w14:paraId="3B2BE6DB" w14:textId="3D7DA524" w:rsidR="00AF43A8" w:rsidRPr="009A5891" w:rsidRDefault="00AF43A8" w:rsidP="001D320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18"/>
                <w:szCs w:val="18"/>
                <w:lang w:eastAsia="es-ES"/>
                <w14:ligatures w14:val="none"/>
              </w:rPr>
            </w:pPr>
            <w:r>
              <w:rPr>
                <w:rFonts w:ascii="Calibri" w:eastAsia="Times New Roman" w:hAnsi="Calibri" w:cs="Calibri"/>
                <w:color w:val="000000"/>
                <w:kern w:val="0"/>
                <w:sz w:val="18"/>
                <w:szCs w:val="18"/>
                <w:lang w:eastAsia="es-ES"/>
                <w14:ligatures w14:val="none"/>
              </w:rPr>
              <w:t>RAS</w:t>
            </w:r>
          </w:p>
        </w:tc>
      </w:tr>
      <w:tr w:rsidR="00AF43A8" w14:paraId="0E3556B9" w14:textId="77777777" w:rsidTr="001D3202">
        <w:tc>
          <w:tcPr>
            <w:cnfStyle w:val="001000000000" w:firstRow="0" w:lastRow="0" w:firstColumn="1" w:lastColumn="0" w:oddVBand="0" w:evenVBand="0" w:oddHBand="0" w:evenHBand="0" w:firstRowFirstColumn="0" w:firstRowLastColumn="0" w:lastRowFirstColumn="0" w:lastRowLastColumn="0"/>
            <w:tcW w:w="4247" w:type="dxa"/>
          </w:tcPr>
          <w:p w14:paraId="39411C67" w14:textId="09774FCA" w:rsidR="00AF43A8" w:rsidRPr="00AF43A8" w:rsidRDefault="00AF43A8" w:rsidP="00AF43A8">
            <w:pPr>
              <w:jc w:val="left"/>
              <w:rPr>
                <w:rFonts w:eastAsia="Times New Roman" w:cstheme="minorHAnsi"/>
                <w:color w:val="000000"/>
                <w:kern w:val="0"/>
                <w:sz w:val="18"/>
                <w:szCs w:val="18"/>
                <w:lang w:eastAsia="es-ES"/>
                <w14:ligatures w14:val="none"/>
              </w:rPr>
            </w:pPr>
            <w:r w:rsidRPr="00AF43A8">
              <w:rPr>
                <w:rFonts w:cstheme="minorHAnsi"/>
                <w:color w:val="000000"/>
                <w:sz w:val="18"/>
                <w:szCs w:val="18"/>
              </w:rPr>
              <w:t xml:space="preserve">      Instalación de monitor de 45''</w:t>
            </w:r>
          </w:p>
        </w:tc>
        <w:tc>
          <w:tcPr>
            <w:tcW w:w="4247" w:type="dxa"/>
            <w:vAlign w:val="center"/>
          </w:tcPr>
          <w:p w14:paraId="11EB62AE" w14:textId="18353B89" w:rsidR="00AF43A8" w:rsidRPr="009A5891" w:rsidRDefault="00AF43A8" w:rsidP="001D320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8"/>
                <w:szCs w:val="18"/>
                <w:lang w:eastAsia="es-ES"/>
                <w14:ligatures w14:val="none"/>
              </w:rPr>
            </w:pPr>
            <w:r>
              <w:rPr>
                <w:rFonts w:ascii="Calibri" w:eastAsia="Times New Roman" w:hAnsi="Calibri" w:cs="Calibri"/>
                <w:color w:val="000000"/>
                <w:kern w:val="0"/>
                <w:sz w:val="18"/>
                <w:szCs w:val="18"/>
                <w:lang w:eastAsia="es-ES"/>
                <w14:ligatures w14:val="none"/>
              </w:rPr>
              <w:t>RAS</w:t>
            </w:r>
          </w:p>
        </w:tc>
      </w:tr>
      <w:tr w:rsidR="00AF43A8" w14:paraId="0B2BF413" w14:textId="77777777" w:rsidTr="001D32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2F4CC2D0" w14:textId="5CA32B8E" w:rsidR="00AF43A8" w:rsidRPr="00AF43A8" w:rsidRDefault="00AF43A8" w:rsidP="00AF43A8">
            <w:pPr>
              <w:jc w:val="left"/>
              <w:rPr>
                <w:rFonts w:eastAsia="Times New Roman" w:cstheme="minorHAnsi"/>
                <w:color w:val="000000"/>
                <w:kern w:val="0"/>
                <w:sz w:val="18"/>
                <w:szCs w:val="18"/>
                <w:lang w:eastAsia="es-ES"/>
                <w14:ligatures w14:val="none"/>
              </w:rPr>
            </w:pPr>
            <w:r w:rsidRPr="00AF43A8">
              <w:rPr>
                <w:rFonts w:cstheme="minorHAnsi"/>
                <w:color w:val="000000"/>
                <w:sz w:val="18"/>
                <w:szCs w:val="18"/>
              </w:rPr>
              <w:t xml:space="preserve">      Instalación de </w:t>
            </w:r>
            <w:r w:rsidR="0030552F" w:rsidRPr="00AF43A8">
              <w:rPr>
                <w:rFonts w:cstheme="minorHAnsi"/>
                <w:color w:val="000000"/>
                <w:sz w:val="18"/>
                <w:szCs w:val="18"/>
              </w:rPr>
              <w:t>teléfonos</w:t>
            </w:r>
            <w:r w:rsidRPr="00AF43A8">
              <w:rPr>
                <w:rFonts w:cstheme="minorHAnsi"/>
                <w:color w:val="000000"/>
                <w:sz w:val="18"/>
                <w:szCs w:val="18"/>
              </w:rPr>
              <w:t xml:space="preserve"> IPVOID</w:t>
            </w:r>
          </w:p>
        </w:tc>
        <w:tc>
          <w:tcPr>
            <w:tcW w:w="4247" w:type="dxa"/>
            <w:vAlign w:val="center"/>
          </w:tcPr>
          <w:p w14:paraId="2EDA639B" w14:textId="4D39A7FF" w:rsidR="00AF43A8" w:rsidRPr="009A5891" w:rsidRDefault="00AF43A8" w:rsidP="001D320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18"/>
                <w:szCs w:val="18"/>
                <w:lang w:eastAsia="es-ES"/>
                <w14:ligatures w14:val="none"/>
              </w:rPr>
            </w:pPr>
            <w:r>
              <w:rPr>
                <w:rFonts w:ascii="Calibri" w:eastAsia="Times New Roman" w:hAnsi="Calibri" w:cs="Calibri"/>
                <w:color w:val="000000"/>
                <w:kern w:val="0"/>
                <w:sz w:val="18"/>
                <w:szCs w:val="18"/>
                <w:lang w:eastAsia="es-ES"/>
                <w14:ligatures w14:val="none"/>
              </w:rPr>
              <w:t>RAS</w:t>
            </w:r>
          </w:p>
        </w:tc>
      </w:tr>
      <w:tr w:rsidR="00AF43A8" w14:paraId="7740A4E3" w14:textId="77777777" w:rsidTr="001D3202">
        <w:tc>
          <w:tcPr>
            <w:cnfStyle w:val="001000000000" w:firstRow="0" w:lastRow="0" w:firstColumn="1" w:lastColumn="0" w:oddVBand="0" w:evenVBand="0" w:oddHBand="0" w:evenHBand="0" w:firstRowFirstColumn="0" w:firstRowLastColumn="0" w:lastRowFirstColumn="0" w:lastRowLastColumn="0"/>
            <w:tcW w:w="4247" w:type="dxa"/>
          </w:tcPr>
          <w:p w14:paraId="303F2A4F" w14:textId="526E4801" w:rsidR="00AF43A8" w:rsidRPr="00AF43A8" w:rsidRDefault="00AF43A8" w:rsidP="00AF43A8">
            <w:pPr>
              <w:jc w:val="left"/>
              <w:rPr>
                <w:rFonts w:eastAsia="Times New Roman" w:cstheme="minorHAnsi"/>
                <w:color w:val="000000"/>
                <w:kern w:val="0"/>
                <w:sz w:val="18"/>
                <w:szCs w:val="18"/>
                <w:lang w:eastAsia="es-ES"/>
                <w14:ligatures w14:val="none"/>
              </w:rPr>
            </w:pPr>
            <w:r w:rsidRPr="00AF43A8">
              <w:rPr>
                <w:rFonts w:cstheme="minorHAnsi"/>
                <w:b w:val="0"/>
                <w:bCs w:val="0"/>
                <w:color w:val="000000"/>
                <w:sz w:val="18"/>
                <w:szCs w:val="18"/>
              </w:rPr>
              <w:t xml:space="preserve">   Hospital Valle del Nalón</w:t>
            </w:r>
          </w:p>
        </w:tc>
        <w:tc>
          <w:tcPr>
            <w:tcW w:w="4247" w:type="dxa"/>
            <w:vAlign w:val="center"/>
          </w:tcPr>
          <w:p w14:paraId="0246F564" w14:textId="6D4C35B8" w:rsidR="00AF43A8" w:rsidRPr="009A5891" w:rsidRDefault="00AF43A8" w:rsidP="001D320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8"/>
                <w:szCs w:val="18"/>
                <w:lang w:eastAsia="es-ES"/>
                <w14:ligatures w14:val="none"/>
              </w:rPr>
            </w:pPr>
          </w:p>
        </w:tc>
      </w:tr>
      <w:tr w:rsidR="00AF43A8" w14:paraId="0D6847AF" w14:textId="77777777" w:rsidTr="001D32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06029514" w14:textId="6BCD250E" w:rsidR="00AF43A8" w:rsidRPr="00AF43A8" w:rsidRDefault="00AF43A8" w:rsidP="00AF43A8">
            <w:pPr>
              <w:jc w:val="left"/>
              <w:rPr>
                <w:rFonts w:eastAsia="Times New Roman" w:cstheme="minorHAnsi"/>
                <w:color w:val="000000"/>
                <w:kern w:val="0"/>
                <w:sz w:val="18"/>
                <w:szCs w:val="18"/>
                <w:lang w:eastAsia="es-ES"/>
                <w14:ligatures w14:val="none"/>
              </w:rPr>
            </w:pPr>
            <w:r w:rsidRPr="00AF43A8">
              <w:rPr>
                <w:rFonts w:cstheme="minorHAnsi"/>
                <w:b w:val="0"/>
                <w:bCs w:val="0"/>
                <w:color w:val="000000"/>
                <w:sz w:val="18"/>
                <w:szCs w:val="18"/>
              </w:rPr>
              <w:lastRenderedPageBreak/>
              <w:t xml:space="preserve">      Instalación de cableado</w:t>
            </w:r>
          </w:p>
        </w:tc>
        <w:tc>
          <w:tcPr>
            <w:tcW w:w="4247" w:type="dxa"/>
            <w:vAlign w:val="center"/>
          </w:tcPr>
          <w:p w14:paraId="2C1DC701" w14:textId="2B75FD65" w:rsidR="00AF43A8" w:rsidRPr="009A5891" w:rsidRDefault="00AF43A8" w:rsidP="001D320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18"/>
                <w:szCs w:val="18"/>
                <w:lang w:eastAsia="es-ES"/>
                <w14:ligatures w14:val="none"/>
              </w:rPr>
            </w:pPr>
          </w:p>
        </w:tc>
      </w:tr>
      <w:tr w:rsidR="00AF43A8" w14:paraId="64D09A3C" w14:textId="77777777" w:rsidTr="001D3202">
        <w:tc>
          <w:tcPr>
            <w:cnfStyle w:val="001000000000" w:firstRow="0" w:lastRow="0" w:firstColumn="1" w:lastColumn="0" w:oddVBand="0" w:evenVBand="0" w:oddHBand="0" w:evenHBand="0" w:firstRowFirstColumn="0" w:firstRowLastColumn="0" w:lastRowFirstColumn="0" w:lastRowLastColumn="0"/>
            <w:tcW w:w="4247" w:type="dxa"/>
          </w:tcPr>
          <w:p w14:paraId="7492C1A3" w14:textId="381369FF" w:rsidR="00AF43A8" w:rsidRPr="00AF43A8" w:rsidRDefault="00AF43A8" w:rsidP="00AF43A8">
            <w:pPr>
              <w:jc w:val="left"/>
              <w:rPr>
                <w:rFonts w:eastAsia="Times New Roman" w:cstheme="minorHAnsi"/>
                <w:color w:val="000000"/>
                <w:kern w:val="0"/>
                <w:sz w:val="18"/>
                <w:szCs w:val="18"/>
                <w:lang w:eastAsia="es-ES"/>
                <w14:ligatures w14:val="none"/>
              </w:rPr>
            </w:pPr>
            <w:r w:rsidRPr="00AF43A8">
              <w:rPr>
                <w:rFonts w:cstheme="minorHAnsi"/>
                <w:color w:val="000000"/>
                <w:sz w:val="18"/>
                <w:szCs w:val="18"/>
              </w:rPr>
              <w:t xml:space="preserve">         Instalación del switch y router</w:t>
            </w:r>
          </w:p>
        </w:tc>
        <w:tc>
          <w:tcPr>
            <w:tcW w:w="4247" w:type="dxa"/>
            <w:vAlign w:val="center"/>
          </w:tcPr>
          <w:p w14:paraId="3D1B8BD7" w14:textId="484A60BF" w:rsidR="00AF43A8" w:rsidRPr="009A5891" w:rsidRDefault="00AF43A8" w:rsidP="001D320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8"/>
                <w:szCs w:val="18"/>
                <w:lang w:eastAsia="es-ES"/>
                <w14:ligatures w14:val="none"/>
              </w:rPr>
            </w:pPr>
            <w:r>
              <w:rPr>
                <w:rFonts w:ascii="Calibri" w:eastAsia="Times New Roman" w:hAnsi="Calibri" w:cs="Calibri"/>
                <w:color w:val="000000"/>
                <w:kern w:val="0"/>
                <w:sz w:val="18"/>
                <w:szCs w:val="18"/>
                <w:lang w:eastAsia="es-ES"/>
                <w14:ligatures w14:val="none"/>
              </w:rPr>
              <w:t>RAS</w:t>
            </w:r>
          </w:p>
        </w:tc>
      </w:tr>
      <w:tr w:rsidR="00AF43A8" w14:paraId="27E9F979" w14:textId="77777777" w:rsidTr="001D32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31B9D58D" w14:textId="5BD6224B" w:rsidR="00AF43A8" w:rsidRPr="00AF43A8" w:rsidRDefault="00AF43A8" w:rsidP="00AF43A8">
            <w:pPr>
              <w:jc w:val="left"/>
              <w:rPr>
                <w:rFonts w:eastAsia="Times New Roman" w:cstheme="minorHAnsi"/>
                <w:color w:val="000000"/>
                <w:kern w:val="0"/>
                <w:sz w:val="18"/>
                <w:szCs w:val="18"/>
                <w:lang w:eastAsia="es-ES"/>
                <w14:ligatures w14:val="none"/>
              </w:rPr>
            </w:pPr>
            <w:r w:rsidRPr="00AF43A8">
              <w:rPr>
                <w:rFonts w:cstheme="minorHAnsi"/>
                <w:color w:val="000000"/>
                <w:sz w:val="18"/>
                <w:szCs w:val="18"/>
              </w:rPr>
              <w:t xml:space="preserve">         Configuración de puntos de red</w:t>
            </w:r>
          </w:p>
        </w:tc>
        <w:tc>
          <w:tcPr>
            <w:tcW w:w="4247" w:type="dxa"/>
            <w:vAlign w:val="center"/>
          </w:tcPr>
          <w:p w14:paraId="41424F53" w14:textId="686E680F" w:rsidR="00AF43A8" w:rsidRPr="009A5891" w:rsidRDefault="00AF43A8" w:rsidP="001D320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18"/>
                <w:szCs w:val="18"/>
                <w:lang w:eastAsia="es-ES"/>
                <w14:ligatures w14:val="none"/>
              </w:rPr>
            </w:pPr>
            <w:r>
              <w:rPr>
                <w:rFonts w:ascii="Calibri" w:eastAsia="Times New Roman" w:hAnsi="Calibri" w:cs="Calibri"/>
                <w:color w:val="000000"/>
                <w:kern w:val="0"/>
                <w:sz w:val="18"/>
                <w:szCs w:val="18"/>
                <w:lang w:eastAsia="es-ES"/>
                <w14:ligatures w14:val="none"/>
              </w:rPr>
              <w:t>RAS</w:t>
            </w:r>
          </w:p>
        </w:tc>
      </w:tr>
      <w:tr w:rsidR="00AF43A8" w14:paraId="3DBCE308" w14:textId="77777777" w:rsidTr="001D3202">
        <w:tc>
          <w:tcPr>
            <w:cnfStyle w:val="001000000000" w:firstRow="0" w:lastRow="0" w:firstColumn="1" w:lastColumn="0" w:oddVBand="0" w:evenVBand="0" w:oddHBand="0" w:evenHBand="0" w:firstRowFirstColumn="0" w:firstRowLastColumn="0" w:lastRowFirstColumn="0" w:lastRowLastColumn="0"/>
            <w:tcW w:w="4247" w:type="dxa"/>
          </w:tcPr>
          <w:p w14:paraId="56145406" w14:textId="40EE7C1A" w:rsidR="00AF43A8" w:rsidRPr="00AF43A8" w:rsidRDefault="00AF43A8" w:rsidP="00AF43A8">
            <w:pPr>
              <w:jc w:val="left"/>
              <w:rPr>
                <w:rFonts w:eastAsia="Times New Roman" w:cstheme="minorHAnsi"/>
                <w:color w:val="000000"/>
                <w:kern w:val="0"/>
                <w:sz w:val="18"/>
                <w:szCs w:val="18"/>
                <w:lang w:eastAsia="es-ES"/>
                <w14:ligatures w14:val="none"/>
              </w:rPr>
            </w:pPr>
            <w:r w:rsidRPr="00AF43A8">
              <w:rPr>
                <w:rFonts w:cstheme="minorHAnsi"/>
                <w:color w:val="000000"/>
                <w:sz w:val="18"/>
                <w:szCs w:val="18"/>
              </w:rPr>
              <w:t xml:space="preserve">      Instalación de portátiles</w:t>
            </w:r>
          </w:p>
        </w:tc>
        <w:tc>
          <w:tcPr>
            <w:tcW w:w="4247" w:type="dxa"/>
            <w:vAlign w:val="center"/>
          </w:tcPr>
          <w:p w14:paraId="64E84571" w14:textId="6E9AFE22" w:rsidR="00AF43A8" w:rsidRPr="009A5891" w:rsidRDefault="00AF43A8" w:rsidP="001D320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8"/>
                <w:szCs w:val="18"/>
                <w:lang w:eastAsia="es-ES"/>
                <w14:ligatures w14:val="none"/>
              </w:rPr>
            </w:pPr>
            <w:r>
              <w:rPr>
                <w:rFonts w:ascii="Calibri" w:eastAsia="Times New Roman" w:hAnsi="Calibri" w:cs="Calibri"/>
                <w:color w:val="000000"/>
                <w:kern w:val="0"/>
                <w:sz w:val="18"/>
                <w:szCs w:val="18"/>
                <w:lang w:eastAsia="es-ES"/>
                <w14:ligatures w14:val="none"/>
              </w:rPr>
              <w:t>RAS</w:t>
            </w:r>
          </w:p>
        </w:tc>
      </w:tr>
      <w:tr w:rsidR="00AF43A8" w14:paraId="6E61D5CA" w14:textId="77777777" w:rsidTr="001D32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125E81BA" w14:textId="181BB7A8" w:rsidR="00AF43A8" w:rsidRPr="00AF43A8" w:rsidRDefault="00AF43A8" w:rsidP="00AF43A8">
            <w:pPr>
              <w:jc w:val="left"/>
              <w:rPr>
                <w:rFonts w:eastAsia="Times New Roman" w:cstheme="minorHAnsi"/>
                <w:color w:val="000000"/>
                <w:kern w:val="0"/>
                <w:sz w:val="18"/>
                <w:szCs w:val="18"/>
                <w:lang w:eastAsia="es-ES"/>
                <w14:ligatures w14:val="none"/>
              </w:rPr>
            </w:pPr>
            <w:r w:rsidRPr="00AF43A8">
              <w:rPr>
                <w:rFonts w:cstheme="minorHAnsi"/>
                <w:color w:val="000000"/>
                <w:sz w:val="18"/>
                <w:szCs w:val="18"/>
              </w:rPr>
              <w:t xml:space="preserve">      Instalación de monitor de 45''</w:t>
            </w:r>
          </w:p>
        </w:tc>
        <w:tc>
          <w:tcPr>
            <w:tcW w:w="4247" w:type="dxa"/>
            <w:vAlign w:val="center"/>
          </w:tcPr>
          <w:p w14:paraId="4EA36B8D" w14:textId="4B1453C4" w:rsidR="00AF43A8" w:rsidRPr="009A5891" w:rsidRDefault="00AF43A8" w:rsidP="001D320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18"/>
                <w:szCs w:val="18"/>
                <w:lang w:eastAsia="es-ES"/>
                <w14:ligatures w14:val="none"/>
              </w:rPr>
            </w:pPr>
            <w:r>
              <w:rPr>
                <w:rFonts w:ascii="Calibri" w:eastAsia="Times New Roman" w:hAnsi="Calibri" w:cs="Calibri"/>
                <w:color w:val="000000"/>
                <w:kern w:val="0"/>
                <w:sz w:val="18"/>
                <w:szCs w:val="18"/>
                <w:lang w:eastAsia="es-ES"/>
                <w14:ligatures w14:val="none"/>
              </w:rPr>
              <w:t>RAS</w:t>
            </w:r>
          </w:p>
        </w:tc>
      </w:tr>
      <w:tr w:rsidR="00AF43A8" w14:paraId="2FA8023A" w14:textId="77777777" w:rsidTr="001D3202">
        <w:tc>
          <w:tcPr>
            <w:cnfStyle w:val="001000000000" w:firstRow="0" w:lastRow="0" w:firstColumn="1" w:lastColumn="0" w:oddVBand="0" w:evenVBand="0" w:oddHBand="0" w:evenHBand="0" w:firstRowFirstColumn="0" w:firstRowLastColumn="0" w:lastRowFirstColumn="0" w:lastRowLastColumn="0"/>
            <w:tcW w:w="4247" w:type="dxa"/>
          </w:tcPr>
          <w:p w14:paraId="3A5390DB" w14:textId="309A99CB" w:rsidR="00AF43A8" w:rsidRPr="00AF43A8" w:rsidRDefault="00AF43A8" w:rsidP="00AF43A8">
            <w:pPr>
              <w:jc w:val="left"/>
              <w:rPr>
                <w:rFonts w:eastAsia="Times New Roman" w:cstheme="minorHAnsi"/>
                <w:color w:val="000000"/>
                <w:kern w:val="0"/>
                <w:sz w:val="18"/>
                <w:szCs w:val="18"/>
                <w:lang w:eastAsia="es-ES"/>
                <w14:ligatures w14:val="none"/>
              </w:rPr>
            </w:pPr>
            <w:r w:rsidRPr="00AF43A8">
              <w:rPr>
                <w:rFonts w:cstheme="minorHAnsi"/>
                <w:color w:val="000000"/>
                <w:sz w:val="18"/>
                <w:szCs w:val="18"/>
              </w:rPr>
              <w:t xml:space="preserve">      Instalación de </w:t>
            </w:r>
            <w:r w:rsidR="0030552F" w:rsidRPr="00AF43A8">
              <w:rPr>
                <w:rFonts w:cstheme="minorHAnsi"/>
                <w:color w:val="000000"/>
                <w:sz w:val="18"/>
                <w:szCs w:val="18"/>
              </w:rPr>
              <w:t>teléfonos</w:t>
            </w:r>
            <w:r w:rsidRPr="00AF43A8">
              <w:rPr>
                <w:rFonts w:cstheme="minorHAnsi"/>
                <w:color w:val="000000"/>
                <w:sz w:val="18"/>
                <w:szCs w:val="18"/>
              </w:rPr>
              <w:t xml:space="preserve"> IPVOID</w:t>
            </w:r>
          </w:p>
        </w:tc>
        <w:tc>
          <w:tcPr>
            <w:tcW w:w="4247" w:type="dxa"/>
            <w:vAlign w:val="center"/>
          </w:tcPr>
          <w:p w14:paraId="32E8FFBF" w14:textId="65DE51F4" w:rsidR="00AF43A8" w:rsidRPr="009A5891" w:rsidRDefault="00AF43A8" w:rsidP="001D320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8"/>
                <w:szCs w:val="18"/>
                <w:lang w:eastAsia="es-ES"/>
                <w14:ligatures w14:val="none"/>
              </w:rPr>
            </w:pPr>
            <w:r>
              <w:rPr>
                <w:rFonts w:ascii="Calibri" w:eastAsia="Times New Roman" w:hAnsi="Calibri" w:cs="Calibri"/>
                <w:color w:val="000000"/>
                <w:kern w:val="0"/>
                <w:sz w:val="18"/>
                <w:szCs w:val="18"/>
                <w:lang w:eastAsia="es-ES"/>
                <w14:ligatures w14:val="none"/>
              </w:rPr>
              <w:t>RAS</w:t>
            </w:r>
          </w:p>
        </w:tc>
      </w:tr>
      <w:tr w:rsidR="00AF43A8" w14:paraId="1DE06260" w14:textId="77777777" w:rsidTr="001D32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5B6A3B9E" w14:textId="2B3C487C" w:rsidR="00AF43A8" w:rsidRPr="00AF43A8" w:rsidRDefault="00210BCE" w:rsidP="00AF43A8">
            <w:pPr>
              <w:jc w:val="left"/>
              <w:rPr>
                <w:rFonts w:eastAsia="Times New Roman" w:cstheme="minorHAnsi"/>
                <w:color w:val="000000"/>
                <w:kern w:val="0"/>
                <w:sz w:val="18"/>
                <w:szCs w:val="18"/>
                <w:lang w:eastAsia="es-ES"/>
                <w14:ligatures w14:val="none"/>
              </w:rPr>
            </w:pPr>
            <w:r w:rsidRPr="00AF43A8">
              <w:rPr>
                <w:rFonts w:cstheme="minorHAnsi"/>
                <w:b w:val="0"/>
                <w:bCs w:val="0"/>
                <w:color w:val="000000"/>
                <w:sz w:val="18"/>
                <w:szCs w:val="18"/>
              </w:rPr>
              <w:t>Vehículos</w:t>
            </w:r>
            <w:r w:rsidR="00AF43A8" w:rsidRPr="00AF43A8">
              <w:rPr>
                <w:rFonts w:cstheme="minorHAnsi"/>
                <w:b w:val="0"/>
                <w:bCs w:val="0"/>
                <w:color w:val="000000"/>
                <w:sz w:val="18"/>
                <w:szCs w:val="18"/>
              </w:rPr>
              <w:t xml:space="preserve"> de emergencia</w:t>
            </w:r>
          </w:p>
        </w:tc>
        <w:tc>
          <w:tcPr>
            <w:tcW w:w="4247" w:type="dxa"/>
            <w:vAlign w:val="center"/>
          </w:tcPr>
          <w:p w14:paraId="157E005B" w14:textId="3D728745" w:rsidR="00AF43A8" w:rsidRPr="009A5891" w:rsidRDefault="00AF43A8" w:rsidP="001D320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18"/>
                <w:szCs w:val="18"/>
                <w:lang w:eastAsia="es-ES"/>
                <w14:ligatures w14:val="none"/>
              </w:rPr>
            </w:pPr>
          </w:p>
        </w:tc>
      </w:tr>
      <w:tr w:rsidR="00AF43A8" w14:paraId="772E744F" w14:textId="77777777" w:rsidTr="001D3202">
        <w:tc>
          <w:tcPr>
            <w:cnfStyle w:val="001000000000" w:firstRow="0" w:lastRow="0" w:firstColumn="1" w:lastColumn="0" w:oddVBand="0" w:evenVBand="0" w:oddHBand="0" w:evenHBand="0" w:firstRowFirstColumn="0" w:firstRowLastColumn="0" w:lastRowFirstColumn="0" w:lastRowLastColumn="0"/>
            <w:tcW w:w="4247" w:type="dxa"/>
          </w:tcPr>
          <w:p w14:paraId="442AC302" w14:textId="1E9A26FA" w:rsidR="00AF43A8" w:rsidRPr="00AF43A8" w:rsidRDefault="00AF43A8" w:rsidP="00AF43A8">
            <w:pPr>
              <w:jc w:val="left"/>
              <w:rPr>
                <w:rFonts w:eastAsia="Times New Roman" w:cstheme="minorHAnsi"/>
                <w:color w:val="000000"/>
                <w:kern w:val="0"/>
                <w:sz w:val="18"/>
                <w:szCs w:val="18"/>
                <w:lang w:eastAsia="es-ES"/>
                <w14:ligatures w14:val="none"/>
              </w:rPr>
            </w:pPr>
            <w:r w:rsidRPr="00AF43A8">
              <w:rPr>
                <w:rFonts w:cstheme="minorHAnsi"/>
                <w:color w:val="000000"/>
                <w:sz w:val="18"/>
                <w:szCs w:val="18"/>
              </w:rPr>
              <w:t xml:space="preserve">   Zona 1 - vehículos de Jarrio</w:t>
            </w:r>
          </w:p>
        </w:tc>
        <w:tc>
          <w:tcPr>
            <w:tcW w:w="4247" w:type="dxa"/>
            <w:vAlign w:val="center"/>
          </w:tcPr>
          <w:p w14:paraId="3787FE2A" w14:textId="4FC03054" w:rsidR="00AF43A8" w:rsidRPr="009A5891" w:rsidRDefault="00AF43A8" w:rsidP="001D320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8"/>
                <w:szCs w:val="18"/>
                <w:lang w:eastAsia="es-ES"/>
                <w14:ligatures w14:val="none"/>
              </w:rPr>
            </w:pPr>
            <w:r>
              <w:rPr>
                <w:rFonts w:ascii="Calibri" w:eastAsia="Times New Roman" w:hAnsi="Calibri" w:cs="Calibri"/>
                <w:color w:val="000000"/>
                <w:kern w:val="0"/>
                <w:sz w:val="18"/>
                <w:szCs w:val="18"/>
                <w:lang w:eastAsia="es-ES"/>
                <w14:ligatures w14:val="none"/>
              </w:rPr>
              <w:t>RAS</w:t>
            </w:r>
          </w:p>
        </w:tc>
      </w:tr>
      <w:tr w:rsidR="00AF43A8" w14:paraId="750943E5" w14:textId="77777777" w:rsidTr="001D32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4C30FFD9" w14:textId="1AD6197E" w:rsidR="00AF43A8" w:rsidRPr="00AF43A8" w:rsidRDefault="00AF43A8" w:rsidP="00AF43A8">
            <w:pPr>
              <w:jc w:val="left"/>
              <w:rPr>
                <w:rFonts w:eastAsia="Times New Roman" w:cstheme="minorHAnsi"/>
                <w:color w:val="000000"/>
                <w:kern w:val="0"/>
                <w:sz w:val="18"/>
                <w:szCs w:val="18"/>
                <w:lang w:eastAsia="es-ES"/>
                <w14:ligatures w14:val="none"/>
              </w:rPr>
            </w:pPr>
            <w:r w:rsidRPr="00AF43A8">
              <w:rPr>
                <w:rFonts w:cstheme="minorHAnsi"/>
                <w:color w:val="000000"/>
                <w:sz w:val="18"/>
                <w:szCs w:val="18"/>
              </w:rPr>
              <w:t xml:space="preserve">   Zona 2 - vehículos de Cangas del Narcea</w:t>
            </w:r>
          </w:p>
        </w:tc>
        <w:tc>
          <w:tcPr>
            <w:tcW w:w="4247" w:type="dxa"/>
            <w:vAlign w:val="center"/>
          </w:tcPr>
          <w:p w14:paraId="0ED3F922" w14:textId="2CDBE6C7" w:rsidR="00AF43A8" w:rsidRPr="009A5891" w:rsidRDefault="00AF43A8" w:rsidP="001D320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18"/>
                <w:szCs w:val="18"/>
                <w:lang w:eastAsia="es-ES"/>
                <w14:ligatures w14:val="none"/>
              </w:rPr>
            </w:pPr>
            <w:r>
              <w:rPr>
                <w:rFonts w:ascii="Calibri" w:eastAsia="Times New Roman" w:hAnsi="Calibri" w:cs="Calibri"/>
                <w:color w:val="000000"/>
                <w:kern w:val="0"/>
                <w:sz w:val="18"/>
                <w:szCs w:val="18"/>
                <w:lang w:eastAsia="es-ES"/>
                <w14:ligatures w14:val="none"/>
              </w:rPr>
              <w:t>RAS</w:t>
            </w:r>
          </w:p>
        </w:tc>
      </w:tr>
      <w:tr w:rsidR="00AF43A8" w14:paraId="3FF8D800" w14:textId="77777777" w:rsidTr="001D3202">
        <w:tc>
          <w:tcPr>
            <w:cnfStyle w:val="001000000000" w:firstRow="0" w:lastRow="0" w:firstColumn="1" w:lastColumn="0" w:oddVBand="0" w:evenVBand="0" w:oddHBand="0" w:evenHBand="0" w:firstRowFirstColumn="0" w:firstRowLastColumn="0" w:lastRowFirstColumn="0" w:lastRowLastColumn="0"/>
            <w:tcW w:w="4247" w:type="dxa"/>
          </w:tcPr>
          <w:p w14:paraId="7F7EB162" w14:textId="229CB3FE" w:rsidR="00AF43A8" w:rsidRPr="00AF43A8" w:rsidRDefault="00AF43A8" w:rsidP="00AF43A8">
            <w:pPr>
              <w:jc w:val="left"/>
              <w:rPr>
                <w:rFonts w:eastAsia="Times New Roman" w:cstheme="minorHAnsi"/>
                <w:color w:val="000000"/>
                <w:kern w:val="0"/>
                <w:sz w:val="18"/>
                <w:szCs w:val="18"/>
                <w:lang w:eastAsia="es-ES"/>
                <w14:ligatures w14:val="none"/>
              </w:rPr>
            </w:pPr>
            <w:r w:rsidRPr="00AF43A8">
              <w:rPr>
                <w:rFonts w:cstheme="minorHAnsi"/>
                <w:color w:val="000000"/>
                <w:sz w:val="18"/>
                <w:szCs w:val="18"/>
              </w:rPr>
              <w:t xml:space="preserve">   Zona 3 - vehículos de Aviles </w:t>
            </w:r>
          </w:p>
        </w:tc>
        <w:tc>
          <w:tcPr>
            <w:tcW w:w="4247" w:type="dxa"/>
            <w:vAlign w:val="center"/>
          </w:tcPr>
          <w:p w14:paraId="3A67ECEB" w14:textId="0B313D0F" w:rsidR="00AF43A8" w:rsidRPr="009A5891" w:rsidRDefault="00AF43A8" w:rsidP="001D320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8"/>
                <w:szCs w:val="18"/>
                <w:lang w:eastAsia="es-ES"/>
                <w14:ligatures w14:val="none"/>
              </w:rPr>
            </w:pPr>
            <w:r>
              <w:rPr>
                <w:rFonts w:ascii="Calibri" w:eastAsia="Times New Roman" w:hAnsi="Calibri" w:cs="Calibri"/>
                <w:color w:val="000000"/>
                <w:kern w:val="0"/>
                <w:sz w:val="18"/>
                <w:szCs w:val="18"/>
                <w:lang w:eastAsia="es-ES"/>
                <w14:ligatures w14:val="none"/>
              </w:rPr>
              <w:t>RAS</w:t>
            </w:r>
          </w:p>
        </w:tc>
      </w:tr>
      <w:tr w:rsidR="00AF43A8" w14:paraId="7CCA8ADA" w14:textId="77777777" w:rsidTr="001D32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48834FAA" w14:textId="70B1DA1B" w:rsidR="00AF43A8" w:rsidRPr="00AF43A8" w:rsidRDefault="00AF43A8" w:rsidP="00AF43A8">
            <w:pPr>
              <w:jc w:val="left"/>
              <w:rPr>
                <w:rFonts w:eastAsia="Times New Roman" w:cstheme="minorHAnsi"/>
                <w:color w:val="000000"/>
                <w:kern w:val="0"/>
                <w:sz w:val="18"/>
                <w:szCs w:val="18"/>
                <w:lang w:eastAsia="es-ES"/>
                <w14:ligatures w14:val="none"/>
              </w:rPr>
            </w:pPr>
            <w:r w:rsidRPr="00AF43A8">
              <w:rPr>
                <w:rFonts w:cstheme="minorHAnsi"/>
                <w:color w:val="000000"/>
                <w:sz w:val="18"/>
                <w:szCs w:val="18"/>
              </w:rPr>
              <w:t xml:space="preserve">   Zona 4 - vehículos de Oviedo</w:t>
            </w:r>
          </w:p>
        </w:tc>
        <w:tc>
          <w:tcPr>
            <w:tcW w:w="4247" w:type="dxa"/>
            <w:vAlign w:val="center"/>
          </w:tcPr>
          <w:p w14:paraId="70941A86" w14:textId="7B0016FA" w:rsidR="00AF43A8" w:rsidRPr="009A5891" w:rsidRDefault="00AF43A8" w:rsidP="001D320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18"/>
                <w:szCs w:val="18"/>
                <w:lang w:eastAsia="es-ES"/>
                <w14:ligatures w14:val="none"/>
              </w:rPr>
            </w:pPr>
            <w:r>
              <w:rPr>
                <w:rFonts w:ascii="Calibri" w:eastAsia="Times New Roman" w:hAnsi="Calibri" w:cs="Calibri"/>
                <w:color w:val="000000"/>
                <w:kern w:val="0"/>
                <w:sz w:val="18"/>
                <w:szCs w:val="18"/>
                <w:lang w:eastAsia="es-ES"/>
                <w14:ligatures w14:val="none"/>
              </w:rPr>
              <w:t>RAS</w:t>
            </w:r>
          </w:p>
        </w:tc>
      </w:tr>
      <w:tr w:rsidR="00AF43A8" w14:paraId="7297E8A1" w14:textId="77777777" w:rsidTr="001D3202">
        <w:tc>
          <w:tcPr>
            <w:cnfStyle w:val="001000000000" w:firstRow="0" w:lastRow="0" w:firstColumn="1" w:lastColumn="0" w:oddVBand="0" w:evenVBand="0" w:oddHBand="0" w:evenHBand="0" w:firstRowFirstColumn="0" w:firstRowLastColumn="0" w:lastRowFirstColumn="0" w:lastRowLastColumn="0"/>
            <w:tcW w:w="4247" w:type="dxa"/>
          </w:tcPr>
          <w:p w14:paraId="013DB6EC" w14:textId="72093EE8" w:rsidR="00AF43A8" w:rsidRPr="00AF43A8" w:rsidRDefault="00AF43A8" w:rsidP="00AF43A8">
            <w:pPr>
              <w:jc w:val="left"/>
              <w:rPr>
                <w:rFonts w:eastAsia="Times New Roman" w:cstheme="minorHAnsi"/>
                <w:color w:val="000000"/>
                <w:kern w:val="0"/>
                <w:sz w:val="18"/>
                <w:szCs w:val="18"/>
                <w:lang w:eastAsia="es-ES"/>
                <w14:ligatures w14:val="none"/>
              </w:rPr>
            </w:pPr>
            <w:r w:rsidRPr="00AF43A8">
              <w:rPr>
                <w:rFonts w:cstheme="minorHAnsi"/>
                <w:color w:val="000000"/>
                <w:sz w:val="18"/>
                <w:szCs w:val="18"/>
              </w:rPr>
              <w:t xml:space="preserve">   Zona 5 - vehículos de Gijón</w:t>
            </w:r>
          </w:p>
        </w:tc>
        <w:tc>
          <w:tcPr>
            <w:tcW w:w="4247" w:type="dxa"/>
            <w:vAlign w:val="center"/>
          </w:tcPr>
          <w:p w14:paraId="379F3A9A" w14:textId="4D7E6D4E" w:rsidR="00AF43A8" w:rsidRPr="009A5891" w:rsidRDefault="00AF43A8" w:rsidP="001D320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8"/>
                <w:szCs w:val="18"/>
                <w:lang w:eastAsia="es-ES"/>
                <w14:ligatures w14:val="none"/>
              </w:rPr>
            </w:pPr>
            <w:r>
              <w:rPr>
                <w:rFonts w:ascii="Calibri" w:eastAsia="Times New Roman" w:hAnsi="Calibri" w:cs="Calibri"/>
                <w:color w:val="000000"/>
                <w:kern w:val="0"/>
                <w:sz w:val="18"/>
                <w:szCs w:val="18"/>
                <w:lang w:eastAsia="es-ES"/>
                <w14:ligatures w14:val="none"/>
              </w:rPr>
              <w:t>RAS</w:t>
            </w:r>
          </w:p>
        </w:tc>
      </w:tr>
      <w:tr w:rsidR="00AF43A8" w14:paraId="7EA37CE1" w14:textId="77777777" w:rsidTr="001D32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48C4671E" w14:textId="67BF4948" w:rsidR="00AF43A8" w:rsidRPr="00AF43A8" w:rsidRDefault="00AF43A8" w:rsidP="00AF43A8">
            <w:pPr>
              <w:jc w:val="left"/>
              <w:rPr>
                <w:rFonts w:eastAsia="Times New Roman" w:cstheme="minorHAnsi"/>
                <w:color w:val="000000"/>
                <w:kern w:val="0"/>
                <w:sz w:val="18"/>
                <w:szCs w:val="18"/>
                <w:lang w:eastAsia="es-ES"/>
                <w14:ligatures w14:val="none"/>
              </w:rPr>
            </w:pPr>
            <w:r w:rsidRPr="00AF43A8">
              <w:rPr>
                <w:rFonts w:cstheme="minorHAnsi"/>
                <w:color w:val="000000"/>
                <w:sz w:val="18"/>
                <w:szCs w:val="18"/>
              </w:rPr>
              <w:t xml:space="preserve">   Zona 6 - vehículos de Arriondas</w:t>
            </w:r>
          </w:p>
        </w:tc>
        <w:tc>
          <w:tcPr>
            <w:tcW w:w="4247" w:type="dxa"/>
            <w:vAlign w:val="center"/>
          </w:tcPr>
          <w:p w14:paraId="31B4C2D7" w14:textId="0634262D" w:rsidR="00AF43A8" w:rsidRPr="009A5891" w:rsidRDefault="00AF43A8" w:rsidP="001D320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18"/>
                <w:szCs w:val="18"/>
                <w:lang w:eastAsia="es-ES"/>
                <w14:ligatures w14:val="none"/>
              </w:rPr>
            </w:pPr>
            <w:r>
              <w:rPr>
                <w:rFonts w:ascii="Calibri" w:eastAsia="Times New Roman" w:hAnsi="Calibri" w:cs="Calibri"/>
                <w:color w:val="000000"/>
                <w:kern w:val="0"/>
                <w:sz w:val="18"/>
                <w:szCs w:val="18"/>
                <w:lang w:eastAsia="es-ES"/>
                <w14:ligatures w14:val="none"/>
              </w:rPr>
              <w:t>RAS</w:t>
            </w:r>
          </w:p>
        </w:tc>
      </w:tr>
      <w:tr w:rsidR="00AF43A8" w14:paraId="2E41EE71" w14:textId="77777777" w:rsidTr="001D3202">
        <w:tc>
          <w:tcPr>
            <w:cnfStyle w:val="001000000000" w:firstRow="0" w:lastRow="0" w:firstColumn="1" w:lastColumn="0" w:oddVBand="0" w:evenVBand="0" w:oddHBand="0" w:evenHBand="0" w:firstRowFirstColumn="0" w:firstRowLastColumn="0" w:lastRowFirstColumn="0" w:lastRowLastColumn="0"/>
            <w:tcW w:w="4247" w:type="dxa"/>
          </w:tcPr>
          <w:p w14:paraId="60FACE94" w14:textId="306B4ADD" w:rsidR="00AF43A8" w:rsidRPr="00AF43A8" w:rsidRDefault="00AF43A8" w:rsidP="00AF43A8">
            <w:pPr>
              <w:jc w:val="left"/>
              <w:rPr>
                <w:rFonts w:eastAsia="Times New Roman" w:cstheme="minorHAnsi"/>
                <w:color w:val="000000"/>
                <w:kern w:val="0"/>
                <w:sz w:val="18"/>
                <w:szCs w:val="18"/>
                <w:lang w:eastAsia="es-ES"/>
                <w14:ligatures w14:val="none"/>
              </w:rPr>
            </w:pPr>
            <w:r w:rsidRPr="00AF43A8">
              <w:rPr>
                <w:rFonts w:cstheme="minorHAnsi"/>
                <w:color w:val="000000"/>
                <w:sz w:val="18"/>
                <w:szCs w:val="18"/>
              </w:rPr>
              <w:t xml:space="preserve">   Zona 7 - vehículos de Mieres</w:t>
            </w:r>
          </w:p>
        </w:tc>
        <w:tc>
          <w:tcPr>
            <w:tcW w:w="4247" w:type="dxa"/>
            <w:vAlign w:val="center"/>
          </w:tcPr>
          <w:p w14:paraId="10D3F3F0" w14:textId="19A941D9" w:rsidR="00AF43A8" w:rsidRPr="009A5891" w:rsidRDefault="00AF43A8" w:rsidP="001D3202">
            <w:pPr>
              <w:keepNext/>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18"/>
                <w:szCs w:val="18"/>
                <w:lang w:eastAsia="es-ES"/>
                <w14:ligatures w14:val="none"/>
              </w:rPr>
            </w:pPr>
            <w:r>
              <w:rPr>
                <w:rFonts w:ascii="Calibri" w:eastAsia="Times New Roman" w:hAnsi="Calibri" w:cs="Calibri"/>
                <w:color w:val="000000"/>
                <w:kern w:val="0"/>
                <w:sz w:val="18"/>
                <w:szCs w:val="18"/>
                <w:lang w:eastAsia="es-ES"/>
                <w14:ligatures w14:val="none"/>
              </w:rPr>
              <w:t>RAS</w:t>
            </w:r>
          </w:p>
        </w:tc>
      </w:tr>
      <w:tr w:rsidR="00325BF5" w14:paraId="6F49942B" w14:textId="77777777" w:rsidTr="001D32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567AE5F9" w14:textId="2B8D1E05" w:rsidR="00325BF5" w:rsidRPr="00AF43A8" w:rsidRDefault="00325BF5" w:rsidP="00AF43A8">
            <w:pPr>
              <w:jc w:val="left"/>
              <w:rPr>
                <w:rFonts w:cstheme="minorHAnsi"/>
                <w:color w:val="000000"/>
                <w:sz w:val="18"/>
                <w:szCs w:val="18"/>
              </w:rPr>
            </w:pPr>
            <w:r>
              <w:rPr>
                <w:rFonts w:cstheme="minorHAnsi"/>
                <w:color w:val="000000"/>
                <w:sz w:val="18"/>
                <w:szCs w:val="18"/>
              </w:rPr>
              <w:t xml:space="preserve">   </w:t>
            </w:r>
            <w:r w:rsidRPr="00AF43A8">
              <w:rPr>
                <w:rFonts w:cstheme="minorHAnsi"/>
                <w:color w:val="000000"/>
                <w:sz w:val="18"/>
                <w:szCs w:val="18"/>
              </w:rPr>
              <w:t xml:space="preserve">Zona </w:t>
            </w:r>
            <w:r>
              <w:rPr>
                <w:rFonts w:cstheme="minorHAnsi"/>
                <w:color w:val="000000"/>
                <w:sz w:val="18"/>
                <w:szCs w:val="18"/>
              </w:rPr>
              <w:t>8</w:t>
            </w:r>
            <w:r w:rsidRPr="00AF43A8">
              <w:rPr>
                <w:rFonts w:cstheme="minorHAnsi"/>
                <w:color w:val="000000"/>
                <w:sz w:val="18"/>
                <w:szCs w:val="18"/>
              </w:rPr>
              <w:t xml:space="preserve"> - vehículos de </w:t>
            </w:r>
            <w:r>
              <w:rPr>
                <w:rFonts w:cstheme="minorHAnsi"/>
                <w:color w:val="000000"/>
                <w:sz w:val="18"/>
                <w:szCs w:val="18"/>
              </w:rPr>
              <w:t>Langreo</w:t>
            </w:r>
          </w:p>
        </w:tc>
        <w:tc>
          <w:tcPr>
            <w:tcW w:w="4247" w:type="dxa"/>
            <w:vAlign w:val="center"/>
          </w:tcPr>
          <w:p w14:paraId="43D5772B" w14:textId="1F6B44D1" w:rsidR="00325BF5" w:rsidRDefault="00325BF5" w:rsidP="001D3202">
            <w:pPr>
              <w:keepNext/>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18"/>
                <w:szCs w:val="18"/>
                <w:lang w:eastAsia="es-ES"/>
                <w14:ligatures w14:val="none"/>
              </w:rPr>
            </w:pPr>
            <w:r>
              <w:rPr>
                <w:rFonts w:ascii="Calibri" w:eastAsia="Times New Roman" w:hAnsi="Calibri" w:cs="Calibri"/>
                <w:color w:val="000000"/>
                <w:kern w:val="0"/>
                <w:sz w:val="18"/>
                <w:szCs w:val="18"/>
                <w:lang w:eastAsia="es-ES"/>
                <w14:ligatures w14:val="none"/>
              </w:rPr>
              <w:t>RAS</w:t>
            </w:r>
          </w:p>
        </w:tc>
      </w:tr>
    </w:tbl>
    <w:p w14:paraId="52977D5D" w14:textId="16211867" w:rsidR="0090507C" w:rsidRDefault="0090507C" w:rsidP="0090507C">
      <w:pPr>
        <w:pStyle w:val="CitadeTablas"/>
      </w:pPr>
      <w:bookmarkStart w:id="373" w:name="_Toc165126421"/>
      <w:r>
        <w:t>Matriz de responsabilidad de instalación de hardware</w:t>
      </w:r>
      <w:bookmarkEnd w:id="373"/>
    </w:p>
    <w:p w14:paraId="52A12EA5" w14:textId="77777777" w:rsidR="0012683C" w:rsidRDefault="34CE1256" w:rsidP="00C920C4">
      <w:pPr>
        <w:pStyle w:val="Ttulo3"/>
      </w:pPr>
      <w:bookmarkStart w:id="374" w:name="_Toc1442820877"/>
      <w:bookmarkStart w:id="375" w:name="_Toc164120863"/>
      <w:bookmarkStart w:id="376" w:name="_Toc165126192"/>
      <w:r>
        <w:t xml:space="preserve">Directrices para la gestión de </w:t>
      </w:r>
      <w:r w:rsidR="1F880F02">
        <w:t>los cambios en el alcance</w:t>
      </w:r>
      <w:bookmarkEnd w:id="374"/>
      <w:bookmarkEnd w:id="375"/>
      <w:bookmarkEnd w:id="376"/>
    </w:p>
    <w:p w14:paraId="65F66493" w14:textId="7343BCC3" w:rsidR="00FA62F8" w:rsidRDefault="00DB1FAE" w:rsidP="00FA62F8">
      <w:r>
        <w:t>En el ámbito de la gestión de los cambios en el alcance del proyecto y dada la naturaleza cercana al cliente que el sistema posee, se seguirán las siguientes directrices para garantizar que los cambios son debidamente acotados, priorizados y considerados en el proyecto:</w:t>
      </w:r>
    </w:p>
    <w:p w14:paraId="64AD7F6F" w14:textId="57C552B4" w:rsidR="006747A7" w:rsidRDefault="006747A7" w:rsidP="00777473">
      <w:pPr>
        <w:pStyle w:val="Prrafodelista"/>
        <w:numPr>
          <w:ilvl w:val="0"/>
          <w:numId w:val="73"/>
        </w:numPr>
      </w:pPr>
      <w:r w:rsidRPr="006747A7">
        <w:rPr>
          <w:b/>
          <w:bCs/>
        </w:rPr>
        <w:t>Establecimiento de Procesos Claros</w:t>
      </w:r>
      <w:r>
        <w:t xml:space="preserve">: </w:t>
      </w:r>
      <w:r w:rsidR="0027128F">
        <w:t>Ha de velarse por</w:t>
      </w:r>
      <w:r>
        <w:t xml:space="preserve"> la identificación temprana de posibles cambios, su evaluación en términos de impacto en el cronograma, presupuesto y objetivos, así como la aprobación de los cambios pertinentes por parte de las partes interesadas relevantes.</w:t>
      </w:r>
    </w:p>
    <w:p w14:paraId="3B044AB9" w14:textId="14E13597" w:rsidR="006747A7" w:rsidRDefault="006747A7" w:rsidP="00777473">
      <w:pPr>
        <w:pStyle w:val="Prrafodelista"/>
        <w:numPr>
          <w:ilvl w:val="0"/>
          <w:numId w:val="73"/>
        </w:numPr>
      </w:pPr>
      <w:r w:rsidRPr="006747A7">
        <w:rPr>
          <w:b/>
          <w:bCs/>
        </w:rPr>
        <w:t>Comunicación Abierta y Transparente</w:t>
      </w:r>
      <w:r>
        <w:t xml:space="preserve">: La comunicación fluida entre todas las partes involucradas es esencial para una gestión efectiva de cambios. </w:t>
      </w:r>
      <w:r w:rsidR="002C28FB">
        <w:t xml:space="preserve">En la sección </w:t>
      </w:r>
      <w:r w:rsidR="00E72EE4">
        <w:t>1.14.6 de</w:t>
      </w:r>
      <w:r w:rsidR="002C28FB">
        <w:t xml:space="preserve"> este documento se </w:t>
      </w:r>
      <w:r w:rsidR="002F57FB">
        <w:t xml:space="preserve">especifican las vías de comunicación con el fin </w:t>
      </w:r>
      <w:r w:rsidR="00B66614">
        <w:t>de que ambas partes</w:t>
      </w:r>
      <w:r>
        <w:t xml:space="preserve"> estén informadas sobre los cambios propuestos, los motivos detrás de ellos y su impacto en el proyecto.</w:t>
      </w:r>
    </w:p>
    <w:p w14:paraId="3206486B" w14:textId="26E9BFC8" w:rsidR="006747A7" w:rsidRDefault="006747A7" w:rsidP="00777473">
      <w:pPr>
        <w:pStyle w:val="Prrafodelista"/>
        <w:numPr>
          <w:ilvl w:val="0"/>
          <w:numId w:val="73"/>
        </w:numPr>
      </w:pPr>
      <w:r w:rsidRPr="006747A7">
        <w:rPr>
          <w:b/>
          <w:bCs/>
        </w:rPr>
        <w:t>Priorización de Cambios</w:t>
      </w:r>
      <w:r>
        <w:t>: Ante la inevitabilidad de cambios en el alcance, es crucial priorizarlos en función de su impacto en los objetivos del proyecto y en los intereses de los usuarios finales. Se deben establecer criterios claros para la priorización de cambios, asegurando que los recursos se asignen de manera óptima para satisfacer las necesidades más críticas del proyecto.</w:t>
      </w:r>
    </w:p>
    <w:p w14:paraId="5C9FA3F3" w14:textId="7FEA01A6" w:rsidR="006747A7" w:rsidRDefault="006747A7" w:rsidP="00777473">
      <w:pPr>
        <w:pStyle w:val="Prrafodelista"/>
        <w:numPr>
          <w:ilvl w:val="0"/>
          <w:numId w:val="73"/>
        </w:numPr>
      </w:pPr>
      <w:r w:rsidRPr="006747A7">
        <w:rPr>
          <w:b/>
          <w:bCs/>
        </w:rPr>
        <w:t>Documentación Detallada</w:t>
      </w:r>
      <w:r>
        <w:t>: Cada cambio en el alcance debe estar debidamente documentado, incluyendo una descripción clara del cambio propuesto, su justificación, el impacto esperado en el proyecto y cualquier acción o recurso adicional necesario para su implementación. Esta documentación proporcionará una base sólida para la evaluación y seguimiento de los cambios a lo largo del ciclo de vida del proyecto.</w:t>
      </w:r>
    </w:p>
    <w:p w14:paraId="02D90F3B" w14:textId="73617B6A" w:rsidR="00DB1FAE" w:rsidRDefault="006747A7" w:rsidP="00777473">
      <w:pPr>
        <w:pStyle w:val="Prrafodelista"/>
        <w:numPr>
          <w:ilvl w:val="0"/>
          <w:numId w:val="73"/>
        </w:numPr>
      </w:pPr>
      <w:r w:rsidRPr="006747A7">
        <w:rPr>
          <w:b/>
          <w:bCs/>
        </w:rPr>
        <w:t>Seguimiento y Evaluación Continua</w:t>
      </w:r>
      <w:r>
        <w:t>: La gestión de cambios en el alcance es un proceso continuo que requiere seguimiento y evaluación constantes. Se deben establecer mecanismos para monitorear la implementación de cambios, evaluar su efectividad y realizar ajustes según sea necesario para garantizar que el proyecto avance de manera exitosa hacia la consecución de sus objetivos.</w:t>
      </w:r>
    </w:p>
    <w:p w14:paraId="32F4989E" w14:textId="1BDC605E" w:rsidR="0039534A" w:rsidRPr="00FA62F8" w:rsidRDefault="0039534A" w:rsidP="0039534A">
      <w:pPr>
        <w:ind w:left="360"/>
      </w:pPr>
      <w:r>
        <w:lastRenderedPageBreak/>
        <w:t xml:space="preserve">En caso en el que el alcance del proyecto se vea ampliamente modificado por </w:t>
      </w:r>
      <w:r w:rsidR="00E14B9A">
        <w:t xml:space="preserve">causa de uno de estos cambios, ambas partes han de negociar los términos y condiciones de dicho cambio. Pudiendo llegar a ser necesario una recontratación con sus consecuentes prorrogas temporales y </w:t>
      </w:r>
      <w:r w:rsidR="00F93A79">
        <w:t>costes añadidos.</w:t>
      </w:r>
    </w:p>
    <w:p w14:paraId="55F8D18D" w14:textId="77777777" w:rsidR="002335BF" w:rsidRDefault="6CC6FB35" w:rsidP="00971F70">
      <w:pPr>
        <w:pStyle w:val="Ttulo4"/>
      </w:pPr>
      <w:bookmarkStart w:id="377" w:name="_Ref163993154"/>
      <w:bookmarkStart w:id="378" w:name="_Toc444676262"/>
      <w:bookmarkStart w:id="379" w:name="_Toc164120864"/>
      <w:r>
        <w:t>Directrices para el seguimiento de</w:t>
      </w:r>
      <w:r w:rsidR="7C17EF89">
        <w:t>l proyecto</w:t>
      </w:r>
      <w:bookmarkEnd w:id="377"/>
      <w:bookmarkEnd w:id="378"/>
      <w:bookmarkEnd w:id="379"/>
    </w:p>
    <w:p w14:paraId="6AC1DB58" w14:textId="3B4160FB" w:rsidR="00F93A79" w:rsidRDefault="00F93A79" w:rsidP="00F93A79">
      <w:r>
        <w:t xml:space="preserve">Como se tratará en la sección </w:t>
      </w:r>
      <w:r w:rsidR="006103C5">
        <w:fldChar w:fldCharType="begin"/>
      </w:r>
      <w:r w:rsidR="006103C5">
        <w:instrText xml:space="preserve"> REF _Ref163991599 \r \h </w:instrText>
      </w:r>
      <w:r w:rsidR="006103C5">
        <w:fldChar w:fldCharType="separate"/>
      </w:r>
      <w:r w:rsidR="00AB32F0">
        <w:t>1.14.6</w:t>
      </w:r>
      <w:r w:rsidR="006103C5">
        <w:fldChar w:fldCharType="end"/>
      </w:r>
      <w:r w:rsidR="006103C5">
        <w:t xml:space="preserve">, </w:t>
      </w:r>
      <w:r w:rsidR="00545A76">
        <w:t xml:space="preserve">existirá una comunicación </w:t>
      </w:r>
      <w:r w:rsidR="001B7198">
        <w:t>constante</w:t>
      </w:r>
      <w:r w:rsidR="00545A76">
        <w:t xml:space="preserve"> entre cliente y proveedor, en estas reuniones se presentarán los evolutivos realizados en el proyecto con respecto a reuniones previas.</w:t>
      </w:r>
      <w:r w:rsidR="00EE1436">
        <w:t xml:space="preserve"> En ellas se realizará el seguimiento del proyecto, obteniendo retroali</w:t>
      </w:r>
      <w:r w:rsidR="00C74479">
        <w:t>mentaciones sobre posibles mejoras.</w:t>
      </w:r>
    </w:p>
    <w:p w14:paraId="2B657797" w14:textId="62EB423D" w:rsidR="0065195E" w:rsidRPr="00F93A79" w:rsidRDefault="0065195E" w:rsidP="00F93A79">
      <w:r>
        <w:t xml:space="preserve">Pueden existir reuniones ajenas a las reuniones quincenales especificadas en la sección </w:t>
      </w:r>
      <w:r>
        <w:fldChar w:fldCharType="begin"/>
      </w:r>
      <w:r>
        <w:instrText xml:space="preserve"> REF _Ref163991599 \r \h </w:instrText>
      </w:r>
      <w:r>
        <w:fldChar w:fldCharType="separate"/>
      </w:r>
      <w:r w:rsidR="00AB32F0">
        <w:t>1.14.6</w:t>
      </w:r>
      <w:r>
        <w:fldChar w:fldCharType="end"/>
      </w:r>
      <w:r>
        <w:t xml:space="preserve"> </w:t>
      </w:r>
      <w:r w:rsidR="00796190">
        <w:t>con la única finalidad de dar seguimiento al proyecto, estas reuniones serán agendadas por los responsables de ambas partes</w:t>
      </w:r>
      <w:r w:rsidR="004D30E6">
        <w:t>.</w:t>
      </w:r>
    </w:p>
    <w:p w14:paraId="1FF9A243" w14:textId="79D2261C" w:rsidR="007D60F5" w:rsidRDefault="324690D5" w:rsidP="00C920C4">
      <w:pPr>
        <w:pStyle w:val="Ttulo3"/>
      </w:pPr>
      <w:bookmarkStart w:id="380" w:name="_Toc1950699463"/>
      <w:bookmarkStart w:id="381" w:name="_Toc164120865"/>
      <w:bookmarkStart w:id="382" w:name="_Toc165126193"/>
      <w:r>
        <w:t>Directrices para la recopilación y distribución de la información del</w:t>
      </w:r>
      <w:r w:rsidR="00743F7F">
        <w:t xml:space="preserve"> </w:t>
      </w:r>
      <w:r>
        <w:t>proyecto</w:t>
      </w:r>
      <w:bookmarkEnd w:id="380"/>
      <w:bookmarkEnd w:id="381"/>
      <w:bookmarkEnd w:id="382"/>
    </w:p>
    <w:p w14:paraId="780EBF26" w14:textId="35995195" w:rsidR="00C74479" w:rsidRPr="00C74479" w:rsidRDefault="00C74479" w:rsidP="00C74479">
      <w:r>
        <w:t xml:space="preserve">La información del proyecto será compartida en la nube de OneDrive mediante la utilización de una estructura en carpetas accesible desde </w:t>
      </w:r>
      <w:r w:rsidR="00AF1F81">
        <w:t xml:space="preserve">este </w:t>
      </w:r>
      <w:hyperlink r:id="rId28" w:history="1">
        <w:r w:rsidR="00AF1F81" w:rsidRPr="00AF1F81">
          <w:rPr>
            <w:rStyle w:val="Hipervnculo"/>
          </w:rPr>
          <w:t>enlace</w:t>
        </w:r>
      </w:hyperlink>
      <w:r w:rsidR="00AF1F81">
        <w:t xml:space="preserve">. En él existe un archivo </w:t>
      </w:r>
      <w:r w:rsidR="00BC298C">
        <w:t>PDF</w:t>
      </w:r>
      <w:r w:rsidR="00AF1F81">
        <w:t xml:space="preserve"> con la información de la estructura de carpetas</w:t>
      </w:r>
      <w:r w:rsidR="00A033E6">
        <w:t xml:space="preserve">. </w:t>
      </w:r>
    </w:p>
    <w:p w14:paraId="5B82C9F4" w14:textId="0B19C7C4" w:rsidR="007D60F5" w:rsidRDefault="324690D5" w:rsidP="00C920C4">
      <w:pPr>
        <w:pStyle w:val="Ttulo3"/>
      </w:pPr>
      <w:bookmarkStart w:id="383" w:name="_Ref163991599"/>
      <w:bookmarkStart w:id="384" w:name="_Toc2004955446"/>
      <w:bookmarkStart w:id="385" w:name="_Toc164120866"/>
      <w:bookmarkStart w:id="386" w:name="_Toc165126194"/>
      <w:r>
        <w:t xml:space="preserve">Directrices de comunicación entre cliente y </w:t>
      </w:r>
      <w:r w:rsidR="69AB7E32">
        <w:t>proveedor</w:t>
      </w:r>
      <w:bookmarkEnd w:id="383"/>
      <w:bookmarkEnd w:id="384"/>
      <w:bookmarkEnd w:id="385"/>
      <w:bookmarkEnd w:id="386"/>
    </w:p>
    <w:p w14:paraId="4B0591BC" w14:textId="5D065553" w:rsidR="003C29A5" w:rsidRPr="003C29A5" w:rsidRDefault="003C29A5" w:rsidP="003C29A5">
      <w:r>
        <w:t xml:space="preserve">Según se indica en el documento de especificación del sistema dado por el cliente, existirá una comunicación periódica </w:t>
      </w:r>
      <w:r w:rsidR="001A11AD">
        <w:t xml:space="preserve">quincenal </w:t>
      </w:r>
      <w:r w:rsidR="004D30E6">
        <w:t>en una de las instalaciones bien de la parte contratante o del proveedor. Estas reuniones quedarán registradas mediante la creación de un acta de reunión en el que se especifique los temas tratados durante la reunión y los integrantes que han participado en la misma.</w:t>
      </w:r>
    </w:p>
    <w:p w14:paraId="1B48B80A" w14:textId="1EFA4DFB" w:rsidR="0081360D" w:rsidRDefault="00743F7F" w:rsidP="00C920C4">
      <w:pPr>
        <w:pStyle w:val="Ttulo3"/>
      </w:pPr>
      <w:bookmarkStart w:id="387" w:name="_Toc1533502499"/>
      <w:bookmarkStart w:id="388" w:name="_Toc164120867"/>
      <w:bookmarkStart w:id="389" w:name="_Toc165126195"/>
      <w:r>
        <w:t>Directrices para seguir</w:t>
      </w:r>
      <w:r w:rsidR="10DF8325">
        <w:t xml:space="preserve"> para la aprobación de entregables</w:t>
      </w:r>
      <w:bookmarkEnd w:id="387"/>
      <w:bookmarkEnd w:id="388"/>
      <w:bookmarkEnd w:id="389"/>
    </w:p>
    <w:p w14:paraId="36FF10F5" w14:textId="0CEF1941" w:rsidR="004A2126" w:rsidRPr="004A2126" w:rsidRDefault="004A2126" w:rsidP="004A2126">
      <w:r>
        <w:t xml:space="preserve">La aprobación de los entregables del proyecto se verá sujeta al </w:t>
      </w:r>
      <w:r w:rsidR="000374A1">
        <w:fldChar w:fldCharType="begin"/>
      </w:r>
      <w:r w:rsidR="000374A1">
        <w:instrText xml:space="preserve"> REF _Ref163993053 \h </w:instrText>
      </w:r>
      <w:r w:rsidR="000374A1">
        <w:fldChar w:fldCharType="separate"/>
      </w:r>
      <w:r w:rsidR="00AB32F0">
        <w:t>Plan de pruebas de aceptación</w:t>
      </w:r>
      <w:r w:rsidR="000374A1">
        <w:fldChar w:fldCharType="end"/>
      </w:r>
      <w:r w:rsidR="000374A1">
        <w:t xml:space="preserve">, siendo tanto este como las diferentes </w:t>
      </w:r>
      <w:r w:rsidR="00742256">
        <w:t>reuniones</w:t>
      </w:r>
      <w:r w:rsidR="000374A1">
        <w:t xml:space="preserve"> de </w:t>
      </w:r>
      <w:r w:rsidR="00742256">
        <w:t xml:space="preserve">seguimiento </w:t>
      </w:r>
      <w:r w:rsidR="00742256">
        <w:fldChar w:fldCharType="begin"/>
      </w:r>
      <w:r w:rsidR="00742256">
        <w:instrText xml:space="preserve"> REF _Ref163993154 \r \h </w:instrText>
      </w:r>
      <w:r w:rsidR="00742256">
        <w:fldChar w:fldCharType="separate"/>
      </w:r>
      <w:r w:rsidR="00AB32F0">
        <w:t>1.14.4.1</w:t>
      </w:r>
      <w:r w:rsidR="00742256">
        <w:fldChar w:fldCharType="end"/>
      </w:r>
      <w:r w:rsidR="00742256">
        <w:t xml:space="preserve"> los d</w:t>
      </w:r>
      <w:r w:rsidR="00703616">
        <w:t xml:space="preserve">os principales pilares de la aprobación de entregables. </w:t>
      </w:r>
    </w:p>
    <w:p w14:paraId="5F914BFC" w14:textId="77777777" w:rsidR="00FA62F8" w:rsidRDefault="69AB7E32" w:rsidP="00C920C4">
      <w:pPr>
        <w:pStyle w:val="Ttulo3"/>
      </w:pPr>
      <w:bookmarkStart w:id="390" w:name="_Toc392682666"/>
      <w:bookmarkStart w:id="391" w:name="_Toc164120868"/>
      <w:bookmarkStart w:id="392" w:name="_Toc165126196"/>
      <w:r>
        <w:t>Lugar donde se realizará el trabajo</w:t>
      </w:r>
      <w:bookmarkEnd w:id="390"/>
      <w:bookmarkEnd w:id="391"/>
      <w:bookmarkEnd w:id="392"/>
    </w:p>
    <w:p w14:paraId="30833CEF" w14:textId="6CA1E1B8" w:rsidR="59EAB294" w:rsidRDefault="00A56374">
      <w:r>
        <w:t>El lugar de</w:t>
      </w:r>
      <w:r w:rsidR="002B05B0">
        <w:t xml:space="preserve"> </w:t>
      </w:r>
      <w:r w:rsidR="00442060">
        <w:t>realización</w:t>
      </w:r>
      <w:r w:rsidR="002B05B0">
        <w:t xml:space="preserve"> del trabaj</w:t>
      </w:r>
      <w:r>
        <w:t>o, considerado como medios ma</w:t>
      </w:r>
      <w:r w:rsidR="00442060">
        <w:t xml:space="preserve">teriales necesarios del proyecto, será </w:t>
      </w:r>
      <w:r w:rsidR="00737763">
        <w:t xml:space="preserve">gestionado por el proveedor, de acuerdo con el documento de especificación del sistema. El trabajo </w:t>
      </w:r>
      <w:r w:rsidR="00BC298C">
        <w:t>que</w:t>
      </w:r>
      <w:r w:rsidR="00737763">
        <w:t xml:space="preserve"> realizar será realizado desde las oficinas del Proveedor, reservándose este el derecho a brindar a sus trabajadores de la opción de teletrabajo (en</w:t>
      </w:r>
      <w:r w:rsidR="005A4540">
        <w:t xml:space="preserve"> ese</w:t>
      </w:r>
      <w:r w:rsidR="00737763">
        <w:t xml:space="preserve"> caso, se utilizarán medidas de seguridad dedicadas que garanticen la seguridad al mismo nivel que el trabajo presencial como puede ser el uso de VPNs y sistemas de autenticación de múltiple factor).</w:t>
      </w:r>
    </w:p>
    <w:p w14:paraId="018143B4" w14:textId="1651C611" w:rsidR="00C7563B" w:rsidRDefault="37479876" w:rsidP="003D02CD">
      <w:pPr>
        <w:pStyle w:val="Ttulo2"/>
      </w:pPr>
      <w:bookmarkStart w:id="393" w:name="_Toc163406094"/>
      <w:bookmarkStart w:id="394" w:name="_Toc79817356"/>
      <w:bookmarkStart w:id="395" w:name="_Toc164117951"/>
      <w:bookmarkStart w:id="396" w:name="_Toc164120869"/>
      <w:bookmarkStart w:id="397" w:name="_Toc165126197"/>
      <w:r>
        <w:lastRenderedPageBreak/>
        <w:t>Planificación temporal</w:t>
      </w:r>
      <w:bookmarkEnd w:id="393"/>
      <w:bookmarkEnd w:id="394"/>
      <w:bookmarkEnd w:id="395"/>
      <w:bookmarkEnd w:id="396"/>
      <w:bookmarkEnd w:id="397"/>
    </w:p>
    <w:p w14:paraId="0FB34E8B" w14:textId="6A4EEBF1" w:rsidR="00C7563B" w:rsidRDefault="37479876" w:rsidP="003D02CD">
      <w:pPr>
        <w:pStyle w:val="Ttulo3"/>
      </w:pPr>
      <w:bookmarkStart w:id="398" w:name="_Ref163912602"/>
      <w:bookmarkStart w:id="399" w:name="_Ref163912607"/>
      <w:bookmarkStart w:id="400" w:name="_Toc113498565"/>
      <w:bookmarkStart w:id="401" w:name="_Toc164120870"/>
      <w:bookmarkStart w:id="402" w:name="_Toc165126198"/>
      <w:r>
        <w:t>WBS</w:t>
      </w:r>
      <w:bookmarkEnd w:id="398"/>
      <w:bookmarkEnd w:id="399"/>
      <w:bookmarkEnd w:id="400"/>
      <w:bookmarkEnd w:id="401"/>
      <w:bookmarkEnd w:id="402"/>
    </w:p>
    <w:p w14:paraId="03D3579B" w14:textId="6B3858EE" w:rsidR="2BDCA3B5" w:rsidRDefault="2BDCA3B5" w:rsidP="59EAB294">
      <w:pPr>
        <w:pStyle w:val="Ttulo4"/>
      </w:pPr>
      <w:bookmarkStart w:id="403" w:name="_Toc403153488"/>
      <w:bookmarkStart w:id="404" w:name="_Toc164120871"/>
      <w:r>
        <w:t>Introducción</w:t>
      </w:r>
      <w:bookmarkEnd w:id="403"/>
      <w:bookmarkEnd w:id="404"/>
    </w:p>
    <w:p w14:paraId="63E8CDED" w14:textId="414E5254" w:rsidR="505F9EAB" w:rsidRDefault="505F9EAB" w:rsidP="59EAB294">
      <w:r w:rsidRPr="59EAB294">
        <w:rPr>
          <w:rFonts w:ascii="Calibri" w:eastAsia="Calibri" w:hAnsi="Calibri" w:cs="Calibri"/>
        </w:rPr>
        <w:t xml:space="preserve">La planificación de este proyecto de divide en seis fases que se explicarán en este apartado. La duración total del proyecto llega a ser de unos 118 </w:t>
      </w:r>
      <w:r w:rsidR="00AE2725" w:rsidRPr="59EAB294">
        <w:rPr>
          <w:rFonts w:ascii="Calibri" w:eastAsia="Calibri" w:hAnsi="Calibri" w:cs="Calibri"/>
        </w:rPr>
        <w:t>días</w:t>
      </w:r>
      <w:r w:rsidRPr="59EAB294">
        <w:rPr>
          <w:rFonts w:ascii="Calibri" w:eastAsia="Calibri" w:hAnsi="Calibri" w:cs="Calibri"/>
        </w:rPr>
        <w:t xml:space="preserve"> (del 1-03-2024 al 13-08-202</w:t>
      </w:r>
      <w:r w:rsidR="06AA832A" w:rsidRPr="59EAB294">
        <w:rPr>
          <w:rFonts w:ascii="Calibri" w:eastAsia="Calibri" w:hAnsi="Calibri" w:cs="Calibri"/>
        </w:rPr>
        <w:t>4</w:t>
      </w:r>
      <w:r w:rsidRPr="59EAB294">
        <w:rPr>
          <w:rFonts w:ascii="Calibri" w:eastAsia="Calibri" w:hAnsi="Calibri" w:cs="Calibri"/>
        </w:rPr>
        <w:t xml:space="preserve">). </w:t>
      </w:r>
    </w:p>
    <w:p w14:paraId="4E851CFD" w14:textId="40C9A1C7" w:rsidR="7917CC4E" w:rsidRDefault="7917CC4E" w:rsidP="59EAB294">
      <w:pPr>
        <w:rPr>
          <w:rFonts w:ascii="Calibri" w:eastAsia="Calibri" w:hAnsi="Calibri" w:cs="Calibri"/>
        </w:rPr>
      </w:pPr>
      <w:r w:rsidRPr="59EAB294">
        <w:rPr>
          <w:rFonts w:ascii="Calibri" w:eastAsia="Calibri" w:hAnsi="Calibri" w:cs="Calibri"/>
        </w:rPr>
        <w:t>En la siguiente tabla se recoge la duración de cada fase del proyecto.</w:t>
      </w:r>
      <w:r w:rsidR="505F9EAB" w:rsidRPr="59EAB294">
        <w:rPr>
          <w:rFonts w:ascii="Calibri" w:eastAsia="Calibri" w:hAnsi="Calibri" w:cs="Calibri"/>
        </w:rPr>
        <w:t xml:space="preserve"> </w:t>
      </w:r>
      <w:r w:rsidR="5462E2D2" w:rsidRPr="59EAB294">
        <w:rPr>
          <w:rFonts w:ascii="Calibri" w:eastAsia="Calibri" w:hAnsi="Calibri" w:cs="Calibri"/>
        </w:rPr>
        <w:t>Durante el recorrido del proyecto algunas tareas se realizan en paralelo, por eso no se puede considerar la duración de este como la suma de las 6 fases:</w:t>
      </w:r>
    </w:p>
    <w:tbl>
      <w:tblPr>
        <w:tblStyle w:val="Tablaconcuadrculaclara"/>
        <w:tblW w:w="0" w:type="auto"/>
        <w:jc w:val="center"/>
        <w:tblLook w:val="04A0" w:firstRow="1" w:lastRow="0" w:firstColumn="1" w:lastColumn="0" w:noHBand="0" w:noVBand="1"/>
      </w:tblPr>
      <w:tblGrid>
        <w:gridCol w:w="3520"/>
        <w:gridCol w:w="2571"/>
      </w:tblGrid>
      <w:tr w:rsidR="59EAB294" w14:paraId="6F97B529" w14:textId="77777777" w:rsidTr="00776118">
        <w:trPr>
          <w:trHeight w:val="285"/>
          <w:jc w:val="center"/>
        </w:trPr>
        <w:tc>
          <w:tcPr>
            <w:tcW w:w="3520" w:type="dxa"/>
            <w:shd w:val="clear" w:color="auto" w:fill="AEAAAA" w:themeFill="background2" w:themeFillShade="BF"/>
            <w:vAlign w:val="center"/>
          </w:tcPr>
          <w:p w14:paraId="2429672E" w14:textId="554C2E5B" w:rsidR="5462E2D2" w:rsidRDefault="5462E2D2" w:rsidP="59EAB294">
            <w:pPr>
              <w:jc w:val="center"/>
              <w:rPr>
                <w:rFonts w:eastAsia="Times New Roman"/>
                <w:b/>
                <w:bCs/>
                <w:sz w:val="20"/>
                <w:szCs w:val="20"/>
                <w:lang w:eastAsia="es-ES"/>
              </w:rPr>
            </w:pPr>
            <w:r w:rsidRPr="59EAB294">
              <w:rPr>
                <w:rFonts w:eastAsia="Times New Roman"/>
                <w:b/>
                <w:bCs/>
                <w:sz w:val="20"/>
                <w:szCs w:val="20"/>
                <w:lang w:eastAsia="es-ES"/>
              </w:rPr>
              <w:t>Fase</w:t>
            </w:r>
          </w:p>
        </w:tc>
        <w:tc>
          <w:tcPr>
            <w:tcW w:w="2571" w:type="dxa"/>
            <w:shd w:val="clear" w:color="auto" w:fill="AEAAAA" w:themeFill="background2" w:themeFillShade="BF"/>
            <w:vAlign w:val="center"/>
          </w:tcPr>
          <w:p w14:paraId="601C6699" w14:textId="4C31750B" w:rsidR="5462E2D2" w:rsidRPr="00776118" w:rsidRDefault="5462E2D2" w:rsidP="59EAB294">
            <w:pPr>
              <w:spacing w:line="259" w:lineRule="auto"/>
              <w:jc w:val="center"/>
              <w:rPr>
                <w:b/>
              </w:rPr>
            </w:pPr>
            <w:r w:rsidRPr="59EAB294">
              <w:rPr>
                <w:rFonts w:eastAsia="Times New Roman"/>
                <w:b/>
                <w:bCs/>
                <w:sz w:val="18"/>
                <w:szCs w:val="18"/>
                <w:lang w:eastAsia="es-ES"/>
              </w:rPr>
              <w:t>Duración(días)</w:t>
            </w:r>
          </w:p>
        </w:tc>
      </w:tr>
      <w:tr w:rsidR="59EAB294" w14:paraId="563A470D" w14:textId="77777777" w:rsidTr="00776118">
        <w:trPr>
          <w:trHeight w:val="285"/>
          <w:jc w:val="center"/>
        </w:trPr>
        <w:tc>
          <w:tcPr>
            <w:tcW w:w="3520" w:type="dxa"/>
            <w:shd w:val="clear" w:color="auto" w:fill="FFFFFF" w:themeFill="background1"/>
          </w:tcPr>
          <w:p w14:paraId="034C960C" w14:textId="67565625" w:rsidR="5462E2D2" w:rsidRDefault="5462E2D2" w:rsidP="59EAB294">
            <w:pPr>
              <w:spacing w:line="259" w:lineRule="auto"/>
              <w:jc w:val="left"/>
            </w:pPr>
            <w:r w:rsidRPr="59EAB294">
              <w:rPr>
                <w:rFonts w:eastAsia="Times New Roman"/>
                <w:sz w:val="20"/>
                <w:szCs w:val="20"/>
                <w:lang w:eastAsia="es-ES"/>
              </w:rPr>
              <w:t>Documentación</w:t>
            </w:r>
          </w:p>
        </w:tc>
        <w:tc>
          <w:tcPr>
            <w:tcW w:w="2571" w:type="dxa"/>
            <w:shd w:val="clear" w:color="auto" w:fill="FFFFFF" w:themeFill="background1"/>
            <w:vAlign w:val="center"/>
          </w:tcPr>
          <w:p w14:paraId="31ABA4AF" w14:textId="0288E8F5" w:rsidR="2BE07553" w:rsidRPr="00776118" w:rsidRDefault="2BE07553" w:rsidP="59EAB294">
            <w:pPr>
              <w:jc w:val="center"/>
              <w:rPr>
                <w:rFonts w:eastAsia="Times New Roman"/>
                <w:sz w:val="20"/>
                <w:szCs w:val="20"/>
                <w:lang w:eastAsia="es-ES"/>
              </w:rPr>
            </w:pPr>
            <w:r w:rsidRPr="00776118">
              <w:rPr>
                <w:rFonts w:eastAsia="Times New Roman"/>
                <w:sz w:val="20"/>
                <w:szCs w:val="20"/>
                <w:lang w:eastAsia="es-ES"/>
              </w:rPr>
              <w:t>10</w:t>
            </w:r>
          </w:p>
        </w:tc>
      </w:tr>
      <w:tr w:rsidR="59EAB294" w14:paraId="1E9D4704" w14:textId="77777777" w:rsidTr="00776118">
        <w:trPr>
          <w:trHeight w:val="285"/>
          <w:jc w:val="center"/>
        </w:trPr>
        <w:tc>
          <w:tcPr>
            <w:tcW w:w="3520" w:type="dxa"/>
            <w:shd w:val="clear" w:color="auto" w:fill="FFFFFF" w:themeFill="background1"/>
          </w:tcPr>
          <w:p w14:paraId="79E386FB" w14:textId="2AC59666" w:rsidR="1BB25B0A" w:rsidRDefault="1BB25B0A" w:rsidP="59EAB294">
            <w:pPr>
              <w:jc w:val="left"/>
              <w:rPr>
                <w:rFonts w:eastAsia="Times New Roman"/>
                <w:sz w:val="20"/>
                <w:szCs w:val="20"/>
                <w:lang w:eastAsia="es-ES"/>
              </w:rPr>
            </w:pPr>
            <w:r w:rsidRPr="59EAB294">
              <w:rPr>
                <w:rFonts w:eastAsia="Times New Roman"/>
                <w:sz w:val="20"/>
                <w:szCs w:val="20"/>
                <w:lang w:eastAsia="es-ES"/>
              </w:rPr>
              <w:t>Análisis de los requisitos</w:t>
            </w:r>
          </w:p>
        </w:tc>
        <w:tc>
          <w:tcPr>
            <w:tcW w:w="2571" w:type="dxa"/>
            <w:shd w:val="clear" w:color="auto" w:fill="FFFFFF" w:themeFill="background1"/>
            <w:vAlign w:val="center"/>
          </w:tcPr>
          <w:p w14:paraId="69A79E54" w14:textId="6216ECB4" w:rsidR="79440330" w:rsidRPr="00776118" w:rsidRDefault="79440330" w:rsidP="59EAB294">
            <w:pPr>
              <w:jc w:val="center"/>
              <w:rPr>
                <w:rFonts w:eastAsia="Times New Roman"/>
                <w:sz w:val="20"/>
                <w:szCs w:val="20"/>
                <w:lang w:eastAsia="es-ES"/>
              </w:rPr>
            </w:pPr>
            <w:r w:rsidRPr="00776118">
              <w:rPr>
                <w:rFonts w:eastAsia="Times New Roman"/>
                <w:sz w:val="20"/>
                <w:szCs w:val="20"/>
                <w:lang w:eastAsia="es-ES"/>
              </w:rPr>
              <w:t>14</w:t>
            </w:r>
          </w:p>
        </w:tc>
      </w:tr>
      <w:tr w:rsidR="59EAB294" w14:paraId="71B07421" w14:textId="77777777" w:rsidTr="00776118">
        <w:trPr>
          <w:trHeight w:val="285"/>
          <w:jc w:val="center"/>
        </w:trPr>
        <w:tc>
          <w:tcPr>
            <w:tcW w:w="3520" w:type="dxa"/>
            <w:shd w:val="clear" w:color="auto" w:fill="FFFFFF" w:themeFill="background1"/>
          </w:tcPr>
          <w:p w14:paraId="20E44E47" w14:textId="5FFA20A3" w:rsidR="5DDDC8E2" w:rsidRDefault="5DDDC8E2" w:rsidP="59EAB294">
            <w:pPr>
              <w:jc w:val="left"/>
              <w:rPr>
                <w:rFonts w:eastAsia="Times New Roman"/>
                <w:sz w:val="20"/>
                <w:szCs w:val="20"/>
                <w:lang w:eastAsia="es-ES"/>
              </w:rPr>
            </w:pPr>
            <w:r w:rsidRPr="59EAB294">
              <w:rPr>
                <w:rFonts w:eastAsia="Times New Roman"/>
                <w:sz w:val="20"/>
                <w:szCs w:val="20"/>
                <w:lang w:eastAsia="es-ES"/>
              </w:rPr>
              <w:t>Diseño y Arquitectura del Software</w:t>
            </w:r>
          </w:p>
        </w:tc>
        <w:tc>
          <w:tcPr>
            <w:tcW w:w="2571" w:type="dxa"/>
            <w:shd w:val="clear" w:color="auto" w:fill="FFFFFF" w:themeFill="background1"/>
            <w:vAlign w:val="center"/>
          </w:tcPr>
          <w:p w14:paraId="3B093C53" w14:textId="31F41F19" w:rsidR="77AB1D6A" w:rsidRPr="00776118" w:rsidRDefault="77AB1D6A" w:rsidP="59EAB294">
            <w:pPr>
              <w:jc w:val="center"/>
              <w:rPr>
                <w:rFonts w:eastAsia="Times New Roman"/>
                <w:sz w:val="20"/>
                <w:szCs w:val="20"/>
                <w:lang w:eastAsia="es-ES"/>
              </w:rPr>
            </w:pPr>
            <w:r w:rsidRPr="00776118">
              <w:rPr>
                <w:rFonts w:eastAsia="Times New Roman"/>
                <w:sz w:val="20"/>
                <w:szCs w:val="20"/>
                <w:lang w:eastAsia="es-ES"/>
              </w:rPr>
              <w:t>14</w:t>
            </w:r>
          </w:p>
        </w:tc>
      </w:tr>
      <w:tr w:rsidR="59EAB294" w14:paraId="4F00F1D5" w14:textId="77777777" w:rsidTr="00776118">
        <w:trPr>
          <w:trHeight w:val="285"/>
          <w:jc w:val="center"/>
        </w:trPr>
        <w:tc>
          <w:tcPr>
            <w:tcW w:w="3520" w:type="dxa"/>
            <w:shd w:val="clear" w:color="auto" w:fill="FFFFFF" w:themeFill="background1"/>
          </w:tcPr>
          <w:p w14:paraId="19875609" w14:textId="0ED9D042" w:rsidR="2F2B4EDB" w:rsidRDefault="2F2B4EDB" w:rsidP="59EAB294">
            <w:pPr>
              <w:spacing w:line="259" w:lineRule="auto"/>
              <w:jc w:val="left"/>
            </w:pPr>
            <w:r w:rsidRPr="59EAB294">
              <w:rPr>
                <w:rFonts w:eastAsia="Times New Roman"/>
                <w:sz w:val="20"/>
                <w:szCs w:val="20"/>
                <w:lang w:eastAsia="es-ES"/>
              </w:rPr>
              <w:t>Construcción</w:t>
            </w:r>
          </w:p>
        </w:tc>
        <w:tc>
          <w:tcPr>
            <w:tcW w:w="2571" w:type="dxa"/>
            <w:shd w:val="clear" w:color="auto" w:fill="FFFFFF" w:themeFill="background1"/>
            <w:vAlign w:val="center"/>
          </w:tcPr>
          <w:p w14:paraId="72FEF395" w14:textId="33A4C77F" w:rsidR="650D0E06" w:rsidRPr="00776118" w:rsidRDefault="650D0E06" w:rsidP="59EAB294">
            <w:pPr>
              <w:jc w:val="center"/>
              <w:rPr>
                <w:rFonts w:eastAsia="Times New Roman"/>
                <w:sz w:val="20"/>
                <w:szCs w:val="20"/>
                <w:lang w:eastAsia="es-ES"/>
              </w:rPr>
            </w:pPr>
            <w:r w:rsidRPr="00776118">
              <w:rPr>
                <w:rFonts w:eastAsia="Times New Roman"/>
                <w:sz w:val="20"/>
                <w:szCs w:val="20"/>
                <w:lang w:eastAsia="es-ES"/>
              </w:rPr>
              <w:t>99</w:t>
            </w:r>
          </w:p>
        </w:tc>
      </w:tr>
      <w:tr w:rsidR="59EAB294" w14:paraId="1A7DFAE5" w14:textId="77777777" w:rsidTr="00776118">
        <w:trPr>
          <w:trHeight w:val="285"/>
          <w:jc w:val="center"/>
        </w:trPr>
        <w:tc>
          <w:tcPr>
            <w:tcW w:w="3520" w:type="dxa"/>
            <w:shd w:val="clear" w:color="auto" w:fill="FFFFFF" w:themeFill="background1"/>
          </w:tcPr>
          <w:p w14:paraId="1F29DA6A" w14:textId="77777777" w:rsidR="59EAB294" w:rsidRDefault="59EAB294" w:rsidP="59EAB294">
            <w:pPr>
              <w:jc w:val="left"/>
              <w:rPr>
                <w:rFonts w:eastAsia="Times New Roman"/>
                <w:sz w:val="20"/>
                <w:szCs w:val="20"/>
                <w:lang w:eastAsia="es-ES"/>
              </w:rPr>
            </w:pPr>
            <w:r w:rsidRPr="59EAB294">
              <w:rPr>
                <w:rFonts w:eastAsia="Times New Roman"/>
                <w:sz w:val="20"/>
                <w:szCs w:val="20"/>
                <w:lang w:eastAsia="es-ES"/>
              </w:rPr>
              <w:t>Pruebas y Depuración</w:t>
            </w:r>
          </w:p>
        </w:tc>
        <w:tc>
          <w:tcPr>
            <w:tcW w:w="2571" w:type="dxa"/>
            <w:shd w:val="clear" w:color="auto" w:fill="FFFFFF" w:themeFill="background1"/>
            <w:vAlign w:val="center"/>
          </w:tcPr>
          <w:p w14:paraId="309D89E4" w14:textId="75539C65" w:rsidR="1C70DC65" w:rsidRPr="00776118" w:rsidRDefault="1C70DC65" w:rsidP="59EAB294">
            <w:pPr>
              <w:jc w:val="center"/>
              <w:rPr>
                <w:rFonts w:eastAsia="Times New Roman"/>
                <w:sz w:val="20"/>
                <w:szCs w:val="20"/>
                <w:lang w:eastAsia="es-ES"/>
              </w:rPr>
            </w:pPr>
            <w:r w:rsidRPr="00776118">
              <w:rPr>
                <w:rFonts w:eastAsia="Times New Roman"/>
                <w:sz w:val="20"/>
                <w:szCs w:val="20"/>
                <w:lang w:eastAsia="es-ES"/>
              </w:rPr>
              <w:t>9</w:t>
            </w:r>
          </w:p>
        </w:tc>
      </w:tr>
      <w:tr w:rsidR="59EAB294" w14:paraId="3AD4032E" w14:textId="77777777" w:rsidTr="00776118">
        <w:trPr>
          <w:trHeight w:val="285"/>
          <w:jc w:val="center"/>
        </w:trPr>
        <w:tc>
          <w:tcPr>
            <w:tcW w:w="3520" w:type="dxa"/>
            <w:shd w:val="clear" w:color="auto" w:fill="FFFFFF" w:themeFill="background1"/>
          </w:tcPr>
          <w:p w14:paraId="55B55B3B" w14:textId="10FF8B11" w:rsidR="3C556974" w:rsidRDefault="3C556974" w:rsidP="59EAB294">
            <w:pPr>
              <w:spacing w:line="259" w:lineRule="auto"/>
              <w:jc w:val="left"/>
            </w:pPr>
            <w:r w:rsidRPr="59EAB294">
              <w:rPr>
                <w:rFonts w:eastAsia="Times New Roman"/>
                <w:sz w:val="20"/>
                <w:szCs w:val="20"/>
                <w:lang w:eastAsia="es-ES"/>
              </w:rPr>
              <w:t>Hardware</w:t>
            </w:r>
          </w:p>
        </w:tc>
        <w:tc>
          <w:tcPr>
            <w:tcW w:w="2571" w:type="dxa"/>
            <w:shd w:val="clear" w:color="auto" w:fill="FFFFFF" w:themeFill="background1"/>
            <w:vAlign w:val="center"/>
          </w:tcPr>
          <w:p w14:paraId="554D05BB" w14:textId="47ED6BF9" w:rsidR="6D5E7BAD" w:rsidRPr="00776118" w:rsidRDefault="6D5E7BAD" w:rsidP="59EAB294">
            <w:pPr>
              <w:jc w:val="center"/>
              <w:rPr>
                <w:rFonts w:eastAsia="Times New Roman"/>
                <w:sz w:val="20"/>
                <w:szCs w:val="20"/>
                <w:lang w:eastAsia="es-ES"/>
              </w:rPr>
            </w:pPr>
            <w:r w:rsidRPr="00776118">
              <w:rPr>
                <w:rFonts w:eastAsia="Times New Roman"/>
                <w:sz w:val="20"/>
                <w:szCs w:val="20"/>
                <w:lang w:eastAsia="es-ES"/>
              </w:rPr>
              <w:t>48</w:t>
            </w:r>
          </w:p>
        </w:tc>
      </w:tr>
    </w:tbl>
    <w:p w14:paraId="3EEF069F" w14:textId="362959A6" w:rsidR="00934960" w:rsidRDefault="00934960" w:rsidP="00934960">
      <w:pPr>
        <w:pStyle w:val="CitadeTablas"/>
      </w:pPr>
      <w:bookmarkStart w:id="405" w:name="_Toc165126422"/>
      <w:r>
        <w:t xml:space="preserve">Duración </w:t>
      </w:r>
      <w:r w:rsidR="00125F6C">
        <w:t xml:space="preserve">en días </w:t>
      </w:r>
      <w:r>
        <w:t xml:space="preserve">de </w:t>
      </w:r>
      <w:r w:rsidR="00125F6C">
        <w:t>las</w:t>
      </w:r>
      <w:r>
        <w:t xml:space="preserve"> fase</w:t>
      </w:r>
      <w:r w:rsidR="00125F6C">
        <w:t>s</w:t>
      </w:r>
      <w:r>
        <w:t xml:space="preserve"> del proyecto</w:t>
      </w:r>
      <w:bookmarkEnd w:id="405"/>
    </w:p>
    <w:p w14:paraId="5D5CD09C" w14:textId="0690EED1" w:rsidR="2D603AA7" w:rsidRDefault="2D603AA7" w:rsidP="59EAB294">
      <w:pPr>
        <w:rPr>
          <w:rFonts w:ascii="Calibri" w:eastAsia="Calibri" w:hAnsi="Calibri" w:cs="Calibri"/>
        </w:rPr>
      </w:pPr>
      <w:r w:rsidRPr="59EAB294">
        <w:rPr>
          <w:rFonts w:ascii="Calibri" w:eastAsia="Calibri" w:hAnsi="Calibri" w:cs="Calibri"/>
        </w:rPr>
        <w:t xml:space="preserve">Se nos ha dado una franja temporal de 7 meses para completar el proyecto, la cual cumplimos, ya que acabamos </w:t>
      </w:r>
      <w:r w:rsidR="7ECDAC1E" w:rsidRPr="59EAB294">
        <w:rPr>
          <w:rFonts w:ascii="Calibri" w:eastAsia="Calibri" w:hAnsi="Calibri" w:cs="Calibri"/>
        </w:rPr>
        <w:t>el proyecto en 5 meses y medio aproximadamente, siendo el groso de este la fase de construcción, que dura unos 99 días laborales.</w:t>
      </w:r>
    </w:p>
    <w:p w14:paraId="21EFB2EC" w14:textId="15D98228" w:rsidR="3674FF53" w:rsidRDefault="00ED7DB9" w:rsidP="00EC4D8D">
      <w:pPr>
        <w:jc w:val="center"/>
      </w:pPr>
      <w:r w:rsidRPr="00ED7DB9">
        <w:rPr>
          <w:noProof/>
        </w:rPr>
        <w:drawing>
          <wp:inline distT="0" distB="0" distL="0" distR="0" wp14:anchorId="5462FC31" wp14:editId="26C9C153">
            <wp:extent cx="5440578" cy="1619250"/>
            <wp:effectExtent l="0" t="0" r="8255" b="0"/>
            <wp:docPr id="810828299"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828299" name="Imagen 1" descr="Diagrama&#10;&#10;Descripción generada automáticamente"/>
                    <pic:cNvPicPr/>
                  </pic:nvPicPr>
                  <pic:blipFill>
                    <a:blip r:embed="rId29">
                      <a:clrChange>
                        <a:clrFrom>
                          <a:srgbClr val="FFFFFF"/>
                        </a:clrFrom>
                        <a:clrTo>
                          <a:srgbClr val="FFFFFF">
                            <a:alpha val="0"/>
                          </a:srgbClr>
                        </a:clrTo>
                      </a:clrChange>
                    </a:blip>
                    <a:stretch>
                      <a:fillRect/>
                    </a:stretch>
                  </pic:blipFill>
                  <pic:spPr>
                    <a:xfrm>
                      <a:off x="0" y="0"/>
                      <a:ext cx="5441111" cy="1619409"/>
                    </a:xfrm>
                    <a:prstGeom prst="rect">
                      <a:avLst/>
                    </a:prstGeom>
                  </pic:spPr>
                </pic:pic>
              </a:graphicData>
            </a:graphic>
          </wp:inline>
        </w:drawing>
      </w:r>
    </w:p>
    <w:p w14:paraId="7B6BD60F" w14:textId="29AA1F98" w:rsidR="00934960" w:rsidRDefault="00E67673" w:rsidP="00C563EC">
      <w:pPr>
        <w:pStyle w:val="CitadeFiguras"/>
      </w:pPr>
      <w:bookmarkStart w:id="406" w:name="_Toc165126500"/>
      <w:r>
        <w:t xml:space="preserve">Diagrama WBS </w:t>
      </w:r>
      <w:r w:rsidR="00EF06FA">
        <w:t xml:space="preserve">del proyecto (I). </w:t>
      </w:r>
      <w:r w:rsidR="004D5490">
        <w:t>Integración</w:t>
      </w:r>
      <w:r w:rsidR="0023406E">
        <w:t xml:space="preserve"> con sistemas centrales, sistema de mensajería y gestión de usuarios</w:t>
      </w:r>
      <w:bookmarkEnd w:id="406"/>
    </w:p>
    <w:p w14:paraId="45AC6DD0" w14:textId="77777777" w:rsidR="00B71CC6" w:rsidRPr="00B71CC6" w:rsidRDefault="00B71CC6" w:rsidP="00B71CC6">
      <w:pPr>
        <w:rPr>
          <w:sz w:val="12"/>
          <w:szCs w:val="12"/>
        </w:rPr>
      </w:pPr>
    </w:p>
    <w:p w14:paraId="686FD96B" w14:textId="324C1B3C" w:rsidR="00EC4D8D" w:rsidRDefault="0057567E" w:rsidP="00EC4D8D">
      <w:pPr>
        <w:jc w:val="center"/>
      </w:pPr>
      <w:r w:rsidRPr="0057567E">
        <w:rPr>
          <w:noProof/>
        </w:rPr>
        <w:drawing>
          <wp:inline distT="0" distB="0" distL="0" distR="0" wp14:anchorId="2CBDA9B6" wp14:editId="1DEAEC2E">
            <wp:extent cx="4394579" cy="1555983"/>
            <wp:effectExtent l="0" t="0" r="6350" b="6350"/>
            <wp:docPr id="2031087753"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087753" name="Imagen 1" descr="Diagrama&#10;&#10;Descripción generada automáticamente"/>
                    <pic:cNvPicPr/>
                  </pic:nvPicPr>
                  <pic:blipFill>
                    <a:blip r:embed="rId30">
                      <a:clrChange>
                        <a:clrFrom>
                          <a:srgbClr val="FFFFFF"/>
                        </a:clrFrom>
                        <a:clrTo>
                          <a:srgbClr val="FFFFFF">
                            <a:alpha val="0"/>
                          </a:srgbClr>
                        </a:clrTo>
                      </a:clrChange>
                    </a:blip>
                    <a:stretch>
                      <a:fillRect/>
                    </a:stretch>
                  </pic:blipFill>
                  <pic:spPr>
                    <a:xfrm>
                      <a:off x="0" y="0"/>
                      <a:ext cx="4412965" cy="1562493"/>
                    </a:xfrm>
                    <a:prstGeom prst="rect">
                      <a:avLst/>
                    </a:prstGeom>
                  </pic:spPr>
                </pic:pic>
              </a:graphicData>
            </a:graphic>
          </wp:inline>
        </w:drawing>
      </w:r>
    </w:p>
    <w:p w14:paraId="033FA43C" w14:textId="05007FE5" w:rsidR="00D96A47" w:rsidRDefault="00916511" w:rsidP="00C563EC">
      <w:pPr>
        <w:pStyle w:val="CitadeFiguras"/>
      </w:pPr>
      <w:bookmarkStart w:id="407" w:name="_Toc165126501"/>
      <w:r>
        <w:lastRenderedPageBreak/>
        <w:t>Diagrama WBS del proyecto (II). Sistema de geoposicionamiento</w:t>
      </w:r>
      <w:r w:rsidR="00A35AAE">
        <w:t xml:space="preserve"> y app de avisos y mensajería</w:t>
      </w:r>
      <w:bookmarkEnd w:id="407"/>
    </w:p>
    <w:p w14:paraId="778833B2" w14:textId="71B15572" w:rsidR="04B619FA" w:rsidRDefault="006303C1" w:rsidP="00EC4D8D">
      <w:pPr>
        <w:jc w:val="center"/>
      </w:pPr>
      <w:r w:rsidRPr="006303C1">
        <w:rPr>
          <w:noProof/>
        </w:rPr>
        <w:drawing>
          <wp:inline distT="0" distB="0" distL="0" distR="0" wp14:anchorId="3B27DD97" wp14:editId="5480BE60">
            <wp:extent cx="4121624" cy="1446252"/>
            <wp:effectExtent l="0" t="0" r="0" b="1905"/>
            <wp:docPr id="470859867"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859867" name="Imagen 1" descr="Diagrama&#10;&#10;Descripción generada automáticamente"/>
                    <pic:cNvPicPr/>
                  </pic:nvPicPr>
                  <pic:blipFill>
                    <a:blip r:embed="rId31">
                      <a:clrChange>
                        <a:clrFrom>
                          <a:srgbClr val="FFFFFF"/>
                        </a:clrFrom>
                        <a:clrTo>
                          <a:srgbClr val="FFFFFF">
                            <a:alpha val="0"/>
                          </a:srgbClr>
                        </a:clrTo>
                      </a:clrChange>
                    </a:blip>
                    <a:stretch>
                      <a:fillRect/>
                    </a:stretch>
                  </pic:blipFill>
                  <pic:spPr>
                    <a:xfrm>
                      <a:off x="0" y="0"/>
                      <a:ext cx="4137351" cy="1451770"/>
                    </a:xfrm>
                    <a:prstGeom prst="rect">
                      <a:avLst/>
                    </a:prstGeom>
                  </pic:spPr>
                </pic:pic>
              </a:graphicData>
            </a:graphic>
          </wp:inline>
        </w:drawing>
      </w:r>
    </w:p>
    <w:p w14:paraId="042CF9A7" w14:textId="76F917DD" w:rsidR="00DA2EE5" w:rsidRDefault="00DA2EE5" w:rsidP="00DA2EE5">
      <w:pPr>
        <w:pStyle w:val="CitadeFiguras"/>
      </w:pPr>
      <w:bookmarkStart w:id="408" w:name="_Toc165126502"/>
      <w:bookmarkStart w:id="409" w:name="_Toc104321372"/>
      <w:bookmarkStart w:id="410" w:name="_Toc164120872"/>
      <w:r>
        <w:t>Diagrama WBS del proyecto (III). Dashboard</w:t>
      </w:r>
      <w:r w:rsidR="00BF2B35">
        <w:t xml:space="preserve"> de seguimiento y gestión de emergencias</w:t>
      </w:r>
      <w:bookmarkEnd w:id="408"/>
    </w:p>
    <w:p w14:paraId="29260A16" w14:textId="4FB9DF83" w:rsidR="345C81B3" w:rsidRDefault="345C81B3" w:rsidP="59EAB294">
      <w:pPr>
        <w:pStyle w:val="Ttulo4"/>
      </w:pPr>
      <w:bookmarkStart w:id="411" w:name="_Ref165109079"/>
      <w:r w:rsidRPr="59EAB294">
        <w:t>Documentación</w:t>
      </w:r>
      <w:bookmarkEnd w:id="409"/>
      <w:bookmarkEnd w:id="410"/>
      <w:bookmarkEnd w:id="411"/>
    </w:p>
    <w:p w14:paraId="4F24D5EE" w14:textId="1D5A98F1" w:rsidR="345C81B3" w:rsidRDefault="345C81B3" w:rsidP="59EAB294">
      <w:r w:rsidRPr="59EAB294">
        <w:t>Este apartado se va a dividir en dos partes, document</w:t>
      </w:r>
      <w:r w:rsidR="2E357A97" w:rsidRPr="59EAB294">
        <w:t>os</w:t>
      </w:r>
      <w:r w:rsidRPr="59EAB294">
        <w:t xml:space="preserve"> del proyecto y manuales de usuario, de cada módulo</w:t>
      </w:r>
      <w:r w:rsidR="00572B17">
        <w:t>.</w:t>
      </w:r>
      <w:r w:rsidR="005162B5">
        <w:t xml:space="preserve"> Este</w:t>
      </w:r>
      <w:r w:rsidR="001D619A">
        <w:t xml:space="preserve"> apartado es realizado </w:t>
      </w:r>
      <w:r w:rsidR="005525EC">
        <w:t xml:space="preserve">por los integrantes de la matriz del apartado </w:t>
      </w:r>
      <w:r w:rsidR="005525EC">
        <w:fldChar w:fldCharType="begin"/>
      </w:r>
      <w:r w:rsidR="005525EC">
        <w:instrText xml:space="preserve"> REF _Ref165109662 \n \h </w:instrText>
      </w:r>
      <w:r w:rsidR="005525EC">
        <w:fldChar w:fldCharType="separate"/>
      </w:r>
      <w:r w:rsidR="00AB32F0">
        <w:t>1.14.3.2.1</w:t>
      </w:r>
      <w:r w:rsidR="005525EC">
        <w:fldChar w:fldCharType="end"/>
      </w:r>
    </w:p>
    <w:p w14:paraId="61C9C9A5" w14:textId="0D16334E" w:rsidR="14F91197" w:rsidRDefault="14F91197" w:rsidP="59EAB294">
      <w:pPr>
        <w:pStyle w:val="Ttulo5"/>
      </w:pPr>
      <w:bookmarkStart w:id="412" w:name="_Toc549030522"/>
      <w:bookmarkStart w:id="413" w:name="_Toc164120873"/>
      <w:r w:rsidRPr="59EAB294">
        <w:t>Documentos</w:t>
      </w:r>
      <w:bookmarkEnd w:id="412"/>
      <w:bookmarkEnd w:id="413"/>
    </w:p>
    <w:p w14:paraId="48AD95E9" w14:textId="1133256D" w:rsidR="00033669" w:rsidRPr="00033669" w:rsidRDefault="00033669" w:rsidP="00033669">
      <w:r>
        <w:t>Las tareas a realizar en este apartado son las siguientes:</w:t>
      </w:r>
    </w:p>
    <w:p w14:paraId="593CB65C" w14:textId="2E2EF8F2" w:rsidR="14F91197" w:rsidRDefault="14F91197" w:rsidP="59EAB294">
      <w:pPr>
        <w:pStyle w:val="Prrafodelista"/>
        <w:numPr>
          <w:ilvl w:val="0"/>
          <w:numId w:val="5"/>
        </w:numPr>
      </w:pPr>
      <w:r w:rsidRPr="00B71CC6">
        <w:rPr>
          <w:b/>
        </w:rPr>
        <w:t>Documento de visión:</w:t>
      </w:r>
      <w:r w:rsidRPr="59EAB294">
        <w:t xml:space="preserve"> </w:t>
      </w:r>
      <w:r w:rsidR="7E13063C" w:rsidRPr="59EAB294">
        <w:t>documento que describe la dirección y los objetivos del proyecto desde una perspectiva estratégica. Contiene una descripción general del proyecto, su propósito, alcance, objetivos, stakeholders involucrados, beneficios esperados, y una visión general de la solución propuesta. Será el primer documento que hay que realizar.</w:t>
      </w:r>
    </w:p>
    <w:p w14:paraId="24F7E4B7" w14:textId="662A6A7B" w:rsidR="14F91197" w:rsidRDefault="14F91197" w:rsidP="59EAB294">
      <w:pPr>
        <w:pStyle w:val="Prrafodelista"/>
        <w:numPr>
          <w:ilvl w:val="0"/>
          <w:numId w:val="5"/>
        </w:numPr>
      </w:pPr>
      <w:r w:rsidRPr="00B71CC6">
        <w:rPr>
          <w:b/>
        </w:rPr>
        <w:t>Documento de requisitos:</w:t>
      </w:r>
      <w:r w:rsidR="579063CA" w:rsidRPr="59EAB294">
        <w:t xml:space="preserve"> documento que especifica las funciones, características, y comportamientos de un sistema o producto que se está desarrollando. Contiene ambos requisitos funcionales como no funcionales</w:t>
      </w:r>
      <w:r w:rsidR="1AFBAF7A" w:rsidRPr="59EAB294">
        <w:t>.  Se realizará una vez se termine el documento de visión.</w:t>
      </w:r>
    </w:p>
    <w:p w14:paraId="2522CE82" w14:textId="31B5B438" w:rsidR="14F91197" w:rsidRDefault="14F91197" w:rsidP="59EAB294">
      <w:pPr>
        <w:pStyle w:val="Prrafodelista"/>
        <w:numPr>
          <w:ilvl w:val="0"/>
          <w:numId w:val="5"/>
        </w:numPr>
      </w:pPr>
      <w:r w:rsidRPr="00B71CC6">
        <w:rPr>
          <w:b/>
        </w:rPr>
        <w:t>Plan de proyecto:</w:t>
      </w:r>
      <w:r w:rsidR="63FD3F47" w:rsidRPr="59EAB294">
        <w:t xml:space="preserve"> documento que contiene información sobre los objetivos del proyecto, los recursos necesarios, el cronograma de actividades, las dependencias entre tareas, los riesgos identificados y las estrategias de mitigación, entre otros aspectos. El plan de proyecto proporciona una guía detallada para el equipo de trabajo y las partes interesadas sobre cómo se ejecutará el proyecto de principio a fin. Se realizará una vez se termine el documento de visión.</w:t>
      </w:r>
    </w:p>
    <w:p w14:paraId="433DF120" w14:textId="2E0A0C02" w:rsidR="14F91197" w:rsidRDefault="14F91197" w:rsidP="59EAB294">
      <w:pPr>
        <w:pStyle w:val="Prrafodelista"/>
        <w:numPr>
          <w:ilvl w:val="0"/>
          <w:numId w:val="5"/>
        </w:numPr>
      </w:pPr>
      <w:r w:rsidRPr="00B71CC6">
        <w:rPr>
          <w:b/>
        </w:rPr>
        <w:t>Documentación de diseño:</w:t>
      </w:r>
      <w:r w:rsidR="66440FB9" w:rsidRPr="59EAB294">
        <w:t xml:space="preserve"> documento que describe la arquitectura, estructura, y comportamiento de un sistema o producto. Esta documentación incluye diagramas, especificaciones técnicas, decisiones de diseño, y cualquier otra información relevante que ayude a comprender cómo está diseñado el sistema y cómo funciona. Se realizará una vez se termine el documento de visión.</w:t>
      </w:r>
    </w:p>
    <w:p w14:paraId="265BCE14" w14:textId="41075A8B" w:rsidR="14F91197" w:rsidRDefault="14F91197" w:rsidP="59EAB294">
      <w:pPr>
        <w:pStyle w:val="Prrafodelista"/>
        <w:numPr>
          <w:ilvl w:val="0"/>
          <w:numId w:val="5"/>
        </w:numPr>
      </w:pPr>
      <w:r w:rsidRPr="00B71CC6">
        <w:rPr>
          <w:b/>
        </w:rPr>
        <w:t>Plan de pruebas de software:</w:t>
      </w:r>
      <w:r w:rsidR="6FA10DFE" w:rsidRPr="59EAB294">
        <w:t xml:space="preserve"> documento que describe la estrategia general y los enfoques específicos que se utilizarán para probar un sistema o producto de software. Incluye información sobre los objetivos de las pruebas, el alcance de las pruebas, los recursos necesarios, los criterios de aceptación, los procedimientos de prueba, los casos de prueba, y el cronograma de pruebas, entre otros aspectos.</w:t>
      </w:r>
      <w:r w:rsidR="5BCE1512" w:rsidRPr="59EAB294">
        <w:t xml:space="preserve"> Se realizará una vez se termine el documento de visión.</w:t>
      </w:r>
    </w:p>
    <w:p w14:paraId="189B344D" w14:textId="2CBD7705" w:rsidR="14F91197" w:rsidRDefault="14F91197" w:rsidP="59EAB294">
      <w:pPr>
        <w:pStyle w:val="Prrafodelista"/>
        <w:numPr>
          <w:ilvl w:val="0"/>
          <w:numId w:val="5"/>
        </w:numPr>
      </w:pPr>
      <w:r w:rsidRPr="00B71CC6">
        <w:rPr>
          <w:b/>
        </w:rPr>
        <w:lastRenderedPageBreak/>
        <w:t>Documento de despliegue:</w:t>
      </w:r>
      <w:r w:rsidR="05FEFE45" w:rsidRPr="59EAB294">
        <w:t xml:space="preserve"> documento que detalla los procedimientos y requisitos necesarios para instalar, configurar, implementar y poner en funcionamiento un sistema o aplicación en un entorno de producción.</w:t>
      </w:r>
      <w:r w:rsidR="24F5473A" w:rsidRPr="59EAB294">
        <w:t xml:space="preserve"> Se realizará una vez se termine el documento de diseño.</w:t>
      </w:r>
      <w:r w:rsidR="0035702B">
        <w:t xml:space="preserve"> </w:t>
      </w:r>
      <w:r w:rsidR="00033669">
        <w:t>Además,</w:t>
      </w:r>
      <w:r w:rsidR="0035702B">
        <w:t xml:space="preserve"> se incluirá en este toda la información necesaria respecto al mantenimiento del </w:t>
      </w:r>
      <w:r w:rsidR="00033669">
        <w:t>sistema</w:t>
      </w:r>
    </w:p>
    <w:p w14:paraId="19FB8DD0" w14:textId="6032D0B6" w:rsidR="14F91197" w:rsidRDefault="14F91197" w:rsidP="006E2AE7">
      <w:pPr>
        <w:pStyle w:val="Ttulo5"/>
      </w:pPr>
      <w:bookmarkStart w:id="414" w:name="_Toc1337551332"/>
      <w:bookmarkStart w:id="415" w:name="_Toc164120874"/>
      <w:r w:rsidRPr="59EAB294">
        <w:t>Manuales de usuario</w:t>
      </w:r>
      <w:bookmarkEnd w:id="414"/>
      <w:bookmarkEnd w:id="415"/>
    </w:p>
    <w:p w14:paraId="3EB285C8" w14:textId="039199D7" w:rsidR="6E7106D7" w:rsidRDefault="6E7106D7" w:rsidP="59EAB294">
      <w:r w:rsidRPr="59EAB294">
        <w:t xml:space="preserve">Los manuales de usuario se usarán para explicarle al usuario final como utilizar cada módulo y resolver dudas comunes que puedan llegar a surgir, cada manual se llevará a cabo una vez </w:t>
      </w:r>
      <w:r w:rsidR="006D6598" w:rsidRPr="59EAB294">
        <w:t>esté</w:t>
      </w:r>
      <w:r w:rsidRPr="59EAB294">
        <w:t xml:space="preserve"> ter</w:t>
      </w:r>
      <w:r w:rsidR="66C535D5" w:rsidRPr="59EAB294">
        <w:t>minado la construcción del módulo al que referencien</w:t>
      </w:r>
      <w:r w:rsidR="00572B17">
        <w:t>.</w:t>
      </w:r>
    </w:p>
    <w:p w14:paraId="5A537FE7" w14:textId="10B8F353" w:rsidR="6E7106D7" w:rsidRDefault="6E7106D7" w:rsidP="59EAB294">
      <w:pPr>
        <w:pStyle w:val="Prrafodelista"/>
        <w:numPr>
          <w:ilvl w:val="0"/>
          <w:numId w:val="4"/>
        </w:numPr>
      </w:pPr>
      <w:r w:rsidRPr="59EAB294">
        <w:rPr>
          <w:rFonts w:ascii="Calibri" w:eastAsia="Calibri" w:hAnsi="Calibri" w:cs="Calibri"/>
          <w:color w:val="000000" w:themeColor="text1"/>
        </w:rPr>
        <w:t>Manual de usuario - Integración con sistemas centrales</w:t>
      </w:r>
    </w:p>
    <w:p w14:paraId="226D8411" w14:textId="0E6B3F94" w:rsidR="6E7106D7" w:rsidRDefault="6E7106D7" w:rsidP="59EAB294">
      <w:pPr>
        <w:pStyle w:val="Prrafodelista"/>
        <w:numPr>
          <w:ilvl w:val="0"/>
          <w:numId w:val="4"/>
        </w:numPr>
        <w:rPr>
          <w:rFonts w:ascii="Calibri" w:eastAsia="Calibri" w:hAnsi="Calibri" w:cs="Calibri"/>
          <w:color w:val="000000" w:themeColor="text1"/>
        </w:rPr>
      </w:pPr>
      <w:r w:rsidRPr="59EAB294">
        <w:rPr>
          <w:rFonts w:ascii="Calibri" w:eastAsia="Calibri" w:hAnsi="Calibri" w:cs="Calibri"/>
          <w:color w:val="000000" w:themeColor="text1"/>
        </w:rPr>
        <w:t>Manual de usuario - Sistema de mensajería</w:t>
      </w:r>
    </w:p>
    <w:p w14:paraId="3FB58917" w14:textId="7918B796" w:rsidR="6E7106D7" w:rsidRDefault="6E7106D7" w:rsidP="59EAB294">
      <w:pPr>
        <w:pStyle w:val="Prrafodelista"/>
        <w:numPr>
          <w:ilvl w:val="0"/>
          <w:numId w:val="4"/>
        </w:numPr>
        <w:rPr>
          <w:rFonts w:ascii="Calibri" w:eastAsia="Calibri" w:hAnsi="Calibri" w:cs="Calibri"/>
          <w:color w:val="000000" w:themeColor="text1"/>
        </w:rPr>
      </w:pPr>
      <w:r w:rsidRPr="59EAB294">
        <w:rPr>
          <w:rFonts w:ascii="Calibri" w:eastAsia="Calibri" w:hAnsi="Calibri" w:cs="Calibri"/>
          <w:color w:val="000000" w:themeColor="text1"/>
        </w:rPr>
        <w:t>Manual de usuario - Gestión de usuarios</w:t>
      </w:r>
    </w:p>
    <w:p w14:paraId="42A6AE56" w14:textId="331790A7" w:rsidR="6E7106D7" w:rsidRDefault="6E7106D7" w:rsidP="59EAB294">
      <w:pPr>
        <w:pStyle w:val="Prrafodelista"/>
        <w:numPr>
          <w:ilvl w:val="0"/>
          <w:numId w:val="4"/>
        </w:numPr>
        <w:rPr>
          <w:rFonts w:ascii="Calibri" w:eastAsia="Calibri" w:hAnsi="Calibri" w:cs="Calibri"/>
          <w:color w:val="000000" w:themeColor="text1"/>
        </w:rPr>
      </w:pPr>
      <w:r w:rsidRPr="59EAB294">
        <w:rPr>
          <w:rFonts w:ascii="Calibri" w:eastAsia="Calibri" w:hAnsi="Calibri" w:cs="Calibri"/>
          <w:color w:val="000000" w:themeColor="text1"/>
        </w:rPr>
        <w:t>Manual de usuario - Sistema de geoposicionamiento</w:t>
      </w:r>
    </w:p>
    <w:p w14:paraId="2F37D90B" w14:textId="738CDB49" w:rsidR="6E7106D7" w:rsidRDefault="6E7106D7" w:rsidP="59EAB294">
      <w:pPr>
        <w:pStyle w:val="Prrafodelista"/>
        <w:numPr>
          <w:ilvl w:val="0"/>
          <w:numId w:val="4"/>
        </w:numPr>
        <w:rPr>
          <w:rFonts w:ascii="Calibri" w:eastAsia="Calibri" w:hAnsi="Calibri" w:cs="Calibri"/>
          <w:color w:val="000000" w:themeColor="text1"/>
        </w:rPr>
      </w:pPr>
      <w:r w:rsidRPr="59EAB294">
        <w:rPr>
          <w:rFonts w:ascii="Calibri" w:eastAsia="Calibri" w:hAnsi="Calibri" w:cs="Calibri"/>
          <w:color w:val="000000" w:themeColor="text1"/>
        </w:rPr>
        <w:t>Manual de usuario - Aplicaciones de usuario app de avisos y mensajería</w:t>
      </w:r>
    </w:p>
    <w:p w14:paraId="7A561C09" w14:textId="01E1D689" w:rsidR="6E7106D7" w:rsidRDefault="6E7106D7" w:rsidP="59EAB294">
      <w:pPr>
        <w:pStyle w:val="Prrafodelista"/>
        <w:numPr>
          <w:ilvl w:val="0"/>
          <w:numId w:val="4"/>
        </w:numPr>
        <w:rPr>
          <w:rFonts w:ascii="Calibri" w:eastAsia="Calibri" w:hAnsi="Calibri" w:cs="Calibri"/>
          <w:color w:val="000000" w:themeColor="text1"/>
        </w:rPr>
      </w:pPr>
      <w:r w:rsidRPr="59EAB294">
        <w:rPr>
          <w:rFonts w:ascii="Calibri" w:eastAsia="Calibri" w:hAnsi="Calibri" w:cs="Calibri"/>
          <w:color w:val="000000" w:themeColor="text1"/>
        </w:rPr>
        <w:t>Manual de usuario - Dashboard de seguimiento</w:t>
      </w:r>
    </w:p>
    <w:p w14:paraId="2EB4348B" w14:textId="4A3C1516" w:rsidR="6E7106D7" w:rsidRDefault="6E7106D7" w:rsidP="59EAB294">
      <w:pPr>
        <w:pStyle w:val="Prrafodelista"/>
        <w:numPr>
          <w:ilvl w:val="0"/>
          <w:numId w:val="4"/>
        </w:numPr>
        <w:rPr>
          <w:rFonts w:ascii="Calibri" w:eastAsia="Calibri" w:hAnsi="Calibri" w:cs="Calibri"/>
          <w:color w:val="000000" w:themeColor="text1"/>
        </w:rPr>
      </w:pPr>
      <w:r w:rsidRPr="59EAB294">
        <w:rPr>
          <w:rFonts w:ascii="Calibri" w:eastAsia="Calibri" w:hAnsi="Calibri" w:cs="Calibri"/>
          <w:color w:val="000000" w:themeColor="text1"/>
        </w:rPr>
        <w:t>Manual de usuario - Aplicaciones de usuario para la gestión de emergencias</w:t>
      </w:r>
    </w:p>
    <w:p w14:paraId="58882B39" w14:textId="2C9B7E67" w:rsidR="02D6F396" w:rsidRDefault="009871A6" w:rsidP="009F6B72">
      <w:pPr>
        <w:jc w:val="center"/>
      </w:pPr>
      <w:r>
        <w:rPr>
          <w:noProof/>
        </w:rPr>
        <w:drawing>
          <wp:inline distT="0" distB="0" distL="0" distR="0" wp14:anchorId="7E38BF3C" wp14:editId="1FE716B2">
            <wp:extent cx="4223982" cy="3073116"/>
            <wp:effectExtent l="0" t="0" r="5715" b="0"/>
            <wp:docPr id="1506067227" name="Imagen 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067227" name="Imagen 2" descr="Diagrama&#10;&#10;Descripción generada automáticamente"/>
                    <pic:cNvPicPr/>
                  </pic:nvPicPr>
                  <pic:blipFill>
                    <a:blip r:embed="rId32">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0" y="0"/>
                      <a:ext cx="4237915" cy="3083253"/>
                    </a:xfrm>
                    <a:prstGeom prst="rect">
                      <a:avLst/>
                    </a:prstGeom>
                  </pic:spPr>
                </pic:pic>
              </a:graphicData>
            </a:graphic>
          </wp:inline>
        </w:drawing>
      </w:r>
    </w:p>
    <w:p w14:paraId="609B92A0" w14:textId="28F337B6" w:rsidR="005C7E61" w:rsidRDefault="000D6FCB" w:rsidP="00C563EC">
      <w:pPr>
        <w:pStyle w:val="CitadeFiguras"/>
      </w:pPr>
      <w:bookmarkStart w:id="416" w:name="_Toc165126503"/>
      <w:r>
        <w:t xml:space="preserve">Diagrama WBS </w:t>
      </w:r>
      <w:r w:rsidR="009C5AF2">
        <w:t>de la documentación del proyecto</w:t>
      </w:r>
      <w:bookmarkEnd w:id="416"/>
    </w:p>
    <w:p w14:paraId="4E4C780F" w14:textId="5FE64FBC" w:rsidR="47E83407" w:rsidRDefault="47E83407" w:rsidP="003D02CD">
      <w:pPr>
        <w:pStyle w:val="Ttulo4"/>
      </w:pPr>
      <w:bookmarkStart w:id="417" w:name="_Toc1709708020"/>
      <w:bookmarkStart w:id="418" w:name="_Toc164120875"/>
      <w:r>
        <w:t>Análisis de los requisitos</w:t>
      </w:r>
      <w:bookmarkEnd w:id="417"/>
      <w:bookmarkEnd w:id="418"/>
    </w:p>
    <w:p w14:paraId="4364C31E" w14:textId="12039964" w:rsidR="20EDB635" w:rsidRDefault="20EDB635" w:rsidP="59EAB294">
      <w:r>
        <w:t>Durante esta etapa se llevará a cabo el análisis de los requisitos de cada módulo, estos se realizarán en</w:t>
      </w:r>
      <w:r w:rsidR="53B3B900">
        <w:t xml:space="preserve"> el siguiente orden</w:t>
      </w:r>
      <w:r w:rsidR="005525EC">
        <w:t xml:space="preserve"> y son</w:t>
      </w:r>
      <w:r w:rsidR="00BC486A">
        <w:t xml:space="preserve"> realizados por los empleados </w:t>
      </w:r>
      <w:r w:rsidR="0093583C">
        <w:t xml:space="preserve">de la matriz </w:t>
      </w:r>
      <w:r w:rsidR="0093583C">
        <w:fldChar w:fldCharType="begin"/>
      </w:r>
      <w:r w:rsidR="0093583C">
        <w:instrText xml:space="preserve"> REF _Ref165109742 \n \h </w:instrText>
      </w:r>
      <w:r w:rsidR="0093583C">
        <w:fldChar w:fldCharType="separate"/>
      </w:r>
      <w:r w:rsidR="00AB32F0">
        <w:t>1.14.3.2.2</w:t>
      </w:r>
      <w:r w:rsidR="0093583C">
        <w:fldChar w:fldCharType="end"/>
      </w:r>
      <w:r w:rsidR="53B3B900">
        <w:t>:</w:t>
      </w:r>
    </w:p>
    <w:p w14:paraId="2F8C44EC" w14:textId="22E22E37" w:rsidR="53B3B900" w:rsidRDefault="53B3B900" w:rsidP="59EAB294">
      <w:pPr>
        <w:pStyle w:val="Prrafodelista"/>
        <w:numPr>
          <w:ilvl w:val="0"/>
          <w:numId w:val="3"/>
        </w:numPr>
      </w:pPr>
      <w:r>
        <w:t>Integración con sistemas centrales, se empezará una vez el documento de requisitos esté hecho</w:t>
      </w:r>
      <w:r w:rsidR="00572B17">
        <w:t>.</w:t>
      </w:r>
    </w:p>
    <w:p w14:paraId="406766DC" w14:textId="736A21F4" w:rsidR="53B3B900" w:rsidRDefault="53B3B900" w:rsidP="59EAB294">
      <w:pPr>
        <w:pStyle w:val="Prrafodelista"/>
        <w:numPr>
          <w:ilvl w:val="0"/>
          <w:numId w:val="3"/>
        </w:numPr>
      </w:pPr>
      <w:r>
        <w:lastRenderedPageBreak/>
        <w:t xml:space="preserve">Sistema de mensajería, se empezará una vez </w:t>
      </w:r>
      <w:r w:rsidR="50030BC4">
        <w:t>la</w:t>
      </w:r>
      <w:r w:rsidR="2B8913E0">
        <w:t xml:space="preserve"> construcción del </w:t>
      </w:r>
      <w:r w:rsidR="4E97D3C7">
        <w:t>módulo</w:t>
      </w:r>
      <w:r w:rsidR="2B8913E0">
        <w:t xml:space="preserve"> de</w:t>
      </w:r>
      <w:r w:rsidR="50030BC4">
        <w:t xml:space="preserve"> integración con sistemas centrales este resuelta.</w:t>
      </w:r>
    </w:p>
    <w:p w14:paraId="319C3C14" w14:textId="145F6119" w:rsidR="53B3B900" w:rsidRDefault="53B3B900" w:rsidP="59EAB294">
      <w:pPr>
        <w:pStyle w:val="Prrafodelista"/>
        <w:numPr>
          <w:ilvl w:val="0"/>
          <w:numId w:val="3"/>
        </w:numPr>
      </w:pPr>
      <w:r>
        <w:t>Gestión de usuarios</w:t>
      </w:r>
      <w:r w:rsidR="6C94A2D2">
        <w:t xml:space="preserve">, se empezará cuando los requisitos de los dos módulos anteriores </w:t>
      </w:r>
      <w:r w:rsidR="0B7A3A07">
        <w:t>estén</w:t>
      </w:r>
      <w:r w:rsidR="6C94A2D2">
        <w:t xml:space="preserve"> terminados,</w:t>
      </w:r>
      <w:r w:rsidR="69EA0427">
        <w:t xml:space="preserve"> así como la construcción del sistema de mensajería.</w:t>
      </w:r>
    </w:p>
    <w:p w14:paraId="27B9EF1C" w14:textId="7DA0B0D8" w:rsidR="53B3B900" w:rsidRDefault="53B3B900" w:rsidP="59EAB294">
      <w:pPr>
        <w:pStyle w:val="Prrafodelista"/>
        <w:numPr>
          <w:ilvl w:val="0"/>
          <w:numId w:val="3"/>
        </w:numPr>
      </w:pPr>
      <w:r>
        <w:t>Sistema de geoposicionamiento</w:t>
      </w:r>
      <w:r w:rsidR="027396EE">
        <w:t>,</w:t>
      </w:r>
      <w:r w:rsidR="7FB77AE3">
        <w:t xml:space="preserve"> se empezará una vez la construcción del </w:t>
      </w:r>
      <w:r w:rsidR="2EAA4C26">
        <w:t>módulo</w:t>
      </w:r>
      <w:r w:rsidR="7FB77AE3">
        <w:t xml:space="preserve"> de </w:t>
      </w:r>
      <w:r w:rsidR="6F5B65D7">
        <w:t>gestión de usuarios</w:t>
      </w:r>
      <w:r w:rsidR="7FB77AE3">
        <w:t xml:space="preserve"> este resuelta.</w:t>
      </w:r>
    </w:p>
    <w:p w14:paraId="66A33738" w14:textId="014252B6" w:rsidR="53B3B900" w:rsidRDefault="53B3B900" w:rsidP="59EAB294">
      <w:pPr>
        <w:pStyle w:val="Prrafodelista"/>
        <w:numPr>
          <w:ilvl w:val="0"/>
          <w:numId w:val="3"/>
        </w:numPr>
        <w:rPr>
          <w:rFonts w:ascii="Calibri" w:eastAsia="Calibri" w:hAnsi="Calibri" w:cs="Calibri"/>
          <w:color w:val="000000" w:themeColor="text1"/>
        </w:rPr>
      </w:pPr>
      <w:r w:rsidRPr="59EAB294">
        <w:rPr>
          <w:rFonts w:ascii="Calibri" w:eastAsia="Calibri" w:hAnsi="Calibri" w:cs="Calibri"/>
          <w:color w:val="000000" w:themeColor="text1"/>
        </w:rPr>
        <w:t>Aplicaciones de usuario app de avisos y mensajería</w:t>
      </w:r>
      <w:r w:rsidR="60687E9F" w:rsidRPr="59EAB294">
        <w:rPr>
          <w:rFonts w:ascii="Calibri" w:eastAsia="Calibri" w:hAnsi="Calibri" w:cs="Calibri"/>
          <w:color w:val="000000" w:themeColor="text1"/>
        </w:rPr>
        <w:t xml:space="preserve">, </w:t>
      </w:r>
      <w:r w:rsidR="023AF155" w:rsidRPr="59EAB294">
        <w:rPr>
          <w:rFonts w:ascii="Calibri" w:eastAsia="Calibri" w:hAnsi="Calibri" w:cs="Calibri"/>
          <w:color w:val="000000" w:themeColor="text1"/>
        </w:rPr>
        <w:t xml:space="preserve">se llevará a cabo cuando se terminen los requisitos de módulos anteriores, así como la construcción del módulo de </w:t>
      </w:r>
      <w:r w:rsidR="2D51B1AE" w:rsidRPr="59EAB294">
        <w:rPr>
          <w:rFonts w:ascii="Calibri" w:eastAsia="Calibri" w:hAnsi="Calibri" w:cs="Calibri"/>
          <w:color w:val="000000" w:themeColor="text1"/>
        </w:rPr>
        <w:t>gestión de usuarios</w:t>
      </w:r>
      <w:r w:rsidR="023AF155" w:rsidRPr="59EAB294">
        <w:rPr>
          <w:rFonts w:ascii="Calibri" w:eastAsia="Calibri" w:hAnsi="Calibri" w:cs="Calibri"/>
          <w:color w:val="000000" w:themeColor="text1"/>
        </w:rPr>
        <w:t>.</w:t>
      </w:r>
    </w:p>
    <w:p w14:paraId="5E4C02B8" w14:textId="689A95E3" w:rsidR="53B3B900" w:rsidRDefault="53B3B900" w:rsidP="59EAB294">
      <w:pPr>
        <w:pStyle w:val="Prrafodelista"/>
        <w:numPr>
          <w:ilvl w:val="0"/>
          <w:numId w:val="3"/>
        </w:numPr>
        <w:rPr>
          <w:rFonts w:ascii="Calibri" w:eastAsia="Calibri" w:hAnsi="Calibri" w:cs="Calibri"/>
          <w:color w:val="000000" w:themeColor="text1"/>
        </w:rPr>
      </w:pPr>
      <w:r w:rsidRPr="59EAB294">
        <w:rPr>
          <w:rFonts w:ascii="Calibri" w:eastAsia="Calibri" w:hAnsi="Calibri" w:cs="Calibri"/>
          <w:color w:val="000000" w:themeColor="text1"/>
        </w:rPr>
        <w:t>Dashboard de seguimiento</w:t>
      </w:r>
      <w:r w:rsidR="0C760288" w:rsidRPr="59EAB294">
        <w:rPr>
          <w:rFonts w:ascii="Calibri" w:eastAsia="Calibri" w:hAnsi="Calibri" w:cs="Calibri"/>
          <w:color w:val="000000" w:themeColor="text1"/>
        </w:rPr>
        <w:t xml:space="preserve">, </w:t>
      </w:r>
      <w:r w:rsidR="2C0CF65E" w:rsidRPr="59EAB294">
        <w:rPr>
          <w:rFonts w:ascii="Calibri" w:eastAsia="Calibri" w:hAnsi="Calibri" w:cs="Calibri"/>
          <w:color w:val="000000" w:themeColor="text1"/>
        </w:rPr>
        <w:t xml:space="preserve">se llevará a cabo cuando se terminen los requisitos de los módulos de sistema de mensajería, gestión de usuarios y geoposicionamiento, </w:t>
      </w:r>
      <w:r w:rsidR="4EA21E63" w:rsidRPr="59EAB294">
        <w:rPr>
          <w:rFonts w:ascii="Calibri" w:eastAsia="Calibri" w:hAnsi="Calibri" w:cs="Calibri"/>
          <w:color w:val="000000" w:themeColor="text1"/>
        </w:rPr>
        <w:t>así</w:t>
      </w:r>
      <w:r w:rsidR="2C0CF65E" w:rsidRPr="59EAB294">
        <w:rPr>
          <w:rFonts w:ascii="Calibri" w:eastAsia="Calibri" w:hAnsi="Calibri" w:cs="Calibri"/>
          <w:color w:val="000000" w:themeColor="text1"/>
        </w:rPr>
        <w:t xml:space="preserve"> como la const</w:t>
      </w:r>
      <w:r w:rsidR="55DB2565" w:rsidRPr="59EAB294">
        <w:rPr>
          <w:rFonts w:ascii="Calibri" w:eastAsia="Calibri" w:hAnsi="Calibri" w:cs="Calibri"/>
          <w:color w:val="000000" w:themeColor="text1"/>
        </w:rPr>
        <w:t>rucción del sistema de geoposicionamiento.</w:t>
      </w:r>
    </w:p>
    <w:p w14:paraId="74B7700E" w14:textId="18B0BB93" w:rsidR="53B3B900" w:rsidRDefault="53B3B900" w:rsidP="59EAB294">
      <w:pPr>
        <w:pStyle w:val="Prrafodelista"/>
        <w:numPr>
          <w:ilvl w:val="0"/>
          <w:numId w:val="3"/>
        </w:numPr>
        <w:rPr>
          <w:rFonts w:ascii="Calibri" w:eastAsia="Calibri" w:hAnsi="Calibri" w:cs="Calibri"/>
          <w:color w:val="000000" w:themeColor="text1"/>
        </w:rPr>
      </w:pPr>
      <w:r w:rsidRPr="59EAB294">
        <w:rPr>
          <w:rFonts w:ascii="Calibri" w:eastAsia="Calibri" w:hAnsi="Calibri" w:cs="Calibri"/>
          <w:color w:val="000000" w:themeColor="text1"/>
        </w:rPr>
        <w:t>Aplicaciones de usuario para la gestión de emergencias</w:t>
      </w:r>
      <w:r w:rsidR="0A6E2F2D" w:rsidRPr="59EAB294">
        <w:rPr>
          <w:rFonts w:ascii="Calibri" w:eastAsia="Calibri" w:hAnsi="Calibri" w:cs="Calibri"/>
          <w:color w:val="000000" w:themeColor="text1"/>
        </w:rPr>
        <w:t xml:space="preserve">, </w:t>
      </w:r>
      <w:r w:rsidR="5796AA4D" w:rsidRPr="59EAB294">
        <w:rPr>
          <w:rFonts w:ascii="Calibri" w:eastAsia="Calibri" w:hAnsi="Calibri" w:cs="Calibri"/>
          <w:color w:val="000000" w:themeColor="text1"/>
        </w:rPr>
        <w:t>se llevará a cabo cuando se terminen los requisitos de la gestión de usuarios y la construcción del dashboard de seguimiento.</w:t>
      </w:r>
    </w:p>
    <w:p w14:paraId="03FEF0EF" w14:textId="32454C9B" w:rsidR="1E62BBD6" w:rsidRDefault="006E2AE7" w:rsidP="009F6B72">
      <w:pPr>
        <w:jc w:val="center"/>
        <w:rPr>
          <w:rFonts w:ascii="Calibri" w:eastAsia="Calibri" w:hAnsi="Calibri" w:cs="Calibri"/>
          <w:color w:val="000000" w:themeColor="text1"/>
        </w:rPr>
      </w:pPr>
      <w:r>
        <w:rPr>
          <w:rFonts w:ascii="Calibri" w:eastAsia="Calibri" w:hAnsi="Calibri" w:cs="Calibri"/>
          <w:noProof/>
          <w:color w:val="000000" w:themeColor="text1"/>
        </w:rPr>
        <w:drawing>
          <wp:inline distT="0" distB="0" distL="0" distR="0" wp14:anchorId="26BB5CFE" wp14:editId="0F0FE564">
            <wp:extent cx="4644390" cy="3667888"/>
            <wp:effectExtent l="0" t="0" r="3810" b="8890"/>
            <wp:docPr id="1049178043"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178043" name="Imagen 1" descr="Diagrama&#10;&#10;Descripción generada automáticamente"/>
                    <pic:cNvPicPr/>
                  </pic:nvPicPr>
                  <pic:blipFill>
                    <a:blip r:embed="rId33">
                      <a:clrChange>
                        <a:clrFrom>
                          <a:srgbClr val="FFFFFF"/>
                        </a:clrFrom>
                        <a:clrTo>
                          <a:srgbClr val="FFFFFF">
                            <a:alpha val="0"/>
                          </a:srgbClr>
                        </a:clrTo>
                      </a:clrChange>
                      <a:alphaModFix/>
                      <a:extLst>
                        <a:ext uri="{28A0092B-C50C-407E-A947-70E740481C1C}">
                          <a14:useLocalDpi xmlns:a14="http://schemas.microsoft.com/office/drawing/2010/main" val="0"/>
                        </a:ext>
                      </a:extLst>
                    </a:blip>
                    <a:stretch>
                      <a:fillRect/>
                    </a:stretch>
                  </pic:blipFill>
                  <pic:spPr>
                    <a:xfrm>
                      <a:off x="0" y="0"/>
                      <a:ext cx="4648391" cy="3671048"/>
                    </a:xfrm>
                    <a:prstGeom prst="rect">
                      <a:avLst/>
                    </a:prstGeom>
                  </pic:spPr>
                </pic:pic>
              </a:graphicData>
            </a:graphic>
          </wp:inline>
        </w:drawing>
      </w:r>
    </w:p>
    <w:p w14:paraId="050E0149" w14:textId="2D502E77" w:rsidR="005C7E61" w:rsidRDefault="008079B9" w:rsidP="00C563EC">
      <w:pPr>
        <w:pStyle w:val="CitadeFiguras"/>
      </w:pPr>
      <w:bookmarkStart w:id="419" w:name="_Toc165126504"/>
      <w:r>
        <w:t>Diagrama WBS del análisis de requisitos del proyecto</w:t>
      </w:r>
      <w:bookmarkEnd w:id="419"/>
    </w:p>
    <w:p w14:paraId="224C6834" w14:textId="66F0C558" w:rsidR="2D067D07" w:rsidRDefault="2D067D07" w:rsidP="003D02CD">
      <w:pPr>
        <w:pStyle w:val="Ttulo4"/>
      </w:pPr>
      <w:bookmarkStart w:id="420" w:name="_Toc1874639181"/>
      <w:bookmarkStart w:id="421" w:name="_Toc164120876"/>
      <w:r>
        <w:t>Diseño y arquitectura del software</w:t>
      </w:r>
      <w:bookmarkEnd w:id="420"/>
      <w:bookmarkEnd w:id="421"/>
    </w:p>
    <w:p w14:paraId="5368DB83" w14:textId="656FA79D" w:rsidR="39349239" w:rsidRDefault="39349239" w:rsidP="59EAB294">
      <w:r>
        <w:t xml:space="preserve">Durante esta etapa se llevará a cabo el diseño de cada módulo y la arquitectura de cada uno, </w:t>
      </w:r>
      <w:r w:rsidR="544C3FEA">
        <w:t xml:space="preserve">entendiendo como diseño la forma en la que se van a implementar los requisitos antes definidos y la </w:t>
      </w:r>
      <w:r w:rsidR="3563EF31">
        <w:t>arquitectura como la estructura global del conjunto de módulos y la relación entre ellos</w:t>
      </w:r>
      <w:r w:rsidR="22AD43E2">
        <w:t>:</w:t>
      </w:r>
    </w:p>
    <w:p w14:paraId="23C515BF" w14:textId="1D84D49D" w:rsidR="12D3BC95" w:rsidRDefault="12D3BC95" w:rsidP="59EAB294">
      <w:pPr>
        <w:pStyle w:val="Prrafodelista"/>
        <w:numPr>
          <w:ilvl w:val="0"/>
          <w:numId w:val="3"/>
        </w:numPr>
      </w:pPr>
      <w:r>
        <w:lastRenderedPageBreak/>
        <w:t xml:space="preserve">Integración con sistemas centrales, se empezará una vez el documento de diseño esté hecho, así como los requisitos del </w:t>
      </w:r>
      <w:r w:rsidR="00572B17">
        <w:t>módulo.</w:t>
      </w:r>
    </w:p>
    <w:p w14:paraId="446B30F6" w14:textId="46F73D62" w:rsidR="12D3BC95" w:rsidRDefault="12D3BC95" w:rsidP="59EAB294">
      <w:pPr>
        <w:pStyle w:val="Prrafodelista"/>
        <w:numPr>
          <w:ilvl w:val="0"/>
          <w:numId w:val="3"/>
        </w:numPr>
      </w:pPr>
      <w:r>
        <w:t>Sistema de mensajería, se empezará una vez l</w:t>
      </w:r>
      <w:r w:rsidR="64C1D4D3">
        <w:t>os requisitos del módulo hayan sido definidos</w:t>
      </w:r>
      <w:r w:rsidR="00572B17">
        <w:t>.</w:t>
      </w:r>
    </w:p>
    <w:p w14:paraId="1FBF9504" w14:textId="4E773A50" w:rsidR="12D3BC95" w:rsidRDefault="12D3BC95" w:rsidP="59EAB294">
      <w:pPr>
        <w:pStyle w:val="Prrafodelista"/>
        <w:numPr>
          <w:ilvl w:val="0"/>
          <w:numId w:val="3"/>
        </w:numPr>
      </w:pPr>
      <w:r>
        <w:t>Gestión de usuarios</w:t>
      </w:r>
      <w:r w:rsidR="50126040">
        <w:t>, se empezará una vez los requisitos del módulo hayan sido definidos</w:t>
      </w:r>
      <w:r w:rsidR="00572B17">
        <w:t>.</w:t>
      </w:r>
    </w:p>
    <w:p w14:paraId="18ABC34E" w14:textId="66909E0C" w:rsidR="12D3BC95" w:rsidRDefault="12D3BC95" w:rsidP="59EAB294">
      <w:pPr>
        <w:pStyle w:val="Prrafodelista"/>
        <w:numPr>
          <w:ilvl w:val="0"/>
          <w:numId w:val="3"/>
        </w:numPr>
      </w:pPr>
      <w:r>
        <w:t>Sistema de geoposicionamiento</w:t>
      </w:r>
      <w:r w:rsidR="15B35CC5">
        <w:t>, se empezará una vez los requisitos del módulo hayan sido definidos</w:t>
      </w:r>
      <w:r w:rsidR="00572B17">
        <w:t>.</w:t>
      </w:r>
    </w:p>
    <w:p w14:paraId="7DD3EF9C" w14:textId="7C58ED44" w:rsidR="12D3BC95" w:rsidRDefault="12D3BC95" w:rsidP="59EAB294">
      <w:pPr>
        <w:pStyle w:val="Prrafodelista"/>
        <w:numPr>
          <w:ilvl w:val="0"/>
          <w:numId w:val="3"/>
        </w:numPr>
      </w:pPr>
      <w:r w:rsidRPr="59EAB294">
        <w:rPr>
          <w:rFonts w:ascii="Calibri" w:eastAsia="Calibri" w:hAnsi="Calibri" w:cs="Calibri"/>
          <w:color w:val="000000" w:themeColor="text1"/>
        </w:rPr>
        <w:t>Aplicaciones de usuario app de avisos y mensajería</w:t>
      </w:r>
      <w:r w:rsidR="544EBBF6">
        <w:t>, se empezará una vez los requisitos del módulo hayan sido definidos</w:t>
      </w:r>
      <w:r w:rsidR="00572B17">
        <w:t>.</w:t>
      </w:r>
    </w:p>
    <w:p w14:paraId="69AC4D28" w14:textId="28ECBD8E" w:rsidR="12D3BC95" w:rsidRDefault="12D3BC95" w:rsidP="59EAB294">
      <w:pPr>
        <w:pStyle w:val="Prrafodelista"/>
        <w:numPr>
          <w:ilvl w:val="0"/>
          <w:numId w:val="3"/>
        </w:numPr>
      </w:pPr>
      <w:r w:rsidRPr="59EAB294">
        <w:rPr>
          <w:rFonts w:ascii="Calibri" w:eastAsia="Calibri" w:hAnsi="Calibri" w:cs="Calibri"/>
          <w:color w:val="000000" w:themeColor="text1"/>
        </w:rPr>
        <w:t>Dashboard de seguimiento</w:t>
      </w:r>
      <w:r w:rsidR="6F6CC20A">
        <w:t>, se empezará una vez los requisitos del módulo hayan sido definidos</w:t>
      </w:r>
      <w:r w:rsidR="00572B17">
        <w:t>.</w:t>
      </w:r>
    </w:p>
    <w:p w14:paraId="245F5CE1" w14:textId="643C86A9" w:rsidR="12D3BC95" w:rsidRDefault="12D3BC95" w:rsidP="59EAB294">
      <w:pPr>
        <w:pStyle w:val="Prrafodelista"/>
        <w:numPr>
          <w:ilvl w:val="0"/>
          <w:numId w:val="3"/>
        </w:numPr>
      </w:pPr>
      <w:r w:rsidRPr="59EAB294">
        <w:rPr>
          <w:rFonts w:ascii="Calibri" w:eastAsia="Calibri" w:hAnsi="Calibri" w:cs="Calibri"/>
          <w:color w:val="000000" w:themeColor="text1"/>
        </w:rPr>
        <w:t>Aplicaciones de usuario para la gestión de emergencias</w:t>
      </w:r>
      <w:r w:rsidR="10E5E795">
        <w:t>, se empezará una vez los requisitos del módulo hayan sido definidos</w:t>
      </w:r>
      <w:r w:rsidR="00572B17">
        <w:t>.</w:t>
      </w:r>
    </w:p>
    <w:p w14:paraId="7EFD17FA" w14:textId="02F9B027" w:rsidR="0093583C" w:rsidRDefault="0093583C" w:rsidP="0093583C">
      <w:pPr>
        <w:ind w:left="360"/>
      </w:pPr>
      <w:r>
        <w:t xml:space="preserve">Estas tareas están realizadas por los integrantes de </w:t>
      </w:r>
      <w:r w:rsidR="00ED6909">
        <w:t xml:space="preserve">la matriz </w:t>
      </w:r>
      <w:r w:rsidR="00ED6909">
        <w:fldChar w:fldCharType="begin"/>
      </w:r>
      <w:r w:rsidR="00ED6909">
        <w:instrText xml:space="preserve"> REF _Ref165109821 \n \h </w:instrText>
      </w:r>
      <w:r w:rsidR="00ED6909">
        <w:fldChar w:fldCharType="separate"/>
      </w:r>
      <w:r w:rsidR="00AB32F0">
        <w:t>1.14.3.2.3</w:t>
      </w:r>
      <w:r w:rsidR="00ED6909">
        <w:fldChar w:fldCharType="end"/>
      </w:r>
    </w:p>
    <w:p w14:paraId="6D9BCCBD" w14:textId="4E5EA96E" w:rsidR="65B02442" w:rsidRDefault="00080365" w:rsidP="006E313A">
      <w:pPr>
        <w:jc w:val="center"/>
      </w:pPr>
      <w:r>
        <w:rPr>
          <w:noProof/>
        </w:rPr>
        <w:drawing>
          <wp:inline distT="0" distB="0" distL="0" distR="0" wp14:anchorId="4602F239" wp14:editId="48398AB4">
            <wp:extent cx="3967025" cy="3132942"/>
            <wp:effectExtent l="0" t="0" r="0" b="0"/>
            <wp:docPr id="1596206361" name="Imagen 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206361" name="Imagen 3" descr="Diagrama&#10;&#10;Descripción generada automáticamente"/>
                    <pic:cNvPicPr/>
                  </pic:nvPicPr>
                  <pic:blipFill>
                    <a:blip r:embed="rId34">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0" y="0"/>
                      <a:ext cx="3970438" cy="3135637"/>
                    </a:xfrm>
                    <a:prstGeom prst="rect">
                      <a:avLst/>
                    </a:prstGeom>
                  </pic:spPr>
                </pic:pic>
              </a:graphicData>
            </a:graphic>
          </wp:inline>
        </w:drawing>
      </w:r>
    </w:p>
    <w:p w14:paraId="20802DA3" w14:textId="7EA75584" w:rsidR="005C7E61" w:rsidRDefault="00357E45" w:rsidP="00C563EC">
      <w:pPr>
        <w:pStyle w:val="CitadeFiguras"/>
      </w:pPr>
      <w:bookmarkStart w:id="422" w:name="_Toc165126505"/>
      <w:r>
        <w:t>Diagrama WBS del diseño y arquitectura del proyecto</w:t>
      </w:r>
      <w:bookmarkEnd w:id="422"/>
    </w:p>
    <w:p w14:paraId="74323445" w14:textId="4D3D5AAD" w:rsidR="67431AD3" w:rsidRDefault="67431AD3" w:rsidP="003D02CD">
      <w:pPr>
        <w:pStyle w:val="Ttulo4"/>
      </w:pPr>
      <w:bookmarkStart w:id="423" w:name="_Toc908058067"/>
      <w:bookmarkStart w:id="424" w:name="_Toc164120877"/>
      <w:r>
        <w:t>Pruebas y Depuración</w:t>
      </w:r>
      <w:bookmarkEnd w:id="423"/>
      <w:bookmarkEnd w:id="424"/>
    </w:p>
    <w:p w14:paraId="408CBFB7" w14:textId="2C855161" w:rsidR="441F57D1" w:rsidRDefault="441F57D1" w:rsidP="59EAB294">
      <w:r>
        <w:t xml:space="preserve">En esta fase se llevarán a cabo las pruebas diseñadas para cada módulo y el arreglo de cualquier error que se pudo llegar a haber cometido, está fase empezará una vez se termine </w:t>
      </w:r>
      <w:r w:rsidR="48BD2364">
        <w:t>la fase de construcción.</w:t>
      </w:r>
      <w:r w:rsidR="00ED6909">
        <w:t xml:space="preserve"> Están realizadas por los componentes de la matriz </w:t>
      </w:r>
      <w:r w:rsidR="00ED6909">
        <w:fldChar w:fldCharType="begin"/>
      </w:r>
      <w:r w:rsidR="00ED6909">
        <w:instrText xml:space="preserve"> REF _Ref165109867 \n \h </w:instrText>
      </w:r>
      <w:r w:rsidR="00ED6909">
        <w:fldChar w:fldCharType="separate"/>
      </w:r>
      <w:r w:rsidR="00AB32F0">
        <w:t>1.14.3.2.6</w:t>
      </w:r>
      <w:r w:rsidR="00ED6909">
        <w:fldChar w:fldCharType="end"/>
      </w:r>
    </w:p>
    <w:p w14:paraId="1E73E6EC" w14:textId="2AC6B5DE" w:rsidR="645A79C0" w:rsidRDefault="008905E8" w:rsidP="006E313A">
      <w:pPr>
        <w:jc w:val="center"/>
      </w:pPr>
      <w:r>
        <w:rPr>
          <w:noProof/>
        </w:rPr>
        <w:lastRenderedPageBreak/>
        <w:drawing>
          <wp:inline distT="0" distB="0" distL="0" distR="0" wp14:anchorId="7684C726" wp14:editId="56DA4EBE">
            <wp:extent cx="5400040" cy="4264660"/>
            <wp:effectExtent l="0" t="0" r="0" b="2540"/>
            <wp:docPr id="1778717647" name="Imagen 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717647" name="Imagen 4" descr="Diagrama&#10;&#10;Descripción generada automáticamente"/>
                    <pic:cNvPicPr/>
                  </pic:nvPicPr>
                  <pic:blipFill>
                    <a:blip r:embed="rId35">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0" y="0"/>
                      <a:ext cx="5400040" cy="4264660"/>
                    </a:xfrm>
                    <a:prstGeom prst="rect">
                      <a:avLst/>
                    </a:prstGeom>
                  </pic:spPr>
                </pic:pic>
              </a:graphicData>
            </a:graphic>
          </wp:inline>
        </w:drawing>
      </w:r>
    </w:p>
    <w:p w14:paraId="5F9B2A77" w14:textId="5DABF067" w:rsidR="00D7CF4D" w:rsidRDefault="00024E80" w:rsidP="00C563EC">
      <w:pPr>
        <w:pStyle w:val="CitadeFiguras"/>
      </w:pPr>
      <w:bookmarkStart w:id="425" w:name="_Toc165126506"/>
      <w:r>
        <w:t>Diagrama WBS de las pruebas y depuración del proyecto</w:t>
      </w:r>
      <w:bookmarkEnd w:id="425"/>
    </w:p>
    <w:p w14:paraId="05754310" w14:textId="456EF925" w:rsidR="48BD2364" w:rsidRDefault="48BD2364" w:rsidP="003D02CD">
      <w:pPr>
        <w:pStyle w:val="Ttulo4"/>
      </w:pPr>
      <w:bookmarkStart w:id="426" w:name="_Toc1603528064"/>
      <w:bookmarkStart w:id="427" w:name="_Toc164120878"/>
      <w:bookmarkStart w:id="428" w:name="_Ref165108240"/>
      <w:r>
        <w:t>Hardware</w:t>
      </w:r>
      <w:bookmarkEnd w:id="426"/>
      <w:bookmarkEnd w:id="427"/>
      <w:bookmarkEnd w:id="428"/>
    </w:p>
    <w:p w14:paraId="155AF157" w14:textId="5245E26F" w:rsidR="6C525DAF" w:rsidRDefault="6C525DAF" w:rsidP="59EAB294">
      <w:r>
        <w:t>En esta fase se llevará a cabo el pedido de del hardware necesario, así como la instalación de este en cada hospital necesario.</w:t>
      </w:r>
      <w:r w:rsidR="00ED6909">
        <w:t xml:space="preserve"> </w:t>
      </w:r>
      <w:r w:rsidR="001C0355">
        <w:t xml:space="preserve">Estas tareas están realizadas por los componentes de la matriz </w:t>
      </w:r>
      <w:r w:rsidR="001C0355">
        <w:fldChar w:fldCharType="begin"/>
      </w:r>
      <w:r w:rsidR="001C0355">
        <w:instrText xml:space="preserve"> REF _Ref165109931 \n \h </w:instrText>
      </w:r>
      <w:r w:rsidR="001C0355">
        <w:fldChar w:fldCharType="separate"/>
      </w:r>
      <w:r w:rsidR="00AB32F0">
        <w:t>1.14.3.2.7</w:t>
      </w:r>
      <w:r w:rsidR="001C0355">
        <w:fldChar w:fldCharType="end"/>
      </w:r>
    </w:p>
    <w:p w14:paraId="49971671" w14:textId="1A66BB53" w:rsidR="6C525DAF" w:rsidRDefault="6C525DAF" w:rsidP="59EAB294">
      <w:r>
        <w:t>Para cada hospital se instalarán los siguientes componentes:</w:t>
      </w:r>
    </w:p>
    <w:p w14:paraId="25B5C4C3" w14:textId="3BC66D38" w:rsidR="6C525DAF" w:rsidRDefault="6C525DAF" w:rsidP="59EAB294">
      <w:pPr>
        <w:pStyle w:val="Prrafodelista"/>
        <w:numPr>
          <w:ilvl w:val="0"/>
          <w:numId w:val="2"/>
        </w:numPr>
      </w:pPr>
      <w:r>
        <w:t xml:space="preserve">Switch y </w:t>
      </w:r>
      <w:r w:rsidR="00572B17">
        <w:t>router</w:t>
      </w:r>
    </w:p>
    <w:p w14:paraId="3ECE5DAC" w14:textId="37FBD7A0" w:rsidR="6C525DAF" w:rsidRDefault="6C525DAF" w:rsidP="59EAB294">
      <w:pPr>
        <w:pStyle w:val="Prrafodelista"/>
        <w:numPr>
          <w:ilvl w:val="0"/>
          <w:numId w:val="2"/>
        </w:numPr>
      </w:pPr>
      <w:r>
        <w:t>Configuración de los puntos de red</w:t>
      </w:r>
    </w:p>
    <w:p w14:paraId="1B901368" w14:textId="56910366" w:rsidR="6C525DAF" w:rsidRDefault="6C525DAF" w:rsidP="59EAB294">
      <w:pPr>
        <w:pStyle w:val="Prrafodelista"/>
        <w:numPr>
          <w:ilvl w:val="0"/>
          <w:numId w:val="2"/>
        </w:numPr>
      </w:pPr>
      <w:r>
        <w:t>Portátiles</w:t>
      </w:r>
    </w:p>
    <w:p w14:paraId="0D13E68C" w14:textId="4E1F7B7A" w:rsidR="6C525DAF" w:rsidRDefault="6C525DAF" w:rsidP="59EAB294">
      <w:pPr>
        <w:pStyle w:val="Prrafodelista"/>
        <w:numPr>
          <w:ilvl w:val="0"/>
          <w:numId w:val="2"/>
        </w:numPr>
      </w:pPr>
      <w:r>
        <w:t>Monitor de 45¨</w:t>
      </w:r>
    </w:p>
    <w:p w14:paraId="3478C283" w14:textId="74FCE109" w:rsidR="6C525DAF" w:rsidRDefault="6C525DAF" w:rsidP="59EAB294">
      <w:pPr>
        <w:pStyle w:val="Prrafodelista"/>
        <w:numPr>
          <w:ilvl w:val="0"/>
          <w:numId w:val="2"/>
        </w:numPr>
      </w:pPr>
      <w:r>
        <w:t>Teléfonos IPVOID</w:t>
      </w:r>
    </w:p>
    <w:p w14:paraId="1F647E10" w14:textId="03F39876" w:rsidR="6C525DAF" w:rsidRDefault="6C525DAF" w:rsidP="59EAB294">
      <w:r>
        <w:t>Aparte en el HUCA también se instalarán los siguientes componentes:</w:t>
      </w:r>
    </w:p>
    <w:p w14:paraId="61ED717F" w14:textId="1228D9E9" w:rsidR="6C525DAF" w:rsidRDefault="6C525DAF" w:rsidP="59EAB294">
      <w:pPr>
        <w:pStyle w:val="Prrafodelista"/>
        <w:numPr>
          <w:ilvl w:val="0"/>
          <w:numId w:val="1"/>
        </w:numPr>
      </w:pPr>
      <w:r>
        <w:t>Servidor central</w:t>
      </w:r>
    </w:p>
    <w:p w14:paraId="31203AA0" w14:textId="07D39AA5" w:rsidR="6C525DAF" w:rsidRDefault="6C525DAF" w:rsidP="59EAB294">
      <w:pPr>
        <w:pStyle w:val="Prrafodelista"/>
        <w:numPr>
          <w:ilvl w:val="0"/>
          <w:numId w:val="1"/>
        </w:numPr>
      </w:pPr>
      <w:r>
        <w:t>SAI de respaldo</w:t>
      </w:r>
    </w:p>
    <w:p w14:paraId="52BC1C45" w14:textId="22C758D4" w:rsidR="6C525DAF" w:rsidRDefault="6C525DAF" w:rsidP="59EAB294">
      <w:pPr>
        <w:pStyle w:val="Prrafodelista"/>
        <w:numPr>
          <w:ilvl w:val="0"/>
          <w:numId w:val="1"/>
        </w:numPr>
      </w:pPr>
      <w:r>
        <w:t>RACK de discos duros</w:t>
      </w:r>
    </w:p>
    <w:p w14:paraId="4604B2DA" w14:textId="7DA00C72" w:rsidR="00FD3287" w:rsidRDefault="6C525DAF" w:rsidP="000A7732">
      <w:pPr>
        <w:rPr>
          <w:noProof/>
        </w:rPr>
      </w:pPr>
      <w:r>
        <w:lastRenderedPageBreak/>
        <w:t>Por último, habrá que configurar los vehículos de cada zona para que puedan ser seguidos y registrados por el sistema de geoposicionamiento.</w:t>
      </w:r>
    </w:p>
    <w:p w14:paraId="52D70AF7" w14:textId="516245E7" w:rsidR="24C11C92" w:rsidRDefault="009D34F4" w:rsidP="00294D49">
      <w:pPr>
        <w:jc w:val="center"/>
      </w:pPr>
      <w:r>
        <w:rPr>
          <w:noProof/>
        </w:rPr>
        <w:drawing>
          <wp:inline distT="0" distB="0" distL="0" distR="0" wp14:anchorId="22851A42" wp14:editId="4A458539">
            <wp:extent cx="3183300" cy="7121236"/>
            <wp:effectExtent l="0" t="0" r="0" b="3810"/>
            <wp:docPr id="7820179"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0179" name="Imagen 1" descr="Diagrama&#10;&#10;Descripción generada automáticamente"/>
                    <pic:cNvPicPr/>
                  </pic:nvPicPr>
                  <pic:blipFill>
                    <a:blip r:embed="rId36" cstate="print">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0" y="0"/>
                      <a:ext cx="3192715" cy="7142298"/>
                    </a:xfrm>
                    <a:prstGeom prst="rect">
                      <a:avLst/>
                    </a:prstGeom>
                  </pic:spPr>
                </pic:pic>
              </a:graphicData>
            </a:graphic>
          </wp:inline>
        </w:drawing>
      </w:r>
    </w:p>
    <w:p w14:paraId="1AE3A777" w14:textId="441893F7" w:rsidR="00294D49" w:rsidRDefault="00D567B1" w:rsidP="00294D49">
      <w:pPr>
        <w:pStyle w:val="CitadeFiguras"/>
      </w:pPr>
      <w:bookmarkStart w:id="429" w:name="_Toc165126507"/>
      <w:r>
        <w:t>Diagrama WBS sobre la adquisición e instalación del hardware del proyecto</w:t>
      </w:r>
      <w:bookmarkEnd w:id="429"/>
    </w:p>
    <w:p w14:paraId="1DD488B5" w14:textId="25E14518" w:rsidR="00807857" w:rsidRDefault="00807857" w:rsidP="000A7732">
      <w:pPr>
        <w:pStyle w:val="CitadeFiguras"/>
        <w:numPr>
          <w:ilvl w:val="0"/>
          <w:numId w:val="0"/>
        </w:numPr>
        <w:jc w:val="both"/>
      </w:pPr>
    </w:p>
    <w:p w14:paraId="2EF4D314" w14:textId="336C54DF" w:rsidR="1CC8B152" w:rsidRDefault="1CC8B152" w:rsidP="003D02CD">
      <w:pPr>
        <w:pStyle w:val="Ttulo4"/>
      </w:pPr>
      <w:bookmarkStart w:id="430" w:name="_Toc1570092874"/>
      <w:bookmarkStart w:id="431" w:name="_Toc164120879"/>
      <w:r>
        <w:lastRenderedPageBreak/>
        <w:t>Construcción</w:t>
      </w:r>
      <w:bookmarkEnd w:id="430"/>
      <w:bookmarkEnd w:id="431"/>
    </w:p>
    <w:p w14:paraId="05865817" w14:textId="22D2C77A" w:rsidR="648556CB" w:rsidRDefault="2976793C" w:rsidP="648556CB">
      <w:r>
        <w:t xml:space="preserve">Esta fase es el groso del desarrollo del proyecto, en esta se llevará a cabo la construcción de los módulos en base al diseño y la arquitectura propuestos. </w:t>
      </w:r>
      <w:r w:rsidR="000A7732">
        <w:t>Los módulos serán realizados</w:t>
      </w:r>
      <w:r w:rsidR="3AA0A43E">
        <w:t xml:space="preserve"> </w:t>
      </w:r>
      <w:r w:rsidR="00922BF8">
        <w:t xml:space="preserve">por los integrantes </w:t>
      </w:r>
      <w:r w:rsidR="00EB234C">
        <w:t xml:space="preserve">de la matriz </w:t>
      </w:r>
      <w:r w:rsidR="00EB234C">
        <w:fldChar w:fldCharType="begin"/>
      </w:r>
      <w:r w:rsidR="00EB234C">
        <w:instrText xml:space="preserve"> REF _Ref165110056 \n \h </w:instrText>
      </w:r>
      <w:r w:rsidR="00EB234C">
        <w:fldChar w:fldCharType="separate"/>
      </w:r>
      <w:r w:rsidR="00AB32F0">
        <w:t>1.14.3.2.4</w:t>
      </w:r>
      <w:r w:rsidR="00EB234C">
        <w:fldChar w:fldCharType="end"/>
      </w:r>
      <w:r w:rsidR="00EB234C">
        <w:t xml:space="preserve"> y tienen</w:t>
      </w:r>
      <w:r w:rsidR="3AA0A43E">
        <w:t xml:space="preserve"> las siguientes funciones:</w:t>
      </w:r>
    </w:p>
    <w:p w14:paraId="79879E88" w14:textId="3E94AC17" w:rsidR="065D0880" w:rsidRDefault="065D0880" w:rsidP="003D02CD">
      <w:pPr>
        <w:pStyle w:val="Ttulo5"/>
      </w:pPr>
      <w:bookmarkStart w:id="432" w:name="_Toc991647291"/>
      <w:bookmarkStart w:id="433" w:name="_Toc164120880"/>
      <w:bookmarkStart w:id="434" w:name="_Ref165106044"/>
      <w:bookmarkStart w:id="435" w:name="_Ref165106061"/>
      <w:r>
        <w:t>Integración con sistemas centrales</w:t>
      </w:r>
      <w:r w:rsidR="428B768F">
        <w:t>:</w:t>
      </w:r>
      <w:bookmarkEnd w:id="432"/>
      <w:bookmarkEnd w:id="433"/>
      <w:bookmarkEnd w:id="434"/>
      <w:bookmarkEnd w:id="435"/>
      <w:r w:rsidR="428B768F">
        <w:t xml:space="preserve"> </w:t>
      </w:r>
    </w:p>
    <w:p w14:paraId="055D40B1" w14:textId="48D22B7E" w:rsidR="065D0880" w:rsidRDefault="428B768F" w:rsidP="00777473">
      <w:pPr>
        <w:pStyle w:val="Prrafodelista"/>
        <w:numPr>
          <w:ilvl w:val="0"/>
          <w:numId w:val="50"/>
        </w:numPr>
      </w:pPr>
      <w:r>
        <w:t>Conectividad bidireccional</w:t>
      </w:r>
    </w:p>
    <w:p w14:paraId="60B39B3F" w14:textId="2D327C94" w:rsidR="428B768F" w:rsidRDefault="428B768F" w:rsidP="00777473">
      <w:pPr>
        <w:pStyle w:val="Prrafodelista"/>
        <w:numPr>
          <w:ilvl w:val="0"/>
          <w:numId w:val="50"/>
        </w:numPr>
      </w:pPr>
      <w:r>
        <w:t xml:space="preserve">Seguridad y </w:t>
      </w:r>
      <w:r w:rsidR="681257C6">
        <w:t>Autenticación</w:t>
      </w:r>
    </w:p>
    <w:p w14:paraId="37BDB81E" w14:textId="706ADA2A" w:rsidR="428B768F" w:rsidRDefault="428B768F" w:rsidP="00777473">
      <w:pPr>
        <w:pStyle w:val="Prrafodelista"/>
        <w:numPr>
          <w:ilvl w:val="0"/>
          <w:numId w:val="50"/>
        </w:numPr>
      </w:pPr>
      <w:r>
        <w:t xml:space="preserve">Manejo de las </w:t>
      </w:r>
      <w:r w:rsidR="00572B17">
        <w:t>APIs</w:t>
      </w:r>
    </w:p>
    <w:p w14:paraId="7F639964" w14:textId="43EBEB4D" w:rsidR="428B768F" w:rsidRDefault="0D49D532" w:rsidP="00777473">
      <w:pPr>
        <w:pStyle w:val="Prrafodelista"/>
        <w:numPr>
          <w:ilvl w:val="0"/>
          <w:numId w:val="50"/>
        </w:numPr>
      </w:pPr>
      <w:r>
        <w:t>Integración</w:t>
      </w:r>
      <w:r w:rsidR="428B768F">
        <w:t xml:space="preserve"> del HIS</w:t>
      </w:r>
    </w:p>
    <w:p w14:paraId="2D3D348D" w14:textId="4D174326" w:rsidR="428B768F" w:rsidRDefault="5F9746B6" w:rsidP="00777473">
      <w:pPr>
        <w:pStyle w:val="Prrafodelista"/>
        <w:numPr>
          <w:ilvl w:val="0"/>
          <w:numId w:val="50"/>
        </w:numPr>
      </w:pPr>
      <w:r>
        <w:t>Sincronización</w:t>
      </w:r>
      <w:r w:rsidR="428B768F">
        <w:t xml:space="preserve"> de datos</w:t>
      </w:r>
    </w:p>
    <w:p w14:paraId="326FF687" w14:textId="2405BD9B" w:rsidR="4E669A4B" w:rsidRDefault="00D94A0D" w:rsidP="006E313A">
      <w:pPr>
        <w:ind w:left="348"/>
        <w:jc w:val="center"/>
      </w:pPr>
      <w:r>
        <w:rPr>
          <w:noProof/>
        </w:rPr>
        <w:drawing>
          <wp:inline distT="0" distB="0" distL="0" distR="0" wp14:anchorId="0AE8614A" wp14:editId="686C921F">
            <wp:extent cx="2495550" cy="4094124"/>
            <wp:effectExtent l="0" t="0" r="0" b="1905"/>
            <wp:docPr id="781628695" name="Imagen 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628695" name="Imagen 6" descr="Diagrama&#10;&#10;Descripción generada automáticamente"/>
                    <pic:cNvPicPr/>
                  </pic:nvPicPr>
                  <pic:blipFill>
                    <a:blip r:embed="rId37">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0" y="0"/>
                      <a:ext cx="2508707" cy="4115708"/>
                    </a:xfrm>
                    <a:prstGeom prst="rect">
                      <a:avLst/>
                    </a:prstGeom>
                  </pic:spPr>
                </pic:pic>
              </a:graphicData>
            </a:graphic>
          </wp:inline>
        </w:drawing>
      </w:r>
    </w:p>
    <w:p w14:paraId="089265DB" w14:textId="3E39385F" w:rsidR="005C7E61" w:rsidRDefault="006847EB" w:rsidP="00C563EC">
      <w:pPr>
        <w:pStyle w:val="CitadeFiguras"/>
      </w:pPr>
      <w:bookmarkStart w:id="436" w:name="_Toc165126508"/>
      <w:r>
        <w:t xml:space="preserve">Diagrama </w:t>
      </w:r>
      <w:r w:rsidR="00A930FC">
        <w:t>WBS</w:t>
      </w:r>
      <w:r>
        <w:t xml:space="preserve"> de la construcción del módulo </w:t>
      </w:r>
      <w:r w:rsidR="00C107A5">
        <w:t xml:space="preserve">de </w:t>
      </w:r>
      <w:r>
        <w:t>i</w:t>
      </w:r>
      <w:r w:rsidR="00ED715F">
        <w:t>ntegración con sistemas centrales</w:t>
      </w:r>
      <w:bookmarkEnd w:id="436"/>
    </w:p>
    <w:p w14:paraId="5F18F11B" w14:textId="77777777" w:rsidR="00DE06A9" w:rsidRDefault="00DE06A9">
      <w:pPr>
        <w:jc w:val="left"/>
        <w:rPr>
          <w:rFonts w:asciiTheme="majorHAnsi" w:eastAsiaTheme="majorEastAsia" w:hAnsiTheme="majorHAnsi" w:cstheme="majorBidi"/>
          <w:color w:val="000000" w:themeColor="text1"/>
        </w:rPr>
      </w:pPr>
      <w:bookmarkStart w:id="437" w:name="_Toc1393895705"/>
      <w:bookmarkStart w:id="438" w:name="_Toc164120881"/>
      <w:r>
        <w:br w:type="page"/>
      </w:r>
    </w:p>
    <w:p w14:paraId="6D17B7F6" w14:textId="761A0403" w:rsidR="065D0880" w:rsidRDefault="065D0880" w:rsidP="003D02CD">
      <w:pPr>
        <w:pStyle w:val="Ttulo5"/>
      </w:pPr>
      <w:r>
        <w:lastRenderedPageBreak/>
        <w:t>Sistema de mensajería</w:t>
      </w:r>
      <w:bookmarkEnd w:id="437"/>
      <w:bookmarkEnd w:id="438"/>
    </w:p>
    <w:p w14:paraId="045CE182" w14:textId="6CC227B5" w:rsidR="64EEBF03" w:rsidRDefault="64EEBF03" w:rsidP="00777473">
      <w:pPr>
        <w:pStyle w:val="Prrafodelista"/>
        <w:numPr>
          <w:ilvl w:val="0"/>
          <w:numId w:val="51"/>
        </w:numPr>
      </w:pPr>
      <w:r>
        <w:t xml:space="preserve">Extraer alertas del </w:t>
      </w:r>
      <w:r w:rsidR="032D9596">
        <w:t>middleware</w:t>
      </w:r>
    </w:p>
    <w:p w14:paraId="7ECB9BB7" w14:textId="32828994" w:rsidR="64EEBF03" w:rsidRDefault="64EEBF03" w:rsidP="00777473">
      <w:pPr>
        <w:pStyle w:val="Prrafodelista"/>
        <w:numPr>
          <w:ilvl w:val="0"/>
          <w:numId w:val="51"/>
        </w:numPr>
      </w:pPr>
      <w:r>
        <w:t>Extraer mensajes del middleware</w:t>
      </w:r>
    </w:p>
    <w:p w14:paraId="69DCB718" w14:textId="158E9D10" w:rsidR="64EEBF03" w:rsidRDefault="64EEBF03" w:rsidP="00777473">
      <w:pPr>
        <w:pStyle w:val="Prrafodelista"/>
        <w:numPr>
          <w:ilvl w:val="0"/>
          <w:numId w:val="51"/>
        </w:numPr>
      </w:pPr>
      <w:r>
        <w:t>Listado de conversaciones</w:t>
      </w:r>
    </w:p>
    <w:p w14:paraId="475BE232" w14:textId="65D99709" w:rsidR="64EEBF03" w:rsidRDefault="31654DA4" w:rsidP="00777473">
      <w:pPr>
        <w:pStyle w:val="Prrafodelista"/>
        <w:numPr>
          <w:ilvl w:val="0"/>
          <w:numId w:val="51"/>
        </w:numPr>
      </w:pPr>
      <w:r>
        <w:t>Validación</w:t>
      </w:r>
      <w:r w:rsidR="64EEBF03">
        <w:t xml:space="preserve"> del </w:t>
      </w:r>
      <w:r w:rsidR="63DD1925">
        <w:t>parámetro</w:t>
      </w:r>
      <w:r w:rsidR="64EEBF03">
        <w:t xml:space="preserve"> de </w:t>
      </w:r>
      <w:r w:rsidR="65BA5E11">
        <w:t>búsqueda</w:t>
      </w:r>
    </w:p>
    <w:p w14:paraId="748EC4F5" w14:textId="3B14CEC3" w:rsidR="64EEBF03" w:rsidRDefault="64EEBF03" w:rsidP="00777473">
      <w:pPr>
        <w:pStyle w:val="Prrafodelista"/>
        <w:numPr>
          <w:ilvl w:val="0"/>
          <w:numId w:val="51"/>
        </w:numPr>
      </w:pPr>
      <w:r>
        <w:t>Validar alerta</w:t>
      </w:r>
    </w:p>
    <w:p w14:paraId="32289537" w14:textId="31649689" w:rsidR="64EEBF03" w:rsidRDefault="64EEBF03" w:rsidP="00777473">
      <w:pPr>
        <w:pStyle w:val="Prrafodelista"/>
        <w:numPr>
          <w:ilvl w:val="0"/>
          <w:numId w:val="49"/>
        </w:numPr>
      </w:pPr>
      <w:r>
        <w:t>Enviar alerta</w:t>
      </w:r>
    </w:p>
    <w:p w14:paraId="24702C39" w14:textId="404A5FCC" w:rsidR="64EEBF03" w:rsidRDefault="64EEBF03" w:rsidP="00777473">
      <w:pPr>
        <w:pStyle w:val="Prrafodelista"/>
        <w:numPr>
          <w:ilvl w:val="0"/>
          <w:numId w:val="49"/>
        </w:numPr>
      </w:pPr>
      <w:r>
        <w:t>Listado de mensajes en una conversación</w:t>
      </w:r>
    </w:p>
    <w:p w14:paraId="3C8F4A89" w14:textId="4BCB1CBD" w:rsidR="64EEBF03" w:rsidRDefault="64EEBF03" w:rsidP="00777473">
      <w:pPr>
        <w:pStyle w:val="Prrafodelista"/>
        <w:numPr>
          <w:ilvl w:val="0"/>
          <w:numId w:val="49"/>
        </w:numPr>
      </w:pPr>
      <w:r>
        <w:t>Validar mensaje</w:t>
      </w:r>
    </w:p>
    <w:p w14:paraId="694A5F2A" w14:textId="41BF7207" w:rsidR="64EEBF03" w:rsidRDefault="00EB1AFD" w:rsidP="00777473">
      <w:pPr>
        <w:pStyle w:val="Prrafodelista"/>
        <w:numPr>
          <w:ilvl w:val="0"/>
          <w:numId w:val="49"/>
        </w:numPr>
      </w:pPr>
      <w:r>
        <w:t>Búsqueda</w:t>
      </w:r>
      <w:r w:rsidR="64EEBF03">
        <w:t xml:space="preserve"> de una conversación</w:t>
      </w:r>
    </w:p>
    <w:p w14:paraId="097B42A8" w14:textId="5A24CA7A" w:rsidR="64EEBF03" w:rsidRDefault="64EEBF03" w:rsidP="00777473">
      <w:pPr>
        <w:pStyle w:val="Prrafodelista"/>
        <w:numPr>
          <w:ilvl w:val="0"/>
          <w:numId w:val="49"/>
        </w:numPr>
      </w:pPr>
      <w:r>
        <w:t>Listado de alertas</w:t>
      </w:r>
    </w:p>
    <w:p w14:paraId="19CFD7AB" w14:textId="78ECAEE5" w:rsidR="64EEBF03" w:rsidRDefault="64EEBF03" w:rsidP="00777473">
      <w:pPr>
        <w:pStyle w:val="Prrafodelista"/>
        <w:numPr>
          <w:ilvl w:val="0"/>
          <w:numId w:val="49"/>
        </w:numPr>
      </w:pPr>
      <w:r>
        <w:t>Enviar mensaje</w:t>
      </w:r>
    </w:p>
    <w:p w14:paraId="51C0FED2" w14:textId="3CA1A112" w:rsidR="2C5B23E3" w:rsidRDefault="00A43439" w:rsidP="006E313A">
      <w:pPr>
        <w:ind w:left="348"/>
        <w:jc w:val="center"/>
      </w:pPr>
      <w:r>
        <w:rPr>
          <w:noProof/>
        </w:rPr>
        <w:drawing>
          <wp:inline distT="0" distB="0" distL="0" distR="0" wp14:anchorId="1FAD07BB" wp14:editId="6AE7B58C">
            <wp:extent cx="4619767" cy="3543596"/>
            <wp:effectExtent l="0" t="0" r="0" b="0"/>
            <wp:docPr id="1042585486" name="Imagen 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585486" name="Imagen 7" descr="Diagrama&#10;&#10;Descripción generada automáticamente"/>
                    <pic:cNvPicPr/>
                  </pic:nvPicPr>
                  <pic:blipFill>
                    <a:blip r:embed="rId38">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0" y="0"/>
                      <a:ext cx="4627253" cy="3549338"/>
                    </a:xfrm>
                    <a:prstGeom prst="rect">
                      <a:avLst/>
                    </a:prstGeom>
                  </pic:spPr>
                </pic:pic>
              </a:graphicData>
            </a:graphic>
          </wp:inline>
        </w:drawing>
      </w:r>
    </w:p>
    <w:p w14:paraId="16A46570" w14:textId="7E2B139A" w:rsidR="005C7E61" w:rsidRDefault="00E82FC0" w:rsidP="00C563EC">
      <w:pPr>
        <w:pStyle w:val="CitadeFiguras"/>
      </w:pPr>
      <w:bookmarkStart w:id="439" w:name="_Toc165126509"/>
      <w:r>
        <w:t xml:space="preserve">Diagrama WBS de la construcción del </w:t>
      </w:r>
      <w:r w:rsidR="00C107A5">
        <w:t>módulo de</w:t>
      </w:r>
      <w:r>
        <w:t xml:space="preserve"> s</w:t>
      </w:r>
      <w:r w:rsidR="00A930FC">
        <w:t>istema de mensajería</w:t>
      </w:r>
      <w:bookmarkEnd w:id="439"/>
    </w:p>
    <w:p w14:paraId="2120D5A9" w14:textId="77777777" w:rsidR="00DE06A9" w:rsidRDefault="00DE06A9">
      <w:pPr>
        <w:jc w:val="left"/>
        <w:rPr>
          <w:rFonts w:asciiTheme="majorHAnsi" w:eastAsiaTheme="majorEastAsia" w:hAnsiTheme="majorHAnsi" w:cstheme="majorBidi"/>
          <w:color w:val="000000" w:themeColor="text1"/>
        </w:rPr>
      </w:pPr>
      <w:bookmarkStart w:id="440" w:name="_Toc1205915964"/>
      <w:bookmarkStart w:id="441" w:name="_Toc164120882"/>
      <w:r>
        <w:br w:type="page"/>
      </w:r>
    </w:p>
    <w:p w14:paraId="6ABFF61B" w14:textId="18BCE16D" w:rsidR="065D0880" w:rsidRDefault="065D0880" w:rsidP="003D02CD">
      <w:pPr>
        <w:pStyle w:val="Ttulo5"/>
      </w:pPr>
      <w:r>
        <w:lastRenderedPageBreak/>
        <w:t>Gestión de usuarios</w:t>
      </w:r>
      <w:bookmarkEnd w:id="440"/>
      <w:bookmarkEnd w:id="441"/>
    </w:p>
    <w:p w14:paraId="20F6BDDE" w14:textId="7A192B43" w:rsidR="7D99B7F5" w:rsidRDefault="24037C4C" w:rsidP="00777473">
      <w:pPr>
        <w:pStyle w:val="Prrafodelista"/>
        <w:numPr>
          <w:ilvl w:val="0"/>
          <w:numId w:val="49"/>
        </w:numPr>
      </w:pPr>
      <w:r>
        <w:t xml:space="preserve">Visualizar historial </w:t>
      </w:r>
      <w:r w:rsidR="5C8C4A06">
        <w:t>clínico</w:t>
      </w:r>
    </w:p>
    <w:p w14:paraId="5E401473" w14:textId="537C5DCF" w:rsidR="24037C4C" w:rsidRDefault="24037C4C" w:rsidP="00777473">
      <w:pPr>
        <w:pStyle w:val="Prrafodelista"/>
        <w:numPr>
          <w:ilvl w:val="0"/>
          <w:numId w:val="49"/>
        </w:numPr>
      </w:pPr>
      <w:r>
        <w:t>Listado de citas</w:t>
      </w:r>
    </w:p>
    <w:p w14:paraId="632F2399" w14:textId="568BB06E" w:rsidR="24037C4C" w:rsidRDefault="24037C4C" w:rsidP="00777473">
      <w:pPr>
        <w:pStyle w:val="Prrafodelista"/>
        <w:numPr>
          <w:ilvl w:val="0"/>
          <w:numId w:val="49"/>
        </w:numPr>
      </w:pPr>
      <w:r>
        <w:t>Listado de pruebas</w:t>
      </w:r>
    </w:p>
    <w:p w14:paraId="4D481F0F" w14:textId="426A09DB" w:rsidR="24037C4C" w:rsidRDefault="24037C4C" w:rsidP="00777473">
      <w:pPr>
        <w:pStyle w:val="Prrafodelista"/>
        <w:numPr>
          <w:ilvl w:val="0"/>
          <w:numId w:val="49"/>
        </w:numPr>
      </w:pPr>
      <w:r>
        <w:t xml:space="preserve">Filtrar historial </w:t>
      </w:r>
      <w:r w:rsidR="335D3715">
        <w:t>clínico</w:t>
      </w:r>
      <w:r>
        <w:t xml:space="preserve"> por características</w:t>
      </w:r>
    </w:p>
    <w:p w14:paraId="53371E2E" w14:textId="4FCE418F" w:rsidR="24037C4C" w:rsidRDefault="24037C4C" w:rsidP="00777473">
      <w:pPr>
        <w:pStyle w:val="Prrafodelista"/>
        <w:numPr>
          <w:ilvl w:val="0"/>
          <w:numId w:val="49"/>
        </w:numPr>
      </w:pPr>
      <w:r>
        <w:t xml:space="preserve">Obtener </w:t>
      </w:r>
      <w:r w:rsidR="63A5E23D">
        <w:t>datos</w:t>
      </w:r>
      <w:r>
        <w:t xml:space="preserve"> de un historial clínico en concreto</w:t>
      </w:r>
    </w:p>
    <w:p w14:paraId="11A3AD1B" w14:textId="6DC4E79F" w:rsidR="24037C4C" w:rsidRDefault="4FE90E15" w:rsidP="00777473">
      <w:pPr>
        <w:pStyle w:val="Prrafodelista"/>
        <w:numPr>
          <w:ilvl w:val="0"/>
          <w:numId w:val="49"/>
        </w:numPr>
      </w:pPr>
      <w:r>
        <w:t>Visualización</w:t>
      </w:r>
      <w:r w:rsidR="24037C4C">
        <w:t xml:space="preserve"> de una cita especifica</w:t>
      </w:r>
    </w:p>
    <w:p w14:paraId="387FB57F" w14:textId="7F956FC2" w:rsidR="24037C4C" w:rsidRDefault="24037C4C" w:rsidP="00777473">
      <w:pPr>
        <w:pStyle w:val="Prrafodelista"/>
        <w:numPr>
          <w:ilvl w:val="0"/>
          <w:numId w:val="49"/>
        </w:numPr>
      </w:pPr>
      <w:r>
        <w:t xml:space="preserve">Filtrar historial </w:t>
      </w:r>
      <w:r w:rsidR="56881AED">
        <w:t>clínico</w:t>
      </w:r>
      <w:r>
        <w:t xml:space="preserve"> por usuario</w:t>
      </w:r>
    </w:p>
    <w:p w14:paraId="207AF0B8" w14:textId="02D300D9" w:rsidR="24037C4C" w:rsidRDefault="24037C4C" w:rsidP="00777473">
      <w:pPr>
        <w:pStyle w:val="Prrafodelista"/>
        <w:numPr>
          <w:ilvl w:val="0"/>
          <w:numId w:val="49"/>
        </w:numPr>
      </w:pPr>
      <w:r>
        <w:t>Obtener datos de una prueba en concreto</w:t>
      </w:r>
    </w:p>
    <w:p w14:paraId="58B3C789" w14:textId="25E904A7" w:rsidR="24037C4C" w:rsidRDefault="24037C4C" w:rsidP="00777473">
      <w:pPr>
        <w:pStyle w:val="Prrafodelista"/>
        <w:numPr>
          <w:ilvl w:val="0"/>
          <w:numId w:val="49"/>
        </w:numPr>
      </w:pPr>
      <w:r>
        <w:t xml:space="preserve">Filtrar citas por </w:t>
      </w:r>
      <w:r w:rsidR="1C7D4217">
        <w:t>características</w:t>
      </w:r>
    </w:p>
    <w:p w14:paraId="157F9F8D" w14:textId="46AA6095" w:rsidR="24037C4C" w:rsidRDefault="24037C4C" w:rsidP="00777473">
      <w:pPr>
        <w:pStyle w:val="Prrafodelista"/>
        <w:numPr>
          <w:ilvl w:val="0"/>
          <w:numId w:val="49"/>
        </w:numPr>
      </w:pPr>
      <w:r>
        <w:t xml:space="preserve">Validar filtros de historial </w:t>
      </w:r>
      <w:r w:rsidR="73C42D6D">
        <w:t>clínico</w:t>
      </w:r>
    </w:p>
    <w:p w14:paraId="27B42C8D" w14:textId="0F142D28" w:rsidR="24037C4C" w:rsidRDefault="73C42D6D" w:rsidP="00777473">
      <w:pPr>
        <w:pStyle w:val="Prrafodelista"/>
        <w:numPr>
          <w:ilvl w:val="0"/>
          <w:numId w:val="49"/>
        </w:numPr>
      </w:pPr>
      <w:r>
        <w:t>Visualización</w:t>
      </w:r>
      <w:r w:rsidR="24037C4C">
        <w:t xml:space="preserve"> de una prueba especifica</w:t>
      </w:r>
    </w:p>
    <w:p w14:paraId="6E541BF0" w14:textId="0BCA50F6" w:rsidR="24037C4C" w:rsidRDefault="24037C4C" w:rsidP="00777473">
      <w:pPr>
        <w:pStyle w:val="Prrafodelista"/>
        <w:numPr>
          <w:ilvl w:val="0"/>
          <w:numId w:val="49"/>
        </w:numPr>
      </w:pPr>
      <w:r>
        <w:t>Filtrar pruebas por características</w:t>
      </w:r>
    </w:p>
    <w:p w14:paraId="0A7974CB" w14:textId="2E57658B" w:rsidR="24037C4C" w:rsidRDefault="24037C4C" w:rsidP="00777473">
      <w:pPr>
        <w:pStyle w:val="Prrafodelista"/>
        <w:numPr>
          <w:ilvl w:val="0"/>
          <w:numId w:val="49"/>
        </w:numPr>
      </w:pPr>
      <w:r>
        <w:t>Validar filtros de citas</w:t>
      </w:r>
    </w:p>
    <w:p w14:paraId="38DA37EB" w14:textId="173B5692" w:rsidR="24037C4C" w:rsidRDefault="24037C4C" w:rsidP="00777473">
      <w:pPr>
        <w:pStyle w:val="Prrafodelista"/>
        <w:numPr>
          <w:ilvl w:val="0"/>
          <w:numId w:val="49"/>
        </w:numPr>
      </w:pPr>
      <w:r>
        <w:t>Validar filtros de pruebas</w:t>
      </w:r>
    </w:p>
    <w:p w14:paraId="0C94E569" w14:textId="7A8B4DD7" w:rsidR="001D3C46" w:rsidRDefault="001D3C46" w:rsidP="00777473">
      <w:pPr>
        <w:pStyle w:val="Prrafodelista"/>
        <w:numPr>
          <w:ilvl w:val="0"/>
          <w:numId w:val="49"/>
        </w:numPr>
      </w:pPr>
      <w:r>
        <w:t>Obtener datos de una cita en específico.</w:t>
      </w:r>
    </w:p>
    <w:p w14:paraId="7524F43B" w14:textId="41B7F326" w:rsidR="750D8292" w:rsidRDefault="00D405C4" w:rsidP="006E313A">
      <w:pPr>
        <w:ind w:left="348"/>
        <w:jc w:val="center"/>
      </w:pPr>
      <w:r>
        <w:rPr>
          <w:noProof/>
        </w:rPr>
        <w:drawing>
          <wp:inline distT="0" distB="0" distL="0" distR="0" wp14:anchorId="0420233C" wp14:editId="10415F06">
            <wp:extent cx="3381027" cy="4330450"/>
            <wp:effectExtent l="0" t="0" r="0" b="0"/>
            <wp:docPr id="1743856525" name="Imagen 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856525" name="Imagen 8" descr="Diagrama&#10;&#10;Descripción generada automáticamente"/>
                    <pic:cNvPicPr/>
                  </pic:nvPicPr>
                  <pic:blipFill>
                    <a:blip r:embed="rId39">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0" y="0"/>
                      <a:ext cx="3390758" cy="4342914"/>
                    </a:xfrm>
                    <a:prstGeom prst="rect">
                      <a:avLst/>
                    </a:prstGeom>
                  </pic:spPr>
                </pic:pic>
              </a:graphicData>
            </a:graphic>
          </wp:inline>
        </w:drawing>
      </w:r>
    </w:p>
    <w:p w14:paraId="3C003A12" w14:textId="0626965B" w:rsidR="005C7E61" w:rsidRDefault="00E060F7" w:rsidP="00C563EC">
      <w:pPr>
        <w:pStyle w:val="CitadeFiguras"/>
      </w:pPr>
      <w:bookmarkStart w:id="442" w:name="_Toc165126510"/>
      <w:r>
        <w:t>Diagrama WBS de la construcción d</w:t>
      </w:r>
      <w:r w:rsidR="00C107A5">
        <w:t xml:space="preserve">el módulo </w:t>
      </w:r>
      <w:r>
        <w:t>de g</w:t>
      </w:r>
      <w:r w:rsidR="00D705B0">
        <w:t>estión de Usuarios</w:t>
      </w:r>
      <w:bookmarkEnd w:id="442"/>
    </w:p>
    <w:p w14:paraId="2270E099" w14:textId="4F575C68" w:rsidR="065D0880" w:rsidRDefault="065D0880" w:rsidP="003D02CD">
      <w:pPr>
        <w:pStyle w:val="Ttulo5"/>
      </w:pPr>
      <w:bookmarkStart w:id="443" w:name="_Toc1560811991"/>
      <w:bookmarkStart w:id="444" w:name="_Toc164120883"/>
      <w:r>
        <w:lastRenderedPageBreak/>
        <w:t>Sistema de geoposicionamiento</w:t>
      </w:r>
      <w:bookmarkEnd w:id="443"/>
      <w:bookmarkEnd w:id="444"/>
    </w:p>
    <w:p w14:paraId="22494076" w14:textId="27C2A4C1" w:rsidR="5F7ACD54" w:rsidRDefault="5F7ACD54" w:rsidP="00777473">
      <w:pPr>
        <w:pStyle w:val="Prrafodelista"/>
        <w:numPr>
          <w:ilvl w:val="0"/>
          <w:numId w:val="52"/>
        </w:numPr>
      </w:pPr>
      <w:r>
        <w:t>Listado de vehículos en funcionamiento</w:t>
      </w:r>
    </w:p>
    <w:p w14:paraId="4A5B0546" w14:textId="7313B6FF" w:rsidR="5F7ACD54" w:rsidRDefault="5F7ACD54" w:rsidP="00777473">
      <w:pPr>
        <w:pStyle w:val="Prrafodelista"/>
        <w:numPr>
          <w:ilvl w:val="0"/>
          <w:numId w:val="52"/>
        </w:numPr>
      </w:pPr>
      <w:r>
        <w:t>Asignación de ambulancias en función de la proximidad y carga de trabajo</w:t>
      </w:r>
    </w:p>
    <w:p w14:paraId="2C5B1241" w14:textId="18FAFC6D" w:rsidR="5F7ACD54" w:rsidRDefault="5F7ACD54" w:rsidP="00777473">
      <w:pPr>
        <w:pStyle w:val="Prrafodelista"/>
        <w:numPr>
          <w:ilvl w:val="0"/>
          <w:numId w:val="52"/>
        </w:numPr>
      </w:pPr>
      <w:r>
        <w:t>Histórico de rutas</w:t>
      </w:r>
    </w:p>
    <w:p w14:paraId="189DFD4C" w14:textId="5F068077" w:rsidR="5F7ACD54" w:rsidRDefault="5F7ACD54" w:rsidP="00777473">
      <w:pPr>
        <w:pStyle w:val="Prrafodelista"/>
        <w:numPr>
          <w:ilvl w:val="0"/>
          <w:numId w:val="52"/>
        </w:numPr>
      </w:pPr>
      <w:r>
        <w:t>Listado de vehículos parados</w:t>
      </w:r>
    </w:p>
    <w:p w14:paraId="5D87B8D2" w14:textId="7979A293" w:rsidR="5F7ACD54" w:rsidRDefault="5F7ACD54" w:rsidP="00777473">
      <w:pPr>
        <w:pStyle w:val="Prrafodelista"/>
        <w:numPr>
          <w:ilvl w:val="0"/>
          <w:numId w:val="52"/>
        </w:numPr>
      </w:pPr>
      <w:r>
        <w:t>Informes de actividad y desempeño</w:t>
      </w:r>
    </w:p>
    <w:p w14:paraId="07ACA59E" w14:textId="7EF5E419" w:rsidR="5F7ACD54" w:rsidRDefault="5F7ACD54" w:rsidP="00777473">
      <w:pPr>
        <w:pStyle w:val="Prrafodelista"/>
        <w:numPr>
          <w:ilvl w:val="0"/>
          <w:numId w:val="52"/>
        </w:numPr>
      </w:pPr>
      <w:r>
        <w:t>Seguimiento en tiempo real de los vehículos</w:t>
      </w:r>
    </w:p>
    <w:p w14:paraId="053C3737" w14:textId="1AF5510B" w:rsidR="5F7ACD54" w:rsidRDefault="5F7ACD54" w:rsidP="00777473">
      <w:pPr>
        <w:pStyle w:val="Prrafodelista"/>
        <w:numPr>
          <w:ilvl w:val="0"/>
          <w:numId w:val="52"/>
        </w:numPr>
      </w:pPr>
      <w:r>
        <w:t>Comunicación con el centro de control</w:t>
      </w:r>
    </w:p>
    <w:p w14:paraId="4BBE2BAD" w14:textId="1C95B816" w:rsidR="2D77793E" w:rsidRDefault="5F7ACD54" w:rsidP="00777473">
      <w:pPr>
        <w:pStyle w:val="Prrafodelista"/>
        <w:numPr>
          <w:ilvl w:val="0"/>
          <w:numId w:val="52"/>
        </w:numPr>
      </w:pPr>
      <w:r>
        <w:t xml:space="preserve">Registro del mantenimiento de </w:t>
      </w:r>
      <w:r w:rsidR="00003187">
        <w:t>vehículos</w:t>
      </w:r>
    </w:p>
    <w:p w14:paraId="0F38AE73" w14:textId="0C8622CA" w:rsidR="5F7ACD54" w:rsidRDefault="5F7ACD54" w:rsidP="00777473">
      <w:pPr>
        <w:pStyle w:val="Prrafodelista"/>
        <w:numPr>
          <w:ilvl w:val="0"/>
          <w:numId w:val="52"/>
        </w:numPr>
      </w:pPr>
      <w:r>
        <w:t>Notificaciones de emergencias</w:t>
      </w:r>
    </w:p>
    <w:p w14:paraId="4D7E688B" w14:textId="31C64612" w:rsidR="5F7ACD54" w:rsidRDefault="5F7ACD54" w:rsidP="00777473">
      <w:pPr>
        <w:pStyle w:val="Prrafodelista"/>
        <w:numPr>
          <w:ilvl w:val="0"/>
          <w:numId w:val="52"/>
        </w:numPr>
      </w:pPr>
      <w:r>
        <w:t>Notificaciones a familiares</w:t>
      </w:r>
    </w:p>
    <w:p w14:paraId="19936B2E" w14:textId="23711C8D" w:rsidR="5AF88888" w:rsidRDefault="00600FFD" w:rsidP="005C7E61">
      <w:pPr>
        <w:ind w:left="348"/>
        <w:jc w:val="center"/>
      </w:pPr>
      <w:r>
        <w:rPr>
          <w:noProof/>
        </w:rPr>
        <w:drawing>
          <wp:inline distT="0" distB="0" distL="0" distR="0" wp14:anchorId="45611A79" wp14:editId="4C955136">
            <wp:extent cx="5104147" cy="657225"/>
            <wp:effectExtent l="0" t="0" r="1270" b="0"/>
            <wp:docPr id="694420121" name="Imagen 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420121" name="Imagen 9" descr="Diagrama&#10;&#10;Descripción generada automáticamente"/>
                    <pic:cNvPicPr/>
                  </pic:nvPicPr>
                  <pic:blipFill>
                    <a:blip r:embed="rId40" cstate="print">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0" y="0"/>
                      <a:ext cx="5256372" cy="676826"/>
                    </a:xfrm>
                    <a:prstGeom prst="rect">
                      <a:avLst/>
                    </a:prstGeom>
                  </pic:spPr>
                </pic:pic>
              </a:graphicData>
            </a:graphic>
          </wp:inline>
        </w:drawing>
      </w:r>
    </w:p>
    <w:p w14:paraId="14BC3F67" w14:textId="1867A2E3" w:rsidR="005C7E61" w:rsidRDefault="00AD641B" w:rsidP="00C563EC">
      <w:pPr>
        <w:pStyle w:val="CitadeFiguras"/>
      </w:pPr>
      <w:bookmarkStart w:id="445" w:name="_Toc165126511"/>
      <w:r>
        <w:t xml:space="preserve">Diagrama WBS de la construcción del </w:t>
      </w:r>
      <w:r w:rsidR="00C107A5">
        <w:t>módulo de</w:t>
      </w:r>
      <w:r>
        <w:t xml:space="preserve"> s</w:t>
      </w:r>
      <w:r w:rsidR="00BD1B9F">
        <w:t>istema de geoposicionamiento</w:t>
      </w:r>
      <w:bookmarkEnd w:id="445"/>
    </w:p>
    <w:p w14:paraId="2751AF68" w14:textId="77777777" w:rsidR="00DE06A9" w:rsidRDefault="00DE06A9">
      <w:pPr>
        <w:jc w:val="left"/>
        <w:rPr>
          <w:rFonts w:asciiTheme="majorHAnsi" w:eastAsiaTheme="majorEastAsia" w:hAnsiTheme="majorHAnsi" w:cstheme="majorBidi"/>
          <w:color w:val="000000" w:themeColor="text1"/>
        </w:rPr>
      </w:pPr>
      <w:bookmarkStart w:id="446" w:name="_Toc46370987"/>
      <w:bookmarkStart w:id="447" w:name="_Toc164120884"/>
      <w:r>
        <w:br w:type="page"/>
      </w:r>
    </w:p>
    <w:p w14:paraId="26E8EB0C" w14:textId="6335F054" w:rsidR="037ADDB7" w:rsidRDefault="065D0880" w:rsidP="003D02CD">
      <w:pPr>
        <w:pStyle w:val="Ttulo5"/>
      </w:pPr>
      <w:r>
        <w:lastRenderedPageBreak/>
        <w:t>Aplicaciones de usuario de app de avisos y mensajería</w:t>
      </w:r>
      <w:bookmarkEnd w:id="446"/>
      <w:bookmarkEnd w:id="447"/>
    </w:p>
    <w:p w14:paraId="67838CAC" w14:textId="77B3EF23" w:rsidR="2B7DFF80" w:rsidRDefault="4BBF60D0" w:rsidP="00777473">
      <w:pPr>
        <w:pStyle w:val="Prrafodelista"/>
        <w:numPr>
          <w:ilvl w:val="0"/>
          <w:numId w:val="55"/>
        </w:numPr>
      </w:pPr>
      <w:r>
        <w:t>Archivo de mensajes</w:t>
      </w:r>
    </w:p>
    <w:p w14:paraId="4C421580" w14:textId="55B8CAB7" w:rsidR="2B7DFF80" w:rsidRDefault="4BBF60D0" w:rsidP="00777473">
      <w:pPr>
        <w:pStyle w:val="Prrafodelista"/>
        <w:numPr>
          <w:ilvl w:val="0"/>
          <w:numId w:val="55"/>
        </w:numPr>
      </w:pPr>
      <w:r>
        <w:t>Histórico de alertas</w:t>
      </w:r>
    </w:p>
    <w:p w14:paraId="2CC93464" w14:textId="7EB7CA53" w:rsidR="2B7DFF80" w:rsidRDefault="4BBF60D0" w:rsidP="00777473">
      <w:pPr>
        <w:pStyle w:val="Prrafodelista"/>
        <w:numPr>
          <w:ilvl w:val="0"/>
          <w:numId w:val="55"/>
        </w:numPr>
      </w:pPr>
      <w:r>
        <w:t>Adición de mensajes</w:t>
      </w:r>
    </w:p>
    <w:p w14:paraId="53AC3C72" w14:textId="683A2579" w:rsidR="2B7DFF80" w:rsidRDefault="4BBF60D0" w:rsidP="00777473">
      <w:pPr>
        <w:pStyle w:val="Prrafodelista"/>
        <w:numPr>
          <w:ilvl w:val="0"/>
          <w:numId w:val="55"/>
        </w:numPr>
      </w:pPr>
      <w:r>
        <w:t>Listado de mensajes dentro de una conversación</w:t>
      </w:r>
    </w:p>
    <w:p w14:paraId="46C620A0" w14:textId="688A3212" w:rsidR="2B7DFF80" w:rsidRDefault="4BBF60D0" w:rsidP="00777473">
      <w:pPr>
        <w:pStyle w:val="Prrafodelista"/>
        <w:numPr>
          <w:ilvl w:val="0"/>
          <w:numId w:val="55"/>
        </w:numPr>
      </w:pPr>
      <w:r>
        <w:t>Creación de una conversación</w:t>
      </w:r>
    </w:p>
    <w:p w14:paraId="70635A3C" w14:textId="0DFB6B17" w:rsidR="2B7DFF80" w:rsidRDefault="4BBF60D0" w:rsidP="00777473">
      <w:pPr>
        <w:pStyle w:val="Prrafodelista"/>
        <w:numPr>
          <w:ilvl w:val="0"/>
          <w:numId w:val="55"/>
        </w:numPr>
      </w:pPr>
      <w:r>
        <w:t>Listado de alertas</w:t>
      </w:r>
    </w:p>
    <w:p w14:paraId="57238168" w14:textId="1CD94691" w:rsidR="2B7DFF80" w:rsidRDefault="4BBF60D0" w:rsidP="00777473">
      <w:pPr>
        <w:pStyle w:val="Prrafodelista"/>
        <w:numPr>
          <w:ilvl w:val="0"/>
          <w:numId w:val="55"/>
        </w:numPr>
      </w:pPr>
      <w:r>
        <w:t>Filtrado de alertas</w:t>
      </w:r>
    </w:p>
    <w:p w14:paraId="596CAFB9" w14:textId="7D23D1AC" w:rsidR="2B7DFF80" w:rsidRDefault="4BBF60D0" w:rsidP="00777473">
      <w:pPr>
        <w:pStyle w:val="Prrafodelista"/>
        <w:numPr>
          <w:ilvl w:val="0"/>
          <w:numId w:val="55"/>
        </w:numPr>
      </w:pPr>
      <w:r>
        <w:t>Notificaciones push para alertas</w:t>
      </w:r>
    </w:p>
    <w:p w14:paraId="3347CCA7" w14:textId="6A0236D3" w:rsidR="2B7DFF80" w:rsidRDefault="4BBF60D0" w:rsidP="00777473">
      <w:pPr>
        <w:pStyle w:val="Prrafodelista"/>
        <w:numPr>
          <w:ilvl w:val="0"/>
          <w:numId w:val="55"/>
        </w:numPr>
      </w:pPr>
      <w:r>
        <w:t>Listado de conversaciones</w:t>
      </w:r>
    </w:p>
    <w:p w14:paraId="71E38256" w14:textId="66EAFF61" w:rsidR="5CDAF3E8" w:rsidRDefault="4BBF60D0" w:rsidP="00777473">
      <w:pPr>
        <w:pStyle w:val="Prrafodelista"/>
        <w:numPr>
          <w:ilvl w:val="0"/>
          <w:numId w:val="55"/>
        </w:numPr>
      </w:pPr>
      <w:r>
        <w:t>Notificaciones push para mensajes</w:t>
      </w:r>
    </w:p>
    <w:p w14:paraId="0A21044D" w14:textId="06923D22" w:rsidR="64AEE2FB" w:rsidRDefault="00AE7752" w:rsidP="005C7E61">
      <w:pPr>
        <w:ind w:left="348"/>
        <w:jc w:val="center"/>
      </w:pPr>
      <w:r>
        <w:rPr>
          <w:noProof/>
        </w:rPr>
        <w:drawing>
          <wp:inline distT="0" distB="0" distL="0" distR="0" wp14:anchorId="333FE76B" wp14:editId="32571656">
            <wp:extent cx="5206621" cy="4197624"/>
            <wp:effectExtent l="0" t="0" r="0" b="0"/>
            <wp:docPr id="1953327881" name="Imagen 1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327881" name="Imagen 11" descr="Diagrama&#10;&#10;Descripción generada automáticamente"/>
                    <pic:cNvPicPr/>
                  </pic:nvPicPr>
                  <pic:blipFill>
                    <a:blip r:embed="rId41">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0" y="0"/>
                      <a:ext cx="5216397" cy="4205506"/>
                    </a:xfrm>
                    <a:prstGeom prst="rect">
                      <a:avLst/>
                    </a:prstGeom>
                  </pic:spPr>
                </pic:pic>
              </a:graphicData>
            </a:graphic>
          </wp:inline>
        </w:drawing>
      </w:r>
    </w:p>
    <w:p w14:paraId="3E98C4A1" w14:textId="63C95AB2" w:rsidR="005C7E61" w:rsidRDefault="00C107A5" w:rsidP="00C563EC">
      <w:pPr>
        <w:pStyle w:val="CitadeFiguras"/>
      </w:pPr>
      <w:bookmarkStart w:id="448" w:name="_Toc165126512"/>
      <w:r>
        <w:t xml:space="preserve">Diagrama </w:t>
      </w:r>
      <w:r w:rsidR="00BD1B9F">
        <w:t>WBS</w:t>
      </w:r>
      <w:r>
        <w:t xml:space="preserve"> de la construcción del módulo de a</w:t>
      </w:r>
      <w:r w:rsidR="00BD1B9F">
        <w:t>plicaciones de usuario de app de avisos y mensajería</w:t>
      </w:r>
      <w:bookmarkEnd w:id="448"/>
    </w:p>
    <w:p w14:paraId="030AE3CC" w14:textId="77777777" w:rsidR="00DE06A9" w:rsidRDefault="00DE06A9">
      <w:pPr>
        <w:jc w:val="left"/>
        <w:rPr>
          <w:rFonts w:asciiTheme="majorHAnsi" w:eastAsiaTheme="majorEastAsia" w:hAnsiTheme="majorHAnsi" w:cstheme="majorBidi"/>
          <w:color w:val="000000" w:themeColor="text1"/>
        </w:rPr>
      </w:pPr>
      <w:bookmarkStart w:id="449" w:name="_Toc1076417205"/>
      <w:bookmarkStart w:id="450" w:name="_Toc164120885"/>
      <w:r>
        <w:br w:type="page"/>
      </w:r>
    </w:p>
    <w:p w14:paraId="4AE94A44" w14:textId="2A4A64D4" w:rsidR="4BBF60D0" w:rsidRDefault="4BBF60D0" w:rsidP="003D02CD">
      <w:pPr>
        <w:pStyle w:val="Ttulo5"/>
      </w:pPr>
      <w:r>
        <w:lastRenderedPageBreak/>
        <w:t>Dashboard de seguimiento</w:t>
      </w:r>
      <w:bookmarkEnd w:id="449"/>
      <w:bookmarkEnd w:id="450"/>
    </w:p>
    <w:p w14:paraId="2873446B" w14:textId="7647D8EB" w:rsidR="19853319" w:rsidRDefault="4BBF60D0" w:rsidP="00777473">
      <w:pPr>
        <w:pStyle w:val="Prrafodelista"/>
        <w:numPr>
          <w:ilvl w:val="0"/>
          <w:numId w:val="55"/>
        </w:numPr>
      </w:pPr>
      <w:r>
        <w:t>Histórico de usuarios</w:t>
      </w:r>
    </w:p>
    <w:p w14:paraId="633D183C" w14:textId="1822EF04" w:rsidR="4BBF60D0" w:rsidRDefault="4BBF60D0" w:rsidP="00777473">
      <w:pPr>
        <w:pStyle w:val="Prrafodelista"/>
        <w:numPr>
          <w:ilvl w:val="0"/>
          <w:numId w:val="55"/>
        </w:numPr>
      </w:pPr>
      <w:r>
        <w:t>Histórico de alertas</w:t>
      </w:r>
    </w:p>
    <w:p w14:paraId="6E36EB19" w14:textId="15B01449" w:rsidR="4BBF60D0" w:rsidRDefault="4BBF60D0" w:rsidP="00777473">
      <w:pPr>
        <w:pStyle w:val="Prrafodelista"/>
        <w:numPr>
          <w:ilvl w:val="0"/>
          <w:numId w:val="55"/>
        </w:numPr>
      </w:pPr>
      <w:r>
        <w:t>Histórico de ubicaciones de los vehículos de emergencia</w:t>
      </w:r>
    </w:p>
    <w:p w14:paraId="125C6595" w14:textId="313F7F7D" w:rsidR="4BBF60D0" w:rsidRDefault="4BBF60D0" w:rsidP="00777473">
      <w:pPr>
        <w:pStyle w:val="Prrafodelista"/>
        <w:numPr>
          <w:ilvl w:val="0"/>
          <w:numId w:val="55"/>
        </w:numPr>
      </w:pPr>
      <w:r>
        <w:t>Listado de ubicaciones actuales de los vehículos de emergencia</w:t>
      </w:r>
    </w:p>
    <w:p w14:paraId="221BF56E" w14:textId="0E60FBB4" w:rsidR="4BBF60D0" w:rsidRDefault="4BBF60D0" w:rsidP="00777473">
      <w:pPr>
        <w:pStyle w:val="Prrafodelista"/>
        <w:numPr>
          <w:ilvl w:val="0"/>
          <w:numId w:val="55"/>
        </w:numPr>
      </w:pPr>
      <w:r>
        <w:t xml:space="preserve">Listado de clientes activos </w:t>
      </w:r>
    </w:p>
    <w:p w14:paraId="21BAD200" w14:textId="15197CB6" w:rsidR="4BBF60D0" w:rsidRDefault="4BBF60D0" w:rsidP="00777473">
      <w:pPr>
        <w:pStyle w:val="Prrafodelista"/>
        <w:numPr>
          <w:ilvl w:val="0"/>
          <w:numId w:val="55"/>
        </w:numPr>
      </w:pPr>
      <w:r>
        <w:t>Listado de alertas</w:t>
      </w:r>
    </w:p>
    <w:p w14:paraId="1D952C06" w14:textId="2AD8EC11" w:rsidR="4BBF60D0" w:rsidRDefault="4BBF60D0" w:rsidP="00777473">
      <w:pPr>
        <w:pStyle w:val="Prrafodelista"/>
        <w:numPr>
          <w:ilvl w:val="0"/>
          <w:numId w:val="55"/>
        </w:numPr>
      </w:pPr>
      <w:r>
        <w:t>Filtrado de clientes activos</w:t>
      </w:r>
    </w:p>
    <w:p w14:paraId="46A63F5D" w14:textId="2DB61CAC" w:rsidR="4BBF60D0" w:rsidRDefault="4BBF60D0" w:rsidP="00777473">
      <w:pPr>
        <w:pStyle w:val="Prrafodelista"/>
        <w:numPr>
          <w:ilvl w:val="0"/>
          <w:numId w:val="55"/>
        </w:numPr>
      </w:pPr>
      <w:r>
        <w:t>Filtrado de vehículos de emergencia</w:t>
      </w:r>
    </w:p>
    <w:p w14:paraId="6C11DD8F" w14:textId="672DA8FD" w:rsidR="4BBF60D0" w:rsidRDefault="4BBF60D0" w:rsidP="00777473">
      <w:pPr>
        <w:pStyle w:val="Prrafodelista"/>
        <w:numPr>
          <w:ilvl w:val="0"/>
          <w:numId w:val="55"/>
        </w:numPr>
      </w:pPr>
      <w:r>
        <w:t>Filtrado de alertas</w:t>
      </w:r>
    </w:p>
    <w:p w14:paraId="3746377F" w14:textId="7C0A359E" w:rsidR="2ED59D3C" w:rsidRDefault="00065BDA" w:rsidP="005C7E61">
      <w:pPr>
        <w:ind w:left="348"/>
        <w:jc w:val="center"/>
      </w:pPr>
      <w:r>
        <w:rPr>
          <w:noProof/>
        </w:rPr>
        <w:drawing>
          <wp:inline distT="0" distB="0" distL="0" distR="0" wp14:anchorId="2EB7F7E5" wp14:editId="286801F7">
            <wp:extent cx="4433454" cy="1777760"/>
            <wp:effectExtent l="0" t="0" r="5715" b="0"/>
            <wp:docPr id="480336239" name="Imagen 1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336239" name="Imagen 12" descr="Diagrama&#10;&#10;Descripción generada automáticamente"/>
                    <pic:cNvPicPr/>
                  </pic:nvPicPr>
                  <pic:blipFill>
                    <a:blip r:embed="rId42">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0" y="0"/>
                      <a:ext cx="4468164" cy="1791678"/>
                    </a:xfrm>
                    <a:prstGeom prst="rect">
                      <a:avLst/>
                    </a:prstGeom>
                  </pic:spPr>
                </pic:pic>
              </a:graphicData>
            </a:graphic>
          </wp:inline>
        </w:drawing>
      </w:r>
    </w:p>
    <w:p w14:paraId="06194BBD" w14:textId="3DBDDD8D" w:rsidR="005C7E61" w:rsidRDefault="00C1574E" w:rsidP="00BD1B9F">
      <w:pPr>
        <w:pStyle w:val="CitadeFiguras"/>
      </w:pPr>
      <w:bookmarkStart w:id="451" w:name="_Toc165126513"/>
      <w:r>
        <w:t>Diagrama WBS de la construcción del módulo de d</w:t>
      </w:r>
      <w:r w:rsidR="00BD1B9F">
        <w:t>ashboard de seguimiento</w:t>
      </w:r>
      <w:bookmarkEnd w:id="451"/>
    </w:p>
    <w:p w14:paraId="65177001" w14:textId="73AD4188" w:rsidR="4BBF60D0" w:rsidRDefault="4BBF60D0" w:rsidP="003D02CD">
      <w:pPr>
        <w:pStyle w:val="Ttulo5"/>
      </w:pPr>
      <w:bookmarkStart w:id="452" w:name="_Toc197247856"/>
      <w:bookmarkStart w:id="453" w:name="_Toc164120886"/>
      <w:r>
        <w:t>Aplicaciones de usuario para la gestión de emergencias</w:t>
      </w:r>
      <w:bookmarkEnd w:id="452"/>
      <w:bookmarkEnd w:id="453"/>
    </w:p>
    <w:p w14:paraId="591D294E" w14:textId="6659DF49" w:rsidR="2B7DFF80" w:rsidRDefault="7D3F1F8B" w:rsidP="00777473">
      <w:pPr>
        <w:pStyle w:val="Prrafodelista"/>
        <w:numPr>
          <w:ilvl w:val="0"/>
          <w:numId w:val="53"/>
        </w:numPr>
      </w:pPr>
      <w:r>
        <w:t>Visualización de emergencias activas</w:t>
      </w:r>
    </w:p>
    <w:p w14:paraId="70DF07B1" w14:textId="314615BB" w:rsidR="2B7DFF80" w:rsidRDefault="7D3F1F8B" w:rsidP="00777473">
      <w:pPr>
        <w:pStyle w:val="Prrafodelista"/>
        <w:numPr>
          <w:ilvl w:val="0"/>
          <w:numId w:val="53"/>
        </w:numPr>
      </w:pPr>
      <w:r>
        <w:t>Seguimiento de emergencias</w:t>
      </w:r>
    </w:p>
    <w:p w14:paraId="0BDF8432" w14:textId="6B272CA7" w:rsidR="2B7DFF80" w:rsidRDefault="7D3F1F8B" w:rsidP="00777473">
      <w:pPr>
        <w:pStyle w:val="Prrafodelista"/>
        <w:numPr>
          <w:ilvl w:val="0"/>
          <w:numId w:val="54"/>
        </w:numPr>
      </w:pPr>
      <w:r>
        <w:t>Asignaci</w:t>
      </w:r>
      <w:r w:rsidR="006D6598">
        <w:t>ó</w:t>
      </w:r>
      <w:r>
        <w:t>n de recursos para emergencias</w:t>
      </w:r>
    </w:p>
    <w:p w14:paraId="00D422FA" w14:textId="275F5CF8" w:rsidR="73E6B815" w:rsidRDefault="73E6B815" w:rsidP="00777473">
      <w:pPr>
        <w:pStyle w:val="Prrafodelista"/>
        <w:numPr>
          <w:ilvl w:val="0"/>
          <w:numId w:val="54"/>
        </w:numPr>
      </w:pPr>
      <w:r>
        <w:t>Comunicación con servicios externos</w:t>
      </w:r>
    </w:p>
    <w:p w14:paraId="4166EE83" w14:textId="501B625A" w:rsidR="73E6B815" w:rsidRDefault="73E6B815" w:rsidP="00777473">
      <w:pPr>
        <w:pStyle w:val="Prrafodelista"/>
        <w:numPr>
          <w:ilvl w:val="0"/>
          <w:numId w:val="54"/>
        </w:numPr>
      </w:pPr>
      <w:r>
        <w:t>Registro de emergencias</w:t>
      </w:r>
    </w:p>
    <w:p w14:paraId="1934399E" w14:textId="645AED88" w:rsidR="73E6B815" w:rsidRDefault="73E6B815" w:rsidP="00777473">
      <w:pPr>
        <w:pStyle w:val="Prrafodelista"/>
        <w:numPr>
          <w:ilvl w:val="0"/>
          <w:numId w:val="54"/>
        </w:numPr>
      </w:pPr>
      <w:r>
        <w:t>Informe de estado de emergencias</w:t>
      </w:r>
    </w:p>
    <w:p w14:paraId="4AA2950C" w14:textId="3701ABAC" w:rsidR="6292B294" w:rsidRDefault="73E6B815" w:rsidP="00777473">
      <w:pPr>
        <w:pStyle w:val="Prrafodelista"/>
        <w:numPr>
          <w:ilvl w:val="0"/>
          <w:numId w:val="54"/>
        </w:numPr>
      </w:pPr>
      <w:r>
        <w:t>Alertas de emergencias</w:t>
      </w:r>
    </w:p>
    <w:p w14:paraId="78E9216D" w14:textId="7F9A387F" w:rsidR="73E6B815" w:rsidRDefault="73E6B815" w:rsidP="00777473">
      <w:pPr>
        <w:pStyle w:val="Prrafodelista"/>
        <w:numPr>
          <w:ilvl w:val="0"/>
          <w:numId w:val="54"/>
        </w:numPr>
      </w:pPr>
      <w:r>
        <w:t>Gestión de recursos de emergencias</w:t>
      </w:r>
    </w:p>
    <w:p w14:paraId="33DA2D24" w14:textId="6046D509" w:rsidR="73E6B815" w:rsidRDefault="73E6B815" w:rsidP="00777473">
      <w:pPr>
        <w:pStyle w:val="Prrafodelista"/>
        <w:numPr>
          <w:ilvl w:val="0"/>
          <w:numId w:val="54"/>
        </w:numPr>
      </w:pPr>
      <w:r>
        <w:t>Comunicación con conductores de vehículos de transporte</w:t>
      </w:r>
    </w:p>
    <w:p w14:paraId="57C28A62" w14:textId="30B6F506" w:rsidR="73E6B815" w:rsidRDefault="73E6B815" w:rsidP="00777473">
      <w:pPr>
        <w:pStyle w:val="Prrafodelista"/>
        <w:numPr>
          <w:ilvl w:val="0"/>
          <w:numId w:val="54"/>
        </w:numPr>
      </w:pPr>
      <w:r>
        <w:t>Comunicación con clientes finales</w:t>
      </w:r>
    </w:p>
    <w:p w14:paraId="2591F446" w14:textId="5CDA9955" w:rsidR="369E7BA2" w:rsidRDefault="00700ABD" w:rsidP="005C7E61">
      <w:pPr>
        <w:ind w:left="348"/>
        <w:jc w:val="center"/>
      </w:pPr>
      <w:r>
        <w:rPr>
          <w:noProof/>
        </w:rPr>
        <w:drawing>
          <wp:inline distT="0" distB="0" distL="0" distR="0" wp14:anchorId="49394917" wp14:editId="78CB6B0A">
            <wp:extent cx="5400040" cy="1245870"/>
            <wp:effectExtent l="0" t="0" r="0" b="0"/>
            <wp:docPr id="252341044" name="Imagen 1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341044" name="Imagen 13" descr="Diagrama&#10;&#10;Descripción generada automáticamente"/>
                    <pic:cNvPicPr/>
                  </pic:nvPicPr>
                  <pic:blipFill>
                    <a:blip r:embed="rId43">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0" y="0"/>
                      <a:ext cx="5400040" cy="1245870"/>
                    </a:xfrm>
                    <a:prstGeom prst="rect">
                      <a:avLst/>
                    </a:prstGeom>
                  </pic:spPr>
                </pic:pic>
              </a:graphicData>
            </a:graphic>
          </wp:inline>
        </w:drawing>
      </w:r>
    </w:p>
    <w:p w14:paraId="582D0EE8" w14:textId="5210E91D" w:rsidR="005C7E61" w:rsidRDefault="00C1574E" w:rsidP="00C563EC">
      <w:pPr>
        <w:pStyle w:val="CitadeFiguras"/>
      </w:pPr>
      <w:bookmarkStart w:id="454" w:name="_Toc165126514"/>
      <w:r>
        <w:t xml:space="preserve">Diagrama </w:t>
      </w:r>
      <w:r w:rsidR="00E5364E">
        <w:t>WBS</w:t>
      </w:r>
      <w:r>
        <w:t xml:space="preserve"> de la construcción del módulo de a</w:t>
      </w:r>
      <w:r w:rsidR="00BD1B9F" w:rsidRPr="00BD1B9F">
        <w:t>plicaciones de usuario para la gestión de emergencias</w:t>
      </w:r>
      <w:bookmarkEnd w:id="454"/>
    </w:p>
    <w:p w14:paraId="41AA7A02" w14:textId="0CF5BEB7" w:rsidR="00610513" w:rsidRDefault="00610513" w:rsidP="00610513">
      <w:pPr>
        <w:pStyle w:val="Ttulo3"/>
      </w:pPr>
      <w:bookmarkStart w:id="455" w:name="_Toc165126199"/>
      <w:r>
        <w:lastRenderedPageBreak/>
        <w:t>PBS</w:t>
      </w:r>
      <w:bookmarkEnd w:id="455"/>
    </w:p>
    <w:p w14:paraId="7AD80D9E" w14:textId="7B1A1A76" w:rsidR="00610513" w:rsidRDefault="00610513" w:rsidP="00610513">
      <w:r>
        <w:t xml:space="preserve">A lo largo del apartado anterior hemos </w:t>
      </w:r>
      <w:r w:rsidR="00572B17">
        <w:t>desarrollado</w:t>
      </w:r>
      <w:r>
        <w:t xml:space="preserve"> la secuencia de tareas que se van a realizar a lo largo del proyecto para poder llevarlo a cabo, en este apartado vamos a desarrollar la lista de módulos que corresponden al producto.</w:t>
      </w:r>
    </w:p>
    <w:p w14:paraId="474057B8" w14:textId="77777777" w:rsidR="00476D3D" w:rsidRDefault="00DE29E5" w:rsidP="00476D3D">
      <w:pPr>
        <w:pStyle w:val="Ttulo4"/>
      </w:pPr>
      <w:r>
        <w:t xml:space="preserve">Documentos relacionados con el producto: </w:t>
      </w:r>
    </w:p>
    <w:p w14:paraId="4CB29547" w14:textId="7E7096C0" w:rsidR="00DE29E5" w:rsidRDefault="00DE29E5" w:rsidP="00476D3D">
      <w:r>
        <w:t xml:space="preserve">Todos los documentos que el cliente recibirá </w:t>
      </w:r>
      <w:r w:rsidR="00544017">
        <w:t xml:space="preserve">cuando se finalice el proyecto (manuales de usuarios, documentación de módulos, </w:t>
      </w:r>
      <w:r w:rsidR="00AC44C0">
        <w:t>documento de despliegue y mantenimiento).</w:t>
      </w:r>
      <w:r w:rsidR="00B5520E">
        <w:t xml:space="preserve"> Ver apartado </w:t>
      </w:r>
      <w:r w:rsidR="00B5520E">
        <w:fldChar w:fldCharType="begin"/>
      </w:r>
      <w:r w:rsidR="00B5520E">
        <w:instrText xml:space="preserve"> REF _Ref165109079 \n \h </w:instrText>
      </w:r>
      <w:r w:rsidR="00B5520E">
        <w:fldChar w:fldCharType="separate"/>
      </w:r>
      <w:r w:rsidR="00AB32F0">
        <w:t>1.15.1.2</w:t>
      </w:r>
      <w:r w:rsidR="00B5520E">
        <w:fldChar w:fldCharType="end"/>
      </w:r>
      <w:r w:rsidR="00B5520E">
        <w:t xml:space="preserve"> del WBS</w:t>
      </w:r>
    </w:p>
    <w:p w14:paraId="79F86982" w14:textId="4E6FC6AF" w:rsidR="00AC44C0" w:rsidRDefault="00AC44C0" w:rsidP="00385DB1">
      <w:pPr>
        <w:pStyle w:val="Ttulo4"/>
      </w:pPr>
      <w:r w:rsidRPr="00385DB1">
        <w:t>Módulo</w:t>
      </w:r>
      <w:r>
        <w:t xml:space="preserve"> de Sistema de mensajería</w:t>
      </w:r>
    </w:p>
    <w:p w14:paraId="0808EA18" w14:textId="72C2465E" w:rsidR="00476D3D" w:rsidRDefault="00AC44C0" w:rsidP="00476D3D">
      <w:pPr>
        <w:pStyle w:val="Ttulo5"/>
      </w:pPr>
      <w:r w:rsidRPr="00D438BD">
        <w:t xml:space="preserve">Submódulo de manejo de </w:t>
      </w:r>
      <w:r w:rsidR="00F854E0">
        <w:t>alertas</w:t>
      </w:r>
    </w:p>
    <w:p w14:paraId="27DBF528" w14:textId="4D6DCAC6" w:rsidR="00AC44C0" w:rsidRDefault="00AC44C0" w:rsidP="00476D3D">
      <w:r w:rsidRPr="00D438BD">
        <w:t xml:space="preserve"> </w:t>
      </w:r>
      <w:r w:rsidR="00D438BD" w:rsidRPr="00D438BD">
        <w:t>Submódulo que es resultado de la</w:t>
      </w:r>
      <w:r w:rsidR="00D438BD">
        <w:t xml:space="preserve"> ejecución de las tareas:</w:t>
      </w:r>
    </w:p>
    <w:p w14:paraId="4A17F39A" w14:textId="14C1BA1A" w:rsidR="00D438BD" w:rsidRDefault="00F854E0" w:rsidP="00476D3D">
      <w:pPr>
        <w:pStyle w:val="Prrafodelista"/>
        <w:numPr>
          <w:ilvl w:val="0"/>
          <w:numId w:val="107"/>
        </w:numPr>
      </w:pPr>
      <w:r>
        <w:t>Extraer alertas del middleware</w:t>
      </w:r>
    </w:p>
    <w:p w14:paraId="0E4E662A" w14:textId="7EA99955" w:rsidR="00F854E0" w:rsidRDefault="005E4C9D" w:rsidP="00476D3D">
      <w:pPr>
        <w:pStyle w:val="Prrafodelista"/>
        <w:numPr>
          <w:ilvl w:val="0"/>
          <w:numId w:val="107"/>
        </w:numPr>
      </w:pPr>
      <w:r>
        <w:t>Listar alertas</w:t>
      </w:r>
    </w:p>
    <w:p w14:paraId="5FCA4100" w14:textId="58B673B4" w:rsidR="005E4C9D" w:rsidRDefault="005E4C9D" w:rsidP="00476D3D">
      <w:pPr>
        <w:pStyle w:val="Prrafodelista"/>
        <w:numPr>
          <w:ilvl w:val="0"/>
          <w:numId w:val="107"/>
        </w:numPr>
      </w:pPr>
      <w:r>
        <w:t>Validar nueva alerta</w:t>
      </w:r>
    </w:p>
    <w:p w14:paraId="792F8537" w14:textId="08D098DB" w:rsidR="005E4C9D" w:rsidRDefault="005E4C9D" w:rsidP="00476D3D">
      <w:pPr>
        <w:pStyle w:val="Prrafodelista"/>
        <w:numPr>
          <w:ilvl w:val="0"/>
          <w:numId w:val="107"/>
        </w:numPr>
      </w:pPr>
      <w:r>
        <w:t>Crear nueva alerta</w:t>
      </w:r>
    </w:p>
    <w:p w14:paraId="6518BBD8" w14:textId="68D03895" w:rsidR="00476D3D" w:rsidRDefault="005E4C9D" w:rsidP="00476D3D">
      <w:pPr>
        <w:pStyle w:val="Ttulo5"/>
      </w:pPr>
      <w:r>
        <w:t>Submódulo de manejo de mensajes</w:t>
      </w:r>
    </w:p>
    <w:p w14:paraId="3F16475D" w14:textId="4670812F" w:rsidR="00F03638" w:rsidRDefault="005E4C9D" w:rsidP="00476D3D">
      <w:r>
        <w:t xml:space="preserve"> Submódulo que es resultado de la ejecución de las siguientes tareas</w:t>
      </w:r>
      <w:r w:rsidR="003F2AB7">
        <w:t>:</w:t>
      </w:r>
    </w:p>
    <w:p w14:paraId="54BC9B11" w14:textId="77777777" w:rsidR="00F03638" w:rsidRDefault="00F03638" w:rsidP="00476D3D">
      <w:pPr>
        <w:pStyle w:val="Prrafodelista"/>
        <w:numPr>
          <w:ilvl w:val="0"/>
          <w:numId w:val="108"/>
        </w:numPr>
      </w:pPr>
      <w:r>
        <w:t>Extraer mensajes del middleware</w:t>
      </w:r>
    </w:p>
    <w:p w14:paraId="6295C4AC" w14:textId="77777777" w:rsidR="00F03638" w:rsidRDefault="00F03638" w:rsidP="00476D3D">
      <w:pPr>
        <w:pStyle w:val="Prrafodelista"/>
        <w:numPr>
          <w:ilvl w:val="0"/>
          <w:numId w:val="108"/>
        </w:numPr>
      </w:pPr>
      <w:r>
        <w:t>Listado de conversaciones</w:t>
      </w:r>
    </w:p>
    <w:p w14:paraId="4C1E5F0E" w14:textId="494989B6" w:rsidR="00F03638" w:rsidRDefault="00F03638" w:rsidP="00476D3D">
      <w:pPr>
        <w:pStyle w:val="Prrafodelista"/>
        <w:numPr>
          <w:ilvl w:val="0"/>
          <w:numId w:val="108"/>
        </w:numPr>
      </w:pPr>
      <w:r>
        <w:t>Validación del parámetro de búsqueda</w:t>
      </w:r>
    </w:p>
    <w:p w14:paraId="44318729" w14:textId="77777777" w:rsidR="00F03638" w:rsidRDefault="00F03638" w:rsidP="00476D3D">
      <w:pPr>
        <w:pStyle w:val="Prrafodelista"/>
        <w:numPr>
          <w:ilvl w:val="0"/>
          <w:numId w:val="108"/>
        </w:numPr>
      </w:pPr>
      <w:r>
        <w:t>Listado de mensajes en una conversación</w:t>
      </w:r>
    </w:p>
    <w:p w14:paraId="3B1AF906" w14:textId="77777777" w:rsidR="00F03638" w:rsidRDefault="00F03638" w:rsidP="00476D3D">
      <w:pPr>
        <w:pStyle w:val="Prrafodelista"/>
        <w:numPr>
          <w:ilvl w:val="0"/>
          <w:numId w:val="108"/>
        </w:numPr>
      </w:pPr>
      <w:r>
        <w:t>Validar mensaje</w:t>
      </w:r>
    </w:p>
    <w:p w14:paraId="142CBFDE" w14:textId="54DF7765" w:rsidR="00F03638" w:rsidRDefault="00F03638" w:rsidP="00476D3D">
      <w:pPr>
        <w:pStyle w:val="Prrafodelista"/>
        <w:numPr>
          <w:ilvl w:val="0"/>
          <w:numId w:val="108"/>
        </w:numPr>
      </w:pPr>
      <w:r>
        <w:t>Búsqueda de una conversación</w:t>
      </w:r>
    </w:p>
    <w:p w14:paraId="6814A7E3" w14:textId="44F94E0D" w:rsidR="003F2AB7" w:rsidRDefault="00F03638" w:rsidP="00476D3D">
      <w:pPr>
        <w:pStyle w:val="Prrafodelista"/>
        <w:numPr>
          <w:ilvl w:val="0"/>
          <w:numId w:val="108"/>
        </w:numPr>
      </w:pPr>
      <w:r>
        <w:t>Enviar mensaje</w:t>
      </w:r>
    </w:p>
    <w:p w14:paraId="12F718E5" w14:textId="2E132808" w:rsidR="00476D3D" w:rsidRDefault="000D49F0" w:rsidP="00476D3D">
      <w:pPr>
        <w:pStyle w:val="Ttulo4"/>
      </w:pPr>
      <w:r>
        <w:t>Módulo de integración con sistemas centrales</w:t>
      </w:r>
    </w:p>
    <w:p w14:paraId="7AEC9443" w14:textId="7916781C" w:rsidR="000D49F0" w:rsidRDefault="000D49F0" w:rsidP="00476D3D">
      <w:pPr>
        <w:ind w:left="360"/>
      </w:pPr>
      <w:r>
        <w:t xml:space="preserve">Resultado de la finalización de las tareas del apartado </w:t>
      </w:r>
      <w:r>
        <w:fldChar w:fldCharType="begin"/>
      </w:r>
      <w:r>
        <w:instrText xml:space="preserve"> REF _Ref165106061 \n \h </w:instrText>
      </w:r>
      <w:r>
        <w:fldChar w:fldCharType="separate"/>
      </w:r>
      <w:r w:rsidR="00AB32F0">
        <w:t>1.15.1.7.1</w:t>
      </w:r>
      <w:r>
        <w:fldChar w:fldCharType="end"/>
      </w:r>
      <w:r>
        <w:t>.</w:t>
      </w:r>
    </w:p>
    <w:p w14:paraId="2CC4B307" w14:textId="4DA09E2B" w:rsidR="000D49F0" w:rsidRDefault="000D49F0" w:rsidP="00476D3D">
      <w:pPr>
        <w:pStyle w:val="Ttulo4"/>
      </w:pPr>
      <w:r>
        <w:t>Módulo de gestión de usuarios</w:t>
      </w:r>
    </w:p>
    <w:p w14:paraId="2FE25160" w14:textId="62338974" w:rsidR="00476D3D" w:rsidRDefault="001804C5" w:rsidP="00476D3D">
      <w:pPr>
        <w:pStyle w:val="Ttulo5"/>
      </w:pPr>
      <w:r w:rsidRPr="00E059D6">
        <w:t xml:space="preserve">Submódulo de manejo de </w:t>
      </w:r>
      <w:r w:rsidR="00E059D6" w:rsidRPr="00E059D6">
        <w:t>historiales</w:t>
      </w:r>
      <w:r w:rsidRPr="00E059D6">
        <w:t xml:space="preserve"> clínicos</w:t>
      </w:r>
    </w:p>
    <w:p w14:paraId="0E1715C2" w14:textId="7AC342B0" w:rsidR="001804C5" w:rsidRDefault="00E059D6" w:rsidP="00476D3D">
      <w:r w:rsidRPr="00E059D6">
        <w:t>Resultado de la ejecu</w:t>
      </w:r>
      <w:r>
        <w:t>ción de las siguientes tareas:</w:t>
      </w:r>
    </w:p>
    <w:p w14:paraId="1C8D2AE7" w14:textId="5E318809" w:rsidR="00E059D6" w:rsidRDefault="00E059D6" w:rsidP="00476D3D">
      <w:pPr>
        <w:pStyle w:val="Prrafodelista"/>
        <w:numPr>
          <w:ilvl w:val="0"/>
          <w:numId w:val="109"/>
        </w:numPr>
      </w:pPr>
      <w:r>
        <w:t>Visualizar historial clínico</w:t>
      </w:r>
    </w:p>
    <w:p w14:paraId="6EB3AFB7" w14:textId="77777777" w:rsidR="00E059D6" w:rsidRDefault="00E059D6" w:rsidP="00476D3D">
      <w:pPr>
        <w:pStyle w:val="Prrafodelista"/>
        <w:numPr>
          <w:ilvl w:val="0"/>
          <w:numId w:val="109"/>
        </w:numPr>
      </w:pPr>
      <w:r>
        <w:t>Filtrar historial clínico por características</w:t>
      </w:r>
    </w:p>
    <w:p w14:paraId="19F832D9" w14:textId="02F08151" w:rsidR="00E059D6" w:rsidRDefault="00E059D6" w:rsidP="00476D3D">
      <w:pPr>
        <w:pStyle w:val="Prrafodelista"/>
        <w:numPr>
          <w:ilvl w:val="0"/>
          <w:numId w:val="109"/>
        </w:numPr>
      </w:pPr>
      <w:r>
        <w:t>Obtener datos de un historial clínico en concreto</w:t>
      </w:r>
    </w:p>
    <w:p w14:paraId="62C4CA08" w14:textId="769A07B1" w:rsidR="00694D94" w:rsidRDefault="00E059D6" w:rsidP="00476D3D">
      <w:pPr>
        <w:pStyle w:val="Prrafodelista"/>
        <w:numPr>
          <w:ilvl w:val="0"/>
          <w:numId w:val="109"/>
        </w:numPr>
      </w:pPr>
      <w:r>
        <w:t>Filtrar historial clínico por usuario</w:t>
      </w:r>
    </w:p>
    <w:p w14:paraId="4620E265" w14:textId="6555C796" w:rsidR="00E059D6" w:rsidRDefault="00E059D6" w:rsidP="00694D94">
      <w:pPr>
        <w:jc w:val="left"/>
      </w:pPr>
    </w:p>
    <w:p w14:paraId="5526DDD8" w14:textId="012EB494" w:rsidR="00476D3D" w:rsidRDefault="00E059D6" w:rsidP="00476D3D">
      <w:pPr>
        <w:pStyle w:val="Ttulo5"/>
      </w:pPr>
      <w:r w:rsidRPr="00E059D6">
        <w:t>Submódulo de manejo de prueb</w:t>
      </w:r>
      <w:r>
        <w:t>as</w:t>
      </w:r>
    </w:p>
    <w:p w14:paraId="27E2233B" w14:textId="5B368205" w:rsidR="00E059D6" w:rsidRDefault="00E059D6" w:rsidP="00476D3D">
      <w:r>
        <w:t>Resultado de la ejecución de las siguientes tareas:</w:t>
      </w:r>
    </w:p>
    <w:p w14:paraId="5FCB22F1" w14:textId="77777777" w:rsidR="007E04D3" w:rsidRDefault="007E04D3" w:rsidP="00476D3D">
      <w:pPr>
        <w:pStyle w:val="Prrafodelista"/>
        <w:numPr>
          <w:ilvl w:val="0"/>
          <w:numId w:val="110"/>
        </w:numPr>
      </w:pPr>
      <w:r>
        <w:lastRenderedPageBreak/>
        <w:t>Listado de pruebas</w:t>
      </w:r>
    </w:p>
    <w:p w14:paraId="0F086ACB" w14:textId="77777777" w:rsidR="007E04D3" w:rsidRDefault="007E04D3" w:rsidP="00476D3D">
      <w:pPr>
        <w:pStyle w:val="Prrafodelista"/>
        <w:numPr>
          <w:ilvl w:val="0"/>
          <w:numId w:val="110"/>
        </w:numPr>
      </w:pPr>
      <w:r>
        <w:t>Obtener datos de una prueba en concreto</w:t>
      </w:r>
    </w:p>
    <w:p w14:paraId="50F5AF28" w14:textId="77777777" w:rsidR="007E04D3" w:rsidRDefault="007E04D3" w:rsidP="00476D3D">
      <w:pPr>
        <w:pStyle w:val="Prrafodelista"/>
        <w:numPr>
          <w:ilvl w:val="0"/>
          <w:numId w:val="110"/>
        </w:numPr>
      </w:pPr>
      <w:r>
        <w:t>Visualización de una prueba especifica</w:t>
      </w:r>
    </w:p>
    <w:p w14:paraId="7C4D8152" w14:textId="77777777" w:rsidR="007E04D3" w:rsidRDefault="007E04D3" w:rsidP="00476D3D">
      <w:pPr>
        <w:pStyle w:val="Prrafodelista"/>
        <w:numPr>
          <w:ilvl w:val="0"/>
          <w:numId w:val="110"/>
        </w:numPr>
      </w:pPr>
      <w:r>
        <w:t>Filtrar pruebas por características</w:t>
      </w:r>
    </w:p>
    <w:p w14:paraId="566CA87E" w14:textId="353E0AA4" w:rsidR="00694D94" w:rsidRDefault="002F38A3" w:rsidP="00476D3D">
      <w:pPr>
        <w:pStyle w:val="Prrafodelista"/>
        <w:numPr>
          <w:ilvl w:val="0"/>
          <w:numId w:val="110"/>
        </w:numPr>
      </w:pPr>
      <w:r>
        <w:t>Validar filtros de pruebas</w:t>
      </w:r>
    </w:p>
    <w:p w14:paraId="57EDB138" w14:textId="47688B97" w:rsidR="00476D3D" w:rsidRDefault="002F38A3" w:rsidP="00476D3D">
      <w:pPr>
        <w:pStyle w:val="Ttulo5"/>
      </w:pPr>
      <w:r>
        <w:t>Submódulo de manejo de citas</w:t>
      </w:r>
    </w:p>
    <w:p w14:paraId="47933F13" w14:textId="69A772D8" w:rsidR="002F38A3" w:rsidRDefault="002F38A3" w:rsidP="00476D3D">
      <w:r>
        <w:t>Resultado de la ejecución de las siguientes tare</w:t>
      </w:r>
      <w:r w:rsidR="00463E8C">
        <w:t>as:</w:t>
      </w:r>
    </w:p>
    <w:p w14:paraId="28EEF9E9" w14:textId="77777777" w:rsidR="001D3C46" w:rsidRDefault="001D3C46" w:rsidP="00476D3D">
      <w:pPr>
        <w:pStyle w:val="Prrafodelista"/>
        <w:numPr>
          <w:ilvl w:val="0"/>
          <w:numId w:val="111"/>
        </w:numPr>
      </w:pPr>
      <w:r>
        <w:t>Listado de citas</w:t>
      </w:r>
    </w:p>
    <w:p w14:paraId="72F63177" w14:textId="77777777" w:rsidR="001D3C46" w:rsidRDefault="001D3C46" w:rsidP="00476D3D">
      <w:pPr>
        <w:pStyle w:val="Prrafodelista"/>
        <w:numPr>
          <w:ilvl w:val="0"/>
          <w:numId w:val="111"/>
        </w:numPr>
      </w:pPr>
      <w:r>
        <w:t>Filtrar citas por características</w:t>
      </w:r>
    </w:p>
    <w:p w14:paraId="69D4898E" w14:textId="77777777" w:rsidR="001D3C46" w:rsidRDefault="001D3C46" w:rsidP="00476D3D">
      <w:pPr>
        <w:pStyle w:val="Prrafodelista"/>
        <w:numPr>
          <w:ilvl w:val="0"/>
          <w:numId w:val="111"/>
        </w:numPr>
      </w:pPr>
      <w:r>
        <w:t>Validar filtros de citas</w:t>
      </w:r>
    </w:p>
    <w:p w14:paraId="19ADF903" w14:textId="77777777" w:rsidR="001D3C46" w:rsidRDefault="001D3C46" w:rsidP="00476D3D">
      <w:pPr>
        <w:pStyle w:val="Prrafodelista"/>
        <w:numPr>
          <w:ilvl w:val="0"/>
          <w:numId w:val="111"/>
        </w:numPr>
      </w:pPr>
      <w:r>
        <w:t>Obtener datos de una cita en específico.</w:t>
      </w:r>
    </w:p>
    <w:p w14:paraId="46D437DC" w14:textId="1836B01B" w:rsidR="00463E8C" w:rsidRDefault="00254B68" w:rsidP="00476D3D">
      <w:pPr>
        <w:pStyle w:val="Ttulo4"/>
      </w:pPr>
      <w:r>
        <w:t>Módulo de sistema de geoposicionamiento</w:t>
      </w:r>
    </w:p>
    <w:p w14:paraId="1966D6A9" w14:textId="0625B97A" w:rsidR="00476D3D" w:rsidRDefault="00254B68" w:rsidP="00476D3D">
      <w:pPr>
        <w:pStyle w:val="Ttulo5"/>
      </w:pPr>
      <w:r>
        <w:t xml:space="preserve">Submódulo de </w:t>
      </w:r>
      <w:r w:rsidR="002C3A32">
        <w:t>gestión de vehículos</w:t>
      </w:r>
    </w:p>
    <w:p w14:paraId="096B9855" w14:textId="6FFB5E8A" w:rsidR="00254B68" w:rsidRDefault="005D2394" w:rsidP="00476D3D">
      <w:r>
        <w:t>Resultado de la finalización de las siguientes tareas:</w:t>
      </w:r>
    </w:p>
    <w:p w14:paraId="77E586D0" w14:textId="77777777" w:rsidR="002C3A32" w:rsidRDefault="002C3A32" w:rsidP="00476D3D">
      <w:pPr>
        <w:pStyle w:val="Prrafodelista"/>
        <w:numPr>
          <w:ilvl w:val="0"/>
          <w:numId w:val="112"/>
        </w:numPr>
      </w:pPr>
      <w:r>
        <w:t>Listado de vehículos en funcionamiento</w:t>
      </w:r>
    </w:p>
    <w:p w14:paraId="3B71D63F" w14:textId="77777777" w:rsidR="002C3A32" w:rsidRDefault="002C3A32" w:rsidP="00476D3D">
      <w:pPr>
        <w:pStyle w:val="Prrafodelista"/>
        <w:numPr>
          <w:ilvl w:val="0"/>
          <w:numId w:val="112"/>
        </w:numPr>
      </w:pPr>
      <w:r>
        <w:t>Asignación de ambulancias en función de la proximidad y carga de trabajo</w:t>
      </w:r>
    </w:p>
    <w:p w14:paraId="19350309" w14:textId="77777777" w:rsidR="002C3A32" w:rsidRDefault="002C3A32" w:rsidP="00476D3D">
      <w:pPr>
        <w:pStyle w:val="Prrafodelista"/>
        <w:numPr>
          <w:ilvl w:val="0"/>
          <w:numId w:val="112"/>
        </w:numPr>
      </w:pPr>
      <w:r>
        <w:t>Histórico de rutas</w:t>
      </w:r>
    </w:p>
    <w:p w14:paraId="21C22313" w14:textId="77777777" w:rsidR="002C3A32" w:rsidRDefault="002C3A32" w:rsidP="00476D3D">
      <w:pPr>
        <w:pStyle w:val="Prrafodelista"/>
        <w:numPr>
          <w:ilvl w:val="0"/>
          <w:numId w:val="112"/>
        </w:numPr>
      </w:pPr>
      <w:r>
        <w:t>Listado de vehículos parados</w:t>
      </w:r>
    </w:p>
    <w:p w14:paraId="2FC84939" w14:textId="77777777" w:rsidR="002C3A32" w:rsidRDefault="002C3A32" w:rsidP="00476D3D">
      <w:pPr>
        <w:pStyle w:val="Prrafodelista"/>
        <w:numPr>
          <w:ilvl w:val="0"/>
          <w:numId w:val="112"/>
        </w:numPr>
      </w:pPr>
      <w:r>
        <w:t>Informes de actividad y desempeño</w:t>
      </w:r>
    </w:p>
    <w:p w14:paraId="31ADE7D3" w14:textId="77777777" w:rsidR="002C3A32" w:rsidRDefault="002C3A32" w:rsidP="00476D3D">
      <w:pPr>
        <w:pStyle w:val="Prrafodelista"/>
        <w:numPr>
          <w:ilvl w:val="0"/>
          <w:numId w:val="112"/>
        </w:numPr>
      </w:pPr>
      <w:r>
        <w:t>Seguimiento en tiempo real de los vehículos</w:t>
      </w:r>
    </w:p>
    <w:p w14:paraId="77A35481" w14:textId="77777777" w:rsidR="002C3A32" w:rsidRDefault="002C3A32" w:rsidP="00476D3D">
      <w:pPr>
        <w:pStyle w:val="Prrafodelista"/>
        <w:numPr>
          <w:ilvl w:val="0"/>
          <w:numId w:val="112"/>
        </w:numPr>
      </w:pPr>
      <w:r>
        <w:t>Registro del mantenimiento de vehículos</w:t>
      </w:r>
    </w:p>
    <w:p w14:paraId="5ECA5A0C" w14:textId="660EE2C7" w:rsidR="00476D3D" w:rsidRDefault="002C3A32" w:rsidP="00476D3D">
      <w:pPr>
        <w:pStyle w:val="Ttulo5"/>
      </w:pPr>
      <w:r>
        <w:t>Submódulo de gestión de emergencias</w:t>
      </w:r>
    </w:p>
    <w:p w14:paraId="6B9C4F44" w14:textId="2A9CDCAB" w:rsidR="002C3A32" w:rsidRDefault="005D2394" w:rsidP="00476D3D">
      <w:r>
        <w:t>Resultado de la finalización de las siguientes tareas:</w:t>
      </w:r>
    </w:p>
    <w:p w14:paraId="54BF493E" w14:textId="77777777" w:rsidR="00A43D36" w:rsidRDefault="00A43D36" w:rsidP="00476D3D">
      <w:pPr>
        <w:pStyle w:val="Prrafodelista"/>
        <w:numPr>
          <w:ilvl w:val="0"/>
          <w:numId w:val="112"/>
        </w:numPr>
      </w:pPr>
      <w:r>
        <w:t>Comunicación con el centro de control</w:t>
      </w:r>
    </w:p>
    <w:p w14:paraId="4969C190" w14:textId="77777777" w:rsidR="00A43D36" w:rsidRDefault="00A43D36" w:rsidP="00476D3D">
      <w:pPr>
        <w:pStyle w:val="Prrafodelista"/>
        <w:numPr>
          <w:ilvl w:val="0"/>
          <w:numId w:val="112"/>
        </w:numPr>
      </w:pPr>
      <w:r>
        <w:t>Notificaciones de emergencias</w:t>
      </w:r>
    </w:p>
    <w:p w14:paraId="694A2342" w14:textId="77777777" w:rsidR="00A43D36" w:rsidRDefault="00A43D36" w:rsidP="00476D3D">
      <w:pPr>
        <w:pStyle w:val="Prrafodelista"/>
        <w:numPr>
          <w:ilvl w:val="0"/>
          <w:numId w:val="112"/>
        </w:numPr>
      </w:pPr>
      <w:r>
        <w:t>Notificaciones a familiares</w:t>
      </w:r>
    </w:p>
    <w:p w14:paraId="2110E408" w14:textId="29103BEA" w:rsidR="002C3A32" w:rsidRDefault="00D3540B" w:rsidP="00476D3D">
      <w:pPr>
        <w:pStyle w:val="Ttulo4"/>
      </w:pPr>
      <w:r>
        <w:t>Módulo de app de mensajería y alertas</w:t>
      </w:r>
    </w:p>
    <w:p w14:paraId="46BCE95B" w14:textId="538CAEEE" w:rsidR="00476D3D" w:rsidRDefault="00D3540B" w:rsidP="00476D3D">
      <w:pPr>
        <w:pStyle w:val="Ttulo5"/>
      </w:pPr>
      <w:r>
        <w:t xml:space="preserve">Submódulo </w:t>
      </w:r>
      <w:r w:rsidR="002E6C65">
        <w:t>de mensajería</w:t>
      </w:r>
    </w:p>
    <w:p w14:paraId="2B3FB527" w14:textId="48783603" w:rsidR="00D3540B" w:rsidRDefault="005D2394" w:rsidP="00476D3D">
      <w:r>
        <w:t>Resultado de la finalización de las siguientes tareas:</w:t>
      </w:r>
    </w:p>
    <w:p w14:paraId="29470693" w14:textId="77777777" w:rsidR="002E6C65" w:rsidRDefault="002E6C65" w:rsidP="00476D3D">
      <w:pPr>
        <w:pStyle w:val="Prrafodelista"/>
        <w:numPr>
          <w:ilvl w:val="0"/>
          <w:numId w:val="113"/>
        </w:numPr>
      </w:pPr>
      <w:r>
        <w:t>Archivo de mensajes</w:t>
      </w:r>
    </w:p>
    <w:p w14:paraId="24D3EC1A" w14:textId="77777777" w:rsidR="002E6C65" w:rsidRDefault="002E6C65" w:rsidP="00476D3D">
      <w:pPr>
        <w:pStyle w:val="Prrafodelista"/>
        <w:numPr>
          <w:ilvl w:val="0"/>
          <w:numId w:val="113"/>
        </w:numPr>
      </w:pPr>
      <w:r>
        <w:t>Adición de mensajes</w:t>
      </w:r>
    </w:p>
    <w:p w14:paraId="71156BD9" w14:textId="77777777" w:rsidR="002E6C65" w:rsidRDefault="002E6C65" w:rsidP="00476D3D">
      <w:pPr>
        <w:pStyle w:val="Prrafodelista"/>
        <w:numPr>
          <w:ilvl w:val="0"/>
          <w:numId w:val="113"/>
        </w:numPr>
      </w:pPr>
      <w:r>
        <w:t>Listado de mensajes dentro de una conversación</w:t>
      </w:r>
    </w:p>
    <w:p w14:paraId="5DD74BD5" w14:textId="77777777" w:rsidR="002E6C65" w:rsidRDefault="002E6C65" w:rsidP="00476D3D">
      <w:pPr>
        <w:pStyle w:val="Prrafodelista"/>
        <w:numPr>
          <w:ilvl w:val="0"/>
          <w:numId w:val="113"/>
        </w:numPr>
      </w:pPr>
      <w:r>
        <w:t>Creación de una conversación</w:t>
      </w:r>
    </w:p>
    <w:p w14:paraId="278508B7" w14:textId="77777777" w:rsidR="002E6C65" w:rsidRDefault="002E6C65" w:rsidP="00476D3D">
      <w:pPr>
        <w:pStyle w:val="Prrafodelista"/>
        <w:numPr>
          <w:ilvl w:val="0"/>
          <w:numId w:val="113"/>
        </w:numPr>
      </w:pPr>
      <w:r>
        <w:t>Listado de conversaciones</w:t>
      </w:r>
    </w:p>
    <w:p w14:paraId="6E4CC548" w14:textId="16EDBC97" w:rsidR="002E6C65" w:rsidRDefault="002E6C65" w:rsidP="00476D3D">
      <w:pPr>
        <w:pStyle w:val="Prrafodelista"/>
        <w:numPr>
          <w:ilvl w:val="0"/>
          <w:numId w:val="113"/>
        </w:numPr>
      </w:pPr>
      <w:r>
        <w:t>Notificaciones push para mensajes</w:t>
      </w:r>
    </w:p>
    <w:p w14:paraId="1E627D43" w14:textId="470E295B" w:rsidR="00476D3D" w:rsidRDefault="002E6C65" w:rsidP="00476D3D">
      <w:pPr>
        <w:pStyle w:val="Ttulo5"/>
      </w:pPr>
      <w:r>
        <w:t>Submódulo de alertas</w:t>
      </w:r>
    </w:p>
    <w:p w14:paraId="7798FA22" w14:textId="23A7C714" w:rsidR="00D3540B" w:rsidRDefault="005D2394" w:rsidP="00476D3D">
      <w:r>
        <w:t>Resultado de la finalización de las siguientes tareas:</w:t>
      </w:r>
    </w:p>
    <w:p w14:paraId="49118630" w14:textId="77777777" w:rsidR="002E6C65" w:rsidRDefault="002E6C65" w:rsidP="00476D3D">
      <w:pPr>
        <w:pStyle w:val="Prrafodelista"/>
        <w:numPr>
          <w:ilvl w:val="0"/>
          <w:numId w:val="114"/>
        </w:numPr>
      </w:pPr>
      <w:r>
        <w:lastRenderedPageBreak/>
        <w:t>Histórico de alertas</w:t>
      </w:r>
    </w:p>
    <w:p w14:paraId="4055C617" w14:textId="77777777" w:rsidR="002E6C65" w:rsidRDefault="002E6C65" w:rsidP="00476D3D">
      <w:pPr>
        <w:pStyle w:val="Prrafodelista"/>
        <w:numPr>
          <w:ilvl w:val="0"/>
          <w:numId w:val="114"/>
        </w:numPr>
      </w:pPr>
      <w:r>
        <w:t>Listado de alertas</w:t>
      </w:r>
    </w:p>
    <w:p w14:paraId="359D345A" w14:textId="77777777" w:rsidR="002E6C65" w:rsidRDefault="002E6C65" w:rsidP="00476D3D">
      <w:pPr>
        <w:pStyle w:val="Prrafodelista"/>
        <w:numPr>
          <w:ilvl w:val="0"/>
          <w:numId w:val="114"/>
        </w:numPr>
      </w:pPr>
      <w:r>
        <w:t>Filtrado de alertas</w:t>
      </w:r>
    </w:p>
    <w:p w14:paraId="408CAF2D" w14:textId="6B7FC305" w:rsidR="00515AF4" w:rsidRDefault="002E6C65" w:rsidP="00476D3D">
      <w:pPr>
        <w:pStyle w:val="Prrafodelista"/>
        <w:numPr>
          <w:ilvl w:val="0"/>
          <w:numId w:val="114"/>
        </w:numPr>
      </w:pPr>
      <w:r>
        <w:t>Notificaciones push para alertas</w:t>
      </w:r>
    </w:p>
    <w:p w14:paraId="0414A0E4" w14:textId="2965C031" w:rsidR="002E6C65" w:rsidRDefault="00515AF4" w:rsidP="00476D3D">
      <w:pPr>
        <w:pStyle w:val="Ttulo4"/>
      </w:pPr>
      <w:r>
        <w:t>Dashboard de seguimiento</w:t>
      </w:r>
    </w:p>
    <w:p w14:paraId="1135E4F0" w14:textId="17CD33F0" w:rsidR="00476D3D" w:rsidRDefault="00ED2C93" w:rsidP="00476D3D">
      <w:pPr>
        <w:pStyle w:val="Ttulo5"/>
      </w:pPr>
      <w:r>
        <w:t>Visualización de alertas</w:t>
      </w:r>
    </w:p>
    <w:p w14:paraId="40E2F80A" w14:textId="2ADD91FA" w:rsidR="00515AF4" w:rsidRDefault="005D2394" w:rsidP="00476D3D">
      <w:r>
        <w:t>Resultado de la finalización de las siguientes tareas:</w:t>
      </w:r>
    </w:p>
    <w:p w14:paraId="1159A1B1" w14:textId="77777777" w:rsidR="00776001" w:rsidRDefault="00776001" w:rsidP="00476D3D">
      <w:pPr>
        <w:pStyle w:val="Prrafodelista"/>
        <w:numPr>
          <w:ilvl w:val="0"/>
          <w:numId w:val="115"/>
        </w:numPr>
      </w:pPr>
      <w:r>
        <w:t>Histórico de alertas</w:t>
      </w:r>
    </w:p>
    <w:p w14:paraId="369CB368" w14:textId="77777777" w:rsidR="00776001" w:rsidRDefault="00776001" w:rsidP="00476D3D">
      <w:pPr>
        <w:pStyle w:val="Prrafodelista"/>
        <w:numPr>
          <w:ilvl w:val="0"/>
          <w:numId w:val="115"/>
        </w:numPr>
      </w:pPr>
      <w:r>
        <w:t>Listado de alertas</w:t>
      </w:r>
    </w:p>
    <w:p w14:paraId="1E7FC723" w14:textId="2DE9AFCA" w:rsidR="00776001" w:rsidRDefault="00776001" w:rsidP="00476D3D">
      <w:pPr>
        <w:pStyle w:val="Prrafodelista"/>
        <w:numPr>
          <w:ilvl w:val="0"/>
          <w:numId w:val="115"/>
        </w:numPr>
      </w:pPr>
      <w:r>
        <w:t>Filtrado de alertas</w:t>
      </w:r>
    </w:p>
    <w:p w14:paraId="6A20EC3A" w14:textId="4B891DE9" w:rsidR="00476D3D" w:rsidRDefault="00ED2C93" w:rsidP="00476D3D">
      <w:pPr>
        <w:pStyle w:val="Ttulo5"/>
      </w:pPr>
      <w:r>
        <w:t>Visualización de usuarios</w:t>
      </w:r>
    </w:p>
    <w:p w14:paraId="591468E0" w14:textId="1AAFECEC" w:rsidR="00ED2C93" w:rsidRDefault="005D2394" w:rsidP="00476D3D">
      <w:r>
        <w:t>Resultado de la finalización de las siguientes tareas:</w:t>
      </w:r>
    </w:p>
    <w:p w14:paraId="3D5B12BE" w14:textId="77777777" w:rsidR="00776001" w:rsidRDefault="00776001" w:rsidP="00476D3D">
      <w:pPr>
        <w:pStyle w:val="Prrafodelista"/>
        <w:numPr>
          <w:ilvl w:val="0"/>
          <w:numId w:val="116"/>
        </w:numPr>
      </w:pPr>
      <w:r>
        <w:t>Histórico de usuarios</w:t>
      </w:r>
    </w:p>
    <w:p w14:paraId="69EAD7C4" w14:textId="77777777" w:rsidR="00776001" w:rsidRDefault="00776001" w:rsidP="00476D3D">
      <w:pPr>
        <w:pStyle w:val="Prrafodelista"/>
        <w:numPr>
          <w:ilvl w:val="0"/>
          <w:numId w:val="116"/>
        </w:numPr>
      </w:pPr>
      <w:r>
        <w:t xml:space="preserve">Listado de clientes activos </w:t>
      </w:r>
    </w:p>
    <w:p w14:paraId="1918519B" w14:textId="5A229D6F" w:rsidR="00776001" w:rsidRDefault="00776001" w:rsidP="00476D3D">
      <w:pPr>
        <w:pStyle w:val="Prrafodelista"/>
        <w:numPr>
          <w:ilvl w:val="0"/>
          <w:numId w:val="116"/>
        </w:numPr>
      </w:pPr>
      <w:r>
        <w:t>Filtrado de clientes activos</w:t>
      </w:r>
    </w:p>
    <w:p w14:paraId="042448E5" w14:textId="35DEA6E9" w:rsidR="00476D3D" w:rsidRDefault="00ED2C93" w:rsidP="00476D3D">
      <w:pPr>
        <w:pStyle w:val="Ttulo5"/>
      </w:pPr>
      <w:r>
        <w:t xml:space="preserve">Visualización de </w:t>
      </w:r>
      <w:r w:rsidR="00530EAB">
        <w:t>vehículos</w:t>
      </w:r>
    </w:p>
    <w:p w14:paraId="1069FDE2" w14:textId="23B22438" w:rsidR="00ED2C93" w:rsidRDefault="005D2394" w:rsidP="00476D3D">
      <w:r>
        <w:t>Resultado de la finalización de las siguientes tareas:</w:t>
      </w:r>
    </w:p>
    <w:p w14:paraId="6425FE97" w14:textId="77777777" w:rsidR="00530EAB" w:rsidRDefault="00530EAB" w:rsidP="00476D3D">
      <w:pPr>
        <w:pStyle w:val="Prrafodelista"/>
        <w:numPr>
          <w:ilvl w:val="0"/>
          <w:numId w:val="117"/>
        </w:numPr>
      </w:pPr>
      <w:r>
        <w:t>Histórico de ubicaciones de los vehículos de emergencia</w:t>
      </w:r>
    </w:p>
    <w:p w14:paraId="20A4D4DA" w14:textId="77777777" w:rsidR="00530EAB" w:rsidRDefault="00530EAB" w:rsidP="00476D3D">
      <w:pPr>
        <w:pStyle w:val="Prrafodelista"/>
        <w:numPr>
          <w:ilvl w:val="0"/>
          <w:numId w:val="117"/>
        </w:numPr>
      </w:pPr>
      <w:r>
        <w:t>Listado de ubicaciones actuales de los vehículos de emergencia</w:t>
      </w:r>
    </w:p>
    <w:p w14:paraId="27E7C24E" w14:textId="1700EAC2" w:rsidR="00530EAB" w:rsidRDefault="00530EAB" w:rsidP="00476D3D">
      <w:pPr>
        <w:pStyle w:val="Prrafodelista"/>
        <w:numPr>
          <w:ilvl w:val="0"/>
          <w:numId w:val="117"/>
        </w:numPr>
      </w:pPr>
      <w:r>
        <w:t>Filtrado de vehículos de emergencia</w:t>
      </w:r>
    </w:p>
    <w:p w14:paraId="207495CA" w14:textId="313F7998" w:rsidR="00530EAB" w:rsidRDefault="00A53B6D" w:rsidP="00476D3D">
      <w:pPr>
        <w:pStyle w:val="Ttulo4"/>
      </w:pPr>
      <w:r>
        <w:t>Gestión de emergencias</w:t>
      </w:r>
    </w:p>
    <w:p w14:paraId="530524F3" w14:textId="3A1BF7AA" w:rsidR="00476D3D" w:rsidRDefault="00750ECF" w:rsidP="00476D3D">
      <w:pPr>
        <w:pStyle w:val="Ttulo5"/>
      </w:pPr>
      <w:r>
        <w:t xml:space="preserve">Submódulo </w:t>
      </w:r>
      <w:r w:rsidR="005D2394">
        <w:t>de comunicación</w:t>
      </w:r>
    </w:p>
    <w:p w14:paraId="544C08F5" w14:textId="64DED102" w:rsidR="00750ECF" w:rsidRDefault="005D2394" w:rsidP="00476D3D">
      <w:r>
        <w:t>Resultado de la finalización de las siguientes tareas:</w:t>
      </w:r>
    </w:p>
    <w:p w14:paraId="620DD820" w14:textId="77777777" w:rsidR="0074317B" w:rsidRDefault="0074317B" w:rsidP="00476D3D">
      <w:pPr>
        <w:pStyle w:val="Prrafodelista"/>
        <w:numPr>
          <w:ilvl w:val="0"/>
          <w:numId w:val="117"/>
        </w:numPr>
      </w:pPr>
      <w:r>
        <w:t>Comunicación con servicios externos</w:t>
      </w:r>
    </w:p>
    <w:p w14:paraId="48293E0F" w14:textId="77777777" w:rsidR="0074317B" w:rsidRDefault="0074317B" w:rsidP="00476D3D">
      <w:pPr>
        <w:pStyle w:val="Prrafodelista"/>
        <w:numPr>
          <w:ilvl w:val="0"/>
          <w:numId w:val="117"/>
        </w:numPr>
      </w:pPr>
      <w:r>
        <w:t>Comunicación con conductores de vehículos de transporte</w:t>
      </w:r>
    </w:p>
    <w:p w14:paraId="7F945C18" w14:textId="7E2D929D" w:rsidR="005D2394" w:rsidRDefault="0074317B" w:rsidP="00476D3D">
      <w:pPr>
        <w:pStyle w:val="Prrafodelista"/>
        <w:numPr>
          <w:ilvl w:val="0"/>
          <w:numId w:val="117"/>
        </w:numPr>
      </w:pPr>
      <w:r>
        <w:t>Comunicación con clientes finales</w:t>
      </w:r>
    </w:p>
    <w:p w14:paraId="355E94D6" w14:textId="77777777" w:rsidR="00476D3D" w:rsidRDefault="00476D3D">
      <w:pPr>
        <w:jc w:val="left"/>
      </w:pPr>
      <w:r>
        <w:br w:type="page"/>
      </w:r>
    </w:p>
    <w:p w14:paraId="1A746403" w14:textId="77777777" w:rsidR="00476D3D" w:rsidRDefault="00476D3D" w:rsidP="00476D3D">
      <w:pPr>
        <w:pStyle w:val="Prrafodelista"/>
      </w:pPr>
    </w:p>
    <w:p w14:paraId="3820EB88" w14:textId="0B52140B" w:rsidR="00476D3D" w:rsidRDefault="005D2394" w:rsidP="00476D3D">
      <w:pPr>
        <w:pStyle w:val="Ttulo5"/>
      </w:pPr>
      <w:r>
        <w:t>Submódulo de gestión de emergencias</w:t>
      </w:r>
    </w:p>
    <w:p w14:paraId="5F8FC038" w14:textId="23CADA2E" w:rsidR="005D2394" w:rsidRDefault="005D2394" w:rsidP="00476D3D">
      <w:r>
        <w:t>Resultado de la finalización de las siguientes tareas:</w:t>
      </w:r>
    </w:p>
    <w:p w14:paraId="676875D7" w14:textId="77777777" w:rsidR="008E14A6" w:rsidRDefault="008E14A6" w:rsidP="00476D3D">
      <w:pPr>
        <w:pStyle w:val="Prrafodelista"/>
        <w:numPr>
          <w:ilvl w:val="0"/>
          <w:numId w:val="118"/>
        </w:numPr>
      </w:pPr>
      <w:r>
        <w:t>Visualización de emergencias activas</w:t>
      </w:r>
    </w:p>
    <w:p w14:paraId="2D7D9C89" w14:textId="77777777" w:rsidR="008E14A6" w:rsidRDefault="008E14A6" w:rsidP="00476D3D">
      <w:pPr>
        <w:pStyle w:val="Prrafodelista"/>
        <w:numPr>
          <w:ilvl w:val="0"/>
          <w:numId w:val="118"/>
        </w:numPr>
      </w:pPr>
      <w:r>
        <w:t>Seguimiento de emergencias</w:t>
      </w:r>
    </w:p>
    <w:p w14:paraId="46EB0F08" w14:textId="77777777" w:rsidR="008E14A6" w:rsidRDefault="008E14A6" w:rsidP="00476D3D">
      <w:pPr>
        <w:pStyle w:val="Prrafodelista"/>
        <w:numPr>
          <w:ilvl w:val="0"/>
          <w:numId w:val="118"/>
        </w:numPr>
      </w:pPr>
      <w:r>
        <w:t>Asignación de recursos para emergencias</w:t>
      </w:r>
    </w:p>
    <w:p w14:paraId="42AC88E3" w14:textId="77777777" w:rsidR="008E14A6" w:rsidRDefault="008E14A6" w:rsidP="00476D3D">
      <w:pPr>
        <w:pStyle w:val="Prrafodelista"/>
        <w:numPr>
          <w:ilvl w:val="0"/>
          <w:numId w:val="118"/>
        </w:numPr>
      </w:pPr>
      <w:r>
        <w:t>Registro de emergencias</w:t>
      </w:r>
    </w:p>
    <w:p w14:paraId="700C4447" w14:textId="77777777" w:rsidR="008E14A6" w:rsidRDefault="008E14A6" w:rsidP="00476D3D">
      <w:pPr>
        <w:pStyle w:val="Prrafodelista"/>
        <w:numPr>
          <w:ilvl w:val="0"/>
          <w:numId w:val="118"/>
        </w:numPr>
      </w:pPr>
      <w:r>
        <w:t>Informe de estado de emergencias</w:t>
      </w:r>
    </w:p>
    <w:p w14:paraId="21A45380" w14:textId="77777777" w:rsidR="008E14A6" w:rsidRDefault="008E14A6" w:rsidP="00476D3D">
      <w:pPr>
        <w:pStyle w:val="Prrafodelista"/>
        <w:numPr>
          <w:ilvl w:val="0"/>
          <w:numId w:val="118"/>
        </w:numPr>
      </w:pPr>
      <w:r>
        <w:t>Alertas de emergencias</w:t>
      </w:r>
    </w:p>
    <w:p w14:paraId="38242B25" w14:textId="77777777" w:rsidR="008E14A6" w:rsidRDefault="008E14A6" w:rsidP="00476D3D">
      <w:pPr>
        <w:pStyle w:val="Prrafodelista"/>
        <w:numPr>
          <w:ilvl w:val="0"/>
          <w:numId w:val="118"/>
        </w:numPr>
      </w:pPr>
      <w:r>
        <w:t>Gestión de recursos de emergencias</w:t>
      </w:r>
    </w:p>
    <w:p w14:paraId="65FE1635" w14:textId="36557781" w:rsidR="00FD5406" w:rsidRDefault="003044CD" w:rsidP="00D773F9">
      <w:pPr>
        <w:pStyle w:val="Ttulo4"/>
      </w:pPr>
      <w:r>
        <w:t>Hardware</w:t>
      </w:r>
    </w:p>
    <w:p w14:paraId="1FB94D71" w14:textId="16CBF03A" w:rsidR="00D773F9" w:rsidRDefault="003044CD" w:rsidP="00D773F9">
      <w:pPr>
        <w:pStyle w:val="Ttulo5"/>
      </w:pPr>
      <w:r>
        <w:t>Hardware de vehículos</w:t>
      </w:r>
    </w:p>
    <w:p w14:paraId="3C088F45" w14:textId="0FED5A99" w:rsidR="003044CD" w:rsidRDefault="003044CD" w:rsidP="00D773F9">
      <w:r>
        <w:t>Hardware que van a incluir los vehículos</w:t>
      </w:r>
    </w:p>
    <w:p w14:paraId="5DB83D61" w14:textId="573DDCC0" w:rsidR="003044CD" w:rsidRDefault="003044CD" w:rsidP="00D773F9">
      <w:pPr>
        <w:pStyle w:val="Ttulo5"/>
      </w:pPr>
      <w:r>
        <w:t>Hardware que van a incluir los hospitales</w:t>
      </w:r>
    </w:p>
    <w:p w14:paraId="26DBDA15" w14:textId="2DEBC33E" w:rsidR="003044CD" w:rsidRDefault="003044CD" w:rsidP="00D773F9">
      <w:r>
        <w:t xml:space="preserve">Ver el apartado </w:t>
      </w:r>
      <w:r w:rsidR="00476D3D">
        <w:fldChar w:fldCharType="begin"/>
      </w:r>
      <w:r w:rsidR="00476D3D">
        <w:instrText xml:space="preserve"> REF _Ref165108240 \n \h </w:instrText>
      </w:r>
      <w:r w:rsidR="00476D3D">
        <w:fldChar w:fldCharType="separate"/>
      </w:r>
      <w:r w:rsidR="00AB32F0">
        <w:t>1.15.1.6</w:t>
      </w:r>
      <w:r w:rsidR="00476D3D">
        <w:fldChar w:fldCharType="end"/>
      </w:r>
      <w:r w:rsidR="00476D3D">
        <w:t xml:space="preserve"> donde se describen todas las tareas necesarias para este apartado</w:t>
      </w:r>
    </w:p>
    <w:p w14:paraId="4602A5D6" w14:textId="6914D5C5" w:rsidR="00623E30" w:rsidRPr="00694D94" w:rsidRDefault="00FB1F89" w:rsidP="00FB1F89">
      <w:pPr>
        <w:ind w:left="1980"/>
        <w:jc w:val="center"/>
      </w:pPr>
      <w:r>
        <w:rPr>
          <w:noProof/>
        </w:rPr>
        <w:lastRenderedPageBreak/>
        <w:drawing>
          <wp:inline distT="0" distB="0" distL="0" distR="0" wp14:anchorId="5F59D948" wp14:editId="73554158">
            <wp:extent cx="3996809" cy="7613073"/>
            <wp:effectExtent l="0" t="0" r="3810" b="6985"/>
            <wp:docPr id="650908475"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908475" name="Imagen 1" descr="Diagrama&#10;&#10;Descripción generada automáticamente"/>
                    <pic:cNvPicPr/>
                  </pic:nvPicPr>
                  <pic:blipFill>
                    <a:blip r:embed="rId44">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0" y="0"/>
                      <a:ext cx="4002123" cy="7623195"/>
                    </a:xfrm>
                    <a:prstGeom prst="rect">
                      <a:avLst/>
                    </a:prstGeom>
                  </pic:spPr>
                </pic:pic>
              </a:graphicData>
            </a:graphic>
          </wp:inline>
        </w:drawing>
      </w:r>
    </w:p>
    <w:p w14:paraId="45939671" w14:textId="4318ED00" w:rsidR="0009271B" w:rsidRPr="00610513" w:rsidRDefault="005F7DC5" w:rsidP="0009271B">
      <w:pPr>
        <w:pStyle w:val="CitadeFiguras"/>
      </w:pPr>
      <w:bookmarkStart w:id="456" w:name="_Toc165126515"/>
      <w:r>
        <w:t>DIAGRAMA PBS</w:t>
      </w:r>
      <w:bookmarkEnd w:id="456"/>
    </w:p>
    <w:p w14:paraId="5EFE33E6" w14:textId="25CC3E4A" w:rsidR="00171949" w:rsidRDefault="37479876" w:rsidP="004E6E1E">
      <w:pPr>
        <w:pStyle w:val="Ttulo3"/>
      </w:pPr>
      <w:bookmarkStart w:id="457" w:name="_Toc752499713"/>
      <w:bookmarkStart w:id="458" w:name="_Toc164120887"/>
      <w:bookmarkStart w:id="459" w:name="_Toc165126200"/>
      <w:r>
        <w:lastRenderedPageBreak/>
        <w:t xml:space="preserve">Precedencias y estimación de </w:t>
      </w:r>
      <w:r w:rsidR="41D567CD">
        <w:t>esfuerzos</w:t>
      </w:r>
      <w:bookmarkEnd w:id="457"/>
      <w:bookmarkEnd w:id="458"/>
      <w:bookmarkEnd w:id="459"/>
    </w:p>
    <w:p w14:paraId="5919D878" w14:textId="2D7CE888" w:rsidR="00171949" w:rsidRDefault="00171949" w:rsidP="00171949">
      <w:r>
        <w:t xml:space="preserve">El enfoque de desarrollo para el proyecto sigue una metodología en cascada, donde cada módulo se desarrolla secuencialmente, completando una fase antes de pasar a la </w:t>
      </w:r>
      <w:r w:rsidR="008209A9">
        <w:t>siguiente. El</w:t>
      </w:r>
      <w:r w:rsidR="002125CD">
        <w:t xml:space="preserve"> orden que se ha seguido para la planificación ha estado bas</w:t>
      </w:r>
      <w:r w:rsidR="008209A9">
        <w:t>ado en las dependencias que presentan cada uno de los módulos descritos en el apartado anterior.</w:t>
      </w:r>
      <w:r>
        <w:t xml:space="preserve"> Dentro de cada módulo, se siguen las mismas etapas: análisis de requisitos, diseño y arquitectura, construcción, pruebas y depuración. Esta estructura asegura que cada fase se complete antes de avanzar hacia la siguiente.</w:t>
      </w:r>
    </w:p>
    <w:p w14:paraId="4F9257B3" w14:textId="77777777" w:rsidR="00171949" w:rsidRDefault="002E3F4B" w:rsidP="00171949">
      <w:r w:rsidRPr="002E3F4B">
        <w:rPr>
          <w:noProof/>
        </w:rPr>
        <w:drawing>
          <wp:inline distT="0" distB="0" distL="0" distR="0" wp14:anchorId="66241ABC" wp14:editId="1BF19AFA">
            <wp:extent cx="5400040" cy="2147570"/>
            <wp:effectExtent l="0" t="0" r="0" b="5080"/>
            <wp:docPr id="859880917"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880917" name="Imagen 1" descr="Interfaz de usuario gráfica, Texto, Aplicación, Chat o mensaje de texto&#10;&#10;Descripción generada automáticamente"/>
                    <pic:cNvPicPr/>
                  </pic:nvPicPr>
                  <pic:blipFill>
                    <a:blip r:embed="rId45">
                      <a:clrChange>
                        <a:clrFrom>
                          <a:srgbClr val="FFFFFF"/>
                        </a:clrFrom>
                        <a:clrTo>
                          <a:srgbClr val="FFFFFF">
                            <a:alpha val="0"/>
                          </a:srgbClr>
                        </a:clrTo>
                      </a:clrChange>
                    </a:blip>
                    <a:stretch>
                      <a:fillRect/>
                    </a:stretch>
                  </pic:blipFill>
                  <pic:spPr>
                    <a:xfrm>
                      <a:off x="0" y="0"/>
                      <a:ext cx="5400040" cy="2147570"/>
                    </a:xfrm>
                    <a:prstGeom prst="rect">
                      <a:avLst/>
                    </a:prstGeom>
                  </pic:spPr>
                </pic:pic>
              </a:graphicData>
            </a:graphic>
          </wp:inline>
        </w:drawing>
      </w:r>
    </w:p>
    <w:p w14:paraId="1695DED2" w14:textId="71B68FD0" w:rsidR="002E3F4B" w:rsidRDefault="00117C52" w:rsidP="003D7218">
      <w:pPr>
        <w:pStyle w:val="CitadeFiguras"/>
      </w:pPr>
      <w:bookmarkStart w:id="460" w:name="_Toc163919725"/>
      <w:bookmarkStart w:id="461" w:name="_Toc165126516"/>
      <w:r>
        <w:t xml:space="preserve">Descripción del proceso de desarrollo de los </w:t>
      </w:r>
      <w:r w:rsidR="00D60B66">
        <w:t>módulos.</w:t>
      </w:r>
      <w:bookmarkEnd w:id="460"/>
      <w:bookmarkEnd w:id="461"/>
    </w:p>
    <w:p w14:paraId="03223DF5" w14:textId="77A5BAAF" w:rsidR="000E10C4" w:rsidRDefault="00171949" w:rsidP="00171949">
      <w:r>
        <w:t>En la fase de construcción, se sigue una secuencia específica para tareas que involucran la obtención de datos, el listado y, finalmente, el filtrado. Este enfoque secuencial garantiza un desarrollo coherente y eficiente de cada módulo del proyecto</w:t>
      </w:r>
      <w:r w:rsidR="00DB55C8">
        <w:t>.</w:t>
      </w:r>
    </w:p>
    <w:p w14:paraId="4FFD477E" w14:textId="556F8E29" w:rsidR="004718CC" w:rsidRDefault="004718CC" w:rsidP="00171949">
      <w:r w:rsidRPr="004718CC">
        <w:rPr>
          <w:noProof/>
        </w:rPr>
        <w:drawing>
          <wp:inline distT="0" distB="0" distL="0" distR="0" wp14:anchorId="33ADA392" wp14:editId="132C8C7B">
            <wp:extent cx="5400040" cy="2804795"/>
            <wp:effectExtent l="0" t="0" r="0" b="0"/>
            <wp:docPr id="97143635"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43635" name="Imagen 1" descr="Interfaz de usuario gráfica, Texto, Aplicación, Chat o mensaje de texto&#10;&#10;Descripción generada automáticamente"/>
                    <pic:cNvPicPr/>
                  </pic:nvPicPr>
                  <pic:blipFill>
                    <a:blip r:embed="rId46">
                      <a:clrChange>
                        <a:clrFrom>
                          <a:srgbClr val="FFFFFF"/>
                        </a:clrFrom>
                        <a:clrTo>
                          <a:srgbClr val="FFFFFF">
                            <a:alpha val="0"/>
                          </a:srgbClr>
                        </a:clrTo>
                      </a:clrChange>
                    </a:blip>
                    <a:stretch>
                      <a:fillRect/>
                    </a:stretch>
                  </pic:blipFill>
                  <pic:spPr>
                    <a:xfrm>
                      <a:off x="0" y="0"/>
                      <a:ext cx="5400040" cy="2804795"/>
                    </a:xfrm>
                    <a:prstGeom prst="rect">
                      <a:avLst/>
                    </a:prstGeom>
                  </pic:spPr>
                </pic:pic>
              </a:graphicData>
            </a:graphic>
          </wp:inline>
        </w:drawing>
      </w:r>
    </w:p>
    <w:p w14:paraId="78983754" w14:textId="2EE0F165" w:rsidR="004718CC" w:rsidRDefault="0001027B" w:rsidP="003D7218">
      <w:pPr>
        <w:pStyle w:val="CitadeFiguras"/>
      </w:pPr>
      <w:bookmarkStart w:id="462" w:name="_Toc163919726"/>
      <w:bookmarkStart w:id="463" w:name="_Toc165126517"/>
      <w:r>
        <w:t>Descripción del proceso de desarrollo de un módulo.</w:t>
      </w:r>
      <w:bookmarkEnd w:id="462"/>
      <w:bookmarkEnd w:id="463"/>
    </w:p>
    <w:p w14:paraId="2C6F712B" w14:textId="77777777" w:rsidR="00010DBA" w:rsidRDefault="00010DBA" w:rsidP="00010DBA"/>
    <w:tbl>
      <w:tblPr>
        <w:tblStyle w:val="Tablaconcuadrculaclara"/>
        <w:tblW w:w="8500" w:type="dxa"/>
        <w:tblLook w:val="04A0" w:firstRow="1" w:lastRow="0" w:firstColumn="1" w:lastColumn="0" w:noHBand="0" w:noVBand="1"/>
      </w:tblPr>
      <w:tblGrid>
        <w:gridCol w:w="1350"/>
        <w:gridCol w:w="3323"/>
        <w:gridCol w:w="1211"/>
        <w:gridCol w:w="1296"/>
        <w:gridCol w:w="1320"/>
      </w:tblGrid>
      <w:tr w:rsidR="005F46B3" w:rsidRPr="00804D82" w14:paraId="7024B579" w14:textId="77777777" w:rsidTr="00C56B9E">
        <w:trPr>
          <w:trHeight w:val="298"/>
        </w:trPr>
        <w:tc>
          <w:tcPr>
            <w:tcW w:w="1350" w:type="dxa"/>
            <w:shd w:val="clear" w:color="auto" w:fill="AEAAAA" w:themeFill="background2" w:themeFillShade="BF"/>
            <w:vAlign w:val="center"/>
          </w:tcPr>
          <w:p w14:paraId="4A99E918" w14:textId="5C27EFD4" w:rsidR="005F46B3" w:rsidRPr="0081691B" w:rsidRDefault="005F46B3" w:rsidP="00095AC0">
            <w:pPr>
              <w:jc w:val="center"/>
              <w:rPr>
                <w:rFonts w:eastAsia="Times New Roman" w:cstheme="minorHAnsi"/>
                <w:b/>
                <w:bCs/>
                <w:color w:val="000000"/>
                <w:kern w:val="0"/>
                <w:sz w:val="20"/>
                <w:szCs w:val="20"/>
                <w:lang w:eastAsia="es-ES"/>
                <w14:ligatures w14:val="none"/>
              </w:rPr>
            </w:pPr>
            <w:r w:rsidRPr="0081691B">
              <w:rPr>
                <w:rFonts w:eastAsia="Times New Roman" w:cstheme="minorHAnsi"/>
                <w:b/>
                <w:bCs/>
                <w:kern w:val="0"/>
                <w:sz w:val="20"/>
                <w:szCs w:val="20"/>
                <w:lang w:eastAsia="es-ES"/>
                <w14:ligatures w14:val="none"/>
              </w:rPr>
              <w:lastRenderedPageBreak/>
              <w:t>EDT</w:t>
            </w:r>
          </w:p>
        </w:tc>
        <w:tc>
          <w:tcPr>
            <w:tcW w:w="3323" w:type="dxa"/>
            <w:shd w:val="clear" w:color="auto" w:fill="AEAAAA" w:themeFill="background2" w:themeFillShade="BF"/>
            <w:vAlign w:val="center"/>
          </w:tcPr>
          <w:p w14:paraId="0D900DD2" w14:textId="612F0EED" w:rsidR="005F46B3" w:rsidRPr="0081691B" w:rsidRDefault="0081691B" w:rsidP="00095AC0">
            <w:pPr>
              <w:jc w:val="center"/>
              <w:rPr>
                <w:rFonts w:eastAsia="Times New Roman" w:cstheme="minorHAnsi"/>
                <w:b/>
                <w:bCs/>
                <w:color w:val="000000"/>
                <w:kern w:val="0"/>
                <w:sz w:val="20"/>
                <w:szCs w:val="20"/>
                <w:lang w:eastAsia="es-ES"/>
                <w14:ligatures w14:val="none"/>
              </w:rPr>
            </w:pPr>
            <w:r w:rsidRPr="0081691B">
              <w:rPr>
                <w:rFonts w:eastAsia="Times New Roman" w:cstheme="minorHAnsi"/>
                <w:b/>
                <w:bCs/>
                <w:color w:val="000000"/>
                <w:kern w:val="0"/>
                <w:sz w:val="20"/>
                <w:szCs w:val="20"/>
                <w:lang w:eastAsia="es-ES"/>
                <w14:ligatures w14:val="none"/>
              </w:rPr>
              <w:t>Descripción</w:t>
            </w:r>
          </w:p>
        </w:tc>
        <w:tc>
          <w:tcPr>
            <w:tcW w:w="1211" w:type="dxa"/>
            <w:shd w:val="clear" w:color="auto" w:fill="AEAAAA" w:themeFill="background2" w:themeFillShade="BF"/>
            <w:vAlign w:val="center"/>
          </w:tcPr>
          <w:p w14:paraId="6A6EEB6E" w14:textId="138EC80E" w:rsidR="005F46B3" w:rsidRPr="0081691B" w:rsidRDefault="0081691B" w:rsidP="00095AC0">
            <w:pPr>
              <w:jc w:val="center"/>
              <w:rPr>
                <w:rFonts w:eastAsia="Times New Roman" w:cstheme="minorHAnsi"/>
                <w:b/>
                <w:bCs/>
                <w:color w:val="000000"/>
                <w:kern w:val="0"/>
                <w:sz w:val="20"/>
                <w:szCs w:val="20"/>
                <w:lang w:eastAsia="es-ES"/>
                <w14:ligatures w14:val="none"/>
              </w:rPr>
            </w:pPr>
            <w:r w:rsidRPr="0081691B">
              <w:rPr>
                <w:rFonts w:eastAsia="Times New Roman" w:cstheme="minorHAnsi"/>
                <w:b/>
                <w:bCs/>
                <w:color w:val="000000"/>
                <w:kern w:val="0"/>
                <w:sz w:val="20"/>
                <w:szCs w:val="20"/>
                <w:lang w:eastAsia="es-ES"/>
                <w14:ligatures w14:val="none"/>
              </w:rPr>
              <w:t>Trabajo</w:t>
            </w:r>
          </w:p>
        </w:tc>
        <w:tc>
          <w:tcPr>
            <w:tcW w:w="1296" w:type="dxa"/>
            <w:shd w:val="clear" w:color="auto" w:fill="AEAAAA" w:themeFill="background2" w:themeFillShade="BF"/>
            <w:vAlign w:val="center"/>
          </w:tcPr>
          <w:p w14:paraId="3C4AD95E" w14:textId="6D42664D" w:rsidR="005F46B3" w:rsidRPr="0081691B" w:rsidRDefault="0081691B" w:rsidP="00095AC0">
            <w:pPr>
              <w:jc w:val="center"/>
              <w:rPr>
                <w:rFonts w:eastAsia="Times New Roman" w:cstheme="minorHAnsi"/>
                <w:b/>
                <w:bCs/>
                <w:color w:val="000000"/>
                <w:kern w:val="0"/>
                <w:sz w:val="20"/>
                <w:szCs w:val="20"/>
                <w:lang w:eastAsia="es-ES"/>
                <w14:ligatures w14:val="none"/>
              </w:rPr>
            </w:pPr>
            <w:r w:rsidRPr="0081691B">
              <w:rPr>
                <w:rFonts w:eastAsia="Times New Roman" w:cstheme="minorHAnsi"/>
                <w:b/>
                <w:bCs/>
                <w:color w:val="000000"/>
                <w:kern w:val="0"/>
                <w:sz w:val="20"/>
                <w:szCs w:val="20"/>
                <w:lang w:eastAsia="es-ES"/>
                <w14:ligatures w14:val="none"/>
              </w:rPr>
              <w:t>Fecha inicio</w:t>
            </w:r>
          </w:p>
        </w:tc>
        <w:tc>
          <w:tcPr>
            <w:tcW w:w="1320" w:type="dxa"/>
            <w:shd w:val="clear" w:color="auto" w:fill="AEAAAA" w:themeFill="background2" w:themeFillShade="BF"/>
            <w:vAlign w:val="center"/>
          </w:tcPr>
          <w:p w14:paraId="1E81AF09" w14:textId="0A7B20F9" w:rsidR="005F46B3" w:rsidRPr="0081691B" w:rsidRDefault="0081691B" w:rsidP="00095AC0">
            <w:pPr>
              <w:jc w:val="center"/>
              <w:rPr>
                <w:rFonts w:eastAsia="Times New Roman" w:cstheme="minorHAnsi"/>
                <w:b/>
                <w:bCs/>
                <w:color w:val="000000"/>
                <w:kern w:val="0"/>
                <w:sz w:val="20"/>
                <w:szCs w:val="20"/>
                <w:lang w:eastAsia="es-ES"/>
                <w14:ligatures w14:val="none"/>
              </w:rPr>
            </w:pPr>
            <w:r w:rsidRPr="0081691B">
              <w:rPr>
                <w:rFonts w:eastAsia="Times New Roman" w:cstheme="minorHAnsi"/>
                <w:b/>
                <w:bCs/>
                <w:color w:val="000000"/>
                <w:kern w:val="0"/>
                <w:sz w:val="20"/>
                <w:szCs w:val="20"/>
                <w:lang w:eastAsia="es-ES"/>
                <w14:ligatures w14:val="none"/>
              </w:rPr>
              <w:t>Fecha fin</w:t>
            </w:r>
          </w:p>
        </w:tc>
      </w:tr>
      <w:tr w:rsidR="00804D82" w:rsidRPr="00804D82" w14:paraId="26DFEC8A" w14:textId="77777777" w:rsidTr="00C56B9E">
        <w:tc>
          <w:tcPr>
            <w:tcW w:w="1350" w:type="dxa"/>
            <w:shd w:val="clear" w:color="auto" w:fill="AEAAAA" w:themeFill="background2" w:themeFillShade="BF"/>
            <w:vAlign w:val="center"/>
            <w:hideMark/>
          </w:tcPr>
          <w:p w14:paraId="65F4FF2E" w14:textId="77777777" w:rsidR="00804D82" w:rsidRPr="00095AC0" w:rsidRDefault="00804D82" w:rsidP="00095AC0">
            <w:pPr>
              <w:jc w:val="left"/>
              <w:rPr>
                <w:rFonts w:ascii="Calibri" w:eastAsia="Times New Roman" w:hAnsi="Calibri" w:cs="Calibri"/>
                <w:b/>
                <w:bCs/>
                <w:kern w:val="0"/>
                <w:lang w:eastAsia="es-ES"/>
                <w14:ligatures w14:val="none"/>
              </w:rPr>
            </w:pPr>
            <w:r w:rsidRPr="00095AC0">
              <w:rPr>
                <w:rFonts w:ascii="Calibri" w:eastAsia="Times New Roman" w:hAnsi="Calibri" w:cs="Calibri"/>
                <w:b/>
                <w:bCs/>
                <w:color w:val="000000"/>
                <w:kern w:val="0"/>
                <w:lang w:eastAsia="es-ES"/>
                <w14:ligatures w14:val="none"/>
              </w:rPr>
              <w:t>1</w:t>
            </w:r>
          </w:p>
        </w:tc>
        <w:tc>
          <w:tcPr>
            <w:tcW w:w="3323" w:type="dxa"/>
            <w:shd w:val="clear" w:color="auto" w:fill="E7E6E6" w:themeFill="background2"/>
            <w:vAlign w:val="center"/>
            <w:hideMark/>
          </w:tcPr>
          <w:p w14:paraId="02EE6DEB" w14:textId="77777777" w:rsidR="00804D82" w:rsidRPr="00804D82" w:rsidRDefault="00804D82" w:rsidP="00A56379">
            <w:pPr>
              <w:jc w:val="left"/>
              <w:rPr>
                <w:rFonts w:ascii="Calibri" w:eastAsia="Times New Roman" w:hAnsi="Calibri" w:cs="Calibri"/>
                <w:kern w:val="0"/>
                <w:lang w:eastAsia="es-ES"/>
                <w14:ligatures w14:val="none"/>
              </w:rPr>
            </w:pPr>
            <w:r w:rsidRPr="00804D82">
              <w:rPr>
                <w:rFonts w:ascii="Calibri" w:eastAsia="Times New Roman" w:hAnsi="Calibri" w:cs="Calibri"/>
                <w:b/>
                <w:bCs/>
                <w:color w:val="000000"/>
                <w:kern w:val="0"/>
                <w:lang w:eastAsia="es-ES"/>
                <w14:ligatures w14:val="none"/>
              </w:rPr>
              <w:t>Realización del proyecto</w:t>
            </w:r>
          </w:p>
        </w:tc>
        <w:tc>
          <w:tcPr>
            <w:tcW w:w="1211" w:type="dxa"/>
            <w:shd w:val="clear" w:color="auto" w:fill="E7E6E6" w:themeFill="background2"/>
            <w:vAlign w:val="center"/>
            <w:hideMark/>
          </w:tcPr>
          <w:p w14:paraId="0FFB7A8F" w14:textId="77777777" w:rsidR="00804D82" w:rsidRPr="00804D82" w:rsidRDefault="00804D82" w:rsidP="00A56379">
            <w:pPr>
              <w:jc w:val="center"/>
              <w:rPr>
                <w:rFonts w:ascii="Calibri" w:eastAsia="Times New Roman" w:hAnsi="Calibri" w:cs="Calibri"/>
                <w:kern w:val="0"/>
                <w:lang w:eastAsia="es-ES"/>
                <w14:ligatures w14:val="none"/>
              </w:rPr>
            </w:pPr>
            <w:r w:rsidRPr="00804D82">
              <w:rPr>
                <w:rFonts w:ascii="Calibri" w:eastAsia="Times New Roman" w:hAnsi="Calibri" w:cs="Calibri"/>
                <w:b/>
                <w:bCs/>
                <w:color w:val="000000"/>
                <w:kern w:val="0"/>
                <w:lang w:eastAsia="es-ES"/>
                <w14:ligatures w14:val="none"/>
              </w:rPr>
              <w:t>1.289,97 hrs</w:t>
            </w:r>
          </w:p>
        </w:tc>
        <w:tc>
          <w:tcPr>
            <w:tcW w:w="1296" w:type="dxa"/>
            <w:shd w:val="clear" w:color="auto" w:fill="E7E6E6" w:themeFill="background2"/>
            <w:vAlign w:val="center"/>
            <w:hideMark/>
          </w:tcPr>
          <w:p w14:paraId="447213D0" w14:textId="77777777" w:rsidR="00804D82" w:rsidRPr="00DC653A" w:rsidRDefault="00804D82" w:rsidP="00A56379">
            <w:pPr>
              <w:jc w:val="center"/>
              <w:rPr>
                <w:rFonts w:ascii="Calibri" w:eastAsia="Times New Roman" w:hAnsi="Calibri" w:cs="Calibri"/>
                <w:kern w:val="0"/>
                <w:lang w:eastAsia="es-ES"/>
                <w14:ligatures w14:val="none"/>
              </w:rPr>
            </w:pPr>
            <w:r w:rsidRPr="00DC653A">
              <w:rPr>
                <w:rFonts w:ascii="Calibri" w:eastAsia="Times New Roman" w:hAnsi="Calibri" w:cs="Calibri"/>
                <w:b/>
                <w:bCs/>
                <w:color w:val="000000"/>
                <w:kern w:val="0"/>
                <w:lang w:eastAsia="es-ES"/>
                <w14:ligatures w14:val="none"/>
              </w:rPr>
              <w:t>vie 01/03/24</w:t>
            </w:r>
          </w:p>
        </w:tc>
        <w:tc>
          <w:tcPr>
            <w:tcW w:w="1320" w:type="dxa"/>
            <w:shd w:val="clear" w:color="auto" w:fill="E7E6E6" w:themeFill="background2"/>
            <w:vAlign w:val="center"/>
            <w:hideMark/>
          </w:tcPr>
          <w:p w14:paraId="676EF5FE" w14:textId="77777777" w:rsidR="00804D82" w:rsidRPr="00DC653A" w:rsidRDefault="00804D82" w:rsidP="00A56379">
            <w:pPr>
              <w:jc w:val="center"/>
              <w:rPr>
                <w:rFonts w:ascii="Calibri" w:eastAsia="Times New Roman" w:hAnsi="Calibri" w:cs="Calibri"/>
                <w:kern w:val="0"/>
                <w:lang w:eastAsia="es-ES"/>
                <w14:ligatures w14:val="none"/>
              </w:rPr>
            </w:pPr>
            <w:r w:rsidRPr="00DC653A">
              <w:rPr>
                <w:rFonts w:ascii="Calibri" w:eastAsia="Times New Roman" w:hAnsi="Calibri" w:cs="Calibri"/>
                <w:b/>
                <w:bCs/>
                <w:color w:val="000000"/>
                <w:kern w:val="0"/>
                <w:lang w:eastAsia="es-ES"/>
                <w14:ligatures w14:val="none"/>
              </w:rPr>
              <w:t>mar 13/08/24</w:t>
            </w:r>
          </w:p>
        </w:tc>
      </w:tr>
      <w:tr w:rsidR="00804D82" w:rsidRPr="00804D82" w14:paraId="4613131B" w14:textId="77777777" w:rsidTr="00C56B9E">
        <w:tc>
          <w:tcPr>
            <w:tcW w:w="1350" w:type="dxa"/>
            <w:shd w:val="clear" w:color="auto" w:fill="AEAAAA" w:themeFill="background2" w:themeFillShade="BF"/>
            <w:vAlign w:val="center"/>
            <w:hideMark/>
          </w:tcPr>
          <w:p w14:paraId="778226BF" w14:textId="77777777" w:rsidR="00804D82" w:rsidRPr="00095AC0" w:rsidRDefault="00804D82" w:rsidP="00095AC0">
            <w:pPr>
              <w:jc w:val="left"/>
              <w:rPr>
                <w:rFonts w:ascii="Calibri" w:eastAsia="Times New Roman" w:hAnsi="Calibri" w:cs="Calibri"/>
                <w:b/>
                <w:bCs/>
                <w:kern w:val="0"/>
                <w:lang w:eastAsia="es-ES"/>
                <w14:ligatures w14:val="none"/>
              </w:rPr>
            </w:pPr>
            <w:r w:rsidRPr="00095AC0">
              <w:rPr>
                <w:rFonts w:ascii="Calibri" w:eastAsia="Times New Roman" w:hAnsi="Calibri" w:cs="Calibri"/>
                <w:b/>
                <w:bCs/>
                <w:color w:val="000000"/>
                <w:kern w:val="0"/>
                <w:lang w:eastAsia="es-ES"/>
                <w14:ligatures w14:val="none"/>
              </w:rPr>
              <w:t>1.1</w:t>
            </w:r>
          </w:p>
        </w:tc>
        <w:tc>
          <w:tcPr>
            <w:tcW w:w="3323" w:type="dxa"/>
            <w:shd w:val="clear" w:color="auto" w:fill="E7E6E6" w:themeFill="background2"/>
            <w:vAlign w:val="center"/>
            <w:hideMark/>
          </w:tcPr>
          <w:p w14:paraId="57156B91" w14:textId="24ECA2C0" w:rsidR="00804D82" w:rsidRPr="00804D82" w:rsidRDefault="00804D82" w:rsidP="00A56379">
            <w:pPr>
              <w:jc w:val="left"/>
              <w:rPr>
                <w:rFonts w:ascii="Calibri" w:eastAsia="Times New Roman" w:hAnsi="Calibri" w:cs="Calibri"/>
                <w:kern w:val="0"/>
                <w:lang w:eastAsia="es-ES"/>
                <w14:ligatures w14:val="none"/>
              </w:rPr>
            </w:pPr>
            <w:r w:rsidRPr="00804D82">
              <w:rPr>
                <w:rFonts w:ascii="Calibri" w:eastAsia="Times New Roman" w:hAnsi="Calibri" w:cs="Calibri"/>
                <w:b/>
                <w:bCs/>
                <w:color w:val="000000"/>
                <w:kern w:val="0"/>
                <w:lang w:eastAsia="es-ES"/>
                <w14:ligatures w14:val="none"/>
              </w:rPr>
              <w:t>Documentación</w:t>
            </w:r>
          </w:p>
        </w:tc>
        <w:tc>
          <w:tcPr>
            <w:tcW w:w="1211" w:type="dxa"/>
            <w:shd w:val="clear" w:color="auto" w:fill="E7E6E6" w:themeFill="background2"/>
            <w:vAlign w:val="center"/>
            <w:hideMark/>
          </w:tcPr>
          <w:p w14:paraId="6BCC6F04" w14:textId="77777777" w:rsidR="00804D82" w:rsidRPr="00804D82" w:rsidRDefault="00804D82" w:rsidP="00A56379">
            <w:pPr>
              <w:jc w:val="center"/>
              <w:rPr>
                <w:rFonts w:ascii="Calibri" w:eastAsia="Times New Roman" w:hAnsi="Calibri" w:cs="Calibri"/>
                <w:kern w:val="0"/>
                <w:lang w:eastAsia="es-ES"/>
                <w14:ligatures w14:val="none"/>
              </w:rPr>
            </w:pPr>
            <w:r w:rsidRPr="00804D82">
              <w:rPr>
                <w:rFonts w:ascii="Calibri" w:eastAsia="Times New Roman" w:hAnsi="Calibri" w:cs="Calibri"/>
                <w:b/>
                <w:bCs/>
                <w:color w:val="000000"/>
                <w:kern w:val="0"/>
                <w:lang w:eastAsia="es-ES"/>
                <w14:ligatures w14:val="none"/>
              </w:rPr>
              <w:t>36 hrs</w:t>
            </w:r>
          </w:p>
        </w:tc>
        <w:tc>
          <w:tcPr>
            <w:tcW w:w="1296" w:type="dxa"/>
            <w:shd w:val="clear" w:color="auto" w:fill="E7E6E6" w:themeFill="background2"/>
            <w:vAlign w:val="center"/>
            <w:hideMark/>
          </w:tcPr>
          <w:p w14:paraId="559EE239" w14:textId="77777777" w:rsidR="00804D82" w:rsidRPr="00DC653A" w:rsidRDefault="00804D82" w:rsidP="00A56379">
            <w:pPr>
              <w:jc w:val="center"/>
              <w:rPr>
                <w:rFonts w:ascii="Calibri" w:eastAsia="Times New Roman" w:hAnsi="Calibri" w:cs="Calibri"/>
                <w:kern w:val="0"/>
                <w:lang w:eastAsia="es-ES"/>
                <w14:ligatures w14:val="none"/>
              </w:rPr>
            </w:pPr>
            <w:r w:rsidRPr="00DC653A">
              <w:rPr>
                <w:rFonts w:ascii="Calibri" w:eastAsia="Times New Roman" w:hAnsi="Calibri" w:cs="Calibri"/>
                <w:b/>
                <w:bCs/>
                <w:color w:val="000000"/>
                <w:kern w:val="0"/>
                <w:lang w:eastAsia="es-ES"/>
                <w14:ligatures w14:val="none"/>
              </w:rPr>
              <w:t>vie 01/03/24</w:t>
            </w:r>
          </w:p>
        </w:tc>
        <w:tc>
          <w:tcPr>
            <w:tcW w:w="1320" w:type="dxa"/>
            <w:shd w:val="clear" w:color="auto" w:fill="E7E6E6" w:themeFill="background2"/>
            <w:vAlign w:val="center"/>
            <w:hideMark/>
          </w:tcPr>
          <w:p w14:paraId="4B5990C1" w14:textId="77777777" w:rsidR="00804D82" w:rsidRPr="00DC653A" w:rsidRDefault="00804D82" w:rsidP="00A56379">
            <w:pPr>
              <w:jc w:val="center"/>
              <w:rPr>
                <w:rFonts w:ascii="Calibri" w:eastAsia="Times New Roman" w:hAnsi="Calibri" w:cs="Calibri"/>
                <w:kern w:val="0"/>
                <w:lang w:eastAsia="es-ES"/>
                <w14:ligatures w14:val="none"/>
              </w:rPr>
            </w:pPr>
            <w:r w:rsidRPr="00DC653A">
              <w:rPr>
                <w:rFonts w:ascii="Calibri" w:eastAsia="Times New Roman" w:hAnsi="Calibri" w:cs="Calibri"/>
                <w:b/>
                <w:bCs/>
                <w:color w:val="000000"/>
                <w:kern w:val="0"/>
                <w:lang w:eastAsia="es-ES"/>
                <w14:ligatures w14:val="none"/>
              </w:rPr>
              <w:t>vie 09/08/24</w:t>
            </w:r>
          </w:p>
        </w:tc>
      </w:tr>
      <w:tr w:rsidR="00804D82" w:rsidRPr="00804D82" w14:paraId="66F39B57" w14:textId="77777777" w:rsidTr="00C56B9E">
        <w:tc>
          <w:tcPr>
            <w:tcW w:w="1350" w:type="dxa"/>
            <w:shd w:val="clear" w:color="auto" w:fill="AEAAAA" w:themeFill="background2" w:themeFillShade="BF"/>
            <w:vAlign w:val="center"/>
            <w:hideMark/>
          </w:tcPr>
          <w:p w14:paraId="64D0C83A" w14:textId="77777777" w:rsidR="00804D82" w:rsidRPr="00095AC0" w:rsidRDefault="00804D82" w:rsidP="00095AC0">
            <w:pPr>
              <w:jc w:val="left"/>
              <w:rPr>
                <w:rFonts w:ascii="Calibri" w:eastAsia="Times New Roman" w:hAnsi="Calibri" w:cs="Calibri"/>
                <w:b/>
                <w:bCs/>
                <w:kern w:val="0"/>
                <w:lang w:eastAsia="es-ES"/>
                <w14:ligatures w14:val="none"/>
              </w:rPr>
            </w:pPr>
            <w:r w:rsidRPr="00095AC0">
              <w:rPr>
                <w:rFonts w:ascii="Calibri" w:eastAsia="Times New Roman" w:hAnsi="Calibri" w:cs="Calibri"/>
                <w:b/>
                <w:bCs/>
                <w:color w:val="000000"/>
                <w:kern w:val="0"/>
                <w:lang w:eastAsia="es-ES"/>
                <w14:ligatures w14:val="none"/>
              </w:rPr>
              <w:t>1.1.1</w:t>
            </w:r>
          </w:p>
        </w:tc>
        <w:tc>
          <w:tcPr>
            <w:tcW w:w="3323" w:type="dxa"/>
            <w:shd w:val="clear" w:color="auto" w:fill="FFFFFF" w:themeFill="background1"/>
            <w:vAlign w:val="center"/>
            <w:hideMark/>
          </w:tcPr>
          <w:p w14:paraId="389E359C" w14:textId="1557D9BC" w:rsidR="00804D82" w:rsidRPr="00804D82" w:rsidRDefault="00804D82" w:rsidP="00A56379">
            <w:pPr>
              <w:jc w:val="left"/>
              <w:rPr>
                <w:rFonts w:ascii="Calibri" w:eastAsia="Times New Roman" w:hAnsi="Calibri" w:cs="Calibri"/>
                <w:kern w:val="0"/>
                <w:lang w:eastAsia="es-ES"/>
                <w14:ligatures w14:val="none"/>
              </w:rPr>
            </w:pPr>
            <w:r w:rsidRPr="00804D82">
              <w:rPr>
                <w:rFonts w:ascii="Calibri" w:eastAsia="Times New Roman" w:hAnsi="Calibri" w:cs="Calibri"/>
                <w:color w:val="000000"/>
                <w:kern w:val="0"/>
                <w:lang w:eastAsia="es-ES"/>
                <w14:ligatures w14:val="none"/>
              </w:rPr>
              <w:t xml:space="preserve">DV - Documento de visión </w:t>
            </w:r>
          </w:p>
        </w:tc>
        <w:tc>
          <w:tcPr>
            <w:tcW w:w="1211" w:type="dxa"/>
            <w:shd w:val="clear" w:color="auto" w:fill="FFFFFF" w:themeFill="background1"/>
            <w:vAlign w:val="center"/>
            <w:hideMark/>
          </w:tcPr>
          <w:p w14:paraId="287B61AA" w14:textId="77777777" w:rsidR="00804D82" w:rsidRPr="00804D82" w:rsidRDefault="00804D82" w:rsidP="00A56379">
            <w:pPr>
              <w:jc w:val="center"/>
              <w:rPr>
                <w:rFonts w:ascii="Calibri" w:eastAsia="Times New Roman" w:hAnsi="Calibri" w:cs="Calibri"/>
                <w:kern w:val="0"/>
                <w:lang w:eastAsia="es-ES"/>
                <w14:ligatures w14:val="none"/>
              </w:rPr>
            </w:pPr>
            <w:r w:rsidRPr="00804D82">
              <w:rPr>
                <w:rFonts w:ascii="Calibri" w:eastAsia="Times New Roman" w:hAnsi="Calibri" w:cs="Calibri"/>
                <w:color w:val="000000"/>
                <w:kern w:val="0"/>
                <w:lang w:eastAsia="es-ES"/>
                <w14:ligatures w14:val="none"/>
              </w:rPr>
              <w:t>8 hrs</w:t>
            </w:r>
          </w:p>
        </w:tc>
        <w:tc>
          <w:tcPr>
            <w:tcW w:w="1296" w:type="dxa"/>
            <w:shd w:val="clear" w:color="auto" w:fill="FFFFFF" w:themeFill="background1"/>
            <w:vAlign w:val="center"/>
            <w:hideMark/>
          </w:tcPr>
          <w:p w14:paraId="61D08973" w14:textId="77777777" w:rsidR="00804D82" w:rsidRPr="00DC653A" w:rsidRDefault="00804D82" w:rsidP="00A56379">
            <w:pPr>
              <w:jc w:val="center"/>
              <w:rPr>
                <w:rFonts w:ascii="Calibri" w:eastAsia="Times New Roman" w:hAnsi="Calibri" w:cs="Calibri"/>
                <w:kern w:val="0"/>
                <w:lang w:eastAsia="es-ES"/>
                <w14:ligatures w14:val="none"/>
              </w:rPr>
            </w:pPr>
            <w:r w:rsidRPr="00DC653A">
              <w:rPr>
                <w:rFonts w:ascii="Calibri" w:eastAsia="Times New Roman" w:hAnsi="Calibri" w:cs="Calibri"/>
                <w:color w:val="000000"/>
                <w:kern w:val="0"/>
                <w:lang w:eastAsia="es-ES"/>
                <w14:ligatures w14:val="none"/>
              </w:rPr>
              <w:t>vie 01/03/24</w:t>
            </w:r>
          </w:p>
        </w:tc>
        <w:tc>
          <w:tcPr>
            <w:tcW w:w="1320" w:type="dxa"/>
            <w:shd w:val="clear" w:color="auto" w:fill="FFFFFF" w:themeFill="background1"/>
            <w:vAlign w:val="center"/>
            <w:hideMark/>
          </w:tcPr>
          <w:p w14:paraId="1835E735" w14:textId="77777777" w:rsidR="00804D82" w:rsidRPr="00DC653A" w:rsidRDefault="00804D82" w:rsidP="00A56379">
            <w:pPr>
              <w:jc w:val="center"/>
              <w:rPr>
                <w:rFonts w:ascii="Calibri" w:eastAsia="Times New Roman" w:hAnsi="Calibri" w:cs="Calibri"/>
                <w:kern w:val="0"/>
                <w:lang w:eastAsia="es-ES"/>
                <w14:ligatures w14:val="none"/>
              </w:rPr>
            </w:pPr>
            <w:r w:rsidRPr="00DC653A">
              <w:rPr>
                <w:rFonts w:ascii="Calibri" w:eastAsia="Times New Roman" w:hAnsi="Calibri" w:cs="Calibri"/>
                <w:color w:val="000000"/>
                <w:kern w:val="0"/>
                <w:lang w:eastAsia="es-ES"/>
                <w14:ligatures w14:val="none"/>
              </w:rPr>
              <w:t>vie 01/03/24</w:t>
            </w:r>
          </w:p>
        </w:tc>
      </w:tr>
      <w:tr w:rsidR="00804D82" w:rsidRPr="00804D82" w14:paraId="38435FD4" w14:textId="77777777" w:rsidTr="00C56B9E">
        <w:tc>
          <w:tcPr>
            <w:tcW w:w="1350" w:type="dxa"/>
            <w:shd w:val="clear" w:color="auto" w:fill="AEAAAA" w:themeFill="background2" w:themeFillShade="BF"/>
            <w:vAlign w:val="center"/>
            <w:hideMark/>
          </w:tcPr>
          <w:p w14:paraId="2A9B5690" w14:textId="77777777" w:rsidR="00804D82" w:rsidRPr="00095AC0" w:rsidRDefault="00804D82" w:rsidP="00095AC0">
            <w:pPr>
              <w:jc w:val="left"/>
              <w:rPr>
                <w:rFonts w:ascii="Calibri" w:eastAsia="Times New Roman" w:hAnsi="Calibri" w:cs="Calibri"/>
                <w:b/>
                <w:bCs/>
                <w:kern w:val="0"/>
                <w:lang w:eastAsia="es-ES"/>
                <w14:ligatures w14:val="none"/>
              </w:rPr>
            </w:pPr>
            <w:r w:rsidRPr="00095AC0">
              <w:rPr>
                <w:rFonts w:ascii="Calibri" w:eastAsia="Times New Roman" w:hAnsi="Calibri" w:cs="Calibri"/>
                <w:b/>
                <w:bCs/>
                <w:color w:val="000000"/>
                <w:kern w:val="0"/>
                <w:lang w:eastAsia="es-ES"/>
                <w14:ligatures w14:val="none"/>
              </w:rPr>
              <w:t>1.1.2</w:t>
            </w:r>
          </w:p>
        </w:tc>
        <w:tc>
          <w:tcPr>
            <w:tcW w:w="3323" w:type="dxa"/>
            <w:shd w:val="clear" w:color="auto" w:fill="FFFFFF" w:themeFill="background1"/>
            <w:vAlign w:val="center"/>
            <w:hideMark/>
          </w:tcPr>
          <w:p w14:paraId="245492C1" w14:textId="4497AE56" w:rsidR="00804D82" w:rsidRPr="00804D82" w:rsidRDefault="00804D82" w:rsidP="00A56379">
            <w:pPr>
              <w:jc w:val="left"/>
              <w:rPr>
                <w:rFonts w:ascii="Calibri" w:eastAsia="Times New Roman" w:hAnsi="Calibri" w:cs="Calibri"/>
                <w:kern w:val="0"/>
                <w:lang w:eastAsia="es-ES"/>
                <w14:ligatures w14:val="none"/>
              </w:rPr>
            </w:pPr>
            <w:r w:rsidRPr="00804D82">
              <w:rPr>
                <w:rFonts w:ascii="Calibri" w:eastAsia="Times New Roman" w:hAnsi="Calibri" w:cs="Calibri"/>
                <w:color w:val="000000"/>
                <w:kern w:val="0"/>
                <w:lang w:eastAsia="es-ES"/>
                <w14:ligatures w14:val="none"/>
              </w:rPr>
              <w:t>DR - Documento de requisitos</w:t>
            </w:r>
          </w:p>
        </w:tc>
        <w:tc>
          <w:tcPr>
            <w:tcW w:w="1211" w:type="dxa"/>
            <w:shd w:val="clear" w:color="auto" w:fill="FFFFFF" w:themeFill="background1"/>
            <w:vAlign w:val="center"/>
            <w:hideMark/>
          </w:tcPr>
          <w:p w14:paraId="5B8EB1AE" w14:textId="77777777" w:rsidR="00804D82" w:rsidRPr="00804D82" w:rsidRDefault="00804D82" w:rsidP="00A56379">
            <w:pPr>
              <w:jc w:val="center"/>
              <w:rPr>
                <w:rFonts w:ascii="Calibri" w:eastAsia="Times New Roman" w:hAnsi="Calibri" w:cs="Calibri"/>
                <w:kern w:val="0"/>
                <w:lang w:eastAsia="es-ES"/>
                <w14:ligatures w14:val="none"/>
              </w:rPr>
            </w:pPr>
            <w:r w:rsidRPr="00804D82">
              <w:rPr>
                <w:rFonts w:ascii="Calibri" w:eastAsia="Times New Roman" w:hAnsi="Calibri" w:cs="Calibri"/>
                <w:color w:val="000000"/>
                <w:kern w:val="0"/>
                <w:lang w:eastAsia="es-ES"/>
                <w14:ligatures w14:val="none"/>
              </w:rPr>
              <w:t>8 hrs</w:t>
            </w:r>
          </w:p>
        </w:tc>
        <w:tc>
          <w:tcPr>
            <w:tcW w:w="1296" w:type="dxa"/>
            <w:shd w:val="clear" w:color="auto" w:fill="FFFFFF" w:themeFill="background1"/>
            <w:vAlign w:val="center"/>
            <w:hideMark/>
          </w:tcPr>
          <w:p w14:paraId="0C69DBA1" w14:textId="77777777" w:rsidR="00804D82" w:rsidRPr="00DC653A" w:rsidRDefault="00804D82" w:rsidP="00A56379">
            <w:pPr>
              <w:jc w:val="center"/>
              <w:rPr>
                <w:rFonts w:ascii="Calibri" w:eastAsia="Times New Roman" w:hAnsi="Calibri" w:cs="Calibri"/>
                <w:kern w:val="0"/>
                <w:lang w:eastAsia="es-ES"/>
                <w14:ligatures w14:val="none"/>
              </w:rPr>
            </w:pPr>
            <w:r w:rsidRPr="00DC653A">
              <w:rPr>
                <w:rFonts w:ascii="Calibri" w:eastAsia="Times New Roman" w:hAnsi="Calibri" w:cs="Calibri"/>
                <w:color w:val="000000"/>
                <w:kern w:val="0"/>
                <w:lang w:eastAsia="es-ES"/>
                <w14:ligatures w14:val="none"/>
              </w:rPr>
              <w:t>lun 04/03/24</w:t>
            </w:r>
          </w:p>
        </w:tc>
        <w:tc>
          <w:tcPr>
            <w:tcW w:w="1320" w:type="dxa"/>
            <w:shd w:val="clear" w:color="auto" w:fill="FFFFFF" w:themeFill="background1"/>
            <w:vAlign w:val="center"/>
            <w:hideMark/>
          </w:tcPr>
          <w:p w14:paraId="541B5972" w14:textId="77777777" w:rsidR="00804D82" w:rsidRPr="00DC653A" w:rsidRDefault="00804D82" w:rsidP="00A56379">
            <w:pPr>
              <w:jc w:val="center"/>
              <w:rPr>
                <w:rFonts w:ascii="Calibri" w:eastAsia="Times New Roman" w:hAnsi="Calibri" w:cs="Calibri"/>
                <w:kern w:val="0"/>
                <w:lang w:eastAsia="es-ES"/>
                <w14:ligatures w14:val="none"/>
              </w:rPr>
            </w:pPr>
            <w:r w:rsidRPr="00DC653A">
              <w:rPr>
                <w:rFonts w:ascii="Calibri" w:eastAsia="Times New Roman" w:hAnsi="Calibri" w:cs="Calibri"/>
                <w:color w:val="000000"/>
                <w:kern w:val="0"/>
                <w:lang w:eastAsia="es-ES"/>
                <w14:ligatures w14:val="none"/>
              </w:rPr>
              <w:t>lun 04/03/24</w:t>
            </w:r>
          </w:p>
        </w:tc>
      </w:tr>
      <w:tr w:rsidR="00804D82" w:rsidRPr="00804D82" w14:paraId="298D6971" w14:textId="77777777" w:rsidTr="00C56B9E">
        <w:tc>
          <w:tcPr>
            <w:tcW w:w="1350" w:type="dxa"/>
            <w:shd w:val="clear" w:color="auto" w:fill="AEAAAA" w:themeFill="background2" w:themeFillShade="BF"/>
            <w:vAlign w:val="center"/>
            <w:hideMark/>
          </w:tcPr>
          <w:p w14:paraId="0BC013B2" w14:textId="77777777" w:rsidR="00804D82" w:rsidRPr="00095AC0" w:rsidRDefault="00804D82" w:rsidP="00095AC0">
            <w:pPr>
              <w:jc w:val="left"/>
              <w:rPr>
                <w:rFonts w:ascii="Calibri" w:eastAsia="Times New Roman" w:hAnsi="Calibri" w:cs="Calibri"/>
                <w:b/>
                <w:bCs/>
                <w:kern w:val="0"/>
                <w:lang w:eastAsia="es-ES"/>
                <w14:ligatures w14:val="none"/>
              </w:rPr>
            </w:pPr>
            <w:r w:rsidRPr="00095AC0">
              <w:rPr>
                <w:rFonts w:ascii="Calibri" w:eastAsia="Times New Roman" w:hAnsi="Calibri" w:cs="Calibri"/>
                <w:b/>
                <w:bCs/>
                <w:color w:val="000000"/>
                <w:kern w:val="0"/>
                <w:lang w:eastAsia="es-ES"/>
                <w14:ligatures w14:val="none"/>
              </w:rPr>
              <w:t>1.1.3</w:t>
            </w:r>
          </w:p>
        </w:tc>
        <w:tc>
          <w:tcPr>
            <w:tcW w:w="3323" w:type="dxa"/>
            <w:shd w:val="clear" w:color="auto" w:fill="FFFFFF" w:themeFill="background1"/>
            <w:vAlign w:val="center"/>
            <w:hideMark/>
          </w:tcPr>
          <w:p w14:paraId="62C058AC" w14:textId="5D39C4F2" w:rsidR="00804D82" w:rsidRPr="00804D82" w:rsidRDefault="00804D82" w:rsidP="00A56379">
            <w:pPr>
              <w:jc w:val="left"/>
              <w:rPr>
                <w:rFonts w:ascii="Calibri" w:eastAsia="Times New Roman" w:hAnsi="Calibri" w:cs="Calibri"/>
                <w:kern w:val="0"/>
                <w:lang w:eastAsia="es-ES"/>
                <w14:ligatures w14:val="none"/>
              </w:rPr>
            </w:pPr>
            <w:r w:rsidRPr="00804D82">
              <w:rPr>
                <w:rFonts w:ascii="Calibri" w:eastAsia="Times New Roman" w:hAnsi="Calibri" w:cs="Calibri"/>
                <w:color w:val="000000"/>
                <w:kern w:val="0"/>
                <w:lang w:eastAsia="es-ES"/>
                <w14:ligatures w14:val="none"/>
              </w:rPr>
              <w:t>PP - Plan de proyecto</w:t>
            </w:r>
          </w:p>
        </w:tc>
        <w:tc>
          <w:tcPr>
            <w:tcW w:w="1211" w:type="dxa"/>
            <w:shd w:val="clear" w:color="auto" w:fill="FFFFFF" w:themeFill="background1"/>
            <w:vAlign w:val="center"/>
            <w:hideMark/>
          </w:tcPr>
          <w:p w14:paraId="0816A37E" w14:textId="77777777" w:rsidR="00804D82" w:rsidRPr="00804D82" w:rsidRDefault="00804D82" w:rsidP="00A56379">
            <w:pPr>
              <w:jc w:val="center"/>
              <w:rPr>
                <w:rFonts w:ascii="Calibri" w:eastAsia="Times New Roman" w:hAnsi="Calibri" w:cs="Calibri"/>
                <w:kern w:val="0"/>
                <w:lang w:eastAsia="es-ES"/>
                <w14:ligatures w14:val="none"/>
              </w:rPr>
            </w:pPr>
            <w:r w:rsidRPr="00804D82">
              <w:rPr>
                <w:rFonts w:ascii="Calibri" w:eastAsia="Times New Roman" w:hAnsi="Calibri" w:cs="Calibri"/>
                <w:color w:val="000000"/>
                <w:kern w:val="0"/>
                <w:lang w:eastAsia="es-ES"/>
                <w14:ligatures w14:val="none"/>
              </w:rPr>
              <w:t>2 hrs</w:t>
            </w:r>
          </w:p>
        </w:tc>
        <w:tc>
          <w:tcPr>
            <w:tcW w:w="1296" w:type="dxa"/>
            <w:shd w:val="clear" w:color="auto" w:fill="FFFFFF" w:themeFill="background1"/>
            <w:vAlign w:val="center"/>
            <w:hideMark/>
          </w:tcPr>
          <w:p w14:paraId="51F00EC0" w14:textId="77777777" w:rsidR="00804D82" w:rsidRPr="00DC653A" w:rsidRDefault="00804D82" w:rsidP="00A56379">
            <w:pPr>
              <w:jc w:val="center"/>
              <w:rPr>
                <w:rFonts w:ascii="Calibri" w:eastAsia="Times New Roman" w:hAnsi="Calibri" w:cs="Calibri"/>
                <w:kern w:val="0"/>
                <w:lang w:eastAsia="es-ES"/>
                <w14:ligatures w14:val="none"/>
              </w:rPr>
            </w:pPr>
            <w:r w:rsidRPr="00DC653A">
              <w:rPr>
                <w:rFonts w:ascii="Calibri" w:eastAsia="Times New Roman" w:hAnsi="Calibri" w:cs="Calibri"/>
                <w:color w:val="000000"/>
                <w:kern w:val="0"/>
                <w:lang w:eastAsia="es-ES"/>
                <w14:ligatures w14:val="none"/>
              </w:rPr>
              <w:t>mar 05/03/24</w:t>
            </w:r>
          </w:p>
        </w:tc>
        <w:tc>
          <w:tcPr>
            <w:tcW w:w="1320" w:type="dxa"/>
            <w:shd w:val="clear" w:color="auto" w:fill="FFFFFF" w:themeFill="background1"/>
            <w:vAlign w:val="center"/>
            <w:hideMark/>
          </w:tcPr>
          <w:p w14:paraId="0172BB70" w14:textId="77777777" w:rsidR="00804D82" w:rsidRPr="00DC653A" w:rsidRDefault="00804D82" w:rsidP="00A56379">
            <w:pPr>
              <w:jc w:val="center"/>
              <w:rPr>
                <w:rFonts w:ascii="Calibri" w:eastAsia="Times New Roman" w:hAnsi="Calibri" w:cs="Calibri"/>
                <w:kern w:val="0"/>
                <w:lang w:eastAsia="es-ES"/>
                <w14:ligatures w14:val="none"/>
              </w:rPr>
            </w:pPr>
            <w:r w:rsidRPr="00DC653A">
              <w:rPr>
                <w:rFonts w:ascii="Calibri" w:eastAsia="Times New Roman" w:hAnsi="Calibri" w:cs="Calibri"/>
                <w:color w:val="000000"/>
                <w:kern w:val="0"/>
                <w:lang w:eastAsia="es-ES"/>
                <w14:ligatures w14:val="none"/>
              </w:rPr>
              <w:t>mar 05/03/24</w:t>
            </w:r>
          </w:p>
        </w:tc>
      </w:tr>
      <w:tr w:rsidR="00804D82" w:rsidRPr="00804D82" w14:paraId="222AAADD" w14:textId="77777777" w:rsidTr="00C56B9E">
        <w:tc>
          <w:tcPr>
            <w:tcW w:w="1350" w:type="dxa"/>
            <w:shd w:val="clear" w:color="auto" w:fill="AEAAAA" w:themeFill="background2" w:themeFillShade="BF"/>
            <w:vAlign w:val="center"/>
            <w:hideMark/>
          </w:tcPr>
          <w:p w14:paraId="3112DEE8" w14:textId="77777777" w:rsidR="00804D82" w:rsidRPr="00095AC0" w:rsidRDefault="00804D82" w:rsidP="00095AC0">
            <w:pPr>
              <w:jc w:val="left"/>
              <w:rPr>
                <w:rFonts w:ascii="Calibri" w:eastAsia="Times New Roman" w:hAnsi="Calibri" w:cs="Calibri"/>
                <w:b/>
                <w:bCs/>
                <w:kern w:val="0"/>
                <w:lang w:eastAsia="es-ES"/>
                <w14:ligatures w14:val="none"/>
              </w:rPr>
            </w:pPr>
            <w:r w:rsidRPr="00095AC0">
              <w:rPr>
                <w:rFonts w:ascii="Calibri" w:eastAsia="Times New Roman" w:hAnsi="Calibri" w:cs="Calibri"/>
                <w:b/>
                <w:bCs/>
                <w:color w:val="000000"/>
                <w:kern w:val="0"/>
                <w:lang w:eastAsia="es-ES"/>
                <w14:ligatures w14:val="none"/>
              </w:rPr>
              <w:t>1.1.4</w:t>
            </w:r>
          </w:p>
        </w:tc>
        <w:tc>
          <w:tcPr>
            <w:tcW w:w="3323" w:type="dxa"/>
            <w:shd w:val="clear" w:color="auto" w:fill="FFFFFF" w:themeFill="background1"/>
            <w:vAlign w:val="center"/>
            <w:hideMark/>
          </w:tcPr>
          <w:p w14:paraId="3BFE3ADE" w14:textId="56325B65" w:rsidR="00804D82" w:rsidRPr="00804D82" w:rsidRDefault="00804D82" w:rsidP="00A56379">
            <w:pPr>
              <w:jc w:val="left"/>
              <w:rPr>
                <w:rFonts w:ascii="Calibri" w:eastAsia="Times New Roman" w:hAnsi="Calibri" w:cs="Calibri"/>
                <w:kern w:val="0"/>
                <w:lang w:eastAsia="es-ES"/>
                <w14:ligatures w14:val="none"/>
              </w:rPr>
            </w:pPr>
            <w:r w:rsidRPr="00804D82">
              <w:rPr>
                <w:rFonts w:ascii="Calibri" w:eastAsia="Times New Roman" w:hAnsi="Calibri" w:cs="Calibri"/>
                <w:color w:val="000000"/>
                <w:kern w:val="0"/>
                <w:lang w:eastAsia="es-ES"/>
                <w14:ligatures w14:val="none"/>
              </w:rPr>
              <w:t>DD - Documentación de diseño</w:t>
            </w:r>
          </w:p>
        </w:tc>
        <w:tc>
          <w:tcPr>
            <w:tcW w:w="1211" w:type="dxa"/>
            <w:shd w:val="clear" w:color="auto" w:fill="FFFFFF" w:themeFill="background1"/>
            <w:vAlign w:val="center"/>
            <w:hideMark/>
          </w:tcPr>
          <w:p w14:paraId="23252AE8" w14:textId="77777777" w:rsidR="00804D82" w:rsidRPr="00804D82" w:rsidRDefault="00804D82" w:rsidP="00A56379">
            <w:pPr>
              <w:jc w:val="center"/>
              <w:rPr>
                <w:rFonts w:ascii="Calibri" w:eastAsia="Times New Roman" w:hAnsi="Calibri" w:cs="Calibri"/>
                <w:kern w:val="0"/>
                <w:lang w:eastAsia="es-ES"/>
                <w14:ligatures w14:val="none"/>
              </w:rPr>
            </w:pPr>
            <w:r w:rsidRPr="00804D82">
              <w:rPr>
                <w:rFonts w:ascii="Calibri" w:eastAsia="Times New Roman" w:hAnsi="Calibri" w:cs="Calibri"/>
                <w:color w:val="000000"/>
                <w:kern w:val="0"/>
                <w:lang w:eastAsia="es-ES"/>
                <w14:ligatures w14:val="none"/>
              </w:rPr>
              <w:t>2 hrs</w:t>
            </w:r>
          </w:p>
        </w:tc>
        <w:tc>
          <w:tcPr>
            <w:tcW w:w="1296" w:type="dxa"/>
            <w:shd w:val="clear" w:color="auto" w:fill="FFFFFF" w:themeFill="background1"/>
            <w:vAlign w:val="center"/>
            <w:hideMark/>
          </w:tcPr>
          <w:p w14:paraId="699A8719" w14:textId="77777777" w:rsidR="00804D82" w:rsidRPr="00DC653A" w:rsidRDefault="00804D82" w:rsidP="00A56379">
            <w:pPr>
              <w:jc w:val="center"/>
              <w:rPr>
                <w:rFonts w:ascii="Calibri" w:eastAsia="Times New Roman" w:hAnsi="Calibri" w:cs="Calibri"/>
                <w:kern w:val="0"/>
                <w:lang w:eastAsia="es-ES"/>
                <w14:ligatures w14:val="none"/>
              </w:rPr>
            </w:pPr>
            <w:r w:rsidRPr="00DC653A">
              <w:rPr>
                <w:rFonts w:ascii="Calibri" w:eastAsia="Times New Roman" w:hAnsi="Calibri" w:cs="Calibri"/>
                <w:color w:val="000000"/>
                <w:kern w:val="0"/>
                <w:lang w:eastAsia="es-ES"/>
                <w14:ligatures w14:val="none"/>
              </w:rPr>
              <w:t>mar 05/03/24</w:t>
            </w:r>
          </w:p>
        </w:tc>
        <w:tc>
          <w:tcPr>
            <w:tcW w:w="1320" w:type="dxa"/>
            <w:shd w:val="clear" w:color="auto" w:fill="FFFFFF" w:themeFill="background1"/>
            <w:vAlign w:val="center"/>
            <w:hideMark/>
          </w:tcPr>
          <w:p w14:paraId="683DB3E1" w14:textId="77777777" w:rsidR="00804D82" w:rsidRPr="00DC653A" w:rsidRDefault="00804D82" w:rsidP="00A56379">
            <w:pPr>
              <w:jc w:val="center"/>
              <w:rPr>
                <w:rFonts w:ascii="Calibri" w:eastAsia="Times New Roman" w:hAnsi="Calibri" w:cs="Calibri"/>
                <w:kern w:val="0"/>
                <w:lang w:eastAsia="es-ES"/>
                <w14:ligatures w14:val="none"/>
              </w:rPr>
            </w:pPr>
            <w:r w:rsidRPr="00DC653A">
              <w:rPr>
                <w:rFonts w:ascii="Calibri" w:eastAsia="Times New Roman" w:hAnsi="Calibri" w:cs="Calibri"/>
                <w:color w:val="000000"/>
                <w:kern w:val="0"/>
                <w:lang w:eastAsia="es-ES"/>
                <w14:ligatures w14:val="none"/>
              </w:rPr>
              <w:t>mar 05/03/24</w:t>
            </w:r>
          </w:p>
        </w:tc>
      </w:tr>
      <w:tr w:rsidR="00804D82" w:rsidRPr="00804D82" w14:paraId="55752EC8" w14:textId="77777777" w:rsidTr="00C56B9E">
        <w:tc>
          <w:tcPr>
            <w:tcW w:w="1350" w:type="dxa"/>
            <w:shd w:val="clear" w:color="auto" w:fill="AEAAAA" w:themeFill="background2" w:themeFillShade="BF"/>
            <w:vAlign w:val="center"/>
            <w:hideMark/>
          </w:tcPr>
          <w:p w14:paraId="59E997E1" w14:textId="77777777" w:rsidR="00804D82" w:rsidRPr="00095AC0" w:rsidRDefault="00804D82" w:rsidP="00095AC0">
            <w:pPr>
              <w:jc w:val="left"/>
              <w:rPr>
                <w:rFonts w:ascii="Calibri" w:eastAsia="Times New Roman" w:hAnsi="Calibri" w:cs="Calibri"/>
                <w:b/>
                <w:bCs/>
                <w:kern w:val="0"/>
                <w:lang w:eastAsia="es-ES"/>
                <w14:ligatures w14:val="none"/>
              </w:rPr>
            </w:pPr>
            <w:r w:rsidRPr="00095AC0">
              <w:rPr>
                <w:rFonts w:ascii="Calibri" w:eastAsia="Times New Roman" w:hAnsi="Calibri" w:cs="Calibri"/>
                <w:b/>
                <w:bCs/>
                <w:color w:val="000000"/>
                <w:kern w:val="0"/>
                <w:lang w:eastAsia="es-ES"/>
                <w14:ligatures w14:val="none"/>
              </w:rPr>
              <w:t>1.1.5</w:t>
            </w:r>
          </w:p>
        </w:tc>
        <w:tc>
          <w:tcPr>
            <w:tcW w:w="3323" w:type="dxa"/>
            <w:shd w:val="clear" w:color="auto" w:fill="FFFFFF" w:themeFill="background1"/>
            <w:vAlign w:val="center"/>
            <w:hideMark/>
          </w:tcPr>
          <w:p w14:paraId="71748A65" w14:textId="175F378F" w:rsidR="00804D82" w:rsidRPr="00804D82" w:rsidRDefault="00804D82" w:rsidP="00A56379">
            <w:pPr>
              <w:jc w:val="left"/>
              <w:rPr>
                <w:rFonts w:ascii="Calibri" w:eastAsia="Times New Roman" w:hAnsi="Calibri" w:cs="Calibri"/>
                <w:kern w:val="0"/>
                <w:lang w:eastAsia="es-ES"/>
                <w14:ligatures w14:val="none"/>
              </w:rPr>
            </w:pPr>
            <w:r w:rsidRPr="00804D82">
              <w:rPr>
                <w:rFonts w:ascii="Calibri" w:eastAsia="Times New Roman" w:hAnsi="Calibri" w:cs="Calibri"/>
                <w:color w:val="000000"/>
                <w:kern w:val="0"/>
                <w:lang w:eastAsia="es-ES"/>
                <w14:ligatures w14:val="none"/>
              </w:rPr>
              <w:t>PPS - Plan de pruebas software</w:t>
            </w:r>
          </w:p>
        </w:tc>
        <w:tc>
          <w:tcPr>
            <w:tcW w:w="1211" w:type="dxa"/>
            <w:shd w:val="clear" w:color="auto" w:fill="FFFFFF" w:themeFill="background1"/>
            <w:vAlign w:val="center"/>
            <w:hideMark/>
          </w:tcPr>
          <w:p w14:paraId="1EEE47F8" w14:textId="77777777" w:rsidR="00804D82" w:rsidRPr="00804D82" w:rsidRDefault="00804D82" w:rsidP="00A56379">
            <w:pPr>
              <w:jc w:val="center"/>
              <w:rPr>
                <w:rFonts w:ascii="Calibri" w:eastAsia="Times New Roman" w:hAnsi="Calibri" w:cs="Calibri"/>
                <w:kern w:val="0"/>
                <w:lang w:eastAsia="es-ES"/>
                <w14:ligatures w14:val="none"/>
              </w:rPr>
            </w:pPr>
            <w:r w:rsidRPr="00804D82">
              <w:rPr>
                <w:rFonts w:ascii="Calibri" w:eastAsia="Times New Roman" w:hAnsi="Calibri" w:cs="Calibri"/>
                <w:color w:val="000000"/>
                <w:kern w:val="0"/>
                <w:lang w:eastAsia="es-ES"/>
                <w14:ligatures w14:val="none"/>
              </w:rPr>
              <w:t>1 hr</w:t>
            </w:r>
          </w:p>
        </w:tc>
        <w:tc>
          <w:tcPr>
            <w:tcW w:w="1296" w:type="dxa"/>
            <w:shd w:val="clear" w:color="auto" w:fill="FFFFFF" w:themeFill="background1"/>
            <w:vAlign w:val="center"/>
            <w:hideMark/>
          </w:tcPr>
          <w:p w14:paraId="10E7AB32" w14:textId="77777777" w:rsidR="00804D82" w:rsidRPr="00DC653A" w:rsidRDefault="00804D82" w:rsidP="00A56379">
            <w:pPr>
              <w:jc w:val="center"/>
              <w:rPr>
                <w:rFonts w:ascii="Calibri" w:eastAsia="Times New Roman" w:hAnsi="Calibri" w:cs="Calibri"/>
                <w:kern w:val="0"/>
                <w:lang w:eastAsia="es-ES"/>
                <w14:ligatures w14:val="none"/>
              </w:rPr>
            </w:pPr>
            <w:r w:rsidRPr="00DC653A">
              <w:rPr>
                <w:rFonts w:ascii="Calibri" w:eastAsia="Times New Roman" w:hAnsi="Calibri" w:cs="Calibri"/>
                <w:color w:val="000000"/>
                <w:kern w:val="0"/>
                <w:lang w:eastAsia="es-ES"/>
                <w14:ligatures w14:val="none"/>
              </w:rPr>
              <w:t>mar 05/03/24</w:t>
            </w:r>
          </w:p>
        </w:tc>
        <w:tc>
          <w:tcPr>
            <w:tcW w:w="1320" w:type="dxa"/>
            <w:shd w:val="clear" w:color="auto" w:fill="FFFFFF" w:themeFill="background1"/>
            <w:vAlign w:val="center"/>
            <w:hideMark/>
          </w:tcPr>
          <w:p w14:paraId="229F5463" w14:textId="77777777" w:rsidR="00804D82" w:rsidRPr="00DC653A" w:rsidRDefault="00804D82" w:rsidP="00A56379">
            <w:pPr>
              <w:jc w:val="center"/>
              <w:rPr>
                <w:rFonts w:ascii="Calibri" w:eastAsia="Times New Roman" w:hAnsi="Calibri" w:cs="Calibri"/>
                <w:kern w:val="0"/>
                <w:lang w:eastAsia="es-ES"/>
                <w14:ligatures w14:val="none"/>
              </w:rPr>
            </w:pPr>
            <w:r w:rsidRPr="00DC653A">
              <w:rPr>
                <w:rFonts w:ascii="Calibri" w:eastAsia="Times New Roman" w:hAnsi="Calibri" w:cs="Calibri"/>
                <w:color w:val="000000"/>
                <w:kern w:val="0"/>
                <w:lang w:eastAsia="es-ES"/>
                <w14:ligatures w14:val="none"/>
              </w:rPr>
              <w:t>mar 05/03/24</w:t>
            </w:r>
          </w:p>
        </w:tc>
      </w:tr>
      <w:tr w:rsidR="00804D82" w:rsidRPr="00804D82" w14:paraId="476FC8F5" w14:textId="77777777" w:rsidTr="00C56B9E">
        <w:tc>
          <w:tcPr>
            <w:tcW w:w="1350" w:type="dxa"/>
            <w:shd w:val="clear" w:color="auto" w:fill="AEAAAA" w:themeFill="background2" w:themeFillShade="BF"/>
            <w:vAlign w:val="center"/>
            <w:hideMark/>
          </w:tcPr>
          <w:p w14:paraId="0B90A02D" w14:textId="77777777" w:rsidR="00804D82" w:rsidRPr="00095AC0" w:rsidRDefault="00804D82" w:rsidP="00095AC0">
            <w:pPr>
              <w:jc w:val="left"/>
              <w:rPr>
                <w:rFonts w:ascii="Calibri" w:eastAsia="Times New Roman" w:hAnsi="Calibri" w:cs="Calibri"/>
                <w:b/>
                <w:bCs/>
                <w:kern w:val="0"/>
                <w:lang w:eastAsia="es-ES"/>
                <w14:ligatures w14:val="none"/>
              </w:rPr>
            </w:pPr>
            <w:r w:rsidRPr="00095AC0">
              <w:rPr>
                <w:rFonts w:ascii="Calibri" w:eastAsia="Times New Roman" w:hAnsi="Calibri" w:cs="Calibri"/>
                <w:b/>
                <w:bCs/>
                <w:color w:val="000000"/>
                <w:kern w:val="0"/>
                <w:lang w:eastAsia="es-ES"/>
                <w14:ligatures w14:val="none"/>
              </w:rPr>
              <w:t>1.1.6</w:t>
            </w:r>
          </w:p>
        </w:tc>
        <w:tc>
          <w:tcPr>
            <w:tcW w:w="3323" w:type="dxa"/>
            <w:shd w:val="clear" w:color="auto" w:fill="FFFFFF" w:themeFill="background1"/>
            <w:vAlign w:val="center"/>
            <w:hideMark/>
          </w:tcPr>
          <w:p w14:paraId="465D98F1" w14:textId="0940C3F0" w:rsidR="00804D82" w:rsidRPr="00804D82" w:rsidRDefault="00804D82" w:rsidP="00A56379">
            <w:pPr>
              <w:jc w:val="left"/>
              <w:rPr>
                <w:rFonts w:ascii="Calibri" w:eastAsia="Times New Roman" w:hAnsi="Calibri" w:cs="Calibri"/>
                <w:kern w:val="0"/>
                <w:lang w:eastAsia="es-ES"/>
                <w14:ligatures w14:val="none"/>
              </w:rPr>
            </w:pPr>
            <w:r w:rsidRPr="00804D82">
              <w:rPr>
                <w:rFonts w:ascii="Calibri" w:eastAsia="Times New Roman" w:hAnsi="Calibri" w:cs="Calibri"/>
                <w:color w:val="000000"/>
                <w:kern w:val="0"/>
                <w:lang w:eastAsia="es-ES"/>
                <w14:ligatures w14:val="none"/>
              </w:rPr>
              <w:t>Ddes - Documento de despliegue</w:t>
            </w:r>
          </w:p>
        </w:tc>
        <w:tc>
          <w:tcPr>
            <w:tcW w:w="1211" w:type="dxa"/>
            <w:shd w:val="clear" w:color="auto" w:fill="FFFFFF" w:themeFill="background1"/>
            <w:vAlign w:val="center"/>
            <w:hideMark/>
          </w:tcPr>
          <w:p w14:paraId="0FC1310B" w14:textId="77777777" w:rsidR="00804D82" w:rsidRPr="00804D82" w:rsidRDefault="00804D82" w:rsidP="00A56379">
            <w:pPr>
              <w:jc w:val="center"/>
              <w:rPr>
                <w:rFonts w:ascii="Calibri" w:eastAsia="Times New Roman" w:hAnsi="Calibri" w:cs="Calibri"/>
                <w:kern w:val="0"/>
                <w:lang w:eastAsia="es-ES"/>
                <w14:ligatures w14:val="none"/>
              </w:rPr>
            </w:pPr>
            <w:r w:rsidRPr="00804D82">
              <w:rPr>
                <w:rFonts w:ascii="Calibri" w:eastAsia="Times New Roman" w:hAnsi="Calibri" w:cs="Calibri"/>
                <w:color w:val="000000"/>
                <w:kern w:val="0"/>
                <w:lang w:eastAsia="es-ES"/>
                <w14:ligatures w14:val="none"/>
              </w:rPr>
              <w:t>8 hrs</w:t>
            </w:r>
          </w:p>
        </w:tc>
        <w:tc>
          <w:tcPr>
            <w:tcW w:w="1296" w:type="dxa"/>
            <w:shd w:val="clear" w:color="auto" w:fill="FFFFFF" w:themeFill="background1"/>
            <w:vAlign w:val="center"/>
            <w:hideMark/>
          </w:tcPr>
          <w:p w14:paraId="1E28AFFD" w14:textId="77777777" w:rsidR="00804D82" w:rsidRPr="00DC653A" w:rsidRDefault="00804D82" w:rsidP="00A56379">
            <w:pPr>
              <w:jc w:val="center"/>
              <w:rPr>
                <w:rFonts w:ascii="Calibri" w:eastAsia="Times New Roman" w:hAnsi="Calibri" w:cs="Calibri"/>
                <w:kern w:val="0"/>
                <w:lang w:eastAsia="es-ES"/>
                <w14:ligatures w14:val="none"/>
              </w:rPr>
            </w:pPr>
            <w:r w:rsidRPr="00DC653A">
              <w:rPr>
                <w:rFonts w:ascii="Calibri" w:eastAsia="Times New Roman" w:hAnsi="Calibri" w:cs="Calibri"/>
                <w:color w:val="000000"/>
                <w:kern w:val="0"/>
                <w:lang w:eastAsia="es-ES"/>
                <w14:ligatures w14:val="none"/>
              </w:rPr>
              <w:t>mié 06/03/24</w:t>
            </w:r>
          </w:p>
        </w:tc>
        <w:tc>
          <w:tcPr>
            <w:tcW w:w="1320" w:type="dxa"/>
            <w:shd w:val="clear" w:color="auto" w:fill="FFFFFF" w:themeFill="background1"/>
            <w:vAlign w:val="center"/>
            <w:hideMark/>
          </w:tcPr>
          <w:p w14:paraId="19F42D05" w14:textId="77777777" w:rsidR="00804D82" w:rsidRPr="00DC653A" w:rsidRDefault="00804D82" w:rsidP="00A56379">
            <w:pPr>
              <w:jc w:val="center"/>
              <w:rPr>
                <w:rFonts w:ascii="Calibri" w:eastAsia="Times New Roman" w:hAnsi="Calibri" w:cs="Calibri"/>
                <w:kern w:val="0"/>
                <w:lang w:eastAsia="es-ES"/>
                <w14:ligatures w14:val="none"/>
              </w:rPr>
            </w:pPr>
            <w:r w:rsidRPr="00DC653A">
              <w:rPr>
                <w:rFonts w:ascii="Calibri" w:eastAsia="Times New Roman" w:hAnsi="Calibri" w:cs="Calibri"/>
                <w:color w:val="000000"/>
                <w:kern w:val="0"/>
                <w:lang w:eastAsia="es-ES"/>
                <w14:ligatures w14:val="none"/>
              </w:rPr>
              <w:t>mié 06/03/24</w:t>
            </w:r>
          </w:p>
        </w:tc>
      </w:tr>
      <w:tr w:rsidR="00804D82" w:rsidRPr="00804D82" w14:paraId="6E3A6406" w14:textId="77777777" w:rsidTr="00C56B9E">
        <w:tc>
          <w:tcPr>
            <w:tcW w:w="1350" w:type="dxa"/>
            <w:shd w:val="clear" w:color="auto" w:fill="AEAAAA" w:themeFill="background2" w:themeFillShade="BF"/>
            <w:vAlign w:val="center"/>
            <w:hideMark/>
          </w:tcPr>
          <w:p w14:paraId="267D40AD" w14:textId="77777777" w:rsidR="00804D82" w:rsidRPr="00095AC0" w:rsidRDefault="00804D82" w:rsidP="00095AC0">
            <w:pPr>
              <w:jc w:val="left"/>
              <w:rPr>
                <w:rFonts w:ascii="Calibri" w:eastAsia="Times New Roman" w:hAnsi="Calibri" w:cs="Calibri"/>
                <w:b/>
                <w:bCs/>
                <w:kern w:val="0"/>
                <w:lang w:eastAsia="es-ES"/>
                <w14:ligatures w14:val="none"/>
              </w:rPr>
            </w:pPr>
            <w:r w:rsidRPr="00095AC0">
              <w:rPr>
                <w:rFonts w:ascii="Calibri" w:eastAsia="Times New Roman" w:hAnsi="Calibri" w:cs="Calibri"/>
                <w:b/>
                <w:bCs/>
                <w:color w:val="000000"/>
                <w:kern w:val="0"/>
                <w:lang w:eastAsia="es-ES"/>
                <w14:ligatures w14:val="none"/>
              </w:rPr>
              <w:t>1.1.7</w:t>
            </w:r>
          </w:p>
        </w:tc>
        <w:tc>
          <w:tcPr>
            <w:tcW w:w="3323" w:type="dxa"/>
            <w:shd w:val="clear" w:color="auto" w:fill="E7E6E6" w:themeFill="background2"/>
            <w:vAlign w:val="center"/>
            <w:hideMark/>
          </w:tcPr>
          <w:p w14:paraId="2E26EA97" w14:textId="5856750F" w:rsidR="00804D82" w:rsidRPr="00804D82" w:rsidRDefault="00804D82" w:rsidP="00A56379">
            <w:pPr>
              <w:jc w:val="left"/>
              <w:rPr>
                <w:rFonts w:ascii="Calibri" w:eastAsia="Times New Roman" w:hAnsi="Calibri" w:cs="Calibri"/>
                <w:kern w:val="0"/>
                <w:lang w:eastAsia="es-ES"/>
                <w14:ligatures w14:val="none"/>
              </w:rPr>
            </w:pPr>
            <w:r w:rsidRPr="00804D82">
              <w:rPr>
                <w:rFonts w:ascii="Calibri" w:eastAsia="Times New Roman" w:hAnsi="Calibri" w:cs="Calibri"/>
                <w:b/>
                <w:bCs/>
                <w:color w:val="000000"/>
                <w:kern w:val="0"/>
                <w:lang w:eastAsia="es-ES"/>
                <w14:ligatures w14:val="none"/>
              </w:rPr>
              <w:t>Manual de usuario</w:t>
            </w:r>
          </w:p>
        </w:tc>
        <w:tc>
          <w:tcPr>
            <w:tcW w:w="1211" w:type="dxa"/>
            <w:shd w:val="clear" w:color="auto" w:fill="E7E6E6" w:themeFill="background2"/>
            <w:vAlign w:val="center"/>
            <w:hideMark/>
          </w:tcPr>
          <w:p w14:paraId="2602701C" w14:textId="77777777" w:rsidR="00804D82" w:rsidRPr="00804D82" w:rsidRDefault="00804D82" w:rsidP="00A56379">
            <w:pPr>
              <w:jc w:val="center"/>
              <w:rPr>
                <w:rFonts w:ascii="Calibri" w:eastAsia="Times New Roman" w:hAnsi="Calibri" w:cs="Calibri"/>
                <w:kern w:val="0"/>
                <w:lang w:eastAsia="es-ES"/>
                <w14:ligatures w14:val="none"/>
              </w:rPr>
            </w:pPr>
            <w:r w:rsidRPr="00804D82">
              <w:rPr>
                <w:rFonts w:ascii="Calibri" w:eastAsia="Times New Roman" w:hAnsi="Calibri" w:cs="Calibri"/>
                <w:b/>
                <w:bCs/>
                <w:color w:val="000000"/>
                <w:kern w:val="0"/>
                <w:lang w:eastAsia="es-ES"/>
                <w14:ligatures w14:val="none"/>
              </w:rPr>
              <w:t>7 hrs</w:t>
            </w:r>
          </w:p>
        </w:tc>
        <w:tc>
          <w:tcPr>
            <w:tcW w:w="1296" w:type="dxa"/>
            <w:shd w:val="clear" w:color="auto" w:fill="E7E6E6" w:themeFill="background2"/>
            <w:vAlign w:val="center"/>
            <w:hideMark/>
          </w:tcPr>
          <w:p w14:paraId="28706101" w14:textId="77777777" w:rsidR="00804D82" w:rsidRPr="00DC653A" w:rsidRDefault="00804D82" w:rsidP="00A56379">
            <w:pPr>
              <w:jc w:val="center"/>
              <w:rPr>
                <w:rFonts w:ascii="Calibri" w:eastAsia="Times New Roman" w:hAnsi="Calibri" w:cs="Calibri"/>
                <w:kern w:val="0"/>
                <w:lang w:eastAsia="es-ES"/>
                <w14:ligatures w14:val="none"/>
              </w:rPr>
            </w:pPr>
            <w:r w:rsidRPr="00DC653A">
              <w:rPr>
                <w:rFonts w:ascii="Calibri" w:eastAsia="Times New Roman" w:hAnsi="Calibri" w:cs="Calibri"/>
                <w:b/>
                <w:bCs/>
                <w:color w:val="000000"/>
                <w:kern w:val="0"/>
                <w:lang w:eastAsia="es-ES"/>
                <w14:ligatures w14:val="none"/>
              </w:rPr>
              <w:t>lun 08/04/24</w:t>
            </w:r>
          </w:p>
        </w:tc>
        <w:tc>
          <w:tcPr>
            <w:tcW w:w="1320" w:type="dxa"/>
            <w:shd w:val="clear" w:color="auto" w:fill="E7E6E6" w:themeFill="background2"/>
            <w:vAlign w:val="center"/>
            <w:hideMark/>
          </w:tcPr>
          <w:p w14:paraId="7A461902" w14:textId="77777777" w:rsidR="00804D82" w:rsidRPr="00DC653A" w:rsidRDefault="00804D82" w:rsidP="00A56379">
            <w:pPr>
              <w:jc w:val="center"/>
              <w:rPr>
                <w:rFonts w:ascii="Calibri" w:eastAsia="Times New Roman" w:hAnsi="Calibri" w:cs="Calibri"/>
                <w:kern w:val="0"/>
                <w:lang w:eastAsia="es-ES"/>
                <w14:ligatures w14:val="none"/>
              </w:rPr>
            </w:pPr>
            <w:r w:rsidRPr="00DC653A">
              <w:rPr>
                <w:rFonts w:ascii="Calibri" w:eastAsia="Times New Roman" w:hAnsi="Calibri" w:cs="Calibri"/>
                <w:b/>
                <w:bCs/>
                <w:color w:val="000000"/>
                <w:kern w:val="0"/>
                <w:lang w:eastAsia="es-ES"/>
                <w14:ligatures w14:val="none"/>
              </w:rPr>
              <w:t>vie 09/08/24</w:t>
            </w:r>
          </w:p>
        </w:tc>
      </w:tr>
      <w:tr w:rsidR="00804D82" w:rsidRPr="00804D82" w14:paraId="772494D6" w14:textId="77777777" w:rsidTr="00C56B9E">
        <w:tc>
          <w:tcPr>
            <w:tcW w:w="1350" w:type="dxa"/>
            <w:shd w:val="clear" w:color="auto" w:fill="AEAAAA" w:themeFill="background2" w:themeFillShade="BF"/>
            <w:vAlign w:val="center"/>
            <w:hideMark/>
          </w:tcPr>
          <w:p w14:paraId="511C3596" w14:textId="77777777" w:rsidR="00804D82" w:rsidRPr="00095AC0" w:rsidRDefault="00804D82" w:rsidP="00095AC0">
            <w:pPr>
              <w:jc w:val="left"/>
              <w:rPr>
                <w:rFonts w:ascii="Calibri" w:eastAsia="Times New Roman" w:hAnsi="Calibri" w:cs="Calibri"/>
                <w:b/>
                <w:bCs/>
                <w:kern w:val="0"/>
                <w:lang w:eastAsia="es-ES"/>
                <w14:ligatures w14:val="none"/>
              </w:rPr>
            </w:pPr>
            <w:r w:rsidRPr="00095AC0">
              <w:rPr>
                <w:rFonts w:ascii="Calibri" w:eastAsia="Times New Roman" w:hAnsi="Calibri" w:cs="Calibri"/>
                <w:b/>
                <w:bCs/>
                <w:color w:val="000000"/>
                <w:kern w:val="0"/>
                <w:lang w:eastAsia="es-ES"/>
                <w14:ligatures w14:val="none"/>
              </w:rPr>
              <w:t>1.1.7.1</w:t>
            </w:r>
          </w:p>
        </w:tc>
        <w:tc>
          <w:tcPr>
            <w:tcW w:w="3323" w:type="dxa"/>
            <w:shd w:val="clear" w:color="auto" w:fill="FFFFFF" w:themeFill="background1"/>
            <w:vAlign w:val="center"/>
            <w:hideMark/>
          </w:tcPr>
          <w:p w14:paraId="42409BA0" w14:textId="527D4318" w:rsidR="00804D82" w:rsidRPr="00804D82" w:rsidRDefault="00804D82" w:rsidP="00A56379">
            <w:pPr>
              <w:jc w:val="left"/>
              <w:rPr>
                <w:rFonts w:ascii="Calibri" w:eastAsia="Times New Roman" w:hAnsi="Calibri" w:cs="Calibri"/>
                <w:kern w:val="0"/>
                <w:lang w:eastAsia="es-ES"/>
                <w14:ligatures w14:val="none"/>
              </w:rPr>
            </w:pPr>
            <w:r w:rsidRPr="00804D82">
              <w:rPr>
                <w:rFonts w:ascii="Calibri" w:eastAsia="Times New Roman" w:hAnsi="Calibri" w:cs="Calibri"/>
                <w:color w:val="000000"/>
                <w:kern w:val="0"/>
                <w:lang w:eastAsia="es-ES"/>
                <w14:ligatures w14:val="none"/>
              </w:rPr>
              <w:t>Manual de usuario - Integración con sistemas centrales</w:t>
            </w:r>
          </w:p>
        </w:tc>
        <w:tc>
          <w:tcPr>
            <w:tcW w:w="1211" w:type="dxa"/>
            <w:shd w:val="clear" w:color="auto" w:fill="FFFFFF" w:themeFill="background1"/>
            <w:vAlign w:val="center"/>
            <w:hideMark/>
          </w:tcPr>
          <w:p w14:paraId="439F24B0" w14:textId="77777777" w:rsidR="00804D82" w:rsidRPr="00804D82" w:rsidRDefault="00804D82" w:rsidP="00A56379">
            <w:pPr>
              <w:jc w:val="center"/>
              <w:rPr>
                <w:rFonts w:ascii="Calibri" w:eastAsia="Times New Roman" w:hAnsi="Calibri" w:cs="Calibri"/>
                <w:kern w:val="0"/>
                <w:lang w:eastAsia="es-ES"/>
                <w14:ligatures w14:val="none"/>
              </w:rPr>
            </w:pPr>
            <w:r w:rsidRPr="00804D82">
              <w:rPr>
                <w:rFonts w:ascii="Calibri" w:eastAsia="Times New Roman" w:hAnsi="Calibri" w:cs="Calibri"/>
                <w:color w:val="000000"/>
                <w:kern w:val="0"/>
                <w:lang w:eastAsia="es-ES"/>
                <w14:ligatures w14:val="none"/>
              </w:rPr>
              <w:t>1 hr</w:t>
            </w:r>
          </w:p>
        </w:tc>
        <w:tc>
          <w:tcPr>
            <w:tcW w:w="1296" w:type="dxa"/>
            <w:shd w:val="clear" w:color="auto" w:fill="FFFFFF" w:themeFill="background1"/>
            <w:vAlign w:val="center"/>
            <w:hideMark/>
          </w:tcPr>
          <w:p w14:paraId="3C33DF4B" w14:textId="77777777" w:rsidR="00804D82" w:rsidRPr="00DC653A" w:rsidRDefault="00804D82" w:rsidP="00A56379">
            <w:pPr>
              <w:jc w:val="center"/>
              <w:rPr>
                <w:rFonts w:ascii="Calibri" w:eastAsia="Times New Roman" w:hAnsi="Calibri" w:cs="Calibri"/>
                <w:kern w:val="0"/>
                <w:lang w:eastAsia="es-ES"/>
                <w14:ligatures w14:val="none"/>
              </w:rPr>
            </w:pPr>
            <w:r w:rsidRPr="00DC653A">
              <w:rPr>
                <w:rFonts w:ascii="Calibri" w:eastAsia="Times New Roman" w:hAnsi="Calibri" w:cs="Calibri"/>
                <w:color w:val="000000"/>
                <w:kern w:val="0"/>
                <w:lang w:eastAsia="es-ES"/>
                <w14:ligatures w14:val="none"/>
              </w:rPr>
              <w:t>lun 08/04/24</w:t>
            </w:r>
          </w:p>
        </w:tc>
        <w:tc>
          <w:tcPr>
            <w:tcW w:w="1320" w:type="dxa"/>
            <w:shd w:val="clear" w:color="auto" w:fill="FFFFFF" w:themeFill="background1"/>
            <w:vAlign w:val="center"/>
            <w:hideMark/>
          </w:tcPr>
          <w:p w14:paraId="2D0A1717" w14:textId="77777777" w:rsidR="00804D82" w:rsidRPr="00DC653A" w:rsidRDefault="00804D82" w:rsidP="00A56379">
            <w:pPr>
              <w:jc w:val="center"/>
              <w:rPr>
                <w:rFonts w:ascii="Calibri" w:eastAsia="Times New Roman" w:hAnsi="Calibri" w:cs="Calibri"/>
                <w:kern w:val="0"/>
                <w:lang w:eastAsia="es-ES"/>
                <w14:ligatures w14:val="none"/>
              </w:rPr>
            </w:pPr>
            <w:r w:rsidRPr="00DC653A">
              <w:rPr>
                <w:rFonts w:ascii="Calibri" w:eastAsia="Times New Roman" w:hAnsi="Calibri" w:cs="Calibri"/>
                <w:color w:val="000000"/>
                <w:kern w:val="0"/>
                <w:lang w:eastAsia="es-ES"/>
                <w14:ligatures w14:val="none"/>
              </w:rPr>
              <w:t>mar 09/04/24</w:t>
            </w:r>
          </w:p>
        </w:tc>
      </w:tr>
      <w:tr w:rsidR="00804D82" w:rsidRPr="00804D82" w14:paraId="7CF01740" w14:textId="77777777" w:rsidTr="00C56B9E">
        <w:tc>
          <w:tcPr>
            <w:tcW w:w="1350" w:type="dxa"/>
            <w:shd w:val="clear" w:color="auto" w:fill="AEAAAA" w:themeFill="background2" w:themeFillShade="BF"/>
            <w:vAlign w:val="center"/>
            <w:hideMark/>
          </w:tcPr>
          <w:p w14:paraId="516EBA85" w14:textId="77777777" w:rsidR="00804D82" w:rsidRPr="00095AC0" w:rsidRDefault="00804D82" w:rsidP="00095AC0">
            <w:pPr>
              <w:jc w:val="left"/>
              <w:rPr>
                <w:rFonts w:ascii="Calibri" w:eastAsia="Times New Roman" w:hAnsi="Calibri" w:cs="Calibri"/>
                <w:b/>
                <w:bCs/>
                <w:kern w:val="0"/>
                <w:lang w:eastAsia="es-ES"/>
                <w14:ligatures w14:val="none"/>
              </w:rPr>
            </w:pPr>
            <w:r w:rsidRPr="00095AC0">
              <w:rPr>
                <w:rFonts w:ascii="Calibri" w:eastAsia="Times New Roman" w:hAnsi="Calibri" w:cs="Calibri"/>
                <w:b/>
                <w:bCs/>
                <w:color w:val="000000"/>
                <w:kern w:val="0"/>
                <w:lang w:eastAsia="es-ES"/>
                <w14:ligatures w14:val="none"/>
              </w:rPr>
              <w:t>1.1.7.2</w:t>
            </w:r>
          </w:p>
        </w:tc>
        <w:tc>
          <w:tcPr>
            <w:tcW w:w="3323" w:type="dxa"/>
            <w:shd w:val="clear" w:color="auto" w:fill="FFFFFF" w:themeFill="background1"/>
            <w:vAlign w:val="center"/>
            <w:hideMark/>
          </w:tcPr>
          <w:p w14:paraId="1FF665FF" w14:textId="2EE1DF87" w:rsidR="00804D82" w:rsidRPr="00804D82" w:rsidRDefault="00804D82" w:rsidP="00A56379">
            <w:pPr>
              <w:jc w:val="left"/>
              <w:rPr>
                <w:rFonts w:ascii="Calibri" w:eastAsia="Times New Roman" w:hAnsi="Calibri" w:cs="Calibri"/>
                <w:kern w:val="0"/>
                <w:lang w:eastAsia="es-ES"/>
                <w14:ligatures w14:val="none"/>
              </w:rPr>
            </w:pPr>
            <w:r w:rsidRPr="00804D82">
              <w:rPr>
                <w:rFonts w:ascii="Calibri" w:eastAsia="Times New Roman" w:hAnsi="Calibri" w:cs="Calibri"/>
                <w:color w:val="000000"/>
                <w:kern w:val="0"/>
                <w:lang w:eastAsia="es-ES"/>
                <w14:ligatures w14:val="none"/>
              </w:rPr>
              <w:t>Manual de usuario - Sistema de mensajería</w:t>
            </w:r>
          </w:p>
        </w:tc>
        <w:tc>
          <w:tcPr>
            <w:tcW w:w="1211" w:type="dxa"/>
            <w:shd w:val="clear" w:color="auto" w:fill="FFFFFF" w:themeFill="background1"/>
            <w:vAlign w:val="center"/>
            <w:hideMark/>
          </w:tcPr>
          <w:p w14:paraId="4AB3ADC5" w14:textId="77777777" w:rsidR="00804D82" w:rsidRPr="00804D82" w:rsidRDefault="00804D82" w:rsidP="00A56379">
            <w:pPr>
              <w:jc w:val="center"/>
              <w:rPr>
                <w:rFonts w:ascii="Calibri" w:eastAsia="Times New Roman" w:hAnsi="Calibri" w:cs="Calibri"/>
                <w:kern w:val="0"/>
                <w:lang w:eastAsia="es-ES"/>
                <w14:ligatures w14:val="none"/>
              </w:rPr>
            </w:pPr>
            <w:r w:rsidRPr="00804D82">
              <w:rPr>
                <w:rFonts w:ascii="Calibri" w:eastAsia="Times New Roman" w:hAnsi="Calibri" w:cs="Calibri"/>
                <w:color w:val="000000"/>
                <w:kern w:val="0"/>
                <w:lang w:eastAsia="es-ES"/>
                <w14:ligatures w14:val="none"/>
              </w:rPr>
              <w:t>1 hr</w:t>
            </w:r>
          </w:p>
        </w:tc>
        <w:tc>
          <w:tcPr>
            <w:tcW w:w="1296" w:type="dxa"/>
            <w:shd w:val="clear" w:color="auto" w:fill="FFFFFF" w:themeFill="background1"/>
            <w:vAlign w:val="center"/>
            <w:hideMark/>
          </w:tcPr>
          <w:p w14:paraId="247DBE6C" w14:textId="77777777" w:rsidR="00804D82" w:rsidRPr="00DC653A" w:rsidRDefault="00804D82" w:rsidP="00A56379">
            <w:pPr>
              <w:jc w:val="center"/>
              <w:rPr>
                <w:rFonts w:ascii="Calibri" w:eastAsia="Times New Roman" w:hAnsi="Calibri" w:cs="Calibri"/>
                <w:kern w:val="0"/>
                <w:lang w:eastAsia="es-ES"/>
                <w14:ligatures w14:val="none"/>
              </w:rPr>
            </w:pPr>
            <w:r w:rsidRPr="00DC653A">
              <w:rPr>
                <w:rFonts w:ascii="Calibri" w:eastAsia="Times New Roman" w:hAnsi="Calibri" w:cs="Calibri"/>
                <w:color w:val="000000"/>
                <w:kern w:val="0"/>
                <w:lang w:eastAsia="es-ES"/>
                <w14:ligatures w14:val="none"/>
              </w:rPr>
              <w:t>lun 06/05/24</w:t>
            </w:r>
          </w:p>
        </w:tc>
        <w:tc>
          <w:tcPr>
            <w:tcW w:w="1320" w:type="dxa"/>
            <w:shd w:val="clear" w:color="auto" w:fill="FFFFFF" w:themeFill="background1"/>
            <w:vAlign w:val="center"/>
            <w:hideMark/>
          </w:tcPr>
          <w:p w14:paraId="06FEEDA9" w14:textId="77777777" w:rsidR="00804D82" w:rsidRPr="00DC653A" w:rsidRDefault="00804D82" w:rsidP="00A56379">
            <w:pPr>
              <w:jc w:val="center"/>
              <w:rPr>
                <w:rFonts w:ascii="Calibri" w:eastAsia="Times New Roman" w:hAnsi="Calibri" w:cs="Calibri"/>
                <w:kern w:val="0"/>
                <w:lang w:eastAsia="es-ES"/>
                <w14:ligatures w14:val="none"/>
              </w:rPr>
            </w:pPr>
            <w:r w:rsidRPr="00DC653A">
              <w:rPr>
                <w:rFonts w:ascii="Calibri" w:eastAsia="Times New Roman" w:hAnsi="Calibri" w:cs="Calibri"/>
                <w:color w:val="000000"/>
                <w:kern w:val="0"/>
                <w:lang w:eastAsia="es-ES"/>
                <w14:ligatures w14:val="none"/>
              </w:rPr>
              <w:t>lun 06/05/24</w:t>
            </w:r>
          </w:p>
        </w:tc>
      </w:tr>
      <w:tr w:rsidR="00804D82" w:rsidRPr="00804D82" w14:paraId="6A543072" w14:textId="77777777" w:rsidTr="00C56B9E">
        <w:tc>
          <w:tcPr>
            <w:tcW w:w="1350" w:type="dxa"/>
            <w:shd w:val="clear" w:color="auto" w:fill="AEAAAA" w:themeFill="background2" w:themeFillShade="BF"/>
            <w:vAlign w:val="center"/>
            <w:hideMark/>
          </w:tcPr>
          <w:p w14:paraId="21B8EE8F" w14:textId="77777777" w:rsidR="00804D82" w:rsidRPr="00095AC0" w:rsidRDefault="00804D82" w:rsidP="00095AC0">
            <w:pPr>
              <w:jc w:val="left"/>
              <w:rPr>
                <w:rFonts w:ascii="Calibri" w:eastAsia="Times New Roman" w:hAnsi="Calibri" w:cs="Calibri"/>
                <w:b/>
                <w:bCs/>
                <w:kern w:val="0"/>
                <w:lang w:eastAsia="es-ES"/>
                <w14:ligatures w14:val="none"/>
              </w:rPr>
            </w:pPr>
            <w:r w:rsidRPr="00095AC0">
              <w:rPr>
                <w:rFonts w:ascii="Calibri" w:eastAsia="Times New Roman" w:hAnsi="Calibri" w:cs="Calibri"/>
                <w:b/>
                <w:bCs/>
                <w:color w:val="000000"/>
                <w:kern w:val="0"/>
                <w:lang w:eastAsia="es-ES"/>
                <w14:ligatures w14:val="none"/>
              </w:rPr>
              <w:t>1.1.7.3</w:t>
            </w:r>
          </w:p>
        </w:tc>
        <w:tc>
          <w:tcPr>
            <w:tcW w:w="3323" w:type="dxa"/>
            <w:shd w:val="clear" w:color="auto" w:fill="FFFFFF" w:themeFill="background1"/>
            <w:vAlign w:val="center"/>
            <w:hideMark/>
          </w:tcPr>
          <w:p w14:paraId="4EA4A49D" w14:textId="3532BB75" w:rsidR="00804D82" w:rsidRPr="00804D82" w:rsidRDefault="00804D82" w:rsidP="00A56379">
            <w:pPr>
              <w:jc w:val="left"/>
              <w:rPr>
                <w:rFonts w:ascii="Calibri" w:eastAsia="Times New Roman" w:hAnsi="Calibri" w:cs="Calibri"/>
                <w:kern w:val="0"/>
                <w:lang w:eastAsia="es-ES"/>
                <w14:ligatures w14:val="none"/>
              </w:rPr>
            </w:pPr>
            <w:r w:rsidRPr="00804D82">
              <w:rPr>
                <w:rFonts w:ascii="Calibri" w:eastAsia="Times New Roman" w:hAnsi="Calibri" w:cs="Calibri"/>
                <w:color w:val="000000"/>
                <w:kern w:val="0"/>
                <w:lang w:eastAsia="es-ES"/>
                <w14:ligatures w14:val="none"/>
              </w:rPr>
              <w:t>Manual de usuario - Gestión de usuarios</w:t>
            </w:r>
          </w:p>
        </w:tc>
        <w:tc>
          <w:tcPr>
            <w:tcW w:w="1211" w:type="dxa"/>
            <w:shd w:val="clear" w:color="auto" w:fill="FFFFFF" w:themeFill="background1"/>
            <w:vAlign w:val="center"/>
            <w:hideMark/>
          </w:tcPr>
          <w:p w14:paraId="1D4BEB83" w14:textId="77777777" w:rsidR="00804D82" w:rsidRPr="00804D82" w:rsidRDefault="00804D82" w:rsidP="00A56379">
            <w:pPr>
              <w:jc w:val="center"/>
              <w:rPr>
                <w:rFonts w:ascii="Calibri" w:eastAsia="Times New Roman" w:hAnsi="Calibri" w:cs="Calibri"/>
                <w:kern w:val="0"/>
                <w:lang w:eastAsia="es-ES"/>
                <w14:ligatures w14:val="none"/>
              </w:rPr>
            </w:pPr>
            <w:r w:rsidRPr="00804D82">
              <w:rPr>
                <w:rFonts w:ascii="Calibri" w:eastAsia="Times New Roman" w:hAnsi="Calibri" w:cs="Calibri"/>
                <w:color w:val="000000"/>
                <w:kern w:val="0"/>
                <w:lang w:eastAsia="es-ES"/>
                <w14:ligatures w14:val="none"/>
              </w:rPr>
              <w:t>1 hr</w:t>
            </w:r>
          </w:p>
        </w:tc>
        <w:tc>
          <w:tcPr>
            <w:tcW w:w="1296" w:type="dxa"/>
            <w:shd w:val="clear" w:color="auto" w:fill="FFFFFF" w:themeFill="background1"/>
            <w:vAlign w:val="center"/>
            <w:hideMark/>
          </w:tcPr>
          <w:p w14:paraId="24FF7C6B" w14:textId="77777777" w:rsidR="00804D82" w:rsidRPr="00804D82" w:rsidRDefault="00804D82" w:rsidP="00A56379">
            <w:pPr>
              <w:jc w:val="center"/>
              <w:rPr>
                <w:rFonts w:ascii="Calibri" w:eastAsia="Times New Roman" w:hAnsi="Calibri" w:cs="Calibri"/>
                <w:kern w:val="0"/>
                <w:lang w:eastAsia="es-ES"/>
                <w14:ligatures w14:val="none"/>
              </w:rPr>
            </w:pPr>
            <w:r w:rsidRPr="00804D82">
              <w:rPr>
                <w:rFonts w:ascii="Calibri" w:eastAsia="Times New Roman" w:hAnsi="Calibri" w:cs="Calibri"/>
                <w:color w:val="000000"/>
                <w:kern w:val="0"/>
                <w:lang w:eastAsia="es-ES"/>
                <w14:ligatures w14:val="none"/>
              </w:rPr>
              <w:t>jue 30/05/24</w:t>
            </w:r>
          </w:p>
        </w:tc>
        <w:tc>
          <w:tcPr>
            <w:tcW w:w="1320" w:type="dxa"/>
            <w:shd w:val="clear" w:color="auto" w:fill="FFFFFF" w:themeFill="background1"/>
            <w:vAlign w:val="center"/>
            <w:hideMark/>
          </w:tcPr>
          <w:p w14:paraId="7854DAA0" w14:textId="77777777" w:rsidR="00804D82" w:rsidRPr="00804D82" w:rsidRDefault="00804D82" w:rsidP="00A56379">
            <w:pPr>
              <w:jc w:val="center"/>
              <w:rPr>
                <w:rFonts w:ascii="Calibri" w:eastAsia="Times New Roman" w:hAnsi="Calibri" w:cs="Calibri"/>
                <w:kern w:val="0"/>
                <w:lang w:eastAsia="es-ES"/>
                <w14:ligatures w14:val="none"/>
              </w:rPr>
            </w:pPr>
            <w:r w:rsidRPr="00804D82">
              <w:rPr>
                <w:rFonts w:ascii="Calibri" w:eastAsia="Times New Roman" w:hAnsi="Calibri" w:cs="Calibri"/>
                <w:color w:val="000000"/>
                <w:kern w:val="0"/>
                <w:lang w:eastAsia="es-ES"/>
                <w14:ligatures w14:val="none"/>
              </w:rPr>
              <w:t>vie 31/05/24</w:t>
            </w:r>
          </w:p>
        </w:tc>
      </w:tr>
      <w:tr w:rsidR="00804D82" w:rsidRPr="00804D82" w14:paraId="410D6360" w14:textId="77777777" w:rsidTr="00C56B9E">
        <w:tc>
          <w:tcPr>
            <w:tcW w:w="1350" w:type="dxa"/>
            <w:shd w:val="clear" w:color="auto" w:fill="AEAAAA" w:themeFill="background2" w:themeFillShade="BF"/>
            <w:vAlign w:val="center"/>
            <w:hideMark/>
          </w:tcPr>
          <w:p w14:paraId="3AD37D3A" w14:textId="77777777" w:rsidR="00804D82" w:rsidRPr="00095AC0" w:rsidRDefault="00804D82" w:rsidP="00095AC0">
            <w:pPr>
              <w:jc w:val="left"/>
              <w:rPr>
                <w:rFonts w:ascii="Calibri" w:eastAsia="Times New Roman" w:hAnsi="Calibri" w:cs="Calibri"/>
                <w:b/>
                <w:bCs/>
                <w:kern w:val="0"/>
                <w:lang w:eastAsia="es-ES"/>
                <w14:ligatures w14:val="none"/>
              </w:rPr>
            </w:pPr>
            <w:r w:rsidRPr="00095AC0">
              <w:rPr>
                <w:rFonts w:ascii="Calibri" w:eastAsia="Times New Roman" w:hAnsi="Calibri" w:cs="Calibri"/>
                <w:b/>
                <w:bCs/>
                <w:color w:val="000000"/>
                <w:kern w:val="0"/>
                <w:lang w:eastAsia="es-ES"/>
                <w14:ligatures w14:val="none"/>
              </w:rPr>
              <w:t>1.1.7.4</w:t>
            </w:r>
          </w:p>
        </w:tc>
        <w:tc>
          <w:tcPr>
            <w:tcW w:w="3323" w:type="dxa"/>
            <w:shd w:val="clear" w:color="auto" w:fill="FFFFFF" w:themeFill="background1"/>
            <w:vAlign w:val="center"/>
            <w:hideMark/>
          </w:tcPr>
          <w:p w14:paraId="5E77DE8E" w14:textId="672C5A34" w:rsidR="00804D82" w:rsidRPr="00804D82" w:rsidRDefault="00804D82" w:rsidP="00A56379">
            <w:pPr>
              <w:jc w:val="left"/>
              <w:rPr>
                <w:rFonts w:ascii="Calibri" w:eastAsia="Times New Roman" w:hAnsi="Calibri" w:cs="Calibri"/>
                <w:kern w:val="0"/>
                <w:lang w:eastAsia="es-ES"/>
                <w14:ligatures w14:val="none"/>
              </w:rPr>
            </w:pPr>
            <w:r w:rsidRPr="00804D82">
              <w:rPr>
                <w:rFonts w:ascii="Calibri" w:eastAsia="Times New Roman" w:hAnsi="Calibri" w:cs="Calibri"/>
                <w:color w:val="000000"/>
                <w:kern w:val="0"/>
                <w:lang w:eastAsia="es-ES"/>
                <w14:ligatures w14:val="none"/>
              </w:rPr>
              <w:t>Manual de usuario - Sistema de geoposicionamiento</w:t>
            </w:r>
          </w:p>
        </w:tc>
        <w:tc>
          <w:tcPr>
            <w:tcW w:w="1211" w:type="dxa"/>
            <w:shd w:val="clear" w:color="auto" w:fill="FFFFFF" w:themeFill="background1"/>
            <w:vAlign w:val="center"/>
            <w:hideMark/>
          </w:tcPr>
          <w:p w14:paraId="37A1C82D" w14:textId="77777777" w:rsidR="00804D82" w:rsidRPr="00804D82" w:rsidRDefault="00804D82" w:rsidP="00A56379">
            <w:pPr>
              <w:jc w:val="center"/>
              <w:rPr>
                <w:rFonts w:ascii="Calibri" w:eastAsia="Times New Roman" w:hAnsi="Calibri" w:cs="Calibri"/>
                <w:kern w:val="0"/>
                <w:lang w:eastAsia="es-ES"/>
                <w14:ligatures w14:val="none"/>
              </w:rPr>
            </w:pPr>
            <w:r w:rsidRPr="00804D82">
              <w:rPr>
                <w:rFonts w:ascii="Calibri" w:eastAsia="Times New Roman" w:hAnsi="Calibri" w:cs="Calibri"/>
                <w:color w:val="000000"/>
                <w:kern w:val="0"/>
                <w:lang w:eastAsia="es-ES"/>
                <w14:ligatures w14:val="none"/>
              </w:rPr>
              <w:t>1 hr</w:t>
            </w:r>
          </w:p>
        </w:tc>
        <w:tc>
          <w:tcPr>
            <w:tcW w:w="1296" w:type="dxa"/>
            <w:shd w:val="clear" w:color="auto" w:fill="FFFFFF" w:themeFill="background1"/>
            <w:vAlign w:val="center"/>
            <w:hideMark/>
          </w:tcPr>
          <w:p w14:paraId="2E28BD5D" w14:textId="77777777" w:rsidR="00804D82" w:rsidRPr="00804D82" w:rsidRDefault="00804D82" w:rsidP="00A56379">
            <w:pPr>
              <w:jc w:val="center"/>
              <w:rPr>
                <w:rFonts w:ascii="Calibri" w:eastAsia="Times New Roman" w:hAnsi="Calibri" w:cs="Calibri"/>
                <w:kern w:val="0"/>
                <w:lang w:eastAsia="es-ES"/>
                <w14:ligatures w14:val="none"/>
              </w:rPr>
            </w:pPr>
            <w:r w:rsidRPr="00804D82">
              <w:rPr>
                <w:rFonts w:ascii="Calibri" w:eastAsia="Times New Roman" w:hAnsi="Calibri" w:cs="Calibri"/>
                <w:color w:val="000000"/>
                <w:kern w:val="0"/>
                <w:lang w:eastAsia="es-ES"/>
                <w14:ligatures w14:val="none"/>
              </w:rPr>
              <w:t>mié 26/06/24</w:t>
            </w:r>
          </w:p>
        </w:tc>
        <w:tc>
          <w:tcPr>
            <w:tcW w:w="1320" w:type="dxa"/>
            <w:shd w:val="clear" w:color="auto" w:fill="FFFFFF" w:themeFill="background1"/>
            <w:vAlign w:val="center"/>
            <w:hideMark/>
          </w:tcPr>
          <w:p w14:paraId="6BF56AC1" w14:textId="77777777" w:rsidR="00804D82" w:rsidRPr="00804D82" w:rsidRDefault="00804D82" w:rsidP="00A56379">
            <w:pPr>
              <w:jc w:val="center"/>
              <w:rPr>
                <w:rFonts w:ascii="Calibri" w:eastAsia="Times New Roman" w:hAnsi="Calibri" w:cs="Calibri"/>
                <w:kern w:val="0"/>
                <w:lang w:eastAsia="es-ES"/>
                <w14:ligatures w14:val="none"/>
              </w:rPr>
            </w:pPr>
            <w:r w:rsidRPr="00804D82">
              <w:rPr>
                <w:rFonts w:ascii="Calibri" w:eastAsia="Times New Roman" w:hAnsi="Calibri" w:cs="Calibri"/>
                <w:color w:val="000000"/>
                <w:kern w:val="0"/>
                <w:lang w:eastAsia="es-ES"/>
                <w14:ligatures w14:val="none"/>
              </w:rPr>
              <w:t>mié 26/06/24</w:t>
            </w:r>
          </w:p>
        </w:tc>
      </w:tr>
      <w:tr w:rsidR="00804D82" w:rsidRPr="00804D82" w14:paraId="22B95A6F" w14:textId="77777777" w:rsidTr="00C56B9E">
        <w:tc>
          <w:tcPr>
            <w:tcW w:w="1350" w:type="dxa"/>
            <w:shd w:val="clear" w:color="auto" w:fill="AEAAAA" w:themeFill="background2" w:themeFillShade="BF"/>
            <w:vAlign w:val="center"/>
            <w:hideMark/>
          </w:tcPr>
          <w:p w14:paraId="39AA3E0E" w14:textId="77777777" w:rsidR="00804D82" w:rsidRPr="00095AC0" w:rsidRDefault="00804D82" w:rsidP="00095AC0">
            <w:pPr>
              <w:jc w:val="left"/>
              <w:rPr>
                <w:rFonts w:ascii="Calibri" w:eastAsia="Times New Roman" w:hAnsi="Calibri" w:cs="Calibri"/>
                <w:b/>
                <w:bCs/>
                <w:kern w:val="0"/>
                <w:lang w:eastAsia="es-ES"/>
                <w14:ligatures w14:val="none"/>
              </w:rPr>
            </w:pPr>
            <w:r w:rsidRPr="00095AC0">
              <w:rPr>
                <w:rFonts w:ascii="Calibri" w:eastAsia="Times New Roman" w:hAnsi="Calibri" w:cs="Calibri"/>
                <w:b/>
                <w:bCs/>
                <w:color w:val="000000"/>
                <w:kern w:val="0"/>
                <w:lang w:eastAsia="es-ES"/>
                <w14:ligatures w14:val="none"/>
              </w:rPr>
              <w:t>1.1.7.5</w:t>
            </w:r>
          </w:p>
        </w:tc>
        <w:tc>
          <w:tcPr>
            <w:tcW w:w="3323" w:type="dxa"/>
            <w:shd w:val="clear" w:color="auto" w:fill="FFFFFF" w:themeFill="background1"/>
            <w:vAlign w:val="center"/>
            <w:hideMark/>
          </w:tcPr>
          <w:p w14:paraId="531B734E" w14:textId="0DA522C8" w:rsidR="00804D82" w:rsidRPr="00804D82" w:rsidRDefault="00804D82" w:rsidP="00A56379">
            <w:pPr>
              <w:jc w:val="left"/>
              <w:rPr>
                <w:rFonts w:ascii="Calibri" w:eastAsia="Times New Roman" w:hAnsi="Calibri" w:cs="Calibri"/>
                <w:kern w:val="0"/>
                <w:lang w:eastAsia="es-ES"/>
                <w14:ligatures w14:val="none"/>
              </w:rPr>
            </w:pPr>
            <w:r w:rsidRPr="00804D82">
              <w:rPr>
                <w:rFonts w:ascii="Calibri" w:eastAsia="Times New Roman" w:hAnsi="Calibri" w:cs="Calibri"/>
                <w:color w:val="000000"/>
                <w:kern w:val="0"/>
                <w:lang w:eastAsia="es-ES"/>
                <w14:ligatures w14:val="none"/>
              </w:rPr>
              <w:t>Manual de usuario - Aplicaciones de usuario app de avisos y mensajería</w:t>
            </w:r>
          </w:p>
        </w:tc>
        <w:tc>
          <w:tcPr>
            <w:tcW w:w="1211" w:type="dxa"/>
            <w:shd w:val="clear" w:color="auto" w:fill="FFFFFF" w:themeFill="background1"/>
            <w:vAlign w:val="center"/>
            <w:hideMark/>
          </w:tcPr>
          <w:p w14:paraId="5F235778" w14:textId="77777777" w:rsidR="00804D82" w:rsidRPr="00804D82" w:rsidRDefault="00804D82" w:rsidP="00A56379">
            <w:pPr>
              <w:jc w:val="center"/>
              <w:rPr>
                <w:rFonts w:ascii="Calibri" w:eastAsia="Times New Roman" w:hAnsi="Calibri" w:cs="Calibri"/>
                <w:kern w:val="0"/>
                <w:lang w:eastAsia="es-ES"/>
                <w14:ligatures w14:val="none"/>
              </w:rPr>
            </w:pPr>
            <w:r w:rsidRPr="00804D82">
              <w:rPr>
                <w:rFonts w:ascii="Calibri" w:eastAsia="Times New Roman" w:hAnsi="Calibri" w:cs="Calibri"/>
                <w:color w:val="000000"/>
                <w:kern w:val="0"/>
                <w:lang w:eastAsia="es-ES"/>
                <w14:ligatures w14:val="none"/>
              </w:rPr>
              <w:t>1 hr</w:t>
            </w:r>
          </w:p>
        </w:tc>
        <w:tc>
          <w:tcPr>
            <w:tcW w:w="1296" w:type="dxa"/>
            <w:shd w:val="clear" w:color="auto" w:fill="FFFFFF" w:themeFill="background1"/>
            <w:vAlign w:val="center"/>
            <w:hideMark/>
          </w:tcPr>
          <w:p w14:paraId="3C2B4106" w14:textId="77777777" w:rsidR="00804D82" w:rsidRPr="00804D82" w:rsidRDefault="00804D82" w:rsidP="00A56379">
            <w:pPr>
              <w:jc w:val="center"/>
              <w:rPr>
                <w:rFonts w:ascii="Calibri" w:eastAsia="Times New Roman" w:hAnsi="Calibri" w:cs="Calibri"/>
                <w:kern w:val="0"/>
                <w:lang w:eastAsia="es-ES"/>
                <w14:ligatures w14:val="none"/>
              </w:rPr>
            </w:pPr>
            <w:r w:rsidRPr="00804D82">
              <w:rPr>
                <w:rFonts w:ascii="Calibri" w:eastAsia="Times New Roman" w:hAnsi="Calibri" w:cs="Calibri"/>
                <w:color w:val="000000"/>
                <w:kern w:val="0"/>
                <w:lang w:eastAsia="es-ES"/>
                <w14:ligatures w14:val="none"/>
              </w:rPr>
              <w:t>mié 03/07/24</w:t>
            </w:r>
          </w:p>
        </w:tc>
        <w:tc>
          <w:tcPr>
            <w:tcW w:w="1320" w:type="dxa"/>
            <w:shd w:val="clear" w:color="auto" w:fill="FFFFFF" w:themeFill="background1"/>
            <w:vAlign w:val="center"/>
            <w:hideMark/>
          </w:tcPr>
          <w:p w14:paraId="626A4A82" w14:textId="77777777" w:rsidR="00804D82" w:rsidRPr="00804D82" w:rsidRDefault="00804D82" w:rsidP="00A56379">
            <w:pPr>
              <w:jc w:val="center"/>
              <w:rPr>
                <w:rFonts w:ascii="Calibri" w:eastAsia="Times New Roman" w:hAnsi="Calibri" w:cs="Calibri"/>
                <w:kern w:val="0"/>
                <w:lang w:eastAsia="es-ES"/>
                <w14:ligatures w14:val="none"/>
              </w:rPr>
            </w:pPr>
            <w:r w:rsidRPr="00804D82">
              <w:rPr>
                <w:rFonts w:ascii="Calibri" w:eastAsia="Times New Roman" w:hAnsi="Calibri" w:cs="Calibri"/>
                <w:color w:val="000000"/>
                <w:kern w:val="0"/>
                <w:lang w:eastAsia="es-ES"/>
                <w14:ligatures w14:val="none"/>
              </w:rPr>
              <w:t>mié 03/07/24</w:t>
            </w:r>
          </w:p>
        </w:tc>
      </w:tr>
      <w:tr w:rsidR="00804D82" w:rsidRPr="00804D82" w14:paraId="6FCD2E65" w14:textId="77777777" w:rsidTr="00C56B9E">
        <w:tc>
          <w:tcPr>
            <w:tcW w:w="1350" w:type="dxa"/>
            <w:shd w:val="clear" w:color="auto" w:fill="AEAAAA" w:themeFill="background2" w:themeFillShade="BF"/>
            <w:vAlign w:val="center"/>
            <w:hideMark/>
          </w:tcPr>
          <w:p w14:paraId="3BCF1BCE" w14:textId="77777777" w:rsidR="00804D82" w:rsidRPr="00095AC0" w:rsidRDefault="00804D82" w:rsidP="00095AC0">
            <w:pPr>
              <w:jc w:val="left"/>
              <w:rPr>
                <w:rFonts w:ascii="Calibri" w:eastAsia="Times New Roman" w:hAnsi="Calibri" w:cs="Calibri"/>
                <w:b/>
                <w:bCs/>
                <w:kern w:val="0"/>
                <w:lang w:eastAsia="es-ES"/>
                <w14:ligatures w14:val="none"/>
              </w:rPr>
            </w:pPr>
            <w:r w:rsidRPr="00095AC0">
              <w:rPr>
                <w:rFonts w:ascii="Calibri" w:eastAsia="Times New Roman" w:hAnsi="Calibri" w:cs="Calibri"/>
                <w:b/>
                <w:bCs/>
                <w:color w:val="000000"/>
                <w:kern w:val="0"/>
                <w:lang w:eastAsia="es-ES"/>
                <w14:ligatures w14:val="none"/>
              </w:rPr>
              <w:t>1.1.7.6</w:t>
            </w:r>
          </w:p>
        </w:tc>
        <w:tc>
          <w:tcPr>
            <w:tcW w:w="3323" w:type="dxa"/>
            <w:shd w:val="clear" w:color="auto" w:fill="FFFFFF" w:themeFill="background1"/>
            <w:vAlign w:val="center"/>
            <w:hideMark/>
          </w:tcPr>
          <w:p w14:paraId="136A929E" w14:textId="56AC5E55" w:rsidR="00804D82" w:rsidRPr="00804D82" w:rsidRDefault="00804D82" w:rsidP="00A56379">
            <w:pPr>
              <w:jc w:val="left"/>
              <w:rPr>
                <w:rFonts w:ascii="Calibri" w:eastAsia="Times New Roman" w:hAnsi="Calibri" w:cs="Calibri"/>
                <w:kern w:val="0"/>
                <w:lang w:eastAsia="es-ES"/>
                <w14:ligatures w14:val="none"/>
              </w:rPr>
            </w:pPr>
            <w:r w:rsidRPr="00804D82">
              <w:rPr>
                <w:rFonts w:ascii="Calibri" w:eastAsia="Times New Roman" w:hAnsi="Calibri" w:cs="Calibri"/>
                <w:color w:val="000000"/>
                <w:kern w:val="0"/>
                <w:lang w:eastAsia="es-ES"/>
                <w14:ligatures w14:val="none"/>
              </w:rPr>
              <w:t>Manual de usuario - Dashboard de seguimiento</w:t>
            </w:r>
          </w:p>
        </w:tc>
        <w:tc>
          <w:tcPr>
            <w:tcW w:w="1211" w:type="dxa"/>
            <w:shd w:val="clear" w:color="auto" w:fill="FFFFFF" w:themeFill="background1"/>
            <w:vAlign w:val="center"/>
            <w:hideMark/>
          </w:tcPr>
          <w:p w14:paraId="7A8776A2" w14:textId="77777777" w:rsidR="00804D82" w:rsidRPr="00804D82" w:rsidRDefault="00804D82" w:rsidP="00A56379">
            <w:pPr>
              <w:jc w:val="center"/>
              <w:rPr>
                <w:rFonts w:ascii="Calibri" w:eastAsia="Times New Roman" w:hAnsi="Calibri" w:cs="Calibri"/>
                <w:kern w:val="0"/>
                <w:lang w:eastAsia="es-ES"/>
                <w14:ligatures w14:val="none"/>
              </w:rPr>
            </w:pPr>
            <w:r w:rsidRPr="00804D82">
              <w:rPr>
                <w:rFonts w:ascii="Calibri" w:eastAsia="Times New Roman" w:hAnsi="Calibri" w:cs="Calibri"/>
                <w:color w:val="000000"/>
                <w:kern w:val="0"/>
                <w:lang w:eastAsia="es-ES"/>
                <w14:ligatures w14:val="none"/>
              </w:rPr>
              <w:t>1 hr</w:t>
            </w:r>
          </w:p>
        </w:tc>
        <w:tc>
          <w:tcPr>
            <w:tcW w:w="1296" w:type="dxa"/>
            <w:shd w:val="clear" w:color="auto" w:fill="FFFFFF" w:themeFill="background1"/>
            <w:vAlign w:val="center"/>
            <w:hideMark/>
          </w:tcPr>
          <w:p w14:paraId="425DC7A8" w14:textId="77777777" w:rsidR="00804D82" w:rsidRPr="00804D82" w:rsidRDefault="00804D82" w:rsidP="00A56379">
            <w:pPr>
              <w:jc w:val="center"/>
              <w:rPr>
                <w:rFonts w:ascii="Calibri" w:eastAsia="Times New Roman" w:hAnsi="Calibri" w:cs="Calibri"/>
                <w:kern w:val="0"/>
                <w:lang w:eastAsia="es-ES"/>
                <w14:ligatures w14:val="none"/>
              </w:rPr>
            </w:pPr>
            <w:r w:rsidRPr="00804D82">
              <w:rPr>
                <w:rFonts w:ascii="Calibri" w:eastAsia="Times New Roman" w:hAnsi="Calibri" w:cs="Calibri"/>
                <w:color w:val="000000"/>
                <w:kern w:val="0"/>
                <w:lang w:eastAsia="es-ES"/>
                <w14:ligatures w14:val="none"/>
              </w:rPr>
              <w:t>lun 15/07/24</w:t>
            </w:r>
          </w:p>
        </w:tc>
        <w:tc>
          <w:tcPr>
            <w:tcW w:w="1320" w:type="dxa"/>
            <w:shd w:val="clear" w:color="auto" w:fill="FFFFFF" w:themeFill="background1"/>
            <w:vAlign w:val="center"/>
            <w:hideMark/>
          </w:tcPr>
          <w:p w14:paraId="22C161AF" w14:textId="77777777" w:rsidR="00804D82" w:rsidRPr="00804D82" w:rsidRDefault="00804D82" w:rsidP="00A56379">
            <w:pPr>
              <w:jc w:val="center"/>
              <w:rPr>
                <w:rFonts w:ascii="Calibri" w:eastAsia="Times New Roman" w:hAnsi="Calibri" w:cs="Calibri"/>
                <w:kern w:val="0"/>
                <w:lang w:eastAsia="es-ES"/>
                <w14:ligatures w14:val="none"/>
              </w:rPr>
            </w:pPr>
            <w:r w:rsidRPr="00804D82">
              <w:rPr>
                <w:rFonts w:ascii="Calibri" w:eastAsia="Times New Roman" w:hAnsi="Calibri" w:cs="Calibri"/>
                <w:color w:val="000000"/>
                <w:kern w:val="0"/>
                <w:lang w:eastAsia="es-ES"/>
                <w14:ligatures w14:val="none"/>
              </w:rPr>
              <w:t>mar 16/07/24</w:t>
            </w:r>
          </w:p>
        </w:tc>
      </w:tr>
      <w:tr w:rsidR="00804D82" w:rsidRPr="00804D82" w14:paraId="72CBD102" w14:textId="77777777" w:rsidTr="00C56B9E">
        <w:tc>
          <w:tcPr>
            <w:tcW w:w="1350" w:type="dxa"/>
            <w:shd w:val="clear" w:color="auto" w:fill="AEAAAA" w:themeFill="background2" w:themeFillShade="BF"/>
            <w:vAlign w:val="center"/>
            <w:hideMark/>
          </w:tcPr>
          <w:p w14:paraId="2D79BEE5" w14:textId="77777777" w:rsidR="00804D82" w:rsidRPr="00095AC0" w:rsidRDefault="00804D82" w:rsidP="00095AC0">
            <w:pPr>
              <w:jc w:val="left"/>
              <w:rPr>
                <w:rFonts w:ascii="Calibri" w:eastAsia="Times New Roman" w:hAnsi="Calibri" w:cs="Calibri"/>
                <w:b/>
                <w:bCs/>
                <w:kern w:val="0"/>
                <w:lang w:eastAsia="es-ES"/>
                <w14:ligatures w14:val="none"/>
              </w:rPr>
            </w:pPr>
            <w:r w:rsidRPr="00095AC0">
              <w:rPr>
                <w:rFonts w:ascii="Calibri" w:eastAsia="Times New Roman" w:hAnsi="Calibri" w:cs="Calibri"/>
                <w:b/>
                <w:bCs/>
                <w:color w:val="000000"/>
                <w:kern w:val="0"/>
                <w:lang w:eastAsia="es-ES"/>
                <w14:ligatures w14:val="none"/>
              </w:rPr>
              <w:t>1.1.7.7</w:t>
            </w:r>
          </w:p>
        </w:tc>
        <w:tc>
          <w:tcPr>
            <w:tcW w:w="3323" w:type="dxa"/>
            <w:shd w:val="clear" w:color="auto" w:fill="FFFFFF" w:themeFill="background1"/>
            <w:vAlign w:val="center"/>
            <w:hideMark/>
          </w:tcPr>
          <w:p w14:paraId="329D27BE" w14:textId="72C8D048" w:rsidR="00804D82" w:rsidRPr="00804D82" w:rsidRDefault="00804D82" w:rsidP="00A56379">
            <w:pPr>
              <w:jc w:val="left"/>
              <w:rPr>
                <w:rFonts w:ascii="Calibri" w:eastAsia="Times New Roman" w:hAnsi="Calibri" w:cs="Calibri"/>
                <w:kern w:val="0"/>
                <w:lang w:eastAsia="es-ES"/>
                <w14:ligatures w14:val="none"/>
              </w:rPr>
            </w:pPr>
            <w:r w:rsidRPr="00804D82">
              <w:rPr>
                <w:rFonts w:ascii="Calibri" w:eastAsia="Times New Roman" w:hAnsi="Calibri" w:cs="Calibri"/>
                <w:color w:val="000000"/>
                <w:kern w:val="0"/>
                <w:lang w:eastAsia="es-ES"/>
                <w14:ligatures w14:val="none"/>
              </w:rPr>
              <w:t>Manual de usuario - Aplicaciones de usuario para la gestión de emergencias</w:t>
            </w:r>
          </w:p>
        </w:tc>
        <w:tc>
          <w:tcPr>
            <w:tcW w:w="1211" w:type="dxa"/>
            <w:shd w:val="clear" w:color="auto" w:fill="FFFFFF" w:themeFill="background1"/>
            <w:vAlign w:val="center"/>
            <w:hideMark/>
          </w:tcPr>
          <w:p w14:paraId="520A619D" w14:textId="77777777" w:rsidR="00804D82" w:rsidRPr="00804D82" w:rsidRDefault="00804D82" w:rsidP="00A56379">
            <w:pPr>
              <w:jc w:val="center"/>
              <w:rPr>
                <w:rFonts w:ascii="Calibri" w:eastAsia="Times New Roman" w:hAnsi="Calibri" w:cs="Calibri"/>
                <w:kern w:val="0"/>
                <w:lang w:eastAsia="es-ES"/>
                <w14:ligatures w14:val="none"/>
              </w:rPr>
            </w:pPr>
            <w:r w:rsidRPr="00804D82">
              <w:rPr>
                <w:rFonts w:ascii="Calibri" w:eastAsia="Times New Roman" w:hAnsi="Calibri" w:cs="Calibri"/>
                <w:color w:val="000000"/>
                <w:kern w:val="0"/>
                <w:lang w:eastAsia="es-ES"/>
                <w14:ligatures w14:val="none"/>
              </w:rPr>
              <w:t>1 hr</w:t>
            </w:r>
          </w:p>
        </w:tc>
        <w:tc>
          <w:tcPr>
            <w:tcW w:w="1296" w:type="dxa"/>
            <w:shd w:val="clear" w:color="auto" w:fill="FFFFFF" w:themeFill="background1"/>
            <w:vAlign w:val="center"/>
            <w:hideMark/>
          </w:tcPr>
          <w:p w14:paraId="522E979D" w14:textId="77777777" w:rsidR="00804D82" w:rsidRPr="00804D82" w:rsidRDefault="00804D82" w:rsidP="00A56379">
            <w:pPr>
              <w:jc w:val="center"/>
              <w:rPr>
                <w:rFonts w:ascii="Calibri" w:eastAsia="Times New Roman" w:hAnsi="Calibri" w:cs="Calibri"/>
                <w:kern w:val="0"/>
                <w:lang w:eastAsia="es-ES"/>
                <w14:ligatures w14:val="none"/>
              </w:rPr>
            </w:pPr>
            <w:r w:rsidRPr="00804D82">
              <w:rPr>
                <w:rFonts w:ascii="Calibri" w:eastAsia="Times New Roman" w:hAnsi="Calibri" w:cs="Calibri"/>
                <w:color w:val="000000"/>
                <w:kern w:val="0"/>
                <w:lang w:eastAsia="es-ES"/>
                <w14:ligatures w14:val="none"/>
              </w:rPr>
              <w:t>jue 08/08/24</w:t>
            </w:r>
          </w:p>
        </w:tc>
        <w:tc>
          <w:tcPr>
            <w:tcW w:w="1320" w:type="dxa"/>
            <w:shd w:val="clear" w:color="auto" w:fill="FFFFFF" w:themeFill="background1"/>
            <w:vAlign w:val="center"/>
            <w:hideMark/>
          </w:tcPr>
          <w:p w14:paraId="607B3C79" w14:textId="77777777" w:rsidR="00804D82" w:rsidRPr="00804D82" w:rsidRDefault="00804D82" w:rsidP="00A56379">
            <w:pPr>
              <w:jc w:val="center"/>
              <w:rPr>
                <w:rFonts w:ascii="Calibri" w:eastAsia="Times New Roman" w:hAnsi="Calibri" w:cs="Calibri"/>
                <w:kern w:val="0"/>
                <w:lang w:eastAsia="es-ES"/>
                <w14:ligatures w14:val="none"/>
              </w:rPr>
            </w:pPr>
            <w:r w:rsidRPr="00804D82">
              <w:rPr>
                <w:rFonts w:ascii="Calibri" w:eastAsia="Times New Roman" w:hAnsi="Calibri" w:cs="Calibri"/>
                <w:color w:val="000000"/>
                <w:kern w:val="0"/>
                <w:lang w:eastAsia="es-ES"/>
                <w14:ligatures w14:val="none"/>
              </w:rPr>
              <w:t>vie 09/08/24</w:t>
            </w:r>
          </w:p>
        </w:tc>
      </w:tr>
      <w:tr w:rsidR="00804D82" w:rsidRPr="00804D82" w14:paraId="12439D55" w14:textId="77777777" w:rsidTr="00C56B9E">
        <w:tc>
          <w:tcPr>
            <w:tcW w:w="1350" w:type="dxa"/>
            <w:shd w:val="clear" w:color="auto" w:fill="AEAAAA" w:themeFill="background2" w:themeFillShade="BF"/>
            <w:vAlign w:val="center"/>
            <w:hideMark/>
          </w:tcPr>
          <w:p w14:paraId="101E3EE1" w14:textId="77777777" w:rsidR="00804D82" w:rsidRPr="00095AC0" w:rsidRDefault="00804D82" w:rsidP="00095AC0">
            <w:pPr>
              <w:jc w:val="left"/>
              <w:rPr>
                <w:rFonts w:ascii="Calibri" w:eastAsia="Times New Roman" w:hAnsi="Calibri" w:cs="Calibri"/>
                <w:b/>
                <w:bCs/>
                <w:kern w:val="0"/>
                <w:lang w:eastAsia="es-ES"/>
                <w14:ligatures w14:val="none"/>
              </w:rPr>
            </w:pPr>
            <w:r w:rsidRPr="00095AC0">
              <w:rPr>
                <w:rFonts w:ascii="Calibri" w:eastAsia="Times New Roman" w:hAnsi="Calibri" w:cs="Calibri"/>
                <w:b/>
                <w:bCs/>
                <w:color w:val="000000"/>
                <w:kern w:val="0"/>
                <w:lang w:eastAsia="es-ES"/>
                <w14:ligatures w14:val="none"/>
              </w:rPr>
              <w:t>1.2</w:t>
            </w:r>
          </w:p>
        </w:tc>
        <w:tc>
          <w:tcPr>
            <w:tcW w:w="3323" w:type="dxa"/>
            <w:shd w:val="clear" w:color="auto" w:fill="E7E6E6" w:themeFill="background2"/>
            <w:vAlign w:val="center"/>
            <w:hideMark/>
          </w:tcPr>
          <w:p w14:paraId="735EE8AB" w14:textId="712B5B16" w:rsidR="00804D82" w:rsidRPr="00804D82" w:rsidRDefault="00804D82" w:rsidP="00A56379">
            <w:pPr>
              <w:jc w:val="left"/>
              <w:rPr>
                <w:rFonts w:ascii="Calibri" w:eastAsia="Times New Roman" w:hAnsi="Calibri" w:cs="Calibri"/>
                <w:kern w:val="0"/>
                <w:lang w:eastAsia="es-ES"/>
                <w14:ligatures w14:val="none"/>
              </w:rPr>
            </w:pPr>
            <w:r w:rsidRPr="00804D82">
              <w:rPr>
                <w:rFonts w:ascii="Calibri" w:eastAsia="Times New Roman" w:hAnsi="Calibri" w:cs="Calibri"/>
                <w:b/>
                <w:bCs/>
                <w:color w:val="000000"/>
                <w:kern w:val="0"/>
                <w:lang w:eastAsia="es-ES"/>
                <w14:ligatures w14:val="none"/>
              </w:rPr>
              <w:t>Análisis de requisitos</w:t>
            </w:r>
          </w:p>
        </w:tc>
        <w:tc>
          <w:tcPr>
            <w:tcW w:w="1211" w:type="dxa"/>
            <w:shd w:val="clear" w:color="auto" w:fill="E7E6E6" w:themeFill="background2"/>
            <w:vAlign w:val="center"/>
            <w:hideMark/>
          </w:tcPr>
          <w:p w14:paraId="1B10EB66" w14:textId="77777777" w:rsidR="00804D82" w:rsidRPr="00804D82" w:rsidRDefault="00804D82" w:rsidP="00A56379">
            <w:pPr>
              <w:jc w:val="center"/>
              <w:rPr>
                <w:rFonts w:ascii="Calibri" w:eastAsia="Times New Roman" w:hAnsi="Calibri" w:cs="Calibri"/>
                <w:kern w:val="0"/>
                <w:lang w:eastAsia="es-ES"/>
                <w14:ligatures w14:val="none"/>
              </w:rPr>
            </w:pPr>
            <w:r w:rsidRPr="00804D82">
              <w:rPr>
                <w:rFonts w:ascii="Calibri" w:eastAsia="Times New Roman" w:hAnsi="Calibri" w:cs="Calibri"/>
                <w:b/>
                <w:bCs/>
                <w:color w:val="000000"/>
                <w:kern w:val="0"/>
                <w:lang w:eastAsia="es-ES"/>
                <w14:ligatures w14:val="none"/>
              </w:rPr>
              <w:t>112 hrs</w:t>
            </w:r>
          </w:p>
        </w:tc>
        <w:tc>
          <w:tcPr>
            <w:tcW w:w="1296" w:type="dxa"/>
            <w:shd w:val="clear" w:color="auto" w:fill="E7E6E6" w:themeFill="background2"/>
            <w:vAlign w:val="center"/>
            <w:hideMark/>
          </w:tcPr>
          <w:p w14:paraId="2FD4328F" w14:textId="77777777" w:rsidR="00804D82" w:rsidRPr="00804D82" w:rsidRDefault="00804D82" w:rsidP="00A56379">
            <w:pPr>
              <w:jc w:val="center"/>
              <w:rPr>
                <w:rFonts w:ascii="Calibri" w:eastAsia="Times New Roman" w:hAnsi="Calibri" w:cs="Calibri"/>
                <w:kern w:val="0"/>
                <w:lang w:eastAsia="es-ES"/>
                <w14:ligatures w14:val="none"/>
              </w:rPr>
            </w:pPr>
            <w:r w:rsidRPr="00804D82">
              <w:rPr>
                <w:rFonts w:ascii="Calibri" w:eastAsia="Times New Roman" w:hAnsi="Calibri" w:cs="Calibri"/>
                <w:b/>
                <w:bCs/>
                <w:color w:val="000000"/>
                <w:kern w:val="0"/>
                <w:lang w:eastAsia="es-ES"/>
                <w14:ligatures w14:val="none"/>
              </w:rPr>
              <w:t>mar 05/03/24</w:t>
            </w:r>
          </w:p>
        </w:tc>
        <w:tc>
          <w:tcPr>
            <w:tcW w:w="1320" w:type="dxa"/>
            <w:shd w:val="clear" w:color="auto" w:fill="E7E6E6" w:themeFill="background2"/>
            <w:vAlign w:val="center"/>
            <w:hideMark/>
          </w:tcPr>
          <w:p w14:paraId="7AA475AE" w14:textId="77777777" w:rsidR="00804D82" w:rsidRPr="00804D82" w:rsidRDefault="00804D82" w:rsidP="00A56379">
            <w:pPr>
              <w:jc w:val="center"/>
              <w:rPr>
                <w:rFonts w:ascii="Calibri" w:eastAsia="Times New Roman" w:hAnsi="Calibri" w:cs="Calibri"/>
                <w:kern w:val="0"/>
                <w:lang w:eastAsia="es-ES"/>
                <w14:ligatures w14:val="none"/>
              </w:rPr>
            </w:pPr>
            <w:r w:rsidRPr="00804D82">
              <w:rPr>
                <w:rFonts w:ascii="Calibri" w:eastAsia="Times New Roman" w:hAnsi="Calibri" w:cs="Calibri"/>
                <w:b/>
                <w:bCs/>
                <w:color w:val="000000"/>
                <w:kern w:val="0"/>
                <w:lang w:eastAsia="es-ES"/>
                <w14:ligatures w14:val="none"/>
              </w:rPr>
              <w:t>mié 17/07/24</w:t>
            </w:r>
          </w:p>
        </w:tc>
      </w:tr>
      <w:tr w:rsidR="00804D82" w:rsidRPr="00804D82" w14:paraId="3DBAF243" w14:textId="77777777" w:rsidTr="00C56B9E">
        <w:tc>
          <w:tcPr>
            <w:tcW w:w="1350" w:type="dxa"/>
            <w:shd w:val="clear" w:color="auto" w:fill="AEAAAA" w:themeFill="background2" w:themeFillShade="BF"/>
            <w:vAlign w:val="center"/>
            <w:hideMark/>
          </w:tcPr>
          <w:p w14:paraId="46F788F1" w14:textId="77777777" w:rsidR="00804D82" w:rsidRPr="00095AC0" w:rsidRDefault="00804D82" w:rsidP="00095AC0">
            <w:pPr>
              <w:jc w:val="left"/>
              <w:rPr>
                <w:rFonts w:ascii="Calibri" w:eastAsia="Times New Roman" w:hAnsi="Calibri" w:cs="Calibri"/>
                <w:b/>
                <w:bCs/>
                <w:kern w:val="0"/>
                <w:lang w:eastAsia="es-ES"/>
                <w14:ligatures w14:val="none"/>
              </w:rPr>
            </w:pPr>
            <w:r w:rsidRPr="00095AC0">
              <w:rPr>
                <w:rFonts w:ascii="Calibri" w:eastAsia="Times New Roman" w:hAnsi="Calibri" w:cs="Calibri"/>
                <w:b/>
                <w:bCs/>
                <w:color w:val="000000"/>
                <w:kern w:val="0"/>
                <w:lang w:eastAsia="es-ES"/>
                <w14:ligatures w14:val="none"/>
              </w:rPr>
              <w:t>1.2.1</w:t>
            </w:r>
          </w:p>
        </w:tc>
        <w:tc>
          <w:tcPr>
            <w:tcW w:w="3323" w:type="dxa"/>
            <w:shd w:val="clear" w:color="auto" w:fill="FFFFFF" w:themeFill="background1"/>
            <w:vAlign w:val="center"/>
            <w:hideMark/>
          </w:tcPr>
          <w:p w14:paraId="214D4ED5" w14:textId="6F09D193" w:rsidR="00804D82" w:rsidRPr="00804D82" w:rsidRDefault="00804D82" w:rsidP="00A56379">
            <w:pPr>
              <w:jc w:val="left"/>
              <w:rPr>
                <w:rFonts w:ascii="Calibri" w:eastAsia="Times New Roman" w:hAnsi="Calibri" w:cs="Calibri"/>
                <w:kern w:val="0"/>
                <w:lang w:eastAsia="es-ES"/>
                <w14:ligatures w14:val="none"/>
              </w:rPr>
            </w:pPr>
            <w:r w:rsidRPr="00804D82">
              <w:rPr>
                <w:rFonts w:ascii="Calibri" w:eastAsia="Times New Roman" w:hAnsi="Calibri" w:cs="Calibri"/>
                <w:color w:val="000000"/>
                <w:kern w:val="0"/>
                <w:lang w:eastAsia="es-ES"/>
                <w14:ligatures w14:val="none"/>
              </w:rPr>
              <w:t>Análisis - Integración con sistemas centrales</w:t>
            </w:r>
          </w:p>
        </w:tc>
        <w:tc>
          <w:tcPr>
            <w:tcW w:w="1211" w:type="dxa"/>
            <w:shd w:val="clear" w:color="auto" w:fill="FFFFFF" w:themeFill="background1"/>
            <w:vAlign w:val="center"/>
            <w:hideMark/>
          </w:tcPr>
          <w:p w14:paraId="2DD60D95" w14:textId="77777777" w:rsidR="00804D82" w:rsidRPr="00804D82" w:rsidRDefault="00804D82" w:rsidP="00A56379">
            <w:pPr>
              <w:jc w:val="center"/>
              <w:rPr>
                <w:rFonts w:ascii="Calibri" w:eastAsia="Times New Roman" w:hAnsi="Calibri" w:cs="Calibri"/>
                <w:kern w:val="0"/>
                <w:lang w:eastAsia="es-ES"/>
                <w14:ligatures w14:val="none"/>
              </w:rPr>
            </w:pPr>
            <w:r w:rsidRPr="00804D82">
              <w:rPr>
                <w:rFonts w:ascii="Calibri" w:eastAsia="Times New Roman" w:hAnsi="Calibri" w:cs="Calibri"/>
                <w:color w:val="000000"/>
                <w:kern w:val="0"/>
                <w:lang w:eastAsia="es-ES"/>
                <w14:ligatures w14:val="none"/>
              </w:rPr>
              <w:t>16 hrs</w:t>
            </w:r>
          </w:p>
        </w:tc>
        <w:tc>
          <w:tcPr>
            <w:tcW w:w="1296" w:type="dxa"/>
            <w:shd w:val="clear" w:color="auto" w:fill="FFFFFF" w:themeFill="background1"/>
            <w:vAlign w:val="center"/>
            <w:hideMark/>
          </w:tcPr>
          <w:p w14:paraId="65C0FBBD" w14:textId="77777777" w:rsidR="00804D82" w:rsidRPr="00804D82" w:rsidRDefault="00804D82" w:rsidP="00A56379">
            <w:pPr>
              <w:jc w:val="center"/>
              <w:rPr>
                <w:rFonts w:ascii="Calibri" w:eastAsia="Times New Roman" w:hAnsi="Calibri" w:cs="Calibri"/>
                <w:kern w:val="0"/>
                <w:lang w:eastAsia="es-ES"/>
                <w14:ligatures w14:val="none"/>
              </w:rPr>
            </w:pPr>
            <w:r w:rsidRPr="00804D82">
              <w:rPr>
                <w:rFonts w:ascii="Calibri" w:eastAsia="Times New Roman" w:hAnsi="Calibri" w:cs="Calibri"/>
                <w:color w:val="000000"/>
                <w:kern w:val="0"/>
                <w:lang w:eastAsia="es-ES"/>
                <w14:ligatures w14:val="none"/>
              </w:rPr>
              <w:t>mar 05/03/24</w:t>
            </w:r>
          </w:p>
        </w:tc>
        <w:tc>
          <w:tcPr>
            <w:tcW w:w="1320" w:type="dxa"/>
            <w:shd w:val="clear" w:color="auto" w:fill="FFFFFF" w:themeFill="background1"/>
            <w:vAlign w:val="center"/>
            <w:hideMark/>
          </w:tcPr>
          <w:p w14:paraId="37867ECB" w14:textId="77777777" w:rsidR="00804D82" w:rsidRPr="00804D82" w:rsidRDefault="00804D82" w:rsidP="00A56379">
            <w:pPr>
              <w:jc w:val="center"/>
              <w:rPr>
                <w:rFonts w:ascii="Calibri" w:eastAsia="Times New Roman" w:hAnsi="Calibri" w:cs="Calibri"/>
                <w:kern w:val="0"/>
                <w:lang w:eastAsia="es-ES"/>
                <w14:ligatures w14:val="none"/>
              </w:rPr>
            </w:pPr>
            <w:r w:rsidRPr="00804D82">
              <w:rPr>
                <w:rFonts w:ascii="Calibri" w:eastAsia="Times New Roman" w:hAnsi="Calibri" w:cs="Calibri"/>
                <w:color w:val="000000"/>
                <w:kern w:val="0"/>
                <w:lang w:eastAsia="es-ES"/>
                <w14:ligatures w14:val="none"/>
              </w:rPr>
              <w:t>mié 06/03/24</w:t>
            </w:r>
          </w:p>
        </w:tc>
      </w:tr>
      <w:tr w:rsidR="00804D82" w:rsidRPr="00804D82" w14:paraId="59291AB3" w14:textId="77777777" w:rsidTr="00C56B9E">
        <w:tc>
          <w:tcPr>
            <w:tcW w:w="1350" w:type="dxa"/>
            <w:shd w:val="clear" w:color="auto" w:fill="AEAAAA" w:themeFill="background2" w:themeFillShade="BF"/>
            <w:vAlign w:val="center"/>
            <w:hideMark/>
          </w:tcPr>
          <w:p w14:paraId="47ECB6E0" w14:textId="77777777" w:rsidR="00804D82" w:rsidRPr="00095AC0" w:rsidRDefault="00804D82" w:rsidP="00095AC0">
            <w:pPr>
              <w:jc w:val="left"/>
              <w:rPr>
                <w:rFonts w:ascii="Calibri" w:eastAsia="Times New Roman" w:hAnsi="Calibri" w:cs="Calibri"/>
                <w:b/>
                <w:bCs/>
                <w:kern w:val="0"/>
                <w:lang w:eastAsia="es-ES"/>
                <w14:ligatures w14:val="none"/>
              </w:rPr>
            </w:pPr>
            <w:r w:rsidRPr="00095AC0">
              <w:rPr>
                <w:rFonts w:ascii="Calibri" w:eastAsia="Times New Roman" w:hAnsi="Calibri" w:cs="Calibri"/>
                <w:b/>
                <w:bCs/>
                <w:color w:val="000000"/>
                <w:kern w:val="0"/>
                <w:lang w:eastAsia="es-ES"/>
                <w14:ligatures w14:val="none"/>
              </w:rPr>
              <w:t>1.2.2</w:t>
            </w:r>
          </w:p>
        </w:tc>
        <w:tc>
          <w:tcPr>
            <w:tcW w:w="3323" w:type="dxa"/>
            <w:shd w:val="clear" w:color="auto" w:fill="FFFFFF" w:themeFill="background1"/>
            <w:vAlign w:val="center"/>
            <w:hideMark/>
          </w:tcPr>
          <w:p w14:paraId="5F30949A" w14:textId="3DA40417" w:rsidR="00804D82" w:rsidRPr="00804D82" w:rsidRDefault="00804D82" w:rsidP="00A56379">
            <w:pPr>
              <w:jc w:val="left"/>
              <w:rPr>
                <w:rFonts w:ascii="Calibri" w:eastAsia="Times New Roman" w:hAnsi="Calibri" w:cs="Calibri"/>
                <w:kern w:val="0"/>
                <w:lang w:eastAsia="es-ES"/>
                <w14:ligatures w14:val="none"/>
              </w:rPr>
            </w:pPr>
            <w:r w:rsidRPr="00804D82">
              <w:rPr>
                <w:rFonts w:ascii="Calibri" w:eastAsia="Times New Roman" w:hAnsi="Calibri" w:cs="Calibri"/>
                <w:color w:val="000000"/>
                <w:kern w:val="0"/>
                <w:lang w:eastAsia="es-ES"/>
                <w14:ligatures w14:val="none"/>
              </w:rPr>
              <w:t>Análisis - Sistema de mensajería</w:t>
            </w:r>
          </w:p>
        </w:tc>
        <w:tc>
          <w:tcPr>
            <w:tcW w:w="1211" w:type="dxa"/>
            <w:shd w:val="clear" w:color="auto" w:fill="FFFFFF" w:themeFill="background1"/>
            <w:vAlign w:val="center"/>
            <w:hideMark/>
          </w:tcPr>
          <w:p w14:paraId="65C1C0FE" w14:textId="77777777" w:rsidR="00804D82" w:rsidRPr="00804D82" w:rsidRDefault="00804D82" w:rsidP="00A56379">
            <w:pPr>
              <w:jc w:val="center"/>
              <w:rPr>
                <w:rFonts w:ascii="Calibri" w:eastAsia="Times New Roman" w:hAnsi="Calibri" w:cs="Calibri"/>
                <w:kern w:val="0"/>
                <w:lang w:eastAsia="es-ES"/>
                <w14:ligatures w14:val="none"/>
              </w:rPr>
            </w:pPr>
            <w:r w:rsidRPr="00804D82">
              <w:rPr>
                <w:rFonts w:ascii="Calibri" w:eastAsia="Times New Roman" w:hAnsi="Calibri" w:cs="Calibri"/>
                <w:color w:val="000000"/>
                <w:kern w:val="0"/>
                <w:lang w:eastAsia="es-ES"/>
                <w14:ligatures w14:val="none"/>
              </w:rPr>
              <w:t>15 hrs</w:t>
            </w:r>
          </w:p>
        </w:tc>
        <w:tc>
          <w:tcPr>
            <w:tcW w:w="1296" w:type="dxa"/>
            <w:shd w:val="clear" w:color="auto" w:fill="FFFFFF" w:themeFill="background1"/>
            <w:vAlign w:val="center"/>
            <w:hideMark/>
          </w:tcPr>
          <w:p w14:paraId="3EF7807F" w14:textId="77777777" w:rsidR="00804D82" w:rsidRPr="00804D82" w:rsidRDefault="00804D82" w:rsidP="00A56379">
            <w:pPr>
              <w:jc w:val="center"/>
              <w:rPr>
                <w:rFonts w:ascii="Calibri" w:eastAsia="Times New Roman" w:hAnsi="Calibri" w:cs="Calibri"/>
                <w:kern w:val="0"/>
                <w:lang w:eastAsia="es-ES"/>
                <w14:ligatures w14:val="none"/>
              </w:rPr>
            </w:pPr>
            <w:r w:rsidRPr="00804D82">
              <w:rPr>
                <w:rFonts w:ascii="Calibri" w:eastAsia="Times New Roman" w:hAnsi="Calibri" w:cs="Calibri"/>
                <w:color w:val="000000"/>
                <w:kern w:val="0"/>
                <w:lang w:eastAsia="es-ES"/>
                <w14:ligatures w14:val="none"/>
              </w:rPr>
              <w:t>lun 08/04/24</w:t>
            </w:r>
          </w:p>
        </w:tc>
        <w:tc>
          <w:tcPr>
            <w:tcW w:w="1320" w:type="dxa"/>
            <w:shd w:val="clear" w:color="auto" w:fill="FFFFFF" w:themeFill="background1"/>
            <w:vAlign w:val="center"/>
            <w:hideMark/>
          </w:tcPr>
          <w:p w14:paraId="380955B0" w14:textId="77777777" w:rsidR="00804D82" w:rsidRPr="00804D82" w:rsidRDefault="00804D82" w:rsidP="00A56379">
            <w:pPr>
              <w:jc w:val="center"/>
              <w:rPr>
                <w:rFonts w:ascii="Calibri" w:eastAsia="Times New Roman" w:hAnsi="Calibri" w:cs="Calibri"/>
                <w:kern w:val="0"/>
                <w:lang w:eastAsia="es-ES"/>
                <w14:ligatures w14:val="none"/>
              </w:rPr>
            </w:pPr>
            <w:r w:rsidRPr="00804D82">
              <w:rPr>
                <w:rFonts w:ascii="Calibri" w:eastAsia="Times New Roman" w:hAnsi="Calibri" w:cs="Calibri"/>
                <w:color w:val="000000"/>
                <w:kern w:val="0"/>
                <w:lang w:eastAsia="es-ES"/>
                <w14:ligatures w14:val="none"/>
              </w:rPr>
              <w:t>mar 09/04/24</w:t>
            </w:r>
          </w:p>
        </w:tc>
      </w:tr>
      <w:tr w:rsidR="00804D82" w:rsidRPr="00804D82" w14:paraId="51031BCE" w14:textId="77777777" w:rsidTr="00C56B9E">
        <w:tc>
          <w:tcPr>
            <w:tcW w:w="1350" w:type="dxa"/>
            <w:shd w:val="clear" w:color="auto" w:fill="AEAAAA" w:themeFill="background2" w:themeFillShade="BF"/>
            <w:vAlign w:val="center"/>
            <w:hideMark/>
          </w:tcPr>
          <w:p w14:paraId="18F23619" w14:textId="77777777" w:rsidR="00804D82" w:rsidRPr="00095AC0" w:rsidRDefault="00804D82" w:rsidP="00095AC0">
            <w:pPr>
              <w:jc w:val="left"/>
              <w:rPr>
                <w:rFonts w:ascii="Calibri" w:eastAsia="Times New Roman" w:hAnsi="Calibri" w:cs="Calibri"/>
                <w:b/>
                <w:bCs/>
                <w:kern w:val="0"/>
                <w:lang w:eastAsia="es-ES"/>
                <w14:ligatures w14:val="none"/>
              </w:rPr>
            </w:pPr>
            <w:r w:rsidRPr="00095AC0">
              <w:rPr>
                <w:rFonts w:ascii="Calibri" w:eastAsia="Times New Roman" w:hAnsi="Calibri" w:cs="Calibri"/>
                <w:b/>
                <w:bCs/>
                <w:color w:val="000000"/>
                <w:kern w:val="0"/>
                <w:lang w:eastAsia="es-ES"/>
                <w14:ligatures w14:val="none"/>
              </w:rPr>
              <w:t>1.2.3</w:t>
            </w:r>
          </w:p>
        </w:tc>
        <w:tc>
          <w:tcPr>
            <w:tcW w:w="3323" w:type="dxa"/>
            <w:shd w:val="clear" w:color="auto" w:fill="FFFFFF" w:themeFill="background1"/>
            <w:vAlign w:val="center"/>
            <w:hideMark/>
          </w:tcPr>
          <w:p w14:paraId="1F12143B" w14:textId="06A97A8B" w:rsidR="00804D82" w:rsidRPr="00804D82" w:rsidRDefault="00804D82" w:rsidP="00A56379">
            <w:pPr>
              <w:jc w:val="left"/>
              <w:rPr>
                <w:rFonts w:ascii="Calibri" w:eastAsia="Times New Roman" w:hAnsi="Calibri" w:cs="Calibri"/>
                <w:kern w:val="0"/>
                <w:lang w:eastAsia="es-ES"/>
                <w14:ligatures w14:val="none"/>
              </w:rPr>
            </w:pPr>
            <w:r w:rsidRPr="00804D82">
              <w:rPr>
                <w:rFonts w:ascii="Calibri" w:eastAsia="Times New Roman" w:hAnsi="Calibri" w:cs="Calibri"/>
                <w:color w:val="000000"/>
                <w:kern w:val="0"/>
                <w:lang w:eastAsia="es-ES"/>
                <w14:ligatures w14:val="none"/>
              </w:rPr>
              <w:t>Análisis - Gestión de usuarios</w:t>
            </w:r>
          </w:p>
        </w:tc>
        <w:tc>
          <w:tcPr>
            <w:tcW w:w="1211" w:type="dxa"/>
            <w:shd w:val="clear" w:color="auto" w:fill="FFFFFF" w:themeFill="background1"/>
            <w:vAlign w:val="center"/>
            <w:hideMark/>
          </w:tcPr>
          <w:p w14:paraId="139EE94A" w14:textId="77777777" w:rsidR="00804D82" w:rsidRPr="00804D82" w:rsidRDefault="00804D82" w:rsidP="00A56379">
            <w:pPr>
              <w:jc w:val="center"/>
              <w:rPr>
                <w:rFonts w:ascii="Calibri" w:eastAsia="Times New Roman" w:hAnsi="Calibri" w:cs="Calibri"/>
                <w:kern w:val="0"/>
                <w:lang w:eastAsia="es-ES"/>
                <w14:ligatures w14:val="none"/>
              </w:rPr>
            </w:pPr>
            <w:r w:rsidRPr="00804D82">
              <w:rPr>
                <w:rFonts w:ascii="Calibri" w:eastAsia="Times New Roman" w:hAnsi="Calibri" w:cs="Calibri"/>
                <w:color w:val="000000"/>
                <w:kern w:val="0"/>
                <w:lang w:eastAsia="es-ES"/>
                <w14:ligatures w14:val="none"/>
              </w:rPr>
              <w:t>16 hrs</w:t>
            </w:r>
          </w:p>
        </w:tc>
        <w:tc>
          <w:tcPr>
            <w:tcW w:w="1296" w:type="dxa"/>
            <w:shd w:val="clear" w:color="auto" w:fill="FFFFFF" w:themeFill="background1"/>
            <w:vAlign w:val="center"/>
            <w:hideMark/>
          </w:tcPr>
          <w:p w14:paraId="09EFA055" w14:textId="77777777" w:rsidR="00804D82" w:rsidRPr="00804D82" w:rsidRDefault="00804D82" w:rsidP="00A56379">
            <w:pPr>
              <w:jc w:val="center"/>
              <w:rPr>
                <w:rFonts w:ascii="Calibri" w:eastAsia="Times New Roman" w:hAnsi="Calibri" w:cs="Calibri"/>
                <w:kern w:val="0"/>
                <w:lang w:eastAsia="es-ES"/>
                <w14:ligatures w14:val="none"/>
              </w:rPr>
            </w:pPr>
            <w:r w:rsidRPr="00804D82">
              <w:rPr>
                <w:rFonts w:ascii="Calibri" w:eastAsia="Times New Roman" w:hAnsi="Calibri" w:cs="Calibri"/>
                <w:color w:val="000000"/>
                <w:kern w:val="0"/>
                <w:lang w:eastAsia="es-ES"/>
                <w14:ligatures w14:val="none"/>
              </w:rPr>
              <w:t>lun 06/05/24</w:t>
            </w:r>
          </w:p>
        </w:tc>
        <w:tc>
          <w:tcPr>
            <w:tcW w:w="1320" w:type="dxa"/>
            <w:shd w:val="clear" w:color="auto" w:fill="FFFFFF" w:themeFill="background1"/>
            <w:vAlign w:val="center"/>
            <w:hideMark/>
          </w:tcPr>
          <w:p w14:paraId="48E69586" w14:textId="77777777" w:rsidR="00804D82" w:rsidRPr="00804D82" w:rsidRDefault="00804D82" w:rsidP="00A56379">
            <w:pPr>
              <w:jc w:val="center"/>
              <w:rPr>
                <w:rFonts w:ascii="Calibri" w:eastAsia="Times New Roman" w:hAnsi="Calibri" w:cs="Calibri"/>
                <w:kern w:val="0"/>
                <w:lang w:eastAsia="es-ES"/>
                <w14:ligatures w14:val="none"/>
              </w:rPr>
            </w:pPr>
            <w:r w:rsidRPr="00804D82">
              <w:rPr>
                <w:rFonts w:ascii="Calibri" w:eastAsia="Times New Roman" w:hAnsi="Calibri" w:cs="Calibri"/>
                <w:color w:val="000000"/>
                <w:kern w:val="0"/>
                <w:lang w:eastAsia="es-ES"/>
                <w14:ligatures w14:val="none"/>
              </w:rPr>
              <w:t>mié 08/05/24</w:t>
            </w:r>
          </w:p>
        </w:tc>
      </w:tr>
      <w:tr w:rsidR="00804D82" w:rsidRPr="00804D82" w14:paraId="1D261D14" w14:textId="77777777" w:rsidTr="00C56B9E">
        <w:tc>
          <w:tcPr>
            <w:tcW w:w="1350" w:type="dxa"/>
            <w:shd w:val="clear" w:color="auto" w:fill="AEAAAA" w:themeFill="background2" w:themeFillShade="BF"/>
            <w:vAlign w:val="center"/>
            <w:hideMark/>
          </w:tcPr>
          <w:p w14:paraId="7F4E9DC6" w14:textId="77777777" w:rsidR="00804D82" w:rsidRPr="00095AC0" w:rsidRDefault="00804D82" w:rsidP="00095AC0">
            <w:pPr>
              <w:jc w:val="left"/>
              <w:rPr>
                <w:rFonts w:ascii="Calibri" w:eastAsia="Times New Roman" w:hAnsi="Calibri" w:cs="Calibri"/>
                <w:b/>
                <w:bCs/>
                <w:kern w:val="0"/>
                <w:lang w:eastAsia="es-ES"/>
                <w14:ligatures w14:val="none"/>
              </w:rPr>
            </w:pPr>
            <w:r w:rsidRPr="00095AC0">
              <w:rPr>
                <w:rFonts w:ascii="Calibri" w:eastAsia="Times New Roman" w:hAnsi="Calibri" w:cs="Calibri"/>
                <w:b/>
                <w:bCs/>
                <w:color w:val="000000"/>
                <w:kern w:val="0"/>
                <w:lang w:eastAsia="es-ES"/>
                <w14:ligatures w14:val="none"/>
              </w:rPr>
              <w:t>1.2.4</w:t>
            </w:r>
          </w:p>
        </w:tc>
        <w:tc>
          <w:tcPr>
            <w:tcW w:w="3323" w:type="dxa"/>
            <w:shd w:val="clear" w:color="auto" w:fill="FFFFFF" w:themeFill="background1"/>
            <w:vAlign w:val="center"/>
            <w:hideMark/>
          </w:tcPr>
          <w:p w14:paraId="0607C35F" w14:textId="31FE5FF6" w:rsidR="00804D82" w:rsidRPr="00804D82" w:rsidRDefault="00804D82" w:rsidP="00A56379">
            <w:pPr>
              <w:jc w:val="left"/>
              <w:rPr>
                <w:rFonts w:ascii="Calibri" w:eastAsia="Times New Roman" w:hAnsi="Calibri" w:cs="Calibri"/>
                <w:kern w:val="0"/>
                <w:lang w:eastAsia="es-ES"/>
                <w14:ligatures w14:val="none"/>
              </w:rPr>
            </w:pPr>
            <w:r w:rsidRPr="00804D82">
              <w:rPr>
                <w:rFonts w:ascii="Calibri" w:eastAsia="Times New Roman" w:hAnsi="Calibri" w:cs="Calibri"/>
                <w:color w:val="000000"/>
                <w:kern w:val="0"/>
                <w:lang w:eastAsia="es-ES"/>
                <w14:ligatures w14:val="none"/>
              </w:rPr>
              <w:t>Análisis - Sistema de geoposicionamiento</w:t>
            </w:r>
          </w:p>
        </w:tc>
        <w:tc>
          <w:tcPr>
            <w:tcW w:w="1211" w:type="dxa"/>
            <w:shd w:val="clear" w:color="auto" w:fill="FFFFFF" w:themeFill="background1"/>
            <w:vAlign w:val="center"/>
            <w:hideMark/>
          </w:tcPr>
          <w:p w14:paraId="72DED286" w14:textId="77777777" w:rsidR="00804D82" w:rsidRPr="00804D82" w:rsidRDefault="00804D82" w:rsidP="00A56379">
            <w:pPr>
              <w:jc w:val="center"/>
              <w:rPr>
                <w:rFonts w:ascii="Calibri" w:eastAsia="Times New Roman" w:hAnsi="Calibri" w:cs="Calibri"/>
                <w:kern w:val="0"/>
                <w:lang w:eastAsia="es-ES"/>
                <w14:ligatures w14:val="none"/>
              </w:rPr>
            </w:pPr>
            <w:r w:rsidRPr="00804D82">
              <w:rPr>
                <w:rFonts w:ascii="Calibri" w:eastAsia="Times New Roman" w:hAnsi="Calibri" w:cs="Calibri"/>
                <w:color w:val="000000"/>
                <w:kern w:val="0"/>
                <w:lang w:eastAsia="es-ES"/>
                <w14:ligatures w14:val="none"/>
              </w:rPr>
              <w:t>14 hrs</w:t>
            </w:r>
          </w:p>
        </w:tc>
        <w:tc>
          <w:tcPr>
            <w:tcW w:w="1296" w:type="dxa"/>
            <w:shd w:val="clear" w:color="auto" w:fill="FFFFFF" w:themeFill="background1"/>
            <w:vAlign w:val="center"/>
            <w:hideMark/>
          </w:tcPr>
          <w:p w14:paraId="3DC645AE" w14:textId="77777777" w:rsidR="00804D82" w:rsidRPr="00804D82" w:rsidRDefault="00804D82" w:rsidP="00A56379">
            <w:pPr>
              <w:jc w:val="center"/>
              <w:rPr>
                <w:rFonts w:ascii="Calibri" w:eastAsia="Times New Roman" w:hAnsi="Calibri" w:cs="Calibri"/>
                <w:kern w:val="0"/>
                <w:lang w:eastAsia="es-ES"/>
                <w14:ligatures w14:val="none"/>
              </w:rPr>
            </w:pPr>
            <w:r w:rsidRPr="00804D82">
              <w:rPr>
                <w:rFonts w:ascii="Calibri" w:eastAsia="Times New Roman" w:hAnsi="Calibri" w:cs="Calibri"/>
                <w:color w:val="000000"/>
                <w:kern w:val="0"/>
                <w:lang w:eastAsia="es-ES"/>
                <w14:ligatures w14:val="none"/>
              </w:rPr>
              <w:t>jue 30/05/24</w:t>
            </w:r>
          </w:p>
        </w:tc>
        <w:tc>
          <w:tcPr>
            <w:tcW w:w="1320" w:type="dxa"/>
            <w:shd w:val="clear" w:color="auto" w:fill="FFFFFF" w:themeFill="background1"/>
            <w:vAlign w:val="center"/>
            <w:hideMark/>
          </w:tcPr>
          <w:p w14:paraId="7A6C05C4" w14:textId="77777777" w:rsidR="00804D82" w:rsidRPr="00804D82" w:rsidRDefault="00804D82" w:rsidP="00A56379">
            <w:pPr>
              <w:jc w:val="center"/>
              <w:rPr>
                <w:rFonts w:ascii="Calibri" w:eastAsia="Times New Roman" w:hAnsi="Calibri" w:cs="Calibri"/>
                <w:kern w:val="0"/>
                <w:lang w:eastAsia="es-ES"/>
                <w14:ligatures w14:val="none"/>
              </w:rPr>
            </w:pPr>
            <w:r w:rsidRPr="00804D82">
              <w:rPr>
                <w:rFonts w:ascii="Calibri" w:eastAsia="Times New Roman" w:hAnsi="Calibri" w:cs="Calibri"/>
                <w:color w:val="000000"/>
                <w:kern w:val="0"/>
                <w:lang w:eastAsia="es-ES"/>
                <w14:ligatures w14:val="none"/>
              </w:rPr>
              <w:t>lun 03/06/24</w:t>
            </w:r>
          </w:p>
        </w:tc>
      </w:tr>
      <w:tr w:rsidR="00804D82" w:rsidRPr="00804D82" w14:paraId="3B970822" w14:textId="77777777" w:rsidTr="00C56B9E">
        <w:tc>
          <w:tcPr>
            <w:tcW w:w="1350" w:type="dxa"/>
            <w:shd w:val="clear" w:color="auto" w:fill="AEAAAA" w:themeFill="background2" w:themeFillShade="BF"/>
            <w:vAlign w:val="center"/>
            <w:hideMark/>
          </w:tcPr>
          <w:p w14:paraId="5A3638E5" w14:textId="77777777" w:rsidR="00804D82" w:rsidRPr="00095AC0" w:rsidRDefault="00804D82" w:rsidP="00095AC0">
            <w:pPr>
              <w:jc w:val="left"/>
              <w:rPr>
                <w:rFonts w:ascii="Calibri" w:eastAsia="Times New Roman" w:hAnsi="Calibri" w:cs="Calibri"/>
                <w:b/>
                <w:bCs/>
                <w:kern w:val="0"/>
                <w:lang w:eastAsia="es-ES"/>
                <w14:ligatures w14:val="none"/>
              </w:rPr>
            </w:pPr>
            <w:r w:rsidRPr="00095AC0">
              <w:rPr>
                <w:rFonts w:ascii="Calibri" w:eastAsia="Times New Roman" w:hAnsi="Calibri" w:cs="Calibri"/>
                <w:b/>
                <w:bCs/>
                <w:color w:val="000000"/>
                <w:kern w:val="0"/>
                <w:lang w:eastAsia="es-ES"/>
                <w14:ligatures w14:val="none"/>
              </w:rPr>
              <w:lastRenderedPageBreak/>
              <w:t>1.2.5</w:t>
            </w:r>
          </w:p>
        </w:tc>
        <w:tc>
          <w:tcPr>
            <w:tcW w:w="3323" w:type="dxa"/>
            <w:shd w:val="clear" w:color="auto" w:fill="FFFFFF" w:themeFill="background1"/>
            <w:vAlign w:val="center"/>
            <w:hideMark/>
          </w:tcPr>
          <w:p w14:paraId="6D317E9B" w14:textId="3493BEA2" w:rsidR="00804D82" w:rsidRPr="00804D82" w:rsidRDefault="00804D82" w:rsidP="00A56379">
            <w:pPr>
              <w:jc w:val="left"/>
              <w:rPr>
                <w:rFonts w:ascii="Calibri" w:eastAsia="Times New Roman" w:hAnsi="Calibri" w:cs="Calibri"/>
                <w:kern w:val="0"/>
                <w:lang w:eastAsia="es-ES"/>
                <w14:ligatures w14:val="none"/>
              </w:rPr>
            </w:pPr>
            <w:r w:rsidRPr="00804D82">
              <w:rPr>
                <w:rFonts w:ascii="Calibri" w:eastAsia="Times New Roman" w:hAnsi="Calibri" w:cs="Calibri"/>
                <w:color w:val="000000"/>
                <w:kern w:val="0"/>
                <w:lang w:eastAsia="es-ES"/>
                <w14:ligatures w14:val="none"/>
              </w:rPr>
              <w:t>Análisis - Aplicaciones de usuario app de avisos y mensajería</w:t>
            </w:r>
          </w:p>
        </w:tc>
        <w:tc>
          <w:tcPr>
            <w:tcW w:w="1211" w:type="dxa"/>
            <w:shd w:val="clear" w:color="auto" w:fill="FFFFFF" w:themeFill="background1"/>
            <w:vAlign w:val="center"/>
            <w:hideMark/>
          </w:tcPr>
          <w:p w14:paraId="1ED30336" w14:textId="77777777" w:rsidR="00804D82" w:rsidRPr="00804D82" w:rsidRDefault="00804D82" w:rsidP="00A56379">
            <w:pPr>
              <w:jc w:val="center"/>
              <w:rPr>
                <w:rFonts w:ascii="Calibri" w:eastAsia="Times New Roman" w:hAnsi="Calibri" w:cs="Calibri"/>
                <w:kern w:val="0"/>
                <w:lang w:eastAsia="es-ES"/>
                <w14:ligatures w14:val="none"/>
              </w:rPr>
            </w:pPr>
            <w:r w:rsidRPr="00804D82">
              <w:rPr>
                <w:rFonts w:ascii="Calibri" w:eastAsia="Times New Roman" w:hAnsi="Calibri" w:cs="Calibri"/>
                <w:color w:val="000000"/>
                <w:kern w:val="0"/>
                <w:lang w:eastAsia="es-ES"/>
                <w14:ligatures w14:val="none"/>
              </w:rPr>
              <w:t>16 hrs</w:t>
            </w:r>
          </w:p>
        </w:tc>
        <w:tc>
          <w:tcPr>
            <w:tcW w:w="1296" w:type="dxa"/>
            <w:shd w:val="clear" w:color="auto" w:fill="FFFFFF" w:themeFill="background1"/>
            <w:vAlign w:val="center"/>
            <w:hideMark/>
          </w:tcPr>
          <w:p w14:paraId="43876EAA" w14:textId="77777777" w:rsidR="00804D82" w:rsidRPr="00804D82" w:rsidRDefault="00804D82" w:rsidP="00A56379">
            <w:pPr>
              <w:jc w:val="center"/>
              <w:rPr>
                <w:rFonts w:ascii="Calibri" w:eastAsia="Times New Roman" w:hAnsi="Calibri" w:cs="Calibri"/>
                <w:kern w:val="0"/>
                <w:lang w:eastAsia="es-ES"/>
                <w14:ligatures w14:val="none"/>
              </w:rPr>
            </w:pPr>
            <w:r w:rsidRPr="00804D82">
              <w:rPr>
                <w:rFonts w:ascii="Calibri" w:eastAsia="Times New Roman" w:hAnsi="Calibri" w:cs="Calibri"/>
                <w:color w:val="000000"/>
                <w:kern w:val="0"/>
                <w:lang w:eastAsia="es-ES"/>
                <w14:ligatures w14:val="none"/>
              </w:rPr>
              <w:t>lun 03/06/24</w:t>
            </w:r>
          </w:p>
        </w:tc>
        <w:tc>
          <w:tcPr>
            <w:tcW w:w="1320" w:type="dxa"/>
            <w:shd w:val="clear" w:color="auto" w:fill="FFFFFF" w:themeFill="background1"/>
            <w:vAlign w:val="center"/>
            <w:hideMark/>
          </w:tcPr>
          <w:p w14:paraId="3DAD4759" w14:textId="77777777" w:rsidR="00804D82" w:rsidRPr="00804D82" w:rsidRDefault="00804D82" w:rsidP="00A56379">
            <w:pPr>
              <w:jc w:val="center"/>
              <w:rPr>
                <w:rFonts w:ascii="Calibri" w:eastAsia="Times New Roman" w:hAnsi="Calibri" w:cs="Calibri"/>
                <w:kern w:val="0"/>
                <w:lang w:eastAsia="es-ES"/>
                <w14:ligatures w14:val="none"/>
              </w:rPr>
            </w:pPr>
            <w:r w:rsidRPr="00804D82">
              <w:rPr>
                <w:rFonts w:ascii="Calibri" w:eastAsia="Times New Roman" w:hAnsi="Calibri" w:cs="Calibri"/>
                <w:color w:val="000000"/>
                <w:kern w:val="0"/>
                <w:lang w:eastAsia="es-ES"/>
                <w14:ligatures w14:val="none"/>
              </w:rPr>
              <w:t>mié 05/06/24</w:t>
            </w:r>
          </w:p>
        </w:tc>
      </w:tr>
      <w:tr w:rsidR="00804D82" w:rsidRPr="00804D82" w14:paraId="306D37B7" w14:textId="77777777" w:rsidTr="00C56B9E">
        <w:tc>
          <w:tcPr>
            <w:tcW w:w="1350" w:type="dxa"/>
            <w:shd w:val="clear" w:color="auto" w:fill="AEAAAA" w:themeFill="background2" w:themeFillShade="BF"/>
            <w:vAlign w:val="center"/>
            <w:hideMark/>
          </w:tcPr>
          <w:p w14:paraId="2C1FE249" w14:textId="77777777" w:rsidR="00804D82" w:rsidRPr="00095AC0" w:rsidRDefault="00804D82" w:rsidP="00095AC0">
            <w:pPr>
              <w:jc w:val="left"/>
              <w:rPr>
                <w:rFonts w:ascii="Calibri" w:eastAsia="Times New Roman" w:hAnsi="Calibri" w:cs="Calibri"/>
                <w:b/>
                <w:bCs/>
                <w:kern w:val="0"/>
                <w:lang w:eastAsia="es-ES"/>
                <w14:ligatures w14:val="none"/>
              </w:rPr>
            </w:pPr>
            <w:r w:rsidRPr="00095AC0">
              <w:rPr>
                <w:rFonts w:ascii="Calibri" w:eastAsia="Times New Roman" w:hAnsi="Calibri" w:cs="Calibri"/>
                <w:b/>
                <w:bCs/>
                <w:color w:val="000000"/>
                <w:kern w:val="0"/>
                <w:lang w:eastAsia="es-ES"/>
                <w14:ligatures w14:val="none"/>
              </w:rPr>
              <w:t>1.2.6</w:t>
            </w:r>
          </w:p>
        </w:tc>
        <w:tc>
          <w:tcPr>
            <w:tcW w:w="3323" w:type="dxa"/>
            <w:shd w:val="clear" w:color="auto" w:fill="FFFFFF" w:themeFill="background1"/>
            <w:vAlign w:val="center"/>
            <w:hideMark/>
          </w:tcPr>
          <w:p w14:paraId="5E38CD81" w14:textId="6280C494" w:rsidR="00804D82" w:rsidRPr="00804D82" w:rsidRDefault="00804D82" w:rsidP="00A56379">
            <w:pPr>
              <w:jc w:val="left"/>
              <w:rPr>
                <w:rFonts w:ascii="Calibri" w:eastAsia="Times New Roman" w:hAnsi="Calibri" w:cs="Calibri"/>
                <w:kern w:val="0"/>
                <w:lang w:eastAsia="es-ES"/>
                <w14:ligatures w14:val="none"/>
              </w:rPr>
            </w:pPr>
            <w:r w:rsidRPr="00804D82">
              <w:rPr>
                <w:rFonts w:ascii="Calibri" w:eastAsia="Times New Roman" w:hAnsi="Calibri" w:cs="Calibri"/>
                <w:color w:val="000000"/>
                <w:kern w:val="0"/>
                <w:lang w:eastAsia="es-ES"/>
                <w14:ligatures w14:val="none"/>
              </w:rPr>
              <w:t>Análisis - Dashboard de seguimiento</w:t>
            </w:r>
          </w:p>
        </w:tc>
        <w:tc>
          <w:tcPr>
            <w:tcW w:w="1211" w:type="dxa"/>
            <w:shd w:val="clear" w:color="auto" w:fill="FFFFFF" w:themeFill="background1"/>
            <w:vAlign w:val="center"/>
            <w:hideMark/>
          </w:tcPr>
          <w:p w14:paraId="4430B68A" w14:textId="77777777" w:rsidR="00804D82" w:rsidRPr="00804D82" w:rsidRDefault="00804D82" w:rsidP="00A56379">
            <w:pPr>
              <w:jc w:val="center"/>
              <w:rPr>
                <w:rFonts w:ascii="Calibri" w:eastAsia="Times New Roman" w:hAnsi="Calibri" w:cs="Calibri"/>
                <w:kern w:val="0"/>
                <w:lang w:eastAsia="es-ES"/>
                <w14:ligatures w14:val="none"/>
              </w:rPr>
            </w:pPr>
            <w:r w:rsidRPr="00804D82">
              <w:rPr>
                <w:rFonts w:ascii="Calibri" w:eastAsia="Times New Roman" w:hAnsi="Calibri" w:cs="Calibri"/>
                <w:color w:val="000000"/>
                <w:kern w:val="0"/>
                <w:lang w:eastAsia="es-ES"/>
                <w14:ligatures w14:val="none"/>
              </w:rPr>
              <w:t>17 hrs</w:t>
            </w:r>
          </w:p>
        </w:tc>
        <w:tc>
          <w:tcPr>
            <w:tcW w:w="1296" w:type="dxa"/>
            <w:shd w:val="clear" w:color="auto" w:fill="FFFFFF" w:themeFill="background1"/>
            <w:vAlign w:val="center"/>
            <w:hideMark/>
          </w:tcPr>
          <w:p w14:paraId="399A038E" w14:textId="77777777" w:rsidR="00804D82" w:rsidRPr="00804D82" w:rsidRDefault="00804D82" w:rsidP="00A56379">
            <w:pPr>
              <w:jc w:val="center"/>
              <w:rPr>
                <w:rFonts w:ascii="Calibri" w:eastAsia="Times New Roman" w:hAnsi="Calibri" w:cs="Calibri"/>
                <w:kern w:val="0"/>
                <w:lang w:eastAsia="es-ES"/>
                <w14:ligatures w14:val="none"/>
              </w:rPr>
            </w:pPr>
            <w:r w:rsidRPr="00804D82">
              <w:rPr>
                <w:rFonts w:ascii="Calibri" w:eastAsia="Times New Roman" w:hAnsi="Calibri" w:cs="Calibri"/>
                <w:color w:val="000000"/>
                <w:kern w:val="0"/>
                <w:lang w:eastAsia="es-ES"/>
                <w14:ligatures w14:val="none"/>
              </w:rPr>
              <w:t>mié 26/06/24</w:t>
            </w:r>
          </w:p>
        </w:tc>
        <w:tc>
          <w:tcPr>
            <w:tcW w:w="1320" w:type="dxa"/>
            <w:shd w:val="clear" w:color="auto" w:fill="FFFFFF" w:themeFill="background1"/>
            <w:vAlign w:val="center"/>
            <w:hideMark/>
          </w:tcPr>
          <w:p w14:paraId="64872A43" w14:textId="77777777" w:rsidR="00804D82" w:rsidRPr="00804D82" w:rsidRDefault="00804D82" w:rsidP="00A56379">
            <w:pPr>
              <w:jc w:val="center"/>
              <w:rPr>
                <w:rFonts w:ascii="Calibri" w:eastAsia="Times New Roman" w:hAnsi="Calibri" w:cs="Calibri"/>
                <w:kern w:val="0"/>
                <w:lang w:eastAsia="es-ES"/>
                <w14:ligatures w14:val="none"/>
              </w:rPr>
            </w:pPr>
            <w:r w:rsidRPr="00804D82">
              <w:rPr>
                <w:rFonts w:ascii="Calibri" w:eastAsia="Times New Roman" w:hAnsi="Calibri" w:cs="Calibri"/>
                <w:color w:val="000000"/>
                <w:kern w:val="0"/>
                <w:lang w:eastAsia="es-ES"/>
                <w14:ligatures w14:val="none"/>
              </w:rPr>
              <w:t>vie 28/06/24</w:t>
            </w:r>
          </w:p>
        </w:tc>
      </w:tr>
      <w:tr w:rsidR="00804D82" w:rsidRPr="00804D82" w14:paraId="13009130" w14:textId="77777777" w:rsidTr="00C56B9E">
        <w:tc>
          <w:tcPr>
            <w:tcW w:w="1350" w:type="dxa"/>
            <w:shd w:val="clear" w:color="auto" w:fill="AEAAAA" w:themeFill="background2" w:themeFillShade="BF"/>
            <w:vAlign w:val="center"/>
            <w:hideMark/>
          </w:tcPr>
          <w:p w14:paraId="68FF261E" w14:textId="77777777" w:rsidR="00804D82" w:rsidRPr="00095AC0" w:rsidRDefault="00804D82" w:rsidP="00095AC0">
            <w:pPr>
              <w:jc w:val="left"/>
              <w:rPr>
                <w:rFonts w:ascii="Calibri" w:eastAsia="Times New Roman" w:hAnsi="Calibri" w:cs="Calibri"/>
                <w:b/>
                <w:bCs/>
                <w:kern w:val="0"/>
                <w:lang w:eastAsia="es-ES"/>
                <w14:ligatures w14:val="none"/>
              </w:rPr>
            </w:pPr>
            <w:r w:rsidRPr="00095AC0">
              <w:rPr>
                <w:rFonts w:ascii="Calibri" w:eastAsia="Times New Roman" w:hAnsi="Calibri" w:cs="Calibri"/>
                <w:b/>
                <w:bCs/>
                <w:color w:val="000000"/>
                <w:kern w:val="0"/>
                <w:lang w:eastAsia="es-ES"/>
                <w14:ligatures w14:val="none"/>
              </w:rPr>
              <w:t>1.2.7</w:t>
            </w:r>
          </w:p>
        </w:tc>
        <w:tc>
          <w:tcPr>
            <w:tcW w:w="3323" w:type="dxa"/>
            <w:shd w:val="clear" w:color="auto" w:fill="FFFFFF" w:themeFill="background1"/>
            <w:vAlign w:val="center"/>
            <w:hideMark/>
          </w:tcPr>
          <w:p w14:paraId="1F664769" w14:textId="44FD3B4A" w:rsidR="00804D82" w:rsidRPr="00804D82" w:rsidRDefault="00804D82" w:rsidP="00A56379">
            <w:pPr>
              <w:jc w:val="left"/>
              <w:rPr>
                <w:rFonts w:ascii="Calibri" w:eastAsia="Times New Roman" w:hAnsi="Calibri" w:cs="Calibri"/>
                <w:kern w:val="0"/>
                <w:lang w:eastAsia="es-ES"/>
                <w14:ligatures w14:val="none"/>
              </w:rPr>
            </w:pPr>
            <w:r w:rsidRPr="00804D82">
              <w:rPr>
                <w:rFonts w:ascii="Calibri" w:eastAsia="Times New Roman" w:hAnsi="Calibri" w:cs="Calibri"/>
                <w:color w:val="000000"/>
                <w:kern w:val="0"/>
                <w:lang w:eastAsia="es-ES"/>
                <w14:ligatures w14:val="none"/>
              </w:rPr>
              <w:t>Análisis - Aplicaciones de usuario para la gestión de emergencias</w:t>
            </w:r>
          </w:p>
        </w:tc>
        <w:tc>
          <w:tcPr>
            <w:tcW w:w="1211" w:type="dxa"/>
            <w:shd w:val="clear" w:color="auto" w:fill="FFFFFF" w:themeFill="background1"/>
            <w:vAlign w:val="center"/>
            <w:hideMark/>
          </w:tcPr>
          <w:p w14:paraId="31CE39F2" w14:textId="77777777" w:rsidR="00804D82" w:rsidRPr="00804D82" w:rsidRDefault="00804D82" w:rsidP="00A56379">
            <w:pPr>
              <w:jc w:val="center"/>
              <w:rPr>
                <w:rFonts w:ascii="Calibri" w:eastAsia="Times New Roman" w:hAnsi="Calibri" w:cs="Calibri"/>
                <w:kern w:val="0"/>
                <w:lang w:eastAsia="es-ES"/>
                <w14:ligatures w14:val="none"/>
              </w:rPr>
            </w:pPr>
            <w:r w:rsidRPr="00804D82">
              <w:rPr>
                <w:rFonts w:ascii="Calibri" w:eastAsia="Times New Roman" w:hAnsi="Calibri" w:cs="Calibri"/>
                <w:color w:val="000000"/>
                <w:kern w:val="0"/>
                <w:lang w:eastAsia="es-ES"/>
                <w14:ligatures w14:val="none"/>
              </w:rPr>
              <w:t>18 hrs</w:t>
            </w:r>
          </w:p>
        </w:tc>
        <w:tc>
          <w:tcPr>
            <w:tcW w:w="1296" w:type="dxa"/>
            <w:shd w:val="clear" w:color="auto" w:fill="FFFFFF" w:themeFill="background1"/>
            <w:vAlign w:val="center"/>
            <w:hideMark/>
          </w:tcPr>
          <w:p w14:paraId="292F3DB3" w14:textId="77777777" w:rsidR="00804D82" w:rsidRPr="00804D82" w:rsidRDefault="00804D82" w:rsidP="00A56379">
            <w:pPr>
              <w:jc w:val="center"/>
              <w:rPr>
                <w:rFonts w:ascii="Calibri" w:eastAsia="Times New Roman" w:hAnsi="Calibri" w:cs="Calibri"/>
                <w:kern w:val="0"/>
                <w:lang w:eastAsia="es-ES"/>
                <w14:ligatures w14:val="none"/>
              </w:rPr>
            </w:pPr>
            <w:r w:rsidRPr="00804D82">
              <w:rPr>
                <w:rFonts w:ascii="Calibri" w:eastAsia="Times New Roman" w:hAnsi="Calibri" w:cs="Calibri"/>
                <w:color w:val="000000"/>
                <w:kern w:val="0"/>
                <w:lang w:eastAsia="es-ES"/>
                <w14:ligatures w14:val="none"/>
              </w:rPr>
              <w:t>lun 15/07/24</w:t>
            </w:r>
          </w:p>
        </w:tc>
        <w:tc>
          <w:tcPr>
            <w:tcW w:w="1320" w:type="dxa"/>
            <w:shd w:val="clear" w:color="auto" w:fill="FFFFFF" w:themeFill="background1"/>
            <w:vAlign w:val="center"/>
            <w:hideMark/>
          </w:tcPr>
          <w:p w14:paraId="145EC6E2" w14:textId="77777777" w:rsidR="00804D82" w:rsidRPr="00804D82" w:rsidRDefault="00804D82" w:rsidP="00A56379">
            <w:pPr>
              <w:jc w:val="center"/>
              <w:rPr>
                <w:rFonts w:ascii="Calibri" w:eastAsia="Times New Roman" w:hAnsi="Calibri" w:cs="Calibri"/>
                <w:kern w:val="0"/>
                <w:lang w:eastAsia="es-ES"/>
                <w14:ligatures w14:val="none"/>
              </w:rPr>
            </w:pPr>
            <w:r w:rsidRPr="00804D82">
              <w:rPr>
                <w:rFonts w:ascii="Calibri" w:eastAsia="Times New Roman" w:hAnsi="Calibri" w:cs="Calibri"/>
                <w:color w:val="000000"/>
                <w:kern w:val="0"/>
                <w:lang w:eastAsia="es-ES"/>
                <w14:ligatures w14:val="none"/>
              </w:rPr>
              <w:t>mié 17/07/24</w:t>
            </w:r>
          </w:p>
        </w:tc>
      </w:tr>
      <w:tr w:rsidR="00804D82" w:rsidRPr="00804D82" w14:paraId="79095DAD" w14:textId="77777777" w:rsidTr="00C56B9E">
        <w:tc>
          <w:tcPr>
            <w:tcW w:w="1350" w:type="dxa"/>
            <w:shd w:val="clear" w:color="auto" w:fill="AEAAAA" w:themeFill="background2" w:themeFillShade="BF"/>
            <w:vAlign w:val="center"/>
            <w:hideMark/>
          </w:tcPr>
          <w:p w14:paraId="17CEA40C" w14:textId="77777777" w:rsidR="00804D82" w:rsidRPr="00095AC0" w:rsidRDefault="00804D82" w:rsidP="00095AC0">
            <w:pPr>
              <w:jc w:val="left"/>
              <w:rPr>
                <w:rFonts w:ascii="Calibri" w:eastAsia="Times New Roman" w:hAnsi="Calibri" w:cs="Calibri"/>
                <w:b/>
                <w:bCs/>
                <w:kern w:val="0"/>
                <w:lang w:eastAsia="es-ES"/>
                <w14:ligatures w14:val="none"/>
              </w:rPr>
            </w:pPr>
            <w:r w:rsidRPr="00095AC0">
              <w:rPr>
                <w:rFonts w:ascii="Calibri" w:eastAsia="Times New Roman" w:hAnsi="Calibri" w:cs="Calibri"/>
                <w:b/>
                <w:bCs/>
                <w:color w:val="000000"/>
                <w:kern w:val="0"/>
                <w:lang w:eastAsia="es-ES"/>
                <w14:ligatures w14:val="none"/>
              </w:rPr>
              <w:t>1.3</w:t>
            </w:r>
          </w:p>
        </w:tc>
        <w:tc>
          <w:tcPr>
            <w:tcW w:w="3323" w:type="dxa"/>
            <w:shd w:val="clear" w:color="auto" w:fill="E7E6E6" w:themeFill="background2"/>
            <w:vAlign w:val="center"/>
            <w:hideMark/>
          </w:tcPr>
          <w:p w14:paraId="6D783061" w14:textId="24A7F42B" w:rsidR="00804D82" w:rsidRPr="00804D82" w:rsidRDefault="00804D82" w:rsidP="00A56379">
            <w:pPr>
              <w:jc w:val="left"/>
              <w:rPr>
                <w:rFonts w:ascii="Calibri" w:eastAsia="Times New Roman" w:hAnsi="Calibri" w:cs="Calibri"/>
                <w:kern w:val="0"/>
                <w:lang w:eastAsia="es-ES"/>
                <w14:ligatures w14:val="none"/>
              </w:rPr>
            </w:pPr>
            <w:r w:rsidRPr="00804D82">
              <w:rPr>
                <w:rFonts w:ascii="Calibri" w:eastAsia="Times New Roman" w:hAnsi="Calibri" w:cs="Calibri"/>
                <w:b/>
                <w:bCs/>
                <w:color w:val="000000"/>
                <w:kern w:val="0"/>
                <w:lang w:eastAsia="es-ES"/>
                <w14:ligatures w14:val="none"/>
              </w:rPr>
              <w:t>Diseño y arquitectura</w:t>
            </w:r>
          </w:p>
        </w:tc>
        <w:tc>
          <w:tcPr>
            <w:tcW w:w="1211" w:type="dxa"/>
            <w:shd w:val="clear" w:color="auto" w:fill="E7E6E6" w:themeFill="background2"/>
            <w:vAlign w:val="center"/>
            <w:hideMark/>
          </w:tcPr>
          <w:p w14:paraId="36E4F924" w14:textId="77777777" w:rsidR="00804D82" w:rsidRPr="00804D82" w:rsidRDefault="00804D82" w:rsidP="00A56379">
            <w:pPr>
              <w:jc w:val="center"/>
              <w:rPr>
                <w:rFonts w:ascii="Calibri" w:eastAsia="Times New Roman" w:hAnsi="Calibri" w:cs="Calibri"/>
                <w:kern w:val="0"/>
                <w:lang w:eastAsia="es-ES"/>
                <w14:ligatures w14:val="none"/>
              </w:rPr>
            </w:pPr>
            <w:r w:rsidRPr="00804D82">
              <w:rPr>
                <w:rFonts w:ascii="Calibri" w:eastAsia="Times New Roman" w:hAnsi="Calibri" w:cs="Calibri"/>
                <w:b/>
                <w:bCs/>
                <w:color w:val="000000"/>
                <w:kern w:val="0"/>
                <w:lang w:eastAsia="es-ES"/>
                <w14:ligatures w14:val="none"/>
              </w:rPr>
              <w:t>107 hrs</w:t>
            </w:r>
          </w:p>
        </w:tc>
        <w:tc>
          <w:tcPr>
            <w:tcW w:w="1296" w:type="dxa"/>
            <w:shd w:val="clear" w:color="auto" w:fill="E7E6E6" w:themeFill="background2"/>
            <w:vAlign w:val="center"/>
            <w:hideMark/>
          </w:tcPr>
          <w:p w14:paraId="12FD0BE8" w14:textId="77777777" w:rsidR="00804D82" w:rsidRPr="00804D82" w:rsidRDefault="00804D82" w:rsidP="00A56379">
            <w:pPr>
              <w:jc w:val="center"/>
              <w:rPr>
                <w:rFonts w:ascii="Calibri" w:eastAsia="Times New Roman" w:hAnsi="Calibri" w:cs="Calibri"/>
                <w:kern w:val="0"/>
                <w:lang w:eastAsia="es-ES"/>
                <w14:ligatures w14:val="none"/>
              </w:rPr>
            </w:pPr>
            <w:r w:rsidRPr="00804D82">
              <w:rPr>
                <w:rFonts w:ascii="Calibri" w:eastAsia="Times New Roman" w:hAnsi="Calibri" w:cs="Calibri"/>
                <w:b/>
                <w:bCs/>
                <w:color w:val="000000"/>
                <w:kern w:val="0"/>
                <w:lang w:eastAsia="es-ES"/>
                <w14:ligatures w14:val="none"/>
              </w:rPr>
              <w:t>jue 07/03/24</w:t>
            </w:r>
          </w:p>
        </w:tc>
        <w:tc>
          <w:tcPr>
            <w:tcW w:w="1320" w:type="dxa"/>
            <w:shd w:val="clear" w:color="auto" w:fill="E7E6E6" w:themeFill="background2"/>
            <w:vAlign w:val="center"/>
            <w:hideMark/>
          </w:tcPr>
          <w:p w14:paraId="10BE8BE4" w14:textId="77777777" w:rsidR="00804D82" w:rsidRPr="00804D82" w:rsidRDefault="00804D82" w:rsidP="00A56379">
            <w:pPr>
              <w:jc w:val="center"/>
              <w:rPr>
                <w:rFonts w:ascii="Calibri" w:eastAsia="Times New Roman" w:hAnsi="Calibri" w:cs="Calibri"/>
                <w:kern w:val="0"/>
                <w:lang w:eastAsia="es-ES"/>
                <w14:ligatures w14:val="none"/>
              </w:rPr>
            </w:pPr>
            <w:r w:rsidRPr="00804D82">
              <w:rPr>
                <w:rFonts w:ascii="Calibri" w:eastAsia="Times New Roman" w:hAnsi="Calibri" w:cs="Calibri"/>
                <w:b/>
                <w:bCs/>
                <w:color w:val="000000"/>
                <w:kern w:val="0"/>
                <w:lang w:eastAsia="es-ES"/>
                <w14:ligatures w14:val="none"/>
              </w:rPr>
              <w:t>vie 19/07/24</w:t>
            </w:r>
          </w:p>
        </w:tc>
      </w:tr>
      <w:tr w:rsidR="00804D82" w:rsidRPr="00804D82" w14:paraId="16D561B3" w14:textId="77777777" w:rsidTr="00C56B9E">
        <w:tc>
          <w:tcPr>
            <w:tcW w:w="1350" w:type="dxa"/>
            <w:shd w:val="clear" w:color="auto" w:fill="AEAAAA" w:themeFill="background2" w:themeFillShade="BF"/>
            <w:vAlign w:val="center"/>
            <w:hideMark/>
          </w:tcPr>
          <w:p w14:paraId="775BAA5C" w14:textId="77777777" w:rsidR="00804D82" w:rsidRPr="00095AC0" w:rsidRDefault="00804D82" w:rsidP="00095AC0">
            <w:pPr>
              <w:jc w:val="left"/>
              <w:rPr>
                <w:rFonts w:ascii="Calibri" w:eastAsia="Times New Roman" w:hAnsi="Calibri" w:cs="Calibri"/>
                <w:b/>
                <w:bCs/>
                <w:kern w:val="0"/>
                <w:lang w:eastAsia="es-ES"/>
                <w14:ligatures w14:val="none"/>
              </w:rPr>
            </w:pPr>
            <w:r w:rsidRPr="00095AC0">
              <w:rPr>
                <w:rFonts w:ascii="Calibri" w:eastAsia="Times New Roman" w:hAnsi="Calibri" w:cs="Calibri"/>
                <w:b/>
                <w:bCs/>
                <w:color w:val="000000"/>
                <w:kern w:val="0"/>
                <w:lang w:eastAsia="es-ES"/>
                <w14:ligatures w14:val="none"/>
              </w:rPr>
              <w:t>1.3.1</w:t>
            </w:r>
          </w:p>
        </w:tc>
        <w:tc>
          <w:tcPr>
            <w:tcW w:w="3323" w:type="dxa"/>
            <w:shd w:val="clear" w:color="auto" w:fill="FFFFFF" w:themeFill="background1"/>
            <w:vAlign w:val="center"/>
            <w:hideMark/>
          </w:tcPr>
          <w:p w14:paraId="12A376A6" w14:textId="14AEF450" w:rsidR="00804D82" w:rsidRPr="00804D82" w:rsidRDefault="00804D82" w:rsidP="00A56379">
            <w:pPr>
              <w:jc w:val="left"/>
              <w:rPr>
                <w:rFonts w:ascii="Calibri" w:eastAsia="Times New Roman" w:hAnsi="Calibri" w:cs="Calibri"/>
                <w:kern w:val="0"/>
                <w:lang w:eastAsia="es-ES"/>
                <w14:ligatures w14:val="none"/>
              </w:rPr>
            </w:pPr>
            <w:r w:rsidRPr="00804D82">
              <w:rPr>
                <w:rFonts w:ascii="Calibri" w:eastAsia="Times New Roman" w:hAnsi="Calibri" w:cs="Calibri"/>
                <w:color w:val="000000"/>
                <w:kern w:val="0"/>
                <w:lang w:eastAsia="es-ES"/>
                <w14:ligatures w14:val="none"/>
              </w:rPr>
              <w:t>Diseño y arquitectura - Integración con sistemas centrales</w:t>
            </w:r>
          </w:p>
        </w:tc>
        <w:tc>
          <w:tcPr>
            <w:tcW w:w="1211" w:type="dxa"/>
            <w:shd w:val="clear" w:color="auto" w:fill="FFFFFF" w:themeFill="background1"/>
            <w:vAlign w:val="center"/>
            <w:hideMark/>
          </w:tcPr>
          <w:p w14:paraId="240B6F16" w14:textId="77777777" w:rsidR="00804D82" w:rsidRPr="00804D82" w:rsidRDefault="00804D82" w:rsidP="00A56379">
            <w:pPr>
              <w:jc w:val="center"/>
              <w:rPr>
                <w:rFonts w:ascii="Calibri" w:eastAsia="Times New Roman" w:hAnsi="Calibri" w:cs="Calibri"/>
                <w:kern w:val="0"/>
                <w:lang w:eastAsia="es-ES"/>
                <w14:ligatures w14:val="none"/>
              </w:rPr>
            </w:pPr>
            <w:r w:rsidRPr="00804D82">
              <w:rPr>
                <w:rFonts w:ascii="Calibri" w:eastAsia="Times New Roman" w:hAnsi="Calibri" w:cs="Calibri"/>
                <w:color w:val="000000"/>
                <w:kern w:val="0"/>
                <w:lang w:eastAsia="es-ES"/>
                <w14:ligatures w14:val="none"/>
              </w:rPr>
              <w:t>15 hrs</w:t>
            </w:r>
          </w:p>
        </w:tc>
        <w:tc>
          <w:tcPr>
            <w:tcW w:w="1296" w:type="dxa"/>
            <w:shd w:val="clear" w:color="auto" w:fill="FFFFFF" w:themeFill="background1"/>
            <w:vAlign w:val="center"/>
            <w:hideMark/>
          </w:tcPr>
          <w:p w14:paraId="6022A6D7" w14:textId="77777777" w:rsidR="00804D82" w:rsidRPr="00804D82" w:rsidRDefault="00804D82" w:rsidP="00A56379">
            <w:pPr>
              <w:jc w:val="center"/>
              <w:rPr>
                <w:rFonts w:ascii="Calibri" w:eastAsia="Times New Roman" w:hAnsi="Calibri" w:cs="Calibri"/>
                <w:kern w:val="0"/>
                <w:lang w:eastAsia="es-ES"/>
                <w14:ligatures w14:val="none"/>
              </w:rPr>
            </w:pPr>
            <w:r w:rsidRPr="00804D82">
              <w:rPr>
                <w:rFonts w:ascii="Calibri" w:eastAsia="Times New Roman" w:hAnsi="Calibri" w:cs="Calibri"/>
                <w:color w:val="000000"/>
                <w:kern w:val="0"/>
                <w:lang w:eastAsia="es-ES"/>
                <w14:ligatures w14:val="none"/>
              </w:rPr>
              <w:t>jue 07/03/24</w:t>
            </w:r>
          </w:p>
        </w:tc>
        <w:tc>
          <w:tcPr>
            <w:tcW w:w="1320" w:type="dxa"/>
            <w:shd w:val="clear" w:color="auto" w:fill="FFFFFF" w:themeFill="background1"/>
            <w:vAlign w:val="center"/>
            <w:hideMark/>
          </w:tcPr>
          <w:p w14:paraId="2C676D35" w14:textId="77777777" w:rsidR="00804D82" w:rsidRPr="00804D82" w:rsidRDefault="00804D82" w:rsidP="00A56379">
            <w:pPr>
              <w:jc w:val="center"/>
              <w:rPr>
                <w:rFonts w:ascii="Calibri" w:eastAsia="Times New Roman" w:hAnsi="Calibri" w:cs="Calibri"/>
                <w:kern w:val="0"/>
                <w:lang w:eastAsia="es-ES"/>
                <w14:ligatures w14:val="none"/>
              </w:rPr>
            </w:pPr>
            <w:r w:rsidRPr="00804D82">
              <w:rPr>
                <w:rFonts w:ascii="Calibri" w:eastAsia="Times New Roman" w:hAnsi="Calibri" w:cs="Calibri"/>
                <w:color w:val="000000"/>
                <w:kern w:val="0"/>
                <w:lang w:eastAsia="es-ES"/>
                <w14:ligatures w14:val="none"/>
              </w:rPr>
              <w:t>vie 08/03/24</w:t>
            </w:r>
          </w:p>
        </w:tc>
      </w:tr>
      <w:tr w:rsidR="00804D82" w:rsidRPr="00804D82" w14:paraId="155F2DD7" w14:textId="77777777" w:rsidTr="00C56B9E">
        <w:tc>
          <w:tcPr>
            <w:tcW w:w="1350" w:type="dxa"/>
            <w:shd w:val="clear" w:color="auto" w:fill="AEAAAA" w:themeFill="background2" w:themeFillShade="BF"/>
            <w:vAlign w:val="center"/>
            <w:hideMark/>
          </w:tcPr>
          <w:p w14:paraId="1311C288" w14:textId="77777777" w:rsidR="00804D82" w:rsidRPr="00095AC0" w:rsidRDefault="00804D82" w:rsidP="00095AC0">
            <w:pPr>
              <w:jc w:val="left"/>
              <w:rPr>
                <w:rFonts w:ascii="Calibri" w:eastAsia="Times New Roman" w:hAnsi="Calibri" w:cs="Calibri"/>
                <w:b/>
                <w:bCs/>
                <w:kern w:val="0"/>
                <w:lang w:eastAsia="es-ES"/>
                <w14:ligatures w14:val="none"/>
              </w:rPr>
            </w:pPr>
            <w:r w:rsidRPr="00095AC0">
              <w:rPr>
                <w:rFonts w:ascii="Calibri" w:eastAsia="Times New Roman" w:hAnsi="Calibri" w:cs="Calibri"/>
                <w:b/>
                <w:bCs/>
                <w:color w:val="000000"/>
                <w:kern w:val="0"/>
                <w:lang w:eastAsia="es-ES"/>
                <w14:ligatures w14:val="none"/>
              </w:rPr>
              <w:t>1.3.2</w:t>
            </w:r>
          </w:p>
        </w:tc>
        <w:tc>
          <w:tcPr>
            <w:tcW w:w="3323" w:type="dxa"/>
            <w:shd w:val="clear" w:color="auto" w:fill="FFFFFF" w:themeFill="background1"/>
            <w:vAlign w:val="center"/>
            <w:hideMark/>
          </w:tcPr>
          <w:p w14:paraId="2B609F38" w14:textId="1DB02529" w:rsidR="00804D82" w:rsidRPr="00804D82" w:rsidRDefault="00804D82" w:rsidP="00A56379">
            <w:pPr>
              <w:jc w:val="left"/>
              <w:rPr>
                <w:rFonts w:ascii="Calibri" w:eastAsia="Times New Roman" w:hAnsi="Calibri" w:cs="Calibri"/>
                <w:kern w:val="0"/>
                <w:lang w:eastAsia="es-ES"/>
                <w14:ligatures w14:val="none"/>
              </w:rPr>
            </w:pPr>
            <w:r w:rsidRPr="00804D82">
              <w:rPr>
                <w:rFonts w:ascii="Calibri" w:eastAsia="Times New Roman" w:hAnsi="Calibri" w:cs="Calibri"/>
                <w:color w:val="000000"/>
                <w:kern w:val="0"/>
                <w:lang w:eastAsia="es-ES"/>
                <w14:ligatures w14:val="none"/>
              </w:rPr>
              <w:t>Diseño y arquitectura - Sistema de mensajería</w:t>
            </w:r>
          </w:p>
        </w:tc>
        <w:tc>
          <w:tcPr>
            <w:tcW w:w="1211" w:type="dxa"/>
            <w:shd w:val="clear" w:color="auto" w:fill="FFFFFF" w:themeFill="background1"/>
            <w:vAlign w:val="center"/>
            <w:hideMark/>
          </w:tcPr>
          <w:p w14:paraId="34C8E995" w14:textId="77777777" w:rsidR="00804D82" w:rsidRPr="00804D82" w:rsidRDefault="00804D82" w:rsidP="00A56379">
            <w:pPr>
              <w:jc w:val="center"/>
              <w:rPr>
                <w:rFonts w:ascii="Calibri" w:eastAsia="Times New Roman" w:hAnsi="Calibri" w:cs="Calibri"/>
                <w:kern w:val="0"/>
                <w:lang w:eastAsia="es-ES"/>
                <w14:ligatures w14:val="none"/>
              </w:rPr>
            </w:pPr>
            <w:r w:rsidRPr="00804D82">
              <w:rPr>
                <w:rFonts w:ascii="Calibri" w:eastAsia="Times New Roman" w:hAnsi="Calibri" w:cs="Calibri"/>
                <w:color w:val="000000"/>
                <w:kern w:val="0"/>
                <w:lang w:eastAsia="es-ES"/>
                <w14:ligatures w14:val="none"/>
              </w:rPr>
              <w:t>17 hrs</w:t>
            </w:r>
          </w:p>
        </w:tc>
        <w:tc>
          <w:tcPr>
            <w:tcW w:w="1296" w:type="dxa"/>
            <w:shd w:val="clear" w:color="auto" w:fill="FFFFFF" w:themeFill="background1"/>
            <w:vAlign w:val="center"/>
            <w:hideMark/>
          </w:tcPr>
          <w:p w14:paraId="49F2E238" w14:textId="77777777" w:rsidR="00804D82" w:rsidRPr="00804D82" w:rsidRDefault="00804D82" w:rsidP="00A56379">
            <w:pPr>
              <w:jc w:val="center"/>
              <w:rPr>
                <w:rFonts w:ascii="Calibri" w:eastAsia="Times New Roman" w:hAnsi="Calibri" w:cs="Calibri"/>
                <w:kern w:val="0"/>
                <w:lang w:eastAsia="es-ES"/>
                <w14:ligatures w14:val="none"/>
              </w:rPr>
            </w:pPr>
            <w:r w:rsidRPr="00804D82">
              <w:rPr>
                <w:rFonts w:ascii="Calibri" w:eastAsia="Times New Roman" w:hAnsi="Calibri" w:cs="Calibri"/>
                <w:color w:val="000000"/>
                <w:kern w:val="0"/>
                <w:lang w:eastAsia="es-ES"/>
                <w14:ligatures w14:val="none"/>
              </w:rPr>
              <w:t>mié 10/04/24</w:t>
            </w:r>
          </w:p>
        </w:tc>
        <w:tc>
          <w:tcPr>
            <w:tcW w:w="1320" w:type="dxa"/>
            <w:shd w:val="clear" w:color="auto" w:fill="FFFFFF" w:themeFill="background1"/>
            <w:vAlign w:val="center"/>
            <w:hideMark/>
          </w:tcPr>
          <w:p w14:paraId="05DD49A7" w14:textId="77777777" w:rsidR="00804D82" w:rsidRPr="00804D82" w:rsidRDefault="00804D82" w:rsidP="00A56379">
            <w:pPr>
              <w:jc w:val="center"/>
              <w:rPr>
                <w:rFonts w:ascii="Calibri" w:eastAsia="Times New Roman" w:hAnsi="Calibri" w:cs="Calibri"/>
                <w:kern w:val="0"/>
                <w:lang w:eastAsia="es-ES"/>
                <w14:ligatures w14:val="none"/>
              </w:rPr>
            </w:pPr>
            <w:r w:rsidRPr="00804D82">
              <w:rPr>
                <w:rFonts w:ascii="Calibri" w:eastAsia="Times New Roman" w:hAnsi="Calibri" w:cs="Calibri"/>
                <w:color w:val="000000"/>
                <w:kern w:val="0"/>
                <w:lang w:eastAsia="es-ES"/>
                <w14:ligatures w14:val="none"/>
              </w:rPr>
              <w:t>vie 12/04/24</w:t>
            </w:r>
          </w:p>
        </w:tc>
      </w:tr>
      <w:tr w:rsidR="00804D82" w:rsidRPr="00804D82" w14:paraId="2D663FE0" w14:textId="77777777" w:rsidTr="00C56B9E">
        <w:tc>
          <w:tcPr>
            <w:tcW w:w="1350" w:type="dxa"/>
            <w:shd w:val="clear" w:color="auto" w:fill="AEAAAA" w:themeFill="background2" w:themeFillShade="BF"/>
            <w:vAlign w:val="center"/>
            <w:hideMark/>
          </w:tcPr>
          <w:p w14:paraId="7F6E3DFC" w14:textId="77777777" w:rsidR="00804D82" w:rsidRPr="00095AC0" w:rsidRDefault="00804D82" w:rsidP="00095AC0">
            <w:pPr>
              <w:jc w:val="left"/>
              <w:rPr>
                <w:rFonts w:ascii="Calibri" w:eastAsia="Times New Roman" w:hAnsi="Calibri" w:cs="Calibri"/>
                <w:b/>
                <w:bCs/>
                <w:kern w:val="0"/>
                <w:lang w:eastAsia="es-ES"/>
                <w14:ligatures w14:val="none"/>
              </w:rPr>
            </w:pPr>
            <w:r w:rsidRPr="00095AC0">
              <w:rPr>
                <w:rFonts w:ascii="Calibri" w:eastAsia="Times New Roman" w:hAnsi="Calibri" w:cs="Calibri"/>
                <w:b/>
                <w:bCs/>
                <w:color w:val="000000"/>
                <w:kern w:val="0"/>
                <w:lang w:eastAsia="es-ES"/>
                <w14:ligatures w14:val="none"/>
              </w:rPr>
              <w:t>1.3.3</w:t>
            </w:r>
          </w:p>
        </w:tc>
        <w:tc>
          <w:tcPr>
            <w:tcW w:w="3323" w:type="dxa"/>
            <w:shd w:val="clear" w:color="auto" w:fill="FFFFFF" w:themeFill="background1"/>
            <w:vAlign w:val="center"/>
            <w:hideMark/>
          </w:tcPr>
          <w:p w14:paraId="434CE52E" w14:textId="7A05B9F7" w:rsidR="00804D82" w:rsidRPr="00804D82" w:rsidRDefault="00804D82" w:rsidP="00A56379">
            <w:pPr>
              <w:jc w:val="left"/>
              <w:rPr>
                <w:rFonts w:ascii="Calibri" w:eastAsia="Times New Roman" w:hAnsi="Calibri" w:cs="Calibri"/>
                <w:kern w:val="0"/>
                <w:lang w:eastAsia="es-ES"/>
                <w14:ligatures w14:val="none"/>
              </w:rPr>
            </w:pPr>
            <w:r w:rsidRPr="00804D82">
              <w:rPr>
                <w:rFonts w:ascii="Calibri" w:eastAsia="Times New Roman" w:hAnsi="Calibri" w:cs="Calibri"/>
                <w:color w:val="000000"/>
                <w:kern w:val="0"/>
                <w:lang w:eastAsia="es-ES"/>
                <w14:ligatures w14:val="none"/>
              </w:rPr>
              <w:t>Diseño y arquitectura - Gestión de usuarios</w:t>
            </w:r>
          </w:p>
        </w:tc>
        <w:tc>
          <w:tcPr>
            <w:tcW w:w="1211" w:type="dxa"/>
            <w:shd w:val="clear" w:color="auto" w:fill="FFFFFF" w:themeFill="background1"/>
            <w:vAlign w:val="center"/>
            <w:hideMark/>
          </w:tcPr>
          <w:p w14:paraId="780100A1" w14:textId="77777777" w:rsidR="00804D82" w:rsidRPr="00804D82" w:rsidRDefault="00804D82" w:rsidP="00A56379">
            <w:pPr>
              <w:jc w:val="center"/>
              <w:rPr>
                <w:rFonts w:ascii="Calibri" w:eastAsia="Times New Roman" w:hAnsi="Calibri" w:cs="Calibri"/>
                <w:kern w:val="0"/>
                <w:lang w:eastAsia="es-ES"/>
                <w14:ligatures w14:val="none"/>
              </w:rPr>
            </w:pPr>
            <w:r w:rsidRPr="00804D82">
              <w:rPr>
                <w:rFonts w:ascii="Calibri" w:eastAsia="Times New Roman" w:hAnsi="Calibri" w:cs="Calibri"/>
                <w:color w:val="000000"/>
                <w:kern w:val="0"/>
                <w:lang w:eastAsia="es-ES"/>
                <w14:ligatures w14:val="none"/>
              </w:rPr>
              <w:t>14 hrs</w:t>
            </w:r>
          </w:p>
        </w:tc>
        <w:tc>
          <w:tcPr>
            <w:tcW w:w="1296" w:type="dxa"/>
            <w:shd w:val="clear" w:color="auto" w:fill="FFFFFF" w:themeFill="background1"/>
            <w:vAlign w:val="center"/>
            <w:hideMark/>
          </w:tcPr>
          <w:p w14:paraId="71550ACD" w14:textId="77777777" w:rsidR="00804D82" w:rsidRPr="00804D82" w:rsidRDefault="00804D82" w:rsidP="00A56379">
            <w:pPr>
              <w:jc w:val="center"/>
              <w:rPr>
                <w:rFonts w:ascii="Calibri" w:eastAsia="Times New Roman" w:hAnsi="Calibri" w:cs="Calibri"/>
                <w:kern w:val="0"/>
                <w:lang w:eastAsia="es-ES"/>
                <w14:ligatures w14:val="none"/>
              </w:rPr>
            </w:pPr>
            <w:r w:rsidRPr="00804D82">
              <w:rPr>
                <w:rFonts w:ascii="Calibri" w:eastAsia="Times New Roman" w:hAnsi="Calibri" w:cs="Calibri"/>
                <w:color w:val="000000"/>
                <w:kern w:val="0"/>
                <w:lang w:eastAsia="es-ES"/>
                <w14:ligatures w14:val="none"/>
              </w:rPr>
              <w:t>mié 08/05/24</w:t>
            </w:r>
          </w:p>
        </w:tc>
        <w:tc>
          <w:tcPr>
            <w:tcW w:w="1320" w:type="dxa"/>
            <w:shd w:val="clear" w:color="auto" w:fill="FFFFFF" w:themeFill="background1"/>
            <w:vAlign w:val="center"/>
            <w:hideMark/>
          </w:tcPr>
          <w:p w14:paraId="668C3F53" w14:textId="77777777" w:rsidR="00804D82" w:rsidRPr="00804D82" w:rsidRDefault="00804D82" w:rsidP="00A56379">
            <w:pPr>
              <w:jc w:val="center"/>
              <w:rPr>
                <w:rFonts w:ascii="Calibri" w:eastAsia="Times New Roman" w:hAnsi="Calibri" w:cs="Calibri"/>
                <w:kern w:val="0"/>
                <w:lang w:eastAsia="es-ES"/>
                <w14:ligatures w14:val="none"/>
              </w:rPr>
            </w:pPr>
            <w:r w:rsidRPr="00804D82">
              <w:rPr>
                <w:rFonts w:ascii="Calibri" w:eastAsia="Times New Roman" w:hAnsi="Calibri" w:cs="Calibri"/>
                <w:color w:val="000000"/>
                <w:kern w:val="0"/>
                <w:lang w:eastAsia="es-ES"/>
                <w14:ligatures w14:val="none"/>
              </w:rPr>
              <w:t>vie 10/05/24</w:t>
            </w:r>
          </w:p>
        </w:tc>
      </w:tr>
      <w:tr w:rsidR="00804D82" w:rsidRPr="00804D82" w14:paraId="2BA278DE" w14:textId="77777777" w:rsidTr="00C56B9E">
        <w:tc>
          <w:tcPr>
            <w:tcW w:w="1350" w:type="dxa"/>
            <w:shd w:val="clear" w:color="auto" w:fill="AEAAAA" w:themeFill="background2" w:themeFillShade="BF"/>
            <w:vAlign w:val="center"/>
            <w:hideMark/>
          </w:tcPr>
          <w:p w14:paraId="46AD3D5B" w14:textId="77777777" w:rsidR="00804D82" w:rsidRPr="00095AC0" w:rsidRDefault="00804D82" w:rsidP="00095AC0">
            <w:pPr>
              <w:jc w:val="left"/>
              <w:rPr>
                <w:rFonts w:ascii="Calibri" w:eastAsia="Times New Roman" w:hAnsi="Calibri" w:cs="Calibri"/>
                <w:b/>
                <w:bCs/>
                <w:kern w:val="0"/>
                <w:lang w:eastAsia="es-ES"/>
                <w14:ligatures w14:val="none"/>
              </w:rPr>
            </w:pPr>
            <w:r w:rsidRPr="00095AC0">
              <w:rPr>
                <w:rFonts w:ascii="Calibri" w:eastAsia="Times New Roman" w:hAnsi="Calibri" w:cs="Calibri"/>
                <w:b/>
                <w:bCs/>
                <w:color w:val="000000"/>
                <w:kern w:val="0"/>
                <w:lang w:eastAsia="es-ES"/>
                <w14:ligatures w14:val="none"/>
              </w:rPr>
              <w:t>1.3.4</w:t>
            </w:r>
          </w:p>
        </w:tc>
        <w:tc>
          <w:tcPr>
            <w:tcW w:w="3323" w:type="dxa"/>
            <w:shd w:val="clear" w:color="auto" w:fill="FFFFFF" w:themeFill="background1"/>
            <w:vAlign w:val="center"/>
            <w:hideMark/>
          </w:tcPr>
          <w:p w14:paraId="7F17A2BF" w14:textId="6404F37E" w:rsidR="00804D82" w:rsidRPr="00804D82" w:rsidRDefault="00804D82" w:rsidP="00A56379">
            <w:pPr>
              <w:jc w:val="left"/>
              <w:rPr>
                <w:rFonts w:ascii="Calibri" w:eastAsia="Times New Roman" w:hAnsi="Calibri" w:cs="Calibri"/>
                <w:kern w:val="0"/>
                <w:lang w:eastAsia="es-ES"/>
                <w14:ligatures w14:val="none"/>
              </w:rPr>
            </w:pPr>
            <w:r w:rsidRPr="00804D82">
              <w:rPr>
                <w:rFonts w:ascii="Calibri" w:eastAsia="Times New Roman" w:hAnsi="Calibri" w:cs="Calibri"/>
                <w:color w:val="000000"/>
                <w:kern w:val="0"/>
                <w:lang w:eastAsia="es-ES"/>
                <w14:ligatures w14:val="none"/>
              </w:rPr>
              <w:t>Diseño y arquitectura- Sistema de geoposicionamiento</w:t>
            </w:r>
          </w:p>
        </w:tc>
        <w:tc>
          <w:tcPr>
            <w:tcW w:w="1211" w:type="dxa"/>
            <w:shd w:val="clear" w:color="auto" w:fill="FFFFFF" w:themeFill="background1"/>
            <w:vAlign w:val="center"/>
            <w:hideMark/>
          </w:tcPr>
          <w:p w14:paraId="48CB7FA8" w14:textId="77777777" w:rsidR="00804D82" w:rsidRPr="00804D82" w:rsidRDefault="00804D82" w:rsidP="00A56379">
            <w:pPr>
              <w:jc w:val="center"/>
              <w:rPr>
                <w:rFonts w:ascii="Calibri" w:eastAsia="Times New Roman" w:hAnsi="Calibri" w:cs="Calibri"/>
                <w:kern w:val="0"/>
                <w:lang w:eastAsia="es-ES"/>
                <w14:ligatures w14:val="none"/>
              </w:rPr>
            </w:pPr>
            <w:r w:rsidRPr="00804D82">
              <w:rPr>
                <w:rFonts w:ascii="Calibri" w:eastAsia="Times New Roman" w:hAnsi="Calibri" w:cs="Calibri"/>
                <w:color w:val="000000"/>
                <w:kern w:val="0"/>
                <w:lang w:eastAsia="es-ES"/>
                <w14:ligatures w14:val="none"/>
              </w:rPr>
              <w:t>14 hrs</w:t>
            </w:r>
          </w:p>
        </w:tc>
        <w:tc>
          <w:tcPr>
            <w:tcW w:w="1296" w:type="dxa"/>
            <w:shd w:val="clear" w:color="auto" w:fill="FFFFFF" w:themeFill="background1"/>
            <w:vAlign w:val="center"/>
            <w:hideMark/>
          </w:tcPr>
          <w:p w14:paraId="454C0093" w14:textId="77777777" w:rsidR="00804D82" w:rsidRPr="00804D82" w:rsidRDefault="00804D82" w:rsidP="00A56379">
            <w:pPr>
              <w:jc w:val="center"/>
              <w:rPr>
                <w:rFonts w:ascii="Calibri" w:eastAsia="Times New Roman" w:hAnsi="Calibri" w:cs="Calibri"/>
                <w:kern w:val="0"/>
                <w:lang w:eastAsia="es-ES"/>
                <w14:ligatures w14:val="none"/>
              </w:rPr>
            </w:pPr>
            <w:r w:rsidRPr="00804D82">
              <w:rPr>
                <w:rFonts w:ascii="Calibri" w:eastAsia="Times New Roman" w:hAnsi="Calibri" w:cs="Calibri"/>
                <w:color w:val="000000"/>
                <w:kern w:val="0"/>
                <w:lang w:eastAsia="es-ES"/>
                <w14:ligatures w14:val="none"/>
              </w:rPr>
              <w:t>lun 03/06/24</w:t>
            </w:r>
          </w:p>
        </w:tc>
        <w:tc>
          <w:tcPr>
            <w:tcW w:w="1320" w:type="dxa"/>
            <w:shd w:val="clear" w:color="auto" w:fill="FFFFFF" w:themeFill="background1"/>
            <w:vAlign w:val="center"/>
            <w:hideMark/>
          </w:tcPr>
          <w:p w14:paraId="0FBEF3FA" w14:textId="77777777" w:rsidR="00804D82" w:rsidRPr="00804D82" w:rsidRDefault="00804D82" w:rsidP="00A56379">
            <w:pPr>
              <w:jc w:val="center"/>
              <w:rPr>
                <w:rFonts w:ascii="Calibri" w:eastAsia="Times New Roman" w:hAnsi="Calibri" w:cs="Calibri"/>
                <w:kern w:val="0"/>
                <w:lang w:eastAsia="es-ES"/>
                <w14:ligatures w14:val="none"/>
              </w:rPr>
            </w:pPr>
            <w:r w:rsidRPr="00804D82">
              <w:rPr>
                <w:rFonts w:ascii="Calibri" w:eastAsia="Times New Roman" w:hAnsi="Calibri" w:cs="Calibri"/>
                <w:color w:val="000000"/>
                <w:kern w:val="0"/>
                <w:lang w:eastAsia="es-ES"/>
                <w14:ligatures w14:val="none"/>
              </w:rPr>
              <w:t>mié 05/06/24</w:t>
            </w:r>
          </w:p>
        </w:tc>
      </w:tr>
      <w:tr w:rsidR="00804D82" w:rsidRPr="00804D82" w14:paraId="7E692605" w14:textId="77777777" w:rsidTr="00C56B9E">
        <w:tc>
          <w:tcPr>
            <w:tcW w:w="1350" w:type="dxa"/>
            <w:shd w:val="clear" w:color="auto" w:fill="AEAAAA" w:themeFill="background2" w:themeFillShade="BF"/>
            <w:vAlign w:val="center"/>
            <w:hideMark/>
          </w:tcPr>
          <w:p w14:paraId="13039539" w14:textId="77777777" w:rsidR="00804D82" w:rsidRPr="00095AC0" w:rsidRDefault="00804D82" w:rsidP="00095AC0">
            <w:pPr>
              <w:jc w:val="left"/>
              <w:rPr>
                <w:rFonts w:ascii="Calibri" w:eastAsia="Times New Roman" w:hAnsi="Calibri" w:cs="Calibri"/>
                <w:b/>
                <w:bCs/>
                <w:kern w:val="0"/>
                <w:lang w:eastAsia="es-ES"/>
                <w14:ligatures w14:val="none"/>
              </w:rPr>
            </w:pPr>
            <w:r w:rsidRPr="00095AC0">
              <w:rPr>
                <w:rFonts w:ascii="Calibri" w:eastAsia="Times New Roman" w:hAnsi="Calibri" w:cs="Calibri"/>
                <w:b/>
                <w:bCs/>
                <w:color w:val="000000"/>
                <w:kern w:val="0"/>
                <w:lang w:eastAsia="es-ES"/>
                <w14:ligatures w14:val="none"/>
              </w:rPr>
              <w:t>1.3.5</w:t>
            </w:r>
          </w:p>
        </w:tc>
        <w:tc>
          <w:tcPr>
            <w:tcW w:w="3323" w:type="dxa"/>
            <w:shd w:val="clear" w:color="auto" w:fill="FFFFFF" w:themeFill="background1"/>
            <w:vAlign w:val="center"/>
            <w:hideMark/>
          </w:tcPr>
          <w:p w14:paraId="0B806482" w14:textId="0CCD6B44" w:rsidR="00804D82" w:rsidRPr="00804D82" w:rsidRDefault="00804D82" w:rsidP="00A56379">
            <w:pPr>
              <w:jc w:val="left"/>
              <w:rPr>
                <w:rFonts w:ascii="Calibri" w:eastAsia="Times New Roman" w:hAnsi="Calibri" w:cs="Calibri"/>
                <w:kern w:val="0"/>
                <w:lang w:eastAsia="es-ES"/>
                <w14:ligatures w14:val="none"/>
              </w:rPr>
            </w:pPr>
            <w:r w:rsidRPr="00804D82">
              <w:rPr>
                <w:rFonts w:ascii="Calibri" w:eastAsia="Times New Roman" w:hAnsi="Calibri" w:cs="Calibri"/>
                <w:color w:val="000000"/>
                <w:kern w:val="0"/>
                <w:lang w:eastAsia="es-ES"/>
                <w14:ligatures w14:val="none"/>
              </w:rPr>
              <w:t>Diseño y arquitectura - Aplicaciones de usuario app de avisos y mensajería</w:t>
            </w:r>
          </w:p>
        </w:tc>
        <w:tc>
          <w:tcPr>
            <w:tcW w:w="1211" w:type="dxa"/>
            <w:shd w:val="clear" w:color="auto" w:fill="FFFFFF" w:themeFill="background1"/>
            <w:vAlign w:val="center"/>
            <w:hideMark/>
          </w:tcPr>
          <w:p w14:paraId="579C7690" w14:textId="77777777" w:rsidR="00804D82" w:rsidRPr="00804D82" w:rsidRDefault="00804D82" w:rsidP="00A56379">
            <w:pPr>
              <w:jc w:val="center"/>
              <w:rPr>
                <w:rFonts w:ascii="Calibri" w:eastAsia="Times New Roman" w:hAnsi="Calibri" w:cs="Calibri"/>
                <w:kern w:val="0"/>
                <w:lang w:eastAsia="es-ES"/>
                <w14:ligatures w14:val="none"/>
              </w:rPr>
            </w:pPr>
            <w:r w:rsidRPr="00804D82">
              <w:rPr>
                <w:rFonts w:ascii="Calibri" w:eastAsia="Times New Roman" w:hAnsi="Calibri" w:cs="Calibri"/>
                <w:color w:val="000000"/>
                <w:kern w:val="0"/>
                <w:lang w:eastAsia="es-ES"/>
                <w14:ligatures w14:val="none"/>
              </w:rPr>
              <w:t>16 hrs</w:t>
            </w:r>
          </w:p>
        </w:tc>
        <w:tc>
          <w:tcPr>
            <w:tcW w:w="1296" w:type="dxa"/>
            <w:shd w:val="clear" w:color="auto" w:fill="FFFFFF" w:themeFill="background1"/>
            <w:vAlign w:val="center"/>
            <w:hideMark/>
          </w:tcPr>
          <w:p w14:paraId="6BF30DEA" w14:textId="77777777" w:rsidR="00804D82" w:rsidRPr="00804D82" w:rsidRDefault="00804D82" w:rsidP="00A56379">
            <w:pPr>
              <w:jc w:val="center"/>
              <w:rPr>
                <w:rFonts w:ascii="Calibri" w:eastAsia="Times New Roman" w:hAnsi="Calibri" w:cs="Calibri"/>
                <w:kern w:val="0"/>
                <w:lang w:eastAsia="es-ES"/>
                <w14:ligatures w14:val="none"/>
              </w:rPr>
            </w:pPr>
            <w:r w:rsidRPr="00804D82">
              <w:rPr>
                <w:rFonts w:ascii="Calibri" w:eastAsia="Times New Roman" w:hAnsi="Calibri" w:cs="Calibri"/>
                <w:color w:val="000000"/>
                <w:kern w:val="0"/>
                <w:lang w:eastAsia="es-ES"/>
                <w14:ligatures w14:val="none"/>
              </w:rPr>
              <w:t>mié 05/06/24</w:t>
            </w:r>
          </w:p>
        </w:tc>
        <w:tc>
          <w:tcPr>
            <w:tcW w:w="1320" w:type="dxa"/>
            <w:shd w:val="clear" w:color="auto" w:fill="FFFFFF" w:themeFill="background1"/>
            <w:vAlign w:val="center"/>
            <w:hideMark/>
          </w:tcPr>
          <w:p w14:paraId="6669A844" w14:textId="77777777" w:rsidR="00804D82" w:rsidRPr="00804D82" w:rsidRDefault="00804D82" w:rsidP="00A56379">
            <w:pPr>
              <w:jc w:val="center"/>
              <w:rPr>
                <w:rFonts w:ascii="Calibri" w:eastAsia="Times New Roman" w:hAnsi="Calibri" w:cs="Calibri"/>
                <w:kern w:val="0"/>
                <w:lang w:eastAsia="es-ES"/>
                <w14:ligatures w14:val="none"/>
              </w:rPr>
            </w:pPr>
            <w:r w:rsidRPr="00804D82">
              <w:rPr>
                <w:rFonts w:ascii="Calibri" w:eastAsia="Times New Roman" w:hAnsi="Calibri" w:cs="Calibri"/>
                <w:color w:val="000000"/>
                <w:kern w:val="0"/>
                <w:lang w:eastAsia="es-ES"/>
                <w14:ligatures w14:val="none"/>
              </w:rPr>
              <w:t>mar 11/06/24</w:t>
            </w:r>
          </w:p>
        </w:tc>
      </w:tr>
      <w:tr w:rsidR="00804D82" w:rsidRPr="00804D82" w14:paraId="7A7FBDA1" w14:textId="77777777" w:rsidTr="00C56B9E">
        <w:tc>
          <w:tcPr>
            <w:tcW w:w="1350" w:type="dxa"/>
            <w:shd w:val="clear" w:color="auto" w:fill="AEAAAA" w:themeFill="background2" w:themeFillShade="BF"/>
            <w:vAlign w:val="center"/>
            <w:hideMark/>
          </w:tcPr>
          <w:p w14:paraId="22E48E8C" w14:textId="77777777" w:rsidR="00804D82" w:rsidRPr="00095AC0" w:rsidRDefault="00804D82" w:rsidP="00095AC0">
            <w:pPr>
              <w:jc w:val="left"/>
              <w:rPr>
                <w:rFonts w:ascii="Calibri" w:eastAsia="Times New Roman" w:hAnsi="Calibri" w:cs="Calibri"/>
                <w:b/>
                <w:bCs/>
                <w:kern w:val="0"/>
                <w:lang w:eastAsia="es-ES"/>
                <w14:ligatures w14:val="none"/>
              </w:rPr>
            </w:pPr>
            <w:r w:rsidRPr="00095AC0">
              <w:rPr>
                <w:rFonts w:ascii="Calibri" w:eastAsia="Times New Roman" w:hAnsi="Calibri" w:cs="Calibri"/>
                <w:b/>
                <w:bCs/>
                <w:color w:val="000000"/>
                <w:kern w:val="0"/>
                <w:lang w:eastAsia="es-ES"/>
                <w14:ligatures w14:val="none"/>
              </w:rPr>
              <w:t>1.3.6</w:t>
            </w:r>
          </w:p>
        </w:tc>
        <w:tc>
          <w:tcPr>
            <w:tcW w:w="3323" w:type="dxa"/>
            <w:shd w:val="clear" w:color="auto" w:fill="FFFFFF" w:themeFill="background1"/>
            <w:vAlign w:val="center"/>
            <w:hideMark/>
          </w:tcPr>
          <w:p w14:paraId="353D46BC" w14:textId="1E9BD03E" w:rsidR="00804D82" w:rsidRPr="00804D82" w:rsidRDefault="00804D82" w:rsidP="00A56379">
            <w:pPr>
              <w:jc w:val="left"/>
              <w:rPr>
                <w:rFonts w:ascii="Calibri" w:eastAsia="Times New Roman" w:hAnsi="Calibri" w:cs="Calibri"/>
                <w:kern w:val="0"/>
                <w:lang w:eastAsia="es-ES"/>
                <w14:ligatures w14:val="none"/>
              </w:rPr>
            </w:pPr>
            <w:r w:rsidRPr="00804D82">
              <w:rPr>
                <w:rFonts w:ascii="Calibri" w:eastAsia="Times New Roman" w:hAnsi="Calibri" w:cs="Calibri"/>
                <w:color w:val="000000"/>
                <w:kern w:val="0"/>
                <w:lang w:eastAsia="es-ES"/>
                <w14:ligatures w14:val="none"/>
              </w:rPr>
              <w:t>Diseño y arquitectura - Dashboard de seguimiento</w:t>
            </w:r>
          </w:p>
        </w:tc>
        <w:tc>
          <w:tcPr>
            <w:tcW w:w="1211" w:type="dxa"/>
            <w:shd w:val="clear" w:color="auto" w:fill="FFFFFF" w:themeFill="background1"/>
            <w:vAlign w:val="center"/>
            <w:hideMark/>
          </w:tcPr>
          <w:p w14:paraId="0ACF64C7" w14:textId="77777777" w:rsidR="00804D82" w:rsidRPr="00804D82" w:rsidRDefault="00804D82" w:rsidP="00A56379">
            <w:pPr>
              <w:jc w:val="center"/>
              <w:rPr>
                <w:rFonts w:ascii="Calibri" w:eastAsia="Times New Roman" w:hAnsi="Calibri" w:cs="Calibri"/>
                <w:kern w:val="0"/>
                <w:lang w:eastAsia="es-ES"/>
                <w14:ligatures w14:val="none"/>
              </w:rPr>
            </w:pPr>
            <w:r w:rsidRPr="00804D82">
              <w:rPr>
                <w:rFonts w:ascii="Calibri" w:eastAsia="Times New Roman" w:hAnsi="Calibri" w:cs="Calibri"/>
                <w:color w:val="000000"/>
                <w:kern w:val="0"/>
                <w:lang w:eastAsia="es-ES"/>
                <w14:ligatures w14:val="none"/>
              </w:rPr>
              <w:t>16 hrs</w:t>
            </w:r>
          </w:p>
        </w:tc>
        <w:tc>
          <w:tcPr>
            <w:tcW w:w="1296" w:type="dxa"/>
            <w:shd w:val="clear" w:color="auto" w:fill="FFFFFF" w:themeFill="background1"/>
            <w:vAlign w:val="center"/>
            <w:hideMark/>
          </w:tcPr>
          <w:p w14:paraId="022EC7C6" w14:textId="77777777" w:rsidR="00804D82" w:rsidRPr="00804D82" w:rsidRDefault="00804D82" w:rsidP="00A56379">
            <w:pPr>
              <w:jc w:val="center"/>
              <w:rPr>
                <w:rFonts w:ascii="Calibri" w:eastAsia="Times New Roman" w:hAnsi="Calibri" w:cs="Calibri"/>
                <w:kern w:val="0"/>
                <w:lang w:eastAsia="es-ES"/>
                <w14:ligatures w14:val="none"/>
              </w:rPr>
            </w:pPr>
            <w:r w:rsidRPr="00804D82">
              <w:rPr>
                <w:rFonts w:ascii="Calibri" w:eastAsia="Times New Roman" w:hAnsi="Calibri" w:cs="Calibri"/>
                <w:color w:val="000000"/>
                <w:kern w:val="0"/>
                <w:lang w:eastAsia="es-ES"/>
                <w14:ligatures w14:val="none"/>
              </w:rPr>
              <w:t>lun 01/07/24</w:t>
            </w:r>
          </w:p>
        </w:tc>
        <w:tc>
          <w:tcPr>
            <w:tcW w:w="1320" w:type="dxa"/>
            <w:shd w:val="clear" w:color="auto" w:fill="FFFFFF" w:themeFill="background1"/>
            <w:vAlign w:val="center"/>
            <w:hideMark/>
          </w:tcPr>
          <w:p w14:paraId="57B29EB7" w14:textId="77777777" w:rsidR="00804D82" w:rsidRPr="00804D82" w:rsidRDefault="00804D82" w:rsidP="00A56379">
            <w:pPr>
              <w:jc w:val="center"/>
              <w:rPr>
                <w:rFonts w:ascii="Calibri" w:eastAsia="Times New Roman" w:hAnsi="Calibri" w:cs="Calibri"/>
                <w:kern w:val="0"/>
                <w:lang w:eastAsia="es-ES"/>
                <w14:ligatures w14:val="none"/>
              </w:rPr>
            </w:pPr>
            <w:r w:rsidRPr="00804D82">
              <w:rPr>
                <w:rFonts w:ascii="Calibri" w:eastAsia="Times New Roman" w:hAnsi="Calibri" w:cs="Calibri"/>
                <w:color w:val="000000"/>
                <w:kern w:val="0"/>
                <w:lang w:eastAsia="es-ES"/>
                <w14:ligatures w14:val="none"/>
              </w:rPr>
              <w:t>mar 02/07/24</w:t>
            </w:r>
          </w:p>
        </w:tc>
      </w:tr>
      <w:tr w:rsidR="00804D82" w:rsidRPr="00804D82" w14:paraId="7336B731" w14:textId="77777777" w:rsidTr="00C56B9E">
        <w:tc>
          <w:tcPr>
            <w:tcW w:w="1350" w:type="dxa"/>
            <w:shd w:val="clear" w:color="auto" w:fill="AEAAAA" w:themeFill="background2" w:themeFillShade="BF"/>
            <w:vAlign w:val="center"/>
            <w:hideMark/>
          </w:tcPr>
          <w:p w14:paraId="119AB098" w14:textId="77777777" w:rsidR="00804D82" w:rsidRPr="00095AC0" w:rsidRDefault="00804D82" w:rsidP="00095AC0">
            <w:pPr>
              <w:jc w:val="left"/>
              <w:rPr>
                <w:rFonts w:ascii="Calibri" w:eastAsia="Times New Roman" w:hAnsi="Calibri" w:cs="Calibri"/>
                <w:b/>
                <w:bCs/>
                <w:kern w:val="0"/>
                <w:lang w:eastAsia="es-ES"/>
                <w14:ligatures w14:val="none"/>
              </w:rPr>
            </w:pPr>
            <w:r w:rsidRPr="00095AC0">
              <w:rPr>
                <w:rFonts w:ascii="Calibri" w:eastAsia="Times New Roman" w:hAnsi="Calibri" w:cs="Calibri"/>
                <w:b/>
                <w:bCs/>
                <w:color w:val="000000"/>
                <w:kern w:val="0"/>
                <w:lang w:eastAsia="es-ES"/>
                <w14:ligatures w14:val="none"/>
              </w:rPr>
              <w:t>1.3.7</w:t>
            </w:r>
          </w:p>
        </w:tc>
        <w:tc>
          <w:tcPr>
            <w:tcW w:w="3323" w:type="dxa"/>
            <w:shd w:val="clear" w:color="auto" w:fill="FFFFFF" w:themeFill="background1"/>
            <w:vAlign w:val="center"/>
            <w:hideMark/>
          </w:tcPr>
          <w:p w14:paraId="7675684B" w14:textId="73451730" w:rsidR="00804D82" w:rsidRPr="00804D82" w:rsidRDefault="00804D82" w:rsidP="00A56379">
            <w:pPr>
              <w:jc w:val="left"/>
              <w:rPr>
                <w:rFonts w:ascii="Calibri" w:eastAsia="Times New Roman" w:hAnsi="Calibri" w:cs="Calibri"/>
                <w:kern w:val="0"/>
                <w:lang w:eastAsia="es-ES"/>
                <w14:ligatures w14:val="none"/>
              </w:rPr>
            </w:pPr>
            <w:r w:rsidRPr="00804D82">
              <w:rPr>
                <w:rFonts w:ascii="Calibri" w:eastAsia="Times New Roman" w:hAnsi="Calibri" w:cs="Calibri"/>
                <w:color w:val="000000"/>
                <w:kern w:val="0"/>
                <w:lang w:eastAsia="es-ES"/>
                <w14:ligatures w14:val="none"/>
              </w:rPr>
              <w:t>Diseño y arquitectura - Aplicaciones de usuario para la gestión de emergencias</w:t>
            </w:r>
          </w:p>
        </w:tc>
        <w:tc>
          <w:tcPr>
            <w:tcW w:w="1211" w:type="dxa"/>
            <w:shd w:val="clear" w:color="auto" w:fill="FFFFFF" w:themeFill="background1"/>
            <w:vAlign w:val="center"/>
            <w:hideMark/>
          </w:tcPr>
          <w:p w14:paraId="112F047A" w14:textId="77777777" w:rsidR="00804D82" w:rsidRPr="00804D82" w:rsidRDefault="00804D82" w:rsidP="00A56379">
            <w:pPr>
              <w:jc w:val="center"/>
              <w:rPr>
                <w:rFonts w:ascii="Calibri" w:eastAsia="Times New Roman" w:hAnsi="Calibri" w:cs="Calibri"/>
                <w:kern w:val="0"/>
                <w:lang w:eastAsia="es-ES"/>
                <w14:ligatures w14:val="none"/>
              </w:rPr>
            </w:pPr>
            <w:r w:rsidRPr="00804D82">
              <w:rPr>
                <w:rFonts w:ascii="Calibri" w:eastAsia="Times New Roman" w:hAnsi="Calibri" w:cs="Calibri"/>
                <w:color w:val="000000"/>
                <w:kern w:val="0"/>
                <w:lang w:eastAsia="es-ES"/>
                <w14:ligatures w14:val="none"/>
              </w:rPr>
              <w:t>15 hrs</w:t>
            </w:r>
          </w:p>
        </w:tc>
        <w:tc>
          <w:tcPr>
            <w:tcW w:w="1296" w:type="dxa"/>
            <w:shd w:val="clear" w:color="auto" w:fill="FFFFFF" w:themeFill="background1"/>
            <w:vAlign w:val="center"/>
            <w:hideMark/>
          </w:tcPr>
          <w:p w14:paraId="41051A54" w14:textId="77777777" w:rsidR="00804D82" w:rsidRPr="00804D82" w:rsidRDefault="00804D82" w:rsidP="00A56379">
            <w:pPr>
              <w:jc w:val="center"/>
              <w:rPr>
                <w:rFonts w:ascii="Calibri" w:eastAsia="Times New Roman" w:hAnsi="Calibri" w:cs="Calibri"/>
                <w:kern w:val="0"/>
                <w:lang w:eastAsia="es-ES"/>
                <w14:ligatures w14:val="none"/>
              </w:rPr>
            </w:pPr>
            <w:r w:rsidRPr="00804D82">
              <w:rPr>
                <w:rFonts w:ascii="Calibri" w:eastAsia="Times New Roman" w:hAnsi="Calibri" w:cs="Calibri"/>
                <w:color w:val="000000"/>
                <w:kern w:val="0"/>
                <w:lang w:eastAsia="es-ES"/>
                <w14:ligatures w14:val="none"/>
              </w:rPr>
              <w:t>mié 17/07/24</w:t>
            </w:r>
          </w:p>
        </w:tc>
        <w:tc>
          <w:tcPr>
            <w:tcW w:w="1320" w:type="dxa"/>
            <w:shd w:val="clear" w:color="auto" w:fill="FFFFFF" w:themeFill="background1"/>
            <w:vAlign w:val="center"/>
            <w:hideMark/>
          </w:tcPr>
          <w:p w14:paraId="7BCFEFFD" w14:textId="77777777" w:rsidR="00804D82" w:rsidRPr="00804D82" w:rsidRDefault="00804D82" w:rsidP="00A56379">
            <w:pPr>
              <w:jc w:val="center"/>
              <w:rPr>
                <w:rFonts w:ascii="Calibri" w:eastAsia="Times New Roman" w:hAnsi="Calibri" w:cs="Calibri"/>
                <w:kern w:val="0"/>
                <w:lang w:eastAsia="es-ES"/>
                <w14:ligatures w14:val="none"/>
              </w:rPr>
            </w:pPr>
            <w:r w:rsidRPr="00804D82">
              <w:rPr>
                <w:rFonts w:ascii="Calibri" w:eastAsia="Times New Roman" w:hAnsi="Calibri" w:cs="Calibri"/>
                <w:color w:val="000000"/>
                <w:kern w:val="0"/>
                <w:lang w:eastAsia="es-ES"/>
                <w14:ligatures w14:val="none"/>
              </w:rPr>
              <w:t>vie 19/07/24</w:t>
            </w:r>
          </w:p>
        </w:tc>
      </w:tr>
      <w:tr w:rsidR="00804D82" w:rsidRPr="00804D82" w14:paraId="03D9A0C6" w14:textId="77777777" w:rsidTr="00C56B9E">
        <w:tc>
          <w:tcPr>
            <w:tcW w:w="1350" w:type="dxa"/>
            <w:shd w:val="clear" w:color="auto" w:fill="AEAAAA" w:themeFill="background2" w:themeFillShade="BF"/>
            <w:vAlign w:val="center"/>
            <w:hideMark/>
          </w:tcPr>
          <w:p w14:paraId="151EBD6D" w14:textId="77777777" w:rsidR="00804D82" w:rsidRPr="00095AC0" w:rsidRDefault="00804D82" w:rsidP="00095AC0">
            <w:pPr>
              <w:jc w:val="left"/>
              <w:rPr>
                <w:rFonts w:ascii="Calibri" w:eastAsia="Times New Roman" w:hAnsi="Calibri" w:cs="Calibri"/>
                <w:b/>
                <w:bCs/>
                <w:kern w:val="0"/>
                <w:lang w:eastAsia="es-ES"/>
                <w14:ligatures w14:val="none"/>
              </w:rPr>
            </w:pPr>
            <w:r w:rsidRPr="00095AC0">
              <w:rPr>
                <w:rFonts w:ascii="Calibri" w:eastAsia="Times New Roman" w:hAnsi="Calibri" w:cs="Calibri"/>
                <w:b/>
                <w:bCs/>
                <w:color w:val="000000"/>
                <w:kern w:val="0"/>
                <w:lang w:eastAsia="es-ES"/>
                <w14:ligatures w14:val="none"/>
              </w:rPr>
              <w:t>1.4</w:t>
            </w:r>
          </w:p>
        </w:tc>
        <w:tc>
          <w:tcPr>
            <w:tcW w:w="3323" w:type="dxa"/>
            <w:shd w:val="clear" w:color="auto" w:fill="E7E6E6" w:themeFill="background2"/>
            <w:vAlign w:val="center"/>
            <w:hideMark/>
          </w:tcPr>
          <w:p w14:paraId="5755C45B" w14:textId="79739303" w:rsidR="00804D82" w:rsidRPr="00804D82" w:rsidRDefault="00804D82" w:rsidP="00A56379">
            <w:pPr>
              <w:jc w:val="left"/>
              <w:rPr>
                <w:rFonts w:ascii="Calibri" w:eastAsia="Times New Roman" w:hAnsi="Calibri" w:cs="Calibri"/>
                <w:kern w:val="0"/>
                <w:lang w:eastAsia="es-ES"/>
                <w14:ligatures w14:val="none"/>
              </w:rPr>
            </w:pPr>
            <w:r w:rsidRPr="00804D82">
              <w:rPr>
                <w:rFonts w:ascii="Calibri" w:eastAsia="Times New Roman" w:hAnsi="Calibri" w:cs="Calibri"/>
                <w:b/>
                <w:bCs/>
                <w:color w:val="000000"/>
                <w:kern w:val="0"/>
                <w:lang w:eastAsia="es-ES"/>
                <w14:ligatures w14:val="none"/>
              </w:rPr>
              <w:t>Construcción</w:t>
            </w:r>
          </w:p>
        </w:tc>
        <w:tc>
          <w:tcPr>
            <w:tcW w:w="1211" w:type="dxa"/>
            <w:shd w:val="clear" w:color="auto" w:fill="E7E6E6" w:themeFill="background2"/>
            <w:vAlign w:val="center"/>
            <w:hideMark/>
          </w:tcPr>
          <w:p w14:paraId="105AB506" w14:textId="77777777" w:rsidR="00804D82" w:rsidRPr="00804D82" w:rsidRDefault="00804D82" w:rsidP="00A56379">
            <w:pPr>
              <w:jc w:val="center"/>
              <w:rPr>
                <w:rFonts w:ascii="Calibri" w:eastAsia="Times New Roman" w:hAnsi="Calibri" w:cs="Calibri"/>
                <w:kern w:val="0"/>
                <w:lang w:eastAsia="es-ES"/>
                <w14:ligatures w14:val="none"/>
              </w:rPr>
            </w:pPr>
            <w:r w:rsidRPr="00804D82">
              <w:rPr>
                <w:rFonts w:ascii="Calibri" w:eastAsia="Times New Roman" w:hAnsi="Calibri" w:cs="Calibri"/>
                <w:b/>
                <w:bCs/>
                <w:color w:val="000000"/>
                <w:kern w:val="0"/>
                <w:lang w:eastAsia="es-ES"/>
                <w14:ligatures w14:val="none"/>
              </w:rPr>
              <w:t>730,8 hrs</w:t>
            </w:r>
          </w:p>
        </w:tc>
        <w:tc>
          <w:tcPr>
            <w:tcW w:w="1296" w:type="dxa"/>
            <w:shd w:val="clear" w:color="auto" w:fill="E7E6E6" w:themeFill="background2"/>
            <w:vAlign w:val="center"/>
            <w:hideMark/>
          </w:tcPr>
          <w:p w14:paraId="4C5DFF72" w14:textId="77777777" w:rsidR="00804D82" w:rsidRPr="00804D82" w:rsidRDefault="00804D82" w:rsidP="00A56379">
            <w:pPr>
              <w:jc w:val="center"/>
              <w:rPr>
                <w:rFonts w:ascii="Calibri" w:eastAsia="Times New Roman" w:hAnsi="Calibri" w:cs="Calibri"/>
                <w:kern w:val="0"/>
                <w:lang w:eastAsia="es-ES"/>
                <w14:ligatures w14:val="none"/>
              </w:rPr>
            </w:pPr>
            <w:r w:rsidRPr="00804D82">
              <w:rPr>
                <w:rFonts w:ascii="Calibri" w:eastAsia="Times New Roman" w:hAnsi="Calibri" w:cs="Calibri"/>
                <w:b/>
                <w:bCs/>
                <w:color w:val="000000"/>
                <w:kern w:val="0"/>
                <w:lang w:eastAsia="es-ES"/>
                <w14:ligatures w14:val="none"/>
              </w:rPr>
              <w:t>vie 08/03/24</w:t>
            </w:r>
          </w:p>
        </w:tc>
        <w:tc>
          <w:tcPr>
            <w:tcW w:w="1320" w:type="dxa"/>
            <w:shd w:val="clear" w:color="auto" w:fill="E7E6E6" w:themeFill="background2"/>
            <w:vAlign w:val="center"/>
            <w:hideMark/>
          </w:tcPr>
          <w:p w14:paraId="4D1D9B3F" w14:textId="77777777" w:rsidR="00804D82" w:rsidRPr="00804D82" w:rsidRDefault="00804D82" w:rsidP="00A56379">
            <w:pPr>
              <w:jc w:val="center"/>
              <w:rPr>
                <w:rFonts w:ascii="Calibri" w:eastAsia="Times New Roman" w:hAnsi="Calibri" w:cs="Calibri"/>
                <w:kern w:val="0"/>
                <w:lang w:eastAsia="es-ES"/>
                <w14:ligatures w14:val="none"/>
              </w:rPr>
            </w:pPr>
            <w:r w:rsidRPr="00804D82">
              <w:rPr>
                <w:rFonts w:ascii="Calibri" w:eastAsia="Times New Roman" w:hAnsi="Calibri" w:cs="Calibri"/>
                <w:b/>
                <w:bCs/>
                <w:color w:val="000000"/>
                <w:kern w:val="0"/>
                <w:lang w:eastAsia="es-ES"/>
                <w14:ligatures w14:val="none"/>
              </w:rPr>
              <w:t>jue 08/08/24</w:t>
            </w:r>
          </w:p>
        </w:tc>
      </w:tr>
      <w:tr w:rsidR="00804D82" w:rsidRPr="00804D82" w14:paraId="07FBAE70" w14:textId="77777777" w:rsidTr="00C56B9E">
        <w:tc>
          <w:tcPr>
            <w:tcW w:w="1350" w:type="dxa"/>
            <w:shd w:val="clear" w:color="auto" w:fill="AEAAAA" w:themeFill="background2" w:themeFillShade="BF"/>
            <w:vAlign w:val="center"/>
            <w:hideMark/>
          </w:tcPr>
          <w:p w14:paraId="4EF97A16" w14:textId="77777777" w:rsidR="00804D82" w:rsidRPr="00095AC0" w:rsidRDefault="00804D82" w:rsidP="00095AC0">
            <w:pPr>
              <w:jc w:val="left"/>
              <w:rPr>
                <w:rFonts w:ascii="Calibri" w:eastAsia="Times New Roman" w:hAnsi="Calibri" w:cs="Calibri"/>
                <w:b/>
                <w:bCs/>
                <w:kern w:val="0"/>
                <w:lang w:eastAsia="es-ES"/>
                <w14:ligatures w14:val="none"/>
              </w:rPr>
            </w:pPr>
            <w:r w:rsidRPr="00095AC0">
              <w:rPr>
                <w:rFonts w:ascii="Calibri" w:eastAsia="Times New Roman" w:hAnsi="Calibri" w:cs="Calibri"/>
                <w:b/>
                <w:bCs/>
                <w:color w:val="000000"/>
                <w:kern w:val="0"/>
                <w:lang w:eastAsia="es-ES"/>
                <w14:ligatures w14:val="none"/>
              </w:rPr>
              <w:t>1.4.1</w:t>
            </w:r>
          </w:p>
        </w:tc>
        <w:tc>
          <w:tcPr>
            <w:tcW w:w="3323" w:type="dxa"/>
            <w:shd w:val="clear" w:color="auto" w:fill="E7E6E6" w:themeFill="background2"/>
            <w:vAlign w:val="center"/>
            <w:hideMark/>
          </w:tcPr>
          <w:p w14:paraId="53CD73A2" w14:textId="17C41827" w:rsidR="00804D82" w:rsidRPr="00804D82" w:rsidRDefault="00804D82" w:rsidP="00A56379">
            <w:pPr>
              <w:jc w:val="left"/>
              <w:rPr>
                <w:rFonts w:ascii="Calibri" w:eastAsia="Times New Roman" w:hAnsi="Calibri" w:cs="Calibri"/>
                <w:kern w:val="0"/>
                <w:lang w:eastAsia="es-ES"/>
                <w14:ligatures w14:val="none"/>
              </w:rPr>
            </w:pPr>
            <w:r w:rsidRPr="00804D82">
              <w:rPr>
                <w:rFonts w:ascii="Calibri" w:eastAsia="Times New Roman" w:hAnsi="Calibri" w:cs="Calibri"/>
                <w:b/>
                <w:bCs/>
                <w:color w:val="000000"/>
                <w:kern w:val="0"/>
                <w:lang w:eastAsia="es-ES"/>
                <w14:ligatures w14:val="none"/>
              </w:rPr>
              <w:t>Integración con sistemas centrales</w:t>
            </w:r>
          </w:p>
        </w:tc>
        <w:tc>
          <w:tcPr>
            <w:tcW w:w="1211" w:type="dxa"/>
            <w:shd w:val="clear" w:color="auto" w:fill="E7E6E6" w:themeFill="background2"/>
            <w:vAlign w:val="center"/>
            <w:hideMark/>
          </w:tcPr>
          <w:p w14:paraId="0BD9FF4C" w14:textId="77777777" w:rsidR="00804D82" w:rsidRPr="00804D82" w:rsidRDefault="00804D82" w:rsidP="00A56379">
            <w:pPr>
              <w:jc w:val="center"/>
              <w:rPr>
                <w:rFonts w:ascii="Calibri" w:eastAsia="Times New Roman" w:hAnsi="Calibri" w:cs="Calibri"/>
                <w:kern w:val="0"/>
                <w:lang w:eastAsia="es-ES"/>
                <w14:ligatures w14:val="none"/>
              </w:rPr>
            </w:pPr>
            <w:r w:rsidRPr="00804D82">
              <w:rPr>
                <w:rFonts w:ascii="Calibri" w:eastAsia="Times New Roman" w:hAnsi="Calibri" w:cs="Calibri"/>
                <w:b/>
                <w:bCs/>
                <w:color w:val="000000"/>
                <w:kern w:val="0"/>
                <w:lang w:eastAsia="es-ES"/>
                <w14:ligatures w14:val="none"/>
              </w:rPr>
              <w:t>84 hrs</w:t>
            </w:r>
          </w:p>
        </w:tc>
        <w:tc>
          <w:tcPr>
            <w:tcW w:w="1296" w:type="dxa"/>
            <w:shd w:val="clear" w:color="auto" w:fill="E7E6E6" w:themeFill="background2"/>
            <w:vAlign w:val="center"/>
            <w:hideMark/>
          </w:tcPr>
          <w:p w14:paraId="06AC6F69" w14:textId="77777777" w:rsidR="00804D82" w:rsidRPr="00804D82" w:rsidRDefault="00804D82" w:rsidP="00A56379">
            <w:pPr>
              <w:jc w:val="center"/>
              <w:rPr>
                <w:rFonts w:ascii="Calibri" w:eastAsia="Times New Roman" w:hAnsi="Calibri" w:cs="Calibri"/>
                <w:kern w:val="0"/>
                <w:lang w:eastAsia="es-ES"/>
                <w14:ligatures w14:val="none"/>
              </w:rPr>
            </w:pPr>
            <w:r w:rsidRPr="00804D82">
              <w:rPr>
                <w:rFonts w:ascii="Calibri" w:eastAsia="Times New Roman" w:hAnsi="Calibri" w:cs="Calibri"/>
                <w:b/>
                <w:bCs/>
                <w:color w:val="000000"/>
                <w:kern w:val="0"/>
                <w:lang w:eastAsia="es-ES"/>
                <w14:ligatures w14:val="none"/>
              </w:rPr>
              <w:t>vie 08/03/24</w:t>
            </w:r>
          </w:p>
        </w:tc>
        <w:tc>
          <w:tcPr>
            <w:tcW w:w="1320" w:type="dxa"/>
            <w:shd w:val="clear" w:color="auto" w:fill="E7E6E6" w:themeFill="background2"/>
            <w:vAlign w:val="center"/>
            <w:hideMark/>
          </w:tcPr>
          <w:p w14:paraId="203AB9EE" w14:textId="77777777" w:rsidR="00804D82" w:rsidRPr="00804D82" w:rsidRDefault="00804D82" w:rsidP="00A56379">
            <w:pPr>
              <w:jc w:val="center"/>
              <w:rPr>
                <w:rFonts w:ascii="Calibri" w:eastAsia="Times New Roman" w:hAnsi="Calibri" w:cs="Calibri"/>
                <w:kern w:val="0"/>
                <w:lang w:eastAsia="es-ES"/>
                <w14:ligatures w14:val="none"/>
              </w:rPr>
            </w:pPr>
            <w:r w:rsidRPr="00804D82">
              <w:rPr>
                <w:rFonts w:ascii="Calibri" w:eastAsia="Times New Roman" w:hAnsi="Calibri" w:cs="Calibri"/>
                <w:b/>
                <w:bCs/>
                <w:color w:val="000000"/>
                <w:kern w:val="0"/>
                <w:lang w:eastAsia="es-ES"/>
                <w14:ligatures w14:val="none"/>
              </w:rPr>
              <w:t>lun 08/04/24</w:t>
            </w:r>
          </w:p>
        </w:tc>
      </w:tr>
      <w:tr w:rsidR="00804D82" w:rsidRPr="00804D82" w14:paraId="276431E0" w14:textId="77777777" w:rsidTr="00C56B9E">
        <w:tc>
          <w:tcPr>
            <w:tcW w:w="1350" w:type="dxa"/>
            <w:shd w:val="clear" w:color="auto" w:fill="AEAAAA" w:themeFill="background2" w:themeFillShade="BF"/>
            <w:vAlign w:val="center"/>
            <w:hideMark/>
          </w:tcPr>
          <w:p w14:paraId="5D5FC365" w14:textId="77777777" w:rsidR="00804D82" w:rsidRPr="00095AC0" w:rsidRDefault="00804D82" w:rsidP="00095AC0">
            <w:pPr>
              <w:jc w:val="left"/>
              <w:rPr>
                <w:rFonts w:ascii="Calibri" w:eastAsia="Times New Roman" w:hAnsi="Calibri" w:cs="Calibri"/>
                <w:b/>
                <w:bCs/>
                <w:kern w:val="0"/>
                <w:lang w:eastAsia="es-ES"/>
                <w14:ligatures w14:val="none"/>
              </w:rPr>
            </w:pPr>
            <w:r w:rsidRPr="00095AC0">
              <w:rPr>
                <w:rFonts w:ascii="Calibri" w:eastAsia="Times New Roman" w:hAnsi="Calibri" w:cs="Calibri"/>
                <w:b/>
                <w:bCs/>
                <w:color w:val="000000"/>
                <w:kern w:val="0"/>
                <w:lang w:eastAsia="es-ES"/>
                <w14:ligatures w14:val="none"/>
              </w:rPr>
              <w:t>1.4.1.1</w:t>
            </w:r>
          </w:p>
        </w:tc>
        <w:tc>
          <w:tcPr>
            <w:tcW w:w="3323" w:type="dxa"/>
            <w:shd w:val="clear" w:color="auto" w:fill="FFFFFF" w:themeFill="background1"/>
            <w:vAlign w:val="center"/>
            <w:hideMark/>
          </w:tcPr>
          <w:p w14:paraId="3DD7E92F" w14:textId="08FFB5FA" w:rsidR="00804D82" w:rsidRPr="00804D82" w:rsidRDefault="00804D82" w:rsidP="00A56379">
            <w:pPr>
              <w:jc w:val="left"/>
              <w:rPr>
                <w:rFonts w:ascii="Arial" w:eastAsia="Times New Roman" w:hAnsi="Arial" w:cs="Arial"/>
                <w:kern w:val="0"/>
                <w:sz w:val="20"/>
                <w:szCs w:val="20"/>
                <w:lang w:eastAsia="es-ES"/>
                <w14:ligatures w14:val="none"/>
              </w:rPr>
            </w:pPr>
            <w:r w:rsidRPr="00804D82">
              <w:rPr>
                <w:rFonts w:ascii="Arial" w:eastAsia="Times New Roman" w:hAnsi="Arial" w:cs="Arial"/>
                <w:color w:val="000000"/>
                <w:kern w:val="0"/>
                <w:sz w:val="20"/>
                <w:szCs w:val="20"/>
                <w:lang w:eastAsia="es-ES"/>
                <w14:ligatures w14:val="none"/>
              </w:rPr>
              <w:t>Conectividad bidireccional</w:t>
            </w:r>
          </w:p>
        </w:tc>
        <w:tc>
          <w:tcPr>
            <w:tcW w:w="1211" w:type="dxa"/>
            <w:shd w:val="clear" w:color="auto" w:fill="FFFFFF" w:themeFill="background1"/>
            <w:vAlign w:val="center"/>
            <w:hideMark/>
          </w:tcPr>
          <w:p w14:paraId="1F1994B5" w14:textId="77777777" w:rsidR="00804D82" w:rsidRPr="00804D82" w:rsidRDefault="00804D82" w:rsidP="00A56379">
            <w:pPr>
              <w:jc w:val="center"/>
              <w:rPr>
                <w:rFonts w:ascii="Calibri" w:eastAsia="Times New Roman" w:hAnsi="Calibri" w:cs="Calibri"/>
                <w:kern w:val="0"/>
                <w:lang w:eastAsia="es-ES"/>
                <w14:ligatures w14:val="none"/>
              </w:rPr>
            </w:pPr>
            <w:r w:rsidRPr="00804D82">
              <w:rPr>
                <w:rFonts w:ascii="Calibri" w:eastAsia="Times New Roman" w:hAnsi="Calibri" w:cs="Calibri"/>
                <w:color w:val="000000"/>
                <w:kern w:val="0"/>
                <w:lang w:eastAsia="es-ES"/>
                <w14:ligatures w14:val="none"/>
              </w:rPr>
              <w:t>12 hrs</w:t>
            </w:r>
          </w:p>
        </w:tc>
        <w:tc>
          <w:tcPr>
            <w:tcW w:w="1296" w:type="dxa"/>
            <w:shd w:val="clear" w:color="auto" w:fill="FFFFFF" w:themeFill="background1"/>
            <w:vAlign w:val="center"/>
            <w:hideMark/>
          </w:tcPr>
          <w:p w14:paraId="1AE527DC" w14:textId="77777777" w:rsidR="00804D82" w:rsidRPr="00804D82" w:rsidRDefault="00804D82" w:rsidP="00A56379">
            <w:pPr>
              <w:jc w:val="center"/>
              <w:rPr>
                <w:rFonts w:ascii="Calibri" w:eastAsia="Times New Roman" w:hAnsi="Calibri" w:cs="Calibri"/>
                <w:kern w:val="0"/>
                <w:lang w:eastAsia="es-ES"/>
                <w14:ligatures w14:val="none"/>
              </w:rPr>
            </w:pPr>
            <w:r w:rsidRPr="00804D82">
              <w:rPr>
                <w:rFonts w:ascii="Calibri" w:eastAsia="Times New Roman" w:hAnsi="Calibri" w:cs="Calibri"/>
                <w:color w:val="000000"/>
                <w:kern w:val="0"/>
                <w:lang w:eastAsia="es-ES"/>
                <w14:ligatures w14:val="none"/>
              </w:rPr>
              <w:t>vie 08/03/24</w:t>
            </w:r>
          </w:p>
        </w:tc>
        <w:tc>
          <w:tcPr>
            <w:tcW w:w="1320" w:type="dxa"/>
            <w:shd w:val="clear" w:color="auto" w:fill="FFFFFF" w:themeFill="background1"/>
            <w:vAlign w:val="center"/>
            <w:hideMark/>
          </w:tcPr>
          <w:p w14:paraId="6436DA5E" w14:textId="77777777" w:rsidR="00804D82" w:rsidRPr="00804D82" w:rsidRDefault="00804D82" w:rsidP="00A56379">
            <w:pPr>
              <w:jc w:val="center"/>
              <w:rPr>
                <w:rFonts w:ascii="Calibri" w:eastAsia="Times New Roman" w:hAnsi="Calibri" w:cs="Calibri"/>
                <w:kern w:val="0"/>
                <w:lang w:eastAsia="es-ES"/>
                <w14:ligatures w14:val="none"/>
              </w:rPr>
            </w:pPr>
            <w:r w:rsidRPr="00804D82">
              <w:rPr>
                <w:rFonts w:ascii="Calibri" w:eastAsia="Times New Roman" w:hAnsi="Calibri" w:cs="Calibri"/>
                <w:color w:val="000000"/>
                <w:kern w:val="0"/>
                <w:lang w:eastAsia="es-ES"/>
                <w14:ligatures w14:val="none"/>
              </w:rPr>
              <w:t>mar 12/03/24</w:t>
            </w:r>
          </w:p>
        </w:tc>
      </w:tr>
      <w:tr w:rsidR="00804D82" w:rsidRPr="00804D82" w14:paraId="1665A7C0" w14:textId="77777777" w:rsidTr="00C56B9E">
        <w:tc>
          <w:tcPr>
            <w:tcW w:w="1350" w:type="dxa"/>
            <w:shd w:val="clear" w:color="auto" w:fill="AEAAAA" w:themeFill="background2" w:themeFillShade="BF"/>
            <w:vAlign w:val="center"/>
            <w:hideMark/>
          </w:tcPr>
          <w:p w14:paraId="49DA1D2A" w14:textId="77777777" w:rsidR="00804D82" w:rsidRPr="00095AC0" w:rsidRDefault="00804D82" w:rsidP="00095AC0">
            <w:pPr>
              <w:jc w:val="left"/>
              <w:rPr>
                <w:rFonts w:ascii="Calibri" w:eastAsia="Times New Roman" w:hAnsi="Calibri" w:cs="Calibri"/>
                <w:b/>
                <w:bCs/>
                <w:kern w:val="0"/>
                <w:lang w:eastAsia="es-ES"/>
                <w14:ligatures w14:val="none"/>
              </w:rPr>
            </w:pPr>
            <w:r w:rsidRPr="00095AC0">
              <w:rPr>
                <w:rFonts w:ascii="Calibri" w:eastAsia="Times New Roman" w:hAnsi="Calibri" w:cs="Calibri"/>
                <w:b/>
                <w:bCs/>
                <w:color w:val="000000"/>
                <w:kern w:val="0"/>
                <w:lang w:eastAsia="es-ES"/>
                <w14:ligatures w14:val="none"/>
              </w:rPr>
              <w:t>1.4.1.2</w:t>
            </w:r>
          </w:p>
        </w:tc>
        <w:tc>
          <w:tcPr>
            <w:tcW w:w="3323" w:type="dxa"/>
            <w:shd w:val="clear" w:color="auto" w:fill="FFFFFF" w:themeFill="background1"/>
            <w:vAlign w:val="center"/>
            <w:hideMark/>
          </w:tcPr>
          <w:p w14:paraId="4F9DB657" w14:textId="627F3090" w:rsidR="00804D82" w:rsidRPr="00804D82" w:rsidRDefault="00804D82" w:rsidP="00A56379">
            <w:pPr>
              <w:jc w:val="left"/>
              <w:rPr>
                <w:rFonts w:ascii="Arial" w:eastAsia="Times New Roman" w:hAnsi="Arial" w:cs="Arial"/>
                <w:kern w:val="0"/>
                <w:sz w:val="20"/>
                <w:szCs w:val="20"/>
                <w:lang w:eastAsia="es-ES"/>
                <w14:ligatures w14:val="none"/>
              </w:rPr>
            </w:pPr>
            <w:r w:rsidRPr="00804D82">
              <w:rPr>
                <w:rFonts w:ascii="Arial" w:eastAsia="Times New Roman" w:hAnsi="Arial" w:cs="Arial"/>
                <w:color w:val="000000"/>
                <w:kern w:val="0"/>
                <w:sz w:val="20"/>
                <w:szCs w:val="20"/>
                <w:lang w:eastAsia="es-ES"/>
                <w14:ligatures w14:val="none"/>
              </w:rPr>
              <w:t>Seguridad y Autenticación</w:t>
            </w:r>
          </w:p>
        </w:tc>
        <w:tc>
          <w:tcPr>
            <w:tcW w:w="1211" w:type="dxa"/>
            <w:shd w:val="clear" w:color="auto" w:fill="FFFFFF" w:themeFill="background1"/>
            <w:vAlign w:val="center"/>
            <w:hideMark/>
          </w:tcPr>
          <w:p w14:paraId="7068F887" w14:textId="77777777" w:rsidR="00804D82" w:rsidRPr="00804D82" w:rsidRDefault="00804D82" w:rsidP="00A56379">
            <w:pPr>
              <w:jc w:val="center"/>
              <w:rPr>
                <w:rFonts w:ascii="Calibri" w:eastAsia="Times New Roman" w:hAnsi="Calibri" w:cs="Calibri"/>
                <w:kern w:val="0"/>
                <w:lang w:eastAsia="es-ES"/>
                <w14:ligatures w14:val="none"/>
              </w:rPr>
            </w:pPr>
            <w:r w:rsidRPr="00804D82">
              <w:rPr>
                <w:rFonts w:ascii="Calibri" w:eastAsia="Times New Roman" w:hAnsi="Calibri" w:cs="Calibri"/>
                <w:color w:val="000000"/>
                <w:kern w:val="0"/>
                <w:lang w:eastAsia="es-ES"/>
                <w14:ligatures w14:val="none"/>
              </w:rPr>
              <w:t>21 hrs</w:t>
            </w:r>
          </w:p>
        </w:tc>
        <w:tc>
          <w:tcPr>
            <w:tcW w:w="1296" w:type="dxa"/>
            <w:shd w:val="clear" w:color="auto" w:fill="FFFFFF" w:themeFill="background1"/>
            <w:vAlign w:val="center"/>
            <w:hideMark/>
          </w:tcPr>
          <w:p w14:paraId="29AAA078" w14:textId="77777777" w:rsidR="00804D82" w:rsidRPr="00804D82" w:rsidRDefault="00804D82" w:rsidP="00A56379">
            <w:pPr>
              <w:jc w:val="center"/>
              <w:rPr>
                <w:rFonts w:ascii="Calibri" w:eastAsia="Times New Roman" w:hAnsi="Calibri" w:cs="Calibri"/>
                <w:kern w:val="0"/>
                <w:lang w:eastAsia="es-ES"/>
                <w14:ligatures w14:val="none"/>
              </w:rPr>
            </w:pPr>
            <w:r w:rsidRPr="00804D82">
              <w:rPr>
                <w:rFonts w:ascii="Calibri" w:eastAsia="Times New Roman" w:hAnsi="Calibri" w:cs="Calibri"/>
                <w:color w:val="000000"/>
                <w:kern w:val="0"/>
                <w:lang w:eastAsia="es-ES"/>
                <w14:ligatures w14:val="none"/>
              </w:rPr>
              <w:t>lun 11/03/24</w:t>
            </w:r>
          </w:p>
        </w:tc>
        <w:tc>
          <w:tcPr>
            <w:tcW w:w="1320" w:type="dxa"/>
            <w:shd w:val="clear" w:color="auto" w:fill="FFFFFF" w:themeFill="background1"/>
            <w:vAlign w:val="center"/>
            <w:hideMark/>
          </w:tcPr>
          <w:p w14:paraId="11DAEA92" w14:textId="77777777" w:rsidR="00804D82" w:rsidRPr="00804D82" w:rsidRDefault="00804D82" w:rsidP="00A56379">
            <w:pPr>
              <w:jc w:val="center"/>
              <w:rPr>
                <w:rFonts w:ascii="Calibri" w:eastAsia="Times New Roman" w:hAnsi="Calibri" w:cs="Calibri"/>
                <w:kern w:val="0"/>
                <w:lang w:eastAsia="es-ES"/>
                <w14:ligatures w14:val="none"/>
              </w:rPr>
            </w:pPr>
            <w:r w:rsidRPr="00804D82">
              <w:rPr>
                <w:rFonts w:ascii="Calibri" w:eastAsia="Times New Roman" w:hAnsi="Calibri" w:cs="Calibri"/>
                <w:color w:val="000000"/>
                <w:kern w:val="0"/>
                <w:lang w:eastAsia="es-ES"/>
                <w14:ligatures w14:val="none"/>
              </w:rPr>
              <w:t>mié 20/03/24</w:t>
            </w:r>
          </w:p>
        </w:tc>
      </w:tr>
      <w:tr w:rsidR="00804D82" w:rsidRPr="00804D82" w14:paraId="5FCD9E8C" w14:textId="77777777" w:rsidTr="00C56B9E">
        <w:tc>
          <w:tcPr>
            <w:tcW w:w="1350" w:type="dxa"/>
            <w:shd w:val="clear" w:color="auto" w:fill="AEAAAA" w:themeFill="background2" w:themeFillShade="BF"/>
            <w:vAlign w:val="center"/>
            <w:hideMark/>
          </w:tcPr>
          <w:p w14:paraId="54E139E1" w14:textId="77777777" w:rsidR="00804D82" w:rsidRPr="00095AC0" w:rsidRDefault="00804D82" w:rsidP="00095AC0">
            <w:pPr>
              <w:jc w:val="left"/>
              <w:rPr>
                <w:rFonts w:ascii="Calibri" w:eastAsia="Times New Roman" w:hAnsi="Calibri" w:cs="Calibri"/>
                <w:b/>
                <w:bCs/>
                <w:kern w:val="0"/>
                <w:lang w:eastAsia="es-ES"/>
                <w14:ligatures w14:val="none"/>
              </w:rPr>
            </w:pPr>
            <w:r w:rsidRPr="00095AC0">
              <w:rPr>
                <w:rFonts w:ascii="Calibri" w:eastAsia="Times New Roman" w:hAnsi="Calibri" w:cs="Calibri"/>
                <w:b/>
                <w:bCs/>
                <w:color w:val="000000"/>
                <w:kern w:val="0"/>
                <w:lang w:eastAsia="es-ES"/>
                <w14:ligatures w14:val="none"/>
              </w:rPr>
              <w:t>1.4.1.3</w:t>
            </w:r>
          </w:p>
        </w:tc>
        <w:tc>
          <w:tcPr>
            <w:tcW w:w="3323" w:type="dxa"/>
            <w:shd w:val="clear" w:color="auto" w:fill="FFFFFF" w:themeFill="background1"/>
            <w:vAlign w:val="center"/>
            <w:hideMark/>
          </w:tcPr>
          <w:p w14:paraId="5F76515E" w14:textId="32A8E63A" w:rsidR="00804D82" w:rsidRPr="00804D82" w:rsidRDefault="00804D82" w:rsidP="00A56379">
            <w:pPr>
              <w:jc w:val="left"/>
              <w:rPr>
                <w:rFonts w:ascii="Arial" w:eastAsia="Times New Roman" w:hAnsi="Arial" w:cs="Arial"/>
                <w:kern w:val="0"/>
                <w:sz w:val="20"/>
                <w:szCs w:val="20"/>
                <w:lang w:eastAsia="es-ES"/>
                <w14:ligatures w14:val="none"/>
              </w:rPr>
            </w:pPr>
            <w:r w:rsidRPr="00804D82">
              <w:rPr>
                <w:rFonts w:ascii="Arial" w:eastAsia="Times New Roman" w:hAnsi="Arial" w:cs="Arial"/>
                <w:color w:val="000000"/>
                <w:kern w:val="0"/>
                <w:sz w:val="20"/>
                <w:szCs w:val="20"/>
                <w:lang w:eastAsia="es-ES"/>
                <w14:ligatures w14:val="none"/>
              </w:rPr>
              <w:t>Manejo de las APIS</w:t>
            </w:r>
          </w:p>
        </w:tc>
        <w:tc>
          <w:tcPr>
            <w:tcW w:w="1211" w:type="dxa"/>
            <w:shd w:val="clear" w:color="auto" w:fill="FFFFFF" w:themeFill="background1"/>
            <w:vAlign w:val="center"/>
            <w:hideMark/>
          </w:tcPr>
          <w:p w14:paraId="591C5AD0" w14:textId="77777777" w:rsidR="00804D82" w:rsidRPr="00804D82" w:rsidRDefault="00804D82" w:rsidP="00A56379">
            <w:pPr>
              <w:jc w:val="center"/>
              <w:rPr>
                <w:rFonts w:ascii="Calibri" w:eastAsia="Times New Roman" w:hAnsi="Calibri" w:cs="Calibri"/>
                <w:kern w:val="0"/>
                <w:lang w:eastAsia="es-ES"/>
                <w14:ligatures w14:val="none"/>
              </w:rPr>
            </w:pPr>
            <w:r w:rsidRPr="00804D82">
              <w:rPr>
                <w:rFonts w:ascii="Calibri" w:eastAsia="Times New Roman" w:hAnsi="Calibri" w:cs="Calibri"/>
                <w:color w:val="000000"/>
                <w:kern w:val="0"/>
                <w:lang w:eastAsia="es-ES"/>
                <w14:ligatures w14:val="none"/>
              </w:rPr>
              <w:t>27 hrs</w:t>
            </w:r>
          </w:p>
        </w:tc>
        <w:tc>
          <w:tcPr>
            <w:tcW w:w="1296" w:type="dxa"/>
            <w:shd w:val="clear" w:color="auto" w:fill="FFFFFF" w:themeFill="background1"/>
            <w:vAlign w:val="center"/>
            <w:hideMark/>
          </w:tcPr>
          <w:p w14:paraId="118959B1" w14:textId="77777777" w:rsidR="00804D82" w:rsidRPr="00804D82" w:rsidRDefault="00804D82" w:rsidP="00A56379">
            <w:pPr>
              <w:jc w:val="center"/>
              <w:rPr>
                <w:rFonts w:ascii="Calibri" w:eastAsia="Times New Roman" w:hAnsi="Calibri" w:cs="Calibri"/>
                <w:kern w:val="0"/>
                <w:lang w:eastAsia="es-ES"/>
                <w14:ligatures w14:val="none"/>
              </w:rPr>
            </w:pPr>
            <w:r w:rsidRPr="00804D82">
              <w:rPr>
                <w:rFonts w:ascii="Calibri" w:eastAsia="Times New Roman" w:hAnsi="Calibri" w:cs="Calibri"/>
                <w:color w:val="000000"/>
                <w:kern w:val="0"/>
                <w:lang w:eastAsia="es-ES"/>
                <w14:ligatures w14:val="none"/>
              </w:rPr>
              <w:t>vie 08/03/24</w:t>
            </w:r>
          </w:p>
        </w:tc>
        <w:tc>
          <w:tcPr>
            <w:tcW w:w="1320" w:type="dxa"/>
            <w:shd w:val="clear" w:color="auto" w:fill="FFFFFF" w:themeFill="background1"/>
            <w:vAlign w:val="center"/>
            <w:hideMark/>
          </w:tcPr>
          <w:p w14:paraId="5D429EA9" w14:textId="77777777" w:rsidR="00804D82" w:rsidRPr="00804D82" w:rsidRDefault="00804D82" w:rsidP="00A56379">
            <w:pPr>
              <w:jc w:val="center"/>
              <w:rPr>
                <w:rFonts w:ascii="Calibri" w:eastAsia="Times New Roman" w:hAnsi="Calibri" w:cs="Calibri"/>
                <w:kern w:val="0"/>
                <w:lang w:eastAsia="es-ES"/>
                <w14:ligatures w14:val="none"/>
              </w:rPr>
            </w:pPr>
            <w:r w:rsidRPr="00804D82">
              <w:rPr>
                <w:rFonts w:ascii="Calibri" w:eastAsia="Times New Roman" w:hAnsi="Calibri" w:cs="Calibri"/>
                <w:color w:val="000000"/>
                <w:kern w:val="0"/>
                <w:lang w:eastAsia="es-ES"/>
                <w14:ligatures w14:val="none"/>
              </w:rPr>
              <w:t>mar 26/03/24</w:t>
            </w:r>
          </w:p>
        </w:tc>
      </w:tr>
      <w:tr w:rsidR="00804D82" w:rsidRPr="00804D82" w14:paraId="03089880" w14:textId="77777777" w:rsidTr="00C56B9E">
        <w:tc>
          <w:tcPr>
            <w:tcW w:w="1350" w:type="dxa"/>
            <w:shd w:val="clear" w:color="auto" w:fill="AEAAAA" w:themeFill="background2" w:themeFillShade="BF"/>
            <w:vAlign w:val="center"/>
            <w:hideMark/>
          </w:tcPr>
          <w:p w14:paraId="6E4842F0" w14:textId="77777777" w:rsidR="00804D82" w:rsidRPr="00095AC0" w:rsidRDefault="00804D82" w:rsidP="00095AC0">
            <w:pPr>
              <w:jc w:val="left"/>
              <w:rPr>
                <w:rFonts w:ascii="Calibri" w:eastAsia="Times New Roman" w:hAnsi="Calibri" w:cs="Calibri"/>
                <w:b/>
                <w:bCs/>
                <w:kern w:val="0"/>
                <w:lang w:eastAsia="es-ES"/>
                <w14:ligatures w14:val="none"/>
              </w:rPr>
            </w:pPr>
            <w:r w:rsidRPr="00095AC0">
              <w:rPr>
                <w:rFonts w:ascii="Calibri" w:eastAsia="Times New Roman" w:hAnsi="Calibri" w:cs="Calibri"/>
                <w:b/>
                <w:bCs/>
                <w:color w:val="000000"/>
                <w:kern w:val="0"/>
                <w:lang w:eastAsia="es-ES"/>
                <w14:ligatures w14:val="none"/>
              </w:rPr>
              <w:t>1.4.1.4</w:t>
            </w:r>
          </w:p>
        </w:tc>
        <w:tc>
          <w:tcPr>
            <w:tcW w:w="3323" w:type="dxa"/>
            <w:shd w:val="clear" w:color="auto" w:fill="FFFFFF" w:themeFill="background1"/>
            <w:vAlign w:val="center"/>
            <w:hideMark/>
          </w:tcPr>
          <w:p w14:paraId="653CE879" w14:textId="7BBB0C94" w:rsidR="00804D82" w:rsidRPr="00804D82" w:rsidRDefault="00804D82" w:rsidP="00A56379">
            <w:pPr>
              <w:jc w:val="left"/>
              <w:rPr>
                <w:rFonts w:ascii="Arial" w:eastAsia="Times New Roman" w:hAnsi="Arial" w:cs="Arial"/>
                <w:kern w:val="0"/>
                <w:sz w:val="20"/>
                <w:szCs w:val="20"/>
                <w:lang w:eastAsia="es-ES"/>
                <w14:ligatures w14:val="none"/>
              </w:rPr>
            </w:pPr>
            <w:r w:rsidRPr="00804D82">
              <w:rPr>
                <w:rFonts w:ascii="Arial" w:eastAsia="Times New Roman" w:hAnsi="Arial" w:cs="Arial"/>
                <w:color w:val="000000"/>
                <w:kern w:val="0"/>
                <w:sz w:val="20"/>
                <w:szCs w:val="20"/>
                <w:lang w:eastAsia="es-ES"/>
                <w14:ligatures w14:val="none"/>
              </w:rPr>
              <w:t>Integración del HIS</w:t>
            </w:r>
          </w:p>
        </w:tc>
        <w:tc>
          <w:tcPr>
            <w:tcW w:w="1211" w:type="dxa"/>
            <w:shd w:val="clear" w:color="auto" w:fill="FFFFFF" w:themeFill="background1"/>
            <w:vAlign w:val="center"/>
            <w:hideMark/>
          </w:tcPr>
          <w:p w14:paraId="6CAF4A63" w14:textId="77777777" w:rsidR="00804D82" w:rsidRPr="00804D82" w:rsidRDefault="00804D82" w:rsidP="00A56379">
            <w:pPr>
              <w:jc w:val="center"/>
              <w:rPr>
                <w:rFonts w:ascii="Calibri" w:eastAsia="Times New Roman" w:hAnsi="Calibri" w:cs="Calibri"/>
                <w:kern w:val="0"/>
                <w:lang w:eastAsia="es-ES"/>
                <w14:ligatures w14:val="none"/>
              </w:rPr>
            </w:pPr>
            <w:r w:rsidRPr="00804D82">
              <w:rPr>
                <w:rFonts w:ascii="Calibri" w:eastAsia="Times New Roman" w:hAnsi="Calibri" w:cs="Calibri"/>
                <w:color w:val="000000"/>
                <w:kern w:val="0"/>
                <w:lang w:eastAsia="es-ES"/>
                <w14:ligatures w14:val="none"/>
              </w:rPr>
              <w:t>15 hrs</w:t>
            </w:r>
          </w:p>
        </w:tc>
        <w:tc>
          <w:tcPr>
            <w:tcW w:w="1296" w:type="dxa"/>
            <w:shd w:val="clear" w:color="auto" w:fill="FFFFFF" w:themeFill="background1"/>
            <w:vAlign w:val="center"/>
            <w:hideMark/>
          </w:tcPr>
          <w:p w14:paraId="09E6CA94" w14:textId="77777777" w:rsidR="00804D82" w:rsidRPr="00804D82" w:rsidRDefault="00804D82" w:rsidP="00A56379">
            <w:pPr>
              <w:jc w:val="center"/>
              <w:rPr>
                <w:rFonts w:ascii="Calibri" w:eastAsia="Times New Roman" w:hAnsi="Calibri" w:cs="Calibri"/>
                <w:kern w:val="0"/>
                <w:lang w:eastAsia="es-ES"/>
                <w14:ligatures w14:val="none"/>
              </w:rPr>
            </w:pPr>
            <w:r w:rsidRPr="00804D82">
              <w:rPr>
                <w:rFonts w:ascii="Calibri" w:eastAsia="Times New Roman" w:hAnsi="Calibri" w:cs="Calibri"/>
                <w:color w:val="000000"/>
                <w:kern w:val="0"/>
                <w:lang w:eastAsia="es-ES"/>
                <w14:ligatures w14:val="none"/>
              </w:rPr>
              <w:t>mié 03/04/24</w:t>
            </w:r>
          </w:p>
        </w:tc>
        <w:tc>
          <w:tcPr>
            <w:tcW w:w="1320" w:type="dxa"/>
            <w:shd w:val="clear" w:color="auto" w:fill="FFFFFF" w:themeFill="background1"/>
            <w:vAlign w:val="center"/>
            <w:hideMark/>
          </w:tcPr>
          <w:p w14:paraId="75F6402B" w14:textId="77777777" w:rsidR="00804D82" w:rsidRPr="00804D82" w:rsidRDefault="00804D82" w:rsidP="00A56379">
            <w:pPr>
              <w:jc w:val="center"/>
              <w:rPr>
                <w:rFonts w:ascii="Calibri" w:eastAsia="Times New Roman" w:hAnsi="Calibri" w:cs="Calibri"/>
                <w:kern w:val="0"/>
                <w:lang w:eastAsia="es-ES"/>
                <w14:ligatures w14:val="none"/>
              </w:rPr>
            </w:pPr>
            <w:r w:rsidRPr="00804D82">
              <w:rPr>
                <w:rFonts w:ascii="Calibri" w:eastAsia="Times New Roman" w:hAnsi="Calibri" w:cs="Calibri"/>
                <w:color w:val="000000"/>
                <w:kern w:val="0"/>
                <w:lang w:eastAsia="es-ES"/>
                <w14:ligatures w14:val="none"/>
              </w:rPr>
              <w:t>jue 04/04/24</w:t>
            </w:r>
          </w:p>
        </w:tc>
      </w:tr>
      <w:tr w:rsidR="00804D82" w:rsidRPr="00804D82" w14:paraId="56EC6E82" w14:textId="77777777" w:rsidTr="00C56B9E">
        <w:tc>
          <w:tcPr>
            <w:tcW w:w="1350" w:type="dxa"/>
            <w:shd w:val="clear" w:color="auto" w:fill="AEAAAA" w:themeFill="background2" w:themeFillShade="BF"/>
            <w:vAlign w:val="center"/>
            <w:hideMark/>
          </w:tcPr>
          <w:p w14:paraId="7BCF291C" w14:textId="77777777" w:rsidR="00804D82" w:rsidRPr="00095AC0" w:rsidRDefault="00804D82" w:rsidP="00095AC0">
            <w:pPr>
              <w:jc w:val="left"/>
              <w:rPr>
                <w:rFonts w:ascii="Calibri" w:eastAsia="Times New Roman" w:hAnsi="Calibri" w:cs="Calibri"/>
                <w:b/>
                <w:bCs/>
                <w:kern w:val="0"/>
                <w:lang w:eastAsia="es-ES"/>
                <w14:ligatures w14:val="none"/>
              </w:rPr>
            </w:pPr>
            <w:r w:rsidRPr="00095AC0">
              <w:rPr>
                <w:rFonts w:ascii="Calibri" w:eastAsia="Times New Roman" w:hAnsi="Calibri" w:cs="Calibri"/>
                <w:b/>
                <w:bCs/>
                <w:color w:val="000000"/>
                <w:kern w:val="0"/>
                <w:lang w:eastAsia="es-ES"/>
                <w14:ligatures w14:val="none"/>
              </w:rPr>
              <w:t>1.4.1.5</w:t>
            </w:r>
          </w:p>
        </w:tc>
        <w:tc>
          <w:tcPr>
            <w:tcW w:w="3323" w:type="dxa"/>
            <w:shd w:val="clear" w:color="auto" w:fill="FFFFFF" w:themeFill="background1"/>
            <w:vAlign w:val="center"/>
            <w:hideMark/>
          </w:tcPr>
          <w:p w14:paraId="5569035F" w14:textId="635D117F" w:rsidR="00804D82" w:rsidRPr="00804D82" w:rsidRDefault="00804D82" w:rsidP="00A56379">
            <w:pPr>
              <w:jc w:val="left"/>
              <w:rPr>
                <w:rFonts w:ascii="Arial" w:eastAsia="Times New Roman" w:hAnsi="Arial" w:cs="Arial"/>
                <w:kern w:val="0"/>
                <w:sz w:val="20"/>
                <w:szCs w:val="20"/>
                <w:lang w:eastAsia="es-ES"/>
                <w14:ligatures w14:val="none"/>
              </w:rPr>
            </w:pPr>
            <w:r w:rsidRPr="00804D82">
              <w:rPr>
                <w:rFonts w:ascii="Arial" w:eastAsia="Times New Roman" w:hAnsi="Arial" w:cs="Arial"/>
                <w:color w:val="000000"/>
                <w:kern w:val="0"/>
                <w:sz w:val="20"/>
                <w:szCs w:val="20"/>
                <w:lang w:eastAsia="es-ES"/>
                <w14:ligatures w14:val="none"/>
              </w:rPr>
              <w:t>Sincronización de datos</w:t>
            </w:r>
          </w:p>
        </w:tc>
        <w:tc>
          <w:tcPr>
            <w:tcW w:w="1211" w:type="dxa"/>
            <w:shd w:val="clear" w:color="auto" w:fill="FFFFFF" w:themeFill="background1"/>
            <w:vAlign w:val="center"/>
            <w:hideMark/>
          </w:tcPr>
          <w:p w14:paraId="38B32928" w14:textId="77777777" w:rsidR="00804D82" w:rsidRPr="00804D82" w:rsidRDefault="00804D82" w:rsidP="00A56379">
            <w:pPr>
              <w:jc w:val="center"/>
              <w:rPr>
                <w:rFonts w:ascii="Calibri" w:eastAsia="Times New Roman" w:hAnsi="Calibri" w:cs="Calibri"/>
                <w:kern w:val="0"/>
                <w:lang w:eastAsia="es-ES"/>
                <w14:ligatures w14:val="none"/>
              </w:rPr>
            </w:pPr>
            <w:r w:rsidRPr="00804D82">
              <w:rPr>
                <w:rFonts w:ascii="Calibri" w:eastAsia="Times New Roman" w:hAnsi="Calibri" w:cs="Calibri"/>
                <w:color w:val="000000"/>
                <w:kern w:val="0"/>
                <w:lang w:eastAsia="es-ES"/>
                <w14:ligatures w14:val="none"/>
              </w:rPr>
              <w:t>9 hrs</w:t>
            </w:r>
          </w:p>
        </w:tc>
        <w:tc>
          <w:tcPr>
            <w:tcW w:w="1296" w:type="dxa"/>
            <w:shd w:val="clear" w:color="auto" w:fill="FFFFFF" w:themeFill="background1"/>
            <w:vAlign w:val="center"/>
            <w:hideMark/>
          </w:tcPr>
          <w:p w14:paraId="1BBD70AA" w14:textId="77777777" w:rsidR="00804D82" w:rsidRPr="00804D82" w:rsidRDefault="00804D82" w:rsidP="00A56379">
            <w:pPr>
              <w:jc w:val="center"/>
              <w:rPr>
                <w:rFonts w:ascii="Calibri" w:eastAsia="Times New Roman" w:hAnsi="Calibri" w:cs="Calibri"/>
                <w:kern w:val="0"/>
                <w:lang w:eastAsia="es-ES"/>
                <w14:ligatures w14:val="none"/>
              </w:rPr>
            </w:pPr>
            <w:r w:rsidRPr="00804D82">
              <w:rPr>
                <w:rFonts w:ascii="Calibri" w:eastAsia="Times New Roman" w:hAnsi="Calibri" w:cs="Calibri"/>
                <w:color w:val="000000"/>
                <w:kern w:val="0"/>
                <w:lang w:eastAsia="es-ES"/>
                <w14:ligatures w14:val="none"/>
              </w:rPr>
              <w:t>vie 05/04/24</w:t>
            </w:r>
          </w:p>
        </w:tc>
        <w:tc>
          <w:tcPr>
            <w:tcW w:w="1320" w:type="dxa"/>
            <w:shd w:val="clear" w:color="auto" w:fill="FFFFFF" w:themeFill="background1"/>
            <w:vAlign w:val="center"/>
            <w:hideMark/>
          </w:tcPr>
          <w:p w14:paraId="4D97E301" w14:textId="77777777" w:rsidR="00804D82" w:rsidRPr="00804D82" w:rsidRDefault="00804D82" w:rsidP="00A56379">
            <w:pPr>
              <w:jc w:val="center"/>
              <w:rPr>
                <w:rFonts w:ascii="Calibri" w:eastAsia="Times New Roman" w:hAnsi="Calibri" w:cs="Calibri"/>
                <w:kern w:val="0"/>
                <w:lang w:eastAsia="es-ES"/>
                <w14:ligatures w14:val="none"/>
              </w:rPr>
            </w:pPr>
            <w:r w:rsidRPr="00804D82">
              <w:rPr>
                <w:rFonts w:ascii="Calibri" w:eastAsia="Times New Roman" w:hAnsi="Calibri" w:cs="Calibri"/>
                <w:color w:val="000000"/>
                <w:kern w:val="0"/>
                <w:lang w:eastAsia="es-ES"/>
                <w14:ligatures w14:val="none"/>
              </w:rPr>
              <w:t>lun 08/04/24</w:t>
            </w:r>
          </w:p>
        </w:tc>
      </w:tr>
      <w:tr w:rsidR="00804D82" w:rsidRPr="00804D82" w14:paraId="4D4B0F7B" w14:textId="77777777" w:rsidTr="00C56B9E">
        <w:tc>
          <w:tcPr>
            <w:tcW w:w="1350" w:type="dxa"/>
            <w:shd w:val="clear" w:color="auto" w:fill="AEAAAA" w:themeFill="background2" w:themeFillShade="BF"/>
            <w:vAlign w:val="center"/>
            <w:hideMark/>
          </w:tcPr>
          <w:p w14:paraId="47586690" w14:textId="77777777" w:rsidR="00804D82" w:rsidRPr="00095AC0" w:rsidRDefault="00804D82" w:rsidP="00095AC0">
            <w:pPr>
              <w:jc w:val="left"/>
              <w:rPr>
                <w:rFonts w:ascii="Calibri" w:eastAsia="Times New Roman" w:hAnsi="Calibri" w:cs="Calibri"/>
                <w:b/>
                <w:bCs/>
                <w:kern w:val="0"/>
                <w:lang w:eastAsia="es-ES"/>
                <w14:ligatures w14:val="none"/>
              </w:rPr>
            </w:pPr>
            <w:r w:rsidRPr="00095AC0">
              <w:rPr>
                <w:rFonts w:ascii="Calibri" w:eastAsia="Times New Roman" w:hAnsi="Calibri" w:cs="Calibri"/>
                <w:b/>
                <w:bCs/>
                <w:color w:val="000000"/>
                <w:kern w:val="0"/>
                <w:lang w:eastAsia="es-ES"/>
                <w14:ligatures w14:val="none"/>
              </w:rPr>
              <w:t>1.4.2</w:t>
            </w:r>
          </w:p>
        </w:tc>
        <w:tc>
          <w:tcPr>
            <w:tcW w:w="3323" w:type="dxa"/>
            <w:shd w:val="clear" w:color="auto" w:fill="E7E6E6" w:themeFill="background2"/>
            <w:vAlign w:val="center"/>
            <w:hideMark/>
          </w:tcPr>
          <w:p w14:paraId="25638D63" w14:textId="17A0884E" w:rsidR="00804D82" w:rsidRPr="00804D82" w:rsidRDefault="00804D82" w:rsidP="00A56379">
            <w:pPr>
              <w:jc w:val="left"/>
              <w:rPr>
                <w:rFonts w:ascii="Calibri" w:eastAsia="Times New Roman" w:hAnsi="Calibri" w:cs="Calibri"/>
                <w:kern w:val="0"/>
                <w:lang w:eastAsia="es-ES"/>
                <w14:ligatures w14:val="none"/>
              </w:rPr>
            </w:pPr>
            <w:r w:rsidRPr="00804D82">
              <w:rPr>
                <w:rFonts w:ascii="Calibri" w:eastAsia="Times New Roman" w:hAnsi="Calibri" w:cs="Calibri"/>
                <w:b/>
                <w:bCs/>
                <w:color w:val="000000"/>
                <w:kern w:val="0"/>
                <w:lang w:eastAsia="es-ES"/>
                <w14:ligatures w14:val="none"/>
              </w:rPr>
              <w:t>Sistema de mensajería</w:t>
            </w:r>
          </w:p>
        </w:tc>
        <w:tc>
          <w:tcPr>
            <w:tcW w:w="1211" w:type="dxa"/>
            <w:shd w:val="clear" w:color="auto" w:fill="E7E6E6" w:themeFill="background2"/>
            <w:vAlign w:val="center"/>
            <w:hideMark/>
          </w:tcPr>
          <w:p w14:paraId="7733D818" w14:textId="77777777" w:rsidR="00804D82" w:rsidRPr="00804D82" w:rsidRDefault="00804D82" w:rsidP="00A56379">
            <w:pPr>
              <w:jc w:val="center"/>
              <w:rPr>
                <w:rFonts w:ascii="Calibri" w:eastAsia="Times New Roman" w:hAnsi="Calibri" w:cs="Calibri"/>
                <w:kern w:val="0"/>
                <w:lang w:eastAsia="es-ES"/>
                <w14:ligatures w14:val="none"/>
              </w:rPr>
            </w:pPr>
            <w:r w:rsidRPr="00804D82">
              <w:rPr>
                <w:rFonts w:ascii="Calibri" w:eastAsia="Times New Roman" w:hAnsi="Calibri" w:cs="Calibri"/>
                <w:b/>
                <w:bCs/>
                <w:color w:val="000000"/>
                <w:kern w:val="0"/>
                <w:lang w:eastAsia="es-ES"/>
                <w14:ligatures w14:val="none"/>
              </w:rPr>
              <w:t>124 hrs</w:t>
            </w:r>
          </w:p>
        </w:tc>
        <w:tc>
          <w:tcPr>
            <w:tcW w:w="1296" w:type="dxa"/>
            <w:shd w:val="clear" w:color="auto" w:fill="E7E6E6" w:themeFill="background2"/>
            <w:vAlign w:val="center"/>
            <w:hideMark/>
          </w:tcPr>
          <w:p w14:paraId="68D22F12" w14:textId="77777777" w:rsidR="00804D82" w:rsidRPr="00804D82" w:rsidRDefault="00804D82" w:rsidP="00A56379">
            <w:pPr>
              <w:jc w:val="center"/>
              <w:rPr>
                <w:rFonts w:ascii="Calibri" w:eastAsia="Times New Roman" w:hAnsi="Calibri" w:cs="Calibri"/>
                <w:kern w:val="0"/>
                <w:lang w:eastAsia="es-ES"/>
                <w14:ligatures w14:val="none"/>
              </w:rPr>
            </w:pPr>
            <w:r w:rsidRPr="00804D82">
              <w:rPr>
                <w:rFonts w:ascii="Calibri" w:eastAsia="Times New Roman" w:hAnsi="Calibri" w:cs="Calibri"/>
                <w:b/>
                <w:bCs/>
                <w:color w:val="000000"/>
                <w:kern w:val="0"/>
                <w:lang w:eastAsia="es-ES"/>
                <w14:ligatures w14:val="none"/>
              </w:rPr>
              <w:t>vie 12/04/24</w:t>
            </w:r>
          </w:p>
        </w:tc>
        <w:tc>
          <w:tcPr>
            <w:tcW w:w="1320" w:type="dxa"/>
            <w:shd w:val="clear" w:color="auto" w:fill="E7E6E6" w:themeFill="background2"/>
            <w:vAlign w:val="center"/>
            <w:hideMark/>
          </w:tcPr>
          <w:p w14:paraId="6264BA47" w14:textId="77777777" w:rsidR="00804D82" w:rsidRPr="00804D82" w:rsidRDefault="00804D82" w:rsidP="00A56379">
            <w:pPr>
              <w:jc w:val="center"/>
              <w:rPr>
                <w:rFonts w:ascii="Calibri" w:eastAsia="Times New Roman" w:hAnsi="Calibri" w:cs="Calibri"/>
                <w:kern w:val="0"/>
                <w:lang w:eastAsia="es-ES"/>
                <w14:ligatures w14:val="none"/>
              </w:rPr>
            </w:pPr>
            <w:r w:rsidRPr="00804D82">
              <w:rPr>
                <w:rFonts w:ascii="Calibri" w:eastAsia="Times New Roman" w:hAnsi="Calibri" w:cs="Calibri"/>
                <w:b/>
                <w:bCs/>
                <w:color w:val="000000"/>
                <w:kern w:val="0"/>
                <w:lang w:eastAsia="es-ES"/>
                <w14:ligatures w14:val="none"/>
              </w:rPr>
              <w:t>lun 06/05/24</w:t>
            </w:r>
          </w:p>
        </w:tc>
      </w:tr>
      <w:tr w:rsidR="00804D82" w:rsidRPr="00804D82" w14:paraId="761283BD" w14:textId="77777777" w:rsidTr="00C56B9E">
        <w:tc>
          <w:tcPr>
            <w:tcW w:w="1350" w:type="dxa"/>
            <w:shd w:val="clear" w:color="auto" w:fill="AEAAAA" w:themeFill="background2" w:themeFillShade="BF"/>
            <w:vAlign w:val="center"/>
            <w:hideMark/>
          </w:tcPr>
          <w:p w14:paraId="539DCBC8" w14:textId="77777777" w:rsidR="00804D82" w:rsidRPr="00095AC0" w:rsidRDefault="00804D82" w:rsidP="00095AC0">
            <w:pPr>
              <w:jc w:val="left"/>
              <w:rPr>
                <w:rFonts w:ascii="Calibri" w:eastAsia="Times New Roman" w:hAnsi="Calibri" w:cs="Calibri"/>
                <w:b/>
                <w:bCs/>
                <w:kern w:val="0"/>
                <w:lang w:eastAsia="es-ES"/>
                <w14:ligatures w14:val="none"/>
              </w:rPr>
            </w:pPr>
            <w:r w:rsidRPr="00095AC0">
              <w:rPr>
                <w:rFonts w:ascii="Calibri" w:eastAsia="Times New Roman" w:hAnsi="Calibri" w:cs="Calibri"/>
                <w:b/>
                <w:bCs/>
                <w:color w:val="000000"/>
                <w:kern w:val="0"/>
                <w:lang w:eastAsia="es-ES"/>
                <w14:ligatures w14:val="none"/>
              </w:rPr>
              <w:t>1.4.2.1</w:t>
            </w:r>
          </w:p>
        </w:tc>
        <w:tc>
          <w:tcPr>
            <w:tcW w:w="3323" w:type="dxa"/>
            <w:shd w:val="clear" w:color="auto" w:fill="FFFFFF" w:themeFill="background1"/>
            <w:vAlign w:val="center"/>
            <w:hideMark/>
          </w:tcPr>
          <w:p w14:paraId="679F9949" w14:textId="42B32A74" w:rsidR="00804D82" w:rsidRPr="00804D82" w:rsidRDefault="00804D82" w:rsidP="00A56379">
            <w:pPr>
              <w:jc w:val="left"/>
              <w:rPr>
                <w:rFonts w:ascii="Calibri" w:eastAsia="Times New Roman" w:hAnsi="Calibri" w:cs="Calibri"/>
                <w:kern w:val="0"/>
                <w:lang w:eastAsia="es-ES"/>
                <w14:ligatures w14:val="none"/>
              </w:rPr>
            </w:pPr>
            <w:r w:rsidRPr="00804D82">
              <w:rPr>
                <w:rFonts w:ascii="Calibri" w:eastAsia="Times New Roman" w:hAnsi="Calibri" w:cs="Calibri"/>
                <w:color w:val="000000"/>
                <w:kern w:val="0"/>
                <w:lang w:eastAsia="es-ES"/>
                <w14:ligatures w14:val="none"/>
              </w:rPr>
              <w:t>Extraer alertas del middleware</w:t>
            </w:r>
          </w:p>
        </w:tc>
        <w:tc>
          <w:tcPr>
            <w:tcW w:w="1211" w:type="dxa"/>
            <w:shd w:val="clear" w:color="auto" w:fill="FFFFFF" w:themeFill="background1"/>
            <w:vAlign w:val="center"/>
            <w:hideMark/>
          </w:tcPr>
          <w:p w14:paraId="70C8795B" w14:textId="77777777" w:rsidR="00804D82" w:rsidRPr="00804D82" w:rsidRDefault="00804D82" w:rsidP="00A56379">
            <w:pPr>
              <w:jc w:val="center"/>
              <w:rPr>
                <w:rFonts w:ascii="Calibri" w:eastAsia="Times New Roman" w:hAnsi="Calibri" w:cs="Calibri"/>
                <w:kern w:val="0"/>
                <w:lang w:eastAsia="es-ES"/>
                <w14:ligatures w14:val="none"/>
              </w:rPr>
            </w:pPr>
            <w:r w:rsidRPr="00804D82">
              <w:rPr>
                <w:rFonts w:ascii="Calibri" w:eastAsia="Times New Roman" w:hAnsi="Calibri" w:cs="Calibri"/>
                <w:color w:val="000000"/>
                <w:kern w:val="0"/>
                <w:lang w:eastAsia="es-ES"/>
                <w14:ligatures w14:val="none"/>
              </w:rPr>
              <w:t>11 hrs</w:t>
            </w:r>
          </w:p>
        </w:tc>
        <w:tc>
          <w:tcPr>
            <w:tcW w:w="1296" w:type="dxa"/>
            <w:shd w:val="clear" w:color="auto" w:fill="FFFFFF" w:themeFill="background1"/>
            <w:vAlign w:val="center"/>
            <w:hideMark/>
          </w:tcPr>
          <w:p w14:paraId="3CA3E03E" w14:textId="77777777" w:rsidR="00804D82" w:rsidRPr="00804D82" w:rsidRDefault="00804D82" w:rsidP="00A56379">
            <w:pPr>
              <w:jc w:val="center"/>
              <w:rPr>
                <w:rFonts w:ascii="Calibri" w:eastAsia="Times New Roman" w:hAnsi="Calibri" w:cs="Calibri"/>
                <w:kern w:val="0"/>
                <w:lang w:eastAsia="es-ES"/>
                <w14:ligatures w14:val="none"/>
              </w:rPr>
            </w:pPr>
            <w:r w:rsidRPr="00804D82">
              <w:rPr>
                <w:rFonts w:ascii="Calibri" w:eastAsia="Times New Roman" w:hAnsi="Calibri" w:cs="Calibri"/>
                <w:color w:val="000000"/>
                <w:kern w:val="0"/>
                <w:lang w:eastAsia="es-ES"/>
                <w14:ligatures w14:val="none"/>
              </w:rPr>
              <w:t>vie 12/04/24</w:t>
            </w:r>
          </w:p>
        </w:tc>
        <w:tc>
          <w:tcPr>
            <w:tcW w:w="1320" w:type="dxa"/>
            <w:shd w:val="clear" w:color="auto" w:fill="FFFFFF" w:themeFill="background1"/>
            <w:vAlign w:val="center"/>
            <w:hideMark/>
          </w:tcPr>
          <w:p w14:paraId="75DE8EA0" w14:textId="77777777" w:rsidR="00804D82" w:rsidRPr="00804D82" w:rsidRDefault="00804D82" w:rsidP="00A56379">
            <w:pPr>
              <w:jc w:val="center"/>
              <w:rPr>
                <w:rFonts w:ascii="Calibri" w:eastAsia="Times New Roman" w:hAnsi="Calibri" w:cs="Calibri"/>
                <w:kern w:val="0"/>
                <w:lang w:eastAsia="es-ES"/>
                <w14:ligatures w14:val="none"/>
              </w:rPr>
            </w:pPr>
            <w:r w:rsidRPr="00804D82">
              <w:rPr>
                <w:rFonts w:ascii="Calibri" w:eastAsia="Times New Roman" w:hAnsi="Calibri" w:cs="Calibri"/>
                <w:color w:val="000000"/>
                <w:kern w:val="0"/>
                <w:lang w:eastAsia="es-ES"/>
                <w14:ligatures w14:val="none"/>
              </w:rPr>
              <w:t>lun 15/04/24</w:t>
            </w:r>
          </w:p>
        </w:tc>
      </w:tr>
      <w:tr w:rsidR="00804D82" w:rsidRPr="00804D82" w14:paraId="63317846" w14:textId="77777777" w:rsidTr="00C56B9E">
        <w:tc>
          <w:tcPr>
            <w:tcW w:w="1350" w:type="dxa"/>
            <w:shd w:val="clear" w:color="auto" w:fill="AEAAAA" w:themeFill="background2" w:themeFillShade="BF"/>
            <w:vAlign w:val="center"/>
            <w:hideMark/>
          </w:tcPr>
          <w:p w14:paraId="3F54CDFD" w14:textId="77777777" w:rsidR="00804D82" w:rsidRPr="00095AC0" w:rsidRDefault="00804D82" w:rsidP="00095AC0">
            <w:pPr>
              <w:jc w:val="left"/>
              <w:rPr>
                <w:rFonts w:ascii="Calibri" w:eastAsia="Times New Roman" w:hAnsi="Calibri" w:cs="Calibri"/>
                <w:b/>
                <w:bCs/>
                <w:kern w:val="0"/>
                <w:lang w:eastAsia="es-ES"/>
                <w14:ligatures w14:val="none"/>
              </w:rPr>
            </w:pPr>
            <w:r w:rsidRPr="00095AC0">
              <w:rPr>
                <w:rFonts w:ascii="Calibri" w:eastAsia="Times New Roman" w:hAnsi="Calibri" w:cs="Calibri"/>
                <w:b/>
                <w:bCs/>
                <w:color w:val="000000"/>
                <w:kern w:val="0"/>
                <w:lang w:eastAsia="es-ES"/>
                <w14:ligatures w14:val="none"/>
              </w:rPr>
              <w:t>1.4.2.2</w:t>
            </w:r>
          </w:p>
        </w:tc>
        <w:tc>
          <w:tcPr>
            <w:tcW w:w="3323" w:type="dxa"/>
            <w:shd w:val="clear" w:color="auto" w:fill="FFFFFF" w:themeFill="background1"/>
            <w:vAlign w:val="center"/>
            <w:hideMark/>
          </w:tcPr>
          <w:p w14:paraId="336F4524" w14:textId="27EE2A64" w:rsidR="00804D82" w:rsidRPr="00804D82" w:rsidRDefault="00804D82" w:rsidP="00A56379">
            <w:pPr>
              <w:jc w:val="left"/>
              <w:rPr>
                <w:rFonts w:ascii="Calibri" w:eastAsia="Times New Roman" w:hAnsi="Calibri" w:cs="Calibri"/>
                <w:kern w:val="0"/>
                <w:lang w:eastAsia="es-ES"/>
                <w14:ligatures w14:val="none"/>
              </w:rPr>
            </w:pPr>
            <w:r w:rsidRPr="00804D82">
              <w:rPr>
                <w:rFonts w:ascii="Calibri" w:eastAsia="Times New Roman" w:hAnsi="Calibri" w:cs="Calibri"/>
                <w:color w:val="000000"/>
                <w:kern w:val="0"/>
                <w:lang w:eastAsia="es-ES"/>
                <w14:ligatures w14:val="none"/>
              </w:rPr>
              <w:t>Extraer mensajes del middleware</w:t>
            </w:r>
          </w:p>
        </w:tc>
        <w:tc>
          <w:tcPr>
            <w:tcW w:w="1211" w:type="dxa"/>
            <w:shd w:val="clear" w:color="auto" w:fill="FFFFFF" w:themeFill="background1"/>
            <w:vAlign w:val="center"/>
            <w:hideMark/>
          </w:tcPr>
          <w:p w14:paraId="4EBC54F0" w14:textId="77777777" w:rsidR="00804D82" w:rsidRPr="00804D82" w:rsidRDefault="00804D82" w:rsidP="00A56379">
            <w:pPr>
              <w:jc w:val="center"/>
              <w:rPr>
                <w:rFonts w:ascii="Calibri" w:eastAsia="Times New Roman" w:hAnsi="Calibri" w:cs="Calibri"/>
                <w:kern w:val="0"/>
                <w:lang w:eastAsia="es-ES"/>
                <w14:ligatures w14:val="none"/>
              </w:rPr>
            </w:pPr>
            <w:r w:rsidRPr="00804D82">
              <w:rPr>
                <w:rFonts w:ascii="Calibri" w:eastAsia="Times New Roman" w:hAnsi="Calibri" w:cs="Calibri"/>
                <w:color w:val="000000"/>
                <w:kern w:val="0"/>
                <w:lang w:eastAsia="es-ES"/>
                <w14:ligatures w14:val="none"/>
              </w:rPr>
              <w:t>11 hrs</w:t>
            </w:r>
          </w:p>
        </w:tc>
        <w:tc>
          <w:tcPr>
            <w:tcW w:w="1296" w:type="dxa"/>
            <w:shd w:val="clear" w:color="auto" w:fill="FFFFFF" w:themeFill="background1"/>
            <w:vAlign w:val="center"/>
            <w:hideMark/>
          </w:tcPr>
          <w:p w14:paraId="4272820F" w14:textId="77777777" w:rsidR="00804D82" w:rsidRPr="00804D82" w:rsidRDefault="00804D82" w:rsidP="00A56379">
            <w:pPr>
              <w:jc w:val="center"/>
              <w:rPr>
                <w:rFonts w:ascii="Calibri" w:eastAsia="Times New Roman" w:hAnsi="Calibri" w:cs="Calibri"/>
                <w:kern w:val="0"/>
                <w:lang w:eastAsia="es-ES"/>
                <w14:ligatures w14:val="none"/>
              </w:rPr>
            </w:pPr>
            <w:r w:rsidRPr="00804D82">
              <w:rPr>
                <w:rFonts w:ascii="Calibri" w:eastAsia="Times New Roman" w:hAnsi="Calibri" w:cs="Calibri"/>
                <w:color w:val="000000"/>
                <w:kern w:val="0"/>
                <w:lang w:eastAsia="es-ES"/>
                <w14:ligatures w14:val="none"/>
              </w:rPr>
              <w:t>vie 12/04/24</w:t>
            </w:r>
          </w:p>
        </w:tc>
        <w:tc>
          <w:tcPr>
            <w:tcW w:w="1320" w:type="dxa"/>
            <w:shd w:val="clear" w:color="auto" w:fill="FFFFFF" w:themeFill="background1"/>
            <w:vAlign w:val="center"/>
            <w:hideMark/>
          </w:tcPr>
          <w:p w14:paraId="3DF460C7" w14:textId="77777777" w:rsidR="00804D82" w:rsidRPr="00804D82" w:rsidRDefault="00804D82" w:rsidP="00A56379">
            <w:pPr>
              <w:jc w:val="center"/>
              <w:rPr>
                <w:rFonts w:ascii="Calibri" w:eastAsia="Times New Roman" w:hAnsi="Calibri" w:cs="Calibri"/>
                <w:kern w:val="0"/>
                <w:lang w:eastAsia="es-ES"/>
                <w14:ligatures w14:val="none"/>
              </w:rPr>
            </w:pPr>
            <w:r w:rsidRPr="00804D82">
              <w:rPr>
                <w:rFonts w:ascii="Calibri" w:eastAsia="Times New Roman" w:hAnsi="Calibri" w:cs="Calibri"/>
                <w:color w:val="000000"/>
                <w:kern w:val="0"/>
                <w:lang w:eastAsia="es-ES"/>
                <w14:ligatures w14:val="none"/>
              </w:rPr>
              <w:t>lun 15/04/24</w:t>
            </w:r>
          </w:p>
        </w:tc>
      </w:tr>
      <w:tr w:rsidR="00804D82" w:rsidRPr="00804D82" w14:paraId="17080972" w14:textId="77777777" w:rsidTr="00C56B9E">
        <w:tc>
          <w:tcPr>
            <w:tcW w:w="1350" w:type="dxa"/>
            <w:shd w:val="clear" w:color="auto" w:fill="AEAAAA" w:themeFill="background2" w:themeFillShade="BF"/>
            <w:vAlign w:val="center"/>
            <w:hideMark/>
          </w:tcPr>
          <w:p w14:paraId="7BE0084B" w14:textId="77777777" w:rsidR="00804D82" w:rsidRPr="00095AC0" w:rsidRDefault="00804D82" w:rsidP="00095AC0">
            <w:pPr>
              <w:jc w:val="left"/>
              <w:rPr>
                <w:rFonts w:ascii="Calibri" w:eastAsia="Times New Roman" w:hAnsi="Calibri" w:cs="Calibri"/>
                <w:b/>
                <w:bCs/>
                <w:kern w:val="0"/>
                <w:lang w:eastAsia="es-ES"/>
                <w14:ligatures w14:val="none"/>
              </w:rPr>
            </w:pPr>
            <w:r w:rsidRPr="00095AC0">
              <w:rPr>
                <w:rFonts w:ascii="Calibri" w:eastAsia="Times New Roman" w:hAnsi="Calibri" w:cs="Calibri"/>
                <w:b/>
                <w:bCs/>
                <w:color w:val="000000"/>
                <w:kern w:val="0"/>
                <w:lang w:eastAsia="es-ES"/>
                <w14:ligatures w14:val="none"/>
              </w:rPr>
              <w:t>1.4.2.3</w:t>
            </w:r>
          </w:p>
        </w:tc>
        <w:tc>
          <w:tcPr>
            <w:tcW w:w="3323" w:type="dxa"/>
            <w:shd w:val="clear" w:color="auto" w:fill="FFFFFF" w:themeFill="background1"/>
            <w:vAlign w:val="center"/>
            <w:hideMark/>
          </w:tcPr>
          <w:p w14:paraId="5CAB108B" w14:textId="165A55AE" w:rsidR="00804D82" w:rsidRPr="00804D82" w:rsidRDefault="00804D82" w:rsidP="00A56379">
            <w:pPr>
              <w:jc w:val="left"/>
              <w:rPr>
                <w:rFonts w:ascii="Arial" w:eastAsia="Times New Roman" w:hAnsi="Arial" w:cs="Arial"/>
                <w:kern w:val="0"/>
                <w:sz w:val="20"/>
                <w:szCs w:val="20"/>
                <w:lang w:eastAsia="es-ES"/>
                <w14:ligatures w14:val="none"/>
              </w:rPr>
            </w:pPr>
            <w:r w:rsidRPr="00804D82">
              <w:rPr>
                <w:rFonts w:ascii="Arial" w:eastAsia="Times New Roman" w:hAnsi="Arial" w:cs="Arial"/>
                <w:color w:val="000000"/>
                <w:kern w:val="0"/>
                <w:sz w:val="20"/>
                <w:szCs w:val="20"/>
                <w:lang w:eastAsia="es-ES"/>
                <w14:ligatures w14:val="none"/>
              </w:rPr>
              <w:t>Listado de conversaciones</w:t>
            </w:r>
          </w:p>
        </w:tc>
        <w:tc>
          <w:tcPr>
            <w:tcW w:w="1211" w:type="dxa"/>
            <w:shd w:val="clear" w:color="auto" w:fill="FFFFFF" w:themeFill="background1"/>
            <w:vAlign w:val="center"/>
            <w:hideMark/>
          </w:tcPr>
          <w:p w14:paraId="29A68288" w14:textId="77777777" w:rsidR="00804D82" w:rsidRPr="00804D82" w:rsidRDefault="00804D82" w:rsidP="00A56379">
            <w:pPr>
              <w:jc w:val="center"/>
              <w:rPr>
                <w:rFonts w:ascii="Calibri" w:eastAsia="Times New Roman" w:hAnsi="Calibri" w:cs="Calibri"/>
                <w:kern w:val="0"/>
                <w:lang w:eastAsia="es-ES"/>
                <w14:ligatures w14:val="none"/>
              </w:rPr>
            </w:pPr>
            <w:r w:rsidRPr="00804D82">
              <w:rPr>
                <w:rFonts w:ascii="Calibri" w:eastAsia="Times New Roman" w:hAnsi="Calibri" w:cs="Calibri"/>
                <w:color w:val="000000"/>
                <w:kern w:val="0"/>
                <w:lang w:eastAsia="es-ES"/>
                <w14:ligatures w14:val="none"/>
              </w:rPr>
              <w:t>10 hrs</w:t>
            </w:r>
          </w:p>
        </w:tc>
        <w:tc>
          <w:tcPr>
            <w:tcW w:w="1296" w:type="dxa"/>
            <w:shd w:val="clear" w:color="auto" w:fill="FFFFFF" w:themeFill="background1"/>
            <w:vAlign w:val="center"/>
            <w:hideMark/>
          </w:tcPr>
          <w:p w14:paraId="04646647" w14:textId="77777777" w:rsidR="00804D82" w:rsidRPr="00804D82" w:rsidRDefault="00804D82" w:rsidP="00A56379">
            <w:pPr>
              <w:jc w:val="center"/>
              <w:rPr>
                <w:rFonts w:ascii="Calibri" w:eastAsia="Times New Roman" w:hAnsi="Calibri" w:cs="Calibri"/>
                <w:kern w:val="0"/>
                <w:lang w:eastAsia="es-ES"/>
                <w14:ligatures w14:val="none"/>
              </w:rPr>
            </w:pPr>
            <w:r w:rsidRPr="00804D82">
              <w:rPr>
                <w:rFonts w:ascii="Calibri" w:eastAsia="Times New Roman" w:hAnsi="Calibri" w:cs="Calibri"/>
                <w:color w:val="000000"/>
                <w:kern w:val="0"/>
                <w:lang w:eastAsia="es-ES"/>
                <w14:ligatures w14:val="none"/>
              </w:rPr>
              <w:t>lun 15/04/24</w:t>
            </w:r>
          </w:p>
        </w:tc>
        <w:tc>
          <w:tcPr>
            <w:tcW w:w="1320" w:type="dxa"/>
            <w:shd w:val="clear" w:color="auto" w:fill="FFFFFF" w:themeFill="background1"/>
            <w:vAlign w:val="center"/>
            <w:hideMark/>
          </w:tcPr>
          <w:p w14:paraId="1AB46EB6" w14:textId="77777777" w:rsidR="00804D82" w:rsidRPr="00804D82" w:rsidRDefault="00804D82" w:rsidP="00A56379">
            <w:pPr>
              <w:jc w:val="center"/>
              <w:rPr>
                <w:rFonts w:ascii="Calibri" w:eastAsia="Times New Roman" w:hAnsi="Calibri" w:cs="Calibri"/>
                <w:kern w:val="0"/>
                <w:lang w:eastAsia="es-ES"/>
                <w14:ligatures w14:val="none"/>
              </w:rPr>
            </w:pPr>
            <w:r w:rsidRPr="00804D82">
              <w:rPr>
                <w:rFonts w:ascii="Calibri" w:eastAsia="Times New Roman" w:hAnsi="Calibri" w:cs="Calibri"/>
                <w:color w:val="000000"/>
                <w:kern w:val="0"/>
                <w:lang w:eastAsia="es-ES"/>
                <w14:ligatures w14:val="none"/>
              </w:rPr>
              <w:t>mar 16/04/24</w:t>
            </w:r>
          </w:p>
        </w:tc>
      </w:tr>
      <w:tr w:rsidR="00804D82" w:rsidRPr="00804D82" w14:paraId="7CA6C758" w14:textId="77777777" w:rsidTr="00C56B9E">
        <w:tc>
          <w:tcPr>
            <w:tcW w:w="1350" w:type="dxa"/>
            <w:shd w:val="clear" w:color="auto" w:fill="AEAAAA" w:themeFill="background2" w:themeFillShade="BF"/>
            <w:vAlign w:val="center"/>
            <w:hideMark/>
          </w:tcPr>
          <w:p w14:paraId="2A5F1F46" w14:textId="77777777" w:rsidR="00804D82" w:rsidRPr="00095AC0" w:rsidRDefault="00804D82" w:rsidP="00095AC0">
            <w:pPr>
              <w:jc w:val="left"/>
              <w:rPr>
                <w:rFonts w:ascii="Calibri" w:eastAsia="Times New Roman" w:hAnsi="Calibri" w:cs="Calibri"/>
                <w:b/>
                <w:bCs/>
                <w:kern w:val="0"/>
                <w:lang w:eastAsia="es-ES"/>
                <w14:ligatures w14:val="none"/>
              </w:rPr>
            </w:pPr>
            <w:r w:rsidRPr="00095AC0">
              <w:rPr>
                <w:rFonts w:ascii="Calibri" w:eastAsia="Times New Roman" w:hAnsi="Calibri" w:cs="Calibri"/>
                <w:b/>
                <w:bCs/>
                <w:color w:val="000000"/>
                <w:kern w:val="0"/>
                <w:lang w:eastAsia="es-ES"/>
                <w14:ligatures w14:val="none"/>
              </w:rPr>
              <w:lastRenderedPageBreak/>
              <w:t>1.4.2.4</w:t>
            </w:r>
          </w:p>
        </w:tc>
        <w:tc>
          <w:tcPr>
            <w:tcW w:w="3323" w:type="dxa"/>
            <w:shd w:val="clear" w:color="auto" w:fill="FFFFFF" w:themeFill="background1"/>
            <w:vAlign w:val="center"/>
            <w:hideMark/>
          </w:tcPr>
          <w:p w14:paraId="1E3F9780" w14:textId="3787D1F1" w:rsidR="00804D82" w:rsidRPr="00804D82" w:rsidRDefault="00804D82" w:rsidP="00A56379">
            <w:pPr>
              <w:jc w:val="left"/>
              <w:rPr>
                <w:rFonts w:ascii="Calibri" w:eastAsia="Times New Roman" w:hAnsi="Calibri" w:cs="Calibri"/>
                <w:kern w:val="0"/>
                <w:lang w:eastAsia="es-ES"/>
                <w14:ligatures w14:val="none"/>
              </w:rPr>
            </w:pPr>
            <w:r w:rsidRPr="00804D82">
              <w:rPr>
                <w:rFonts w:ascii="Calibri" w:eastAsia="Times New Roman" w:hAnsi="Calibri" w:cs="Calibri"/>
                <w:color w:val="000000"/>
                <w:kern w:val="0"/>
                <w:lang w:eastAsia="es-ES"/>
                <w14:ligatures w14:val="none"/>
              </w:rPr>
              <w:t xml:space="preserve">Validación del </w:t>
            </w:r>
            <w:r w:rsidR="00F926F9" w:rsidRPr="00804D82">
              <w:rPr>
                <w:rFonts w:ascii="Calibri" w:eastAsia="Times New Roman" w:hAnsi="Calibri" w:cs="Calibri"/>
                <w:color w:val="000000"/>
                <w:kern w:val="0"/>
                <w:lang w:eastAsia="es-ES"/>
                <w14:ligatures w14:val="none"/>
              </w:rPr>
              <w:t>parámetro</w:t>
            </w:r>
            <w:r w:rsidRPr="00804D82">
              <w:rPr>
                <w:rFonts w:ascii="Calibri" w:eastAsia="Times New Roman" w:hAnsi="Calibri" w:cs="Calibri"/>
                <w:color w:val="000000"/>
                <w:kern w:val="0"/>
                <w:lang w:eastAsia="es-ES"/>
                <w14:ligatures w14:val="none"/>
              </w:rPr>
              <w:t xml:space="preserve"> de </w:t>
            </w:r>
            <w:r w:rsidR="00F926F9" w:rsidRPr="00804D82">
              <w:rPr>
                <w:rFonts w:ascii="Calibri" w:eastAsia="Times New Roman" w:hAnsi="Calibri" w:cs="Calibri"/>
                <w:color w:val="000000"/>
                <w:kern w:val="0"/>
                <w:lang w:eastAsia="es-ES"/>
                <w14:ligatures w14:val="none"/>
              </w:rPr>
              <w:t>búsqueda</w:t>
            </w:r>
          </w:p>
        </w:tc>
        <w:tc>
          <w:tcPr>
            <w:tcW w:w="1211" w:type="dxa"/>
            <w:shd w:val="clear" w:color="auto" w:fill="FFFFFF" w:themeFill="background1"/>
            <w:vAlign w:val="center"/>
            <w:hideMark/>
          </w:tcPr>
          <w:p w14:paraId="08A3BF87" w14:textId="77777777" w:rsidR="00804D82" w:rsidRPr="00804D82" w:rsidRDefault="00804D82" w:rsidP="00A56379">
            <w:pPr>
              <w:jc w:val="center"/>
              <w:rPr>
                <w:rFonts w:ascii="Calibri" w:eastAsia="Times New Roman" w:hAnsi="Calibri" w:cs="Calibri"/>
                <w:kern w:val="0"/>
                <w:lang w:eastAsia="es-ES"/>
                <w14:ligatures w14:val="none"/>
              </w:rPr>
            </w:pPr>
            <w:r w:rsidRPr="00804D82">
              <w:rPr>
                <w:rFonts w:ascii="Calibri" w:eastAsia="Times New Roman" w:hAnsi="Calibri" w:cs="Calibri"/>
                <w:color w:val="000000"/>
                <w:kern w:val="0"/>
                <w:lang w:eastAsia="es-ES"/>
                <w14:ligatures w14:val="none"/>
              </w:rPr>
              <w:t>12 hrs</w:t>
            </w:r>
          </w:p>
        </w:tc>
        <w:tc>
          <w:tcPr>
            <w:tcW w:w="1296" w:type="dxa"/>
            <w:shd w:val="clear" w:color="auto" w:fill="FFFFFF" w:themeFill="background1"/>
            <w:vAlign w:val="center"/>
            <w:hideMark/>
          </w:tcPr>
          <w:p w14:paraId="06C88F73" w14:textId="77777777" w:rsidR="00804D82" w:rsidRPr="00804D82" w:rsidRDefault="00804D82" w:rsidP="00A56379">
            <w:pPr>
              <w:jc w:val="center"/>
              <w:rPr>
                <w:rFonts w:ascii="Calibri" w:eastAsia="Times New Roman" w:hAnsi="Calibri" w:cs="Calibri"/>
                <w:kern w:val="0"/>
                <w:lang w:eastAsia="es-ES"/>
                <w14:ligatures w14:val="none"/>
              </w:rPr>
            </w:pPr>
            <w:r w:rsidRPr="00804D82">
              <w:rPr>
                <w:rFonts w:ascii="Calibri" w:eastAsia="Times New Roman" w:hAnsi="Calibri" w:cs="Calibri"/>
                <w:color w:val="000000"/>
                <w:kern w:val="0"/>
                <w:lang w:eastAsia="es-ES"/>
                <w14:ligatures w14:val="none"/>
              </w:rPr>
              <w:t>lun 15/04/24</w:t>
            </w:r>
          </w:p>
        </w:tc>
        <w:tc>
          <w:tcPr>
            <w:tcW w:w="1320" w:type="dxa"/>
            <w:shd w:val="clear" w:color="auto" w:fill="FFFFFF" w:themeFill="background1"/>
            <w:vAlign w:val="center"/>
            <w:hideMark/>
          </w:tcPr>
          <w:p w14:paraId="5733E360" w14:textId="77777777" w:rsidR="00804D82" w:rsidRPr="00804D82" w:rsidRDefault="00804D82" w:rsidP="00A56379">
            <w:pPr>
              <w:jc w:val="center"/>
              <w:rPr>
                <w:rFonts w:ascii="Calibri" w:eastAsia="Times New Roman" w:hAnsi="Calibri" w:cs="Calibri"/>
                <w:kern w:val="0"/>
                <w:lang w:eastAsia="es-ES"/>
                <w14:ligatures w14:val="none"/>
              </w:rPr>
            </w:pPr>
            <w:r w:rsidRPr="00804D82">
              <w:rPr>
                <w:rFonts w:ascii="Calibri" w:eastAsia="Times New Roman" w:hAnsi="Calibri" w:cs="Calibri"/>
                <w:color w:val="000000"/>
                <w:kern w:val="0"/>
                <w:lang w:eastAsia="es-ES"/>
                <w14:ligatures w14:val="none"/>
              </w:rPr>
              <w:t>mar 16/04/24</w:t>
            </w:r>
          </w:p>
        </w:tc>
      </w:tr>
      <w:tr w:rsidR="00804D82" w:rsidRPr="00804D82" w14:paraId="019D5E46" w14:textId="77777777" w:rsidTr="00C56B9E">
        <w:tc>
          <w:tcPr>
            <w:tcW w:w="1350" w:type="dxa"/>
            <w:shd w:val="clear" w:color="auto" w:fill="AEAAAA" w:themeFill="background2" w:themeFillShade="BF"/>
            <w:vAlign w:val="center"/>
            <w:hideMark/>
          </w:tcPr>
          <w:p w14:paraId="253A6345" w14:textId="77777777" w:rsidR="00804D82" w:rsidRPr="00095AC0" w:rsidRDefault="00804D82" w:rsidP="00095AC0">
            <w:pPr>
              <w:jc w:val="left"/>
              <w:rPr>
                <w:rFonts w:ascii="Calibri" w:eastAsia="Times New Roman" w:hAnsi="Calibri" w:cs="Calibri"/>
                <w:b/>
                <w:bCs/>
                <w:kern w:val="0"/>
                <w:lang w:eastAsia="es-ES"/>
                <w14:ligatures w14:val="none"/>
              </w:rPr>
            </w:pPr>
            <w:r w:rsidRPr="00095AC0">
              <w:rPr>
                <w:rFonts w:ascii="Calibri" w:eastAsia="Times New Roman" w:hAnsi="Calibri" w:cs="Calibri"/>
                <w:b/>
                <w:bCs/>
                <w:color w:val="000000"/>
                <w:kern w:val="0"/>
                <w:lang w:eastAsia="es-ES"/>
                <w14:ligatures w14:val="none"/>
              </w:rPr>
              <w:t>1.4.2.5</w:t>
            </w:r>
          </w:p>
        </w:tc>
        <w:tc>
          <w:tcPr>
            <w:tcW w:w="3323" w:type="dxa"/>
            <w:shd w:val="clear" w:color="auto" w:fill="FFFFFF" w:themeFill="background1"/>
            <w:vAlign w:val="center"/>
            <w:hideMark/>
          </w:tcPr>
          <w:p w14:paraId="4BFF21E9" w14:textId="1683AE25" w:rsidR="00804D82" w:rsidRPr="00804D82" w:rsidRDefault="00804D82" w:rsidP="00A56379">
            <w:pPr>
              <w:jc w:val="left"/>
              <w:rPr>
                <w:rFonts w:ascii="Calibri" w:eastAsia="Times New Roman" w:hAnsi="Calibri" w:cs="Calibri"/>
                <w:kern w:val="0"/>
                <w:lang w:eastAsia="es-ES"/>
                <w14:ligatures w14:val="none"/>
              </w:rPr>
            </w:pPr>
            <w:r w:rsidRPr="00804D82">
              <w:rPr>
                <w:rFonts w:ascii="Calibri" w:eastAsia="Times New Roman" w:hAnsi="Calibri" w:cs="Calibri"/>
                <w:color w:val="000000"/>
                <w:kern w:val="0"/>
                <w:lang w:eastAsia="es-ES"/>
                <w14:ligatures w14:val="none"/>
              </w:rPr>
              <w:t>Validar alerta</w:t>
            </w:r>
          </w:p>
        </w:tc>
        <w:tc>
          <w:tcPr>
            <w:tcW w:w="1211" w:type="dxa"/>
            <w:shd w:val="clear" w:color="auto" w:fill="FFFFFF" w:themeFill="background1"/>
            <w:vAlign w:val="center"/>
            <w:hideMark/>
          </w:tcPr>
          <w:p w14:paraId="15C4CB4D" w14:textId="77777777" w:rsidR="00804D82" w:rsidRPr="00804D82" w:rsidRDefault="00804D82" w:rsidP="00A56379">
            <w:pPr>
              <w:jc w:val="center"/>
              <w:rPr>
                <w:rFonts w:ascii="Calibri" w:eastAsia="Times New Roman" w:hAnsi="Calibri" w:cs="Calibri"/>
                <w:kern w:val="0"/>
                <w:lang w:eastAsia="es-ES"/>
                <w14:ligatures w14:val="none"/>
              </w:rPr>
            </w:pPr>
            <w:r w:rsidRPr="00804D82">
              <w:rPr>
                <w:rFonts w:ascii="Calibri" w:eastAsia="Times New Roman" w:hAnsi="Calibri" w:cs="Calibri"/>
                <w:color w:val="000000"/>
                <w:kern w:val="0"/>
                <w:lang w:eastAsia="es-ES"/>
                <w14:ligatures w14:val="none"/>
              </w:rPr>
              <w:t>12 hrs</w:t>
            </w:r>
          </w:p>
        </w:tc>
        <w:tc>
          <w:tcPr>
            <w:tcW w:w="1296" w:type="dxa"/>
            <w:shd w:val="clear" w:color="auto" w:fill="FFFFFF" w:themeFill="background1"/>
            <w:vAlign w:val="center"/>
            <w:hideMark/>
          </w:tcPr>
          <w:p w14:paraId="65B532E8" w14:textId="77777777" w:rsidR="00804D82" w:rsidRPr="00804D82" w:rsidRDefault="00804D82" w:rsidP="00A56379">
            <w:pPr>
              <w:jc w:val="center"/>
              <w:rPr>
                <w:rFonts w:ascii="Calibri" w:eastAsia="Times New Roman" w:hAnsi="Calibri" w:cs="Calibri"/>
                <w:kern w:val="0"/>
                <w:lang w:eastAsia="es-ES"/>
                <w14:ligatures w14:val="none"/>
              </w:rPr>
            </w:pPr>
            <w:r w:rsidRPr="00804D82">
              <w:rPr>
                <w:rFonts w:ascii="Calibri" w:eastAsia="Times New Roman" w:hAnsi="Calibri" w:cs="Calibri"/>
                <w:color w:val="000000"/>
                <w:kern w:val="0"/>
                <w:lang w:eastAsia="es-ES"/>
                <w14:ligatures w14:val="none"/>
              </w:rPr>
              <w:t>lun 15/04/24</w:t>
            </w:r>
          </w:p>
        </w:tc>
        <w:tc>
          <w:tcPr>
            <w:tcW w:w="1320" w:type="dxa"/>
            <w:shd w:val="clear" w:color="auto" w:fill="FFFFFF" w:themeFill="background1"/>
            <w:vAlign w:val="center"/>
            <w:hideMark/>
          </w:tcPr>
          <w:p w14:paraId="736EED95" w14:textId="77777777" w:rsidR="00804D82" w:rsidRPr="00804D82" w:rsidRDefault="00804D82" w:rsidP="00A56379">
            <w:pPr>
              <w:jc w:val="center"/>
              <w:rPr>
                <w:rFonts w:ascii="Calibri" w:eastAsia="Times New Roman" w:hAnsi="Calibri" w:cs="Calibri"/>
                <w:kern w:val="0"/>
                <w:lang w:eastAsia="es-ES"/>
                <w14:ligatures w14:val="none"/>
              </w:rPr>
            </w:pPr>
            <w:r w:rsidRPr="00804D82">
              <w:rPr>
                <w:rFonts w:ascii="Calibri" w:eastAsia="Times New Roman" w:hAnsi="Calibri" w:cs="Calibri"/>
                <w:color w:val="000000"/>
                <w:kern w:val="0"/>
                <w:lang w:eastAsia="es-ES"/>
                <w14:ligatures w14:val="none"/>
              </w:rPr>
              <w:t>mar 16/04/24</w:t>
            </w:r>
          </w:p>
        </w:tc>
      </w:tr>
      <w:tr w:rsidR="00804D82" w:rsidRPr="00804D82" w14:paraId="1D55B697" w14:textId="77777777" w:rsidTr="00C56B9E">
        <w:tc>
          <w:tcPr>
            <w:tcW w:w="1350" w:type="dxa"/>
            <w:shd w:val="clear" w:color="auto" w:fill="AEAAAA" w:themeFill="background2" w:themeFillShade="BF"/>
            <w:vAlign w:val="center"/>
            <w:hideMark/>
          </w:tcPr>
          <w:p w14:paraId="0D3661B3" w14:textId="77777777" w:rsidR="00804D82" w:rsidRPr="00095AC0" w:rsidRDefault="00804D82" w:rsidP="00095AC0">
            <w:pPr>
              <w:jc w:val="left"/>
              <w:rPr>
                <w:rFonts w:ascii="Calibri" w:eastAsia="Times New Roman" w:hAnsi="Calibri" w:cs="Calibri"/>
                <w:b/>
                <w:bCs/>
                <w:kern w:val="0"/>
                <w:lang w:eastAsia="es-ES"/>
                <w14:ligatures w14:val="none"/>
              </w:rPr>
            </w:pPr>
            <w:r w:rsidRPr="00095AC0">
              <w:rPr>
                <w:rFonts w:ascii="Calibri" w:eastAsia="Times New Roman" w:hAnsi="Calibri" w:cs="Calibri"/>
                <w:b/>
                <w:bCs/>
                <w:color w:val="000000"/>
                <w:kern w:val="0"/>
                <w:lang w:eastAsia="es-ES"/>
                <w14:ligatures w14:val="none"/>
              </w:rPr>
              <w:t>1.4.2.6</w:t>
            </w:r>
          </w:p>
        </w:tc>
        <w:tc>
          <w:tcPr>
            <w:tcW w:w="3323" w:type="dxa"/>
            <w:shd w:val="clear" w:color="auto" w:fill="FFFFFF" w:themeFill="background1"/>
            <w:vAlign w:val="center"/>
            <w:hideMark/>
          </w:tcPr>
          <w:p w14:paraId="7A4EC154" w14:textId="58C35828" w:rsidR="00804D82" w:rsidRPr="00804D82" w:rsidRDefault="00804D82" w:rsidP="00A56379">
            <w:pPr>
              <w:jc w:val="left"/>
              <w:rPr>
                <w:rFonts w:ascii="Arial" w:eastAsia="Times New Roman" w:hAnsi="Arial" w:cs="Arial"/>
                <w:kern w:val="0"/>
                <w:sz w:val="20"/>
                <w:szCs w:val="20"/>
                <w:lang w:eastAsia="es-ES"/>
                <w14:ligatures w14:val="none"/>
              </w:rPr>
            </w:pPr>
            <w:r w:rsidRPr="00804D82">
              <w:rPr>
                <w:rFonts w:ascii="Arial" w:eastAsia="Times New Roman" w:hAnsi="Arial" w:cs="Arial"/>
                <w:color w:val="000000"/>
                <w:kern w:val="0"/>
                <w:sz w:val="20"/>
                <w:szCs w:val="20"/>
                <w:lang w:eastAsia="es-ES"/>
                <w14:ligatures w14:val="none"/>
              </w:rPr>
              <w:t>Enviar alerta</w:t>
            </w:r>
          </w:p>
        </w:tc>
        <w:tc>
          <w:tcPr>
            <w:tcW w:w="1211" w:type="dxa"/>
            <w:shd w:val="clear" w:color="auto" w:fill="FFFFFF" w:themeFill="background1"/>
            <w:vAlign w:val="center"/>
            <w:hideMark/>
          </w:tcPr>
          <w:p w14:paraId="3A5BACCA" w14:textId="77777777" w:rsidR="00804D82" w:rsidRPr="00804D82" w:rsidRDefault="00804D82" w:rsidP="00A56379">
            <w:pPr>
              <w:jc w:val="center"/>
              <w:rPr>
                <w:rFonts w:ascii="Calibri" w:eastAsia="Times New Roman" w:hAnsi="Calibri" w:cs="Calibri"/>
                <w:kern w:val="0"/>
                <w:lang w:eastAsia="es-ES"/>
                <w14:ligatures w14:val="none"/>
              </w:rPr>
            </w:pPr>
            <w:r w:rsidRPr="00804D82">
              <w:rPr>
                <w:rFonts w:ascii="Calibri" w:eastAsia="Times New Roman" w:hAnsi="Calibri" w:cs="Calibri"/>
                <w:color w:val="000000"/>
                <w:kern w:val="0"/>
                <w:lang w:eastAsia="es-ES"/>
                <w14:ligatures w14:val="none"/>
              </w:rPr>
              <w:t>13 hrs</w:t>
            </w:r>
          </w:p>
        </w:tc>
        <w:tc>
          <w:tcPr>
            <w:tcW w:w="1296" w:type="dxa"/>
            <w:shd w:val="clear" w:color="auto" w:fill="FFFFFF" w:themeFill="background1"/>
            <w:vAlign w:val="center"/>
            <w:hideMark/>
          </w:tcPr>
          <w:p w14:paraId="315E8D43" w14:textId="77777777" w:rsidR="00804D82" w:rsidRPr="00804D82" w:rsidRDefault="00804D82" w:rsidP="00A56379">
            <w:pPr>
              <w:jc w:val="center"/>
              <w:rPr>
                <w:rFonts w:ascii="Calibri" w:eastAsia="Times New Roman" w:hAnsi="Calibri" w:cs="Calibri"/>
                <w:kern w:val="0"/>
                <w:lang w:eastAsia="es-ES"/>
                <w14:ligatures w14:val="none"/>
              </w:rPr>
            </w:pPr>
            <w:r w:rsidRPr="00804D82">
              <w:rPr>
                <w:rFonts w:ascii="Calibri" w:eastAsia="Times New Roman" w:hAnsi="Calibri" w:cs="Calibri"/>
                <w:color w:val="000000"/>
                <w:kern w:val="0"/>
                <w:lang w:eastAsia="es-ES"/>
                <w14:ligatures w14:val="none"/>
              </w:rPr>
              <w:t>mar 16/04/24</w:t>
            </w:r>
          </w:p>
        </w:tc>
        <w:tc>
          <w:tcPr>
            <w:tcW w:w="1320" w:type="dxa"/>
            <w:shd w:val="clear" w:color="auto" w:fill="FFFFFF" w:themeFill="background1"/>
            <w:vAlign w:val="center"/>
            <w:hideMark/>
          </w:tcPr>
          <w:p w14:paraId="135E2247" w14:textId="77777777" w:rsidR="00804D82" w:rsidRPr="00804D82" w:rsidRDefault="00804D82" w:rsidP="00A56379">
            <w:pPr>
              <w:jc w:val="center"/>
              <w:rPr>
                <w:rFonts w:ascii="Calibri" w:eastAsia="Times New Roman" w:hAnsi="Calibri" w:cs="Calibri"/>
                <w:kern w:val="0"/>
                <w:lang w:eastAsia="es-ES"/>
                <w14:ligatures w14:val="none"/>
              </w:rPr>
            </w:pPr>
            <w:r w:rsidRPr="00804D82">
              <w:rPr>
                <w:rFonts w:ascii="Calibri" w:eastAsia="Times New Roman" w:hAnsi="Calibri" w:cs="Calibri"/>
                <w:color w:val="000000"/>
                <w:kern w:val="0"/>
                <w:lang w:eastAsia="es-ES"/>
                <w14:ligatures w14:val="none"/>
              </w:rPr>
              <w:t>jue 18/04/24</w:t>
            </w:r>
          </w:p>
        </w:tc>
      </w:tr>
      <w:tr w:rsidR="00804D82" w:rsidRPr="00804D82" w14:paraId="3484F89B" w14:textId="77777777" w:rsidTr="00C56B9E">
        <w:tc>
          <w:tcPr>
            <w:tcW w:w="1350" w:type="dxa"/>
            <w:shd w:val="clear" w:color="auto" w:fill="AEAAAA" w:themeFill="background2" w:themeFillShade="BF"/>
            <w:vAlign w:val="center"/>
            <w:hideMark/>
          </w:tcPr>
          <w:p w14:paraId="7C4A8C8E" w14:textId="77777777" w:rsidR="00804D82" w:rsidRPr="00095AC0" w:rsidRDefault="00804D82" w:rsidP="00095AC0">
            <w:pPr>
              <w:jc w:val="left"/>
              <w:rPr>
                <w:rFonts w:ascii="Calibri" w:eastAsia="Times New Roman" w:hAnsi="Calibri" w:cs="Calibri"/>
                <w:b/>
                <w:bCs/>
                <w:kern w:val="0"/>
                <w:lang w:eastAsia="es-ES"/>
                <w14:ligatures w14:val="none"/>
              </w:rPr>
            </w:pPr>
            <w:r w:rsidRPr="00095AC0">
              <w:rPr>
                <w:rFonts w:ascii="Calibri" w:eastAsia="Times New Roman" w:hAnsi="Calibri" w:cs="Calibri"/>
                <w:b/>
                <w:bCs/>
                <w:color w:val="000000"/>
                <w:kern w:val="0"/>
                <w:lang w:eastAsia="es-ES"/>
                <w14:ligatures w14:val="none"/>
              </w:rPr>
              <w:t>1.4.2.7</w:t>
            </w:r>
          </w:p>
        </w:tc>
        <w:tc>
          <w:tcPr>
            <w:tcW w:w="3323" w:type="dxa"/>
            <w:shd w:val="clear" w:color="auto" w:fill="FFFFFF" w:themeFill="background1"/>
            <w:vAlign w:val="center"/>
            <w:hideMark/>
          </w:tcPr>
          <w:p w14:paraId="52FF0B49" w14:textId="518F445D" w:rsidR="00804D82" w:rsidRPr="00804D82" w:rsidRDefault="00804D82" w:rsidP="00A56379">
            <w:pPr>
              <w:jc w:val="left"/>
              <w:rPr>
                <w:rFonts w:ascii="Calibri" w:eastAsia="Times New Roman" w:hAnsi="Calibri" w:cs="Calibri"/>
                <w:kern w:val="0"/>
                <w:lang w:eastAsia="es-ES"/>
                <w14:ligatures w14:val="none"/>
              </w:rPr>
            </w:pPr>
            <w:r w:rsidRPr="00804D82">
              <w:rPr>
                <w:rFonts w:ascii="Calibri" w:eastAsia="Times New Roman" w:hAnsi="Calibri" w:cs="Calibri"/>
                <w:color w:val="000000"/>
                <w:kern w:val="0"/>
                <w:lang w:eastAsia="es-ES"/>
                <w14:ligatures w14:val="none"/>
              </w:rPr>
              <w:t xml:space="preserve">Listado de mensajes en una </w:t>
            </w:r>
            <w:r w:rsidR="00F926F9" w:rsidRPr="00804D82">
              <w:rPr>
                <w:rFonts w:ascii="Calibri" w:eastAsia="Times New Roman" w:hAnsi="Calibri" w:cs="Calibri"/>
                <w:color w:val="000000"/>
                <w:kern w:val="0"/>
                <w:lang w:eastAsia="es-ES"/>
                <w14:ligatures w14:val="none"/>
              </w:rPr>
              <w:t>conversación</w:t>
            </w:r>
          </w:p>
        </w:tc>
        <w:tc>
          <w:tcPr>
            <w:tcW w:w="1211" w:type="dxa"/>
            <w:shd w:val="clear" w:color="auto" w:fill="FFFFFF" w:themeFill="background1"/>
            <w:vAlign w:val="center"/>
            <w:hideMark/>
          </w:tcPr>
          <w:p w14:paraId="1D60D859" w14:textId="77777777" w:rsidR="00804D82" w:rsidRPr="00804D82" w:rsidRDefault="00804D82" w:rsidP="00A56379">
            <w:pPr>
              <w:jc w:val="center"/>
              <w:rPr>
                <w:rFonts w:ascii="Calibri" w:eastAsia="Times New Roman" w:hAnsi="Calibri" w:cs="Calibri"/>
                <w:kern w:val="0"/>
                <w:lang w:eastAsia="es-ES"/>
                <w14:ligatures w14:val="none"/>
              </w:rPr>
            </w:pPr>
            <w:r w:rsidRPr="00804D82">
              <w:rPr>
                <w:rFonts w:ascii="Calibri" w:eastAsia="Times New Roman" w:hAnsi="Calibri" w:cs="Calibri"/>
                <w:color w:val="000000"/>
                <w:kern w:val="0"/>
                <w:lang w:eastAsia="es-ES"/>
                <w14:ligatures w14:val="none"/>
              </w:rPr>
              <w:t>10 hrs</w:t>
            </w:r>
          </w:p>
        </w:tc>
        <w:tc>
          <w:tcPr>
            <w:tcW w:w="1296" w:type="dxa"/>
            <w:shd w:val="clear" w:color="auto" w:fill="FFFFFF" w:themeFill="background1"/>
            <w:vAlign w:val="center"/>
            <w:hideMark/>
          </w:tcPr>
          <w:p w14:paraId="0A224C3F" w14:textId="77777777" w:rsidR="00804D82" w:rsidRPr="00804D82" w:rsidRDefault="00804D82" w:rsidP="00A56379">
            <w:pPr>
              <w:jc w:val="center"/>
              <w:rPr>
                <w:rFonts w:ascii="Calibri" w:eastAsia="Times New Roman" w:hAnsi="Calibri" w:cs="Calibri"/>
                <w:kern w:val="0"/>
                <w:lang w:eastAsia="es-ES"/>
                <w14:ligatures w14:val="none"/>
              </w:rPr>
            </w:pPr>
            <w:r w:rsidRPr="00804D82">
              <w:rPr>
                <w:rFonts w:ascii="Calibri" w:eastAsia="Times New Roman" w:hAnsi="Calibri" w:cs="Calibri"/>
                <w:color w:val="000000"/>
                <w:kern w:val="0"/>
                <w:lang w:eastAsia="es-ES"/>
                <w14:ligatures w14:val="none"/>
              </w:rPr>
              <w:t>jue 18/04/24</w:t>
            </w:r>
          </w:p>
        </w:tc>
        <w:tc>
          <w:tcPr>
            <w:tcW w:w="1320" w:type="dxa"/>
            <w:shd w:val="clear" w:color="auto" w:fill="FFFFFF" w:themeFill="background1"/>
            <w:vAlign w:val="center"/>
            <w:hideMark/>
          </w:tcPr>
          <w:p w14:paraId="60D3B2F3" w14:textId="77777777" w:rsidR="00804D82" w:rsidRPr="00804D82" w:rsidRDefault="00804D82" w:rsidP="00A56379">
            <w:pPr>
              <w:jc w:val="center"/>
              <w:rPr>
                <w:rFonts w:ascii="Calibri" w:eastAsia="Times New Roman" w:hAnsi="Calibri" w:cs="Calibri"/>
                <w:kern w:val="0"/>
                <w:lang w:eastAsia="es-ES"/>
                <w14:ligatures w14:val="none"/>
              </w:rPr>
            </w:pPr>
            <w:r w:rsidRPr="00804D82">
              <w:rPr>
                <w:rFonts w:ascii="Calibri" w:eastAsia="Times New Roman" w:hAnsi="Calibri" w:cs="Calibri"/>
                <w:color w:val="000000"/>
                <w:kern w:val="0"/>
                <w:lang w:eastAsia="es-ES"/>
                <w14:ligatures w14:val="none"/>
              </w:rPr>
              <w:t>vie 19/04/24</w:t>
            </w:r>
          </w:p>
        </w:tc>
      </w:tr>
      <w:tr w:rsidR="00804D82" w:rsidRPr="00804D82" w14:paraId="1E866079" w14:textId="77777777" w:rsidTr="00C56B9E">
        <w:tc>
          <w:tcPr>
            <w:tcW w:w="1350" w:type="dxa"/>
            <w:shd w:val="clear" w:color="auto" w:fill="AEAAAA" w:themeFill="background2" w:themeFillShade="BF"/>
            <w:vAlign w:val="center"/>
            <w:hideMark/>
          </w:tcPr>
          <w:p w14:paraId="6C423476" w14:textId="77777777" w:rsidR="00804D82" w:rsidRPr="00095AC0" w:rsidRDefault="00804D82" w:rsidP="00095AC0">
            <w:pPr>
              <w:jc w:val="left"/>
              <w:rPr>
                <w:rFonts w:ascii="Calibri" w:eastAsia="Times New Roman" w:hAnsi="Calibri" w:cs="Calibri"/>
                <w:b/>
                <w:bCs/>
                <w:kern w:val="0"/>
                <w:lang w:eastAsia="es-ES"/>
                <w14:ligatures w14:val="none"/>
              </w:rPr>
            </w:pPr>
            <w:r w:rsidRPr="00095AC0">
              <w:rPr>
                <w:rFonts w:ascii="Calibri" w:eastAsia="Times New Roman" w:hAnsi="Calibri" w:cs="Calibri"/>
                <w:b/>
                <w:bCs/>
                <w:color w:val="000000"/>
                <w:kern w:val="0"/>
                <w:lang w:eastAsia="es-ES"/>
                <w14:ligatures w14:val="none"/>
              </w:rPr>
              <w:t>1.4.2.8</w:t>
            </w:r>
          </w:p>
        </w:tc>
        <w:tc>
          <w:tcPr>
            <w:tcW w:w="3323" w:type="dxa"/>
            <w:shd w:val="clear" w:color="auto" w:fill="FFFFFF" w:themeFill="background1"/>
            <w:vAlign w:val="center"/>
            <w:hideMark/>
          </w:tcPr>
          <w:p w14:paraId="42E3911F" w14:textId="5913856A" w:rsidR="00804D82" w:rsidRPr="00804D82" w:rsidRDefault="00804D82" w:rsidP="00A56379">
            <w:pPr>
              <w:jc w:val="left"/>
              <w:rPr>
                <w:rFonts w:ascii="Calibri" w:eastAsia="Times New Roman" w:hAnsi="Calibri" w:cs="Calibri"/>
                <w:kern w:val="0"/>
                <w:lang w:eastAsia="es-ES"/>
                <w14:ligatures w14:val="none"/>
              </w:rPr>
            </w:pPr>
            <w:r w:rsidRPr="00804D82">
              <w:rPr>
                <w:rFonts w:ascii="Calibri" w:eastAsia="Times New Roman" w:hAnsi="Calibri" w:cs="Calibri"/>
                <w:color w:val="000000"/>
                <w:kern w:val="0"/>
                <w:lang w:eastAsia="es-ES"/>
                <w14:ligatures w14:val="none"/>
              </w:rPr>
              <w:t>Validar mensaje</w:t>
            </w:r>
          </w:p>
        </w:tc>
        <w:tc>
          <w:tcPr>
            <w:tcW w:w="1211" w:type="dxa"/>
            <w:shd w:val="clear" w:color="auto" w:fill="FFFFFF" w:themeFill="background1"/>
            <w:vAlign w:val="center"/>
            <w:hideMark/>
          </w:tcPr>
          <w:p w14:paraId="2F432EA6" w14:textId="77777777" w:rsidR="00804D82" w:rsidRPr="00804D82" w:rsidRDefault="00804D82" w:rsidP="00A56379">
            <w:pPr>
              <w:jc w:val="center"/>
              <w:rPr>
                <w:rFonts w:ascii="Calibri" w:eastAsia="Times New Roman" w:hAnsi="Calibri" w:cs="Calibri"/>
                <w:kern w:val="0"/>
                <w:lang w:eastAsia="es-ES"/>
                <w14:ligatures w14:val="none"/>
              </w:rPr>
            </w:pPr>
            <w:r w:rsidRPr="00804D82">
              <w:rPr>
                <w:rFonts w:ascii="Calibri" w:eastAsia="Times New Roman" w:hAnsi="Calibri" w:cs="Calibri"/>
                <w:color w:val="000000"/>
                <w:kern w:val="0"/>
                <w:lang w:eastAsia="es-ES"/>
                <w14:ligatures w14:val="none"/>
              </w:rPr>
              <w:t>12 hrs</w:t>
            </w:r>
          </w:p>
        </w:tc>
        <w:tc>
          <w:tcPr>
            <w:tcW w:w="1296" w:type="dxa"/>
            <w:shd w:val="clear" w:color="auto" w:fill="FFFFFF" w:themeFill="background1"/>
            <w:vAlign w:val="center"/>
            <w:hideMark/>
          </w:tcPr>
          <w:p w14:paraId="17E16F93" w14:textId="77777777" w:rsidR="00804D82" w:rsidRPr="00804D82" w:rsidRDefault="00804D82" w:rsidP="00A56379">
            <w:pPr>
              <w:jc w:val="center"/>
              <w:rPr>
                <w:rFonts w:ascii="Calibri" w:eastAsia="Times New Roman" w:hAnsi="Calibri" w:cs="Calibri"/>
                <w:kern w:val="0"/>
                <w:lang w:eastAsia="es-ES"/>
                <w14:ligatures w14:val="none"/>
              </w:rPr>
            </w:pPr>
            <w:r w:rsidRPr="00804D82">
              <w:rPr>
                <w:rFonts w:ascii="Calibri" w:eastAsia="Times New Roman" w:hAnsi="Calibri" w:cs="Calibri"/>
                <w:color w:val="000000"/>
                <w:kern w:val="0"/>
                <w:lang w:eastAsia="es-ES"/>
                <w14:ligatures w14:val="none"/>
              </w:rPr>
              <w:t>lun 22/04/24</w:t>
            </w:r>
          </w:p>
        </w:tc>
        <w:tc>
          <w:tcPr>
            <w:tcW w:w="1320" w:type="dxa"/>
            <w:shd w:val="clear" w:color="auto" w:fill="FFFFFF" w:themeFill="background1"/>
            <w:vAlign w:val="center"/>
            <w:hideMark/>
          </w:tcPr>
          <w:p w14:paraId="3E820F01" w14:textId="77777777" w:rsidR="00804D82" w:rsidRPr="00804D82" w:rsidRDefault="00804D82" w:rsidP="00A56379">
            <w:pPr>
              <w:jc w:val="center"/>
              <w:rPr>
                <w:rFonts w:ascii="Calibri" w:eastAsia="Times New Roman" w:hAnsi="Calibri" w:cs="Calibri"/>
                <w:kern w:val="0"/>
                <w:lang w:eastAsia="es-ES"/>
                <w14:ligatures w14:val="none"/>
              </w:rPr>
            </w:pPr>
            <w:r w:rsidRPr="00804D82">
              <w:rPr>
                <w:rFonts w:ascii="Calibri" w:eastAsia="Times New Roman" w:hAnsi="Calibri" w:cs="Calibri"/>
                <w:color w:val="000000"/>
                <w:kern w:val="0"/>
                <w:lang w:eastAsia="es-ES"/>
                <w14:ligatures w14:val="none"/>
              </w:rPr>
              <w:t>mar 23/04/24</w:t>
            </w:r>
          </w:p>
        </w:tc>
      </w:tr>
      <w:tr w:rsidR="00804D82" w:rsidRPr="00804D82" w14:paraId="7935CDE4" w14:textId="77777777" w:rsidTr="00C56B9E">
        <w:tc>
          <w:tcPr>
            <w:tcW w:w="1350" w:type="dxa"/>
            <w:shd w:val="clear" w:color="auto" w:fill="AEAAAA" w:themeFill="background2" w:themeFillShade="BF"/>
            <w:vAlign w:val="center"/>
            <w:hideMark/>
          </w:tcPr>
          <w:p w14:paraId="242FC3E5" w14:textId="77777777" w:rsidR="00804D82" w:rsidRPr="00095AC0" w:rsidRDefault="00804D82" w:rsidP="00095AC0">
            <w:pPr>
              <w:jc w:val="left"/>
              <w:rPr>
                <w:rFonts w:ascii="Calibri" w:eastAsia="Times New Roman" w:hAnsi="Calibri" w:cs="Calibri"/>
                <w:b/>
                <w:bCs/>
                <w:kern w:val="0"/>
                <w:lang w:eastAsia="es-ES"/>
                <w14:ligatures w14:val="none"/>
              </w:rPr>
            </w:pPr>
            <w:r w:rsidRPr="00095AC0">
              <w:rPr>
                <w:rFonts w:ascii="Calibri" w:eastAsia="Times New Roman" w:hAnsi="Calibri" w:cs="Calibri"/>
                <w:b/>
                <w:bCs/>
                <w:color w:val="000000"/>
                <w:kern w:val="0"/>
                <w:lang w:eastAsia="es-ES"/>
                <w14:ligatures w14:val="none"/>
              </w:rPr>
              <w:t>1.4.2.9</w:t>
            </w:r>
          </w:p>
        </w:tc>
        <w:tc>
          <w:tcPr>
            <w:tcW w:w="3323" w:type="dxa"/>
            <w:shd w:val="clear" w:color="auto" w:fill="FFFFFF" w:themeFill="background1"/>
            <w:vAlign w:val="center"/>
            <w:hideMark/>
          </w:tcPr>
          <w:p w14:paraId="577AFC09" w14:textId="254E6923" w:rsidR="00804D82" w:rsidRPr="00804D82" w:rsidRDefault="00F926F9" w:rsidP="00A56379">
            <w:pPr>
              <w:jc w:val="left"/>
              <w:rPr>
                <w:rFonts w:ascii="Calibri" w:eastAsia="Times New Roman" w:hAnsi="Calibri" w:cs="Calibri"/>
                <w:kern w:val="0"/>
                <w:lang w:eastAsia="es-ES"/>
                <w14:ligatures w14:val="none"/>
              </w:rPr>
            </w:pPr>
            <w:r>
              <w:rPr>
                <w:rFonts w:ascii="Calibri" w:eastAsia="Times New Roman" w:hAnsi="Calibri" w:cs="Calibri"/>
                <w:color w:val="000000"/>
                <w:kern w:val="0"/>
                <w:lang w:eastAsia="es-ES"/>
                <w14:ligatures w14:val="none"/>
              </w:rPr>
              <w:t>B</w:t>
            </w:r>
            <w:r w:rsidRPr="00804D82">
              <w:rPr>
                <w:rFonts w:ascii="Calibri" w:eastAsia="Times New Roman" w:hAnsi="Calibri" w:cs="Calibri"/>
                <w:color w:val="000000"/>
                <w:kern w:val="0"/>
                <w:lang w:eastAsia="es-ES"/>
                <w14:ligatures w14:val="none"/>
              </w:rPr>
              <w:t>úsqueda</w:t>
            </w:r>
            <w:r w:rsidR="00804D82" w:rsidRPr="00804D82">
              <w:rPr>
                <w:rFonts w:ascii="Calibri" w:eastAsia="Times New Roman" w:hAnsi="Calibri" w:cs="Calibri"/>
                <w:color w:val="000000"/>
                <w:kern w:val="0"/>
                <w:lang w:eastAsia="es-ES"/>
                <w14:ligatures w14:val="none"/>
              </w:rPr>
              <w:t xml:space="preserve"> de una conversación</w:t>
            </w:r>
          </w:p>
        </w:tc>
        <w:tc>
          <w:tcPr>
            <w:tcW w:w="1211" w:type="dxa"/>
            <w:shd w:val="clear" w:color="auto" w:fill="FFFFFF" w:themeFill="background1"/>
            <w:vAlign w:val="center"/>
            <w:hideMark/>
          </w:tcPr>
          <w:p w14:paraId="2423C8ED" w14:textId="77777777" w:rsidR="00804D82" w:rsidRPr="00804D82" w:rsidRDefault="00804D82" w:rsidP="00A56379">
            <w:pPr>
              <w:jc w:val="center"/>
              <w:rPr>
                <w:rFonts w:ascii="Calibri" w:eastAsia="Times New Roman" w:hAnsi="Calibri" w:cs="Calibri"/>
                <w:kern w:val="0"/>
                <w:lang w:eastAsia="es-ES"/>
                <w14:ligatures w14:val="none"/>
              </w:rPr>
            </w:pPr>
            <w:r w:rsidRPr="00804D82">
              <w:rPr>
                <w:rFonts w:ascii="Calibri" w:eastAsia="Times New Roman" w:hAnsi="Calibri" w:cs="Calibri"/>
                <w:color w:val="000000"/>
                <w:kern w:val="0"/>
                <w:lang w:eastAsia="es-ES"/>
                <w14:ligatures w14:val="none"/>
              </w:rPr>
              <w:t>10 hrs</w:t>
            </w:r>
          </w:p>
        </w:tc>
        <w:tc>
          <w:tcPr>
            <w:tcW w:w="1296" w:type="dxa"/>
            <w:shd w:val="clear" w:color="auto" w:fill="FFFFFF" w:themeFill="background1"/>
            <w:vAlign w:val="center"/>
            <w:hideMark/>
          </w:tcPr>
          <w:p w14:paraId="29E97589" w14:textId="77777777" w:rsidR="00804D82" w:rsidRPr="00804D82" w:rsidRDefault="00804D82" w:rsidP="00A56379">
            <w:pPr>
              <w:jc w:val="center"/>
              <w:rPr>
                <w:rFonts w:ascii="Calibri" w:eastAsia="Times New Roman" w:hAnsi="Calibri" w:cs="Calibri"/>
                <w:kern w:val="0"/>
                <w:lang w:eastAsia="es-ES"/>
                <w14:ligatures w14:val="none"/>
              </w:rPr>
            </w:pPr>
            <w:r w:rsidRPr="00804D82">
              <w:rPr>
                <w:rFonts w:ascii="Calibri" w:eastAsia="Times New Roman" w:hAnsi="Calibri" w:cs="Calibri"/>
                <w:color w:val="000000"/>
                <w:kern w:val="0"/>
                <w:lang w:eastAsia="es-ES"/>
                <w14:ligatures w14:val="none"/>
              </w:rPr>
              <w:t>mar 30/04/24</w:t>
            </w:r>
          </w:p>
        </w:tc>
        <w:tc>
          <w:tcPr>
            <w:tcW w:w="1320" w:type="dxa"/>
            <w:shd w:val="clear" w:color="auto" w:fill="FFFFFF" w:themeFill="background1"/>
            <w:vAlign w:val="center"/>
            <w:hideMark/>
          </w:tcPr>
          <w:p w14:paraId="7C4EE1B5" w14:textId="77777777" w:rsidR="00804D82" w:rsidRPr="00804D82" w:rsidRDefault="00804D82" w:rsidP="00A56379">
            <w:pPr>
              <w:jc w:val="center"/>
              <w:rPr>
                <w:rFonts w:ascii="Calibri" w:eastAsia="Times New Roman" w:hAnsi="Calibri" w:cs="Calibri"/>
                <w:kern w:val="0"/>
                <w:lang w:eastAsia="es-ES"/>
                <w14:ligatures w14:val="none"/>
              </w:rPr>
            </w:pPr>
            <w:r w:rsidRPr="00804D82">
              <w:rPr>
                <w:rFonts w:ascii="Calibri" w:eastAsia="Times New Roman" w:hAnsi="Calibri" w:cs="Calibri"/>
                <w:color w:val="000000"/>
                <w:kern w:val="0"/>
                <w:lang w:eastAsia="es-ES"/>
                <w14:ligatures w14:val="none"/>
              </w:rPr>
              <w:t>mié 01/05/24</w:t>
            </w:r>
          </w:p>
        </w:tc>
      </w:tr>
      <w:tr w:rsidR="00804D82" w:rsidRPr="00804D82" w14:paraId="714BE62C" w14:textId="77777777" w:rsidTr="00C56B9E">
        <w:tc>
          <w:tcPr>
            <w:tcW w:w="1350" w:type="dxa"/>
            <w:shd w:val="clear" w:color="auto" w:fill="AEAAAA" w:themeFill="background2" w:themeFillShade="BF"/>
            <w:vAlign w:val="center"/>
            <w:hideMark/>
          </w:tcPr>
          <w:p w14:paraId="2028AED3" w14:textId="77777777" w:rsidR="00804D82" w:rsidRPr="00095AC0" w:rsidRDefault="00804D82" w:rsidP="00095AC0">
            <w:pPr>
              <w:jc w:val="left"/>
              <w:rPr>
                <w:rFonts w:ascii="Calibri" w:eastAsia="Times New Roman" w:hAnsi="Calibri" w:cs="Calibri"/>
                <w:b/>
                <w:bCs/>
                <w:kern w:val="0"/>
                <w:lang w:eastAsia="es-ES"/>
                <w14:ligatures w14:val="none"/>
              </w:rPr>
            </w:pPr>
            <w:r w:rsidRPr="00095AC0">
              <w:rPr>
                <w:rFonts w:ascii="Calibri" w:eastAsia="Times New Roman" w:hAnsi="Calibri" w:cs="Calibri"/>
                <w:b/>
                <w:bCs/>
                <w:color w:val="000000"/>
                <w:kern w:val="0"/>
                <w:lang w:eastAsia="es-ES"/>
                <w14:ligatures w14:val="none"/>
              </w:rPr>
              <w:t>1.4.2.10</w:t>
            </w:r>
          </w:p>
        </w:tc>
        <w:tc>
          <w:tcPr>
            <w:tcW w:w="3323" w:type="dxa"/>
            <w:shd w:val="clear" w:color="auto" w:fill="FFFFFF" w:themeFill="background1"/>
            <w:vAlign w:val="center"/>
            <w:hideMark/>
          </w:tcPr>
          <w:p w14:paraId="53C78607" w14:textId="38D18F36" w:rsidR="00804D82" w:rsidRPr="00804D82" w:rsidRDefault="00804D82" w:rsidP="00A56379">
            <w:pPr>
              <w:jc w:val="left"/>
              <w:rPr>
                <w:rFonts w:ascii="Aptos" w:eastAsia="Times New Roman" w:hAnsi="Aptos" w:cs="Times New Roman"/>
                <w:kern w:val="0"/>
                <w:lang w:eastAsia="es-ES"/>
                <w14:ligatures w14:val="none"/>
              </w:rPr>
            </w:pPr>
            <w:r w:rsidRPr="00804D82">
              <w:rPr>
                <w:rFonts w:ascii="Aptos" w:eastAsia="Times New Roman" w:hAnsi="Aptos" w:cs="Times New Roman"/>
                <w:color w:val="000000"/>
                <w:kern w:val="0"/>
                <w:lang w:eastAsia="es-ES"/>
                <w14:ligatures w14:val="none"/>
              </w:rPr>
              <w:t>Listado de alertas</w:t>
            </w:r>
          </w:p>
        </w:tc>
        <w:tc>
          <w:tcPr>
            <w:tcW w:w="1211" w:type="dxa"/>
            <w:shd w:val="clear" w:color="auto" w:fill="FFFFFF" w:themeFill="background1"/>
            <w:vAlign w:val="center"/>
            <w:hideMark/>
          </w:tcPr>
          <w:p w14:paraId="286DAF48" w14:textId="77777777" w:rsidR="00804D82" w:rsidRPr="00804D82" w:rsidRDefault="00804D82" w:rsidP="00A56379">
            <w:pPr>
              <w:jc w:val="center"/>
              <w:rPr>
                <w:rFonts w:ascii="Calibri" w:eastAsia="Times New Roman" w:hAnsi="Calibri" w:cs="Calibri"/>
                <w:kern w:val="0"/>
                <w:lang w:eastAsia="es-ES"/>
                <w14:ligatures w14:val="none"/>
              </w:rPr>
            </w:pPr>
            <w:r w:rsidRPr="00804D82">
              <w:rPr>
                <w:rFonts w:ascii="Calibri" w:eastAsia="Times New Roman" w:hAnsi="Calibri" w:cs="Calibri"/>
                <w:color w:val="000000"/>
                <w:kern w:val="0"/>
                <w:lang w:eastAsia="es-ES"/>
                <w14:ligatures w14:val="none"/>
              </w:rPr>
              <w:t>10 hrs</w:t>
            </w:r>
          </w:p>
        </w:tc>
        <w:tc>
          <w:tcPr>
            <w:tcW w:w="1296" w:type="dxa"/>
            <w:shd w:val="clear" w:color="auto" w:fill="FFFFFF" w:themeFill="background1"/>
            <w:vAlign w:val="center"/>
            <w:hideMark/>
          </w:tcPr>
          <w:p w14:paraId="3E46E691" w14:textId="77777777" w:rsidR="00804D82" w:rsidRPr="00804D82" w:rsidRDefault="00804D82" w:rsidP="00A56379">
            <w:pPr>
              <w:jc w:val="center"/>
              <w:rPr>
                <w:rFonts w:ascii="Calibri" w:eastAsia="Times New Roman" w:hAnsi="Calibri" w:cs="Calibri"/>
                <w:kern w:val="0"/>
                <w:lang w:eastAsia="es-ES"/>
                <w14:ligatures w14:val="none"/>
              </w:rPr>
            </w:pPr>
            <w:r w:rsidRPr="00804D82">
              <w:rPr>
                <w:rFonts w:ascii="Calibri" w:eastAsia="Times New Roman" w:hAnsi="Calibri" w:cs="Calibri"/>
                <w:color w:val="000000"/>
                <w:kern w:val="0"/>
                <w:lang w:eastAsia="es-ES"/>
                <w14:ligatures w14:val="none"/>
              </w:rPr>
              <w:t>jue 02/05/24</w:t>
            </w:r>
          </w:p>
        </w:tc>
        <w:tc>
          <w:tcPr>
            <w:tcW w:w="1320" w:type="dxa"/>
            <w:shd w:val="clear" w:color="auto" w:fill="FFFFFF" w:themeFill="background1"/>
            <w:vAlign w:val="center"/>
            <w:hideMark/>
          </w:tcPr>
          <w:p w14:paraId="41082A4F" w14:textId="77777777" w:rsidR="00804D82" w:rsidRPr="00804D82" w:rsidRDefault="00804D82" w:rsidP="00A56379">
            <w:pPr>
              <w:jc w:val="center"/>
              <w:rPr>
                <w:rFonts w:ascii="Calibri" w:eastAsia="Times New Roman" w:hAnsi="Calibri" w:cs="Calibri"/>
                <w:kern w:val="0"/>
                <w:lang w:eastAsia="es-ES"/>
                <w14:ligatures w14:val="none"/>
              </w:rPr>
            </w:pPr>
            <w:r w:rsidRPr="00804D82">
              <w:rPr>
                <w:rFonts w:ascii="Calibri" w:eastAsia="Times New Roman" w:hAnsi="Calibri" w:cs="Calibri"/>
                <w:color w:val="000000"/>
                <w:kern w:val="0"/>
                <w:lang w:eastAsia="es-ES"/>
                <w14:ligatures w14:val="none"/>
              </w:rPr>
              <w:t>vie 03/05/24</w:t>
            </w:r>
          </w:p>
        </w:tc>
      </w:tr>
      <w:tr w:rsidR="00804D82" w:rsidRPr="00804D82" w14:paraId="5B4F7752" w14:textId="77777777" w:rsidTr="00C56B9E">
        <w:tc>
          <w:tcPr>
            <w:tcW w:w="1350" w:type="dxa"/>
            <w:shd w:val="clear" w:color="auto" w:fill="AEAAAA" w:themeFill="background2" w:themeFillShade="BF"/>
            <w:vAlign w:val="center"/>
            <w:hideMark/>
          </w:tcPr>
          <w:p w14:paraId="07CA1F26" w14:textId="77777777" w:rsidR="00804D82" w:rsidRPr="00095AC0" w:rsidRDefault="00804D82" w:rsidP="00095AC0">
            <w:pPr>
              <w:jc w:val="left"/>
              <w:rPr>
                <w:rFonts w:ascii="Calibri" w:eastAsia="Times New Roman" w:hAnsi="Calibri" w:cs="Calibri"/>
                <w:b/>
                <w:bCs/>
                <w:kern w:val="0"/>
                <w:lang w:eastAsia="es-ES"/>
                <w14:ligatures w14:val="none"/>
              </w:rPr>
            </w:pPr>
            <w:r w:rsidRPr="00095AC0">
              <w:rPr>
                <w:rFonts w:ascii="Calibri" w:eastAsia="Times New Roman" w:hAnsi="Calibri" w:cs="Calibri"/>
                <w:b/>
                <w:bCs/>
                <w:color w:val="000000"/>
                <w:kern w:val="0"/>
                <w:lang w:eastAsia="es-ES"/>
                <w14:ligatures w14:val="none"/>
              </w:rPr>
              <w:t>1.4.2.11</w:t>
            </w:r>
          </w:p>
        </w:tc>
        <w:tc>
          <w:tcPr>
            <w:tcW w:w="3323" w:type="dxa"/>
            <w:shd w:val="clear" w:color="auto" w:fill="FFFFFF" w:themeFill="background1"/>
            <w:vAlign w:val="center"/>
            <w:hideMark/>
          </w:tcPr>
          <w:p w14:paraId="70199D57" w14:textId="6AD5E74E" w:rsidR="00804D82" w:rsidRPr="00804D82" w:rsidRDefault="00804D82" w:rsidP="00A56379">
            <w:pPr>
              <w:jc w:val="left"/>
              <w:rPr>
                <w:rFonts w:ascii="Arial" w:eastAsia="Times New Roman" w:hAnsi="Arial" w:cs="Arial"/>
                <w:kern w:val="0"/>
                <w:sz w:val="20"/>
                <w:szCs w:val="20"/>
                <w:lang w:eastAsia="es-ES"/>
                <w14:ligatures w14:val="none"/>
              </w:rPr>
            </w:pPr>
            <w:r w:rsidRPr="00804D82">
              <w:rPr>
                <w:rFonts w:ascii="Arial" w:eastAsia="Times New Roman" w:hAnsi="Arial" w:cs="Arial"/>
                <w:color w:val="000000"/>
                <w:kern w:val="0"/>
                <w:sz w:val="20"/>
                <w:szCs w:val="20"/>
                <w:lang w:eastAsia="es-ES"/>
                <w14:ligatures w14:val="none"/>
              </w:rPr>
              <w:t>Enviar mensaje</w:t>
            </w:r>
          </w:p>
        </w:tc>
        <w:tc>
          <w:tcPr>
            <w:tcW w:w="1211" w:type="dxa"/>
            <w:shd w:val="clear" w:color="auto" w:fill="FFFFFF" w:themeFill="background1"/>
            <w:vAlign w:val="center"/>
            <w:hideMark/>
          </w:tcPr>
          <w:p w14:paraId="21B5F6B6" w14:textId="77777777" w:rsidR="00804D82" w:rsidRPr="00804D82" w:rsidRDefault="00804D82" w:rsidP="00A56379">
            <w:pPr>
              <w:jc w:val="center"/>
              <w:rPr>
                <w:rFonts w:ascii="Calibri" w:eastAsia="Times New Roman" w:hAnsi="Calibri" w:cs="Calibri"/>
                <w:kern w:val="0"/>
                <w:lang w:eastAsia="es-ES"/>
                <w14:ligatures w14:val="none"/>
              </w:rPr>
            </w:pPr>
            <w:r w:rsidRPr="00804D82">
              <w:rPr>
                <w:rFonts w:ascii="Calibri" w:eastAsia="Times New Roman" w:hAnsi="Calibri" w:cs="Calibri"/>
                <w:color w:val="000000"/>
                <w:kern w:val="0"/>
                <w:lang w:eastAsia="es-ES"/>
                <w14:ligatures w14:val="none"/>
              </w:rPr>
              <w:t>13 hrs</w:t>
            </w:r>
          </w:p>
        </w:tc>
        <w:tc>
          <w:tcPr>
            <w:tcW w:w="1296" w:type="dxa"/>
            <w:shd w:val="clear" w:color="auto" w:fill="FFFFFF" w:themeFill="background1"/>
            <w:vAlign w:val="center"/>
            <w:hideMark/>
          </w:tcPr>
          <w:p w14:paraId="43F80767" w14:textId="77777777" w:rsidR="00804D82" w:rsidRPr="00804D82" w:rsidRDefault="00804D82" w:rsidP="00A56379">
            <w:pPr>
              <w:jc w:val="center"/>
              <w:rPr>
                <w:rFonts w:ascii="Calibri" w:eastAsia="Times New Roman" w:hAnsi="Calibri" w:cs="Calibri"/>
                <w:kern w:val="0"/>
                <w:lang w:eastAsia="es-ES"/>
                <w14:ligatures w14:val="none"/>
              </w:rPr>
            </w:pPr>
            <w:r w:rsidRPr="00804D82">
              <w:rPr>
                <w:rFonts w:ascii="Calibri" w:eastAsia="Times New Roman" w:hAnsi="Calibri" w:cs="Calibri"/>
                <w:color w:val="000000"/>
                <w:kern w:val="0"/>
                <w:lang w:eastAsia="es-ES"/>
                <w14:ligatures w14:val="none"/>
              </w:rPr>
              <w:t>vie 03/05/24</w:t>
            </w:r>
          </w:p>
        </w:tc>
        <w:tc>
          <w:tcPr>
            <w:tcW w:w="1320" w:type="dxa"/>
            <w:shd w:val="clear" w:color="auto" w:fill="FFFFFF" w:themeFill="background1"/>
            <w:vAlign w:val="center"/>
            <w:hideMark/>
          </w:tcPr>
          <w:p w14:paraId="1D40D59C" w14:textId="77777777" w:rsidR="00804D82" w:rsidRPr="00804D82" w:rsidRDefault="00804D82" w:rsidP="00A56379">
            <w:pPr>
              <w:jc w:val="center"/>
              <w:rPr>
                <w:rFonts w:ascii="Calibri" w:eastAsia="Times New Roman" w:hAnsi="Calibri" w:cs="Calibri"/>
                <w:kern w:val="0"/>
                <w:lang w:eastAsia="es-ES"/>
                <w14:ligatures w14:val="none"/>
              </w:rPr>
            </w:pPr>
            <w:r w:rsidRPr="00804D82">
              <w:rPr>
                <w:rFonts w:ascii="Calibri" w:eastAsia="Times New Roman" w:hAnsi="Calibri" w:cs="Calibri"/>
                <w:color w:val="000000"/>
                <w:kern w:val="0"/>
                <w:lang w:eastAsia="es-ES"/>
                <w14:ligatures w14:val="none"/>
              </w:rPr>
              <w:t>lun 06/05/24</w:t>
            </w:r>
          </w:p>
        </w:tc>
      </w:tr>
      <w:tr w:rsidR="00804D82" w:rsidRPr="00804D82" w14:paraId="06621A4C" w14:textId="77777777" w:rsidTr="00C56B9E">
        <w:tc>
          <w:tcPr>
            <w:tcW w:w="1350" w:type="dxa"/>
            <w:shd w:val="clear" w:color="auto" w:fill="AEAAAA" w:themeFill="background2" w:themeFillShade="BF"/>
            <w:vAlign w:val="center"/>
            <w:hideMark/>
          </w:tcPr>
          <w:p w14:paraId="12A160BB" w14:textId="77777777" w:rsidR="00804D82" w:rsidRPr="00095AC0" w:rsidRDefault="00804D82" w:rsidP="00095AC0">
            <w:pPr>
              <w:jc w:val="left"/>
              <w:rPr>
                <w:rFonts w:ascii="Calibri" w:eastAsia="Times New Roman" w:hAnsi="Calibri" w:cs="Calibri"/>
                <w:b/>
                <w:bCs/>
                <w:kern w:val="0"/>
                <w:lang w:eastAsia="es-ES"/>
                <w14:ligatures w14:val="none"/>
              </w:rPr>
            </w:pPr>
            <w:r w:rsidRPr="00095AC0">
              <w:rPr>
                <w:rFonts w:ascii="Calibri" w:eastAsia="Times New Roman" w:hAnsi="Calibri" w:cs="Calibri"/>
                <w:b/>
                <w:bCs/>
                <w:color w:val="000000"/>
                <w:kern w:val="0"/>
                <w:lang w:eastAsia="es-ES"/>
                <w14:ligatures w14:val="none"/>
              </w:rPr>
              <w:t>1.4.3</w:t>
            </w:r>
          </w:p>
        </w:tc>
        <w:tc>
          <w:tcPr>
            <w:tcW w:w="3323" w:type="dxa"/>
            <w:shd w:val="clear" w:color="auto" w:fill="E7E6E6" w:themeFill="background2"/>
            <w:vAlign w:val="center"/>
            <w:hideMark/>
          </w:tcPr>
          <w:p w14:paraId="5408948A" w14:textId="722318D2" w:rsidR="00804D82" w:rsidRPr="00804D82" w:rsidRDefault="00804D82" w:rsidP="00A56379">
            <w:pPr>
              <w:jc w:val="left"/>
              <w:rPr>
                <w:rFonts w:ascii="Calibri" w:eastAsia="Times New Roman" w:hAnsi="Calibri" w:cs="Calibri"/>
                <w:kern w:val="0"/>
                <w:lang w:eastAsia="es-ES"/>
                <w14:ligatures w14:val="none"/>
              </w:rPr>
            </w:pPr>
            <w:r w:rsidRPr="00804D82">
              <w:rPr>
                <w:rFonts w:ascii="Calibri" w:eastAsia="Times New Roman" w:hAnsi="Calibri" w:cs="Calibri"/>
                <w:b/>
                <w:bCs/>
                <w:color w:val="000000"/>
                <w:kern w:val="0"/>
                <w:lang w:eastAsia="es-ES"/>
                <w14:ligatures w14:val="none"/>
              </w:rPr>
              <w:t>Gestión de usuarios</w:t>
            </w:r>
          </w:p>
        </w:tc>
        <w:tc>
          <w:tcPr>
            <w:tcW w:w="1211" w:type="dxa"/>
            <w:shd w:val="clear" w:color="auto" w:fill="E7E6E6" w:themeFill="background2"/>
            <w:vAlign w:val="center"/>
            <w:hideMark/>
          </w:tcPr>
          <w:p w14:paraId="68374B38" w14:textId="77777777" w:rsidR="00804D82" w:rsidRPr="00804D82" w:rsidRDefault="00804D82" w:rsidP="00A56379">
            <w:pPr>
              <w:jc w:val="center"/>
              <w:rPr>
                <w:rFonts w:ascii="Calibri" w:eastAsia="Times New Roman" w:hAnsi="Calibri" w:cs="Calibri"/>
                <w:kern w:val="0"/>
                <w:lang w:eastAsia="es-ES"/>
                <w14:ligatures w14:val="none"/>
              </w:rPr>
            </w:pPr>
            <w:r w:rsidRPr="00804D82">
              <w:rPr>
                <w:rFonts w:ascii="Calibri" w:eastAsia="Times New Roman" w:hAnsi="Calibri" w:cs="Calibri"/>
                <w:b/>
                <w:bCs/>
                <w:color w:val="000000"/>
                <w:kern w:val="0"/>
                <w:lang w:eastAsia="es-ES"/>
                <w14:ligatures w14:val="none"/>
              </w:rPr>
              <w:t>142 hrs</w:t>
            </w:r>
          </w:p>
        </w:tc>
        <w:tc>
          <w:tcPr>
            <w:tcW w:w="1296" w:type="dxa"/>
            <w:shd w:val="clear" w:color="auto" w:fill="E7E6E6" w:themeFill="background2"/>
            <w:vAlign w:val="center"/>
            <w:hideMark/>
          </w:tcPr>
          <w:p w14:paraId="395CE579" w14:textId="77777777" w:rsidR="00804D82" w:rsidRPr="00804D82" w:rsidRDefault="00804D82" w:rsidP="00A56379">
            <w:pPr>
              <w:jc w:val="center"/>
              <w:rPr>
                <w:rFonts w:ascii="Calibri" w:eastAsia="Times New Roman" w:hAnsi="Calibri" w:cs="Calibri"/>
                <w:kern w:val="0"/>
                <w:lang w:eastAsia="es-ES"/>
                <w14:ligatures w14:val="none"/>
              </w:rPr>
            </w:pPr>
            <w:r w:rsidRPr="00804D82">
              <w:rPr>
                <w:rFonts w:ascii="Calibri" w:eastAsia="Times New Roman" w:hAnsi="Calibri" w:cs="Calibri"/>
                <w:b/>
                <w:bCs/>
                <w:color w:val="000000"/>
                <w:kern w:val="0"/>
                <w:lang w:eastAsia="es-ES"/>
                <w14:ligatures w14:val="none"/>
              </w:rPr>
              <w:t>vie 10/05/24</w:t>
            </w:r>
          </w:p>
        </w:tc>
        <w:tc>
          <w:tcPr>
            <w:tcW w:w="1320" w:type="dxa"/>
            <w:shd w:val="clear" w:color="auto" w:fill="E7E6E6" w:themeFill="background2"/>
            <w:vAlign w:val="center"/>
            <w:hideMark/>
          </w:tcPr>
          <w:p w14:paraId="3BDC1D70" w14:textId="77777777" w:rsidR="00804D82" w:rsidRPr="00804D82" w:rsidRDefault="00804D82" w:rsidP="00A56379">
            <w:pPr>
              <w:jc w:val="center"/>
              <w:rPr>
                <w:rFonts w:ascii="Calibri" w:eastAsia="Times New Roman" w:hAnsi="Calibri" w:cs="Calibri"/>
                <w:kern w:val="0"/>
                <w:lang w:eastAsia="es-ES"/>
                <w14:ligatures w14:val="none"/>
              </w:rPr>
            </w:pPr>
            <w:r w:rsidRPr="00804D82">
              <w:rPr>
                <w:rFonts w:ascii="Calibri" w:eastAsia="Times New Roman" w:hAnsi="Calibri" w:cs="Calibri"/>
                <w:b/>
                <w:bCs/>
                <w:color w:val="000000"/>
                <w:kern w:val="0"/>
                <w:lang w:eastAsia="es-ES"/>
                <w14:ligatures w14:val="none"/>
              </w:rPr>
              <w:t>jue 30/05/24</w:t>
            </w:r>
          </w:p>
        </w:tc>
      </w:tr>
      <w:tr w:rsidR="00804D82" w:rsidRPr="00804D82" w14:paraId="2477E38A" w14:textId="77777777" w:rsidTr="00C56B9E">
        <w:tc>
          <w:tcPr>
            <w:tcW w:w="1350" w:type="dxa"/>
            <w:shd w:val="clear" w:color="auto" w:fill="AEAAAA" w:themeFill="background2" w:themeFillShade="BF"/>
            <w:vAlign w:val="center"/>
            <w:hideMark/>
          </w:tcPr>
          <w:p w14:paraId="7C978975" w14:textId="77777777" w:rsidR="00804D82" w:rsidRPr="00095AC0" w:rsidRDefault="00804D82" w:rsidP="00095AC0">
            <w:pPr>
              <w:jc w:val="left"/>
              <w:rPr>
                <w:rFonts w:ascii="Calibri" w:eastAsia="Times New Roman" w:hAnsi="Calibri" w:cs="Calibri"/>
                <w:b/>
                <w:bCs/>
                <w:kern w:val="0"/>
                <w:lang w:eastAsia="es-ES"/>
                <w14:ligatures w14:val="none"/>
              </w:rPr>
            </w:pPr>
            <w:r w:rsidRPr="00095AC0">
              <w:rPr>
                <w:rFonts w:ascii="Calibri" w:eastAsia="Times New Roman" w:hAnsi="Calibri" w:cs="Calibri"/>
                <w:b/>
                <w:bCs/>
                <w:color w:val="000000"/>
                <w:kern w:val="0"/>
                <w:lang w:eastAsia="es-ES"/>
                <w14:ligatures w14:val="none"/>
              </w:rPr>
              <w:t>1.4.3.1</w:t>
            </w:r>
          </w:p>
        </w:tc>
        <w:tc>
          <w:tcPr>
            <w:tcW w:w="3323" w:type="dxa"/>
            <w:shd w:val="clear" w:color="auto" w:fill="FFFFFF" w:themeFill="background1"/>
            <w:vAlign w:val="center"/>
            <w:hideMark/>
          </w:tcPr>
          <w:p w14:paraId="5C814204" w14:textId="729676BB" w:rsidR="00804D82" w:rsidRPr="00804D82" w:rsidRDefault="00804D82" w:rsidP="00A56379">
            <w:pPr>
              <w:jc w:val="left"/>
              <w:rPr>
                <w:rFonts w:ascii="Arial" w:eastAsia="Times New Roman" w:hAnsi="Arial" w:cs="Arial"/>
                <w:kern w:val="0"/>
                <w:sz w:val="20"/>
                <w:szCs w:val="20"/>
                <w:lang w:eastAsia="es-ES"/>
                <w14:ligatures w14:val="none"/>
              </w:rPr>
            </w:pPr>
            <w:r w:rsidRPr="00804D82">
              <w:rPr>
                <w:rFonts w:ascii="Arial" w:eastAsia="Times New Roman" w:hAnsi="Arial" w:cs="Arial"/>
                <w:color w:val="000000"/>
                <w:kern w:val="0"/>
                <w:sz w:val="20"/>
                <w:szCs w:val="20"/>
                <w:lang w:eastAsia="es-ES"/>
                <w14:ligatures w14:val="none"/>
              </w:rPr>
              <w:t xml:space="preserve">Visualizar Historial </w:t>
            </w:r>
            <w:r w:rsidR="00F926F9" w:rsidRPr="00804D82">
              <w:rPr>
                <w:rFonts w:ascii="Arial" w:eastAsia="Times New Roman" w:hAnsi="Arial" w:cs="Arial"/>
                <w:color w:val="000000"/>
                <w:kern w:val="0"/>
                <w:sz w:val="20"/>
                <w:szCs w:val="20"/>
                <w:lang w:eastAsia="es-ES"/>
                <w14:ligatures w14:val="none"/>
              </w:rPr>
              <w:t>Clínico</w:t>
            </w:r>
          </w:p>
        </w:tc>
        <w:tc>
          <w:tcPr>
            <w:tcW w:w="1211" w:type="dxa"/>
            <w:shd w:val="clear" w:color="auto" w:fill="FFFFFF" w:themeFill="background1"/>
            <w:vAlign w:val="center"/>
            <w:hideMark/>
          </w:tcPr>
          <w:p w14:paraId="65CE7EAC" w14:textId="77777777" w:rsidR="00804D82" w:rsidRPr="00804D82" w:rsidRDefault="00804D82" w:rsidP="00A56379">
            <w:pPr>
              <w:jc w:val="center"/>
              <w:rPr>
                <w:rFonts w:ascii="Calibri" w:eastAsia="Times New Roman" w:hAnsi="Calibri" w:cs="Calibri"/>
                <w:kern w:val="0"/>
                <w:lang w:eastAsia="es-ES"/>
                <w14:ligatures w14:val="none"/>
              </w:rPr>
            </w:pPr>
            <w:r w:rsidRPr="00804D82">
              <w:rPr>
                <w:rFonts w:ascii="Calibri" w:eastAsia="Times New Roman" w:hAnsi="Calibri" w:cs="Calibri"/>
                <w:color w:val="000000"/>
                <w:kern w:val="0"/>
                <w:lang w:eastAsia="es-ES"/>
                <w14:ligatures w14:val="none"/>
              </w:rPr>
              <w:t>7 hrs</w:t>
            </w:r>
          </w:p>
        </w:tc>
        <w:tc>
          <w:tcPr>
            <w:tcW w:w="1296" w:type="dxa"/>
            <w:shd w:val="clear" w:color="auto" w:fill="FFFFFF" w:themeFill="background1"/>
            <w:vAlign w:val="center"/>
            <w:hideMark/>
          </w:tcPr>
          <w:p w14:paraId="1D5DB266" w14:textId="77777777" w:rsidR="00804D82" w:rsidRPr="00804D82" w:rsidRDefault="00804D82" w:rsidP="00A56379">
            <w:pPr>
              <w:jc w:val="center"/>
              <w:rPr>
                <w:rFonts w:ascii="Calibri" w:eastAsia="Times New Roman" w:hAnsi="Calibri" w:cs="Calibri"/>
                <w:kern w:val="0"/>
                <w:lang w:eastAsia="es-ES"/>
                <w14:ligatures w14:val="none"/>
              </w:rPr>
            </w:pPr>
            <w:r w:rsidRPr="00804D82">
              <w:rPr>
                <w:rFonts w:ascii="Calibri" w:eastAsia="Times New Roman" w:hAnsi="Calibri" w:cs="Calibri"/>
                <w:color w:val="000000"/>
                <w:kern w:val="0"/>
                <w:lang w:eastAsia="es-ES"/>
                <w14:ligatures w14:val="none"/>
              </w:rPr>
              <w:t>vie 10/05/24</w:t>
            </w:r>
          </w:p>
        </w:tc>
        <w:tc>
          <w:tcPr>
            <w:tcW w:w="1320" w:type="dxa"/>
            <w:shd w:val="clear" w:color="auto" w:fill="FFFFFF" w:themeFill="background1"/>
            <w:vAlign w:val="center"/>
            <w:hideMark/>
          </w:tcPr>
          <w:p w14:paraId="2E91A51C" w14:textId="77777777" w:rsidR="00804D82" w:rsidRPr="00804D82" w:rsidRDefault="00804D82" w:rsidP="00A56379">
            <w:pPr>
              <w:jc w:val="center"/>
              <w:rPr>
                <w:rFonts w:ascii="Calibri" w:eastAsia="Times New Roman" w:hAnsi="Calibri" w:cs="Calibri"/>
                <w:kern w:val="0"/>
                <w:lang w:eastAsia="es-ES"/>
                <w14:ligatures w14:val="none"/>
              </w:rPr>
            </w:pPr>
            <w:r w:rsidRPr="00804D82">
              <w:rPr>
                <w:rFonts w:ascii="Calibri" w:eastAsia="Times New Roman" w:hAnsi="Calibri" w:cs="Calibri"/>
                <w:color w:val="000000"/>
                <w:kern w:val="0"/>
                <w:lang w:eastAsia="es-ES"/>
                <w14:ligatures w14:val="none"/>
              </w:rPr>
              <w:t>lun 13/05/24</w:t>
            </w:r>
          </w:p>
        </w:tc>
      </w:tr>
      <w:tr w:rsidR="00804D82" w:rsidRPr="00804D82" w14:paraId="2A8A31CC" w14:textId="77777777" w:rsidTr="00C56B9E">
        <w:tc>
          <w:tcPr>
            <w:tcW w:w="1350" w:type="dxa"/>
            <w:shd w:val="clear" w:color="auto" w:fill="AEAAAA" w:themeFill="background2" w:themeFillShade="BF"/>
            <w:vAlign w:val="center"/>
            <w:hideMark/>
          </w:tcPr>
          <w:p w14:paraId="2660D9BC" w14:textId="77777777" w:rsidR="00804D82" w:rsidRPr="00095AC0" w:rsidRDefault="00804D82" w:rsidP="00095AC0">
            <w:pPr>
              <w:jc w:val="left"/>
              <w:rPr>
                <w:rFonts w:ascii="Calibri" w:eastAsia="Times New Roman" w:hAnsi="Calibri" w:cs="Calibri"/>
                <w:b/>
                <w:bCs/>
                <w:kern w:val="0"/>
                <w:lang w:eastAsia="es-ES"/>
                <w14:ligatures w14:val="none"/>
              </w:rPr>
            </w:pPr>
            <w:r w:rsidRPr="00095AC0">
              <w:rPr>
                <w:rFonts w:ascii="Calibri" w:eastAsia="Times New Roman" w:hAnsi="Calibri" w:cs="Calibri"/>
                <w:b/>
                <w:bCs/>
                <w:color w:val="000000"/>
                <w:kern w:val="0"/>
                <w:lang w:eastAsia="es-ES"/>
                <w14:ligatures w14:val="none"/>
              </w:rPr>
              <w:t>1.4.3.2</w:t>
            </w:r>
          </w:p>
        </w:tc>
        <w:tc>
          <w:tcPr>
            <w:tcW w:w="3323" w:type="dxa"/>
            <w:shd w:val="clear" w:color="auto" w:fill="FFFFFF" w:themeFill="background1"/>
            <w:vAlign w:val="center"/>
            <w:hideMark/>
          </w:tcPr>
          <w:p w14:paraId="6C8DC867" w14:textId="3981BCB4" w:rsidR="00804D82" w:rsidRPr="00804D82" w:rsidRDefault="00804D82" w:rsidP="00A56379">
            <w:pPr>
              <w:jc w:val="left"/>
              <w:rPr>
                <w:rFonts w:ascii="Arial" w:eastAsia="Times New Roman" w:hAnsi="Arial" w:cs="Arial"/>
                <w:kern w:val="0"/>
                <w:sz w:val="20"/>
                <w:szCs w:val="20"/>
                <w:lang w:eastAsia="es-ES"/>
                <w14:ligatures w14:val="none"/>
              </w:rPr>
            </w:pPr>
            <w:r w:rsidRPr="00804D82">
              <w:rPr>
                <w:rFonts w:ascii="Arial" w:eastAsia="Times New Roman" w:hAnsi="Arial" w:cs="Arial"/>
                <w:color w:val="000000"/>
                <w:kern w:val="0"/>
                <w:sz w:val="20"/>
                <w:szCs w:val="20"/>
                <w:lang w:eastAsia="es-ES"/>
                <w14:ligatures w14:val="none"/>
              </w:rPr>
              <w:t>Listado de citas</w:t>
            </w:r>
          </w:p>
        </w:tc>
        <w:tc>
          <w:tcPr>
            <w:tcW w:w="1211" w:type="dxa"/>
            <w:shd w:val="clear" w:color="auto" w:fill="FFFFFF" w:themeFill="background1"/>
            <w:vAlign w:val="center"/>
            <w:hideMark/>
          </w:tcPr>
          <w:p w14:paraId="164DFFB9" w14:textId="77777777" w:rsidR="00804D82" w:rsidRPr="00804D82" w:rsidRDefault="00804D82" w:rsidP="00A56379">
            <w:pPr>
              <w:jc w:val="center"/>
              <w:rPr>
                <w:rFonts w:ascii="Calibri" w:eastAsia="Times New Roman" w:hAnsi="Calibri" w:cs="Calibri"/>
                <w:kern w:val="0"/>
                <w:lang w:eastAsia="es-ES"/>
                <w14:ligatures w14:val="none"/>
              </w:rPr>
            </w:pPr>
            <w:r w:rsidRPr="00804D82">
              <w:rPr>
                <w:rFonts w:ascii="Calibri" w:eastAsia="Times New Roman" w:hAnsi="Calibri" w:cs="Calibri"/>
                <w:color w:val="000000"/>
                <w:kern w:val="0"/>
                <w:lang w:eastAsia="es-ES"/>
                <w14:ligatures w14:val="none"/>
              </w:rPr>
              <w:t>7 hrs</w:t>
            </w:r>
          </w:p>
        </w:tc>
        <w:tc>
          <w:tcPr>
            <w:tcW w:w="1296" w:type="dxa"/>
            <w:shd w:val="clear" w:color="auto" w:fill="FFFFFF" w:themeFill="background1"/>
            <w:vAlign w:val="center"/>
            <w:hideMark/>
          </w:tcPr>
          <w:p w14:paraId="51788897" w14:textId="77777777" w:rsidR="00804D82" w:rsidRPr="00804D82" w:rsidRDefault="00804D82" w:rsidP="00A56379">
            <w:pPr>
              <w:jc w:val="center"/>
              <w:rPr>
                <w:rFonts w:ascii="Calibri" w:eastAsia="Times New Roman" w:hAnsi="Calibri" w:cs="Calibri"/>
                <w:kern w:val="0"/>
                <w:lang w:eastAsia="es-ES"/>
                <w14:ligatures w14:val="none"/>
              </w:rPr>
            </w:pPr>
            <w:r w:rsidRPr="00804D82">
              <w:rPr>
                <w:rFonts w:ascii="Calibri" w:eastAsia="Times New Roman" w:hAnsi="Calibri" w:cs="Calibri"/>
                <w:color w:val="000000"/>
                <w:kern w:val="0"/>
                <w:lang w:eastAsia="es-ES"/>
                <w14:ligatures w14:val="none"/>
              </w:rPr>
              <w:t>vie 10/05/24</w:t>
            </w:r>
          </w:p>
        </w:tc>
        <w:tc>
          <w:tcPr>
            <w:tcW w:w="1320" w:type="dxa"/>
            <w:shd w:val="clear" w:color="auto" w:fill="FFFFFF" w:themeFill="background1"/>
            <w:vAlign w:val="center"/>
            <w:hideMark/>
          </w:tcPr>
          <w:p w14:paraId="181CF907" w14:textId="77777777" w:rsidR="00804D82" w:rsidRPr="00804D82" w:rsidRDefault="00804D82" w:rsidP="00A56379">
            <w:pPr>
              <w:jc w:val="center"/>
              <w:rPr>
                <w:rFonts w:ascii="Calibri" w:eastAsia="Times New Roman" w:hAnsi="Calibri" w:cs="Calibri"/>
                <w:kern w:val="0"/>
                <w:lang w:eastAsia="es-ES"/>
                <w14:ligatures w14:val="none"/>
              </w:rPr>
            </w:pPr>
            <w:r w:rsidRPr="00804D82">
              <w:rPr>
                <w:rFonts w:ascii="Calibri" w:eastAsia="Times New Roman" w:hAnsi="Calibri" w:cs="Calibri"/>
                <w:color w:val="000000"/>
                <w:kern w:val="0"/>
                <w:lang w:eastAsia="es-ES"/>
                <w14:ligatures w14:val="none"/>
              </w:rPr>
              <w:t>lun 13/05/24</w:t>
            </w:r>
          </w:p>
        </w:tc>
      </w:tr>
      <w:tr w:rsidR="00804D82" w:rsidRPr="00804D82" w14:paraId="3183E5FF" w14:textId="77777777" w:rsidTr="00C56B9E">
        <w:tc>
          <w:tcPr>
            <w:tcW w:w="1350" w:type="dxa"/>
            <w:shd w:val="clear" w:color="auto" w:fill="AEAAAA" w:themeFill="background2" w:themeFillShade="BF"/>
            <w:vAlign w:val="center"/>
            <w:hideMark/>
          </w:tcPr>
          <w:p w14:paraId="12A5380D" w14:textId="77777777" w:rsidR="00804D82" w:rsidRPr="00095AC0" w:rsidRDefault="00804D82" w:rsidP="00095AC0">
            <w:pPr>
              <w:jc w:val="left"/>
              <w:rPr>
                <w:rFonts w:ascii="Calibri" w:eastAsia="Times New Roman" w:hAnsi="Calibri" w:cs="Calibri"/>
                <w:b/>
                <w:bCs/>
                <w:kern w:val="0"/>
                <w:lang w:eastAsia="es-ES"/>
                <w14:ligatures w14:val="none"/>
              </w:rPr>
            </w:pPr>
            <w:r w:rsidRPr="00095AC0">
              <w:rPr>
                <w:rFonts w:ascii="Calibri" w:eastAsia="Times New Roman" w:hAnsi="Calibri" w:cs="Calibri"/>
                <w:b/>
                <w:bCs/>
                <w:color w:val="000000"/>
                <w:kern w:val="0"/>
                <w:lang w:eastAsia="es-ES"/>
                <w14:ligatures w14:val="none"/>
              </w:rPr>
              <w:t>1.4.3.3</w:t>
            </w:r>
          </w:p>
        </w:tc>
        <w:tc>
          <w:tcPr>
            <w:tcW w:w="3323" w:type="dxa"/>
            <w:shd w:val="clear" w:color="auto" w:fill="FFFFFF" w:themeFill="background1"/>
            <w:vAlign w:val="center"/>
            <w:hideMark/>
          </w:tcPr>
          <w:p w14:paraId="67641580" w14:textId="657EBA0C" w:rsidR="00804D82" w:rsidRPr="00804D82" w:rsidRDefault="00804D82" w:rsidP="00A56379">
            <w:pPr>
              <w:jc w:val="left"/>
              <w:rPr>
                <w:rFonts w:ascii="Arial" w:eastAsia="Times New Roman" w:hAnsi="Arial" w:cs="Arial"/>
                <w:kern w:val="0"/>
                <w:sz w:val="20"/>
                <w:szCs w:val="20"/>
                <w:lang w:eastAsia="es-ES"/>
                <w14:ligatures w14:val="none"/>
              </w:rPr>
            </w:pPr>
            <w:r w:rsidRPr="00804D82">
              <w:rPr>
                <w:rFonts w:ascii="Arial" w:eastAsia="Times New Roman" w:hAnsi="Arial" w:cs="Arial"/>
                <w:color w:val="000000"/>
                <w:kern w:val="0"/>
                <w:sz w:val="20"/>
                <w:szCs w:val="20"/>
                <w:lang w:eastAsia="es-ES"/>
                <w14:ligatures w14:val="none"/>
              </w:rPr>
              <w:t>Listado de pruebas</w:t>
            </w:r>
          </w:p>
        </w:tc>
        <w:tc>
          <w:tcPr>
            <w:tcW w:w="1211" w:type="dxa"/>
            <w:shd w:val="clear" w:color="auto" w:fill="FFFFFF" w:themeFill="background1"/>
            <w:vAlign w:val="center"/>
            <w:hideMark/>
          </w:tcPr>
          <w:p w14:paraId="0599B3FC" w14:textId="77777777" w:rsidR="00804D82" w:rsidRPr="00804D82" w:rsidRDefault="00804D82" w:rsidP="00A56379">
            <w:pPr>
              <w:jc w:val="center"/>
              <w:rPr>
                <w:rFonts w:ascii="Calibri" w:eastAsia="Times New Roman" w:hAnsi="Calibri" w:cs="Calibri"/>
                <w:kern w:val="0"/>
                <w:lang w:eastAsia="es-ES"/>
                <w14:ligatures w14:val="none"/>
              </w:rPr>
            </w:pPr>
            <w:r w:rsidRPr="00804D82">
              <w:rPr>
                <w:rFonts w:ascii="Calibri" w:eastAsia="Times New Roman" w:hAnsi="Calibri" w:cs="Calibri"/>
                <w:color w:val="000000"/>
                <w:kern w:val="0"/>
                <w:lang w:eastAsia="es-ES"/>
                <w14:ligatures w14:val="none"/>
              </w:rPr>
              <w:t>7 hrs</w:t>
            </w:r>
          </w:p>
        </w:tc>
        <w:tc>
          <w:tcPr>
            <w:tcW w:w="1296" w:type="dxa"/>
            <w:shd w:val="clear" w:color="auto" w:fill="FFFFFF" w:themeFill="background1"/>
            <w:vAlign w:val="center"/>
            <w:hideMark/>
          </w:tcPr>
          <w:p w14:paraId="637779A8" w14:textId="77777777" w:rsidR="00804D82" w:rsidRPr="00804D82" w:rsidRDefault="00804D82" w:rsidP="00A56379">
            <w:pPr>
              <w:jc w:val="center"/>
              <w:rPr>
                <w:rFonts w:ascii="Calibri" w:eastAsia="Times New Roman" w:hAnsi="Calibri" w:cs="Calibri"/>
                <w:kern w:val="0"/>
                <w:lang w:eastAsia="es-ES"/>
                <w14:ligatures w14:val="none"/>
              </w:rPr>
            </w:pPr>
            <w:r w:rsidRPr="00804D82">
              <w:rPr>
                <w:rFonts w:ascii="Calibri" w:eastAsia="Times New Roman" w:hAnsi="Calibri" w:cs="Calibri"/>
                <w:color w:val="000000"/>
                <w:kern w:val="0"/>
                <w:lang w:eastAsia="es-ES"/>
                <w14:ligatures w14:val="none"/>
              </w:rPr>
              <w:t>vie 10/05/24</w:t>
            </w:r>
          </w:p>
        </w:tc>
        <w:tc>
          <w:tcPr>
            <w:tcW w:w="1320" w:type="dxa"/>
            <w:shd w:val="clear" w:color="auto" w:fill="FFFFFF" w:themeFill="background1"/>
            <w:vAlign w:val="center"/>
            <w:hideMark/>
          </w:tcPr>
          <w:p w14:paraId="7982FF2A" w14:textId="77777777" w:rsidR="00804D82" w:rsidRPr="00804D82" w:rsidRDefault="00804D82" w:rsidP="00A56379">
            <w:pPr>
              <w:jc w:val="center"/>
              <w:rPr>
                <w:rFonts w:ascii="Calibri" w:eastAsia="Times New Roman" w:hAnsi="Calibri" w:cs="Calibri"/>
                <w:kern w:val="0"/>
                <w:lang w:eastAsia="es-ES"/>
                <w14:ligatures w14:val="none"/>
              </w:rPr>
            </w:pPr>
            <w:r w:rsidRPr="00804D82">
              <w:rPr>
                <w:rFonts w:ascii="Calibri" w:eastAsia="Times New Roman" w:hAnsi="Calibri" w:cs="Calibri"/>
                <w:color w:val="000000"/>
                <w:kern w:val="0"/>
                <w:lang w:eastAsia="es-ES"/>
                <w14:ligatures w14:val="none"/>
              </w:rPr>
              <w:t>lun 13/05/24</w:t>
            </w:r>
          </w:p>
        </w:tc>
      </w:tr>
      <w:tr w:rsidR="00804D82" w:rsidRPr="00804D82" w14:paraId="15975316" w14:textId="77777777" w:rsidTr="00C56B9E">
        <w:tc>
          <w:tcPr>
            <w:tcW w:w="1350" w:type="dxa"/>
            <w:shd w:val="clear" w:color="auto" w:fill="AEAAAA" w:themeFill="background2" w:themeFillShade="BF"/>
            <w:vAlign w:val="center"/>
            <w:hideMark/>
          </w:tcPr>
          <w:p w14:paraId="2C1B254E" w14:textId="77777777" w:rsidR="00804D82" w:rsidRPr="00095AC0" w:rsidRDefault="00804D82" w:rsidP="00095AC0">
            <w:pPr>
              <w:jc w:val="left"/>
              <w:rPr>
                <w:rFonts w:ascii="Calibri" w:eastAsia="Times New Roman" w:hAnsi="Calibri" w:cs="Calibri"/>
                <w:b/>
                <w:bCs/>
                <w:kern w:val="0"/>
                <w:lang w:eastAsia="es-ES"/>
                <w14:ligatures w14:val="none"/>
              </w:rPr>
            </w:pPr>
            <w:r w:rsidRPr="00095AC0">
              <w:rPr>
                <w:rFonts w:ascii="Calibri" w:eastAsia="Times New Roman" w:hAnsi="Calibri" w:cs="Calibri"/>
                <w:b/>
                <w:bCs/>
                <w:color w:val="000000"/>
                <w:kern w:val="0"/>
                <w:lang w:eastAsia="es-ES"/>
                <w14:ligatures w14:val="none"/>
              </w:rPr>
              <w:t>1.4.3.4</w:t>
            </w:r>
          </w:p>
        </w:tc>
        <w:tc>
          <w:tcPr>
            <w:tcW w:w="3323" w:type="dxa"/>
            <w:shd w:val="clear" w:color="auto" w:fill="FFFFFF" w:themeFill="background1"/>
            <w:vAlign w:val="center"/>
            <w:hideMark/>
          </w:tcPr>
          <w:p w14:paraId="2872E79F" w14:textId="49873823" w:rsidR="00804D82" w:rsidRPr="00BD1B9F" w:rsidRDefault="00804D82" w:rsidP="00A56379">
            <w:pPr>
              <w:jc w:val="left"/>
              <w:rPr>
                <w:rFonts w:ascii="Calibri" w:eastAsia="Times New Roman" w:hAnsi="Calibri" w:cs="Calibri"/>
                <w:kern w:val="0"/>
                <w:lang w:val="pt-PT" w:eastAsia="es-ES"/>
                <w14:ligatures w14:val="none"/>
              </w:rPr>
            </w:pPr>
            <w:r w:rsidRPr="00BD1B9F">
              <w:rPr>
                <w:rFonts w:ascii="Calibri" w:eastAsia="Times New Roman" w:hAnsi="Calibri" w:cs="Calibri"/>
                <w:color w:val="000000"/>
                <w:kern w:val="0"/>
                <w:lang w:val="pt-PT" w:eastAsia="es-ES"/>
                <w14:ligatures w14:val="none"/>
              </w:rPr>
              <w:t xml:space="preserve">Filtrar historial </w:t>
            </w:r>
            <w:r w:rsidR="00F926F9" w:rsidRPr="00BD1B9F">
              <w:rPr>
                <w:rFonts w:ascii="Calibri" w:eastAsia="Times New Roman" w:hAnsi="Calibri" w:cs="Calibri"/>
                <w:color w:val="000000"/>
                <w:kern w:val="0"/>
                <w:lang w:val="pt-PT" w:eastAsia="es-ES"/>
                <w14:ligatures w14:val="none"/>
              </w:rPr>
              <w:t>clínico</w:t>
            </w:r>
            <w:r w:rsidRPr="00BD1B9F">
              <w:rPr>
                <w:rFonts w:ascii="Calibri" w:eastAsia="Times New Roman" w:hAnsi="Calibri" w:cs="Calibri"/>
                <w:color w:val="000000"/>
                <w:kern w:val="0"/>
                <w:lang w:val="pt-PT" w:eastAsia="es-ES"/>
                <w14:ligatures w14:val="none"/>
              </w:rPr>
              <w:t xml:space="preserve"> por </w:t>
            </w:r>
            <w:r w:rsidR="00F926F9" w:rsidRPr="00BD1B9F">
              <w:rPr>
                <w:rFonts w:ascii="Calibri" w:eastAsia="Times New Roman" w:hAnsi="Calibri" w:cs="Calibri"/>
                <w:color w:val="000000"/>
                <w:kern w:val="0"/>
                <w:lang w:val="pt-PT" w:eastAsia="es-ES"/>
                <w14:ligatures w14:val="none"/>
              </w:rPr>
              <w:t>características</w:t>
            </w:r>
          </w:p>
        </w:tc>
        <w:tc>
          <w:tcPr>
            <w:tcW w:w="1211" w:type="dxa"/>
            <w:shd w:val="clear" w:color="auto" w:fill="FFFFFF" w:themeFill="background1"/>
            <w:vAlign w:val="center"/>
            <w:hideMark/>
          </w:tcPr>
          <w:p w14:paraId="5B2C80C6" w14:textId="77777777" w:rsidR="00804D82" w:rsidRPr="00804D82" w:rsidRDefault="00804D82" w:rsidP="00A56379">
            <w:pPr>
              <w:jc w:val="center"/>
              <w:rPr>
                <w:rFonts w:ascii="Calibri" w:eastAsia="Times New Roman" w:hAnsi="Calibri" w:cs="Calibri"/>
                <w:kern w:val="0"/>
                <w:lang w:eastAsia="es-ES"/>
                <w14:ligatures w14:val="none"/>
              </w:rPr>
            </w:pPr>
            <w:r w:rsidRPr="00804D82">
              <w:rPr>
                <w:rFonts w:ascii="Calibri" w:eastAsia="Times New Roman" w:hAnsi="Calibri" w:cs="Calibri"/>
                <w:color w:val="000000"/>
                <w:kern w:val="0"/>
                <w:lang w:eastAsia="es-ES"/>
                <w14:ligatures w14:val="none"/>
              </w:rPr>
              <w:t>9 hrs</w:t>
            </w:r>
          </w:p>
        </w:tc>
        <w:tc>
          <w:tcPr>
            <w:tcW w:w="1296" w:type="dxa"/>
            <w:shd w:val="clear" w:color="auto" w:fill="FFFFFF" w:themeFill="background1"/>
            <w:vAlign w:val="center"/>
            <w:hideMark/>
          </w:tcPr>
          <w:p w14:paraId="39F0868F" w14:textId="77777777" w:rsidR="00804D82" w:rsidRPr="00804D82" w:rsidRDefault="00804D82" w:rsidP="00A56379">
            <w:pPr>
              <w:jc w:val="center"/>
              <w:rPr>
                <w:rFonts w:ascii="Calibri" w:eastAsia="Times New Roman" w:hAnsi="Calibri" w:cs="Calibri"/>
                <w:kern w:val="0"/>
                <w:lang w:eastAsia="es-ES"/>
                <w14:ligatures w14:val="none"/>
              </w:rPr>
            </w:pPr>
            <w:r w:rsidRPr="00804D82">
              <w:rPr>
                <w:rFonts w:ascii="Calibri" w:eastAsia="Times New Roman" w:hAnsi="Calibri" w:cs="Calibri"/>
                <w:color w:val="000000"/>
                <w:kern w:val="0"/>
                <w:lang w:eastAsia="es-ES"/>
                <w14:ligatures w14:val="none"/>
              </w:rPr>
              <w:t>lun 13/05/24</w:t>
            </w:r>
          </w:p>
        </w:tc>
        <w:tc>
          <w:tcPr>
            <w:tcW w:w="1320" w:type="dxa"/>
            <w:shd w:val="clear" w:color="auto" w:fill="FFFFFF" w:themeFill="background1"/>
            <w:vAlign w:val="center"/>
            <w:hideMark/>
          </w:tcPr>
          <w:p w14:paraId="5B66E620" w14:textId="77777777" w:rsidR="00804D82" w:rsidRPr="00804D82" w:rsidRDefault="00804D82" w:rsidP="00A56379">
            <w:pPr>
              <w:jc w:val="center"/>
              <w:rPr>
                <w:rFonts w:ascii="Calibri" w:eastAsia="Times New Roman" w:hAnsi="Calibri" w:cs="Calibri"/>
                <w:kern w:val="0"/>
                <w:lang w:eastAsia="es-ES"/>
                <w14:ligatures w14:val="none"/>
              </w:rPr>
            </w:pPr>
            <w:r w:rsidRPr="00804D82">
              <w:rPr>
                <w:rFonts w:ascii="Calibri" w:eastAsia="Times New Roman" w:hAnsi="Calibri" w:cs="Calibri"/>
                <w:color w:val="000000"/>
                <w:kern w:val="0"/>
                <w:lang w:eastAsia="es-ES"/>
                <w14:ligatures w14:val="none"/>
              </w:rPr>
              <w:t>mar 14/05/24</w:t>
            </w:r>
          </w:p>
        </w:tc>
      </w:tr>
      <w:tr w:rsidR="00804D82" w:rsidRPr="00804D82" w14:paraId="5528CD32" w14:textId="77777777" w:rsidTr="00C56B9E">
        <w:tc>
          <w:tcPr>
            <w:tcW w:w="1350" w:type="dxa"/>
            <w:shd w:val="clear" w:color="auto" w:fill="AEAAAA" w:themeFill="background2" w:themeFillShade="BF"/>
            <w:vAlign w:val="center"/>
            <w:hideMark/>
          </w:tcPr>
          <w:p w14:paraId="695B3753" w14:textId="77777777" w:rsidR="00804D82" w:rsidRPr="00095AC0" w:rsidRDefault="00804D82" w:rsidP="00095AC0">
            <w:pPr>
              <w:jc w:val="left"/>
              <w:rPr>
                <w:rFonts w:ascii="Calibri" w:eastAsia="Times New Roman" w:hAnsi="Calibri" w:cs="Calibri"/>
                <w:b/>
                <w:bCs/>
                <w:kern w:val="0"/>
                <w:lang w:eastAsia="es-ES"/>
                <w14:ligatures w14:val="none"/>
              </w:rPr>
            </w:pPr>
            <w:r w:rsidRPr="00095AC0">
              <w:rPr>
                <w:rFonts w:ascii="Calibri" w:eastAsia="Times New Roman" w:hAnsi="Calibri" w:cs="Calibri"/>
                <w:b/>
                <w:bCs/>
                <w:color w:val="000000"/>
                <w:kern w:val="0"/>
                <w:lang w:eastAsia="es-ES"/>
                <w14:ligatures w14:val="none"/>
              </w:rPr>
              <w:t>1.4.3.5</w:t>
            </w:r>
          </w:p>
        </w:tc>
        <w:tc>
          <w:tcPr>
            <w:tcW w:w="3323" w:type="dxa"/>
            <w:shd w:val="clear" w:color="auto" w:fill="FFFFFF" w:themeFill="background1"/>
            <w:vAlign w:val="center"/>
            <w:hideMark/>
          </w:tcPr>
          <w:p w14:paraId="6B665E2A" w14:textId="2350CB6A" w:rsidR="00804D82" w:rsidRPr="00804D82" w:rsidRDefault="00804D82" w:rsidP="00A56379">
            <w:pPr>
              <w:jc w:val="left"/>
              <w:rPr>
                <w:rFonts w:ascii="Calibri" w:eastAsia="Times New Roman" w:hAnsi="Calibri" w:cs="Calibri"/>
                <w:kern w:val="0"/>
                <w:lang w:eastAsia="es-ES"/>
                <w14:ligatures w14:val="none"/>
              </w:rPr>
            </w:pPr>
            <w:r w:rsidRPr="00804D82">
              <w:rPr>
                <w:rFonts w:ascii="Calibri" w:eastAsia="Times New Roman" w:hAnsi="Calibri" w:cs="Calibri"/>
                <w:color w:val="000000"/>
                <w:kern w:val="0"/>
                <w:lang w:eastAsia="es-ES"/>
                <w14:ligatures w14:val="none"/>
              </w:rPr>
              <w:t>Obtener datos de una cita en concreto</w:t>
            </w:r>
          </w:p>
        </w:tc>
        <w:tc>
          <w:tcPr>
            <w:tcW w:w="1211" w:type="dxa"/>
            <w:shd w:val="clear" w:color="auto" w:fill="FFFFFF" w:themeFill="background1"/>
            <w:vAlign w:val="center"/>
            <w:hideMark/>
          </w:tcPr>
          <w:p w14:paraId="51376A7E" w14:textId="77777777" w:rsidR="00804D82" w:rsidRPr="00804D82" w:rsidRDefault="00804D82" w:rsidP="00A56379">
            <w:pPr>
              <w:jc w:val="center"/>
              <w:rPr>
                <w:rFonts w:ascii="Calibri" w:eastAsia="Times New Roman" w:hAnsi="Calibri" w:cs="Calibri"/>
                <w:kern w:val="0"/>
                <w:lang w:eastAsia="es-ES"/>
                <w14:ligatures w14:val="none"/>
              </w:rPr>
            </w:pPr>
            <w:r w:rsidRPr="00804D82">
              <w:rPr>
                <w:rFonts w:ascii="Calibri" w:eastAsia="Times New Roman" w:hAnsi="Calibri" w:cs="Calibri"/>
                <w:color w:val="000000"/>
                <w:kern w:val="0"/>
                <w:lang w:eastAsia="es-ES"/>
                <w14:ligatures w14:val="none"/>
              </w:rPr>
              <w:t>10 hrs</w:t>
            </w:r>
          </w:p>
        </w:tc>
        <w:tc>
          <w:tcPr>
            <w:tcW w:w="1296" w:type="dxa"/>
            <w:shd w:val="clear" w:color="auto" w:fill="FFFFFF" w:themeFill="background1"/>
            <w:vAlign w:val="center"/>
            <w:hideMark/>
          </w:tcPr>
          <w:p w14:paraId="6E9C086E" w14:textId="77777777" w:rsidR="00804D82" w:rsidRPr="00804D82" w:rsidRDefault="00804D82" w:rsidP="00A56379">
            <w:pPr>
              <w:jc w:val="center"/>
              <w:rPr>
                <w:rFonts w:ascii="Calibri" w:eastAsia="Times New Roman" w:hAnsi="Calibri" w:cs="Calibri"/>
                <w:kern w:val="0"/>
                <w:lang w:eastAsia="es-ES"/>
                <w14:ligatures w14:val="none"/>
              </w:rPr>
            </w:pPr>
            <w:r w:rsidRPr="00804D82">
              <w:rPr>
                <w:rFonts w:ascii="Calibri" w:eastAsia="Times New Roman" w:hAnsi="Calibri" w:cs="Calibri"/>
                <w:color w:val="000000"/>
                <w:kern w:val="0"/>
                <w:lang w:eastAsia="es-ES"/>
                <w14:ligatures w14:val="none"/>
              </w:rPr>
              <w:t>lun 13/05/24</w:t>
            </w:r>
          </w:p>
        </w:tc>
        <w:tc>
          <w:tcPr>
            <w:tcW w:w="1320" w:type="dxa"/>
            <w:shd w:val="clear" w:color="auto" w:fill="FFFFFF" w:themeFill="background1"/>
            <w:vAlign w:val="center"/>
            <w:hideMark/>
          </w:tcPr>
          <w:p w14:paraId="72FC53D3" w14:textId="77777777" w:rsidR="00804D82" w:rsidRPr="00804D82" w:rsidRDefault="00804D82" w:rsidP="00A56379">
            <w:pPr>
              <w:jc w:val="center"/>
              <w:rPr>
                <w:rFonts w:ascii="Calibri" w:eastAsia="Times New Roman" w:hAnsi="Calibri" w:cs="Calibri"/>
                <w:kern w:val="0"/>
                <w:lang w:eastAsia="es-ES"/>
                <w14:ligatures w14:val="none"/>
              </w:rPr>
            </w:pPr>
            <w:r w:rsidRPr="00804D82">
              <w:rPr>
                <w:rFonts w:ascii="Calibri" w:eastAsia="Times New Roman" w:hAnsi="Calibri" w:cs="Calibri"/>
                <w:color w:val="000000"/>
                <w:kern w:val="0"/>
                <w:lang w:eastAsia="es-ES"/>
                <w14:ligatures w14:val="none"/>
              </w:rPr>
              <w:t>mar 14/05/24</w:t>
            </w:r>
          </w:p>
        </w:tc>
      </w:tr>
      <w:tr w:rsidR="00804D82" w:rsidRPr="00804D82" w14:paraId="22EBEFFE" w14:textId="77777777" w:rsidTr="00C56B9E">
        <w:tc>
          <w:tcPr>
            <w:tcW w:w="1350" w:type="dxa"/>
            <w:shd w:val="clear" w:color="auto" w:fill="AEAAAA" w:themeFill="background2" w:themeFillShade="BF"/>
            <w:vAlign w:val="center"/>
            <w:hideMark/>
          </w:tcPr>
          <w:p w14:paraId="1954E7A2" w14:textId="77777777" w:rsidR="00804D82" w:rsidRPr="00095AC0" w:rsidRDefault="00804D82" w:rsidP="00095AC0">
            <w:pPr>
              <w:jc w:val="left"/>
              <w:rPr>
                <w:rFonts w:ascii="Calibri" w:eastAsia="Times New Roman" w:hAnsi="Calibri" w:cs="Calibri"/>
                <w:b/>
                <w:bCs/>
                <w:kern w:val="0"/>
                <w:lang w:eastAsia="es-ES"/>
                <w14:ligatures w14:val="none"/>
              </w:rPr>
            </w:pPr>
            <w:r w:rsidRPr="00095AC0">
              <w:rPr>
                <w:rFonts w:ascii="Calibri" w:eastAsia="Times New Roman" w:hAnsi="Calibri" w:cs="Calibri"/>
                <w:b/>
                <w:bCs/>
                <w:color w:val="000000"/>
                <w:kern w:val="0"/>
                <w:lang w:eastAsia="es-ES"/>
                <w14:ligatures w14:val="none"/>
              </w:rPr>
              <w:t>1.4.3.6</w:t>
            </w:r>
          </w:p>
        </w:tc>
        <w:tc>
          <w:tcPr>
            <w:tcW w:w="3323" w:type="dxa"/>
            <w:shd w:val="clear" w:color="auto" w:fill="FFFFFF" w:themeFill="background1"/>
            <w:vAlign w:val="center"/>
            <w:hideMark/>
          </w:tcPr>
          <w:p w14:paraId="6946FDFA" w14:textId="16136793" w:rsidR="00804D82" w:rsidRPr="00804D82" w:rsidRDefault="00804D82" w:rsidP="00A56379">
            <w:pPr>
              <w:jc w:val="left"/>
              <w:rPr>
                <w:rFonts w:ascii="Calibri" w:eastAsia="Times New Roman" w:hAnsi="Calibri" w:cs="Calibri"/>
                <w:kern w:val="0"/>
                <w:lang w:eastAsia="es-ES"/>
                <w14:ligatures w14:val="none"/>
              </w:rPr>
            </w:pPr>
            <w:r w:rsidRPr="00804D82">
              <w:rPr>
                <w:rFonts w:ascii="Calibri" w:eastAsia="Times New Roman" w:hAnsi="Calibri" w:cs="Calibri"/>
                <w:color w:val="000000"/>
                <w:kern w:val="0"/>
                <w:lang w:eastAsia="es-ES"/>
                <w14:ligatures w14:val="none"/>
              </w:rPr>
              <w:t>Obtener datos de un h.c en concreto</w:t>
            </w:r>
          </w:p>
        </w:tc>
        <w:tc>
          <w:tcPr>
            <w:tcW w:w="1211" w:type="dxa"/>
            <w:shd w:val="clear" w:color="auto" w:fill="FFFFFF" w:themeFill="background1"/>
            <w:vAlign w:val="center"/>
            <w:hideMark/>
          </w:tcPr>
          <w:p w14:paraId="638A4EA3" w14:textId="77777777" w:rsidR="00804D82" w:rsidRPr="00804D82" w:rsidRDefault="00804D82" w:rsidP="00A56379">
            <w:pPr>
              <w:jc w:val="center"/>
              <w:rPr>
                <w:rFonts w:ascii="Calibri" w:eastAsia="Times New Roman" w:hAnsi="Calibri" w:cs="Calibri"/>
                <w:kern w:val="0"/>
                <w:lang w:eastAsia="es-ES"/>
                <w14:ligatures w14:val="none"/>
              </w:rPr>
            </w:pPr>
            <w:r w:rsidRPr="00804D82">
              <w:rPr>
                <w:rFonts w:ascii="Calibri" w:eastAsia="Times New Roman" w:hAnsi="Calibri" w:cs="Calibri"/>
                <w:color w:val="000000"/>
                <w:kern w:val="0"/>
                <w:lang w:eastAsia="es-ES"/>
                <w14:ligatures w14:val="none"/>
              </w:rPr>
              <w:t>10 hrs</w:t>
            </w:r>
          </w:p>
        </w:tc>
        <w:tc>
          <w:tcPr>
            <w:tcW w:w="1296" w:type="dxa"/>
            <w:shd w:val="clear" w:color="auto" w:fill="FFFFFF" w:themeFill="background1"/>
            <w:vAlign w:val="center"/>
            <w:hideMark/>
          </w:tcPr>
          <w:p w14:paraId="790868F3" w14:textId="77777777" w:rsidR="00804D82" w:rsidRPr="00804D82" w:rsidRDefault="00804D82" w:rsidP="00A56379">
            <w:pPr>
              <w:jc w:val="center"/>
              <w:rPr>
                <w:rFonts w:ascii="Calibri" w:eastAsia="Times New Roman" w:hAnsi="Calibri" w:cs="Calibri"/>
                <w:kern w:val="0"/>
                <w:lang w:eastAsia="es-ES"/>
                <w14:ligatures w14:val="none"/>
              </w:rPr>
            </w:pPr>
            <w:r w:rsidRPr="00804D82">
              <w:rPr>
                <w:rFonts w:ascii="Calibri" w:eastAsia="Times New Roman" w:hAnsi="Calibri" w:cs="Calibri"/>
                <w:color w:val="000000"/>
                <w:kern w:val="0"/>
                <w:lang w:eastAsia="es-ES"/>
                <w14:ligatures w14:val="none"/>
              </w:rPr>
              <w:t>lun 13/05/24</w:t>
            </w:r>
          </w:p>
        </w:tc>
        <w:tc>
          <w:tcPr>
            <w:tcW w:w="1320" w:type="dxa"/>
            <w:shd w:val="clear" w:color="auto" w:fill="FFFFFF" w:themeFill="background1"/>
            <w:vAlign w:val="center"/>
            <w:hideMark/>
          </w:tcPr>
          <w:p w14:paraId="52AF1CAD" w14:textId="77777777" w:rsidR="00804D82" w:rsidRPr="00804D82" w:rsidRDefault="00804D82" w:rsidP="00A56379">
            <w:pPr>
              <w:jc w:val="center"/>
              <w:rPr>
                <w:rFonts w:ascii="Calibri" w:eastAsia="Times New Roman" w:hAnsi="Calibri" w:cs="Calibri"/>
                <w:kern w:val="0"/>
                <w:lang w:eastAsia="es-ES"/>
                <w14:ligatures w14:val="none"/>
              </w:rPr>
            </w:pPr>
            <w:r w:rsidRPr="00804D82">
              <w:rPr>
                <w:rFonts w:ascii="Calibri" w:eastAsia="Times New Roman" w:hAnsi="Calibri" w:cs="Calibri"/>
                <w:color w:val="000000"/>
                <w:kern w:val="0"/>
                <w:lang w:eastAsia="es-ES"/>
                <w14:ligatures w14:val="none"/>
              </w:rPr>
              <w:t>jue 16/05/24</w:t>
            </w:r>
          </w:p>
        </w:tc>
      </w:tr>
      <w:tr w:rsidR="00804D82" w:rsidRPr="00804D82" w14:paraId="00FB14B1" w14:textId="77777777" w:rsidTr="00C56B9E">
        <w:tc>
          <w:tcPr>
            <w:tcW w:w="1350" w:type="dxa"/>
            <w:shd w:val="clear" w:color="auto" w:fill="AEAAAA" w:themeFill="background2" w:themeFillShade="BF"/>
            <w:vAlign w:val="center"/>
            <w:hideMark/>
          </w:tcPr>
          <w:p w14:paraId="5062A044" w14:textId="77777777" w:rsidR="00804D82" w:rsidRPr="00095AC0" w:rsidRDefault="00804D82" w:rsidP="00095AC0">
            <w:pPr>
              <w:jc w:val="left"/>
              <w:rPr>
                <w:rFonts w:ascii="Calibri" w:eastAsia="Times New Roman" w:hAnsi="Calibri" w:cs="Calibri"/>
                <w:b/>
                <w:bCs/>
                <w:kern w:val="0"/>
                <w:lang w:eastAsia="es-ES"/>
                <w14:ligatures w14:val="none"/>
              </w:rPr>
            </w:pPr>
            <w:r w:rsidRPr="00095AC0">
              <w:rPr>
                <w:rFonts w:ascii="Calibri" w:eastAsia="Times New Roman" w:hAnsi="Calibri" w:cs="Calibri"/>
                <w:b/>
                <w:bCs/>
                <w:color w:val="000000"/>
                <w:kern w:val="0"/>
                <w:lang w:eastAsia="es-ES"/>
                <w14:ligatures w14:val="none"/>
              </w:rPr>
              <w:t>1.4.3.7</w:t>
            </w:r>
          </w:p>
        </w:tc>
        <w:tc>
          <w:tcPr>
            <w:tcW w:w="3323" w:type="dxa"/>
            <w:shd w:val="clear" w:color="auto" w:fill="FFFFFF" w:themeFill="background1"/>
            <w:vAlign w:val="center"/>
            <w:hideMark/>
          </w:tcPr>
          <w:p w14:paraId="72AB24FF" w14:textId="21119B5C" w:rsidR="00804D82" w:rsidRPr="00804D82" w:rsidRDefault="00804D82" w:rsidP="00A56379">
            <w:pPr>
              <w:jc w:val="left"/>
              <w:rPr>
                <w:rFonts w:ascii="Calibri" w:eastAsia="Times New Roman" w:hAnsi="Calibri" w:cs="Calibri"/>
                <w:kern w:val="0"/>
                <w:lang w:eastAsia="es-ES"/>
                <w14:ligatures w14:val="none"/>
              </w:rPr>
            </w:pPr>
            <w:r w:rsidRPr="00804D82">
              <w:rPr>
                <w:rFonts w:ascii="Calibri" w:eastAsia="Times New Roman" w:hAnsi="Calibri" w:cs="Calibri"/>
                <w:color w:val="000000"/>
                <w:kern w:val="0"/>
                <w:lang w:eastAsia="es-ES"/>
                <w14:ligatures w14:val="none"/>
              </w:rPr>
              <w:t>Visualizaci</w:t>
            </w:r>
            <w:r w:rsidR="009C37AC">
              <w:rPr>
                <w:rFonts w:ascii="Calibri" w:eastAsia="Times New Roman" w:hAnsi="Calibri" w:cs="Calibri"/>
                <w:color w:val="000000"/>
                <w:kern w:val="0"/>
                <w:lang w:eastAsia="es-ES"/>
                <w14:ligatures w14:val="none"/>
              </w:rPr>
              <w:t>ó</w:t>
            </w:r>
            <w:r w:rsidRPr="00804D82">
              <w:rPr>
                <w:rFonts w:ascii="Calibri" w:eastAsia="Times New Roman" w:hAnsi="Calibri" w:cs="Calibri"/>
                <w:color w:val="000000"/>
                <w:kern w:val="0"/>
                <w:lang w:eastAsia="es-ES"/>
                <w14:ligatures w14:val="none"/>
              </w:rPr>
              <w:t>n de una cita especifica</w:t>
            </w:r>
          </w:p>
        </w:tc>
        <w:tc>
          <w:tcPr>
            <w:tcW w:w="1211" w:type="dxa"/>
            <w:shd w:val="clear" w:color="auto" w:fill="FFFFFF" w:themeFill="background1"/>
            <w:vAlign w:val="center"/>
            <w:hideMark/>
          </w:tcPr>
          <w:p w14:paraId="2AB731BD" w14:textId="77777777" w:rsidR="00804D82" w:rsidRPr="00804D82" w:rsidRDefault="00804D82" w:rsidP="00A56379">
            <w:pPr>
              <w:jc w:val="center"/>
              <w:rPr>
                <w:rFonts w:ascii="Calibri" w:eastAsia="Times New Roman" w:hAnsi="Calibri" w:cs="Calibri"/>
                <w:kern w:val="0"/>
                <w:lang w:eastAsia="es-ES"/>
                <w14:ligatures w14:val="none"/>
              </w:rPr>
            </w:pPr>
            <w:r w:rsidRPr="00804D82">
              <w:rPr>
                <w:rFonts w:ascii="Calibri" w:eastAsia="Times New Roman" w:hAnsi="Calibri" w:cs="Calibri"/>
                <w:color w:val="000000"/>
                <w:kern w:val="0"/>
                <w:lang w:eastAsia="es-ES"/>
                <w14:ligatures w14:val="none"/>
              </w:rPr>
              <w:t>7 hrs</w:t>
            </w:r>
          </w:p>
        </w:tc>
        <w:tc>
          <w:tcPr>
            <w:tcW w:w="1296" w:type="dxa"/>
            <w:shd w:val="clear" w:color="auto" w:fill="FFFFFF" w:themeFill="background1"/>
            <w:vAlign w:val="center"/>
            <w:hideMark/>
          </w:tcPr>
          <w:p w14:paraId="6D43794F" w14:textId="77777777" w:rsidR="00804D82" w:rsidRPr="00804D82" w:rsidRDefault="00804D82" w:rsidP="00A56379">
            <w:pPr>
              <w:jc w:val="center"/>
              <w:rPr>
                <w:rFonts w:ascii="Calibri" w:eastAsia="Times New Roman" w:hAnsi="Calibri" w:cs="Calibri"/>
                <w:kern w:val="0"/>
                <w:lang w:eastAsia="es-ES"/>
                <w14:ligatures w14:val="none"/>
              </w:rPr>
            </w:pPr>
            <w:r w:rsidRPr="00804D82">
              <w:rPr>
                <w:rFonts w:ascii="Calibri" w:eastAsia="Times New Roman" w:hAnsi="Calibri" w:cs="Calibri"/>
                <w:color w:val="000000"/>
                <w:kern w:val="0"/>
                <w:lang w:eastAsia="es-ES"/>
                <w14:ligatures w14:val="none"/>
              </w:rPr>
              <w:t>mar 14/05/24</w:t>
            </w:r>
          </w:p>
        </w:tc>
        <w:tc>
          <w:tcPr>
            <w:tcW w:w="1320" w:type="dxa"/>
            <w:shd w:val="clear" w:color="auto" w:fill="FFFFFF" w:themeFill="background1"/>
            <w:vAlign w:val="center"/>
            <w:hideMark/>
          </w:tcPr>
          <w:p w14:paraId="5091B5DF" w14:textId="77777777" w:rsidR="00804D82" w:rsidRPr="00804D82" w:rsidRDefault="00804D82" w:rsidP="00A56379">
            <w:pPr>
              <w:jc w:val="center"/>
              <w:rPr>
                <w:rFonts w:ascii="Calibri" w:eastAsia="Times New Roman" w:hAnsi="Calibri" w:cs="Calibri"/>
                <w:kern w:val="0"/>
                <w:lang w:eastAsia="es-ES"/>
                <w14:ligatures w14:val="none"/>
              </w:rPr>
            </w:pPr>
            <w:r w:rsidRPr="00804D82">
              <w:rPr>
                <w:rFonts w:ascii="Calibri" w:eastAsia="Times New Roman" w:hAnsi="Calibri" w:cs="Calibri"/>
                <w:color w:val="000000"/>
                <w:kern w:val="0"/>
                <w:lang w:eastAsia="es-ES"/>
                <w14:ligatures w14:val="none"/>
              </w:rPr>
              <w:t>vie 17/05/24</w:t>
            </w:r>
          </w:p>
        </w:tc>
      </w:tr>
      <w:tr w:rsidR="00804D82" w:rsidRPr="00804D82" w14:paraId="40966485" w14:textId="77777777" w:rsidTr="00C56B9E">
        <w:tc>
          <w:tcPr>
            <w:tcW w:w="1350" w:type="dxa"/>
            <w:shd w:val="clear" w:color="auto" w:fill="AEAAAA" w:themeFill="background2" w:themeFillShade="BF"/>
            <w:vAlign w:val="center"/>
            <w:hideMark/>
          </w:tcPr>
          <w:p w14:paraId="3B557443" w14:textId="77777777" w:rsidR="00804D82" w:rsidRPr="00095AC0" w:rsidRDefault="00804D82" w:rsidP="00095AC0">
            <w:pPr>
              <w:jc w:val="left"/>
              <w:rPr>
                <w:rFonts w:ascii="Calibri" w:eastAsia="Times New Roman" w:hAnsi="Calibri" w:cs="Calibri"/>
                <w:b/>
                <w:bCs/>
                <w:kern w:val="0"/>
                <w:lang w:eastAsia="es-ES"/>
                <w14:ligatures w14:val="none"/>
              </w:rPr>
            </w:pPr>
            <w:r w:rsidRPr="00095AC0">
              <w:rPr>
                <w:rFonts w:ascii="Calibri" w:eastAsia="Times New Roman" w:hAnsi="Calibri" w:cs="Calibri"/>
                <w:b/>
                <w:bCs/>
                <w:color w:val="000000"/>
                <w:kern w:val="0"/>
                <w:lang w:eastAsia="es-ES"/>
                <w14:ligatures w14:val="none"/>
              </w:rPr>
              <w:t>1.4.3.8</w:t>
            </w:r>
          </w:p>
        </w:tc>
        <w:tc>
          <w:tcPr>
            <w:tcW w:w="3323" w:type="dxa"/>
            <w:shd w:val="clear" w:color="auto" w:fill="FFFFFF" w:themeFill="background1"/>
            <w:vAlign w:val="center"/>
            <w:hideMark/>
          </w:tcPr>
          <w:p w14:paraId="5859FD64" w14:textId="78A25170" w:rsidR="00804D82" w:rsidRPr="00804D82" w:rsidRDefault="00804D82" w:rsidP="00A56379">
            <w:pPr>
              <w:jc w:val="left"/>
              <w:rPr>
                <w:rFonts w:ascii="Calibri" w:eastAsia="Times New Roman" w:hAnsi="Calibri" w:cs="Calibri"/>
                <w:kern w:val="0"/>
                <w:lang w:eastAsia="es-ES"/>
                <w14:ligatures w14:val="none"/>
              </w:rPr>
            </w:pPr>
            <w:r w:rsidRPr="00804D82">
              <w:rPr>
                <w:rFonts w:ascii="Calibri" w:eastAsia="Times New Roman" w:hAnsi="Calibri" w:cs="Calibri"/>
                <w:color w:val="000000"/>
                <w:kern w:val="0"/>
                <w:lang w:eastAsia="es-ES"/>
                <w14:ligatures w14:val="none"/>
              </w:rPr>
              <w:t xml:space="preserve">Filtrar historial </w:t>
            </w:r>
            <w:r w:rsidR="00F926F9" w:rsidRPr="00804D82">
              <w:rPr>
                <w:rFonts w:ascii="Calibri" w:eastAsia="Times New Roman" w:hAnsi="Calibri" w:cs="Calibri"/>
                <w:color w:val="000000"/>
                <w:kern w:val="0"/>
                <w:lang w:eastAsia="es-ES"/>
                <w14:ligatures w14:val="none"/>
              </w:rPr>
              <w:t>clínico</w:t>
            </w:r>
            <w:r w:rsidRPr="00804D82">
              <w:rPr>
                <w:rFonts w:ascii="Calibri" w:eastAsia="Times New Roman" w:hAnsi="Calibri" w:cs="Calibri"/>
                <w:color w:val="000000"/>
                <w:kern w:val="0"/>
                <w:lang w:eastAsia="es-ES"/>
                <w14:ligatures w14:val="none"/>
              </w:rPr>
              <w:t xml:space="preserve"> por usuario</w:t>
            </w:r>
          </w:p>
        </w:tc>
        <w:tc>
          <w:tcPr>
            <w:tcW w:w="1211" w:type="dxa"/>
            <w:shd w:val="clear" w:color="auto" w:fill="FFFFFF" w:themeFill="background1"/>
            <w:vAlign w:val="center"/>
            <w:hideMark/>
          </w:tcPr>
          <w:p w14:paraId="0F5ABC79" w14:textId="77777777" w:rsidR="00804D82" w:rsidRPr="00804D82" w:rsidRDefault="00804D82" w:rsidP="00A56379">
            <w:pPr>
              <w:jc w:val="center"/>
              <w:rPr>
                <w:rFonts w:ascii="Calibri" w:eastAsia="Times New Roman" w:hAnsi="Calibri" w:cs="Calibri"/>
                <w:kern w:val="0"/>
                <w:lang w:eastAsia="es-ES"/>
                <w14:ligatures w14:val="none"/>
              </w:rPr>
            </w:pPr>
            <w:r w:rsidRPr="00804D82">
              <w:rPr>
                <w:rFonts w:ascii="Calibri" w:eastAsia="Times New Roman" w:hAnsi="Calibri" w:cs="Calibri"/>
                <w:color w:val="000000"/>
                <w:kern w:val="0"/>
                <w:lang w:eastAsia="es-ES"/>
                <w14:ligatures w14:val="none"/>
              </w:rPr>
              <w:t>9 hrs</w:t>
            </w:r>
          </w:p>
        </w:tc>
        <w:tc>
          <w:tcPr>
            <w:tcW w:w="1296" w:type="dxa"/>
            <w:shd w:val="clear" w:color="auto" w:fill="FFFFFF" w:themeFill="background1"/>
            <w:vAlign w:val="center"/>
            <w:hideMark/>
          </w:tcPr>
          <w:p w14:paraId="59658092" w14:textId="77777777" w:rsidR="00804D82" w:rsidRPr="00804D82" w:rsidRDefault="00804D82" w:rsidP="00A56379">
            <w:pPr>
              <w:jc w:val="center"/>
              <w:rPr>
                <w:rFonts w:ascii="Calibri" w:eastAsia="Times New Roman" w:hAnsi="Calibri" w:cs="Calibri"/>
                <w:kern w:val="0"/>
                <w:lang w:eastAsia="es-ES"/>
                <w14:ligatures w14:val="none"/>
              </w:rPr>
            </w:pPr>
            <w:r w:rsidRPr="00804D82">
              <w:rPr>
                <w:rFonts w:ascii="Calibri" w:eastAsia="Times New Roman" w:hAnsi="Calibri" w:cs="Calibri"/>
                <w:color w:val="000000"/>
                <w:kern w:val="0"/>
                <w:lang w:eastAsia="es-ES"/>
                <w14:ligatures w14:val="none"/>
              </w:rPr>
              <w:t>mié 15/05/24</w:t>
            </w:r>
          </w:p>
        </w:tc>
        <w:tc>
          <w:tcPr>
            <w:tcW w:w="1320" w:type="dxa"/>
            <w:shd w:val="clear" w:color="auto" w:fill="FFFFFF" w:themeFill="background1"/>
            <w:vAlign w:val="center"/>
            <w:hideMark/>
          </w:tcPr>
          <w:p w14:paraId="26024824" w14:textId="77777777" w:rsidR="00804D82" w:rsidRPr="00804D82" w:rsidRDefault="00804D82" w:rsidP="00A56379">
            <w:pPr>
              <w:jc w:val="center"/>
              <w:rPr>
                <w:rFonts w:ascii="Calibri" w:eastAsia="Times New Roman" w:hAnsi="Calibri" w:cs="Calibri"/>
                <w:kern w:val="0"/>
                <w:lang w:eastAsia="es-ES"/>
                <w14:ligatures w14:val="none"/>
              </w:rPr>
            </w:pPr>
            <w:r w:rsidRPr="00804D82">
              <w:rPr>
                <w:rFonts w:ascii="Calibri" w:eastAsia="Times New Roman" w:hAnsi="Calibri" w:cs="Calibri"/>
                <w:color w:val="000000"/>
                <w:kern w:val="0"/>
                <w:lang w:eastAsia="es-ES"/>
                <w14:ligatures w14:val="none"/>
              </w:rPr>
              <w:t>jue 16/05/24</w:t>
            </w:r>
          </w:p>
        </w:tc>
      </w:tr>
      <w:tr w:rsidR="00804D82" w:rsidRPr="00804D82" w14:paraId="46938625" w14:textId="77777777" w:rsidTr="00C56B9E">
        <w:tc>
          <w:tcPr>
            <w:tcW w:w="1350" w:type="dxa"/>
            <w:shd w:val="clear" w:color="auto" w:fill="AEAAAA" w:themeFill="background2" w:themeFillShade="BF"/>
            <w:vAlign w:val="center"/>
            <w:hideMark/>
          </w:tcPr>
          <w:p w14:paraId="649B1B2E" w14:textId="77777777" w:rsidR="00804D82" w:rsidRPr="00095AC0" w:rsidRDefault="00804D82" w:rsidP="00095AC0">
            <w:pPr>
              <w:jc w:val="left"/>
              <w:rPr>
                <w:rFonts w:ascii="Calibri" w:eastAsia="Times New Roman" w:hAnsi="Calibri" w:cs="Calibri"/>
                <w:b/>
                <w:bCs/>
                <w:kern w:val="0"/>
                <w:lang w:eastAsia="es-ES"/>
                <w14:ligatures w14:val="none"/>
              </w:rPr>
            </w:pPr>
            <w:r w:rsidRPr="00095AC0">
              <w:rPr>
                <w:rFonts w:ascii="Calibri" w:eastAsia="Times New Roman" w:hAnsi="Calibri" w:cs="Calibri"/>
                <w:b/>
                <w:bCs/>
                <w:color w:val="000000"/>
                <w:kern w:val="0"/>
                <w:lang w:eastAsia="es-ES"/>
                <w14:ligatures w14:val="none"/>
              </w:rPr>
              <w:t>1.4.3.9</w:t>
            </w:r>
          </w:p>
        </w:tc>
        <w:tc>
          <w:tcPr>
            <w:tcW w:w="3323" w:type="dxa"/>
            <w:shd w:val="clear" w:color="auto" w:fill="FFFFFF" w:themeFill="background1"/>
            <w:vAlign w:val="center"/>
            <w:hideMark/>
          </w:tcPr>
          <w:p w14:paraId="2D6E9DE3" w14:textId="001FE4E4" w:rsidR="00804D82" w:rsidRPr="00804D82" w:rsidRDefault="00804D82" w:rsidP="00A56379">
            <w:pPr>
              <w:jc w:val="left"/>
              <w:rPr>
                <w:rFonts w:ascii="Calibri" w:eastAsia="Times New Roman" w:hAnsi="Calibri" w:cs="Calibri"/>
                <w:kern w:val="0"/>
                <w:lang w:eastAsia="es-ES"/>
                <w14:ligatures w14:val="none"/>
              </w:rPr>
            </w:pPr>
            <w:r w:rsidRPr="00804D82">
              <w:rPr>
                <w:rFonts w:ascii="Calibri" w:eastAsia="Times New Roman" w:hAnsi="Calibri" w:cs="Calibri"/>
                <w:color w:val="000000"/>
                <w:kern w:val="0"/>
                <w:lang w:eastAsia="es-ES"/>
                <w14:ligatures w14:val="none"/>
              </w:rPr>
              <w:t>Obtener datos de una prueba en concreto</w:t>
            </w:r>
          </w:p>
        </w:tc>
        <w:tc>
          <w:tcPr>
            <w:tcW w:w="1211" w:type="dxa"/>
            <w:shd w:val="clear" w:color="auto" w:fill="FFFFFF" w:themeFill="background1"/>
            <w:vAlign w:val="center"/>
            <w:hideMark/>
          </w:tcPr>
          <w:p w14:paraId="07ABCFB5" w14:textId="77777777" w:rsidR="00804D82" w:rsidRPr="00804D82" w:rsidRDefault="00804D82" w:rsidP="00A56379">
            <w:pPr>
              <w:jc w:val="center"/>
              <w:rPr>
                <w:rFonts w:ascii="Calibri" w:eastAsia="Times New Roman" w:hAnsi="Calibri" w:cs="Calibri"/>
                <w:kern w:val="0"/>
                <w:lang w:eastAsia="es-ES"/>
                <w14:ligatures w14:val="none"/>
              </w:rPr>
            </w:pPr>
            <w:r w:rsidRPr="00804D82">
              <w:rPr>
                <w:rFonts w:ascii="Calibri" w:eastAsia="Times New Roman" w:hAnsi="Calibri" w:cs="Calibri"/>
                <w:color w:val="000000"/>
                <w:kern w:val="0"/>
                <w:lang w:eastAsia="es-ES"/>
                <w14:ligatures w14:val="none"/>
              </w:rPr>
              <w:t>10 hrs</w:t>
            </w:r>
          </w:p>
        </w:tc>
        <w:tc>
          <w:tcPr>
            <w:tcW w:w="1296" w:type="dxa"/>
            <w:shd w:val="clear" w:color="auto" w:fill="FFFFFF" w:themeFill="background1"/>
            <w:vAlign w:val="center"/>
            <w:hideMark/>
          </w:tcPr>
          <w:p w14:paraId="2E1F738F" w14:textId="77777777" w:rsidR="00804D82" w:rsidRPr="00804D82" w:rsidRDefault="00804D82" w:rsidP="00A56379">
            <w:pPr>
              <w:jc w:val="center"/>
              <w:rPr>
                <w:rFonts w:ascii="Calibri" w:eastAsia="Times New Roman" w:hAnsi="Calibri" w:cs="Calibri"/>
                <w:kern w:val="0"/>
                <w:lang w:eastAsia="es-ES"/>
                <w14:ligatures w14:val="none"/>
              </w:rPr>
            </w:pPr>
            <w:r w:rsidRPr="00804D82">
              <w:rPr>
                <w:rFonts w:ascii="Calibri" w:eastAsia="Times New Roman" w:hAnsi="Calibri" w:cs="Calibri"/>
                <w:color w:val="000000"/>
                <w:kern w:val="0"/>
                <w:lang w:eastAsia="es-ES"/>
                <w14:ligatures w14:val="none"/>
              </w:rPr>
              <w:t>mié 15/05/24</w:t>
            </w:r>
          </w:p>
        </w:tc>
        <w:tc>
          <w:tcPr>
            <w:tcW w:w="1320" w:type="dxa"/>
            <w:shd w:val="clear" w:color="auto" w:fill="FFFFFF" w:themeFill="background1"/>
            <w:vAlign w:val="center"/>
            <w:hideMark/>
          </w:tcPr>
          <w:p w14:paraId="07A10042" w14:textId="77777777" w:rsidR="00804D82" w:rsidRPr="00804D82" w:rsidRDefault="00804D82" w:rsidP="00A56379">
            <w:pPr>
              <w:jc w:val="center"/>
              <w:rPr>
                <w:rFonts w:ascii="Calibri" w:eastAsia="Times New Roman" w:hAnsi="Calibri" w:cs="Calibri"/>
                <w:kern w:val="0"/>
                <w:lang w:eastAsia="es-ES"/>
                <w14:ligatures w14:val="none"/>
              </w:rPr>
            </w:pPr>
            <w:r w:rsidRPr="00804D82">
              <w:rPr>
                <w:rFonts w:ascii="Calibri" w:eastAsia="Times New Roman" w:hAnsi="Calibri" w:cs="Calibri"/>
                <w:color w:val="000000"/>
                <w:kern w:val="0"/>
                <w:lang w:eastAsia="es-ES"/>
                <w14:ligatures w14:val="none"/>
              </w:rPr>
              <w:t>jue 16/05/24</w:t>
            </w:r>
          </w:p>
        </w:tc>
      </w:tr>
      <w:tr w:rsidR="00804D82" w:rsidRPr="00804D82" w14:paraId="45EFACE3" w14:textId="77777777" w:rsidTr="00C56B9E">
        <w:tc>
          <w:tcPr>
            <w:tcW w:w="1350" w:type="dxa"/>
            <w:shd w:val="clear" w:color="auto" w:fill="AEAAAA" w:themeFill="background2" w:themeFillShade="BF"/>
            <w:vAlign w:val="center"/>
            <w:hideMark/>
          </w:tcPr>
          <w:p w14:paraId="248E0CB0" w14:textId="77777777" w:rsidR="00804D82" w:rsidRPr="00095AC0" w:rsidRDefault="00804D82" w:rsidP="00095AC0">
            <w:pPr>
              <w:jc w:val="left"/>
              <w:rPr>
                <w:rFonts w:ascii="Calibri" w:eastAsia="Times New Roman" w:hAnsi="Calibri" w:cs="Calibri"/>
                <w:b/>
                <w:bCs/>
                <w:kern w:val="0"/>
                <w:lang w:eastAsia="es-ES"/>
                <w14:ligatures w14:val="none"/>
              </w:rPr>
            </w:pPr>
            <w:r w:rsidRPr="00095AC0">
              <w:rPr>
                <w:rFonts w:ascii="Calibri" w:eastAsia="Times New Roman" w:hAnsi="Calibri" w:cs="Calibri"/>
                <w:b/>
                <w:bCs/>
                <w:color w:val="000000"/>
                <w:kern w:val="0"/>
                <w:lang w:eastAsia="es-ES"/>
                <w14:ligatures w14:val="none"/>
              </w:rPr>
              <w:t>1.4.3.10</w:t>
            </w:r>
          </w:p>
        </w:tc>
        <w:tc>
          <w:tcPr>
            <w:tcW w:w="3323" w:type="dxa"/>
            <w:shd w:val="clear" w:color="auto" w:fill="FFFFFF" w:themeFill="background1"/>
            <w:vAlign w:val="center"/>
            <w:hideMark/>
          </w:tcPr>
          <w:p w14:paraId="78898E35" w14:textId="75FEB33F" w:rsidR="00804D82" w:rsidRPr="00804D82" w:rsidRDefault="00804D82" w:rsidP="00A56379">
            <w:pPr>
              <w:jc w:val="left"/>
              <w:rPr>
                <w:rFonts w:ascii="Calibri" w:eastAsia="Times New Roman" w:hAnsi="Calibri" w:cs="Calibri"/>
                <w:kern w:val="0"/>
                <w:lang w:eastAsia="es-ES"/>
                <w14:ligatures w14:val="none"/>
              </w:rPr>
            </w:pPr>
            <w:r w:rsidRPr="00804D82">
              <w:rPr>
                <w:rFonts w:ascii="Calibri" w:eastAsia="Times New Roman" w:hAnsi="Calibri" w:cs="Calibri"/>
                <w:color w:val="000000"/>
                <w:kern w:val="0"/>
                <w:lang w:eastAsia="es-ES"/>
                <w14:ligatures w14:val="none"/>
              </w:rPr>
              <w:t xml:space="preserve">Filtrar citas por </w:t>
            </w:r>
            <w:r w:rsidR="00F926F9" w:rsidRPr="00804D82">
              <w:rPr>
                <w:rFonts w:ascii="Calibri" w:eastAsia="Times New Roman" w:hAnsi="Calibri" w:cs="Calibri"/>
                <w:color w:val="000000"/>
                <w:kern w:val="0"/>
                <w:lang w:eastAsia="es-ES"/>
                <w14:ligatures w14:val="none"/>
              </w:rPr>
              <w:t>características</w:t>
            </w:r>
          </w:p>
        </w:tc>
        <w:tc>
          <w:tcPr>
            <w:tcW w:w="1211" w:type="dxa"/>
            <w:shd w:val="clear" w:color="auto" w:fill="FFFFFF" w:themeFill="background1"/>
            <w:vAlign w:val="center"/>
            <w:hideMark/>
          </w:tcPr>
          <w:p w14:paraId="50217207" w14:textId="77777777" w:rsidR="00804D82" w:rsidRPr="00804D82" w:rsidRDefault="00804D82" w:rsidP="00A56379">
            <w:pPr>
              <w:jc w:val="center"/>
              <w:rPr>
                <w:rFonts w:ascii="Calibri" w:eastAsia="Times New Roman" w:hAnsi="Calibri" w:cs="Calibri"/>
                <w:kern w:val="0"/>
                <w:lang w:eastAsia="es-ES"/>
                <w14:ligatures w14:val="none"/>
              </w:rPr>
            </w:pPr>
            <w:r w:rsidRPr="00804D82">
              <w:rPr>
                <w:rFonts w:ascii="Calibri" w:eastAsia="Times New Roman" w:hAnsi="Calibri" w:cs="Calibri"/>
                <w:color w:val="000000"/>
                <w:kern w:val="0"/>
                <w:lang w:eastAsia="es-ES"/>
                <w14:ligatures w14:val="none"/>
              </w:rPr>
              <w:t>9 hrs</w:t>
            </w:r>
          </w:p>
        </w:tc>
        <w:tc>
          <w:tcPr>
            <w:tcW w:w="1296" w:type="dxa"/>
            <w:shd w:val="clear" w:color="auto" w:fill="FFFFFF" w:themeFill="background1"/>
            <w:vAlign w:val="center"/>
            <w:hideMark/>
          </w:tcPr>
          <w:p w14:paraId="27CCDBE1" w14:textId="77777777" w:rsidR="00804D82" w:rsidRPr="00804D82" w:rsidRDefault="00804D82" w:rsidP="00A56379">
            <w:pPr>
              <w:jc w:val="center"/>
              <w:rPr>
                <w:rFonts w:ascii="Calibri" w:eastAsia="Times New Roman" w:hAnsi="Calibri" w:cs="Calibri"/>
                <w:kern w:val="0"/>
                <w:lang w:eastAsia="es-ES"/>
                <w14:ligatures w14:val="none"/>
              </w:rPr>
            </w:pPr>
            <w:r w:rsidRPr="00804D82">
              <w:rPr>
                <w:rFonts w:ascii="Calibri" w:eastAsia="Times New Roman" w:hAnsi="Calibri" w:cs="Calibri"/>
                <w:color w:val="000000"/>
                <w:kern w:val="0"/>
                <w:lang w:eastAsia="es-ES"/>
                <w14:ligatures w14:val="none"/>
              </w:rPr>
              <w:t>mié 15/05/24</w:t>
            </w:r>
          </w:p>
        </w:tc>
        <w:tc>
          <w:tcPr>
            <w:tcW w:w="1320" w:type="dxa"/>
            <w:shd w:val="clear" w:color="auto" w:fill="FFFFFF" w:themeFill="background1"/>
            <w:vAlign w:val="center"/>
            <w:hideMark/>
          </w:tcPr>
          <w:p w14:paraId="791C18C8" w14:textId="77777777" w:rsidR="00804D82" w:rsidRPr="00804D82" w:rsidRDefault="00804D82" w:rsidP="00A56379">
            <w:pPr>
              <w:jc w:val="center"/>
              <w:rPr>
                <w:rFonts w:ascii="Calibri" w:eastAsia="Times New Roman" w:hAnsi="Calibri" w:cs="Calibri"/>
                <w:kern w:val="0"/>
                <w:lang w:eastAsia="es-ES"/>
                <w14:ligatures w14:val="none"/>
              </w:rPr>
            </w:pPr>
            <w:r w:rsidRPr="00804D82">
              <w:rPr>
                <w:rFonts w:ascii="Calibri" w:eastAsia="Times New Roman" w:hAnsi="Calibri" w:cs="Calibri"/>
                <w:color w:val="000000"/>
                <w:kern w:val="0"/>
                <w:lang w:eastAsia="es-ES"/>
                <w14:ligatures w14:val="none"/>
              </w:rPr>
              <w:t>jue 16/05/24</w:t>
            </w:r>
          </w:p>
        </w:tc>
      </w:tr>
      <w:tr w:rsidR="00804D82" w:rsidRPr="00804D82" w14:paraId="241B26B6" w14:textId="77777777" w:rsidTr="00C56B9E">
        <w:tc>
          <w:tcPr>
            <w:tcW w:w="1350" w:type="dxa"/>
            <w:shd w:val="clear" w:color="auto" w:fill="AEAAAA" w:themeFill="background2" w:themeFillShade="BF"/>
            <w:vAlign w:val="center"/>
            <w:hideMark/>
          </w:tcPr>
          <w:p w14:paraId="16C8609A" w14:textId="77777777" w:rsidR="00804D82" w:rsidRPr="00095AC0" w:rsidRDefault="00804D82" w:rsidP="00095AC0">
            <w:pPr>
              <w:jc w:val="left"/>
              <w:rPr>
                <w:rFonts w:ascii="Calibri" w:eastAsia="Times New Roman" w:hAnsi="Calibri" w:cs="Calibri"/>
                <w:b/>
                <w:bCs/>
                <w:kern w:val="0"/>
                <w:lang w:eastAsia="es-ES"/>
                <w14:ligatures w14:val="none"/>
              </w:rPr>
            </w:pPr>
            <w:r w:rsidRPr="00095AC0">
              <w:rPr>
                <w:rFonts w:ascii="Calibri" w:eastAsia="Times New Roman" w:hAnsi="Calibri" w:cs="Calibri"/>
                <w:b/>
                <w:bCs/>
                <w:color w:val="000000"/>
                <w:kern w:val="0"/>
                <w:lang w:eastAsia="es-ES"/>
                <w14:ligatures w14:val="none"/>
              </w:rPr>
              <w:t>1.4.3.11</w:t>
            </w:r>
          </w:p>
        </w:tc>
        <w:tc>
          <w:tcPr>
            <w:tcW w:w="3323" w:type="dxa"/>
            <w:shd w:val="clear" w:color="auto" w:fill="FFFFFF" w:themeFill="background1"/>
            <w:vAlign w:val="center"/>
            <w:hideMark/>
          </w:tcPr>
          <w:p w14:paraId="202EA926" w14:textId="6F444BF1" w:rsidR="00804D82" w:rsidRPr="00804D82" w:rsidRDefault="00804D82" w:rsidP="00A56379">
            <w:pPr>
              <w:jc w:val="left"/>
              <w:rPr>
                <w:rFonts w:ascii="Calibri" w:eastAsia="Times New Roman" w:hAnsi="Calibri" w:cs="Calibri"/>
                <w:kern w:val="0"/>
                <w:lang w:eastAsia="es-ES"/>
                <w14:ligatures w14:val="none"/>
              </w:rPr>
            </w:pPr>
            <w:r w:rsidRPr="00804D82">
              <w:rPr>
                <w:rFonts w:ascii="Calibri" w:eastAsia="Times New Roman" w:hAnsi="Calibri" w:cs="Calibri"/>
                <w:color w:val="000000"/>
                <w:kern w:val="0"/>
                <w:lang w:eastAsia="es-ES"/>
                <w14:ligatures w14:val="none"/>
              </w:rPr>
              <w:t xml:space="preserve">Validar filtros historial </w:t>
            </w:r>
            <w:r w:rsidR="00F926F9" w:rsidRPr="00804D82">
              <w:rPr>
                <w:rFonts w:ascii="Calibri" w:eastAsia="Times New Roman" w:hAnsi="Calibri" w:cs="Calibri"/>
                <w:color w:val="000000"/>
                <w:kern w:val="0"/>
                <w:lang w:eastAsia="es-ES"/>
                <w14:ligatures w14:val="none"/>
              </w:rPr>
              <w:t>clínic</w:t>
            </w:r>
            <w:r w:rsidR="00F926F9">
              <w:rPr>
                <w:rFonts w:ascii="Calibri" w:eastAsia="Times New Roman" w:hAnsi="Calibri" w:cs="Calibri"/>
                <w:color w:val="000000"/>
                <w:kern w:val="0"/>
                <w:lang w:eastAsia="es-ES"/>
                <w14:ligatures w14:val="none"/>
              </w:rPr>
              <w:t>o</w:t>
            </w:r>
          </w:p>
        </w:tc>
        <w:tc>
          <w:tcPr>
            <w:tcW w:w="1211" w:type="dxa"/>
            <w:shd w:val="clear" w:color="auto" w:fill="FFFFFF" w:themeFill="background1"/>
            <w:vAlign w:val="center"/>
            <w:hideMark/>
          </w:tcPr>
          <w:p w14:paraId="391BC8EF" w14:textId="77777777" w:rsidR="00804D82" w:rsidRPr="00804D82" w:rsidRDefault="00804D82" w:rsidP="00A56379">
            <w:pPr>
              <w:jc w:val="center"/>
              <w:rPr>
                <w:rFonts w:ascii="Calibri" w:eastAsia="Times New Roman" w:hAnsi="Calibri" w:cs="Calibri"/>
                <w:kern w:val="0"/>
                <w:lang w:eastAsia="es-ES"/>
                <w14:ligatures w14:val="none"/>
              </w:rPr>
            </w:pPr>
            <w:r w:rsidRPr="00804D82">
              <w:rPr>
                <w:rFonts w:ascii="Calibri" w:eastAsia="Times New Roman" w:hAnsi="Calibri" w:cs="Calibri"/>
                <w:color w:val="000000"/>
                <w:kern w:val="0"/>
                <w:lang w:eastAsia="es-ES"/>
                <w14:ligatures w14:val="none"/>
              </w:rPr>
              <w:t>13 hrs</w:t>
            </w:r>
          </w:p>
        </w:tc>
        <w:tc>
          <w:tcPr>
            <w:tcW w:w="1296" w:type="dxa"/>
            <w:shd w:val="clear" w:color="auto" w:fill="FFFFFF" w:themeFill="background1"/>
            <w:vAlign w:val="center"/>
            <w:hideMark/>
          </w:tcPr>
          <w:p w14:paraId="43C21560" w14:textId="77777777" w:rsidR="00804D82" w:rsidRPr="00804D82" w:rsidRDefault="00804D82" w:rsidP="00A56379">
            <w:pPr>
              <w:jc w:val="center"/>
              <w:rPr>
                <w:rFonts w:ascii="Calibri" w:eastAsia="Times New Roman" w:hAnsi="Calibri" w:cs="Calibri"/>
                <w:kern w:val="0"/>
                <w:lang w:eastAsia="es-ES"/>
                <w14:ligatures w14:val="none"/>
              </w:rPr>
            </w:pPr>
            <w:r w:rsidRPr="00804D82">
              <w:rPr>
                <w:rFonts w:ascii="Calibri" w:eastAsia="Times New Roman" w:hAnsi="Calibri" w:cs="Calibri"/>
                <w:color w:val="000000"/>
                <w:kern w:val="0"/>
                <w:lang w:eastAsia="es-ES"/>
                <w14:ligatures w14:val="none"/>
              </w:rPr>
              <w:t>jue 16/05/24</w:t>
            </w:r>
          </w:p>
        </w:tc>
        <w:tc>
          <w:tcPr>
            <w:tcW w:w="1320" w:type="dxa"/>
            <w:shd w:val="clear" w:color="auto" w:fill="FFFFFF" w:themeFill="background1"/>
            <w:vAlign w:val="center"/>
            <w:hideMark/>
          </w:tcPr>
          <w:p w14:paraId="07BACB6F" w14:textId="77777777" w:rsidR="00804D82" w:rsidRPr="00804D82" w:rsidRDefault="00804D82" w:rsidP="00A56379">
            <w:pPr>
              <w:jc w:val="center"/>
              <w:rPr>
                <w:rFonts w:ascii="Calibri" w:eastAsia="Times New Roman" w:hAnsi="Calibri" w:cs="Calibri"/>
                <w:kern w:val="0"/>
                <w:lang w:eastAsia="es-ES"/>
                <w14:ligatures w14:val="none"/>
              </w:rPr>
            </w:pPr>
            <w:r w:rsidRPr="00804D82">
              <w:rPr>
                <w:rFonts w:ascii="Calibri" w:eastAsia="Times New Roman" w:hAnsi="Calibri" w:cs="Calibri"/>
                <w:color w:val="000000"/>
                <w:kern w:val="0"/>
                <w:lang w:eastAsia="es-ES"/>
                <w14:ligatures w14:val="none"/>
              </w:rPr>
              <w:t>vie 17/05/24</w:t>
            </w:r>
          </w:p>
        </w:tc>
      </w:tr>
      <w:tr w:rsidR="00804D82" w:rsidRPr="00804D82" w14:paraId="7AB695D7" w14:textId="77777777" w:rsidTr="00C56B9E">
        <w:tc>
          <w:tcPr>
            <w:tcW w:w="1350" w:type="dxa"/>
            <w:shd w:val="clear" w:color="auto" w:fill="AEAAAA" w:themeFill="background2" w:themeFillShade="BF"/>
            <w:vAlign w:val="center"/>
            <w:hideMark/>
          </w:tcPr>
          <w:p w14:paraId="40A8CF3C" w14:textId="77777777" w:rsidR="00804D82" w:rsidRPr="00095AC0" w:rsidRDefault="00804D82" w:rsidP="00095AC0">
            <w:pPr>
              <w:jc w:val="left"/>
              <w:rPr>
                <w:rFonts w:ascii="Calibri" w:eastAsia="Times New Roman" w:hAnsi="Calibri" w:cs="Calibri"/>
                <w:b/>
                <w:bCs/>
                <w:kern w:val="0"/>
                <w:lang w:eastAsia="es-ES"/>
                <w14:ligatures w14:val="none"/>
              </w:rPr>
            </w:pPr>
            <w:r w:rsidRPr="00095AC0">
              <w:rPr>
                <w:rFonts w:ascii="Calibri" w:eastAsia="Times New Roman" w:hAnsi="Calibri" w:cs="Calibri"/>
                <w:b/>
                <w:bCs/>
                <w:color w:val="000000"/>
                <w:kern w:val="0"/>
                <w:lang w:eastAsia="es-ES"/>
                <w14:ligatures w14:val="none"/>
              </w:rPr>
              <w:t>1.4.3.12</w:t>
            </w:r>
          </w:p>
        </w:tc>
        <w:tc>
          <w:tcPr>
            <w:tcW w:w="3323" w:type="dxa"/>
            <w:shd w:val="clear" w:color="auto" w:fill="FFFFFF" w:themeFill="background1"/>
            <w:vAlign w:val="center"/>
            <w:hideMark/>
          </w:tcPr>
          <w:p w14:paraId="272316B4" w14:textId="0BBEB0D8" w:rsidR="00804D82" w:rsidRPr="00804D82" w:rsidRDefault="00F926F9" w:rsidP="00A56379">
            <w:pPr>
              <w:jc w:val="left"/>
              <w:rPr>
                <w:rFonts w:ascii="Calibri" w:eastAsia="Times New Roman" w:hAnsi="Calibri" w:cs="Calibri"/>
                <w:kern w:val="0"/>
                <w:lang w:eastAsia="es-ES"/>
                <w14:ligatures w14:val="none"/>
              </w:rPr>
            </w:pPr>
            <w:r w:rsidRPr="00804D82">
              <w:rPr>
                <w:rFonts w:ascii="Calibri" w:eastAsia="Times New Roman" w:hAnsi="Calibri" w:cs="Calibri"/>
                <w:color w:val="000000"/>
                <w:kern w:val="0"/>
                <w:lang w:eastAsia="es-ES"/>
                <w14:ligatures w14:val="none"/>
              </w:rPr>
              <w:t>Visualización</w:t>
            </w:r>
            <w:r w:rsidR="00804D82" w:rsidRPr="00804D82">
              <w:rPr>
                <w:rFonts w:ascii="Calibri" w:eastAsia="Times New Roman" w:hAnsi="Calibri" w:cs="Calibri"/>
                <w:color w:val="000000"/>
                <w:kern w:val="0"/>
                <w:lang w:eastAsia="es-ES"/>
                <w14:ligatures w14:val="none"/>
              </w:rPr>
              <w:t xml:space="preserve"> de una prueba especifica</w:t>
            </w:r>
          </w:p>
        </w:tc>
        <w:tc>
          <w:tcPr>
            <w:tcW w:w="1211" w:type="dxa"/>
            <w:shd w:val="clear" w:color="auto" w:fill="FFFFFF" w:themeFill="background1"/>
            <w:vAlign w:val="center"/>
            <w:hideMark/>
          </w:tcPr>
          <w:p w14:paraId="082AAC12" w14:textId="77777777" w:rsidR="00804D82" w:rsidRPr="00804D82" w:rsidRDefault="00804D82" w:rsidP="00A56379">
            <w:pPr>
              <w:jc w:val="center"/>
              <w:rPr>
                <w:rFonts w:ascii="Calibri" w:eastAsia="Times New Roman" w:hAnsi="Calibri" w:cs="Calibri"/>
                <w:kern w:val="0"/>
                <w:lang w:eastAsia="es-ES"/>
                <w14:ligatures w14:val="none"/>
              </w:rPr>
            </w:pPr>
            <w:r w:rsidRPr="00804D82">
              <w:rPr>
                <w:rFonts w:ascii="Calibri" w:eastAsia="Times New Roman" w:hAnsi="Calibri" w:cs="Calibri"/>
                <w:color w:val="000000"/>
                <w:kern w:val="0"/>
                <w:lang w:eastAsia="es-ES"/>
                <w14:ligatures w14:val="none"/>
              </w:rPr>
              <w:t>7 hrs</w:t>
            </w:r>
          </w:p>
        </w:tc>
        <w:tc>
          <w:tcPr>
            <w:tcW w:w="1296" w:type="dxa"/>
            <w:shd w:val="clear" w:color="auto" w:fill="FFFFFF" w:themeFill="background1"/>
            <w:vAlign w:val="center"/>
            <w:hideMark/>
          </w:tcPr>
          <w:p w14:paraId="7583396D" w14:textId="77777777" w:rsidR="00804D82" w:rsidRPr="00804D82" w:rsidRDefault="00804D82" w:rsidP="00A56379">
            <w:pPr>
              <w:jc w:val="center"/>
              <w:rPr>
                <w:rFonts w:ascii="Calibri" w:eastAsia="Times New Roman" w:hAnsi="Calibri" w:cs="Calibri"/>
                <w:kern w:val="0"/>
                <w:lang w:eastAsia="es-ES"/>
                <w14:ligatures w14:val="none"/>
              </w:rPr>
            </w:pPr>
            <w:r w:rsidRPr="00804D82">
              <w:rPr>
                <w:rFonts w:ascii="Calibri" w:eastAsia="Times New Roman" w:hAnsi="Calibri" w:cs="Calibri"/>
                <w:color w:val="000000"/>
                <w:kern w:val="0"/>
                <w:lang w:eastAsia="es-ES"/>
                <w14:ligatures w14:val="none"/>
              </w:rPr>
              <w:t>jue 23/05/24</w:t>
            </w:r>
          </w:p>
        </w:tc>
        <w:tc>
          <w:tcPr>
            <w:tcW w:w="1320" w:type="dxa"/>
            <w:shd w:val="clear" w:color="auto" w:fill="FFFFFF" w:themeFill="background1"/>
            <w:vAlign w:val="center"/>
            <w:hideMark/>
          </w:tcPr>
          <w:p w14:paraId="463F052E" w14:textId="77777777" w:rsidR="00804D82" w:rsidRPr="00804D82" w:rsidRDefault="00804D82" w:rsidP="00A56379">
            <w:pPr>
              <w:jc w:val="center"/>
              <w:rPr>
                <w:rFonts w:ascii="Calibri" w:eastAsia="Times New Roman" w:hAnsi="Calibri" w:cs="Calibri"/>
                <w:kern w:val="0"/>
                <w:lang w:eastAsia="es-ES"/>
                <w14:ligatures w14:val="none"/>
              </w:rPr>
            </w:pPr>
            <w:r w:rsidRPr="00804D82">
              <w:rPr>
                <w:rFonts w:ascii="Calibri" w:eastAsia="Times New Roman" w:hAnsi="Calibri" w:cs="Calibri"/>
                <w:color w:val="000000"/>
                <w:kern w:val="0"/>
                <w:lang w:eastAsia="es-ES"/>
                <w14:ligatures w14:val="none"/>
              </w:rPr>
              <w:t>vie 24/05/24</w:t>
            </w:r>
          </w:p>
        </w:tc>
      </w:tr>
      <w:tr w:rsidR="00804D82" w:rsidRPr="00804D82" w14:paraId="36BD0399" w14:textId="77777777" w:rsidTr="00C56B9E">
        <w:tc>
          <w:tcPr>
            <w:tcW w:w="1350" w:type="dxa"/>
            <w:shd w:val="clear" w:color="auto" w:fill="AEAAAA" w:themeFill="background2" w:themeFillShade="BF"/>
            <w:vAlign w:val="center"/>
            <w:hideMark/>
          </w:tcPr>
          <w:p w14:paraId="499F5B08" w14:textId="77777777" w:rsidR="00804D82" w:rsidRPr="00095AC0" w:rsidRDefault="00804D82" w:rsidP="00095AC0">
            <w:pPr>
              <w:jc w:val="left"/>
              <w:rPr>
                <w:rFonts w:ascii="Calibri" w:eastAsia="Times New Roman" w:hAnsi="Calibri" w:cs="Calibri"/>
                <w:b/>
                <w:bCs/>
                <w:kern w:val="0"/>
                <w:lang w:eastAsia="es-ES"/>
                <w14:ligatures w14:val="none"/>
              </w:rPr>
            </w:pPr>
            <w:r w:rsidRPr="00095AC0">
              <w:rPr>
                <w:rFonts w:ascii="Calibri" w:eastAsia="Times New Roman" w:hAnsi="Calibri" w:cs="Calibri"/>
                <w:b/>
                <w:bCs/>
                <w:color w:val="000000"/>
                <w:kern w:val="0"/>
                <w:lang w:eastAsia="es-ES"/>
                <w14:ligatures w14:val="none"/>
              </w:rPr>
              <w:t>1.4.3.13</w:t>
            </w:r>
          </w:p>
        </w:tc>
        <w:tc>
          <w:tcPr>
            <w:tcW w:w="3323" w:type="dxa"/>
            <w:shd w:val="clear" w:color="auto" w:fill="FFFFFF" w:themeFill="background1"/>
            <w:vAlign w:val="center"/>
            <w:hideMark/>
          </w:tcPr>
          <w:p w14:paraId="01741A8D" w14:textId="1AD74742" w:rsidR="00804D82" w:rsidRPr="00804D82" w:rsidRDefault="00804D82" w:rsidP="00A56379">
            <w:pPr>
              <w:jc w:val="left"/>
              <w:rPr>
                <w:rFonts w:ascii="Calibri" w:eastAsia="Times New Roman" w:hAnsi="Calibri" w:cs="Calibri"/>
                <w:kern w:val="0"/>
                <w:lang w:eastAsia="es-ES"/>
                <w14:ligatures w14:val="none"/>
              </w:rPr>
            </w:pPr>
            <w:r w:rsidRPr="00804D82">
              <w:rPr>
                <w:rFonts w:ascii="Calibri" w:eastAsia="Times New Roman" w:hAnsi="Calibri" w:cs="Calibri"/>
                <w:color w:val="000000"/>
                <w:kern w:val="0"/>
                <w:lang w:eastAsia="es-ES"/>
                <w14:ligatures w14:val="none"/>
              </w:rPr>
              <w:t xml:space="preserve">Filtrar pruebas por </w:t>
            </w:r>
            <w:r w:rsidR="00F926F9" w:rsidRPr="00804D82">
              <w:rPr>
                <w:rFonts w:ascii="Calibri" w:eastAsia="Times New Roman" w:hAnsi="Calibri" w:cs="Calibri"/>
                <w:color w:val="000000"/>
                <w:kern w:val="0"/>
                <w:lang w:eastAsia="es-ES"/>
                <w14:ligatures w14:val="none"/>
              </w:rPr>
              <w:t>características</w:t>
            </w:r>
          </w:p>
        </w:tc>
        <w:tc>
          <w:tcPr>
            <w:tcW w:w="1211" w:type="dxa"/>
            <w:shd w:val="clear" w:color="auto" w:fill="FFFFFF" w:themeFill="background1"/>
            <w:vAlign w:val="center"/>
            <w:hideMark/>
          </w:tcPr>
          <w:p w14:paraId="5E2B4220" w14:textId="77777777" w:rsidR="00804D82" w:rsidRPr="00804D82" w:rsidRDefault="00804D82" w:rsidP="00A56379">
            <w:pPr>
              <w:jc w:val="center"/>
              <w:rPr>
                <w:rFonts w:ascii="Calibri" w:eastAsia="Times New Roman" w:hAnsi="Calibri" w:cs="Calibri"/>
                <w:kern w:val="0"/>
                <w:lang w:eastAsia="es-ES"/>
                <w14:ligatures w14:val="none"/>
              </w:rPr>
            </w:pPr>
            <w:r w:rsidRPr="00804D82">
              <w:rPr>
                <w:rFonts w:ascii="Calibri" w:eastAsia="Times New Roman" w:hAnsi="Calibri" w:cs="Calibri"/>
                <w:color w:val="000000"/>
                <w:kern w:val="0"/>
                <w:lang w:eastAsia="es-ES"/>
                <w14:ligatures w14:val="none"/>
              </w:rPr>
              <w:t>9 hrs</w:t>
            </w:r>
          </w:p>
        </w:tc>
        <w:tc>
          <w:tcPr>
            <w:tcW w:w="1296" w:type="dxa"/>
            <w:shd w:val="clear" w:color="auto" w:fill="FFFFFF" w:themeFill="background1"/>
            <w:vAlign w:val="center"/>
            <w:hideMark/>
          </w:tcPr>
          <w:p w14:paraId="30C7068D" w14:textId="77777777" w:rsidR="00804D82" w:rsidRPr="00804D82" w:rsidRDefault="00804D82" w:rsidP="00A56379">
            <w:pPr>
              <w:jc w:val="center"/>
              <w:rPr>
                <w:rFonts w:ascii="Calibri" w:eastAsia="Times New Roman" w:hAnsi="Calibri" w:cs="Calibri"/>
                <w:kern w:val="0"/>
                <w:lang w:eastAsia="es-ES"/>
                <w14:ligatures w14:val="none"/>
              </w:rPr>
            </w:pPr>
            <w:r w:rsidRPr="00804D82">
              <w:rPr>
                <w:rFonts w:ascii="Calibri" w:eastAsia="Times New Roman" w:hAnsi="Calibri" w:cs="Calibri"/>
                <w:color w:val="000000"/>
                <w:kern w:val="0"/>
                <w:lang w:eastAsia="es-ES"/>
                <w14:ligatures w14:val="none"/>
              </w:rPr>
              <w:t>vie 24/05/24</w:t>
            </w:r>
          </w:p>
        </w:tc>
        <w:tc>
          <w:tcPr>
            <w:tcW w:w="1320" w:type="dxa"/>
            <w:shd w:val="clear" w:color="auto" w:fill="FFFFFF" w:themeFill="background1"/>
            <w:vAlign w:val="center"/>
            <w:hideMark/>
          </w:tcPr>
          <w:p w14:paraId="5E5324F0" w14:textId="77777777" w:rsidR="00804D82" w:rsidRPr="00804D82" w:rsidRDefault="00804D82" w:rsidP="00A56379">
            <w:pPr>
              <w:jc w:val="center"/>
              <w:rPr>
                <w:rFonts w:ascii="Calibri" w:eastAsia="Times New Roman" w:hAnsi="Calibri" w:cs="Calibri"/>
                <w:kern w:val="0"/>
                <w:lang w:eastAsia="es-ES"/>
                <w14:ligatures w14:val="none"/>
              </w:rPr>
            </w:pPr>
            <w:r w:rsidRPr="00804D82">
              <w:rPr>
                <w:rFonts w:ascii="Calibri" w:eastAsia="Times New Roman" w:hAnsi="Calibri" w:cs="Calibri"/>
                <w:color w:val="000000"/>
                <w:kern w:val="0"/>
                <w:lang w:eastAsia="es-ES"/>
                <w14:ligatures w14:val="none"/>
              </w:rPr>
              <w:t>lun 27/05/24</w:t>
            </w:r>
          </w:p>
        </w:tc>
      </w:tr>
      <w:tr w:rsidR="00804D82" w:rsidRPr="00804D82" w14:paraId="6597B89B" w14:textId="77777777" w:rsidTr="00C56B9E">
        <w:tc>
          <w:tcPr>
            <w:tcW w:w="1350" w:type="dxa"/>
            <w:shd w:val="clear" w:color="auto" w:fill="AEAAAA" w:themeFill="background2" w:themeFillShade="BF"/>
            <w:vAlign w:val="center"/>
            <w:hideMark/>
          </w:tcPr>
          <w:p w14:paraId="0C3FDA74" w14:textId="77777777" w:rsidR="00804D82" w:rsidRPr="00095AC0" w:rsidRDefault="00804D82" w:rsidP="00095AC0">
            <w:pPr>
              <w:jc w:val="left"/>
              <w:rPr>
                <w:rFonts w:ascii="Calibri" w:eastAsia="Times New Roman" w:hAnsi="Calibri" w:cs="Calibri"/>
                <w:b/>
                <w:bCs/>
                <w:kern w:val="0"/>
                <w:lang w:eastAsia="es-ES"/>
                <w14:ligatures w14:val="none"/>
              </w:rPr>
            </w:pPr>
            <w:r w:rsidRPr="00095AC0">
              <w:rPr>
                <w:rFonts w:ascii="Calibri" w:eastAsia="Times New Roman" w:hAnsi="Calibri" w:cs="Calibri"/>
                <w:b/>
                <w:bCs/>
                <w:color w:val="000000"/>
                <w:kern w:val="0"/>
                <w:lang w:eastAsia="es-ES"/>
                <w14:ligatures w14:val="none"/>
              </w:rPr>
              <w:t>1.4.3.14</w:t>
            </w:r>
          </w:p>
        </w:tc>
        <w:tc>
          <w:tcPr>
            <w:tcW w:w="3323" w:type="dxa"/>
            <w:shd w:val="clear" w:color="auto" w:fill="FFFFFF" w:themeFill="background1"/>
            <w:vAlign w:val="center"/>
            <w:hideMark/>
          </w:tcPr>
          <w:p w14:paraId="08AC4DC4" w14:textId="557F5745" w:rsidR="00804D82" w:rsidRPr="00804D82" w:rsidRDefault="00804D82" w:rsidP="00A56379">
            <w:pPr>
              <w:jc w:val="left"/>
              <w:rPr>
                <w:rFonts w:ascii="Calibri" w:eastAsia="Times New Roman" w:hAnsi="Calibri" w:cs="Calibri"/>
                <w:kern w:val="0"/>
                <w:lang w:eastAsia="es-ES"/>
                <w14:ligatures w14:val="none"/>
              </w:rPr>
            </w:pPr>
            <w:r w:rsidRPr="00804D82">
              <w:rPr>
                <w:rFonts w:ascii="Calibri" w:eastAsia="Times New Roman" w:hAnsi="Calibri" w:cs="Calibri"/>
                <w:color w:val="000000"/>
                <w:kern w:val="0"/>
                <w:lang w:eastAsia="es-ES"/>
                <w14:ligatures w14:val="none"/>
              </w:rPr>
              <w:t>Validar filtros citas</w:t>
            </w:r>
          </w:p>
        </w:tc>
        <w:tc>
          <w:tcPr>
            <w:tcW w:w="1211" w:type="dxa"/>
            <w:shd w:val="clear" w:color="auto" w:fill="FFFFFF" w:themeFill="background1"/>
            <w:vAlign w:val="center"/>
            <w:hideMark/>
          </w:tcPr>
          <w:p w14:paraId="552FFF77" w14:textId="77777777" w:rsidR="00804D82" w:rsidRPr="00804D82" w:rsidRDefault="00804D82" w:rsidP="00A56379">
            <w:pPr>
              <w:jc w:val="center"/>
              <w:rPr>
                <w:rFonts w:ascii="Calibri" w:eastAsia="Times New Roman" w:hAnsi="Calibri" w:cs="Calibri"/>
                <w:kern w:val="0"/>
                <w:lang w:eastAsia="es-ES"/>
                <w14:ligatures w14:val="none"/>
              </w:rPr>
            </w:pPr>
            <w:r w:rsidRPr="00804D82">
              <w:rPr>
                <w:rFonts w:ascii="Calibri" w:eastAsia="Times New Roman" w:hAnsi="Calibri" w:cs="Calibri"/>
                <w:color w:val="000000"/>
                <w:kern w:val="0"/>
                <w:lang w:eastAsia="es-ES"/>
                <w14:ligatures w14:val="none"/>
              </w:rPr>
              <w:t>14 hrs</w:t>
            </w:r>
          </w:p>
        </w:tc>
        <w:tc>
          <w:tcPr>
            <w:tcW w:w="1296" w:type="dxa"/>
            <w:shd w:val="clear" w:color="auto" w:fill="FFFFFF" w:themeFill="background1"/>
            <w:vAlign w:val="center"/>
            <w:hideMark/>
          </w:tcPr>
          <w:p w14:paraId="1729C251" w14:textId="77777777" w:rsidR="00804D82" w:rsidRPr="00804D82" w:rsidRDefault="00804D82" w:rsidP="00A56379">
            <w:pPr>
              <w:jc w:val="center"/>
              <w:rPr>
                <w:rFonts w:ascii="Calibri" w:eastAsia="Times New Roman" w:hAnsi="Calibri" w:cs="Calibri"/>
                <w:kern w:val="0"/>
                <w:lang w:eastAsia="es-ES"/>
                <w14:ligatures w14:val="none"/>
              </w:rPr>
            </w:pPr>
            <w:r w:rsidRPr="00804D82">
              <w:rPr>
                <w:rFonts w:ascii="Calibri" w:eastAsia="Times New Roman" w:hAnsi="Calibri" w:cs="Calibri"/>
                <w:color w:val="000000"/>
                <w:kern w:val="0"/>
                <w:lang w:eastAsia="es-ES"/>
                <w14:ligatures w14:val="none"/>
              </w:rPr>
              <w:t>mar 28/05/24</w:t>
            </w:r>
          </w:p>
        </w:tc>
        <w:tc>
          <w:tcPr>
            <w:tcW w:w="1320" w:type="dxa"/>
            <w:shd w:val="clear" w:color="auto" w:fill="FFFFFF" w:themeFill="background1"/>
            <w:vAlign w:val="center"/>
            <w:hideMark/>
          </w:tcPr>
          <w:p w14:paraId="381054F3" w14:textId="77777777" w:rsidR="00804D82" w:rsidRPr="00804D82" w:rsidRDefault="00804D82" w:rsidP="00A56379">
            <w:pPr>
              <w:jc w:val="center"/>
              <w:rPr>
                <w:rFonts w:ascii="Calibri" w:eastAsia="Times New Roman" w:hAnsi="Calibri" w:cs="Calibri"/>
                <w:kern w:val="0"/>
                <w:lang w:eastAsia="es-ES"/>
                <w14:ligatures w14:val="none"/>
              </w:rPr>
            </w:pPr>
            <w:r w:rsidRPr="00804D82">
              <w:rPr>
                <w:rFonts w:ascii="Calibri" w:eastAsia="Times New Roman" w:hAnsi="Calibri" w:cs="Calibri"/>
                <w:color w:val="000000"/>
                <w:kern w:val="0"/>
                <w:lang w:eastAsia="es-ES"/>
                <w14:ligatures w14:val="none"/>
              </w:rPr>
              <w:t>mié 29/05/24</w:t>
            </w:r>
          </w:p>
        </w:tc>
      </w:tr>
      <w:tr w:rsidR="00804D82" w:rsidRPr="00804D82" w14:paraId="317806EF" w14:textId="77777777" w:rsidTr="00C56B9E">
        <w:tc>
          <w:tcPr>
            <w:tcW w:w="1350" w:type="dxa"/>
            <w:shd w:val="clear" w:color="auto" w:fill="AEAAAA" w:themeFill="background2" w:themeFillShade="BF"/>
            <w:vAlign w:val="center"/>
            <w:hideMark/>
          </w:tcPr>
          <w:p w14:paraId="0891F358" w14:textId="77777777" w:rsidR="00804D82" w:rsidRPr="00095AC0" w:rsidRDefault="00804D82" w:rsidP="00095AC0">
            <w:pPr>
              <w:jc w:val="left"/>
              <w:rPr>
                <w:rFonts w:ascii="Calibri" w:eastAsia="Times New Roman" w:hAnsi="Calibri" w:cs="Calibri"/>
                <w:b/>
                <w:bCs/>
                <w:kern w:val="0"/>
                <w:lang w:eastAsia="es-ES"/>
                <w14:ligatures w14:val="none"/>
              </w:rPr>
            </w:pPr>
            <w:r w:rsidRPr="00095AC0">
              <w:rPr>
                <w:rFonts w:ascii="Calibri" w:eastAsia="Times New Roman" w:hAnsi="Calibri" w:cs="Calibri"/>
                <w:b/>
                <w:bCs/>
                <w:color w:val="000000"/>
                <w:kern w:val="0"/>
                <w:lang w:eastAsia="es-ES"/>
                <w14:ligatures w14:val="none"/>
              </w:rPr>
              <w:lastRenderedPageBreak/>
              <w:t>1.4.3.15</w:t>
            </w:r>
          </w:p>
        </w:tc>
        <w:tc>
          <w:tcPr>
            <w:tcW w:w="3323" w:type="dxa"/>
            <w:shd w:val="clear" w:color="auto" w:fill="FFFFFF" w:themeFill="background1"/>
            <w:vAlign w:val="center"/>
            <w:hideMark/>
          </w:tcPr>
          <w:p w14:paraId="6231330F" w14:textId="58431E29" w:rsidR="00804D82" w:rsidRPr="00804D82" w:rsidRDefault="00804D82" w:rsidP="00A56379">
            <w:pPr>
              <w:jc w:val="left"/>
              <w:rPr>
                <w:rFonts w:ascii="Calibri" w:eastAsia="Times New Roman" w:hAnsi="Calibri" w:cs="Calibri"/>
                <w:kern w:val="0"/>
                <w:lang w:eastAsia="es-ES"/>
                <w14:ligatures w14:val="none"/>
              </w:rPr>
            </w:pPr>
            <w:r w:rsidRPr="00804D82">
              <w:rPr>
                <w:rFonts w:ascii="Calibri" w:eastAsia="Times New Roman" w:hAnsi="Calibri" w:cs="Calibri"/>
                <w:color w:val="000000"/>
                <w:kern w:val="0"/>
                <w:lang w:eastAsia="es-ES"/>
                <w14:ligatures w14:val="none"/>
              </w:rPr>
              <w:t>Validar filtros pruebas</w:t>
            </w:r>
          </w:p>
        </w:tc>
        <w:tc>
          <w:tcPr>
            <w:tcW w:w="1211" w:type="dxa"/>
            <w:shd w:val="clear" w:color="auto" w:fill="FFFFFF" w:themeFill="background1"/>
            <w:vAlign w:val="center"/>
            <w:hideMark/>
          </w:tcPr>
          <w:p w14:paraId="1480BA37" w14:textId="77777777" w:rsidR="00804D82" w:rsidRPr="00804D82" w:rsidRDefault="00804D82" w:rsidP="00A56379">
            <w:pPr>
              <w:jc w:val="center"/>
              <w:rPr>
                <w:rFonts w:ascii="Calibri" w:eastAsia="Times New Roman" w:hAnsi="Calibri" w:cs="Calibri"/>
                <w:kern w:val="0"/>
                <w:lang w:eastAsia="es-ES"/>
                <w14:ligatures w14:val="none"/>
              </w:rPr>
            </w:pPr>
            <w:r w:rsidRPr="00804D82">
              <w:rPr>
                <w:rFonts w:ascii="Calibri" w:eastAsia="Times New Roman" w:hAnsi="Calibri" w:cs="Calibri"/>
                <w:color w:val="000000"/>
                <w:kern w:val="0"/>
                <w:lang w:eastAsia="es-ES"/>
                <w14:ligatures w14:val="none"/>
              </w:rPr>
              <w:t>14 hrs</w:t>
            </w:r>
          </w:p>
        </w:tc>
        <w:tc>
          <w:tcPr>
            <w:tcW w:w="1296" w:type="dxa"/>
            <w:shd w:val="clear" w:color="auto" w:fill="FFFFFF" w:themeFill="background1"/>
            <w:vAlign w:val="center"/>
            <w:hideMark/>
          </w:tcPr>
          <w:p w14:paraId="798A2724" w14:textId="77777777" w:rsidR="00804D82" w:rsidRPr="00804D82" w:rsidRDefault="00804D82" w:rsidP="00A56379">
            <w:pPr>
              <w:jc w:val="center"/>
              <w:rPr>
                <w:rFonts w:ascii="Calibri" w:eastAsia="Times New Roman" w:hAnsi="Calibri" w:cs="Calibri"/>
                <w:kern w:val="0"/>
                <w:lang w:eastAsia="es-ES"/>
                <w14:ligatures w14:val="none"/>
              </w:rPr>
            </w:pPr>
            <w:r w:rsidRPr="00804D82">
              <w:rPr>
                <w:rFonts w:ascii="Calibri" w:eastAsia="Times New Roman" w:hAnsi="Calibri" w:cs="Calibri"/>
                <w:color w:val="000000"/>
                <w:kern w:val="0"/>
                <w:lang w:eastAsia="es-ES"/>
                <w14:ligatures w14:val="none"/>
              </w:rPr>
              <w:t>mié 29/05/24</w:t>
            </w:r>
          </w:p>
        </w:tc>
        <w:tc>
          <w:tcPr>
            <w:tcW w:w="1320" w:type="dxa"/>
            <w:shd w:val="clear" w:color="auto" w:fill="FFFFFF" w:themeFill="background1"/>
            <w:vAlign w:val="center"/>
            <w:hideMark/>
          </w:tcPr>
          <w:p w14:paraId="440C9334" w14:textId="77777777" w:rsidR="00804D82" w:rsidRPr="00804D82" w:rsidRDefault="00804D82" w:rsidP="00A56379">
            <w:pPr>
              <w:jc w:val="center"/>
              <w:rPr>
                <w:rFonts w:ascii="Calibri" w:eastAsia="Times New Roman" w:hAnsi="Calibri" w:cs="Calibri"/>
                <w:kern w:val="0"/>
                <w:lang w:eastAsia="es-ES"/>
                <w14:ligatures w14:val="none"/>
              </w:rPr>
            </w:pPr>
            <w:r w:rsidRPr="00804D82">
              <w:rPr>
                <w:rFonts w:ascii="Calibri" w:eastAsia="Times New Roman" w:hAnsi="Calibri" w:cs="Calibri"/>
                <w:color w:val="000000"/>
                <w:kern w:val="0"/>
                <w:lang w:eastAsia="es-ES"/>
                <w14:ligatures w14:val="none"/>
              </w:rPr>
              <w:t>jue 30/05/24</w:t>
            </w:r>
          </w:p>
        </w:tc>
      </w:tr>
      <w:tr w:rsidR="00804D82" w:rsidRPr="00804D82" w14:paraId="00FC9DAC" w14:textId="77777777" w:rsidTr="00C56B9E">
        <w:tc>
          <w:tcPr>
            <w:tcW w:w="1350" w:type="dxa"/>
            <w:shd w:val="clear" w:color="auto" w:fill="AEAAAA" w:themeFill="background2" w:themeFillShade="BF"/>
            <w:vAlign w:val="center"/>
            <w:hideMark/>
          </w:tcPr>
          <w:p w14:paraId="64AEDEE1" w14:textId="77777777" w:rsidR="00804D82" w:rsidRPr="00095AC0" w:rsidRDefault="00804D82" w:rsidP="00095AC0">
            <w:pPr>
              <w:jc w:val="left"/>
              <w:rPr>
                <w:rFonts w:ascii="Calibri" w:eastAsia="Times New Roman" w:hAnsi="Calibri" w:cs="Calibri"/>
                <w:b/>
                <w:bCs/>
                <w:kern w:val="0"/>
                <w:lang w:eastAsia="es-ES"/>
                <w14:ligatures w14:val="none"/>
              </w:rPr>
            </w:pPr>
            <w:r w:rsidRPr="00095AC0">
              <w:rPr>
                <w:rFonts w:ascii="Calibri" w:eastAsia="Times New Roman" w:hAnsi="Calibri" w:cs="Calibri"/>
                <w:b/>
                <w:bCs/>
                <w:color w:val="000000"/>
                <w:kern w:val="0"/>
                <w:lang w:eastAsia="es-ES"/>
                <w14:ligatures w14:val="none"/>
              </w:rPr>
              <w:t>1.4.4</w:t>
            </w:r>
          </w:p>
        </w:tc>
        <w:tc>
          <w:tcPr>
            <w:tcW w:w="3323" w:type="dxa"/>
            <w:shd w:val="clear" w:color="auto" w:fill="E7E6E6" w:themeFill="background2"/>
            <w:vAlign w:val="center"/>
            <w:hideMark/>
          </w:tcPr>
          <w:p w14:paraId="23A958B3" w14:textId="2CBB21E6" w:rsidR="00804D82" w:rsidRPr="00804D82" w:rsidRDefault="00804D82" w:rsidP="00A56379">
            <w:pPr>
              <w:jc w:val="left"/>
              <w:rPr>
                <w:rFonts w:ascii="Calibri" w:eastAsia="Times New Roman" w:hAnsi="Calibri" w:cs="Calibri"/>
                <w:kern w:val="0"/>
                <w:lang w:eastAsia="es-ES"/>
                <w14:ligatures w14:val="none"/>
              </w:rPr>
            </w:pPr>
            <w:r w:rsidRPr="00804D82">
              <w:rPr>
                <w:rFonts w:ascii="Calibri" w:eastAsia="Times New Roman" w:hAnsi="Calibri" w:cs="Calibri"/>
                <w:b/>
                <w:bCs/>
                <w:color w:val="000000"/>
                <w:kern w:val="0"/>
                <w:lang w:eastAsia="es-ES"/>
                <w14:ligatures w14:val="none"/>
              </w:rPr>
              <w:t>Sistema de geoposicionamiento</w:t>
            </w:r>
          </w:p>
        </w:tc>
        <w:tc>
          <w:tcPr>
            <w:tcW w:w="1211" w:type="dxa"/>
            <w:shd w:val="clear" w:color="auto" w:fill="E7E6E6" w:themeFill="background2"/>
            <w:vAlign w:val="center"/>
            <w:hideMark/>
          </w:tcPr>
          <w:p w14:paraId="32BC8147" w14:textId="77777777" w:rsidR="00804D82" w:rsidRPr="00804D82" w:rsidRDefault="00804D82" w:rsidP="00A56379">
            <w:pPr>
              <w:jc w:val="center"/>
              <w:rPr>
                <w:rFonts w:ascii="Calibri" w:eastAsia="Times New Roman" w:hAnsi="Calibri" w:cs="Calibri"/>
                <w:kern w:val="0"/>
                <w:lang w:eastAsia="es-ES"/>
                <w14:ligatures w14:val="none"/>
              </w:rPr>
            </w:pPr>
            <w:r w:rsidRPr="00804D82">
              <w:rPr>
                <w:rFonts w:ascii="Calibri" w:eastAsia="Times New Roman" w:hAnsi="Calibri" w:cs="Calibri"/>
                <w:b/>
                <w:bCs/>
                <w:color w:val="000000"/>
                <w:kern w:val="0"/>
                <w:lang w:eastAsia="es-ES"/>
                <w14:ligatures w14:val="none"/>
              </w:rPr>
              <w:t>99 hrs</w:t>
            </w:r>
          </w:p>
        </w:tc>
        <w:tc>
          <w:tcPr>
            <w:tcW w:w="1296" w:type="dxa"/>
            <w:shd w:val="clear" w:color="auto" w:fill="E7E6E6" w:themeFill="background2"/>
            <w:vAlign w:val="center"/>
            <w:hideMark/>
          </w:tcPr>
          <w:p w14:paraId="2CA56B1D" w14:textId="77777777" w:rsidR="00804D82" w:rsidRPr="00804D82" w:rsidRDefault="00804D82" w:rsidP="00A56379">
            <w:pPr>
              <w:jc w:val="center"/>
              <w:rPr>
                <w:rFonts w:ascii="Calibri" w:eastAsia="Times New Roman" w:hAnsi="Calibri" w:cs="Calibri"/>
                <w:kern w:val="0"/>
                <w:lang w:eastAsia="es-ES"/>
                <w14:ligatures w14:val="none"/>
              </w:rPr>
            </w:pPr>
            <w:r w:rsidRPr="00804D82">
              <w:rPr>
                <w:rFonts w:ascii="Calibri" w:eastAsia="Times New Roman" w:hAnsi="Calibri" w:cs="Calibri"/>
                <w:b/>
                <w:bCs/>
                <w:color w:val="000000"/>
                <w:kern w:val="0"/>
                <w:lang w:eastAsia="es-ES"/>
                <w14:ligatures w14:val="none"/>
              </w:rPr>
              <w:t>mié 05/06/24</w:t>
            </w:r>
          </w:p>
        </w:tc>
        <w:tc>
          <w:tcPr>
            <w:tcW w:w="1320" w:type="dxa"/>
            <w:shd w:val="clear" w:color="auto" w:fill="E7E6E6" w:themeFill="background2"/>
            <w:vAlign w:val="center"/>
            <w:hideMark/>
          </w:tcPr>
          <w:p w14:paraId="610B139F" w14:textId="77777777" w:rsidR="00804D82" w:rsidRPr="00804D82" w:rsidRDefault="00804D82" w:rsidP="00A56379">
            <w:pPr>
              <w:jc w:val="center"/>
              <w:rPr>
                <w:rFonts w:ascii="Calibri" w:eastAsia="Times New Roman" w:hAnsi="Calibri" w:cs="Calibri"/>
                <w:kern w:val="0"/>
                <w:lang w:eastAsia="es-ES"/>
                <w14:ligatures w14:val="none"/>
              </w:rPr>
            </w:pPr>
            <w:r w:rsidRPr="00804D82">
              <w:rPr>
                <w:rFonts w:ascii="Calibri" w:eastAsia="Times New Roman" w:hAnsi="Calibri" w:cs="Calibri"/>
                <w:b/>
                <w:bCs/>
                <w:color w:val="000000"/>
                <w:kern w:val="0"/>
                <w:lang w:eastAsia="es-ES"/>
                <w14:ligatures w14:val="none"/>
              </w:rPr>
              <w:t>mié 26/06/24</w:t>
            </w:r>
          </w:p>
        </w:tc>
      </w:tr>
      <w:tr w:rsidR="00804D82" w:rsidRPr="00804D82" w14:paraId="2B3B196C" w14:textId="77777777" w:rsidTr="00C56B9E">
        <w:tc>
          <w:tcPr>
            <w:tcW w:w="1350" w:type="dxa"/>
            <w:shd w:val="clear" w:color="auto" w:fill="AEAAAA" w:themeFill="background2" w:themeFillShade="BF"/>
            <w:vAlign w:val="center"/>
            <w:hideMark/>
          </w:tcPr>
          <w:p w14:paraId="763979F7" w14:textId="77777777" w:rsidR="00804D82" w:rsidRPr="00095AC0" w:rsidRDefault="00804D82" w:rsidP="00095AC0">
            <w:pPr>
              <w:jc w:val="left"/>
              <w:rPr>
                <w:rFonts w:ascii="Calibri" w:eastAsia="Times New Roman" w:hAnsi="Calibri" w:cs="Calibri"/>
                <w:b/>
                <w:bCs/>
                <w:kern w:val="0"/>
                <w:lang w:eastAsia="es-ES"/>
                <w14:ligatures w14:val="none"/>
              </w:rPr>
            </w:pPr>
            <w:r w:rsidRPr="00095AC0">
              <w:rPr>
                <w:rFonts w:ascii="Calibri" w:eastAsia="Times New Roman" w:hAnsi="Calibri" w:cs="Calibri"/>
                <w:b/>
                <w:bCs/>
                <w:color w:val="000000"/>
                <w:kern w:val="0"/>
                <w:lang w:eastAsia="es-ES"/>
                <w14:ligatures w14:val="none"/>
              </w:rPr>
              <w:t>1.4.4.1</w:t>
            </w:r>
          </w:p>
        </w:tc>
        <w:tc>
          <w:tcPr>
            <w:tcW w:w="3323" w:type="dxa"/>
            <w:shd w:val="clear" w:color="auto" w:fill="FFFFFF" w:themeFill="background1"/>
            <w:vAlign w:val="center"/>
            <w:hideMark/>
          </w:tcPr>
          <w:p w14:paraId="1608F890" w14:textId="579CD56C" w:rsidR="00804D82" w:rsidRPr="00804D82" w:rsidRDefault="00804D82" w:rsidP="00A56379">
            <w:pPr>
              <w:jc w:val="left"/>
              <w:rPr>
                <w:rFonts w:ascii="Arial" w:eastAsia="Times New Roman" w:hAnsi="Arial" w:cs="Arial"/>
                <w:kern w:val="0"/>
                <w:sz w:val="20"/>
                <w:szCs w:val="20"/>
                <w:lang w:eastAsia="es-ES"/>
                <w14:ligatures w14:val="none"/>
              </w:rPr>
            </w:pPr>
            <w:r w:rsidRPr="00804D82">
              <w:rPr>
                <w:rFonts w:ascii="Arial" w:eastAsia="Times New Roman" w:hAnsi="Arial" w:cs="Arial"/>
                <w:color w:val="000000"/>
                <w:kern w:val="0"/>
                <w:sz w:val="20"/>
                <w:szCs w:val="20"/>
                <w:lang w:eastAsia="es-ES"/>
                <w14:ligatures w14:val="none"/>
              </w:rPr>
              <w:t xml:space="preserve">Listado de </w:t>
            </w:r>
            <w:r w:rsidR="00F926F9" w:rsidRPr="00804D82">
              <w:rPr>
                <w:rFonts w:ascii="Arial" w:eastAsia="Times New Roman" w:hAnsi="Arial" w:cs="Arial"/>
                <w:color w:val="000000"/>
                <w:kern w:val="0"/>
                <w:sz w:val="20"/>
                <w:szCs w:val="20"/>
                <w:lang w:eastAsia="es-ES"/>
                <w14:ligatures w14:val="none"/>
              </w:rPr>
              <w:t>vehículos</w:t>
            </w:r>
            <w:r w:rsidRPr="00804D82">
              <w:rPr>
                <w:rFonts w:ascii="Arial" w:eastAsia="Times New Roman" w:hAnsi="Arial" w:cs="Arial"/>
                <w:color w:val="000000"/>
                <w:kern w:val="0"/>
                <w:sz w:val="20"/>
                <w:szCs w:val="20"/>
                <w:lang w:eastAsia="es-ES"/>
                <w14:ligatures w14:val="none"/>
              </w:rPr>
              <w:t xml:space="preserve"> en funcionamiento</w:t>
            </w:r>
          </w:p>
        </w:tc>
        <w:tc>
          <w:tcPr>
            <w:tcW w:w="1211" w:type="dxa"/>
            <w:shd w:val="clear" w:color="auto" w:fill="FFFFFF" w:themeFill="background1"/>
            <w:vAlign w:val="center"/>
            <w:hideMark/>
          </w:tcPr>
          <w:p w14:paraId="713466AE" w14:textId="77777777" w:rsidR="00804D82" w:rsidRPr="00804D82" w:rsidRDefault="00804D82" w:rsidP="00A56379">
            <w:pPr>
              <w:jc w:val="center"/>
              <w:rPr>
                <w:rFonts w:ascii="Calibri" w:eastAsia="Times New Roman" w:hAnsi="Calibri" w:cs="Calibri"/>
                <w:kern w:val="0"/>
                <w:lang w:eastAsia="es-ES"/>
                <w14:ligatures w14:val="none"/>
              </w:rPr>
            </w:pPr>
            <w:r w:rsidRPr="00804D82">
              <w:rPr>
                <w:rFonts w:ascii="Calibri" w:eastAsia="Times New Roman" w:hAnsi="Calibri" w:cs="Calibri"/>
                <w:color w:val="000000"/>
                <w:kern w:val="0"/>
                <w:lang w:eastAsia="es-ES"/>
                <w14:ligatures w14:val="none"/>
              </w:rPr>
              <w:t>8 hrs</w:t>
            </w:r>
          </w:p>
        </w:tc>
        <w:tc>
          <w:tcPr>
            <w:tcW w:w="1296" w:type="dxa"/>
            <w:shd w:val="clear" w:color="auto" w:fill="FFFFFF" w:themeFill="background1"/>
            <w:vAlign w:val="center"/>
            <w:hideMark/>
          </w:tcPr>
          <w:p w14:paraId="6DAFF290" w14:textId="77777777" w:rsidR="00804D82" w:rsidRPr="00804D82" w:rsidRDefault="00804D82" w:rsidP="00A56379">
            <w:pPr>
              <w:jc w:val="center"/>
              <w:rPr>
                <w:rFonts w:ascii="Calibri" w:eastAsia="Times New Roman" w:hAnsi="Calibri" w:cs="Calibri"/>
                <w:kern w:val="0"/>
                <w:lang w:eastAsia="es-ES"/>
                <w14:ligatures w14:val="none"/>
              </w:rPr>
            </w:pPr>
            <w:r w:rsidRPr="00804D82">
              <w:rPr>
                <w:rFonts w:ascii="Calibri" w:eastAsia="Times New Roman" w:hAnsi="Calibri" w:cs="Calibri"/>
                <w:color w:val="000000"/>
                <w:kern w:val="0"/>
                <w:lang w:eastAsia="es-ES"/>
                <w14:ligatures w14:val="none"/>
              </w:rPr>
              <w:t>mié 05/06/24</w:t>
            </w:r>
          </w:p>
        </w:tc>
        <w:tc>
          <w:tcPr>
            <w:tcW w:w="1320" w:type="dxa"/>
            <w:shd w:val="clear" w:color="auto" w:fill="FFFFFF" w:themeFill="background1"/>
            <w:vAlign w:val="center"/>
            <w:hideMark/>
          </w:tcPr>
          <w:p w14:paraId="11F97CF2" w14:textId="77777777" w:rsidR="00804D82" w:rsidRPr="00804D82" w:rsidRDefault="00804D82" w:rsidP="00A56379">
            <w:pPr>
              <w:jc w:val="center"/>
              <w:rPr>
                <w:rFonts w:ascii="Calibri" w:eastAsia="Times New Roman" w:hAnsi="Calibri" w:cs="Calibri"/>
                <w:kern w:val="0"/>
                <w:lang w:eastAsia="es-ES"/>
                <w14:ligatures w14:val="none"/>
              </w:rPr>
            </w:pPr>
            <w:r w:rsidRPr="00804D82">
              <w:rPr>
                <w:rFonts w:ascii="Calibri" w:eastAsia="Times New Roman" w:hAnsi="Calibri" w:cs="Calibri"/>
                <w:color w:val="000000"/>
                <w:kern w:val="0"/>
                <w:lang w:eastAsia="es-ES"/>
                <w14:ligatures w14:val="none"/>
              </w:rPr>
              <w:t>jue 06/06/24</w:t>
            </w:r>
          </w:p>
        </w:tc>
      </w:tr>
      <w:tr w:rsidR="00804D82" w:rsidRPr="00804D82" w14:paraId="0C6C8869" w14:textId="77777777" w:rsidTr="00C56B9E">
        <w:tc>
          <w:tcPr>
            <w:tcW w:w="1350" w:type="dxa"/>
            <w:shd w:val="clear" w:color="auto" w:fill="AEAAAA" w:themeFill="background2" w:themeFillShade="BF"/>
            <w:vAlign w:val="center"/>
            <w:hideMark/>
          </w:tcPr>
          <w:p w14:paraId="154AFEFB" w14:textId="77777777" w:rsidR="00804D82" w:rsidRPr="00095AC0" w:rsidRDefault="00804D82" w:rsidP="00095AC0">
            <w:pPr>
              <w:jc w:val="left"/>
              <w:rPr>
                <w:rFonts w:ascii="Calibri" w:eastAsia="Times New Roman" w:hAnsi="Calibri" w:cs="Calibri"/>
                <w:b/>
                <w:bCs/>
                <w:kern w:val="0"/>
                <w:lang w:eastAsia="es-ES"/>
                <w14:ligatures w14:val="none"/>
              </w:rPr>
            </w:pPr>
            <w:r w:rsidRPr="00095AC0">
              <w:rPr>
                <w:rFonts w:ascii="Calibri" w:eastAsia="Times New Roman" w:hAnsi="Calibri" w:cs="Calibri"/>
                <w:b/>
                <w:bCs/>
                <w:color w:val="000000"/>
                <w:kern w:val="0"/>
                <w:lang w:eastAsia="es-ES"/>
                <w14:ligatures w14:val="none"/>
              </w:rPr>
              <w:t>1.4.4.2</w:t>
            </w:r>
          </w:p>
        </w:tc>
        <w:tc>
          <w:tcPr>
            <w:tcW w:w="3323" w:type="dxa"/>
            <w:shd w:val="clear" w:color="auto" w:fill="FFFFFF" w:themeFill="background1"/>
            <w:vAlign w:val="center"/>
            <w:hideMark/>
          </w:tcPr>
          <w:p w14:paraId="7924A63E" w14:textId="777CA68A" w:rsidR="00804D82" w:rsidRPr="00804D82" w:rsidRDefault="00804D82" w:rsidP="00A56379">
            <w:pPr>
              <w:jc w:val="left"/>
              <w:rPr>
                <w:rFonts w:ascii="Arial" w:eastAsia="Times New Roman" w:hAnsi="Arial" w:cs="Arial"/>
                <w:kern w:val="0"/>
                <w:sz w:val="20"/>
                <w:szCs w:val="20"/>
                <w:lang w:eastAsia="es-ES"/>
                <w14:ligatures w14:val="none"/>
              </w:rPr>
            </w:pPr>
            <w:r w:rsidRPr="00804D82">
              <w:rPr>
                <w:rFonts w:ascii="Arial" w:eastAsia="Times New Roman" w:hAnsi="Arial" w:cs="Arial"/>
                <w:color w:val="000000"/>
                <w:kern w:val="0"/>
                <w:sz w:val="20"/>
                <w:szCs w:val="20"/>
                <w:lang w:eastAsia="es-ES"/>
                <w14:ligatures w14:val="none"/>
              </w:rPr>
              <w:t>Asignación de ambulancias en función de la proximidad y la carga de trabajo.</w:t>
            </w:r>
          </w:p>
        </w:tc>
        <w:tc>
          <w:tcPr>
            <w:tcW w:w="1211" w:type="dxa"/>
            <w:shd w:val="clear" w:color="auto" w:fill="FFFFFF" w:themeFill="background1"/>
            <w:vAlign w:val="center"/>
            <w:hideMark/>
          </w:tcPr>
          <w:p w14:paraId="0E0A882C" w14:textId="77777777" w:rsidR="00804D82" w:rsidRPr="00804D82" w:rsidRDefault="00804D82" w:rsidP="00A56379">
            <w:pPr>
              <w:jc w:val="center"/>
              <w:rPr>
                <w:rFonts w:ascii="Calibri" w:eastAsia="Times New Roman" w:hAnsi="Calibri" w:cs="Calibri"/>
                <w:kern w:val="0"/>
                <w:lang w:eastAsia="es-ES"/>
                <w14:ligatures w14:val="none"/>
              </w:rPr>
            </w:pPr>
            <w:r w:rsidRPr="00804D82">
              <w:rPr>
                <w:rFonts w:ascii="Calibri" w:eastAsia="Times New Roman" w:hAnsi="Calibri" w:cs="Calibri"/>
                <w:color w:val="000000"/>
                <w:kern w:val="0"/>
                <w:lang w:eastAsia="es-ES"/>
                <w14:ligatures w14:val="none"/>
              </w:rPr>
              <w:t>16 hrs</w:t>
            </w:r>
          </w:p>
        </w:tc>
        <w:tc>
          <w:tcPr>
            <w:tcW w:w="1296" w:type="dxa"/>
            <w:shd w:val="clear" w:color="auto" w:fill="FFFFFF" w:themeFill="background1"/>
            <w:vAlign w:val="center"/>
            <w:hideMark/>
          </w:tcPr>
          <w:p w14:paraId="10EA1ED2" w14:textId="77777777" w:rsidR="00804D82" w:rsidRPr="00804D82" w:rsidRDefault="00804D82" w:rsidP="00A56379">
            <w:pPr>
              <w:jc w:val="center"/>
              <w:rPr>
                <w:rFonts w:ascii="Calibri" w:eastAsia="Times New Roman" w:hAnsi="Calibri" w:cs="Calibri"/>
                <w:kern w:val="0"/>
                <w:lang w:eastAsia="es-ES"/>
                <w14:ligatures w14:val="none"/>
              </w:rPr>
            </w:pPr>
            <w:r w:rsidRPr="00804D82">
              <w:rPr>
                <w:rFonts w:ascii="Calibri" w:eastAsia="Times New Roman" w:hAnsi="Calibri" w:cs="Calibri"/>
                <w:color w:val="000000"/>
                <w:kern w:val="0"/>
                <w:lang w:eastAsia="es-ES"/>
                <w14:ligatures w14:val="none"/>
              </w:rPr>
              <w:t>mié 05/06/24</w:t>
            </w:r>
          </w:p>
        </w:tc>
        <w:tc>
          <w:tcPr>
            <w:tcW w:w="1320" w:type="dxa"/>
            <w:shd w:val="clear" w:color="auto" w:fill="FFFFFF" w:themeFill="background1"/>
            <w:vAlign w:val="center"/>
            <w:hideMark/>
          </w:tcPr>
          <w:p w14:paraId="00AD1E35" w14:textId="77777777" w:rsidR="00804D82" w:rsidRPr="00804D82" w:rsidRDefault="00804D82" w:rsidP="00A56379">
            <w:pPr>
              <w:jc w:val="center"/>
              <w:rPr>
                <w:rFonts w:ascii="Calibri" w:eastAsia="Times New Roman" w:hAnsi="Calibri" w:cs="Calibri"/>
                <w:kern w:val="0"/>
                <w:lang w:eastAsia="es-ES"/>
                <w14:ligatures w14:val="none"/>
              </w:rPr>
            </w:pPr>
            <w:r w:rsidRPr="00804D82">
              <w:rPr>
                <w:rFonts w:ascii="Calibri" w:eastAsia="Times New Roman" w:hAnsi="Calibri" w:cs="Calibri"/>
                <w:color w:val="000000"/>
                <w:kern w:val="0"/>
                <w:lang w:eastAsia="es-ES"/>
                <w14:ligatures w14:val="none"/>
              </w:rPr>
              <w:t>lun 10/06/24</w:t>
            </w:r>
          </w:p>
        </w:tc>
      </w:tr>
      <w:tr w:rsidR="00804D82" w:rsidRPr="00804D82" w14:paraId="7D47C552" w14:textId="77777777" w:rsidTr="00C56B9E">
        <w:tc>
          <w:tcPr>
            <w:tcW w:w="1350" w:type="dxa"/>
            <w:shd w:val="clear" w:color="auto" w:fill="AEAAAA" w:themeFill="background2" w:themeFillShade="BF"/>
            <w:vAlign w:val="center"/>
            <w:hideMark/>
          </w:tcPr>
          <w:p w14:paraId="3AB9DD9E" w14:textId="77777777" w:rsidR="00804D82" w:rsidRPr="00095AC0" w:rsidRDefault="00804D82" w:rsidP="00095AC0">
            <w:pPr>
              <w:jc w:val="left"/>
              <w:rPr>
                <w:rFonts w:ascii="Calibri" w:eastAsia="Times New Roman" w:hAnsi="Calibri" w:cs="Calibri"/>
                <w:b/>
                <w:bCs/>
                <w:kern w:val="0"/>
                <w:lang w:eastAsia="es-ES"/>
                <w14:ligatures w14:val="none"/>
              </w:rPr>
            </w:pPr>
            <w:r w:rsidRPr="00095AC0">
              <w:rPr>
                <w:rFonts w:ascii="Calibri" w:eastAsia="Times New Roman" w:hAnsi="Calibri" w:cs="Calibri"/>
                <w:b/>
                <w:bCs/>
                <w:color w:val="000000"/>
                <w:kern w:val="0"/>
                <w:lang w:eastAsia="es-ES"/>
                <w14:ligatures w14:val="none"/>
              </w:rPr>
              <w:t>1.4.4.3</w:t>
            </w:r>
          </w:p>
        </w:tc>
        <w:tc>
          <w:tcPr>
            <w:tcW w:w="3323" w:type="dxa"/>
            <w:shd w:val="clear" w:color="auto" w:fill="FFFFFF" w:themeFill="background1"/>
            <w:vAlign w:val="center"/>
            <w:hideMark/>
          </w:tcPr>
          <w:p w14:paraId="0777C198" w14:textId="424D458D" w:rsidR="00804D82" w:rsidRPr="00804D82" w:rsidRDefault="00804D82" w:rsidP="00A56379">
            <w:pPr>
              <w:jc w:val="left"/>
              <w:rPr>
                <w:rFonts w:ascii="Arial" w:eastAsia="Times New Roman" w:hAnsi="Arial" w:cs="Arial"/>
                <w:kern w:val="0"/>
                <w:sz w:val="20"/>
                <w:szCs w:val="20"/>
                <w:lang w:eastAsia="es-ES"/>
                <w14:ligatures w14:val="none"/>
              </w:rPr>
            </w:pPr>
            <w:r w:rsidRPr="00804D82">
              <w:rPr>
                <w:rFonts w:ascii="Arial" w:eastAsia="Times New Roman" w:hAnsi="Arial" w:cs="Arial"/>
                <w:color w:val="000000"/>
                <w:kern w:val="0"/>
                <w:sz w:val="20"/>
                <w:szCs w:val="20"/>
                <w:lang w:eastAsia="es-ES"/>
                <w14:ligatures w14:val="none"/>
              </w:rPr>
              <w:t>Histórico de rutas</w:t>
            </w:r>
          </w:p>
        </w:tc>
        <w:tc>
          <w:tcPr>
            <w:tcW w:w="1211" w:type="dxa"/>
            <w:shd w:val="clear" w:color="auto" w:fill="FFFFFF" w:themeFill="background1"/>
            <w:vAlign w:val="center"/>
            <w:hideMark/>
          </w:tcPr>
          <w:p w14:paraId="184A8F15" w14:textId="77777777" w:rsidR="00804D82" w:rsidRPr="00804D82" w:rsidRDefault="00804D82" w:rsidP="00A56379">
            <w:pPr>
              <w:jc w:val="center"/>
              <w:rPr>
                <w:rFonts w:ascii="Calibri" w:eastAsia="Times New Roman" w:hAnsi="Calibri" w:cs="Calibri"/>
                <w:kern w:val="0"/>
                <w:lang w:eastAsia="es-ES"/>
                <w14:ligatures w14:val="none"/>
              </w:rPr>
            </w:pPr>
            <w:r w:rsidRPr="00804D82">
              <w:rPr>
                <w:rFonts w:ascii="Calibri" w:eastAsia="Times New Roman" w:hAnsi="Calibri" w:cs="Calibri"/>
                <w:color w:val="000000"/>
                <w:kern w:val="0"/>
                <w:lang w:eastAsia="es-ES"/>
                <w14:ligatures w14:val="none"/>
              </w:rPr>
              <w:t>10 hrs</w:t>
            </w:r>
          </w:p>
        </w:tc>
        <w:tc>
          <w:tcPr>
            <w:tcW w:w="1296" w:type="dxa"/>
            <w:shd w:val="clear" w:color="auto" w:fill="FFFFFF" w:themeFill="background1"/>
            <w:vAlign w:val="center"/>
            <w:hideMark/>
          </w:tcPr>
          <w:p w14:paraId="18908035" w14:textId="77777777" w:rsidR="00804D82" w:rsidRPr="00804D82" w:rsidRDefault="00804D82" w:rsidP="00A56379">
            <w:pPr>
              <w:jc w:val="center"/>
              <w:rPr>
                <w:rFonts w:ascii="Calibri" w:eastAsia="Times New Roman" w:hAnsi="Calibri" w:cs="Calibri"/>
                <w:kern w:val="0"/>
                <w:lang w:eastAsia="es-ES"/>
                <w14:ligatures w14:val="none"/>
              </w:rPr>
            </w:pPr>
            <w:r w:rsidRPr="00804D82">
              <w:rPr>
                <w:rFonts w:ascii="Calibri" w:eastAsia="Times New Roman" w:hAnsi="Calibri" w:cs="Calibri"/>
                <w:color w:val="000000"/>
                <w:kern w:val="0"/>
                <w:lang w:eastAsia="es-ES"/>
                <w14:ligatures w14:val="none"/>
              </w:rPr>
              <w:t>mié 12/06/24</w:t>
            </w:r>
          </w:p>
        </w:tc>
        <w:tc>
          <w:tcPr>
            <w:tcW w:w="1320" w:type="dxa"/>
            <w:shd w:val="clear" w:color="auto" w:fill="FFFFFF" w:themeFill="background1"/>
            <w:vAlign w:val="center"/>
            <w:hideMark/>
          </w:tcPr>
          <w:p w14:paraId="7A933AE8" w14:textId="77777777" w:rsidR="00804D82" w:rsidRPr="00804D82" w:rsidRDefault="00804D82" w:rsidP="00A56379">
            <w:pPr>
              <w:jc w:val="center"/>
              <w:rPr>
                <w:rFonts w:ascii="Calibri" w:eastAsia="Times New Roman" w:hAnsi="Calibri" w:cs="Calibri"/>
                <w:kern w:val="0"/>
                <w:lang w:eastAsia="es-ES"/>
                <w14:ligatures w14:val="none"/>
              </w:rPr>
            </w:pPr>
            <w:r w:rsidRPr="00804D82">
              <w:rPr>
                <w:rFonts w:ascii="Calibri" w:eastAsia="Times New Roman" w:hAnsi="Calibri" w:cs="Calibri"/>
                <w:color w:val="000000"/>
                <w:kern w:val="0"/>
                <w:lang w:eastAsia="es-ES"/>
                <w14:ligatures w14:val="none"/>
              </w:rPr>
              <w:t>jue 13/06/24</w:t>
            </w:r>
          </w:p>
        </w:tc>
      </w:tr>
      <w:tr w:rsidR="00804D82" w:rsidRPr="00804D82" w14:paraId="7F8F1D66" w14:textId="77777777" w:rsidTr="00C56B9E">
        <w:tc>
          <w:tcPr>
            <w:tcW w:w="1350" w:type="dxa"/>
            <w:shd w:val="clear" w:color="auto" w:fill="AEAAAA" w:themeFill="background2" w:themeFillShade="BF"/>
            <w:vAlign w:val="center"/>
            <w:hideMark/>
          </w:tcPr>
          <w:p w14:paraId="4569E27C" w14:textId="77777777" w:rsidR="00804D82" w:rsidRPr="00095AC0" w:rsidRDefault="00804D82" w:rsidP="00095AC0">
            <w:pPr>
              <w:jc w:val="left"/>
              <w:rPr>
                <w:rFonts w:ascii="Calibri" w:eastAsia="Times New Roman" w:hAnsi="Calibri" w:cs="Calibri"/>
                <w:b/>
                <w:bCs/>
                <w:kern w:val="0"/>
                <w:lang w:eastAsia="es-ES"/>
                <w14:ligatures w14:val="none"/>
              </w:rPr>
            </w:pPr>
            <w:r w:rsidRPr="00095AC0">
              <w:rPr>
                <w:rFonts w:ascii="Calibri" w:eastAsia="Times New Roman" w:hAnsi="Calibri" w:cs="Calibri"/>
                <w:b/>
                <w:bCs/>
                <w:color w:val="000000"/>
                <w:kern w:val="0"/>
                <w:lang w:eastAsia="es-ES"/>
                <w14:ligatures w14:val="none"/>
              </w:rPr>
              <w:t>1.4.4.4</w:t>
            </w:r>
          </w:p>
        </w:tc>
        <w:tc>
          <w:tcPr>
            <w:tcW w:w="3323" w:type="dxa"/>
            <w:shd w:val="clear" w:color="auto" w:fill="FFFFFF" w:themeFill="background1"/>
            <w:vAlign w:val="center"/>
            <w:hideMark/>
          </w:tcPr>
          <w:p w14:paraId="0A228717" w14:textId="6CBC39A6" w:rsidR="00804D82" w:rsidRPr="00804D82" w:rsidRDefault="00804D82" w:rsidP="00A56379">
            <w:pPr>
              <w:jc w:val="left"/>
              <w:rPr>
                <w:rFonts w:ascii="Arial" w:eastAsia="Times New Roman" w:hAnsi="Arial" w:cs="Arial"/>
                <w:kern w:val="0"/>
                <w:sz w:val="20"/>
                <w:szCs w:val="20"/>
                <w:lang w:eastAsia="es-ES"/>
                <w14:ligatures w14:val="none"/>
              </w:rPr>
            </w:pPr>
            <w:r w:rsidRPr="00804D82">
              <w:rPr>
                <w:rFonts w:ascii="Arial" w:eastAsia="Times New Roman" w:hAnsi="Arial" w:cs="Arial"/>
                <w:color w:val="000000"/>
                <w:kern w:val="0"/>
                <w:sz w:val="20"/>
                <w:szCs w:val="20"/>
                <w:lang w:eastAsia="es-ES"/>
                <w14:ligatures w14:val="none"/>
              </w:rPr>
              <w:t xml:space="preserve">Listado de </w:t>
            </w:r>
            <w:r w:rsidR="00F926F9" w:rsidRPr="00804D82">
              <w:rPr>
                <w:rFonts w:ascii="Arial" w:eastAsia="Times New Roman" w:hAnsi="Arial" w:cs="Arial"/>
                <w:color w:val="000000"/>
                <w:kern w:val="0"/>
                <w:sz w:val="20"/>
                <w:szCs w:val="20"/>
                <w:lang w:eastAsia="es-ES"/>
                <w14:ligatures w14:val="none"/>
              </w:rPr>
              <w:t>vehículos</w:t>
            </w:r>
            <w:r w:rsidRPr="00804D82">
              <w:rPr>
                <w:rFonts w:ascii="Arial" w:eastAsia="Times New Roman" w:hAnsi="Arial" w:cs="Arial"/>
                <w:color w:val="000000"/>
                <w:kern w:val="0"/>
                <w:sz w:val="20"/>
                <w:szCs w:val="20"/>
                <w:lang w:eastAsia="es-ES"/>
                <w14:ligatures w14:val="none"/>
              </w:rPr>
              <w:t xml:space="preserve"> parados</w:t>
            </w:r>
          </w:p>
        </w:tc>
        <w:tc>
          <w:tcPr>
            <w:tcW w:w="1211" w:type="dxa"/>
            <w:shd w:val="clear" w:color="auto" w:fill="FFFFFF" w:themeFill="background1"/>
            <w:vAlign w:val="center"/>
            <w:hideMark/>
          </w:tcPr>
          <w:p w14:paraId="69A5413D" w14:textId="77777777" w:rsidR="00804D82" w:rsidRPr="00804D82" w:rsidRDefault="00804D82" w:rsidP="00A56379">
            <w:pPr>
              <w:jc w:val="center"/>
              <w:rPr>
                <w:rFonts w:ascii="Calibri" w:eastAsia="Times New Roman" w:hAnsi="Calibri" w:cs="Calibri"/>
                <w:kern w:val="0"/>
                <w:lang w:eastAsia="es-ES"/>
                <w14:ligatures w14:val="none"/>
              </w:rPr>
            </w:pPr>
            <w:r w:rsidRPr="00804D82">
              <w:rPr>
                <w:rFonts w:ascii="Calibri" w:eastAsia="Times New Roman" w:hAnsi="Calibri" w:cs="Calibri"/>
                <w:color w:val="000000"/>
                <w:kern w:val="0"/>
                <w:lang w:eastAsia="es-ES"/>
                <w14:ligatures w14:val="none"/>
              </w:rPr>
              <w:t>8 hrs</w:t>
            </w:r>
          </w:p>
        </w:tc>
        <w:tc>
          <w:tcPr>
            <w:tcW w:w="1296" w:type="dxa"/>
            <w:shd w:val="clear" w:color="auto" w:fill="FFFFFF" w:themeFill="background1"/>
            <w:vAlign w:val="center"/>
            <w:hideMark/>
          </w:tcPr>
          <w:p w14:paraId="2BBCBB2B" w14:textId="77777777" w:rsidR="00804D82" w:rsidRPr="00804D82" w:rsidRDefault="00804D82" w:rsidP="00A56379">
            <w:pPr>
              <w:jc w:val="center"/>
              <w:rPr>
                <w:rFonts w:ascii="Calibri" w:eastAsia="Times New Roman" w:hAnsi="Calibri" w:cs="Calibri"/>
                <w:kern w:val="0"/>
                <w:lang w:eastAsia="es-ES"/>
                <w14:ligatures w14:val="none"/>
              </w:rPr>
            </w:pPr>
            <w:r w:rsidRPr="00804D82">
              <w:rPr>
                <w:rFonts w:ascii="Calibri" w:eastAsia="Times New Roman" w:hAnsi="Calibri" w:cs="Calibri"/>
                <w:color w:val="000000"/>
                <w:kern w:val="0"/>
                <w:lang w:eastAsia="es-ES"/>
                <w14:ligatures w14:val="none"/>
              </w:rPr>
              <w:t>vie 14/06/24</w:t>
            </w:r>
          </w:p>
        </w:tc>
        <w:tc>
          <w:tcPr>
            <w:tcW w:w="1320" w:type="dxa"/>
            <w:shd w:val="clear" w:color="auto" w:fill="FFFFFF" w:themeFill="background1"/>
            <w:vAlign w:val="center"/>
            <w:hideMark/>
          </w:tcPr>
          <w:p w14:paraId="0265342C" w14:textId="77777777" w:rsidR="00804D82" w:rsidRPr="00804D82" w:rsidRDefault="00804D82" w:rsidP="00A56379">
            <w:pPr>
              <w:jc w:val="center"/>
              <w:rPr>
                <w:rFonts w:ascii="Calibri" w:eastAsia="Times New Roman" w:hAnsi="Calibri" w:cs="Calibri"/>
                <w:kern w:val="0"/>
                <w:lang w:eastAsia="es-ES"/>
                <w14:ligatures w14:val="none"/>
              </w:rPr>
            </w:pPr>
            <w:r w:rsidRPr="00804D82">
              <w:rPr>
                <w:rFonts w:ascii="Calibri" w:eastAsia="Times New Roman" w:hAnsi="Calibri" w:cs="Calibri"/>
                <w:color w:val="000000"/>
                <w:kern w:val="0"/>
                <w:lang w:eastAsia="es-ES"/>
                <w14:ligatures w14:val="none"/>
              </w:rPr>
              <w:t>lun 17/06/24</w:t>
            </w:r>
          </w:p>
        </w:tc>
      </w:tr>
      <w:tr w:rsidR="00804D82" w:rsidRPr="00804D82" w14:paraId="4A34EDE5" w14:textId="77777777" w:rsidTr="00C56B9E">
        <w:tc>
          <w:tcPr>
            <w:tcW w:w="1350" w:type="dxa"/>
            <w:shd w:val="clear" w:color="auto" w:fill="AEAAAA" w:themeFill="background2" w:themeFillShade="BF"/>
            <w:vAlign w:val="center"/>
            <w:hideMark/>
          </w:tcPr>
          <w:p w14:paraId="3067D2B6" w14:textId="77777777" w:rsidR="00804D82" w:rsidRPr="00095AC0" w:rsidRDefault="00804D82" w:rsidP="00095AC0">
            <w:pPr>
              <w:jc w:val="left"/>
              <w:rPr>
                <w:rFonts w:ascii="Calibri" w:eastAsia="Times New Roman" w:hAnsi="Calibri" w:cs="Calibri"/>
                <w:b/>
                <w:bCs/>
                <w:kern w:val="0"/>
                <w:lang w:eastAsia="es-ES"/>
                <w14:ligatures w14:val="none"/>
              </w:rPr>
            </w:pPr>
            <w:r w:rsidRPr="00095AC0">
              <w:rPr>
                <w:rFonts w:ascii="Calibri" w:eastAsia="Times New Roman" w:hAnsi="Calibri" w:cs="Calibri"/>
                <w:b/>
                <w:bCs/>
                <w:color w:val="000000"/>
                <w:kern w:val="0"/>
                <w:lang w:eastAsia="es-ES"/>
                <w14:ligatures w14:val="none"/>
              </w:rPr>
              <w:t>1.4.4.5</w:t>
            </w:r>
          </w:p>
        </w:tc>
        <w:tc>
          <w:tcPr>
            <w:tcW w:w="3323" w:type="dxa"/>
            <w:shd w:val="clear" w:color="auto" w:fill="FFFFFF" w:themeFill="background1"/>
            <w:vAlign w:val="center"/>
            <w:hideMark/>
          </w:tcPr>
          <w:p w14:paraId="1A0B55E1" w14:textId="2B432D17" w:rsidR="00804D82" w:rsidRPr="00804D82" w:rsidRDefault="00804D82" w:rsidP="00A56379">
            <w:pPr>
              <w:jc w:val="left"/>
              <w:rPr>
                <w:rFonts w:ascii="Arial" w:eastAsia="Times New Roman" w:hAnsi="Arial" w:cs="Arial"/>
                <w:kern w:val="0"/>
                <w:sz w:val="20"/>
                <w:szCs w:val="20"/>
                <w:lang w:eastAsia="es-ES"/>
                <w14:ligatures w14:val="none"/>
              </w:rPr>
            </w:pPr>
            <w:r w:rsidRPr="00804D82">
              <w:rPr>
                <w:rFonts w:ascii="Arial" w:eastAsia="Times New Roman" w:hAnsi="Arial" w:cs="Arial"/>
                <w:color w:val="000000"/>
                <w:kern w:val="0"/>
                <w:sz w:val="20"/>
                <w:szCs w:val="20"/>
                <w:lang w:eastAsia="es-ES"/>
                <w14:ligatures w14:val="none"/>
              </w:rPr>
              <w:t>Informes de actividad y desempeño</w:t>
            </w:r>
          </w:p>
        </w:tc>
        <w:tc>
          <w:tcPr>
            <w:tcW w:w="1211" w:type="dxa"/>
            <w:shd w:val="clear" w:color="auto" w:fill="FFFFFF" w:themeFill="background1"/>
            <w:vAlign w:val="center"/>
            <w:hideMark/>
          </w:tcPr>
          <w:p w14:paraId="3FEA5056" w14:textId="77777777" w:rsidR="00804D82" w:rsidRPr="00804D82" w:rsidRDefault="00804D82" w:rsidP="00A56379">
            <w:pPr>
              <w:jc w:val="center"/>
              <w:rPr>
                <w:rFonts w:ascii="Calibri" w:eastAsia="Times New Roman" w:hAnsi="Calibri" w:cs="Calibri"/>
                <w:kern w:val="0"/>
                <w:lang w:eastAsia="es-ES"/>
                <w14:ligatures w14:val="none"/>
              </w:rPr>
            </w:pPr>
            <w:r w:rsidRPr="00804D82">
              <w:rPr>
                <w:rFonts w:ascii="Calibri" w:eastAsia="Times New Roman" w:hAnsi="Calibri" w:cs="Calibri"/>
                <w:color w:val="000000"/>
                <w:kern w:val="0"/>
                <w:lang w:eastAsia="es-ES"/>
                <w14:ligatures w14:val="none"/>
              </w:rPr>
              <w:t>7 hrs</w:t>
            </w:r>
          </w:p>
        </w:tc>
        <w:tc>
          <w:tcPr>
            <w:tcW w:w="1296" w:type="dxa"/>
            <w:shd w:val="clear" w:color="auto" w:fill="FFFFFF" w:themeFill="background1"/>
            <w:vAlign w:val="center"/>
            <w:hideMark/>
          </w:tcPr>
          <w:p w14:paraId="2038BF0C" w14:textId="77777777" w:rsidR="00804D82" w:rsidRPr="00804D82" w:rsidRDefault="00804D82" w:rsidP="00A56379">
            <w:pPr>
              <w:jc w:val="center"/>
              <w:rPr>
                <w:rFonts w:ascii="Calibri" w:eastAsia="Times New Roman" w:hAnsi="Calibri" w:cs="Calibri"/>
                <w:kern w:val="0"/>
                <w:lang w:eastAsia="es-ES"/>
                <w14:ligatures w14:val="none"/>
              </w:rPr>
            </w:pPr>
            <w:r w:rsidRPr="00804D82">
              <w:rPr>
                <w:rFonts w:ascii="Calibri" w:eastAsia="Times New Roman" w:hAnsi="Calibri" w:cs="Calibri"/>
                <w:color w:val="000000"/>
                <w:kern w:val="0"/>
                <w:lang w:eastAsia="es-ES"/>
                <w14:ligatures w14:val="none"/>
              </w:rPr>
              <w:t>mar 18/06/24</w:t>
            </w:r>
          </w:p>
        </w:tc>
        <w:tc>
          <w:tcPr>
            <w:tcW w:w="1320" w:type="dxa"/>
            <w:shd w:val="clear" w:color="auto" w:fill="FFFFFF" w:themeFill="background1"/>
            <w:vAlign w:val="center"/>
            <w:hideMark/>
          </w:tcPr>
          <w:p w14:paraId="3C05EBD4" w14:textId="77777777" w:rsidR="00804D82" w:rsidRPr="00804D82" w:rsidRDefault="00804D82" w:rsidP="00A56379">
            <w:pPr>
              <w:jc w:val="center"/>
              <w:rPr>
                <w:rFonts w:ascii="Calibri" w:eastAsia="Times New Roman" w:hAnsi="Calibri" w:cs="Calibri"/>
                <w:kern w:val="0"/>
                <w:lang w:eastAsia="es-ES"/>
                <w14:ligatures w14:val="none"/>
              </w:rPr>
            </w:pPr>
            <w:r w:rsidRPr="00804D82">
              <w:rPr>
                <w:rFonts w:ascii="Calibri" w:eastAsia="Times New Roman" w:hAnsi="Calibri" w:cs="Calibri"/>
                <w:color w:val="000000"/>
                <w:kern w:val="0"/>
                <w:lang w:eastAsia="es-ES"/>
                <w14:ligatures w14:val="none"/>
              </w:rPr>
              <w:t>mié 19/06/24</w:t>
            </w:r>
          </w:p>
        </w:tc>
      </w:tr>
      <w:tr w:rsidR="00804D82" w:rsidRPr="00804D82" w14:paraId="33A18888" w14:textId="77777777" w:rsidTr="00C56B9E">
        <w:tc>
          <w:tcPr>
            <w:tcW w:w="1350" w:type="dxa"/>
            <w:shd w:val="clear" w:color="auto" w:fill="AEAAAA" w:themeFill="background2" w:themeFillShade="BF"/>
            <w:vAlign w:val="center"/>
            <w:hideMark/>
          </w:tcPr>
          <w:p w14:paraId="6B9747C6" w14:textId="77777777" w:rsidR="00804D82" w:rsidRPr="00095AC0" w:rsidRDefault="00804D82" w:rsidP="00095AC0">
            <w:pPr>
              <w:jc w:val="left"/>
              <w:rPr>
                <w:rFonts w:ascii="Calibri" w:eastAsia="Times New Roman" w:hAnsi="Calibri" w:cs="Calibri"/>
                <w:b/>
                <w:bCs/>
                <w:kern w:val="0"/>
                <w:lang w:eastAsia="es-ES"/>
                <w14:ligatures w14:val="none"/>
              </w:rPr>
            </w:pPr>
            <w:r w:rsidRPr="00095AC0">
              <w:rPr>
                <w:rFonts w:ascii="Calibri" w:eastAsia="Times New Roman" w:hAnsi="Calibri" w:cs="Calibri"/>
                <w:b/>
                <w:bCs/>
                <w:color w:val="000000"/>
                <w:kern w:val="0"/>
                <w:lang w:eastAsia="es-ES"/>
                <w14:ligatures w14:val="none"/>
              </w:rPr>
              <w:t>1.4.4.6</w:t>
            </w:r>
          </w:p>
        </w:tc>
        <w:tc>
          <w:tcPr>
            <w:tcW w:w="3323" w:type="dxa"/>
            <w:shd w:val="clear" w:color="auto" w:fill="FFFFFF" w:themeFill="background1"/>
            <w:vAlign w:val="center"/>
            <w:hideMark/>
          </w:tcPr>
          <w:p w14:paraId="25A9721D" w14:textId="39767A72" w:rsidR="00804D82" w:rsidRPr="00804D82" w:rsidRDefault="00804D82" w:rsidP="00A56379">
            <w:pPr>
              <w:jc w:val="left"/>
              <w:rPr>
                <w:rFonts w:ascii="Arial" w:eastAsia="Times New Roman" w:hAnsi="Arial" w:cs="Arial"/>
                <w:kern w:val="0"/>
                <w:sz w:val="20"/>
                <w:szCs w:val="20"/>
                <w:lang w:eastAsia="es-ES"/>
                <w14:ligatures w14:val="none"/>
              </w:rPr>
            </w:pPr>
            <w:r w:rsidRPr="00804D82">
              <w:rPr>
                <w:rFonts w:ascii="Arial" w:eastAsia="Times New Roman" w:hAnsi="Arial" w:cs="Arial"/>
                <w:color w:val="000000"/>
                <w:kern w:val="0"/>
                <w:sz w:val="20"/>
                <w:szCs w:val="20"/>
                <w:lang w:eastAsia="es-ES"/>
                <w14:ligatures w14:val="none"/>
              </w:rPr>
              <w:t>Seguimiento en tiempo real de los vehículos</w:t>
            </w:r>
          </w:p>
        </w:tc>
        <w:tc>
          <w:tcPr>
            <w:tcW w:w="1211" w:type="dxa"/>
            <w:shd w:val="clear" w:color="auto" w:fill="FFFFFF" w:themeFill="background1"/>
            <w:vAlign w:val="center"/>
            <w:hideMark/>
          </w:tcPr>
          <w:p w14:paraId="708B8DB0" w14:textId="77777777" w:rsidR="00804D82" w:rsidRPr="00804D82" w:rsidRDefault="00804D82" w:rsidP="00A56379">
            <w:pPr>
              <w:jc w:val="center"/>
              <w:rPr>
                <w:rFonts w:ascii="Calibri" w:eastAsia="Times New Roman" w:hAnsi="Calibri" w:cs="Calibri"/>
                <w:kern w:val="0"/>
                <w:lang w:eastAsia="es-ES"/>
                <w14:ligatures w14:val="none"/>
              </w:rPr>
            </w:pPr>
            <w:r w:rsidRPr="00804D82">
              <w:rPr>
                <w:rFonts w:ascii="Calibri" w:eastAsia="Times New Roman" w:hAnsi="Calibri" w:cs="Calibri"/>
                <w:color w:val="000000"/>
                <w:kern w:val="0"/>
                <w:lang w:eastAsia="es-ES"/>
                <w14:ligatures w14:val="none"/>
              </w:rPr>
              <w:t>9 hrs</w:t>
            </w:r>
          </w:p>
        </w:tc>
        <w:tc>
          <w:tcPr>
            <w:tcW w:w="1296" w:type="dxa"/>
            <w:shd w:val="clear" w:color="auto" w:fill="FFFFFF" w:themeFill="background1"/>
            <w:vAlign w:val="center"/>
            <w:hideMark/>
          </w:tcPr>
          <w:p w14:paraId="639C21D4" w14:textId="77777777" w:rsidR="00804D82" w:rsidRPr="00804D82" w:rsidRDefault="00804D82" w:rsidP="00A56379">
            <w:pPr>
              <w:jc w:val="center"/>
              <w:rPr>
                <w:rFonts w:ascii="Calibri" w:eastAsia="Times New Roman" w:hAnsi="Calibri" w:cs="Calibri"/>
                <w:kern w:val="0"/>
                <w:lang w:eastAsia="es-ES"/>
                <w14:ligatures w14:val="none"/>
              </w:rPr>
            </w:pPr>
            <w:r w:rsidRPr="00804D82">
              <w:rPr>
                <w:rFonts w:ascii="Calibri" w:eastAsia="Times New Roman" w:hAnsi="Calibri" w:cs="Calibri"/>
                <w:color w:val="000000"/>
                <w:kern w:val="0"/>
                <w:lang w:eastAsia="es-ES"/>
                <w14:ligatures w14:val="none"/>
              </w:rPr>
              <w:t>jue 20/06/24</w:t>
            </w:r>
          </w:p>
        </w:tc>
        <w:tc>
          <w:tcPr>
            <w:tcW w:w="1320" w:type="dxa"/>
            <w:shd w:val="clear" w:color="auto" w:fill="FFFFFF" w:themeFill="background1"/>
            <w:vAlign w:val="center"/>
            <w:hideMark/>
          </w:tcPr>
          <w:p w14:paraId="77CAA179" w14:textId="77777777" w:rsidR="00804D82" w:rsidRPr="00804D82" w:rsidRDefault="00804D82" w:rsidP="00A56379">
            <w:pPr>
              <w:jc w:val="center"/>
              <w:rPr>
                <w:rFonts w:ascii="Calibri" w:eastAsia="Times New Roman" w:hAnsi="Calibri" w:cs="Calibri"/>
                <w:kern w:val="0"/>
                <w:lang w:eastAsia="es-ES"/>
                <w14:ligatures w14:val="none"/>
              </w:rPr>
            </w:pPr>
            <w:r w:rsidRPr="00804D82">
              <w:rPr>
                <w:rFonts w:ascii="Calibri" w:eastAsia="Times New Roman" w:hAnsi="Calibri" w:cs="Calibri"/>
                <w:color w:val="000000"/>
                <w:kern w:val="0"/>
                <w:lang w:eastAsia="es-ES"/>
                <w14:ligatures w14:val="none"/>
              </w:rPr>
              <w:t>vie 21/06/24</w:t>
            </w:r>
          </w:p>
        </w:tc>
      </w:tr>
      <w:tr w:rsidR="00804D82" w:rsidRPr="00804D82" w14:paraId="0A66A426" w14:textId="77777777" w:rsidTr="00C56B9E">
        <w:tc>
          <w:tcPr>
            <w:tcW w:w="1350" w:type="dxa"/>
            <w:shd w:val="clear" w:color="auto" w:fill="AEAAAA" w:themeFill="background2" w:themeFillShade="BF"/>
            <w:vAlign w:val="center"/>
            <w:hideMark/>
          </w:tcPr>
          <w:p w14:paraId="56FFA0B2" w14:textId="77777777" w:rsidR="00804D82" w:rsidRPr="00095AC0" w:rsidRDefault="00804D82" w:rsidP="00095AC0">
            <w:pPr>
              <w:jc w:val="left"/>
              <w:rPr>
                <w:rFonts w:ascii="Calibri" w:eastAsia="Times New Roman" w:hAnsi="Calibri" w:cs="Calibri"/>
                <w:b/>
                <w:bCs/>
                <w:kern w:val="0"/>
                <w:lang w:eastAsia="es-ES"/>
                <w14:ligatures w14:val="none"/>
              </w:rPr>
            </w:pPr>
            <w:r w:rsidRPr="00095AC0">
              <w:rPr>
                <w:rFonts w:ascii="Calibri" w:eastAsia="Times New Roman" w:hAnsi="Calibri" w:cs="Calibri"/>
                <w:b/>
                <w:bCs/>
                <w:color w:val="000000"/>
                <w:kern w:val="0"/>
                <w:lang w:eastAsia="es-ES"/>
                <w14:ligatures w14:val="none"/>
              </w:rPr>
              <w:t>1.4.4.7</w:t>
            </w:r>
          </w:p>
        </w:tc>
        <w:tc>
          <w:tcPr>
            <w:tcW w:w="3323" w:type="dxa"/>
            <w:shd w:val="clear" w:color="auto" w:fill="FFFFFF" w:themeFill="background1"/>
            <w:vAlign w:val="center"/>
            <w:hideMark/>
          </w:tcPr>
          <w:p w14:paraId="27C4BDF5" w14:textId="50066DE9" w:rsidR="00804D82" w:rsidRPr="00804D82" w:rsidRDefault="00804D82" w:rsidP="00A56379">
            <w:pPr>
              <w:jc w:val="left"/>
              <w:rPr>
                <w:rFonts w:ascii="Arial" w:eastAsia="Times New Roman" w:hAnsi="Arial" w:cs="Arial"/>
                <w:kern w:val="0"/>
                <w:sz w:val="20"/>
                <w:szCs w:val="20"/>
                <w:lang w:eastAsia="es-ES"/>
                <w14:ligatures w14:val="none"/>
              </w:rPr>
            </w:pPr>
            <w:r w:rsidRPr="00804D82">
              <w:rPr>
                <w:rFonts w:ascii="Arial" w:eastAsia="Times New Roman" w:hAnsi="Arial" w:cs="Arial"/>
                <w:color w:val="000000"/>
                <w:kern w:val="0"/>
                <w:sz w:val="20"/>
                <w:szCs w:val="20"/>
                <w:lang w:eastAsia="es-ES"/>
                <w14:ligatures w14:val="none"/>
              </w:rPr>
              <w:t>Comunicación con el centro de control</w:t>
            </w:r>
          </w:p>
        </w:tc>
        <w:tc>
          <w:tcPr>
            <w:tcW w:w="1211" w:type="dxa"/>
            <w:shd w:val="clear" w:color="auto" w:fill="FFFFFF" w:themeFill="background1"/>
            <w:vAlign w:val="center"/>
            <w:hideMark/>
          </w:tcPr>
          <w:p w14:paraId="41B82C0E" w14:textId="77777777" w:rsidR="00804D82" w:rsidRPr="00804D82" w:rsidRDefault="00804D82" w:rsidP="00A56379">
            <w:pPr>
              <w:jc w:val="center"/>
              <w:rPr>
                <w:rFonts w:ascii="Calibri" w:eastAsia="Times New Roman" w:hAnsi="Calibri" w:cs="Calibri"/>
                <w:kern w:val="0"/>
                <w:lang w:eastAsia="es-ES"/>
                <w14:ligatures w14:val="none"/>
              </w:rPr>
            </w:pPr>
            <w:r w:rsidRPr="00804D82">
              <w:rPr>
                <w:rFonts w:ascii="Calibri" w:eastAsia="Times New Roman" w:hAnsi="Calibri" w:cs="Calibri"/>
                <w:color w:val="000000"/>
                <w:kern w:val="0"/>
                <w:lang w:eastAsia="es-ES"/>
                <w14:ligatures w14:val="none"/>
              </w:rPr>
              <w:t>11 hrs</w:t>
            </w:r>
          </w:p>
        </w:tc>
        <w:tc>
          <w:tcPr>
            <w:tcW w:w="1296" w:type="dxa"/>
            <w:shd w:val="clear" w:color="auto" w:fill="FFFFFF" w:themeFill="background1"/>
            <w:vAlign w:val="center"/>
            <w:hideMark/>
          </w:tcPr>
          <w:p w14:paraId="0FBA5397" w14:textId="77777777" w:rsidR="00804D82" w:rsidRPr="00804D82" w:rsidRDefault="00804D82" w:rsidP="00A56379">
            <w:pPr>
              <w:jc w:val="center"/>
              <w:rPr>
                <w:rFonts w:ascii="Calibri" w:eastAsia="Times New Roman" w:hAnsi="Calibri" w:cs="Calibri"/>
                <w:kern w:val="0"/>
                <w:lang w:eastAsia="es-ES"/>
                <w14:ligatures w14:val="none"/>
              </w:rPr>
            </w:pPr>
            <w:r w:rsidRPr="00804D82">
              <w:rPr>
                <w:rFonts w:ascii="Calibri" w:eastAsia="Times New Roman" w:hAnsi="Calibri" w:cs="Calibri"/>
                <w:color w:val="000000"/>
                <w:kern w:val="0"/>
                <w:lang w:eastAsia="es-ES"/>
                <w14:ligatures w14:val="none"/>
              </w:rPr>
              <w:t>jue 20/06/24</w:t>
            </w:r>
          </w:p>
        </w:tc>
        <w:tc>
          <w:tcPr>
            <w:tcW w:w="1320" w:type="dxa"/>
            <w:shd w:val="clear" w:color="auto" w:fill="FFFFFF" w:themeFill="background1"/>
            <w:vAlign w:val="center"/>
            <w:hideMark/>
          </w:tcPr>
          <w:p w14:paraId="7A257782" w14:textId="77777777" w:rsidR="00804D82" w:rsidRPr="00804D82" w:rsidRDefault="00804D82" w:rsidP="00A56379">
            <w:pPr>
              <w:jc w:val="center"/>
              <w:rPr>
                <w:rFonts w:ascii="Calibri" w:eastAsia="Times New Roman" w:hAnsi="Calibri" w:cs="Calibri"/>
                <w:kern w:val="0"/>
                <w:lang w:eastAsia="es-ES"/>
                <w14:ligatures w14:val="none"/>
              </w:rPr>
            </w:pPr>
            <w:r w:rsidRPr="00804D82">
              <w:rPr>
                <w:rFonts w:ascii="Calibri" w:eastAsia="Times New Roman" w:hAnsi="Calibri" w:cs="Calibri"/>
                <w:color w:val="000000"/>
                <w:kern w:val="0"/>
                <w:lang w:eastAsia="es-ES"/>
                <w14:ligatures w14:val="none"/>
              </w:rPr>
              <w:t>lun 24/06/24</w:t>
            </w:r>
          </w:p>
        </w:tc>
      </w:tr>
      <w:tr w:rsidR="00804D82" w:rsidRPr="00804D82" w14:paraId="2F19558D" w14:textId="77777777" w:rsidTr="00C56B9E">
        <w:tc>
          <w:tcPr>
            <w:tcW w:w="1350" w:type="dxa"/>
            <w:shd w:val="clear" w:color="auto" w:fill="AEAAAA" w:themeFill="background2" w:themeFillShade="BF"/>
            <w:vAlign w:val="center"/>
            <w:hideMark/>
          </w:tcPr>
          <w:p w14:paraId="1EB40B44" w14:textId="77777777" w:rsidR="00804D82" w:rsidRPr="00095AC0" w:rsidRDefault="00804D82" w:rsidP="00095AC0">
            <w:pPr>
              <w:jc w:val="left"/>
              <w:rPr>
                <w:rFonts w:ascii="Calibri" w:eastAsia="Times New Roman" w:hAnsi="Calibri" w:cs="Calibri"/>
                <w:b/>
                <w:bCs/>
                <w:kern w:val="0"/>
                <w:lang w:eastAsia="es-ES"/>
                <w14:ligatures w14:val="none"/>
              </w:rPr>
            </w:pPr>
            <w:r w:rsidRPr="00095AC0">
              <w:rPr>
                <w:rFonts w:ascii="Calibri" w:eastAsia="Times New Roman" w:hAnsi="Calibri" w:cs="Calibri"/>
                <w:b/>
                <w:bCs/>
                <w:color w:val="000000"/>
                <w:kern w:val="0"/>
                <w:lang w:eastAsia="es-ES"/>
                <w14:ligatures w14:val="none"/>
              </w:rPr>
              <w:t>1.4.4.8</w:t>
            </w:r>
          </w:p>
        </w:tc>
        <w:tc>
          <w:tcPr>
            <w:tcW w:w="3323" w:type="dxa"/>
            <w:shd w:val="clear" w:color="auto" w:fill="FFFFFF" w:themeFill="background1"/>
            <w:vAlign w:val="center"/>
            <w:hideMark/>
          </w:tcPr>
          <w:p w14:paraId="7C20F1C9" w14:textId="7377F4E2" w:rsidR="00804D82" w:rsidRPr="00804D82" w:rsidRDefault="00804D82" w:rsidP="00A56379">
            <w:pPr>
              <w:jc w:val="left"/>
              <w:rPr>
                <w:rFonts w:ascii="Arial" w:eastAsia="Times New Roman" w:hAnsi="Arial" w:cs="Arial"/>
                <w:kern w:val="0"/>
                <w:sz w:val="20"/>
                <w:szCs w:val="20"/>
                <w:lang w:eastAsia="es-ES"/>
                <w14:ligatures w14:val="none"/>
              </w:rPr>
            </w:pPr>
            <w:r w:rsidRPr="00804D82">
              <w:rPr>
                <w:rFonts w:ascii="Arial" w:eastAsia="Times New Roman" w:hAnsi="Arial" w:cs="Arial"/>
                <w:color w:val="000000"/>
                <w:kern w:val="0"/>
                <w:sz w:val="20"/>
                <w:szCs w:val="20"/>
                <w:lang w:eastAsia="es-ES"/>
                <w14:ligatures w14:val="none"/>
              </w:rPr>
              <w:t>Registro de mantenimiento de vehículos</w:t>
            </w:r>
          </w:p>
        </w:tc>
        <w:tc>
          <w:tcPr>
            <w:tcW w:w="1211" w:type="dxa"/>
            <w:shd w:val="clear" w:color="auto" w:fill="FFFFFF" w:themeFill="background1"/>
            <w:vAlign w:val="center"/>
            <w:hideMark/>
          </w:tcPr>
          <w:p w14:paraId="16E8B42B" w14:textId="77777777" w:rsidR="00804D82" w:rsidRPr="00804D82" w:rsidRDefault="00804D82" w:rsidP="00A56379">
            <w:pPr>
              <w:jc w:val="center"/>
              <w:rPr>
                <w:rFonts w:ascii="Calibri" w:eastAsia="Times New Roman" w:hAnsi="Calibri" w:cs="Calibri"/>
                <w:kern w:val="0"/>
                <w:lang w:eastAsia="es-ES"/>
                <w14:ligatures w14:val="none"/>
              </w:rPr>
            </w:pPr>
            <w:r w:rsidRPr="00804D82">
              <w:rPr>
                <w:rFonts w:ascii="Calibri" w:eastAsia="Times New Roman" w:hAnsi="Calibri" w:cs="Calibri"/>
                <w:color w:val="000000"/>
                <w:kern w:val="0"/>
                <w:lang w:eastAsia="es-ES"/>
                <w14:ligatures w14:val="none"/>
              </w:rPr>
              <w:t>8 hrs</w:t>
            </w:r>
          </w:p>
        </w:tc>
        <w:tc>
          <w:tcPr>
            <w:tcW w:w="1296" w:type="dxa"/>
            <w:shd w:val="clear" w:color="auto" w:fill="FFFFFF" w:themeFill="background1"/>
            <w:vAlign w:val="center"/>
            <w:hideMark/>
          </w:tcPr>
          <w:p w14:paraId="5E5B92E8" w14:textId="77777777" w:rsidR="00804D82" w:rsidRPr="00804D82" w:rsidRDefault="00804D82" w:rsidP="00A56379">
            <w:pPr>
              <w:jc w:val="center"/>
              <w:rPr>
                <w:rFonts w:ascii="Calibri" w:eastAsia="Times New Roman" w:hAnsi="Calibri" w:cs="Calibri"/>
                <w:kern w:val="0"/>
                <w:lang w:eastAsia="es-ES"/>
                <w14:ligatures w14:val="none"/>
              </w:rPr>
            </w:pPr>
            <w:r w:rsidRPr="00804D82">
              <w:rPr>
                <w:rFonts w:ascii="Calibri" w:eastAsia="Times New Roman" w:hAnsi="Calibri" w:cs="Calibri"/>
                <w:color w:val="000000"/>
                <w:kern w:val="0"/>
                <w:lang w:eastAsia="es-ES"/>
                <w14:ligatures w14:val="none"/>
              </w:rPr>
              <w:t>lun 24/06/24</w:t>
            </w:r>
          </w:p>
        </w:tc>
        <w:tc>
          <w:tcPr>
            <w:tcW w:w="1320" w:type="dxa"/>
            <w:shd w:val="clear" w:color="auto" w:fill="FFFFFF" w:themeFill="background1"/>
            <w:vAlign w:val="center"/>
            <w:hideMark/>
          </w:tcPr>
          <w:p w14:paraId="7A1FC018" w14:textId="77777777" w:rsidR="00804D82" w:rsidRPr="00804D82" w:rsidRDefault="00804D82" w:rsidP="00A56379">
            <w:pPr>
              <w:jc w:val="center"/>
              <w:rPr>
                <w:rFonts w:ascii="Calibri" w:eastAsia="Times New Roman" w:hAnsi="Calibri" w:cs="Calibri"/>
                <w:kern w:val="0"/>
                <w:lang w:eastAsia="es-ES"/>
                <w14:ligatures w14:val="none"/>
              </w:rPr>
            </w:pPr>
            <w:r w:rsidRPr="00804D82">
              <w:rPr>
                <w:rFonts w:ascii="Calibri" w:eastAsia="Times New Roman" w:hAnsi="Calibri" w:cs="Calibri"/>
                <w:color w:val="000000"/>
                <w:kern w:val="0"/>
                <w:lang w:eastAsia="es-ES"/>
                <w14:ligatures w14:val="none"/>
              </w:rPr>
              <w:t>lun 24/06/24</w:t>
            </w:r>
          </w:p>
        </w:tc>
      </w:tr>
      <w:tr w:rsidR="00804D82" w:rsidRPr="00804D82" w14:paraId="1D1F1646" w14:textId="77777777" w:rsidTr="00C56B9E">
        <w:tc>
          <w:tcPr>
            <w:tcW w:w="1350" w:type="dxa"/>
            <w:shd w:val="clear" w:color="auto" w:fill="AEAAAA" w:themeFill="background2" w:themeFillShade="BF"/>
            <w:vAlign w:val="center"/>
            <w:hideMark/>
          </w:tcPr>
          <w:p w14:paraId="79F3CD5F" w14:textId="77777777" w:rsidR="00804D82" w:rsidRPr="00095AC0" w:rsidRDefault="00804D82" w:rsidP="00095AC0">
            <w:pPr>
              <w:jc w:val="left"/>
              <w:rPr>
                <w:rFonts w:ascii="Calibri" w:eastAsia="Times New Roman" w:hAnsi="Calibri" w:cs="Calibri"/>
                <w:b/>
                <w:bCs/>
                <w:kern w:val="0"/>
                <w:lang w:eastAsia="es-ES"/>
                <w14:ligatures w14:val="none"/>
              </w:rPr>
            </w:pPr>
            <w:r w:rsidRPr="00095AC0">
              <w:rPr>
                <w:rFonts w:ascii="Calibri" w:eastAsia="Times New Roman" w:hAnsi="Calibri" w:cs="Calibri"/>
                <w:b/>
                <w:bCs/>
                <w:color w:val="000000"/>
                <w:kern w:val="0"/>
                <w:lang w:eastAsia="es-ES"/>
                <w14:ligatures w14:val="none"/>
              </w:rPr>
              <w:t>1.4.4.9</w:t>
            </w:r>
          </w:p>
        </w:tc>
        <w:tc>
          <w:tcPr>
            <w:tcW w:w="3323" w:type="dxa"/>
            <w:shd w:val="clear" w:color="auto" w:fill="FFFFFF" w:themeFill="background1"/>
            <w:vAlign w:val="center"/>
            <w:hideMark/>
          </w:tcPr>
          <w:p w14:paraId="191ABCD6" w14:textId="01BEB86A" w:rsidR="00804D82" w:rsidRPr="00804D82" w:rsidRDefault="00804D82" w:rsidP="00A56379">
            <w:pPr>
              <w:jc w:val="left"/>
              <w:rPr>
                <w:rFonts w:ascii="Arial" w:eastAsia="Times New Roman" w:hAnsi="Arial" w:cs="Arial"/>
                <w:kern w:val="0"/>
                <w:sz w:val="20"/>
                <w:szCs w:val="20"/>
                <w:lang w:eastAsia="es-ES"/>
                <w14:ligatures w14:val="none"/>
              </w:rPr>
            </w:pPr>
            <w:r w:rsidRPr="00804D82">
              <w:rPr>
                <w:rFonts w:ascii="Arial" w:eastAsia="Times New Roman" w:hAnsi="Arial" w:cs="Arial"/>
                <w:color w:val="000000"/>
                <w:kern w:val="0"/>
                <w:sz w:val="20"/>
                <w:szCs w:val="20"/>
                <w:lang w:eastAsia="es-ES"/>
                <w14:ligatures w14:val="none"/>
              </w:rPr>
              <w:t>Notificaciones de emergencias</w:t>
            </w:r>
          </w:p>
        </w:tc>
        <w:tc>
          <w:tcPr>
            <w:tcW w:w="1211" w:type="dxa"/>
            <w:shd w:val="clear" w:color="auto" w:fill="FFFFFF" w:themeFill="background1"/>
            <w:vAlign w:val="center"/>
            <w:hideMark/>
          </w:tcPr>
          <w:p w14:paraId="31CB1304" w14:textId="77777777" w:rsidR="00804D82" w:rsidRPr="00804D82" w:rsidRDefault="00804D82" w:rsidP="00A56379">
            <w:pPr>
              <w:jc w:val="center"/>
              <w:rPr>
                <w:rFonts w:ascii="Calibri" w:eastAsia="Times New Roman" w:hAnsi="Calibri" w:cs="Calibri"/>
                <w:kern w:val="0"/>
                <w:lang w:eastAsia="es-ES"/>
                <w14:ligatures w14:val="none"/>
              </w:rPr>
            </w:pPr>
            <w:r w:rsidRPr="00804D82">
              <w:rPr>
                <w:rFonts w:ascii="Calibri" w:eastAsia="Times New Roman" w:hAnsi="Calibri" w:cs="Calibri"/>
                <w:color w:val="000000"/>
                <w:kern w:val="0"/>
                <w:lang w:eastAsia="es-ES"/>
                <w14:ligatures w14:val="none"/>
              </w:rPr>
              <w:t>15 hrs</w:t>
            </w:r>
          </w:p>
        </w:tc>
        <w:tc>
          <w:tcPr>
            <w:tcW w:w="1296" w:type="dxa"/>
            <w:shd w:val="clear" w:color="auto" w:fill="FFFFFF" w:themeFill="background1"/>
            <w:vAlign w:val="center"/>
            <w:hideMark/>
          </w:tcPr>
          <w:p w14:paraId="215D5738" w14:textId="77777777" w:rsidR="00804D82" w:rsidRPr="00804D82" w:rsidRDefault="00804D82" w:rsidP="00A56379">
            <w:pPr>
              <w:jc w:val="center"/>
              <w:rPr>
                <w:rFonts w:ascii="Calibri" w:eastAsia="Times New Roman" w:hAnsi="Calibri" w:cs="Calibri"/>
                <w:kern w:val="0"/>
                <w:lang w:eastAsia="es-ES"/>
                <w14:ligatures w14:val="none"/>
              </w:rPr>
            </w:pPr>
            <w:r w:rsidRPr="00804D82">
              <w:rPr>
                <w:rFonts w:ascii="Calibri" w:eastAsia="Times New Roman" w:hAnsi="Calibri" w:cs="Calibri"/>
                <w:color w:val="000000"/>
                <w:kern w:val="0"/>
                <w:lang w:eastAsia="es-ES"/>
                <w14:ligatures w14:val="none"/>
              </w:rPr>
              <w:t>mar 25/06/24</w:t>
            </w:r>
          </w:p>
        </w:tc>
        <w:tc>
          <w:tcPr>
            <w:tcW w:w="1320" w:type="dxa"/>
            <w:shd w:val="clear" w:color="auto" w:fill="FFFFFF" w:themeFill="background1"/>
            <w:vAlign w:val="center"/>
            <w:hideMark/>
          </w:tcPr>
          <w:p w14:paraId="14E7D690" w14:textId="77777777" w:rsidR="00804D82" w:rsidRPr="00804D82" w:rsidRDefault="00804D82" w:rsidP="00A56379">
            <w:pPr>
              <w:jc w:val="center"/>
              <w:rPr>
                <w:rFonts w:ascii="Calibri" w:eastAsia="Times New Roman" w:hAnsi="Calibri" w:cs="Calibri"/>
                <w:kern w:val="0"/>
                <w:lang w:eastAsia="es-ES"/>
                <w14:ligatures w14:val="none"/>
              </w:rPr>
            </w:pPr>
            <w:r w:rsidRPr="00804D82">
              <w:rPr>
                <w:rFonts w:ascii="Calibri" w:eastAsia="Times New Roman" w:hAnsi="Calibri" w:cs="Calibri"/>
                <w:color w:val="000000"/>
                <w:kern w:val="0"/>
                <w:lang w:eastAsia="es-ES"/>
                <w14:ligatures w14:val="none"/>
              </w:rPr>
              <w:t>mié 26/06/24</w:t>
            </w:r>
          </w:p>
        </w:tc>
      </w:tr>
      <w:tr w:rsidR="00804D82" w:rsidRPr="00804D82" w14:paraId="10BD9810" w14:textId="77777777" w:rsidTr="00C56B9E">
        <w:tc>
          <w:tcPr>
            <w:tcW w:w="1350" w:type="dxa"/>
            <w:shd w:val="clear" w:color="auto" w:fill="AEAAAA" w:themeFill="background2" w:themeFillShade="BF"/>
            <w:vAlign w:val="center"/>
            <w:hideMark/>
          </w:tcPr>
          <w:p w14:paraId="4CA64B9A" w14:textId="77777777" w:rsidR="00804D82" w:rsidRPr="00095AC0" w:rsidRDefault="00804D82" w:rsidP="00095AC0">
            <w:pPr>
              <w:jc w:val="left"/>
              <w:rPr>
                <w:rFonts w:ascii="Calibri" w:eastAsia="Times New Roman" w:hAnsi="Calibri" w:cs="Calibri"/>
                <w:b/>
                <w:bCs/>
                <w:kern w:val="0"/>
                <w:lang w:eastAsia="es-ES"/>
                <w14:ligatures w14:val="none"/>
              </w:rPr>
            </w:pPr>
            <w:r w:rsidRPr="00095AC0">
              <w:rPr>
                <w:rFonts w:ascii="Calibri" w:eastAsia="Times New Roman" w:hAnsi="Calibri" w:cs="Calibri"/>
                <w:b/>
                <w:bCs/>
                <w:color w:val="000000"/>
                <w:kern w:val="0"/>
                <w:lang w:eastAsia="es-ES"/>
                <w14:ligatures w14:val="none"/>
              </w:rPr>
              <w:t>1.4.4.10</w:t>
            </w:r>
          </w:p>
        </w:tc>
        <w:tc>
          <w:tcPr>
            <w:tcW w:w="3323" w:type="dxa"/>
            <w:shd w:val="clear" w:color="auto" w:fill="FFFFFF" w:themeFill="background1"/>
            <w:vAlign w:val="center"/>
            <w:hideMark/>
          </w:tcPr>
          <w:p w14:paraId="22AF3A6C" w14:textId="1CAB5B19" w:rsidR="00804D82" w:rsidRPr="00804D82" w:rsidRDefault="00804D82" w:rsidP="00A56379">
            <w:pPr>
              <w:jc w:val="left"/>
              <w:rPr>
                <w:rFonts w:ascii="Arial" w:eastAsia="Times New Roman" w:hAnsi="Arial" w:cs="Arial"/>
                <w:kern w:val="0"/>
                <w:sz w:val="20"/>
                <w:szCs w:val="20"/>
                <w:lang w:eastAsia="es-ES"/>
                <w14:ligatures w14:val="none"/>
              </w:rPr>
            </w:pPr>
            <w:r w:rsidRPr="00804D82">
              <w:rPr>
                <w:rFonts w:ascii="Arial" w:eastAsia="Times New Roman" w:hAnsi="Arial" w:cs="Arial"/>
                <w:color w:val="000000"/>
                <w:kern w:val="0"/>
                <w:sz w:val="20"/>
                <w:szCs w:val="20"/>
                <w:lang w:eastAsia="es-ES"/>
                <w14:ligatures w14:val="none"/>
              </w:rPr>
              <w:t>Notificaciones a familiares</w:t>
            </w:r>
          </w:p>
        </w:tc>
        <w:tc>
          <w:tcPr>
            <w:tcW w:w="1211" w:type="dxa"/>
            <w:shd w:val="clear" w:color="auto" w:fill="FFFFFF" w:themeFill="background1"/>
            <w:vAlign w:val="center"/>
            <w:hideMark/>
          </w:tcPr>
          <w:p w14:paraId="37611528" w14:textId="77777777" w:rsidR="00804D82" w:rsidRPr="00804D82" w:rsidRDefault="00804D82" w:rsidP="00A56379">
            <w:pPr>
              <w:jc w:val="center"/>
              <w:rPr>
                <w:rFonts w:ascii="Calibri" w:eastAsia="Times New Roman" w:hAnsi="Calibri" w:cs="Calibri"/>
                <w:kern w:val="0"/>
                <w:lang w:eastAsia="es-ES"/>
                <w14:ligatures w14:val="none"/>
              </w:rPr>
            </w:pPr>
            <w:r w:rsidRPr="00804D82">
              <w:rPr>
                <w:rFonts w:ascii="Calibri" w:eastAsia="Times New Roman" w:hAnsi="Calibri" w:cs="Calibri"/>
                <w:color w:val="000000"/>
                <w:kern w:val="0"/>
                <w:lang w:eastAsia="es-ES"/>
                <w14:ligatures w14:val="none"/>
              </w:rPr>
              <w:t>7 hrs</w:t>
            </w:r>
          </w:p>
        </w:tc>
        <w:tc>
          <w:tcPr>
            <w:tcW w:w="1296" w:type="dxa"/>
            <w:shd w:val="clear" w:color="auto" w:fill="FFFFFF" w:themeFill="background1"/>
            <w:vAlign w:val="center"/>
            <w:hideMark/>
          </w:tcPr>
          <w:p w14:paraId="0C82286F" w14:textId="77777777" w:rsidR="00804D82" w:rsidRPr="00804D82" w:rsidRDefault="00804D82" w:rsidP="00A56379">
            <w:pPr>
              <w:jc w:val="center"/>
              <w:rPr>
                <w:rFonts w:ascii="Calibri" w:eastAsia="Times New Roman" w:hAnsi="Calibri" w:cs="Calibri"/>
                <w:kern w:val="0"/>
                <w:lang w:eastAsia="es-ES"/>
                <w14:ligatures w14:val="none"/>
              </w:rPr>
            </w:pPr>
            <w:r w:rsidRPr="00804D82">
              <w:rPr>
                <w:rFonts w:ascii="Calibri" w:eastAsia="Times New Roman" w:hAnsi="Calibri" w:cs="Calibri"/>
                <w:color w:val="000000"/>
                <w:kern w:val="0"/>
                <w:lang w:eastAsia="es-ES"/>
                <w14:ligatures w14:val="none"/>
              </w:rPr>
              <w:t>mar 25/06/24</w:t>
            </w:r>
          </w:p>
        </w:tc>
        <w:tc>
          <w:tcPr>
            <w:tcW w:w="1320" w:type="dxa"/>
            <w:shd w:val="clear" w:color="auto" w:fill="FFFFFF" w:themeFill="background1"/>
            <w:vAlign w:val="center"/>
            <w:hideMark/>
          </w:tcPr>
          <w:p w14:paraId="7855DAF3" w14:textId="77777777" w:rsidR="00804D82" w:rsidRPr="00804D82" w:rsidRDefault="00804D82" w:rsidP="00A56379">
            <w:pPr>
              <w:jc w:val="center"/>
              <w:rPr>
                <w:rFonts w:ascii="Calibri" w:eastAsia="Times New Roman" w:hAnsi="Calibri" w:cs="Calibri"/>
                <w:kern w:val="0"/>
                <w:lang w:eastAsia="es-ES"/>
                <w14:ligatures w14:val="none"/>
              </w:rPr>
            </w:pPr>
            <w:r w:rsidRPr="00804D82">
              <w:rPr>
                <w:rFonts w:ascii="Calibri" w:eastAsia="Times New Roman" w:hAnsi="Calibri" w:cs="Calibri"/>
                <w:color w:val="000000"/>
                <w:kern w:val="0"/>
                <w:lang w:eastAsia="es-ES"/>
                <w14:ligatures w14:val="none"/>
              </w:rPr>
              <w:t>mar 25/06/24</w:t>
            </w:r>
          </w:p>
        </w:tc>
      </w:tr>
      <w:tr w:rsidR="00804D82" w:rsidRPr="00804D82" w14:paraId="60AB1E09" w14:textId="77777777" w:rsidTr="00C56B9E">
        <w:tc>
          <w:tcPr>
            <w:tcW w:w="1350" w:type="dxa"/>
            <w:shd w:val="clear" w:color="auto" w:fill="AEAAAA" w:themeFill="background2" w:themeFillShade="BF"/>
            <w:vAlign w:val="center"/>
            <w:hideMark/>
          </w:tcPr>
          <w:p w14:paraId="547F53FC" w14:textId="77777777" w:rsidR="00804D82" w:rsidRPr="00095AC0" w:rsidRDefault="00804D82" w:rsidP="00095AC0">
            <w:pPr>
              <w:jc w:val="left"/>
              <w:rPr>
                <w:rFonts w:ascii="Calibri" w:eastAsia="Times New Roman" w:hAnsi="Calibri" w:cs="Calibri"/>
                <w:b/>
                <w:bCs/>
                <w:kern w:val="0"/>
                <w:lang w:eastAsia="es-ES"/>
                <w14:ligatures w14:val="none"/>
              </w:rPr>
            </w:pPr>
            <w:r w:rsidRPr="00095AC0">
              <w:rPr>
                <w:rFonts w:ascii="Calibri" w:eastAsia="Times New Roman" w:hAnsi="Calibri" w:cs="Calibri"/>
                <w:b/>
                <w:bCs/>
                <w:color w:val="000000"/>
                <w:kern w:val="0"/>
                <w:lang w:eastAsia="es-ES"/>
                <w14:ligatures w14:val="none"/>
              </w:rPr>
              <w:t>1.4.5</w:t>
            </w:r>
          </w:p>
        </w:tc>
        <w:tc>
          <w:tcPr>
            <w:tcW w:w="3323" w:type="dxa"/>
            <w:shd w:val="clear" w:color="auto" w:fill="E7E6E6" w:themeFill="background2"/>
            <w:vAlign w:val="center"/>
            <w:hideMark/>
          </w:tcPr>
          <w:p w14:paraId="33C5D0E6" w14:textId="424BE70B" w:rsidR="00804D82" w:rsidRPr="00804D82" w:rsidRDefault="00804D82" w:rsidP="00A56379">
            <w:pPr>
              <w:jc w:val="left"/>
              <w:rPr>
                <w:rFonts w:ascii="Calibri" w:eastAsia="Times New Roman" w:hAnsi="Calibri" w:cs="Calibri"/>
                <w:kern w:val="0"/>
                <w:lang w:eastAsia="es-ES"/>
                <w14:ligatures w14:val="none"/>
              </w:rPr>
            </w:pPr>
            <w:r w:rsidRPr="00804D82">
              <w:rPr>
                <w:rFonts w:ascii="Calibri" w:eastAsia="Times New Roman" w:hAnsi="Calibri" w:cs="Calibri"/>
                <w:b/>
                <w:bCs/>
                <w:color w:val="000000"/>
                <w:kern w:val="0"/>
                <w:lang w:eastAsia="es-ES"/>
                <w14:ligatures w14:val="none"/>
              </w:rPr>
              <w:t>Aplicaciones de usuario app de avisos y mensajería</w:t>
            </w:r>
          </w:p>
        </w:tc>
        <w:tc>
          <w:tcPr>
            <w:tcW w:w="1211" w:type="dxa"/>
            <w:shd w:val="clear" w:color="auto" w:fill="E7E6E6" w:themeFill="background2"/>
            <w:vAlign w:val="center"/>
            <w:hideMark/>
          </w:tcPr>
          <w:p w14:paraId="46EBE60A" w14:textId="77777777" w:rsidR="00804D82" w:rsidRPr="00804D82" w:rsidRDefault="00804D82" w:rsidP="00A56379">
            <w:pPr>
              <w:jc w:val="center"/>
              <w:rPr>
                <w:rFonts w:ascii="Calibri" w:eastAsia="Times New Roman" w:hAnsi="Calibri" w:cs="Calibri"/>
                <w:kern w:val="0"/>
                <w:lang w:eastAsia="es-ES"/>
                <w14:ligatures w14:val="none"/>
              </w:rPr>
            </w:pPr>
            <w:r w:rsidRPr="00804D82">
              <w:rPr>
                <w:rFonts w:ascii="Calibri" w:eastAsia="Times New Roman" w:hAnsi="Calibri" w:cs="Calibri"/>
                <w:b/>
                <w:bCs/>
                <w:color w:val="000000"/>
                <w:kern w:val="0"/>
                <w:lang w:eastAsia="es-ES"/>
                <w14:ligatures w14:val="none"/>
              </w:rPr>
              <w:t>105,23 hrs</w:t>
            </w:r>
          </w:p>
        </w:tc>
        <w:tc>
          <w:tcPr>
            <w:tcW w:w="1296" w:type="dxa"/>
            <w:shd w:val="clear" w:color="auto" w:fill="E7E6E6" w:themeFill="background2"/>
            <w:vAlign w:val="center"/>
            <w:hideMark/>
          </w:tcPr>
          <w:p w14:paraId="02D8BB66" w14:textId="77777777" w:rsidR="00804D82" w:rsidRPr="00804D82" w:rsidRDefault="00804D82" w:rsidP="00A56379">
            <w:pPr>
              <w:jc w:val="center"/>
              <w:rPr>
                <w:rFonts w:ascii="Calibri" w:eastAsia="Times New Roman" w:hAnsi="Calibri" w:cs="Calibri"/>
                <w:kern w:val="0"/>
                <w:lang w:eastAsia="es-ES"/>
                <w14:ligatures w14:val="none"/>
              </w:rPr>
            </w:pPr>
            <w:r w:rsidRPr="00804D82">
              <w:rPr>
                <w:rFonts w:ascii="Calibri" w:eastAsia="Times New Roman" w:hAnsi="Calibri" w:cs="Calibri"/>
                <w:b/>
                <w:bCs/>
                <w:color w:val="000000"/>
                <w:kern w:val="0"/>
                <w:lang w:eastAsia="es-ES"/>
                <w14:ligatures w14:val="none"/>
              </w:rPr>
              <w:t>mar 18/06/24</w:t>
            </w:r>
          </w:p>
        </w:tc>
        <w:tc>
          <w:tcPr>
            <w:tcW w:w="1320" w:type="dxa"/>
            <w:shd w:val="clear" w:color="auto" w:fill="E7E6E6" w:themeFill="background2"/>
            <w:vAlign w:val="center"/>
            <w:hideMark/>
          </w:tcPr>
          <w:p w14:paraId="4F99F725" w14:textId="77777777" w:rsidR="00804D82" w:rsidRPr="00804D82" w:rsidRDefault="00804D82" w:rsidP="00A56379">
            <w:pPr>
              <w:jc w:val="center"/>
              <w:rPr>
                <w:rFonts w:ascii="Calibri" w:eastAsia="Times New Roman" w:hAnsi="Calibri" w:cs="Calibri"/>
                <w:kern w:val="0"/>
                <w:lang w:eastAsia="es-ES"/>
                <w14:ligatures w14:val="none"/>
              </w:rPr>
            </w:pPr>
            <w:r w:rsidRPr="00804D82">
              <w:rPr>
                <w:rFonts w:ascii="Calibri" w:eastAsia="Times New Roman" w:hAnsi="Calibri" w:cs="Calibri"/>
                <w:b/>
                <w:bCs/>
                <w:color w:val="000000"/>
                <w:kern w:val="0"/>
                <w:lang w:eastAsia="es-ES"/>
                <w14:ligatures w14:val="none"/>
              </w:rPr>
              <w:t>mié 03/07/24</w:t>
            </w:r>
          </w:p>
        </w:tc>
      </w:tr>
      <w:tr w:rsidR="00804D82" w:rsidRPr="00804D82" w14:paraId="10FC4281" w14:textId="77777777" w:rsidTr="00C56B9E">
        <w:tc>
          <w:tcPr>
            <w:tcW w:w="1350" w:type="dxa"/>
            <w:shd w:val="clear" w:color="auto" w:fill="AEAAAA" w:themeFill="background2" w:themeFillShade="BF"/>
            <w:vAlign w:val="center"/>
            <w:hideMark/>
          </w:tcPr>
          <w:p w14:paraId="1FAC16B7" w14:textId="77777777" w:rsidR="00804D82" w:rsidRPr="00095AC0" w:rsidRDefault="00804D82" w:rsidP="00095AC0">
            <w:pPr>
              <w:jc w:val="left"/>
              <w:rPr>
                <w:rFonts w:ascii="Calibri" w:eastAsia="Times New Roman" w:hAnsi="Calibri" w:cs="Calibri"/>
                <w:b/>
                <w:bCs/>
                <w:kern w:val="0"/>
                <w:lang w:eastAsia="es-ES"/>
                <w14:ligatures w14:val="none"/>
              </w:rPr>
            </w:pPr>
            <w:r w:rsidRPr="00095AC0">
              <w:rPr>
                <w:rFonts w:ascii="Calibri" w:eastAsia="Times New Roman" w:hAnsi="Calibri" w:cs="Calibri"/>
                <w:b/>
                <w:bCs/>
                <w:color w:val="000000"/>
                <w:kern w:val="0"/>
                <w:lang w:eastAsia="es-ES"/>
                <w14:ligatures w14:val="none"/>
              </w:rPr>
              <w:t>1.4.5.1</w:t>
            </w:r>
          </w:p>
        </w:tc>
        <w:tc>
          <w:tcPr>
            <w:tcW w:w="3323" w:type="dxa"/>
            <w:shd w:val="clear" w:color="auto" w:fill="FFFFFF" w:themeFill="background1"/>
            <w:vAlign w:val="center"/>
            <w:hideMark/>
          </w:tcPr>
          <w:p w14:paraId="27F01CFC" w14:textId="68E2B9D1" w:rsidR="00804D82" w:rsidRPr="00804D82" w:rsidRDefault="00804D82" w:rsidP="00A56379">
            <w:pPr>
              <w:jc w:val="left"/>
              <w:rPr>
                <w:rFonts w:ascii="Arial" w:eastAsia="Times New Roman" w:hAnsi="Arial" w:cs="Arial"/>
                <w:kern w:val="0"/>
                <w:sz w:val="20"/>
                <w:szCs w:val="20"/>
                <w:lang w:eastAsia="es-ES"/>
                <w14:ligatures w14:val="none"/>
              </w:rPr>
            </w:pPr>
            <w:r w:rsidRPr="00804D82">
              <w:rPr>
                <w:rFonts w:ascii="Arial" w:eastAsia="Times New Roman" w:hAnsi="Arial" w:cs="Arial"/>
                <w:color w:val="000000"/>
                <w:kern w:val="0"/>
                <w:sz w:val="20"/>
                <w:szCs w:val="20"/>
                <w:lang w:eastAsia="es-ES"/>
                <w14:ligatures w14:val="none"/>
              </w:rPr>
              <w:t>Archivo de mensajes</w:t>
            </w:r>
          </w:p>
        </w:tc>
        <w:tc>
          <w:tcPr>
            <w:tcW w:w="1211" w:type="dxa"/>
            <w:shd w:val="clear" w:color="auto" w:fill="FFFFFF" w:themeFill="background1"/>
            <w:vAlign w:val="center"/>
            <w:hideMark/>
          </w:tcPr>
          <w:p w14:paraId="4194B35B" w14:textId="77777777" w:rsidR="00804D82" w:rsidRPr="00804D82" w:rsidRDefault="00804D82" w:rsidP="00A56379">
            <w:pPr>
              <w:jc w:val="center"/>
              <w:rPr>
                <w:rFonts w:ascii="Calibri" w:eastAsia="Times New Roman" w:hAnsi="Calibri" w:cs="Calibri"/>
                <w:kern w:val="0"/>
                <w:lang w:eastAsia="es-ES"/>
                <w14:ligatures w14:val="none"/>
              </w:rPr>
            </w:pPr>
            <w:r w:rsidRPr="00804D82">
              <w:rPr>
                <w:rFonts w:ascii="Calibri" w:eastAsia="Times New Roman" w:hAnsi="Calibri" w:cs="Calibri"/>
                <w:color w:val="000000"/>
                <w:kern w:val="0"/>
                <w:lang w:eastAsia="es-ES"/>
                <w14:ligatures w14:val="none"/>
              </w:rPr>
              <w:t>10 hrs</w:t>
            </w:r>
          </w:p>
        </w:tc>
        <w:tc>
          <w:tcPr>
            <w:tcW w:w="1296" w:type="dxa"/>
            <w:shd w:val="clear" w:color="auto" w:fill="FFFFFF" w:themeFill="background1"/>
            <w:vAlign w:val="center"/>
            <w:hideMark/>
          </w:tcPr>
          <w:p w14:paraId="375426C0" w14:textId="77777777" w:rsidR="00804D82" w:rsidRPr="00804D82" w:rsidRDefault="00804D82" w:rsidP="00A56379">
            <w:pPr>
              <w:jc w:val="center"/>
              <w:rPr>
                <w:rFonts w:ascii="Calibri" w:eastAsia="Times New Roman" w:hAnsi="Calibri" w:cs="Calibri"/>
                <w:kern w:val="0"/>
                <w:lang w:eastAsia="es-ES"/>
                <w14:ligatures w14:val="none"/>
              </w:rPr>
            </w:pPr>
            <w:r w:rsidRPr="00804D82">
              <w:rPr>
                <w:rFonts w:ascii="Calibri" w:eastAsia="Times New Roman" w:hAnsi="Calibri" w:cs="Calibri"/>
                <w:color w:val="000000"/>
                <w:kern w:val="0"/>
                <w:lang w:eastAsia="es-ES"/>
                <w14:ligatures w14:val="none"/>
              </w:rPr>
              <w:t>mar 18/06/24</w:t>
            </w:r>
          </w:p>
        </w:tc>
        <w:tc>
          <w:tcPr>
            <w:tcW w:w="1320" w:type="dxa"/>
            <w:shd w:val="clear" w:color="auto" w:fill="FFFFFF" w:themeFill="background1"/>
            <w:vAlign w:val="center"/>
            <w:hideMark/>
          </w:tcPr>
          <w:p w14:paraId="325F66EC" w14:textId="77777777" w:rsidR="00804D82" w:rsidRPr="00804D82" w:rsidRDefault="00804D82" w:rsidP="00A56379">
            <w:pPr>
              <w:jc w:val="center"/>
              <w:rPr>
                <w:rFonts w:ascii="Calibri" w:eastAsia="Times New Roman" w:hAnsi="Calibri" w:cs="Calibri"/>
                <w:kern w:val="0"/>
                <w:lang w:eastAsia="es-ES"/>
                <w14:ligatures w14:val="none"/>
              </w:rPr>
            </w:pPr>
            <w:r w:rsidRPr="00804D82">
              <w:rPr>
                <w:rFonts w:ascii="Calibri" w:eastAsia="Times New Roman" w:hAnsi="Calibri" w:cs="Calibri"/>
                <w:color w:val="000000"/>
                <w:kern w:val="0"/>
                <w:lang w:eastAsia="es-ES"/>
                <w14:ligatures w14:val="none"/>
              </w:rPr>
              <w:t>mié 19/06/24</w:t>
            </w:r>
          </w:p>
        </w:tc>
      </w:tr>
      <w:tr w:rsidR="00804D82" w:rsidRPr="00804D82" w14:paraId="43A46166" w14:textId="77777777" w:rsidTr="00C56B9E">
        <w:tc>
          <w:tcPr>
            <w:tcW w:w="1350" w:type="dxa"/>
            <w:shd w:val="clear" w:color="auto" w:fill="AEAAAA" w:themeFill="background2" w:themeFillShade="BF"/>
            <w:vAlign w:val="center"/>
            <w:hideMark/>
          </w:tcPr>
          <w:p w14:paraId="38900F61" w14:textId="77777777" w:rsidR="00804D82" w:rsidRPr="00095AC0" w:rsidRDefault="00804D82" w:rsidP="00095AC0">
            <w:pPr>
              <w:jc w:val="left"/>
              <w:rPr>
                <w:rFonts w:ascii="Calibri" w:eastAsia="Times New Roman" w:hAnsi="Calibri" w:cs="Calibri"/>
                <w:b/>
                <w:bCs/>
                <w:kern w:val="0"/>
                <w:lang w:eastAsia="es-ES"/>
                <w14:ligatures w14:val="none"/>
              </w:rPr>
            </w:pPr>
            <w:r w:rsidRPr="00095AC0">
              <w:rPr>
                <w:rFonts w:ascii="Calibri" w:eastAsia="Times New Roman" w:hAnsi="Calibri" w:cs="Calibri"/>
                <w:b/>
                <w:bCs/>
                <w:color w:val="000000"/>
                <w:kern w:val="0"/>
                <w:lang w:eastAsia="es-ES"/>
                <w14:ligatures w14:val="none"/>
              </w:rPr>
              <w:t>1.4.5.2</w:t>
            </w:r>
          </w:p>
        </w:tc>
        <w:tc>
          <w:tcPr>
            <w:tcW w:w="3323" w:type="dxa"/>
            <w:shd w:val="clear" w:color="auto" w:fill="FFFFFF" w:themeFill="background1"/>
            <w:vAlign w:val="center"/>
            <w:hideMark/>
          </w:tcPr>
          <w:p w14:paraId="09AABEC7" w14:textId="2DB5EA84" w:rsidR="00804D82" w:rsidRPr="00804D82" w:rsidRDefault="00804D82" w:rsidP="00A56379">
            <w:pPr>
              <w:jc w:val="left"/>
              <w:rPr>
                <w:rFonts w:ascii="Arial" w:eastAsia="Times New Roman" w:hAnsi="Arial" w:cs="Arial"/>
                <w:kern w:val="0"/>
                <w:sz w:val="20"/>
                <w:szCs w:val="20"/>
                <w:lang w:eastAsia="es-ES"/>
                <w14:ligatures w14:val="none"/>
              </w:rPr>
            </w:pPr>
            <w:r w:rsidRPr="00804D82">
              <w:rPr>
                <w:rFonts w:ascii="Arial" w:eastAsia="Times New Roman" w:hAnsi="Arial" w:cs="Arial"/>
                <w:color w:val="000000"/>
                <w:kern w:val="0"/>
                <w:sz w:val="20"/>
                <w:szCs w:val="20"/>
                <w:lang w:eastAsia="es-ES"/>
                <w14:ligatures w14:val="none"/>
              </w:rPr>
              <w:t>Histórico de alertas</w:t>
            </w:r>
          </w:p>
        </w:tc>
        <w:tc>
          <w:tcPr>
            <w:tcW w:w="1211" w:type="dxa"/>
            <w:shd w:val="clear" w:color="auto" w:fill="FFFFFF" w:themeFill="background1"/>
            <w:vAlign w:val="center"/>
            <w:hideMark/>
          </w:tcPr>
          <w:p w14:paraId="76659728" w14:textId="77777777" w:rsidR="00804D82" w:rsidRPr="00804D82" w:rsidRDefault="00804D82" w:rsidP="00A56379">
            <w:pPr>
              <w:jc w:val="center"/>
              <w:rPr>
                <w:rFonts w:ascii="Calibri" w:eastAsia="Times New Roman" w:hAnsi="Calibri" w:cs="Calibri"/>
                <w:kern w:val="0"/>
                <w:lang w:eastAsia="es-ES"/>
                <w14:ligatures w14:val="none"/>
              </w:rPr>
            </w:pPr>
            <w:r w:rsidRPr="00804D82">
              <w:rPr>
                <w:rFonts w:ascii="Calibri" w:eastAsia="Times New Roman" w:hAnsi="Calibri" w:cs="Calibri"/>
                <w:color w:val="000000"/>
                <w:kern w:val="0"/>
                <w:lang w:eastAsia="es-ES"/>
                <w14:ligatures w14:val="none"/>
              </w:rPr>
              <w:t>12,8 hrs</w:t>
            </w:r>
          </w:p>
        </w:tc>
        <w:tc>
          <w:tcPr>
            <w:tcW w:w="1296" w:type="dxa"/>
            <w:shd w:val="clear" w:color="auto" w:fill="FFFFFF" w:themeFill="background1"/>
            <w:vAlign w:val="center"/>
            <w:hideMark/>
          </w:tcPr>
          <w:p w14:paraId="5E899B14" w14:textId="77777777" w:rsidR="00804D82" w:rsidRPr="00804D82" w:rsidRDefault="00804D82" w:rsidP="00A56379">
            <w:pPr>
              <w:jc w:val="center"/>
              <w:rPr>
                <w:rFonts w:ascii="Calibri" w:eastAsia="Times New Roman" w:hAnsi="Calibri" w:cs="Calibri"/>
                <w:kern w:val="0"/>
                <w:lang w:eastAsia="es-ES"/>
                <w14:ligatures w14:val="none"/>
              </w:rPr>
            </w:pPr>
            <w:r w:rsidRPr="00804D82">
              <w:rPr>
                <w:rFonts w:ascii="Calibri" w:eastAsia="Times New Roman" w:hAnsi="Calibri" w:cs="Calibri"/>
                <w:color w:val="000000"/>
                <w:kern w:val="0"/>
                <w:lang w:eastAsia="es-ES"/>
                <w14:ligatures w14:val="none"/>
              </w:rPr>
              <w:t>mié 19/06/24</w:t>
            </w:r>
          </w:p>
        </w:tc>
        <w:tc>
          <w:tcPr>
            <w:tcW w:w="1320" w:type="dxa"/>
            <w:shd w:val="clear" w:color="auto" w:fill="FFFFFF" w:themeFill="background1"/>
            <w:vAlign w:val="center"/>
            <w:hideMark/>
          </w:tcPr>
          <w:p w14:paraId="600F3D02" w14:textId="77777777" w:rsidR="00804D82" w:rsidRPr="00804D82" w:rsidRDefault="00804D82" w:rsidP="00A56379">
            <w:pPr>
              <w:jc w:val="center"/>
              <w:rPr>
                <w:rFonts w:ascii="Calibri" w:eastAsia="Times New Roman" w:hAnsi="Calibri" w:cs="Calibri"/>
                <w:kern w:val="0"/>
                <w:lang w:eastAsia="es-ES"/>
                <w14:ligatures w14:val="none"/>
              </w:rPr>
            </w:pPr>
            <w:r w:rsidRPr="00804D82">
              <w:rPr>
                <w:rFonts w:ascii="Calibri" w:eastAsia="Times New Roman" w:hAnsi="Calibri" w:cs="Calibri"/>
                <w:color w:val="000000"/>
                <w:kern w:val="0"/>
                <w:lang w:eastAsia="es-ES"/>
                <w14:ligatures w14:val="none"/>
              </w:rPr>
              <w:t>jue 20/06/24</w:t>
            </w:r>
          </w:p>
        </w:tc>
      </w:tr>
      <w:tr w:rsidR="00804D82" w:rsidRPr="00804D82" w14:paraId="59ED212A" w14:textId="77777777" w:rsidTr="00C56B9E">
        <w:tc>
          <w:tcPr>
            <w:tcW w:w="1350" w:type="dxa"/>
            <w:shd w:val="clear" w:color="auto" w:fill="AEAAAA" w:themeFill="background2" w:themeFillShade="BF"/>
            <w:vAlign w:val="center"/>
            <w:hideMark/>
          </w:tcPr>
          <w:p w14:paraId="14396092" w14:textId="77777777" w:rsidR="00804D82" w:rsidRPr="00095AC0" w:rsidRDefault="00804D82" w:rsidP="00095AC0">
            <w:pPr>
              <w:jc w:val="left"/>
              <w:rPr>
                <w:rFonts w:ascii="Calibri" w:eastAsia="Times New Roman" w:hAnsi="Calibri" w:cs="Calibri"/>
                <w:b/>
                <w:bCs/>
                <w:kern w:val="0"/>
                <w:lang w:eastAsia="es-ES"/>
                <w14:ligatures w14:val="none"/>
              </w:rPr>
            </w:pPr>
            <w:r w:rsidRPr="00095AC0">
              <w:rPr>
                <w:rFonts w:ascii="Calibri" w:eastAsia="Times New Roman" w:hAnsi="Calibri" w:cs="Calibri"/>
                <w:b/>
                <w:bCs/>
                <w:color w:val="000000"/>
                <w:kern w:val="0"/>
                <w:lang w:eastAsia="es-ES"/>
                <w14:ligatures w14:val="none"/>
              </w:rPr>
              <w:t>1.4.5.3</w:t>
            </w:r>
          </w:p>
        </w:tc>
        <w:tc>
          <w:tcPr>
            <w:tcW w:w="3323" w:type="dxa"/>
            <w:shd w:val="clear" w:color="auto" w:fill="FFFFFF" w:themeFill="background1"/>
            <w:vAlign w:val="center"/>
            <w:hideMark/>
          </w:tcPr>
          <w:p w14:paraId="783A84B2" w14:textId="6280DAAB" w:rsidR="00804D82" w:rsidRPr="00804D82" w:rsidRDefault="00804D82" w:rsidP="00A56379">
            <w:pPr>
              <w:jc w:val="left"/>
              <w:rPr>
                <w:rFonts w:ascii="Arial" w:eastAsia="Times New Roman" w:hAnsi="Arial" w:cs="Arial"/>
                <w:kern w:val="0"/>
                <w:sz w:val="20"/>
                <w:szCs w:val="20"/>
                <w:lang w:eastAsia="es-ES"/>
                <w14:ligatures w14:val="none"/>
              </w:rPr>
            </w:pPr>
            <w:r w:rsidRPr="00804D82">
              <w:rPr>
                <w:rFonts w:ascii="Arial" w:eastAsia="Times New Roman" w:hAnsi="Arial" w:cs="Arial"/>
                <w:color w:val="000000"/>
                <w:kern w:val="0"/>
                <w:sz w:val="20"/>
                <w:szCs w:val="20"/>
                <w:lang w:eastAsia="es-ES"/>
                <w14:ligatures w14:val="none"/>
              </w:rPr>
              <w:t>Adición de mensajes</w:t>
            </w:r>
          </w:p>
        </w:tc>
        <w:tc>
          <w:tcPr>
            <w:tcW w:w="1211" w:type="dxa"/>
            <w:shd w:val="clear" w:color="auto" w:fill="FFFFFF" w:themeFill="background1"/>
            <w:vAlign w:val="center"/>
            <w:hideMark/>
          </w:tcPr>
          <w:p w14:paraId="7801A1B0" w14:textId="77777777" w:rsidR="00804D82" w:rsidRPr="00804D82" w:rsidRDefault="00804D82" w:rsidP="00A56379">
            <w:pPr>
              <w:jc w:val="center"/>
              <w:rPr>
                <w:rFonts w:ascii="Calibri" w:eastAsia="Times New Roman" w:hAnsi="Calibri" w:cs="Calibri"/>
                <w:kern w:val="0"/>
                <w:lang w:eastAsia="es-ES"/>
                <w14:ligatures w14:val="none"/>
              </w:rPr>
            </w:pPr>
            <w:r w:rsidRPr="00804D82">
              <w:rPr>
                <w:rFonts w:ascii="Calibri" w:eastAsia="Times New Roman" w:hAnsi="Calibri" w:cs="Calibri"/>
                <w:color w:val="000000"/>
                <w:kern w:val="0"/>
                <w:lang w:eastAsia="es-ES"/>
                <w14:ligatures w14:val="none"/>
              </w:rPr>
              <w:t>8 hrs</w:t>
            </w:r>
          </w:p>
        </w:tc>
        <w:tc>
          <w:tcPr>
            <w:tcW w:w="1296" w:type="dxa"/>
            <w:shd w:val="clear" w:color="auto" w:fill="FFFFFF" w:themeFill="background1"/>
            <w:vAlign w:val="center"/>
            <w:hideMark/>
          </w:tcPr>
          <w:p w14:paraId="5B8E0DCA" w14:textId="77777777" w:rsidR="00804D82" w:rsidRPr="00804D82" w:rsidRDefault="00804D82" w:rsidP="00A56379">
            <w:pPr>
              <w:jc w:val="center"/>
              <w:rPr>
                <w:rFonts w:ascii="Calibri" w:eastAsia="Times New Roman" w:hAnsi="Calibri" w:cs="Calibri"/>
                <w:kern w:val="0"/>
                <w:lang w:eastAsia="es-ES"/>
                <w14:ligatures w14:val="none"/>
              </w:rPr>
            </w:pPr>
            <w:r w:rsidRPr="00804D82">
              <w:rPr>
                <w:rFonts w:ascii="Calibri" w:eastAsia="Times New Roman" w:hAnsi="Calibri" w:cs="Calibri"/>
                <w:color w:val="000000"/>
                <w:kern w:val="0"/>
                <w:lang w:eastAsia="es-ES"/>
                <w14:ligatures w14:val="none"/>
              </w:rPr>
              <w:t>mié 19/06/24</w:t>
            </w:r>
          </w:p>
        </w:tc>
        <w:tc>
          <w:tcPr>
            <w:tcW w:w="1320" w:type="dxa"/>
            <w:shd w:val="clear" w:color="auto" w:fill="FFFFFF" w:themeFill="background1"/>
            <w:vAlign w:val="center"/>
            <w:hideMark/>
          </w:tcPr>
          <w:p w14:paraId="73B3F5E4" w14:textId="77777777" w:rsidR="00804D82" w:rsidRPr="00804D82" w:rsidRDefault="00804D82" w:rsidP="00A56379">
            <w:pPr>
              <w:jc w:val="center"/>
              <w:rPr>
                <w:rFonts w:ascii="Calibri" w:eastAsia="Times New Roman" w:hAnsi="Calibri" w:cs="Calibri"/>
                <w:kern w:val="0"/>
                <w:lang w:eastAsia="es-ES"/>
                <w14:ligatures w14:val="none"/>
              </w:rPr>
            </w:pPr>
            <w:r w:rsidRPr="00804D82">
              <w:rPr>
                <w:rFonts w:ascii="Calibri" w:eastAsia="Times New Roman" w:hAnsi="Calibri" w:cs="Calibri"/>
                <w:color w:val="000000"/>
                <w:kern w:val="0"/>
                <w:lang w:eastAsia="es-ES"/>
                <w14:ligatures w14:val="none"/>
              </w:rPr>
              <w:t>jue 20/06/24</w:t>
            </w:r>
          </w:p>
        </w:tc>
      </w:tr>
      <w:tr w:rsidR="00804D82" w:rsidRPr="00804D82" w14:paraId="36859643" w14:textId="77777777" w:rsidTr="00C56B9E">
        <w:tc>
          <w:tcPr>
            <w:tcW w:w="1350" w:type="dxa"/>
            <w:shd w:val="clear" w:color="auto" w:fill="AEAAAA" w:themeFill="background2" w:themeFillShade="BF"/>
            <w:vAlign w:val="center"/>
            <w:hideMark/>
          </w:tcPr>
          <w:p w14:paraId="791E337A" w14:textId="77777777" w:rsidR="00804D82" w:rsidRPr="00095AC0" w:rsidRDefault="00804D82" w:rsidP="00095AC0">
            <w:pPr>
              <w:jc w:val="left"/>
              <w:rPr>
                <w:rFonts w:ascii="Calibri" w:eastAsia="Times New Roman" w:hAnsi="Calibri" w:cs="Calibri"/>
                <w:b/>
                <w:bCs/>
                <w:kern w:val="0"/>
                <w:lang w:eastAsia="es-ES"/>
                <w14:ligatures w14:val="none"/>
              </w:rPr>
            </w:pPr>
            <w:r w:rsidRPr="00095AC0">
              <w:rPr>
                <w:rFonts w:ascii="Calibri" w:eastAsia="Times New Roman" w:hAnsi="Calibri" w:cs="Calibri"/>
                <w:b/>
                <w:bCs/>
                <w:color w:val="000000"/>
                <w:kern w:val="0"/>
                <w:lang w:eastAsia="es-ES"/>
                <w14:ligatures w14:val="none"/>
              </w:rPr>
              <w:t>1.4.5.4</w:t>
            </w:r>
          </w:p>
        </w:tc>
        <w:tc>
          <w:tcPr>
            <w:tcW w:w="3323" w:type="dxa"/>
            <w:shd w:val="clear" w:color="auto" w:fill="FFFFFF" w:themeFill="background1"/>
            <w:vAlign w:val="center"/>
            <w:hideMark/>
          </w:tcPr>
          <w:p w14:paraId="16A9CCC1" w14:textId="7B4AC4E5" w:rsidR="00804D82" w:rsidRPr="00804D82" w:rsidRDefault="00804D82" w:rsidP="00A56379">
            <w:pPr>
              <w:jc w:val="left"/>
              <w:rPr>
                <w:rFonts w:ascii="Aptos" w:eastAsia="Times New Roman" w:hAnsi="Aptos" w:cs="Times New Roman"/>
                <w:kern w:val="0"/>
                <w:lang w:eastAsia="es-ES"/>
                <w14:ligatures w14:val="none"/>
              </w:rPr>
            </w:pPr>
            <w:r w:rsidRPr="00804D82">
              <w:rPr>
                <w:rFonts w:ascii="Aptos" w:eastAsia="Times New Roman" w:hAnsi="Aptos" w:cs="Times New Roman"/>
                <w:color w:val="000000"/>
                <w:kern w:val="0"/>
                <w:lang w:eastAsia="es-ES"/>
                <w14:ligatures w14:val="none"/>
              </w:rPr>
              <w:t>Listado de mensajes (dentro de una conversación)</w:t>
            </w:r>
          </w:p>
        </w:tc>
        <w:tc>
          <w:tcPr>
            <w:tcW w:w="1211" w:type="dxa"/>
            <w:shd w:val="clear" w:color="auto" w:fill="FFFFFF" w:themeFill="background1"/>
            <w:vAlign w:val="center"/>
            <w:hideMark/>
          </w:tcPr>
          <w:p w14:paraId="0B20BE4A" w14:textId="77777777" w:rsidR="00804D82" w:rsidRPr="00804D82" w:rsidRDefault="00804D82" w:rsidP="00A56379">
            <w:pPr>
              <w:jc w:val="center"/>
              <w:rPr>
                <w:rFonts w:ascii="Calibri" w:eastAsia="Times New Roman" w:hAnsi="Calibri" w:cs="Calibri"/>
                <w:kern w:val="0"/>
                <w:lang w:eastAsia="es-ES"/>
                <w14:ligatures w14:val="none"/>
              </w:rPr>
            </w:pPr>
            <w:r w:rsidRPr="00804D82">
              <w:rPr>
                <w:rFonts w:ascii="Calibri" w:eastAsia="Times New Roman" w:hAnsi="Calibri" w:cs="Calibri"/>
                <w:color w:val="000000"/>
                <w:kern w:val="0"/>
                <w:lang w:eastAsia="es-ES"/>
                <w14:ligatures w14:val="none"/>
              </w:rPr>
              <w:t>11 hrs</w:t>
            </w:r>
          </w:p>
        </w:tc>
        <w:tc>
          <w:tcPr>
            <w:tcW w:w="1296" w:type="dxa"/>
            <w:shd w:val="clear" w:color="auto" w:fill="FFFFFF" w:themeFill="background1"/>
            <w:vAlign w:val="center"/>
            <w:hideMark/>
          </w:tcPr>
          <w:p w14:paraId="27963580" w14:textId="77777777" w:rsidR="00804D82" w:rsidRPr="00804D82" w:rsidRDefault="00804D82" w:rsidP="00A56379">
            <w:pPr>
              <w:jc w:val="center"/>
              <w:rPr>
                <w:rFonts w:ascii="Calibri" w:eastAsia="Times New Roman" w:hAnsi="Calibri" w:cs="Calibri"/>
                <w:kern w:val="0"/>
                <w:lang w:eastAsia="es-ES"/>
                <w14:ligatures w14:val="none"/>
              </w:rPr>
            </w:pPr>
            <w:r w:rsidRPr="00804D82">
              <w:rPr>
                <w:rFonts w:ascii="Calibri" w:eastAsia="Times New Roman" w:hAnsi="Calibri" w:cs="Calibri"/>
                <w:color w:val="000000"/>
                <w:kern w:val="0"/>
                <w:lang w:eastAsia="es-ES"/>
                <w14:ligatures w14:val="none"/>
              </w:rPr>
              <w:t>vie 21/06/24</w:t>
            </w:r>
          </w:p>
        </w:tc>
        <w:tc>
          <w:tcPr>
            <w:tcW w:w="1320" w:type="dxa"/>
            <w:shd w:val="clear" w:color="auto" w:fill="FFFFFF" w:themeFill="background1"/>
            <w:vAlign w:val="center"/>
            <w:hideMark/>
          </w:tcPr>
          <w:p w14:paraId="488F24DA" w14:textId="77777777" w:rsidR="00804D82" w:rsidRPr="00804D82" w:rsidRDefault="00804D82" w:rsidP="00A56379">
            <w:pPr>
              <w:jc w:val="center"/>
              <w:rPr>
                <w:rFonts w:ascii="Calibri" w:eastAsia="Times New Roman" w:hAnsi="Calibri" w:cs="Calibri"/>
                <w:kern w:val="0"/>
                <w:lang w:eastAsia="es-ES"/>
                <w14:ligatures w14:val="none"/>
              </w:rPr>
            </w:pPr>
            <w:r w:rsidRPr="00804D82">
              <w:rPr>
                <w:rFonts w:ascii="Calibri" w:eastAsia="Times New Roman" w:hAnsi="Calibri" w:cs="Calibri"/>
                <w:color w:val="000000"/>
                <w:kern w:val="0"/>
                <w:lang w:eastAsia="es-ES"/>
                <w14:ligatures w14:val="none"/>
              </w:rPr>
              <w:t>lun 24/06/24</w:t>
            </w:r>
          </w:p>
        </w:tc>
      </w:tr>
      <w:tr w:rsidR="00804D82" w:rsidRPr="00804D82" w14:paraId="295E63DD" w14:textId="77777777" w:rsidTr="00C56B9E">
        <w:tc>
          <w:tcPr>
            <w:tcW w:w="1350" w:type="dxa"/>
            <w:shd w:val="clear" w:color="auto" w:fill="AEAAAA" w:themeFill="background2" w:themeFillShade="BF"/>
            <w:vAlign w:val="center"/>
            <w:hideMark/>
          </w:tcPr>
          <w:p w14:paraId="3DE264BA" w14:textId="77777777" w:rsidR="00804D82" w:rsidRPr="00095AC0" w:rsidRDefault="00804D82" w:rsidP="00095AC0">
            <w:pPr>
              <w:jc w:val="left"/>
              <w:rPr>
                <w:rFonts w:ascii="Calibri" w:eastAsia="Times New Roman" w:hAnsi="Calibri" w:cs="Calibri"/>
                <w:b/>
                <w:bCs/>
                <w:kern w:val="0"/>
                <w:lang w:eastAsia="es-ES"/>
                <w14:ligatures w14:val="none"/>
              </w:rPr>
            </w:pPr>
            <w:r w:rsidRPr="00095AC0">
              <w:rPr>
                <w:rFonts w:ascii="Calibri" w:eastAsia="Times New Roman" w:hAnsi="Calibri" w:cs="Calibri"/>
                <w:b/>
                <w:bCs/>
                <w:color w:val="000000"/>
                <w:kern w:val="0"/>
                <w:lang w:eastAsia="es-ES"/>
                <w14:ligatures w14:val="none"/>
              </w:rPr>
              <w:t>1.4.5.5</w:t>
            </w:r>
          </w:p>
        </w:tc>
        <w:tc>
          <w:tcPr>
            <w:tcW w:w="3323" w:type="dxa"/>
            <w:shd w:val="clear" w:color="auto" w:fill="FFFFFF" w:themeFill="background1"/>
            <w:vAlign w:val="center"/>
            <w:hideMark/>
          </w:tcPr>
          <w:p w14:paraId="313F0BFD" w14:textId="03094A36" w:rsidR="00804D82" w:rsidRPr="00804D82" w:rsidRDefault="00804D82" w:rsidP="00A56379">
            <w:pPr>
              <w:jc w:val="left"/>
              <w:rPr>
                <w:rFonts w:ascii="Arial" w:eastAsia="Times New Roman" w:hAnsi="Arial" w:cs="Arial"/>
                <w:kern w:val="0"/>
                <w:sz w:val="20"/>
                <w:szCs w:val="20"/>
                <w:lang w:eastAsia="es-ES"/>
                <w14:ligatures w14:val="none"/>
              </w:rPr>
            </w:pPr>
            <w:r w:rsidRPr="00804D82">
              <w:rPr>
                <w:rFonts w:ascii="Arial" w:eastAsia="Times New Roman" w:hAnsi="Arial" w:cs="Arial"/>
                <w:color w:val="000000"/>
                <w:kern w:val="0"/>
                <w:sz w:val="20"/>
                <w:szCs w:val="20"/>
                <w:lang w:eastAsia="es-ES"/>
                <w14:ligatures w14:val="none"/>
              </w:rPr>
              <w:t>Creación de una conversación</w:t>
            </w:r>
          </w:p>
        </w:tc>
        <w:tc>
          <w:tcPr>
            <w:tcW w:w="1211" w:type="dxa"/>
            <w:shd w:val="clear" w:color="auto" w:fill="FFFFFF" w:themeFill="background1"/>
            <w:vAlign w:val="center"/>
            <w:hideMark/>
          </w:tcPr>
          <w:p w14:paraId="5ABBA946" w14:textId="77777777" w:rsidR="00804D82" w:rsidRPr="00804D82" w:rsidRDefault="00804D82" w:rsidP="00A56379">
            <w:pPr>
              <w:jc w:val="center"/>
              <w:rPr>
                <w:rFonts w:ascii="Calibri" w:eastAsia="Times New Roman" w:hAnsi="Calibri" w:cs="Calibri"/>
                <w:kern w:val="0"/>
                <w:lang w:eastAsia="es-ES"/>
                <w14:ligatures w14:val="none"/>
              </w:rPr>
            </w:pPr>
            <w:r w:rsidRPr="00804D82">
              <w:rPr>
                <w:rFonts w:ascii="Calibri" w:eastAsia="Times New Roman" w:hAnsi="Calibri" w:cs="Calibri"/>
                <w:color w:val="000000"/>
                <w:kern w:val="0"/>
                <w:lang w:eastAsia="es-ES"/>
                <w14:ligatures w14:val="none"/>
              </w:rPr>
              <w:t>11 hrs</w:t>
            </w:r>
          </w:p>
        </w:tc>
        <w:tc>
          <w:tcPr>
            <w:tcW w:w="1296" w:type="dxa"/>
            <w:shd w:val="clear" w:color="auto" w:fill="FFFFFF" w:themeFill="background1"/>
            <w:vAlign w:val="center"/>
            <w:hideMark/>
          </w:tcPr>
          <w:p w14:paraId="49C392CC" w14:textId="77777777" w:rsidR="00804D82" w:rsidRPr="00804D82" w:rsidRDefault="00804D82" w:rsidP="00A56379">
            <w:pPr>
              <w:jc w:val="center"/>
              <w:rPr>
                <w:rFonts w:ascii="Calibri" w:eastAsia="Times New Roman" w:hAnsi="Calibri" w:cs="Calibri"/>
                <w:kern w:val="0"/>
                <w:lang w:eastAsia="es-ES"/>
                <w14:ligatures w14:val="none"/>
              </w:rPr>
            </w:pPr>
            <w:r w:rsidRPr="00804D82">
              <w:rPr>
                <w:rFonts w:ascii="Calibri" w:eastAsia="Times New Roman" w:hAnsi="Calibri" w:cs="Calibri"/>
                <w:color w:val="000000"/>
                <w:kern w:val="0"/>
                <w:lang w:eastAsia="es-ES"/>
                <w14:ligatures w14:val="none"/>
              </w:rPr>
              <w:t>mar 25/06/24</w:t>
            </w:r>
          </w:p>
        </w:tc>
        <w:tc>
          <w:tcPr>
            <w:tcW w:w="1320" w:type="dxa"/>
            <w:shd w:val="clear" w:color="auto" w:fill="FFFFFF" w:themeFill="background1"/>
            <w:vAlign w:val="center"/>
            <w:hideMark/>
          </w:tcPr>
          <w:p w14:paraId="6EE3847B" w14:textId="77777777" w:rsidR="00804D82" w:rsidRPr="00804D82" w:rsidRDefault="00804D82" w:rsidP="00A56379">
            <w:pPr>
              <w:jc w:val="center"/>
              <w:rPr>
                <w:rFonts w:ascii="Calibri" w:eastAsia="Times New Roman" w:hAnsi="Calibri" w:cs="Calibri"/>
                <w:kern w:val="0"/>
                <w:lang w:eastAsia="es-ES"/>
                <w14:ligatures w14:val="none"/>
              </w:rPr>
            </w:pPr>
            <w:r w:rsidRPr="00804D82">
              <w:rPr>
                <w:rFonts w:ascii="Calibri" w:eastAsia="Times New Roman" w:hAnsi="Calibri" w:cs="Calibri"/>
                <w:color w:val="000000"/>
                <w:kern w:val="0"/>
                <w:lang w:eastAsia="es-ES"/>
                <w14:ligatures w14:val="none"/>
              </w:rPr>
              <w:t>mié 26/06/24</w:t>
            </w:r>
          </w:p>
        </w:tc>
      </w:tr>
      <w:tr w:rsidR="00804D82" w:rsidRPr="00804D82" w14:paraId="7B7E1F06" w14:textId="77777777" w:rsidTr="00C56B9E">
        <w:tc>
          <w:tcPr>
            <w:tcW w:w="1350" w:type="dxa"/>
            <w:shd w:val="clear" w:color="auto" w:fill="AEAAAA" w:themeFill="background2" w:themeFillShade="BF"/>
            <w:vAlign w:val="center"/>
            <w:hideMark/>
          </w:tcPr>
          <w:p w14:paraId="2529CE75" w14:textId="77777777" w:rsidR="00804D82" w:rsidRPr="00095AC0" w:rsidRDefault="00804D82" w:rsidP="00095AC0">
            <w:pPr>
              <w:jc w:val="left"/>
              <w:rPr>
                <w:rFonts w:ascii="Calibri" w:eastAsia="Times New Roman" w:hAnsi="Calibri" w:cs="Calibri"/>
                <w:b/>
                <w:bCs/>
                <w:kern w:val="0"/>
                <w:lang w:eastAsia="es-ES"/>
                <w14:ligatures w14:val="none"/>
              </w:rPr>
            </w:pPr>
            <w:r w:rsidRPr="00095AC0">
              <w:rPr>
                <w:rFonts w:ascii="Calibri" w:eastAsia="Times New Roman" w:hAnsi="Calibri" w:cs="Calibri"/>
                <w:b/>
                <w:bCs/>
                <w:color w:val="000000"/>
                <w:kern w:val="0"/>
                <w:lang w:eastAsia="es-ES"/>
                <w14:ligatures w14:val="none"/>
              </w:rPr>
              <w:t>1.4.5.6</w:t>
            </w:r>
          </w:p>
        </w:tc>
        <w:tc>
          <w:tcPr>
            <w:tcW w:w="3323" w:type="dxa"/>
            <w:shd w:val="clear" w:color="auto" w:fill="FFFFFF" w:themeFill="background1"/>
            <w:vAlign w:val="center"/>
            <w:hideMark/>
          </w:tcPr>
          <w:p w14:paraId="4FE228AF" w14:textId="3F832230" w:rsidR="00804D82" w:rsidRPr="00804D82" w:rsidRDefault="00804D82" w:rsidP="00A56379">
            <w:pPr>
              <w:jc w:val="left"/>
              <w:rPr>
                <w:rFonts w:ascii="Aptos" w:eastAsia="Times New Roman" w:hAnsi="Aptos" w:cs="Times New Roman"/>
                <w:kern w:val="0"/>
                <w:lang w:eastAsia="es-ES"/>
                <w14:ligatures w14:val="none"/>
              </w:rPr>
            </w:pPr>
            <w:r w:rsidRPr="00804D82">
              <w:rPr>
                <w:rFonts w:ascii="Aptos" w:eastAsia="Times New Roman" w:hAnsi="Aptos" w:cs="Times New Roman"/>
                <w:color w:val="000000"/>
                <w:kern w:val="0"/>
                <w:lang w:eastAsia="es-ES"/>
                <w14:ligatures w14:val="none"/>
              </w:rPr>
              <w:t>Listado de alertas</w:t>
            </w:r>
          </w:p>
        </w:tc>
        <w:tc>
          <w:tcPr>
            <w:tcW w:w="1211" w:type="dxa"/>
            <w:shd w:val="clear" w:color="auto" w:fill="FFFFFF" w:themeFill="background1"/>
            <w:vAlign w:val="center"/>
            <w:hideMark/>
          </w:tcPr>
          <w:p w14:paraId="323F94AC" w14:textId="77777777" w:rsidR="00804D82" w:rsidRPr="00804D82" w:rsidRDefault="00804D82" w:rsidP="00A56379">
            <w:pPr>
              <w:jc w:val="center"/>
              <w:rPr>
                <w:rFonts w:ascii="Calibri" w:eastAsia="Times New Roman" w:hAnsi="Calibri" w:cs="Calibri"/>
                <w:kern w:val="0"/>
                <w:lang w:eastAsia="es-ES"/>
                <w14:ligatures w14:val="none"/>
              </w:rPr>
            </w:pPr>
            <w:r w:rsidRPr="00804D82">
              <w:rPr>
                <w:rFonts w:ascii="Calibri" w:eastAsia="Times New Roman" w:hAnsi="Calibri" w:cs="Calibri"/>
                <w:color w:val="000000"/>
                <w:kern w:val="0"/>
                <w:lang w:eastAsia="es-ES"/>
                <w14:ligatures w14:val="none"/>
              </w:rPr>
              <w:t>11,43 hrs</w:t>
            </w:r>
          </w:p>
        </w:tc>
        <w:tc>
          <w:tcPr>
            <w:tcW w:w="1296" w:type="dxa"/>
            <w:shd w:val="clear" w:color="auto" w:fill="FFFFFF" w:themeFill="background1"/>
            <w:vAlign w:val="center"/>
            <w:hideMark/>
          </w:tcPr>
          <w:p w14:paraId="00D79AF2" w14:textId="77777777" w:rsidR="00804D82" w:rsidRPr="00804D82" w:rsidRDefault="00804D82" w:rsidP="00A56379">
            <w:pPr>
              <w:jc w:val="center"/>
              <w:rPr>
                <w:rFonts w:ascii="Calibri" w:eastAsia="Times New Roman" w:hAnsi="Calibri" w:cs="Calibri"/>
                <w:kern w:val="0"/>
                <w:lang w:eastAsia="es-ES"/>
                <w14:ligatures w14:val="none"/>
              </w:rPr>
            </w:pPr>
            <w:r w:rsidRPr="00804D82">
              <w:rPr>
                <w:rFonts w:ascii="Calibri" w:eastAsia="Times New Roman" w:hAnsi="Calibri" w:cs="Calibri"/>
                <w:color w:val="000000"/>
                <w:kern w:val="0"/>
                <w:lang w:eastAsia="es-ES"/>
                <w14:ligatures w14:val="none"/>
              </w:rPr>
              <w:t>mié 26/06/24</w:t>
            </w:r>
          </w:p>
        </w:tc>
        <w:tc>
          <w:tcPr>
            <w:tcW w:w="1320" w:type="dxa"/>
            <w:shd w:val="clear" w:color="auto" w:fill="FFFFFF" w:themeFill="background1"/>
            <w:vAlign w:val="center"/>
            <w:hideMark/>
          </w:tcPr>
          <w:p w14:paraId="6A5FE26B" w14:textId="77777777" w:rsidR="00804D82" w:rsidRPr="00804D82" w:rsidRDefault="00804D82" w:rsidP="00A56379">
            <w:pPr>
              <w:jc w:val="center"/>
              <w:rPr>
                <w:rFonts w:ascii="Calibri" w:eastAsia="Times New Roman" w:hAnsi="Calibri" w:cs="Calibri"/>
                <w:kern w:val="0"/>
                <w:lang w:eastAsia="es-ES"/>
                <w14:ligatures w14:val="none"/>
              </w:rPr>
            </w:pPr>
            <w:r w:rsidRPr="00804D82">
              <w:rPr>
                <w:rFonts w:ascii="Calibri" w:eastAsia="Times New Roman" w:hAnsi="Calibri" w:cs="Calibri"/>
                <w:color w:val="000000"/>
                <w:kern w:val="0"/>
                <w:lang w:eastAsia="es-ES"/>
                <w14:ligatures w14:val="none"/>
              </w:rPr>
              <w:t>vie 28/06/24</w:t>
            </w:r>
          </w:p>
        </w:tc>
      </w:tr>
      <w:tr w:rsidR="00804D82" w:rsidRPr="00804D82" w14:paraId="7F1A8BA7" w14:textId="77777777" w:rsidTr="00C56B9E">
        <w:tc>
          <w:tcPr>
            <w:tcW w:w="1350" w:type="dxa"/>
            <w:shd w:val="clear" w:color="auto" w:fill="AEAAAA" w:themeFill="background2" w:themeFillShade="BF"/>
            <w:vAlign w:val="center"/>
            <w:hideMark/>
          </w:tcPr>
          <w:p w14:paraId="30793406" w14:textId="77777777" w:rsidR="00804D82" w:rsidRPr="00095AC0" w:rsidRDefault="00804D82" w:rsidP="00095AC0">
            <w:pPr>
              <w:jc w:val="left"/>
              <w:rPr>
                <w:rFonts w:ascii="Calibri" w:eastAsia="Times New Roman" w:hAnsi="Calibri" w:cs="Calibri"/>
                <w:b/>
                <w:bCs/>
                <w:kern w:val="0"/>
                <w:lang w:eastAsia="es-ES"/>
                <w14:ligatures w14:val="none"/>
              </w:rPr>
            </w:pPr>
            <w:r w:rsidRPr="00095AC0">
              <w:rPr>
                <w:rFonts w:ascii="Calibri" w:eastAsia="Times New Roman" w:hAnsi="Calibri" w:cs="Calibri"/>
                <w:b/>
                <w:bCs/>
                <w:color w:val="000000"/>
                <w:kern w:val="0"/>
                <w:lang w:eastAsia="es-ES"/>
                <w14:ligatures w14:val="none"/>
              </w:rPr>
              <w:t>1.4.5.7</w:t>
            </w:r>
          </w:p>
        </w:tc>
        <w:tc>
          <w:tcPr>
            <w:tcW w:w="3323" w:type="dxa"/>
            <w:shd w:val="clear" w:color="auto" w:fill="FFFFFF" w:themeFill="background1"/>
            <w:vAlign w:val="center"/>
            <w:hideMark/>
          </w:tcPr>
          <w:p w14:paraId="34CD93FC" w14:textId="5CA7E827" w:rsidR="00804D82" w:rsidRPr="00804D82" w:rsidRDefault="00804D82" w:rsidP="00A56379">
            <w:pPr>
              <w:jc w:val="left"/>
              <w:rPr>
                <w:rFonts w:ascii="Aptos" w:eastAsia="Times New Roman" w:hAnsi="Aptos" w:cs="Times New Roman"/>
                <w:kern w:val="0"/>
                <w:lang w:eastAsia="es-ES"/>
                <w14:ligatures w14:val="none"/>
              </w:rPr>
            </w:pPr>
            <w:r w:rsidRPr="00804D82">
              <w:rPr>
                <w:rFonts w:ascii="Aptos" w:eastAsia="Times New Roman" w:hAnsi="Aptos" w:cs="Times New Roman"/>
                <w:color w:val="000000"/>
                <w:kern w:val="0"/>
                <w:lang w:eastAsia="es-ES"/>
                <w14:ligatures w14:val="none"/>
              </w:rPr>
              <w:t>Filtrado de alertas</w:t>
            </w:r>
          </w:p>
        </w:tc>
        <w:tc>
          <w:tcPr>
            <w:tcW w:w="1211" w:type="dxa"/>
            <w:shd w:val="clear" w:color="auto" w:fill="FFFFFF" w:themeFill="background1"/>
            <w:vAlign w:val="center"/>
            <w:hideMark/>
          </w:tcPr>
          <w:p w14:paraId="4DB3012A" w14:textId="77777777" w:rsidR="00804D82" w:rsidRPr="00804D82" w:rsidRDefault="00804D82" w:rsidP="00A56379">
            <w:pPr>
              <w:jc w:val="center"/>
              <w:rPr>
                <w:rFonts w:ascii="Calibri" w:eastAsia="Times New Roman" w:hAnsi="Calibri" w:cs="Calibri"/>
                <w:kern w:val="0"/>
                <w:lang w:eastAsia="es-ES"/>
                <w14:ligatures w14:val="none"/>
              </w:rPr>
            </w:pPr>
            <w:r w:rsidRPr="00804D82">
              <w:rPr>
                <w:rFonts w:ascii="Calibri" w:eastAsia="Times New Roman" w:hAnsi="Calibri" w:cs="Calibri"/>
                <w:color w:val="000000"/>
                <w:kern w:val="0"/>
                <w:lang w:eastAsia="es-ES"/>
                <w14:ligatures w14:val="none"/>
              </w:rPr>
              <w:t>11 hrs</w:t>
            </w:r>
          </w:p>
        </w:tc>
        <w:tc>
          <w:tcPr>
            <w:tcW w:w="1296" w:type="dxa"/>
            <w:shd w:val="clear" w:color="auto" w:fill="FFFFFF" w:themeFill="background1"/>
            <w:vAlign w:val="center"/>
            <w:hideMark/>
          </w:tcPr>
          <w:p w14:paraId="30A94C4F" w14:textId="77777777" w:rsidR="00804D82" w:rsidRPr="00804D82" w:rsidRDefault="00804D82" w:rsidP="00A56379">
            <w:pPr>
              <w:jc w:val="center"/>
              <w:rPr>
                <w:rFonts w:ascii="Calibri" w:eastAsia="Times New Roman" w:hAnsi="Calibri" w:cs="Calibri"/>
                <w:kern w:val="0"/>
                <w:lang w:eastAsia="es-ES"/>
                <w14:ligatures w14:val="none"/>
              </w:rPr>
            </w:pPr>
            <w:r w:rsidRPr="00804D82">
              <w:rPr>
                <w:rFonts w:ascii="Calibri" w:eastAsia="Times New Roman" w:hAnsi="Calibri" w:cs="Calibri"/>
                <w:color w:val="000000"/>
                <w:kern w:val="0"/>
                <w:lang w:eastAsia="es-ES"/>
                <w14:ligatures w14:val="none"/>
              </w:rPr>
              <w:t>vie 28/06/24</w:t>
            </w:r>
          </w:p>
        </w:tc>
        <w:tc>
          <w:tcPr>
            <w:tcW w:w="1320" w:type="dxa"/>
            <w:shd w:val="clear" w:color="auto" w:fill="FFFFFF" w:themeFill="background1"/>
            <w:vAlign w:val="center"/>
            <w:hideMark/>
          </w:tcPr>
          <w:p w14:paraId="69E130D0" w14:textId="77777777" w:rsidR="00804D82" w:rsidRPr="00804D82" w:rsidRDefault="00804D82" w:rsidP="00A56379">
            <w:pPr>
              <w:jc w:val="center"/>
              <w:rPr>
                <w:rFonts w:ascii="Calibri" w:eastAsia="Times New Roman" w:hAnsi="Calibri" w:cs="Calibri"/>
                <w:kern w:val="0"/>
                <w:lang w:eastAsia="es-ES"/>
                <w14:ligatures w14:val="none"/>
              </w:rPr>
            </w:pPr>
            <w:r w:rsidRPr="00804D82">
              <w:rPr>
                <w:rFonts w:ascii="Calibri" w:eastAsia="Times New Roman" w:hAnsi="Calibri" w:cs="Calibri"/>
                <w:color w:val="000000"/>
                <w:kern w:val="0"/>
                <w:lang w:eastAsia="es-ES"/>
                <w14:ligatures w14:val="none"/>
              </w:rPr>
              <w:t>lun 01/07/24</w:t>
            </w:r>
          </w:p>
        </w:tc>
      </w:tr>
      <w:tr w:rsidR="00804D82" w:rsidRPr="00804D82" w14:paraId="016C7901" w14:textId="77777777" w:rsidTr="00C56B9E">
        <w:tc>
          <w:tcPr>
            <w:tcW w:w="1350" w:type="dxa"/>
            <w:shd w:val="clear" w:color="auto" w:fill="AEAAAA" w:themeFill="background2" w:themeFillShade="BF"/>
            <w:vAlign w:val="center"/>
            <w:hideMark/>
          </w:tcPr>
          <w:p w14:paraId="386C7BAE" w14:textId="77777777" w:rsidR="00804D82" w:rsidRPr="00095AC0" w:rsidRDefault="00804D82" w:rsidP="00095AC0">
            <w:pPr>
              <w:jc w:val="left"/>
              <w:rPr>
                <w:rFonts w:ascii="Calibri" w:eastAsia="Times New Roman" w:hAnsi="Calibri" w:cs="Calibri"/>
                <w:b/>
                <w:bCs/>
                <w:kern w:val="0"/>
                <w:lang w:eastAsia="es-ES"/>
                <w14:ligatures w14:val="none"/>
              </w:rPr>
            </w:pPr>
            <w:r w:rsidRPr="00095AC0">
              <w:rPr>
                <w:rFonts w:ascii="Calibri" w:eastAsia="Times New Roman" w:hAnsi="Calibri" w:cs="Calibri"/>
                <w:b/>
                <w:bCs/>
                <w:color w:val="000000"/>
                <w:kern w:val="0"/>
                <w:lang w:eastAsia="es-ES"/>
                <w14:ligatures w14:val="none"/>
              </w:rPr>
              <w:t>1.4.5.8</w:t>
            </w:r>
          </w:p>
        </w:tc>
        <w:tc>
          <w:tcPr>
            <w:tcW w:w="3323" w:type="dxa"/>
            <w:shd w:val="clear" w:color="auto" w:fill="FFFFFF" w:themeFill="background1"/>
            <w:vAlign w:val="center"/>
            <w:hideMark/>
          </w:tcPr>
          <w:p w14:paraId="34D19F59" w14:textId="3B1B5F1A" w:rsidR="00804D82" w:rsidRPr="00804D82" w:rsidRDefault="00804D82" w:rsidP="00A56379">
            <w:pPr>
              <w:jc w:val="left"/>
              <w:rPr>
                <w:rFonts w:ascii="Arial" w:eastAsia="Times New Roman" w:hAnsi="Arial" w:cs="Arial"/>
                <w:kern w:val="0"/>
                <w:sz w:val="20"/>
                <w:szCs w:val="20"/>
                <w:lang w:eastAsia="es-ES"/>
                <w14:ligatures w14:val="none"/>
              </w:rPr>
            </w:pPr>
            <w:r w:rsidRPr="00804D82">
              <w:rPr>
                <w:rFonts w:ascii="Arial" w:eastAsia="Times New Roman" w:hAnsi="Arial" w:cs="Arial"/>
                <w:color w:val="000000"/>
                <w:kern w:val="0"/>
                <w:sz w:val="20"/>
                <w:szCs w:val="20"/>
                <w:lang w:eastAsia="es-ES"/>
                <w14:ligatures w14:val="none"/>
              </w:rPr>
              <w:t>Notificaciones push para las alertas</w:t>
            </w:r>
          </w:p>
        </w:tc>
        <w:tc>
          <w:tcPr>
            <w:tcW w:w="1211" w:type="dxa"/>
            <w:shd w:val="clear" w:color="auto" w:fill="FFFFFF" w:themeFill="background1"/>
            <w:vAlign w:val="center"/>
            <w:hideMark/>
          </w:tcPr>
          <w:p w14:paraId="68DAEAB4" w14:textId="77777777" w:rsidR="00804D82" w:rsidRPr="00804D82" w:rsidRDefault="00804D82" w:rsidP="00A56379">
            <w:pPr>
              <w:jc w:val="center"/>
              <w:rPr>
                <w:rFonts w:ascii="Calibri" w:eastAsia="Times New Roman" w:hAnsi="Calibri" w:cs="Calibri"/>
                <w:kern w:val="0"/>
                <w:lang w:eastAsia="es-ES"/>
                <w14:ligatures w14:val="none"/>
              </w:rPr>
            </w:pPr>
            <w:r w:rsidRPr="00804D82">
              <w:rPr>
                <w:rFonts w:ascii="Calibri" w:eastAsia="Times New Roman" w:hAnsi="Calibri" w:cs="Calibri"/>
                <w:color w:val="000000"/>
                <w:kern w:val="0"/>
                <w:lang w:eastAsia="es-ES"/>
                <w14:ligatures w14:val="none"/>
              </w:rPr>
              <w:t>8 hrs</w:t>
            </w:r>
          </w:p>
        </w:tc>
        <w:tc>
          <w:tcPr>
            <w:tcW w:w="1296" w:type="dxa"/>
            <w:shd w:val="clear" w:color="auto" w:fill="FFFFFF" w:themeFill="background1"/>
            <w:vAlign w:val="center"/>
            <w:hideMark/>
          </w:tcPr>
          <w:p w14:paraId="6C0438C6" w14:textId="77777777" w:rsidR="00804D82" w:rsidRPr="00804D82" w:rsidRDefault="00804D82" w:rsidP="00A56379">
            <w:pPr>
              <w:jc w:val="center"/>
              <w:rPr>
                <w:rFonts w:ascii="Calibri" w:eastAsia="Times New Roman" w:hAnsi="Calibri" w:cs="Calibri"/>
                <w:kern w:val="0"/>
                <w:lang w:eastAsia="es-ES"/>
                <w14:ligatures w14:val="none"/>
              </w:rPr>
            </w:pPr>
            <w:r w:rsidRPr="00804D82">
              <w:rPr>
                <w:rFonts w:ascii="Calibri" w:eastAsia="Times New Roman" w:hAnsi="Calibri" w:cs="Calibri"/>
                <w:color w:val="000000"/>
                <w:kern w:val="0"/>
                <w:lang w:eastAsia="es-ES"/>
                <w14:ligatures w14:val="none"/>
              </w:rPr>
              <w:t>lun 24/06/24</w:t>
            </w:r>
          </w:p>
        </w:tc>
        <w:tc>
          <w:tcPr>
            <w:tcW w:w="1320" w:type="dxa"/>
            <w:shd w:val="clear" w:color="auto" w:fill="FFFFFF" w:themeFill="background1"/>
            <w:vAlign w:val="center"/>
            <w:hideMark/>
          </w:tcPr>
          <w:p w14:paraId="7902F48B" w14:textId="77777777" w:rsidR="00804D82" w:rsidRPr="00804D82" w:rsidRDefault="00804D82" w:rsidP="00A56379">
            <w:pPr>
              <w:jc w:val="center"/>
              <w:rPr>
                <w:rFonts w:ascii="Calibri" w:eastAsia="Times New Roman" w:hAnsi="Calibri" w:cs="Calibri"/>
                <w:kern w:val="0"/>
                <w:lang w:eastAsia="es-ES"/>
                <w14:ligatures w14:val="none"/>
              </w:rPr>
            </w:pPr>
            <w:r w:rsidRPr="00804D82">
              <w:rPr>
                <w:rFonts w:ascii="Calibri" w:eastAsia="Times New Roman" w:hAnsi="Calibri" w:cs="Calibri"/>
                <w:color w:val="000000"/>
                <w:kern w:val="0"/>
                <w:lang w:eastAsia="es-ES"/>
                <w14:ligatures w14:val="none"/>
              </w:rPr>
              <w:t>lun 01/07/24</w:t>
            </w:r>
          </w:p>
        </w:tc>
      </w:tr>
      <w:tr w:rsidR="00804D82" w:rsidRPr="00804D82" w14:paraId="014FE64A" w14:textId="77777777" w:rsidTr="00C56B9E">
        <w:tc>
          <w:tcPr>
            <w:tcW w:w="1350" w:type="dxa"/>
            <w:shd w:val="clear" w:color="auto" w:fill="AEAAAA" w:themeFill="background2" w:themeFillShade="BF"/>
            <w:vAlign w:val="center"/>
            <w:hideMark/>
          </w:tcPr>
          <w:p w14:paraId="396ABC42" w14:textId="77777777" w:rsidR="00804D82" w:rsidRPr="00095AC0" w:rsidRDefault="00804D82" w:rsidP="00095AC0">
            <w:pPr>
              <w:jc w:val="left"/>
              <w:rPr>
                <w:rFonts w:ascii="Calibri" w:eastAsia="Times New Roman" w:hAnsi="Calibri" w:cs="Calibri"/>
                <w:b/>
                <w:bCs/>
                <w:kern w:val="0"/>
                <w:lang w:eastAsia="es-ES"/>
                <w14:ligatures w14:val="none"/>
              </w:rPr>
            </w:pPr>
            <w:r w:rsidRPr="00095AC0">
              <w:rPr>
                <w:rFonts w:ascii="Calibri" w:eastAsia="Times New Roman" w:hAnsi="Calibri" w:cs="Calibri"/>
                <w:b/>
                <w:bCs/>
                <w:color w:val="000000"/>
                <w:kern w:val="0"/>
                <w:lang w:eastAsia="es-ES"/>
                <w14:ligatures w14:val="none"/>
              </w:rPr>
              <w:t>1.4.5.9</w:t>
            </w:r>
          </w:p>
        </w:tc>
        <w:tc>
          <w:tcPr>
            <w:tcW w:w="3323" w:type="dxa"/>
            <w:shd w:val="clear" w:color="auto" w:fill="FFFFFF" w:themeFill="background1"/>
            <w:vAlign w:val="center"/>
            <w:hideMark/>
          </w:tcPr>
          <w:p w14:paraId="4EC4FFDA" w14:textId="6108F005" w:rsidR="00804D82" w:rsidRPr="00804D82" w:rsidRDefault="00804D82" w:rsidP="00A56379">
            <w:pPr>
              <w:jc w:val="left"/>
              <w:rPr>
                <w:rFonts w:ascii="Aptos" w:eastAsia="Times New Roman" w:hAnsi="Aptos" w:cs="Times New Roman"/>
                <w:kern w:val="0"/>
                <w:lang w:eastAsia="es-ES"/>
                <w14:ligatures w14:val="none"/>
              </w:rPr>
            </w:pPr>
            <w:r w:rsidRPr="00804D82">
              <w:rPr>
                <w:rFonts w:ascii="Aptos" w:eastAsia="Times New Roman" w:hAnsi="Aptos" w:cs="Times New Roman"/>
                <w:color w:val="000000"/>
                <w:kern w:val="0"/>
                <w:lang w:eastAsia="es-ES"/>
                <w14:ligatures w14:val="none"/>
              </w:rPr>
              <w:t xml:space="preserve">Listado de conversaciones (conversación entendida como </w:t>
            </w:r>
            <w:r w:rsidRPr="00804D82">
              <w:rPr>
                <w:rFonts w:ascii="Aptos" w:eastAsia="Times New Roman" w:hAnsi="Aptos" w:cs="Times New Roman"/>
                <w:color w:val="000000"/>
                <w:kern w:val="0"/>
                <w:lang w:eastAsia="es-ES"/>
                <w14:ligatures w14:val="none"/>
              </w:rPr>
              <w:lastRenderedPageBreak/>
              <w:t>colección de mensajes entre 2 usuarios)</w:t>
            </w:r>
          </w:p>
        </w:tc>
        <w:tc>
          <w:tcPr>
            <w:tcW w:w="1211" w:type="dxa"/>
            <w:shd w:val="clear" w:color="auto" w:fill="FFFFFF" w:themeFill="background1"/>
            <w:vAlign w:val="center"/>
            <w:hideMark/>
          </w:tcPr>
          <w:p w14:paraId="76982542" w14:textId="77777777" w:rsidR="00804D82" w:rsidRPr="00804D82" w:rsidRDefault="00804D82" w:rsidP="00A56379">
            <w:pPr>
              <w:jc w:val="center"/>
              <w:rPr>
                <w:rFonts w:ascii="Calibri" w:eastAsia="Times New Roman" w:hAnsi="Calibri" w:cs="Calibri"/>
                <w:kern w:val="0"/>
                <w:lang w:eastAsia="es-ES"/>
                <w14:ligatures w14:val="none"/>
              </w:rPr>
            </w:pPr>
            <w:r w:rsidRPr="00804D82">
              <w:rPr>
                <w:rFonts w:ascii="Calibri" w:eastAsia="Times New Roman" w:hAnsi="Calibri" w:cs="Calibri"/>
                <w:color w:val="000000"/>
                <w:kern w:val="0"/>
                <w:lang w:eastAsia="es-ES"/>
                <w14:ligatures w14:val="none"/>
              </w:rPr>
              <w:lastRenderedPageBreak/>
              <w:t>11 hrs</w:t>
            </w:r>
          </w:p>
        </w:tc>
        <w:tc>
          <w:tcPr>
            <w:tcW w:w="1296" w:type="dxa"/>
            <w:shd w:val="clear" w:color="auto" w:fill="FFFFFF" w:themeFill="background1"/>
            <w:vAlign w:val="center"/>
            <w:hideMark/>
          </w:tcPr>
          <w:p w14:paraId="6464530F" w14:textId="77777777" w:rsidR="00804D82" w:rsidRPr="00804D82" w:rsidRDefault="00804D82" w:rsidP="00A56379">
            <w:pPr>
              <w:jc w:val="center"/>
              <w:rPr>
                <w:rFonts w:ascii="Calibri" w:eastAsia="Times New Roman" w:hAnsi="Calibri" w:cs="Calibri"/>
                <w:kern w:val="0"/>
                <w:lang w:eastAsia="es-ES"/>
                <w14:ligatures w14:val="none"/>
              </w:rPr>
            </w:pPr>
            <w:r w:rsidRPr="00804D82">
              <w:rPr>
                <w:rFonts w:ascii="Calibri" w:eastAsia="Times New Roman" w:hAnsi="Calibri" w:cs="Calibri"/>
                <w:color w:val="000000"/>
                <w:kern w:val="0"/>
                <w:lang w:eastAsia="es-ES"/>
                <w14:ligatures w14:val="none"/>
              </w:rPr>
              <w:t>mar 02/07/24</w:t>
            </w:r>
          </w:p>
        </w:tc>
        <w:tc>
          <w:tcPr>
            <w:tcW w:w="1320" w:type="dxa"/>
            <w:shd w:val="clear" w:color="auto" w:fill="FFFFFF" w:themeFill="background1"/>
            <w:vAlign w:val="center"/>
            <w:hideMark/>
          </w:tcPr>
          <w:p w14:paraId="77D35424" w14:textId="77777777" w:rsidR="00804D82" w:rsidRPr="00804D82" w:rsidRDefault="00804D82" w:rsidP="00A56379">
            <w:pPr>
              <w:jc w:val="center"/>
              <w:rPr>
                <w:rFonts w:ascii="Calibri" w:eastAsia="Times New Roman" w:hAnsi="Calibri" w:cs="Calibri"/>
                <w:kern w:val="0"/>
                <w:lang w:eastAsia="es-ES"/>
                <w14:ligatures w14:val="none"/>
              </w:rPr>
            </w:pPr>
            <w:r w:rsidRPr="00804D82">
              <w:rPr>
                <w:rFonts w:ascii="Calibri" w:eastAsia="Times New Roman" w:hAnsi="Calibri" w:cs="Calibri"/>
                <w:color w:val="000000"/>
                <w:kern w:val="0"/>
                <w:lang w:eastAsia="es-ES"/>
                <w14:ligatures w14:val="none"/>
              </w:rPr>
              <w:t>mié 03/07/24</w:t>
            </w:r>
          </w:p>
        </w:tc>
      </w:tr>
      <w:tr w:rsidR="00804D82" w:rsidRPr="00804D82" w14:paraId="07DED25F" w14:textId="77777777" w:rsidTr="00C56B9E">
        <w:tc>
          <w:tcPr>
            <w:tcW w:w="1350" w:type="dxa"/>
            <w:shd w:val="clear" w:color="auto" w:fill="AEAAAA" w:themeFill="background2" w:themeFillShade="BF"/>
            <w:vAlign w:val="center"/>
            <w:hideMark/>
          </w:tcPr>
          <w:p w14:paraId="71424613" w14:textId="77777777" w:rsidR="00804D82" w:rsidRPr="00095AC0" w:rsidRDefault="00804D82" w:rsidP="00095AC0">
            <w:pPr>
              <w:jc w:val="left"/>
              <w:rPr>
                <w:rFonts w:ascii="Calibri" w:eastAsia="Times New Roman" w:hAnsi="Calibri" w:cs="Calibri"/>
                <w:b/>
                <w:bCs/>
                <w:kern w:val="0"/>
                <w:lang w:eastAsia="es-ES"/>
                <w14:ligatures w14:val="none"/>
              </w:rPr>
            </w:pPr>
            <w:r w:rsidRPr="00095AC0">
              <w:rPr>
                <w:rFonts w:ascii="Calibri" w:eastAsia="Times New Roman" w:hAnsi="Calibri" w:cs="Calibri"/>
                <w:b/>
                <w:bCs/>
                <w:color w:val="000000"/>
                <w:kern w:val="0"/>
                <w:lang w:eastAsia="es-ES"/>
                <w14:ligatures w14:val="none"/>
              </w:rPr>
              <w:t>1.4.5.10</w:t>
            </w:r>
          </w:p>
        </w:tc>
        <w:tc>
          <w:tcPr>
            <w:tcW w:w="3323" w:type="dxa"/>
            <w:shd w:val="clear" w:color="auto" w:fill="FFFFFF" w:themeFill="background1"/>
            <w:vAlign w:val="center"/>
            <w:hideMark/>
          </w:tcPr>
          <w:p w14:paraId="168732A7" w14:textId="73A1C549" w:rsidR="00804D82" w:rsidRPr="00804D82" w:rsidRDefault="00804D82" w:rsidP="00A56379">
            <w:pPr>
              <w:jc w:val="left"/>
              <w:rPr>
                <w:rFonts w:ascii="Arial" w:eastAsia="Times New Roman" w:hAnsi="Arial" w:cs="Arial"/>
                <w:kern w:val="0"/>
                <w:sz w:val="20"/>
                <w:szCs w:val="20"/>
                <w:lang w:eastAsia="es-ES"/>
                <w14:ligatures w14:val="none"/>
              </w:rPr>
            </w:pPr>
            <w:r w:rsidRPr="00804D82">
              <w:rPr>
                <w:rFonts w:ascii="Arial" w:eastAsia="Times New Roman" w:hAnsi="Arial" w:cs="Arial"/>
                <w:color w:val="000000"/>
                <w:kern w:val="0"/>
                <w:sz w:val="20"/>
                <w:szCs w:val="20"/>
                <w:lang w:eastAsia="es-ES"/>
                <w14:ligatures w14:val="none"/>
              </w:rPr>
              <w:t>Notificaciones push para los mensajes</w:t>
            </w:r>
          </w:p>
        </w:tc>
        <w:tc>
          <w:tcPr>
            <w:tcW w:w="1211" w:type="dxa"/>
            <w:shd w:val="clear" w:color="auto" w:fill="FFFFFF" w:themeFill="background1"/>
            <w:vAlign w:val="center"/>
            <w:hideMark/>
          </w:tcPr>
          <w:p w14:paraId="5BAEF753" w14:textId="77777777" w:rsidR="00804D82" w:rsidRPr="00804D82" w:rsidRDefault="00804D82" w:rsidP="00A56379">
            <w:pPr>
              <w:jc w:val="center"/>
              <w:rPr>
                <w:rFonts w:ascii="Calibri" w:eastAsia="Times New Roman" w:hAnsi="Calibri" w:cs="Calibri"/>
                <w:kern w:val="0"/>
                <w:lang w:eastAsia="es-ES"/>
                <w14:ligatures w14:val="none"/>
              </w:rPr>
            </w:pPr>
            <w:r w:rsidRPr="00804D82">
              <w:rPr>
                <w:rFonts w:ascii="Calibri" w:eastAsia="Times New Roman" w:hAnsi="Calibri" w:cs="Calibri"/>
                <w:color w:val="000000"/>
                <w:kern w:val="0"/>
                <w:lang w:eastAsia="es-ES"/>
                <w14:ligatures w14:val="none"/>
              </w:rPr>
              <w:t>11 hrs</w:t>
            </w:r>
          </w:p>
        </w:tc>
        <w:tc>
          <w:tcPr>
            <w:tcW w:w="1296" w:type="dxa"/>
            <w:shd w:val="clear" w:color="auto" w:fill="FFFFFF" w:themeFill="background1"/>
            <w:vAlign w:val="center"/>
            <w:hideMark/>
          </w:tcPr>
          <w:p w14:paraId="2799E2F0" w14:textId="77777777" w:rsidR="00804D82" w:rsidRPr="00804D82" w:rsidRDefault="00804D82" w:rsidP="00A56379">
            <w:pPr>
              <w:jc w:val="center"/>
              <w:rPr>
                <w:rFonts w:ascii="Calibri" w:eastAsia="Times New Roman" w:hAnsi="Calibri" w:cs="Calibri"/>
                <w:kern w:val="0"/>
                <w:lang w:eastAsia="es-ES"/>
                <w14:ligatures w14:val="none"/>
              </w:rPr>
            </w:pPr>
            <w:r w:rsidRPr="00804D82">
              <w:rPr>
                <w:rFonts w:ascii="Calibri" w:eastAsia="Times New Roman" w:hAnsi="Calibri" w:cs="Calibri"/>
                <w:color w:val="000000"/>
                <w:kern w:val="0"/>
                <w:lang w:eastAsia="es-ES"/>
                <w14:ligatures w14:val="none"/>
              </w:rPr>
              <w:t>mar 02/07/24</w:t>
            </w:r>
          </w:p>
        </w:tc>
        <w:tc>
          <w:tcPr>
            <w:tcW w:w="1320" w:type="dxa"/>
            <w:shd w:val="clear" w:color="auto" w:fill="FFFFFF" w:themeFill="background1"/>
            <w:vAlign w:val="center"/>
            <w:hideMark/>
          </w:tcPr>
          <w:p w14:paraId="55A3CC3B" w14:textId="77777777" w:rsidR="00804D82" w:rsidRPr="00804D82" w:rsidRDefault="00804D82" w:rsidP="00A56379">
            <w:pPr>
              <w:jc w:val="center"/>
              <w:rPr>
                <w:rFonts w:ascii="Calibri" w:eastAsia="Times New Roman" w:hAnsi="Calibri" w:cs="Calibri"/>
                <w:kern w:val="0"/>
                <w:lang w:eastAsia="es-ES"/>
                <w14:ligatures w14:val="none"/>
              </w:rPr>
            </w:pPr>
            <w:r w:rsidRPr="00804D82">
              <w:rPr>
                <w:rFonts w:ascii="Calibri" w:eastAsia="Times New Roman" w:hAnsi="Calibri" w:cs="Calibri"/>
                <w:color w:val="000000"/>
                <w:kern w:val="0"/>
                <w:lang w:eastAsia="es-ES"/>
                <w14:ligatures w14:val="none"/>
              </w:rPr>
              <w:t>mié 03/07/24</w:t>
            </w:r>
          </w:p>
        </w:tc>
      </w:tr>
      <w:tr w:rsidR="00804D82" w:rsidRPr="00804D82" w14:paraId="09B98CEC" w14:textId="77777777" w:rsidTr="00C56B9E">
        <w:tc>
          <w:tcPr>
            <w:tcW w:w="1350" w:type="dxa"/>
            <w:shd w:val="clear" w:color="auto" w:fill="AEAAAA" w:themeFill="background2" w:themeFillShade="BF"/>
            <w:vAlign w:val="center"/>
            <w:hideMark/>
          </w:tcPr>
          <w:p w14:paraId="0A393F50" w14:textId="77777777" w:rsidR="00804D82" w:rsidRPr="00095AC0" w:rsidRDefault="00804D82" w:rsidP="00095AC0">
            <w:pPr>
              <w:jc w:val="left"/>
              <w:rPr>
                <w:rFonts w:ascii="Calibri" w:eastAsia="Times New Roman" w:hAnsi="Calibri" w:cs="Calibri"/>
                <w:b/>
                <w:bCs/>
                <w:kern w:val="0"/>
                <w:lang w:eastAsia="es-ES"/>
                <w14:ligatures w14:val="none"/>
              </w:rPr>
            </w:pPr>
            <w:r w:rsidRPr="00095AC0">
              <w:rPr>
                <w:rFonts w:ascii="Calibri" w:eastAsia="Times New Roman" w:hAnsi="Calibri" w:cs="Calibri"/>
                <w:b/>
                <w:bCs/>
                <w:color w:val="000000"/>
                <w:kern w:val="0"/>
                <w:lang w:eastAsia="es-ES"/>
                <w14:ligatures w14:val="none"/>
              </w:rPr>
              <w:t>1.4.6</w:t>
            </w:r>
          </w:p>
        </w:tc>
        <w:tc>
          <w:tcPr>
            <w:tcW w:w="3323" w:type="dxa"/>
            <w:shd w:val="clear" w:color="auto" w:fill="E7E6E6" w:themeFill="background2"/>
            <w:vAlign w:val="center"/>
            <w:hideMark/>
          </w:tcPr>
          <w:p w14:paraId="513E8766" w14:textId="74A85A54" w:rsidR="00804D82" w:rsidRPr="00804D82" w:rsidRDefault="00804D82" w:rsidP="00A56379">
            <w:pPr>
              <w:jc w:val="left"/>
              <w:rPr>
                <w:rFonts w:ascii="Calibri" w:eastAsia="Times New Roman" w:hAnsi="Calibri" w:cs="Calibri"/>
                <w:kern w:val="0"/>
                <w:lang w:eastAsia="es-ES"/>
                <w14:ligatures w14:val="none"/>
              </w:rPr>
            </w:pPr>
            <w:r w:rsidRPr="00804D82">
              <w:rPr>
                <w:rFonts w:ascii="Calibri" w:eastAsia="Times New Roman" w:hAnsi="Calibri" w:cs="Calibri"/>
                <w:b/>
                <w:bCs/>
                <w:color w:val="000000"/>
                <w:kern w:val="0"/>
                <w:lang w:eastAsia="es-ES"/>
                <w14:ligatures w14:val="none"/>
              </w:rPr>
              <w:t>Dashboard de seguimiento</w:t>
            </w:r>
          </w:p>
        </w:tc>
        <w:tc>
          <w:tcPr>
            <w:tcW w:w="1211" w:type="dxa"/>
            <w:shd w:val="clear" w:color="auto" w:fill="E7E6E6" w:themeFill="background2"/>
            <w:vAlign w:val="center"/>
            <w:hideMark/>
          </w:tcPr>
          <w:p w14:paraId="66DD3BC1" w14:textId="19B8ACBA" w:rsidR="00804D82" w:rsidRPr="00804D82" w:rsidRDefault="000F0ECD" w:rsidP="00A56379">
            <w:pPr>
              <w:jc w:val="center"/>
              <w:rPr>
                <w:rFonts w:ascii="Calibri" w:eastAsia="Times New Roman" w:hAnsi="Calibri" w:cs="Calibri"/>
                <w:kern w:val="0"/>
                <w:lang w:eastAsia="es-ES"/>
                <w14:ligatures w14:val="none"/>
              </w:rPr>
            </w:pPr>
            <w:r>
              <w:rPr>
                <w:rFonts w:ascii="Calibri" w:eastAsia="Times New Roman" w:hAnsi="Calibri" w:cs="Calibri"/>
                <w:b/>
                <w:bCs/>
                <w:color w:val="000000"/>
                <w:kern w:val="0"/>
                <w:lang w:eastAsia="es-ES"/>
                <w14:ligatures w14:val="none"/>
              </w:rPr>
              <w:t>80</w:t>
            </w:r>
            <w:r w:rsidR="00804D82" w:rsidRPr="00804D82">
              <w:rPr>
                <w:rFonts w:ascii="Calibri" w:eastAsia="Times New Roman" w:hAnsi="Calibri" w:cs="Calibri"/>
                <w:b/>
                <w:bCs/>
                <w:color w:val="000000"/>
                <w:kern w:val="0"/>
                <w:lang w:eastAsia="es-ES"/>
                <w14:ligatures w14:val="none"/>
              </w:rPr>
              <w:t xml:space="preserve"> hrs</w:t>
            </w:r>
          </w:p>
        </w:tc>
        <w:tc>
          <w:tcPr>
            <w:tcW w:w="1296" w:type="dxa"/>
            <w:shd w:val="clear" w:color="auto" w:fill="E7E6E6" w:themeFill="background2"/>
            <w:vAlign w:val="center"/>
            <w:hideMark/>
          </w:tcPr>
          <w:p w14:paraId="4C1D2C72" w14:textId="77777777" w:rsidR="00804D82" w:rsidRPr="00804D82" w:rsidRDefault="00804D82" w:rsidP="00A56379">
            <w:pPr>
              <w:jc w:val="center"/>
              <w:rPr>
                <w:rFonts w:ascii="Calibri" w:eastAsia="Times New Roman" w:hAnsi="Calibri" w:cs="Calibri"/>
                <w:kern w:val="0"/>
                <w:lang w:eastAsia="es-ES"/>
                <w14:ligatures w14:val="none"/>
              </w:rPr>
            </w:pPr>
            <w:r w:rsidRPr="00804D82">
              <w:rPr>
                <w:rFonts w:ascii="Calibri" w:eastAsia="Times New Roman" w:hAnsi="Calibri" w:cs="Calibri"/>
                <w:b/>
                <w:bCs/>
                <w:color w:val="000000"/>
                <w:kern w:val="0"/>
                <w:lang w:eastAsia="es-ES"/>
                <w14:ligatures w14:val="none"/>
              </w:rPr>
              <w:t>mié 03/07/24</w:t>
            </w:r>
          </w:p>
        </w:tc>
        <w:tc>
          <w:tcPr>
            <w:tcW w:w="1320" w:type="dxa"/>
            <w:shd w:val="clear" w:color="auto" w:fill="E7E6E6" w:themeFill="background2"/>
            <w:vAlign w:val="center"/>
            <w:hideMark/>
          </w:tcPr>
          <w:p w14:paraId="163EFE96" w14:textId="77777777" w:rsidR="00804D82" w:rsidRPr="00804D82" w:rsidRDefault="00804D82" w:rsidP="00A56379">
            <w:pPr>
              <w:jc w:val="center"/>
              <w:rPr>
                <w:rFonts w:ascii="Calibri" w:eastAsia="Times New Roman" w:hAnsi="Calibri" w:cs="Calibri"/>
                <w:kern w:val="0"/>
                <w:lang w:eastAsia="es-ES"/>
                <w14:ligatures w14:val="none"/>
              </w:rPr>
            </w:pPr>
            <w:r w:rsidRPr="00804D82">
              <w:rPr>
                <w:rFonts w:ascii="Calibri" w:eastAsia="Times New Roman" w:hAnsi="Calibri" w:cs="Calibri"/>
                <w:b/>
                <w:bCs/>
                <w:color w:val="000000"/>
                <w:kern w:val="0"/>
                <w:lang w:eastAsia="es-ES"/>
                <w14:ligatures w14:val="none"/>
              </w:rPr>
              <w:t>lun 15/07/24</w:t>
            </w:r>
          </w:p>
        </w:tc>
      </w:tr>
      <w:tr w:rsidR="00804D82" w:rsidRPr="00804D82" w14:paraId="38542825" w14:textId="77777777" w:rsidTr="00C56B9E">
        <w:tc>
          <w:tcPr>
            <w:tcW w:w="1350" w:type="dxa"/>
            <w:shd w:val="clear" w:color="auto" w:fill="AEAAAA" w:themeFill="background2" w:themeFillShade="BF"/>
            <w:vAlign w:val="center"/>
            <w:hideMark/>
          </w:tcPr>
          <w:p w14:paraId="2E5FF7B4" w14:textId="77777777" w:rsidR="00804D82" w:rsidRPr="00095AC0" w:rsidRDefault="00804D82" w:rsidP="00095AC0">
            <w:pPr>
              <w:jc w:val="left"/>
              <w:rPr>
                <w:rFonts w:ascii="Calibri" w:eastAsia="Times New Roman" w:hAnsi="Calibri" w:cs="Calibri"/>
                <w:b/>
                <w:bCs/>
                <w:kern w:val="0"/>
                <w:lang w:eastAsia="es-ES"/>
                <w14:ligatures w14:val="none"/>
              </w:rPr>
            </w:pPr>
            <w:r w:rsidRPr="00095AC0">
              <w:rPr>
                <w:rFonts w:ascii="Calibri" w:eastAsia="Times New Roman" w:hAnsi="Calibri" w:cs="Calibri"/>
                <w:b/>
                <w:bCs/>
                <w:color w:val="000000"/>
                <w:kern w:val="0"/>
                <w:lang w:eastAsia="es-ES"/>
                <w14:ligatures w14:val="none"/>
              </w:rPr>
              <w:t>1.4.6.1</w:t>
            </w:r>
          </w:p>
        </w:tc>
        <w:tc>
          <w:tcPr>
            <w:tcW w:w="3323" w:type="dxa"/>
            <w:shd w:val="clear" w:color="auto" w:fill="FFFFFF" w:themeFill="background1"/>
            <w:vAlign w:val="center"/>
            <w:hideMark/>
          </w:tcPr>
          <w:p w14:paraId="32AE702F" w14:textId="5A8E20F3" w:rsidR="00804D82" w:rsidRPr="00804D82" w:rsidRDefault="00F926F9" w:rsidP="00A56379">
            <w:pPr>
              <w:jc w:val="left"/>
              <w:rPr>
                <w:rFonts w:ascii="Arial" w:eastAsia="Times New Roman" w:hAnsi="Arial" w:cs="Arial"/>
                <w:kern w:val="0"/>
                <w:sz w:val="20"/>
                <w:szCs w:val="20"/>
                <w:lang w:eastAsia="es-ES"/>
                <w14:ligatures w14:val="none"/>
              </w:rPr>
            </w:pPr>
            <w:r w:rsidRPr="00804D82">
              <w:rPr>
                <w:rFonts w:ascii="Arial" w:eastAsia="Times New Roman" w:hAnsi="Arial" w:cs="Arial"/>
                <w:color w:val="000000"/>
                <w:kern w:val="0"/>
                <w:sz w:val="20"/>
                <w:szCs w:val="20"/>
                <w:lang w:eastAsia="es-ES"/>
                <w14:ligatures w14:val="none"/>
              </w:rPr>
              <w:t>Histórico</w:t>
            </w:r>
            <w:r w:rsidR="00804D82" w:rsidRPr="00804D82">
              <w:rPr>
                <w:rFonts w:ascii="Arial" w:eastAsia="Times New Roman" w:hAnsi="Arial" w:cs="Arial"/>
                <w:color w:val="000000"/>
                <w:kern w:val="0"/>
                <w:sz w:val="20"/>
                <w:szCs w:val="20"/>
                <w:lang w:eastAsia="es-ES"/>
                <w14:ligatures w14:val="none"/>
              </w:rPr>
              <w:t xml:space="preserve"> de usuarios</w:t>
            </w:r>
          </w:p>
        </w:tc>
        <w:tc>
          <w:tcPr>
            <w:tcW w:w="1211" w:type="dxa"/>
            <w:shd w:val="clear" w:color="auto" w:fill="FFFFFF" w:themeFill="background1"/>
            <w:vAlign w:val="center"/>
            <w:hideMark/>
          </w:tcPr>
          <w:p w14:paraId="691292F7" w14:textId="77777777" w:rsidR="00804D82" w:rsidRPr="00804D82" w:rsidRDefault="00804D82" w:rsidP="00A56379">
            <w:pPr>
              <w:jc w:val="center"/>
              <w:rPr>
                <w:rFonts w:ascii="Calibri" w:eastAsia="Times New Roman" w:hAnsi="Calibri" w:cs="Calibri"/>
                <w:kern w:val="0"/>
                <w:lang w:eastAsia="es-ES"/>
                <w14:ligatures w14:val="none"/>
              </w:rPr>
            </w:pPr>
            <w:r w:rsidRPr="00804D82">
              <w:rPr>
                <w:rFonts w:ascii="Calibri" w:eastAsia="Times New Roman" w:hAnsi="Calibri" w:cs="Calibri"/>
                <w:color w:val="000000"/>
                <w:kern w:val="0"/>
                <w:lang w:eastAsia="es-ES"/>
                <w14:ligatures w14:val="none"/>
              </w:rPr>
              <w:t>9 hrs</w:t>
            </w:r>
          </w:p>
        </w:tc>
        <w:tc>
          <w:tcPr>
            <w:tcW w:w="1296" w:type="dxa"/>
            <w:shd w:val="clear" w:color="auto" w:fill="FFFFFF" w:themeFill="background1"/>
            <w:vAlign w:val="center"/>
            <w:hideMark/>
          </w:tcPr>
          <w:p w14:paraId="06CB7972" w14:textId="77777777" w:rsidR="00804D82" w:rsidRPr="00804D82" w:rsidRDefault="00804D82" w:rsidP="00A56379">
            <w:pPr>
              <w:jc w:val="center"/>
              <w:rPr>
                <w:rFonts w:ascii="Calibri" w:eastAsia="Times New Roman" w:hAnsi="Calibri" w:cs="Calibri"/>
                <w:kern w:val="0"/>
                <w:lang w:eastAsia="es-ES"/>
                <w14:ligatures w14:val="none"/>
              </w:rPr>
            </w:pPr>
            <w:r w:rsidRPr="00804D82">
              <w:rPr>
                <w:rFonts w:ascii="Calibri" w:eastAsia="Times New Roman" w:hAnsi="Calibri" w:cs="Calibri"/>
                <w:color w:val="000000"/>
                <w:kern w:val="0"/>
                <w:lang w:eastAsia="es-ES"/>
                <w14:ligatures w14:val="none"/>
              </w:rPr>
              <w:t>mié 03/07/24</w:t>
            </w:r>
          </w:p>
        </w:tc>
        <w:tc>
          <w:tcPr>
            <w:tcW w:w="1320" w:type="dxa"/>
            <w:shd w:val="clear" w:color="auto" w:fill="FFFFFF" w:themeFill="background1"/>
            <w:vAlign w:val="center"/>
            <w:hideMark/>
          </w:tcPr>
          <w:p w14:paraId="46FECEE6" w14:textId="77777777" w:rsidR="00804D82" w:rsidRPr="00804D82" w:rsidRDefault="00804D82" w:rsidP="00A56379">
            <w:pPr>
              <w:jc w:val="center"/>
              <w:rPr>
                <w:rFonts w:ascii="Calibri" w:eastAsia="Times New Roman" w:hAnsi="Calibri" w:cs="Calibri"/>
                <w:kern w:val="0"/>
                <w:lang w:eastAsia="es-ES"/>
                <w14:ligatures w14:val="none"/>
              </w:rPr>
            </w:pPr>
            <w:r w:rsidRPr="00804D82">
              <w:rPr>
                <w:rFonts w:ascii="Calibri" w:eastAsia="Times New Roman" w:hAnsi="Calibri" w:cs="Calibri"/>
                <w:color w:val="000000"/>
                <w:kern w:val="0"/>
                <w:lang w:eastAsia="es-ES"/>
                <w14:ligatures w14:val="none"/>
              </w:rPr>
              <w:t>jue 04/07/24</w:t>
            </w:r>
          </w:p>
        </w:tc>
      </w:tr>
      <w:tr w:rsidR="00804D82" w:rsidRPr="00804D82" w14:paraId="3F1C54EC" w14:textId="77777777" w:rsidTr="00C56B9E">
        <w:tc>
          <w:tcPr>
            <w:tcW w:w="1350" w:type="dxa"/>
            <w:shd w:val="clear" w:color="auto" w:fill="AEAAAA" w:themeFill="background2" w:themeFillShade="BF"/>
            <w:vAlign w:val="center"/>
            <w:hideMark/>
          </w:tcPr>
          <w:p w14:paraId="0F94DE13" w14:textId="77777777" w:rsidR="00804D82" w:rsidRPr="00095AC0" w:rsidRDefault="00804D82" w:rsidP="00095AC0">
            <w:pPr>
              <w:jc w:val="left"/>
              <w:rPr>
                <w:rFonts w:ascii="Calibri" w:eastAsia="Times New Roman" w:hAnsi="Calibri" w:cs="Calibri"/>
                <w:b/>
                <w:bCs/>
                <w:kern w:val="0"/>
                <w:lang w:eastAsia="es-ES"/>
                <w14:ligatures w14:val="none"/>
              </w:rPr>
            </w:pPr>
            <w:r w:rsidRPr="00095AC0">
              <w:rPr>
                <w:rFonts w:ascii="Calibri" w:eastAsia="Times New Roman" w:hAnsi="Calibri" w:cs="Calibri"/>
                <w:b/>
                <w:bCs/>
                <w:color w:val="000000"/>
                <w:kern w:val="0"/>
                <w:lang w:eastAsia="es-ES"/>
                <w14:ligatures w14:val="none"/>
              </w:rPr>
              <w:t>1.4.6.2</w:t>
            </w:r>
          </w:p>
        </w:tc>
        <w:tc>
          <w:tcPr>
            <w:tcW w:w="3323" w:type="dxa"/>
            <w:shd w:val="clear" w:color="auto" w:fill="FFFFFF" w:themeFill="background1"/>
            <w:vAlign w:val="center"/>
            <w:hideMark/>
          </w:tcPr>
          <w:p w14:paraId="5D182F14" w14:textId="1A6E94E0" w:rsidR="00804D82" w:rsidRPr="00804D82" w:rsidRDefault="00F926F9" w:rsidP="00A56379">
            <w:pPr>
              <w:jc w:val="left"/>
              <w:rPr>
                <w:rFonts w:ascii="Arial" w:eastAsia="Times New Roman" w:hAnsi="Arial" w:cs="Arial"/>
                <w:kern w:val="0"/>
                <w:sz w:val="20"/>
                <w:szCs w:val="20"/>
                <w:lang w:eastAsia="es-ES"/>
                <w14:ligatures w14:val="none"/>
              </w:rPr>
            </w:pPr>
            <w:r w:rsidRPr="00804D82">
              <w:rPr>
                <w:rFonts w:ascii="Arial" w:eastAsia="Times New Roman" w:hAnsi="Arial" w:cs="Arial"/>
                <w:color w:val="000000"/>
                <w:kern w:val="0"/>
                <w:sz w:val="20"/>
                <w:szCs w:val="20"/>
                <w:lang w:eastAsia="es-ES"/>
                <w14:ligatures w14:val="none"/>
              </w:rPr>
              <w:t>Histórico</w:t>
            </w:r>
            <w:r w:rsidR="00804D82" w:rsidRPr="00804D82">
              <w:rPr>
                <w:rFonts w:ascii="Arial" w:eastAsia="Times New Roman" w:hAnsi="Arial" w:cs="Arial"/>
                <w:color w:val="000000"/>
                <w:kern w:val="0"/>
                <w:sz w:val="20"/>
                <w:szCs w:val="20"/>
                <w:lang w:eastAsia="es-ES"/>
                <w14:ligatures w14:val="none"/>
              </w:rPr>
              <w:t xml:space="preserve"> de alertas</w:t>
            </w:r>
          </w:p>
        </w:tc>
        <w:tc>
          <w:tcPr>
            <w:tcW w:w="1211" w:type="dxa"/>
            <w:shd w:val="clear" w:color="auto" w:fill="FFFFFF" w:themeFill="background1"/>
            <w:vAlign w:val="center"/>
            <w:hideMark/>
          </w:tcPr>
          <w:p w14:paraId="03D30A9B" w14:textId="77777777" w:rsidR="00804D82" w:rsidRPr="00804D82" w:rsidRDefault="00804D82" w:rsidP="00A56379">
            <w:pPr>
              <w:jc w:val="center"/>
              <w:rPr>
                <w:rFonts w:ascii="Calibri" w:eastAsia="Times New Roman" w:hAnsi="Calibri" w:cs="Calibri"/>
                <w:kern w:val="0"/>
                <w:lang w:eastAsia="es-ES"/>
                <w14:ligatures w14:val="none"/>
              </w:rPr>
            </w:pPr>
            <w:r w:rsidRPr="00804D82">
              <w:rPr>
                <w:rFonts w:ascii="Calibri" w:eastAsia="Times New Roman" w:hAnsi="Calibri" w:cs="Calibri"/>
                <w:color w:val="000000"/>
                <w:kern w:val="0"/>
                <w:lang w:eastAsia="es-ES"/>
                <w14:ligatures w14:val="none"/>
              </w:rPr>
              <w:t>8 hrs</w:t>
            </w:r>
          </w:p>
        </w:tc>
        <w:tc>
          <w:tcPr>
            <w:tcW w:w="1296" w:type="dxa"/>
            <w:shd w:val="clear" w:color="auto" w:fill="FFFFFF" w:themeFill="background1"/>
            <w:vAlign w:val="center"/>
            <w:hideMark/>
          </w:tcPr>
          <w:p w14:paraId="0FD73694" w14:textId="77777777" w:rsidR="00804D82" w:rsidRPr="00804D82" w:rsidRDefault="00804D82" w:rsidP="00A56379">
            <w:pPr>
              <w:jc w:val="center"/>
              <w:rPr>
                <w:rFonts w:ascii="Calibri" w:eastAsia="Times New Roman" w:hAnsi="Calibri" w:cs="Calibri"/>
                <w:kern w:val="0"/>
                <w:lang w:eastAsia="es-ES"/>
                <w14:ligatures w14:val="none"/>
              </w:rPr>
            </w:pPr>
            <w:r w:rsidRPr="00804D82">
              <w:rPr>
                <w:rFonts w:ascii="Calibri" w:eastAsia="Times New Roman" w:hAnsi="Calibri" w:cs="Calibri"/>
                <w:color w:val="000000"/>
                <w:kern w:val="0"/>
                <w:lang w:eastAsia="es-ES"/>
                <w14:ligatures w14:val="none"/>
              </w:rPr>
              <w:t>mié 03/07/24</w:t>
            </w:r>
          </w:p>
        </w:tc>
        <w:tc>
          <w:tcPr>
            <w:tcW w:w="1320" w:type="dxa"/>
            <w:shd w:val="clear" w:color="auto" w:fill="FFFFFF" w:themeFill="background1"/>
            <w:vAlign w:val="center"/>
            <w:hideMark/>
          </w:tcPr>
          <w:p w14:paraId="4E5572A7" w14:textId="77777777" w:rsidR="00804D82" w:rsidRPr="00804D82" w:rsidRDefault="00804D82" w:rsidP="00A56379">
            <w:pPr>
              <w:jc w:val="center"/>
              <w:rPr>
                <w:rFonts w:ascii="Calibri" w:eastAsia="Times New Roman" w:hAnsi="Calibri" w:cs="Calibri"/>
                <w:kern w:val="0"/>
                <w:lang w:eastAsia="es-ES"/>
                <w14:ligatures w14:val="none"/>
              </w:rPr>
            </w:pPr>
            <w:r w:rsidRPr="00804D82">
              <w:rPr>
                <w:rFonts w:ascii="Calibri" w:eastAsia="Times New Roman" w:hAnsi="Calibri" w:cs="Calibri"/>
                <w:color w:val="000000"/>
                <w:kern w:val="0"/>
                <w:lang w:eastAsia="es-ES"/>
                <w14:ligatures w14:val="none"/>
              </w:rPr>
              <w:t>jue 04/07/24</w:t>
            </w:r>
          </w:p>
        </w:tc>
      </w:tr>
      <w:tr w:rsidR="00804D82" w:rsidRPr="00804D82" w14:paraId="73502029" w14:textId="77777777" w:rsidTr="00C56B9E">
        <w:tc>
          <w:tcPr>
            <w:tcW w:w="1350" w:type="dxa"/>
            <w:shd w:val="clear" w:color="auto" w:fill="AEAAAA" w:themeFill="background2" w:themeFillShade="BF"/>
            <w:vAlign w:val="center"/>
            <w:hideMark/>
          </w:tcPr>
          <w:p w14:paraId="3CF2BCEC" w14:textId="77777777" w:rsidR="00804D82" w:rsidRPr="00095AC0" w:rsidRDefault="00804D82" w:rsidP="00095AC0">
            <w:pPr>
              <w:jc w:val="left"/>
              <w:rPr>
                <w:rFonts w:ascii="Calibri" w:eastAsia="Times New Roman" w:hAnsi="Calibri" w:cs="Calibri"/>
                <w:b/>
                <w:bCs/>
                <w:kern w:val="0"/>
                <w:lang w:eastAsia="es-ES"/>
                <w14:ligatures w14:val="none"/>
              </w:rPr>
            </w:pPr>
            <w:r w:rsidRPr="00095AC0">
              <w:rPr>
                <w:rFonts w:ascii="Calibri" w:eastAsia="Times New Roman" w:hAnsi="Calibri" w:cs="Calibri"/>
                <w:b/>
                <w:bCs/>
                <w:color w:val="000000"/>
                <w:kern w:val="0"/>
                <w:lang w:eastAsia="es-ES"/>
                <w14:ligatures w14:val="none"/>
              </w:rPr>
              <w:t>1.4.6.3</w:t>
            </w:r>
          </w:p>
        </w:tc>
        <w:tc>
          <w:tcPr>
            <w:tcW w:w="3323" w:type="dxa"/>
            <w:shd w:val="clear" w:color="auto" w:fill="FFFFFF" w:themeFill="background1"/>
            <w:vAlign w:val="center"/>
            <w:hideMark/>
          </w:tcPr>
          <w:p w14:paraId="474685BF" w14:textId="0FCFA764" w:rsidR="00804D82" w:rsidRPr="00804D82" w:rsidRDefault="00F926F9" w:rsidP="00A56379">
            <w:pPr>
              <w:jc w:val="left"/>
              <w:rPr>
                <w:rFonts w:ascii="Arial" w:eastAsia="Times New Roman" w:hAnsi="Arial" w:cs="Arial"/>
                <w:kern w:val="0"/>
                <w:sz w:val="20"/>
                <w:szCs w:val="20"/>
                <w:lang w:eastAsia="es-ES"/>
                <w14:ligatures w14:val="none"/>
              </w:rPr>
            </w:pPr>
            <w:r w:rsidRPr="00804D82">
              <w:rPr>
                <w:rFonts w:ascii="Arial" w:eastAsia="Times New Roman" w:hAnsi="Arial" w:cs="Arial"/>
                <w:color w:val="000000"/>
                <w:kern w:val="0"/>
                <w:sz w:val="20"/>
                <w:szCs w:val="20"/>
                <w:lang w:eastAsia="es-ES"/>
                <w14:ligatures w14:val="none"/>
              </w:rPr>
              <w:t>Histórico</w:t>
            </w:r>
            <w:r w:rsidR="00804D82" w:rsidRPr="00804D82">
              <w:rPr>
                <w:rFonts w:ascii="Arial" w:eastAsia="Times New Roman" w:hAnsi="Arial" w:cs="Arial"/>
                <w:color w:val="000000"/>
                <w:kern w:val="0"/>
                <w:sz w:val="20"/>
                <w:szCs w:val="20"/>
                <w:lang w:eastAsia="es-ES"/>
                <w14:ligatures w14:val="none"/>
              </w:rPr>
              <w:t xml:space="preserve"> de ubicaciones de los </w:t>
            </w:r>
            <w:r w:rsidRPr="00804D82">
              <w:rPr>
                <w:rFonts w:ascii="Arial" w:eastAsia="Times New Roman" w:hAnsi="Arial" w:cs="Arial"/>
                <w:color w:val="000000"/>
                <w:kern w:val="0"/>
                <w:sz w:val="20"/>
                <w:szCs w:val="20"/>
                <w:lang w:eastAsia="es-ES"/>
                <w14:ligatures w14:val="none"/>
              </w:rPr>
              <w:t>vehículos</w:t>
            </w:r>
            <w:r w:rsidR="00804D82" w:rsidRPr="00804D82">
              <w:rPr>
                <w:rFonts w:ascii="Arial" w:eastAsia="Times New Roman" w:hAnsi="Arial" w:cs="Arial"/>
                <w:color w:val="000000"/>
                <w:kern w:val="0"/>
                <w:sz w:val="20"/>
                <w:szCs w:val="20"/>
                <w:lang w:eastAsia="es-ES"/>
                <w14:ligatures w14:val="none"/>
              </w:rPr>
              <w:t xml:space="preserve"> de emergencia</w:t>
            </w:r>
          </w:p>
        </w:tc>
        <w:tc>
          <w:tcPr>
            <w:tcW w:w="1211" w:type="dxa"/>
            <w:shd w:val="clear" w:color="auto" w:fill="FFFFFF" w:themeFill="background1"/>
            <w:vAlign w:val="center"/>
            <w:hideMark/>
          </w:tcPr>
          <w:p w14:paraId="7785CC52" w14:textId="68C3576D" w:rsidR="00804D82" w:rsidRPr="00804D82" w:rsidRDefault="00342C79" w:rsidP="00A56379">
            <w:pPr>
              <w:jc w:val="center"/>
              <w:rPr>
                <w:rFonts w:ascii="Calibri" w:eastAsia="Times New Roman" w:hAnsi="Calibri" w:cs="Calibri"/>
                <w:kern w:val="0"/>
                <w:lang w:eastAsia="es-ES"/>
                <w14:ligatures w14:val="none"/>
              </w:rPr>
            </w:pPr>
            <w:r>
              <w:rPr>
                <w:rFonts w:ascii="Calibri" w:eastAsia="Times New Roman" w:hAnsi="Calibri" w:cs="Calibri"/>
                <w:color w:val="000000"/>
                <w:kern w:val="0"/>
                <w:lang w:eastAsia="es-ES"/>
                <w14:ligatures w14:val="none"/>
              </w:rPr>
              <w:t>7</w:t>
            </w:r>
            <w:r w:rsidR="00804D82" w:rsidRPr="00804D82">
              <w:rPr>
                <w:rFonts w:ascii="Calibri" w:eastAsia="Times New Roman" w:hAnsi="Calibri" w:cs="Calibri"/>
                <w:color w:val="000000"/>
                <w:kern w:val="0"/>
                <w:lang w:eastAsia="es-ES"/>
                <w14:ligatures w14:val="none"/>
              </w:rPr>
              <w:t xml:space="preserve"> hrs</w:t>
            </w:r>
          </w:p>
        </w:tc>
        <w:tc>
          <w:tcPr>
            <w:tcW w:w="1296" w:type="dxa"/>
            <w:shd w:val="clear" w:color="auto" w:fill="FFFFFF" w:themeFill="background1"/>
            <w:vAlign w:val="center"/>
            <w:hideMark/>
          </w:tcPr>
          <w:p w14:paraId="0726BB81" w14:textId="77777777" w:rsidR="00804D82" w:rsidRPr="00804D82" w:rsidRDefault="00804D82" w:rsidP="00A56379">
            <w:pPr>
              <w:jc w:val="center"/>
              <w:rPr>
                <w:rFonts w:ascii="Calibri" w:eastAsia="Times New Roman" w:hAnsi="Calibri" w:cs="Calibri"/>
                <w:kern w:val="0"/>
                <w:lang w:eastAsia="es-ES"/>
                <w14:ligatures w14:val="none"/>
              </w:rPr>
            </w:pPr>
            <w:r w:rsidRPr="00804D82">
              <w:rPr>
                <w:rFonts w:ascii="Calibri" w:eastAsia="Times New Roman" w:hAnsi="Calibri" w:cs="Calibri"/>
                <w:color w:val="000000"/>
                <w:kern w:val="0"/>
                <w:lang w:eastAsia="es-ES"/>
                <w14:ligatures w14:val="none"/>
              </w:rPr>
              <w:t>mié 03/07/24</w:t>
            </w:r>
          </w:p>
        </w:tc>
        <w:tc>
          <w:tcPr>
            <w:tcW w:w="1320" w:type="dxa"/>
            <w:shd w:val="clear" w:color="auto" w:fill="FFFFFF" w:themeFill="background1"/>
            <w:vAlign w:val="center"/>
            <w:hideMark/>
          </w:tcPr>
          <w:p w14:paraId="73F40426" w14:textId="77777777" w:rsidR="00804D82" w:rsidRPr="00804D82" w:rsidRDefault="00804D82" w:rsidP="00A56379">
            <w:pPr>
              <w:jc w:val="center"/>
              <w:rPr>
                <w:rFonts w:ascii="Calibri" w:eastAsia="Times New Roman" w:hAnsi="Calibri" w:cs="Calibri"/>
                <w:kern w:val="0"/>
                <w:lang w:eastAsia="es-ES"/>
                <w14:ligatures w14:val="none"/>
              </w:rPr>
            </w:pPr>
            <w:r w:rsidRPr="00804D82">
              <w:rPr>
                <w:rFonts w:ascii="Calibri" w:eastAsia="Times New Roman" w:hAnsi="Calibri" w:cs="Calibri"/>
                <w:color w:val="000000"/>
                <w:kern w:val="0"/>
                <w:lang w:eastAsia="es-ES"/>
                <w14:ligatures w14:val="none"/>
              </w:rPr>
              <w:t>jue 04/07/24</w:t>
            </w:r>
          </w:p>
        </w:tc>
      </w:tr>
      <w:tr w:rsidR="00804D82" w:rsidRPr="00804D82" w14:paraId="42F23CA1" w14:textId="77777777" w:rsidTr="00C56B9E">
        <w:tc>
          <w:tcPr>
            <w:tcW w:w="1350" w:type="dxa"/>
            <w:shd w:val="clear" w:color="auto" w:fill="AEAAAA" w:themeFill="background2" w:themeFillShade="BF"/>
            <w:vAlign w:val="center"/>
            <w:hideMark/>
          </w:tcPr>
          <w:p w14:paraId="63EEB68F" w14:textId="77777777" w:rsidR="00804D82" w:rsidRPr="00095AC0" w:rsidRDefault="00804D82" w:rsidP="00095AC0">
            <w:pPr>
              <w:jc w:val="left"/>
              <w:rPr>
                <w:rFonts w:ascii="Calibri" w:eastAsia="Times New Roman" w:hAnsi="Calibri" w:cs="Calibri"/>
                <w:b/>
                <w:bCs/>
                <w:kern w:val="0"/>
                <w:lang w:eastAsia="es-ES"/>
                <w14:ligatures w14:val="none"/>
              </w:rPr>
            </w:pPr>
            <w:r w:rsidRPr="00095AC0">
              <w:rPr>
                <w:rFonts w:ascii="Calibri" w:eastAsia="Times New Roman" w:hAnsi="Calibri" w:cs="Calibri"/>
                <w:b/>
                <w:bCs/>
                <w:color w:val="000000"/>
                <w:kern w:val="0"/>
                <w:lang w:eastAsia="es-ES"/>
                <w14:ligatures w14:val="none"/>
              </w:rPr>
              <w:t>1.4.6.4</w:t>
            </w:r>
          </w:p>
        </w:tc>
        <w:tc>
          <w:tcPr>
            <w:tcW w:w="3323" w:type="dxa"/>
            <w:shd w:val="clear" w:color="auto" w:fill="FFFFFF" w:themeFill="background1"/>
            <w:vAlign w:val="center"/>
            <w:hideMark/>
          </w:tcPr>
          <w:p w14:paraId="57DE7AEB" w14:textId="130E7DDC" w:rsidR="00804D82" w:rsidRPr="00804D82" w:rsidRDefault="00804D82" w:rsidP="00A56379">
            <w:pPr>
              <w:jc w:val="left"/>
              <w:rPr>
                <w:rFonts w:ascii="Arial" w:eastAsia="Times New Roman" w:hAnsi="Arial" w:cs="Arial"/>
                <w:kern w:val="0"/>
                <w:sz w:val="20"/>
                <w:szCs w:val="20"/>
                <w:lang w:eastAsia="es-ES"/>
                <w14:ligatures w14:val="none"/>
              </w:rPr>
            </w:pPr>
            <w:r w:rsidRPr="00804D82">
              <w:rPr>
                <w:rFonts w:ascii="Arial" w:eastAsia="Times New Roman" w:hAnsi="Arial" w:cs="Arial"/>
                <w:color w:val="000000"/>
                <w:kern w:val="0"/>
                <w:sz w:val="20"/>
                <w:szCs w:val="20"/>
                <w:lang w:eastAsia="es-ES"/>
                <w14:ligatures w14:val="none"/>
              </w:rPr>
              <w:t>Listado de ubicaciones actuales de los vehículos de emergencia</w:t>
            </w:r>
          </w:p>
        </w:tc>
        <w:tc>
          <w:tcPr>
            <w:tcW w:w="1211" w:type="dxa"/>
            <w:shd w:val="clear" w:color="auto" w:fill="FFFFFF" w:themeFill="background1"/>
            <w:vAlign w:val="center"/>
            <w:hideMark/>
          </w:tcPr>
          <w:p w14:paraId="0D1E6397" w14:textId="12BA2BAE" w:rsidR="00804D82" w:rsidRPr="00804D82" w:rsidRDefault="00342C79" w:rsidP="00A56379">
            <w:pPr>
              <w:jc w:val="center"/>
              <w:rPr>
                <w:rFonts w:ascii="Calibri" w:eastAsia="Times New Roman" w:hAnsi="Calibri" w:cs="Calibri"/>
                <w:kern w:val="0"/>
                <w:lang w:eastAsia="es-ES"/>
                <w14:ligatures w14:val="none"/>
              </w:rPr>
            </w:pPr>
            <w:r>
              <w:rPr>
                <w:rFonts w:ascii="Calibri" w:eastAsia="Times New Roman" w:hAnsi="Calibri" w:cs="Calibri"/>
                <w:color w:val="000000"/>
                <w:kern w:val="0"/>
                <w:lang w:eastAsia="es-ES"/>
                <w14:ligatures w14:val="none"/>
              </w:rPr>
              <w:t>9</w:t>
            </w:r>
            <w:r w:rsidR="00804D82" w:rsidRPr="00804D82">
              <w:rPr>
                <w:rFonts w:ascii="Calibri" w:eastAsia="Times New Roman" w:hAnsi="Calibri" w:cs="Calibri"/>
                <w:color w:val="000000"/>
                <w:kern w:val="0"/>
                <w:lang w:eastAsia="es-ES"/>
                <w14:ligatures w14:val="none"/>
              </w:rPr>
              <w:t xml:space="preserve"> hrs</w:t>
            </w:r>
          </w:p>
        </w:tc>
        <w:tc>
          <w:tcPr>
            <w:tcW w:w="1296" w:type="dxa"/>
            <w:shd w:val="clear" w:color="auto" w:fill="FFFFFF" w:themeFill="background1"/>
            <w:vAlign w:val="center"/>
            <w:hideMark/>
          </w:tcPr>
          <w:p w14:paraId="4C9961BA" w14:textId="77777777" w:rsidR="00804D82" w:rsidRPr="00804D82" w:rsidRDefault="00804D82" w:rsidP="00A56379">
            <w:pPr>
              <w:jc w:val="center"/>
              <w:rPr>
                <w:rFonts w:ascii="Calibri" w:eastAsia="Times New Roman" w:hAnsi="Calibri" w:cs="Calibri"/>
                <w:kern w:val="0"/>
                <w:lang w:eastAsia="es-ES"/>
                <w14:ligatures w14:val="none"/>
              </w:rPr>
            </w:pPr>
            <w:r w:rsidRPr="00804D82">
              <w:rPr>
                <w:rFonts w:ascii="Calibri" w:eastAsia="Times New Roman" w:hAnsi="Calibri" w:cs="Calibri"/>
                <w:color w:val="000000"/>
                <w:kern w:val="0"/>
                <w:lang w:eastAsia="es-ES"/>
                <w14:ligatures w14:val="none"/>
              </w:rPr>
              <w:t>jue 04/07/24</w:t>
            </w:r>
          </w:p>
        </w:tc>
        <w:tc>
          <w:tcPr>
            <w:tcW w:w="1320" w:type="dxa"/>
            <w:shd w:val="clear" w:color="auto" w:fill="FFFFFF" w:themeFill="background1"/>
            <w:vAlign w:val="center"/>
            <w:hideMark/>
          </w:tcPr>
          <w:p w14:paraId="3346ECAB" w14:textId="77777777" w:rsidR="00804D82" w:rsidRPr="00804D82" w:rsidRDefault="00804D82" w:rsidP="00A56379">
            <w:pPr>
              <w:jc w:val="center"/>
              <w:rPr>
                <w:rFonts w:ascii="Calibri" w:eastAsia="Times New Roman" w:hAnsi="Calibri" w:cs="Calibri"/>
                <w:kern w:val="0"/>
                <w:lang w:eastAsia="es-ES"/>
                <w14:ligatures w14:val="none"/>
              </w:rPr>
            </w:pPr>
            <w:r w:rsidRPr="00804D82">
              <w:rPr>
                <w:rFonts w:ascii="Calibri" w:eastAsia="Times New Roman" w:hAnsi="Calibri" w:cs="Calibri"/>
                <w:color w:val="000000"/>
                <w:kern w:val="0"/>
                <w:lang w:eastAsia="es-ES"/>
                <w14:ligatures w14:val="none"/>
              </w:rPr>
              <w:t>lun 08/07/24</w:t>
            </w:r>
          </w:p>
        </w:tc>
      </w:tr>
      <w:tr w:rsidR="00804D82" w:rsidRPr="00804D82" w14:paraId="0FE8A2BF" w14:textId="77777777" w:rsidTr="00C56B9E">
        <w:tc>
          <w:tcPr>
            <w:tcW w:w="1350" w:type="dxa"/>
            <w:shd w:val="clear" w:color="auto" w:fill="AEAAAA" w:themeFill="background2" w:themeFillShade="BF"/>
            <w:vAlign w:val="center"/>
            <w:hideMark/>
          </w:tcPr>
          <w:p w14:paraId="620CC487" w14:textId="77777777" w:rsidR="00804D82" w:rsidRPr="00095AC0" w:rsidRDefault="00804D82" w:rsidP="00095AC0">
            <w:pPr>
              <w:jc w:val="left"/>
              <w:rPr>
                <w:rFonts w:ascii="Calibri" w:eastAsia="Times New Roman" w:hAnsi="Calibri" w:cs="Calibri"/>
                <w:b/>
                <w:bCs/>
                <w:kern w:val="0"/>
                <w:lang w:eastAsia="es-ES"/>
                <w14:ligatures w14:val="none"/>
              </w:rPr>
            </w:pPr>
            <w:r w:rsidRPr="00095AC0">
              <w:rPr>
                <w:rFonts w:ascii="Calibri" w:eastAsia="Times New Roman" w:hAnsi="Calibri" w:cs="Calibri"/>
                <w:b/>
                <w:bCs/>
                <w:color w:val="000000"/>
                <w:kern w:val="0"/>
                <w:lang w:eastAsia="es-ES"/>
                <w14:ligatures w14:val="none"/>
              </w:rPr>
              <w:t>1.4.6.5</w:t>
            </w:r>
          </w:p>
        </w:tc>
        <w:tc>
          <w:tcPr>
            <w:tcW w:w="3323" w:type="dxa"/>
            <w:shd w:val="clear" w:color="auto" w:fill="FFFFFF" w:themeFill="background1"/>
            <w:vAlign w:val="center"/>
            <w:hideMark/>
          </w:tcPr>
          <w:p w14:paraId="1EDC594B" w14:textId="425A4F31" w:rsidR="00804D82" w:rsidRPr="00804D82" w:rsidRDefault="00804D82" w:rsidP="00A56379">
            <w:pPr>
              <w:jc w:val="left"/>
              <w:rPr>
                <w:rFonts w:ascii="Arial" w:eastAsia="Times New Roman" w:hAnsi="Arial" w:cs="Arial"/>
                <w:kern w:val="0"/>
                <w:sz w:val="20"/>
                <w:szCs w:val="20"/>
                <w:lang w:eastAsia="es-ES"/>
                <w14:ligatures w14:val="none"/>
              </w:rPr>
            </w:pPr>
            <w:r w:rsidRPr="00804D82">
              <w:rPr>
                <w:rFonts w:ascii="Arial" w:eastAsia="Times New Roman" w:hAnsi="Arial" w:cs="Arial"/>
                <w:color w:val="000000"/>
                <w:kern w:val="0"/>
                <w:sz w:val="20"/>
                <w:szCs w:val="20"/>
                <w:lang w:eastAsia="es-ES"/>
                <w14:ligatures w14:val="none"/>
              </w:rPr>
              <w:t>Listado de clientes activos</w:t>
            </w:r>
          </w:p>
        </w:tc>
        <w:tc>
          <w:tcPr>
            <w:tcW w:w="1211" w:type="dxa"/>
            <w:shd w:val="clear" w:color="auto" w:fill="FFFFFF" w:themeFill="background1"/>
            <w:vAlign w:val="center"/>
            <w:hideMark/>
          </w:tcPr>
          <w:p w14:paraId="065A5B74" w14:textId="6860560A" w:rsidR="00804D82" w:rsidRPr="00804D82" w:rsidRDefault="000F0ECD" w:rsidP="00A56379">
            <w:pPr>
              <w:jc w:val="center"/>
              <w:rPr>
                <w:rFonts w:ascii="Calibri" w:eastAsia="Times New Roman" w:hAnsi="Calibri" w:cs="Calibri"/>
                <w:kern w:val="0"/>
                <w:lang w:eastAsia="es-ES"/>
                <w14:ligatures w14:val="none"/>
              </w:rPr>
            </w:pPr>
            <w:r>
              <w:rPr>
                <w:rFonts w:ascii="Calibri" w:eastAsia="Times New Roman" w:hAnsi="Calibri" w:cs="Calibri"/>
                <w:color w:val="000000"/>
                <w:kern w:val="0"/>
                <w:lang w:eastAsia="es-ES"/>
                <w14:ligatures w14:val="none"/>
              </w:rPr>
              <w:t>8</w:t>
            </w:r>
            <w:r w:rsidR="00804D82" w:rsidRPr="00804D82">
              <w:rPr>
                <w:rFonts w:ascii="Calibri" w:eastAsia="Times New Roman" w:hAnsi="Calibri" w:cs="Calibri"/>
                <w:color w:val="000000"/>
                <w:kern w:val="0"/>
                <w:lang w:eastAsia="es-ES"/>
                <w14:ligatures w14:val="none"/>
              </w:rPr>
              <w:t xml:space="preserve"> hrs</w:t>
            </w:r>
          </w:p>
        </w:tc>
        <w:tc>
          <w:tcPr>
            <w:tcW w:w="1296" w:type="dxa"/>
            <w:shd w:val="clear" w:color="auto" w:fill="FFFFFF" w:themeFill="background1"/>
            <w:vAlign w:val="center"/>
            <w:hideMark/>
          </w:tcPr>
          <w:p w14:paraId="05F9D46D" w14:textId="77777777" w:rsidR="00804D82" w:rsidRPr="00804D82" w:rsidRDefault="00804D82" w:rsidP="00A56379">
            <w:pPr>
              <w:jc w:val="center"/>
              <w:rPr>
                <w:rFonts w:ascii="Calibri" w:eastAsia="Times New Roman" w:hAnsi="Calibri" w:cs="Calibri"/>
                <w:kern w:val="0"/>
                <w:lang w:eastAsia="es-ES"/>
                <w14:ligatures w14:val="none"/>
              </w:rPr>
            </w:pPr>
            <w:r w:rsidRPr="00804D82">
              <w:rPr>
                <w:rFonts w:ascii="Calibri" w:eastAsia="Times New Roman" w:hAnsi="Calibri" w:cs="Calibri"/>
                <w:color w:val="000000"/>
                <w:kern w:val="0"/>
                <w:lang w:eastAsia="es-ES"/>
                <w14:ligatures w14:val="none"/>
              </w:rPr>
              <w:t>jue 04/07/24</w:t>
            </w:r>
          </w:p>
        </w:tc>
        <w:tc>
          <w:tcPr>
            <w:tcW w:w="1320" w:type="dxa"/>
            <w:shd w:val="clear" w:color="auto" w:fill="FFFFFF" w:themeFill="background1"/>
            <w:vAlign w:val="center"/>
            <w:hideMark/>
          </w:tcPr>
          <w:p w14:paraId="5C56FB04" w14:textId="77777777" w:rsidR="00804D82" w:rsidRPr="00804D82" w:rsidRDefault="00804D82" w:rsidP="00A56379">
            <w:pPr>
              <w:jc w:val="center"/>
              <w:rPr>
                <w:rFonts w:ascii="Calibri" w:eastAsia="Times New Roman" w:hAnsi="Calibri" w:cs="Calibri"/>
                <w:kern w:val="0"/>
                <w:lang w:eastAsia="es-ES"/>
                <w14:ligatures w14:val="none"/>
              </w:rPr>
            </w:pPr>
            <w:r w:rsidRPr="00804D82">
              <w:rPr>
                <w:rFonts w:ascii="Calibri" w:eastAsia="Times New Roman" w:hAnsi="Calibri" w:cs="Calibri"/>
                <w:color w:val="000000"/>
                <w:kern w:val="0"/>
                <w:lang w:eastAsia="es-ES"/>
                <w14:ligatures w14:val="none"/>
              </w:rPr>
              <w:t>lun 08/07/24</w:t>
            </w:r>
          </w:p>
        </w:tc>
      </w:tr>
      <w:tr w:rsidR="00804D82" w:rsidRPr="00804D82" w14:paraId="5CF8B02C" w14:textId="77777777" w:rsidTr="00C56B9E">
        <w:tc>
          <w:tcPr>
            <w:tcW w:w="1350" w:type="dxa"/>
            <w:shd w:val="clear" w:color="auto" w:fill="AEAAAA" w:themeFill="background2" w:themeFillShade="BF"/>
            <w:vAlign w:val="center"/>
            <w:hideMark/>
          </w:tcPr>
          <w:p w14:paraId="6AB82824" w14:textId="77777777" w:rsidR="00804D82" w:rsidRPr="00095AC0" w:rsidRDefault="00804D82" w:rsidP="00095AC0">
            <w:pPr>
              <w:jc w:val="left"/>
              <w:rPr>
                <w:rFonts w:ascii="Calibri" w:eastAsia="Times New Roman" w:hAnsi="Calibri" w:cs="Calibri"/>
                <w:b/>
                <w:bCs/>
                <w:kern w:val="0"/>
                <w:lang w:eastAsia="es-ES"/>
                <w14:ligatures w14:val="none"/>
              </w:rPr>
            </w:pPr>
            <w:r w:rsidRPr="00095AC0">
              <w:rPr>
                <w:rFonts w:ascii="Calibri" w:eastAsia="Times New Roman" w:hAnsi="Calibri" w:cs="Calibri"/>
                <w:b/>
                <w:bCs/>
                <w:color w:val="000000"/>
                <w:kern w:val="0"/>
                <w:lang w:eastAsia="es-ES"/>
                <w14:ligatures w14:val="none"/>
              </w:rPr>
              <w:t>1.4.6.6</w:t>
            </w:r>
          </w:p>
        </w:tc>
        <w:tc>
          <w:tcPr>
            <w:tcW w:w="3323" w:type="dxa"/>
            <w:shd w:val="clear" w:color="auto" w:fill="FFFFFF" w:themeFill="background1"/>
            <w:vAlign w:val="center"/>
            <w:hideMark/>
          </w:tcPr>
          <w:p w14:paraId="35E8D41B" w14:textId="23633AA7" w:rsidR="00804D82" w:rsidRPr="00804D82" w:rsidRDefault="00804D82" w:rsidP="00A56379">
            <w:pPr>
              <w:jc w:val="left"/>
              <w:rPr>
                <w:rFonts w:ascii="Arial" w:eastAsia="Times New Roman" w:hAnsi="Arial" w:cs="Arial"/>
                <w:kern w:val="0"/>
                <w:sz w:val="20"/>
                <w:szCs w:val="20"/>
                <w:lang w:eastAsia="es-ES"/>
                <w14:ligatures w14:val="none"/>
              </w:rPr>
            </w:pPr>
            <w:r w:rsidRPr="00804D82">
              <w:rPr>
                <w:rFonts w:ascii="Arial" w:eastAsia="Times New Roman" w:hAnsi="Arial" w:cs="Arial"/>
                <w:color w:val="000000"/>
                <w:kern w:val="0"/>
                <w:sz w:val="20"/>
                <w:szCs w:val="20"/>
                <w:lang w:eastAsia="es-ES"/>
                <w14:ligatures w14:val="none"/>
              </w:rPr>
              <w:t>Listado de alertas</w:t>
            </w:r>
          </w:p>
        </w:tc>
        <w:tc>
          <w:tcPr>
            <w:tcW w:w="1211" w:type="dxa"/>
            <w:shd w:val="clear" w:color="auto" w:fill="FFFFFF" w:themeFill="background1"/>
            <w:vAlign w:val="center"/>
            <w:hideMark/>
          </w:tcPr>
          <w:p w14:paraId="401DE048" w14:textId="752FEF10" w:rsidR="00804D82" w:rsidRPr="00804D82" w:rsidRDefault="000F0ECD" w:rsidP="00A56379">
            <w:pPr>
              <w:jc w:val="center"/>
              <w:rPr>
                <w:rFonts w:ascii="Calibri" w:eastAsia="Times New Roman" w:hAnsi="Calibri" w:cs="Calibri"/>
                <w:kern w:val="0"/>
                <w:lang w:eastAsia="es-ES"/>
                <w14:ligatures w14:val="none"/>
              </w:rPr>
            </w:pPr>
            <w:r>
              <w:rPr>
                <w:rFonts w:ascii="Calibri" w:eastAsia="Times New Roman" w:hAnsi="Calibri" w:cs="Calibri"/>
                <w:color w:val="000000"/>
                <w:kern w:val="0"/>
                <w:lang w:eastAsia="es-ES"/>
                <w14:ligatures w14:val="none"/>
              </w:rPr>
              <w:t>6</w:t>
            </w:r>
            <w:r w:rsidR="00804D82" w:rsidRPr="00804D82">
              <w:rPr>
                <w:rFonts w:ascii="Calibri" w:eastAsia="Times New Roman" w:hAnsi="Calibri" w:cs="Calibri"/>
                <w:color w:val="000000"/>
                <w:kern w:val="0"/>
                <w:lang w:eastAsia="es-ES"/>
                <w14:ligatures w14:val="none"/>
              </w:rPr>
              <w:t xml:space="preserve"> hrs</w:t>
            </w:r>
          </w:p>
        </w:tc>
        <w:tc>
          <w:tcPr>
            <w:tcW w:w="1296" w:type="dxa"/>
            <w:shd w:val="clear" w:color="auto" w:fill="FFFFFF" w:themeFill="background1"/>
            <w:vAlign w:val="center"/>
            <w:hideMark/>
          </w:tcPr>
          <w:p w14:paraId="7B48D9E0" w14:textId="77777777" w:rsidR="00804D82" w:rsidRPr="00804D82" w:rsidRDefault="00804D82" w:rsidP="00A56379">
            <w:pPr>
              <w:jc w:val="center"/>
              <w:rPr>
                <w:rFonts w:ascii="Calibri" w:eastAsia="Times New Roman" w:hAnsi="Calibri" w:cs="Calibri"/>
                <w:kern w:val="0"/>
                <w:lang w:eastAsia="es-ES"/>
                <w14:ligatures w14:val="none"/>
              </w:rPr>
            </w:pPr>
            <w:r w:rsidRPr="00804D82">
              <w:rPr>
                <w:rFonts w:ascii="Calibri" w:eastAsia="Times New Roman" w:hAnsi="Calibri" w:cs="Calibri"/>
                <w:color w:val="000000"/>
                <w:kern w:val="0"/>
                <w:lang w:eastAsia="es-ES"/>
                <w14:ligatures w14:val="none"/>
              </w:rPr>
              <w:t>mar 09/07/24</w:t>
            </w:r>
          </w:p>
        </w:tc>
        <w:tc>
          <w:tcPr>
            <w:tcW w:w="1320" w:type="dxa"/>
            <w:shd w:val="clear" w:color="auto" w:fill="FFFFFF" w:themeFill="background1"/>
            <w:vAlign w:val="center"/>
            <w:hideMark/>
          </w:tcPr>
          <w:p w14:paraId="34DB527F" w14:textId="77777777" w:rsidR="00804D82" w:rsidRPr="00804D82" w:rsidRDefault="00804D82" w:rsidP="00A56379">
            <w:pPr>
              <w:jc w:val="center"/>
              <w:rPr>
                <w:rFonts w:ascii="Calibri" w:eastAsia="Times New Roman" w:hAnsi="Calibri" w:cs="Calibri"/>
                <w:kern w:val="0"/>
                <w:lang w:eastAsia="es-ES"/>
                <w14:ligatures w14:val="none"/>
              </w:rPr>
            </w:pPr>
            <w:r w:rsidRPr="00804D82">
              <w:rPr>
                <w:rFonts w:ascii="Calibri" w:eastAsia="Times New Roman" w:hAnsi="Calibri" w:cs="Calibri"/>
                <w:color w:val="000000"/>
                <w:kern w:val="0"/>
                <w:lang w:eastAsia="es-ES"/>
                <w14:ligatures w14:val="none"/>
              </w:rPr>
              <w:t>mié 10/07/24</w:t>
            </w:r>
          </w:p>
        </w:tc>
      </w:tr>
      <w:tr w:rsidR="00804D82" w:rsidRPr="00804D82" w14:paraId="29DC025A" w14:textId="77777777" w:rsidTr="00C56B9E">
        <w:tc>
          <w:tcPr>
            <w:tcW w:w="1350" w:type="dxa"/>
            <w:shd w:val="clear" w:color="auto" w:fill="AEAAAA" w:themeFill="background2" w:themeFillShade="BF"/>
            <w:vAlign w:val="center"/>
            <w:hideMark/>
          </w:tcPr>
          <w:p w14:paraId="4B8B6040" w14:textId="77777777" w:rsidR="00804D82" w:rsidRPr="00095AC0" w:rsidRDefault="00804D82" w:rsidP="00095AC0">
            <w:pPr>
              <w:jc w:val="left"/>
              <w:rPr>
                <w:rFonts w:ascii="Calibri" w:eastAsia="Times New Roman" w:hAnsi="Calibri" w:cs="Calibri"/>
                <w:b/>
                <w:bCs/>
                <w:kern w:val="0"/>
                <w:lang w:eastAsia="es-ES"/>
                <w14:ligatures w14:val="none"/>
              </w:rPr>
            </w:pPr>
            <w:r w:rsidRPr="00095AC0">
              <w:rPr>
                <w:rFonts w:ascii="Calibri" w:eastAsia="Times New Roman" w:hAnsi="Calibri" w:cs="Calibri"/>
                <w:b/>
                <w:bCs/>
                <w:color w:val="000000"/>
                <w:kern w:val="0"/>
                <w:lang w:eastAsia="es-ES"/>
                <w14:ligatures w14:val="none"/>
              </w:rPr>
              <w:t>1.4.6.7</w:t>
            </w:r>
          </w:p>
        </w:tc>
        <w:tc>
          <w:tcPr>
            <w:tcW w:w="3323" w:type="dxa"/>
            <w:shd w:val="clear" w:color="auto" w:fill="FFFFFF" w:themeFill="background1"/>
            <w:vAlign w:val="center"/>
            <w:hideMark/>
          </w:tcPr>
          <w:p w14:paraId="3CF8500A" w14:textId="743C6BD1" w:rsidR="00804D82" w:rsidRPr="00804D82" w:rsidRDefault="00804D82" w:rsidP="00A56379">
            <w:pPr>
              <w:jc w:val="left"/>
              <w:rPr>
                <w:rFonts w:ascii="Arial" w:eastAsia="Times New Roman" w:hAnsi="Arial" w:cs="Arial"/>
                <w:kern w:val="0"/>
                <w:sz w:val="20"/>
                <w:szCs w:val="20"/>
                <w:lang w:eastAsia="es-ES"/>
                <w14:ligatures w14:val="none"/>
              </w:rPr>
            </w:pPr>
            <w:r w:rsidRPr="00804D82">
              <w:rPr>
                <w:rFonts w:ascii="Arial" w:eastAsia="Times New Roman" w:hAnsi="Arial" w:cs="Arial"/>
                <w:color w:val="000000"/>
                <w:kern w:val="0"/>
                <w:sz w:val="20"/>
                <w:szCs w:val="20"/>
                <w:lang w:eastAsia="es-ES"/>
                <w14:ligatures w14:val="none"/>
              </w:rPr>
              <w:t>Filtrado de clientes activos</w:t>
            </w:r>
          </w:p>
        </w:tc>
        <w:tc>
          <w:tcPr>
            <w:tcW w:w="1211" w:type="dxa"/>
            <w:shd w:val="clear" w:color="auto" w:fill="FFFFFF" w:themeFill="background1"/>
            <w:vAlign w:val="center"/>
            <w:hideMark/>
          </w:tcPr>
          <w:p w14:paraId="1D2372D7" w14:textId="77777777" w:rsidR="00804D82" w:rsidRPr="00804D82" w:rsidRDefault="00804D82" w:rsidP="00A56379">
            <w:pPr>
              <w:jc w:val="center"/>
              <w:rPr>
                <w:rFonts w:ascii="Calibri" w:eastAsia="Times New Roman" w:hAnsi="Calibri" w:cs="Calibri"/>
                <w:kern w:val="0"/>
                <w:lang w:eastAsia="es-ES"/>
                <w14:ligatures w14:val="none"/>
              </w:rPr>
            </w:pPr>
            <w:r w:rsidRPr="00804D82">
              <w:rPr>
                <w:rFonts w:ascii="Calibri" w:eastAsia="Times New Roman" w:hAnsi="Calibri" w:cs="Calibri"/>
                <w:color w:val="000000"/>
                <w:kern w:val="0"/>
                <w:lang w:eastAsia="es-ES"/>
                <w14:ligatures w14:val="none"/>
              </w:rPr>
              <w:t>10 hrs</w:t>
            </w:r>
          </w:p>
        </w:tc>
        <w:tc>
          <w:tcPr>
            <w:tcW w:w="1296" w:type="dxa"/>
            <w:shd w:val="clear" w:color="auto" w:fill="FFFFFF" w:themeFill="background1"/>
            <w:vAlign w:val="center"/>
            <w:hideMark/>
          </w:tcPr>
          <w:p w14:paraId="42296636" w14:textId="77777777" w:rsidR="00804D82" w:rsidRPr="00804D82" w:rsidRDefault="00804D82" w:rsidP="00A56379">
            <w:pPr>
              <w:jc w:val="center"/>
              <w:rPr>
                <w:rFonts w:ascii="Calibri" w:eastAsia="Times New Roman" w:hAnsi="Calibri" w:cs="Calibri"/>
                <w:kern w:val="0"/>
                <w:lang w:eastAsia="es-ES"/>
                <w14:ligatures w14:val="none"/>
              </w:rPr>
            </w:pPr>
            <w:r w:rsidRPr="00804D82">
              <w:rPr>
                <w:rFonts w:ascii="Calibri" w:eastAsia="Times New Roman" w:hAnsi="Calibri" w:cs="Calibri"/>
                <w:color w:val="000000"/>
                <w:kern w:val="0"/>
                <w:lang w:eastAsia="es-ES"/>
                <w14:ligatures w14:val="none"/>
              </w:rPr>
              <w:t>mié 10/07/24</w:t>
            </w:r>
          </w:p>
        </w:tc>
        <w:tc>
          <w:tcPr>
            <w:tcW w:w="1320" w:type="dxa"/>
            <w:shd w:val="clear" w:color="auto" w:fill="FFFFFF" w:themeFill="background1"/>
            <w:vAlign w:val="center"/>
            <w:hideMark/>
          </w:tcPr>
          <w:p w14:paraId="4942FC75" w14:textId="77777777" w:rsidR="00804D82" w:rsidRPr="00804D82" w:rsidRDefault="00804D82" w:rsidP="00A56379">
            <w:pPr>
              <w:jc w:val="center"/>
              <w:rPr>
                <w:rFonts w:ascii="Calibri" w:eastAsia="Times New Roman" w:hAnsi="Calibri" w:cs="Calibri"/>
                <w:kern w:val="0"/>
                <w:lang w:eastAsia="es-ES"/>
                <w14:ligatures w14:val="none"/>
              </w:rPr>
            </w:pPr>
            <w:r w:rsidRPr="00804D82">
              <w:rPr>
                <w:rFonts w:ascii="Calibri" w:eastAsia="Times New Roman" w:hAnsi="Calibri" w:cs="Calibri"/>
                <w:color w:val="000000"/>
                <w:kern w:val="0"/>
                <w:lang w:eastAsia="es-ES"/>
                <w14:ligatures w14:val="none"/>
              </w:rPr>
              <w:t>jue 11/07/24</w:t>
            </w:r>
          </w:p>
        </w:tc>
      </w:tr>
      <w:tr w:rsidR="00804D82" w:rsidRPr="00804D82" w14:paraId="116E1107" w14:textId="77777777" w:rsidTr="00C56B9E">
        <w:tc>
          <w:tcPr>
            <w:tcW w:w="1350" w:type="dxa"/>
            <w:shd w:val="clear" w:color="auto" w:fill="AEAAAA" w:themeFill="background2" w:themeFillShade="BF"/>
            <w:vAlign w:val="center"/>
            <w:hideMark/>
          </w:tcPr>
          <w:p w14:paraId="7852F51C" w14:textId="77777777" w:rsidR="00804D82" w:rsidRPr="00095AC0" w:rsidRDefault="00804D82" w:rsidP="00095AC0">
            <w:pPr>
              <w:jc w:val="left"/>
              <w:rPr>
                <w:rFonts w:ascii="Calibri" w:eastAsia="Times New Roman" w:hAnsi="Calibri" w:cs="Calibri"/>
                <w:b/>
                <w:bCs/>
                <w:kern w:val="0"/>
                <w:lang w:eastAsia="es-ES"/>
                <w14:ligatures w14:val="none"/>
              </w:rPr>
            </w:pPr>
            <w:r w:rsidRPr="00095AC0">
              <w:rPr>
                <w:rFonts w:ascii="Calibri" w:eastAsia="Times New Roman" w:hAnsi="Calibri" w:cs="Calibri"/>
                <w:b/>
                <w:bCs/>
                <w:color w:val="000000"/>
                <w:kern w:val="0"/>
                <w:lang w:eastAsia="es-ES"/>
                <w14:ligatures w14:val="none"/>
              </w:rPr>
              <w:t>1.4.6.8</w:t>
            </w:r>
          </w:p>
        </w:tc>
        <w:tc>
          <w:tcPr>
            <w:tcW w:w="3323" w:type="dxa"/>
            <w:shd w:val="clear" w:color="auto" w:fill="FFFFFF" w:themeFill="background1"/>
            <w:vAlign w:val="center"/>
            <w:hideMark/>
          </w:tcPr>
          <w:p w14:paraId="219218C7" w14:textId="32C1B2E3" w:rsidR="00804D82" w:rsidRPr="00804D82" w:rsidRDefault="00804D82" w:rsidP="00A56379">
            <w:pPr>
              <w:jc w:val="left"/>
              <w:rPr>
                <w:rFonts w:ascii="Arial" w:eastAsia="Times New Roman" w:hAnsi="Arial" w:cs="Arial"/>
                <w:kern w:val="0"/>
                <w:sz w:val="20"/>
                <w:szCs w:val="20"/>
                <w:lang w:eastAsia="es-ES"/>
                <w14:ligatures w14:val="none"/>
              </w:rPr>
            </w:pPr>
            <w:r w:rsidRPr="00804D82">
              <w:rPr>
                <w:rFonts w:ascii="Arial" w:eastAsia="Times New Roman" w:hAnsi="Arial" w:cs="Arial"/>
                <w:color w:val="000000"/>
                <w:kern w:val="0"/>
                <w:sz w:val="20"/>
                <w:szCs w:val="20"/>
                <w:lang w:eastAsia="es-ES"/>
                <w14:ligatures w14:val="none"/>
              </w:rPr>
              <w:t xml:space="preserve">Filtrado de </w:t>
            </w:r>
            <w:r w:rsidR="00F926F9" w:rsidRPr="00804D82">
              <w:rPr>
                <w:rFonts w:ascii="Arial" w:eastAsia="Times New Roman" w:hAnsi="Arial" w:cs="Arial"/>
                <w:color w:val="000000"/>
                <w:kern w:val="0"/>
                <w:sz w:val="20"/>
                <w:szCs w:val="20"/>
                <w:lang w:eastAsia="es-ES"/>
                <w14:ligatures w14:val="none"/>
              </w:rPr>
              <w:t>vehículos</w:t>
            </w:r>
            <w:r w:rsidRPr="00804D82">
              <w:rPr>
                <w:rFonts w:ascii="Arial" w:eastAsia="Times New Roman" w:hAnsi="Arial" w:cs="Arial"/>
                <w:color w:val="000000"/>
                <w:kern w:val="0"/>
                <w:sz w:val="20"/>
                <w:szCs w:val="20"/>
                <w:lang w:eastAsia="es-ES"/>
                <w14:ligatures w14:val="none"/>
              </w:rPr>
              <w:t xml:space="preserve"> de emergencia</w:t>
            </w:r>
          </w:p>
        </w:tc>
        <w:tc>
          <w:tcPr>
            <w:tcW w:w="1211" w:type="dxa"/>
            <w:shd w:val="clear" w:color="auto" w:fill="FFFFFF" w:themeFill="background1"/>
            <w:vAlign w:val="center"/>
            <w:hideMark/>
          </w:tcPr>
          <w:p w14:paraId="7CCD4974" w14:textId="5F0EE18F" w:rsidR="00804D82" w:rsidRPr="00804D82" w:rsidRDefault="00804D82" w:rsidP="00A56379">
            <w:pPr>
              <w:jc w:val="center"/>
              <w:rPr>
                <w:rFonts w:ascii="Calibri" w:eastAsia="Times New Roman" w:hAnsi="Calibri" w:cs="Calibri"/>
                <w:kern w:val="0"/>
                <w:lang w:eastAsia="es-ES"/>
                <w14:ligatures w14:val="none"/>
              </w:rPr>
            </w:pPr>
            <w:r w:rsidRPr="00804D82">
              <w:rPr>
                <w:rFonts w:ascii="Calibri" w:eastAsia="Times New Roman" w:hAnsi="Calibri" w:cs="Calibri"/>
                <w:color w:val="000000"/>
                <w:kern w:val="0"/>
                <w:lang w:eastAsia="es-ES"/>
                <w14:ligatures w14:val="none"/>
              </w:rPr>
              <w:t>12 hrs</w:t>
            </w:r>
          </w:p>
        </w:tc>
        <w:tc>
          <w:tcPr>
            <w:tcW w:w="1296" w:type="dxa"/>
            <w:shd w:val="clear" w:color="auto" w:fill="FFFFFF" w:themeFill="background1"/>
            <w:vAlign w:val="center"/>
            <w:hideMark/>
          </w:tcPr>
          <w:p w14:paraId="7B7804A4" w14:textId="77777777" w:rsidR="00804D82" w:rsidRPr="00804D82" w:rsidRDefault="00804D82" w:rsidP="00A56379">
            <w:pPr>
              <w:jc w:val="center"/>
              <w:rPr>
                <w:rFonts w:ascii="Calibri" w:eastAsia="Times New Roman" w:hAnsi="Calibri" w:cs="Calibri"/>
                <w:kern w:val="0"/>
                <w:lang w:eastAsia="es-ES"/>
                <w14:ligatures w14:val="none"/>
              </w:rPr>
            </w:pPr>
            <w:r w:rsidRPr="00804D82">
              <w:rPr>
                <w:rFonts w:ascii="Calibri" w:eastAsia="Times New Roman" w:hAnsi="Calibri" w:cs="Calibri"/>
                <w:color w:val="000000"/>
                <w:kern w:val="0"/>
                <w:lang w:eastAsia="es-ES"/>
                <w14:ligatures w14:val="none"/>
              </w:rPr>
              <w:t>mié 10/07/24</w:t>
            </w:r>
          </w:p>
        </w:tc>
        <w:tc>
          <w:tcPr>
            <w:tcW w:w="1320" w:type="dxa"/>
            <w:shd w:val="clear" w:color="auto" w:fill="FFFFFF" w:themeFill="background1"/>
            <w:vAlign w:val="center"/>
            <w:hideMark/>
          </w:tcPr>
          <w:p w14:paraId="4656F7D2" w14:textId="77777777" w:rsidR="00804D82" w:rsidRPr="00804D82" w:rsidRDefault="00804D82" w:rsidP="00A56379">
            <w:pPr>
              <w:jc w:val="center"/>
              <w:rPr>
                <w:rFonts w:ascii="Calibri" w:eastAsia="Times New Roman" w:hAnsi="Calibri" w:cs="Calibri"/>
                <w:kern w:val="0"/>
                <w:lang w:eastAsia="es-ES"/>
                <w14:ligatures w14:val="none"/>
              </w:rPr>
            </w:pPr>
            <w:r w:rsidRPr="00804D82">
              <w:rPr>
                <w:rFonts w:ascii="Calibri" w:eastAsia="Times New Roman" w:hAnsi="Calibri" w:cs="Calibri"/>
                <w:color w:val="000000"/>
                <w:kern w:val="0"/>
                <w:lang w:eastAsia="es-ES"/>
                <w14:ligatures w14:val="none"/>
              </w:rPr>
              <w:t>jue 11/07/24</w:t>
            </w:r>
          </w:p>
        </w:tc>
      </w:tr>
      <w:tr w:rsidR="00804D82" w:rsidRPr="00804D82" w14:paraId="56B3901D" w14:textId="77777777" w:rsidTr="00C56B9E">
        <w:tc>
          <w:tcPr>
            <w:tcW w:w="1350" w:type="dxa"/>
            <w:shd w:val="clear" w:color="auto" w:fill="AEAAAA" w:themeFill="background2" w:themeFillShade="BF"/>
            <w:vAlign w:val="center"/>
            <w:hideMark/>
          </w:tcPr>
          <w:p w14:paraId="468FF5EF" w14:textId="77777777" w:rsidR="00804D82" w:rsidRPr="00095AC0" w:rsidRDefault="00804D82" w:rsidP="00095AC0">
            <w:pPr>
              <w:jc w:val="left"/>
              <w:rPr>
                <w:rFonts w:ascii="Calibri" w:eastAsia="Times New Roman" w:hAnsi="Calibri" w:cs="Calibri"/>
                <w:b/>
                <w:bCs/>
                <w:kern w:val="0"/>
                <w:lang w:eastAsia="es-ES"/>
                <w14:ligatures w14:val="none"/>
              </w:rPr>
            </w:pPr>
            <w:r w:rsidRPr="00095AC0">
              <w:rPr>
                <w:rFonts w:ascii="Calibri" w:eastAsia="Times New Roman" w:hAnsi="Calibri" w:cs="Calibri"/>
                <w:b/>
                <w:bCs/>
                <w:color w:val="000000"/>
                <w:kern w:val="0"/>
                <w:lang w:eastAsia="es-ES"/>
                <w14:ligatures w14:val="none"/>
              </w:rPr>
              <w:t>1.4.6.9</w:t>
            </w:r>
          </w:p>
        </w:tc>
        <w:tc>
          <w:tcPr>
            <w:tcW w:w="3323" w:type="dxa"/>
            <w:shd w:val="clear" w:color="auto" w:fill="FFFFFF" w:themeFill="background1"/>
            <w:vAlign w:val="center"/>
            <w:hideMark/>
          </w:tcPr>
          <w:p w14:paraId="1BDABB1A" w14:textId="2303A791" w:rsidR="00804D82" w:rsidRPr="00804D82" w:rsidRDefault="00804D82" w:rsidP="00A56379">
            <w:pPr>
              <w:jc w:val="left"/>
              <w:rPr>
                <w:rFonts w:ascii="Arial" w:eastAsia="Times New Roman" w:hAnsi="Arial" w:cs="Arial"/>
                <w:kern w:val="0"/>
                <w:sz w:val="20"/>
                <w:szCs w:val="20"/>
                <w:lang w:eastAsia="es-ES"/>
                <w14:ligatures w14:val="none"/>
              </w:rPr>
            </w:pPr>
            <w:r w:rsidRPr="00804D82">
              <w:rPr>
                <w:rFonts w:ascii="Arial" w:eastAsia="Times New Roman" w:hAnsi="Arial" w:cs="Arial"/>
                <w:color w:val="000000"/>
                <w:kern w:val="0"/>
                <w:sz w:val="20"/>
                <w:szCs w:val="20"/>
                <w:lang w:eastAsia="es-ES"/>
                <w14:ligatures w14:val="none"/>
              </w:rPr>
              <w:t>Filtrado de alertas</w:t>
            </w:r>
          </w:p>
        </w:tc>
        <w:tc>
          <w:tcPr>
            <w:tcW w:w="1211" w:type="dxa"/>
            <w:shd w:val="clear" w:color="auto" w:fill="FFFFFF" w:themeFill="background1"/>
            <w:vAlign w:val="center"/>
            <w:hideMark/>
          </w:tcPr>
          <w:p w14:paraId="31488FCA" w14:textId="77777777" w:rsidR="00804D82" w:rsidRPr="00804D82" w:rsidRDefault="00804D82" w:rsidP="00A56379">
            <w:pPr>
              <w:jc w:val="center"/>
              <w:rPr>
                <w:rFonts w:ascii="Calibri" w:eastAsia="Times New Roman" w:hAnsi="Calibri" w:cs="Calibri"/>
                <w:kern w:val="0"/>
                <w:lang w:eastAsia="es-ES"/>
                <w14:ligatures w14:val="none"/>
              </w:rPr>
            </w:pPr>
            <w:r w:rsidRPr="00804D82">
              <w:rPr>
                <w:rFonts w:ascii="Calibri" w:eastAsia="Times New Roman" w:hAnsi="Calibri" w:cs="Calibri"/>
                <w:color w:val="000000"/>
                <w:kern w:val="0"/>
                <w:lang w:eastAsia="es-ES"/>
                <w14:ligatures w14:val="none"/>
              </w:rPr>
              <w:t>11 hrs</w:t>
            </w:r>
          </w:p>
        </w:tc>
        <w:tc>
          <w:tcPr>
            <w:tcW w:w="1296" w:type="dxa"/>
            <w:shd w:val="clear" w:color="auto" w:fill="FFFFFF" w:themeFill="background1"/>
            <w:vAlign w:val="center"/>
            <w:hideMark/>
          </w:tcPr>
          <w:p w14:paraId="5415EFB0" w14:textId="77777777" w:rsidR="00804D82" w:rsidRPr="00804D82" w:rsidRDefault="00804D82" w:rsidP="00A56379">
            <w:pPr>
              <w:jc w:val="center"/>
              <w:rPr>
                <w:rFonts w:ascii="Calibri" w:eastAsia="Times New Roman" w:hAnsi="Calibri" w:cs="Calibri"/>
                <w:kern w:val="0"/>
                <w:lang w:eastAsia="es-ES"/>
                <w14:ligatures w14:val="none"/>
              </w:rPr>
            </w:pPr>
            <w:r w:rsidRPr="00804D82">
              <w:rPr>
                <w:rFonts w:ascii="Calibri" w:eastAsia="Times New Roman" w:hAnsi="Calibri" w:cs="Calibri"/>
                <w:color w:val="000000"/>
                <w:kern w:val="0"/>
                <w:lang w:eastAsia="es-ES"/>
                <w14:ligatures w14:val="none"/>
              </w:rPr>
              <w:t>vie 12/07/24</w:t>
            </w:r>
          </w:p>
        </w:tc>
        <w:tc>
          <w:tcPr>
            <w:tcW w:w="1320" w:type="dxa"/>
            <w:shd w:val="clear" w:color="auto" w:fill="FFFFFF" w:themeFill="background1"/>
            <w:vAlign w:val="center"/>
            <w:hideMark/>
          </w:tcPr>
          <w:p w14:paraId="6899287F" w14:textId="77777777" w:rsidR="00804D82" w:rsidRPr="00804D82" w:rsidRDefault="00804D82" w:rsidP="00A56379">
            <w:pPr>
              <w:jc w:val="center"/>
              <w:rPr>
                <w:rFonts w:ascii="Calibri" w:eastAsia="Times New Roman" w:hAnsi="Calibri" w:cs="Calibri"/>
                <w:kern w:val="0"/>
                <w:lang w:eastAsia="es-ES"/>
                <w14:ligatures w14:val="none"/>
              </w:rPr>
            </w:pPr>
            <w:r w:rsidRPr="00804D82">
              <w:rPr>
                <w:rFonts w:ascii="Calibri" w:eastAsia="Times New Roman" w:hAnsi="Calibri" w:cs="Calibri"/>
                <w:color w:val="000000"/>
                <w:kern w:val="0"/>
                <w:lang w:eastAsia="es-ES"/>
                <w14:ligatures w14:val="none"/>
              </w:rPr>
              <w:t>lun 15/07/24</w:t>
            </w:r>
          </w:p>
        </w:tc>
      </w:tr>
      <w:tr w:rsidR="00804D82" w:rsidRPr="00804D82" w14:paraId="1989B6A6" w14:textId="77777777" w:rsidTr="00C56B9E">
        <w:tc>
          <w:tcPr>
            <w:tcW w:w="1350" w:type="dxa"/>
            <w:shd w:val="clear" w:color="auto" w:fill="AEAAAA" w:themeFill="background2" w:themeFillShade="BF"/>
            <w:vAlign w:val="center"/>
            <w:hideMark/>
          </w:tcPr>
          <w:p w14:paraId="41AC8BAA" w14:textId="77777777" w:rsidR="00804D82" w:rsidRPr="00095AC0" w:rsidRDefault="00804D82" w:rsidP="00095AC0">
            <w:pPr>
              <w:jc w:val="left"/>
              <w:rPr>
                <w:rFonts w:ascii="Calibri" w:eastAsia="Times New Roman" w:hAnsi="Calibri" w:cs="Calibri"/>
                <w:b/>
                <w:bCs/>
                <w:kern w:val="0"/>
                <w:lang w:eastAsia="es-ES"/>
                <w14:ligatures w14:val="none"/>
              </w:rPr>
            </w:pPr>
            <w:r w:rsidRPr="00095AC0">
              <w:rPr>
                <w:rFonts w:ascii="Calibri" w:eastAsia="Times New Roman" w:hAnsi="Calibri" w:cs="Calibri"/>
                <w:b/>
                <w:bCs/>
                <w:color w:val="000000"/>
                <w:kern w:val="0"/>
                <w:lang w:eastAsia="es-ES"/>
                <w14:ligatures w14:val="none"/>
              </w:rPr>
              <w:t>1.4.7</w:t>
            </w:r>
          </w:p>
        </w:tc>
        <w:tc>
          <w:tcPr>
            <w:tcW w:w="3323" w:type="dxa"/>
            <w:shd w:val="clear" w:color="auto" w:fill="E7E6E6" w:themeFill="background2"/>
            <w:vAlign w:val="center"/>
            <w:hideMark/>
          </w:tcPr>
          <w:p w14:paraId="1376DE83" w14:textId="2043A495" w:rsidR="00804D82" w:rsidRPr="00804D82" w:rsidRDefault="00804D82" w:rsidP="00A56379">
            <w:pPr>
              <w:jc w:val="left"/>
              <w:rPr>
                <w:rFonts w:ascii="Calibri" w:eastAsia="Times New Roman" w:hAnsi="Calibri" w:cs="Calibri"/>
                <w:kern w:val="0"/>
                <w:lang w:eastAsia="es-ES"/>
                <w14:ligatures w14:val="none"/>
              </w:rPr>
            </w:pPr>
            <w:r w:rsidRPr="00804D82">
              <w:rPr>
                <w:rFonts w:ascii="Calibri" w:eastAsia="Times New Roman" w:hAnsi="Calibri" w:cs="Calibri"/>
                <w:b/>
                <w:bCs/>
                <w:color w:val="000000"/>
                <w:kern w:val="0"/>
                <w:lang w:eastAsia="es-ES"/>
                <w14:ligatures w14:val="none"/>
              </w:rPr>
              <w:t>Aplicaciones de usuario para la gestión de emergencias</w:t>
            </w:r>
          </w:p>
        </w:tc>
        <w:tc>
          <w:tcPr>
            <w:tcW w:w="1211" w:type="dxa"/>
            <w:shd w:val="clear" w:color="auto" w:fill="E7E6E6" w:themeFill="background2"/>
            <w:vAlign w:val="center"/>
            <w:hideMark/>
          </w:tcPr>
          <w:p w14:paraId="524314B1" w14:textId="77777777" w:rsidR="00804D82" w:rsidRPr="00804D82" w:rsidRDefault="00804D82" w:rsidP="00A56379">
            <w:pPr>
              <w:jc w:val="center"/>
              <w:rPr>
                <w:rFonts w:ascii="Calibri" w:eastAsia="Times New Roman" w:hAnsi="Calibri" w:cs="Calibri"/>
                <w:kern w:val="0"/>
                <w:lang w:eastAsia="es-ES"/>
                <w14:ligatures w14:val="none"/>
              </w:rPr>
            </w:pPr>
            <w:r w:rsidRPr="00804D82">
              <w:rPr>
                <w:rFonts w:ascii="Calibri" w:eastAsia="Times New Roman" w:hAnsi="Calibri" w:cs="Calibri"/>
                <w:b/>
                <w:bCs/>
                <w:color w:val="000000"/>
                <w:kern w:val="0"/>
                <w:lang w:eastAsia="es-ES"/>
                <w14:ligatures w14:val="none"/>
              </w:rPr>
              <w:t>106 hrs</w:t>
            </w:r>
          </w:p>
        </w:tc>
        <w:tc>
          <w:tcPr>
            <w:tcW w:w="1296" w:type="dxa"/>
            <w:shd w:val="clear" w:color="auto" w:fill="E7E6E6" w:themeFill="background2"/>
            <w:vAlign w:val="center"/>
            <w:hideMark/>
          </w:tcPr>
          <w:p w14:paraId="5887B0D4" w14:textId="77777777" w:rsidR="00804D82" w:rsidRPr="00804D82" w:rsidRDefault="00804D82" w:rsidP="00A56379">
            <w:pPr>
              <w:jc w:val="center"/>
              <w:rPr>
                <w:rFonts w:ascii="Calibri" w:eastAsia="Times New Roman" w:hAnsi="Calibri" w:cs="Calibri"/>
                <w:kern w:val="0"/>
                <w:lang w:eastAsia="es-ES"/>
                <w14:ligatures w14:val="none"/>
              </w:rPr>
            </w:pPr>
            <w:r w:rsidRPr="00804D82">
              <w:rPr>
                <w:rFonts w:ascii="Calibri" w:eastAsia="Times New Roman" w:hAnsi="Calibri" w:cs="Calibri"/>
                <w:b/>
                <w:bCs/>
                <w:color w:val="000000"/>
                <w:kern w:val="0"/>
                <w:lang w:eastAsia="es-ES"/>
                <w14:ligatures w14:val="none"/>
              </w:rPr>
              <w:t>vie 19/07/24</w:t>
            </w:r>
          </w:p>
        </w:tc>
        <w:tc>
          <w:tcPr>
            <w:tcW w:w="1320" w:type="dxa"/>
            <w:shd w:val="clear" w:color="auto" w:fill="E7E6E6" w:themeFill="background2"/>
            <w:vAlign w:val="center"/>
            <w:hideMark/>
          </w:tcPr>
          <w:p w14:paraId="6897905A" w14:textId="77777777" w:rsidR="00804D82" w:rsidRPr="00804D82" w:rsidRDefault="00804D82" w:rsidP="00A56379">
            <w:pPr>
              <w:jc w:val="center"/>
              <w:rPr>
                <w:rFonts w:ascii="Calibri" w:eastAsia="Times New Roman" w:hAnsi="Calibri" w:cs="Calibri"/>
                <w:kern w:val="0"/>
                <w:lang w:eastAsia="es-ES"/>
                <w14:ligatures w14:val="none"/>
              </w:rPr>
            </w:pPr>
            <w:r w:rsidRPr="00804D82">
              <w:rPr>
                <w:rFonts w:ascii="Calibri" w:eastAsia="Times New Roman" w:hAnsi="Calibri" w:cs="Calibri"/>
                <w:b/>
                <w:bCs/>
                <w:color w:val="000000"/>
                <w:kern w:val="0"/>
                <w:lang w:eastAsia="es-ES"/>
                <w14:ligatures w14:val="none"/>
              </w:rPr>
              <w:t>jue 08/08/24</w:t>
            </w:r>
          </w:p>
        </w:tc>
      </w:tr>
      <w:tr w:rsidR="00804D82" w:rsidRPr="00804D82" w14:paraId="2C49581D" w14:textId="77777777" w:rsidTr="00C56B9E">
        <w:tc>
          <w:tcPr>
            <w:tcW w:w="1350" w:type="dxa"/>
            <w:shd w:val="clear" w:color="auto" w:fill="AEAAAA" w:themeFill="background2" w:themeFillShade="BF"/>
            <w:vAlign w:val="center"/>
            <w:hideMark/>
          </w:tcPr>
          <w:p w14:paraId="5330ABA3" w14:textId="77777777" w:rsidR="00804D82" w:rsidRPr="00095AC0" w:rsidRDefault="00804D82" w:rsidP="00095AC0">
            <w:pPr>
              <w:jc w:val="left"/>
              <w:rPr>
                <w:rFonts w:ascii="Calibri" w:eastAsia="Times New Roman" w:hAnsi="Calibri" w:cs="Calibri"/>
                <w:b/>
                <w:bCs/>
                <w:kern w:val="0"/>
                <w:lang w:eastAsia="es-ES"/>
                <w14:ligatures w14:val="none"/>
              </w:rPr>
            </w:pPr>
            <w:r w:rsidRPr="00095AC0">
              <w:rPr>
                <w:rFonts w:ascii="Calibri" w:eastAsia="Times New Roman" w:hAnsi="Calibri" w:cs="Calibri"/>
                <w:b/>
                <w:bCs/>
                <w:color w:val="000000"/>
                <w:kern w:val="0"/>
                <w:lang w:eastAsia="es-ES"/>
                <w14:ligatures w14:val="none"/>
              </w:rPr>
              <w:t>1.4.7.1</w:t>
            </w:r>
          </w:p>
        </w:tc>
        <w:tc>
          <w:tcPr>
            <w:tcW w:w="3323" w:type="dxa"/>
            <w:shd w:val="clear" w:color="auto" w:fill="FFFFFF" w:themeFill="background1"/>
            <w:vAlign w:val="center"/>
            <w:hideMark/>
          </w:tcPr>
          <w:p w14:paraId="0D3561F0" w14:textId="5AABB7F5" w:rsidR="00804D82" w:rsidRPr="00804D82" w:rsidRDefault="00804D82" w:rsidP="00A56379">
            <w:pPr>
              <w:jc w:val="left"/>
              <w:rPr>
                <w:rFonts w:ascii="Arial" w:eastAsia="Times New Roman" w:hAnsi="Arial" w:cs="Arial"/>
                <w:kern w:val="0"/>
                <w:sz w:val="20"/>
                <w:szCs w:val="20"/>
                <w:lang w:eastAsia="es-ES"/>
                <w14:ligatures w14:val="none"/>
              </w:rPr>
            </w:pPr>
            <w:r w:rsidRPr="00804D82">
              <w:rPr>
                <w:rFonts w:ascii="Arial" w:eastAsia="Times New Roman" w:hAnsi="Arial" w:cs="Arial"/>
                <w:color w:val="000000"/>
                <w:kern w:val="0"/>
                <w:sz w:val="20"/>
                <w:szCs w:val="20"/>
                <w:lang w:eastAsia="es-ES"/>
                <w14:ligatures w14:val="none"/>
              </w:rPr>
              <w:t>Visualización de Emergencias Activas.</w:t>
            </w:r>
          </w:p>
        </w:tc>
        <w:tc>
          <w:tcPr>
            <w:tcW w:w="1211" w:type="dxa"/>
            <w:shd w:val="clear" w:color="auto" w:fill="FFFFFF" w:themeFill="background1"/>
            <w:vAlign w:val="center"/>
            <w:hideMark/>
          </w:tcPr>
          <w:p w14:paraId="53FADFDF" w14:textId="77777777" w:rsidR="00804D82" w:rsidRPr="00804D82" w:rsidRDefault="00804D82" w:rsidP="00A56379">
            <w:pPr>
              <w:jc w:val="center"/>
              <w:rPr>
                <w:rFonts w:ascii="Calibri" w:eastAsia="Times New Roman" w:hAnsi="Calibri" w:cs="Calibri"/>
                <w:kern w:val="0"/>
                <w:lang w:eastAsia="es-ES"/>
                <w14:ligatures w14:val="none"/>
              </w:rPr>
            </w:pPr>
            <w:r w:rsidRPr="00804D82">
              <w:rPr>
                <w:rFonts w:ascii="Calibri" w:eastAsia="Times New Roman" w:hAnsi="Calibri" w:cs="Calibri"/>
                <w:color w:val="000000"/>
                <w:kern w:val="0"/>
                <w:lang w:eastAsia="es-ES"/>
                <w14:ligatures w14:val="none"/>
              </w:rPr>
              <w:t>6 hrs</w:t>
            </w:r>
          </w:p>
        </w:tc>
        <w:tc>
          <w:tcPr>
            <w:tcW w:w="1296" w:type="dxa"/>
            <w:shd w:val="clear" w:color="auto" w:fill="FFFFFF" w:themeFill="background1"/>
            <w:vAlign w:val="center"/>
            <w:hideMark/>
          </w:tcPr>
          <w:p w14:paraId="6017EEB8" w14:textId="77777777" w:rsidR="00804D82" w:rsidRPr="00804D82" w:rsidRDefault="00804D82" w:rsidP="00A56379">
            <w:pPr>
              <w:jc w:val="center"/>
              <w:rPr>
                <w:rFonts w:ascii="Calibri" w:eastAsia="Times New Roman" w:hAnsi="Calibri" w:cs="Calibri"/>
                <w:kern w:val="0"/>
                <w:lang w:eastAsia="es-ES"/>
                <w14:ligatures w14:val="none"/>
              </w:rPr>
            </w:pPr>
            <w:r w:rsidRPr="00804D82">
              <w:rPr>
                <w:rFonts w:ascii="Calibri" w:eastAsia="Times New Roman" w:hAnsi="Calibri" w:cs="Calibri"/>
                <w:color w:val="000000"/>
                <w:kern w:val="0"/>
                <w:lang w:eastAsia="es-ES"/>
                <w14:ligatures w14:val="none"/>
              </w:rPr>
              <w:t>vie 19/07/24</w:t>
            </w:r>
          </w:p>
        </w:tc>
        <w:tc>
          <w:tcPr>
            <w:tcW w:w="1320" w:type="dxa"/>
            <w:shd w:val="clear" w:color="auto" w:fill="FFFFFF" w:themeFill="background1"/>
            <w:vAlign w:val="center"/>
            <w:hideMark/>
          </w:tcPr>
          <w:p w14:paraId="112DFCD6" w14:textId="77777777" w:rsidR="00804D82" w:rsidRPr="00804D82" w:rsidRDefault="00804D82" w:rsidP="00A56379">
            <w:pPr>
              <w:jc w:val="center"/>
              <w:rPr>
                <w:rFonts w:ascii="Calibri" w:eastAsia="Times New Roman" w:hAnsi="Calibri" w:cs="Calibri"/>
                <w:kern w:val="0"/>
                <w:lang w:eastAsia="es-ES"/>
                <w14:ligatures w14:val="none"/>
              </w:rPr>
            </w:pPr>
            <w:r w:rsidRPr="00804D82">
              <w:rPr>
                <w:rFonts w:ascii="Calibri" w:eastAsia="Times New Roman" w:hAnsi="Calibri" w:cs="Calibri"/>
                <w:color w:val="000000"/>
                <w:kern w:val="0"/>
                <w:lang w:eastAsia="es-ES"/>
                <w14:ligatures w14:val="none"/>
              </w:rPr>
              <w:t>lun 22/07/24</w:t>
            </w:r>
          </w:p>
        </w:tc>
      </w:tr>
      <w:tr w:rsidR="00804D82" w:rsidRPr="00804D82" w14:paraId="29A643ED" w14:textId="77777777" w:rsidTr="00C56B9E">
        <w:tc>
          <w:tcPr>
            <w:tcW w:w="1350" w:type="dxa"/>
            <w:shd w:val="clear" w:color="auto" w:fill="AEAAAA" w:themeFill="background2" w:themeFillShade="BF"/>
            <w:vAlign w:val="center"/>
            <w:hideMark/>
          </w:tcPr>
          <w:p w14:paraId="14C6171F" w14:textId="77777777" w:rsidR="00804D82" w:rsidRPr="00095AC0" w:rsidRDefault="00804D82" w:rsidP="00095AC0">
            <w:pPr>
              <w:jc w:val="left"/>
              <w:rPr>
                <w:rFonts w:ascii="Calibri" w:eastAsia="Times New Roman" w:hAnsi="Calibri" w:cs="Calibri"/>
                <w:b/>
                <w:bCs/>
                <w:kern w:val="0"/>
                <w:lang w:eastAsia="es-ES"/>
                <w14:ligatures w14:val="none"/>
              </w:rPr>
            </w:pPr>
            <w:r w:rsidRPr="00095AC0">
              <w:rPr>
                <w:rFonts w:ascii="Calibri" w:eastAsia="Times New Roman" w:hAnsi="Calibri" w:cs="Calibri"/>
                <w:b/>
                <w:bCs/>
                <w:color w:val="000000"/>
                <w:kern w:val="0"/>
                <w:lang w:eastAsia="es-ES"/>
                <w14:ligatures w14:val="none"/>
              </w:rPr>
              <w:t>1.4.7.2</w:t>
            </w:r>
          </w:p>
        </w:tc>
        <w:tc>
          <w:tcPr>
            <w:tcW w:w="3323" w:type="dxa"/>
            <w:shd w:val="clear" w:color="auto" w:fill="FFFFFF" w:themeFill="background1"/>
            <w:vAlign w:val="center"/>
            <w:hideMark/>
          </w:tcPr>
          <w:p w14:paraId="0E71B7C9" w14:textId="1E06898A" w:rsidR="00804D82" w:rsidRPr="00804D82" w:rsidRDefault="00804D82" w:rsidP="00A56379">
            <w:pPr>
              <w:jc w:val="left"/>
              <w:rPr>
                <w:rFonts w:ascii="Arial" w:eastAsia="Times New Roman" w:hAnsi="Arial" w:cs="Arial"/>
                <w:kern w:val="0"/>
                <w:sz w:val="20"/>
                <w:szCs w:val="20"/>
                <w:lang w:eastAsia="es-ES"/>
                <w14:ligatures w14:val="none"/>
              </w:rPr>
            </w:pPr>
            <w:r w:rsidRPr="00804D82">
              <w:rPr>
                <w:rFonts w:ascii="Arial" w:eastAsia="Times New Roman" w:hAnsi="Arial" w:cs="Arial"/>
                <w:color w:val="000000"/>
                <w:kern w:val="0"/>
                <w:sz w:val="20"/>
                <w:szCs w:val="20"/>
                <w:lang w:eastAsia="es-ES"/>
                <w14:ligatures w14:val="none"/>
              </w:rPr>
              <w:t>Seguimiento de Emergencias.</w:t>
            </w:r>
          </w:p>
        </w:tc>
        <w:tc>
          <w:tcPr>
            <w:tcW w:w="1211" w:type="dxa"/>
            <w:shd w:val="clear" w:color="auto" w:fill="FFFFFF" w:themeFill="background1"/>
            <w:vAlign w:val="center"/>
            <w:hideMark/>
          </w:tcPr>
          <w:p w14:paraId="3BA46459" w14:textId="77777777" w:rsidR="00804D82" w:rsidRPr="00804D82" w:rsidRDefault="00804D82" w:rsidP="00A56379">
            <w:pPr>
              <w:jc w:val="center"/>
              <w:rPr>
                <w:rFonts w:ascii="Calibri" w:eastAsia="Times New Roman" w:hAnsi="Calibri" w:cs="Calibri"/>
                <w:kern w:val="0"/>
                <w:lang w:eastAsia="es-ES"/>
                <w14:ligatures w14:val="none"/>
              </w:rPr>
            </w:pPr>
            <w:r w:rsidRPr="00804D82">
              <w:rPr>
                <w:rFonts w:ascii="Calibri" w:eastAsia="Times New Roman" w:hAnsi="Calibri" w:cs="Calibri"/>
                <w:color w:val="000000"/>
                <w:kern w:val="0"/>
                <w:lang w:eastAsia="es-ES"/>
                <w14:ligatures w14:val="none"/>
              </w:rPr>
              <w:t>8 hrs</w:t>
            </w:r>
          </w:p>
        </w:tc>
        <w:tc>
          <w:tcPr>
            <w:tcW w:w="1296" w:type="dxa"/>
            <w:shd w:val="clear" w:color="auto" w:fill="FFFFFF" w:themeFill="background1"/>
            <w:vAlign w:val="center"/>
            <w:hideMark/>
          </w:tcPr>
          <w:p w14:paraId="25B1513E" w14:textId="77777777" w:rsidR="00804D82" w:rsidRPr="00804D82" w:rsidRDefault="00804D82" w:rsidP="00A56379">
            <w:pPr>
              <w:jc w:val="center"/>
              <w:rPr>
                <w:rFonts w:ascii="Calibri" w:eastAsia="Times New Roman" w:hAnsi="Calibri" w:cs="Calibri"/>
                <w:kern w:val="0"/>
                <w:lang w:eastAsia="es-ES"/>
                <w14:ligatures w14:val="none"/>
              </w:rPr>
            </w:pPr>
            <w:r w:rsidRPr="00804D82">
              <w:rPr>
                <w:rFonts w:ascii="Calibri" w:eastAsia="Times New Roman" w:hAnsi="Calibri" w:cs="Calibri"/>
                <w:color w:val="000000"/>
                <w:kern w:val="0"/>
                <w:lang w:eastAsia="es-ES"/>
                <w14:ligatures w14:val="none"/>
              </w:rPr>
              <w:t>vie 19/07/24</w:t>
            </w:r>
          </w:p>
        </w:tc>
        <w:tc>
          <w:tcPr>
            <w:tcW w:w="1320" w:type="dxa"/>
            <w:shd w:val="clear" w:color="auto" w:fill="FFFFFF" w:themeFill="background1"/>
            <w:vAlign w:val="center"/>
            <w:hideMark/>
          </w:tcPr>
          <w:p w14:paraId="1E8684ED" w14:textId="77777777" w:rsidR="00804D82" w:rsidRPr="00804D82" w:rsidRDefault="00804D82" w:rsidP="00A56379">
            <w:pPr>
              <w:jc w:val="center"/>
              <w:rPr>
                <w:rFonts w:ascii="Calibri" w:eastAsia="Times New Roman" w:hAnsi="Calibri" w:cs="Calibri"/>
                <w:kern w:val="0"/>
                <w:lang w:eastAsia="es-ES"/>
                <w14:ligatures w14:val="none"/>
              </w:rPr>
            </w:pPr>
            <w:r w:rsidRPr="00804D82">
              <w:rPr>
                <w:rFonts w:ascii="Calibri" w:eastAsia="Times New Roman" w:hAnsi="Calibri" w:cs="Calibri"/>
                <w:color w:val="000000"/>
                <w:kern w:val="0"/>
                <w:lang w:eastAsia="es-ES"/>
                <w14:ligatures w14:val="none"/>
              </w:rPr>
              <w:t>lun 22/07/24</w:t>
            </w:r>
          </w:p>
        </w:tc>
      </w:tr>
      <w:tr w:rsidR="00804D82" w:rsidRPr="00804D82" w14:paraId="2B6AA579" w14:textId="77777777" w:rsidTr="00C56B9E">
        <w:tc>
          <w:tcPr>
            <w:tcW w:w="1350" w:type="dxa"/>
            <w:shd w:val="clear" w:color="auto" w:fill="AEAAAA" w:themeFill="background2" w:themeFillShade="BF"/>
            <w:vAlign w:val="center"/>
            <w:hideMark/>
          </w:tcPr>
          <w:p w14:paraId="6A88AE0A" w14:textId="77777777" w:rsidR="00804D82" w:rsidRPr="00095AC0" w:rsidRDefault="00804D82" w:rsidP="00095AC0">
            <w:pPr>
              <w:jc w:val="left"/>
              <w:rPr>
                <w:rFonts w:ascii="Calibri" w:eastAsia="Times New Roman" w:hAnsi="Calibri" w:cs="Calibri"/>
                <w:b/>
                <w:bCs/>
                <w:kern w:val="0"/>
                <w:lang w:eastAsia="es-ES"/>
                <w14:ligatures w14:val="none"/>
              </w:rPr>
            </w:pPr>
            <w:r w:rsidRPr="00095AC0">
              <w:rPr>
                <w:rFonts w:ascii="Calibri" w:eastAsia="Times New Roman" w:hAnsi="Calibri" w:cs="Calibri"/>
                <w:b/>
                <w:bCs/>
                <w:color w:val="000000"/>
                <w:kern w:val="0"/>
                <w:lang w:eastAsia="es-ES"/>
                <w14:ligatures w14:val="none"/>
              </w:rPr>
              <w:t>1.4.7.3</w:t>
            </w:r>
          </w:p>
        </w:tc>
        <w:tc>
          <w:tcPr>
            <w:tcW w:w="3323" w:type="dxa"/>
            <w:shd w:val="clear" w:color="auto" w:fill="FFFFFF" w:themeFill="background1"/>
            <w:vAlign w:val="center"/>
            <w:hideMark/>
          </w:tcPr>
          <w:p w14:paraId="1889B8C3" w14:textId="322F73DA" w:rsidR="00804D82" w:rsidRPr="00804D82" w:rsidRDefault="00804D82" w:rsidP="00A56379">
            <w:pPr>
              <w:jc w:val="left"/>
              <w:rPr>
                <w:rFonts w:ascii="Arial" w:eastAsia="Times New Roman" w:hAnsi="Arial" w:cs="Arial"/>
                <w:kern w:val="0"/>
                <w:sz w:val="20"/>
                <w:szCs w:val="20"/>
                <w:lang w:eastAsia="es-ES"/>
                <w14:ligatures w14:val="none"/>
              </w:rPr>
            </w:pPr>
            <w:r w:rsidRPr="00804D82">
              <w:rPr>
                <w:rFonts w:ascii="Arial" w:eastAsia="Times New Roman" w:hAnsi="Arial" w:cs="Arial"/>
                <w:color w:val="000000"/>
                <w:kern w:val="0"/>
                <w:sz w:val="20"/>
                <w:szCs w:val="20"/>
                <w:lang w:eastAsia="es-ES"/>
                <w14:ligatures w14:val="none"/>
              </w:rPr>
              <w:t>Asignación de Recursos para Emergencias.</w:t>
            </w:r>
          </w:p>
        </w:tc>
        <w:tc>
          <w:tcPr>
            <w:tcW w:w="1211" w:type="dxa"/>
            <w:shd w:val="clear" w:color="auto" w:fill="FFFFFF" w:themeFill="background1"/>
            <w:vAlign w:val="center"/>
            <w:hideMark/>
          </w:tcPr>
          <w:p w14:paraId="7681BF5E" w14:textId="77777777" w:rsidR="00804D82" w:rsidRPr="00804D82" w:rsidRDefault="00804D82" w:rsidP="00A56379">
            <w:pPr>
              <w:jc w:val="center"/>
              <w:rPr>
                <w:rFonts w:ascii="Calibri" w:eastAsia="Times New Roman" w:hAnsi="Calibri" w:cs="Calibri"/>
                <w:kern w:val="0"/>
                <w:lang w:eastAsia="es-ES"/>
                <w14:ligatures w14:val="none"/>
              </w:rPr>
            </w:pPr>
            <w:r w:rsidRPr="00804D82">
              <w:rPr>
                <w:rFonts w:ascii="Calibri" w:eastAsia="Times New Roman" w:hAnsi="Calibri" w:cs="Calibri"/>
                <w:color w:val="000000"/>
                <w:kern w:val="0"/>
                <w:lang w:eastAsia="es-ES"/>
                <w14:ligatures w14:val="none"/>
              </w:rPr>
              <w:t>12 hrs</w:t>
            </w:r>
          </w:p>
        </w:tc>
        <w:tc>
          <w:tcPr>
            <w:tcW w:w="1296" w:type="dxa"/>
            <w:shd w:val="clear" w:color="auto" w:fill="FFFFFF" w:themeFill="background1"/>
            <w:vAlign w:val="center"/>
            <w:hideMark/>
          </w:tcPr>
          <w:p w14:paraId="4EEF30B0" w14:textId="77777777" w:rsidR="00804D82" w:rsidRPr="00804D82" w:rsidRDefault="00804D82" w:rsidP="00A56379">
            <w:pPr>
              <w:jc w:val="center"/>
              <w:rPr>
                <w:rFonts w:ascii="Calibri" w:eastAsia="Times New Roman" w:hAnsi="Calibri" w:cs="Calibri"/>
                <w:kern w:val="0"/>
                <w:lang w:eastAsia="es-ES"/>
                <w14:ligatures w14:val="none"/>
              </w:rPr>
            </w:pPr>
            <w:r w:rsidRPr="00804D82">
              <w:rPr>
                <w:rFonts w:ascii="Calibri" w:eastAsia="Times New Roman" w:hAnsi="Calibri" w:cs="Calibri"/>
                <w:color w:val="000000"/>
                <w:kern w:val="0"/>
                <w:lang w:eastAsia="es-ES"/>
                <w14:ligatures w14:val="none"/>
              </w:rPr>
              <w:t>vie 19/07/24</w:t>
            </w:r>
          </w:p>
        </w:tc>
        <w:tc>
          <w:tcPr>
            <w:tcW w:w="1320" w:type="dxa"/>
            <w:shd w:val="clear" w:color="auto" w:fill="FFFFFF" w:themeFill="background1"/>
            <w:vAlign w:val="center"/>
            <w:hideMark/>
          </w:tcPr>
          <w:p w14:paraId="492BABCD" w14:textId="77777777" w:rsidR="00804D82" w:rsidRPr="00804D82" w:rsidRDefault="00804D82" w:rsidP="00A56379">
            <w:pPr>
              <w:jc w:val="center"/>
              <w:rPr>
                <w:rFonts w:ascii="Calibri" w:eastAsia="Times New Roman" w:hAnsi="Calibri" w:cs="Calibri"/>
                <w:kern w:val="0"/>
                <w:lang w:eastAsia="es-ES"/>
                <w14:ligatures w14:val="none"/>
              </w:rPr>
            </w:pPr>
            <w:r w:rsidRPr="00804D82">
              <w:rPr>
                <w:rFonts w:ascii="Calibri" w:eastAsia="Times New Roman" w:hAnsi="Calibri" w:cs="Calibri"/>
                <w:color w:val="000000"/>
                <w:kern w:val="0"/>
                <w:lang w:eastAsia="es-ES"/>
                <w14:ligatures w14:val="none"/>
              </w:rPr>
              <w:t>jue 01/08/24</w:t>
            </w:r>
          </w:p>
        </w:tc>
      </w:tr>
      <w:tr w:rsidR="00804D82" w:rsidRPr="00804D82" w14:paraId="01544F87" w14:textId="77777777" w:rsidTr="00C56B9E">
        <w:tc>
          <w:tcPr>
            <w:tcW w:w="1350" w:type="dxa"/>
            <w:shd w:val="clear" w:color="auto" w:fill="AEAAAA" w:themeFill="background2" w:themeFillShade="BF"/>
            <w:vAlign w:val="center"/>
            <w:hideMark/>
          </w:tcPr>
          <w:p w14:paraId="355AF02B" w14:textId="77777777" w:rsidR="00804D82" w:rsidRPr="00095AC0" w:rsidRDefault="00804D82" w:rsidP="00095AC0">
            <w:pPr>
              <w:jc w:val="left"/>
              <w:rPr>
                <w:rFonts w:ascii="Calibri" w:eastAsia="Times New Roman" w:hAnsi="Calibri" w:cs="Calibri"/>
                <w:b/>
                <w:bCs/>
                <w:kern w:val="0"/>
                <w:lang w:eastAsia="es-ES"/>
                <w14:ligatures w14:val="none"/>
              </w:rPr>
            </w:pPr>
            <w:r w:rsidRPr="00095AC0">
              <w:rPr>
                <w:rFonts w:ascii="Calibri" w:eastAsia="Times New Roman" w:hAnsi="Calibri" w:cs="Calibri"/>
                <w:b/>
                <w:bCs/>
                <w:color w:val="000000"/>
                <w:kern w:val="0"/>
                <w:lang w:eastAsia="es-ES"/>
                <w14:ligatures w14:val="none"/>
              </w:rPr>
              <w:t>1.4.7.4</w:t>
            </w:r>
          </w:p>
        </w:tc>
        <w:tc>
          <w:tcPr>
            <w:tcW w:w="3323" w:type="dxa"/>
            <w:shd w:val="clear" w:color="auto" w:fill="FFFFFF" w:themeFill="background1"/>
            <w:vAlign w:val="center"/>
            <w:hideMark/>
          </w:tcPr>
          <w:p w14:paraId="7CBC79F5" w14:textId="3A125ACF" w:rsidR="00804D82" w:rsidRPr="00804D82" w:rsidRDefault="00804D82" w:rsidP="00A56379">
            <w:pPr>
              <w:jc w:val="left"/>
              <w:rPr>
                <w:rFonts w:ascii="Arial" w:eastAsia="Times New Roman" w:hAnsi="Arial" w:cs="Arial"/>
                <w:kern w:val="0"/>
                <w:sz w:val="20"/>
                <w:szCs w:val="20"/>
                <w:lang w:eastAsia="es-ES"/>
                <w14:ligatures w14:val="none"/>
              </w:rPr>
            </w:pPr>
            <w:r w:rsidRPr="00804D82">
              <w:rPr>
                <w:rFonts w:ascii="Arial" w:eastAsia="Times New Roman" w:hAnsi="Arial" w:cs="Arial"/>
                <w:color w:val="000000"/>
                <w:kern w:val="0"/>
                <w:sz w:val="20"/>
                <w:szCs w:val="20"/>
                <w:lang w:eastAsia="es-ES"/>
                <w14:ligatures w14:val="none"/>
              </w:rPr>
              <w:t>Comunicación con Servicios Externos.</w:t>
            </w:r>
          </w:p>
        </w:tc>
        <w:tc>
          <w:tcPr>
            <w:tcW w:w="1211" w:type="dxa"/>
            <w:shd w:val="clear" w:color="auto" w:fill="FFFFFF" w:themeFill="background1"/>
            <w:vAlign w:val="center"/>
            <w:hideMark/>
          </w:tcPr>
          <w:p w14:paraId="659FB220" w14:textId="77777777" w:rsidR="00804D82" w:rsidRPr="00804D82" w:rsidRDefault="00804D82" w:rsidP="00A56379">
            <w:pPr>
              <w:jc w:val="center"/>
              <w:rPr>
                <w:rFonts w:ascii="Calibri" w:eastAsia="Times New Roman" w:hAnsi="Calibri" w:cs="Calibri"/>
                <w:kern w:val="0"/>
                <w:lang w:eastAsia="es-ES"/>
                <w14:ligatures w14:val="none"/>
              </w:rPr>
            </w:pPr>
            <w:r w:rsidRPr="00804D82">
              <w:rPr>
                <w:rFonts w:ascii="Calibri" w:eastAsia="Times New Roman" w:hAnsi="Calibri" w:cs="Calibri"/>
                <w:color w:val="000000"/>
                <w:kern w:val="0"/>
                <w:lang w:eastAsia="es-ES"/>
                <w14:ligatures w14:val="none"/>
              </w:rPr>
              <w:t>14 hrs</w:t>
            </w:r>
          </w:p>
        </w:tc>
        <w:tc>
          <w:tcPr>
            <w:tcW w:w="1296" w:type="dxa"/>
            <w:shd w:val="clear" w:color="auto" w:fill="FFFFFF" w:themeFill="background1"/>
            <w:vAlign w:val="center"/>
            <w:hideMark/>
          </w:tcPr>
          <w:p w14:paraId="0EA15098" w14:textId="77777777" w:rsidR="00804D82" w:rsidRPr="00804D82" w:rsidRDefault="00804D82" w:rsidP="00A56379">
            <w:pPr>
              <w:jc w:val="center"/>
              <w:rPr>
                <w:rFonts w:ascii="Calibri" w:eastAsia="Times New Roman" w:hAnsi="Calibri" w:cs="Calibri"/>
                <w:kern w:val="0"/>
                <w:lang w:eastAsia="es-ES"/>
                <w14:ligatures w14:val="none"/>
              </w:rPr>
            </w:pPr>
            <w:r w:rsidRPr="00804D82">
              <w:rPr>
                <w:rFonts w:ascii="Calibri" w:eastAsia="Times New Roman" w:hAnsi="Calibri" w:cs="Calibri"/>
                <w:color w:val="000000"/>
                <w:kern w:val="0"/>
                <w:lang w:eastAsia="es-ES"/>
                <w14:ligatures w14:val="none"/>
              </w:rPr>
              <w:t>lun 22/07/24</w:t>
            </w:r>
          </w:p>
        </w:tc>
        <w:tc>
          <w:tcPr>
            <w:tcW w:w="1320" w:type="dxa"/>
            <w:shd w:val="clear" w:color="auto" w:fill="FFFFFF" w:themeFill="background1"/>
            <w:vAlign w:val="center"/>
            <w:hideMark/>
          </w:tcPr>
          <w:p w14:paraId="5D9D946F" w14:textId="77777777" w:rsidR="00804D82" w:rsidRPr="00804D82" w:rsidRDefault="00804D82" w:rsidP="00A56379">
            <w:pPr>
              <w:jc w:val="center"/>
              <w:rPr>
                <w:rFonts w:ascii="Calibri" w:eastAsia="Times New Roman" w:hAnsi="Calibri" w:cs="Calibri"/>
                <w:kern w:val="0"/>
                <w:lang w:eastAsia="es-ES"/>
                <w14:ligatures w14:val="none"/>
              </w:rPr>
            </w:pPr>
            <w:r w:rsidRPr="00804D82">
              <w:rPr>
                <w:rFonts w:ascii="Calibri" w:eastAsia="Times New Roman" w:hAnsi="Calibri" w:cs="Calibri"/>
                <w:color w:val="000000"/>
                <w:kern w:val="0"/>
                <w:lang w:eastAsia="es-ES"/>
                <w14:ligatures w14:val="none"/>
              </w:rPr>
              <w:t>mar 23/07/24</w:t>
            </w:r>
          </w:p>
        </w:tc>
      </w:tr>
      <w:tr w:rsidR="00804D82" w:rsidRPr="00804D82" w14:paraId="59A95308" w14:textId="77777777" w:rsidTr="00C56B9E">
        <w:tc>
          <w:tcPr>
            <w:tcW w:w="1350" w:type="dxa"/>
            <w:shd w:val="clear" w:color="auto" w:fill="AEAAAA" w:themeFill="background2" w:themeFillShade="BF"/>
            <w:vAlign w:val="center"/>
            <w:hideMark/>
          </w:tcPr>
          <w:p w14:paraId="1A7BA26C" w14:textId="77777777" w:rsidR="00804D82" w:rsidRPr="00095AC0" w:rsidRDefault="00804D82" w:rsidP="00095AC0">
            <w:pPr>
              <w:jc w:val="left"/>
              <w:rPr>
                <w:rFonts w:ascii="Calibri" w:eastAsia="Times New Roman" w:hAnsi="Calibri" w:cs="Calibri"/>
                <w:b/>
                <w:bCs/>
                <w:kern w:val="0"/>
                <w:lang w:eastAsia="es-ES"/>
                <w14:ligatures w14:val="none"/>
              </w:rPr>
            </w:pPr>
            <w:r w:rsidRPr="00095AC0">
              <w:rPr>
                <w:rFonts w:ascii="Calibri" w:eastAsia="Times New Roman" w:hAnsi="Calibri" w:cs="Calibri"/>
                <w:b/>
                <w:bCs/>
                <w:color w:val="000000"/>
                <w:kern w:val="0"/>
                <w:lang w:eastAsia="es-ES"/>
                <w14:ligatures w14:val="none"/>
              </w:rPr>
              <w:t>1.4.7.5</w:t>
            </w:r>
          </w:p>
        </w:tc>
        <w:tc>
          <w:tcPr>
            <w:tcW w:w="3323" w:type="dxa"/>
            <w:shd w:val="clear" w:color="auto" w:fill="FFFFFF" w:themeFill="background1"/>
            <w:vAlign w:val="center"/>
            <w:hideMark/>
          </w:tcPr>
          <w:p w14:paraId="1412BB71" w14:textId="3DF4DAE4" w:rsidR="00804D82" w:rsidRPr="00804D82" w:rsidRDefault="00804D82" w:rsidP="00A56379">
            <w:pPr>
              <w:jc w:val="left"/>
              <w:rPr>
                <w:rFonts w:ascii="Arial" w:eastAsia="Times New Roman" w:hAnsi="Arial" w:cs="Arial"/>
                <w:kern w:val="0"/>
                <w:sz w:val="20"/>
                <w:szCs w:val="20"/>
                <w:lang w:eastAsia="es-ES"/>
                <w14:ligatures w14:val="none"/>
              </w:rPr>
            </w:pPr>
            <w:r w:rsidRPr="00804D82">
              <w:rPr>
                <w:rFonts w:ascii="Arial" w:eastAsia="Times New Roman" w:hAnsi="Arial" w:cs="Arial"/>
                <w:color w:val="000000"/>
                <w:kern w:val="0"/>
                <w:sz w:val="20"/>
                <w:szCs w:val="20"/>
                <w:lang w:eastAsia="es-ES"/>
                <w14:ligatures w14:val="none"/>
              </w:rPr>
              <w:t>Registro de Emergencias.</w:t>
            </w:r>
          </w:p>
        </w:tc>
        <w:tc>
          <w:tcPr>
            <w:tcW w:w="1211" w:type="dxa"/>
            <w:shd w:val="clear" w:color="auto" w:fill="FFFFFF" w:themeFill="background1"/>
            <w:vAlign w:val="center"/>
            <w:hideMark/>
          </w:tcPr>
          <w:p w14:paraId="2DAD917E" w14:textId="77777777" w:rsidR="00804D82" w:rsidRPr="00804D82" w:rsidRDefault="00804D82" w:rsidP="00A56379">
            <w:pPr>
              <w:jc w:val="center"/>
              <w:rPr>
                <w:rFonts w:ascii="Calibri" w:eastAsia="Times New Roman" w:hAnsi="Calibri" w:cs="Calibri"/>
                <w:kern w:val="0"/>
                <w:lang w:eastAsia="es-ES"/>
                <w14:ligatures w14:val="none"/>
              </w:rPr>
            </w:pPr>
            <w:r w:rsidRPr="00804D82">
              <w:rPr>
                <w:rFonts w:ascii="Calibri" w:eastAsia="Times New Roman" w:hAnsi="Calibri" w:cs="Calibri"/>
                <w:color w:val="000000"/>
                <w:kern w:val="0"/>
                <w:lang w:eastAsia="es-ES"/>
                <w14:ligatures w14:val="none"/>
              </w:rPr>
              <w:t>5 hrs</w:t>
            </w:r>
          </w:p>
        </w:tc>
        <w:tc>
          <w:tcPr>
            <w:tcW w:w="1296" w:type="dxa"/>
            <w:shd w:val="clear" w:color="auto" w:fill="FFFFFF" w:themeFill="background1"/>
            <w:vAlign w:val="center"/>
            <w:hideMark/>
          </w:tcPr>
          <w:p w14:paraId="572245EC" w14:textId="77777777" w:rsidR="00804D82" w:rsidRPr="00804D82" w:rsidRDefault="00804D82" w:rsidP="00A56379">
            <w:pPr>
              <w:jc w:val="center"/>
              <w:rPr>
                <w:rFonts w:ascii="Calibri" w:eastAsia="Times New Roman" w:hAnsi="Calibri" w:cs="Calibri"/>
                <w:kern w:val="0"/>
                <w:lang w:eastAsia="es-ES"/>
                <w14:ligatures w14:val="none"/>
              </w:rPr>
            </w:pPr>
            <w:r w:rsidRPr="00804D82">
              <w:rPr>
                <w:rFonts w:ascii="Calibri" w:eastAsia="Times New Roman" w:hAnsi="Calibri" w:cs="Calibri"/>
                <w:color w:val="000000"/>
                <w:kern w:val="0"/>
                <w:lang w:eastAsia="es-ES"/>
                <w14:ligatures w14:val="none"/>
              </w:rPr>
              <w:t>lun 29/07/24</w:t>
            </w:r>
          </w:p>
        </w:tc>
        <w:tc>
          <w:tcPr>
            <w:tcW w:w="1320" w:type="dxa"/>
            <w:shd w:val="clear" w:color="auto" w:fill="FFFFFF" w:themeFill="background1"/>
            <w:vAlign w:val="center"/>
            <w:hideMark/>
          </w:tcPr>
          <w:p w14:paraId="58E1633F" w14:textId="77777777" w:rsidR="00804D82" w:rsidRPr="00804D82" w:rsidRDefault="00804D82" w:rsidP="00A56379">
            <w:pPr>
              <w:jc w:val="center"/>
              <w:rPr>
                <w:rFonts w:ascii="Calibri" w:eastAsia="Times New Roman" w:hAnsi="Calibri" w:cs="Calibri"/>
                <w:kern w:val="0"/>
                <w:lang w:eastAsia="es-ES"/>
                <w14:ligatures w14:val="none"/>
              </w:rPr>
            </w:pPr>
            <w:r w:rsidRPr="00804D82">
              <w:rPr>
                <w:rFonts w:ascii="Calibri" w:eastAsia="Times New Roman" w:hAnsi="Calibri" w:cs="Calibri"/>
                <w:color w:val="000000"/>
                <w:kern w:val="0"/>
                <w:lang w:eastAsia="es-ES"/>
                <w14:ligatures w14:val="none"/>
              </w:rPr>
              <w:t>lun 29/07/24</w:t>
            </w:r>
          </w:p>
        </w:tc>
      </w:tr>
      <w:tr w:rsidR="00804D82" w:rsidRPr="00804D82" w14:paraId="5242E0C5" w14:textId="77777777" w:rsidTr="00C56B9E">
        <w:tc>
          <w:tcPr>
            <w:tcW w:w="1350" w:type="dxa"/>
            <w:shd w:val="clear" w:color="auto" w:fill="AEAAAA" w:themeFill="background2" w:themeFillShade="BF"/>
            <w:vAlign w:val="center"/>
            <w:hideMark/>
          </w:tcPr>
          <w:p w14:paraId="4FE3505E" w14:textId="77777777" w:rsidR="00804D82" w:rsidRPr="00095AC0" w:rsidRDefault="00804D82" w:rsidP="00095AC0">
            <w:pPr>
              <w:jc w:val="left"/>
              <w:rPr>
                <w:rFonts w:ascii="Calibri" w:eastAsia="Times New Roman" w:hAnsi="Calibri" w:cs="Calibri"/>
                <w:b/>
                <w:bCs/>
                <w:kern w:val="0"/>
                <w:lang w:eastAsia="es-ES"/>
                <w14:ligatures w14:val="none"/>
              </w:rPr>
            </w:pPr>
            <w:r w:rsidRPr="00095AC0">
              <w:rPr>
                <w:rFonts w:ascii="Calibri" w:eastAsia="Times New Roman" w:hAnsi="Calibri" w:cs="Calibri"/>
                <w:b/>
                <w:bCs/>
                <w:color w:val="000000"/>
                <w:kern w:val="0"/>
                <w:lang w:eastAsia="es-ES"/>
                <w14:ligatures w14:val="none"/>
              </w:rPr>
              <w:t>1.4.7.6</w:t>
            </w:r>
          </w:p>
        </w:tc>
        <w:tc>
          <w:tcPr>
            <w:tcW w:w="3323" w:type="dxa"/>
            <w:shd w:val="clear" w:color="auto" w:fill="FFFFFF" w:themeFill="background1"/>
            <w:vAlign w:val="center"/>
            <w:hideMark/>
          </w:tcPr>
          <w:p w14:paraId="5E8F06A8" w14:textId="63E9AD61" w:rsidR="00804D82" w:rsidRPr="00804D82" w:rsidRDefault="00804D82" w:rsidP="00A56379">
            <w:pPr>
              <w:jc w:val="left"/>
              <w:rPr>
                <w:rFonts w:ascii="Arial" w:eastAsia="Times New Roman" w:hAnsi="Arial" w:cs="Arial"/>
                <w:kern w:val="0"/>
                <w:sz w:val="20"/>
                <w:szCs w:val="20"/>
                <w:lang w:eastAsia="es-ES"/>
                <w14:ligatures w14:val="none"/>
              </w:rPr>
            </w:pPr>
            <w:r w:rsidRPr="00804D82">
              <w:rPr>
                <w:rFonts w:ascii="Arial" w:eastAsia="Times New Roman" w:hAnsi="Arial" w:cs="Arial"/>
                <w:color w:val="000000"/>
                <w:kern w:val="0"/>
                <w:sz w:val="20"/>
                <w:szCs w:val="20"/>
                <w:lang w:eastAsia="es-ES"/>
                <w14:ligatures w14:val="none"/>
              </w:rPr>
              <w:t>Informe de Estado de Emergencias.</w:t>
            </w:r>
          </w:p>
        </w:tc>
        <w:tc>
          <w:tcPr>
            <w:tcW w:w="1211" w:type="dxa"/>
            <w:shd w:val="clear" w:color="auto" w:fill="FFFFFF" w:themeFill="background1"/>
            <w:vAlign w:val="center"/>
            <w:hideMark/>
          </w:tcPr>
          <w:p w14:paraId="2FFF3313" w14:textId="77777777" w:rsidR="00804D82" w:rsidRPr="00804D82" w:rsidRDefault="00804D82" w:rsidP="00A56379">
            <w:pPr>
              <w:jc w:val="center"/>
              <w:rPr>
                <w:rFonts w:ascii="Calibri" w:eastAsia="Times New Roman" w:hAnsi="Calibri" w:cs="Calibri"/>
                <w:kern w:val="0"/>
                <w:lang w:eastAsia="es-ES"/>
                <w14:ligatures w14:val="none"/>
              </w:rPr>
            </w:pPr>
            <w:r w:rsidRPr="00804D82">
              <w:rPr>
                <w:rFonts w:ascii="Calibri" w:eastAsia="Times New Roman" w:hAnsi="Calibri" w:cs="Calibri"/>
                <w:color w:val="000000"/>
                <w:kern w:val="0"/>
                <w:lang w:eastAsia="es-ES"/>
                <w14:ligatures w14:val="none"/>
              </w:rPr>
              <w:t>9 hrs</w:t>
            </w:r>
          </w:p>
        </w:tc>
        <w:tc>
          <w:tcPr>
            <w:tcW w:w="1296" w:type="dxa"/>
            <w:shd w:val="clear" w:color="auto" w:fill="FFFFFF" w:themeFill="background1"/>
            <w:vAlign w:val="center"/>
            <w:hideMark/>
          </w:tcPr>
          <w:p w14:paraId="6604C596" w14:textId="77777777" w:rsidR="00804D82" w:rsidRPr="00804D82" w:rsidRDefault="00804D82" w:rsidP="00A56379">
            <w:pPr>
              <w:jc w:val="center"/>
              <w:rPr>
                <w:rFonts w:ascii="Calibri" w:eastAsia="Times New Roman" w:hAnsi="Calibri" w:cs="Calibri"/>
                <w:kern w:val="0"/>
                <w:lang w:eastAsia="es-ES"/>
                <w14:ligatures w14:val="none"/>
              </w:rPr>
            </w:pPr>
            <w:r w:rsidRPr="00804D82">
              <w:rPr>
                <w:rFonts w:ascii="Calibri" w:eastAsia="Times New Roman" w:hAnsi="Calibri" w:cs="Calibri"/>
                <w:color w:val="000000"/>
                <w:kern w:val="0"/>
                <w:lang w:eastAsia="es-ES"/>
                <w14:ligatures w14:val="none"/>
              </w:rPr>
              <w:t>lun 29/07/24</w:t>
            </w:r>
          </w:p>
        </w:tc>
        <w:tc>
          <w:tcPr>
            <w:tcW w:w="1320" w:type="dxa"/>
            <w:shd w:val="clear" w:color="auto" w:fill="FFFFFF" w:themeFill="background1"/>
            <w:vAlign w:val="center"/>
            <w:hideMark/>
          </w:tcPr>
          <w:p w14:paraId="601CF72A" w14:textId="77777777" w:rsidR="00804D82" w:rsidRPr="00804D82" w:rsidRDefault="00804D82" w:rsidP="00A56379">
            <w:pPr>
              <w:jc w:val="center"/>
              <w:rPr>
                <w:rFonts w:ascii="Calibri" w:eastAsia="Times New Roman" w:hAnsi="Calibri" w:cs="Calibri"/>
                <w:kern w:val="0"/>
                <w:lang w:eastAsia="es-ES"/>
                <w14:ligatures w14:val="none"/>
              </w:rPr>
            </w:pPr>
            <w:r w:rsidRPr="00804D82">
              <w:rPr>
                <w:rFonts w:ascii="Calibri" w:eastAsia="Times New Roman" w:hAnsi="Calibri" w:cs="Calibri"/>
                <w:color w:val="000000"/>
                <w:kern w:val="0"/>
                <w:lang w:eastAsia="es-ES"/>
                <w14:ligatures w14:val="none"/>
              </w:rPr>
              <w:t>mar 30/07/24</w:t>
            </w:r>
          </w:p>
        </w:tc>
      </w:tr>
      <w:tr w:rsidR="00804D82" w:rsidRPr="00804D82" w14:paraId="6DA15AC3" w14:textId="77777777" w:rsidTr="00C56B9E">
        <w:tc>
          <w:tcPr>
            <w:tcW w:w="1350" w:type="dxa"/>
            <w:shd w:val="clear" w:color="auto" w:fill="AEAAAA" w:themeFill="background2" w:themeFillShade="BF"/>
            <w:vAlign w:val="center"/>
            <w:hideMark/>
          </w:tcPr>
          <w:p w14:paraId="6AB5CF96" w14:textId="77777777" w:rsidR="00804D82" w:rsidRPr="00095AC0" w:rsidRDefault="00804D82" w:rsidP="00095AC0">
            <w:pPr>
              <w:jc w:val="left"/>
              <w:rPr>
                <w:rFonts w:ascii="Calibri" w:eastAsia="Times New Roman" w:hAnsi="Calibri" w:cs="Calibri"/>
                <w:b/>
                <w:bCs/>
                <w:kern w:val="0"/>
                <w:lang w:eastAsia="es-ES"/>
                <w14:ligatures w14:val="none"/>
              </w:rPr>
            </w:pPr>
            <w:r w:rsidRPr="00095AC0">
              <w:rPr>
                <w:rFonts w:ascii="Calibri" w:eastAsia="Times New Roman" w:hAnsi="Calibri" w:cs="Calibri"/>
                <w:b/>
                <w:bCs/>
                <w:color w:val="000000"/>
                <w:kern w:val="0"/>
                <w:lang w:eastAsia="es-ES"/>
                <w14:ligatures w14:val="none"/>
              </w:rPr>
              <w:t>1.4.7.7</w:t>
            </w:r>
          </w:p>
        </w:tc>
        <w:tc>
          <w:tcPr>
            <w:tcW w:w="3323" w:type="dxa"/>
            <w:shd w:val="clear" w:color="auto" w:fill="FFFFFF" w:themeFill="background1"/>
            <w:vAlign w:val="center"/>
            <w:hideMark/>
          </w:tcPr>
          <w:p w14:paraId="5BE9AE84" w14:textId="6F74275A" w:rsidR="00804D82" w:rsidRPr="00804D82" w:rsidRDefault="00804D82" w:rsidP="00A56379">
            <w:pPr>
              <w:jc w:val="left"/>
              <w:rPr>
                <w:rFonts w:ascii="Arial" w:eastAsia="Times New Roman" w:hAnsi="Arial" w:cs="Arial"/>
                <w:kern w:val="0"/>
                <w:sz w:val="20"/>
                <w:szCs w:val="20"/>
                <w:lang w:eastAsia="es-ES"/>
                <w14:ligatures w14:val="none"/>
              </w:rPr>
            </w:pPr>
            <w:r w:rsidRPr="00804D82">
              <w:rPr>
                <w:rFonts w:ascii="Arial" w:eastAsia="Times New Roman" w:hAnsi="Arial" w:cs="Arial"/>
                <w:color w:val="000000"/>
                <w:kern w:val="0"/>
                <w:sz w:val="20"/>
                <w:szCs w:val="20"/>
                <w:lang w:eastAsia="es-ES"/>
                <w14:ligatures w14:val="none"/>
              </w:rPr>
              <w:t>Alertas de Emergencias.</w:t>
            </w:r>
          </w:p>
        </w:tc>
        <w:tc>
          <w:tcPr>
            <w:tcW w:w="1211" w:type="dxa"/>
            <w:shd w:val="clear" w:color="auto" w:fill="FFFFFF" w:themeFill="background1"/>
            <w:vAlign w:val="center"/>
            <w:hideMark/>
          </w:tcPr>
          <w:p w14:paraId="2ED8F5EA" w14:textId="77777777" w:rsidR="00804D82" w:rsidRPr="00804D82" w:rsidRDefault="00804D82" w:rsidP="00A56379">
            <w:pPr>
              <w:jc w:val="center"/>
              <w:rPr>
                <w:rFonts w:ascii="Calibri" w:eastAsia="Times New Roman" w:hAnsi="Calibri" w:cs="Calibri"/>
                <w:kern w:val="0"/>
                <w:lang w:eastAsia="es-ES"/>
                <w14:ligatures w14:val="none"/>
              </w:rPr>
            </w:pPr>
            <w:r w:rsidRPr="00804D82">
              <w:rPr>
                <w:rFonts w:ascii="Calibri" w:eastAsia="Times New Roman" w:hAnsi="Calibri" w:cs="Calibri"/>
                <w:color w:val="000000"/>
                <w:kern w:val="0"/>
                <w:lang w:eastAsia="es-ES"/>
                <w14:ligatures w14:val="none"/>
              </w:rPr>
              <w:t>11 hrs</w:t>
            </w:r>
          </w:p>
        </w:tc>
        <w:tc>
          <w:tcPr>
            <w:tcW w:w="1296" w:type="dxa"/>
            <w:shd w:val="clear" w:color="auto" w:fill="FFFFFF" w:themeFill="background1"/>
            <w:vAlign w:val="center"/>
            <w:hideMark/>
          </w:tcPr>
          <w:p w14:paraId="576E224E" w14:textId="77777777" w:rsidR="00804D82" w:rsidRPr="00804D82" w:rsidRDefault="00804D82" w:rsidP="00A56379">
            <w:pPr>
              <w:jc w:val="center"/>
              <w:rPr>
                <w:rFonts w:ascii="Calibri" w:eastAsia="Times New Roman" w:hAnsi="Calibri" w:cs="Calibri"/>
                <w:kern w:val="0"/>
                <w:lang w:eastAsia="es-ES"/>
                <w14:ligatures w14:val="none"/>
              </w:rPr>
            </w:pPr>
            <w:r w:rsidRPr="00804D82">
              <w:rPr>
                <w:rFonts w:ascii="Calibri" w:eastAsia="Times New Roman" w:hAnsi="Calibri" w:cs="Calibri"/>
                <w:color w:val="000000"/>
                <w:kern w:val="0"/>
                <w:lang w:eastAsia="es-ES"/>
                <w14:ligatures w14:val="none"/>
              </w:rPr>
              <w:t>mié 31/07/24</w:t>
            </w:r>
          </w:p>
        </w:tc>
        <w:tc>
          <w:tcPr>
            <w:tcW w:w="1320" w:type="dxa"/>
            <w:shd w:val="clear" w:color="auto" w:fill="FFFFFF" w:themeFill="background1"/>
            <w:vAlign w:val="center"/>
            <w:hideMark/>
          </w:tcPr>
          <w:p w14:paraId="3726FC14" w14:textId="77777777" w:rsidR="00804D82" w:rsidRPr="00804D82" w:rsidRDefault="00804D82" w:rsidP="00A56379">
            <w:pPr>
              <w:jc w:val="center"/>
              <w:rPr>
                <w:rFonts w:ascii="Calibri" w:eastAsia="Times New Roman" w:hAnsi="Calibri" w:cs="Calibri"/>
                <w:kern w:val="0"/>
                <w:lang w:eastAsia="es-ES"/>
                <w14:ligatures w14:val="none"/>
              </w:rPr>
            </w:pPr>
            <w:r w:rsidRPr="00804D82">
              <w:rPr>
                <w:rFonts w:ascii="Calibri" w:eastAsia="Times New Roman" w:hAnsi="Calibri" w:cs="Calibri"/>
                <w:color w:val="000000"/>
                <w:kern w:val="0"/>
                <w:lang w:eastAsia="es-ES"/>
                <w14:ligatures w14:val="none"/>
              </w:rPr>
              <w:t>vie 02/08/24</w:t>
            </w:r>
          </w:p>
        </w:tc>
      </w:tr>
      <w:tr w:rsidR="00804D82" w:rsidRPr="00804D82" w14:paraId="106D9650" w14:textId="77777777" w:rsidTr="00C56B9E">
        <w:tc>
          <w:tcPr>
            <w:tcW w:w="1350" w:type="dxa"/>
            <w:shd w:val="clear" w:color="auto" w:fill="AEAAAA" w:themeFill="background2" w:themeFillShade="BF"/>
            <w:vAlign w:val="center"/>
            <w:hideMark/>
          </w:tcPr>
          <w:p w14:paraId="6223E053" w14:textId="77777777" w:rsidR="00804D82" w:rsidRPr="00095AC0" w:rsidRDefault="00804D82" w:rsidP="00095AC0">
            <w:pPr>
              <w:jc w:val="left"/>
              <w:rPr>
                <w:rFonts w:ascii="Calibri" w:eastAsia="Times New Roman" w:hAnsi="Calibri" w:cs="Calibri"/>
                <w:b/>
                <w:bCs/>
                <w:kern w:val="0"/>
                <w:lang w:eastAsia="es-ES"/>
                <w14:ligatures w14:val="none"/>
              </w:rPr>
            </w:pPr>
            <w:r w:rsidRPr="00095AC0">
              <w:rPr>
                <w:rFonts w:ascii="Calibri" w:eastAsia="Times New Roman" w:hAnsi="Calibri" w:cs="Calibri"/>
                <w:b/>
                <w:bCs/>
                <w:color w:val="000000"/>
                <w:kern w:val="0"/>
                <w:lang w:eastAsia="es-ES"/>
                <w14:ligatures w14:val="none"/>
              </w:rPr>
              <w:t>1.4.7.8</w:t>
            </w:r>
          </w:p>
        </w:tc>
        <w:tc>
          <w:tcPr>
            <w:tcW w:w="3323" w:type="dxa"/>
            <w:shd w:val="clear" w:color="auto" w:fill="FFFFFF" w:themeFill="background1"/>
            <w:vAlign w:val="center"/>
            <w:hideMark/>
          </w:tcPr>
          <w:p w14:paraId="1561C92A" w14:textId="528D159A" w:rsidR="00804D82" w:rsidRPr="00804D82" w:rsidRDefault="00804D82" w:rsidP="00A56379">
            <w:pPr>
              <w:jc w:val="left"/>
              <w:rPr>
                <w:rFonts w:ascii="Arial" w:eastAsia="Times New Roman" w:hAnsi="Arial" w:cs="Arial"/>
                <w:kern w:val="0"/>
                <w:sz w:val="20"/>
                <w:szCs w:val="20"/>
                <w:lang w:eastAsia="es-ES"/>
                <w14:ligatures w14:val="none"/>
              </w:rPr>
            </w:pPr>
            <w:r w:rsidRPr="00804D82">
              <w:rPr>
                <w:rFonts w:ascii="Arial" w:eastAsia="Times New Roman" w:hAnsi="Arial" w:cs="Arial"/>
                <w:color w:val="000000"/>
                <w:kern w:val="0"/>
                <w:sz w:val="20"/>
                <w:szCs w:val="20"/>
                <w:lang w:eastAsia="es-ES"/>
                <w14:ligatures w14:val="none"/>
              </w:rPr>
              <w:t>Gestión de Recursos en Emergencias.</w:t>
            </w:r>
          </w:p>
        </w:tc>
        <w:tc>
          <w:tcPr>
            <w:tcW w:w="1211" w:type="dxa"/>
            <w:shd w:val="clear" w:color="auto" w:fill="FFFFFF" w:themeFill="background1"/>
            <w:vAlign w:val="center"/>
            <w:hideMark/>
          </w:tcPr>
          <w:p w14:paraId="636F1125" w14:textId="77777777" w:rsidR="00804D82" w:rsidRPr="00804D82" w:rsidRDefault="00804D82" w:rsidP="00A56379">
            <w:pPr>
              <w:jc w:val="center"/>
              <w:rPr>
                <w:rFonts w:ascii="Calibri" w:eastAsia="Times New Roman" w:hAnsi="Calibri" w:cs="Calibri"/>
                <w:kern w:val="0"/>
                <w:lang w:eastAsia="es-ES"/>
                <w14:ligatures w14:val="none"/>
              </w:rPr>
            </w:pPr>
            <w:r w:rsidRPr="00804D82">
              <w:rPr>
                <w:rFonts w:ascii="Calibri" w:eastAsia="Times New Roman" w:hAnsi="Calibri" w:cs="Calibri"/>
                <w:color w:val="000000"/>
                <w:kern w:val="0"/>
                <w:lang w:eastAsia="es-ES"/>
                <w14:ligatures w14:val="none"/>
              </w:rPr>
              <w:t>16 hrs</w:t>
            </w:r>
          </w:p>
        </w:tc>
        <w:tc>
          <w:tcPr>
            <w:tcW w:w="1296" w:type="dxa"/>
            <w:shd w:val="clear" w:color="auto" w:fill="FFFFFF" w:themeFill="background1"/>
            <w:vAlign w:val="center"/>
            <w:hideMark/>
          </w:tcPr>
          <w:p w14:paraId="6E4051E9" w14:textId="77777777" w:rsidR="00804D82" w:rsidRPr="00804D82" w:rsidRDefault="00804D82" w:rsidP="00A56379">
            <w:pPr>
              <w:jc w:val="center"/>
              <w:rPr>
                <w:rFonts w:ascii="Calibri" w:eastAsia="Times New Roman" w:hAnsi="Calibri" w:cs="Calibri"/>
                <w:kern w:val="0"/>
                <w:lang w:eastAsia="es-ES"/>
                <w14:ligatures w14:val="none"/>
              </w:rPr>
            </w:pPr>
            <w:r w:rsidRPr="00804D82">
              <w:rPr>
                <w:rFonts w:ascii="Calibri" w:eastAsia="Times New Roman" w:hAnsi="Calibri" w:cs="Calibri"/>
                <w:color w:val="000000"/>
                <w:kern w:val="0"/>
                <w:lang w:eastAsia="es-ES"/>
                <w14:ligatures w14:val="none"/>
              </w:rPr>
              <w:t>mié 31/07/24</w:t>
            </w:r>
          </w:p>
        </w:tc>
        <w:tc>
          <w:tcPr>
            <w:tcW w:w="1320" w:type="dxa"/>
            <w:shd w:val="clear" w:color="auto" w:fill="FFFFFF" w:themeFill="background1"/>
            <w:vAlign w:val="center"/>
            <w:hideMark/>
          </w:tcPr>
          <w:p w14:paraId="34934291" w14:textId="77777777" w:rsidR="00804D82" w:rsidRPr="00804D82" w:rsidRDefault="00804D82" w:rsidP="00A56379">
            <w:pPr>
              <w:jc w:val="center"/>
              <w:rPr>
                <w:rFonts w:ascii="Calibri" w:eastAsia="Times New Roman" w:hAnsi="Calibri" w:cs="Calibri"/>
                <w:kern w:val="0"/>
                <w:lang w:eastAsia="es-ES"/>
                <w14:ligatures w14:val="none"/>
              </w:rPr>
            </w:pPr>
            <w:r w:rsidRPr="00804D82">
              <w:rPr>
                <w:rFonts w:ascii="Calibri" w:eastAsia="Times New Roman" w:hAnsi="Calibri" w:cs="Calibri"/>
                <w:color w:val="000000"/>
                <w:kern w:val="0"/>
                <w:lang w:eastAsia="es-ES"/>
                <w14:ligatures w14:val="none"/>
              </w:rPr>
              <w:t>vie 02/08/24</w:t>
            </w:r>
          </w:p>
        </w:tc>
      </w:tr>
      <w:tr w:rsidR="00804D82" w:rsidRPr="00804D82" w14:paraId="6645DA3C" w14:textId="77777777" w:rsidTr="00C56B9E">
        <w:tc>
          <w:tcPr>
            <w:tcW w:w="1350" w:type="dxa"/>
            <w:shd w:val="clear" w:color="auto" w:fill="AEAAAA" w:themeFill="background2" w:themeFillShade="BF"/>
            <w:vAlign w:val="center"/>
            <w:hideMark/>
          </w:tcPr>
          <w:p w14:paraId="572C222D" w14:textId="77777777" w:rsidR="00804D82" w:rsidRPr="00095AC0" w:rsidRDefault="00804D82" w:rsidP="00095AC0">
            <w:pPr>
              <w:jc w:val="left"/>
              <w:rPr>
                <w:rFonts w:ascii="Calibri" w:eastAsia="Times New Roman" w:hAnsi="Calibri" w:cs="Calibri"/>
                <w:b/>
                <w:bCs/>
                <w:kern w:val="0"/>
                <w:lang w:eastAsia="es-ES"/>
                <w14:ligatures w14:val="none"/>
              </w:rPr>
            </w:pPr>
            <w:r w:rsidRPr="00095AC0">
              <w:rPr>
                <w:rFonts w:ascii="Calibri" w:eastAsia="Times New Roman" w:hAnsi="Calibri" w:cs="Calibri"/>
                <w:b/>
                <w:bCs/>
                <w:color w:val="000000"/>
                <w:kern w:val="0"/>
                <w:lang w:eastAsia="es-ES"/>
                <w14:ligatures w14:val="none"/>
              </w:rPr>
              <w:t>1.4.7.9</w:t>
            </w:r>
          </w:p>
        </w:tc>
        <w:tc>
          <w:tcPr>
            <w:tcW w:w="3323" w:type="dxa"/>
            <w:shd w:val="clear" w:color="auto" w:fill="FFFFFF" w:themeFill="background1"/>
            <w:vAlign w:val="center"/>
            <w:hideMark/>
          </w:tcPr>
          <w:p w14:paraId="5327EB24" w14:textId="1AD44C23" w:rsidR="00804D82" w:rsidRPr="00804D82" w:rsidRDefault="00804D82" w:rsidP="00A56379">
            <w:pPr>
              <w:jc w:val="left"/>
              <w:rPr>
                <w:rFonts w:ascii="Arial" w:eastAsia="Times New Roman" w:hAnsi="Arial" w:cs="Arial"/>
                <w:kern w:val="0"/>
                <w:sz w:val="20"/>
                <w:szCs w:val="20"/>
                <w:lang w:eastAsia="es-ES"/>
                <w14:ligatures w14:val="none"/>
              </w:rPr>
            </w:pPr>
            <w:r w:rsidRPr="00804D82">
              <w:rPr>
                <w:rFonts w:ascii="Arial" w:eastAsia="Times New Roman" w:hAnsi="Arial" w:cs="Arial"/>
                <w:color w:val="000000"/>
                <w:kern w:val="0"/>
                <w:sz w:val="20"/>
                <w:szCs w:val="20"/>
                <w:lang w:eastAsia="es-ES"/>
                <w14:ligatures w14:val="none"/>
              </w:rPr>
              <w:t>Comunicación con Conductores de Vehículos de Transporte.</w:t>
            </w:r>
          </w:p>
        </w:tc>
        <w:tc>
          <w:tcPr>
            <w:tcW w:w="1211" w:type="dxa"/>
            <w:shd w:val="clear" w:color="auto" w:fill="FFFFFF" w:themeFill="background1"/>
            <w:vAlign w:val="center"/>
            <w:hideMark/>
          </w:tcPr>
          <w:p w14:paraId="3D74B944" w14:textId="77777777" w:rsidR="00804D82" w:rsidRPr="00804D82" w:rsidRDefault="00804D82" w:rsidP="00A56379">
            <w:pPr>
              <w:jc w:val="center"/>
              <w:rPr>
                <w:rFonts w:ascii="Calibri" w:eastAsia="Times New Roman" w:hAnsi="Calibri" w:cs="Calibri"/>
                <w:kern w:val="0"/>
                <w:lang w:eastAsia="es-ES"/>
                <w14:ligatures w14:val="none"/>
              </w:rPr>
            </w:pPr>
            <w:r w:rsidRPr="00804D82">
              <w:rPr>
                <w:rFonts w:ascii="Calibri" w:eastAsia="Times New Roman" w:hAnsi="Calibri" w:cs="Calibri"/>
                <w:color w:val="000000"/>
                <w:kern w:val="0"/>
                <w:lang w:eastAsia="es-ES"/>
                <w14:ligatures w14:val="none"/>
              </w:rPr>
              <w:t>12 hrs</w:t>
            </w:r>
          </w:p>
        </w:tc>
        <w:tc>
          <w:tcPr>
            <w:tcW w:w="1296" w:type="dxa"/>
            <w:shd w:val="clear" w:color="auto" w:fill="FFFFFF" w:themeFill="background1"/>
            <w:vAlign w:val="center"/>
            <w:hideMark/>
          </w:tcPr>
          <w:p w14:paraId="52B5037A" w14:textId="77777777" w:rsidR="00804D82" w:rsidRPr="00804D82" w:rsidRDefault="00804D82" w:rsidP="00A56379">
            <w:pPr>
              <w:jc w:val="center"/>
              <w:rPr>
                <w:rFonts w:ascii="Calibri" w:eastAsia="Times New Roman" w:hAnsi="Calibri" w:cs="Calibri"/>
                <w:kern w:val="0"/>
                <w:lang w:eastAsia="es-ES"/>
                <w14:ligatures w14:val="none"/>
              </w:rPr>
            </w:pPr>
            <w:r w:rsidRPr="00804D82">
              <w:rPr>
                <w:rFonts w:ascii="Calibri" w:eastAsia="Times New Roman" w:hAnsi="Calibri" w:cs="Calibri"/>
                <w:color w:val="000000"/>
                <w:kern w:val="0"/>
                <w:lang w:eastAsia="es-ES"/>
                <w14:ligatures w14:val="none"/>
              </w:rPr>
              <w:t>lun 29/07/24</w:t>
            </w:r>
          </w:p>
        </w:tc>
        <w:tc>
          <w:tcPr>
            <w:tcW w:w="1320" w:type="dxa"/>
            <w:shd w:val="clear" w:color="auto" w:fill="FFFFFF" w:themeFill="background1"/>
            <w:vAlign w:val="center"/>
            <w:hideMark/>
          </w:tcPr>
          <w:p w14:paraId="05534334" w14:textId="77777777" w:rsidR="00804D82" w:rsidRPr="00804D82" w:rsidRDefault="00804D82" w:rsidP="00A56379">
            <w:pPr>
              <w:jc w:val="center"/>
              <w:rPr>
                <w:rFonts w:ascii="Calibri" w:eastAsia="Times New Roman" w:hAnsi="Calibri" w:cs="Calibri"/>
                <w:kern w:val="0"/>
                <w:lang w:eastAsia="es-ES"/>
                <w14:ligatures w14:val="none"/>
              </w:rPr>
            </w:pPr>
            <w:r w:rsidRPr="00804D82">
              <w:rPr>
                <w:rFonts w:ascii="Calibri" w:eastAsia="Times New Roman" w:hAnsi="Calibri" w:cs="Calibri"/>
                <w:color w:val="000000"/>
                <w:kern w:val="0"/>
                <w:lang w:eastAsia="es-ES"/>
                <w14:ligatures w14:val="none"/>
              </w:rPr>
              <w:t>mié 07/08/24</w:t>
            </w:r>
          </w:p>
        </w:tc>
      </w:tr>
      <w:tr w:rsidR="00804D82" w:rsidRPr="00804D82" w14:paraId="167D981F" w14:textId="77777777" w:rsidTr="00C56B9E">
        <w:tc>
          <w:tcPr>
            <w:tcW w:w="1350" w:type="dxa"/>
            <w:shd w:val="clear" w:color="auto" w:fill="AEAAAA" w:themeFill="background2" w:themeFillShade="BF"/>
            <w:vAlign w:val="center"/>
            <w:hideMark/>
          </w:tcPr>
          <w:p w14:paraId="20D2206B" w14:textId="77777777" w:rsidR="00804D82" w:rsidRPr="00095AC0" w:rsidRDefault="00804D82" w:rsidP="00095AC0">
            <w:pPr>
              <w:jc w:val="left"/>
              <w:rPr>
                <w:rFonts w:ascii="Calibri" w:eastAsia="Times New Roman" w:hAnsi="Calibri" w:cs="Calibri"/>
                <w:b/>
                <w:bCs/>
                <w:kern w:val="0"/>
                <w:lang w:eastAsia="es-ES"/>
                <w14:ligatures w14:val="none"/>
              </w:rPr>
            </w:pPr>
            <w:r w:rsidRPr="00095AC0">
              <w:rPr>
                <w:rFonts w:ascii="Calibri" w:eastAsia="Times New Roman" w:hAnsi="Calibri" w:cs="Calibri"/>
                <w:b/>
                <w:bCs/>
                <w:color w:val="000000"/>
                <w:kern w:val="0"/>
                <w:lang w:eastAsia="es-ES"/>
                <w14:ligatures w14:val="none"/>
              </w:rPr>
              <w:t>1.4.7.10</w:t>
            </w:r>
          </w:p>
        </w:tc>
        <w:tc>
          <w:tcPr>
            <w:tcW w:w="3323" w:type="dxa"/>
            <w:shd w:val="clear" w:color="auto" w:fill="FFFFFF" w:themeFill="background1"/>
            <w:vAlign w:val="center"/>
            <w:hideMark/>
          </w:tcPr>
          <w:p w14:paraId="38325C93" w14:textId="2C0363A7" w:rsidR="00804D82" w:rsidRPr="00804D82" w:rsidRDefault="00804D82" w:rsidP="00A56379">
            <w:pPr>
              <w:jc w:val="left"/>
              <w:rPr>
                <w:rFonts w:ascii="Arial" w:eastAsia="Times New Roman" w:hAnsi="Arial" w:cs="Arial"/>
                <w:kern w:val="0"/>
                <w:sz w:val="20"/>
                <w:szCs w:val="20"/>
                <w:lang w:eastAsia="es-ES"/>
                <w14:ligatures w14:val="none"/>
              </w:rPr>
            </w:pPr>
            <w:r w:rsidRPr="00804D82">
              <w:rPr>
                <w:rFonts w:ascii="Arial" w:eastAsia="Times New Roman" w:hAnsi="Arial" w:cs="Arial"/>
                <w:color w:val="000000"/>
                <w:kern w:val="0"/>
                <w:sz w:val="20"/>
                <w:szCs w:val="20"/>
                <w:lang w:eastAsia="es-ES"/>
                <w14:ligatures w14:val="none"/>
              </w:rPr>
              <w:t>Comunicación con Clientes Finales.</w:t>
            </w:r>
          </w:p>
        </w:tc>
        <w:tc>
          <w:tcPr>
            <w:tcW w:w="1211" w:type="dxa"/>
            <w:shd w:val="clear" w:color="auto" w:fill="FFFFFF" w:themeFill="background1"/>
            <w:vAlign w:val="center"/>
            <w:hideMark/>
          </w:tcPr>
          <w:p w14:paraId="7F16339D" w14:textId="77777777" w:rsidR="00804D82" w:rsidRPr="00804D82" w:rsidRDefault="00804D82" w:rsidP="00A56379">
            <w:pPr>
              <w:jc w:val="center"/>
              <w:rPr>
                <w:rFonts w:ascii="Calibri" w:eastAsia="Times New Roman" w:hAnsi="Calibri" w:cs="Calibri"/>
                <w:kern w:val="0"/>
                <w:lang w:eastAsia="es-ES"/>
                <w14:ligatures w14:val="none"/>
              </w:rPr>
            </w:pPr>
            <w:r w:rsidRPr="00804D82">
              <w:rPr>
                <w:rFonts w:ascii="Calibri" w:eastAsia="Times New Roman" w:hAnsi="Calibri" w:cs="Calibri"/>
                <w:color w:val="000000"/>
                <w:kern w:val="0"/>
                <w:lang w:eastAsia="es-ES"/>
                <w14:ligatures w14:val="none"/>
              </w:rPr>
              <w:t>13 hrs</w:t>
            </w:r>
          </w:p>
        </w:tc>
        <w:tc>
          <w:tcPr>
            <w:tcW w:w="1296" w:type="dxa"/>
            <w:shd w:val="clear" w:color="auto" w:fill="FFFFFF" w:themeFill="background1"/>
            <w:vAlign w:val="center"/>
            <w:hideMark/>
          </w:tcPr>
          <w:p w14:paraId="1A8E81F3" w14:textId="77777777" w:rsidR="00804D82" w:rsidRPr="00804D82" w:rsidRDefault="00804D82" w:rsidP="00A56379">
            <w:pPr>
              <w:jc w:val="center"/>
              <w:rPr>
                <w:rFonts w:ascii="Calibri" w:eastAsia="Times New Roman" w:hAnsi="Calibri" w:cs="Calibri"/>
                <w:kern w:val="0"/>
                <w:lang w:eastAsia="es-ES"/>
                <w14:ligatures w14:val="none"/>
              </w:rPr>
            </w:pPr>
            <w:r w:rsidRPr="00804D82">
              <w:rPr>
                <w:rFonts w:ascii="Calibri" w:eastAsia="Times New Roman" w:hAnsi="Calibri" w:cs="Calibri"/>
                <w:color w:val="000000"/>
                <w:kern w:val="0"/>
                <w:lang w:eastAsia="es-ES"/>
                <w14:ligatures w14:val="none"/>
              </w:rPr>
              <w:t>mié 07/08/24</w:t>
            </w:r>
          </w:p>
        </w:tc>
        <w:tc>
          <w:tcPr>
            <w:tcW w:w="1320" w:type="dxa"/>
            <w:shd w:val="clear" w:color="auto" w:fill="FFFFFF" w:themeFill="background1"/>
            <w:vAlign w:val="center"/>
            <w:hideMark/>
          </w:tcPr>
          <w:p w14:paraId="681C0876" w14:textId="77777777" w:rsidR="00804D82" w:rsidRPr="00804D82" w:rsidRDefault="00804D82" w:rsidP="00A56379">
            <w:pPr>
              <w:jc w:val="center"/>
              <w:rPr>
                <w:rFonts w:ascii="Calibri" w:eastAsia="Times New Roman" w:hAnsi="Calibri" w:cs="Calibri"/>
                <w:kern w:val="0"/>
                <w:lang w:eastAsia="es-ES"/>
                <w14:ligatures w14:val="none"/>
              </w:rPr>
            </w:pPr>
            <w:r w:rsidRPr="00804D82">
              <w:rPr>
                <w:rFonts w:ascii="Calibri" w:eastAsia="Times New Roman" w:hAnsi="Calibri" w:cs="Calibri"/>
                <w:color w:val="000000"/>
                <w:kern w:val="0"/>
                <w:lang w:eastAsia="es-ES"/>
                <w14:ligatures w14:val="none"/>
              </w:rPr>
              <w:t>jue 08/08/24</w:t>
            </w:r>
          </w:p>
        </w:tc>
      </w:tr>
      <w:tr w:rsidR="00804D82" w:rsidRPr="00804D82" w14:paraId="5CE81FD3" w14:textId="77777777" w:rsidTr="00C56B9E">
        <w:tc>
          <w:tcPr>
            <w:tcW w:w="1350" w:type="dxa"/>
            <w:shd w:val="clear" w:color="auto" w:fill="AEAAAA" w:themeFill="background2" w:themeFillShade="BF"/>
            <w:vAlign w:val="center"/>
            <w:hideMark/>
          </w:tcPr>
          <w:p w14:paraId="6B419D66" w14:textId="77777777" w:rsidR="00804D82" w:rsidRPr="00095AC0" w:rsidRDefault="00804D82" w:rsidP="00095AC0">
            <w:pPr>
              <w:jc w:val="left"/>
              <w:rPr>
                <w:rFonts w:ascii="Calibri" w:eastAsia="Times New Roman" w:hAnsi="Calibri" w:cs="Calibri"/>
                <w:b/>
                <w:bCs/>
                <w:kern w:val="0"/>
                <w:lang w:eastAsia="es-ES"/>
                <w14:ligatures w14:val="none"/>
              </w:rPr>
            </w:pPr>
            <w:r w:rsidRPr="00095AC0">
              <w:rPr>
                <w:rFonts w:ascii="Calibri" w:eastAsia="Times New Roman" w:hAnsi="Calibri" w:cs="Calibri"/>
                <w:b/>
                <w:bCs/>
                <w:color w:val="000000"/>
                <w:kern w:val="0"/>
                <w:lang w:eastAsia="es-ES"/>
                <w14:ligatures w14:val="none"/>
              </w:rPr>
              <w:lastRenderedPageBreak/>
              <w:t>1.5</w:t>
            </w:r>
          </w:p>
        </w:tc>
        <w:tc>
          <w:tcPr>
            <w:tcW w:w="3323" w:type="dxa"/>
            <w:shd w:val="clear" w:color="auto" w:fill="FFFFFF" w:themeFill="background1"/>
            <w:vAlign w:val="center"/>
            <w:hideMark/>
          </w:tcPr>
          <w:p w14:paraId="4F403E7A" w14:textId="14D3E614" w:rsidR="00804D82" w:rsidRPr="00804D82" w:rsidRDefault="00804D82" w:rsidP="00A56379">
            <w:pPr>
              <w:jc w:val="left"/>
              <w:rPr>
                <w:rFonts w:ascii="Calibri" w:eastAsia="Times New Roman" w:hAnsi="Calibri" w:cs="Calibri"/>
                <w:kern w:val="0"/>
                <w:lang w:eastAsia="es-ES"/>
                <w14:ligatures w14:val="none"/>
              </w:rPr>
            </w:pPr>
            <w:r w:rsidRPr="00804D82">
              <w:rPr>
                <w:rFonts w:ascii="Calibri" w:eastAsia="Times New Roman" w:hAnsi="Calibri" w:cs="Calibri"/>
                <w:color w:val="000000"/>
                <w:kern w:val="0"/>
                <w:lang w:eastAsia="es-ES"/>
                <w14:ligatures w14:val="none"/>
              </w:rPr>
              <w:t>Gestión de proyecto</w:t>
            </w:r>
          </w:p>
        </w:tc>
        <w:tc>
          <w:tcPr>
            <w:tcW w:w="1211" w:type="dxa"/>
            <w:shd w:val="clear" w:color="auto" w:fill="FFFFFF" w:themeFill="background1"/>
            <w:vAlign w:val="center"/>
            <w:hideMark/>
          </w:tcPr>
          <w:p w14:paraId="6EA9A1DD" w14:textId="77777777" w:rsidR="00804D82" w:rsidRPr="00804D82" w:rsidRDefault="00804D82" w:rsidP="00A56379">
            <w:pPr>
              <w:jc w:val="center"/>
              <w:rPr>
                <w:rFonts w:ascii="Calibri" w:eastAsia="Times New Roman" w:hAnsi="Calibri" w:cs="Calibri"/>
                <w:kern w:val="0"/>
                <w:lang w:eastAsia="es-ES"/>
                <w14:ligatures w14:val="none"/>
              </w:rPr>
            </w:pPr>
            <w:r w:rsidRPr="00804D82">
              <w:rPr>
                <w:rFonts w:ascii="Calibri" w:eastAsia="Times New Roman" w:hAnsi="Calibri" w:cs="Calibri"/>
                <w:color w:val="000000"/>
                <w:kern w:val="0"/>
                <w:lang w:eastAsia="es-ES"/>
                <w14:ligatures w14:val="none"/>
              </w:rPr>
              <w:t>107 hrs</w:t>
            </w:r>
          </w:p>
        </w:tc>
        <w:tc>
          <w:tcPr>
            <w:tcW w:w="1296" w:type="dxa"/>
            <w:shd w:val="clear" w:color="auto" w:fill="FFFFFF" w:themeFill="background1"/>
            <w:vAlign w:val="center"/>
            <w:hideMark/>
          </w:tcPr>
          <w:p w14:paraId="0EAC1B67" w14:textId="77777777" w:rsidR="00804D82" w:rsidRPr="00804D82" w:rsidRDefault="00804D82" w:rsidP="00A56379">
            <w:pPr>
              <w:jc w:val="center"/>
              <w:rPr>
                <w:rFonts w:ascii="Calibri" w:eastAsia="Times New Roman" w:hAnsi="Calibri" w:cs="Calibri"/>
                <w:kern w:val="0"/>
                <w:lang w:eastAsia="es-ES"/>
                <w14:ligatures w14:val="none"/>
              </w:rPr>
            </w:pPr>
            <w:r w:rsidRPr="00804D82">
              <w:rPr>
                <w:rFonts w:ascii="Calibri" w:eastAsia="Times New Roman" w:hAnsi="Calibri" w:cs="Calibri"/>
                <w:color w:val="000000"/>
                <w:kern w:val="0"/>
                <w:lang w:eastAsia="es-ES"/>
                <w14:ligatures w14:val="none"/>
              </w:rPr>
              <w:t>mar 19/03/24</w:t>
            </w:r>
          </w:p>
        </w:tc>
        <w:tc>
          <w:tcPr>
            <w:tcW w:w="1320" w:type="dxa"/>
            <w:shd w:val="clear" w:color="auto" w:fill="FFFFFF" w:themeFill="background1"/>
            <w:vAlign w:val="center"/>
            <w:hideMark/>
          </w:tcPr>
          <w:p w14:paraId="7BA3FB2E" w14:textId="77777777" w:rsidR="00804D82" w:rsidRPr="00804D82" w:rsidRDefault="00804D82" w:rsidP="00A56379">
            <w:pPr>
              <w:jc w:val="center"/>
              <w:rPr>
                <w:rFonts w:ascii="Calibri" w:eastAsia="Times New Roman" w:hAnsi="Calibri" w:cs="Calibri"/>
                <w:kern w:val="0"/>
                <w:lang w:eastAsia="es-ES"/>
                <w14:ligatures w14:val="none"/>
              </w:rPr>
            </w:pPr>
            <w:r w:rsidRPr="00804D82">
              <w:rPr>
                <w:rFonts w:ascii="Calibri" w:eastAsia="Times New Roman" w:hAnsi="Calibri" w:cs="Calibri"/>
                <w:color w:val="000000"/>
                <w:kern w:val="0"/>
                <w:lang w:eastAsia="es-ES"/>
                <w14:ligatures w14:val="none"/>
              </w:rPr>
              <w:t>lun 08/04/24</w:t>
            </w:r>
          </w:p>
        </w:tc>
      </w:tr>
      <w:tr w:rsidR="00804D82" w:rsidRPr="00804D82" w14:paraId="1B04ECB0" w14:textId="77777777" w:rsidTr="00C56B9E">
        <w:tc>
          <w:tcPr>
            <w:tcW w:w="1350" w:type="dxa"/>
            <w:shd w:val="clear" w:color="auto" w:fill="AEAAAA" w:themeFill="background2" w:themeFillShade="BF"/>
            <w:vAlign w:val="center"/>
            <w:hideMark/>
          </w:tcPr>
          <w:p w14:paraId="5019D544" w14:textId="77777777" w:rsidR="00804D82" w:rsidRPr="00095AC0" w:rsidRDefault="00804D82" w:rsidP="00095AC0">
            <w:pPr>
              <w:jc w:val="left"/>
              <w:rPr>
                <w:rFonts w:ascii="Calibri" w:eastAsia="Times New Roman" w:hAnsi="Calibri" w:cs="Calibri"/>
                <w:b/>
                <w:bCs/>
                <w:kern w:val="0"/>
                <w:lang w:eastAsia="es-ES"/>
                <w14:ligatures w14:val="none"/>
              </w:rPr>
            </w:pPr>
            <w:r w:rsidRPr="00095AC0">
              <w:rPr>
                <w:rFonts w:ascii="Calibri" w:eastAsia="Times New Roman" w:hAnsi="Calibri" w:cs="Calibri"/>
                <w:b/>
                <w:bCs/>
                <w:color w:val="000000"/>
                <w:kern w:val="0"/>
                <w:lang w:eastAsia="es-ES"/>
                <w14:ligatures w14:val="none"/>
              </w:rPr>
              <w:t>1.6</w:t>
            </w:r>
          </w:p>
        </w:tc>
        <w:tc>
          <w:tcPr>
            <w:tcW w:w="3323" w:type="dxa"/>
            <w:shd w:val="clear" w:color="auto" w:fill="E7E6E6" w:themeFill="background2"/>
            <w:vAlign w:val="center"/>
            <w:hideMark/>
          </w:tcPr>
          <w:p w14:paraId="0A1775F6" w14:textId="4F99FAE2" w:rsidR="00804D82" w:rsidRPr="00804D82" w:rsidRDefault="00804D82" w:rsidP="00A56379">
            <w:pPr>
              <w:jc w:val="left"/>
              <w:rPr>
                <w:rFonts w:ascii="Calibri" w:eastAsia="Times New Roman" w:hAnsi="Calibri" w:cs="Calibri"/>
                <w:kern w:val="0"/>
                <w:lang w:eastAsia="es-ES"/>
                <w14:ligatures w14:val="none"/>
              </w:rPr>
            </w:pPr>
            <w:r w:rsidRPr="00804D82">
              <w:rPr>
                <w:rFonts w:ascii="Calibri" w:eastAsia="Times New Roman" w:hAnsi="Calibri" w:cs="Calibri"/>
                <w:b/>
                <w:bCs/>
                <w:color w:val="000000"/>
                <w:kern w:val="0"/>
                <w:lang w:eastAsia="es-ES"/>
                <w14:ligatures w14:val="none"/>
              </w:rPr>
              <w:t>Pruebas y depuración</w:t>
            </w:r>
          </w:p>
        </w:tc>
        <w:tc>
          <w:tcPr>
            <w:tcW w:w="1211" w:type="dxa"/>
            <w:shd w:val="clear" w:color="auto" w:fill="E7E6E6" w:themeFill="background2"/>
            <w:vAlign w:val="center"/>
            <w:hideMark/>
          </w:tcPr>
          <w:p w14:paraId="41151331" w14:textId="77777777" w:rsidR="00804D82" w:rsidRPr="00804D82" w:rsidRDefault="00804D82" w:rsidP="00A56379">
            <w:pPr>
              <w:jc w:val="center"/>
              <w:rPr>
                <w:rFonts w:ascii="Calibri" w:eastAsia="Times New Roman" w:hAnsi="Calibri" w:cs="Calibri"/>
                <w:kern w:val="0"/>
                <w:lang w:eastAsia="es-ES"/>
                <w14:ligatures w14:val="none"/>
              </w:rPr>
            </w:pPr>
            <w:r w:rsidRPr="00804D82">
              <w:rPr>
                <w:rFonts w:ascii="Calibri" w:eastAsia="Times New Roman" w:hAnsi="Calibri" w:cs="Calibri"/>
                <w:b/>
                <w:bCs/>
                <w:color w:val="000000"/>
                <w:kern w:val="0"/>
                <w:lang w:eastAsia="es-ES"/>
                <w14:ligatures w14:val="none"/>
              </w:rPr>
              <w:t>72 hrs</w:t>
            </w:r>
          </w:p>
        </w:tc>
        <w:tc>
          <w:tcPr>
            <w:tcW w:w="1296" w:type="dxa"/>
            <w:shd w:val="clear" w:color="auto" w:fill="E7E6E6" w:themeFill="background2"/>
            <w:vAlign w:val="center"/>
            <w:hideMark/>
          </w:tcPr>
          <w:p w14:paraId="46A77980" w14:textId="77777777" w:rsidR="00804D82" w:rsidRPr="00804D82" w:rsidRDefault="00804D82" w:rsidP="00A56379">
            <w:pPr>
              <w:jc w:val="center"/>
              <w:rPr>
                <w:rFonts w:ascii="Calibri" w:eastAsia="Times New Roman" w:hAnsi="Calibri" w:cs="Calibri"/>
                <w:kern w:val="0"/>
                <w:lang w:eastAsia="es-ES"/>
                <w14:ligatures w14:val="none"/>
              </w:rPr>
            </w:pPr>
            <w:r w:rsidRPr="00804D82">
              <w:rPr>
                <w:rFonts w:ascii="Calibri" w:eastAsia="Times New Roman" w:hAnsi="Calibri" w:cs="Calibri"/>
                <w:b/>
                <w:bCs/>
                <w:color w:val="000000"/>
                <w:kern w:val="0"/>
                <w:lang w:eastAsia="es-ES"/>
                <w14:ligatures w14:val="none"/>
              </w:rPr>
              <w:t>lun 08/04/24</w:t>
            </w:r>
          </w:p>
        </w:tc>
        <w:tc>
          <w:tcPr>
            <w:tcW w:w="1320" w:type="dxa"/>
            <w:shd w:val="clear" w:color="auto" w:fill="E7E6E6" w:themeFill="background2"/>
            <w:vAlign w:val="center"/>
            <w:hideMark/>
          </w:tcPr>
          <w:p w14:paraId="21ECF879" w14:textId="77777777" w:rsidR="00804D82" w:rsidRPr="00804D82" w:rsidRDefault="00804D82" w:rsidP="00A56379">
            <w:pPr>
              <w:jc w:val="center"/>
              <w:rPr>
                <w:rFonts w:ascii="Calibri" w:eastAsia="Times New Roman" w:hAnsi="Calibri" w:cs="Calibri"/>
                <w:kern w:val="0"/>
                <w:lang w:eastAsia="es-ES"/>
                <w14:ligatures w14:val="none"/>
              </w:rPr>
            </w:pPr>
            <w:r w:rsidRPr="00804D82">
              <w:rPr>
                <w:rFonts w:ascii="Calibri" w:eastAsia="Times New Roman" w:hAnsi="Calibri" w:cs="Calibri"/>
                <w:b/>
                <w:bCs/>
                <w:color w:val="000000"/>
                <w:kern w:val="0"/>
                <w:lang w:eastAsia="es-ES"/>
                <w14:ligatures w14:val="none"/>
              </w:rPr>
              <w:t>mar 13/08/24</w:t>
            </w:r>
          </w:p>
        </w:tc>
      </w:tr>
      <w:tr w:rsidR="00804D82" w:rsidRPr="00804D82" w14:paraId="14C6912D" w14:textId="77777777" w:rsidTr="00C56B9E">
        <w:tc>
          <w:tcPr>
            <w:tcW w:w="1350" w:type="dxa"/>
            <w:shd w:val="clear" w:color="auto" w:fill="AEAAAA" w:themeFill="background2" w:themeFillShade="BF"/>
            <w:vAlign w:val="center"/>
            <w:hideMark/>
          </w:tcPr>
          <w:p w14:paraId="26F8CE4B" w14:textId="77777777" w:rsidR="00804D82" w:rsidRPr="00095AC0" w:rsidRDefault="00804D82" w:rsidP="00095AC0">
            <w:pPr>
              <w:jc w:val="left"/>
              <w:rPr>
                <w:rFonts w:ascii="Calibri" w:eastAsia="Times New Roman" w:hAnsi="Calibri" w:cs="Calibri"/>
                <w:b/>
                <w:bCs/>
                <w:kern w:val="0"/>
                <w:lang w:eastAsia="es-ES"/>
                <w14:ligatures w14:val="none"/>
              </w:rPr>
            </w:pPr>
            <w:r w:rsidRPr="00095AC0">
              <w:rPr>
                <w:rFonts w:ascii="Calibri" w:eastAsia="Times New Roman" w:hAnsi="Calibri" w:cs="Calibri"/>
                <w:b/>
                <w:bCs/>
                <w:color w:val="000000"/>
                <w:kern w:val="0"/>
                <w:lang w:eastAsia="es-ES"/>
                <w14:ligatures w14:val="none"/>
              </w:rPr>
              <w:t>1.6.1</w:t>
            </w:r>
          </w:p>
        </w:tc>
        <w:tc>
          <w:tcPr>
            <w:tcW w:w="3323" w:type="dxa"/>
            <w:shd w:val="clear" w:color="auto" w:fill="FFFFFF" w:themeFill="background1"/>
            <w:vAlign w:val="center"/>
            <w:hideMark/>
          </w:tcPr>
          <w:p w14:paraId="320EC91F" w14:textId="04588BC1" w:rsidR="00804D82" w:rsidRPr="00804D82" w:rsidRDefault="00804D82" w:rsidP="00A56379">
            <w:pPr>
              <w:jc w:val="left"/>
              <w:rPr>
                <w:rFonts w:ascii="Calibri" w:eastAsia="Times New Roman" w:hAnsi="Calibri" w:cs="Calibri"/>
                <w:kern w:val="0"/>
                <w:lang w:eastAsia="es-ES"/>
                <w14:ligatures w14:val="none"/>
              </w:rPr>
            </w:pPr>
            <w:r w:rsidRPr="00804D82">
              <w:rPr>
                <w:rFonts w:ascii="Calibri" w:eastAsia="Times New Roman" w:hAnsi="Calibri" w:cs="Calibri"/>
                <w:color w:val="000000"/>
                <w:kern w:val="0"/>
                <w:lang w:eastAsia="es-ES"/>
                <w14:ligatures w14:val="none"/>
              </w:rPr>
              <w:t>Pruebas y depuración - Integración con sistemas centrales</w:t>
            </w:r>
          </w:p>
        </w:tc>
        <w:tc>
          <w:tcPr>
            <w:tcW w:w="1211" w:type="dxa"/>
            <w:shd w:val="clear" w:color="auto" w:fill="FFFFFF" w:themeFill="background1"/>
            <w:vAlign w:val="center"/>
            <w:hideMark/>
          </w:tcPr>
          <w:p w14:paraId="7C4674BD" w14:textId="77777777" w:rsidR="00804D82" w:rsidRPr="00804D82" w:rsidRDefault="00804D82" w:rsidP="00A56379">
            <w:pPr>
              <w:jc w:val="center"/>
              <w:rPr>
                <w:rFonts w:ascii="Calibri" w:eastAsia="Times New Roman" w:hAnsi="Calibri" w:cs="Calibri"/>
                <w:kern w:val="0"/>
                <w:lang w:eastAsia="es-ES"/>
                <w14:ligatures w14:val="none"/>
              </w:rPr>
            </w:pPr>
            <w:r w:rsidRPr="00804D82">
              <w:rPr>
                <w:rFonts w:ascii="Calibri" w:eastAsia="Times New Roman" w:hAnsi="Calibri" w:cs="Calibri"/>
                <w:color w:val="000000"/>
                <w:kern w:val="0"/>
                <w:lang w:eastAsia="es-ES"/>
                <w14:ligatures w14:val="none"/>
              </w:rPr>
              <w:t>12 hrs</w:t>
            </w:r>
          </w:p>
        </w:tc>
        <w:tc>
          <w:tcPr>
            <w:tcW w:w="1296" w:type="dxa"/>
            <w:shd w:val="clear" w:color="auto" w:fill="FFFFFF" w:themeFill="background1"/>
            <w:vAlign w:val="center"/>
            <w:hideMark/>
          </w:tcPr>
          <w:p w14:paraId="3BBCABC7" w14:textId="77777777" w:rsidR="00804D82" w:rsidRPr="00804D82" w:rsidRDefault="00804D82" w:rsidP="00A56379">
            <w:pPr>
              <w:jc w:val="center"/>
              <w:rPr>
                <w:rFonts w:ascii="Calibri" w:eastAsia="Times New Roman" w:hAnsi="Calibri" w:cs="Calibri"/>
                <w:kern w:val="0"/>
                <w:lang w:eastAsia="es-ES"/>
                <w14:ligatures w14:val="none"/>
              </w:rPr>
            </w:pPr>
            <w:r w:rsidRPr="00804D82">
              <w:rPr>
                <w:rFonts w:ascii="Calibri" w:eastAsia="Times New Roman" w:hAnsi="Calibri" w:cs="Calibri"/>
                <w:color w:val="000000"/>
                <w:kern w:val="0"/>
                <w:lang w:eastAsia="es-ES"/>
                <w14:ligatures w14:val="none"/>
              </w:rPr>
              <w:t>lun 08/04/24</w:t>
            </w:r>
          </w:p>
        </w:tc>
        <w:tc>
          <w:tcPr>
            <w:tcW w:w="1320" w:type="dxa"/>
            <w:shd w:val="clear" w:color="auto" w:fill="FFFFFF" w:themeFill="background1"/>
            <w:vAlign w:val="center"/>
            <w:hideMark/>
          </w:tcPr>
          <w:p w14:paraId="5016C669" w14:textId="77777777" w:rsidR="00804D82" w:rsidRPr="00804D82" w:rsidRDefault="00804D82" w:rsidP="00A56379">
            <w:pPr>
              <w:jc w:val="center"/>
              <w:rPr>
                <w:rFonts w:ascii="Calibri" w:eastAsia="Times New Roman" w:hAnsi="Calibri" w:cs="Calibri"/>
                <w:kern w:val="0"/>
                <w:lang w:eastAsia="es-ES"/>
                <w14:ligatures w14:val="none"/>
              </w:rPr>
            </w:pPr>
            <w:r w:rsidRPr="00804D82">
              <w:rPr>
                <w:rFonts w:ascii="Calibri" w:eastAsia="Times New Roman" w:hAnsi="Calibri" w:cs="Calibri"/>
                <w:color w:val="000000"/>
                <w:kern w:val="0"/>
                <w:lang w:eastAsia="es-ES"/>
                <w14:ligatures w14:val="none"/>
              </w:rPr>
              <w:t>mar 09/04/24</w:t>
            </w:r>
          </w:p>
        </w:tc>
      </w:tr>
      <w:tr w:rsidR="00804D82" w:rsidRPr="00804D82" w14:paraId="45BAA78B" w14:textId="77777777" w:rsidTr="00C56B9E">
        <w:tc>
          <w:tcPr>
            <w:tcW w:w="1350" w:type="dxa"/>
            <w:shd w:val="clear" w:color="auto" w:fill="AEAAAA" w:themeFill="background2" w:themeFillShade="BF"/>
            <w:vAlign w:val="center"/>
            <w:hideMark/>
          </w:tcPr>
          <w:p w14:paraId="20BC1576" w14:textId="77777777" w:rsidR="00804D82" w:rsidRPr="00095AC0" w:rsidRDefault="00804D82" w:rsidP="00095AC0">
            <w:pPr>
              <w:jc w:val="left"/>
              <w:rPr>
                <w:rFonts w:ascii="Calibri" w:eastAsia="Times New Roman" w:hAnsi="Calibri" w:cs="Calibri"/>
                <w:b/>
                <w:bCs/>
                <w:kern w:val="0"/>
                <w:lang w:eastAsia="es-ES"/>
                <w14:ligatures w14:val="none"/>
              </w:rPr>
            </w:pPr>
            <w:r w:rsidRPr="00095AC0">
              <w:rPr>
                <w:rFonts w:ascii="Calibri" w:eastAsia="Times New Roman" w:hAnsi="Calibri" w:cs="Calibri"/>
                <w:b/>
                <w:bCs/>
                <w:color w:val="000000"/>
                <w:kern w:val="0"/>
                <w:lang w:eastAsia="es-ES"/>
                <w14:ligatures w14:val="none"/>
              </w:rPr>
              <w:t>1.6.2</w:t>
            </w:r>
          </w:p>
        </w:tc>
        <w:tc>
          <w:tcPr>
            <w:tcW w:w="3323" w:type="dxa"/>
            <w:shd w:val="clear" w:color="auto" w:fill="FFFFFF" w:themeFill="background1"/>
            <w:vAlign w:val="center"/>
            <w:hideMark/>
          </w:tcPr>
          <w:p w14:paraId="6A90067D" w14:textId="6CF5E239" w:rsidR="00804D82" w:rsidRPr="00804D82" w:rsidRDefault="00804D82" w:rsidP="00A56379">
            <w:pPr>
              <w:jc w:val="left"/>
              <w:rPr>
                <w:rFonts w:ascii="Calibri" w:eastAsia="Times New Roman" w:hAnsi="Calibri" w:cs="Calibri"/>
                <w:kern w:val="0"/>
                <w:lang w:eastAsia="es-ES"/>
                <w14:ligatures w14:val="none"/>
              </w:rPr>
            </w:pPr>
            <w:r w:rsidRPr="00804D82">
              <w:rPr>
                <w:rFonts w:ascii="Calibri" w:eastAsia="Times New Roman" w:hAnsi="Calibri" w:cs="Calibri"/>
                <w:color w:val="000000"/>
                <w:kern w:val="0"/>
                <w:lang w:eastAsia="es-ES"/>
                <w14:ligatures w14:val="none"/>
              </w:rPr>
              <w:t>Pruebas y depuración - Sistema de mensajería</w:t>
            </w:r>
          </w:p>
        </w:tc>
        <w:tc>
          <w:tcPr>
            <w:tcW w:w="1211" w:type="dxa"/>
            <w:shd w:val="clear" w:color="auto" w:fill="FFFFFF" w:themeFill="background1"/>
            <w:vAlign w:val="center"/>
            <w:hideMark/>
          </w:tcPr>
          <w:p w14:paraId="3255D336" w14:textId="77777777" w:rsidR="00804D82" w:rsidRPr="00804D82" w:rsidRDefault="00804D82" w:rsidP="00A56379">
            <w:pPr>
              <w:jc w:val="center"/>
              <w:rPr>
                <w:rFonts w:ascii="Calibri" w:eastAsia="Times New Roman" w:hAnsi="Calibri" w:cs="Calibri"/>
                <w:kern w:val="0"/>
                <w:lang w:eastAsia="es-ES"/>
                <w14:ligatures w14:val="none"/>
              </w:rPr>
            </w:pPr>
            <w:r w:rsidRPr="00804D82">
              <w:rPr>
                <w:rFonts w:ascii="Calibri" w:eastAsia="Times New Roman" w:hAnsi="Calibri" w:cs="Calibri"/>
                <w:color w:val="000000"/>
                <w:kern w:val="0"/>
                <w:lang w:eastAsia="es-ES"/>
                <w14:ligatures w14:val="none"/>
              </w:rPr>
              <w:t>8 hrs</w:t>
            </w:r>
          </w:p>
        </w:tc>
        <w:tc>
          <w:tcPr>
            <w:tcW w:w="1296" w:type="dxa"/>
            <w:shd w:val="clear" w:color="auto" w:fill="FFFFFF" w:themeFill="background1"/>
            <w:vAlign w:val="center"/>
            <w:hideMark/>
          </w:tcPr>
          <w:p w14:paraId="59A734D5" w14:textId="77777777" w:rsidR="00804D82" w:rsidRPr="00804D82" w:rsidRDefault="00804D82" w:rsidP="00A56379">
            <w:pPr>
              <w:jc w:val="center"/>
              <w:rPr>
                <w:rFonts w:ascii="Calibri" w:eastAsia="Times New Roman" w:hAnsi="Calibri" w:cs="Calibri"/>
                <w:kern w:val="0"/>
                <w:lang w:eastAsia="es-ES"/>
                <w14:ligatures w14:val="none"/>
              </w:rPr>
            </w:pPr>
            <w:r w:rsidRPr="00804D82">
              <w:rPr>
                <w:rFonts w:ascii="Calibri" w:eastAsia="Times New Roman" w:hAnsi="Calibri" w:cs="Calibri"/>
                <w:color w:val="000000"/>
                <w:kern w:val="0"/>
                <w:lang w:eastAsia="es-ES"/>
                <w14:ligatures w14:val="none"/>
              </w:rPr>
              <w:t>lun 06/05/24</w:t>
            </w:r>
          </w:p>
        </w:tc>
        <w:tc>
          <w:tcPr>
            <w:tcW w:w="1320" w:type="dxa"/>
            <w:shd w:val="clear" w:color="auto" w:fill="FFFFFF" w:themeFill="background1"/>
            <w:vAlign w:val="center"/>
            <w:hideMark/>
          </w:tcPr>
          <w:p w14:paraId="7EA2C709" w14:textId="77777777" w:rsidR="00804D82" w:rsidRPr="00804D82" w:rsidRDefault="00804D82" w:rsidP="00A56379">
            <w:pPr>
              <w:jc w:val="center"/>
              <w:rPr>
                <w:rFonts w:ascii="Calibri" w:eastAsia="Times New Roman" w:hAnsi="Calibri" w:cs="Calibri"/>
                <w:kern w:val="0"/>
                <w:lang w:eastAsia="es-ES"/>
                <w14:ligatures w14:val="none"/>
              </w:rPr>
            </w:pPr>
            <w:r w:rsidRPr="00804D82">
              <w:rPr>
                <w:rFonts w:ascii="Calibri" w:eastAsia="Times New Roman" w:hAnsi="Calibri" w:cs="Calibri"/>
                <w:color w:val="000000"/>
                <w:kern w:val="0"/>
                <w:lang w:eastAsia="es-ES"/>
                <w14:ligatures w14:val="none"/>
              </w:rPr>
              <w:t>mar 07/05/24</w:t>
            </w:r>
          </w:p>
        </w:tc>
      </w:tr>
      <w:tr w:rsidR="00804D82" w:rsidRPr="00804D82" w14:paraId="4E03B42E" w14:textId="77777777" w:rsidTr="00C56B9E">
        <w:tc>
          <w:tcPr>
            <w:tcW w:w="1350" w:type="dxa"/>
            <w:shd w:val="clear" w:color="auto" w:fill="AEAAAA" w:themeFill="background2" w:themeFillShade="BF"/>
            <w:vAlign w:val="center"/>
            <w:hideMark/>
          </w:tcPr>
          <w:p w14:paraId="24BA6254" w14:textId="77777777" w:rsidR="00804D82" w:rsidRPr="00095AC0" w:rsidRDefault="00804D82" w:rsidP="00095AC0">
            <w:pPr>
              <w:jc w:val="left"/>
              <w:rPr>
                <w:rFonts w:ascii="Calibri" w:eastAsia="Times New Roman" w:hAnsi="Calibri" w:cs="Calibri"/>
                <w:b/>
                <w:bCs/>
                <w:kern w:val="0"/>
                <w:lang w:eastAsia="es-ES"/>
                <w14:ligatures w14:val="none"/>
              </w:rPr>
            </w:pPr>
            <w:r w:rsidRPr="00095AC0">
              <w:rPr>
                <w:rFonts w:ascii="Calibri" w:eastAsia="Times New Roman" w:hAnsi="Calibri" w:cs="Calibri"/>
                <w:b/>
                <w:bCs/>
                <w:color w:val="000000"/>
                <w:kern w:val="0"/>
                <w:lang w:eastAsia="es-ES"/>
                <w14:ligatures w14:val="none"/>
              </w:rPr>
              <w:t>1.6.3</w:t>
            </w:r>
          </w:p>
        </w:tc>
        <w:tc>
          <w:tcPr>
            <w:tcW w:w="3323" w:type="dxa"/>
            <w:shd w:val="clear" w:color="auto" w:fill="FFFFFF" w:themeFill="background1"/>
            <w:vAlign w:val="center"/>
            <w:hideMark/>
          </w:tcPr>
          <w:p w14:paraId="1D5AFA66" w14:textId="638566F0" w:rsidR="00804D82" w:rsidRPr="00804D82" w:rsidRDefault="00804D82" w:rsidP="00A56379">
            <w:pPr>
              <w:jc w:val="left"/>
              <w:rPr>
                <w:rFonts w:ascii="Calibri" w:eastAsia="Times New Roman" w:hAnsi="Calibri" w:cs="Calibri"/>
                <w:kern w:val="0"/>
                <w:lang w:eastAsia="es-ES"/>
                <w14:ligatures w14:val="none"/>
              </w:rPr>
            </w:pPr>
            <w:r w:rsidRPr="00804D82">
              <w:rPr>
                <w:rFonts w:ascii="Calibri" w:eastAsia="Times New Roman" w:hAnsi="Calibri" w:cs="Calibri"/>
                <w:color w:val="000000"/>
                <w:kern w:val="0"/>
                <w:lang w:eastAsia="es-ES"/>
                <w14:ligatures w14:val="none"/>
              </w:rPr>
              <w:t>Pruebas y depuración - Gestión de usuarios</w:t>
            </w:r>
          </w:p>
        </w:tc>
        <w:tc>
          <w:tcPr>
            <w:tcW w:w="1211" w:type="dxa"/>
            <w:shd w:val="clear" w:color="auto" w:fill="FFFFFF" w:themeFill="background1"/>
            <w:vAlign w:val="center"/>
            <w:hideMark/>
          </w:tcPr>
          <w:p w14:paraId="4644D247" w14:textId="77777777" w:rsidR="00804D82" w:rsidRPr="00804D82" w:rsidRDefault="00804D82" w:rsidP="00A56379">
            <w:pPr>
              <w:jc w:val="center"/>
              <w:rPr>
                <w:rFonts w:ascii="Calibri" w:eastAsia="Times New Roman" w:hAnsi="Calibri" w:cs="Calibri"/>
                <w:kern w:val="0"/>
                <w:lang w:eastAsia="es-ES"/>
                <w14:ligatures w14:val="none"/>
              </w:rPr>
            </w:pPr>
            <w:r w:rsidRPr="00804D82">
              <w:rPr>
                <w:rFonts w:ascii="Calibri" w:eastAsia="Times New Roman" w:hAnsi="Calibri" w:cs="Calibri"/>
                <w:color w:val="000000"/>
                <w:kern w:val="0"/>
                <w:lang w:eastAsia="es-ES"/>
                <w14:ligatures w14:val="none"/>
              </w:rPr>
              <w:t>13 hrs</w:t>
            </w:r>
          </w:p>
        </w:tc>
        <w:tc>
          <w:tcPr>
            <w:tcW w:w="1296" w:type="dxa"/>
            <w:shd w:val="clear" w:color="auto" w:fill="FFFFFF" w:themeFill="background1"/>
            <w:vAlign w:val="center"/>
            <w:hideMark/>
          </w:tcPr>
          <w:p w14:paraId="178DCC31" w14:textId="77777777" w:rsidR="00804D82" w:rsidRPr="00804D82" w:rsidRDefault="00804D82" w:rsidP="00A56379">
            <w:pPr>
              <w:jc w:val="center"/>
              <w:rPr>
                <w:rFonts w:ascii="Calibri" w:eastAsia="Times New Roman" w:hAnsi="Calibri" w:cs="Calibri"/>
                <w:kern w:val="0"/>
                <w:lang w:eastAsia="es-ES"/>
                <w14:ligatures w14:val="none"/>
              </w:rPr>
            </w:pPr>
            <w:r w:rsidRPr="00804D82">
              <w:rPr>
                <w:rFonts w:ascii="Calibri" w:eastAsia="Times New Roman" w:hAnsi="Calibri" w:cs="Calibri"/>
                <w:color w:val="000000"/>
                <w:kern w:val="0"/>
                <w:lang w:eastAsia="es-ES"/>
                <w14:ligatures w14:val="none"/>
              </w:rPr>
              <w:t>jue 30/05/24</w:t>
            </w:r>
          </w:p>
        </w:tc>
        <w:tc>
          <w:tcPr>
            <w:tcW w:w="1320" w:type="dxa"/>
            <w:shd w:val="clear" w:color="auto" w:fill="FFFFFF" w:themeFill="background1"/>
            <w:vAlign w:val="center"/>
            <w:hideMark/>
          </w:tcPr>
          <w:p w14:paraId="35DF2E65" w14:textId="77777777" w:rsidR="00804D82" w:rsidRPr="00804D82" w:rsidRDefault="00804D82" w:rsidP="00A56379">
            <w:pPr>
              <w:jc w:val="center"/>
              <w:rPr>
                <w:rFonts w:ascii="Calibri" w:eastAsia="Times New Roman" w:hAnsi="Calibri" w:cs="Calibri"/>
                <w:kern w:val="0"/>
                <w:lang w:eastAsia="es-ES"/>
                <w14:ligatures w14:val="none"/>
              </w:rPr>
            </w:pPr>
            <w:r w:rsidRPr="00804D82">
              <w:rPr>
                <w:rFonts w:ascii="Calibri" w:eastAsia="Times New Roman" w:hAnsi="Calibri" w:cs="Calibri"/>
                <w:color w:val="000000"/>
                <w:kern w:val="0"/>
                <w:lang w:eastAsia="es-ES"/>
                <w14:ligatures w14:val="none"/>
              </w:rPr>
              <w:t>lun 03/06/24</w:t>
            </w:r>
          </w:p>
        </w:tc>
      </w:tr>
      <w:tr w:rsidR="00804D82" w:rsidRPr="00804D82" w14:paraId="6A4F7E3D" w14:textId="77777777" w:rsidTr="00C56B9E">
        <w:tc>
          <w:tcPr>
            <w:tcW w:w="1350" w:type="dxa"/>
            <w:shd w:val="clear" w:color="auto" w:fill="AEAAAA" w:themeFill="background2" w:themeFillShade="BF"/>
            <w:vAlign w:val="center"/>
            <w:hideMark/>
          </w:tcPr>
          <w:p w14:paraId="7F241A3B" w14:textId="77777777" w:rsidR="00804D82" w:rsidRPr="00095AC0" w:rsidRDefault="00804D82" w:rsidP="00095AC0">
            <w:pPr>
              <w:jc w:val="left"/>
              <w:rPr>
                <w:rFonts w:ascii="Calibri" w:eastAsia="Times New Roman" w:hAnsi="Calibri" w:cs="Calibri"/>
                <w:b/>
                <w:bCs/>
                <w:kern w:val="0"/>
                <w:lang w:eastAsia="es-ES"/>
                <w14:ligatures w14:val="none"/>
              </w:rPr>
            </w:pPr>
            <w:r w:rsidRPr="00095AC0">
              <w:rPr>
                <w:rFonts w:ascii="Calibri" w:eastAsia="Times New Roman" w:hAnsi="Calibri" w:cs="Calibri"/>
                <w:b/>
                <w:bCs/>
                <w:color w:val="000000"/>
                <w:kern w:val="0"/>
                <w:lang w:eastAsia="es-ES"/>
                <w14:ligatures w14:val="none"/>
              </w:rPr>
              <w:t>1.6.4</w:t>
            </w:r>
          </w:p>
        </w:tc>
        <w:tc>
          <w:tcPr>
            <w:tcW w:w="3323" w:type="dxa"/>
            <w:shd w:val="clear" w:color="auto" w:fill="FFFFFF" w:themeFill="background1"/>
            <w:vAlign w:val="center"/>
            <w:hideMark/>
          </w:tcPr>
          <w:p w14:paraId="270F3B40" w14:textId="06E8CDF2" w:rsidR="00804D82" w:rsidRPr="00804D82" w:rsidRDefault="00804D82" w:rsidP="00A56379">
            <w:pPr>
              <w:jc w:val="left"/>
              <w:rPr>
                <w:rFonts w:ascii="Calibri" w:eastAsia="Times New Roman" w:hAnsi="Calibri" w:cs="Calibri"/>
                <w:kern w:val="0"/>
                <w:lang w:eastAsia="es-ES"/>
                <w14:ligatures w14:val="none"/>
              </w:rPr>
            </w:pPr>
            <w:r w:rsidRPr="00804D82">
              <w:rPr>
                <w:rFonts w:ascii="Calibri" w:eastAsia="Times New Roman" w:hAnsi="Calibri" w:cs="Calibri"/>
                <w:color w:val="000000"/>
                <w:kern w:val="0"/>
                <w:lang w:eastAsia="es-ES"/>
                <w14:ligatures w14:val="none"/>
              </w:rPr>
              <w:t>Pruebas y depuración - Sistema de geoposicionamiento</w:t>
            </w:r>
          </w:p>
        </w:tc>
        <w:tc>
          <w:tcPr>
            <w:tcW w:w="1211" w:type="dxa"/>
            <w:shd w:val="clear" w:color="auto" w:fill="FFFFFF" w:themeFill="background1"/>
            <w:vAlign w:val="center"/>
            <w:hideMark/>
          </w:tcPr>
          <w:p w14:paraId="0E60DCCC" w14:textId="77777777" w:rsidR="00804D82" w:rsidRPr="00804D82" w:rsidRDefault="00804D82" w:rsidP="00A56379">
            <w:pPr>
              <w:jc w:val="center"/>
              <w:rPr>
                <w:rFonts w:ascii="Calibri" w:eastAsia="Times New Roman" w:hAnsi="Calibri" w:cs="Calibri"/>
                <w:kern w:val="0"/>
                <w:lang w:eastAsia="es-ES"/>
                <w14:ligatures w14:val="none"/>
              </w:rPr>
            </w:pPr>
            <w:r w:rsidRPr="00804D82">
              <w:rPr>
                <w:rFonts w:ascii="Calibri" w:eastAsia="Times New Roman" w:hAnsi="Calibri" w:cs="Calibri"/>
                <w:color w:val="000000"/>
                <w:kern w:val="0"/>
                <w:lang w:eastAsia="es-ES"/>
                <w14:ligatures w14:val="none"/>
              </w:rPr>
              <w:t>12 hrs</w:t>
            </w:r>
          </w:p>
        </w:tc>
        <w:tc>
          <w:tcPr>
            <w:tcW w:w="1296" w:type="dxa"/>
            <w:shd w:val="clear" w:color="auto" w:fill="FFFFFF" w:themeFill="background1"/>
            <w:vAlign w:val="center"/>
            <w:hideMark/>
          </w:tcPr>
          <w:p w14:paraId="556446BE" w14:textId="77777777" w:rsidR="00804D82" w:rsidRPr="00804D82" w:rsidRDefault="00804D82" w:rsidP="00A56379">
            <w:pPr>
              <w:jc w:val="center"/>
              <w:rPr>
                <w:rFonts w:ascii="Calibri" w:eastAsia="Times New Roman" w:hAnsi="Calibri" w:cs="Calibri"/>
                <w:kern w:val="0"/>
                <w:lang w:eastAsia="es-ES"/>
                <w14:ligatures w14:val="none"/>
              </w:rPr>
            </w:pPr>
            <w:r w:rsidRPr="00804D82">
              <w:rPr>
                <w:rFonts w:ascii="Calibri" w:eastAsia="Times New Roman" w:hAnsi="Calibri" w:cs="Calibri"/>
                <w:color w:val="000000"/>
                <w:kern w:val="0"/>
                <w:lang w:eastAsia="es-ES"/>
                <w14:ligatures w14:val="none"/>
              </w:rPr>
              <w:t>mié 26/06/24</w:t>
            </w:r>
          </w:p>
        </w:tc>
        <w:tc>
          <w:tcPr>
            <w:tcW w:w="1320" w:type="dxa"/>
            <w:shd w:val="clear" w:color="auto" w:fill="FFFFFF" w:themeFill="background1"/>
            <w:vAlign w:val="center"/>
            <w:hideMark/>
          </w:tcPr>
          <w:p w14:paraId="02FACB22" w14:textId="77777777" w:rsidR="00804D82" w:rsidRPr="00804D82" w:rsidRDefault="00804D82" w:rsidP="00A56379">
            <w:pPr>
              <w:jc w:val="center"/>
              <w:rPr>
                <w:rFonts w:ascii="Calibri" w:eastAsia="Times New Roman" w:hAnsi="Calibri" w:cs="Calibri"/>
                <w:kern w:val="0"/>
                <w:lang w:eastAsia="es-ES"/>
                <w14:ligatures w14:val="none"/>
              </w:rPr>
            </w:pPr>
            <w:r w:rsidRPr="00804D82">
              <w:rPr>
                <w:rFonts w:ascii="Calibri" w:eastAsia="Times New Roman" w:hAnsi="Calibri" w:cs="Calibri"/>
                <w:color w:val="000000"/>
                <w:kern w:val="0"/>
                <w:lang w:eastAsia="es-ES"/>
                <w14:ligatures w14:val="none"/>
              </w:rPr>
              <w:t>vie 28/06/24</w:t>
            </w:r>
          </w:p>
        </w:tc>
      </w:tr>
      <w:tr w:rsidR="00804D82" w:rsidRPr="00804D82" w14:paraId="0CA99DDE" w14:textId="77777777" w:rsidTr="00C56B9E">
        <w:tc>
          <w:tcPr>
            <w:tcW w:w="1350" w:type="dxa"/>
            <w:shd w:val="clear" w:color="auto" w:fill="AEAAAA" w:themeFill="background2" w:themeFillShade="BF"/>
            <w:vAlign w:val="center"/>
            <w:hideMark/>
          </w:tcPr>
          <w:p w14:paraId="06AACE6C" w14:textId="77777777" w:rsidR="00804D82" w:rsidRPr="00095AC0" w:rsidRDefault="00804D82" w:rsidP="00095AC0">
            <w:pPr>
              <w:jc w:val="left"/>
              <w:rPr>
                <w:rFonts w:ascii="Calibri" w:eastAsia="Times New Roman" w:hAnsi="Calibri" w:cs="Calibri"/>
                <w:b/>
                <w:bCs/>
                <w:kern w:val="0"/>
                <w:lang w:eastAsia="es-ES"/>
                <w14:ligatures w14:val="none"/>
              </w:rPr>
            </w:pPr>
            <w:r w:rsidRPr="00095AC0">
              <w:rPr>
                <w:rFonts w:ascii="Calibri" w:eastAsia="Times New Roman" w:hAnsi="Calibri" w:cs="Calibri"/>
                <w:b/>
                <w:bCs/>
                <w:color w:val="000000"/>
                <w:kern w:val="0"/>
                <w:lang w:eastAsia="es-ES"/>
                <w14:ligatures w14:val="none"/>
              </w:rPr>
              <w:t>1.6.5</w:t>
            </w:r>
          </w:p>
        </w:tc>
        <w:tc>
          <w:tcPr>
            <w:tcW w:w="3323" w:type="dxa"/>
            <w:shd w:val="clear" w:color="auto" w:fill="FFFFFF" w:themeFill="background1"/>
            <w:vAlign w:val="center"/>
            <w:hideMark/>
          </w:tcPr>
          <w:p w14:paraId="61BDAAB2" w14:textId="759ACA93" w:rsidR="00804D82" w:rsidRPr="00804D82" w:rsidRDefault="00804D82" w:rsidP="00A56379">
            <w:pPr>
              <w:jc w:val="left"/>
              <w:rPr>
                <w:rFonts w:ascii="Calibri" w:eastAsia="Times New Roman" w:hAnsi="Calibri" w:cs="Calibri"/>
                <w:kern w:val="0"/>
                <w:lang w:eastAsia="es-ES"/>
                <w14:ligatures w14:val="none"/>
              </w:rPr>
            </w:pPr>
            <w:r w:rsidRPr="00804D82">
              <w:rPr>
                <w:rFonts w:ascii="Calibri" w:eastAsia="Times New Roman" w:hAnsi="Calibri" w:cs="Calibri"/>
                <w:color w:val="000000"/>
                <w:kern w:val="0"/>
                <w:lang w:eastAsia="es-ES"/>
                <w14:ligatures w14:val="none"/>
              </w:rPr>
              <w:t>Pruebas y depuración - Aplicaciones de usuario app de avisos y mensajería</w:t>
            </w:r>
          </w:p>
        </w:tc>
        <w:tc>
          <w:tcPr>
            <w:tcW w:w="1211" w:type="dxa"/>
            <w:shd w:val="clear" w:color="auto" w:fill="FFFFFF" w:themeFill="background1"/>
            <w:vAlign w:val="center"/>
            <w:hideMark/>
          </w:tcPr>
          <w:p w14:paraId="444A67F9" w14:textId="77777777" w:rsidR="00804D82" w:rsidRPr="00804D82" w:rsidRDefault="00804D82" w:rsidP="00A56379">
            <w:pPr>
              <w:jc w:val="center"/>
              <w:rPr>
                <w:rFonts w:ascii="Calibri" w:eastAsia="Times New Roman" w:hAnsi="Calibri" w:cs="Calibri"/>
                <w:kern w:val="0"/>
                <w:lang w:eastAsia="es-ES"/>
                <w14:ligatures w14:val="none"/>
              </w:rPr>
            </w:pPr>
            <w:r w:rsidRPr="00804D82">
              <w:rPr>
                <w:rFonts w:ascii="Calibri" w:eastAsia="Times New Roman" w:hAnsi="Calibri" w:cs="Calibri"/>
                <w:color w:val="000000"/>
                <w:kern w:val="0"/>
                <w:lang w:eastAsia="es-ES"/>
                <w14:ligatures w14:val="none"/>
              </w:rPr>
              <w:t>9 hrs</w:t>
            </w:r>
          </w:p>
        </w:tc>
        <w:tc>
          <w:tcPr>
            <w:tcW w:w="1296" w:type="dxa"/>
            <w:shd w:val="clear" w:color="auto" w:fill="FFFFFF" w:themeFill="background1"/>
            <w:vAlign w:val="center"/>
            <w:hideMark/>
          </w:tcPr>
          <w:p w14:paraId="5473713D" w14:textId="77777777" w:rsidR="00804D82" w:rsidRPr="00804D82" w:rsidRDefault="00804D82" w:rsidP="00A56379">
            <w:pPr>
              <w:jc w:val="center"/>
              <w:rPr>
                <w:rFonts w:ascii="Calibri" w:eastAsia="Times New Roman" w:hAnsi="Calibri" w:cs="Calibri"/>
                <w:kern w:val="0"/>
                <w:lang w:eastAsia="es-ES"/>
                <w14:ligatures w14:val="none"/>
              </w:rPr>
            </w:pPr>
            <w:r w:rsidRPr="00804D82">
              <w:rPr>
                <w:rFonts w:ascii="Calibri" w:eastAsia="Times New Roman" w:hAnsi="Calibri" w:cs="Calibri"/>
                <w:color w:val="000000"/>
                <w:kern w:val="0"/>
                <w:lang w:eastAsia="es-ES"/>
                <w14:ligatures w14:val="none"/>
              </w:rPr>
              <w:t>mié 03/07/24</w:t>
            </w:r>
          </w:p>
        </w:tc>
        <w:tc>
          <w:tcPr>
            <w:tcW w:w="1320" w:type="dxa"/>
            <w:shd w:val="clear" w:color="auto" w:fill="FFFFFF" w:themeFill="background1"/>
            <w:vAlign w:val="center"/>
            <w:hideMark/>
          </w:tcPr>
          <w:p w14:paraId="6BCC035B" w14:textId="77777777" w:rsidR="00804D82" w:rsidRPr="00804D82" w:rsidRDefault="00804D82" w:rsidP="00A56379">
            <w:pPr>
              <w:jc w:val="center"/>
              <w:rPr>
                <w:rFonts w:ascii="Calibri" w:eastAsia="Times New Roman" w:hAnsi="Calibri" w:cs="Calibri"/>
                <w:kern w:val="0"/>
                <w:lang w:eastAsia="es-ES"/>
                <w14:ligatures w14:val="none"/>
              </w:rPr>
            </w:pPr>
            <w:r w:rsidRPr="00804D82">
              <w:rPr>
                <w:rFonts w:ascii="Calibri" w:eastAsia="Times New Roman" w:hAnsi="Calibri" w:cs="Calibri"/>
                <w:color w:val="000000"/>
                <w:kern w:val="0"/>
                <w:lang w:eastAsia="es-ES"/>
                <w14:ligatures w14:val="none"/>
              </w:rPr>
              <w:t>jue 04/07/24</w:t>
            </w:r>
          </w:p>
        </w:tc>
      </w:tr>
      <w:tr w:rsidR="00804D82" w:rsidRPr="00804D82" w14:paraId="00A2200D" w14:textId="77777777" w:rsidTr="00C56B9E">
        <w:tc>
          <w:tcPr>
            <w:tcW w:w="1350" w:type="dxa"/>
            <w:shd w:val="clear" w:color="auto" w:fill="AEAAAA" w:themeFill="background2" w:themeFillShade="BF"/>
            <w:vAlign w:val="center"/>
            <w:hideMark/>
          </w:tcPr>
          <w:p w14:paraId="6219FF06" w14:textId="77777777" w:rsidR="00804D82" w:rsidRPr="00095AC0" w:rsidRDefault="00804D82" w:rsidP="00095AC0">
            <w:pPr>
              <w:jc w:val="left"/>
              <w:rPr>
                <w:rFonts w:ascii="Calibri" w:eastAsia="Times New Roman" w:hAnsi="Calibri" w:cs="Calibri"/>
                <w:b/>
                <w:bCs/>
                <w:kern w:val="0"/>
                <w:lang w:eastAsia="es-ES"/>
                <w14:ligatures w14:val="none"/>
              </w:rPr>
            </w:pPr>
            <w:r w:rsidRPr="00095AC0">
              <w:rPr>
                <w:rFonts w:ascii="Calibri" w:eastAsia="Times New Roman" w:hAnsi="Calibri" w:cs="Calibri"/>
                <w:b/>
                <w:bCs/>
                <w:color w:val="000000"/>
                <w:kern w:val="0"/>
                <w:lang w:eastAsia="es-ES"/>
                <w14:ligatures w14:val="none"/>
              </w:rPr>
              <w:t>1.6.6</w:t>
            </w:r>
          </w:p>
        </w:tc>
        <w:tc>
          <w:tcPr>
            <w:tcW w:w="3323" w:type="dxa"/>
            <w:shd w:val="clear" w:color="auto" w:fill="FFFFFF" w:themeFill="background1"/>
            <w:vAlign w:val="center"/>
            <w:hideMark/>
          </w:tcPr>
          <w:p w14:paraId="1A597DEC" w14:textId="51538698" w:rsidR="00804D82" w:rsidRPr="00804D82" w:rsidRDefault="00804D82" w:rsidP="00A56379">
            <w:pPr>
              <w:jc w:val="left"/>
              <w:rPr>
                <w:rFonts w:ascii="Calibri" w:eastAsia="Times New Roman" w:hAnsi="Calibri" w:cs="Calibri"/>
                <w:kern w:val="0"/>
                <w:lang w:eastAsia="es-ES"/>
                <w14:ligatures w14:val="none"/>
              </w:rPr>
            </w:pPr>
            <w:r w:rsidRPr="00804D82">
              <w:rPr>
                <w:rFonts w:ascii="Calibri" w:eastAsia="Times New Roman" w:hAnsi="Calibri" w:cs="Calibri"/>
                <w:color w:val="000000"/>
                <w:kern w:val="0"/>
                <w:lang w:eastAsia="es-ES"/>
                <w14:ligatures w14:val="none"/>
              </w:rPr>
              <w:t>Pruebas y depuración - Dashboard de seguimiento</w:t>
            </w:r>
          </w:p>
        </w:tc>
        <w:tc>
          <w:tcPr>
            <w:tcW w:w="1211" w:type="dxa"/>
            <w:shd w:val="clear" w:color="auto" w:fill="FFFFFF" w:themeFill="background1"/>
            <w:vAlign w:val="center"/>
            <w:hideMark/>
          </w:tcPr>
          <w:p w14:paraId="76407A0F" w14:textId="77777777" w:rsidR="00804D82" w:rsidRPr="00804D82" w:rsidRDefault="00804D82" w:rsidP="00A56379">
            <w:pPr>
              <w:jc w:val="center"/>
              <w:rPr>
                <w:rFonts w:ascii="Calibri" w:eastAsia="Times New Roman" w:hAnsi="Calibri" w:cs="Calibri"/>
                <w:kern w:val="0"/>
                <w:lang w:eastAsia="es-ES"/>
                <w14:ligatures w14:val="none"/>
              </w:rPr>
            </w:pPr>
            <w:r w:rsidRPr="00804D82">
              <w:rPr>
                <w:rFonts w:ascii="Calibri" w:eastAsia="Times New Roman" w:hAnsi="Calibri" w:cs="Calibri"/>
                <w:color w:val="000000"/>
                <w:kern w:val="0"/>
                <w:lang w:eastAsia="es-ES"/>
                <w14:ligatures w14:val="none"/>
              </w:rPr>
              <w:t>9 hrs</w:t>
            </w:r>
          </w:p>
        </w:tc>
        <w:tc>
          <w:tcPr>
            <w:tcW w:w="1296" w:type="dxa"/>
            <w:shd w:val="clear" w:color="auto" w:fill="FFFFFF" w:themeFill="background1"/>
            <w:vAlign w:val="center"/>
            <w:hideMark/>
          </w:tcPr>
          <w:p w14:paraId="286B8B7E" w14:textId="77777777" w:rsidR="00804D82" w:rsidRPr="00804D82" w:rsidRDefault="00804D82" w:rsidP="00A56379">
            <w:pPr>
              <w:jc w:val="center"/>
              <w:rPr>
                <w:rFonts w:ascii="Calibri" w:eastAsia="Times New Roman" w:hAnsi="Calibri" w:cs="Calibri"/>
                <w:kern w:val="0"/>
                <w:lang w:eastAsia="es-ES"/>
                <w14:ligatures w14:val="none"/>
              </w:rPr>
            </w:pPr>
            <w:r w:rsidRPr="00804D82">
              <w:rPr>
                <w:rFonts w:ascii="Calibri" w:eastAsia="Times New Roman" w:hAnsi="Calibri" w:cs="Calibri"/>
                <w:color w:val="000000"/>
                <w:kern w:val="0"/>
                <w:lang w:eastAsia="es-ES"/>
                <w14:ligatures w14:val="none"/>
              </w:rPr>
              <w:t>lun 15/07/24</w:t>
            </w:r>
          </w:p>
        </w:tc>
        <w:tc>
          <w:tcPr>
            <w:tcW w:w="1320" w:type="dxa"/>
            <w:shd w:val="clear" w:color="auto" w:fill="FFFFFF" w:themeFill="background1"/>
            <w:vAlign w:val="center"/>
            <w:hideMark/>
          </w:tcPr>
          <w:p w14:paraId="40D32E40" w14:textId="77777777" w:rsidR="00804D82" w:rsidRPr="00804D82" w:rsidRDefault="00804D82" w:rsidP="00A56379">
            <w:pPr>
              <w:jc w:val="center"/>
              <w:rPr>
                <w:rFonts w:ascii="Calibri" w:eastAsia="Times New Roman" w:hAnsi="Calibri" w:cs="Calibri"/>
                <w:kern w:val="0"/>
                <w:lang w:eastAsia="es-ES"/>
                <w14:ligatures w14:val="none"/>
              </w:rPr>
            </w:pPr>
            <w:r w:rsidRPr="00804D82">
              <w:rPr>
                <w:rFonts w:ascii="Calibri" w:eastAsia="Times New Roman" w:hAnsi="Calibri" w:cs="Calibri"/>
                <w:color w:val="000000"/>
                <w:kern w:val="0"/>
                <w:lang w:eastAsia="es-ES"/>
                <w14:ligatures w14:val="none"/>
              </w:rPr>
              <w:t>mar 16/07/24</w:t>
            </w:r>
          </w:p>
        </w:tc>
      </w:tr>
      <w:tr w:rsidR="00804D82" w:rsidRPr="00804D82" w14:paraId="122CB3FB" w14:textId="77777777" w:rsidTr="00C56B9E">
        <w:tc>
          <w:tcPr>
            <w:tcW w:w="1350" w:type="dxa"/>
            <w:shd w:val="clear" w:color="auto" w:fill="AEAAAA" w:themeFill="background2" w:themeFillShade="BF"/>
            <w:vAlign w:val="center"/>
            <w:hideMark/>
          </w:tcPr>
          <w:p w14:paraId="66B43B2F" w14:textId="77777777" w:rsidR="00804D82" w:rsidRPr="00095AC0" w:rsidRDefault="00804D82" w:rsidP="00095AC0">
            <w:pPr>
              <w:jc w:val="left"/>
              <w:rPr>
                <w:rFonts w:ascii="Calibri" w:eastAsia="Times New Roman" w:hAnsi="Calibri" w:cs="Calibri"/>
                <w:b/>
                <w:bCs/>
                <w:kern w:val="0"/>
                <w:lang w:eastAsia="es-ES"/>
                <w14:ligatures w14:val="none"/>
              </w:rPr>
            </w:pPr>
            <w:r w:rsidRPr="00095AC0">
              <w:rPr>
                <w:rFonts w:ascii="Calibri" w:eastAsia="Times New Roman" w:hAnsi="Calibri" w:cs="Calibri"/>
                <w:b/>
                <w:bCs/>
                <w:color w:val="000000"/>
                <w:kern w:val="0"/>
                <w:lang w:eastAsia="es-ES"/>
                <w14:ligatures w14:val="none"/>
              </w:rPr>
              <w:t>1.6.7</w:t>
            </w:r>
          </w:p>
        </w:tc>
        <w:tc>
          <w:tcPr>
            <w:tcW w:w="3323" w:type="dxa"/>
            <w:shd w:val="clear" w:color="auto" w:fill="FFFFFF" w:themeFill="background1"/>
            <w:vAlign w:val="center"/>
            <w:hideMark/>
          </w:tcPr>
          <w:p w14:paraId="2B4F5736" w14:textId="2B8D0235" w:rsidR="00804D82" w:rsidRPr="00804D82" w:rsidRDefault="00804D82" w:rsidP="00A56379">
            <w:pPr>
              <w:jc w:val="left"/>
              <w:rPr>
                <w:rFonts w:ascii="Calibri" w:eastAsia="Times New Roman" w:hAnsi="Calibri" w:cs="Calibri"/>
                <w:kern w:val="0"/>
                <w:lang w:eastAsia="es-ES"/>
                <w14:ligatures w14:val="none"/>
              </w:rPr>
            </w:pPr>
            <w:r w:rsidRPr="00804D82">
              <w:rPr>
                <w:rFonts w:ascii="Calibri" w:eastAsia="Times New Roman" w:hAnsi="Calibri" w:cs="Calibri"/>
                <w:color w:val="000000"/>
                <w:kern w:val="0"/>
                <w:lang w:eastAsia="es-ES"/>
                <w14:ligatures w14:val="none"/>
              </w:rPr>
              <w:t>Pruebas y depuración- Aplicaciones de usuario para la gestión de emergencias</w:t>
            </w:r>
          </w:p>
        </w:tc>
        <w:tc>
          <w:tcPr>
            <w:tcW w:w="1211" w:type="dxa"/>
            <w:shd w:val="clear" w:color="auto" w:fill="FFFFFF" w:themeFill="background1"/>
            <w:vAlign w:val="center"/>
            <w:hideMark/>
          </w:tcPr>
          <w:p w14:paraId="1DD18F75" w14:textId="77777777" w:rsidR="00804D82" w:rsidRPr="00804D82" w:rsidRDefault="00804D82" w:rsidP="00A56379">
            <w:pPr>
              <w:jc w:val="center"/>
              <w:rPr>
                <w:rFonts w:ascii="Calibri" w:eastAsia="Times New Roman" w:hAnsi="Calibri" w:cs="Calibri"/>
                <w:kern w:val="0"/>
                <w:lang w:eastAsia="es-ES"/>
                <w14:ligatures w14:val="none"/>
              </w:rPr>
            </w:pPr>
            <w:r w:rsidRPr="00804D82">
              <w:rPr>
                <w:rFonts w:ascii="Calibri" w:eastAsia="Times New Roman" w:hAnsi="Calibri" w:cs="Calibri"/>
                <w:color w:val="000000"/>
                <w:kern w:val="0"/>
                <w:lang w:eastAsia="es-ES"/>
                <w14:ligatures w14:val="none"/>
              </w:rPr>
              <w:t>9 hrs</w:t>
            </w:r>
          </w:p>
        </w:tc>
        <w:tc>
          <w:tcPr>
            <w:tcW w:w="1296" w:type="dxa"/>
            <w:shd w:val="clear" w:color="auto" w:fill="FFFFFF" w:themeFill="background1"/>
            <w:vAlign w:val="center"/>
            <w:hideMark/>
          </w:tcPr>
          <w:p w14:paraId="4359C15D" w14:textId="77777777" w:rsidR="00804D82" w:rsidRPr="00804D82" w:rsidRDefault="00804D82" w:rsidP="00A56379">
            <w:pPr>
              <w:jc w:val="center"/>
              <w:rPr>
                <w:rFonts w:ascii="Calibri" w:eastAsia="Times New Roman" w:hAnsi="Calibri" w:cs="Calibri"/>
                <w:kern w:val="0"/>
                <w:lang w:eastAsia="es-ES"/>
                <w14:ligatures w14:val="none"/>
              </w:rPr>
            </w:pPr>
            <w:r w:rsidRPr="00804D82">
              <w:rPr>
                <w:rFonts w:ascii="Calibri" w:eastAsia="Times New Roman" w:hAnsi="Calibri" w:cs="Calibri"/>
                <w:color w:val="000000"/>
                <w:kern w:val="0"/>
                <w:lang w:eastAsia="es-ES"/>
                <w14:ligatures w14:val="none"/>
              </w:rPr>
              <w:t>vie 09/08/24</w:t>
            </w:r>
          </w:p>
        </w:tc>
        <w:tc>
          <w:tcPr>
            <w:tcW w:w="1320" w:type="dxa"/>
            <w:shd w:val="clear" w:color="auto" w:fill="FFFFFF" w:themeFill="background1"/>
            <w:vAlign w:val="center"/>
            <w:hideMark/>
          </w:tcPr>
          <w:p w14:paraId="655BE9FE" w14:textId="77777777" w:rsidR="00804D82" w:rsidRPr="00804D82" w:rsidRDefault="00804D82" w:rsidP="00A56379">
            <w:pPr>
              <w:jc w:val="center"/>
              <w:rPr>
                <w:rFonts w:ascii="Calibri" w:eastAsia="Times New Roman" w:hAnsi="Calibri" w:cs="Calibri"/>
                <w:kern w:val="0"/>
                <w:lang w:eastAsia="es-ES"/>
                <w14:ligatures w14:val="none"/>
              </w:rPr>
            </w:pPr>
            <w:r w:rsidRPr="00804D82">
              <w:rPr>
                <w:rFonts w:ascii="Calibri" w:eastAsia="Times New Roman" w:hAnsi="Calibri" w:cs="Calibri"/>
                <w:color w:val="000000"/>
                <w:kern w:val="0"/>
                <w:lang w:eastAsia="es-ES"/>
                <w14:ligatures w14:val="none"/>
              </w:rPr>
              <w:t>mar 13/08/24</w:t>
            </w:r>
          </w:p>
        </w:tc>
      </w:tr>
      <w:tr w:rsidR="00804D82" w:rsidRPr="00804D82" w14:paraId="0D6233F4" w14:textId="77777777" w:rsidTr="00C56B9E">
        <w:tc>
          <w:tcPr>
            <w:tcW w:w="1350" w:type="dxa"/>
            <w:shd w:val="clear" w:color="auto" w:fill="AEAAAA" w:themeFill="background2" w:themeFillShade="BF"/>
            <w:vAlign w:val="center"/>
            <w:hideMark/>
          </w:tcPr>
          <w:p w14:paraId="58015D94" w14:textId="77777777" w:rsidR="00804D82" w:rsidRPr="00095AC0" w:rsidRDefault="00804D82" w:rsidP="00095AC0">
            <w:pPr>
              <w:jc w:val="left"/>
              <w:rPr>
                <w:rFonts w:ascii="Calibri" w:eastAsia="Times New Roman" w:hAnsi="Calibri" w:cs="Calibri"/>
                <w:b/>
                <w:bCs/>
                <w:kern w:val="0"/>
                <w:lang w:eastAsia="es-ES"/>
                <w14:ligatures w14:val="none"/>
              </w:rPr>
            </w:pPr>
            <w:r w:rsidRPr="00095AC0">
              <w:rPr>
                <w:rFonts w:ascii="Calibri" w:eastAsia="Times New Roman" w:hAnsi="Calibri" w:cs="Calibri"/>
                <w:b/>
                <w:bCs/>
                <w:color w:val="000000"/>
                <w:kern w:val="0"/>
                <w:lang w:eastAsia="es-ES"/>
                <w14:ligatures w14:val="none"/>
              </w:rPr>
              <w:t>1.7</w:t>
            </w:r>
          </w:p>
        </w:tc>
        <w:tc>
          <w:tcPr>
            <w:tcW w:w="3323" w:type="dxa"/>
            <w:shd w:val="clear" w:color="auto" w:fill="FFFFFF" w:themeFill="background1"/>
            <w:vAlign w:val="center"/>
            <w:hideMark/>
          </w:tcPr>
          <w:p w14:paraId="476FD5D9" w14:textId="067C8604" w:rsidR="00804D82" w:rsidRPr="00804D82" w:rsidRDefault="00804D82" w:rsidP="00A56379">
            <w:pPr>
              <w:jc w:val="left"/>
              <w:rPr>
                <w:rFonts w:ascii="Calibri" w:eastAsia="Times New Roman" w:hAnsi="Calibri" w:cs="Calibri"/>
                <w:kern w:val="0"/>
                <w:lang w:eastAsia="es-ES"/>
                <w14:ligatures w14:val="none"/>
              </w:rPr>
            </w:pPr>
            <w:r w:rsidRPr="00804D82">
              <w:rPr>
                <w:rFonts w:ascii="Calibri" w:eastAsia="Times New Roman" w:hAnsi="Calibri" w:cs="Calibri"/>
                <w:color w:val="000000"/>
                <w:kern w:val="0"/>
                <w:lang w:eastAsia="es-ES"/>
                <w14:ligatures w14:val="none"/>
              </w:rPr>
              <w:t>QA</w:t>
            </w:r>
          </w:p>
        </w:tc>
        <w:tc>
          <w:tcPr>
            <w:tcW w:w="1211" w:type="dxa"/>
            <w:shd w:val="clear" w:color="auto" w:fill="FFFFFF" w:themeFill="background1"/>
            <w:vAlign w:val="center"/>
            <w:hideMark/>
          </w:tcPr>
          <w:p w14:paraId="286BD2EE" w14:textId="77777777" w:rsidR="00804D82" w:rsidRPr="00804D82" w:rsidRDefault="00804D82" w:rsidP="00A56379">
            <w:pPr>
              <w:jc w:val="center"/>
              <w:rPr>
                <w:rFonts w:ascii="Calibri" w:eastAsia="Times New Roman" w:hAnsi="Calibri" w:cs="Calibri"/>
                <w:kern w:val="0"/>
                <w:lang w:eastAsia="es-ES"/>
                <w14:ligatures w14:val="none"/>
              </w:rPr>
            </w:pPr>
            <w:r w:rsidRPr="00804D82">
              <w:rPr>
                <w:rFonts w:ascii="Calibri" w:eastAsia="Times New Roman" w:hAnsi="Calibri" w:cs="Calibri"/>
                <w:color w:val="000000"/>
                <w:kern w:val="0"/>
                <w:lang w:eastAsia="es-ES"/>
                <w14:ligatures w14:val="none"/>
              </w:rPr>
              <w:t>2,67 hrs</w:t>
            </w:r>
          </w:p>
        </w:tc>
        <w:tc>
          <w:tcPr>
            <w:tcW w:w="1296" w:type="dxa"/>
            <w:shd w:val="clear" w:color="auto" w:fill="FFFFFF" w:themeFill="background1"/>
            <w:vAlign w:val="center"/>
            <w:hideMark/>
          </w:tcPr>
          <w:p w14:paraId="30F454D3" w14:textId="77777777" w:rsidR="00804D82" w:rsidRPr="00804D82" w:rsidRDefault="00804D82" w:rsidP="00A56379">
            <w:pPr>
              <w:jc w:val="center"/>
              <w:rPr>
                <w:rFonts w:ascii="Calibri" w:eastAsia="Times New Roman" w:hAnsi="Calibri" w:cs="Calibri"/>
                <w:kern w:val="0"/>
                <w:lang w:eastAsia="es-ES"/>
                <w14:ligatures w14:val="none"/>
              </w:rPr>
            </w:pPr>
            <w:r w:rsidRPr="00804D82">
              <w:rPr>
                <w:rFonts w:ascii="Calibri" w:eastAsia="Times New Roman" w:hAnsi="Calibri" w:cs="Calibri"/>
                <w:color w:val="000000"/>
                <w:kern w:val="0"/>
                <w:lang w:eastAsia="es-ES"/>
                <w14:ligatures w14:val="none"/>
              </w:rPr>
              <w:t>vie 12/04/24</w:t>
            </w:r>
          </w:p>
        </w:tc>
        <w:tc>
          <w:tcPr>
            <w:tcW w:w="1320" w:type="dxa"/>
            <w:shd w:val="clear" w:color="auto" w:fill="FFFFFF" w:themeFill="background1"/>
            <w:vAlign w:val="center"/>
            <w:hideMark/>
          </w:tcPr>
          <w:p w14:paraId="2866DE12" w14:textId="77777777" w:rsidR="00804D82" w:rsidRPr="00804D82" w:rsidRDefault="00804D82" w:rsidP="00A56379">
            <w:pPr>
              <w:jc w:val="center"/>
              <w:rPr>
                <w:rFonts w:ascii="Calibri" w:eastAsia="Times New Roman" w:hAnsi="Calibri" w:cs="Calibri"/>
                <w:kern w:val="0"/>
                <w:lang w:eastAsia="es-ES"/>
                <w14:ligatures w14:val="none"/>
              </w:rPr>
            </w:pPr>
            <w:r w:rsidRPr="00804D82">
              <w:rPr>
                <w:rFonts w:ascii="Calibri" w:eastAsia="Times New Roman" w:hAnsi="Calibri" w:cs="Calibri"/>
                <w:color w:val="000000"/>
                <w:kern w:val="0"/>
                <w:lang w:eastAsia="es-ES"/>
                <w14:ligatures w14:val="none"/>
              </w:rPr>
              <w:t>vie 12/04/24</w:t>
            </w:r>
          </w:p>
        </w:tc>
      </w:tr>
      <w:tr w:rsidR="00804D82" w:rsidRPr="00804D82" w14:paraId="22536DC0" w14:textId="77777777" w:rsidTr="00C56B9E">
        <w:tc>
          <w:tcPr>
            <w:tcW w:w="1350" w:type="dxa"/>
            <w:shd w:val="clear" w:color="auto" w:fill="AEAAAA" w:themeFill="background2" w:themeFillShade="BF"/>
            <w:vAlign w:val="center"/>
            <w:hideMark/>
          </w:tcPr>
          <w:p w14:paraId="0B6FE233" w14:textId="77777777" w:rsidR="00804D82" w:rsidRPr="00095AC0" w:rsidRDefault="00804D82" w:rsidP="00095AC0">
            <w:pPr>
              <w:jc w:val="left"/>
              <w:rPr>
                <w:rFonts w:ascii="Calibri" w:eastAsia="Times New Roman" w:hAnsi="Calibri" w:cs="Calibri"/>
                <w:b/>
                <w:bCs/>
                <w:kern w:val="0"/>
                <w:lang w:eastAsia="es-ES"/>
                <w14:ligatures w14:val="none"/>
              </w:rPr>
            </w:pPr>
            <w:r w:rsidRPr="00095AC0">
              <w:rPr>
                <w:rFonts w:ascii="Calibri" w:eastAsia="Times New Roman" w:hAnsi="Calibri" w:cs="Calibri"/>
                <w:b/>
                <w:bCs/>
                <w:color w:val="000000"/>
                <w:kern w:val="0"/>
                <w:lang w:eastAsia="es-ES"/>
                <w14:ligatures w14:val="none"/>
              </w:rPr>
              <w:t>1.8</w:t>
            </w:r>
          </w:p>
        </w:tc>
        <w:tc>
          <w:tcPr>
            <w:tcW w:w="3323" w:type="dxa"/>
            <w:shd w:val="clear" w:color="auto" w:fill="E7E6E6" w:themeFill="background2"/>
            <w:vAlign w:val="center"/>
            <w:hideMark/>
          </w:tcPr>
          <w:p w14:paraId="5E4567BD" w14:textId="5B012804" w:rsidR="00804D82" w:rsidRPr="00804D82" w:rsidRDefault="00804D82" w:rsidP="00A56379">
            <w:pPr>
              <w:jc w:val="left"/>
              <w:rPr>
                <w:rFonts w:ascii="Calibri" w:eastAsia="Times New Roman" w:hAnsi="Calibri" w:cs="Calibri"/>
                <w:kern w:val="0"/>
                <w:lang w:eastAsia="es-ES"/>
                <w14:ligatures w14:val="none"/>
              </w:rPr>
            </w:pPr>
            <w:r w:rsidRPr="00804D82">
              <w:rPr>
                <w:rFonts w:ascii="Calibri" w:eastAsia="Times New Roman" w:hAnsi="Calibri" w:cs="Calibri"/>
                <w:b/>
                <w:bCs/>
                <w:color w:val="000000"/>
                <w:kern w:val="0"/>
                <w:lang w:eastAsia="es-ES"/>
                <w14:ligatures w14:val="none"/>
              </w:rPr>
              <w:t>Hardware</w:t>
            </w:r>
          </w:p>
        </w:tc>
        <w:tc>
          <w:tcPr>
            <w:tcW w:w="1211" w:type="dxa"/>
            <w:shd w:val="clear" w:color="auto" w:fill="E7E6E6" w:themeFill="background2"/>
            <w:vAlign w:val="center"/>
            <w:hideMark/>
          </w:tcPr>
          <w:p w14:paraId="27A993C1" w14:textId="77777777" w:rsidR="00804D82" w:rsidRPr="00804D82" w:rsidRDefault="00804D82" w:rsidP="00A56379">
            <w:pPr>
              <w:jc w:val="center"/>
              <w:rPr>
                <w:rFonts w:ascii="Calibri" w:eastAsia="Times New Roman" w:hAnsi="Calibri" w:cs="Calibri"/>
                <w:kern w:val="0"/>
                <w:lang w:eastAsia="es-ES"/>
                <w14:ligatures w14:val="none"/>
              </w:rPr>
            </w:pPr>
            <w:r w:rsidRPr="00804D82">
              <w:rPr>
                <w:rFonts w:ascii="Calibri" w:eastAsia="Times New Roman" w:hAnsi="Calibri" w:cs="Calibri"/>
                <w:b/>
                <w:bCs/>
                <w:color w:val="000000"/>
                <w:kern w:val="0"/>
                <w:lang w:eastAsia="es-ES"/>
                <w14:ligatures w14:val="none"/>
              </w:rPr>
              <w:t>122,5 hrs</w:t>
            </w:r>
          </w:p>
        </w:tc>
        <w:tc>
          <w:tcPr>
            <w:tcW w:w="1296" w:type="dxa"/>
            <w:shd w:val="clear" w:color="auto" w:fill="E7E6E6" w:themeFill="background2"/>
            <w:vAlign w:val="center"/>
            <w:hideMark/>
          </w:tcPr>
          <w:p w14:paraId="2D9551D8" w14:textId="77777777" w:rsidR="00804D82" w:rsidRPr="00804D82" w:rsidRDefault="00804D82" w:rsidP="00A56379">
            <w:pPr>
              <w:jc w:val="center"/>
              <w:rPr>
                <w:rFonts w:ascii="Calibri" w:eastAsia="Times New Roman" w:hAnsi="Calibri" w:cs="Calibri"/>
                <w:kern w:val="0"/>
                <w:lang w:eastAsia="es-ES"/>
                <w14:ligatures w14:val="none"/>
              </w:rPr>
            </w:pPr>
            <w:r w:rsidRPr="00804D82">
              <w:rPr>
                <w:rFonts w:ascii="Calibri" w:eastAsia="Times New Roman" w:hAnsi="Calibri" w:cs="Calibri"/>
                <w:b/>
                <w:bCs/>
                <w:color w:val="000000"/>
                <w:kern w:val="0"/>
                <w:lang w:eastAsia="es-ES"/>
                <w14:ligatures w14:val="none"/>
              </w:rPr>
              <w:t>vie 01/03/24</w:t>
            </w:r>
          </w:p>
        </w:tc>
        <w:tc>
          <w:tcPr>
            <w:tcW w:w="1320" w:type="dxa"/>
            <w:shd w:val="clear" w:color="auto" w:fill="E7E6E6" w:themeFill="background2"/>
            <w:vAlign w:val="center"/>
            <w:hideMark/>
          </w:tcPr>
          <w:p w14:paraId="547186F6" w14:textId="77777777" w:rsidR="00804D82" w:rsidRPr="00804D82" w:rsidRDefault="00804D82" w:rsidP="00A56379">
            <w:pPr>
              <w:jc w:val="center"/>
              <w:rPr>
                <w:rFonts w:ascii="Calibri" w:eastAsia="Times New Roman" w:hAnsi="Calibri" w:cs="Calibri"/>
                <w:kern w:val="0"/>
                <w:lang w:eastAsia="es-ES"/>
                <w14:ligatures w14:val="none"/>
              </w:rPr>
            </w:pPr>
            <w:r w:rsidRPr="00804D82">
              <w:rPr>
                <w:rFonts w:ascii="Calibri" w:eastAsia="Times New Roman" w:hAnsi="Calibri" w:cs="Calibri"/>
                <w:b/>
                <w:bCs/>
                <w:color w:val="000000"/>
                <w:kern w:val="0"/>
                <w:lang w:eastAsia="es-ES"/>
                <w14:ligatures w14:val="none"/>
              </w:rPr>
              <w:t>mar 07/05/24</w:t>
            </w:r>
          </w:p>
        </w:tc>
      </w:tr>
      <w:tr w:rsidR="00804D82" w:rsidRPr="00804D82" w14:paraId="22C5C99B" w14:textId="77777777" w:rsidTr="00C56B9E">
        <w:tc>
          <w:tcPr>
            <w:tcW w:w="1350" w:type="dxa"/>
            <w:shd w:val="clear" w:color="auto" w:fill="AEAAAA" w:themeFill="background2" w:themeFillShade="BF"/>
            <w:vAlign w:val="center"/>
            <w:hideMark/>
          </w:tcPr>
          <w:p w14:paraId="75A6252E" w14:textId="77777777" w:rsidR="00804D82" w:rsidRPr="00095AC0" w:rsidRDefault="00804D82" w:rsidP="00095AC0">
            <w:pPr>
              <w:jc w:val="left"/>
              <w:rPr>
                <w:rFonts w:ascii="Calibri" w:eastAsia="Times New Roman" w:hAnsi="Calibri" w:cs="Calibri"/>
                <w:b/>
                <w:bCs/>
                <w:kern w:val="0"/>
                <w:lang w:eastAsia="es-ES"/>
                <w14:ligatures w14:val="none"/>
              </w:rPr>
            </w:pPr>
            <w:r w:rsidRPr="00095AC0">
              <w:rPr>
                <w:rFonts w:ascii="Calibri" w:eastAsia="Times New Roman" w:hAnsi="Calibri" w:cs="Calibri"/>
                <w:b/>
                <w:bCs/>
                <w:color w:val="000000"/>
                <w:kern w:val="0"/>
                <w:lang w:eastAsia="es-ES"/>
                <w14:ligatures w14:val="none"/>
              </w:rPr>
              <w:t>1.8.1</w:t>
            </w:r>
          </w:p>
        </w:tc>
        <w:tc>
          <w:tcPr>
            <w:tcW w:w="3323" w:type="dxa"/>
            <w:shd w:val="clear" w:color="auto" w:fill="E7E6E6" w:themeFill="background2"/>
            <w:vAlign w:val="center"/>
            <w:hideMark/>
          </w:tcPr>
          <w:p w14:paraId="01ED4C07" w14:textId="5F402DD6" w:rsidR="00804D82" w:rsidRPr="00804D82" w:rsidRDefault="00804D82" w:rsidP="00A56379">
            <w:pPr>
              <w:jc w:val="left"/>
              <w:rPr>
                <w:rFonts w:ascii="Calibri" w:eastAsia="Times New Roman" w:hAnsi="Calibri" w:cs="Calibri"/>
                <w:kern w:val="0"/>
                <w:lang w:eastAsia="es-ES"/>
                <w14:ligatures w14:val="none"/>
              </w:rPr>
            </w:pPr>
            <w:r w:rsidRPr="00804D82">
              <w:rPr>
                <w:rFonts w:ascii="Calibri" w:eastAsia="Times New Roman" w:hAnsi="Calibri" w:cs="Calibri"/>
                <w:b/>
                <w:bCs/>
                <w:color w:val="000000"/>
                <w:kern w:val="0"/>
                <w:lang w:eastAsia="es-ES"/>
                <w14:ligatures w14:val="none"/>
              </w:rPr>
              <w:t>Adquisición de hardware</w:t>
            </w:r>
          </w:p>
        </w:tc>
        <w:tc>
          <w:tcPr>
            <w:tcW w:w="1211" w:type="dxa"/>
            <w:shd w:val="clear" w:color="auto" w:fill="E7E6E6" w:themeFill="background2"/>
            <w:vAlign w:val="center"/>
            <w:hideMark/>
          </w:tcPr>
          <w:p w14:paraId="078A54D4" w14:textId="77777777" w:rsidR="00804D82" w:rsidRPr="00804D82" w:rsidRDefault="00804D82" w:rsidP="00A56379">
            <w:pPr>
              <w:jc w:val="center"/>
              <w:rPr>
                <w:rFonts w:ascii="Calibri" w:eastAsia="Times New Roman" w:hAnsi="Calibri" w:cs="Calibri"/>
                <w:kern w:val="0"/>
                <w:lang w:eastAsia="es-ES"/>
                <w14:ligatures w14:val="none"/>
              </w:rPr>
            </w:pPr>
            <w:r w:rsidRPr="00804D82">
              <w:rPr>
                <w:rFonts w:ascii="Calibri" w:eastAsia="Times New Roman" w:hAnsi="Calibri" w:cs="Calibri"/>
                <w:b/>
                <w:bCs/>
                <w:color w:val="000000"/>
                <w:kern w:val="0"/>
                <w:lang w:eastAsia="es-ES"/>
                <w14:ligatures w14:val="none"/>
              </w:rPr>
              <w:t>2,5 hrs</w:t>
            </w:r>
          </w:p>
        </w:tc>
        <w:tc>
          <w:tcPr>
            <w:tcW w:w="1296" w:type="dxa"/>
            <w:shd w:val="clear" w:color="auto" w:fill="E7E6E6" w:themeFill="background2"/>
            <w:vAlign w:val="center"/>
            <w:hideMark/>
          </w:tcPr>
          <w:p w14:paraId="4DB9DF4A" w14:textId="77777777" w:rsidR="00804D82" w:rsidRPr="00804D82" w:rsidRDefault="00804D82" w:rsidP="00A56379">
            <w:pPr>
              <w:jc w:val="center"/>
              <w:rPr>
                <w:rFonts w:ascii="Calibri" w:eastAsia="Times New Roman" w:hAnsi="Calibri" w:cs="Calibri"/>
                <w:kern w:val="0"/>
                <w:lang w:eastAsia="es-ES"/>
                <w14:ligatures w14:val="none"/>
              </w:rPr>
            </w:pPr>
            <w:r w:rsidRPr="00804D82">
              <w:rPr>
                <w:rFonts w:ascii="Calibri" w:eastAsia="Times New Roman" w:hAnsi="Calibri" w:cs="Calibri"/>
                <w:b/>
                <w:bCs/>
                <w:color w:val="000000"/>
                <w:kern w:val="0"/>
                <w:lang w:eastAsia="es-ES"/>
                <w14:ligatures w14:val="none"/>
              </w:rPr>
              <w:t>vie 01/03/24</w:t>
            </w:r>
          </w:p>
        </w:tc>
        <w:tc>
          <w:tcPr>
            <w:tcW w:w="1320" w:type="dxa"/>
            <w:shd w:val="clear" w:color="auto" w:fill="E7E6E6" w:themeFill="background2"/>
            <w:vAlign w:val="center"/>
            <w:hideMark/>
          </w:tcPr>
          <w:p w14:paraId="6EB7F884" w14:textId="77777777" w:rsidR="00804D82" w:rsidRPr="00804D82" w:rsidRDefault="00804D82" w:rsidP="00A56379">
            <w:pPr>
              <w:jc w:val="center"/>
              <w:rPr>
                <w:rFonts w:ascii="Calibri" w:eastAsia="Times New Roman" w:hAnsi="Calibri" w:cs="Calibri"/>
                <w:kern w:val="0"/>
                <w:lang w:eastAsia="es-ES"/>
                <w14:ligatures w14:val="none"/>
              </w:rPr>
            </w:pPr>
            <w:r w:rsidRPr="00804D82">
              <w:rPr>
                <w:rFonts w:ascii="Calibri" w:eastAsia="Times New Roman" w:hAnsi="Calibri" w:cs="Calibri"/>
                <w:b/>
                <w:bCs/>
                <w:color w:val="000000"/>
                <w:kern w:val="0"/>
                <w:lang w:eastAsia="es-ES"/>
                <w14:ligatures w14:val="none"/>
              </w:rPr>
              <w:t>lun 04/03/24</w:t>
            </w:r>
          </w:p>
        </w:tc>
      </w:tr>
      <w:tr w:rsidR="00804D82" w:rsidRPr="00804D82" w14:paraId="75131724" w14:textId="77777777" w:rsidTr="00C56B9E">
        <w:tc>
          <w:tcPr>
            <w:tcW w:w="1350" w:type="dxa"/>
            <w:shd w:val="clear" w:color="auto" w:fill="AEAAAA" w:themeFill="background2" w:themeFillShade="BF"/>
            <w:vAlign w:val="center"/>
            <w:hideMark/>
          </w:tcPr>
          <w:p w14:paraId="18D3F748" w14:textId="77777777" w:rsidR="00804D82" w:rsidRPr="00095AC0" w:rsidRDefault="00804D82" w:rsidP="00095AC0">
            <w:pPr>
              <w:jc w:val="left"/>
              <w:rPr>
                <w:rFonts w:ascii="Calibri" w:eastAsia="Times New Roman" w:hAnsi="Calibri" w:cs="Calibri"/>
                <w:b/>
                <w:bCs/>
                <w:kern w:val="0"/>
                <w:lang w:eastAsia="es-ES"/>
                <w14:ligatures w14:val="none"/>
              </w:rPr>
            </w:pPr>
            <w:r w:rsidRPr="00095AC0">
              <w:rPr>
                <w:rFonts w:ascii="Calibri" w:eastAsia="Times New Roman" w:hAnsi="Calibri" w:cs="Calibri"/>
                <w:b/>
                <w:bCs/>
                <w:color w:val="000000"/>
                <w:kern w:val="0"/>
                <w:lang w:eastAsia="es-ES"/>
                <w14:ligatures w14:val="none"/>
              </w:rPr>
              <w:t>1.8.1.1</w:t>
            </w:r>
          </w:p>
        </w:tc>
        <w:tc>
          <w:tcPr>
            <w:tcW w:w="3323" w:type="dxa"/>
            <w:shd w:val="clear" w:color="auto" w:fill="FFFFFF" w:themeFill="background1"/>
            <w:vAlign w:val="center"/>
            <w:hideMark/>
          </w:tcPr>
          <w:p w14:paraId="16C252EF" w14:textId="14AD95AE" w:rsidR="00804D82" w:rsidRPr="00804D82" w:rsidRDefault="00804D82" w:rsidP="00A56379">
            <w:pPr>
              <w:jc w:val="left"/>
              <w:rPr>
                <w:rFonts w:ascii="Calibri" w:eastAsia="Times New Roman" w:hAnsi="Calibri" w:cs="Calibri"/>
                <w:kern w:val="0"/>
                <w:lang w:eastAsia="es-ES"/>
                <w14:ligatures w14:val="none"/>
              </w:rPr>
            </w:pPr>
            <w:r w:rsidRPr="00804D82">
              <w:rPr>
                <w:rFonts w:ascii="Calibri" w:eastAsia="Times New Roman" w:hAnsi="Calibri" w:cs="Calibri"/>
                <w:color w:val="000000"/>
                <w:kern w:val="0"/>
                <w:lang w:eastAsia="es-ES"/>
                <w14:ligatures w14:val="none"/>
              </w:rPr>
              <w:t>Elaboración de pedidos</w:t>
            </w:r>
          </w:p>
        </w:tc>
        <w:tc>
          <w:tcPr>
            <w:tcW w:w="1211" w:type="dxa"/>
            <w:shd w:val="clear" w:color="auto" w:fill="FFFFFF" w:themeFill="background1"/>
            <w:vAlign w:val="center"/>
            <w:hideMark/>
          </w:tcPr>
          <w:p w14:paraId="37F46321" w14:textId="77777777" w:rsidR="00804D82" w:rsidRPr="00804D82" w:rsidRDefault="00804D82" w:rsidP="00A56379">
            <w:pPr>
              <w:jc w:val="center"/>
              <w:rPr>
                <w:rFonts w:ascii="Calibri" w:eastAsia="Times New Roman" w:hAnsi="Calibri" w:cs="Calibri"/>
                <w:kern w:val="0"/>
                <w:lang w:eastAsia="es-ES"/>
                <w14:ligatures w14:val="none"/>
              </w:rPr>
            </w:pPr>
            <w:r w:rsidRPr="00804D82">
              <w:rPr>
                <w:rFonts w:ascii="Calibri" w:eastAsia="Times New Roman" w:hAnsi="Calibri" w:cs="Calibri"/>
                <w:color w:val="000000"/>
                <w:kern w:val="0"/>
                <w:lang w:eastAsia="es-ES"/>
                <w14:ligatures w14:val="none"/>
              </w:rPr>
              <w:t>2 hrs</w:t>
            </w:r>
          </w:p>
        </w:tc>
        <w:tc>
          <w:tcPr>
            <w:tcW w:w="1296" w:type="dxa"/>
            <w:shd w:val="clear" w:color="auto" w:fill="FFFFFF" w:themeFill="background1"/>
            <w:vAlign w:val="center"/>
            <w:hideMark/>
          </w:tcPr>
          <w:p w14:paraId="4F5EDDEF" w14:textId="77777777" w:rsidR="00804D82" w:rsidRPr="00804D82" w:rsidRDefault="00804D82" w:rsidP="00A56379">
            <w:pPr>
              <w:jc w:val="center"/>
              <w:rPr>
                <w:rFonts w:ascii="Calibri" w:eastAsia="Times New Roman" w:hAnsi="Calibri" w:cs="Calibri"/>
                <w:kern w:val="0"/>
                <w:lang w:eastAsia="es-ES"/>
                <w14:ligatures w14:val="none"/>
              </w:rPr>
            </w:pPr>
            <w:r w:rsidRPr="00804D82">
              <w:rPr>
                <w:rFonts w:ascii="Calibri" w:eastAsia="Times New Roman" w:hAnsi="Calibri" w:cs="Calibri"/>
                <w:color w:val="000000"/>
                <w:kern w:val="0"/>
                <w:lang w:eastAsia="es-ES"/>
                <w14:ligatures w14:val="none"/>
              </w:rPr>
              <w:t>vie 01/03/24</w:t>
            </w:r>
          </w:p>
        </w:tc>
        <w:tc>
          <w:tcPr>
            <w:tcW w:w="1320" w:type="dxa"/>
            <w:shd w:val="clear" w:color="auto" w:fill="FFFFFF" w:themeFill="background1"/>
            <w:vAlign w:val="center"/>
            <w:hideMark/>
          </w:tcPr>
          <w:p w14:paraId="0575037A" w14:textId="77777777" w:rsidR="00804D82" w:rsidRPr="00804D82" w:rsidRDefault="00804D82" w:rsidP="00A56379">
            <w:pPr>
              <w:jc w:val="center"/>
              <w:rPr>
                <w:rFonts w:ascii="Calibri" w:eastAsia="Times New Roman" w:hAnsi="Calibri" w:cs="Calibri"/>
                <w:kern w:val="0"/>
                <w:lang w:eastAsia="es-ES"/>
                <w14:ligatures w14:val="none"/>
              </w:rPr>
            </w:pPr>
            <w:r w:rsidRPr="00804D82">
              <w:rPr>
                <w:rFonts w:ascii="Calibri" w:eastAsia="Times New Roman" w:hAnsi="Calibri" w:cs="Calibri"/>
                <w:color w:val="000000"/>
                <w:kern w:val="0"/>
                <w:lang w:eastAsia="es-ES"/>
                <w14:ligatures w14:val="none"/>
              </w:rPr>
              <w:t>vie 01/03/24</w:t>
            </w:r>
          </w:p>
        </w:tc>
      </w:tr>
      <w:tr w:rsidR="00804D82" w:rsidRPr="00804D82" w14:paraId="717BB10C" w14:textId="77777777" w:rsidTr="00C56B9E">
        <w:tc>
          <w:tcPr>
            <w:tcW w:w="1350" w:type="dxa"/>
            <w:shd w:val="clear" w:color="auto" w:fill="AEAAAA" w:themeFill="background2" w:themeFillShade="BF"/>
            <w:vAlign w:val="center"/>
            <w:hideMark/>
          </w:tcPr>
          <w:p w14:paraId="786BA647" w14:textId="77777777" w:rsidR="00804D82" w:rsidRPr="00095AC0" w:rsidRDefault="00804D82" w:rsidP="00095AC0">
            <w:pPr>
              <w:jc w:val="left"/>
              <w:rPr>
                <w:rFonts w:ascii="Calibri" w:eastAsia="Times New Roman" w:hAnsi="Calibri" w:cs="Calibri"/>
                <w:b/>
                <w:bCs/>
                <w:kern w:val="0"/>
                <w:lang w:eastAsia="es-ES"/>
                <w14:ligatures w14:val="none"/>
              </w:rPr>
            </w:pPr>
            <w:r w:rsidRPr="00095AC0">
              <w:rPr>
                <w:rFonts w:ascii="Calibri" w:eastAsia="Times New Roman" w:hAnsi="Calibri" w:cs="Calibri"/>
                <w:b/>
                <w:bCs/>
                <w:color w:val="000000"/>
                <w:kern w:val="0"/>
                <w:lang w:eastAsia="es-ES"/>
                <w14:ligatures w14:val="none"/>
              </w:rPr>
              <w:t>1.8.1.2</w:t>
            </w:r>
          </w:p>
        </w:tc>
        <w:tc>
          <w:tcPr>
            <w:tcW w:w="3323" w:type="dxa"/>
            <w:shd w:val="clear" w:color="auto" w:fill="FFFFFF" w:themeFill="background1"/>
            <w:vAlign w:val="center"/>
            <w:hideMark/>
          </w:tcPr>
          <w:p w14:paraId="54D6E8B4" w14:textId="544E7320" w:rsidR="00804D82" w:rsidRPr="00804D82" w:rsidRDefault="00804D82" w:rsidP="00A56379">
            <w:pPr>
              <w:jc w:val="left"/>
              <w:rPr>
                <w:rFonts w:ascii="Calibri" w:eastAsia="Times New Roman" w:hAnsi="Calibri" w:cs="Calibri"/>
                <w:kern w:val="0"/>
                <w:lang w:eastAsia="es-ES"/>
                <w14:ligatures w14:val="none"/>
              </w:rPr>
            </w:pPr>
            <w:r w:rsidRPr="00804D82">
              <w:rPr>
                <w:rFonts w:ascii="Calibri" w:eastAsia="Times New Roman" w:hAnsi="Calibri" w:cs="Calibri"/>
                <w:color w:val="000000"/>
                <w:kern w:val="0"/>
                <w:lang w:eastAsia="es-ES"/>
                <w14:ligatures w14:val="none"/>
              </w:rPr>
              <w:t>Recepción de los pedidos</w:t>
            </w:r>
          </w:p>
        </w:tc>
        <w:tc>
          <w:tcPr>
            <w:tcW w:w="1211" w:type="dxa"/>
            <w:shd w:val="clear" w:color="auto" w:fill="FFFFFF" w:themeFill="background1"/>
            <w:vAlign w:val="center"/>
            <w:hideMark/>
          </w:tcPr>
          <w:p w14:paraId="53AA256B" w14:textId="77777777" w:rsidR="00804D82" w:rsidRPr="00804D82" w:rsidRDefault="00804D82" w:rsidP="00A56379">
            <w:pPr>
              <w:jc w:val="center"/>
              <w:rPr>
                <w:rFonts w:ascii="Calibri" w:eastAsia="Times New Roman" w:hAnsi="Calibri" w:cs="Calibri"/>
                <w:kern w:val="0"/>
                <w:lang w:eastAsia="es-ES"/>
                <w14:ligatures w14:val="none"/>
              </w:rPr>
            </w:pPr>
            <w:r w:rsidRPr="00804D82">
              <w:rPr>
                <w:rFonts w:ascii="Calibri" w:eastAsia="Times New Roman" w:hAnsi="Calibri" w:cs="Calibri"/>
                <w:color w:val="000000"/>
                <w:kern w:val="0"/>
                <w:lang w:eastAsia="es-ES"/>
                <w14:ligatures w14:val="none"/>
              </w:rPr>
              <w:t>0,5 hrs</w:t>
            </w:r>
          </w:p>
        </w:tc>
        <w:tc>
          <w:tcPr>
            <w:tcW w:w="1296" w:type="dxa"/>
            <w:shd w:val="clear" w:color="auto" w:fill="FFFFFF" w:themeFill="background1"/>
            <w:vAlign w:val="center"/>
            <w:hideMark/>
          </w:tcPr>
          <w:p w14:paraId="29EBBE54" w14:textId="77777777" w:rsidR="00804D82" w:rsidRPr="00804D82" w:rsidRDefault="00804D82" w:rsidP="00A56379">
            <w:pPr>
              <w:jc w:val="center"/>
              <w:rPr>
                <w:rFonts w:ascii="Calibri" w:eastAsia="Times New Roman" w:hAnsi="Calibri" w:cs="Calibri"/>
                <w:kern w:val="0"/>
                <w:lang w:eastAsia="es-ES"/>
                <w14:ligatures w14:val="none"/>
              </w:rPr>
            </w:pPr>
            <w:r w:rsidRPr="00804D82">
              <w:rPr>
                <w:rFonts w:ascii="Calibri" w:eastAsia="Times New Roman" w:hAnsi="Calibri" w:cs="Calibri"/>
                <w:color w:val="000000"/>
                <w:kern w:val="0"/>
                <w:lang w:eastAsia="es-ES"/>
                <w14:ligatures w14:val="none"/>
              </w:rPr>
              <w:t>lun 04/03/24</w:t>
            </w:r>
          </w:p>
        </w:tc>
        <w:tc>
          <w:tcPr>
            <w:tcW w:w="1320" w:type="dxa"/>
            <w:shd w:val="clear" w:color="auto" w:fill="FFFFFF" w:themeFill="background1"/>
            <w:vAlign w:val="center"/>
            <w:hideMark/>
          </w:tcPr>
          <w:p w14:paraId="53F17754" w14:textId="77777777" w:rsidR="00804D82" w:rsidRPr="00804D82" w:rsidRDefault="00804D82" w:rsidP="00A56379">
            <w:pPr>
              <w:jc w:val="center"/>
              <w:rPr>
                <w:rFonts w:ascii="Calibri" w:eastAsia="Times New Roman" w:hAnsi="Calibri" w:cs="Calibri"/>
                <w:kern w:val="0"/>
                <w:lang w:eastAsia="es-ES"/>
                <w14:ligatures w14:val="none"/>
              </w:rPr>
            </w:pPr>
            <w:r w:rsidRPr="00804D82">
              <w:rPr>
                <w:rFonts w:ascii="Calibri" w:eastAsia="Times New Roman" w:hAnsi="Calibri" w:cs="Calibri"/>
                <w:color w:val="000000"/>
                <w:kern w:val="0"/>
                <w:lang w:eastAsia="es-ES"/>
                <w14:ligatures w14:val="none"/>
              </w:rPr>
              <w:t>lun 04/03/24</w:t>
            </w:r>
          </w:p>
        </w:tc>
      </w:tr>
      <w:tr w:rsidR="00804D82" w:rsidRPr="00804D82" w14:paraId="6CEA2CD6" w14:textId="77777777" w:rsidTr="00C56B9E">
        <w:tc>
          <w:tcPr>
            <w:tcW w:w="1350" w:type="dxa"/>
            <w:shd w:val="clear" w:color="auto" w:fill="AEAAAA" w:themeFill="background2" w:themeFillShade="BF"/>
            <w:vAlign w:val="center"/>
            <w:hideMark/>
          </w:tcPr>
          <w:p w14:paraId="314409E7" w14:textId="77777777" w:rsidR="00804D82" w:rsidRPr="00095AC0" w:rsidRDefault="00804D82" w:rsidP="00095AC0">
            <w:pPr>
              <w:jc w:val="left"/>
              <w:rPr>
                <w:rFonts w:ascii="Calibri" w:eastAsia="Times New Roman" w:hAnsi="Calibri" w:cs="Calibri"/>
                <w:b/>
                <w:bCs/>
                <w:kern w:val="0"/>
                <w:lang w:eastAsia="es-ES"/>
                <w14:ligatures w14:val="none"/>
              </w:rPr>
            </w:pPr>
            <w:r w:rsidRPr="00095AC0">
              <w:rPr>
                <w:rFonts w:ascii="Calibri" w:eastAsia="Times New Roman" w:hAnsi="Calibri" w:cs="Calibri"/>
                <w:b/>
                <w:bCs/>
                <w:color w:val="000000"/>
                <w:kern w:val="0"/>
                <w:lang w:eastAsia="es-ES"/>
                <w14:ligatures w14:val="none"/>
              </w:rPr>
              <w:t>1.8.2</w:t>
            </w:r>
          </w:p>
        </w:tc>
        <w:tc>
          <w:tcPr>
            <w:tcW w:w="3323" w:type="dxa"/>
            <w:shd w:val="clear" w:color="auto" w:fill="E7E6E6" w:themeFill="background2"/>
            <w:vAlign w:val="center"/>
            <w:hideMark/>
          </w:tcPr>
          <w:p w14:paraId="1A3CB62A" w14:textId="6745B54E" w:rsidR="00804D82" w:rsidRPr="00804D82" w:rsidRDefault="00804D82" w:rsidP="00A56379">
            <w:pPr>
              <w:jc w:val="left"/>
              <w:rPr>
                <w:rFonts w:ascii="Calibri" w:eastAsia="Times New Roman" w:hAnsi="Calibri" w:cs="Calibri"/>
                <w:kern w:val="0"/>
                <w:lang w:eastAsia="es-ES"/>
                <w14:ligatures w14:val="none"/>
              </w:rPr>
            </w:pPr>
            <w:r w:rsidRPr="00804D82">
              <w:rPr>
                <w:rFonts w:ascii="Calibri" w:eastAsia="Times New Roman" w:hAnsi="Calibri" w:cs="Calibri"/>
                <w:b/>
                <w:bCs/>
                <w:color w:val="000000"/>
                <w:kern w:val="0"/>
                <w:lang w:eastAsia="es-ES"/>
                <w14:ligatures w14:val="none"/>
              </w:rPr>
              <w:t>Instalación de hardware</w:t>
            </w:r>
          </w:p>
        </w:tc>
        <w:tc>
          <w:tcPr>
            <w:tcW w:w="1211" w:type="dxa"/>
            <w:shd w:val="clear" w:color="auto" w:fill="E7E6E6" w:themeFill="background2"/>
            <w:vAlign w:val="center"/>
            <w:hideMark/>
          </w:tcPr>
          <w:p w14:paraId="26253B88" w14:textId="77777777" w:rsidR="00804D82" w:rsidRPr="00804D82" w:rsidRDefault="00804D82" w:rsidP="00A56379">
            <w:pPr>
              <w:jc w:val="center"/>
              <w:rPr>
                <w:rFonts w:ascii="Calibri" w:eastAsia="Times New Roman" w:hAnsi="Calibri" w:cs="Calibri"/>
                <w:kern w:val="0"/>
                <w:lang w:eastAsia="es-ES"/>
                <w14:ligatures w14:val="none"/>
              </w:rPr>
            </w:pPr>
            <w:r w:rsidRPr="00804D82">
              <w:rPr>
                <w:rFonts w:ascii="Calibri" w:eastAsia="Times New Roman" w:hAnsi="Calibri" w:cs="Calibri"/>
                <w:b/>
                <w:bCs/>
                <w:color w:val="000000"/>
                <w:kern w:val="0"/>
                <w:lang w:eastAsia="es-ES"/>
                <w14:ligatures w14:val="none"/>
              </w:rPr>
              <w:t>120 hrs</w:t>
            </w:r>
          </w:p>
        </w:tc>
        <w:tc>
          <w:tcPr>
            <w:tcW w:w="1296" w:type="dxa"/>
            <w:shd w:val="clear" w:color="auto" w:fill="E7E6E6" w:themeFill="background2"/>
            <w:vAlign w:val="center"/>
            <w:hideMark/>
          </w:tcPr>
          <w:p w14:paraId="567EE98B" w14:textId="77777777" w:rsidR="00804D82" w:rsidRPr="00804D82" w:rsidRDefault="00804D82" w:rsidP="00A56379">
            <w:pPr>
              <w:jc w:val="center"/>
              <w:rPr>
                <w:rFonts w:ascii="Calibri" w:eastAsia="Times New Roman" w:hAnsi="Calibri" w:cs="Calibri"/>
                <w:kern w:val="0"/>
                <w:lang w:eastAsia="es-ES"/>
                <w14:ligatures w14:val="none"/>
              </w:rPr>
            </w:pPr>
            <w:r w:rsidRPr="00804D82">
              <w:rPr>
                <w:rFonts w:ascii="Calibri" w:eastAsia="Times New Roman" w:hAnsi="Calibri" w:cs="Calibri"/>
                <w:b/>
                <w:bCs/>
                <w:color w:val="000000"/>
                <w:kern w:val="0"/>
                <w:lang w:eastAsia="es-ES"/>
                <w14:ligatures w14:val="none"/>
              </w:rPr>
              <w:t>mar 05/03/24</w:t>
            </w:r>
          </w:p>
        </w:tc>
        <w:tc>
          <w:tcPr>
            <w:tcW w:w="1320" w:type="dxa"/>
            <w:shd w:val="clear" w:color="auto" w:fill="E7E6E6" w:themeFill="background2"/>
            <w:vAlign w:val="center"/>
            <w:hideMark/>
          </w:tcPr>
          <w:p w14:paraId="5DD26E9C" w14:textId="77777777" w:rsidR="00804D82" w:rsidRPr="00804D82" w:rsidRDefault="00804D82" w:rsidP="00A56379">
            <w:pPr>
              <w:jc w:val="center"/>
              <w:rPr>
                <w:rFonts w:ascii="Calibri" w:eastAsia="Times New Roman" w:hAnsi="Calibri" w:cs="Calibri"/>
                <w:kern w:val="0"/>
                <w:lang w:eastAsia="es-ES"/>
                <w14:ligatures w14:val="none"/>
              </w:rPr>
            </w:pPr>
            <w:r w:rsidRPr="00804D82">
              <w:rPr>
                <w:rFonts w:ascii="Calibri" w:eastAsia="Times New Roman" w:hAnsi="Calibri" w:cs="Calibri"/>
                <w:b/>
                <w:bCs/>
                <w:color w:val="000000"/>
                <w:kern w:val="0"/>
                <w:lang w:eastAsia="es-ES"/>
                <w14:ligatures w14:val="none"/>
              </w:rPr>
              <w:t>mar 07/05/24</w:t>
            </w:r>
          </w:p>
        </w:tc>
      </w:tr>
      <w:tr w:rsidR="00804D82" w:rsidRPr="00804D82" w14:paraId="3BA59659" w14:textId="77777777" w:rsidTr="00C56B9E">
        <w:tc>
          <w:tcPr>
            <w:tcW w:w="1350" w:type="dxa"/>
            <w:shd w:val="clear" w:color="auto" w:fill="AEAAAA" w:themeFill="background2" w:themeFillShade="BF"/>
            <w:vAlign w:val="center"/>
            <w:hideMark/>
          </w:tcPr>
          <w:p w14:paraId="6EC70999" w14:textId="77777777" w:rsidR="00804D82" w:rsidRPr="00095AC0" w:rsidRDefault="00804D82" w:rsidP="00095AC0">
            <w:pPr>
              <w:jc w:val="left"/>
              <w:rPr>
                <w:rFonts w:ascii="Calibri" w:eastAsia="Times New Roman" w:hAnsi="Calibri" w:cs="Calibri"/>
                <w:b/>
                <w:bCs/>
                <w:kern w:val="0"/>
                <w:lang w:eastAsia="es-ES"/>
                <w14:ligatures w14:val="none"/>
              </w:rPr>
            </w:pPr>
            <w:r w:rsidRPr="00095AC0">
              <w:rPr>
                <w:rFonts w:ascii="Calibri" w:eastAsia="Times New Roman" w:hAnsi="Calibri" w:cs="Calibri"/>
                <w:b/>
                <w:bCs/>
                <w:color w:val="000000"/>
                <w:kern w:val="0"/>
                <w:lang w:eastAsia="es-ES"/>
                <w14:ligatures w14:val="none"/>
              </w:rPr>
              <w:t>1.8.2.1</w:t>
            </w:r>
          </w:p>
        </w:tc>
        <w:tc>
          <w:tcPr>
            <w:tcW w:w="3323" w:type="dxa"/>
            <w:shd w:val="clear" w:color="auto" w:fill="E7E6E6" w:themeFill="background2"/>
            <w:vAlign w:val="center"/>
            <w:hideMark/>
          </w:tcPr>
          <w:p w14:paraId="64C81629" w14:textId="7924359F" w:rsidR="00804D82" w:rsidRPr="00804D82" w:rsidRDefault="00804D82" w:rsidP="00A56379">
            <w:pPr>
              <w:jc w:val="left"/>
              <w:rPr>
                <w:rFonts w:ascii="Calibri" w:eastAsia="Times New Roman" w:hAnsi="Calibri" w:cs="Calibri"/>
                <w:kern w:val="0"/>
                <w:lang w:eastAsia="es-ES"/>
                <w14:ligatures w14:val="none"/>
              </w:rPr>
            </w:pPr>
            <w:r w:rsidRPr="00804D82">
              <w:rPr>
                <w:rFonts w:ascii="Calibri" w:eastAsia="Times New Roman" w:hAnsi="Calibri" w:cs="Calibri"/>
                <w:b/>
                <w:bCs/>
                <w:color w:val="000000"/>
                <w:kern w:val="0"/>
                <w:lang w:eastAsia="es-ES"/>
                <w14:ligatures w14:val="none"/>
              </w:rPr>
              <w:t>Hospitales</w:t>
            </w:r>
          </w:p>
        </w:tc>
        <w:tc>
          <w:tcPr>
            <w:tcW w:w="1211" w:type="dxa"/>
            <w:shd w:val="clear" w:color="auto" w:fill="E7E6E6" w:themeFill="background2"/>
            <w:vAlign w:val="center"/>
            <w:hideMark/>
          </w:tcPr>
          <w:p w14:paraId="6B070C2B" w14:textId="77777777" w:rsidR="00804D82" w:rsidRPr="00804D82" w:rsidRDefault="00804D82" w:rsidP="00A56379">
            <w:pPr>
              <w:jc w:val="center"/>
              <w:rPr>
                <w:rFonts w:ascii="Calibri" w:eastAsia="Times New Roman" w:hAnsi="Calibri" w:cs="Calibri"/>
                <w:kern w:val="0"/>
                <w:lang w:eastAsia="es-ES"/>
                <w14:ligatures w14:val="none"/>
              </w:rPr>
            </w:pPr>
            <w:r w:rsidRPr="00804D82">
              <w:rPr>
                <w:rFonts w:ascii="Calibri" w:eastAsia="Times New Roman" w:hAnsi="Calibri" w:cs="Calibri"/>
                <w:b/>
                <w:bCs/>
                <w:color w:val="000000"/>
                <w:kern w:val="0"/>
                <w:lang w:eastAsia="es-ES"/>
                <w14:ligatures w14:val="none"/>
              </w:rPr>
              <w:t>100 hrs</w:t>
            </w:r>
          </w:p>
        </w:tc>
        <w:tc>
          <w:tcPr>
            <w:tcW w:w="1296" w:type="dxa"/>
            <w:shd w:val="clear" w:color="auto" w:fill="E7E6E6" w:themeFill="background2"/>
            <w:vAlign w:val="center"/>
            <w:hideMark/>
          </w:tcPr>
          <w:p w14:paraId="7FD4FDF5" w14:textId="77777777" w:rsidR="00804D82" w:rsidRPr="00804D82" w:rsidRDefault="00804D82" w:rsidP="00A56379">
            <w:pPr>
              <w:jc w:val="center"/>
              <w:rPr>
                <w:rFonts w:ascii="Calibri" w:eastAsia="Times New Roman" w:hAnsi="Calibri" w:cs="Calibri"/>
                <w:kern w:val="0"/>
                <w:lang w:eastAsia="es-ES"/>
                <w14:ligatures w14:val="none"/>
              </w:rPr>
            </w:pPr>
            <w:r w:rsidRPr="00804D82">
              <w:rPr>
                <w:rFonts w:ascii="Calibri" w:eastAsia="Times New Roman" w:hAnsi="Calibri" w:cs="Calibri"/>
                <w:b/>
                <w:bCs/>
                <w:color w:val="000000"/>
                <w:kern w:val="0"/>
                <w:lang w:eastAsia="es-ES"/>
                <w14:ligatures w14:val="none"/>
              </w:rPr>
              <w:t>mar 05/03/24</w:t>
            </w:r>
          </w:p>
        </w:tc>
        <w:tc>
          <w:tcPr>
            <w:tcW w:w="1320" w:type="dxa"/>
            <w:shd w:val="clear" w:color="auto" w:fill="E7E6E6" w:themeFill="background2"/>
            <w:vAlign w:val="center"/>
            <w:hideMark/>
          </w:tcPr>
          <w:p w14:paraId="291F950B" w14:textId="77777777" w:rsidR="00804D82" w:rsidRPr="00804D82" w:rsidRDefault="00804D82" w:rsidP="00A56379">
            <w:pPr>
              <w:jc w:val="center"/>
              <w:rPr>
                <w:rFonts w:ascii="Calibri" w:eastAsia="Times New Roman" w:hAnsi="Calibri" w:cs="Calibri"/>
                <w:kern w:val="0"/>
                <w:lang w:eastAsia="es-ES"/>
                <w14:ligatures w14:val="none"/>
              </w:rPr>
            </w:pPr>
            <w:r w:rsidRPr="00804D82">
              <w:rPr>
                <w:rFonts w:ascii="Calibri" w:eastAsia="Times New Roman" w:hAnsi="Calibri" w:cs="Calibri"/>
                <w:b/>
                <w:bCs/>
                <w:color w:val="000000"/>
                <w:kern w:val="0"/>
                <w:lang w:eastAsia="es-ES"/>
                <w14:ligatures w14:val="none"/>
              </w:rPr>
              <w:t>lun 06/05/24</w:t>
            </w:r>
          </w:p>
        </w:tc>
      </w:tr>
      <w:tr w:rsidR="00804D82" w:rsidRPr="00804D82" w14:paraId="7F9B9777" w14:textId="77777777" w:rsidTr="00C56B9E">
        <w:tc>
          <w:tcPr>
            <w:tcW w:w="1350" w:type="dxa"/>
            <w:shd w:val="clear" w:color="auto" w:fill="AEAAAA" w:themeFill="background2" w:themeFillShade="BF"/>
            <w:vAlign w:val="center"/>
            <w:hideMark/>
          </w:tcPr>
          <w:p w14:paraId="5A859585" w14:textId="77777777" w:rsidR="00804D82" w:rsidRPr="00095AC0" w:rsidRDefault="00804D82" w:rsidP="00095AC0">
            <w:pPr>
              <w:jc w:val="left"/>
              <w:rPr>
                <w:rFonts w:ascii="Calibri" w:eastAsia="Times New Roman" w:hAnsi="Calibri" w:cs="Calibri"/>
                <w:b/>
                <w:bCs/>
                <w:kern w:val="0"/>
                <w:lang w:eastAsia="es-ES"/>
                <w14:ligatures w14:val="none"/>
              </w:rPr>
            </w:pPr>
            <w:r w:rsidRPr="00095AC0">
              <w:rPr>
                <w:rFonts w:ascii="Calibri" w:eastAsia="Times New Roman" w:hAnsi="Calibri" w:cs="Calibri"/>
                <w:b/>
                <w:bCs/>
                <w:color w:val="000000"/>
                <w:kern w:val="0"/>
                <w:lang w:eastAsia="es-ES"/>
                <w14:ligatures w14:val="none"/>
              </w:rPr>
              <w:t>1.8.2.1.1</w:t>
            </w:r>
          </w:p>
        </w:tc>
        <w:tc>
          <w:tcPr>
            <w:tcW w:w="3323" w:type="dxa"/>
            <w:shd w:val="clear" w:color="auto" w:fill="E7E6E6" w:themeFill="background2"/>
            <w:vAlign w:val="center"/>
            <w:hideMark/>
          </w:tcPr>
          <w:p w14:paraId="51C5EA34" w14:textId="010DBD8E" w:rsidR="00804D82" w:rsidRPr="00804D82" w:rsidRDefault="00804D82" w:rsidP="00A56379">
            <w:pPr>
              <w:jc w:val="left"/>
              <w:rPr>
                <w:rFonts w:ascii="Calibri" w:eastAsia="Times New Roman" w:hAnsi="Calibri" w:cs="Calibri"/>
                <w:kern w:val="0"/>
                <w:lang w:eastAsia="es-ES"/>
                <w14:ligatures w14:val="none"/>
              </w:rPr>
            </w:pPr>
            <w:r w:rsidRPr="00804D82">
              <w:rPr>
                <w:rFonts w:ascii="Calibri" w:eastAsia="Times New Roman" w:hAnsi="Calibri" w:cs="Calibri"/>
                <w:b/>
                <w:bCs/>
                <w:color w:val="000000"/>
                <w:kern w:val="0"/>
                <w:lang w:eastAsia="es-ES"/>
                <w14:ligatures w14:val="none"/>
              </w:rPr>
              <w:t>Hospital de Jarrio</w:t>
            </w:r>
          </w:p>
        </w:tc>
        <w:tc>
          <w:tcPr>
            <w:tcW w:w="1211" w:type="dxa"/>
            <w:shd w:val="clear" w:color="auto" w:fill="E7E6E6" w:themeFill="background2"/>
            <w:vAlign w:val="center"/>
            <w:hideMark/>
          </w:tcPr>
          <w:p w14:paraId="30B6B365" w14:textId="77777777" w:rsidR="00804D82" w:rsidRPr="00804D82" w:rsidRDefault="00804D82" w:rsidP="00A56379">
            <w:pPr>
              <w:jc w:val="center"/>
              <w:rPr>
                <w:rFonts w:ascii="Calibri" w:eastAsia="Times New Roman" w:hAnsi="Calibri" w:cs="Calibri"/>
                <w:kern w:val="0"/>
                <w:lang w:eastAsia="es-ES"/>
                <w14:ligatures w14:val="none"/>
              </w:rPr>
            </w:pPr>
            <w:r w:rsidRPr="00804D82">
              <w:rPr>
                <w:rFonts w:ascii="Calibri" w:eastAsia="Times New Roman" w:hAnsi="Calibri" w:cs="Calibri"/>
                <w:b/>
                <w:bCs/>
                <w:color w:val="000000"/>
                <w:kern w:val="0"/>
                <w:lang w:eastAsia="es-ES"/>
                <w14:ligatures w14:val="none"/>
              </w:rPr>
              <w:t>9 hrs</w:t>
            </w:r>
          </w:p>
        </w:tc>
        <w:tc>
          <w:tcPr>
            <w:tcW w:w="1296" w:type="dxa"/>
            <w:shd w:val="clear" w:color="auto" w:fill="E7E6E6" w:themeFill="background2"/>
            <w:vAlign w:val="center"/>
            <w:hideMark/>
          </w:tcPr>
          <w:p w14:paraId="47566C38" w14:textId="77777777" w:rsidR="00804D82" w:rsidRPr="00804D82" w:rsidRDefault="00804D82" w:rsidP="00A56379">
            <w:pPr>
              <w:jc w:val="center"/>
              <w:rPr>
                <w:rFonts w:ascii="Calibri" w:eastAsia="Times New Roman" w:hAnsi="Calibri" w:cs="Calibri"/>
                <w:kern w:val="0"/>
                <w:lang w:eastAsia="es-ES"/>
                <w14:ligatures w14:val="none"/>
              </w:rPr>
            </w:pPr>
            <w:r w:rsidRPr="00804D82">
              <w:rPr>
                <w:rFonts w:ascii="Calibri" w:eastAsia="Times New Roman" w:hAnsi="Calibri" w:cs="Calibri"/>
                <w:b/>
                <w:bCs/>
                <w:color w:val="000000"/>
                <w:kern w:val="0"/>
                <w:lang w:eastAsia="es-ES"/>
                <w14:ligatures w14:val="none"/>
              </w:rPr>
              <w:t>mar 05/03/24</w:t>
            </w:r>
          </w:p>
        </w:tc>
        <w:tc>
          <w:tcPr>
            <w:tcW w:w="1320" w:type="dxa"/>
            <w:shd w:val="clear" w:color="auto" w:fill="E7E6E6" w:themeFill="background2"/>
            <w:vAlign w:val="center"/>
            <w:hideMark/>
          </w:tcPr>
          <w:p w14:paraId="598287AB" w14:textId="77777777" w:rsidR="00804D82" w:rsidRPr="00804D82" w:rsidRDefault="00804D82" w:rsidP="00A56379">
            <w:pPr>
              <w:jc w:val="center"/>
              <w:rPr>
                <w:rFonts w:ascii="Calibri" w:eastAsia="Times New Roman" w:hAnsi="Calibri" w:cs="Calibri"/>
                <w:kern w:val="0"/>
                <w:lang w:eastAsia="es-ES"/>
                <w14:ligatures w14:val="none"/>
              </w:rPr>
            </w:pPr>
            <w:r w:rsidRPr="00804D82">
              <w:rPr>
                <w:rFonts w:ascii="Calibri" w:eastAsia="Times New Roman" w:hAnsi="Calibri" w:cs="Calibri"/>
                <w:b/>
                <w:bCs/>
                <w:color w:val="000000"/>
                <w:kern w:val="0"/>
                <w:lang w:eastAsia="es-ES"/>
                <w14:ligatures w14:val="none"/>
              </w:rPr>
              <w:t>vie 08/03/24</w:t>
            </w:r>
          </w:p>
        </w:tc>
      </w:tr>
      <w:tr w:rsidR="00804D82" w:rsidRPr="00804D82" w14:paraId="65401A7F" w14:textId="77777777" w:rsidTr="00C56B9E">
        <w:tc>
          <w:tcPr>
            <w:tcW w:w="1350" w:type="dxa"/>
            <w:shd w:val="clear" w:color="auto" w:fill="AEAAAA" w:themeFill="background2" w:themeFillShade="BF"/>
            <w:vAlign w:val="center"/>
            <w:hideMark/>
          </w:tcPr>
          <w:p w14:paraId="0F0EA319" w14:textId="77777777" w:rsidR="00804D82" w:rsidRPr="00095AC0" w:rsidRDefault="00804D82" w:rsidP="00095AC0">
            <w:pPr>
              <w:jc w:val="left"/>
              <w:rPr>
                <w:rFonts w:ascii="Calibri" w:eastAsia="Times New Roman" w:hAnsi="Calibri" w:cs="Calibri"/>
                <w:b/>
                <w:bCs/>
                <w:kern w:val="0"/>
                <w:lang w:eastAsia="es-ES"/>
                <w14:ligatures w14:val="none"/>
              </w:rPr>
            </w:pPr>
            <w:r w:rsidRPr="00095AC0">
              <w:rPr>
                <w:rFonts w:ascii="Calibri" w:eastAsia="Times New Roman" w:hAnsi="Calibri" w:cs="Calibri"/>
                <w:b/>
                <w:bCs/>
                <w:color w:val="000000"/>
                <w:kern w:val="0"/>
                <w:lang w:eastAsia="es-ES"/>
                <w14:ligatures w14:val="none"/>
              </w:rPr>
              <w:t>1.8.2.1.1.1</w:t>
            </w:r>
          </w:p>
        </w:tc>
        <w:tc>
          <w:tcPr>
            <w:tcW w:w="3323" w:type="dxa"/>
            <w:shd w:val="clear" w:color="auto" w:fill="E7E6E6" w:themeFill="background2"/>
            <w:vAlign w:val="center"/>
            <w:hideMark/>
          </w:tcPr>
          <w:p w14:paraId="3F93BB17" w14:textId="7F0734F0" w:rsidR="00804D82" w:rsidRPr="00804D82" w:rsidRDefault="00804D82" w:rsidP="00A56379">
            <w:pPr>
              <w:jc w:val="left"/>
              <w:rPr>
                <w:rFonts w:ascii="Calibri" w:eastAsia="Times New Roman" w:hAnsi="Calibri" w:cs="Calibri"/>
                <w:kern w:val="0"/>
                <w:lang w:eastAsia="es-ES"/>
                <w14:ligatures w14:val="none"/>
              </w:rPr>
            </w:pPr>
            <w:r w:rsidRPr="00804D82">
              <w:rPr>
                <w:rFonts w:ascii="Calibri" w:eastAsia="Times New Roman" w:hAnsi="Calibri" w:cs="Calibri"/>
                <w:b/>
                <w:bCs/>
                <w:color w:val="000000"/>
                <w:kern w:val="0"/>
                <w:lang w:eastAsia="es-ES"/>
                <w14:ligatures w14:val="none"/>
              </w:rPr>
              <w:t>Instalación de cableado</w:t>
            </w:r>
          </w:p>
        </w:tc>
        <w:tc>
          <w:tcPr>
            <w:tcW w:w="1211" w:type="dxa"/>
            <w:shd w:val="clear" w:color="auto" w:fill="E7E6E6" w:themeFill="background2"/>
            <w:vAlign w:val="center"/>
            <w:hideMark/>
          </w:tcPr>
          <w:p w14:paraId="217D465C" w14:textId="77777777" w:rsidR="00804D82" w:rsidRPr="00804D82" w:rsidRDefault="00804D82" w:rsidP="00A56379">
            <w:pPr>
              <w:jc w:val="center"/>
              <w:rPr>
                <w:rFonts w:ascii="Calibri" w:eastAsia="Times New Roman" w:hAnsi="Calibri" w:cs="Calibri"/>
                <w:kern w:val="0"/>
                <w:lang w:eastAsia="es-ES"/>
                <w14:ligatures w14:val="none"/>
              </w:rPr>
            </w:pPr>
            <w:r w:rsidRPr="00804D82">
              <w:rPr>
                <w:rFonts w:ascii="Calibri" w:eastAsia="Times New Roman" w:hAnsi="Calibri" w:cs="Calibri"/>
                <w:b/>
                <w:bCs/>
                <w:color w:val="000000"/>
                <w:kern w:val="0"/>
                <w:lang w:eastAsia="es-ES"/>
                <w14:ligatures w14:val="none"/>
              </w:rPr>
              <w:t>6 hrs</w:t>
            </w:r>
          </w:p>
        </w:tc>
        <w:tc>
          <w:tcPr>
            <w:tcW w:w="1296" w:type="dxa"/>
            <w:shd w:val="clear" w:color="auto" w:fill="E7E6E6" w:themeFill="background2"/>
            <w:vAlign w:val="center"/>
            <w:hideMark/>
          </w:tcPr>
          <w:p w14:paraId="692592D7" w14:textId="77777777" w:rsidR="00804D82" w:rsidRPr="00804D82" w:rsidRDefault="00804D82" w:rsidP="00A56379">
            <w:pPr>
              <w:jc w:val="center"/>
              <w:rPr>
                <w:rFonts w:ascii="Calibri" w:eastAsia="Times New Roman" w:hAnsi="Calibri" w:cs="Calibri"/>
                <w:kern w:val="0"/>
                <w:lang w:eastAsia="es-ES"/>
                <w14:ligatures w14:val="none"/>
              </w:rPr>
            </w:pPr>
            <w:r w:rsidRPr="00804D82">
              <w:rPr>
                <w:rFonts w:ascii="Calibri" w:eastAsia="Times New Roman" w:hAnsi="Calibri" w:cs="Calibri"/>
                <w:b/>
                <w:bCs/>
                <w:color w:val="000000"/>
                <w:kern w:val="0"/>
                <w:lang w:eastAsia="es-ES"/>
                <w14:ligatures w14:val="none"/>
              </w:rPr>
              <w:t>mar 05/03/24</w:t>
            </w:r>
          </w:p>
        </w:tc>
        <w:tc>
          <w:tcPr>
            <w:tcW w:w="1320" w:type="dxa"/>
            <w:shd w:val="clear" w:color="auto" w:fill="E7E6E6" w:themeFill="background2"/>
            <w:vAlign w:val="center"/>
            <w:hideMark/>
          </w:tcPr>
          <w:p w14:paraId="617F21CA" w14:textId="77777777" w:rsidR="00804D82" w:rsidRPr="00804D82" w:rsidRDefault="00804D82" w:rsidP="00A56379">
            <w:pPr>
              <w:jc w:val="center"/>
              <w:rPr>
                <w:rFonts w:ascii="Calibri" w:eastAsia="Times New Roman" w:hAnsi="Calibri" w:cs="Calibri"/>
                <w:kern w:val="0"/>
                <w:lang w:eastAsia="es-ES"/>
                <w14:ligatures w14:val="none"/>
              </w:rPr>
            </w:pPr>
            <w:r w:rsidRPr="00804D82">
              <w:rPr>
                <w:rFonts w:ascii="Calibri" w:eastAsia="Times New Roman" w:hAnsi="Calibri" w:cs="Calibri"/>
                <w:b/>
                <w:bCs/>
                <w:color w:val="000000"/>
                <w:kern w:val="0"/>
                <w:lang w:eastAsia="es-ES"/>
                <w14:ligatures w14:val="none"/>
              </w:rPr>
              <w:t>mié 06/03/24</w:t>
            </w:r>
          </w:p>
        </w:tc>
      </w:tr>
      <w:tr w:rsidR="00804D82" w:rsidRPr="00804D82" w14:paraId="734BDC0D" w14:textId="77777777" w:rsidTr="00C56B9E">
        <w:tc>
          <w:tcPr>
            <w:tcW w:w="1350" w:type="dxa"/>
            <w:shd w:val="clear" w:color="auto" w:fill="AEAAAA" w:themeFill="background2" w:themeFillShade="BF"/>
            <w:vAlign w:val="center"/>
            <w:hideMark/>
          </w:tcPr>
          <w:p w14:paraId="67456B5A" w14:textId="77777777" w:rsidR="00804D82" w:rsidRPr="00095AC0" w:rsidRDefault="00804D82" w:rsidP="00095AC0">
            <w:pPr>
              <w:jc w:val="left"/>
              <w:rPr>
                <w:rFonts w:ascii="Calibri" w:eastAsia="Times New Roman" w:hAnsi="Calibri" w:cs="Calibri"/>
                <w:b/>
                <w:bCs/>
                <w:kern w:val="0"/>
                <w:lang w:eastAsia="es-ES"/>
                <w14:ligatures w14:val="none"/>
              </w:rPr>
            </w:pPr>
            <w:r w:rsidRPr="00095AC0">
              <w:rPr>
                <w:rFonts w:ascii="Calibri" w:eastAsia="Times New Roman" w:hAnsi="Calibri" w:cs="Calibri"/>
                <w:b/>
                <w:bCs/>
                <w:color w:val="000000"/>
                <w:kern w:val="0"/>
                <w:lang w:eastAsia="es-ES"/>
                <w14:ligatures w14:val="none"/>
              </w:rPr>
              <w:t>1.8.2.1.1.1.1</w:t>
            </w:r>
          </w:p>
        </w:tc>
        <w:tc>
          <w:tcPr>
            <w:tcW w:w="3323" w:type="dxa"/>
            <w:shd w:val="clear" w:color="auto" w:fill="FFFFFF" w:themeFill="background1"/>
            <w:vAlign w:val="center"/>
            <w:hideMark/>
          </w:tcPr>
          <w:p w14:paraId="6D344724" w14:textId="406D6517" w:rsidR="00804D82" w:rsidRPr="00804D82" w:rsidRDefault="00804D82" w:rsidP="00A56379">
            <w:pPr>
              <w:jc w:val="left"/>
              <w:rPr>
                <w:rFonts w:ascii="Calibri" w:eastAsia="Times New Roman" w:hAnsi="Calibri" w:cs="Calibri"/>
                <w:kern w:val="0"/>
                <w:lang w:eastAsia="es-ES"/>
                <w14:ligatures w14:val="none"/>
              </w:rPr>
            </w:pPr>
            <w:r w:rsidRPr="00804D82">
              <w:rPr>
                <w:rFonts w:ascii="Calibri" w:eastAsia="Times New Roman" w:hAnsi="Calibri" w:cs="Calibri"/>
                <w:color w:val="000000"/>
                <w:kern w:val="0"/>
                <w:lang w:eastAsia="es-ES"/>
                <w14:ligatures w14:val="none"/>
              </w:rPr>
              <w:t>Instalación del switch y router</w:t>
            </w:r>
          </w:p>
        </w:tc>
        <w:tc>
          <w:tcPr>
            <w:tcW w:w="1211" w:type="dxa"/>
            <w:shd w:val="clear" w:color="auto" w:fill="FFFFFF" w:themeFill="background1"/>
            <w:vAlign w:val="center"/>
            <w:hideMark/>
          </w:tcPr>
          <w:p w14:paraId="099A1C0E" w14:textId="77777777" w:rsidR="00804D82" w:rsidRPr="00804D82" w:rsidRDefault="00804D82" w:rsidP="00A56379">
            <w:pPr>
              <w:jc w:val="center"/>
              <w:rPr>
                <w:rFonts w:ascii="Calibri" w:eastAsia="Times New Roman" w:hAnsi="Calibri" w:cs="Calibri"/>
                <w:kern w:val="0"/>
                <w:lang w:eastAsia="es-ES"/>
                <w14:ligatures w14:val="none"/>
              </w:rPr>
            </w:pPr>
            <w:r w:rsidRPr="00804D82">
              <w:rPr>
                <w:rFonts w:ascii="Calibri" w:eastAsia="Times New Roman" w:hAnsi="Calibri" w:cs="Calibri"/>
                <w:color w:val="000000"/>
                <w:kern w:val="0"/>
                <w:lang w:eastAsia="es-ES"/>
                <w14:ligatures w14:val="none"/>
              </w:rPr>
              <w:t>1 hr</w:t>
            </w:r>
          </w:p>
        </w:tc>
        <w:tc>
          <w:tcPr>
            <w:tcW w:w="1296" w:type="dxa"/>
            <w:shd w:val="clear" w:color="auto" w:fill="FFFFFF" w:themeFill="background1"/>
            <w:vAlign w:val="center"/>
            <w:hideMark/>
          </w:tcPr>
          <w:p w14:paraId="5500CECC" w14:textId="77777777" w:rsidR="00804D82" w:rsidRPr="00804D82" w:rsidRDefault="00804D82" w:rsidP="00A56379">
            <w:pPr>
              <w:jc w:val="center"/>
              <w:rPr>
                <w:rFonts w:ascii="Calibri" w:eastAsia="Times New Roman" w:hAnsi="Calibri" w:cs="Calibri"/>
                <w:kern w:val="0"/>
                <w:lang w:eastAsia="es-ES"/>
                <w14:ligatures w14:val="none"/>
              </w:rPr>
            </w:pPr>
            <w:r w:rsidRPr="00804D82">
              <w:rPr>
                <w:rFonts w:ascii="Calibri" w:eastAsia="Times New Roman" w:hAnsi="Calibri" w:cs="Calibri"/>
                <w:color w:val="000000"/>
                <w:kern w:val="0"/>
                <w:lang w:eastAsia="es-ES"/>
                <w14:ligatures w14:val="none"/>
              </w:rPr>
              <w:t>mar 05/03/24</w:t>
            </w:r>
          </w:p>
        </w:tc>
        <w:tc>
          <w:tcPr>
            <w:tcW w:w="1320" w:type="dxa"/>
            <w:shd w:val="clear" w:color="auto" w:fill="FFFFFF" w:themeFill="background1"/>
            <w:vAlign w:val="center"/>
            <w:hideMark/>
          </w:tcPr>
          <w:p w14:paraId="1B0A4027" w14:textId="77777777" w:rsidR="00804D82" w:rsidRPr="00804D82" w:rsidRDefault="00804D82" w:rsidP="00A56379">
            <w:pPr>
              <w:jc w:val="center"/>
              <w:rPr>
                <w:rFonts w:ascii="Calibri" w:eastAsia="Times New Roman" w:hAnsi="Calibri" w:cs="Calibri"/>
                <w:kern w:val="0"/>
                <w:lang w:eastAsia="es-ES"/>
                <w14:ligatures w14:val="none"/>
              </w:rPr>
            </w:pPr>
            <w:r w:rsidRPr="00804D82">
              <w:rPr>
                <w:rFonts w:ascii="Calibri" w:eastAsia="Times New Roman" w:hAnsi="Calibri" w:cs="Calibri"/>
                <w:color w:val="000000"/>
                <w:kern w:val="0"/>
                <w:lang w:eastAsia="es-ES"/>
                <w14:ligatures w14:val="none"/>
              </w:rPr>
              <w:t>mar 05/03/24</w:t>
            </w:r>
          </w:p>
        </w:tc>
      </w:tr>
      <w:tr w:rsidR="00804D82" w:rsidRPr="00804D82" w14:paraId="714EFE01" w14:textId="77777777" w:rsidTr="00C56B9E">
        <w:tc>
          <w:tcPr>
            <w:tcW w:w="1350" w:type="dxa"/>
            <w:shd w:val="clear" w:color="auto" w:fill="AEAAAA" w:themeFill="background2" w:themeFillShade="BF"/>
            <w:vAlign w:val="center"/>
            <w:hideMark/>
          </w:tcPr>
          <w:p w14:paraId="4045CE4B" w14:textId="77777777" w:rsidR="00804D82" w:rsidRPr="00095AC0" w:rsidRDefault="00804D82" w:rsidP="00095AC0">
            <w:pPr>
              <w:jc w:val="left"/>
              <w:rPr>
                <w:rFonts w:ascii="Calibri" w:eastAsia="Times New Roman" w:hAnsi="Calibri" w:cs="Calibri"/>
                <w:b/>
                <w:bCs/>
                <w:kern w:val="0"/>
                <w:lang w:eastAsia="es-ES"/>
                <w14:ligatures w14:val="none"/>
              </w:rPr>
            </w:pPr>
            <w:r w:rsidRPr="00095AC0">
              <w:rPr>
                <w:rFonts w:ascii="Calibri" w:eastAsia="Times New Roman" w:hAnsi="Calibri" w:cs="Calibri"/>
                <w:b/>
                <w:bCs/>
                <w:color w:val="000000"/>
                <w:kern w:val="0"/>
                <w:lang w:eastAsia="es-ES"/>
                <w14:ligatures w14:val="none"/>
              </w:rPr>
              <w:t>1.8.2.1.1.1.2</w:t>
            </w:r>
          </w:p>
        </w:tc>
        <w:tc>
          <w:tcPr>
            <w:tcW w:w="3323" w:type="dxa"/>
            <w:shd w:val="clear" w:color="auto" w:fill="FFFFFF" w:themeFill="background1"/>
            <w:vAlign w:val="center"/>
            <w:hideMark/>
          </w:tcPr>
          <w:p w14:paraId="5107D88E" w14:textId="34B89BEB" w:rsidR="00804D82" w:rsidRPr="00804D82" w:rsidRDefault="00804D82" w:rsidP="00A56379">
            <w:pPr>
              <w:jc w:val="left"/>
              <w:rPr>
                <w:rFonts w:ascii="Calibri" w:eastAsia="Times New Roman" w:hAnsi="Calibri" w:cs="Calibri"/>
                <w:kern w:val="0"/>
                <w:lang w:eastAsia="es-ES"/>
                <w14:ligatures w14:val="none"/>
              </w:rPr>
            </w:pPr>
            <w:r w:rsidRPr="00804D82">
              <w:rPr>
                <w:rFonts w:ascii="Calibri" w:eastAsia="Times New Roman" w:hAnsi="Calibri" w:cs="Calibri"/>
                <w:color w:val="000000"/>
                <w:kern w:val="0"/>
                <w:lang w:eastAsia="es-ES"/>
                <w14:ligatures w14:val="none"/>
              </w:rPr>
              <w:t>Configuración de puntos de red</w:t>
            </w:r>
          </w:p>
        </w:tc>
        <w:tc>
          <w:tcPr>
            <w:tcW w:w="1211" w:type="dxa"/>
            <w:shd w:val="clear" w:color="auto" w:fill="FFFFFF" w:themeFill="background1"/>
            <w:vAlign w:val="center"/>
            <w:hideMark/>
          </w:tcPr>
          <w:p w14:paraId="350B9A1A" w14:textId="77777777" w:rsidR="00804D82" w:rsidRPr="00804D82" w:rsidRDefault="00804D82" w:rsidP="00A56379">
            <w:pPr>
              <w:jc w:val="center"/>
              <w:rPr>
                <w:rFonts w:ascii="Calibri" w:eastAsia="Times New Roman" w:hAnsi="Calibri" w:cs="Calibri"/>
                <w:kern w:val="0"/>
                <w:lang w:eastAsia="es-ES"/>
                <w14:ligatures w14:val="none"/>
              </w:rPr>
            </w:pPr>
            <w:r w:rsidRPr="00804D82">
              <w:rPr>
                <w:rFonts w:ascii="Calibri" w:eastAsia="Times New Roman" w:hAnsi="Calibri" w:cs="Calibri"/>
                <w:color w:val="000000"/>
                <w:kern w:val="0"/>
                <w:lang w:eastAsia="es-ES"/>
                <w14:ligatures w14:val="none"/>
              </w:rPr>
              <w:t>2 hrs</w:t>
            </w:r>
          </w:p>
        </w:tc>
        <w:tc>
          <w:tcPr>
            <w:tcW w:w="1296" w:type="dxa"/>
            <w:shd w:val="clear" w:color="auto" w:fill="FFFFFF" w:themeFill="background1"/>
            <w:vAlign w:val="center"/>
            <w:hideMark/>
          </w:tcPr>
          <w:p w14:paraId="0602357A" w14:textId="77777777" w:rsidR="00804D82" w:rsidRPr="00804D82" w:rsidRDefault="00804D82" w:rsidP="00A56379">
            <w:pPr>
              <w:jc w:val="center"/>
              <w:rPr>
                <w:rFonts w:ascii="Calibri" w:eastAsia="Times New Roman" w:hAnsi="Calibri" w:cs="Calibri"/>
                <w:kern w:val="0"/>
                <w:lang w:eastAsia="es-ES"/>
                <w14:ligatures w14:val="none"/>
              </w:rPr>
            </w:pPr>
            <w:r w:rsidRPr="00804D82">
              <w:rPr>
                <w:rFonts w:ascii="Calibri" w:eastAsia="Times New Roman" w:hAnsi="Calibri" w:cs="Calibri"/>
                <w:color w:val="000000"/>
                <w:kern w:val="0"/>
                <w:lang w:eastAsia="es-ES"/>
                <w14:ligatures w14:val="none"/>
              </w:rPr>
              <w:t>mar 05/03/24</w:t>
            </w:r>
          </w:p>
        </w:tc>
        <w:tc>
          <w:tcPr>
            <w:tcW w:w="1320" w:type="dxa"/>
            <w:shd w:val="clear" w:color="auto" w:fill="FFFFFF" w:themeFill="background1"/>
            <w:vAlign w:val="center"/>
            <w:hideMark/>
          </w:tcPr>
          <w:p w14:paraId="1DCA348E" w14:textId="77777777" w:rsidR="00804D82" w:rsidRPr="00804D82" w:rsidRDefault="00804D82" w:rsidP="00A56379">
            <w:pPr>
              <w:jc w:val="center"/>
              <w:rPr>
                <w:rFonts w:ascii="Calibri" w:eastAsia="Times New Roman" w:hAnsi="Calibri" w:cs="Calibri"/>
                <w:kern w:val="0"/>
                <w:lang w:eastAsia="es-ES"/>
                <w14:ligatures w14:val="none"/>
              </w:rPr>
            </w:pPr>
            <w:r w:rsidRPr="00804D82">
              <w:rPr>
                <w:rFonts w:ascii="Calibri" w:eastAsia="Times New Roman" w:hAnsi="Calibri" w:cs="Calibri"/>
                <w:color w:val="000000"/>
                <w:kern w:val="0"/>
                <w:lang w:eastAsia="es-ES"/>
                <w14:ligatures w14:val="none"/>
              </w:rPr>
              <w:t>mié 06/03/24</w:t>
            </w:r>
          </w:p>
        </w:tc>
      </w:tr>
      <w:tr w:rsidR="00804D82" w:rsidRPr="00804D82" w14:paraId="7B8F7D3B" w14:textId="77777777" w:rsidTr="00C56B9E">
        <w:tc>
          <w:tcPr>
            <w:tcW w:w="1350" w:type="dxa"/>
            <w:shd w:val="clear" w:color="auto" w:fill="AEAAAA" w:themeFill="background2" w:themeFillShade="BF"/>
            <w:vAlign w:val="center"/>
            <w:hideMark/>
          </w:tcPr>
          <w:p w14:paraId="7E736512" w14:textId="77777777" w:rsidR="00804D82" w:rsidRPr="00095AC0" w:rsidRDefault="00804D82" w:rsidP="00095AC0">
            <w:pPr>
              <w:jc w:val="left"/>
              <w:rPr>
                <w:rFonts w:ascii="Calibri" w:eastAsia="Times New Roman" w:hAnsi="Calibri" w:cs="Calibri"/>
                <w:b/>
                <w:bCs/>
                <w:kern w:val="0"/>
                <w:lang w:eastAsia="es-ES"/>
                <w14:ligatures w14:val="none"/>
              </w:rPr>
            </w:pPr>
            <w:r w:rsidRPr="00095AC0">
              <w:rPr>
                <w:rFonts w:ascii="Calibri" w:eastAsia="Times New Roman" w:hAnsi="Calibri" w:cs="Calibri"/>
                <w:b/>
                <w:bCs/>
                <w:color w:val="000000"/>
                <w:kern w:val="0"/>
                <w:lang w:eastAsia="es-ES"/>
                <w14:ligatures w14:val="none"/>
              </w:rPr>
              <w:t>1.8.2.1.1.2</w:t>
            </w:r>
          </w:p>
        </w:tc>
        <w:tc>
          <w:tcPr>
            <w:tcW w:w="3323" w:type="dxa"/>
            <w:shd w:val="clear" w:color="auto" w:fill="FFFFFF" w:themeFill="background1"/>
            <w:vAlign w:val="center"/>
            <w:hideMark/>
          </w:tcPr>
          <w:p w14:paraId="2BF9555B" w14:textId="59EF1C51" w:rsidR="00804D82" w:rsidRPr="00804D82" w:rsidRDefault="00804D82" w:rsidP="00A56379">
            <w:pPr>
              <w:jc w:val="left"/>
              <w:rPr>
                <w:rFonts w:ascii="Calibri" w:eastAsia="Times New Roman" w:hAnsi="Calibri" w:cs="Calibri"/>
                <w:kern w:val="0"/>
                <w:lang w:eastAsia="es-ES"/>
                <w14:ligatures w14:val="none"/>
              </w:rPr>
            </w:pPr>
            <w:r w:rsidRPr="00804D82">
              <w:rPr>
                <w:rFonts w:ascii="Calibri" w:eastAsia="Times New Roman" w:hAnsi="Calibri" w:cs="Calibri"/>
                <w:color w:val="000000"/>
                <w:kern w:val="0"/>
                <w:lang w:eastAsia="es-ES"/>
                <w14:ligatures w14:val="none"/>
              </w:rPr>
              <w:t>Instalación de portátiles</w:t>
            </w:r>
          </w:p>
        </w:tc>
        <w:tc>
          <w:tcPr>
            <w:tcW w:w="1211" w:type="dxa"/>
            <w:shd w:val="clear" w:color="auto" w:fill="FFFFFF" w:themeFill="background1"/>
            <w:vAlign w:val="center"/>
            <w:hideMark/>
          </w:tcPr>
          <w:p w14:paraId="174C5A9B" w14:textId="77777777" w:rsidR="00804D82" w:rsidRPr="00804D82" w:rsidRDefault="00804D82" w:rsidP="00A56379">
            <w:pPr>
              <w:jc w:val="center"/>
              <w:rPr>
                <w:rFonts w:ascii="Calibri" w:eastAsia="Times New Roman" w:hAnsi="Calibri" w:cs="Calibri"/>
                <w:kern w:val="0"/>
                <w:lang w:eastAsia="es-ES"/>
                <w14:ligatures w14:val="none"/>
              </w:rPr>
            </w:pPr>
            <w:r w:rsidRPr="00804D82">
              <w:rPr>
                <w:rFonts w:ascii="Calibri" w:eastAsia="Times New Roman" w:hAnsi="Calibri" w:cs="Calibri"/>
                <w:color w:val="000000"/>
                <w:kern w:val="0"/>
                <w:lang w:eastAsia="es-ES"/>
                <w14:ligatures w14:val="none"/>
              </w:rPr>
              <w:t>1 hr</w:t>
            </w:r>
          </w:p>
        </w:tc>
        <w:tc>
          <w:tcPr>
            <w:tcW w:w="1296" w:type="dxa"/>
            <w:shd w:val="clear" w:color="auto" w:fill="FFFFFF" w:themeFill="background1"/>
            <w:vAlign w:val="center"/>
            <w:hideMark/>
          </w:tcPr>
          <w:p w14:paraId="1A9CE146" w14:textId="77777777" w:rsidR="00804D82" w:rsidRPr="00804D82" w:rsidRDefault="00804D82" w:rsidP="00A56379">
            <w:pPr>
              <w:jc w:val="center"/>
              <w:rPr>
                <w:rFonts w:ascii="Calibri" w:eastAsia="Times New Roman" w:hAnsi="Calibri" w:cs="Calibri"/>
                <w:kern w:val="0"/>
                <w:lang w:eastAsia="es-ES"/>
                <w14:ligatures w14:val="none"/>
              </w:rPr>
            </w:pPr>
            <w:r w:rsidRPr="00804D82">
              <w:rPr>
                <w:rFonts w:ascii="Calibri" w:eastAsia="Times New Roman" w:hAnsi="Calibri" w:cs="Calibri"/>
                <w:color w:val="000000"/>
                <w:kern w:val="0"/>
                <w:lang w:eastAsia="es-ES"/>
                <w14:ligatures w14:val="none"/>
              </w:rPr>
              <w:t>mié 06/03/24</w:t>
            </w:r>
          </w:p>
        </w:tc>
        <w:tc>
          <w:tcPr>
            <w:tcW w:w="1320" w:type="dxa"/>
            <w:shd w:val="clear" w:color="auto" w:fill="FFFFFF" w:themeFill="background1"/>
            <w:vAlign w:val="center"/>
            <w:hideMark/>
          </w:tcPr>
          <w:p w14:paraId="0F7AF82D" w14:textId="77777777" w:rsidR="00804D82" w:rsidRPr="00804D82" w:rsidRDefault="00804D82" w:rsidP="00A56379">
            <w:pPr>
              <w:jc w:val="center"/>
              <w:rPr>
                <w:rFonts w:ascii="Calibri" w:eastAsia="Times New Roman" w:hAnsi="Calibri" w:cs="Calibri"/>
                <w:kern w:val="0"/>
                <w:lang w:eastAsia="es-ES"/>
                <w14:ligatures w14:val="none"/>
              </w:rPr>
            </w:pPr>
            <w:r w:rsidRPr="00804D82">
              <w:rPr>
                <w:rFonts w:ascii="Calibri" w:eastAsia="Times New Roman" w:hAnsi="Calibri" w:cs="Calibri"/>
                <w:color w:val="000000"/>
                <w:kern w:val="0"/>
                <w:lang w:eastAsia="es-ES"/>
                <w14:ligatures w14:val="none"/>
              </w:rPr>
              <w:t>jue 07/03/24</w:t>
            </w:r>
          </w:p>
        </w:tc>
      </w:tr>
      <w:tr w:rsidR="00804D82" w:rsidRPr="00804D82" w14:paraId="4B41A385" w14:textId="77777777" w:rsidTr="00C56B9E">
        <w:tc>
          <w:tcPr>
            <w:tcW w:w="1350" w:type="dxa"/>
            <w:shd w:val="clear" w:color="auto" w:fill="AEAAAA" w:themeFill="background2" w:themeFillShade="BF"/>
            <w:vAlign w:val="center"/>
            <w:hideMark/>
          </w:tcPr>
          <w:p w14:paraId="4AC44B0D" w14:textId="77777777" w:rsidR="00804D82" w:rsidRPr="00095AC0" w:rsidRDefault="00804D82" w:rsidP="00095AC0">
            <w:pPr>
              <w:jc w:val="left"/>
              <w:rPr>
                <w:rFonts w:ascii="Calibri" w:eastAsia="Times New Roman" w:hAnsi="Calibri" w:cs="Calibri"/>
                <w:b/>
                <w:bCs/>
                <w:kern w:val="0"/>
                <w:lang w:eastAsia="es-ES"/>
                <w14:ligatures w14:val="none"/>
              </w:rPr>
            </w:pPr>
            <w:r w:rsidRPr="00095AC0">
              <w:rPr>
                <w:rFonts w:ascii="Calibri" w:eastAsia="Times New Roman" w:hAnsi="Calibri" w:cs="Calibri"/>
                <w:b/>
                <w:bCs/>
                <w:color w:val="000000"/>
                <w:kern w:val="0"/>
                <w:lang w:eastAsia="es-ES"/>
                <w14:ligatures w14:val="none"/>
              </w:rPr>
              <w:t>1.8.2.1.1.3</w:t>
            </w:r>
          </w:p>
        </w:tc>
        <w:tc>
          <w:tcPr>
            <w:tcW w:w="3323" w:type="dxa"/>
            <w:shd w:val="clear" w:color="auto" w:fill="FFFFFF" w:themeFill="background1"/>
            <w:vAlign w:val="center"/>
            <w:hideMark/>
          </w:tcPr>
          <w:p w14:paraId="67800D0F" w14:textId="534F6E5E" w:rsidR="00804D82" w:rsidRPr="00804D82" w:rsidRDefault="00804D82" w:rsidP="00A56379">
            <w:pPr>
              <w:jc w:val="left"/>
              <w:rPr>
                <w:rFonts w:ascii="Calibri" w:eastAsia="Times New Roman" w:hAnsi="Calibri" w:cs="Calibri"/>
                <w:kern w:val="0"/>
                <w:lang w:eastAsia="es-ES"/>
                <w14:ligatures w14:val="none"/>
              </w:rPr>
            </w:pPr>
            <w:r w:rsidRPr="00804D82">
              <w:rPr>
                <w:rFonts w:ascii="Calibri" w:eastAsia="Times New Roman" w:hAnsi="Calibri" w:cs="Calibri"/>
                <w:color w:val="000000"/>
                <w:kern w:val="0"/>
                <w:lang w:eastAsia="es-ES"/>
                <w14:ligatures w14:val="none"/>
              </w:rPr>
              <w:t>Instalación de monitor de 45''</w:t>
            </w:r>
          </w:p>
        </w:tc>
        <w:tc>
          <w:tcPr>
            <w:tcW w:w="1211" w:type="dxa"/>
            <w:shd w:val="clear" w:color="auto" w:fill="FFFFFF" w:themeFill="background1"/>
            <w:vAlign w:val="center"/>
            <w:hideMark/>
          </w:tcPr>
          <w:p w14:paraId="3681E266" w14:textId="77777777" w:rsidR="00804D82" w:rsidRPr="00804D82" w:rsidRDefault="00804D82" w:rsidP="00A56379">
            <w:pPr>
              <w:jc w:val="center"/>
              <w:rPr>
                <w:rFonts w:ascii="Calibri" w:eastAsia="Times New Roman" w:hAnsi="Calibri" w:cs="Calibri"/>
                <w:kern w:val="0"/>
                <w:lang w:eastAsia="es-ES"/>
                <w14:ligatures w14:val="none"/>
              </w:rPr>
            </w:pPr>
            <w:r w:rsidRPr="00804D82">
              <w:rPr>
                <w:rFonts w:ascii="Calibri" w:eastAsia="Times New Roman" w:hAnsi="Calibri" w:cs="Calibri"/>
                <w:color w:val="000000"/>
                <w:kern w:val="0"/>
                <w:lang w:eastAsia="es-ES"/>
                <w14:ligatures w14:val="none"/>
              </w:rPr>
              <w:t>1 hr</w:t>
            </w:r>
          </w:p>
        </w:tc>
        <w:tc>
          <w:tcPr>
            <w:tcW w:w="1296" w:type="dxa"/>
            <w:shd w:val="clear" w:color="auto" w:fill="FFFFFF" w:themeFill="background1"/>
            <w:vAlign w:val="center"/>
            <w:hideMark/>
          </w:tcPr>
          <w:p w14:paraId="6E5C3977" w14:textId="77777777" w:rsidR="00804D82" w:rsidRPr="00804D82" w:rsidRDefault="00804D82" w:rsidP="00A56379">
            <w:pPr>
              <w:jc w:val="center"/>
              <w:rPr>
                <w:rFonts w:ascii="Calibri" w:eastAsia="Times New Roman" w:hAnsi="Calibri" w:cs="Calibri"/>
                <w:kern w:val="0"/>
                <w:lang w:eastAsia="es-ES"/>
                <w14:ligatures w14:val="none"/>
              </w:rPr>
            </w:pPr>
            <w:r w:rsidRPr="00804D82">
              <w:rPr>
                <w:rFonts w:ascii="Calibri" w:eastAsia="Times New Roman" w:hAnsi="Calibri" w:cs="Calibri"/>
                <w:color w:val="000000"/>
                <w:kern w:val="0"/>
                <w:lang w:eastAsia="es-ES"/>
                <w14:ligatures w14:val="none"/>
              </w:rPr>
              <w:t>jue 07/03/24</w:t>
            </w:r>
          </w:p>
        </w:tc>
        <w:tc>
          <w:tcPr>
            <w:tcW w:w="1320" w:type="dxa"/>
            <w:shd w:val="clear" w:color="auto" w:fill="FFFFFF" w:themeFill="background1"/>
            <w:vAlign w:val="center"/>
            <w:hideMark/>
          </w:tcPr>
          <w:p w14:paraId="631582A3" w14:textId="77777777" w:rsidR="00804D82" w:rsidRPr="00804D82" w:rsidRDefault="00804D82" w:rsidP="00A56379">
            <w:pPr>
              <w:jc w:val="center"/>
              <w:rPr>
                <w:rFonts w:ascii="Calibri" w:eastAsia="Times New Roman" w:hAnsi="Calibri" w:cs="Calibri"/>
                <w:kern w:val="0"/>
                <w:lang w:eastAsia="es-ES"/>
                <w14:ligatures w14:val="none"/>
              </w:rPr>
            </w:pPr>
            <w:r w:rsidRPr="00804D82">
              <w:rPr>
                <w:rFonts w:ascii="Calibri" w:eastAsia="Times New Roman" w:hAnsi="Calibri" w:cs="Calibri"/>
                <w:color w:val="000000"/>
                <w:kern w:val="0"/>
                <w:lang w:eastAsia="es-ES"/>
                <w14:ligatures w14:val="none"/>
              </w:rPr>
              <w:t>jue 07/03/24</w:t>
            </w:r>
          </w:p>
        </w:tc>
      </w:tr>
      <w:tr w:rsidR="00804D82" w:rsidRPr="00804D82" w14:paraId="50943813" w14:textId="77777777" w:rsidTr="00C56B9E">
        <w:tc>
          <w:tcPr>
            <w:tcW w:w="1350" w:type="dxa"/>
            <w:shd w:val="clear" w:color="auto" w:fill="AEAAAA" w:themeFill="background2" w:themeFillShade="BF"/>
            <w:vAlign w:val="center"/>
            <w:hideMark/>
          </w:tcPr>
          <w:p w14:paraId="302B0C45" w14:textId="77777777" w:rsidR="00804D82" w:rsidRPr="00095AC0" w:rsidRDefault="00804D82" w:rsidP="00095AC0">
            <w:pPr>
              <w:jc w:val="left"/>
              <w:rPr>
                <w:rFonts w:ascii="Calibri" w:eastAsia="Times New Roman" w:hAnsi="Calibri" w:cs="Calibri"/>
                <w:b/>
                <w:bCs/>
                <w:kern w:val="0"/>
                <w:lang w:eastAsia="es-ES"/>
                <w14:ligatures w14:val="none"/>
              </w:rPr>
            </w:pPr>
            <w:r w:rsidRPr="00095AC0">
              <w:rPr>
                <w:rFonts w:ascii="Calibri" w:eastAsia="Times New Roman" w:hAnsi="Calibri" w:cs="Calibri"/>
                <w:b/>
                <w:bCs/>
                <w:color w:val="000000"/>
                <w:kern w:val="0"/>
                <w:lang w:eastAsia="es-ES"/>
                <w14:ligatures w14:val="none"/>
              </w:rPr>
              <w:lastRenderedPageBreak/>
              <w:t>1.8.2.1.1.4</w:t>
            </w:r>
          </w:p>
        </w:tc>
        <w:tc>
          <w:tcPr>
            <w:tcW w:w="3323" w:type="dxa"/>
            <w:shd w:val="clear" w:color="auto" w:fill="FFFFFF" w:themeFill="background1"/>
            <w:vAlign w:val="center"/>
            <w:hideMark/>
          </w:tcPr>
          <w:p w14:paraId="7E827C91" w14:textId="21520A3A" w:rsidR="00804D82" w:rsidRPr="00804D82" w:rsidRDefault="00804D82" w:rsidP="00A56379">
            <w:pPr>
              <w:jc w:val="left"/>
              <w:rPr>
                <w:rFonts w:ascii="Calibri" w:eastAsia="Times New Roman" w:hAnsi="Calibri" w:cs="Calibri"/>
                <w:kern w:val="0"/>
                <w:lang w:eastAsia="es-ES"/>
                <w14:ligatures w14:val="none"/>
              </w:rPr>
            </w:pPr>
            <w:r w:rsidRPr="00804D82">
              <w:rPr>
                <w:rFonts w:ascii="Calibri" w:eastAsia="Times New Roman" w:hAnsi="Calibri" w:cs="Calibri"/>
                <w:color w:val="000000"/>
                <w:kern w:val="0"/>
                <w:lang w:eastAsia="es-ES"/>
                <w14:ligatures w14:val="none"/>
              </w:rPr>
              <w:t xml:space="preserve">Instalación de </w:t>
            </w:r>
            <w:r w:rsidR="00F926F9" w:rsidRPr="00804D82">
              <w:rPr>
                <w:rFonts w:ascii="Calibri" w:eastAsia="Times New Roman" w:hAnsi="Calibri" w:cs="Calibri"/>
                <w:color w:val="000000"/>
                <w:kern w:val="0"/>
                <w:lang w:eastAsia="es-ES"/>
                <w14:ligatures w14:val="none"/>
              </w:rPr>
              <w:t>teléfonos</w:t>
            </w:r>
            <w:r w:rsidRPr="00804D82">
              <w:rPr>
                <w:rFonts w:ascii="Calibri" w:eastAsia="Times New Roman" w:hAnsi="Calibri" w:cs="Calibri"/>
                <w:color w:val="000000"/>
                <w:kern w:val="0"/>
                <w:lang w:eastAsia="es-ES"/>
                <w14:ligatures w14:val="none"/>
              </w:rPr>
              <w:t xml:space="preserve"> IPVOID</w:t>
            </w:r>
          </w:p>
        </w:tc>
        <w:tc>
          <w:tcPr>
            <w:tcW w:w="1211" w:type="dxa"/>
            <w:shd w:val="clear" w:color="auto" w:fill="FFFFFF" w:themeFill="background1"/>
            <w:vAlign w:val="center"/>
            <w:hideMark/>
          </w:tcPr>
          <w:p w14:paraId="6EF1CE25" w14:textId="77777777" w:rsidR="00804D82" w:rsidRPr="00804D82" w:rsidRDefault="00804D82" w:rsidP="00A56379">
            <w:pPr>
              <w:jc w:val="center"/>
              <w:rPr>
                <w:rFonts w:ascii="Calibri" w:eastAsia="Times New Roman" w:hAnsi="Calibri" w:cs="Calibri"/>
                <w:kern w:val="0"/>
                <w:lang w:eastAsia="es-ES"/>
                <w14:ligatures w14:val="none"/>
              </w:rPr>
            </w:pPr>
            <w:r w:rsidRPr="00804D82">
              <w:rPr>
                <w:rFonts w:ascii="Calibri" w:eastAsia="Times New Roman" w:hAnsi="Calibri" w:cs="Calibri"/>
                <w:color w:val="000000"/>
                <w:kern w:val="0"/>
                <w:lang w:eastAsia="es-ES"/>
                <w14:ligatures w14:val="none"/>
              </w:rPr>
              <w:t>1 hr</w:t>
            </w:r>
          </w:p>
        </w:tc>
        <w:tc>
          <w:tcPr>
            <w:tcW w:w="1296" w:type="dxa"/>
            <w:shd w:val="clear" w:color="auto" w:fill="FFFFFF" w:themeFill="background1"/>
            <w:vAlign w:val="center"/>
            <w:hideMark/>
          </w:tcPr>
          <w:p w14:paraId="010AF002" w14:textId="77777777" w:rsidR="00804D82" w:rsidRPr="00804D82" w:rsidRDefault="00804D82" w:rsidP="00A56379">
            <w:pPr>
              <w:jc w:val="center"/>
              <w:rPr>
                <w:rFonts w:ascii="Calibri" w:eastAsia="Times New Roman" w:hAnsi="Calibri" w:cs="Calibri"/>
                <w:kern w:val="0"/>
                <w:lang w:eastAsia="es-ES"/>
                <w14:ligatures w14:val="none"/>
              </w:rPr>
            </w:pPr>
            <w:r w:rsidRPr="00804D82">
              <w:rPr>
                <w:rFonts w:ascii="Calibri" w:eastAsia="Times New Roman" w:hAnsi="Calibri" w:cs="Calibri"/>
                <w:color w:val="000000"/>
                <w:kern w:val="0"/>
                <w:lang w:eastAsia="es-ES"/>
                <w14:ligatures w14:val="none"/>
              </w:rPr>
              <w:t>jue 07/03/24</w:t>
            </w:r>
          </w:p>
        </w:tc>
        <w:tc>
          <w:tcPr>
            <w:tcW w:w="1320" w:type="dxa"/>
            <w:shd w:val="clear" w:color="auto" w:fill="FFFFFF" w:themeFill="background1"/>
            <w:vAlign w:val="center"/>
            <w:hideMark/>
          </w:tcPr>
          <w:p w14:paraId="1BA62989" w14:textId="77777777" w:rsidR="00804D82" w:rsidRPr="00804D82" w:rsidRDefault="00804D82" w:rsidP="00A56379">
            <w:pPr>
              <w:jc w:val="center"/>
              <w:rPr>
                <w:rFonts w:ascii="Calibri" w:eastAsia="Times New Roman" w:hAnsi="Calibri" w:cs="Calibri"/>
                <w:kern w:val="0"/>
                <w:lang w:eastAsia="es-ES"/>
                <w14:ligatures w14:val="none"/>
              </w:rPr>
            </w:pPr>
            <w:r w:rsidRPr="00804D82">
              <w:rPr>
                <w:rFonts w:ascii="Calibri" w:eastAsia="Times New Roman" w:hAnsi="Calibri" w:cs="Calibri"/>
                <w:color w:val="000000"/>
                <w:kern w:val="0"/>
                <w:lang w:eastAsia="es-ES"/>
                <w14:ligatures w14:val="none"/>
              </w:rPr>
              <w:t>vie 08/03/24</w:t>
            </w:r>
          </w:p>
        </w:tc>
      </w:tr>
      <w:tr w:rsidR="00804D82" w:rsidRPr="00804D82" w14:paraId="48C12760" w14:textId="77777777" w:rsidTr="00C56B9E">
        <w:tc>
          <w:tcPr>
            <w:tcW w:w="1350" w:type="dxa"/>
            <w:shd w:val="clear" w:color="auto" w:fill="AEAAAA" w:themeFill="background2" w:themeFillShade="BF"/>
            <w:vAlign w:val="center"/>
            <w:hideMark/>
          </w:tcPr>
          <w:p w14:paraId="613804EF" w14:textId="77777777" w:rsidR="00804D82" w:rsidRPr="00095AC0" w:rsidRDefault="00804D82" w:rsidP="00095AC0">
            <w:pPr>
              <w:jc w:val="left"/>
              <w:rPr>
                <w:rFonts w:ascii="Calibri" w:eastAsia="Times New Roman" w:hAnsi="Calibri" w:cs="Calibri"/>
                <w:b/>
                <w:bCs/>
                <w:kern w:val="0"/>
                <w:lang w:eastAsia="es-ES"/>
                <w14:ligatures w14:val="none"/>
              </w:rPr>
            </w:pPr>
            <w:r w:rsidRPr="00095AC0">
              <w:rPr>
                <w:rFonts w:ascii="Calibri" w:eastAsia="Times New Roman" w:hAnsi="Calibri" w:cs="Calibri"/>
                <w:b/>
                <w:bCs/>
                <w:color w:val="000000"/>
                <w:kern w:val="0"/>
                <w:lang w:eastAsia="es-ES"/>
                <w14:ligatures w14:val="none"/>
              </w:rPr>
              <w:t>1.8.2.1.2</w:t>
            </w:r>
          </w:p>
        </w:tc>
        <w:tc>
          <w:tcPr>
            <w:tcW w:w="3323" w:type="dxa"/>
            <w:shd w:val="clear" w:color="auto" w:fill="E7E6E6" w:themeFill="background2"/>
            <w:vAlign w:val="center"/>
            <w:hideMark/>
          </w:tcPr>
          <w:p w14:paraId="3D2226AE" w14:textId="74554E42" w:rsidR="00804D82" w:rsidRPr="00804D82" w:rsidRDefault="00804D82" w:rsidP="00A56379">
            <w:pPr>
              <w:jc w:val="left"/>
              <w:rPr>
                <w:rFonts w:ascii="Calibri" w:eastAsia="Times New Roman" w:hAnsi="Calibri" w:cs="Calibri"/>
                <w:kern w:val="0"/>
                <w:lang w:eastAsia="es-ES"/>
                <w14:ligatures w14:val="none"/>
              </w:rPr>
            </w:pPr>
            <w:r w:rsidRPr="00804D82">
              <w:rPr>
                <w:rFonts w:ascii="Calibri" w:eastAsia="Times New Roman" w:hAnsi="Calibri" w:cs="Calibri"/>
                <w:b/>
                <w:bCs/>
                <w:color w:val="000000"/>
                <w:kern w:val="0"/>
                <w:lang w:eastAsia="es-ES"/>
                <w14:ligatures w14:val="none"/>
              </w:rPr>
              <w:t>Hospital Carmen y Severo Ochoa</w:t>
            </w:r>
          </w:p>
        </w:tc>
        <w:tc>
          <w:tcPr>
            <w:tcW w:w="1211" w:type="dxa"/>
            <w:shd w:val="clear" w:color="auto" w:fill="E7E6E6" w:themeFill="background2"/>
            <w:vAlign w:val="center"/>
            <w:hideMark/>
          </w:tcPr>
          <w:p w14:paraId="6232C397" w14:textId="77777777" w:rsidR="00804D82" w:rsidRPr="00804D82" w:rsidRDefault="00804D82" w:rsidP="00A56379">
            <w:pPr>
              <w:jc w:val="center"/>
              <w:rPr>
                <w:rFonts w:ascii="Calibri" w:eastAsia="Times New Roman" w:hAnsi="Calibri" w:cs="Calibri"/>
                <w:kern w:val="0"/>
                <w:lang w:eastAsia="es-ES"/>
                <w14:ligatures w14:val="none"/>
              </w:rPr>
            </w:pPr>
            <w:r w:rsidRPr="00804D82">
              <w:rPr>
                <w:rFonts w:ascii="Calibri" w:eastAsia="Times New Roman" w:hAnsi="Calibri" w:cs="Calibri"/>
                <w:b/>
                <w:bCs/>
                <w:color w:val="000000"/>
                <w:kern w:val="0"/>
                <w:lang w:eastAsia="es-ES"/>
                <w14:ligatures w14:val="none"/>
              </w:rPr>
              <w:t>9 hrs</w:t>
            </w:r>
          </w:p>
        </w:tc>
        <w:tc>
          <w:tcPr>
            <w:tcW w:w="1296" w:type="dxa"/>
            <w:shd w:val="clear" w:color="auto" w:fill="E7E6E6" w:themeFill="background2"/>
            <w:vAlign w:val="center"/>
            <w:hideMark/>
          </w:tcPr>
          <w:p w14:paraId="4ED02A9E" w14:textId="77777777" w:rsidR="00804D82" w:rsidRPr="00804D82" w:rsidRDefault="00804D82" w:rsidP="00A56379">
            <w:pPr>
              <w:jc w:val="center"/>
              <w:rPr>
                <w:rFonts w:ascii="Calibri" w:eastAsia="Times New Roman" w:hAnsi="Calibri" w:cs="Calibri"/>
                <w:kern w:val="0"/>
                <w:lang w:eastAsia="es-ES"/>
                <w14:ligatures w14:val="none"/>
              </w:rPr>
            </w:pPr>
            <w:r w:rsidRPr="00804D82">
              <w:rPr>
                <w:rFonts w:ascii="Calibri" w:eastAsia="Times New Roman" w:hAnsi="Calibri" w:cs="Calibri"/>
                <w:b/>
                <w:bCs/>
                <w:color w:val="000000"/>
                <w:kern w:val="0"/>
                <w:lang w:eastAsia="es-ES"/>
                <w14:ligatures w14:val="none"/>
              </w:rPr>
              <w:t>vie 08/03/24</w:t>
            </w:r>
          </w:p>
        </w:tc>
        <w:tc>
          <w:tcPr>
            <w:tcW w:w="1320" w:type="dxa"/>
            <w:shd w:val="clear" w:color="auto" w:fill="E7E6E6" w:themeFill="background2"/>
            <w:vAlign w:val="center"/>
            <w:hideMark/>
          </w:tcPr>
          <w:p w14:paraId="22FFC1F9" w14:textId="77777777" w:rsidR="00804D82" w:rsidRPr="00804D82" w:rsidRDefault="00804D82" w:rsidP="00A56379">
            <w:pPr>
              <w:jc w:val="center"/>
              <w:rPr>
                <w:rFonts w:ascii="Calibri" w:eastAsia="Times New Roman" w:hAnsi="Calibri" w:cs="Calibri"/>
                <w:kern w:val="0"/>
                <w:lang w:eastAsia="es-ES"/>
                <w14:ligatures w14:val="none"/>
              </w:rPr>
            </w:pPr>
            <w:r w:rsidRPr="00804D82">
              <w:rPr>
                <w:rFonts w:ascii="Calibri" w:eastAsia="Times New Roman" w:hAnsi="Calibri" w:cs="Calibri"/>
                <w:b/>
                <w:bCs/>
                <w:color w:val="000000"/>
                <w:kern w:val="0"/>
                <w:lang w:eastAsia="es-ES"/>
                <w14:ligatures w14:val="none"/>
              </w:rPr>
              <w:t>mar 12/03/24</w:t>
            </w:r>
          </w:p>
        </w:tc>
      </w:tr>
      <w:tr w:rsidR="00804D82" w:rsidRPr="00804D82" w14:paraId="60B5B979" w14:textId="77777777" w:rsidTr="00C56B9E">
        <w:tc>
          <w:tcPr>
            <w:tcW w:w="1350" w:type="dxa"/>
            <w:shd w:val="clear" w:color="auto" w:fill="AEAAAA" w:themeFill="background2" w:themeFillShade="BF"/>
            <w:vAlign w:val="center"/>
            <w:hideMark/>
          </w:tcPr>
          <w:p w14:paraId="35107760" w14:textId="77777777" w:rsidR="00804D82" w:rsidRPr="00095AC0" w:rsidRDefault="00804D82" w:rsidP="00095AC0">
            <w:pPr>
              <w:jc w:val="left"/>
              <w:rPr>
                <w:rFonts w:ascii="Calibri" w:eastAsia="Times New Roman" w:hAnsi="Calibri" w:cs="Calibri"/>
                <w:b/>
                <w:bCs/>
                <w:kern w:val="0"/>
                <w:lang w:eastAsia="es-ES"/>
                <w14:ligatures w14:val="none"/>
              </w:rPr>
            </w:pPr>
            <w:r w:rsidRPr="00095AC0">
              <w:rPr>
                <w:rFonts w:ascii="Calibri" w:eastAsia="Times New Roman" w:hAnsi="Calibri" w:cs="Calibri"/>
                <w:b/>
                <w:bCs/>
                <w:color w:val="000000"/>
                <w:kern w:val="0"/>
                <w:lang w:eastAsia="es-ES"/>
                <w14:ligatures w14:val="none"/>
              </w:rPr>
              <w:t>1.8.2.1.2.1</w:t>
            </w:r>
          </w:p>
        </w:tc>
        <w:tc>
          <w:tcPr>
            <w:tcW w:w="3323" w:type="dxa"/>
            <w:shd w:val="clear" w:color="auto" w:fill="E7E6E6" w:themeFill="background2"/>
            <w:vAlign w:val="center"/>
            <w:hideMark/>
          </w:tcPr>
          <w:p w14:paraId="53C06E1F" w14:textId="2AE4734A" w:rsidR="00804D82" w:rsidRPr="00804D82" w:rsidRDefault="00804D82" w:rsidP="00A56379">
            <w:pPr>
              <w:jc w:val="left"/>
              <w:rPr>
                <w:rFonts w:ascii="Calibri" w:eastAsia="Times New Roman" w:hAnsi="Calibri" w:cs="Calibri"/>
                <w:kern w:val="0"/>
                <w:lang w:eastAsia="es-ES"/>
                <w14:ligatures w14:val="none"/>
              </w:rPr>
            </w:pPr>
            <w:r w:rsidRPr="00804D82">
              <w:rPr>
                <w:rFonts w:ascii="Calibri" w:eastAsia="Times New Roman" w:hAnsi="Calibri" w:cs="Calibri"/>
                <w:b/>
                <w:bCs/>
                <w:color w:val="000000"/>
                <w:kern w:val="0"/>
                <w:lang w:eastAsia="es-ES"/>
                <w14:ligatures w14:val="none"/>
              </w:rPr>
              <w:t>Instalación de cableado</w:t>
            </w:r>
          </w:p>
        </w:tc>
        <w:tc>
          <w:tcPr>
            <w:tcW w:w="1211" w:type="dxa"/>
            <w:shd w:val="clear" w:color="auto" w:fill="E7E6E6" w:themeFill="background2"/>
            <w:vAlign w:val="center"/>
            <w:hideMark/>
          </w:tcPr>
          <w:p w14:paraId="184D89B5" w14:textId="77777777" w:rsidR="00804D82" w:rsidRPr="00804D82" w:rsidRDefault="00804D82" w:rsidP="00A56379">
            <w:pPr>
              <w:jc w:val="center"/>
              <w:rPr>
                <w:rFonts w:ascii="Calibri" w:eastAsia="Times New Roman" w:hAnsi="Calibri" w:cs="Calibri"/>
                <w:kern w:val="0"/>
                <w:lang w:eastAsia="es-ES"/>
                <w14:ligatures w14:val="none"/>
              </w:rPr>
            </w:pPr>
            <w:r w:rsidRPr="00804D82">
              <w:rPr>
                <w:rFonts w:ascii="Calibri" w:eastAsia="Times New Roman" w:hAnsi="Calibri" w:cs="Calibri"/>
                <w:b/>
                <w:bCs/>
                <w:color w:val="000000"/>
                <w:kern w:val="0"/>
                <w:lang w:eastAsia="es-ES"/>
                <w14:ligatures w14:val="none"/>
              </w:rPr>
              <w:t>6 hrs</w:t>
            </w:r>
          </w:p>
        </w:tc>
        <w:tc>
          <w:tcPr>
            <w:tcW w:w="1296" w:type="dxa"/>
            <w:shd w:val="clear" w:color="auto" w:fill="E7E6E6" w:themeFill="background2"/>
            <w:vAlign w:val="center"/>
            <w:hideMark/>
          </w:tcPr>
          <w:p w14:paraId="70237038" w14:textId="77777777" w:rsidR="00804D82" w:rsidRPr="00804D82" w:rsidRDefault="00804D82" w:rsidP="00A56379">
            <w:pPr>
              <w:jc w:val="center"/>
              <w:rPr>
                <w:rFonts w:ascii="Calibri" w:eastAsia="Times New Roman" w:hAnsi="Calibri" w:cs="Calibri"/>
                <w:kern w:val="0"/>
                <w:lang w:eastAsia="es-ES"/>
                <w14:ligatures w14:val="none"/>
              </w:rPr>
            </w:pPr>
            <w:r w:rsidRPr="00804D82">
              <w:rPr>
                <w:rFonts w:ascii="Calibri" w:eastAsia="Times New Roman" w:hAnsi="Calibri" w:cs="Calibri"/>
                <w:b/>
                <w:bCs/>
                <w:color w:val="000000"/>
                <w:kern w:val="0"/>
                <w:lang w:eastAsia="es-ES"/>
                <w14:ligatures w14:val="none"/>
              </w:rPr>
              <w:t>vie 08/03/24</w:t>
            </w:r>
          </w:p>
        </w:tc>
        <w:tc>
          <w:tcPr>
            <w:tcW w:w="1320" w:type="dxa"/>
            <w:shd w:val="clear" w:color="auto" w:fill="E7E6E6" w:themeFill="background2"/>
            <w:vAlign w:val="center"/>
            <w:hideMark/>
          </w:tcPr>
          <w:p w14:paraId="1A94FCDF" w14:textId="77777777" w:rsidR="00804D82" w:rsidRPr="00804D82" w:rsidRDefault="00804D82" w:rsidP="00A56379">
            <w:pPr>
              <w:jc w:val="center"/>
              <w:rPr>
                <w:rFonts w:ascii="Calibri" w:eastAsia="Times New Roman" w:hAnsi="Calibri" w:cs="Calibri"/>
                <w:kern w:val="0"/>
                <w:lang w:eastAsia="es-ES"/>
                <w14:ligatures w14:val="none"/>
              </w:rPr>
            </w:pPr>
            <w:r w:rsidRPr="00804D82">
              <w:rPr>
                <w:rFonts w:ascii="Calibri" w:eastAsia="Times New Roman" w:hAnsi="Calibri" w:cs="Calibri"/>
                <w:b/>
                <w:bCs/>
                <w:color w:val="000000"/>
                <w:kern w:val="0"/>
                <w:lang w:eastAsia="es-ES"/>
                <w14:ligatures w14:val="none"/>
              </w:rPr>
              <w:t>lun 11/03/24</w:t>
            </w:r>
          </w:p>
        </w:tc>
      </w:tr>
      <w:tr w:rsidR="00804D82" w:rsidRPr="00804D82" w14:paraId="4032D55B" w14:textId="77777777" w:rsidTr="00C56B9E">
        <w:tc>
          <w:tcPr>
            <w:tcW w:w="1350" w:type="dxa"/>
            <w:shd w:val="clear" w:color="auto" w:fill="AEAAAA" w:themeFill="background2" w:themeFillShade="BF"/>
            <w:vAlign w:val="center"/>
            <w:hideMark/>
          </w:tcPr>
          <w:p w14:paraId="36993538" w14:textId="77777777" w:rsidR="00804D82" w:rsidRPr="00095AC0" w:rsidRDefault="00804D82" w:rsidP="00095AC0">
            <w:pPr>
              <w:jc w:val="left"/>
              <w:rPr>
                <w:rFonts w:ascii="Calibri" w:eastAsia="Times New Roman" w:hAnsi="Calibri" w:cs="Calibri"/>
                <w:b/>
                <w:bCs/>
                <w:kern w:val="0"/>
                <w:lang w:eastAsia="es-ES"/>
                <w14:ligatures w14:val="none"/>
              </w:rPr>
            </w:pPr>
            <w:r w:rsidRPr="00095AC0">
              <w:rPr>
                <w:rFonts w:ascii="Calibri" w:eastAsia="Times New Roman" w:hAnsi="Calibri" w:cs="Calibri"/>
                <w:b/>
                <w:bCs/>
                <w:color w:val="000000"/>
                <w:kern w:val="0"/>
                <w:lang w:eastAsia="es-ES"/>
                <w14:ligatures w14:val="none"/>
              </w:rPr>
              <w:t>1.8.2.1.2.1.1</w:t>
            </w:r>
          </w:p>
        </w:tc>
        <w:tc>
          <w:tcPr>
            <w:tcW w:w="3323" w:type="dxa"/>
            <w:shd w:val="clear" w:color="auto" w:fill="FFFFFF" w:themeFill="background1"/>
            <w:vAlign w:val="center"/>
            <w:hideMark/>
          </w:tcPr>
          <w:p w14:paraId="2E9B6C27" w14:textId="13B6515F" w:rsidR="00804D82" w:rsidRPr="00804D82" w:rsidRDefault="00804D82" w:rsidP="00A56379">
            <w:pPr>
              <w:jc w:val="left"/>
              <w:rPr>
                <w:rFonts w:ascii="Calibri" w:eastAsia="Times New Roman" w:hAnsi="Calibri" w:cs="Calibri"/>
                <w:kern w:val="0"/>
                <w:lang w:eastAsia="es-ES"/>
                <w14:ligatures w14:val="none"/>
              </w:rPr>
            </w:pPr>
            <w:r w:rsidRPr="00804D82">
              <w:rPr>
                <w:rFonts w:ascii="Calibri" w:eastAsia="Times New Roman" w:hAnsi="Calibri" w:cs="Calibri"/>
                <w:color w:val="000000"/>
                <w:kern w:val="0"/>
                <w:lang w:eastAsia="es-ES"/>
                <w14:ligatures w14:val="none"/>
              </w:rPr>
              <w:t>Instalación del switch y router</w:t>
            </w:r>
          </w:p>
        </w:tc>
        <w:tc>
          <w:tcPr>
            <w:tcW w:w="1211" w:type="dxa"/>
            <w:shd w:val="clear" w:color="auto" w:fill="FFFFFF" w:themeFill="background1"/>
            <w:vAlign w:val="center"/>
            <w:hideMark/>
          </w:tcPr>
          <w:p w14:paraId="1B90E099" w14:textId="77777777" w:rsidR="00804D82" w:rsidRPr="00804D82" w:rsidRDefault="00804D82" w:rsidP="00A56379">
            <w:pPr>
              <w:jc w:val="center"/>
              <w:rPr>
                <w:rFonts w:ascii="Calibri" w:eastAsia="Times New Roman" w:hAnsi="Calibri" w:cs="Calibri"/>
                <w:kern w:val="0"/>
                <w:lang w:eastAsia="es-ES"/>
                <w14:ligatures w14:val="none"/>
              </w:rPr>
            </w:pPr>
            <w:r w:rsidRPr="00804D82">
              <w:rPr>
                <w:rFonts w:ascii="Calibri" w:eastAsia="Times New Roman" w:hAnsi="Calibri" w:cs="Calibri"/>
                <w:color w:val="000000"/>
                <w:kern w:val="0"/>
                <w:lang w:eastAsia="es-ES"/>
                <w14:ligatures w14:val="none"/>
              </w:rPr>
              <w:t>1 hr</w:t>
            </w:r>
          </w:p>
        </w:tc>
        <w:tc>
          <w:tcPr>
            <w:tcW w:w="1296" w:type="dxa"/>
            <w:shd w:val="clear" w:color="auto" w:fill="FFFFFF" w:themeFill="background1"/>
            <w:vAlign w:val="center"/>
            <w:hideMark/>
          </w:tcPr>
          <w:p w14:paraId="7C98DC03" w14:textId="77777777" w:rsidR="00804D82" w:rsidRPr="00804D82" w:rsidRDefault="00804D82" w:rsidP="00A56379">
            <w:pPr>
              <w:jc w:val="center"/>
              <w:rPr>
                <w:rFonts w:ascii="Calibri" w:eastAsia="Times New Roman" w:hAnsi="Calibri" w:cs="Calibri"/>
                <w:kern w:val="0"/>
                <w:lang w:eastAsia="es-ES"/>
                <w14:ligatures w14:val="none"/>
              </w:rPr>
            </w:pPr>
            <w:r w:rsidRPr="00804D82">
              <w:rPr>
                <w:rFonts w:ascii="Calibri" w:eastAsia="Times New Roman" w:hAnsi="Calibri" w:cs="Calibri"/>
                <w:color w:val="000000"/>
                <w:kern w:val="0"/>
                <w:lang w:eastAsia="es-ES"/>
                <w14:ligatures w14:val="none"/>
              </w:rPr>
              <w:t>vie 08/03/24</w:t>
            </w:r>
          </w:p>
        </w:tc>
        <w:tc>
          <w:tcPr>
            <w:tcW w:w="1320" w:type="dxa"/>
            <w:shd w:val="clear" w:color="auto" w:fill="FFFFFF" w:themeFill="background1"/>
            <w:vAlign w:val="center"/>
            <w:hideMark/>
          </w:tcPr>
          <w:p w14:paraId="0F3D5D59" w14:textId="77777777" w:rsidR="00804D82" w:rsidRPr="00804D82" w:rsidRDefault="00804D82" w:rsidP="00A56379">
            <w:pPr>
              <w:jc w:val="center"/>
              <w:rPr>
                <w:rFonts w:ascii="Calibri" w:eastAsia="Times New Roman" w:hAnsi="Calibri" w:cs="Calibri"/>
                <w:kern w:val="0"/>
                <w:lang w:eastAsia="es-ES"/>
                <w14:ligatures w14:val="none"/>
              </w:rPr>
            </w:pPr>
            <w:r w:rsidRPr="00804D82">
              <w:rPr>
                <w:rFonts w:ascii="Calibri" w:eastAsia="Times New Roman" w:hAnsi="Calibri" w:cs="Calibri"/>
                <w:color w:val="000000"/>
                <w:kern w:val="0"/>
                <w:lang w:eastAsia="es-ES"/>
                <w14:ligatures w14:val="none"/>
              </w:rPr>
              <w:t>vie 08/03/24</w:t>
            </w:r>
          </w:p>
        </w:tc>
      </w:tr>
      <w:tr w:rsidR="00804D82" w:rsidRPr="00804D82" w14:paraId="5A5F2824" w14:textId="77777777" w:rsidTr="00C56B9E">
        <w:tc>
          <w:tcPr>
            <w:tcW w:w="1350" w:type="dxa"/>
            <w:shd w:val="clear" w:color="auto" w:fill="AEAAAA" w:themeFill="background2" w:themeFillShade="BF"/>
            <w:vAlign w:val="center"/>
            <w:hideMark/>
          </w:tcPr>
          <w:p w14:paraId="792FDC79" w14:textId="77777777" w:rsidR="00804D82" w:rsidRPr="00095AC0" w:rsidRDefault="00804D82" w:rsidP="00095AC0">
            <w:pPr>
              <w:jc w:val="left"/>
              <w:rPr>
                <w:rFonts w:ascii="Calibri" w:eastAsia="Times New Roman" w:hAnsi="Calibri" w:cs="Calibri"/>
                <w:b/>
                <w:bCs/>
                <w:kern w:val="0"/>
                <w:lang w:eastAsia="es-ES"/>
                <w14:ligatures w14:val="none"/>
              </w:rPr>
            </w:pPr>
            <w:r w:rsidRPr="00095AC0">
              <w:rPr>
                <w:rFonts w:ascii="Calibri" w:eastAsia="Times New Roman" w:hAnsi="Calibri" w:cs="Calibri"/>
                <w:b/>
                <w:bCs/>
                <w:color w:val="000000"/>
                <w:kern w:val="0"/>
                <w:lang w:eastAsia="es-ES"/>
                <w14:ligatures w14:val="none"/>
              </w:rPr>
              <w:t>1.8.2.1.2.1.2</w:t>
            </w:r>
          </w:p>
        </w:tc>
        <w:tc>
          <w:tcPr>
            <w:tcW w:w="3323" w:type="dxa"/>
            <w:shd w:val="clear" w:color="auto" w:fill="FFFFFF" w:themeFill="background1"/>
            <w:vAlign w:val="center"/>
            <w:hideMark/>
          </w:tcPr>
          <w:p w14:paraId="3C29F4AF" w14:textId="0D2EB9B8" w:rsidR="00804D82" w:rsidRPr="00804D82" w:rsidRDefault="00804D82" w:rsidP="00A56379">
            <w:pPr>
              <w:jc w:val="left"/>
              <w:rPr>
                <w:rFonts w:ascii="Calibri" w:eastAsia="Times New Roman" w:hAnsi="Calibri" w:cs="Calibri"/>
                <w:kern w:val="0"/>
                <w:lang w:eastAsia="es-ES"/>
                <w14:ligatures w14:val="none"/>
              </w:rPr>
            </w:pPr>
            <w:r w:rsidRPr="00804D82">
              <w:rPr>
                <w:rFonts w:ascii="Calibri" w:eastAsia="Times New Roman" w:hAnsi="Calibri" w:cs="Calibri"/>
                <w:color w:val="000000"/>
                <w:kern w:val="0"/>
                <w:lang w:eastAsia="es-ES"/>
                <w14:ligatures w14:val="none"/>
              </w:rPr>
              <w:t>Configuración de puntos de red</w:t>
            </w:r>
          </w:p>
        </w:tc>
        <w:tc>
          <w:tcPr>
            <w:tcW w:w="1211" w:type="dxa"/>
            <w:shd w:val="clear" w:color="auto" w:fill="FFFFFF" w:themeFill="background1"/>
            <w:vAlign w:val="center"/>
            <w:hideMark/>
          </w:tcPr>
          <w:p w14:paraId="309CB89D" w14:textId="77777777" w:rsidR="00804D82" w:rsidRPr="00804D82" w:rsidRDefault="00804D82" w:rsidP="00A56379">
            <w:pPr>
              <w:jc w:val="center"/>
              <w:rPr>
                <w:rFonts w:ascii="Calibri" w:eastAsia="Times New Roman" w:hAnsi="Calibri" w:cs="Calibri"/>
                <w:kern w:val="0"/>
                <w:lang w:eastAsia="es-ES"/>
                <w14:ligatures w14:val="none"/>
              </w:rPr>
            </w:pPr>
            <w:r w:rsidRPr="00804D82">
              <w:rPr>
                <w:rFonts w:ascii="Calibri" w:eastAsia="Times New Roman" w:hAnsi="Calibri" w:cs="Calibri"/>
                <w:color w:val="000000"/>
                <w:kern w:val="0"/>
                <w:lang w:eastAsia="es-ES"/>
                <w14:ligatures w14:val="none"/>
              </w:rPr>
              <w:t>2 hrs</w:t>
            </w:r>
          </w:p>
        </w:tc>
        <w:tc>
          <w:tcPr>
            <w:tcW w:w="1296" w:type="dxa"/>
            <w:shd w:val="clear" w:color="auto" w:fill="FFFFFF" w:themeFill="background1"/>
            <w:vAlign w:val="center"/>
            <w:hideMark/>
          </w:tcPr>
          <w:p w14:paraId="02C66F5B" w14:textId="77777777" w:rsidR="00804D82" w:rsidRPr="00804D82" w:rsidRDefault="00804D82" w:rsidP="00A56379">
            <w:pPr>
              <w:jc w:val="center"/>
              <w:rPr>
                <w:rFonts w:ascii="Calibri" w:eastAsia="Times New Roman" w:hAnsi="Calibri" w:cs="Calibri"/>
                <w:kern w:val="0"/>
                <w:lang w:eastAsia="es-ES"/>
                <w14:ligatures w14:val="none"/>
              </w:rPr>
            </w:pPr>
            <w:r w:rsidRPr="00804D82">
              <w:rPr>
                <w:rFonts w:ascii="Calibri" w:eastAsia="Times New Roman" w:hAnsi="Calibri" w:cs="Calibri"/>
                <w:color w:val="000000"/>
                <w:kern w:val="0"/>
                <w:lang w:eastAsia="es-ES"/>
                <w14:ligatures w14:val="none"/>
              </w:rPr>
              <w:t>vie 08/03/24</w:t>
            </w:r>
          </w:p>
        </w:tc>
        <w:tc>
          <w:tcPr>
            <w:tcW w:w="1320" w:type="dxa"/>
            <w:shd w:val="clear" w:color="auto" w:fill="FFFFFF" w:themeFill="background1"/>
            <w:vAlign w:val="center"/>
            <w:hideMark/>
          </w:tcPr>
          <w:p w14:paraId="11AAA3EB" w14:textId="77777777" w:rsidR="00804D82" w:rsidRPr="00804D82" w:rsidRDefault="00804D82" w:rsidP="00A56379">
            <w:pPr>
              <w:jc w:val="center"/>
              <w:rPr>
                <w:rFonts w:ascii="Calibri" w:eastAsia="Times New Roman" w:hAnsi="Calibri" w:cs="Calibri"/>
                <w:kern w:val="0"/>
                <w:lang w:eastAsia="es-ES"/>
                <w14:ligatures w14:val="none"/>
              </w:rPr>
            </w:pPr>
            <w:r w:rsidRPr="00804D82">
              <w:rPr>
                <w:rFonts w:ascii="Calibri" w:eastAsia="Times New Roman" w:hAnsi="Calibri" w:cs="Calibri"/>
                <w:color w:val="000000"/>
                <w:kern w:val="0"/>
                <w:lang w:eastAsia="es-ES"/>
                <w14:ligatures w14:val="none"/>
              </w:rPr>
              <w:t>lun 11/03/24</w:t>
            </w:r>
          </w:p>
        </w:tc>
      </w:tr>
      <w:tr w:rsidR="00804D82" w:rsidRPr="00804D82" w14:paraId="07B7182B" w14:textId="77777777" w:rsidTr="00C56B9E">
        <w:tc>
          <w:tcPr>
            <w:tcW w:w="1350" w:type="dxa"/>
            <w:shd w:val="clear" w:color="auto" w:fill="AEAAAA" w:themeFill="background2" w:themeFillShade="BF"/>
            <w:vAlign w:val="center"/>
            <w:hideMark/>
          </w:tcPr>
          <w:p w14:paraId="0F93DFA6" w14:textId="77777777" w:rsidR="00804D82" w:rsidRPr="00095AC0" w:rsidRDefault="00804D82" w:rsidP="00095AC0">
            <w:pPr>
              <w:jc w:val="left"/>
              <w:rPr>
                <w:rFonts w:ascii="Calibri" w:eastAsia="Times New Roman" w:hAnsi="Calibri" w:cs="Calibri"/>
                <w:b/>
                <w:bCs/>
                <w:kern w:val="0"/>
                <w:lang w:eastAsia="es-ES"/>
                <w14:ligatures w14:val="none"/>
              </w:rPr>
            </w:pPr>
            <w:r w:rsidRPr="00095AC0">
              <w:rPr>
                <w:rFonts w:ascii="Calibri" w:eastAsia="Times New Roman" w:hAnsi="Calibri" w:cs="Calibri"/>
                <w:b/>
                <w:bCs/>
                <w:color w:val="000000"/>
                <w:kern w:val="0"/>
                <w:lang w:eastAsia="es-ES"/>
                <w14:ligatures w14:val="none"/>
              </w:rPr>
              <w:t>1.8.2.1.2.2</w:t>
            </w:r>
          </w:p>
        </w:tc>
        <w:tc>
          <w:tcPr>
            <w:tcW w:w="3323" w:type="dxa"/>
            <w:shd w:val="clear" w:color="auto" w:fill="FFFFFF" w:themeFill="background1"/>
            <w:vAlign w:val="center"/>
            <w:hideMark/>
          </w:tcPr>
          <w:p w14:paraId="36F78C5E" w14:textId="066CC597" w:rsidR="00804D82" w:rsidRPr="00804D82" w:rsidRDefault="00804D82" w:rsidP="00A56379">
            <w:pPr>
              <w:jc w:val="left"/>
              <w:rPr>
                <w:rFonts w:ascii="Calibri" w:eastAsia="Times New Roman" w:hAnsi="Calibri" w:cs="Calibri"/>
                <w:kern w:val="0"/>
                <w:lang w:eastAsia="es-ES"/>
                <w14:ligatures w14:val="none"/>
              </w:rPr>
            </w:pPr>
            <w:r w:rsidRPr="00804D82">
              <w:rPr>
                <w:rFonts w:ascii="Calibri" w:eastAsia="Times New Roman" w:hAnsi="Calibri" w:cs="Calibri"/>
                <w:color w:val="000000"/>
                <w:kern w:val="0"/>
                <w:lang w:eastAsia="es-ES"/>
                <w14:ligatures w14:val="none"/>
              </w:rPr>
              <w:t>Instalación de portátiles</w:t>
            </w:r>
          </w:p>
        </w:tc>
        <w:tc>
          <w:tcPr>
            <w:tcW w:w="1211" w:type="dxa"/>
            <w:shd w:val="clear" w:color="auto" w:fill="FFFFFF" w:themeFill="background1"/>
            <w:vAlign w:val="center"/>
            <w:hideMark/>
          </w:tcPr>
          <w:p w14:paraId="51D0BA4E" w14:textId="77777777" w:rsidR="00804D82" w:rsidRPr="00804D82" w:rsidRDefault="00804D82" w:rsidP="00A56379">
            <w:pPr>
              <w:jc w:val="center"/>
              <w:rPr>
                <w:rFonts w:ascii="Calibri" w:eastAsia="Times New Roman" w:hAnsi="Calibri" w:cs="Calibri"/>
                <w:kern w:val="0"/>
                <w:lang w:eastAsia="es-ES"/>
                <w14:ligatures w14:val="none"/>
              </w:rPr>
            </w:pPr>
            <w:r w:rsidRPr="00804D82">
              <w:rPr>
                <w:rFonts w:ascii="Calibri" w:eastAsia="Times New Roman" w:hAnsi="Calibri" w:cs="Calibri"/>
                <w:color w:val="000000"/>
                <w:kern w:val="0"/>
                <w:lang w:eastAsia="es-ES"/>
                <w14:ligatures w14:val="none"/>
              </w:rPr>
              <w:t>1 hr</w:t>
            </w:r>
          </w:p>
        </w:tc>
        <w:tc>
          <w:tcPr>
            <w:tcW w:w="1296" w:type="dxa"/>
            <w:shd w:val="clear" w:color="auto" w:fill="FFFFFF" w:themeFill="background1"/>
            <w:vAlign w:val="center"/>
            <w:hideMark/>
          </w:tcPr>
          <w:p w14:paraId="3337E153" w14:textId="77777777" w:rsidR="00804D82" w:rsidRPr="00804D82" w:rsidRDefault="00804D82" w:rsidP="00A56379">
            <w:pPr>
              <w:jc w:val="center"/>
              <w:rPr>
                <w:rFonts w:ascii="Calibri" w:eastAsia="Times New Roman" w:hAnsi="Calibri" w:cs="Calibri"/>
                <w:kern w:val="0"/>
                <w:lang w:eastAsia="es-ES"/>
                <w14:ligatures w14:val="none"/>
              </w:rPr>
            </w:pPr>
            <w:r w:rsidRPr="00804D82">
              <w:rPr>
                <w:rFonts w:ascii="Calibri" w:eastAsia="Times New Roman" w:hAnsi="Calibri" w:cs="Calibri"/>
                <w:color w:val="000000"/>
                <w:kern w:val="0"/>
                <w:lang w:eastAsia="es-ES"/>
                <w14:ligatures w14:val="none"/>
              </w:rPr>
              <w:t>lun 11/03/24</w:t>
            </w:r>
          </w:p>
        </w:tc>
        <w:tc>
          <w:tcPr>
            <w:tcW w:w="1320" w:type="dxa"/>
            <w:shd w:val="clear" w:color="auto" w:fill="FFFFFF" w:themeFill="background1"/>
            <w:vAlign w:val="center"/>
            <w:hideMark/>
          </w:tcPr>
          <w:p w14:paraId="01CBEFB1" w14:textId="77777777" w:rsidR="00804D82" w:rsidRPr="00804D82" w:rsidRDefault="00804D82" w:rsidP="00A56379">
            <w:pPr>
              <w:jc w:val="center"/>
              <w:rPr>
                <w:rFonts w:ascii="Calibri" w:eastAsia="Times New Roman" w:hAnsi="Calibri" w:cs="Calibri"/>
                <w:kern w:val="0"/>
                <w:lang w:eastAsia="es-ES"/>
                <w14:ligatures w14:val="none"/>
              </w:rPr>
            </w:pPr>
            <w:r w:rsidRPr="00804D82">
              <w:rPr>
                <w:rFonts w:ascii="Calibri" w:eastAsia="Times New Roman" w:hAnsi="Calibri" w:cs="Calibri"/>
                <w:color w:val="000000"/>
                <w:kern w:val="0"/>
                <w:lang w:eastAsia="es-ES"/>
                <w14:ligatures w14:val="none"/>
              </w:rPr>
              <w:t>lun 11/03/24</w:t>
            </w:r>
          </w:p>
        </w:tc>
      </w:tr>
      <w:tr w:rsidR="00804D82" w:rsidRPr="00804D82" w14:paraId="18C405FB" w14:textId="77777777" w:rsidTr="00C56B9E">
        <w:tc>
          <w:tcPr>
            <w:tcW w:w="1350" w:type="dxa"/>
            <w:shd w:val="clear" w:color="auto" w:fill="AEAAAA" w:themeFill="background2" w:themeFillShade="BF"/>
            <w:vAlign w:val="center"/>
            <w:hideMark/>
          </w:tcPr>
          <w:p w14:paraId="1626EC50" w14:textId="77777777" w:rsidR="00804D82" w:rsidRPr="00095AC0" w:rsidRDefault="00804D82" w:rsidP="00095AC0">
            <w:pPr>
              <w:jc w:val="left"/>
              <w:rPr>
                <w:rFonts w:ascii="Calibri" w:eastAsia="Times New Roman" w:hAnsi="Calibri" w:cs="Calibri"/>
                <w:b/>
                <w:bCs/>
                <w:kern w:val="0"/>
                <w:lang w:eastAsia="es-ES"/>
                <w14:ligatures w14:val="none"/>
              </w:rPr>
            </w:pPr>
            <w:r w:rsidRPr="00095AC0">
              <w:rPr>
                <w:rFonts w:ascii="Calibri" w:eastAsia="Times New Roman" w:hAnsi="Calibri" w:cs="Calibri"/>
                <w:b/>
                <w:bCs/>
                <w:color w:val="000000"/>
                <w:kern w:val="0"/>
                <w:lang w:eastAsia="es-ES"/>
                <w14:ligatures w14:val="none"/>
              </w:rPr>
              <w:t>1.8.2.1.2.3</w:t>
            </w:r>
          </w:p>
        </w:tc>
        <w:tc>
          <w:tcPr>
            <w:tcW w:w="3323" w:type="dxa"/>
            <w:shd w:val="clear" w:color="auto" w:fill="FFFFFF" w:themeFill="background1"/>
            <w:vAlign w:val="center"/>
            <w:hideMark/>
          </w:tcPr>
          <w:p w14:paraId="6E44767E" w14:textId="63FB087E" w:rsidR="00804D82" w:rsidRPr="00804D82" w:rsidRDefault="00804D82" w:rsidP="00A56379">
            <w:pPr>
              <w:jc w:val="left"/>
              <w:rPr>
                <w:rFonts w:ascii="Calibri" w:eastAsia="Times New Roman" w:hAnsi="Calibri" w:cs="Calibri"/>
                <w:kern w:val="0"/>
                <w:lang w:eastAsia="es-ES"/>
                <w14:ligatures w14:val="none"/>
              </w:rPr>
            </w:pPr>
            <w:r w:rsidRPr="00804D82">
              <w:rPr>
                <w:rFonts w:ascii="Calibri" w:eastAsia="Times New Roman" w:hAnsi="Calibri" w:cs="Calibri"/>
                <w:color w:val="000000"/>
                <w:kern w:val="0"/>
                <w:lang w:eastAsia="es-ES"/>
                <w14:ligatures w14:val="none"/>
              </w:rPr>
              <w:t>Instalación de monitor de 45''</w:t>
            </w:r>
          </w:p>
        </w:tc>
        <w:tc>
          <w:tcPr>
            <w:tcW w:w="1211" w:type="dxa"/>
            <w:shd w:val="clear" w:color="auto" w:fill="FFFFFF" w:themeFill="background1"/>
            <w:vAlign w:val="center"/>
            <w:hideMark/>
          </w:tcPr>
          <w:p w14:paraId="5382AEA1" w14:textId="77777777" w:rsidR="00804D82" w:rsidRPr="00804D82" w:rsidRDefault="00804D82" w:rsidP="00A56379">
            <w:pPr>
              <w:jc w:val="center"/>
              <w:rPr>
                <w:rFonts w:ascii="Calibri" w:eastAsia="Times New Roman" w:hAnsi="Calibri" w:cs="Calibri"/>
                <w:kern w:val="0"/>
                <w:lang w:eastAsia="es-ES"/>
                <w14:ligatures w14:val="none"/>
              </w:rPr>
            </w:pPr>
            <w:r w:rsidRPr="00804D82">
              <w:rPr>
                <w:rFonts w:ascii="Calibri" w:eastAsia="Times New Roman" w:hAnsi="Calibri" w:cs="Calibri"/>
                <w:color w:val="000000"/>
                <w:kern w:val="0"/>
                <w:lang w:eastAsia="es-ES"/>
                <w14:ligatures w14:val="none"/>
              </w:rPr>
              <w:t>1 hr</w:t>
            </w:r>
          </w:p>
        </w:tc>
        <w:tc>
          <w:tcPr>
            <w:tcW w:w="1296" w:type="dxa"/>
            <w:shd w:val="clear" w:color="auto" w:fill="FFFFFF" w:themeFill="background1"/>
            <w:vAlign w:val="center"/>
            <w:hideMark/>
          </w:tcPr>
          <w:p w14:paraId="54138869" w14:textId="77777777" w:rsidR="00804D82" w:rsidRPr="00804D82" w:rsidRDefault="00804D82" w:rsidP="00A56379">
            <w:pPr>
              <w:jc w:val="center"/>
              <w:rPr>
                <w:rFonts w:ascii="Calibri" w:eastAsia="Times New Roman" w:hAnsi="Calibri" w:cs="Calibri"/>
                <w:kern w:val="0"/>
                <w:lang w:eastAsia="es-ES"/>
                <w14:ligatures w14:val="none"/>
              </w:rPr>
            </w:pPr>
            <w:r w:rsidRPr="00804D82">
              <w:rPr>
                <w:rFonts w:ascii="Calibri" w:eastAsia="Times New Roman" w:hAnsi="Calibri" w:cs="Calibri"/>
                <w:color w:val="000000"/>
                <w:kern w:val="0"/>
                <w:lang w:eastAsia="es-ES"/>
                <w14:ligatures w14:val="none"/>
              </w:rPr>
              <w:t>mar 12/03/24</w:t>
            </w:r>
          </w:p>
        </w:tc>
        <w:tc>
          <w:tcPr>
            <w:tcW w:w="1320" w:type="dxa"/>
            <w:shd w:val="clear" w:color="auto" w:fill="FFFFFF" w:themeFill="background1"/>
            <w:vAlign w:val="center"/>
            <w:hideMark/>
          </w:tcPr>
          <w:p w14:paraId="0C64F97E" w14:textId="77777777" w:rsidR="00804D82" w:rsidRPr="00804D82" w:rsidRDefault="00804D82" w:rsidP="00A56379">
            <w:pPr>
              <w:jc w:val="center"/>
              <w:rPr>
                <w:rFonts w:ascii="Calibri" w:eastAsia="Times New Roman" w:hAnsi="Calibri" w:cs="Calibri"/>
                <w:kern w:val="0"/>
                <w:lang w:eastAsia="es-ES"/>
                <w14:ligatures w14:val="none"/>
              </w:rPr>
            </w:pPr>
            <w:r w:rsidRPr="00804D82">
              <w:rPr>
                <w:rFonts w:ascii="Calibri" w:eastAsia="Times New Roman" w:hAnsi="Calibri" w:cs="Calibri"/>
                <w:color w:val="000000"/>
                <w:kern w:val="0"/>
                <w:lang w:eastAsia="es-ES"/>
                <w14:ligatures w14:val="none"/>
              </w:rPr>
              <w:t>mar 12/03/24</w:t>
            </w:r>
          </w:p>
        </w:tc>
      </w:tr>
      <w:tr w:rsidR="00804D82" w:rsidRPr="00804D82" w14:paraId="0AB1440B" w14:textId="77777777" w:rsidTr="00C56B9E">
        <w:tc>
          <w:tcPr>
            <w:tcW w:w="1350" w:type="dxa"/>
            <w:shd w:val="clear" w:color="auto" w:fill="AEAAAA" w:themeFill="background2" w:themeFillShade="BF"/>
            <w:vAlign w:val="center"/>
            <w:hideMark/>
          </w:tcPr>
          <w:p w14:paraId="3326324B" w14:textId="77777777" w:rsidR="00804D82" w:rsidRPr="00095AC0" w:rsidRDefault="00804D82" w:rsidP="00095AC0">
            <w:pPr>
              <w:jc w:val="left"/>
              <w:rPr>
                <w:rFonts w:ascii="Calibri" w:eastAsia="Times New Roman" w:hAnsi="Calibri" w:cs="Calibri"/>
                <w:b/>
                <w:bCs/>
                <w:kern w:val="0"/>
                <w:lang w:eastAsia="es-ES"/>
                <w14:ligatures w14:val="none"/>
              </w:rPr>
            </w:pPr>
            <w:r w:rsidRPr="00095AC0">
              <w:rPr>
                <w:rFonts w:ascii="Calibri" w:eastAsia="Times New Roman" w:hAnsi="Calibri" w:cs="Calibri"/>
                <w:b/>
                <w:bCs/>
                <w:color w:val="000000"/>
                <w:kern w:val="0"/>
                <w:lang w:eastAsia="es-ES"/>
                <w14:ligatures w14:val="none"/>
              </w:rPr>
              <w:t>1.8.2.1.2.4</w:t>
            </w:r>
          </w:p>
        </w:tc>
        <w:tc>
          <w:tcPr>
            <w:tcW w:w="3323" w:type="dxa"/>
            <w:shd w:val="clear" w:color="auto" w:fill="FFFFFF" w:themeFill="background1"/>
            <w:vAlign w:val="center"/>
            <w:hideMark/>
          </w:tcPr>
          <w:p w14:paraId="5B64455B" w14:textId="2754B92C" w:rsidR="00804D82" w:rsidRPr="00804D82" w:rsidRDefault="00804D82" w:rsidP="00A56379">
            <w:pPr>
              <w:jc w:val="left"/>
              <w:rPr>
                <w:rFonts w:ascii="Calibri" w:eastAsia="Times New Roman" w:hAnsi="Calibri" w:cs="Calibri"/>
                <w:kern w:val="0"/>
                <w:lang w:eastAsia="es-ES"/>
                <w14:ligatures w14:val="none"/>
              </w:rPr>
            </w:pPr>
            <w:r w:rsidRPr="00804D82">
              <w:rPr>
                <w:rFonts w:ascii="Calibri" w:eastAsia="Times New Roman" w:hAnsi="Calibri" w:cs="Calibri"/>
                <w:color w:val="000000"/>
                <w:kern w:val="0"/>
                <w:lang w:eastAsia="es-ES"/>
                <w14:ligatures w14:val="none"/>
              </w:rPr>
              <w:t xml:space="preserve">Instalación de </w:t>
            </w:r>
            <w:r w:rsidR="00F926F9" w:rsidRPr="00804D82">
              <w:rPr>
                <w:rFonts w:ascii="Calibri" w:eastAsia="Times New Roman" w:hAnsi="Calibri" w:cs="Calibri"/>
                <w:color w:val="000000"/>
                <w:kern w:val="0"/>
                <w:lang w:eastAsia="es-ES"/>
                <w14:ligatures w14:val="none"/>
              </w:rPr>
              <w:t>teléfonos</w:t>
            </w:r>
            <w:r w:rsidRPr="00804D82">
              <w:rPr>
                <w:rFonts w:ascii="Calibri" w:eastAsia="Times New Roman" w:hAnsi="Calibri" w:cs="Calibri"/>
                <w:color w:val="000000"/>
                <w:kern w:val="0"/>
                <w:lang w:eastAsia="es-ES"/>
                <w14:ligatures w14:val="none"/>
              </w:rPr>
              <w:t xml:space="preserve"> IPVOID</w:t>
            </w:r>
          </w:p>
        </w:tc>
        <w:tc>
          <w:tcPr>
            <w:tcW w:w="1211" w:type="dxa"/>
            <w:shd w:val="clear" w:color="auto" w:fill="FFFFFF" w:themeFill="background1"/>
            <w:vAlign w:val="center"/>
            <w:hideMark/>
          </w:tcPr>
          <w:p w14:paraId="30C5934B" w14:textId="77777777" w:rsidR="00804D82" w:rsidRPr="00804D82" w:rsidRDefault="00804D82" w:rsidP="00A56379">
            <w:pPr>
              <w:jc w:val="center"/>
              <w:rPr>
                <w:rFonts w:ascii="Calibri" w:eastAsia="Times New Roman" w:hAnsi="Calibri" w:cs="Calibri"/>
                <w:kern w:val="0"/>
                <w:lang w:eastAsia="es-ES"/>
                <w14:ligatures w14:val="none"/>
              </w:rPr>
            </w:pPr>
            <w:r w:rsidRPr="00804D82">
              <w:rPr>
                <w:rFonts w:ascii="Calibri" w:eastAsia="Times New Roman" w:hAnsi="Calibri" w:cs="Calibri"/>
                <w:color w:val="000000"/>
                <w:kern w:val="0"/>
                <w:lang w:eastAsia="es-ES"/>
                <w14:ligatures w14:val="none"/>
              </w:rPr>
              <w:t>1 hr</w:t>
            </w:r>
          </w:p>
        </w:tc>
        <w:tc>
          <w:tcPr>
            <w:tcW w:w="1296" w:type="dxa"/>
            <w:shd w:val="clear" w:color="auto" w:fill="FFFFFF" w:themeFill="background1"/>
            <w:vAlign w:val="center"/>
            <w:hideMark/>
          </w:tcPr>
          <w:p w14:paraId="5B1B8C96" w14:textId="77777777" w:rsidR="00804D82" w:rsidRPr="00804D82" w:rsidRDefault="00804D82" w:rsidP="00A56379">
            <w:pPr>
              <w:jc w:val="center"/>
              <w:rPr>
                <w:rFonts w:ascii="Calibri" w:eastAsia="Times New Roman" w:hAnsi="Calibri" w:cs="Calibri"/>
                <w:kern w:val="0"/>
                <w:lang w:eastAsia="es-ES"/>
                <w14:ligatures w14:val="none"/>
              </w:rPr>
            </w:pPr>
            <w:r w:rsidRPr="00804D82">
              <w:rPr>
                <w:rFonts w:ascii="Calibri" w:eastAsia="Times New Roman" w:hAnsi="Calibri" w:cs="Calibri"/>
                <w:color w:val="000000"/>
                <w:kern w:val="0"/>
                <w:lang w:eastAsia="es-ES"/>
                <w14:ligatures w14:val="none"/>
              </w:rPr>
              <w:t>mar 12/03/24</w:t>
            </w:r>
          </w:p>
        </w:tc>
        <w:tc>
          <w:tcPr>
            <w:tcW w:w="1320" w:type="dxa"/>
            <w:shd w:val="clear" w:color="auto" w:fill="FFFFFF" w:themeFill="background1"/>
            <w:vAlign w:val="center"/>
            <w:hideMark/>
          </w:tcPr>
          <w:p w14:paraId="4AED3FB1" w14:textId="77777777" w:rsidR="00804D82" w:rsidRPr="00804D82" w:rsidRDefault="00804D82" w:rsidP="00A56379">
            <w:pPr>
              <w:jc w:val="center"/>
              <w:rPr>
                <w:rFonts w:ascii="Calibri" w:eastAsia="Times New Roman" w:hAnsi="Calibri" w:cs="Calibri"/>
                <w:kern w:val="0"/>
                <w:lang w:eastAsia="es-ES"/>
                <w14:ligatures w14:val="none"/>
              </w:rPr>
            </w:pPr>
            <w:r w:rsidRPr="00804D82">
              <w:rPr>
                <w:rFonts w:ascii="Calibri" w:eastAsia="Times New Roman" w:hAnsi="Calibri" w:cs="Calibri"/>
                <w:color w:val="000000"/>
                <w:kern w:val="0"/>
                <w:lang w:eastAsia="es-ES"/>
                <w14:ligatures w14:val="none"/>
              </w:rPr>
              <w:t>mar 12/03/24</w:t>
            </w:r>
          </w:p>
        </w:tc>
      </w:tr>
      <w:tr w:rsidR="00804D82" w:rsidRPr="00804D82" w14:paraId="48EEE670" w14:textId="77777777" w:rsidTr="00C56B9E">
        <w:tc>
          <w:tcPr>
            <w:tcW w:w="1350" w:type="dxa"/>
            <w:shd w:val="clear" w:color="auto" w:fill="AEAAAA" w:themeFill="background2" w:themeFillShade="BF"/>
            <w:vAlign w:val="center"/>
            <w:hideMark/>
          </w:tcPr>
          <w:p w14:paraId="4D8C0C33" w14:textId="77777777" w:rsidR="00804D82" w:rsidRPr="00095AC0" w:rsidRDefault="00804D82" w:rsidP="00095AC0">
            <w:pPr>
              <w:jc w:val="left"/>
              <w:rPr>
                <w:rFonts w:ascii="Calibri" w:eastAsia="Times New Roman" w:hAnsi="Calibri" w:cs="Calibri"/>
                <w:b/>
                <w:bCs/>
                <w:kern w:val="0"/>
                <w:lang w:eastAsia="es-ES"/>
                <w14:ligatures w14:val="none"/>
              </w:rPr>
            </w:pPr>
            <w:r w:rsidRPr="00095AC0">
              <w:rPr>
                <w:rFonts w:ascii="Calibri" w:eastAsia="Times New Roman" w:hAnsi="Calibri" w:cs="Calibri"/>
                <w:b/>
                <w:bCs/>
                <w:color w:val="000000"/>
                <w:kern w:val="0"/>
                <w:lang w:eastAsia="es-ES"/>
                <w14:ligatures w14:val="none"/>
              </w:rPr>
              <w:t>1.8.2.1.3</w:t>
            </w:r>
          </w:p>
        </w:tc>
        <w:tc>
          <w:tcPr>
            <w:tcW w:w="3323" w:type="dxa"/>
            <w:shd w:val="clear" w:color="auto" w:fill="E7E6E6" w:themeFill="background2"/>
            <w:vAlign w:val="center"/>
            <w:hideMark/>
          </w:tcPr>
          <w:p w14:paraId="10BCCED5" w14:textId="6F5D7BED" w:rsidR="00804D82" w:rsidRPr="00804D82" w:rsidRDefault="00804D82" w:rsidP="00A56379">
            <w:pPr>
              <w:jc w:val="left"/>
              <w:rPr>
                <w:rFonts w:ascii="Calibri" w:eastAsia="Times New Roman" w:hAnsi="Calibri" w:cs="Calibri"/>
                <w:kern w:val="0"/>
                <w:lang w:eastAsia="es-ES"/>
                <w14:ligatures w14:val="none"/>
              </w:rPr>
            </w:pPr>
            <w:r w:rsidRPr="00804D82">
              <w:rPr>
                <w:rFonts w:ascii="Calibri" w:eastAsia="Times New Roman" w:hAnsi="Calibri" w:cs="Calibri"/>
                <w:b/>
                <w:bCs/>
                <w:color w:val="000000"/>
                <w:kern w:val="0"/>
                <w:lang w:eastAsia="es-ES"/>
                <w14:ligatures w14:val="none"/>
              </w:rPr>
              <w:t>Hospital San Agustín</w:t>
            </w:r>
          </w:p>
        </w:tc>
        <w:tc>
          <w:tcPr>
            <w:tcW w:w="1211" w:type="dxa"/>
            <w:shd w:val="clear" w:color="auto" w:fill="E7E6E6" w:themeFill="background2"/>
            <w:vAlign w:val="center"/>
            <w:hideMark/>
          </w:tcPr>
          <w:p w14:paraId="36576DBD" w14:textId="77777777" w:rsidR="00804D82" w:rsidRPr="00804D82" w:rsidRDefault="00804D82" w:rsidP="00A56379">
            <w:pPr>
              <w:jc w:val="center"/>
              <w:rPr>
                <w:rFonts w:ascii="Calibri" w:eastAsia="Times New Roman" w:hAnsi="Calibri" w:cs="Calibri"/>
                <w:kern w:val="0"/>
                <w:lang w:eastAsia="es-ES"/>
                <w14:ligatures w14:val="none"/>
              </w:rPr>
            </w:pPr>
            <w:r w:rsidRPr="00804D82">
              <w:rPr>
                <w:rFonts w:ascii="Calibri" w:eastAsia="Times New Roman" w:hAnsi="Calibri" w:cs="Calibri"/>
                <w:b/>
                <w:bCs/>
                <w:color w:val="000000"/>
                <w:kern w:val="0"/>
                <w:lang w:eastAsia="es-ES"/>
                <w14:ligatures w14:val="none"/>
              </w:rPr>
              <w:t>9 hrs</w:t>
            </w:r>
          </w:p>
        </w:tc>
        <w:tc>
          <w:tcPr>
            <w:tcW w:w="1296" w:type="dxa"/>
            <w:shd w:val="clear" w:color="auto" w:fill="E7E6E6" w:themeFill="background2"/>
            <w:vAlign w:val="center"/>
            <w:hideMark/>
          </w:tcPr>
          <w:p w14:paraId="1C08B036" w14:textId="77777777" w:rsidR="00804D82" w:rsidRPr="00804D82" w:rsidRDefault="00804D82" w:rsidP="00A56379">
            <w:pPr>
              <w:jc w:val="center"/>
              <w:rPr>
                <w:rFonts w:ascii="Calibri" w:eastAsia="Times New Roman" w:hAnsi="Calibri" w:cs="Calibri"/>
                <w:kern w:val="0"/>
                <w:lang w:eastAsia="es-ES"/>
                <w14:ligatures w14:val="none"/>
              </w:rPr>
            </w:pPr>
            <w:r w:rsidRPr="00804D82">
              <w:rPr>
                <w:rFonts w:ascii="Calibri" w:eastAsia="Times New Roman" w:hAnsi="Calibri" w:cs="Calibri"/>
                <w:b/>
                <w:bCs/>
                <w:color w:val="000000"/>
                <w:kern w:val="0"/>
                <w:lang w:eastAsia="es-ES"/>
                <w14:ligatures w14:val="none"/>
              </w:rPr>
              <w:t>lun 18/03/24</w:t>
            </w:r>
          </w:p>
        </w:tc>
        <w:tc>
          <w:tcPr>
            <w:tcW w:w="1320" w:type="dxa"/>
            <w:shd w:val="clear" w:color="auto" w:fill="E7E6E6" w:themeFill="background2"/>
            <w:vAlign w:val="center"/>
            <w:hideMark/>
          </w:tcPr>
          <w:p w14:paraId="145CD89E" w14:textId="77777777" w:rsidR="00804D82" w:rsidRPr="00804D82" w:rsidRDefault="00804D82" w:rsidP="00A56379">
            <w:pPr>
              <w:jc w:val="center"/>
              <w:rPr>
                <w:rFonts w:ascii="Calibri" w:eastAsia="Times New Roman" w:hAnsi="Calibri" w:cs="Calibri"/>
                <w:kern w:val="0"/>
                <w:lang w:eastAsia="es-ES"/>
                <w14:ligatures w14:val="none"/>
              </w:rPr>
            </w:pPr>
            <w:r w:rsidRPr="00804D82">
              <w:rPr>
                <w:rFonts w:ascii="Calibri" w:eastAsia="Times New Roman" w:hAnsi="Calibri" w:cs="Calibri"/>
                <w:b/>
                <w:bCs/>
                <w:color w:val="000000"/>
                <w:kern w:val="0"/>
                <w:lang w:eastAsia="es-ES"/>
                <w14:ligatures w14:val="none"/>
              </w:rPr>
              <w:t>mié 20/03/24</w:t>
            </w:r>
          </w:p>
        </w:tc>
      </w:tr>
      <w:tr w:rsidR="00804D82" w:rsidRPr="00804D82" w14:paraId="6C8A693F" w14:textId="77777777" w:rsidTr="00C56B9E">
        <w:tc>
          <w:tcPr>
            <w:tcW w:w="1350" w:type="dxa"/>
            <w:shd w:val="clear" w:color="auto" w:fill="AEAAAA" w:themeFill="background2" w:themeFillShade="BF"/>
            <w:vAlign w:val="center"/>
            <w:hideMark/>
          </w:tcPr>
          <w:p w14:paraId="100B23A4" w14:textId="77777777" w:rsidR="00804D82" w:rsidRPr="00095AC0" w:rsidRDefault="00804D82" w:rsidP="00095AC0">
            <w:pPr>
              <w:jc w:val="left"/>
              <w:rPr>
                <w:rFonts w:ascii="Calibri" w:eastAsia="Times New Roman" w:hAnsi="Calibri" w:cs="Calibri"/>
                <w:b/>
                <w:bCs/>
                <w:kern w:val="0"/>
                <w:lang w:eastAsia="es-ES"/>
                <w14:ligatures w14:val="none"/>
              </w:rPr>
            </w:pPr>
            <w:r w:rsidRPr="00095AC0">
              <w:rPr>
                <w:rFonts w:ascii="Calibri" w:eastAsia="Times New Roman" w:hAnsi="Calibri" w:cs="Calibri"/>
                <w:b/>
                <w:bCs/>
                <w:color w:val="000000"/>
                <w:kern w:val="0"/>
                <w:lang w:eastAsia="es-ES"/>
                <w14:ligatures w14:val="none"/>
              </w:rPr>
              <w:t>1.8.2.1.3.1</w:t>
            </w:r>
          </w:p>
        </w:tc>
        <w:tc>
          <w:tcPr>
            <w:tcW w:w="3323" w:type="dxa"/>
            <w:shd w:val="clear" w:color="auto" w:fill="E7E6E6" w:themeFill="background2"/>
            <w:vAlign w:val="center"/>
            <w:hideMark/>
          </w:tcPr>
          <w:p w14:paraId="166312F6" w14:textId="7681381F" w:rsidR="00804D82" w:rsidRPr="00804D82" w:rsidRDefault="00804D82" w:rsidP="00A56379">
            <w:pPr>
              <w:jc w:val="left"/>
              <w:rPr>
                <w:rFonts w:ascii="Calibri" w:eastAsia="Times New Roman" w:hAnsi="Calibri" w:cs="Calibri"/>
                <w:kern w:val="0"/>
                <w:lang w:eastAsia="es-ES"/>
                <w14:ligatures w14:val="none"/>
              </w:rPr>
            </w:pPr>
            <w:r w:rsidRPr="00804D82">
              <w:rPr>
                <w:rFonts w:ascii="Calibri" w:eastAsia="Times New Roman" w:hAnsi="Calibri" w:cs="Calibri"/>
                <w:b/>
                <w:bCs/>
                <w:color w:val="000000"/>
                <w:kern w:val="0"/>
                <w:lang w:eastAsia="es-ES"/>
                <w14:ligatures w14:val="none"/>
              </w:rPr>
              <w:t>Instalación de cableado</w:t>
            </w:r>
          </w:p>
        </w:tc>
        <w:tc>
          <w:tcPr>
            <w:tcW w:w="1211" w:type="dxa"/>
            <w:shd w:val="clear" w:color="auto" w:fill="E7E6E6" w:themeFill="background2"/>
            <w:vAlign w:val="center"/>
            <w:hideMark/>
          </w:tcPr>
          <w:p w14:paraId="71DB2CAC" w14:textId="77777777" w:rsidR="00804D82" w:rsidRPr="00804D82" w:rsidRDefault="00804D82" w:rsidP="00A56379">
            <w:pPr>
              <w:jc w:val="center"/>
              <w:rPr>
                <w:rFonts w:ascii="Calibri" w:eastAsia="Times New Roman" w:hAnsi="Calibri" w:cs="Calibri"/>
                <w:kern w:val="0"/>
                <w:lang w:eastAsia="es-ES"/>
                <w14:ligatures w14:val="none"/>
              </w:rPr>
            </w:pPr>
            <w:r w:rsidRPr="00804D82">
              <w:rPr>
                <w:rFonts w:ascii="Calibri" w:eastAsia="Times New Roman" w:hAnsi="Calibri" w:cs="Calibri"/>
                <w:b/>
                <w:bCs/>
                <w:color w:val="000000"/>
                <w:kern w:val="0"/>
                <w:lang w:eastAsia="es-ES"/>
                <w14:ligatures w14:val="none"/>
              </w:rPr>
              <w:t>6 hrs</w:t>
            </w:r>
          </w:p>
        </w:tc>
        <w:tc>
          <w:tcPr>
            <w:tcW w:w="1296" w:type="dxa"/>
            <w:shd w:val="clear" w:color="auto" w:fill="E7E6E6" w:themeFill="background2"/>
            <w:vAlign w:val="center"/>
            <w:hideMark/>
          </w:tcPr>
          <w:p w14:paraId="424C8A72" w14:textId="77777777" w:rsidR="00804D82" w:rsidRPr="00804D82" w:rsidRDefault="00804D82" w:rsidP="00A56379">
            <w:pPr>
              <w:jc w:val="center"/>
              <w:rPr>
                <w:rFonts w:ascii="Calibri" w:eastAsia="Times New Roman" w:hAnsi="Calibri" w:cs="Calibri"/>
                <w:kern w:val="0"/>
                <w:lang w:eastAsia="es-ES"/>
                <w14:ligatures w14:val="none"/>
              </w:rPr>
            </w:pPr>
            <w:r w:rsidRPr="00804D82">
              <w:rPr>
                <w:rFonts w:ascii="Calibri" w:eastAsia="Times New Roman" w:hAnsi="Calibri" w:cs="Calibri"/>
                <w:b/>
                <w:bCs/>
                <w:color w:val="000000"/>
                <w:kern w:val="0"/>
                <w:lang w:eastAsia="es-ES"/>
                <w14:ligatures w14:val="none"/>
              </w:rPr>
              <w:t>lun 18/03/24</w:t>
            </w:r>
          </w:p>
        </w:tc>
        <w:tc>
          <w:tcPr>
            <w:tcW w:w="1320" w:type="dxa"/>
            <w:shd w:val="clear" w:color="auto" w:fill="E7E6E6" w:themeFill="background2"/>
            <w:vAlign w:val="center"/>
            <w:hideMark/>
          </w:tcPr>
          <w:p w14:paraId="0D681215" w14:textId="77777777" w:rsidR="00804D82" w:rsidRPr="00804D82" w:rsidRDefault="00804D82" w:rsidP="00A56379">
            <w:pPr>
              <w:jc w:val="center"/>
              <w:rPr>
                <w:rFonts w:ascii="Calibri" w:eastAsia="Times New Roman" w:hAnsi="Calibri" w:cs="Calibri"/>
                <w:kern w:val="0"/>
                <w:lang w:eastAsia="es-ES"/>
                <w14:ligatures w14:val="none"/>
              </w:rPr>
            </w:pPr>
            <w:r w:rsidRPr="00804D82">
              <w:rPr>
                <w:rFonts w:ascii="Calibri" w:eastAsia="Times New Roman" w:hAnsi="Calibri" w:cs="Calibri"/>
                <w:b/>
                <w:bCs/>
                <w:color w:val="000000"/>
                <w:kern w:val="0"/>
                <w:lang w:eastAsia="es-ES"/>
                <w14:ligatures w14:val="none"/>
              </w:rPr>
              <w:t>mar 19/03/24</w:t>
            </w:r>
          </w:p>
        </w:tc>
      </w:tr>
      <w:tr w:rsidR="00804D82" w:rsidRPr="00804D82" w14:paraId="61650750" w14:textId="77777777" w:rsidTr="00C56B9E">
        <w:tc>
          <w:tcPr>
            <w:tcW w:w="1350" w:type="dxa"/>
            <w:shd w:val="clear" w:color="auto" w:fill="AEAAAA" w:themeFill="background2" w:themeFillShade="BF"/>
            <w:vAlign w:val="center"/>
            <w:hideMark/>
          </w:tcPr>
          <w:p w14:paraId="14F489E1" w14:textId="77777777" w:rsidR="00804D82" w:rsidRPr="00095AC0" w:rsidRDefault="00804D82" w:rsidP="00095AC0">
            <w:pPr>
              <w:jc w:val="left"/>
              <w:rPr>
                <w:rFonts w:ascii="Calibri" w:eastAsia="Times New Roman" w:hAnsi="Calibri" w:cs="Calibri"/>
                <w:b/>
                <w:bCs/>
                <w:kern w:val="0"/>
                <w:lang w:eastAsia="es-ES"/>
                <w14:ligatures w14:val="none"/>
              </w:rPr>
            </w:pPr>
            <w:r w:rsidRPr="00095AC0">
              <w:rPr>
                <w:rFonts w:ascii="Calibri" w:eastAsia="Times New Roman" w:hAnsi="Calibri" w:cs="Calibri"/>
                <w:b/>
                <w:bCs/>
                <w:color w:val="000000"/>
                <w:kern w:val="0"/>
                <w:lang w:eastAsia="es-ES"/>
                <w14:ligatures w14:val="none"/>
              </w:rPr>
              <w:t>1.8.2.1.3.1.1</w:t>
            </w:r>
          </w:p>
        </w:tc>
        <w:tc>
          <w:tcPr>
            <w:tcW w:w="3323" w:type="dxa"/>
            <w:shd w:val="clear" w:color="auto" w:fill="FFFFFF" w:themeFill="background1"/>
            <w:vAlign w:val="center"/>
            <w:hideMark/>
          </w:tcPr>
          <w:p w14:paraId="045A371D" w14:textId="38BAD5D2" w:rsidR="00804D82" w:rsidRPr="00804D82" w:rsidRDefault="00804D82" w:rsidP="00A56379">
            <w:pPr>
              <w:jc w:val="left"/>
              <w:rPr>
                <w:rFonts w:ascii="Calibri" w:eastAsia="Times New Roman" w:hAnsi="Calibri" w:cs="Calibri"/>
                <w:kern w:val="0"/>
                <w:lang w:eastAsia="es-ES"/>
                <w14:ligatures w14:val="none"/>
              </w:rPr>
            </w:pPr>
            <w:r w:rsidRPr="00804D82">
              <w:rPr>
                <w:rFonts w:ascii="Calibri" w:eastAsia="Times New Roman" w:hAnsi="Calibri" w:cs="Calibri"/>
                <w:color w:val="000000"/>
                <w:kern w:val="0"/>
                <w:lang w:eastAsia="es-ES"/>
                <w14:ligatures w14:val="none"/>
              </w:rPr>
              <w:t>Instalación del switch y router</w:t>
            </w:r>
          </w:p>
        </w:tc>
        <w:tc>
          <w:tcPr>
            <w:tcW w:w="1211" w:type="dxa"/>
            <w:shd w:val="clear" w:color="auto" w:fill="FFFFFF" w:themeFill="background1"/>
            <w:vAlign w:val="center"/>
            <w:hideMark/>
          </w:tcPr>
          <w:p w14:paraId="1400F3C2" w14:textId="77777777" w:rsidR="00804D82" w:rsidRPr="00804D82" w:rsidRDefault="00804D82" w:rsidP="00A56379">
            <w:pPr>
              <w:jc w:val="center"/>
              <w:rPr>
                <w:rFonts w:ascii="Calibri" w:eastAsia="Times New Roman" w:hAnsi="Calibri" w:cs="Calibri"/>
                <w:kern w:val="0"/>
                <w:lang w:eastAsia="es-ES"/>
                <w14:ligatures w14:val="none"/>
              </w:rPr>
            </w:pPr>
            <w:r w:rsidRPr="00804D82">
              <w:rPr>
                <w:rFonts w:ascii="Calibri" w:eastAsia="Times New Roman" w:hAnsi="Calibri" w:cs="Calibri"/>
                <w:color w:val="000000"/>
                <w:kern w:val="0"/>
                <w:lang w:eastAsia="es-ES"/>
                <w14:ligatures w14:val="none"/>
              </w:rPr>
              <w:t>1 hr</w:t>
            </w:r>
          </w:p>
        </w:tc>
        <w:tc>
          <w:tcPr>
            <w:tcW w:w="1296" w:type="dxa"/>
            <w:shd w:val="clear" w:color="auto" w:fill="FFFFFF" w:themeFill="background1"/>
            <w:vAlign w:val="center"/>
            <w:hideMark/>
          </w:tcPr>
          <w:p w14:paraId="625CF754" w14:textId="77777777" w:rsidR="00804D82" w:rsidRPr="00804D82" w:rsidRDefault="00804D82" w:rsidP="00A56379">
            <w:pPr>
              <w:jc w:val="center"/>
              <w:rPr>
                <w:rFonts w:ascii="Calibri" w:eastAsia="Times New Roman" w:hAnsi="Calibri" w:cs="Calibri"/>
                <w:kern w:val="0"/>
                <w:lang w:eastAsia="es-ES"/>
                <w14:ligatures w14:val="none"/>
              </w:rPr>
            </w:pPr>
            <w:r w:rsidRPr="00804D82">
              <w:rPr>
                <w:rFonts w:ascii="Calibri" w:eastAsia="Times New Roman" w:hAnsi="Calibri" w:cs="Calibri"/>
                <w:color w:val="000000"/>
                <w:kern w:val="0"/>
                <w:lang w:eastAsia="es-ES"/>
                <w14:ligatures w14:val="none"/>
              </w:rPr>
              <w:t>lun 18/03/24</w:t>
            </w:r>
          </w:p>
        </w:tc>
        <w:tc>
          <w:tcPr>
            <w:tcW w:w="1320" w:type="dxa"/>
            <w:shd w:val="clear" w:color="auto" w:fill="FFFFFF" w:themeFill="background1"/>
            <w:vAlign w:val="center"/>
            <w:hideMark/>
          </w:tcPr>
          <w:p w14:paraId="2389328D" w14:textId="77777777" w:rsidR="00804D82" w:rsidRPr="00804D82" w:rsidRDefault="00804D82" w:rsidP="00A56379">
            <w:pPr>
              <w:jc w:val="center"/>
              <w:rPr>
                <w:rFonts w:ascii="Calibri" w:eastAsia="Times New Roman" w:hAnsi="Calibri" w:cs="Calibri"/>
                <w:kern w:val="0"/>
                <w:lang w:eastAsia="es-ES"/>
                <w14:ligatures w14:val="none"/>
              </w:rPr>
            </w:pPr>
            <w:r w:rsidRPr="00804D82">
              <w:rPr>
                <w:rFonts w:ascii="Calibri" w:eastAsia="Times New Roman" w:hAnsi="Calibri" w:cs="Calibri"/>
                <w:color w:val="000000"/>
                <w:kern w:val="0"/>
                <w:lang w:eastAsia="es-ES"/>
                <w14:ligatures w14:val="none"/>
              </w:rPr>
              <w:t>lun 18/03/24</w:t>
            </w:r>
          </w:p>
        </w:tc>
      </w:tr>
      <w:tr w:rsidR="00804D82" w:rsidRPr="00804D82" w14:paraId="2FEFB757" w14:textId="77777777" w:rsidTr="00C56B9E">
        <w:tc>
          <w:tcPr>
            <w:tcW w:w="1350" w:type="dxa"/>
            <w:shd w:val="clear" w:color="auto" w:fill="AEAAAA" w:themeFill="background2" w:themeFillShade="BF"/>
            <w:vAlign w:val="center"/>
            <w:hideMark/>
          </w:tcPr>
          <w:p w14:paraId="7BD67BD3" w14:textId="77777777" w:rsidR="00804D82" w:rsidRPr="00095AC0" w:rsidRDefault="00804D82" w:rsidP="00095AC0">
            <w:pPr>
              <w:jc w:val="left"/>
              <w:rPr>
                <w:rFonts w:ascii="Calibri" w:eastAsia="Times New Roman" w:hAnsi="Calibri" w:cs="Calibri"/>
                <w:b/>
                <w:bCs/>
                <w:kern w:val="0"/>
                <w:lang w:eastAsia="es-ES"/>
                <w14:ligatures w14:val="none"/>
              </w:rPr>
            </w:pPr>
            <w:r w:rsidRPr="00095AC0">
              <w:rPr>
                <w:rFonts w:ascii="Calibri" w:eastAsia="Times New Roman" w:hAnsi="Calibri" w:cs="Calibri"/>
                <w:b/>
                <w:bCs/>
                <w:color w:val="000000"/>
                <w:kern w:val="0"/>
                <w:lang w:eastAsia="es-ES"/>
                <w14:ligatures w14:val="none"/>
              </w:rPr>
              <w:t>1.8.2.1.3.1.2</w:t>
            </w:r>
          </w:p>
        </w:tc>
        <w:tc>
          <w:tcPr>
            <w:tcW w:w="3323" w:type="dxa"/>
            <w:shd w:val="clear" w:color="auto" w:fill="FFFFFF" w:themeFill="background1"/>
            <w:vAlign w:val="center"/>
            <w:hideMark/>
          </w:tcPr>
          <w:p w14:paraId="6E593FD7" w14:textId="1FC426DE" w:rsidR="00804D82" w:rsidRPr="00804D82" w:rsidRDefault="00804D82" w:rsidP="00A56379">
            <w:pPr>
              <w:jc w:val="left"/>
              <w:rPr>
                <w:rFonts w:ascii="Calibri" w:eastAsia="Times New Roman" w:hAnsi="Calibri" w:cs="Calibri"/>
                <w:kern w:val="0"/>
                <w:lang w:eastAsia="es-ES"/>
                <w14:ligatures w14:val="none"/>
              </w:rPr>
            </w:pPr>
            <w:r w:rsidRPr="00804D82">
              <w:rPr>
                <w:rFonts w:ascii="Calibri" w:eastAsia="Times New Roman" w:hAnsi="Calibri" w:cs="Calibri"/>
                <w:color w:val="000000"/>
                <w:kern w:val="0"/>
                <w:lang w:eastAsia="es-ES"/>
                <w14:ligatures w14:val="none"/>
              </w:rPr>
              <w:t>Configuración de puntos de red</w:t>
            </w:r>
          </w:p>
        </w:tc>
        <w:tc>
          <w:tcPr>
            <w:tcW w:w="1211" w:type="dxa"/>
            <w:shd w:val="clear" w:color="auto" w:fill="FFFFFF" w:themeFill="background1"/>
            <w:vAlign w:val="center"/>
            <w:hideMark/>
          </w:tcPr>
          <w:p w14:paraId="70F31469" w14:textId="77777777" w:rsidR="00804D82" w:rsidRPr="00804D82" w:rsidRDefault="00804D82" w:rsidP="00A56379">
            <w:pPr>
              <w:jc w:val="center"/>
              <w:rPr>
                <w:rFonts w:ascii="Calibri" w:eastAsia="Times New Roman" w:hAnsi="Calibri" w:cs="Calibri"/>
                <w:kern w:val="0"/>
                <w:lang w:eastAsia="es-ES"/>
                <w14:ligatures w14:val="none"/>
              </w:rPr>
            </w:pPr>
            <w:r w:rsidRPr="00804D82">
              <w:rPr>
                <w:rFonts w:ascii="Calibri" w:eastAsia="Times New Roman" w:hAnsi="Calibri" w:cs="Calibri"/>
                <w:color w:val="000000"/>
                <w:kern w:val="0"/>
                <w:lang w:eastAsia="es-ES"/>
                <w14:ligatures w14:val="none"/>
              </w:rPr>
              <w:t>2 hrs</w:t>
            </w:r>
          </w:p>
        </w:tc>
        <w:tc>
          <w:tcPr>
            <w:tcW w:w="1296" w:type="dxa"/>
            <w:shd w:val="clear" w:color="auto" w:fill="FFFFFF" w:themeFill="background1"/>
            <w:vAlign w:val="center"/>
            <w:hideMark/>
          </w:tcPr>
          <w:p w14:paraId="498422E8" w14:textId="77777777" w:rsidR="00804D82" w:rsidRPr="00804D82" w:rsidRDefault="00804D82" w:rsidP="00A56379">
            <w:pPr>
              <w:jc w:val="center"/>
              <w:rPr>
                <w:rFonts w:ascii="Calibri" w:eastAsia="Times New Roman" w:hAnsi="Calibri" w:cs="Calibri"/>
                <w:kern w:val="0"/>
                <w:lang w:eastAsia="es-ES"/>
                <w14:ligatures w14:val="none"/>
              </w:rPr>
            </w:pPr>
            <w:r w:rsidRPr="00804D82">
              <w:rPr>
                <w:rFonts w:ascii="Calibri" w:eastAsia="Times New Roman" w:hAnsi="Calibri" w:cs="Calibri"/>
                <w:color w:val="000000"/>
                <w:kern w:val="0"/>
                <w:lang w:eastAsia="es-ES"/>
                <w14:ligatures w14:val="none"/>
              </w:rPr>
              <w:t>lun 18/03/24</w:t>
            </w:r>
          </w:p>
        </w:tc>
        <w:tc>
          <w:tcPr>
            <w:tcW w:w="1320" w:type="dxa"/>
            <w:shd w:val="clear" w:color="auto" w:fill="FFFFFF" w:themeFill="background1"/>
            <w:vAlign w:val="center"/>
            <w:hideMark/>
          </w:tcPr>
          <w:p w14:paraId="6D3BF33F" w14:textId="77777777" w:rsidR="00804D82" w:rsidRPr="00804D82" w:rsidRDefault="00804D82" w:rsidP="00A56379">
            <w:pPr>
              <w:jc w:val="center"/>
              <w:rPr>
                <w:rFonts w:ascii="Calibri" w:eastAsia="Times New Roman" w:hAnsi="Calibri" w:cs="Calibri"/>
                <w:kern w:val="0"/>
                <w:lang w:eastAsia="es-ES"/>
                <w14:ligatures w14:val="none"/>
              </w:rPr>
            </w:pPr>
            <w:r w:rsidRPr="00804D82">
              <w:rPr>
                <w:rFonts w:ascii="Calibri" w:eastAsia="Times New Roman" w:hAnsi="Calibri" w:cs="Calibri"/>
                <w:color w:val="000000"/>
                <w:kern w:val="0"/>
                <w:lang w:eastAsia="es-ES"/>
                <w14:ligatures w14:val="none"/>
              </w:rPr>
              <w:t>mar 19/03/24</w:t>
            </w:r>
          </w:p>
        </w:tc>
      </w:tr>
      <w:tr w:rsidR="00804D82" w:rsidRPr="00804D82" w14:paraId="0CADAF7F" w14:textId="77777777" w:rsidTr="00C56B9E">
        <w:tc>
          <w:tcPr>
            <w:tcW w:w="1350" w:type="dxa"/>
            <w:shd w:val="clear" w:color="auto" w:fill="AEAAAA" w:themeFill="background2" w:themeFillShade="BF"/>
            <w:vAlign w:val="center"/>
            <w:hideMark/>
          </w:tcPr>
          <w:p w14:paraId="1A595D66" w14:textId="77777777" w:rsidR="00804D82" w:rsidRPr="00095AC0" w:rsidRDefault="00804D82" w:rsidP="00095AC0">
            <w:pPr>
              <w:jc w:val="left"/>
              <w:rPr>
                <w:rFonts w:ascii="Calibri" w:eastAsia="Times New Roman" w:hAnsi="Calibri" w:cs="Calibri"/>
                <w:b/>
                <w:bCs/>
                <w:kern w:val="0"/>
                <w:lang w:eastAsia="es-ES"/>
                <w14:ligatures w14:val="none"/>
              </w:rPr>
            </w:pPr>
            <w:r w:rsidRPr="00095AC0">
              <w:rPr>
                <w:rFonts w:ascii="Calibri" w:eastAsia="Times New Roman" w:hAnsi="Calibri" w:cs="Calibri"/>
                <w:b/>
                <w:bCs/>
                <w:color w:val="000000"/>
                <w:kern w:val="0"/>
                <w:lang w:eastAsia="es-ES"/>
                <w14:ligatures w14:val="none"/>
              </w:rPr>
              <w:t>1.8.2.1.3.2</w:t>
            </w:r>
          </w:p>
        </w:tc>
        <w:tc>
          <w:tcPr>
            <w:tcW w:w="3323" w:type="dxa"/>
            <w:shd w:val="clear" w:color="auto" w:fill="FFFFFF" w:themeFill="background1"/>
            <w:vAlign w:val="center"/>
            <w:hideMark/>
          </w:tcPr>
          <w:p w14:paraId="7160CEE5" w14:textId="15536DA5" w:rsidR="00804D82" w:rsidRPr="00804D82" w:rsidRDefault="00804D82" w:rsidP="00A56379">
            <w:pPr>
              <w:jc w:val="left"/>
              <w:rPr>
                <w:rFonts w:ascii="Calibri" w:eastAsia="Times New Roman" w:hAnsi="Calibri" w:cs="Calibri"/>
                <w:kern w:val="0"/>
                <w:lang w:eastAsia="es-ES"/>
                <w14:ligatures w14:val="none"/>
              </w:rPr>
            </w:pPr>
            <w:r w:rsidRPr="00804D82">
              <w:rPr>
                <w:rFonts w:ascii="Calibri" w:eastAsia="Times New Roman" w:hAnsi="Calibri" w:cs="Calibri"/>
                <w:color w:val="000000"/>
                <w:kern w:val="0"/>
                <w:lang w:eastAsia="es-ES"/>
                <w14:ligatures w14:val="none"/>
              </w:rPr>
              <w:t>Instalación de portátiles</w:t>
            </w:r>
          </w:p>
        </w:tc>
        <w:tc>
          <w:tcPr>
            <w:tcW w:w="1211" w:type="dxa"/>
            <w:shd w:val="clear" w:color="auto" w:fill="FFFFFF" w:themeFill="background1"/>
            <w:vAlign w:val="center"/>
            <w:hideMark/>
          </w:tcPr>
          <w:p w14:paraId="29EE13EA" w14:textId="77777777" w:rsidR="00804D82" w:rsidRPr="00804D82" w:rsidRDefault="00804D82" w:rsidP="00A56379">
            <w:pPr>
              <w:jc w:val="center"/>
              <w:rPr>
                <w:rFonts w:ascii="Calibri" w:eastAsia="Times New Roman" w:hAnsi="Calibri" w:cs="Calibri"/>
                <w:kern w:val="0"/>
                <w:lang w:eastAsia="es-ES"/>
                <w14:ligatures w14:val="none"/>
              </w:rPr>
            </w:pPr>
            <w:r w:rsidRPr="00804D82">
              <w:rPr>
                <w:rFonts w:ascii="Calibri" w:eastAsia="Times New Roman" w:hAnsi="Calibri" w:cs="Calibri"/>
                <w:color w:val="000000"/>
                <w:kern w:val="0"/>
                <w:lang w:eastAsia="es-ES"/>
                <w14:ligatures w14:val="none"/>
              </w:rPr>
              <w:t>1 hr</w:t>
            </w:r>
          </w:p>
        </w:tc>
        <w:tc>
          <w:tcPr>
            <w:tcW w:w="1296" w:type="dxa"/>
            <w:shd w:val="clear" w:color="auto" w:fill="FFFFFF" w:themeFill="background1"/>
            <w:vAlign w:val="center"/>
            <w:hideMark/>
          </w:tcPr>
          <w:p w14:paraId="72C16078" w14:textId="77777777" w:rsidR="00804D82" w:rsidRPr="00804D82" w:rsidRDefault="00804D82" w:rsidP="00A56379">
            <w:pPr>
              <w:jc w:val="center"/>
              <w:rPr>
                <w:rFonts w:ascii="Calibri" w:eastAsia="Times New Roman" w:hAnsi="Calibri" w:cs="Calibri"/>
                <w:kern w:val="0"/>
                <w:lang w:eastAsia="es-ES"/>
                <w14:ligatures w14:val="none"/>
              </w:rPr>
            </w:pPr>
            <w:r w:rsidRPr="00804D82">
              <w:rPr>
                <w:rFonts w:ascii="Calibri" w:eastAsia="Times New Roman" w:hAnsi="Calibri" w:cs="Calibri"/>
                <w:color w:val="000000"/>
                <w:kern w:val="0"/>
                <w:lang w:eastAsia="es-ES"/>
                <w14:ligatures w14:val="none"/>
              </w:rPr>
              <w:t>mar 19/03/24</w:t>
            </w:r>
          </w:p>
        </w:tc>
        <w:tc>
          <w:tcPr>
            <w:tcW w:w="1320" w:type="dxa"/>
            <w:shd w:val="clear" w:color="auto" w:fill="FFFFFF" w:themeFill="background1"/>
            <w:vAlign w:val="center"/>
            <w:hideMark/>
          </w:tcPr>
          <w:p w14:paraId="7F9EDDBE" w14:textId="77777777" w:rsidR="00804D82" w:rsidRPr="00804D82" w:rsidRDefault="00804D82" w:rsidP="00A56379">
            <w:pPr>
              <w:jc w:val="center"/>
              <w:rPr>
                <w:rFonts w:ascii="Calibri" w:eastAsia="Times New Roman" w:hAnsi="Calibri" w:cs="Calibri"/>
                <w:kern w:val="0"/>
                <w:lang w:eastAsia="es-ES"/>
                <w14:ligatures w14:val="none"/>
              </w:rPr>
            </w:pPr>
            <w:r w:rsidRPr="00804D82">
              <w:rPr>
                <w:rFonts w:ascii="Calibri" w:eastAsia="Times New Roman" w:hAnsi="Calibri" w:cs="Calibri"/>
                <w:color w:val="000000"/>
                <w:kern w:val="0"/>
                <w:lang w:eastAsia="es-ES"/>
                <w14:ligatures w14:val="none"/>
              </w:rPr>
              <w:t>mar 19/03/24</w:t>
            </w:r>
          </w:p>
        </w:tc>
      </w:tr>
      <w:tr w:rsidR="00804D82" w:rsidRPr="00804D82" w14:paraId="1B3333BF" w14:textId="77777777" w:rsidTr="00C56B9E">
        <w:tc>
          <w:tcPr>
            <w:tcW w:w="1350" w:type="dxa"/>
            <w:shd w:val="clear" w:color="auto" w:fill="AEAAAA" w:themeFill="background2" w:themeFillShade="BF"/>
            <w:vAlign w:val="center"/>
            <w:hideMark/>
          </w:tcPr>
          <w:p w14:paraId="7E325D25" w14:textId="77777777" w:rsidR="00804D82" w:rsidRPr="00095AC0" w:rsidRDefault="00804D82" w:rsidP="00095AC0">
            <w:pPr>
              <w:jc w:val="left"/>
              <w:rPr>
                <w:rFonts w:ascii="Calibri" w:eastAsia="Times New Roman" w:hAnsi="Calibri" w:cs="Calibri"/>
                <w:b/>
                <w:bCs/>
                <w:kern w:val="0"/>
                <w:lang w:eastAsia="es-ES"/>
                <w14:ligatures w14:val="none"/>
              </w:rPr>
            </w:pPr>
            <w:r w:rsidRPr="00095AC0">
              <w:rPr>
                <w:rFonts w:ascii="Calibri" w:eastAsia="Times New Roman" w:hAnsi="Calibri" w:cs="Calibri"/>
                <w:b/>
                <w:bCs/>
                <w:color w:val="000000"/>
                <w:kern w:val="0"/>
                <w:lang w:eastAsia="es-ES"/>
                <w14:ligatures w14:val="none"/>
              </w:rPr>
              <w:t>1.8.2.1.3.3</w:t>
            </w:r>
          </w:p>
        </w:tc>
        <w:tc>
          <w:tcPr>
            <w:tcW w:w="3323" w:type="dxa"/>
            <w:shd w:val="clear" w:color="auto" w:fill="FFFFFF" w:themeFill="background1"/>
            <w:vAlign w:val="center"/>
            <w:hideMark/>
          </w:tcPr>
          <w:p w14:paraId="6D2C559E" w14:textId="6FA6F567" w:rsidR="00804D82" w:rsidRPr="00804D82" w:rsidRDefault="00804D82" w:rsidP="00A56379">
            <w:pPr>
              <w:jc w:val="left"/>
              <w:rPr>
                <w:rFonts w:ascii="Calibri" w:eastAsia="Times New Roman" w:hAnsi="Calibri" w:cs="Calibri"/>
                <w:kern w:val="0"/>
                <w:lang w:eastAsia="es-ES"/>
                <w14:ligatures w14:val="none"/>
              </w:rPr>
            </w:pPr>
            <w:r w:rsidRPr="00804D82">
              <w:rPr>
                <w:rFonts w:ascii="Calibri" w:eastAsia="Times New Roman" w:hAnsi="Calibri" w:cs="Calibri"/>
                <w:color w:val="000000"/>
                <w:kern w:val="0"/>
                <w:lang w:eastAsia="es-ES"/>
                <w14:ligatures w14:val="none"/>
              </w:rPr>
              <w:t>Instalación de monitor de 45''</w:t>
            </w:r>
          </w:p>
        </w:tc>
        <w:tc>
          <w:tcPr>
            <w:tcW w:w="1211" w:type="dxa"/>
            <w:shd w:val="clear" w:color="auto" w:fill="FFFFFF" w:themeFill="background1"/>
            <w:vAlign w:val="center"/>
            <w:hideMark/>
          </w:tcPr>
          <w:p w14:paraId="58DD6DEE" w14:textId="77777777" w:rsidR="00804D82" w:rsidRPr="00804D82" w:rsidRDefault="00804D82" w:rsidP="00A56379">
            <w:pPr>
              <w:jc w:val="center"/>
              <w:rPr>
                <w:rFonts w:ascii="Calibri" w:eastAsia="Times New Roman" w:hAnsi="Calibri" w:cs="Calibri"/>
                <w:kern w:val="0"/>
                <w:lang w:eastAsia="es-ES"/>
                <w14:ligatures w14:val="none"/>
              </w:rPr>
            </w:pPr>
            <w:r w:rsidRPr="00804D82">
              <w:rPr>
                <w:rFonts w:ascii="Calibri" w:eastAsia="Times New Roman" w:hAnsi="Calibri" w:cs="Calibri"/>
                <w:color w:val="000000"/>
                <w:kern w:val="0"/>
                <w:lang w:eastAsia="es-ES"/>
                <w14:ligatures w14:val="none"/>
              </w:rPr>
              <w:t>1 hr</w:t>
            </w:r>
          </w:p>
        </w:tc>
        <w:tc>
          <w:tcPr>
            <w:tcW w:w="1296" w:type="dxa"/>
            <w:shd w:val="clear" w:color="auto" w:fill="FFFFFF" w:themeFill="background1"/>
            <w:vAlign w:val="center"/>
            <w:hideMark/>
          </w:tcPr>
          <w:p w14:paraId="450DBD54" w14:textId="77777777" w:rsidR="00804D82" w:rsidRPr="00804D82" w:rsidRDefault="00804D82" w:rsidP="00A56379">
            <w:pPr>
              <w:jc w:val="center"/>
              <w:rPr>
                <w:rFonts w:ascii="Calibri" w:eastAsia="Times New Roman" w:hAnsi="Calibri" w:cs="Calibri"/>
                <w:kern w:val="0"/>
                <w:lang w:eastAsia="es-ES"/>
                <w14:ligatures w14:val="none"/>
              </w:rPr>
            </w:pPr>
            <w:r w:rsidRPr="00804D82">
              <w:rPr>
                <w:rFonts w:ascii="Calibri" w:eastAsia="Times New Roman" w:hAnsi="Calibri" w:cs="Calibri"/>
                <w:color w:val="000000"/>
                <w:kern w:val="0"/>
                <w:lang w:eastAsia="es-ES"/>
                <w14:ligatures w14:val="none"/>
              </w:rPr>
              <w:t>mié 20/03/24</w:t>
            </w:r>
          </w:p>
        </w:tc>
        <w:tc>
          <w:tcPr>
            <w:tcW w:w="1320" w:type="dxa"/>
            <w:shd w:val="clear" w:color="auto" w:fill="FFFFFF" w:themeFill="background1"/>
            <w:vAlign w:val="center"/>
            <w:hideMark/>
          </w:tcPr>
          <w:p w14:paraId="3B252618" w14:textId="77777777" w:rsidR="00804D82" w:rsidRPr="00804D82" w:rsidRDefault="00804D82" w:rsidP="00A56379">
            <w:pPr>
              <w:jc w:val="center"/>
              <w:rPr>
                <w:rFonts w:ascii="Calibri" w:eastAsia="Times New Roman" w:hAnsi="Calibri" w:cs="Calibri"/>
                <w:kern w:val="0"/>
                <w:lang w:eastAsia="es-ES"/>
                <w14:ligatures w14:val="none"/>
              </w:rPr>
            </w:pPr>
            <w:r w:rsidRPr="00804D82">
              <w:rPr>
                <w:rFonts w:ascii="Calibri" w:eastAsia="Times New Roman" w:hAnsi="Calibri" w:cs="Calibri"/>
                <w:color w:val="000000"/>
                <w:kern w:val="0"/>
                <w:lang w:eastAsia="es-ES"/>
                <w14:ligatures w14:val="none"/>
              </w:rPr>
              <w:t>mié 20/03/24</w:t>
            </w:r>
          </w:p>
        </w:tc>
      </w:tr>
      <w:tr w:rsidR="00804D82" w:rsidRPr="00804D82" w14:paraId="71181849" w14:textId="77777777" w:rsidTr="00C56B9E">
        <w:tc>
          <w:tcPr>
            <w:tcW w:w="1350" w:type="dxa"/>
            <w:shd w:val="clear" w:color="auto" w:fill="AEAAAA" w:themeFill="background2" w:themeFillShade="BF"/>
            <w:vAlign w:val="center"/>
            <w:hideMark/>
          </w:tcPr>
          <w:p w14:paraId="1654F5BD" w14:textId="77777777" w:rsidR="00804D82" w:rsidRPr="00095AC0" w:rsidRDefault="00804D82" w:rsidP="00095AC0">
            <w:pPr>
              <w:jc w:val="left"/>
              <w:rPr>
                <w:rFonts w:ascii="Calibri" w:eastAsia="Times New Roman" w:hAnsi="Calibri" w:cs="Calibri"/>
                <w:b/>
                <w:bCs/>
                <w:kern w:val="0"/>
                <w:lang w:eastAsia="es-ES"/>
                <w14:ligatures w14:val="none"/>
              </w:rPr>
            </w:pPr>
            <w:r w:rsidRPr="00095AC0">
              <w:rPr>
                <w:rFonts w:ascii="Calibri" w:eastAsia="Times New Roman" w:hAnsi="Calibri" w:cs="Calibri"/>
                <w:b/>
                <w:bCs/>
                <w:color w:val="000000"/>
                <w:kern w:val="0"/>
                <w:lang w:eastAsia="es-ES"/>
                <w14:ligatures w14:val="none"/>
              </w:rPr>
              <w:t>1.8.2.1.3.4</w:t>
            </w:r>
          </w:p>
        </w:tc>
        <w:tc>
          <w:tcPr>
            <w:tcW w:w="3323" w:type="dxa"/>
            <w:shd w:val="clear" w:color="auto" w:fill="FFFFFF" w:themeFill="background1"/>
            <w:vAlign w:val="center"/>
            <w:hideMark/>
          </w:tcPr>
          <w:p w14:paraId="546414D9" w14:textId="3EAAF995" w:rsidR="00804D82" w:rsidRPr="00804D82" w:rsidRDefault="00804D82" w:rsidP="00A56379">
            <w:pPr>
              <w:jc w:val="left"/>
              <w:rPr>
                <w:rFonts w:ascii="Calibri" w:eastAsia="Times New Roman" w:hAnsi="Calibri" w:cs="Calibri"/>
                <w:kern w:val="0"/>
                <w:lang w:eastAsia="es-ES"/>
                <w14:ligatures w14:val="none"/>
              </w:rPr>
            </w:pPr>
            <w:r w:rsidRPr="00804D82">
              <w:rPr>
                <w:rFonts w:ascii="Calibri" w:eastAsia="Times New Roman" w:hAnsi="Calibri" w:cs="Calibri"/>
                <w:color w:val="000000"/>
                <w:kern w:val="0"/>
                <w:lang w:eastAsia="es-ES"/>
                <w14:ligatures w14:val="none"/>
              </w:rPr>
              <w:t xml:space="preserve">Instalación de </w:t>
            </w:r>
            <w:r w:rsidR="00F926F9" w:rsidRPr="00804D82">
              <w:rPr>
                <w:rFonts w:ascii="Calibri" w:eastAsia="Times New Roman" w:hAnsi="Calibri" w:cs="Calibri"/>
                <w:color w:val="000000"/>
                <w:kern w:val="0"/>
                <w:lang w:eastAsia="es-ES"/>
                <w14:ligatures w14:val="none"/>
              </w:rPr>
              <w:t>teléfonos</w:t>
            </w:r>
            <w:r w:rsidRPr="00804D82">
              <w:rPr>
                <w:rFonts w:ascii="Calibri" w:eastAsia="Times New Roman" w:hAnsi="Calibri" w:cs="Calibri"/>
                <w:color w:val="000000"/>
                <w:kern w:val="0"/>
                <w:lang w:eastAsia="es-ES"/>
                <w14:ligatures w14:val="none"/>
              </w:rPr>
              <w:t xml:space="preserve"> IPVOID</w:t>
            </w:r>
          </w:p>
        </w:tc>
        <w:tc>
          <w:tcPr>
            <w:tcW w:w="1211" w:type="dxa"/>
            <w:shd w:val="clear" w:color="auto" w:fill="FFFFFF" w:themeFill="background1"/>
            <w:vAlign w:val="center"/>
            <w:hideMark/>
          </w:tcPr>
          <w:p w14:paraId="1E80A3B9" w14:textId="77777777" w:rsidR="00804D82" w:rsidRPr="00804D82" w:rsidRDefault="00804D82" w:rsidP="00A56379">
            <w:pPr>
              <w:jc w:val="center"/>
              <w:rPr>
                <w:rFonts w:ascii="Calibri" w:eastAsia="Times New Roman" w:hAnsi="Calibri" w:cs="Calibri"/>
                <w:kern w:val="0"/>
                <w:lang w:eastAsia="es-ES"/>
                <w14:ligatures w14:val="none"/>
              </w:rPr>
            </w:pPr>
            <w:r w:rsidRPr="00804D82">
              <w:rPr>
                <w:rFonts w:ascii="Calibri" w:eastAsia="Times New Roman" w:hAnsi="Calibri" w:cs="Calibri"/>
                <w:color w:val="000000"/>
                <w:kern w:val="0"/>
                <w:lang w:eastAsia="es-ES"/>
                <w14:ligatures w14:val="none"/>
              </w:rPr>
              <w:t>1 hr</w:t>
            </w:r>
          </w:p>
        </w:tc>
        <w:tc>
          <w:tcPr>
            <w:tcW w:w="1296" w:type="dxa"/>
            <w:shd w:val="clear" w:color="auto" w:fill="FFFFFF" w:themeFill="background1"/>
            <w:vAlign w:val="center"/>
            <w:hideMark/>
          </w:tcPr>
          <w:p w14:paraId="031B0C65" w14:textId="77777777" w:rsidR="00804D82" w:rsidRPr="00804D82" w:rsidRDefault="00804D82" w:rsidP="00A56379">
            <w:pPr>
              <w:jc w:val="center"/>
              <w:rPr>
                <w:rFonts w:ascii="Calibri" w:eastAsia="Times New Roman" w:hAnsi="Calibri" w:cs="Calibri"/>
                <w:kern w:val="0"/>
                <w:lang w:eastAsia="es-ES"/>
                <w14:ligatures w14:val="none"/>
              </w:rPr>
            </w:pPr>
            <w:r w:rsidRPr="00804D82">
              <w:rPr>
                <w:rFonts w:ascii="Calibri" w:eastAsia="Times New Roman" w:hAnsi="Calibri" w:cs="Calibri"/>
                <w:color w:val="000000"/>
                <w:kern w:val="0"/>
                <w:lang w:eastAsia="es-ES"/>
                <w14:ligatures w14:val="none"/>
              </w:rPr>
              <w:t>mié 20/03/24</w:t>
            </w:r>
          </w:p>
        </w:tc>
        <w:tc>
          <w:tcPr>
            <w:tcW w:w="1320" w:type="dxa"/>
            <w:shd w:val="clear" w:color="auto" w:fill="FFFFFF" w:themeFill="background1"/>
            <w:vAlign w:val="center"/>
            <w:hideMark/>
          </w:tcPr>
          <w:p w14:paraId="3FB72BCC" w14:textId="77777777" w:rsidR="00804D82" w:rsidRPr="00804D82" w:rsidRDefault="00804D82" w:rsidP="00A56379">
            <w:pPr>
              <w:jc w:val="center"/>
              <w:rPr>
                <w:rFonts w:ascii="Calibri" w:eastAsia="Times New Roman" w:hAnsi="Calibri" w:cs="Calibri"/>
                <w:kern w:val="0"/>
                <w:lang w:eastAsia="es-ES"/>
                <w14:ligatures w14:val="none"/>
              </w:rPr>
            </w:pPr>
            <w:r w:rsidRPr="00804D82">
              <w:rPr>
                <w:rFonts w:ascii="Calibri" w:eastAsia="Times New Roman" w:hAnsi="Calibri" w:cs="Calibri"/>
                <w:color w:val="000000"/>
                <w:kern w:val="0"/>
                <w:lang w:eastAsia="es-ES"/>
                <w14:ligatures w14:val="none"/>
              </w:rPr>
              <w:t>mié 20/03/24</w:t>
            </w:r>
          </w:p>
        </w:tc>
      </w:tr>
      <w:tr w:rsidR="00804D82" w:rsidRPr="00804D82" w14:paraId="0A919F63" w14:textId="77777777" w:rsidTr="00C56B9E">
        <w:tc>
          <w:tcPr>
            <w:tcW w:w="1350" w:type="dxa"/>
            <w:shd w:val="clear" w:color="auto" w:fill="AEAAAA" w:themeFill="background2" w:themeFillShade="BF"/>
            <w:vAlign w:val="center"/>
            <w:hideMark/>
          </w:tcPr>
          <w:p w14:paraId="44689DEF" w14:textId="77777777" w:rsidR="00804D82" w:rsidRPr="00095AC0" w:rsidRDefault="00804D82" w:rsidP="00095AC0">
            <w:pPr>
              <w:jc w:val="left"/>
              <w:rPr>
                <w:rFonts w:ascii="Calibri" w:eastAsia="Times New Roman" w:hAnsi="Calibri" w:cs="Calibri"/>
                <w:b/>
                <w:bCs/>
                <w:kern w:val="0"/>
                <w:lang w:eastAsia="es-ES"/>
                <w14:ligatures w14:val="none"/>
              </w:rPr>
            </w:pPr>
            <w:r w:rsidRPr="00095AC0">
              <w:rPr>
                <w:rFonts w:ascii="Calibri" w:eastAsia="Times New Roman" w:hAnsi="Calibri" w:cs="Calibri"/>
                <w:b/>
                <w:bCs/>
                <w:color w:val="000000"/>
                <w:kern w:val="0"/>
                <w:lang w:eastAsia="es-ES"/>
                <w14:ligatures w14:val="none"/>
              </w:rPr>
              <w:t>1.8.2.1.4</w:t>
            </w:r>
          </w:p>
        </w:tc>
        <w:tc>
          <w:tcPr>
            <w:tcW w:w="3323" w:type="dxa"/>
            <w:shd w:val="clear" w:color="auto" w:fill="E7E6E6" w:themeFill="background2"/>
            <w:vAlign w:val="center"/>
            <w:hideMark/>
          </w:tcPr>
          <w:p w14:paraId="7C7FA593" w14:textId="4F7D95A0" w:rsidR="00804D82" w:rsidRPr="00804D82" w:rsidRDefault="00804D82" w:rsidP="00A56379">
            <w:pPr>
              <w:jc w:val="left"/>
              <w:rPr>
                <w:rFonts w:ascii="Calibri" w:eastAsia="Times New Roman" w:hAnsi="Calibri" w:cs="Calibri"/>
                <w:kern w:val="0"/>
                <w:lang w:eastAsia="es-ES"/>
                <w14:ligatures w14:val="none"/>
              </w:rPr>
            </w:pPr>
            <w:r w:rsidRPr="00804D82">
              <w:rPr>
                <w:rFonts w:ascii="Calibri" w:eastAsia="Times New Roman" w:hAnsi="Calibri" w:cs="Calibri"/>
                <w:b/>
                <w:bCs/>
                <w:color w:val="000000"/>
                <w:kern w:val="0"/>
                <w:lang w:eastAsia="es-ES"/>
                <w14:ligatures w14:val="none"/>
              </w:rPr>
              <w:t>HUCA - Hospital Universitario Central de Asturias</w:t>
            </w:r>
          </w:p>
        </w:tc>
        <w:tc>
          <w:tcPr>
            <w:tcW w:w="1211" w:type="dxa"/>
            <w:shd w:val="clear" w:color="auto" w:fill="E7E6E6" w:themeFill="background2"/>
            <w:vAlign w:val="center"/>
            <w:hideMark/>
          </w:tcPr>
          <w:p w14:paraId="47FFEABE" w14:textId="77777777" w:rsidR="00804D82" w:rsidRPr="00804D82" w:rsidRDefault="00804D82" w:rsidP="00A56379">
            <w:pPr>
              <w:jc w:val="center"/>
              <w:rPr>
                <w:rFonts w:ascii="Calibri" w:eastAsia="Times New Roman" w:hAnsi="Calibri" w:cs="Calibri"/>
                <w:kern w:val="0"/>
                <w:lang w:eastAsia="es-ES"/>
                <w14:ligatures w14:val="none"/>
              </w:rPr>
            </w:pPr>
            <w:r w:rsidRPr="00804D82">
              <w:rPr>
                <w:rFonts w:ascii="Calibri" w:eastAsia="Times New Roman" w:hAnsi="Calibri" w:cs="Calibri"/>
                <w:b/>
                <w:bCs/>
                <w:color w:val="000000"/>
                <w:kern w:val="0"/>
                <w:lang w:eastAsia="es-ES"/>
                <w14:ligatures w14:val="none"/>
              </w:rPr>
              <w:t>37 hrs</w:t>
            </w:r>
          </w:p>
        </w:tc>
        <w:tc>
          <w:tcPr>
            <w:tcW w:w="1296" w:type="dxa"/>
            <w:shd w:val="clear" w:color="auto" w:fill="E7E6E6" w:themeFill="background2"/>
            <w:vAlign w:val="center"/>
            <w:hideMark/>
          </w:tcPr>
          <w:p w14:paraId="2A21678B" w14:textId="77777777" w:rsidR="00804D82" w:rsidRPr="00804D82" w:rsidRDefault="00804D82" w:rsidP="00A56379">
            <w:pPr>
              <w:jc w:val="center"/>
              <w:rPr>
                <w:rFonts w:ascii="Calibri" w:eastAsia="Times New Roman" w:hAnsi="Calibri" w:cs="Calibri"/>
                <w:kern w:val="0"/>
                <w:lang w:eastAsia="es-ES"/>
                <w14:ligatures w14:val="none"/>
              </w:rPr>
            </w:pPr>
            <w:r w:rsidRPr="00804D82">
              <w:rPr>
                <w:rFonts w:ascii="Calibri" w:eastAsia="Times New Roman" w:hAnsi="Calibri" w:cs="Calibri"/>
                <w:b/>
                <w:bCs/>
                <w:color w:val="000000"/>
                <w:kern w:val="0"/>
                <w:lang w:eastAsia="es-ES"/>
                <w14:ligatures w14:val="none"/>
              </w:rPr>
              <w:t>lun 25/03/24</w:t>
            </w:r>
          </w:p>
        </w:tc>
        <w:tc>
          <w:tcPr>
            <w:tcW w:w="1320" w:type="dxa"/>
            <w:shd w:val="clear" w:color="auto" w:fill="E7E6E6" w:themeFill="background2"/>
            <w:vAlign w:val="center"/>
            <w:hideMark/>
          </w:tcPr>
          <w:p w14:paraId="5E8E0CE5" w14:textId="77777777" w:rsidR="00804D82" w:rsidRPr="00804D82" w:rsidRDefault="00804D82" w:rsidP="00A56379">
            <w:pPr>
              <w:jc w:val="center"/>
              <w:rPr>
                <w:rFonts w:ascii="Calibri" w:eastAsia="Times New Roman" w:hAnsi="Calibri" w:cs="Calibri"/>
                <w:kern w:val="0"/>
                <w:lang w:eastAsia="es-ES"/>
                <w14:ligatures w14:val="none"/>
              </w:rPr>
            </w:pPr>
            <w:r w:rsidRPr="00804D82">
              <w:rPr>
                <w:rFonts w:ascii="Calibri" w:eastAsia="Times New Roman" w:hAnsi="Calibri" w:cs="Calibri"/>
                <w:b/>
                <w:bCs/>
                <w:color w:val="000000"/>
                <w:kern w:val="0"/>
                <w:lang w:eastAsia="es-ES"/>
                <w14:ligatures w14:val="none"/>
              </w:rPr>
              <w:t>lun 15/04/24</w:t>
            </w:r>
          </w:p>
        </w:tc>
      </w:tr>
      <w:tr w:rsidR="00804D82" w:rsidRPr="00804D82" w14:paraId="3ABE9146" w14:textId="77777777" w:rsidTr="00C56B9E">
        <w:tc>
          <w:tcPr>
            <w:tcW w:w="1350" w:type="dxa"/>
            <w:shd w:val="clear" w:color="auto" w:fill="AEAAAA" w:themeFill="background2" w:themeFillShade="BF"/>
            <w:vAlign w:val="center"/>
            <w:hideMark/>
          </w:tcPr>
          <w:p w14:paraId="0F9C458D" w14:textId="77777777" w:rsidR="00804D82" w:rsidRPr="00095AC0" w:rsidRDefault="00804D82" w:rsidP="00095AC0">
            <w:pPr>
              <w:jc w:val="left"/>
              <w:rPr>
                <w:rFonts w:ascii="Calibri" w:eastAsia="Times New Roman" w:hAnsi="Calibri" w:cs="Calibri"/>
                <w:b/>
                <w:bCs/>
                <w:kern w:val="0"/>
                <w:lang w:eastAsia="es-ES"/>
                <w14:ligatures w14:val="none"/>
              </w:rPr>
            </w:pPr>
            <w:r w:rsidRPr="00095AC0">
              <w:rPr>
                <w:rFonts w:ascii="Calibri" w:eastAsia="Times New Roman" w:hAnsi="Calibri" w:cs="Calibri"/>
                <w:b/>
                <w:bCs/>
                <w:color w:val="000000"/>
                <w:kern w:val="0"/>
                <w:lang w:eastAsia="es-ES"/>
                <w14:ligatures w14:val="none"/>
              </w:rPr>
              <w:t>1.8.2.1.4.1</w:t>
            </w:r>
          </w:p>
        </w:tc>
        <w:tc>
          <w:tcPr>
            <w:tcW w:w="3323" w:type="dxa"/>
            <w:shd w:val="clear" w:color="auto" w:fill="E7E6E6" w:themeFill="background2"/>
            <w:vAlign w:val="center"/>
            <w:hideMark/>
          </w:tcPr>
          <w:p w14:paraId="7924E89E" w14:textId="09824C88" w:rsidR="00804D82" w:rsidRPr="00804D82" w:rsidRDefault="00804D82" w:rsidP="00A56379">
            <w:pPr>
              <w:jc w:val="left"/>
              <w:rPr>
                <w:rFonts w:ascii="Calibri" w:eastAsia="Times New Roman" w:hAnsi="Calibri" w:cs="Calibri"/>
                <w:kern w:val="0"/>
                <w:lang w:eastAsia="es-ES"/>
                <w14:ligatures w14:val="none"/>
              </w:rPr>
            </w:pPr>
            <w:r w:rsidRPr="00804D82">
              <w:rPr>
                <w:rFonts w:ascii="Calibri" w:eastAsia="Times New Roman" w:hAnsi="Calibri" w:cs="Calibri"/>
                <w:b/>
                <w:bCs/>
                <w:color w:val="000000"/>
                <w:kern w:val="0"/>
                <w:lang w:eastAsia="es-ES"/>
                <w14:ligatures w14:val="none"/>
              </w:rPr>
              <w:t>Instalación de cableado</w:t>
            </w:r>
          </w:p>
        </w:tc>
        <w:tc>
          <w:tcPr>
            <w:tcW w:w="1211" w:type="dxa"/>
            <w:shd w:val="clear" w:color="auto" w:fill="E7E6E6" w:themeFill="background2"/>
            <w:vAlign w:val="center"/>
            <w:hideMark/>
          </w:tcPr>
          <w:p w14:paraId="17FCF0A9" w14:textId="77777777" w:rsidR="00804D82" w:rsidRPr="00804D82" w:rsidRDefault="00804D82" w:rsidP="00A56379">
            <w:pPr>
              <w:jc w:val="center"/>
              <w:rPr>
                <w:rFonts w:ascii="Calibri" w:eastAsia="Times New Roman" w:hAnsi="Calibri" w:cs="Calibri"/>
                <w:kern w:val="0"/>
                <w:lang w:eastAsia="es-ES"/>
                <w14:ligatures w14:val="none"/>
              </w:rPr>
            </w:pPr>
            <w:r w:rsidRPr="00804D82">
              <w:rPr>
                <w:rFonts w:ascii="Calibri" w:eastAsia="Times New Roman" w:hAnsi="Calibri" w:cs="Calibri"/>
                <w:b/>
                <w:bCs/>
                <w:color w:val="000000"/>
                <w:kern w:val="0"/>
                <w:lang w:eastAsia="es-ES"/>
                <w14:ligatures w14:val="none"/>
              </w:rPr>
              <w:t>12 hrs</w:t>
            </w:r>
          </w:p>
        </w:tc>
        <w:tc>
          <w:tcPr>
            <w:tcW w:w="1296" w:type="dxa"/>
            <w:shd w:val="clear" w:color="auto" w:fill="E7E6E6" w:themeFill="background2"/>
            <w:vAlign w:val="center"/>
            <w:hideMark/>
          </w:tcPr>
          <w:p w14:paraId="3E85A7E0" w14:textId="77777777" w:rsidR="00804D82" w:rsidRPr="00804D82" w:rsidRDefault="00804D82" w:rsidP="00A56379">
            <w:pPr>
              <w:jc w:val="center"/>
              <w:rPr>
                <w:rFonts w:ascii="Calibri" w:eastAsia="Times New Roman" w:hAnsi="Calibri" w:cs="Calibri"/>
                <w:kern w:val="0"/>
                <w:lang w:eastAsia="es-ES"/>
                <w14:ligatures w14:val="none"/>
              </w:rPr>
            </w:pPr>
            <w:r w:rsidRPr="00804D82">
              <w:rPr>
                <w:rFonts w:ascii="Calibri" w:eastAsia="Times New Roman" w:hAnsi="Calibri" w:cs="Calibri"/>
                <w:b/>
                <w:bCs/>
                <w:color w:val="000000"/>
                <w:kern w:val="0"/>
                <w:lang w:eastAsia="es-ES"/>
                <w14:ligatures w14:val="none"/>
              </w:rPr>
              <w:t>lun 25/03/24</w:t>
            </w:r>
          </w:p>
        </w:tc>
        <w:tc>
          <w:tcPr>
            <w:tcW w:w="1320" w:type="dxa"/>
            <w:shd w:val="clear" w:color="auto" w:fill="E7E6E6" w:themeFill="background2"/>
            <w:vAlign w:val="center"/>
            <w:hideMark/>
          </w:tcPr>
          <w:p w14:paraId="2886141E" w14:textId="77777777" w:rsidR="00804D82" w:rsidRPr="00804D82" w:rsidRDefault="00804D82" w:rsidP="00A56379">
            <w:pPr>
              <w:jc w:val="center"/>
              <w:rPr>
                <w:rFonts w:ascii="Calibri" w:eastAsia="Times New Roman" w:hAnsi="Calibri" w:cs="Calibri"/>
                <w:kern w:val="0"/>
                <w:lang w:eastAsia="es-ES"/>
                <w14:ligatures w14:val="none"/>
              </w:rPr>
            </w:pPr>
            <w:r w:rsidRPr="00804D82">
              <w:rPr>
                <w:rFonts w:ascii="Calibri" w:eastAsia="Times New Roman" w:hAnsi="Calibri" w:cs="Calibri"/>
                <w:b/>
                <w:bCs/>
                <w:color w:val="000000"/>
                <w:kern w:val="0"/>
                <w:lang w:eastAsia="es-ES"/>
                <w14:ligatures w14:val="none"/>
              </w:rPr>
              <w:t>mié 27/03/24</w:t>
            </w:r>
          </w:p>
        </w:tc>
      </w:tr>
      <w:tr w:rsidR="00804D82" w:rsidRPr="00804D82" w14:paraId="21A2B667" w14:textId="77777777" w:rsidTr="00C56B9E">
        <w:tc>
          <w:tcPr>
            <w:tcW w:w="1350" w:type="dxa"/>
            <w:shd w:val="clear" w:color="auto" w:fill="AEAAAA" w:themeFill="background2" w:themeFillShade="BF"/>
            <w:vAlign w:val="center"/>
            <w:hideMark/>
          </w:tcPr>
          <w:p w14:paraId="3BD8041F" w14:textId="77777777" w:rsidR="00804D82" w:rsidRPr="00095AC0" w:rsidRDefault="00804D82" w:rsidP="00095AC0">
            <w:pPr>
              <w:jc w:val="left"/>
              <w:rPr>
                <w:rFonts w:ascii="Calibri" w:eastAsia="Times New Roman" w:hAnsi="Calibri" w:cs="Calibri"/>
                <w:b/>
                <w:bCs/>
                <w:kern w:val="0"/>
                <w:lang w:eastAsia="es-ES"/>
                <w14:ligatures w14:val="none"/>
              </w:rPr>
            </w:pPr>
            <w:r w:rsidRPr="00095AC0">
              <w:rPr>
                <w:rFonts w:ascii="Calibri" w:eastAsia="Times New Roman" w:hAnsi="Calibri" w:cs="Calibri"/>
                <w:b/>
                <w:bCs/>
                <w:color w:val="000000"/>
                <w:kern w:val="0"/>
                <w:lang w:eastAsia="es-ES"/>
                <w14:ligatures w14:val="none"/>
              </w:rPr>
              <w:t>1.8.2.1.4.1.1</w:t>
            </w:r>
          </w:p>
        </w:tc>
        <w:tc>
          <w:tcPr>
            <w:tcW w:w="3323" w:type="dxa"/>
            <w:shd w:val="clear" w:color="auto" w:fill="FFFFFF" w:themeFill="background1"/>
            <w:vAlign w:val="center"/>
            <w:hideMark/>
          </w:tcPr>
          <w:p w14:paraId="6922DCFF" w14:textId="7AB08339" w:rsidR="00804D82" w:rsidRPr="00804D82" w:rsidRDefault="00804D82" w:rsidP="00A56379">
            <w:pPr>
              <w:jc w:val="left"/>
              <w:rPr>
                <w:rFonts w:ascii="Calibri" w:eastAsia="Times New Roman" w:hAnsi="Calibri" w:cs="Calibri"/>
                <w:kern w:val="0"/>
                <w:lang w:eastAsia="es-ES"/>
                <w14:ligatures w14:val="none"/>
              </w:rPr>
            </w:pPr>
            <w:r w:rsidRPr="00804D82">
              <w:rPr>
                <w:rFonts w:ascii="Calibri" w:eastAsia="Times New Roman" w:hAnsi="Calibri" w:cs="Calibri"/>
                <w:color w:val="000000"/>
                <w:kern w:val="0"/>
                <w:lang w:eastAsia="es-ES"/>
                <w14:ligatures w14:val="none"/>
              </w:rPr>
              <w:t>Instalación del switch y router</w:t>
            </w:r>
          </w:p>
        </w:tc>
        <w:tc>
          <w:tcPr>
            <w:tcW w:w="1211" w:type="dxa"/>
            <w:shd w:val="clear" w:color="auto" w:fill="FFFFFF" w:themeFill="background1"/>
            <w:vAlign w:val="center"/>
            <w:hideMark/>
          </w:tcPr>
          <w:p w14:paraId="79850444" w14:textId="77777777" w:rsidR="00804D82" w:rsidRPr="00804D82" w:rsidRDefault="00804D82" w:rsidP="00A56379">
            <w:pPr>
              <w:jc w:val="center"/>
              <w:rPr>
                <w:rFonts w:ascii="Calibri" w:eastAsia="Times New Roman" w:hAnsi="Calibri" w:cs="Calibri"/>
                <w:kern w:val="0"/>
                <w:lang w:eastAsia="es-ES"/>
                <w14:ligatures w14:val="none"/>
              </w:rPr>
            </w:pPr>
            <w:r w:rsidRPr="00804D82">
              <w:rPr>
                <w:rFonts w:ascii="Calibri" w:eastAsia="Times New Roman" w:hAnsi="Calibri" w:cs="Calibri"/>
                <w:color w:val="000000"/>
                <w:kern w:val="0"/>
                <w:lang w:eastAsia="es-ES"/>
                <w14:ligatures w14:val="none"/>
              </w:rPr>
              <w:t>2 hrs</w:t>
            </w:r>
          </w:p>
        </w:tc>
        <w:tc>
          <w:tcPr>
            <w:tcW w:w="1296" w:type="dxa"/>
            <w:shd w:val="clear" w:color="auto" w:fill="FFFFFF" w:themeFill="background1"/>
            <w:vAlign w:val="center"/>
            <w:hideMark/>
          </w:tcPr>
          <w:p w14:paraId="7B45DF70" w14:textId="77777777" w:rsidR="00804D82" w:rsidRPr="00804D82" w:rsidRDefault="00804D82" w:rsidP="00A56379">
            <w:pPr>
              <w:jc w:val="center"/>
              <w:rPr>
                <w:rFonts w:ascii="Calibri" w:eastAsia="Times New Roman" w:hAnsi="Calibri" w:cs="Calibri"/>
                <w:kern w:val="0"/>
                <w:lang w:eastAsia="es-ES"/>
                <w14:ligatures w14:val="none"/>
              </w:rPr>
            </w:pPr>
            <w:r w:rsidRPr="00804D82">
              <w:rPr>
                <w:rFonts w:ascii="Calibri" w:eastAsia="Times New Roman" w:hAnsi="Calibri" w:cs="Calibri"/>
                <w:color w:val="000000"/>
                <w:kern w:val="0"/>
                <w:lang w:eastAsia="es-ES"/>
                <w14:ligatures w14:val="none"/>
              </w:rPr>
              <w:t>lun 25/03/24</w:t>
            </w:r>
          </w:p>
        </w:tc>
        <w:tc>
          <w:tcPr>
            <w:tcW w:w="1320" w:type="dxa"/>
            <w:shd w:val="clear" w:color="auto" w:fill="FFFFFF" w:themeFill="background1"/>
            <w:vAlign w:val="center"/>
            <w:hideMark/>
          </w:tcPr>
          <w:p w14:paraId="4299CEE3" w14:textId="77777777" w:rsidR="00804D82" w:rsidRPr="00804D82" w:rsidRDefault="00804D82" w:rsidP="00A56379">
            <w:pPr>
              <w:jc w:val="center"/>
              <w:rPr>
                <w:rFonts w:ascii="Calibri" w:eastAsia="Times New Roman" w:hAnsi="Calibri" w:cs="Calibri"/>
                <w:kern w:val="0"/>
                <w:lang w:eastAsia="es-ES"/>
                <w14:ligatures w14:val="none"/>
              </w:rPr>
            </w:pPr>
            <w:r w:rsidRPr="00804D82">
              <w:rPr>
                <w:rFonts w:ascii="Calibri" w:eastAsia="Times New Roman" w:hAnsi="Calibri" w:cs="Calibri"/>
                <w:color w:val="000000"/>
                <w:kern w:val="0"/>
                <w:lang w:eastAsia="es-ES"/>
                <w14:ligatures w14:val="none"/>
              </w:rPr>
              <w:t>lun 25/03/24</w:t>
            </w:r>
          </w:p>
        </w:tc>
      </w:tr>
      <w:tr w:rsidR="00804D82" w:rsidRPr="00804D82" w14:paraId="36911B39" w14:textId="77777777" w:rsidTr="00C56B9E">
        <w:tc>
          <w:tcPr>
            <w:tcW w:w="1350" w:type="dxa"/>
            <w:shd w:val="clear" w:color="auto" w:fill="AEAAAA" w:themeFill="background2" w:themeFillShade="BF"/>
            <w:vAlign w:val="center"/>
            <w:hideMark/>
          </w:tcPr>
          <w:p w14:paraId="7A3C6262" w14:textId="77777777" w:rsidR="00804D82" w:rsidRPr="00095AC0" w:rsidRDefault="00804D82" w:rsidP="00095AC0">
            <w:pPr>
              <w:jc w:val="left"/>
              <w:rPr>
                <w:rFonts w:ascii="Calibri" w:eastAsia="Times New Roman" w:hAnsi="Calibri" w:cs="Calibri"/>
                <w:b/>
                <w:bCs/>
                <w:kern w:val="0"/>
                <w:lang w:eastAsia="es-ES"/>
                <w14:ligatures w14:val="none"/>
              </w:rPr>
            </w:pPr>
            <w:r w:rsidRPr="00095AC0">
              <w:rPr>
                <w:rFonts w:ascii="Calibri" w:eastAsia="Times New Roman" w:hAnsi="Calibri" w:cs="Calibri"/>
                <w:b/>
                <w:bCs/>
                <w:color w:val="000000"/>
                <w:kern w:val="0"/>
                <w:lang w:eastAsia="es-ES"/>
                <w14:ligatures w14:val="none"/>
              </w:rPr>
              <w:t>1.8.2.1.4.1.2</w:t>
            </w:r>
          </w:p>
        </w:tc>
        <w:tc>
          <w:tcPr>
            <w:tcW w:w="3323" w:type="dxa"/>
            <w:shd w:val="clear" w:color="auto" w:fill="FFFFFF" w:themeFill="background1"/>
            <w:vAlign w:val="center"/>
            <w:hideMark/>
          </w:tcPr>
          <w:p w14:paraId="7997490D" w14:textId="66580CA5" w:rsidR="00804D82" w:rsidRPr="00804D82" w:rsidRDefault="00804D82" w:rsidP="00A56379">
            <w:pPr>
              <w:jc w:val="left"/>
              <w:rPr>
                <w:rFonts w:ascii="Calibri" w:eastAsia="Times New Roman" w:hAnsi="Calibri" w:cs="Calibri"/>
                <w:kern w:val="0"/>
                <w:lang w:eastAsia="es-ES"/>
                <w14:ligatures w14:val="none"/>
              </w:rPr>
            </w:pPr>
            <w:r w:rsidRPr="00804D82">
              <w:rPr>
                <w:rFonts w:ascii="Calibri" w:eastAsia="Times New Roman" w:hAnsi="Calibri" w:cs="Calibri"/>
                <w:color w:val="000000"/>
                <w:kern w:val="0"/>
                <w:lang w:eastAsia="es-ES"/>
                <w14:ligatures w14:val="none"/>
              </w:rPr>
              <w:t>Configuración de puntos de red</w:t>
            </w:r>
          </w:p>
        </w:tc>
        <w:tc>
          <w:tcPr>
            <w:tcW w:w="1211" w:type="dxa"/>
            <w:shd w:val="clear" w:color="auto" w:fill="FFFFFF" w:themeFill="background1"/>
            <w:vAlign w:val="center"/>
            <w:hideMark/>
          </w:tcPr>
          <w:p w14:paraId="3BDA76E0" w14:textId="77777777" w:rsidR="00804D82" w:rsidRPr="00804D82" w:rsidRDefault="00804D82" w:rsidP="00A56379">
            <w:pPr>
              <w:jc w:val="center"/>
              <w:rPr>
                <w:rFonts w:ascii="Calibri" w:eastAsia="Times New Roman" w:hAnsi="Calibri" w:cs="Calibri"/>
                <w:kern w:val="0"/>
                <w:lang w:eastAsia="es-ES"/>
                <w14:ligatures w14:val="none"/>
              </w:rPr>
            </w:pPr>
            <w:r w:rsidRPr="00804D82">
              <w:rPr>
                <w:rFonts w:ascii="Calibri" w:eastAsia="Times New Roman" w:hAnsi="Calibri" w:cs="Calibri"/>
                <w:color w:val="000000"/>
                <w:kern w:val="0"/>
                <w:lang w:eastAsia="es-ES"/>
                <w14:ligatures w14:val="none"/>
              </w:rPr>
              <w:t>4 hrs</w:t>
            </w:r>
          </w:p>
        </w:tc>
        <w:tc>
          <w:tcPr>
            <w:tcW w:w="1296" w:type="dxa"/>
            <w:shd w:val="clear" w:color="auto" w:fill="FFFFFF" w:themeFill="background1"/>
            <w:vAlign w:val="center"/>
            <w:hideMark/>
          </w:tcPr>
          <w:p w14:paraId="31E2C45C" w14:textId="77777777" w:rsidR="00804D82" w:rsidRPr="00804D82" w:rsidRDefault="00804D82" w:rsidP="00A56379">
            <w:pPr>
              <w:jc w:val="center"/>
              <w:rPr>
                <w:rFonts w:ascii="Calibri" w:eastAsia="Times New Roman" w:hAnsi="Calibri" w:cs="Calibri"/>
                <w:kern w:val="0"/>
                <w:lang w:eastAsia="es-ES"/>
                <w14:ligatures w14:val="none"/>
              </w:rPr>
            </w:pPr>
            <w:r w:rsidRPr="00804D82">
              <w:rPr>
                <w:rFonts w:ascii="Calibri" w:eastAsia="Times New Roman" w:hAnsi="Calibri" w:cs="Calibri"/>
                <w:color w:val="000000"/>
                <w:kern w:val="0"/>
                <w:lang w:eastAsia="es-ES"/>
                <w14:ligatures w14:val="none"/>
              </w:rPr>
              <w:t>mar 26/03/24</w:t>
            </w:r>
          </w:p>
        </w:tc>
        <w:tc>
          <w:tcPr>
            <w:tcW w:w="1320" w:type="dxa"/>
            <w:shd w:val="clear" w:color="auto" w:fill="FFFFFF" w:themeFill="background1"/>
            <w:vAlign w:val="center"/>
            <w:hideMark/>
          </w:tcPr>
          <w:p w14:paraId="6393C247" w14:textId="77777777" w:rsidR="00804D82" w:rsidRPr="00804D82" w:rsidRDefault="00804D82" w:rsidP="00A56379">
            <w:pPr>
              <w:jc w:val="center"/>
              <w:rPr>
                <w:rFonts w:ascii="Calibri" w:eastAsia="Times New Roman" w:hAnsi="Calibri" w:cs="Calibri"/>
                <w:kern w:val="0"/>
                <w:lang w:eastAsia="es-ES"/>
                <w14:ligatures w14:val="none"/>
              </w:rPr>
            </w:pPr>
            <w:r w:rsidRPr="00804D82">
              <w:rPr>
                <w:rFonts w:ascii="Calibri" w:eastAsia="Times New Roman" w:hAnsi="Calibri" w:cs="Calibri"/>
                <w:color w:val="000000"/>
                <w:kern w:val="0"/>
                <w:lang w:eastAsia="es-ES"/>
                <w14:ligatures w14:val="none"/>
              </w:rPr>
              <w:t>mié 27/03/24</w:t>
            </w:r>
          </w:p>
        </w:tc>
      </w:tr>
      <w:tr w:rsidR="00804D82" w:rsidRPr="00804D82" w14:paraId="75E229F3" w14:textId="77777777" w:rsidTr="00C56B9E">
        <w:tc>
          <w:tcPr>
            <w:tcW w:w="1350" w:type="dxa"/>
            <w:shd w:val="clear" w:color="auto" w:fill="AEAAAA" w:themeFill="background2" w:themeFillShade="BF"/>
            <w:vAlign w:val="center"/>
            <w:hideMark/>
          </w:tcPr>
          <w:p w14:paraId="77CE3617" w14:textId="77777777" w:rsidR="00804D82" w:rsidRPr="00095AC0" w:rsidRDefault="00804D82" w:rsidP="00095AC0">
            <w:pPr>
              <w:jc w:val="left"/>
              <w:rPr>
                <w:rFonts w:ascii="Calibri" w:eastAsia="Times New Roman" w:hAnsi="Calibri" w:cs="Calibri"/>
                <w:b/>
                <w:bCs/>
                <w:kern w:val="0"/>
                <w:lang w:eastAsia="es-ES"/>
                <w14:ligatures w14:val="none"/>
              </w:rPr>
            </w:pPr>
            <w:r w:rsidRPr="00095AC0">
              <w:rPr>
                <w:rFonts w:ascii="Calibri" w:eastAsia="Times New Roman" w:hAnsi="Calibri" w:cs="Calibri"/>
                <w:b/>
                <w:bCs/>
                <w:color w:val="000000"/>
                <w:kern w:val="0"/>
                <w:lang w:eastAsia="es-ES"/>
                <w14:ligatures w14:val="none"/>
              </w:rPr>
              <w:t>1.8.2.1.4.2</w:t>
            </w:r>
          </w:p>
        </w:tc>
        <w:tc>
          <w:tcPr>
            <w:tcW w:w="3323" w:type="dxa"/>
            <w:shd w:val="clear" w:color="auto" w:fill="FFFFFF" w:themeFill="background1"/>
            <w:vAlign w:val="center"/>
            <w:hideMark/>
          </w:tcPr>
          <w:p w14:paraId="3CFE0F22" w14:textId="129A4E6B" w:rsidR="00804D82" w:rsidRPr="00804D82" w:rsidRDefault="00804D82" w:rsidP="00A56379">
            <w:pPr>
              <w:jc w:val="left"/>
              <w:rPr>
                <w:rFonts w:ascii="Calibri" w:eastAsia="Times New Roman" w:hAnsi="Calibri" w:cs="Calibri"/>
                <w:kern w:val="0"/>
                <w:lang w:eastAsia="es-ES"/>
                <w14:ligatures w14:val="none"/>
              </w:rPr>
            </w:pPr>
            <w:r w:rsidRPr="00804D82">
              <w:rPr>
                <w:rFonts w:ascii="Calibri" w:eastAsia="Times New Roman" w:hAnsi="Calibri" w:cs="Calibri"/>
                <w:color w:val="000000"/>
                <w:kern w:val="0"/>
                <w:lang w:eastAsia="es-ES"/>
                <w14:ligatures w14:val="none"/>
              </w:rPr>
              <w:t>Instalación de portátiles</w:t>
            </w:r>
          </w:p>
        </w:tc>
        <w:tc>
          <w:tcPr>
            <w:tcW w:w="1211" w:type="dxa"/>
            <w:shd w:val="clear" w:color="auto" w:fill="FFFFFF" w:themeFill="background1"/>
            <w:vAlign w:val="center"/>
            <w:hideMark/>
          </w:tcPr>
          <w:p w14:paraId="79977213" w14:textId="77777777" w:rsidR="00804D82" w:rsidRPr="00804D82" w:rsidRDefault="00804D82" w:rsidP="00A56379">
            <w:pPr>
              <w:jc w:val="center"/>
              <w:rPr>
                <w:rFonts w:ascii="Calibri" w:eastAsia="Times New Roman" w:hAnsi="Calibri" w:cs="Calibri"/>
                <w:kern w:val="0"/>
                <w:lang w:eastAsia="es-ES"/>
                <w14:ligatures w14:val="none"/>
              </w:rPr>
            </w:pPr>
            <w:r w:rsidRPr="00804D82">
              <w:rPr>
                <w:rFonts w:ascii="Calibri" w:eastAsia="Times New Roman" w:hAnsi="Calibri" w:cs="Calibri"/>
                <w:color w:val="000000"/>
                <w:kern w:val="0"/>
                <w:lang w:eastAsia="es-ES"/>
                <w14:ligatures w14:val="none"/>
              </w:rPr>
              <w:t>2 hrs</w:t>
            </w:r>
          </w:p>
        </w:tc>
        <w:tc>
          <w:tcPr>
            <w:tcW w:w="1296" w:type="dxa"/>
            <w:shd w:val="clear" w:color="auto" w:fill="FFFFFF" w:themeFill="background1"/>
            <w:vAlign w:val="center"/>
            <w:hideMark/>
          </w:tcPr>
          <w:p w14:paraId="1F4652B1" w14:textId="77777777" w:rsidR="00804D82" w:rsidRPr="00804D82" w:rsidRDefault="00804D82" w:rsidP="00A56379">
            <w:pPr>
              <w:jc w:val="center"/>
              <w:rPr>
                <w:rFonts w:ascii="Calibri" w:eastAsia="Times New Roman" w:hAnsi="Calibri" w:cs="Calibri"/>
                <w:kern w:val="0"/>
                <w:lang w:eastAsia="es-ES"/>
                <w14:ligatures w14:val="none"/>
              </w:rPr>
            </w:pPr>
            <w:r w:rsidRPr="00804D82">
              <w:rPr>
                <w:rFonts w:ascii="Calibri" w:eastAsia="Times New Roman" w:hAnsi="Calibri" w:cs="Calibri"/>
                <w:color w:val="000000"/>
                <w:kern w:val="0"/>
                <w:lang w:eastAsia="es-ES"/>
                <w14:ligatures w14:val="none"/>
              </w:rPr>
              <w:t>jue 28/03/24</w:t>
            </w:r>
          </w:p>
        </w:tc>
        <w:tc>
          <w:tcPr>
            <w:tcW w:w="1320" w:type="dxa"/>
            <w:shd w:val="clear" w:color="auto" w:fill="FFFFFF" w:themeFill="background1"/>
            <w:vAlign w:val="center"/>
            <w:hideMark/>
          </w:tcPr>
          <w:p w14:paraId="67DF202C" w14:textId="77777777" w:rsidR="00804D82" w:rsidRPr="00804D82" w:rsidRDefault="00804D82" w:rsidP="00A56379">
            <w:pPr>
              <w:jc w:val="center"/>
              <w:rPr>
                <w:rFonts w:ascii="Calibri" w:eastAsia="Times New Roman" w:hAnsi="Calibri" w:cs="Calibri"/>
                <w:kern w:val="0"/>
                <w:lang w:eastAsia="es-ES"/>
                <w14:ligatures w14:val="none"/>
              </w:rPr>
            </w:pPr>
            <w:r w:rsidRPr="00804D82">
              <w:rPr>
                <w:rFonts w:ascii="Calibri" w:eastAsia="Times New Roman" w:hAnsi="Calibri" w:cs="Calibri"/>
                <w:color w:val="000000"/>
                <w:kern w:val="0"/>
                <w:lang w:eastAsia="es-ES"/>
                <w14:ligatures w14:val="none"/>
              </w:rPr>
              <w:t>jue 28/03/24</w:t>
            </w:r>
          </w:p>
        </w:tc>
      </w:tr>
      <w:tr w:rsidR="00804D82" w:rsidRPr="00804D82" w14:paraId="5161EB12" w14:textId="77777777" w:rsidTr="00C56B9E">
        <w:tc>
          <w:tcPr>
            <w:tcW w:w="1350" w:type="dxa"/>
            <w:shd w:val="clear" w:color="auto" w:fill="AEAAAA" w:themeFill="background2" w:themeFillShade="BF"/>
            <w:vAlign w:val="center"/>
            <w:hideMark/>
          </w:tcPr>
          <w:p w14:paraId="007033AF" w14:textId="77777777" w:rsidR="00804D82" w:rsidRPr="00095AC0" w:rsidRDefault="00804D82" w:rsidP="00095AC0">
            <w:pPr>
              <w:jc w:val="left"/>
              <w:rPr>
                <w:rFonts w:ascii="Calibri" w:eastAsia="Times New Roman" w:hAnsi="Calibri" w:cs="Calibri"/>
                <w:b/>
                <w:bCs/>
                <w:kern w:val="0"/>
                <w:lang w:eastAsia="es-ES"/>
                <w14:ligatures w14:val="none"/>
              </w:rPr>
            </w:pPr>
            <w:r w:rsidRPr="00095AC0">
              <w:rPr>
                <w:rFonts w:ascii="Calibri" w:eastAsia="Times New Roman" w:hAnsi="Calibri" w:cs="Calibri"/>
                <w:b/>
                <w:bCs/>
                <w:color w:val="000000"/>
                <w:kern w:val="0"/>
                <w:lang w:eastAsia="es-ES"/>
                <w14:ligatures w14:val="none"/>
              </w:rPr>
              <w:t>1.8.2.1.4.3</w:t>
            </w:r>
          </w:p>
        </w:tc>
        <w:tc>
          <w:tcPr>
            <w:tcW w:w="3323" w:type="dxa"/>
            <w:shd w:val="clear" w:color="auto" w:fill="FFFFFF" w:themeFill="background1"/>
            <w:vAlign w:val="center"/>
            <w:hideMark/>
          </w:tcPr>
          <w:p w14:paraId="6B7B8355" w14:textId="47B40119" w:rsidR="00804D82" w:rsidRPr="00804D82" w:rsidRDefault="00804D82" w:rsidP="00A56379">
            <w:pPr>
              <w:jc w:val="left"/>
              <w:rPr>
                <w:rFonts w:ascii="Calibri" w:eastAsia="Times New Roman" w:hAnsi="Calibri" w:cs="Calibri"/>
                <w:kern w:val="0"/>
                <w:lang w:eastAsia="es-ES"/>
                <w14:ligatures w14:val="none"/>
              </w:rPr>
            </w:pPr>
            <w:r w:rsidRPr="00804D82">
              <w:rPr>
                <w:rFonts w:ascii="Calibri" w:eastAsia="Times New Roman" w:hAnsi="Calibri" w:cs="Calibri"/>
                <w:color w:val="000000"/>
                <w:kern w:val="0"/>
                <w:lang w:eastAsia="es-ES"/>
                <w14:ligatures w14:val="none"/>
              </w:rPr>
              <w:t>Instalación de monitor de 45''</w:t>
            </w:r>
          </w:p>
        </w:tc>
        <w:tc>
          <w:tcPr>
            <w:tcW w:w="1211" w:type="dxa"/>
            <w:shd w:val="clear" w:color="auto" w:fill="FFFFFF" w:themeFill="background1"/>
            <w:vAlign w:val="center"/>
            <w:hideMark/>
          </w:tcPr>
          <w:p w14:paraId="7C6A4E03" w14:textId="77777777" w:rsidR="00804D82" w:rsidRPr="00804D82" w:rsidRDefault="00804D82" w:rsidP="00A56379">
            <w:pPr>
              <w:jc w:val="center"/>
              <w:rPr>
                <w:rFonts w:ascii="Calibri" w:eastAsia="Times New Roman" w:hAnsi="Calibri" w:cs="Calibri"/>
                <w:kern w:val="0"/>
                <w:lang w:eastAsia="es-ES"/>
                <w14:ligatures w14:val="none"/>
              </w:rPr>
            </w:pPr>
            <w:r w:rsidRPr="00804D82">
              <w:rPr>
                <w:rFonts w:ascii="Calibri" w:eastAsia="Times New Roman" w:hAnsi="Calibri" w:cs="Calibri"/>
                <w:color w:val="000000"/>
                <w:kern w:val="0"/>
                <w:lang w:eastAsia="es-ES"/>
                <w14:ligatures w14:val="none"/>
              </w:rPr>
              <w:t>2 hrs</w:t>
            </w:r>
          </w:p>
        </w:tc>
        <w:tc>
          <w:tcPr>
            <w:tcW w:w="1296" w:type="dxa"/>
            <w:shd w:val="clear" w:color="auto" w:fill="FFFFFF" w:themeFill="background1"/>
            <w:vAlign w:val="center"/>
            <w:hideMark/>
          </w:tcPr>
          <w:p w14:paraId="47823D61" w14:textId="77777777" w:rsidR="00804D82" w:rsidRPr="00804D82" w:rsidRDefault="00804D82" w:rsidP="00A56379">
            <w:pPr>
              <w:jc w:val="center"/>
              <w:rPr>
                <w:rFonts w:ascii="Calibri" w:eastAsia="Times New Roman" w:hAnsi="Calibri" w:cs="Calibri"/>
                <w:kern w:val="0"/>
                <w:lang w:eastAsia="es-ES"/>
                <w14:ligatures w14:val="none"/>
              </w:rPr>
            </w:pPr>
            <w:r w:rsidRPr="00804D82">
              <w:rPr>
                <w:rFonts w:ascii="Calibri" w:eastAsia="Times New Roman" w:hAnsi="Calibri" w:cs="Calibri"/>
                <w:color w:val="000000"/>
                <w:kern w:val="0"/>
                <w:lang w:eastAsia="es-ES"/>
                <w14:ligatures w14:val="none"/>
              </w:rPr>
              <w:t>vie 29/03/24</w:t>
            </w:r>
          </w:p>
        </w:tc>
        <w:tc>
          <w:tcPr>
            <w:tcW w:w="1320" w:type="dxa"/>
            <w:shd w:val="clear" w:color="auto" w:fill="FFFFFF" w:themeFill="background1"/>
            <w:vAlign w:val="center"/>
            <w:hideMark/>
          </w:tcPr>
          <w:p w14:paraId="6A797A9E" w14:textId="77777777" w:rsidR="00804D82" w:rsidRPr="00804D82" w:rsidRDefault="00804D82" w:rsidP="00A56379">
            <w:pPr>
              <w:jc w:val="center"/>
              <w:rPr>
                <w:rFonts w:ascii="Calibri" w:eastAsia="Times New Roman" w:hAnsi="Calibri" w:cs="Calibri"/>
                <w:kern w:val="0"/>
                <w:lang w:eastAsia="es-ES"/>
                <w14:ligatures w14:val="none"/>
              </w:rPr>
            </w:pPr>
            <w:r w:rsidRPr="00804D82">
              <w:rPr>
                <w:rFonts w:ascii="Calibri" w:eastAsia="Times New Roman" w:hAnsi="Calibri" w:cs="Calibri"/>
                <w:color w:val="000000"/>
                <w:kern w:val="0"/>
                <w:lang w:eastAsia="es-ES"/>
                <w14:ligatures w14:val="none"/>
              </w:rPr>
              <w:t>vie 29/03/24</w:t>
            </w:r>
          </w:p>
        </w:tc>
      </w:tr>
      <w:tr w:rsidR="00804D82" w:rsidRPr="00804D82" w14:paraId="6513961B" w14:textId="77777777" w:rsidTr="00C56B9E">
        <w:tc>
          <w:tcPr>
            <w:tcW w:w="1350" w:type="dxa"/>
            <w:shd w:val="clear" w:color="auto" w:fill="AEAAAA" w:themeFill="background2" w:themeFillShade="BF"/>
            <w:vAlign w:val="center"/>
            <w:hideMark/>
          </w:tcPr>
          <w:p w14:paraId="3483EC0E" w14:textId="77777777" w:rsidR="00804D82" w:rsidRPr="00095AC0" w:rsidRDefault="00804D82" w:rsidP="00095AC0">
            <w:pPr>
              <w:jc w:val="left"/>
              <w:rPr>
                <w:rFonts w:ascii="Calibri" w:eastAsia="Times New Roman" w:hAnsi="Calibri" w:cs="Calibri"/>
                <w:b/>
                <w:bCs/>
                <w:kern w:val="0"/>
                <w:lang w:eastAsia="es-ES"/>
                <w14:ligatures w14:val="none"/>
              </w:rPr>
            </w:pPr>
            <w:r w:rsidRPr="00095AC0">
              <w:rPr>
                <w:rFonts w:ascii="Calibri" w:eastAsia="Times New Roman" w:hAnsi="Calibri" w:cs="Calibri"/>
                <w:b/>
                <w:bCs/>
                <w:color w:val="000000"/>
                <w:kern w:val="0"/>
                <w:lang w:eastAsia="es-ES"/>
                <w14:ligatures w14:val="none"/>
              </w:rPr>
              <w:t>1.8.2.1.4.4</w:t>
            </w:r>
          </w:p>
        </w:tc>
        <w:tc>
          <w:tcPr>
            <w:tcW w:w="3323" w:type="dxa"/>
            <w:shd w:val="clear" w:color="auto" w:fill="FFFFFF" w:themeFill="background1"/>
            <w:vAlign w:val="center"/>
            <w:hideMark/>
          </w:tcPr>
          <w:p w14:paraId="440398BF" w14:textId="6BD06AD4" w:rsidR="00804D82" w:rsidRPr="00804D82" w:rsidRDefault="00804D82" w:rsidP="00A56379">
            <w:pPr>
              <w:jc w:val="left"/>
              <w:rPr>
                <w:rFonts w:ascii="Calibri" w:eastAsia="Times New Roman" w:hAnsi="Calibri" w:cs="Calibri"/>
                <w:kern w:val="0"/>
                <w:lang w:eastAsia="es-ES"/>
                <w14:ligatures w14:val="none"/>
              </w:rPr>
            </w:pPr>
            <w:r w:rsidRPr="00804D82">
              <w:rPr>
                <w:rFonts w:ascii="Calibri" w:eastAsia="Times New Roman" w:hAnsi="Calibri" w:cs="Calibri"/>
                <w:color w:val="000000"/>
                <w:kern w:val="0"/>
                <w:lang w:eastAsia="es-ES"/>
                <w14:ligatures w14:val="none"/>
              </w:rPr>
              <w:t xml:space="preserve">Instalación de </w:t>
            </w:r>
            <w:r w:rsidR="00F926F9" w:rsidRPr="00804D82">
              <w:rPr>
                <w:rFonts w:ascii="Calibri" w:eastAsia="Times New Roman" w:hAnsi="Calibri" w:cs="Calibri"/>
                <w:color w:val="000000"/>
                <w:kern w:val="0"/>
                <w:lang w:eastAsia="es-ES"/>
                <w14:ligatures w14:val="none"/>
              </w:rPr>
              <w:t>teléfonos</w:t>
            </w:r>
            <w:r w:rsidRPr="00804D82">
              <w:rPr>
                <w:rFonts w:ascii="Calibri" w:eastAsia="Times New Roman" w:hAnsi="Calibri" w:cs="Calibri"/>
                <w:color w:val="000000"/>
                <w:kern w:val="0"/>
                <w:lang w:eastAsia="es-ES"/>
                <w14:ligatures w14:val="none"/>
              </w:rPr>
              <w:t xml:space="preserve"> IPVOID</w:t>
            </w:r>
          </w:p>
        </w:tc>
        <w:tc>
          <w:tcPr>
            <w:tcW w:w="1211" w:type="dxa"/>
            <w:shd w:val="clear" w:color="auto" w:fill="FFFFFF" w:themeFill="background1"/>
            <w:vAlign w:val="center"/>
            <w:hideMark/>
          </w:tcPr>
          <w:p w14:paraId="5907B20C" w14:textId="77777777" w:rsidR="00804D82" w:rsidRPr="00804D82" w:rsidRDefault="00804D82" w:rsidP="00A56379">
            <w:pPr>
              <w:jc w:val="center"/>
              <w:rPr>
                <w:rFonts w:ascii="Calibri" w:eastAsia="Times New Roman" w:hAnsi="Calibri" w:cs="Calibri"/>
                <w:kern w:val="0"/>
                <w:lang w:eastAsia="es-ES"/>
                <w14:ligatures w14:val="none"/>
              </w:rPr>
            </w:pPr>
            <w:r w:rsidRPr="00804D82">
              <w:rPr>
                <w:rFonts w:ascii="Calibri" w:eastAsia="Times New Roman" w:hAnsi="Calibri" w:cs="Calibri"/>
                <w:color w:val="000000"/>
                <w:kern w:val="0"/>
                <w:lang w:eastAsia="es-ES"/>
                <w14:ligatures w14:val="none"/>
              </w:rPr>
              <w:t>2 hrs</w:t>
            </w:r>
          </w:p>
        </w:tc>
        <w:tc>
          <w:tcPr>
            <w:tcW w:w="1296" w:type="dxa"/>
            <w:shd w:val="clear" w:color="auto" w:fill="FFFFFF" w:themeFill="background1"/>
            <w:vAlign w:val="center"/>
            <w:hideMark/>
          </w:tcPr>
          <w:p w14:paraId="04031237" w14:textId="77777777" w:rsidR="00804D82" w:rsidRPr="00804D82" w:rsidRDefault="00804D82" w:rsidP="00A56379">
            <w:pPr>
              <w:jc w:val="center"/>
              <w:rPr>
                <w:rFonts w:ascii="Calibri" w:eastAsia="Times New Roman" w:hAnsi="Calibri" w:cs="Calibri"/>
                <w:kern w:val="0"/>
                <w:lang w:eastAsia="es-ES"/>
                <w14:ligatures w14:val="none"/>
              </w:rPr>
            </w:pPr>
            <w:r w:rsidRPr="00804D82">
              <w:rPr>
                <w:rFonts w:ascii="Calibri" w:eastAsia="Times New Roman" w:hAnsi="Calibri" w:cs="Calibri"/>
                <w:color w:val="000000"/>
                <w:kern w:val="0"/>
                <w:lang w:eastAsia="es-ES"/>
                <w14:ligatures w14:val="none"/>
              </w:rPr>
              <w:t>lun 01/04/24</w:t>
            </w:r>
          </w:p>
        </w:tc>
        <w:tc>
          <w:tcPr>
            <w:tcW w:w="1320" w:type="dxa"/>
            <w:shd w:val="clear" w:color="auto" w:fill="FFFFFF" w:themeFill="background1"/>
            <w:vAlign w:val="center"/>
            <w:hideMark/>
          </w:tcPr>
          <w:p w14:paraId="04DE73F8" w14:textId="77777777" w:rsidR="00804D82" w:rsidRPr="00804D82" w:rsidRDefault="00804D82" w:rsidP="00A56379">
            <w:pPr>
              <w:jc w:val="center"/>
              <w:rPr>
                <w:rFonts w:ascii="Calibri" w:eastAsia="Times New Roman" w:hAnsi="Calibri" w:cs="Calibri"/>
                <w:kern w:val="0"/>
                <w:lang w:eastAsia="es-ES"/>
                <w14:ligatures w14:val="none"/>
              </w:rPr>
            </w:pPr>
            <w:r w:rsidRPr="00804D82">
              <w:rPr>
                <w:rFonts w:ascii="Calibri" w:eastAsia="Times New Roman" w:hAnsi="Calibri" w:cs="Calibri"/>
                <w:color w:val="000000"/>
                <w:kern w:val="0"/>
                <w:lang w:eastAsia="es-ES"/>
                <w14:ligatures w14:val="none"/>
              </w:rPr>
              <w:t>lun 01/04/24</w:t>
            </w:r>
          </w:p>
        </w:tc>
      </w:tr>
      <w:tr w:rsidR="00804D82" w:rsidRPr="00804D82" w14:paraId="48845D39" w14:textId="77777777" w:rsidTr="00C56B9E">
        <w:tc>
          <w:tcPr>
            <w:tcW w:w="1350" w:type="dxa"/>
            <w:shd w:val="clear" w:color="auto" w:fill="AEAAAA" w:themeFill="background2" w:themeFillShade="BF"/>
            <w:vAlign w:val="center"/>
            <w:hideMark/>
          </w:tcPr>
          <w:p w14:paraId="3B727FAC" w14:textId="77777777" w:rsidR="00804D82" w:rsidRPr="00095AC0" w:rsidRDefault="00804D82" w:rsidP="00095AC0">
            <w:pPr>
              <w:jc w:val="left"/>
              <w:rPr>
                <w:rFonts w:ascii="Calibri" w:eastAsia="Times New Roman" w:hAnsi="Calibri" w:cs="Calibri"/>
                <w:b/>
                <w:bCs/>
                <w:kern w:val="0"/>
                <w:lang w:eastAsia="es-ES"/>
                <w14:ligatures w14:val="none"/>
              </w:rPr>
            </w:pPr>
            <w:r w:rsidRPr="00095AC0">
              <w:rPr>
                <w:rFonts w:ascii="Calibri" w:eastAsia="Times New Roman" w:hAnsi="Calibri" w:cs="Calibri"/>
                <w:b/>
                <w:bCs/>
                <w:color w:val="000000"/>
                <w:kern w:val="0"/>
                <w:lang w:eastAsia="es-ES"/>
                <w14:ligatures w14:val="none"/>
              </w:rPr>
              <w:t>1.8.2.1.4.5</w:t>
            </w:r>
          </w:p>
        </w:tc>
        <w:tc>
          <w:tcPr>
            <w:tcW w:w="3323" w:type="dxa"/>
            <w:shd w:val="clear" w:color="auto" w:fill="FFFFFF" w:themeFill="background1"/>
            <w:vAlign w:val="center"/>
            <w:hideMark/>
          </w:tcPr>
          <w:p w14:paraId="3298B89C" w14:textId="03837E04" w:rsidR="00804D82" w:rsidRPr="00804D82" w:rsidRDefault="00804D82" w:rsidP="00A56379">
            <w:pPr>
              <w:jc w:val="left"/>
              <w:rPr>
                <w:rFonts w:ascii="Calibri" w:eastAsia="Times New Roman" w:hAnsi="Calibri" w:cs="Calibri"/>
                <w:kern w:val="0"/>
                <w:lang w:eastAsia="es-ES"/>
                <w14:ligatures w14:val="none"/>
              </w:rPr>
            </w:pPr>
            <w:r w:rsidRPr="00804D82">
              <w:rPr>
                <w:rFonts w:ascii="Calibri" w:eastAsia="Times New Roman" w:hAnsi="Calibri" w:cs="Calibri"/>
                <w:color w:val="000000"/>
                <w:kern w:val="0"/>
                <w:lang w:eastAsia="es-ES"/>
                <w14:ligatures w14:val="none"/>
              </w:rPr>
              <w:t>Instalación del servidor central</w:t>
            </w:r>
          </w:p>
        </w:tc>
        <w:tc>
          <w:tcPr>
            <w:tcW w:w="1211" w:type="dxa"/>
            <w:shd w:val="clear" w:color="auto" w:fill="FFFFFF" w:themeFill="background1"/>
            <w:vAlign w:val="center"/>
            <w:hideMark/>
          </w:tcPr>
          <w:p w14:paraId="27EF0B52" w14:textId="77777777" w:rsidR="00804D82" w:rsidRPr="00804D82" w:rsidRDefault="00804D82" w:rsidP="00A56379">
            <w:pPr>
              <w:jc w:val="center"/>
              <w:rPr>
                <w:rFonts w:ascii="Calibri" w:eastAsia="Times New Roman" w:hAnsi="Calibri" w:cs="Calibri"/>
                <w:kern w:val="0"/>
                <w:lang w:eastAsia="es-ES"/>
                <w14:ligatures w14:val="none"/>
              </w:rPr>
            </w:pPr>
            <w:r w:rsidRPr="00804D82">
              <w:rPr>
                <w:rFonts w:ascii="Calibri" w:eastAsia="Times New Roman" w:hAnsi="Calibri" w:cs="Calibri"/>
                <w:color w:val="000000"/>
                <w:kern w:val="0"/>
                <w:lang w:eastAsia="es-ES"/>
                <w14:ligatures w14:val="none"/>
              </w:rPr>
              <w:t>9 hrs</w:t>
            </w:r>
          </w:p>
        </w:tc>
        <w:tc>
          <w:tcPr>
            <w:tcW w:w="1296" w:type="dxa"/>
            <w:shd w:val="clear" w:color="auto" w:fill="FFFFFF" w:themeFill="background1"/>
            <w:vAlign w:val="center"/>
            <w:hideMark/>
          </w:tcPr>
          <w:p w14:paraId="358A173A" w14:textId="77777777" w:rsidR="00804D82" w:rsidRPr="00804D82" w:rsidRDefault="00804D82" w:rsidP="00A56379">
            <w:pPr>
              <w:jc w:val="center"/>
              <w:rPr>
                <w:rFonts w:ascii="Calibri" w:eastAsia="Times New Roman" w:hAnsi="Calibri" w:cs="Calibri"/>
                <w:kern w:val="0"/>
                <w:lang w:eastAsia="es-ES"/>
                <w14:ligatures w14:val="none"/>
              </w:rPr>
            </w:pPr>
            <w:r w:rsidRPr="00804D82">
              <w:rPr>
                <w:rFonts w:ascii="Calibri" w:eastAsia="Times New Roman" w:hAnsi="Calibri" w:cs="Calibri"/>
                <w:color w:val="000000"/>
                <w:kern w:val="0"/>
                <w:lang w:eastAsia="es-ES"/>
                <w14:ligatures w14:val="none"/>
              </w:rPr>
              <w:t>mar 02/04/24</w:t>
            </w:r>
          </w:p>
        </w:tc>
        <w:tc>
          <w:tcPr>
            <w:tcW w:w="1320" w:type="dxa"/>
            <w:shd w:val="clear" w:color="auto" w:fill="FFFFFF" w:themeFill="background1"/>
            <w:vAlign w:val="center"/>
            <w:hideMark/>
          </w:tcPr>
          <w:p w14:paraId="0DA9DCB2" w14:textId="77777777" w:rsidR="00804D82" w:rsidRPr="00804D82" w:rsidRDefault="00804D82" w:rsidP="00A56379">
            <w:pPr>
              <w:jc w:val="center"/>
              <w:rPr>
                <w:rFonts w:ascii="Calibri" w:eastAsia="Times New Roman" w:hAnsi="Calibri" w:cs="Calibri"/>
                <w:kern w:val="0"/>
                <w:lang w:eastAsia="es-ES"/>
                <w14:ligatures w14:val="none"/>
              </w:rPr>
            </w:pPr>
            <w:r w:rsidRPr="00804D82">
              <w:rPr>
                <w:rFonts w:ascii="Calibri" w:eastAsia="Times New Roman" w:hAnsi="Calibri" w:cs="Calibri"/>
                <w:color w:val="000000"/>
                <w:kern w:val="0"/>
                <w:lang w:eastAsia="es-ES"/>
                <w14:ligatures w14:val="none"/>
              </w:rPr>
              <w:t>lun 08/04/24</w:t>
            </w:r>
          </w:p>
        </w:tc>
      </w:tr>
      <w:tr w:rsidR="00804D82" w:rsidRPr="00804D82" w14:paraId="3E88D497" w14:textId="77777777" w:rsidTr="00C56B9E">
        <w:tc>
          <w:tcPr>
            <w:tcW w:w="1350" w:type="dxa"/>
            <w:shd w:val="clear" w:color="auto" w:fill="AEAAAA" w:themeFill="background2" w:themeFillShade="BF"/>
            <w:vAlign w:val="center"/>
            <w:hideMark/>
          </w:tcPr>
          <w:p w14:paraId="18F93544" w14:textId="77777777" w:rsidR="00804D82" w:rsidRPr="00095AC0" w:rsidRDefault="00804D82" w:rsidP="00095AC0">
            <w:pPr>
              <w:jc w:val="left"/>
              <w:rPr>
                <w:rFonts w:ascii="Calibri" w:eastAsia="Times New Roman" w:hAnsi="Calibri" w:cs="Calibri"/>
                <w:b/>
                <w:bCs/>
                <w:kern w:val="0"/>
                <w:lang w:eastAsia="es-ES"/>
                <w14:ligatures w14:val="none"/>
              </w:rPr>
            </w:pPr>
            <w:r w:rsidRPr="00095AC0">
              <w:rPr>
                <w:rFonts w:ascii="Calibri" w:eastAsia="Times New Roman" w:hAnsi="Calibri" w:cs="Calibri"/>
                <w:b/>
                <w:bCs/>
                <w:color w:val="000000"/>
                <w:kern w:val="0"/>
                <w:lang w:eastAsia="es-ES"/>
                <w14:ligatures w14:val="none"/>
              </w:rPr>
              <w:lastRenderedPageBreak/>
              <w:t>1.8.2.1.4.6</w:t>
            </w:r>
          </w:p>
        </w:tc>
        <w:tc>
          <w:tcPr>
            <w:tcW w:w="3323" w:type="dxa"/>
            <w:shd w:val="clear" w:color="auto" w:fill="FFFFFF" w:themeFill="background1"/>
            <w:vAlign w:val="center"/>
            <w:hideMark/>
          </w:tcPr>
          <w:p w14:paraId="2B7D3836" w14:textId="02F0FE88" w:rsidR="00804D82" w:rsidRPr="00804D82" w:rsidRDefault="00804D82" w:rsidP="00A56379">
            <w:pPr>
              <w:jc w:val="left"/>
              <w:rPr>
                <w:rFonts w:ascii="Calibri" w:eastAsia="Times New Roman" w:hAnsi="Calibri" w:cs="Calibri"/>
                <w:kern w:val="0"/>
                <w:lang w:eastAsia="es-ES"/>
                <w14:ligatures w14:val="none"/>
              </w:rPr>
            </w:pPr>
            <w:r w:rsidRPr="00804D82">
              <w:rPr>
                <w:rFonts w:ascii="Calibri" w:eastAsia="Times New Roman" w:hAnsi="Calibri" w:cs="Calibri"/>
                <w:color w:val="000000"/>
                <w:kern w:val="0"/>
                <w:lang w:eastAsia="es-ES"/>
                <w14:ligatures w14:val="none"/>
              </w:rPr>
              <w:t>Instalación de SAI de respaldo</w:t>
            </w:r>
          </w:p>
        </w:tc>
        <w:tc>
          <w:tcPr>
            <w:tcW w:w="1211" w:type="dxa"/>
            <w:shd w:val="clear" w:color="auto" w:fill="FFFFFF" w:themeFill="background1"/>
            <w:vAlign w:val="center"/>
            <w:hideMark/>
          </w:tcPr>
          <w:p w14:paraId="7DE24688" w14:textId="77777777" w:rsidR="00804D82" w:rsidRPr="00804D82" w:rsidRDefault="00804D82" w:rsidP="00A56379">
            <w:pPr>
              <w:jc w:val="center"/>
              <w:rPr>
                <w:rFonts w:ascii="Calibri" w:eastAsia="Times New Roman" w:hAnsi="Calibri" w:cs="Calibri"/>
                <w:kern w:val="0"/>
                <w:lang w:eastAsia="es-ES"/>
                <w14:ligatures w14:val="none"/>
              </w:rPr>
            </w:pPr>
            <w:r w:rsidRPr="00804D82">
              <w:rPr>
                <w:rFonts w:ascii="Calibri" w:eastAsia="Times New Roman" w:hAnsi="Calibri" w:cs="Calibri"/>
                <w:color w:val="000000"/>
                <w:kern w:val="0"/>
                <w:lang w:eastAsia="es-ES"/>
                <w14:ligatures w14:val="none"/>
              </w:rPr>
              <w:t>6 hrs</w:t>
            </w:r>
          </w:p>
        </w:tc>
        <w:tc>
          <w:tcPr>
            <w:tcW w:w="1296" w:type="dxa"/>
            <w:shd w:val="clear" w:color="auto" w:fill="FFFFFF" w:themeFill="background1"/>
            <w:vAlign w:val="center"/>
            <w:hideMark/>
          </w:tcPr>
          <w:p w14:paraId="074C7914" w14:textId="77777777" w:rsidR="00804D82" w:rsidRPr="00804D82" w:rsidRDefault="00804D82" w:rsidP="00A56379">
            <w:pPr>
              <w:jc w:val="center"/>
              <w:rPr>
                <w:rFonts w:ascii="Calibri" w:eastAsia="Times New Roman" w:hAnsi="Calibri" w:cs="Calibri"/>
                <w:kern w:val="0"/>
                <w:lang w:eastAsia="es-ES"/>
                <w14:ligatures w14:val="none"/>
              </w:rPr>
            </w:pPr>
            <w:r w:rsidRPr="00804D82">
              <w:rPr>
                <w:rFonts w:ascii="Calibri" w:eastAsia="Times New Roman" w:hAnsi="Calibri" w:cs="Calibri"/>
                <w:color w:val="000000"/>
                <w:kern w:val="0"/>
                <w:lang w:eastAsia="es-ES"/>
                <w14:ligatures w14:val="none"/>
              </w:rPr>
              <w:t>lun 08/04/24</w:t>
            </w:r>
          </w:p>
        </w:tc>
        <w:tc>
          <w:tcPr>
            <w:tcW w:w="1320" w:type="dxa"/>
            <w:shd w:val="clear" w:color="auto" w:fill="FFFFFF" w:themeFill="background1"/>
            <w:vAlign w:val="center"/>
            <w:hideMark/>
          </w:tcPr>
          <w:p w14:paraId="1BCDBAED" w14:textId="77777777" w:rsidR="00804D82" w:rsidRPr="00804D82" w:rsidRDefault="00804D82" w:rsidP="00A56379">
            <w:pPr>
              <w:jc w:val="center"/>
              <w:rPr>
                <w:rFonts w:ascii="Calibri" w:eastAsia="Times New Roman" w:hAnsi="Calibri" w:cs="Calibri"/>
                <w:kern w:val="0"/>
                <w:lang w:eastAsia="es-ES"/>
                <w14:ligatures w14:val="none"/>
              </w:rPr>
            </w:pPr>
            <w:r w:rsidRPr="00804D82">
              <w:rPr>
                <w:rFonts w:ascii="Calibri" w:eastAsia="Times New Roman" w:hAnsi="Calibri" w:cs="Calibri"/>
                <w:color w:val="000000"/>
                <w:kern w:val="0"/>
                <w:lang w:eastAsia="es-ES"/>
                <w14:ligatures w14:val="none"/>
              </w:rPr>
              <w:t>jue 11/04/24</w:t>
            </w:r>
          </w:p>
        </w:tc>
      </w:tr>
      <w:tr w:rsidR="00804D82" w:rsidRPr="00804D82" w14:paraId="5E4E5B98" w14:textId="77777777" w:rsidTr="00C56B9E">
        <w:tc>
          <w:tcPr>
            <w:tcW w:w="1350" w:type="dxa"/>
            <w:shd w:val="clear" w:color="auto" w:fill="AEAAAA" w:themeFill="background2" w:themeFillShade="BF"/>
            <w:vAlign w:val="center"/>
            <w:hideMark/>
          </w:tcPr>
          <w:p w14:paraId="22506B11" w14:textId="77777777" w:rsidR="00804D82" w:rsidRPr="00095AC0" w:rsidRDefault="00804D82" w:rsidP="00095AC0">
            <w:pPr>
              <w:jc w:val="left"/>
              <w:rPr>
                <w:rFonts w:ascii="Calibri" w:eastAsia="Times New Roman" w:hAnsi="Calibri" w:cs="Calibri"/>
                <w:b/>
                <w:bCs/>
                <w:kern w:val="0"/>
                <w:lang w:eastAsia="es-ES"/>
                <w14:ligatures w14:val="none"/>
              </w:rPr>
            </w:pPr>
            <w:r w:rsidRPr="00095AC0">
              <w:rPr>
                <w:rFonts w:ascii="Calibri" w:eastAsia="Times New Roman" w:hAnsi="Calibri" w:cs="Calibri"/>
                <w:b/>
                <w:bCs/>
                <w:color w:val="000000"/>
                <w:kern w:val="0"/>
                <w:lang w:eastAsia="es-ES"/>
                <w14:ligatures w14:val="none"/>
              </w:rPr>
              <w:t>1.8.2.1.4.7</w:t>
            </w:r>
          </w:p>
        </w:tc>
        <w:tc>
          <w:tcPr>
            <w:tcW w:w="3323" w:type="dxa"/>
            <w:shd w:val="clear" w:color="auto" w:fill="FFFFFF" w:themeFill="background1"/>
            <w:vAlign w:val="center"/>
            <w:hideMark/>
          </w:tcPr>
          <w:p w14:paraId="02282639" w14:textId="5EA259D8" w:rsidR="00804D82" w:rsidRPr="00804D82" w:rsidRDefault="00804D82" w:rsidP="00A56379">
            <w:pPr>
              <w:jc w:val="left"/>
              <w:rPr>
                <w:rFonts w:ascii="Calibri" w:eastAsia="Times New Roman" w:hAnsi="Calibri" w:cs="Calibri"/>
                <w:kern w:val="0"/>
                <w:lang w:eastAsia="es-ES"/>
                <w14:ligatures w14:val="none"/>
              </w:rPr>
            </w:pPr>
            <w:r w:rsidRPr="00804D82">
              <w:rPr>
                <w:rFonts w:ascii="Calibri" w:eastAsia="Times New Roman" w:hAnsi="Calibri" w:cs="Calibri"/>
                <w:color w:val="000000"/>
                <w:kern w:val="0"/>
                <w:lang w:eastAsia="es-ES"/>
                <w14:ligatures w14:val="none"/>
              </w:rPr>
              <w:t>Instalación de RACK de discos duros</w:t>
            </w:r>
          </w:p>
        </w:tc>
        <w:tc>
          <w:tcPr>
            <w:tcW w:w="1211" w:type="dxa"/>
            <w:shd w:val="clear" w:color="auto" w:fill="FFFFFF" w:themeFill="background1"/>
            <w:vAlign w:val="center"/>
            <w:hideMark/>
          </w:tcPr>
          <w:p w14:paraId="594F1147" w14:textId="77777777" w:rsidR="00804D82" w:rsidRPr="00804D82" w:rsidRDefault="00804D82" w:rsidP="00A56379">
            <w:pPr>
              <w:jc w:val="center"/>
              <w:rPr>
                <w:rFonts w:ascii="Calibri" w:eastAsia="Times New Roman" w:hAnsi="Calibri" w:cs="Calibri"/>
                <w:kern w:val="0"/>
                <w:lang w:eastAsia="es-ES"/>
                <w14:ligatures w14:val="none"/>
              </w:rPr>
            </w:pPr>
            <w:r w:rsidRPr="00804D82">
              <w:rPr>
                <w:rFonts w:ascii="Calibri" w:eastAsia="Times New Roman" w:hAnsi="Calibri" w:cs="Calibri"/>
                <w:color w:val="000000"/>
                <w:kern w:val="0"/>
                <w:lang w:eastAsia="es-ES"/>
                <w14:ligatures w14:val="none"/>
              </w:rPr>
              <w:t>4 hrs</w:t>
            </w:r>
          </w:p>
        </w:tc>
        <w:tc>
          <w:tcPr>
            <w:tcW w:w="1296" w:type="dxa"/>
            <w:shd w:val="clear" w:color="auto" w:fill="FFFFFF" w:themeFill="background1"/>
            <w:vAlign w:val="center"/>
            <w:hideMark/>
          </w:tcPr>
          <w:p w14:paraId="1DA90859" w14:textId="77777777" w:rsidR="00804D82" w:rsidRPr="00804D82" w:rsidRDefault="00804D82" w:rsidP="00A56379">
            <w:pPr>
              <w:jc w:val="center"/>
              <w:rPr>
                <w:rFonts w:ascii="Calibri" w:eastAsia="Times New Roman" w:hAnsi="Calibri" w:cs="Calibri"/>
                <w:kern w:val="0"/>
                <w:lang w:eastAsia="es-ES"/>
                <w14:ligatures w14:val="none"/>
              </w:rPr>
            </w:pPr>
            <w:r w:rsidRPr="00804D82">
              <w:rPr>
                <w:rFonts w:ascii="Calibri" w:eastAsia="Times New Roman" w:hAnsi="Calibri" w:cs="Calibri"/>
                <w:color w:val="000000"/>
                <w:kern w:val="0"/>
                <w:lang w:eastAsia="es-ES"/>
                <w14:ligatures w14:val="none"/>
              </w:rPr>
              <w:t>jue 11/04/24</w:t>
            </w:r>
          </w:p>
        </w:tc>
        <w:tc>
          <w:tcPr>
            <w:tcW w:w="1320" w:type="dxa"/>
            <w:shd w:val="clear" w:color="auto" w:fill="FFFFFF" w:themeFill="background1"/>
            <w:vAlign w:val="center"/>
            <w:hideMark/>
          </w:tcPr>
          <w:p w14:paraId="78B1F69A" w14:textId="77777777" w:rsidR="00804D82" w:rsidRPr="00804D82" w:rsidRDefault="00804D82" w:rsidP="00A56379">
            <w:pPr>
              <w:jc w:val="center"/>
              <w:rPr>
                <w:rFonts w:ascii="Calibri" w:eastAsia="Times New Roman" w:hAnsi="Calibri" w:cs="Calibri"/>
                <w:kern w:val="0"/>
                <w:lang w:eastAsia="es-ES"/>
                <w14:ligatures w14:val="none"/>
              </w:rPr>
            </w:pPr>
            <w:r w:rsidRPr="00804D82">
              <w:rPr>
                <w:rFonts w:ascii="Calibri" w:eastAsia="Times New Roman" w:hAnsi="Calibri" w:cs="Calibri"/>
                <w:color w:val="000000"/>
                <w:kern w:val="0"/>
                <w:lang w:eastAsia="es-ES"/>
                <w14:ligatures w14:val="none"/>
              </w:rPr>
              <w:t>lun 15/04/24</w:t>
            </w:r>
          </w:p>
        </w:tc>
      </w:tr>
      <w:tr w:rsidR="00804D82" w:rsidRPr="00804D82" w14:paraId="369621B7" w14:textId="77777777" w:rsidTr="00C56B9E">
        <w:tc>
          <w:tcPr>
            <w:tcW w:w="1350" w:type="dxa"/>
            <w:shd w:val="clear" w:color="auto" w:fill="AEAAAA" w:themeFill="background2" w:themeFillShade="BF"/>
            <w:vAlign w:val="center"/>
            <w:hideMark/>
          </w:tcPr>
          <w:p w14:paraId="7F1CB48D" w14:textId="77777777" w:rsidR="00804D82" w:rsidRPr="00095AC0" w:rsidRDefault="00804D82" w:rsidP="00095AC0">
            <w:pPr>
              <w:jc w:val="left"/>
              <w:rPr>
                <w:rFonts w:ascii="Calibri" w:eastAsia="Times New Roman" w:hAnsi="Calibri" w:cs="Calibri"/>
                <w:b/>
                <w:bCs/>
                <w:kern w:val="0"/>
                <w:lang w:eastAsia="es-ES"/>
                <w14:ligatures w14:val="none"/>
              </w:rPr>
            </w:pPr>
            <w:r w:rsidRPr="00095AC0">
              <w:rPr>
                <w:rFonts w:ascii="Calibri" w:eastAsia="Times New Roman" w:hAnsi="Calibri" w:cs="Calibri"/>
                <w:b/>
                <w:bCs/>
                <w:color w:val="000000"/>
                <w:kern w:val="0"/>
                <w:lang w:eastAsia="es-ES"/>
                <w14:ligatures w14:val="none"/>
              </w:rPr>
              <w:t>1.8.2.1.5</w:t>
            </w:r>
          </w:p>
        </w:tc>
        <w:tc>
          <w:tcPr>
            <w:tcW w:w="3323" w:type="dxa"/>
            <w:shd w:val="clear" w:color="auto" w:fill="E7E6E6" w:themeFill="background2"/>
            <w:vAlign w:val="center"/>
            <w:hideMark/>
          </w:tcPr>
          <w:p w14:paraId="0B47795D" w14:textId="51887CF6" w:rsidR="00804D82" w:rsidRPr="00804D82" w:rsidRDefault="00804D82" w:rsidP="00A56379">
            <w:pPr>
              <w:jc w:val="left"/>
              <w:rPr>
                <w:rFonts w:ascii="Calibri" w:eastAsia="Times New Roman" w:hAnsi="Calibri" w:cs="Calibri"/>
                <w:kern w:val="0"/>
                <w:lang w:eastAsia="es-ES"/>
                <w14:ligatures w14:val="none"/>
              </w:rPr>
            </w:pPr>
            <w:r w:rsidRPr="00804D82">
              <w:rPr>
                <w:rFonts w:ascii="Calibri" w:eastAsia="Times New Roman" w:hAnsi="Calibri" w:cs="Calibri"/>
                <w:b/>
                <w:bCs/>
                <w:color w:val="000000"/>
                <w:kern w:val="0"/>
                <w:lang w:eastAsia="es-ES"/>
                <w14:ligatures w14:val="none"/>
              </w:rPr>
              <w:t>Hospital Universitario de Cabueñes</w:t>
            </w:r>
          </w:p>
        </w:tc>
        <w:tc>
          <w:tcPr>
            <w:tcW w:w="1211" w:type="dxa"/>
            <w:shd w:val="clear" w:color="auto" w:fill="E7E6E6" w:themeFill="background2"/>
            <w:vAlign w:val="center"/>
            <w:hideMark/>
          </w:tcPr>
          <w:p w14:paraId="5007AD3D" w14:textId="77777777" w:rsidR="00804D82" w:rsidRPr="00804D82" w:rsidRDefault="00804D82" w:rsidP="00A56379">
            <w:pPr>
              <w:jc w:val="center"/>
              <w:rPr>
                <w:rFonts w:ascii="Calibri" w:eastAsia="Times New Roman" w:hAnsi="Calibri" w:cs="Calibri"/>
                <w:kern w:val="0"/>
                <w:lang w:eastAsia="es-ES"/>
                <w14:ligatures w14:val="none"/>
              </w:rPr>
            </w:pPr>
            <w:r w:rsidRPr="00804D82">
              <w:rPr>
                <w:rFonts w:ascii="Calibri" w:eastAsia="Times New Roman" w:hAnsi="Calibri" w:cs="Calibri"/>
                <w:b/>
                <w:bCs/>
                <w:color w:val="000000"/>
                <w:kern w:val="0"/>
                <w:lang w:eastAsia="es-ES"/>
                <w14:ligatures w14:val="none"/>
              </w:rPr>
              <w:t>9 hrs</w:t>
            </w:r>
          </w:p>
        </w:tc>
        <w:tc>
          <w:tcPr>
            <w:tcW w:w="1296" w:type="dxa"/>
            <w:shd w:val="clear" w:color="auto" w:fill="E7E6E6" w:themeFill="background2"/>
            <w:vAlign w:val="center"/>
            <w:hideMark/>
          </w:tcPr>
          <w:p w14:paraId="4D3561DD" w14:textId="77777777" w:rsidR="00804D82" w:rsidRPr="00804D82" w:rsidRDefault="00804D82" w:rsidP="00A56379">
            <w:pPr>
              <w:jc w:val="center"/>
              <w:rPr>
                <w:rFonts w:ascii="Calibri" w:eastAsia="Times New Roman" w:hAnsi="Calibri" w:cs="Calibri"/>
                <w:kern w:val="0"/>
                <w:lang w:eastAsia="es-ES"/>
                <w14:ligatures w14:val="none"/>
              </w:rPr>
            </w:pPr>
            <w:r w:rsidRPr="00804D82">
              <w:rPr>
                <w:rFonts w:ascii="Calibri" w:eastAsia="Times New Roman" w:hAnsi="Calibri" w:cs="Calibri"/>
                <w:b/>
                <w:bCs/>
                <w:color w:val="000000"/>
                <w:kern w:val="0"/>
                <w:lang w:eastAsia="es-ES"/>
                <w14:ligatures w14:val="none"/>
              </w:rPr>
              <w:t>mié 17/04/24</w:t>
            </w:r>
          </w:p>
        </w:tc>
        <w:tc>
          <w:tcPr>
            <w:tcW w:w="1320" w:type="dxa"/>
            <w:shd w:val="clear" w:color="auto" w:fill="E7E6E6" w:themeFill="background2"/>
            <w:vAlign w:val="center"/>
            <w:hideMark/>
          </w:tcPr>
          <w:p w14:paraId="13F845B0" w14:textId="77777777" w:rsidR="00804D82" w:rsidRPr="00804D82" w:rsidRDefault="00804D82" w:rsidP="00A56379">
            <w:pPr>
              <w:jc w:val="center"/>
              <w:rPr>
                <w:rFonts w:ascii="Calibri" w:eastAsia="Times New Roman" w:hAnsi="Calibri" w:cs="Calibri"/>
                <w:kern w:val="0"/>
                <w:lang w:eastAsia="es-ES"/>
                <w14:ligatures w14:val="none"/>
              </w:rPr>
            </w:pPr>
            <w:r w:rsidRPr="00804D82">
              <w:rPr>
                <w:rFonts w:ascii="Calibri" w:eastAsia="Times New Roman" w:hAnsi="Calibri" w:cs="Calibri"/>
                <w:b/>
                <w:bCs/>
                <w:color w:val="000000"/>
                <w:kern w:val="0"/>
                <w:lang w:eastAsia="es-ES"/>
                <w14:ligatures w14:val="none"/>
              </w:rPr>
              <w:t>vie 19/04/24</w:t>
            </w:r>
          </w:p>
        </w:tc>
      </w:tr>
      <w:tr w:rsidR="00804D82" w:rsidRPr="00804D82" w14:paraId="4A498EDE" w14:textId="77777777" w:rsidTr="00C56B9E">
        <w:tc>
          <w:tcPr>
            <w:tcW w:w="1350" w:type="dxa"/>
            <w:shd w:val="clear" w:color="auto" w:fill="AEAAAA" w:themeFill="background2" w:themeFillShade="BF"/>
            <w:vAlign w:val="center"/>
            <w:hideMark/>
          </w:tcPr>
          <w:p w14:paraId="38984CD6" w14:textId="77777777" w:rsidR="00804D82" w:rsidRPr="00095AC0" w:rsidRDefault="00804D82" w:rsidP="00095AC0">
            <w:pPr>
              <w:jc w:val="left"/>
              <w:rPr>
                <w:rFonts w:ascii="Calibri" w:eastAsia="Times New Roman" w:hAnsi="Calibri" w:cs="Calibri"/>
                <w:b/>
                <w:bCs/>
                <w:kern w:val="0"/>
                <w:lang w:eastAsia="es-ES"/>
                <w14:ligatures w14:val="none"/>
              </w:rPr>
            </w:pPr>
            <w:r w:rsidRPr="00095AC0">
              <w:rPr>
                <w:rFonts w:ascii="Calibri" w:eastAsia="Times New Roman" w:hAnsi="Calibri" w:cs="Calibri"/>
                <w:b/>
                <w:bCs/>
                <w:color w:val="000000"/>
                <w:kern w:val="0"/>
                <w:lang w:eastAsia="es-ES"/>
                <w14:ligatures w14:val="none"/>
              </w:rPr>
              <w:t>1.8.2.1.5.1</w:t>
            </w:r>
          </w:p>
        </w:tc>
        <w:tc>
          <w:tcPr>
            <w:tcW w:w="3323" w:type="dxa"/>
            <w:shd w:val="clear" w:color="auto" w:fill="E7E6E6" w:themeFill="background2"/>
            <w:vAlign w:val="center"/>
            <w:hideMark/>
          </w:tcPr>
          <w:p w14:paraId="45C88209" w14:textId="0140CE74" w:rsidR="00804D82" w:rsidRPr="00804D82" w:rsidRDefault="00804D82" w:rsidP="00A56379">
            <w:pPr>
              <w:jc w:val="left"/>
              <w:rPr>
                <w:rFonts w:ascii="Calibri" w:eastAsia="Times New Roman" w:hAnsi="Calibri" w:cs="Calibri"/>
                <w:kern w:val="0"/>
                <w:lang w:eastAsia="es-ES"/>
                <w14:ligatures w14:val="none"/>
              </w:rPr>
            </w:pPr>
            <w:r w:rsidRPr="00804D82">
              <w:rPr>
                <w:rFonts w:ascii="Calibri" w:eastAsia="Times New Roman" w:hAnsi="Calibri" w:cs="Calibri"/>
                <w:b/>
                <w:bCs/>
                <w:color w:val="000000"/>
                <w:kern w:val="0"/>
                <w:lang w:eastAsia="es-ES"/>
                <w14:ligatures w14:val="none"/>
              </w:rPr>
              <w:t>Instalación de cableado</w:t>
            </w:r>
          </w:p>
        </w:tc>
        <w:tc>
          <w:tcPr>
            <w:tcW w:w="1211" w:type="dxa"/>
            <w:shd w:val="clear" w:color="auto" w:fill="E7E6E6" w:themeFill="background2"/>
            <w:vAlign w:val="center"/>
            <w:hideMark/>
          </w:tcPr>
          <w:p w14:paraId="38317A5F" w14:textId="77777777" w:rsidR="00804D82" w:rsidRPr="00804D82" w:rsidRDefault="00804D82" w:rsidP="00A56379">
            <w:pPr>
              <w:jc w:val="center"/>
              <w:rPr>
                <w:rFonts w:ascii="Calibri" w:eastAsia="Times New Roman" w:hAnsi="Calibri" w:cs="Calibri"/>
                <w:kern w:val="0"/>
                <w:lang w:eastAsia="es-ES"/>
                <w14:ligatures w14:val="none"/>
              </w:rPr>
            </w:pPr>
            <w:r w:rsidRPr="00804D82">
              <w:rPr>
                <w:rFonts w:ascii="Calibri" w:eastAsia="Times New Roman" w:hAnsi="Calibri" w:cs="Calibri"/>
                <w:b/>
                <w:bCs/>
                <w:color w:val="000000"/>
                <w:kern w:val="0"/>
                <w:lang w:eastAsia="es-ES"/>
                <w14:ligatures w14:val="none"/>
              </w:rPr>
              <w:t>6 hrs</w:t>
            </w:r>
          </w:p>
        </w:tc>
        <w:tc>
          <w:tcPr>
            <w:tcW w:w="1296" w:type="dxa"/>
            <w:shd w:val="clear" w:color="auto" w:fill="E7E6E6" w:themeFill="background2"/>
            <w:vAlign w:val="center"/>
            <w:hideMark/>
          </w:tcPr>
          <w:p w14:paraId="24C41A82" w14:textId="77777777" w:rsidR="00804D82" w:rsidRPr="00804D82" w:rsidRDefault="00804D82" w:rsidP="00A56379">
            <w:pPr>
              <w:jc w:val="center"/>
              <w:rPr>
                <w:rFonts w:ascii="Calibri" w:eastAsia="Times New Roman" w:hAnsi="Calibri" w:cs="Calibri"/>
                <w:kern w:val="0"/>
                <w:lang w:eastAsia="es-ES"/>
                <w14:ligatures w14:val="none"/>
              </w:rPr>
            </w:pPr>
            <w:r w:rsidRPr="00804D82">
              <w:rPr>
                <w:rFonts w:ascii="Calibri" w:eastAsia="Times New Roman" w:hAnsi="Calibri" w:cs="Calibri"/>
                <w:b/>
                <w:bCs/>
                <w:color w:val="000000"/>
                <w:kern w:val="0"/>
                <w:lang w:eastAsia="es-ES"/>
                <w14:ligatures w14:val="none"/>
              </w:rPr>
              <w:t>mié 17/04/24</w:t>
            </w:r>
          </w:p>
        </w:tc>
        <w:tc>
          <w:tcPr>
            <w:tcW w:w="1320" w:type="dxa"/>
            <w:shd w:val="clear" w:color="auto" w:fill="E7E6E6" w:themeFill="background2"/>
            <w:vAlign w:val="center"/>
            <w:hideMark/>
          </w:tcPr>
          <w:p w14:paraId="1239B10A" w14:textId="77777777" w:rsidR="00804D82" w:rsidRPr="00804D82" w:rsidRDefault="00804D82" w:rsidP="00A56379">
            <w:pPr>
              <w:jc w:val="center"/>
              <w:rPr>
                <w:rFonts w:ascii="Calibri" w:eastAsia="Times New Roman" w:hAnsi="Calibri" w:cs="Calibri"/>
                <w:kern w:val="0"/>
                <w:lang w:eastAsia="es-ES"/>
                <w14:ligatures w14:val="none"/>
              </w:rPr>
            </w:pPr>
            <w:r w:rsidRPr="00804D82">
              <w:rPr>
                <w:rFonts w:ascii="Calibri" w:eastAsia="Times New Roman" w:hAnsi="Calibri" w:cs="Calibri"/>
                <w:b/>
                <w:bCs/>
                <w:color w:val="000000"/>
                <w:kern w:val="0"/>
                <w:lang w:eastAsia="es-ES"/>
                <w14:ligatures w14:val="none"/>
              </w:rPr>
              <w:t>jue 18/04/24</w:t>
            </w:r>
          </w:p>
        </w:tc>
      </w:tr>
      <w:tr w:rsidR="00804D82" w:rsidRPr="00804D82" w14:paraId="621493CD" w14:textId="77777777" w:rsidTr="00C56B9E">
        <w:tc>
          <w:tcPr>
            <w:tcW w:w="1350" w:type="dxa"/>
            <w:shd w:val="clear" w:color="auto" w:fill="AEAAAA" w:themeFill="background2" w:themeFillShade="BF"/>
            <w:vAlign w:val="center"/>
            <w:hideMark/>
          </w:tcPr>
          <w:p w14:paraId="02FACA5F" w14:textId="77777777" w:rsidR="00804D82" w:rsidRPr="00095AC0" w:rsidRDefault="00804D82" w:rsidP="00095AC0">
            <w:pPr>
              <w:jc w:val="left"/>
              <w:rPr>
                <w:rFonts w:ascii="Calibri" w:eastAsia="Times New Roman" w:hAnsi="Calibri" w:cs="Calibri"/>
                <w:b/>
                <w:bCs/>
                <w:kern w:val="0"/>
                <w:lang w:eastAsia="es-ES"/>
                <w14:ligatures w14:val="none"/>
              </w:rPr>
            </w:pPr>
            <w:r w:rsidRPr="00095AC0">
              <w:rPr>
                <w:rFonts w:ascii="Calibri" w:eastAsia="Times New Roman" w:hAnsi="Calibri" w:cs="Calibri"/>
                <w:b/>
                <w:bCs/>
                <w:color w:val="000000"/>
                <w:kern w:val="0"/>
                <w:lang w:eastAsia="es-ES"/>
                <w14:ligatures w14:val="none"/>
              </w:rPr>
              <w:t>1.8.2.1.5.1.1</w:t>
            </w:r>
          </w:p>
        </w:tc>
        <w:tc>
          <w:tcPr>
            <w:tcW w:w="3323" w:type="dxa"/>
            <w:shd w:val="clear" w:color="auto" w:fill="FFFFFF" w:themeFill="background1"/>
            <w:vAlign w:val="center"/>
            <w:hideMark/>
          </w:tcPr>
          <w:p w14:paraId="6A324B51" w14:textId="3F252BB5" w:rsidR="00804D82" w:rsidRPr="00804D82" w:rsidRDefault="00804D82" w:rsidP="00A56379">
            <w:pPr>
              <w:jc w:val="left"/>
              <w:rPr>
                <w:rFonts w:ascii="Calibri" w:eastAsia="Times New Roman" w:hAnsi="Calibri" w:cs="Calibri"/>
                <w:kern w:val="0"/>
                <w:lang w:eastAsia="es-ES"/>
                <w14:ligatures w14:val="none"/>
              </w:rPr>
            </w:pPr>
            <w:r w:rsidRPr="00804D82">
              <w:rPr>
                <w:rFonts w:ascii="Calibri" w:eastAsia="Times New Roman" w:hAnsi="Calibri" w:cs="Calibri"/>
                <w:color w:val="000000"/>
                <w:kern w:val="0"/>
                <w:lang w:eastAsia="es-ES"/>
                <w14:ligatures w14:val="none"/>
              </w:rPr>
              <w:t>Instalación del switch y router</w:t>
            </w:r>
          </w:p>
        </w:tc>
        <w:tc>
          <w:tcPr>
            <w:tcW w:w="1211" w:type="dxa"/>
            <w:shd w:val="clear" w:color="auto" w:fill="FFFFFF" w:themeFill="background1"/>
            <w:vAlign w:val="center"/>
            <w:hideMark/>
          </w:tcPr>
          <w:p w14:paraId="26805419" w14:textId="77777777" w:rsidR="00804D82" w:rsidRPr="00804D82" w:rsidRDefault="00804D82" w:rsidP="00A56379">
            <w:pPr>
              <w:jc w:val="center"/>
              <w:rPr>
                <w:rFonts w:ascii="Calibri" w:eastAsia="Times New Roman" w:hAnsi="Calibri" w:cs="Calibri"/>
                <w:kern w:val="0"/>
                <w:lang w:eastAsia="es-ES"/>
                <w14:ligatures w14:val="none"/>
              </w:rPr>
            </w:pPr>
            <w:r w:rsidRPr="00804D82">
              <w:rPr>
                <w:rFonts w:ascii="Calibri" w:eastAsia="Times New Roman" w:hAnsi="Calibri" w:cs="Calibri"/>
                <w:color w:val="000000"/>
                <w:kern w:val="0"/>
                <w:lang w:eastAsia="es-ES"/>
                <w14:ligatures w14:val="none"/>
              </w:rPr>
              <w:t>1 hr</w:t>
            </w:r>
          </w:p>
        </w:tc>
        <w:tc>
          <w:tcPr>
            <w:tcW w:w="1296" w:type="dxa"/>
            <w:shd w:val="clear" w:color="auto" w:fill="FFFFFF" w:themeFill="background1"/>
            <w:vAlign w:val="center"/>
            <w:hideMark/>
          </w:tcPr>
          <w:p w14:paraId="06A813CC" w14:textId="77777777" w:rsidR="00804D82" w:rsidRPr="00804D82" w:rsidRDefault="00804D82" w:rsidP="00A56379">
            <w:pPr>
              <w:jc w:val="center"/>
              <w:rPr>
                <w:rFonts w:ascii="Calibri" w:eastAsia="Times New Roman" w:hAnsi="Calibri" w:cs="Calibri"/>
                <w:kern w:val="0"/>
                <w:lang w:eastAsia="es-ES"/>
                <w14:ligatures w14:val="none"/>
              </w:rPr>
            </w:pPr>
            <w:r w:rsidRPr="00804D82">
              <w:rPr>
                <w:rFonts w:ascii="Calibri" w:eastAsia="Times New Roman" w:hAnsi="Calibri" w:cs="Calibri"/>
                <w:color w:val="000000"/>
                <w:kern w:val="0"/>
                <w:lang w:eastAsia="es-ES"/>
                <w14:ligatures w14:val="none"/>
              </w:rPr>
              <w:t>mié 17/04/24</w:t>
            </w:r>
          </w:p>
        </w:tc>
        <w:tc>
          <w:tcPr>
            <w:tcW w:w="1320" w:type="dxa"/>
            <w:shd w:val="clear" w:color="auto" w:fill="FFFFFF" w:themeFill="background1"/>
            <w:vAlign w:val="center"/>
            <w:hideMark/>
          </w:tcPr>
          <w:p w14:paraId="790C25D7" w14:textId="77777777" w:rsidR="00804D82" w:rsidRPr="00804D82" w:rsidRDefault="00804D82" w:rsidP="00A56379">
            <w:pPr>
              <w:jc w:val="center"/>
              <w:rPr>
                <w:rFonts w:ascii="Calibri" w:eastAsia="Times New Roman" w:hAnsi="Calibri" w:cs="Calibri"/>
                <w:kern w:val="0"/>
                <w:lang w:eastAsia="es-ES"/>
                <w14:ligatures w14:val="none"/>
              </w:rPr>
            </w:pPr>
            <w:r w:rsidRPr="00804D82">
              <w:rPr>
                <w:rFonts w:ascii="Calibri" w:eastAsia="Times New Roman" w:hAnsi="Calibri" w:cs="Calibri"/>
                <w:color w:val="000000"/>
                <w:kern w:val="0"/>
                <w:lang w:eastAsia="es-ES"/>
                <w14:ligatures w14:val="none"/>
              </w:rPr>
              <w:t>mié 17/04/24</w:t>
            </w:r>
          </w:p>
        </w:tc>
      </w:tr>
      <w:tr w:rsidR="00804D82" w:rsidRPr="00804D82" w14:paraId="6DCE94F4" w14:textId="77777777" w:rsidTr="00C56B9E">
        <w:tc>
          <w:tcPr>
            <w:tcW w:w="1350" w:type="dxa"/>
            <w:shd w:val="clear" w:color="auto" w:fill="AEAAAA" w:themeFill="background2" w:themeFillShade="BF"/>
            <w:vAlign w:val="center"/>
            <w:hideMark/>
          </w:tcPr>
          <w:p w14:paraId="4A77127D" w14:textId="77777777" w:rsidR="00804D82" w:rsidRPr="00095AC0" w:rsidRDefault="00804D82" w:rsidP="00095AC0">
            <w:pPr>
              <w:jc w:val="left"/>
              <w:rPr>
                <w:rFonts w:ascii="Calibri" w:eastAsia="Times New Roman" w:hAnsi="Calibri" w:cs="Calibri"/>
                <w:b/>
                <w:bCs/>
                <w:kern w:val="0"/>
                <w:lang w:eastAsia="es-ES"/>
                <w14:ligatures w14:val="none"/>
              </w:rPr>
            </w:pPr>
            <w:r w:rsidRPr="00095AC0">
              <w:rPr>
                <w:rFonts w:ascii="Calibri" w:eastAsia="Times New Roman" w:hAnsi="Calibri" w:cs="Calibri"/>
                <w:b/>
                <w:bCs/>
                <w:color w:val="000000"/>
                <w:kern w:val="0"/>
                <w:lang w:eastAsia="es-ES"/>
                <w14:ligatures w14:val="none"/>
              </w:rPr>
              <w:t>1.8.2.1.5.1.2</w:t>
            </w:r>
          </w:p>
        </w:tc>
        <w:tc>
          <w:tcPr>
            <w:tcW w:w="3323" w:type="dxa"/>
            <w:shd w:val="clear" w:color="auto" w:fill="FFFFFF" w:themeFill="background1"/>
            <w:vAlign w:val="center"/>
            <w:hideMark/>
          </w:tcPr>
          <w:p w14:paraId="550D1848" w14:textId="5DE1B19E" w:rsidR="00804D82" w:rsidRPr="00804D82" w:rsidRDefault="00804D82" w:rsidP="00A56379">
            <w:pPr>
              <w:jc w:val="left"/>
              <w:rPr>
                <w:rFonts w:ascii="Calibri" w:eastAsia="Times New Roman" w:hAnsi="Calibri" w:cs="Calibri"/>
                <w:kern w:val="0"/>
                <w:lang w:eastAsia="es-ES"/>
                <w14:ligatures w14:val="none"/>
              </w:rPr>
            </w:pPr>
            <w:r w:rsidRPr="00804D82">
              <w:rPr>
                <w:rFonts w:ascii="Calibri" w:eastAsia="Times New Roman" w:hAnsi="Calibri" w:cs="Calibri"/>
                <w:color w:val="000000"/>
                <w:kern w:val="0"/>
                <w:lang w:eastAsia="es-ES"/>
                <w14:ligatures w14:val="none"/>
              </w:rPr>
              <w:t>Configuración de puntos de red</w:t>
            </w:r>
          </w:p>
        </w:tc>
        <w:tc>
          <w:tcPr>
            <w:tcW w:w="1211" w:type="dxa"/>
            <w:shd w:val="clear" w:color="auto" w:fill="FFFFFF" w:themeFill="background1"/>
            <w:vAlign w:val="center"/>
            <w:hideMark/>
          </w:tcPr>
          <w:p w14:paraId="726957F2" w14:textId="77777777" w:rsidR="00804D82" w:rsidRPr="00804D82" w:rsidRDefault="00804D82" w:rsidP="00A56379">
            <w:pPr>
              <w:jc w:val="center"/>
              <w:rPr>
                <w:rFonts w:ascii="Calibri" w:eastAsia="Times New Roman" w:hAnsi="Calibri" w:cs="Calibri"/>
                <w:kern w:val="0"/>
                <w:lang w:eastAsia="es-ES"/>
                <w14:ligatures w14:val="none"/>
              </w:rPr>
            </w:pPr>
            <w:r w:rsidRPr="00804D82">
              <w:rPr>
                <w:rFonts w:ascii="Calibri" w:eastAsia="Times New Roman" w:hAnsi="Calibri" w:cs="Calibri"/>
                <w:color w:val="000000"/>
                <w:kern w:val="0"/>
                <w:lang w:eastAsia="es-ES"/>
                <w14:ligatures w14:val="none"/>
              </w:rPr>
              <w:t>2 hrs</w:t>
            </w:r>
          </w:p>
        </w:tc>
        <w:tc>
          <w:tcPr>
            <w:tcW w:w="1296" w:type="dxa"/>
            <w:shd w:val="clear" w:color="auto" w:fill="FFFFFF" w:themeFill="background1"/>
            <w:vAlign w:val="center"/>
            <w:hideMark/>
          </w:tcPr>
          <w:p w14:paraId="4EDFB4FE" w14:textId="77777777" w:rsidR="00804D82" w:rsidRPr="00804D82" w:rsidRDefault="00804D82" w:rsidP="00A56379">
            <w:pPr>
              <w:jc w:val="center"/>
              <w:rPr>
                <w:rFonts w:ascii="Calibri" w:eastAsia="Times New Roman" w:hAnsi="Calibri" w:cs="Calibri"/>
                <w:kern w:val="0"/>
                <w:lang w:eastAsia="es-ES"/>
                <w14:ligatures w14:val="none"/>
              </w:rPr>
            </w:pPr>
            <w:r w:rsidRPr="00804D82">
              <w:rPr>
                <w:rFonts w:ascii="Calibri" w:eastAsia="Times New Roman" w:hAnsi="Calibri" w:cs="Calibri"/>
                <w:color w:val="000000"/>
                <w:kern w:val="0"/>
                <w:lang w:eastAsia="es-ES"/>
                <w14:ligatures w14:val="none"/>
              </w:rPr>
              <w:t>mié 17/04/24</w:t>
            </w:r>
          </w:p>
        </w:tc>
        <w:tc>
          <w:tcPr>
            <w:tcW w:w="1320" w:type="dxa"/>
            <w:shd w:val="clear" w:color="auto" w:fill="FFFFFF" w:themeFill="background1"/>
            <w:vAlign w:val="center"/>
            <w:hideMark/>
          </w:tcPr>
          <w:p w14:paraId="772F54A1" w14:textId="77777777" w:rsidR="00804D82" w:rsidRPr="00804D82" w:rsidRDefault="00804D82" w:rsidP="00A56379">
            <w:pPr>
              <w:jc w:val="center"/>
              <w:rPr>
                <w:rFonts w:ascii="Calibri" w:eastAsia="Times New Roman" w:hAnsi="Calibri" w:cs="Calibri"/>
                <w:kern w:val="0"/>
                <w:lang w:eastAsia="es-ES"/>
                <w14:ligatures w14:val="none"/>
              </w:rPr>
            </w:pPr>
            <w:r w:rsidRPr="00804D82">
              <w:rPr>
                <w:rFonts w:ascii="Calibri" w:eastAsia="Times New Roman" w:hAnsi="Calibri" w:cs="Calibri"/>
                <w:color w:val="000000"/>
                <w:kern w:val="0"/>
                <w:lang w:eastAsia="es-ES"/>
                <w14:ligatures w14:val="none"/>
              </w:rPr>
              <w:t>jue 18/04/24</w:t>
            </w:r>
          </w:p>
        </w:tc>
      </w:tr>
      <w:tr w:rsidR="00804D82" w:rsidRPr="00804D82" w14:paraId="02DB37E1" w14:textId="77777777" w:rsidTr="00C56B9E">
        <w:tc>
          <w:tcPr>
            <w:tcW w:w="1350" w:type="dxa"/>
            <w:shd w:val="clear" w:color="auto" w:fill="AEAAAA" w:themeFill="background2" w:themeFillShade="BF"/>
            <w:vAlign w:val="center"/>
            <w:hideMark/>
          </w:tcPr>
          <w:p w14:paraId="29354735" w14:textId="77777777" w:rsidR="00804D82" w:rsidRPr="00095AC0" w:rsidRDefault="00804D82" w:rsidP="00095AC0">
            <w:pPr>
              <w:jc w:val="left"/>
              <w:rPr>
                <w:rFonts w:ascii="Calibri" w:eastAsia="Times New Roman" w:hAnsi="Calibri" w:cs="Calibri"/>
                <w:b/>
                <w:bCs/>
                <w:kern w:val="0"/>
                <w:lang w:eastAsia="es-ES"/>
                <w14:ligatures w14:val="none"/>
              </w:rPr>
            </w:pPr>
            <w:r w:rsidRPr="00095AC0">
              <w:rPr>
                <w:rFonts w:ascii="Calibri" w:eastAsia="Times New Roman" w:hAnsi="Calibri" w:cs="Calibri"/>
                <w:b/>
                <w:bCs/>
                <w:color w:val="000000"/>
                <w:kern w:val="0"/>
                <w:lang w:eastAsia="es-ES"/>
                <w14:ligatures w14:val="none"/>
              </w:rPr>
              <w:t>1.8.2.1.5.2</w:t>
            </w:r>
          </w:p>
        </w:tc>
        <w:tc>
          <w:tcPr>
            <w:tcW w:w="3323" w:type="dxa"/>
            <w:shd w:val="clear" w:color="auto" w:fill="FFFFFF" w:themeFill="background1"/>
            <w:vAlign w:val="center"/>
            <w:hideMark/>
          </w:tcPr>
          <w:p w14:paraId="7BF98BC0" w14:textId="5AD412D2" w:rsidR="00804D82" w:rsidRPr="00804D82" w:rsidRDefault="00804D82" w:rsidP="00A56379">
            <w:pPr>
              <w:jc w:val="left"/>
              <w:rPr>
                <w:rFonts w:ascii="Calibri" w:eastAsia="Times New Roman" w:hAnsi="Calibri" w:cs="Calibri"/>
                <w:kern w:val="0"/>
                <w:lang w:eastAsia="es-ES"/>
                <w14:ligatures w14:val="none"/>
              </w:rPr>
            </w:pPr>
            <w:r w:rsidRPr="00804D82">
              <w:rPr>
                <w:rFonts w:ascii="Calibri" w:eastAsia="Times New Roman" w:hAnsi="Calibri" w:cs="Calibri"/>
                <w:color w:val="000000"/>
                <w:kern w:val="0"/>
                <w:lang w:eastAsia="es-ES"/>
                <w14:ligatures w14:val="none"/>
              </w:rPr>
              <w:t>Instalación de portátiles</w:t>
            </w:r>
          </w:p>
        </w:tc>
        <w:tc>
          <w:tcPr>
            <w:tcW w:w="1211" w:type="dxa"/>
            <w:shd w:val="clear" w:color="auto" w:fill="FFFFFF" w:themeFill="background1"/>
            <w:vAlign w:val="center"/>
            <w:hideMark/>
          </w:tcPr>
          <w:p w14:paraId="2F733A3D" w14:textId="77777777" w:rsidR="00804D82" w:rsidRPr="00804D82" w:rsidRDefault="00804D82" w:rsidP="00A56379">
            <w:pPr>
              <w:jc w:val="center"/>
              <w:rPr>
                <w:rFonts w:ascii="Calibri" w:eastAsia="Times New Roman" w:hAnsi="Calibri" w:cs="Calibri"/>
                <w:kern w:val="0"/>
                <w:lang w:eastAsia="es-ES"/>
                <w14:ligatures w14:val="none"/>
              </w:rPr>
            </w:pPr>
            <w:r w:rsidRPr="00804D82">
              <w:rPr>
                <w:rFonts w:ascii="Calibri" w:eastAsia="Times New Roman" w:hAnsi="Calibri" w:cs="Calibri"/>
                <w:color w:val="000000"/>
                <w:kern w:val="0"/>
                <w:lang w:eastAsia="es-ES"/>
                <w14:ligatures w14:val="none"/>
              </w:rPr>
              <w:t>1 hr</w:t>
            </w:r>
          </w:p>
        </w:tc>
        <w:tc>
          <w:tcPr>
            <w:tcW w:w="1296" w:type="dxa"/>
            <w:shd w:val="clear" w:color="auto" w:fill="FFFFFF" w:themeFill="background1"/>
            <w:vAlign w:val="center"/>
            <w:hideMark/>
          </w:tcPr>
          <w:p w14:paraId="4DF4AE16" w14:textId="77777777" w:rsidR="00804D82" w:rsidRPr="00804D82" w:rsidRDefault="00804D82" w:rsidP="00A56379">
            <w:pPr>
              <w:jc w:val="center"/>
              <w:rPr>
                <w:rFonts w:ascii="Calibri" w:eastAsia="Times New Roman" w:hAnsi="Calibri" w:cs="Calibri"/>
                <w:kern w:val="0"/>
                <w:lang w:eastAsia="es-ES"/>
                <w14:ligatures w14:val="none"/>
              </w:rPr>
            </w:pPr>
            <w:r w:rsidRPr="00804D82">
              <w:rPr>
                <w:rFonts w:ascii="Calibri" w:eastAsia="Times New Roman" w:hAnsi="Calibri" w:cs="Calibri"/>
                <w:color w:val="000000"/>
                <w:kern w:val="0"/>
                <w:lang w:eastAsia="es-ES"/>
                <w14:ligatures w14:val="none"/>
              </w:rPr>
              <w:t>jue 18/04/24</w:t>
            </w:r>
          </w:p>
        </w:tc>
        <w:tc>
          <w:tcPr>
            <w:tcW w:w="1320" w:type="dxa"/>
            <w:shd w:val="clear" w:color="auto" w:fill="FFFFFF" w:themeFill="background1"/>
            <w:vAlign w:val="center"/>
            <w:hideMark/>
          </w:tcPr>
          <w:p w14:paraId="3EC76785" w14:textId="77777777" w:rsidR="00804D82" w:rsidRPr="00804D82" w:rsidRDefault="00804D82" w:rsidP="00A56379">
            <w:pPr>
              <w:jc w:val="center"/>
              <w:rPr>
                <w:rFonts w:ascii="Calibri" w:eastAsia="Times New Roman" w:hAnsi="Calibri" w:cs="Calibri"/>
                <w:kern w:val="0"/>
                <w:lang w:eastAsia="es-ES"/>
                <w14:ligatures w14:val="none"/>
              </w:rPr>
            </w:pPr>
            <w:r w:rsidRPr="00804D82">
              <w:rPr>
                <w:rFonts w:ascii="Calibri" w:eastAsia="Times New Roman" w:hAnsi="Calibri" w:cs="Calibri"/>
                <w:color w:val="000000"/>
                <w:kern w:val="0"/>
                <w:lang w:eastAsia="es-ES"/>
                <w14:ligatures w14:val="none"/>
              </w:rPr>
              <w:t>jue 18/04/24</w:t>
            </w:r>
          </w:p>
        </w:tc>
      </w:tr>
      <w:tr w:rsidR="00804D82" w:rsidRPr="00804D82" w14:paraId="17519693" w14:textId="77777777" w:rsidTr="00C56B9E">
        <w:tc>
          <w:tcPr>
            <w:tcW w:w="1350" w:type="dxa"/>
            <w:shd w:val="clear" w:color="auto" w:fill="AEAAAA" w:themeFill="background2" w:themeFillShade="BF"/>
            <w:vAlign w:val="center"/>
            <w:hideMark/>
          </w:tcPr>
          <w:p w14:paraId="2EFB6F0F" w14:textId="77777777" w:rsidR="00804D82" w:rsidRPr="00095AC0" w:rsidRDefault="00804D82" w:rsidP="00095AC0">
            <w:pPr>
              <w:jc w:val="left"/>
              <w:rPr>
                <w:rFonts w:ascii="Calibri" w:eastAsia="Times New Roman" w:hAnsi="Calibri" w:cs="Calibri"/>
                <w:b/>
                <w:bCs/>
                <w:kern w:val="0"/>
                <w:lang w:eastAsia="es-ES"/>
                <w14:ligatures w14:val="none"/>
              </w:rPr>
            </w:pPr>
            <w:r w:rsidRPr="00095AC0">
              <w:rPr>
                <w:rFonts w:ascii="Calibri" w:eastAsia="Times New Roman" w:hAnsi="Calibri" w:cs="Calibri"/>
                <w:b/>
                <w:bCs/>
                <w:color w:val="000000"/>
                <w:kern w:val="0"/>
                <w:lang w:eastAsia="es-ES"/>
                <w14:ligatures w14:val="none"/>
              </w:rPr>
              <w:t>1.8.2.1.5.3</w:t>
            </w:r>
          </w:p>
        </w:tc>
        <w:tc>
          <w:tcPr>
            <w:tcW w:w="3323" w:type="dxa"/>
            <w:shd w:val="clear" w:color="auto" w:fill="FFFFFF" w:themeFill="background1"/>
            <w:vAlign w:val="center"/>
            <w:hideMark/>
          </w:tcPr>
          <w:p w14:paraId="7EE04E64" w14:textId="34561871" w:rsidR="00804D82" w:rsidRPr="00804D82" w:rsidRDefault="00804D82" w:rsidP="00A56379">
            <w:pPr>
              <w:jc w:val="left"/>
              <w:rPr>
                <w:rFonts w:ascii="Calibri" w:eastAsia="Times New Roman" w:hAnsi="Calibri" w:cs="Calibri"/>
                <w:kern w:val="0"/>
                <w:lang w:eastAsia="es-ES"/>
                <w14:ligatures w14:val="none"/>
              </w:rPr>
            </w:pPr>
            <w:r w:rsidRPr="00804D82">
              <w:rPr>
                <w:rFonts w:ascii="Calibri" w:eastAsia="Times New Roman" w:hAnsi="Calibri" w:cs="Calibri"/>
                <w:color w:val="000000"/>
                <w:kern w:val="0"/>
                <w:lang w:eastAsia="es-ES"/>
                <w14:ligatures w14:val="none"/>
              </w:rPr>
              <w:t>Instalación de monitor de 45''</w:t>
            </w:r>
          </w:p>
        </w:tc>
        <w:tc>
          <w:tcPr>
            <w:tcW w:w="1211" w:type="dxa"/>
            <w:shd w:val="clear" w:color="auto" w:fill="FFFFFF" w:themeFill="background1"/>
            <w:vAlign w:val="center"/>
            <w:hideMark/>
          </w:tcPr>
          <w:p w14:paraId="7E2C4F28" w14:textId="77777777" w:rsidR="00804D82" w:rsidRPr="00804D82" w:rsidRDefault="00804D82" w:rsidP="00A56379">
            <w:pPr>
              <w:jc w:val="center"/>
              <w:rPr>
                <w:rFonts w:ascii="Calibri" w:eastAsia="Times New Roman" w:hAnsi="Calibri" w:cs="Calibri"/>
                <w:kern w:val="0"/>
                <w:lang w:eastAsia="es-ES"/>
                <w14:ligatures w14:val="none"/>
              </w:rPr>
            </w:pPr>
            <w:r w:rsidRPr="00804D82">
              <w:rPr>
                <w:rFonts w:ascii="Calibri" w:eastAsia="Times New Roman" w:hAnsi="Calibri" w:cs="Calibri"/>
                <w:color w:val="000000"/>
                <w:kern w:val="0"/>
                <w:lang w:eastAsia="es-ES"/>
                <w14:ligatures w14:val="none"/>
              </w:rPr>
              <w:t>1 hr</w:t>
            </w:r>
          </w:p>
        </w:tc>
        <w:tc>
          <w:tcPr>
            <w:tcW w:w="1296" w:type="dxa"/>
            <w:shd w:val="clear" w:color="auto" w:fill="FFFFFF" w:themeFill="background1"/>
            <w:vAlign w:val="center"/>
            <w:hideMark/>
          </w:tcPr>
          <w:p w14:paraId="78ACE463" w14:textId="77777777" w:rsidR="00804D82" w:rsidRPr="00804D82" w:rsidRDefault="00804D82" w:rsidP="00A56379">
            <w:pPr>
              <w:jc w:val="center"/>
              <w:rPr>
                <w:rFonts w:ascii="Calibri" w:eastAsia="Times New Roman" w:hAnsi="Calibri" w:cs="Calibri"/>
                <w:kern w:val="0"/>
                <w:lang w:eastAsia="es-ES"/>
                <w14:ligatures w14:val="none"/>
              </w:rPr>
            </w:pPr>
            <w:r w:rsidRPr="00804D82">
              <w:rPr>
                <w:rFonts w:ascii="Calibri" w:eastAsia="Times New Roman" w:hAnsi="Calibri" w:cs="Calibri"/>
                <w:color w:val="000000"/>
                <w:kern w:val="0"/>
                <w:lang w:eastAsia="es-ES"/>
                <w14:ligatures w14:val="none"/>
              </w:rPr>
              <w:t>vie 19/04/24</w:t>
            </w:r>
          </w:p>
        </w:tc>
        <w:tc>
          <w:tcPr>
            <w:tcW w:w="1320" w:type="dxa"/>
            <w:shd w:val="clear" w:color="auto" w:fill="FFFFFF" w:themeFill="background1"/>
            <w:vAlign w:val="center"/>
            <w:hideMark/>
          </w:tcPr>
          <w:p w14:paraId="1BC2B2C9" w14:textId="77777777" w:rsidR="00804D82" w:rsidRPr="00804D82" w:rsidRDefault="00804D82" w:rsidP="00A56379">
            <w:pPr>
              <w:jc w:val="center"/>
              <w:rPr>
                <w:rFonts w:ascii="Calibri" w:eastAsia="Times New Roman" w:hAnsi="Calibri" w:cs="Calibri"/>
                <w:kern w:val="0"/>
                <w:lang w:eastAsia="es-ES"/>
                <w14:ligatures w14:val="none"/>
              </w:rPr>
            </w:pPr>
            <w:r w:rsidRPr="00804D82">
              <w:rPr>
                <w:rFonts w:ascii="Calibri" w:eastAsia="Times New Roman" w:hAnsi="Calibri" w:cs="Calibri"/>
                <w:color w:val="000000"/>
                <w:kern w:val="0"/>
                <w:lang w:eastAsia="es-ES"/>
                <w14:ligatures w14:val="none"/>
              </w:rPr>
              <w:t>vie 19/04/24</w:t>
            </w:r>
          </w:p>
        </w:tc>
      </w:tr>
      <w:tr w:rsidR="00804D82" w:rsidRPr="00804D82" w14:paraId="0A92E237" w14:textId="77777777" w:rsidTr="00C56B9E">
        <w:tc>
          <w:tcPr>
            <w:tcW w:w="1350" w:type="dxa"/>
            <w:shd w:val="clear" w:color="auto" w:fill="AEAAAA" w:themeFill="background2" w:themeFillShade="BF"/>
            <w:vAlign w:val="center"/>
            <w:hideMark/>
          </w:tcPr>
          <w:p w14:paraId="300A38CE" w14:textId="77777777" w:rsidR="00804D82" w:rsidRPr="00095AC0" w:rsidRDefault="00804D82" w:rsidP="00095AC0">
            <w:pPr>
              <w:jc w:val="left"/>
              <w:rPr>
                <w:rFonts w:ascii="Calibri" w:eastAsia="Times New Roman" w:hAnsi="Calibri" w:cs="Calibri"/>
                <w:b/>
                <w:bCs/>
                <w:kern w:val="0"/>
                <w:lang w:eastAsia="es-ES"/>
                <w14:ligatures w14:val="none"/>
              </w:rPr>
            </w:pPr>
            <w:r w:rsidRPr="00095AC0">
              <w:rPr>
                <w:rFonts w:ascii="Calibri" w:eastAsia="Times New Roman" w:hAnsi="Calibri" w:cs="Calibri"/>
                <w:b/>
                <w:bCs/>
                <w:color w:val="000000"/>
                <w:kern w:val="0"/>
                <w:lang w:eastAsia="es-ES"/>
                <w14:ligatures w14:val="none"/>
              </w:rPr>
              <w:t>1.8.2.1.5.4</w:t>
            </w:r>
          </w:p>
        </w:tc>
        <w:tc>
          <w:tcPr>
            <w:tcW w:w="3323" w:type="dxa"/>
            <w:shd w:val="clear" w:color="auto" w:fill="FFFFFF" w:themeFill="background1"/>
            <w:vAlign w:val="center"/>
            <w:hideMark/>
          </w:tcPr>
          <w:p w14:paraId="1332018B" w14:textId="725FA7D0" w:rsidR="00804D82" w:rsidRPr="00804D82" w:rsidRDefault="00804D82" w:rsidP="00A56379">
            <w:pPr>
              <w:jc w:val="left"/>
              <w:rPr>
                <w:rFonts w:ascii="Calibri" w:eastAsia="Times New Roman" w:hAnsi="Calibri" w:cs="Calibri"/>
                <w:kern w:val="0"/>
                <w:lang w:eastAsia="es-ES"/>
                <w14:ligatures w14:val="none"/>
              </w:rPr>
            </w:pPr>
            <w:r w:rsidRPr="00804D82">
              <w:rPr>
                <w:rFonts w:ascii="Calibri" w:eastAsia="Times New Roman" w:hAnsi="Calibri" w:cs="Calibri"/>
                <w:color w:val="000000"/>
                <w:kern w:val="0"/>
                <w:lang w:eastAsia="es-ES"/>
                <w14:ligatures w14:val="none"/>
              </w:rPr>
              <w:t xml:space="preserve">Instalación de </w:t>
            </w:r>
            <w:r w:rsidR="00F926F9" w:rsidRPr="00804D82">
              <w:rPr>
                <w:rFonts w:ascii="Calibri" w:eastAsia="Times New Roman" w:hAnsi="Calibri" w:cs="Calibri"/>
                <w:color w:val="000000"/>
                <w:kern w:val="0"/>
                <w:lang w:eastAsia="es-ES"/>
                <w14:ligatures w14:val="none"/>
              </w:rPr>
              <w:t>teléfonos</w:t>
            </w:r>
            <w:r w:rsidRPr="00804D82">
              <w:rPr>
                <w:rFonts w:ascii="Calibri" w:eastAsia="Times New Roman" w:hAnsi="Calibri" w:cs="Calibri"/>
                <w:color w:val="000000"/>
                <w:kern w:val="0"/>
                <w:lang w:eastAsia="es-ES"/>
                <w14:ligatures w14:val="none"/>
              </w:rPr>
              <w:t xml:space="preserve"> IPVOID</w:t>
            </w:r>
          </w:p>
        </w:tc>
        <w:tc>
          <w:tcPr>
            <w:tcW w:w="1211" w:type="dxa"/>
            <w:shd w:val="clear" w:color="auto" w:fill="FFFFFF" w:themeFill="background1"/>
            <w:vAlign w:val="center"/>
            <w:hideMark/>
          </w:tcPr>
          <w:p w14:paraId="0071E8A6" w14:textId="77777777" w:rsidR="00804D82" w:rsidRPr="00804D82" w:rsidRDefault="00804D82" w:rsidP="00A56379">
            <w:pPr>
              <w:jc w:val="center"/>
              <w:rPr>
                <w:rFonts w:ascii="Calibri" w:eastAsia="Times New Roman" w:hAnsi="Calibri" w:cs="Calibri"/>
                <w:kern w:val="0"/>
                <w:lang w:eastAsia="es-ES"/>
                <w14:ligatures w14:val="none"/>
              </w:rPr>
            </w:pPr>
            <w:r w:rsidRPr="00804D82">
              <w:rPr>
                <w:rFonts w:ascii="Calibri" w:eastAsia="Times New Roman" w:hAnsi="Calibri" w:cs="Calibri"/>
                <w:color w:val="000000"/>
                <w:kern w:val="0"/>
                <w:lang w:eastAsia="es-ES"/>
                <w14:ligatures w14:val="none"/>
              </w:rPr>
              <w:t>1 hr</w:t>
            </w:r>
          </w:p>
        </w:tc>
        <w:tc>
          <w:tcPr>
            <w:tcW w:w="1296" w:type="dxa"/>
            <w:shd w:val="clear" w:color="auto" w:fill="FFFFFF" w:themeFill="background1"/>
            <w:vAlign w:val="center"/>
            <w:hideMark/>
          </w:tcPr>
          <w:p w14:paraId="138E6E06" w14:textId="77777777" w:rsidR="00804D82" w:rsidRPr="00804D82" w:rsidRDefault="00804D82" w:rsidP="00A56379">
            <w:pPr>
              <w:jc w:val="center"/>
              <w:rPr>
                <w:rFonts w:ascii="Calibri" w:eastAsia="Times New Roman" w:hAnsi="Calibri" w:cs="Calibri"/>
                <w:kern w:val="0"/>
                <w:lang w:eastAsia="es-ES"/>
                <w14:ligatures w14:val="none"/>
              </w:rPr>
            </w:pPr>
            <w:r w:rsidRPr="00804D82">
              <w:rPr>
                <w:rFonts w:ascii="Calibri" w:eastAsia="Times New Roman" w:hAnsi="Calibri" w:cs="Calibri"/>
                <w:color w:val="000000"/>
                <w:kern w:val="0"/>
                <w:lang w:eastAsia="es-ES"/>
                <w14:ligatures w14:val="none"/>
              </w:rPr>
              <w:t>vie 19/04/24</w:t>
            </w:r>
          </w:p>
        </w:tc>
        <w:tc>
          <w:tcPr>
            <w:tcW w:w="1320" w:type="dxa"/>
            <w:shd w:val="clear" w:color="auto" w:fill="FFFFFF" w:themeFill="background1"/>
            <w:vAlign w:val="center"/>
            <w:hideMark/>
          </w:tcPr>
          <w:p w14:paraId="5A1FA1E6" w14:textId="77777777" w:rsidR="00804D82" w:rsidRPr="00804D82" w:rsidRDefault="00804D82" w:rsidP="00A56379">
            <w:pPr>
              <w:jc w:val="center"/>
              <w:rPr>
                <w:rFonts w:ascii="Calibri" w:eastAsia="Times New Roman" w:hAnsi="Calibri" w:cs="Calibri"/>
                <w:kern w:val="0"/>
                <w:lang w:eastAsia="es-ES"/>
                <w14:ligatures w14:val="none"/>
              </w:rPr>
            </w:pPr>
            <w:r w:rsidRPr="00804D82">
              <w:rPr>
                <w:rFonts w:ascii="Calibri" w:eastAsia="Times New Roman" w:hAnsi="Calibri" w:cs="Calibri"/>
                <w:color w:val="000000"/>
                <w:kern w:val="0"/>
                <w:lang w:eastAsia="es-ES"/>
                <w14:ligatures w14:val="none"/>
              </w:rPr>
              <w:t>vie 19/04/24</w:t>
            </w:r>
          </w:p>
        </w:tc>
      </w:tr>
      <w:tr w:rsidR="00804D82" w:rsidRPr="00804D82" w14:paraId="7BECB12D" w14:textId="77777777" w:rsidTr="00C56B9E">
        <w:tc>
          <w:tcPr>
            <w:tcW w:w="1350" w:type="dxa"/>
            <w:shd w:val="clear" w:color="auto" w:fill="AEAAAA" w:themeFill="background2" w:themeFillShade="BF"/>
            <w:vAlign w:val="center"/>
            <w:hideMark/>
          </w:tcPr>
          <w:p w14:paraId="3FFD181F" w14:textId="77777777" w:rsidR="00804D82" w:rsidRPr="00095AC0" w:rsidRDefault="00804D82" w:rsidP="00095AC0">
            <w:pPr>
              <w:jc w:val="left"/>
              <w:rPr>
                <w:rFonts w:ascii="Calibri" w:eastAsia="Times New Roman" w:hAnsi="Calibri" w:cs="Calibri"/>
                <w:b/>
                <w:bCs/>
                <w:kern w:val="0"/>
                <w:lang w:eastAsia="es-ES"/>
                <w14:ligatures w14:val="none"/>
              </w:rPr>
            </w:pPr>
            <w:r w:rsidRPr="00095AC0">
              <w:rPr>
                <w:rFonts w:ascii="Calibri" w:eastAsia="Times New Roman" w:hAnsi="Calibri" w:cs="Calibri"/>
                <w:b/>
                <w:bCs/>
                <w:color w:val="000000"/>
                <w:kern w:val="0"/>
                <w:lang w:eastAsia="es-ES"/>
                <w14:ligatures w14:val="none"/>
              </w:rPr>
              <w:t>1.8.2.1.6</w:t>
            </w:r>
          </w:p>
        </w:tc>
        <w:tc>
          <w:tcPr>
            <w:tcW w:w="3323" w:type="dxa"/>
            <w:shd w:val="clear" w:color="auto" w:fill="E7E6E6" w:themeFill="background2"/>
            <w:vAlign w:val="center"/>
            <w:hideMark/>
          </w:tcPr>
          <w:p w14:paraId="6B932351" w14:textId="6E6F7209" w:rsidR="00804D82" w:rsidRPr="00BD1B9F" w:rsidRDefault="00804D82" w:rsidP="00A56379">
            <w:pPr>
              <w:jc w:val="left"/>
              <w:rPr>
                <w:rFonts w:ascii="Calibri" w:eastAsia="Times New Roman" w:hAnsi="Calibri" w:cs="Calibri"/>
                <w:kern w:val="0"/>
                <w:lang w:val="pt-PT" w:eastAsia="es-ES"/>
                <w14:ligatures w14:val="none"/>
              </w:rPr>
            </w:pPr>
            <w:r w:rsidRPr="00BD1B9F">
              <w:rPr>
                <w:rFonts w:ascii="Calibri" w:eastAsia="Times New Roman" w:hAnsi="Calibri" w:cs="Calibri"/>
                <w:b/>
                <w:color w:val="000000"/>
                <w:kern w:val="0"/>
                <w:lang w:val="pt-PT" w:eastAsia="es-ES"/>
                <w14:ligatures w14:val="none"/>
              </w:rPr>
              <w:t>Hospital de Oriente de Asturias</w:t>
            </w:r>
          </w:p>
        </w:tc>
        <w:tc>
          <w:tcPr>
            <w:tcW w:w="1211" w:type="dxa"/>
            <w:shd w:val="clear" w:color="auto" w:fill="E7E6E6" w:themeFill="background2"/>
            <w:vAlign w:val="center"/>
            <w:hideMark/>
          </w:tcPr>
          <w:p w14:paraId="06BED443" w14:textId="77777777" w:rsidR="00804D82" w:rsidRPr="00804D82" w:rsidRDefault="00804D82" w:rsidP="00A56379">
            <w:pPr>
              <w:jc w:val="center"/>
              <w:rPr>
                <w:rFonts w:ascii="Calibri" w:eastAsia="Times New Roman" w:hAnsi="Calibri" w:cs="Calibri"/>
                <w:kern w:val="0"/>
                <w:lang w:eastAsia="es-ES"/>
                <w14:ligatures w14:val="none"/>
              </w:rPr>
            </w:pPr>
            <w:r w:rsidRPr="00804D82">
              <w:rPr>
                <w:rFonts w:ascii="Calibri" w:eastAsia="Times New Roman" w:hAnsi="Calibri" w:cs="Calibri"/>
                <w:b/>
                <w:bCs/>
                <w:color w:val="000000"/>
                <w:kern w:val="0"/>
                <w:lang w:eastAsia="es-ES"/>
                <w14:ligatures w14:val="none"/>
              </w:rPr>
              <w:t>9 hrs</w:t>
            </w:r>
          </w:p>
        </w:tc>
        <w:tc>
          <w:tcPr>
            <w:tcW w:w="1296" w:type="dxa"/>
            <w:shd w:val="clear" w:color="auto" w:fill="E7E6E6" w:themeFill="background2"/>
            <w:vAlign w:val="center"/>
            <w:hideMark/>
          </w:tcPr>
          <w:p w14:paraId="2EDAA952" w14:textId="77777777" w:rsidR="00804D82" w:rsidRPr="00804D82" w:rsidRDefault="00804D82" w:rsidP="00A56379">
            <w:pPr>
              <w:jc w:val="center"/>
              <w:rPr>
                <w:rFonts w:ascii="Calibri" w:eastAsia="Times New Roman" w:hAnsi="Calibri" w:cs="Calibri"/>
                <w:kern w:val="0"/>
                <w:lang w:eastAsia="es-ES"/>
                <w14:ligatures w14:val="none"/>
              </w:rPr>
            </w:pPr>
            <w:r w:rsidRPr="00804D82">
              <w:rPr>
                <w:rFonts w:ascii="Calibri" w:eastAsia="Times New Roman" w:hAnsi="Calibri" w:cs="Calibri"/>
                <w:b/>
                <w:bCs/>
                <w:color w:val="000000"/>
                <w:kern w:val="0"/>
                <w:lang w:eastAsia="es-ES"/>
                <w14:ligatures w14:val="none"/>
              </w:rPr>
              <w:t>lun 22/04/24</w:t>
            </w:r>
          </w:p>
        </w:tc>
        <w:tc>
          <w:tcPr>
            <w:tcW w:w="1320" w:type="dxa"/>
            <w:shd w:val="clear" w:color="auto" w:fill="E7E6E6" w:themeFill="background2"/>
            <w:vAlign w:val="center"/>
            <w:hideMark/>
          </w:tcPr>
          <w:p w14:paraId="159E7B4B" w14:textId="77777777" w:rsidR="00804D82" w:rsidRPr="00804D82" w:rsidRDefault="00804D82" w:rsidP="00A56379">
            <w:pPr>
              <w:jc w:val="center"/>
              <w:rPr>
                <w:rFonts w:ascii="Calibri" w:eastAsia="Times New Roman" w:hAnsi="Calibri" w:cs="Calibri"/>
                <w:kern w:val="0"/>
                <w:lang w:eastAsia="es-ES"/>
                <w14:ligatures w14:val="none"/>
              </w:rPr>
            </w:pPr>
            <w:r w:rsidRPr="00804D82">
              <w:rPr>
                <w:rFonts w:ascii="Calibri" w:eastAsia="Times New Roman" w:hAnsi="Calibri" w:cs="Calibri"/>
                <w:b/>
                <w:bCs/>
                <w:color w:val="000000"/>
                <w:kern w:val="0"/>
                <w:lang w:eastAsia="es-ES"/>
                <w14:ligatures w14:val="none"/>
              </w:rPr>
              <w:t>mié 24/04/24</w:t>
            </w:r>
          </w:p>
        </w:tc>
      </w:tr>
      <w:tr w:rsidR="00804D82" w:rsidRPr="00804D82" w14:paraId="15AD0EDF" w14:textId="77777777" w:rsidTr="00C56B9E">
        <w:tc>
          <w:tcPr>
            <w:tcW w:w="1350" w:type="dxa"/>
            <w:shd w:val="clear" w:color="auto" w:fill="AEAAAA" w:themeFill="background2" w:themeFillShade="BF"/>
            <w:vAlign w:val="center"/>
            <w:hideMark/>
          </w:tcPr>
          <w:p w14:paraId="42560FBF" w14:textId="77777777" w:rsidR="00804D82" w:rsidRPr="00095AC0" w:rsidRDefault="00804D82" w:rsidP="00095AC0">
            <w:pPr>
              <w:jc w:val="left"/>
              <w:rPr>
                <w:rFonts w:ascii="Calibri" w:eastAsia="Times New Roman" w:hAnsi="Calibri" w:cs="Calibri"/>
                <w:b/>
                <w:bCs/>
                <w:kern w:val="0"/>
                <w:lang w:eastAsia="es-ES"/>
                <w14:ligatures w14:val="none"/>
              </w:rPr>
            </w:pPr>
            <w:r w:rsidRPr="00095AC0">
              <w:rPr>
                <w:rFonts w:ascii="Calibri" w:eastAsia="Times New Roman" w:hAnsi="Calibri" w:cs="Calibri"/>
                <w:b/>
                <w:bCs/>
                <w:color w:val="000000"/>
                <w:kern w:val="0"/>
                <w:lang w:eastAsia="es-ES"/>
                <w14:ligatures w14:val="none"/>
              </w:rPr>
              <w:t>1.8.2.1.6.1</w:t>
            </w:r>
          </w:p>
        </w:tc>
        <w:tc>
          <w:tcPr>
            <w:tcW w:w="3323" w:type="dxa"/>
            <w:shd w:val="clear" w:color="auto" w:fill="E7E6E6" w:themeFill="background2"/>
            <w:vAlign w:val="center"/>
            <w:hideMark/>
          </w:tcPr>
          <w:p w14:paraId="7AA6EAB9" w14:textId="296C3797" w:rsidR="00804D82" w:rsidRPr="00804D82" w:rsidRDefault="00804D82" w:rsidP="00A56379">
            <w:pPr>
              <w:jc w:val="left"/>
              <w:rPr>
                <w:rFonts w:ascii="Calibri" w:eastAsia="Times New Roman" w:hAnsi="Calibri" w:cs="Calibri"/>
                <w:kern w:val="0"/>
                <w:lang w:eastAsia="es-ES"/>
                <w14:ligatures w14:val="none"/>
              </w:rPr>
            </w:pPr>
            <w:r w:rsidRPr="00804D82">
              <w:rPr>
                <w:rFonts w:ascii="Calibri" w:eastAsia="Times New Roman" w:hAnsi="Calibri" w:cs="Calibri"/>
                <w:b/>
                <w:bCs/>
                <w:color w:val="000000"/>
                <w:kern w:val="0"/>
                <w:lang w:eastAsia="es-ES"/>
                <w14:ligatures w14:val="none"/>
              </w:rPr>
              <w:t>Instalación de cableado</w:t>
            </w:r>
          </w:p>
        </w:tc>
        <w:tc>
          <w:tcPr>
            <w:tcW w:w="1211" w:type="dxa"/>
            <w:shd w:val="clear" w:color="auto" w:fill="E7E6E6" w:themeFill="background2"/>
            <w:vAlign w:val="center"/>
            <w:hideMark/>
          </w:tcPr>
          <w:p w14:paraId="7087C153" w14:textId="77777777" w:rsidR="00804D82" w:rsidRPr="00804D82" w:rsidRDefault="00804D82" w:rsidP="00A56379">
            <w:pPr>
              <w:jc w:val="center"/>
              <w:rPr>
                <w:rFonts w:ascii="Calibri" w:eastAsia="Times New Roman" w:hAnsi="Calibri" w:cs="Calibri"/>
                <w:kern w:val="0"/>
                <w:lang w:eastAsia="es-ES"/>
                <w14:ligatures w14:val="none"/>
              </w:rPr>
            </w:pPr>
            <w:r w:rsidRPr="00804D82">
              <w:rPr>
                <w:rFonts w:ascii="Calibri" w:eastAsia="Times New Roman" w:hAnsi="Calibri" w:cs="Calibri"/>
                <w:b/>
                <w:bCs/>
                <w:color w:val="000000"/>
                <w:kern w:val="0"/>
                <w:lang w:eastAsia="es-ES"/>
                <w14:ligatures w14:val="none"/>
              </w:rPr>
              <w:t>6 hrs</w:t>
            </w:r>
          </w:p>
        </w:tc>
        <w:tc>
          <w:tcPr>
            <w:tcW w:w="1296" w:type="dxa"/>
            <w:shd w:val="clear" w:color="auto" w:fill="E7E6E6" w:themeFill="background2"/>
            <w:vAlign w:val="center"/>
            <w:hideMark/>
          </w:tcPr>
          <w:p w14:paraId="4DDAA47E" w14:textId="77777777" w:rsidR="00804D82" w:rsidRPr="00804D82" w:rsidRDefault="00804D82" w:rsidP="00A56379">
            <w:pPr>
              <w:jc w:val="center"/>
              <w:rPr>
                <w:rFonts w:ascii="Calibri" w:eastAsia="Times New Roman" w:hAnsi="Calibri" w:cs="Calibri"/>
                <w:kern w:val="0"/>
                <w:lang w:eastAsia="es-ES"/>
                <w14:ligatures w14:val="none"/>
              </w:rPr>
            </w:pPr>
            <w:r w:rsidRPr="00804D82">
              <w:rPr>
                <w:rFonts w:ascii="Calibri" w:eastAsia="Times New Roman" w:hAnsi="Calibri" w:cs="Calibri"/>
                <w:b/>
                <w:bCs/>
                <w:color w:val="000000"/>
                <w:kern w:val="0"/>
                <w:lang w:eastAsia="es-ES"/>
                <w14:ligatures w14:val="none"/>
              </w:rPr>
              <w:t>lun 22/04/24</w:t>
            </w:r>
          </w:p>
        </w:tc>
        <w:tc>
          <w:tcPr>
            <w:tcW w:w="1320" w:type="dxa"/>
            <w:shd w:val="clear" w:color="auto" w:fill="E7E6E6" w:themeFill="background2"/>
            <w:vAlign w:val="center"/>
            <w:hideMark/>
          </w:tcPr>
          <w:p w14:paraId="57E56052" w14:textId="77777777" w:rsidR="00804D82" w:rsidRPr="00804D82" w:rsidRDefault="00804D82" w:rsidP="00A56379">
            <w:pPr>
              <w:jc w:val="center"/>
              <w:rPr>
                <w:rFonts w:ascii="Calibri" w:eastAsia="Times New Roman" w:hAnsi="Calibri" w:cs="Calibri"/>
                <w:kern w:val="0"/>
                <w:lang w:eastAsia="es-ES"/>
                <w14:ligatures w14:val="none"/>
              </w:rPr>
            </w:pPr>
            <w:r w:rsidRPr="00804D82">
              <w:rPr>
                <w:rFonts w:ascii="Calibri" w:eastAsia="Times New Roman" w:hAnsi="Calibri" w:cs="Calibri"/>
                <w:b/>
                <w:bCs/>
                <w:color w:val="000000"/>
                <w:kern w:val="0"/>
                <w:lang w:eastAsia="es-ES"/>
                <w14:ligatures w14:val="none"/>
              </w:rPr>
              <w:t>mar 23/04/24</w:t>
            </w:r>
          </w:p>
        </w:tc>
      </w:tr>
      <w:tr w:rsidR="00804D82" w:rsidRPr="00804D82" w14:paraId="19EF7B15" w14:textId="77777777" w:rsidTr="00C56B9E">
        <w:tc>
          <w:tcPr>
            <w:tcW w:w="1350" w:type="dxa"/>
            <w:shd w:val="clear" w:color="auto" w:fill="AEAAAA" w:themeFill="background2" w:themeFillShade="BF"/>
            <w:vAlign w:val="center"/>
            <w:hideMark/>
          </w:tcPr>
          <w:p w14:paraId="2B2035C3" w14:textId="77777777" w:rsidR="00804D82" w:rsidRPr="00095AC0" w:rsidRDefault="00804D82" w:rsidP="00095AC0">
            <w:pPr>
              <w:jc w:val="left"/>
              <w:rPr>
                <w:rFonts w:ascii="Calibri" w:eastAsia="Times New Roman" w:hAnsi="Calibri" w:cs="Calibri"/>
                <w:b/>
                <w:bCs/>
                <w:kern w:val="0"/>
                <w:lang w:eastAsia="es-ES"/>
                <w14:ligatures w14:val="none"/>
              </w:rPr>
            </w:pPr>
            <w:r w:rsidRPr="00095AC0">
              <w:rPr>
                <w:rFonts w:ascii="Calibri" w:eastAsia="Times New Roman" w:hAnsi="Calibri" w:cs="Calibri"/>
                <w:b/>
                <w:bCs/>
                <w:color w:val="000000"/>
                <w:kern w:val="0"/>
                <w:lang w:eastAsia="es-ES"/>
                <w14:ligatures w14:val="none"/>
              </w:rPr>
              <w:t>1.8.2.1.6.1.1</w:t>
            </w:r>
          </w:p>
        </w:tc>
        <w:tc>
          <w:tcPr>
            <w:tcW w:w="3323" w:type="dxa"/>
            <w:shd w:val="clear" w:color="auto" w:fill="FFFFFF" w:themeFill="background1"/>
            <w:vAlign w:val="center"/>
            <w:hideMark/>
          </w:tcPr>
          <w:p w14:paraId="0DBB4EE3" w14:textId="7ECA6454" w:rsidR="00804D82" w:rsidRPr="00804D82" w:rsidRDefault="00804D82" w:rsidP="00A56379">
            <w:pPr>
              <w:jc w:val="left"/>
              <w:rPr>
                <w:rFonts w:ascii="Calibri" w:eastAsia="Times New Roman" w:hAnsi="Calibri" w:cs="Calibri"/>
                <w:kern w:val="0"/>
                <w:lang w:eastAsia="es-ES"/>
                <w14:ligatures w14:val="none"/>
              </w:rPr>
            </w:pPr>
            <w:r w:rsidRPr="00804D82">
              <w:rPr>
                <w:rFonts w:ascii="Calibri" w:eastAsia="Times New Roman" w:hAnsi="Calibri" w:cs="Calibri"/>
                <w:color w:val="000000"/>
                <w:kern w:val="0"/>
                <w:lang w:eastAsia="es-ES"/>
                <w14:ligatures w14:val="none"/>
              </w:rPr>
              <w:t>Instalación del switch y router</w:t>
            </w:r>
          </w:p>
        </w:tc>
        <w:tc>
          <w:tcPr>
            <w:tcW w:w="1211" w:type="dxa"/>
            <w:shd w:val="clear" w:color="auto" w:fill="FFFFFF" w:themeFill="background1"/>
            <w:vAlign w:val="center"/>
            <w:hideMark/>
          </w:tcPr>
          <w:p w14:paraId="65CE1428" w14:textId="77777777" w:rsidR="00804D82" w:rsidRPr="00804D82" w:rsidRDefault="00804D82" w:rsidP="00A56379">
            <w:pPr>
              <w:jc w:val="center"/>
              <w:rPr>
                <w:rFonts w:ascii="Calibri" w:eastAsia="Times New Roman" w:hAnsi="Calibri" w:cs="Calibri"/>
                <w:kern w:val="0"/>
                <w:lang w:eastAsia="es-ES"/>
                <w14:ligatures w14:val="none"/>
              </w:rPr>
            </w:pPr>
            <w:r w:rsidRPr="00804D82">
              <w:rPr>
                <w:rFonts w:ascii="Calibri" w:eastAsia="Times New Roman" w:hAnsi="Calibri" w:cs="Calibri"/>
                <w:color w:val="000000"/>
                <w:kern w:val="0"/>
                <w:lang w:eastAsia="es-ES"/>
                <w14:ligatures w14:val="none"/>
              </w:rPr>
              <w:t>1 hr</w:t>
            </w:r>
          </w:p>
        </w:tc>
        <w:tc>
          <w:tcPr>
            <w:tcW w:w="1296" w:type="dxa"/>
            <w:shd w:val="clear" w:color="auto" w:fill="FFFFFF" w:themeFill="background1"/>
            <w:vAlign w:val="center"/>
            <w:hideMark/>
          </w:tcPr>
          <w:p w14:paraId="418BC106" w14:textId="77777777" w:rsidR="00804D82" w:rsidRPr="00804D82" w:rsidRDefault="00804D82" w:rsidP="00A56379">
            <w:pPr>
              <w:jc w:val="center"/>
              <w:rPr>
                <w:rFonts w:ascii="Calibri" w:eastAsia="Times New Roman" w:hAnsi="Calibri" w:cs="Calibri"/>
                <w:kern w:val="0"/>
                <w:lang w:eastAsia="es-ES"/>
                <w14:ligatures w14:val="none"/>
              </w:rPr>
            </w:pPr>
            <w:r w:rsidRPr="00804D82">
              <w:rPr>
                <w:rFonts w:ascii="Calibri" w:eastAsia="Times New Roman" w:hAnsi="Calibri" w:cs="Calibri"/>
                <w:color w:val="000000"/>
                <w:kern w:val="0"/>
                <w:lang w:eastAsia="es-ES"/>
                <w14:ligatures w14:val="none"/>
              </w:rPr>
              <w:t>lun 22/04/24</w:t>
            </w:r>
          </w:p>
        </w:tc>
        <w:tc>
          <w:tcPr>
            <w:tcW w:w="1320" w:type="dxa"/>
            <w:shd w:val="clear" w:color="auto" w:fill="FFFFFF" w:themeFill="background1"/>
            <w:vAlign w:val="center"/>
            <w:hideMark/>
          </w:tcPr>
          <w:p w14:paraId="2978CA23" w14:textId="77777777" w:rsidR="00804D82" w:rsidRPr="00804D82" w:rsidRDefault="00804D82" w:rsidP="00A56379">
            <w:pPr>
              <w:jc w:val="center"/>
              <w:rPr>
                <w:rFonts w:ascii="Calibri" w:eastAsia="Times New Roman" w:hAnsi="Calibri" w:cs="Calibri"/>
                <w:kern w:val="0"/>
                <w:lang w:eastAsia="es-ES"/>
                <w14:ligatures w14:val="none"/>
              </w:rPr>
            </w:pPr>
            <w:r w:rsidRPr="00804D82">
              <w:rPr>
                <w:rFonts w:ascii="Calibri" w:eastAsia="Times New Roman" w:hAnsi="Calibri" w:cs="Calibri"/>
                <w:color w:val="000000"/>
                <w:kern w:val="0"/>
                <w:lang w:eastAsia="es-ES"/>
                <w14:ligatures w14:val="none"/>
              </w:rPr>
              <w:t>lun 22/04/24</w:t>
            </w:r>
          </w:p>
        </w:tc>
      </w:tr>
      <w:tr w:rsidR="00804D82" w:rsidRPr="00804D82" w14:paraId="73D4C783" w14:textId="77777777" w:rsidTr="00C56B9E">
        <w:tc>
          <w:tcPr>
            <w:tcW w:w="1350" w:type="dxa"/>
            <w:shd w:val="clear" w:color="auto" w:fill="AEAAAA" w:themeFill="background2" w:themeFillShade="BF"/>
            <w:vAlign w:val="center"/>
            <w:hideMark/>
          </w:tcPr>
          <w:p w14:paraId="13518A5B" w14:textId="77777777" w:rsidR="00804D82" w:rsidRPr="00095AC0" w:rsidRDefault="00804D82" w:rsidP="00095AC0">
            <w:pPr>
              <w:jc w:val="left"/>
              <w:rPr>
                <w:rFonts w:ascii="Calibri" w:eastAsia="Times New Roman" w:hAnsi="Calibri" w:cs="Calibri"/>
                <w:b/>
                <w:bCs/>
                <w:kern w:val="0"/>
                <w:lang w:eastAsia="es-ES"/>
                <w14:ligatures w14:val="none"/>
              </w:rPr>
            </w:pPr>
            <w:r w:rsidRPr="00095AC0">
              <w:rPr>
                <w:rFonts w:ascii="Calibri" w:eastAsia="Times New Roman" w:hAnsi="Calibri" w:cs="Calibri"/>
                <w:b/>
                <w:bCs/>
                <w:color w:val="000000"/>
                <w:kern w:val="0"/>
                <w:lang w:eastAsia="es-ES"/>
                <w14:ligatures w14:val="none"/>
              </w:rPr>
              <w:t>1.8.2.1.6.1.2</w:t>
            </w:r>
          </w:p>
        </w:tc>
        <w:tc>
          <w:tcPr>
            <w:tcW w:w="3323" w:type="dxa"/>
            <w:shd w:val="clear" w:color="auto" w:fill="FFFFFF" w:themeFill="background1"/>
            <w:vAlign w:val="center"/>
            <w:hideMark/>
          </w:tcPr>
          <w:p w14:paraId="3A35819A" w14:textId="309A189D" w:rsidR="00804D82" w:rsidRPr="00804D82" w:rsidRDefault="00804D82" w:rsidP="00A56379">
            <w:pPr>
              <w:jc w:val="left"/>
              <w:rPr>
                <w:rFonts w:ascii="Calibri" w:eastAsia="Times New Roman" w:hAnsi="Calibri" w:cs="Calibri"/>
                <w:kern w:val="0"/>
                <w:lang w:eastAsia="es-ES"/>
                <w14:ligatures w14:val="none"/>
              </w:rPr>
            </w:pPr>
            <w:r w:rsidRPr="00804D82">
              <w:rPr>
                <w:rFonts w:ascii="Calibri" w:eastAsia="Times New Roman" w:hAnsi="Calibri" w:cs="Calibri"/>
                <w:color w:val="000000"/>
                <w:kern w:val="0"/>
                <w:lang w:eastAsia="es-ES"/>
                <w14:ligatures w14:val="none"/>
              </w:rPr>
              <w:t>Configuración de puntos de red</w:t>
            </w:r>
          </w:p>
        </w:tc>
        <w:tc>
          <w:tcPr>
            <w:tcW w:w="1211" w:type="dxa"/>
            <w:shd w:val="clear" w:color="auto" w:fill="FFFFFF" w:themeFill="background1"/>
            <w:vAlign w:val="center"/>
            <w:hideMark/>
          </w:tcPr>
          <w:p w14:paraId="31B9C1CB" w14:textId="77777777" w:rsidR="00804D82" w:rsidRPr="00804D82" w:rsidRDefault="00804D82" w:rsidP="00A56379">
            <w:pPr>
              <w:jc w:val="center"/>
              <w:rPr>
                <w:rFonts w:ascii="Calibri" w:eastAsia="Times New Roman" w:hAnsi="Calibri" w:cs="Calibri"/>
                <w:kern w:val="0"/>
                <w:lang w:eastAsia="es-ES"/>
                <w14:ligatures w14:val="none"/>
              </w:rPr>
            </w:pPr>
            <w:r w:rsidRPr="00804D82">
              <w:rPr>
                <w:rFonts w:ascii="Calibri" w:eastAsia="Times New Roman" w:hAnsi="Calibri" w:cs="Calibri"/>
                <w:color w:val="000000"/>
                <w:kern w:val="0"/>
                <w:lang w:eastAsia="es-ES"/>
                <w14:ligatures w14:val="none"/>
              </w:rPr>
              <w:t>2 hrs</w:t>
            </w:r>
          </w:p>
        </w:tc>
        <w:tc>
          <w:tcPr>
            <w:tcW w:w="1296" w:type="dxa"/>
            <w:shd w:val="clear" w:color="auto" w:fill="FFFFFF" w:themeFill="background1"/>
            <w:vAlign w:val="center"/>
            <w:hideMark/>
          </w:tcPr>
          <w:p w14:paraId="136086D0" w14:textId="77777777" w:rsidR="00804D82" w:rsidRPr="00804D82" w:rsidRDefault="00804D82" w:rsidP="00A56379">
            <w:pPr>
              <w:jc w:val="center"/>
              <w:rPr>
                <w:rFonts w:ascii="Calibri" w:eastAsia="Times New Roman" w:hAnsi="Calibri" w:cs="Calibri"/>
                <w:kern w:val="0"/>
                <w:lang w:eastAsia="es-ES"/>
                <w14:ligatures w14:val="none"/>
              </w:rPr>
            </w:pPr>
            <w:r w:rsidRPr="00804D82">
              <w:rPr>
                <w:rFonts w:ascii="Calibri" w:eastAsia="Times New Roman" w:hAnsi="Calibri" w:cs="Calibri"/>
                <w:color w:val="000000"/>
                <w:kern w:val="0"/>
                <w:lang w:eastAsia="es-ES"/>
                <w14:ligatures w14:val="none"/>
              </w:rPr>
              <w:t>lun 22/04/24</w:t>
            </w:r>
          </w:p>
        </w:tc>
        <w:tc>
          <w:tcPr>
            <w:tcW w:w="1320" w:type="dxa"/>
            <w:shd w:val="clear" w:color="auto" w:fill="FFFFFF" w:themeFill="background1"/>
            <w:vAlign w:val="center"/>
            <w:hideMark/>
          </w:tcPr>
          <w:p w14:paraId="7920A131" w14:textId="77777777" w:rsidR="00804D82" w:rsidRPr="00804D82" w:rsidRDefault="00804D82" w:rsidP="00A56379">
            <w:pPr>
              <w:jc w:val="center"/>
              <w:rPr>
                <w:rFonts w:ascii="Calibri" w:eastAsia="Times New Roman" w:hAnsi="Calibri" w:cs="Calibri"/>
                <w:kern w:val="0"/>
                <w:lang w:eastAsia="es-ES"/>
                <w14:ligatures w14:val="none"/>
              </w:rPr>
            </w:pPr>
            <w:r w:rsidRPr="00804D82">
              <w:rPr>
                <w:rFonts w:ascii="Calibri" w:eastAsia="Times New Roman" w:hAnsi="Calibri" w:cs="Calibri"/>
                <w:color w:val="000000"/>
                <w:kern w:val="0"/>
                <w:lang w:eastAsia="es-ES"/>
                <w14:ligatures w14:val="none"/>
              </w:rPr>
              <w:t>mar 23/04/24</w:t>
            </w:r>
          </w:p>
        </w:tc>
      </w:tr>
      <w:tr w:rsidR="00804D82" w:rsidRPr="00804D82" w14:paraId="2E166264" w14:textId="77777777" w:rsidTr="00C56B9E">
        <w:tc>
          <w:tcPr>
            <w:tcW w:w="1350" w:type="dxa"/>
            <w:shd w:val="clear" w:color="auto" w:fill="AEAAAA" w:themeFill="background2" w:themeFillShade="BF"/>
            <w:vAlign w:val="center"/>
            <w:hideMark/>
          </w:tcPr>
          <w:p w14:paraId="44F6F064" w14:textId="77777777" w:rsidR="00804D82" w:rsidRPr="00095AC0" w:rsidRDefault="00804D82" w:rsidP="00095AC0">
            <w:pPr>
              <w:jc w:val="left"/>
              <w:rPr>
                <w:rFonts w:ascii="Calibri" w:eastAsia="Times New Roman" w:hAnsi="Calibri" w:cs="Calibri"/>
                <w:b/>
                <w:bCs/>
                <w:kern w:val="0"/>
                <w:lang w:eastAsia="es-ES"/>
                <w14:ligatures w14:val="none"/>
              </w:rPr>
            </w:pPr>
            <w:r w:rsidRPr="00095AC0">
              <w:rPr>
                <w:rFonts w:ascii="Calibri" w:eastAsia="Times New Roman" w:hAnsi="Calibri" w:cs="Calibri"/>
                <w:b/>
                <w:bCs/>
                <w:color w:val="000000"/>
                <w:kern w:val="0"/>
                <w:lang w:eastAsia="es-ES"/>
                <w14:ligatures w14:val="none"/>
              </w:rPr>
              <w:t>1.8.2.1.6.2</w:t>
            </w:r>
          </w:p>
        </w:tc>
        <w:tc>
          <w:tcPr>
            <w:tcW w:w="3323" w:type="dxa"/>
            <w:shd w:val="clear" w:color="auto" w:fill="FFFFFF" w:themeFill="background1"/>
            <w:vAlign w:val="center"/>
            <w:hideMark/>
          </w:tcPr>
          <w:p w14:paraId="5070F349" w14:textId="3227D457" w:rsidR="00804D82" w:rsidRPr="00804D82" w:rsidRDefault="00804D82" w:rsidP="00A56379">
            <w:pPr>
              <w:jc w:val="left"/>
              <w:rPr>
                <w:rFonts w:ascii="Calibri" w:eastAsia="Times New Roman" w:hAnsi="Calibri" w:cs="Calibri"/>
                <w:kern w:val="0"/>
                <w:lang w:eastAsia="es-ES"/>
                <w14:ligatures w14:val="none"/>
              </w:rPr>
            </w:pPr>
            <w:r w:rsidRPr="00804D82">
              <w:rPr>
                <w:rFonts w:ascii="Calibri" w:eastAsia="Times New Roman" w:hAnsi="Calibri" w:cs="Calibri"/>
                <w:color w:val="000000"/>
                <w:kern w:val="0"/>
                <w:lang w:eastAsia="es-ES"/>
                <w14:ligatures w14:val="none"/>
              </w:rPr>
              <w:t>Instalación de portátiles</w:t>
            </w:r>
          </w:p>
        </w:tc>
        <w:tc>
          <w:tcPr>
            <w:tcW w:w="1211" w:type="dxa"/>
            <w:shd w:val="clear" w:color="auto" w:fill="FFFFFF" w:themeFill="background1"/>
            <w:vAlign w:val="center"/>
            <w:hideMark/>
          </w:tcPr>
          <w:p w14:paraId="183211E3" w14:textId="77777777" w:rsidR="00804D82" w:rsidRPr="00804D82" w:rsidRDefault="00804D82" w:rsidP="00A56379">
            <w:pPr>
              <w:jc w:val="center"/>
              <w:rPr>
                <w:rFonts w:ascii="Calibri" w:eastAsia="Times New Roman" w:hAnsi="Calibri" w:cs="Calibri"/>
                <w:kern w:val="0"/>
                <w:lang w:eastAsia="es-ES"/>
                <w14:ligatures w14:val="none"/>
              </w:rPr>
            </w:pPr>
            <w:r w:rsidRPr="00804D82">
              <w:rPr>
                <w:rFonts w:ascii="Calibri" w:eastAsia="Times New Roman" w:hAnsi="Calibri" w:cs="Calibri"/>
                <w:color w:val="000000"/>
                <w:kern w:val="0"/>
                <w:lang w:eastAsia="es-ES"/>
                <w14:ligatures w14:val="none"/>
              </w:rPr>
              <w:t>1 hr</w:t>
            </w:r>
          </w:p>
        </w:tc>
        <w:tc>
          <w:tcPr>
            <w:tcW w:w="1296" w:type="dxa"/>
            <w:shd w:val="clear" w:color="auto" w:fill="FFFFFF" w:themeFill="background1"/>
            <w:vAlign w:val="center"/>
            <w:hideMark/>
          </w:tcPr>
          <w:p w14:paraId="0F85FF59" w14:textId="77777777" w:rsidR="00804D82" w:rsidRPr="00804D82" w:rsidRDefault="00804D82" w:rsidP="00A56379">
            <w:pPr>
              <w:jc w:val="center"/>
              <w:rPr>
                <w:rFonts w:ascii="Calibri" w:eastAsia="Times New Roman" w:hAnsi="Calibri" w:cs="Calibri"/>
                <w:kern w:val="0"/>
                <w:lang w:eastAsia="es-ES"/>
                <w14:ligatures w14:val="none"/>
              </w:rPr>
            </w:pPr>
            <w:r w:rsidRPr="00804D82">
              <w:rPr>
                <w:rFonts w:ascii="Calibri" w:eastAsia="Times New Roman" w:hAnsi="Calibri" w:cs="Calibri"/>
                <w:color w:val="000000"/>
                <w:kern w:val="0"/>
                <w:lang w:eastAsia="es-ES"/>
                <w14:ligatures w14:val="none"/>
              </w:rPr>
              <w:t>mar 23/04/24</w:t>
            </w:r>
          </w:p>
        </w:tc>
        <w:tc>
          <w:tcPr>
            <w:tcW w:w="1320" w:type="dxa"/>
            <w:shd w:val="clear" w:color="auto" w:fill="FFFFFF" w:themeFill="background1"/>
            <w:vAlign w:val="center"/>
            <w:hideMark/>
          </w:tcPr>
          <w:p w14:paraId="22A1A3D2" w14:textId="77777777" w:rsidR="00804D82" w:rsidRPr="00804D82" w:rsidRDefault="00804D82" w:rsidP="00A56379">
            <w:pPr>
              <w:jc w:val="center"/>
              <w:rPr>
                <w:rFonts w:ascii="Calibri" w:eastAsia="Times New Roman" w:hAnsi="Calibri" w:cs="Calibri"/>
                <w:kern w:val="0"/>
                <w:lang w:eastAsia="es-ES"/>
                <w14:ligatures w14:val="none"/>
              </w:rPr>
            </w:pPr>
            <w:r w:rsidRPr="00804D82">
              <w:rPr>
                <w:rFonts w:ascii="Calibri" w:eastAsia="Times New Roman" w:hAnsi="Calibri" w:cs="Calibri"/>
                <w:color w:val="000000"/>
                <w:kern w:val="0"/>
                <w:lang w:eastAsia="es-ES"/>
                <w14:ligatures w14:val="none"/>
              </w:rPr>
              <w:t>mar 23/04/24</w:t>
            </w:r>
          </w:p>
        </w:tc>
      </w:tr>
      <w:tr w:rsidR="00804D82" w:rsidRPr="00804D82" w14:paraId="58F262DE" w14:textId="77777777" w:rsidTr="00C56B9E">
        <w:tc>
          <w:tcPr>
            <w:tcW w:w="1350" w:type="dxa"/>
            <w:shd w:val="clear" w:color="auto" w:fill="AEAAAA" w:themeFill="background2" w:themeFillShade="BF"/>
            <w:vAlign w:val="center"/>
            <w:hideMark/>
          </w:tcPr>
          <w:p w14:paraId="2BC96B86" w14:textId="77777777" w:rsidR="00804D82" w:rsidRPr="00095AC0" w:rsidRDefault="00804D82" w:rsidP="00095AC0">
            <w:pPr>
              <w:jc w:val="left"/>
              <w:rPr>
                <w:rFonts w:ascii="Calibri" w:eastAsia="Times New Roman" w:hAnsi="Calibri" w:cs="Calibri"/>
                <w:b/>
                <w:bCs/>
                <w:kern w:val="0"/>
                <w:lang w:eastAsia="es-ES"/>
                <w14:ligatures w14:val="none"/>
              </w:rPr>
            </w:pPr>
            <w:r w:rsidRPr="00095AC0">
              <w:rPr>
                <w:rFonts w:ascii="Calibri" w:eastAsia="Times New Roman" w:hAnsi="Calibri" w:cs="Calibri"/>
                <w:b/>
                <w:bCs/>
                <w:color w:val="000000"/>
                <w:kern w:val="0"/>
                <w:lang w:eastAsia="es-ES"/>
                <w14:ligatures w14:val="none"/>
              </w:rPr>
              <w:t>1.8.2.1.6.3</w:t>
            </w:r>
          </w:p>
        </w:tc>
        <w:tc>
          <w:tcPr>
            <w:tcW w:w="3323" w:type="dxa"/>
            <w:shd w:val="clear" w:color="auto" w:fill="FFFFFF" w:themeFill="background1"/>
            <w:vAlign w:val="center"/>
            <w:hideMark/>
          </w:tcPr>
          <w:p w14:paraId="692EBB4F" w14:textId="4BE1AFCA" w:rsidR="00804D82" w:rsidRPr="00804D82" w:rsidRDefault="00804D82" w:rsidP="00A56379">
            <w:pPr>
              <w:jc w:val="left"/>
              <w:rPr>
                <w:rFonts w:ascii="Calibri" w:eastAsia="Times New Roman" w:hAnsi="Calibri" w:cs="Calibri"/>
                <w:kern w:val="0"/>
                <w:lang w:eastAsia="es-ES"/>
                <w14:ligatures w14:val="none"/>
              </w:rPr>
            </w:pPr>
            <w:r w:rsidRPr="00804D82">
              <w:rPr>
                <w:rFonts w:ascii="Calibri" w:eastAsia="Times New Roman" w:hAnsi="Calibri" w:cs="Calibri"/>
                <w:color w:val="000000"/>
                <w:kern w:val="0"/>
                <w:lang w:eastAsia="es-ES"/>
                <w14:ligatures w14:val="none"/>
              </w:rPr>
              <w:t>Instalación de monitor de 45''</w:t>
            </w:r>
          </w:p>
        </w:tc>
        <w:tc>
          <w:tcPr>
            <w:tcW w:w="1211" w:type="dxa"/>
            <w:shd w:val="clear" w:color="auto" w:fill="FFFFFF" w:themeFill="background1"/>
            <w:vAlign w:val="center"/>
            <w:hideMark/>
          </w:tcPr>
          <w:p w14:paraId="40D4B86A" w14:textId="77777777" w:rsidR="00804D82" w:rsidRPr="00804D82" w:rsidRDefault="00804D82" w:rsidP="00A56379">
            <w:pPr>
              <w:jc w:val="center"/>
              <w:rPr>
                <w:rFonts w:ascii="Calibri" w:eastAsia="Times New Roman" w:hAnsi="Calibri" w:cs="Calibri"/>
                <w:kern w:val="0"/>
                <w:lang w:eastAsia="es-ES"/>
                <w14:ligatures w14:val="none"/>
              </w:rPr>
            </w:pPr>
            <w:r w:rsidRPr="00804D82">
              <w:rPr>
                <w:rFonts w:ascii="Calibri" w:eastAsia="Times New Roman" w:hAnsi="Calibri" w:cs="Calibri"/>
                <w:color w:val="000000"/>
                <w:kern w:val="0"/>
                <w:lang w:eastAsia="es-ES"/>
                <w14:ligatures w14:val="none"/>
              </w:rPr>
              <w:t>1 hr</w:t>
            </w:r>
          </w:p>
        </w:tc>
        <w:tc>
          <w:tcPr>
            <w:tcW w:w="1296" w:type="dxa"/>
            <w:shd w:val="clear" w:color="auto" w:fill="FFFFFF" w:themeFill="background1"/>
            <w:vAlign w:val="center"/>
            <w:hideMark/>
          </w:tcPr>
          <w:p w14:paraId="73D605EC" w14:textId="77777777" w:rsidR="00804D82" w:rsidRPr="00804D82" w:rsidRDefault="00804D82" w:rsidP="00A56379">
            <w:pPr>
              <w:jc w:val="center"/>
              <w:rPr>
                <w:rFonts w:ascii="Calibri" w:eastAsia="Times New Roman" w:hAnsi="Calibri" w:cs="Calibri"/>
                <w:kern w:val="0"/>
                <w:lang w:eastAsia="es-ES"/>
                <w14:ligatures w14:val="none"/>
              </w:rPr>
            </w:pPr>
            <w:r w:rsidRPr="00804D82">
              <w:rPr>
                <w:rFonts w:ascii="Calibri" w:eastAsia="Times New Roman" w:hAnsi="Calibri" w:cs="Calibri"/>
                <w:color w:val="000000"/>
                <w:kern w:val="0"/>
                <w:lang w:eastAsia="es-ES"/>
                <w14:ligatures w14:val="none"/>
              </w:rPr>
              <w:t>mié 24/04/24</w:t>
            </w:r>
          </w:p>
        </w:tc>
        <w:tc>
          <w:tcPr>
            <w:tcW w:w="1320" w:type="dxa"/>
            <w:shd w:val="clear" w:color="auto" w:fill="FFFFFF" w:themeFill="background1"/>
            <w:vAlign w:val="center"/>
            <w:hideMark/>
          </w:tcPr>
          <w:p w14:paraId="74AE2C9C" w14:textId="77777777" w:rsidR="00804D82" w:rsidRPr="00804D82" w:rsidRDefault="00804D82" w:rsidP="00A56379">
            <w:pPr>
              <w:jc w:val="center"/>
              <w:rPr>
                <w:rFonts w:ascii="Calibri" w:eastAsia="Times New Roman" w:hAnsi="Calibri" w:cs="Calibri"/>
                <w:kern w:val="0"/>
                <w:lang w:eastAsia="es-ES"/>
                <w14:ligatures w14:val="none"/>
              </w:rPr>
            </w:pPr>
            <w:r w:rsidRPr="00804D82">
              <w:rPr>
                <w:rFonts w:ascii="Calibri" w:eastAsia="Times New Roman" w:hAnsi="Calibri" w:cs="Calibri"/>
                <w:color w:val="000000"/>
                <w:kern w:val="0"/>
                <w:lang w:eastAsia="es-ES"/>
                <w14:ligatures w14:val="none"/>
              </w:rPr>
              <w:t>mié 24/04/24</w:t>
            </w:r>
          </w:p>
        </w:tc>
      </w:tr>
      <w:tr w:rsidR="00804D82" w:rsidRPr="00804D82" w14:paraId="3075B5C9" w14:textId="77777777" w:rsidTr="00C56B9E">
        <w:tc>
          <w:tcPr>
            <w:tcW w:w="1350" w:type="dxa"/>
            <w:shd w:val="clear" w:color="auto" w:fill="AEAAAA" w:themeFill="background2" w:themeFillShade="BF"/>
            <w:vAlign w:val="center"/>
            <w:hideMark/>
          </w:tcPr>
          <w:p w14:paraId="65C7C4C6" w14:textId="77777777" w:rsidR="00804D82" w:rsidRPr="00095AC0" w:rsidRDefault="00804D82" w:rsidP="00095AC0">
            <w:pPr>
              <w:jc w:val="left"/>
              <w:rPr>
                <w:rFonts w:ascii="Calibri" w:eastAsia="Times New Roman" w:hAnsi="Calibri" w:cs="Calibri"/>
                <w:b/>
                <w:bCs/>
                <w:kern w:val="0"/>
                <w:lang w:eastAsia="es-ES"/>
                <w14:ligatures w14:val="none"/>
              </w:rPr>
            </w:pPr>
            <w:r w:rsidRPr="00095AC0">
              <w:rPr>
                <w:rFonts w:ascii="Calibri" w:eastAsia="Times New Roman" w:hAnsi="Calibri" w:cs="Calibri"/>
                <w:b/>
                <w:bCs/>
                <w:color w:val="000000"/>
                <w:kern w:val="0"/>
                <w:lang w:eastAsia="es-ES"/>
                <w14:ligatures w14:val="none"/>
              </w:rPr>
              <w:t>1.8.2.1.6.4</w:t>
            </w:r>
          </w:p>
        </w:tc>
        <w:tc>
          <w:tcPr>
            <w:tcW w:w="3323" w:type="dxa"/>
            <w:shd w:val="clear" w:color="auto" w:fill="FFFFFF" w:themeFill="background1"/>
            <w:vAlign w:val="center"/>
            <w:hideMark/>
          </w:tcPr>
          <w:p w14:paraId="3BD4CFE0" w14:textId="515015D3" w:rsidR="00804D82" w:rsidRPr="00804D82" w:rsidRDefault="00804D82" w:rsidP="00A56379">
            <w:pPr>
              <w:jc w:val="left"/>
              <w:rPr>
                <w:rFonts w:ascii="Calibri" w:eastAsia="Times New Roman" w:hAnsi="Calibri" w:cs="Calibri"/>
                <w:kern w:val="0"/>
                <w:lang w:eastAsia="es-ES"/>
                <w14:ligatures w14:val="none"/>
              </w:rPr>
            </w:pPr>
            <w:r w:rsidRPr="00804D82">
              <w:rPr>
                <w:rFonts w:ascii="Calibri" w:eastAsia="Times New Roman" w:hAnsi="Calibri" w:cs="Calibri"/>
                <w:color w:val="000000"/>
                <w:kern w:val="0"/>
                <w:lang w:eastAsia="es-ES"/>
                <w14:ligatures w14:val="none"/>
              </w:rPr>
              <w:t xml:space="preserve">Instalación de </w:t>
            </w:r>
            <w:r w:rsidR="00F926F9" w:rsidRPr="00804D82">
              <w:rPr>
                <w:rFonts w:ascii="Calibri" w:eastAsia="Times New Roman" w:hAnsi="Calibri" w:cs="Calibri"/>
                <w:color w:val="000000"/>
                <w:kern w:val="0"/>
                <w:lang w:eastAsia="es-ES"/>
                <w14:ligatures w14:val="none"/>
              </w:rPr>
              <w:t>teléfonos</w:t>
            </w:r>
            <w:r w:rsidRPr="00804D82">
              <w:rPr>
                <w:rFonts w:ascii="Calibri" w:eastAsia="Times New Roman" w:hAnsi="Calibri" w:cs="Calibri"/>
                <w:color w:val="000000"/>
                <w:kern w:val="0"/>
                <w:lang w:eastAsia="es-ES"/>
                <w14:ligatures w14:val="none"/>
              </w:rPr>
              <w:t xml:space="preserve"> IPVOID</w:t>
            </w:r>
          </w:p>
        </w:tc>
        <w:tc>
          <w:tcPr>
            <w:tcW w:w="1211" w:type="dxa"/>
            <w:shd w:val="clear" w:color="auto" w:fill="FFFFFF" w:themeFill="background1"/>
            <w:vAlign w:val="center"/>
            <w:hideMark/>
          </w:tcPr>
          <w:p w14:paraId="6E378616" w14:textId="77777777" w:rsidR="00804D82" w:rsidRPr="00804D82" w:rsidRDefault="00804D82" w:rsidP="00A56379">
            <w:pPr>
              <w:jc w:val="center"/>
              <w:rPr>
                <w:rFonts w:ascii="Calibri" w:eastAsia="Times New Roman" w:hAnsi="Calibri" w:cs="Calibri"/>
                <w:kern w:val="0"/>
                <w:lang w:eastAsia="es-ES"/>
                <w14:ligatures w14:val="none"/>
              </w:rPr>
            </w:pPr>
            <w:r w:rsidRPr="00804D82">
              <w:rPr>
                <w:rFonts w:ascii="Calibri" w:eastAsia="Times New Roman" w:hAnsi="Calibri" w:cs="Calibri"/>
                <w:color w:val="000000"/>
                <w:kern w:val="0"/>
                <w:lang w:eastAsia="es-ES"/>
                <w14:ligatures w14:val="none"/>
              </w:rPr>
              <w:t>1 hr</w:t>
            </w:r>
          </w:p>
        </w:tc>
        <w:tc>
          <w:tcPr>
            <w:tcW w:w="1296" w:type="dxa"/>
            <w:shd w:val="clear" w:color="auto" w:fill="FFFFFF" w:themeFill="background1"/>
            <w:vAlign w:val="center"/>
            <w:hideMark/>
          </w:tcPr>
          <w:p w14:paraId="58C63043" w14:textId="77777777" w:rsidR="00804D82" w:rsidRPr="00804D82" w:rsidRDefault="00804D82" w:rsidP="00A56379">
            <w:pPr>
              <w:jc w:val="center"/>
              <w:rPr>
                <w:rFonts w:ascii="Calibri" w:eastAsia="Times New Roman" w:hAnsi="Calibri" w:cs="Calibri"/>
                <w:kern w:val="0"/>
                <w:lang w:eastAsia="es-ES"/>
                <w14:ligatures w14:val="none"/>
              </w:rPr>
            </w:pPr>
            <w:r w:rsidRPr="00804D82">
              <w:rPr>
                <w:rFonts w:ascii="Calibri" w:eastAsia="Times New Roman" w:hAnsi="Calibri" w:cs="Calibri"/>
                <w:color w:val="000000"/>
                <w:kern w:val="0"/>
                <w:lang w:eastAsia="es-ES"/>
                <w14:ligatures w14:val="none"/>
              </w:rPr>
              <w:t>mié 24/04/24</w:t>
            </w:r>
          </w:p>
        </w:tc>
        <w:tc>
          <w:tcPr>
            <w:tcW w:w="1320" w:type="dxa"/>
            <w:shd w:val="clear" w:color="auto" w:fill="FFFFFF" w:themeFill="background1"/>
            <w:vAlign w:val="center"/>
            <w:hideMark/>
          </w:tcPr>
          <w:p w14:paraId="46366962" w14:textId="77777777" w:rsidR="00804D82" w:rsidRPr="00804D82" w:rsidRDefault="00804D82" w:rsidP="00A56379">
            <w:pPr>
              <w:jc w:val="center"/>
              <w:rPr>
                <w:rFonts w:ascii="Calibri" w:eastAsia="Times New Roman" w:hAnsi="Calibri" w:cs="Calibri"/>
                <w:kern w:val="0"/>
                <w:lang w:eastAsia="es-ES"/>
                <w14:ligatures w14:val="none"/>
              </w:rPr>
            </w:pPr>
            <w:r w:rsidRPr="00804D82">
              <w:rPr>
                <w:rFonts w:ascii="Calibri" w:eastAsia="Times New Roman" w:hAnsi="Calibri" w:cs="Calibri"/>
                <w:color w:val="000000"/>
                <w:kern w:val="0"/>
                <w:lang w:eastAsia="es-ES"/>
                <w14:ligatures w14:val="none"/>
              </w:rPr>
              <w:t>mié 24/04/24</w:t>
            </w:r>
          </w:p>
        </w:tc>
      </w:tr>
      <w:tr w:rsidR="00804D82" w:rsidRPr="00804D82" w14:paraId="31EC8E24" w14:textId="77777777" w:rsidTr="00C56B9E">
        <w:tc>
          <w:tcPr>
            <w:tcW w:w="1350" w:type="dxa"/>
            <w:shd w:val="clear" w:color="auto" w:fill="AEAAAA" w:themeFill="background2" w:themeFillShade="BF"/>
            <w:vAlign w:val="center"/>
            <w:hideMark/>
          </w:tcPr>
          <w:p w14:paraId="2ECBAA0D" w14:textId="77777777" w:rsidR="00804D82" w:rsidRPr="00095AC0" w:rsidRDefault="00804D82" w:rsidP="00095AC0">
            <w:pPr>
              <w:jc w:val="left"/>
              <w:rPr>
                <w:rFonts w:ascii="Calibri" w:eastAsia="Times New Roman" w:hAnsi="Calibri" w:cs="Calibri"/>
                <w:b/>
                <w:bCs/>
                <w:kern w:val="0"/>
                <w:lang w:eastAsia="es-ES"/>
                <w14:ligatures w14:val="none"/>
              </w:rPr>
            </w:pPr>
            <w:r w:rsidRPr="00095AC0">
              <w:rPr>
                <w:rFonts w:ascii="Calibri" w:eastAsia="Times New Roman" w:hAnsi="Calibri" w:cs="Calibri"/>
                <w:b/>
                <w:bCs/>
                <w:color w:val="000000"/>
                <w:kern w:val="0"/>
                <w:lang w:eastAsia="es-ES"/>
                <w14:ligatures w14:val="none"/>
              </w:rPr>
              <w:t>1.8.2.1.7</w:t>
            </w:r>
          </w:p>
        </w:tc>
        <w:tc>
          <w:tcPr>
            <w:tcW w:w="3323" w:type="dxa"/>
            <w:shd w:val="clear" w:color="auto" w:fill="E7E6E6" w:themeFill="background2"/>
            <w:vAlign w:val="center"/>
            <w:hideMark/>
          </w:tcPr>
          <w:p w14:paraId="564779E1" w14:textId="06400E14" w:rsidR="00804D82" w:rsidRPr="00804D82" w:rsidRDefault="00804D82" w:rsidP="00A56379">
            <w:pPr>
              <w:jc w:val="left"/>
              <w:rPr>
                <w:rFonts w:ascii="Calibri" w:eastAsia="Times New Roman" w:hAnsi="Calibri" w:cs="Calibri"/>
                <w:kern w:val="0"/>
                <w:lang w:eastAsia="es-ES"/>
                <w14:ligatures w14:val="none"/>
              </w:rPr>
            </w:pPr>
            <w:r w:rsidRPr="00804D82">
              <w:rPr>
                <w:rFonts w:ascii="Calibri" w:eastAsia="Times New Roman" w:hAnsi="Calibri" w:cs="Calibri"/>
                <w:b/>
                <w:bCs/>
                <w:color w:val="000000"/>
                <w:kern w:val="0"/>
                <w:lang w:eastAsia="es-ES"/>
                <w14:ligatures w14:val="none"/>
              </w:rPr>
              <w:t xml:space="preserve">Hospital </w:t>
            </w:r>
            <w:r w:rsidR="00D67230" w:rsidRPr="00804D82">
              <w:rPr>
                <w:rFonts w:ascii="Calibri" w:eastAsia="Times New Roman" w:hAnsi="Calibri" w:cs="Calibri"/>
                <w:b/>
                <w:bCs/>
                <w:color w:val="000000"/>
                <w:kern w:val="0"/>
                <w:lang w:eastAsia="es-ES"/>
                <w14:ligatures w14:val="none"/>
              </w:rPr>
              <w:t>Álvarez</w:t>
            </w:r>
            <w:r w:rsidRPr="00804D82">
              <w:rPr>
                <w:rFonts w:ascii="Calibri" w:eastAsia="Times New Roman" w:hAnsi="Calibri" w:cs="Calibri"/>
                <w:b/>
                <w:bCs/>
                <w:color w:val="000000"/>
                <w:kern w:val="0"/>
                <w:lang w:eastAsia="es-ES"/>
                <w14:ligatures w14:val="none"/>
              </w:rPr>
              <w:t xml:space="preserve"> Buylla</w:t>
            </w:r>
          </w:p>
        </w:tc>
        <w:tc>
          <w:tcPr>
            <w:tcW w:w="1211" w:type="dxa"/>
            <w:shd w:val="clear" w:color="auto" w:fill="E7E6E6" w:themeFill="background2"/>
            <w:vAlign w:val="center"/>
            <w:hideMark/>
          </w:tcPr>
          <w:p w14:paraId="0F1B9FAE" w14:textId="77777777" w:rsidR="00804D82" w:rsidRPr="00804D82" w:rsidRDefault="00804D82" w:rsidP="00A56379">
            <w:pPr>
              <w:jc w:val="center"/>
              <w:rPr>
                <w:rFonts w:ascii="Calibri" w:eastAsia="Times New Roman" w:hAnsi="Calibri" w:cs="Calibri"/>
                <w:kern w:val="0"/>
                <w:lang w:eastAsia="es-ES"/>
                <w14:ligatures w14:val="none"/>
              </w:rPr>
            </w:pPr>
            <w:r w:rsidRPr="00804D82">
              <w:rPr>
                <w:rFonts w:ascii="Calibri" w:eastAsia="Times New Roman" w:hAnsi="Calibri" w:cs="Calibri"/>
                <w:b/>
                <w:bCs/>
                <w:color w:val="000000"/>
                <w:kern w:val="0"/>
                <w:lang w:eastAsia="es-ES"/>
                <w14:ligatures w14:val="none"/>
              </w:rPr>
              <w:t>9 hrs</w:t>
            </w:r>
          </w:p>
        </w:tc>
        <w:tc>
          <w:tcPr>
            <w:tcW w:w="1296" w:type="dxa"/>
            <w:shd w:val="clear" w:color="auto" w:fill="E7E6E6" w:themeFill="background2"/>
            <w:vAlign w:val="center"/>
            <w:hideMark/>
          </w:tcPr>
          <w:p w14:paraId="1F5D0C74" w14:textId="77777777" w:rsidR="00804D82" w:rsidRPr="00804D82" w:rsidRDefault="00804D82" w:rsidP="00A56379">
            <w:pPr>
              <w:jc w:val="center"/>
              <w:rPr>
                <w:rFonts w:ascii="Calibri" w:eastAsia="Times New Roman" w:hAnsi="Calibri" w:cs="Calibri"/>
                <w:kern w:val="0"/>
                <w:lang w:eastAsia="es-ES"/>
                <w14:ligatures w14:val="none"/>
              </w:rPr>
            </w:pPr>
            <w:r w:rsidRPr="00804D82">
              <w:rPr>
                <w:rFonts w:ascii="Calibri" w:eastAsia="Times New Roman" w:hAnsi="Calibri" w:cs="Calibri"/>
                <w:b/>
                <w:bCs/>
                <w:color w:val="000000"/>
                <w:kern w:val="0"/>
                <w:lang w:eastAsia="es-ES"/>
                <w14:ligatures w14:val="none"/>
              </w:rPr>
              <w:t>vie 26/04/24</w:t>
            </w:r>
          </w:p>
        </w:tc>
        <w:tc>
          <w:tcPr>
            <w:tcW w:w="1320" w:type="dxa"/>
            <w:shd w:val="clear" w:color="auto" w:fill="E7E6E6" w:themeFill="background2"/>
            <w:vAlign w:val="center"/>
            <w:hideMark/>
          </w:tcPr>
          <w:p w14:paraId="4FB3706B" w14:textId="77777777" w:rsidR="00804D82" w:rsidRPr="00804D82" w:rsidRDefault="00804D82" w:rsidP="00A56379">
            <w:pPr>
              <w:jc w:val="center"/>
              <w:rPr>
                <w:rFonts w:ascii="Calibri" w:eastAsia="Times New Roman" w:hAnsi="Calibri" w:cs="Calibri"/>
                <w:kern w:val="0"/>
                <w:lang w:eastAsia="es-ES"/>
                <w14:ligatures w14:val="none"/>
              </w:rPr>
            </w:pPr>
            <w:r w:rsidRPr="00804D82">
              <w:rPr>
                <w:rFonts w:ascii="Calibri" w:eastAsia="Times New Roman" w:hAnsi="Calibri" w:cs="Calibri"/>
                <w:b/>
                <w:bCs/>
                <w:color w:val="000000"/>
                <w:kern w:val="0"/>
                <w:lang w:eastAsia="es-ES"/>
                <w14:ligatures w14:val="none"/>
              </w:rPr>
              <w:t>mar 30/04/24</w:t>
            </w:r>
          </w:p>
        </w:tc>
      </w:tr>
      <w:tr w:rsidR="00804D82" w:rsidRPr="00804D82" w14:paraId="152E7C4F" w14:textId="77777777" w:rsidTr="00C56B9E">
        <w:tc>
          <w:tcPr>
            <w:tcW w:w="1350" w:type="dxa"/>
            <w:shd w:val="clear" w:color="auto" w:fill="AEAAAA" w:themeFill="background2" w:themeFillShade="BF"/>
            <w:vAlign w:val="center"/>
            <w:hideMark/>
          </w:tcPr>
          <w:p w14:paraId="5B15C9AD" w14:textId="77777777" w:rsidR="00804D82" w:rsidRPr="00095AC0" w:rsidRDefault="00804D82" w:rsidP="00095AC0">
            <w:pPr>
              <w:jc w:val="left"/>
              <w:rPr>
                <w:rFonts w:ascii="Calibri" w:eastAsia="Times New Roman" w:hAnsi="Calibri" w:cs="Calibri"/>
                <w:b/>
                <w:bCs/>
                <w:kern w:val="0"/>
                <w:lang w:eastAsia="es-ES"/>
                <w14:ligatures w14:val="none"/>
              </w:rPr>
            </w:pPr>
            <w:r w:rsidRPr="00095AC0">
              <w:rPr>
                <w:rFonts w:ascii="Calibri" w:eastAsia="Times New Roman" w:hAnsi="Calibri" w:cs="Calibri"/>
                <w:b/>
                <w:bCs/>
                <w:color w:val="000000"/>
                <w:kern w:val="0"/>
                <w:lang w:eastAsia="es-ES"/>
                <w14:ligatures w14:val="none"/>
              </w:rPr>
              <w:t>1.8.2.1.7.1</w:t>
            </w:r>
          </w:p>
        </w:tc>
        <w:tc>
          <w:tcPr>
            <w:tcW w:w="3323" w:type="dxa"/>
            <w:shd w:val="clear" w:color="auto" w:fill="E7E6E6" w:themeFill="background2"/>
            <w:vAlign w:val="center"/>
            <w:hideMark/>
          </w:tcPr>
          <w:p w14:paraId="6DE6E070" w14:textId="460E8AD0" w:rsidR="00804D82" w:rsidRPr="00804D82" w:rsidRDefault="00804D82" w:rsidP="00A56379">
            <w:pPr>
              <w:jc w:val="left"/>
              <w:rPr>
                <w:rFonts w:ascii="Calibri" w:eastAsia="Times New Roman" w:hAnsi="Calibri" w:cs="Calibri"/>
                <w:kern w:val="0"/>
                <w:lang w:eastAsia="es-ES"/>
                <w14:ligatures w14:val="none"/>
              </w:rPr>
            </w:pPr>
            <w:r w:rsidRPr="00804D82">
              <w:rPr>
                <w:rFonts w:ascii="Calibri" w:eastAsia="Times New Roman" w:hAnsi="Calibri" w:cs="Calibri"/>
                <w:b/>
                <w:bCs/>
                <w:color w:val="000000"/>
                <w:kern w:val="0"/>
                <w:lang w:eastAsia="es-ES"/>
                <w14:ligatures w14:val="none"/>
              </w:rPr>
              <w:t>Instalación de cableado</w:t>
            </w:r>
          </w:p>
        </w:tc>
        <w:tc>
          <w:tcPr>
            <w:tcW w:w="1211" w:type="dxa"/>
            <w:shd w:val="clear" w:color="auto" w:fill="E7E6E6" w:themeFill="background2"/>
            <w:vAlign w:val="center"/>
            <w:hideMark/>
          </w:tcPr>
          <w:p w14:paraId="4D3D2CC9" w14:textId="77777777" w:rsidR="00804D82" w:rsidRPr="00804D82" w:rsidRDefault="00804D82" w:rsidP="00A56379">
            <w:pPr>
              <w:jc w:val="center"/>
              <w:rPr>
                <w:rFonts w:ascii="Calibri" w:eastAsia="Times New Roman" w:hAnsi="Calibri" w:cs="Calibri"/>
                <w:kern w:val="0"/>
                <w:lang w:eastAsia="es-ES"/>
                <w14:ligatures w14:val="none"/>
              </w:rPr>
            </w:pPr>
            <w:r w:rsidRPr="00804D82">
              <w:rPr>
                <w:rFonts w:ascii="Calibri" w:eastAsia="Times New Roman" w:hAnsi="Calibri" w:cs="Calibri"/>
                <w:b/>
                <w:bCs/>
                <w:color w:val="000000"/>
                <w:kern w:val="0"/>
                <w:lang w:eastAsia="es-ES"/>
                <w14:ligatures w14:val="none"/>
              </w:rPr>
              <w:t>6 hrs</w:t>
            </w:r>
          </w:p>
        </w:tc>
        <w:tc>
          <w:tcPr>
            <w:tcW w:w="1296" w:type="dxa"/>
            <w:shd w:val="clear" w:color="auto" w:fill="E7E6E6" w:themeFill="background2"/>
            <w:vAlign w:val="center"/>
            <w:hideMark/>
          </w:tcPr>
          <w:p w14:paraId="7E765E12" w14:textId="77777777" w:rsidR="00804D82" w:rsidRPr="00804D82" w:rsidRDefault="00804D82" w:rsidP="00A56379">
            <w:pPr>
              <w:jc w:val="center"/>
              <w:rPr>
                <w:rFonts w:ascii="Calibri" w:eastAsia="Times New Roman" w:hAnsi="Calibri" w:cs="Calibri"/>
                <w:kern w:val="0"/>
                <w:lang w:eastAsia="es-ES"/>
                <w14:ligatures w14:val="none"/>
              </w:rPr>
            </w:pPr>
            <w:r w:rsidRPr="00804D82">
              <w:rPr>
                <w:rFonts w:ascii="Calibri" w:eastAsia="Times New Roman" w:hAnsi="Calibri" w:cs="Calibri"/>
                <w:b/>
                <w:bCs/>
                <w:color w:val="000000"/>
                <w:kern w:val="0"/>
                <w:lang w:eastAsia="es-ES"/>
                <w14:ligatures w14:val="none"/>
              </w:rPr>
              <w:t>vie 26/04/24</w:t>
            </w:r>
          </w:p>
        </w:tc>
        <w:tc>
          <w:tcPr>
            <w:tcW w:w="1320" w:type="dxa"/>
            <w:shd w:val="clear" w:color="auto" w:fill="E7E6E6" w:themeFill="background2"/>
            <w:vAlign w:val="center"/>
            <w:hideMark/>
          </w:tcPr>
          <w:p w14:paraId="1E03DC7D" w14:textId="77777777" w:rsidR="00804D82" w:rsidRPr="00804D82" w:rsidRDefault="00804D82" w:rsidP="00A56379">
            <w:pPr>
              <w:jc w:val="center"/>
              <w:rPr>
                <w:rFonts w:ascii="Calibri" w:eastAsia="Times New Roman" w:hAnsi="Calibri" w:cs="Calibri"/>
                <w:kern w:val="0"/>
                <w:lang w:eastAsia="es-ES"/>
                <w14:ligatures w14:val="none"/>
              </w:rPr>
            </w:pPr>
            <w:r w:rsidRPr="00804D82">
              <w:rPr>
                <w:rFonts w:ascii="Calibri" w:eastAsia="Times New Roman" w:hAnsi="Calibri" w:cs="Calibri"/>
                <w:b/>
                <w:bCs/>
                <w:color w:val="000000"/>
                <w:kern w:val="0"/>
                <w:lang w:eastAsia="es-ES"/>
                <w14:ligatures w14:val="none"/>
              </w:rPr>
              <w:t>lun 29/04/24</w:t>
            </w:r>
          </w:p>
        </w:tc>
      </w:tr>
      <w:tr w:rsidR="00804D82" w:rsidRPr="00804D82" w14:paraId="7698F2BA" w14:textId="77777777" w:rsidTr="00C56B9E">
        <w:tc>
          <w:tcPr>
            <w:tcW w:w="1350" w:type="dxa"/>
            <w:shd w:val="clear" w:color="auto" w:fill="AEAAAA" w:themeFill="background2" w:themeFillShade="BF"/>
            <w:vAlign w:val="center"/>
            <w:hideMark/>
          </w:tcPr>
          <w:p w14:paraId="33638E75" w14:textId="77777777" w:rsidR="00804D82" w:rsidRPr="00095AC0" w:rsidRDefault="00804D82" w:rsidP="00095AC0">
            <w:pPr>
              <w:jc w:val="left"/>
              <w:rPr>
                <w:rFonts w:ascii="Calibri" w:eastAsia="Times New Roman" w:hAnsi="Calibri" w:cs="Calibri"/>
                <w:b/>
                <w:bCs/>
                <w:kern w:val="0"/>
                <w:lang w:eastAsia="es-ES"/>
                <w14:ligatures w14:val="none"/>
              </w:rPr>
            </w:pPr>
            <w:r w:rsidRPr="00095AC0">
              <w:rPr>
                <w:rFonts w:ascii="Calibri" w:eastAsia="Times New Roman" w:hAnsi="Calibri" w:cs="Calibri"/>
                <w:b/>
                <w:bCs/>
                <w:color w:val="000000"/>
                <w:kern w:val="0"/>
                <w:lang w:eastAsia="es-ES"/>
                <w14:ligatures w14:val="none"/>
              </w:rPr>
              <w:t>1.8.2.1.7.1.1</w:t>
            </w:r>
          </w:p>
        </w:tc>
        <w:tc>
          <w:tcPr>
            <w:tcW w:w="3323" w:type="dxa"/>
            <w:shd w:val="clear" w:color="auto" w:fill="FFFFFF" w:themeFill="background1"/>
            <w:vAlign w:val="center"/>
            <w:hideMark/>
          </w:tcPr>
          <w:p w14:paraId="0D5CFB58" w14:textId="3E97AA7F" w:rsidR="00804D82" w:rsidRPr="00804D82" w:rsidRDefault="00804D82" w:rsidP="00A56379">
            <w:pPr>
              <w:jc w:val="left"/>
              <w:rPr>
                <w:rFonts w:ascii="Calibri" w:eastAsia="Times New Roman" w:hAnsi="Calibri" w:cs="Calibri"/>
                <w:kern w:val="0"/>
                <w:lang w:eastAsia="es-ES"/>
                <w14:ligatures w14:val="none"/>
              </w:rPr>
            </w:pPr>
            <w:r w:rsidRPr="00804D82">
              <w:rPr>
                <w:rFonts w:ascii="Calibri" w:eastAsia="Times New Roman" w:hAnsi="Calibri" w:cs="Calibri"/>
                <w:color w:val="000000"/>
                <w:kern w:val="0"/>
                <w:lang w:eastAsia="es-ES"/>
                <w14:ligatures w14:val="none"/>
              </w:rPr>
              <w:t>Instalación del switch y router</w:t>
            </w:r>
          </w:p>
        </w:tc>
        <w:tc>
          <w:tcPr>
            <w:tcW w:w="1211" w:type="dxa"/>
            <w:shd w:val="clear" w:color="auto" w:fill="FFFFFF" w:themeFill="background1"/>
            <w:vAlign w:val="center"/>
            <w:hideMark/>
          </w:tcPr>
          <w:p w14:paraId="43231478" w14:textId="77777777" w:rsidR="00804D82" w:rsidRPr="00804D82" w:rsidRDefault="00804D82" w:rsidP="00A56379">
            <w:pPr>
              <w:jc w:val="center"/>
              <w:rPr>
                <w:rFonts w:ascii="Calibri" w:eastAsia="Times New Roman" w:hAnsi="Calibri" w:cs="Calibri"/>
                <w:kern w:val="0"/>
                <w:lang w:eastAsia="es-ES"/>
                <w14:ligatures w14:val="none"/>
              </w:rPr>
            </w:pPr>
            <w:r w:rsidRPr="00804D82">
              <w:rPr>
                <w:rFonts w:ascii="Calibri" w:eastAsia="Times New Roman" w:hAnsi="Calibri" w:cs="Calibri"/>
                <w:color w:val="000000"/>
                <w:kern w:val="0"/>
                <w:lang w:eastAsia="es-ES"/>
                <w14:ligatures w14:val="none"/>
              </w:rPr>
              <w:t>1 hr</w:t>
            </w:r>
          </w:p>
        </w:tc>
        <w:tc>
          <w:tcPr>
            <w:tcW w:w="1296" w:type="dxa"/>
            <w:shd w:val="clear" w:color="auto" w:fill="FFFFFF" w:themeFill="background1"/>
            <w:vAlign w:val="center"/>
            <w:hideMark/>
          </w:tcPr>
          <w:p w14:paraId="0F775D6F" w14:textId="77777777" w:rsidR="00804D82" w:rsidRPr="00804D82" w:rsidRDefault="00804D82" w:rsidP="00A56379">
            <w:pPr>
              <w:jc w:val="center"/>
              <w:rPr>
                <w:rFonts w:ascii="Calibri" w:eastAsia="Times New Roman" w:hAnsi="Calibri" w:cs="Calibri"/>
                <w:kern w:val="0"/>
                <w:lang w:eastAsia="es-ES"/>
                <w14:ligatures w14:val="none"/>
              </w:rPr>
            </w:pPr>
            <w:r w:rsidRPr="00804D82">
              <w:rPr>
                <w:rFonts w:ascii="Calibri" w:eastAsia="Times New Roman" w:hAnsi="Calibri" w:cs="Calibri"/>
                <w:color w:val="000000"/>
                <w:kern w:val="0"/>
                <w:lang w:eastAsia="es-ES"/>
                <w14:ligatures w14:val="none"/>
              </w:rPr>
              <w:t>vie 26/04/24</w:t>
            </w:r>
          </w:p>
        </w:tc>
        <w:tc>
          <w:tcPr>
            <w:tcW w:w="1320" w:type="dxa"/>
            <w:shd w:val="clear" w:color="auto" w:fill="FFFFFF" w:themeFill="background1"/>
            <w:vAlign w:val="center"/>
            <w:hideMark/>
          </w:tcPr>
          <w:p w14:paraId="71481D4C" w14:textId="77777777" w:rsidR="00804D82" w:rsidRPr="00804D82" w:rsidRDefault="00804D82" w:rsidP="00A56379">
            <w:pPr>
              <w:jc w:val="center"/>
              <w:rPr>
                <w:rFonts w:ascii="Calibri" w:eastAsia="Times New Roman" w:hAnsi="Calibri" w:cs="Calibri"/>
                <w:kern w:val="0"/>
                <w:lang w:eastAsia="es-ES"/>
                <w14:ligatures w14:val="none"/>
              </w:rPr>
            </w:pPr>
            <w:r w:rsidRPr="00804D82">
              <w:rPr>
                <w:rFonts w:ascii="Calibri" w:eastAsia="Times New Roman" w:hAnsi="Calibri" w:cs="Calibri"/>
                <w:color w:val="000000"/>
                <w:kern w:val="0"/>
                <w:lang w:eastAsia="es-ES"/>
                <w14:ligatures w14:val="none"/>
              </w:rPr>
              <w:t>vie 26/04/24</w:t>
            </w:r>
          </w:p>
        </w:tc>
      </w:tr>
      <w:tr w:rsidR="00804D82" w:rsidRPr="00804D82" w14:paraId="543F345F" w14:textId="77777777" w:rsidTr="00C56B9E">
        <w:tc>
          <w:tcPr>
            <w:tcW w:w="1350" w:type="dxa"/>
            <w:shd w:val="clear" w:color="auto" w:fill="AEAAAA" w:themeFill="background2" w:themeFillShade="BF"/>
            <w:vAlign w:val="center"/>
            <w:hideMark/>
          </w:tcPr>
          <w:p w14:paraId="64A4CF2A" w14:textId="77777777" w:rsidR="00804D82" w:rsidRPr="00095AC0" w:rsidRDefault="00804D82" w:rsidP="00095AC0">
            <w:pPr>
              <w:jc w:val="left"/>
              <w:rPr>
                <w:rFonts w:ascii="Calibri" w:eastAsia="Times New Roman" w:hAnsi="Calibri" w:cs="Calibri"/>
                <w:b/>
                <w:bCs/>
                <w:kern w:val="0"/>
                <w:lang w:eastAsia="es-ES"/>
                <w14:ligatures w14:val="none"/>
              </w:rPr>
            </w:pPr>
            <w:r w:rsidRPr="00095AC0">
              <w:rPr>
                <w:rFonts w:ascii="Calibri" w:eastAsia="Times New Roman" w:hAnsi="Calibri" w:cs="Calibri"/>
                <w:b/>
                <w:bCs/>
                <w:color w:val="000000"/>
                <w:kern w:val="0"/>
                <w:lang w:eastAsia="es-ES"/>
                <w14:ligatures w14:val="none"/>
              </w:rPr>
              <w:t>1.8.2.1.7.1.2</w:t>
            </w:r>
          </w:p>
        </w:tc>
        <w:tc>
          <w:tcPr>
            <w:tcW w:w="3323" w:type="dxa"/>
            <w:shd w:val="clear" w:color="auto" w:fill="FFFFFF" w:themeFill="background1"/>
            <w:vAlign w:val="center"/>
            <w:hideMark/>
          </w:tcPr>
          <w:p w14:paraId="21AC795E" w14:textId="77B0A4E9" w:rsidR="00804D82" w:rsidRPr="00804D82" w:rsidRDefault="00804D82" w:rsidP="00A56379">
            <w:pPr>
              <w:jc w:val="left"/>
              <w:rPr>
                <w:rFonts w:ascii="Calibri" w:eastAsia="Times New Roman" w:hAnsi="Calibri" w:cs="Calibri"/>
                <w:kern w:val="0"/>
                <w:lang w:eastAsia="es-ES"/>
                <w14:ligatures w14:val="none"/>
              </w:rPr>
            </w:pPr>
            <w:r w:rsidRPr="00804D82">
              <w:rPr>
                <w:rFonts w:ascii="Calibri" w:eastAsia="Times New Roman" w:hAnsi="Calibri" w:cs="Calibri"/>
                <w:color w:val="000000"/>
                <w:kern w:val="0"/>
                <w:lang w:eastAsia="es-ES"/>
                <w14:ligatures w14:val="none"/>
              </w:rPr>
              <w:t>Configuración de puntos de red</w:t>
            </w:r>
          </w:p>
        </w:tc>
        <w:tc>
          <w:tcPr>
            <w:tcW w:w="1211" w:type="dxa"/>
            <w:shd w:val="clear" w:color="auto" w:fill="FFFFFF" w:themeFill="background1"/>
            <w:vAlign w:val="center"/>
            <w:hideMark/>
          </w:tcPr>
          <w:p w14:paraId="70B8CF55" w14:textId="77777777" w:rsidR="00804D82" w:rsidRPr="00804D82" w:rsidRDefault="00804D82" w:rsidP="00A56379">
            <w:pPr>
              <w:jc w:val="center"/>
              <w:rPr>
                <w:rFonts w:ascii="Calibri" w:eastAsia="Times New Roman" w:hAnsi="Calibri" w:cs="Calibri"/>
                <w:kern w:val="0"/>
                <w:lang w:eastAsia="es-ES"/>
                <w14:ligatures w14:val="none"/>
              </w:rPr>
            </w:pPr>
            <w:r w:rsidRPr="00804D82">
              <w:rPr>
                <w:rFonts w:ascii="Calibri" w:eastAsia="Times New Roman" w:hAnsi="Calibri" w:cs="Calibri"/>
                <w:color w:val="000000"/>
                <w:kern w:val="0"/>
                <w:lang w:eastAsia="es-ES"/>
                <w14:ligatures w14:val="none"/>
              </w:rPr>
              <w:t>2 hrs</w:t>
            </w:r>
          </w:p>
        </w:tc>
        <w:tc>
          <w:tcPr>
            <w:tcW w:w="1296" w:type="dxa"/>
            <w:shd w:val="clear" w:color="auto" w:fill="FFFFFF" w:themeFill="background1"/>
            <w:vAlign w:val="center"/>
            <w:hideMark/>
          </w:tcPr>
          <w:p w14:paraId="24549632" w14:textId="77777777" w:rsidR="00804D82" w:rsidRPr="00804D82" w:rsidRDefault="00804D82" w:rsidP="00A56379">
            <w:pPr>
              <w:jc w:val="center"/>
              <w:rPr>
                <w:rFonts w:ascii="Calibri" w:eastAsia="Times New Roman" w:hAnsi="Calibri" w:cs="Calibri"/>
                <w:kern w:val="0"/>
                <w:lang w:eastAsia="es-ES"/>
                <w14:ligatures w14:val="none"/>
              </w:rPr>
            </w:pPr>
            <w:r w:rsidRPr="00804D82">
              <w:rPr>
                <w:rFonts w:ascii="Calibri" w:eastAsia="Times New Roman" w:hAnsi="Calibri" w:cs="Calibri"/>
                <w:color w:val="000000"/>
                <w:kern w:val="0"/>
                <w:lang w:eastAsia="es-ES"/>
                <w14:ligatures w14:val="none"/>
              </w:rPr>
              <w:t>vie 26/04/24</w:t>
            </w:r>
          </w:p>
        </w:tc>
        <w:tc>
          <w:tcPr>
            <w:tcW w:w="1320" w:type="dxa"/>
            <w:shd w:val="clear" w:color="auto" w:fill="FFFFFF" w:themeFill="background1"/>
            <w:vAlign w:val="center"/>
            <w:hideMark/>
          </w:tcPr>
          <w:p w14:paraId="5C12B1E3" w14:textId="77777777" w:rsidR="00804D82" w:rsidRPr="00804D82" w:rsidRDefault="00804D82" w:rsidP="00A56379">
            <w:pPr>
              <w:jc w:val="center"/>
              <w:rPr>
                <w:rFonts w:ascii="Calibri" w:eastAsia="Times New Roman" w:hAnsi="Calibri" w:cs="Calibri"/>
                <w:kern w:val="0"/>
                <w:lang w:eastAsia="es-ES"/>
                <w14:ligatures w14:val="none"/>
              </w:rPr>
            </w:pPr>
            <w:r w:rsidRPr="00804D82">
              <w:rPr>
                <w:rFonts w:ascii="Calibri" w:eastAsia="Times New Roman" w:hAnsi="Calibri" w:cs="Calibri"/>
                <w:color w:val="000000"/>
                <w:kern w:val="0"/>
                <w:lang w:eastAsia="es-ES"/>
                <w14:ligatures w14:val="none"/>
              </w:rPr>
              <w:t>lun 29/04/24</w:t>
            </w:r>
          </w:p>
        </w:tc>
      </w:tr>
      <w:tr w:rsidR="00804D82" w:rsidRPr="00804D82" w14:paraId="60E48880" w14:textId="77777777" w:rsidTr="00C56B9E">
        <w:tc>
          <w:tcPr>
            <w:tcW w:w="1350" w:type="dxa"/>
            <w:shd w:val="clear" w:color="auto" w:fill="AEAAAA" w:themeFill="background2" w:themeFillShade="BF"/>
            <w:vAlign w:val="center"/>
            <w:hideMark/>
          </w:tcPr>
          <w:p w14:paraId="17C8F15D" w14:textId="77777777" w:rsidR="00804D82" w:rsidRPr="00095AC0" w:rsidRDefault="00804D82" w:rsidP="00095AC0">
            <w:pPr>
              <w:jc w:val="left"/>
              <w:rPr>
                <w:rFonts w:ascii="Calibri" w:eastAsia="Times New Roman" w:hAnsi="Calibri" w:cs="Calibri"/>
                <w:b/>
                <w:bCs/>
                <w:kern w:val="0"/>
                <w:lang w:eastAsia="es-ES"/>
                <w14:ligatures w14:val="none"/>
              </w:rPr>
            </w:pPr>
            <w:r w:rsidRPr="00095AC0">
              <w:rPr>
                <w:rFonts w:ascii="Calibri" w:eastAsia="Times New Roman" w:hAnsi="Calibri" w:cs="Calibri"/>
                <w:b/>
                <w:bCs/>
                <w:color w:val="000000"/>
                <w:kern w:val="0"/>
                <w:lang w:eastAsia="es-ES"/>
                <w14:ligatures w14:val="none"/>
              </w:rPr>
              <w:t>1.8.2.1.7.2</w:t>
            </w:r>
          </w:p>
        </w:tc>
        <w:tc>
          <w:tcPr>
            <w:tcW w:w="3323" w:type="dxa"/>
            <w:shd w:val="clear" w:color="auto" w:fill="FFFFFF" w:themeFill="background1"/>
            <w:vAlign w:val="center"/>
            <w:hideMark/>
          </w:tcPr>
          <w:p w14:paraId="12E02FE4" w14:textId="028A721F" w:rsidR="00804D82" w:rsidRPr="00804D82" w:rsidRDefault="00804D82" w:rsidP="00A56379">
            <w:pPr>
              <w:jc w:val="left"/>
              <w:rPr>
                <w:rFonts w:ascii="Calibri" w:eastAsia="Times New Roman" w:hAnsi="Calibri" w:cs="Calibri"/>
                <w:kern w:val="0"/>
                <w:lang w:eastAsia="es-ES"/>
                <w14:ligatures w14:val="none"/>
              </w:rPr>
            </w:pPr>
            <w:r w:rsidRPr="00804D82">
              <w:rPr>
                <w:rFonts w:ascii="Calibri" w:eastAsia="Times New Roman" w:hAnsi="Calibri" w:cs="Calibri"/>
                <w:color w:val="000000"/>
                <w:kern w:val="0"/>
                <w:lang w:eastAsia="es-ES"/>
                <w14:ligatures w14:val="none"/>
              </w:rPr>
              <w:t>Instalación de portátiles</w:t>
            </w:r>
          </w:p>
        </w:tc>
        <w:tc>
          <w:tcPr>
            <w:tcW w:w="1211" w:type="dxa"/>
            <w:shd w:val="clear" w:color="auto" w:fill="FFFFFF" w:themeFill="background1"/>
            <w:vAlign w:val="center"/>
            <w:hideMark/>
          </w:tcPr>
          <w:p w14:paraId="3D99ECA9" w14:textId="77777777" w:rsidR="00804D82" w:rsidRPr="00804D82" w:rsidRDefault="00804D82" w:rsidP="00A56379">
            <w:pPr>
              <w:jc w:val="center"/>
              <w:rPr>
                <w:rFonts w:ascii="Calibri" w:eastAsia="Times New Roman" w:hAnsi="Calibri" w:cs="Calibri"/>
                <w:kern w:val="0"/>
                <w:lang w:eastAsia="es-ES"/>
                <w14:ligatures w14:val="none"/>
              </w:rPr>
            </w:pPr>
            <w:r w:rsidRPr="00804D82">
              <w:rPr>
                <w:rFonts w:ascii="Calibri" w:eastAsia="Times New Roman" w:hAnsi="Calibri" w:cs="Calibri"/>
                <w:color w:val="000000"/>
                <w:kern w:val="0"/>
                <w:lang w:eastAsia="es-ES"/>
                <w14:ligatures w14:val="none"/>
              </w:rPr>
              <w:t>1 hr</w:t>
            </w:r>
          </w:p>
        </w:tc>
        <w:tc>
          <w:tcPr>
            <w:tcW w:w="1296" w:type="dxa"/>
            <w:shd w:val="clear" w:color="auto" w:fill="FFFFFF" w:themeFill="background1"/>
            <w:vAlign w:val="center"/>
            <w:hideMark/>
          </w:tcPr>
          <w:p w14:paraId="34FDF3E5" w14:textId="77777777" w:rsidR="00804D82" w:rsidRPr="00804D82" w:rsidRDefault="00804D82" w:rsidP="00A56379">
            <w:pPr>
              <w:jc w:val="center"/>
              <w:rPr>
                <w:rFonts w:ascii="Calibri" w:eastAsia="Times New Roman" w:hAnsi="Calibri" w:cs="Calibri"/>
                <w:kern w:val="0"/>
                <w:lang w:eastAsia="es-ES"/>
                <w14:ligatures w14:val="none"/>
              </w:rPr>
            </w:pPr>
            <w:r w:rsidRPr="00804D82">
              <w:rPr>
                <w:rFonts w:ascii="Calibri" w:eastAsia="Times New Roman" w:hAnsi="Calibri" w:cs="Calibri"/>
                <w:color w:val="000000"/>
                <w:kern w:val="0"/>
                <w:lang w:eastAsia="es-ES"/>
                <w14:ligatures w14:val="none"/>
              </w:rPr>
              <w:t>lun 29/04/24</w:t>
            </w:r>
          </w:p>
        </w:tc>
        <w:tc>
          <w:tcPr>
            <w:tcW w:w="1320" w:type="dxa"/>
            <w:shd w:val="clear" w:color="auto" w:fill="FFFFFF" w:themeFill="background1"/>
            <w:vAlign w:val="center"/>
            <w:hideMark/>
          </w:tcPr>
          <w:p w14:paraId="0D82758E" w14:textId="77777777" w:rsidR="00804D82" w:rsidRPr="00804D82" w:rsidRDefault="00804D82" w:rsidP="00A56379">
            <w:pPr>
              <w:jc w:val="center"/>
              <w:rPr>
                <w:rFonts w:ascii="Calibri" w:eastAsia="Times New Roman" w:hAnsi="Calibri" w:cs="Calibri"/>
                <w:kern w:val="0"/>
                <w:lang w:eastAsia="es-ES"/>
                <w14:ligatures w14:val="none"/>
              </w:rPr>
            </w:pPr>
            <w:r w:rsidRPr="00804D82">
              <w:rPr>
                <w:rFonts w:ascii="Calibri" w:eastAsia="Times New Roman" w:hAnsi="Calibri" w:cs="Calibri"/>
                <w:color w:val="000000"/>
                <w:kern w:val="0"/>
                <w:lang w:eastAsia="es-ES"/>
                <w14:ligatures w14:val="none"/>
              </w:rPr>
              <w:t>lun 29/04/24</w:t>
            </w:r>
          </w:p>
        </w:tc>
      </w:tr>
      <w:tr w:rsidR="00804D82" w:rsidRPr="00804D82" w14:paraId="19BFCC1A" w14:textId="77777777" w:rsidTr="00C56B9E">
        <w:tc>
          <w:tcPr>
            <w:tcW w:w="1350" w:type="dxa"/>
            <w:shd w:val="clear" w:color="auto" w:fill="AEAAAA" w:themeFill="background2" w:themeFillShade="BF"/>
            <w:vAlign w:val="center"/>
            <w:hideMark/>
          </w:tcPr>
          <w:p w14:paraId="3A556E04" w14:textId="77777777" w:rsidR="00804D82" w:rsidRPr="00095AC0" w:rsidRDefault="00804D82" w:rsidP="00095AC0">
            <w:pPr>
              <w:jc w:val="left"/>
              <w:rPr>
                <w:rFonts w:ascii="Calibri" w:eastAsia="Times New Roman" w:hAnsi="Calibri" w:cs="Calibri"/>
                <w:b/>
                <w:bCs/>
                <w:kern w:val="0"/>
                <w:lang w:eastAsia="es-ES"/>
                <w14:ligatures w14:val="none"/>
              </w:rPr>
            </w:pPr>
            <w:r w:rsidRPr="00095AC0">
              <w:rPr>
                <w:rFonts w:ascii="Calibri" w:eastAsia="Times New Roman" w:hAnsi="Calibri" w:cs="Calibri"/>
                <w:b/>
                <w:bCs/>
                <w:color w:val="000000"/>
                <w:kern w:val="0"/>
                <w:lang w:eastAsia="es-ES"/>
                <w14:ligatures w14:val="none"/>
              </w:rPr>
              <w:t>1.8.2.1.7.3</w:t>
            </w:r>
          </w:p>
        </w:tc>
        <w:tc>
          <w:tcPr>
            <w:tcW w:w="3323" w:type="dxa"/>
            <w:shd w:val="clear" w:color="auto" w:fill="FFFFFF" w:themeFill="background1"/>
            <w:vAlign w:val="center"/>
            <w:hideMark/>
          </w:tcPr>
          <w:p w14:paraId="7A6A6F48" w14:textId="61F53928" w:rsidR="00804D82" w:rsidRPr="00804D82" w:rsidRDefault="00804D82" w:rsidP="00A56379">
            <w:pPr>
              <w:jc w:val="left"/>
              <w:rPr>
                <w:rFonts w:ascii="Calibri" w:eastAsia="Times New Roman" w:hAnsi="Calibri" w:cs="Calibri"/>
                <w:kern w:val="0"/>
                <w:lang w:eastAsia="es-ES"/>
                <w14:ligatures w14:val="none"/>
              </w:rPr>
            </w:pPr>
            <w:r w:rsidRPr="00804D82">
              <w:rPr>
                <w:rFonts w:ascii="Calibri" w:eastAsia="Times New Roman" w:hAnsi="Calibri" w:cs="Calibri"/>
                <w:color w:val="000000"/>
                <w:kern w:val="0"/>
                <w:lang w:eastAsia="es-ES"/>
                <w14:ligatures w14:val="none"/>
              </w:rPr>
              <w:t>Instalación de monitor de 45''</w:t>
            </w:r>
          </w:p>
        </w:tc>
        <w:tc>
          <w:tcPr>
            <w:tcW w:w="1211" w:type="dxa"/>
            <w:shd w:val="clear" w:color="auto" w:fill="FFFFFF" w:themeFill="background1"/>
            <w:vAlign w:val="center"/>
            <w:hideMark/>
          </w:tcPr>
          <w:p w14:paraId="603C2992" w14:textId="77777777" w:rsidR="00804D82" w:rsidRPr="00804D82" w:rsidRDefault="00804D82" w:rsidP="00A56379">
            <w:pPr>
              <w:jc w:val="center"/>
              <w:rPr>
                <w:rFonts w:ascii="Calibri" w:eastAsia="Times New Roman" w:hAnsi="Calibri" w:cs="Calibri"/>
                <w:kern w:val="0"/>
                <w:lang w:eastAsia="es-ES"/>
                <w14:ligatures w14:val="none"/>
              </w:rPr>
            </w:pPr>
            <w:r w:rsidRPr="00804D82">
              <w:rPr>
                <w:rFonts w:ascii="Calibri" w:eastAsia="Times New Roman" w:hAnsi="Calibri" w:cs="Calibri"/>
                <w:color w:val="000000"/>
                <w:kern w:val="0"/>
                <w:lang w:eastAsia="es-ES"/>
                <w14:ligatures w14:val="none"/>
              </w:rPr>
              <w:t>1 hr</w:t>
            </w:r>
          </w:p>
        </w:tc>
        <w:tc>
          <w:tcPr>
            <w:tcW w:w="1296" w:type="dxa"/>
            <w:shd w:val="clear" w:color="auto" w:fill="FFFFFF" w:themeFill="background1"/>
            <w:vAlign w:val="center"/>
            <w:hideMark/>
          </w:tcPr>
          <w:p w14:paraId="3133B207" w14:textId="77777777" w:rsidR="00804D82" w:rsidRPr="00804D82" w:rsidRDefault="00804D82" w:rsidP="00A56379">
            <w:pPr>
              <w:jc w:val="center"/>
              <w:rPr>
                <w:rFonts w:ascii="Calibri" w:eastAsia="Times New Roman" w:hAnsi="Calibri" w:cs="Calibri"/>
                <w:kern w:val="0"/>
                <w:lang w:eastAsia="es-ES"/>
                <w14:ligatures w14:val="none"/>
              </w:rPr>
            </w:pPr>
            <w:r w:rsidRPr="00804D82">
              <w:rPr>
                <w:rFonts w:ascii="Calibri" w:eastAsia="Times New Roman" w:hAnsi="Calibri" w:cs="Calibri"/>
                <w:color w:val="000000"/>
                <w:kern w:val="0"/>
                <w:lang w:eastAsia="es-ES"/>
                <w14:ligatures w14:val="none"/>
              </w:rPr>
              <w:t>mar 30/04/24</w:t>
            </w:r>
          </w:p>
        </w:tc>
        <w:tc>
          <w:tcPr>
            <w:tcW w:w="1320" w:type="dxa"/>
            <w:shd w:val="clear" w:color="auto" w:fill="FFFFFF" w:themeFill="background1"/>
            <w:vAlign w:val="center"/>
            <w:hideMark/>
          </w:tcPr>
          <w:p w14:paraId="27419362" w14:textId="77777777" w:rsidR="00804D82" w:rsidRPr="00804D82" w:rsidRDefault="00804D82" w:rsidP="00A56379">
            <w:pPr>
              <w:jc w:val="center"/>
              <w:rPr>
                <w:rFonts w:ascii="Calibri" w:eastAsia="Times New Roman" w:hAnsi="Calibri" w:cs="Calibri"/>
                <w:kern w:val="0"/>
                <w:lang w:eastAsia="es-ES"/>
                <w14:ligatures w14:val="none"/>
              </w:rPr>
            </w:pPr>
            <w:r w:rsidRPr="00804D82">
              <w:rPr>
                <w:rFonts w:ascii="Calibri" w:eastAsia="Times New Roman" w:hAnsi="Calibri" w:cs="Calibri"/>
                <w:color w:val="000000"/>
                <w:kern w:val="0"/>
                <w:lang w:eastAsia="es-ES"/>
                <w14:ligatures w14:val="none"/>
              </w:rPr>
              <w:t>mar 30/04/24</w:t>
            </w:r>
          </w:p>
        </w:tc>
      </w:tr>
      <w:tr w:rsidR="00804D82" w:rsidRPr="00804D82" w14:paraId="51FB7A2C" w14:textId="77777777" w:rsidTr="00C56B9E">
        <w:tc>
          <w:tcPr>
            <w:tcW w:w="1350" w:type="dxa"/>
            <w:shd w:val="clear" w:color="auto" w:fill="AEAAAA" w:themeFill="background2" w:themeFillShade="BF"/>
            <w:vAlign w:val="center"/>
            <w:hideMark/>
          </w:tcPr>
          <w:p w14:paraId="6E05CF71" w14:textId="77777777" w:rsidR="00804D82" w:rsidRPr="00095AC0" w:rsidRDefault="00804D82" w:rsidP="00095AC0">
            <w:pPr>
              <w:jc w:val="left"/>
              <w:rPr>
                <w:rFonts w:ascii="Calibri" w:eastAsia="Times New Roman" w:hAnsi="Calibri" w:cs="Calibri"/>
                <w:b/>
                <w:bCs/>
                <w:kern w:val="0"/>
                <w:lang w:eastAsia="es-ES"/>
                <w14:ligatures w14:val="none"/>
              </w:rPr>
            </w:pPr>
            <w:r w:rsidRPr="00095AC0">
              <w:rPr>
                <w:rFonts w:ascii="Calibri" w:eastAsia="Times New Roman" w:hAnsi="Calibri" w:cs="Calibri"/>
                <w:b/>
                <w:bCs/>
                <w:color w:val="000000"/>
                <w:kern w:val="0"/>
                <w:lang w:eastAsia="es-ES"/>
                <w14:ligatures w14:val="none"/>
              </w:rPr>
              <w:t>1.8.2.1.7.4</w:t>
            </w:r>
          </w:p>
        </w:tc>
        <w:tc>
          <w:tcPr>
            <w:tcW w:w="3323" w:type="dxa"/>
            <w:shd w:val="clear" w:color="auto" w:fill="FFFFFF" w:themeFill="background1"/>
            <w:vAlign w:val="center"/>
            <w:hideMark/>
          </w:tcPr>
          <w:p w14:paraId="6FF4259F" w14:textId="1A86BBA6" w:rsidR="00804D82" w:rsidRPr="00804D82" w:rsidRDefault="00804D82" w:rsidP="00A56379">
            <w:pPr>
              <w:jc w:val="left"/>
              <w:rPr>
                <w:rFonts w:ascii="Calibri" w:eastAsia="Times New Roman" w:hAnsi="Calibri" w:cs="Calibri"/>
                <w:kern w:val="0"/>
                <w:lang w:eastAsia="es-ES"/>
                <w14:ligatures w14:val="none"/>
              </w:rPr>
            </w:pPr>
            <w:r w:rsidRPr="00804D82">
              <w:rPr>
                <w:rFonts w:ascii="Calibri" w:eastAsia="Times New Roman" w:hAnsi="Calibri" w:cs="Calibri"/>
                <w:color w:val="000000"/>
                <w:kern w:val="0"/>
                <w:lang w:eastAsia="es-ES"/>
                <w14:ligatures w14:val="none"/>
              </w:rPr>
              <w:t xml:space="preserve">Instalación de </w:t>
            </w:r>
            <w:r w:rsidR="00B66F3C" w:rsidRPr="00804D82">
              <w:rPr>
                <w:rFonts w:ascii="Calibri" w:eastAsia="Times New Roman" w:hAnsi="Calibri" w:cs="Calibri"/>
                <w:color w:val="000000"/>
                <w:kern w:val="0"/>
                <w:lang w:eastAsia="es-ES"/>
                <w14:ligatures w14:val="none"/>
              </w:rPr>
              <w:t>teléfonos</w:t>
            </w:r>
            <w:r w:rsidRPr="00804D82">
              <w:rPr>
                <w:rFonts w:ascii="Calibri" w:eastAsia="Times New Roman" w:hAnsi="Calibri" w:cs="Calibri"/>
                <w:color w:val="000000"/>
                <w:kern w:val="0"/>
                <w:lang w:eastAsia="es-ES"/>
                <w14:ligatures w14:val="none"/>
              </w:rPr>
              <w:t xml:space="preserve"> IPVOID</w:t>
            </w:r>
          </w:p>
        </w:tc>
        <w:tc>
          <w:tcPr>
            <w:tcW w:w="1211" w:type="dxa"/>
            <w:shd w:val="clear" w:color="auto" w:fill="FFFFFF" w:themeFill="background1"/>
            <w:vAlign w:val="center"/>
            <w:hideMark/>
          </w:tcPr>
          <w:p w14:paraId="04544378" w14:textId="77777777" w:rsidR="00804D82" w:rsidRPr="00804D82" w:rsidRDefault="00804D82" w:rsidP="00A56379">
            <w:pPr>
              <w:jc w:val="center"/>
              <w:rPr>
                <w:rFonts w:ascii="Calibri" w:eastAsia="Times New Roman" w:hAnsi="Calibri" w:cs="Calibri"/>
                <w:kern w:val="0"/>
                <w:lang w:eastAsia="es-ES"/>
                <w14:ligatures w14:val="none"/>
              </w:rPr>
            </w:pPr>
            <w:r w:rsidRPr="00804D82">
              <w:rPr>
                <w:rFonts w:ascii="Calibri" w:eastAsia="Times New Roman" w:hAnsi="Calibri" w:cs="Calibri"/>
                <w:color w:val="000000"/>
                <w:kern w:val="0"/>
                <w:lang w:eastAsia="es-ES"/>
                <w14:ligatures w14:val="none"/>
              </w:rPr>
              <w:t>1 hr</w:t>
            </w:r>
          </w:p>
        </w:tc>
        <w:tc>
          <w:tcPr>
            <w:tcW w:w="1296" w:type="dxa"/>
            <w:shd w:val="clear" w:color="auto" w:fill="FFFFFF" w:themeFill="background1"/>
            <w:vAlign w:val="center"/>
            <w:hideMark/>
          </w:tcPr>
          <w:p w14:paraId="1CB4A7DE" w14:textId="77777777" w:rsidR="00804D82" w:rsidRPr="00804D82" w:rsidRDefault="00804D82" w:rsidP="00A56379">
            <w:pPr>
              <w:jc w:val="center"/>
              <w:rPr>
                <w:rFonts w:ascii="Calibri" w:eastAsia="Times New Roman" w:hAnsi="Calibri" w:cs="Calibri"/>
                <w:kern w:val="0"/>
                <w:lang w:eastAsia="es-ES"/>
                <w14:ligatures w14:val="none"/>
              </w:rPr>
            </w:pPr>
            <w:r w:rsidRPr="00804D82">
              <w:rPr>
                <w:rFonts w:ascii="Calibri" w:eastAsia="Times New Roman" w:hAnsi="Calibri" w:cs="Calibri"/>
                <w:color w:val="000000"/>
                <w:kern w:val="0"/>
                <w:lang w:eastAsia="es-ES"/>
                <w14:ligatures w14:val="none"/>
              </w:rPr>
              <w:t>mar 30/04/24</w:t>
            </w:r>
          </w:p>
        </w:tc>
        <w:tc>
          <w:tcPr>
            <w:tcW w:w="1320" w:type="dxa"/>
            <w:shd w:val="clear" w:color="auto" w:fill="FFFFFF" w:themeFill="background1"/>
            <w:vAlign w:val="center"/>
            <w:hideMark/>
          </w:tcPr>
          <w:p w14:paraId="5998B242" w14:textId="77777777" w:rsidR="00804D82" w:rsidRPr="00804D82" w:rsidRDefault="00804D82" w:rsidP="00A56379">
            <w:pPr>
              <w:jc w:val="center"/>
              <w:rPr>
                <w:rFonts w:ascii="Calibri" w:eastAsia="Times New Roman" w:hAnsi="Calibri" w:cs="Calibri"/>
                <w:kern w:val="0"/>
                <w:lang w:eastAsia="es-ES"/>
                <w14:ligatures w14:val="none"/>
              </w:rPr>
            </w:pPr>
            <w:r w:rsidRPr="00804D82">
              <w:rPr>
                <w:rFonts w:ascii="Calibri" w:eastAsia="Times New Roman" w:hAnsi="Calibri" w:cs="Calibri"/>
                <w:color w:val="000000"/>
                <w:kern w:val="0"/>
                <w:lang w:eastAsia="es-ES"/>
                <w14:ligatures w14:val="none"/>
              </w:rPr>
              <w:t>mar 30/04/24</w:t>
            </w:r>
          </w:p>
        </w:tc>
      </w:tr>
      <w:tr w:rsidR="00804D82" w:rsidRPr="00804D82" w14:paraId="6019AEB6" w14:textId="77777777" w:rsidTr="00C56B9E">
        <w:tc>
          <w:tcPr>
            <w:tcW w:w="1350" w:type="dxa"/>
            <w:shd w:val="clear" w:color="auto" w:fill="AEAAAA" w:themeFill="background2" w:themeFillShade="BF"/>
            <w:vAlign w:val="center"/>
            <w:hideMark/>
          </w:tcPr>
          <w:p w14:paraId="378ACEEA" w14:textId="77777777" w:rsidR="00804D82" w:rsidRPr="00095AC0" w:rsidRDefault="00804D82" w:rsidP="00095AC0">
            <w:pPr>
              <w:jc w:val="left"/>
              <w:rPr>
                <w:rFonts w:ascii="Calibri" w:eastAsia="Times New Roman" w:hAnsi="Calibri" w:cs="Calibri"/>
                <w:b/>
                <w:bCs/>
                <w:kern w:val="0"/>
                <w:lang w:eastAsia="es-ES"/>
                <w14:ligatures w14:val="none"/>
              </w:rPr>
            </w:pPr>
            <w:r w:rsidRPr="00095AC0">
              <w:rPr>
                <w:rFonts w:ascii="Calibri" w:eastAsia="Times New Roman" w:hAnsi="Calibri" w:cs="Calibri"/>
                <w:b/>
                <w:bCs/>
                <w:color w:val="000000"/>
                <w:kern w:val="0"/>
                <w:lang w:eastAsia="es-ES"/>
                <w14:ligatures w14:val="none"/>
              </w:rPr>
              <w:lastRenderedPageBreak/>
              <w:t>1.8.2.1.8</w:t>
            </w:r>
          </w:p>
        </w:tc>
        <w:tc>
          <w:tcPr>
            <w:tcW w:w="3323" w:type="dxa"/>
            <w:shd w:val="clear" w:color="auto" w:fill="E7E6E6" w:themeFill="background2"/>
            <w:vAlign w:val="center"/>
            <w:hideMark/>
          </w:tcPr>
          <w:p w14:paraId="6330B42F" w14:textId="56DEF59F" w:rsidR="00804D82" w:rsidRPr="00804D82" w:rsidRDefault="00804D82" w:rsidP="00A56379">
            <w:pPr>
              <w:jc w:val="left"/>
              <w:rPr>
                <w:rFonts w:ascii="Calibri" w:eastAsia="Times New Roman" w:hAnsi="Calibri" w:cs="Calibri"/>
                <w:kern w:val="0"/>
                <w:lang w:eastAsia="es-ES"/>
                <w14:ligatures w14:val="none"/>
              </w:rPr>
            </w:pPr>
            <w:r w:rsidRPr="00804D82">
              <w:rPr>
                <w:rFonts w:ascii="Calibri" w:eastAsia="Times New Roman" w:hAnsi="Calibri" w:cs="Calibri"/>
                <w:b/>
                <w:bCs/>
                <w:color w:val="000000"/>
                <w:kern w:val="0"/>
                <w:lang w:eastAsia="es-ES"/>
                <w14:ligatures w14:val="none"/>
              </w:rPr>
              <w:t>Hospital Valle del Nalón</w:t>
            </w:r>
          </w:p>
        </w:tc>
        <w:tc>
          <w:tcPr>
            <w:tcW w:w="1211" w:type="dxa"/>
            <w:shd w:val="clear" w:color="auto" w:fill="E7E6E6" w:themeFill="background2"/>
            <w:vAlign w:val="center"/>
            <w:hideMark/>
          </w:tcPr>
          <w:p w14:paraId="5E7D4C5C" w14:textId="77777777" w:rsidR="00804D82" w:rsidRPr="00804D82" w:rsidRDefault="00804D82" w:rsidP="00A56379">
            <w:pPr>
              <w:jc w:val="center"/>
              <w:rPr>
                <w:rFonts w:ascii="Calibri" w:eastAsia="Times New Roman" w:hAnsi="Calibri" w:cs="Calibri"/>
                <w:kern w:val="0"/>
                <w:lang w:eastAsia="es-ES"/>
                <w14:ligatures w14:val="none"/>
              </w:rPr>
            </w:pPr>
            <w:r w:rsidRPr="00804D82">
              <w:rPr>
                <w:rFonts w:ascii="Calibri" w:eastAsia="Times New Roman" w:hAnsi="Calibri" w:cs="Calibri"/>
                <w:b/>
                <w:bCs/>
                <w:color w:val="000000"/>
                <w:kern w:val="0"/>
                <w:lang w:eastAsia="es-ES"/>
                <w14:ligatures w14:val="none"/>
              </w:rPr>
              <w:t>9 hrs</w:t>
            </w:r>
          </w:p>
        </w:tc>
        <w:tc>
          <w:tcPr>
            <w:tcW w:w="1296" w:type="dxa"/>
            <w:shd w:val="clear" w:color="auto" w:fill="E7E6E6" w:themeFill="background2"/>
            <w:vAlign w:val="center"/>
            <w:hideMark/>
          </w:tcPr>
          <w:p w14:paraId="4E449592" w14:textId="77777777" w:rsidR="00804D82" w:rsidRPr="00804D82" w:rsidRDefault="00804D82" w:rsidP="00A56379">
            <w:pPr>
              <w:jc w:val="center"/>
              <w:rPr>
                <w:rFonts w:ascii="Calibri" w:eastAsia="Times New Roman" w:hAnsi="Calibri" w:cs="Calibri"/>
                <w:kern w:val="0"/>
                <w:lang w:eastAsia="es-ES"/>
                <w14:ligatures w14:val="none"/>
              </w:rPr>
            </w:pPr>
            <w:r w:rsidRPr="00804D82">
              <w:rPr>
                <w:rFonts w:ascii="Calibri" w:eastAsia="Times New Roman" w:hAnsi="Calibri" w:cs="Calibri"/>
                <w:b/>
                <w:bCs/>
                <w:color w:val="000000"/>
                <w:kern w:val="0"/>
                <w:lang w:eastAsia="es-ES"/>
                <w14:ligatures w14:val="none"/>
              </w:rPr>
              <w:t>jue 02/05/24</w:t>
            </w:r>
          </w:p>
        </w:tc>
        <w:tc>
          <w:tcPr>
            <w:tcW w:w="1320" w:type="dxa"/>
            <w:shd w:val="clear" w:color="auto" w:fill="E7E6E6" w:themeFill="background2"/>
            <w:vAlign w:val="center"/>
            <w:hideMark/>
          </w:tcPr>
          <w:p w14:paraId="382AE180" w14:textId="77777777" w:rsidR="00804D82" w:rsidRPr="00804D82" w:rsidRDefault="00804D82" w:rsidP="00A56379">
            <w:pPr>
              <w:jc w:val="center"/>
              <w:rPr>
                <w:rFonts w:ascii="Calibri" w:eastAsia="Times New Roman" w:hAnsi="Calibri" w:cs="Calibri"/>
                <w:kern w:val="0"/>
                <w:lang w:eastAsia="es-ES"/>
                <w14:ligatures w14:val="none"/>
              </w:rPr>
            </w:pPr>
            <w:r w:rsidRPr="00804D82">
              <w:rPr>
                <w:rFonts w:ascii="Calibri" w:eastAsia="Times New Roman" w:hAnsi="Calibri" w:cs="Calibri"/>
                <w:b/>
                <w:bCs/>
                <w:color w:val="000000"/>
                <w:kern w:val="0"/>
                <w:lang w:eastAsia="es-ES"/>
                <w14:ligatures w14:val="none"/>
              </w:rPr>
              <w:t>lun 06/05/24</w:t>
            </w:r>
          </w:p>
        </w:tc>
      </w:tr>
      <w:tr w:rsidR="00804D82" w:rsidRPr="00804D82" w14:paraId="3DF537C4" w14:textId="77777777" w:rsidTr="00C56B9E">
        <w:tc>
          <w:tcPr>
            <w:tcW w:w="1350" w:type="dxa"/>
            <w:shd w:val="clear" w:color="auto" w:fill="AEAAAA" w:themeFill="background2" w:themeFillShade="BF"/>
            <w:vAlign w:val="center"/>
            <w:hideMark/>
          </w:tcPr>
          <w:p w14:paraId="54505355" w14:textId="77777777" w:rsidR="00804D82" w:rsidRPr="00095AC0" w:rsidRDefault="00804D82" w:rsidP="00095AC0">
            <w:pPr>
              <w:jc w:val="left"/>
              <w:rPr>
                <w:rFonts w:ascii="Calibri" w:eastAsia="Times New Roman" w:hAnsi="Calibri" w:cs="Calibri"/>
                <w:b/>
                <w:bCs/>
                <w:kern w:val="0"/>
                <w:lang w:eastAsia="es-ES"/>
                <w14:ligatures w14:val="none"/>
              </w:rPr>
            </w:pPr>
            <w:r w:rsidRPr="00095AC0">
              <w:rPr>
                <w:rFonts w:ascii="Calibri" w:eastAsia="Times New Roman" w:hAnsi="Calibri" w:cs="Calibri"/>
                <w:b/>
                <w:bCs/>
                <w:color w:val="000000"/>
                <w:kern w:val="0"/>
                <w:lang w:eastAsia="es-ES"/>
                <w14:ligatures w14:val="none"/>
              </w:rPr>
              <w:t>1.8.2.1.8.1</w:t>
            </w:r>
          </w:p>
        </w:tc>
        <w:tc>
          <w:tcPr>
            <w:tcW w:w="3323" w:type="dxa"/>
            <w:shd w:val="clear" w:color="auto" w:fill="E7E6E6" w:themeFill="background2"/>
            <w:vAlign w:val="center"/>
            <w:hideMark/>
          </w:tcPr>
          <w:p w14:paraId="2899CE34" w14:textId="2A7D47A5" w:rsidR="00804D82" w:rsidRPr="00804D82" w:rsidRDefault="00804D82" w:rsidP="00A56379">
            <w:pPr>
              <w:jc w:val="left"/>
              <w:rPr>
                <w:rFonts w:ascii="Calibri" w:eastAsia="Times New Roman" w:hAnsi="Calibri" w:cs="Calibri"/>
                <w:kern w:val="0"/>
                <w:lang w:eastAsia="es-ES"/>
                <w14:ligatures w14:val="none"/>
              </w:rPr>
            </w:pPr>
            <w:r w:rsidRPr="00804D82">
              <w:rPr>
                <w:rFonts w:ascii="Calibri" w:eastAsia="Times New Roman" w:hAnsi="Calibri" w:cs="Calibri"/>
                <w:b/>
                <w:bCs/>
                <w:color w:val="000000"/>
                <w:kern w:val="0"/>
                <w:lang w:eastAsia="es-ES"/>
                <w14:ligatures w14:val="none"/>
              </w:rPr>
              <w:t>Instalación de cableado</w:t>
            </w:r>
          </w:p>
        </w:tc>
        <w:tc>
          <w:tcPr>
            <w:tcW w:w="1211" w:type="dxa"/>
            <w:shd w:val="clear" w:color="auto" w:fill="E7E6E6" w:themeFill="background2"/>
            <w:vAlign w:val="center"/>
            <w:hideMark/>
          </w:tcPr>
          <w:p w14:paraId="2F887111" w14:textId="77777777" w:rsidR="00804D82" w:rsidRPr="00804D82" w:rsidRDefault="00804D82" w:rsidP="00A56379">
            <w:pPr>
              <w:jc w:val="center"/>
              <w:rPr>
                <w:rFonts w:ascii="Calibri" w:eastAsia="Times New Roman" w:hAnsi="Calibri" w:cs="Calibri"/>
                <w:kern w:val="0"/>
                <w:lang w:eastAsia="es-ES"/>
                <w14:ligatures w14:val="none"/>
              </w:rPr>
            </w:pPr>
            <w:r w:rsidRPr="00804D82">
              <w:rPr>
                <w:rFonts w:ascii="Calibri" w:eastAsia="Times New Roman" w:hAnsi="Calibri" w:cs="Calibri"/>
                <w:b/>
                <w:bCs/>
                <w:color w:val="000000"/>
                <w:kern w:val="0"/>
                <w:lang w:eastAsia="es-ES"/>
                <w14:ligatures w14:val="none"/>
              </w:rPr>
              <w:t>6 hrs</w:t>
            </w:r>
          </w:p>
        </w:tc>
        <w:tc>
          <w:tcPr>
            <w:tcW w:w="1296" w:type="dxa"/>
            <w:shd w:val="clear" w:color="auto" w:fill="E7E6E6" w:themeFill="background2"/>
            <w:vAlign w:val="center"/>
            <w:hideMark/>
          </w:tcPr>
          <w:p w14:paraId="11A29CCE" w14:textId="77777777" w:rsidR="00804D82" w:rsidRPr="00804D82" w:rsidRDefault="00804D82" w:rsidP="00A56379">
            <w:pPr>
              <w:jc w:val="center"/>
              <w:rPr>
                <w:rFonts w:ascii="Calibri" w:eastAsia="Times New Roman" w:hAnsi="Calibri" w:cs="Calibri"/>
                <w:kern w:val="0"/>
                <w:lang w:eastAsia="es-ES"/>
                <w14:ligatures w14:val="none"/>
              </w:rPr>
            </w:pPr>
            <w:r w:rsidRPr="00804D82">
              <w:rPr>
                <w:rFonts w:ascii="Calibri" w:eastAsia="Times New Roman" w:hAnsi="Calibri" w:cs="Calibri"/>
                <w:b/>
                <w:bCs/>
                <w:color w:val="000000"/>
                <w:kern w:val="0"/>
                <w:lang w:eastAsia="es-ES"/>
                <w14:ligatures w14:val="none"/>
              </w:rPr>
              <w:t>jue 02/05/24</w:t>
            </w:r>
          </w:p>
        </w:tc>
        <w:tc>
          <w:tcPr>
            <w:tcW w:w="1320" w:type="dxa"/>
            <w:shd w:val="clear" w:color="auto" w:fill="E7E6E6" w:themeFill="background2"/>
            <w:vAlign w:val="center"/>
            <w:hideMark/>
          </w:tcPr>
          <w:p w14:paraId="26664F19" w14:textId="77777777" w:rsidR="00804D82" w:rsidRPr="00804D82" w:rsidRDefault="00804D82" w:rsidP="00A56379">
            <w:pPr>
              <w:jc w:val="center"/>
              <w:rPr>
                <w:rFonts w:ascii="Calibri" w:eastAsia="Times New Roman" w:hAnsi="Calibri" w:cs="Calibri"/>
                <w:kern w:val="0"/>
                <w:lang w:eastAsia="es-ES"/>
                <w14:ligatures w14:val="none"/>
              </w:rPr>
            </w:pPr>
            <w:r w:rsidRPr="00804D82">
              <w:rPr>
                <w:rFonts w:ascii="Calibri" w:eastAsia="Times New Roman" w:hAnsi="Calibri" w:cs="Calibri"/>
                <w:b/>
                <w:bCs/>
                <w:color w:val="000000"/>
                <w:kern w:val="0"/>
                <w:lang w:eastAsia="es-ES"/>
                <w14:ligatures w14:val="none"/>
              </w:rPr>
              <w:t>vie 03/05/24</w:t>
            </w:r>
          </w:p>
        </w:tc>
      </w:tr>
      <w:tr w:rsidR="00804D82" w:rsidRPr="00804D82" w14:paraId="0750D7A8" w14:textId="77777777" w:rsidTr="00C56B9E">
        <w:tc>
          <w:tcPr>
            <w:tcW w:w="1350" w:type="dxa"/>
            <w:shd w:val="clear" w:color="auto" w:fill="AEAAAA" w:themeFill="background2" w:themeFillShade="BF"/>
            <w:vAlign w:val="center"/>
            <w:hideMark/>
          </w:tcPr>
          <w:p w14:paraId="03693133" w14:textId="77777777" w:rsidR="00804D82" w:rsidRPr="00095AC0" w:rsidRDefault="00804D82" w:rsidP="00095AC0">
            <w:pPr>
              <w:jc w:val="left"/>
              <w:rPr>
                <w:rFonts w:ascii="Calibri" w:eastAsia="Times New Roman" w:hAnsi="Calibri" w:cs="Calibri"/>
                <w:b/>
                <w:bCs/>
                <w:kern w:val="0"/>
                <w:lang w:eastAsia="es-ES"/>
                <w14:ligatures w14:val="none"/>
              </w:rPr>
            </w:pPr>
            <w:r w:rsidRPr="00095AC0">
              <w:rPr>
                <w:rFonts w:ascii="Calibri" w:eastAsia="Times New Roman" w:hAnsi="Calibri" w:cs="Calibri"/>
                <w:b/>
                <w:bCs/>
                <w:color w:val="000000"/>
                <w:kern w:val="0"/>
                <w:lang w:eastAsia="es-ES"/>
                <w14:ligatures w14:val="none"/>
              </w:rPr>
              <w:t>1.8.2.1.8.1.1</w:t>
            </w:r>
          </w:p>
        </w:tc>
        <w:tc>
          <w:tcPr>
            <w:tcW w:w="3323" w:type="dxa"/>
            <w:shd w:val="clear" w:color="auto" w:fill="FFFFFF" w:themeFill="background1"/>
            <w:vAlign w:val="center"/>
            <w:hideMark/>
          </w:tcPr>
          <w:p w14:paraId="75912094" w14:textId="7EF051DB" w:rsidR="00804D82" w:rsidRPr="00804D82" w:rsidRDefault="00804D82" w:rsidP="00A56379">
            <w:pPr>
              <w:jc w:val="left"/>
              <w:rPr>
                <w:rFonts w:ascii="Calibri" w:eastAsia="Times New Roman" w:hAnsi="Calibri" w:cs="Calibri"/>
                <w:kern w:val="0"/>
                <w:lang w:eastAsia="es-ES"/>
                <w14:ligatures w14:val="none"/>
              </w:rPr>
            </w:pPr>
            <w:r w:rsidRPr="00804D82">
              <w:rPr>
                <w:rFonts w:ascii="Calibri" w:eastAsia="Times New Roman" w:hAnsi="Calibri" w:cs="Calibri"/>
                <w:color w:val="000000"/>
                <w:kern w:val="0"/>
                <w:lang w:eastAsia="es-ES"/>
                <w14:ligatures w14:val="none"/>
              </w:rPr>
              <w:t>Instalación del switch y router</w:t>
            </w:r>
          </w:p>
        </w:tc>
        <w:tc>
          <w:tcPr>
            <w:tcW w:w="1211" w:type="dxa"/>
            <w:shd w:val="clear" w:color="auto" w:fill="FFFFFF" w:themeFill="background1"/>
            <w:vAlign w:val="center"/>
            <w:hideMark/>
          </w:tcPr>
          <w:p w14:paraId="5B9BD0AA" w14:textId="77777777" w:rsidR="00804D82" w:rsidRPr="00804D82" w:rsidRDefault="00804D82" w:rsidP="00A56379">
            <w:pPr>
              <w:jc w:val="center"/>
              <w:rPr>
                <w:rFonts w:ascii="Calibri" w:eastAsia="Times New Roman" w:hAnsi="Calibri" w:cs="Calibri"/>
                <w:kern w:val="0"/>
                <w:lang w:eastAsia="es-ES"/>
                <w14:ligatures w14:val="none"/>
              </w:rPr>
            </w:pPr>
            <w:r w:rsidRPr="00804D82">
              <w:rPr>
                <w:rFonts w:ascii="Calibri" w:eastAsia="Times New Roman" w:hAnsi="Calibri" w:cs="Calibri"/>
                <w:color w:val="000000"/>
                <w:kern w:val="0"/>
                <w:lang w:eastAsia="es-ES"/>
                <w14:ligatures w14:val="none"/>
              </w:rPr>
              <w:t>1 hr</w:t>
            </w:r>
          </w:p>
        </w:tc>
        <w:tc>
          <w:tcPr>
            <w:tcW w:w="1296" w:type="dxa"/>
            <w:shd w:val="clear" w:color="auto" w:fill="FFFFFF" w:themeFill="background1"/>
            <w:vAlign w:val="center"/>
            <w:hideMark/>
          </w:tcPr>
          <w:p w14:paraId="502B2087" w14:textId="77777777" w:rsidR="00804D82" w:rsidRPr="00804D82" w:rsidRDefault="00804D82" w:rsidP="00A56379">
            <w:pPr>
              <w:jc w:val="center"/>
              <w:rPr>
                <w:rFonts w:ascii="Calibri" w:eastAsia="Times New Roman" w:hAnsi="Calibri" w:cs="Calibri"/>
                <w:kern w:val="0"/>
                <w:lang w:eastAsia="es-ES"/>
                <w14:ligatures w14:val="none"/>
              </w:rPr>
            </w:pPr>
            <w:r w:rsidRPr="00804D82">
              <w:rPr>
                <w:rFonts w:ascii="Calibri" w:eastAsia="Times New Roman" w:hAnsi="Calibri" w:cs="Calibri"/>
                <w:color w:val="000000"/>
                <w:kern w:val="0"/>
                <w:lang w:eastAsia="es-ES"/>
                <w14:ligatures w14:val="none"/>
              </w:rPr>
              <w:t>jue 02/05/24</w:t>
            </w:r>
          </w:p>
        </w:tc>
        <w:tc>
          <w:tcPr>
            <w:tcW w:w="1320" w:type="dxa"/>
            <w:shd w:val="clear" w:color="auto" w:fill="FFFFFF" w:themeFill="background1"/>
            <w:vAlign w:val="center"/>
            <w:hideMark/>
          </w:tcPr>
          <w:p w14:paraId="218BB2A3" w14:textId="77777777" w:rsidR="00804D82" w:rsidRPr="00804D82" w:rsidRDefault="00804D82" w:rsidP="00A56379">
            <w:pPr>
              <w:jc w:val="center"/>
              <w:rPr>
                <w:rFonts w:ascii="Calibri" w:eastAsia="Times New Roman" w:hAnsi="Calibri" w:cs="Calibri"/>
                <w:kern w:val="0"/>
                <w:lang w:eastAsia="es-ES"/>
                <w14:ligatures w14:val="none"/>
              </w:rPr>
            </w:pPr>
            <w:r w:rsidRPr="00804D82">
              <w:rPr>
                <w:rFonts w:ascii="Calibri" w:eastAsia="Times New Roman" w:hAnsi="Calibri" w:cs="Calibri"/>
                <w:color w:val="000000"/>
                <w:kern w:val="0"/>
                <w:lang w:eastAsia="es-ES"/>
                <w14:ligatures w14:val="none"/>
              </w:rPr>
              <w:t>jue 02/05/24</w:t>
            </w:r>
          </w:p>
        </w:tc>
      </w:tr>
      <w:tr w:rsidR="00804D82" w:rsidRPr="00804D82" w14:paraId="508198D3" w14:textId="77777777" w:rsidTr="00C56B9E">
        <w:tc>
          <w:tcPr>
            <w:tcW w:w="1350" w:type="dxa"/>
            <w:shd w:val="clear" w:color="auto" w:fill="AEAAAA" w:themeFill="background2" w:themeFillShade="BF"/>
            <w:vAlign w:val="center"/>
            <w:hideMark/>
          </w:tcPr>
          <w:p w14:paraId="436E0399" w14:textId="77777777" w:rsidR="00804D82" w:rsidRPr="00095AC0" w:rsidRDefault="00804D82" w:rsidP="00095AC0">
            <w:pPr>
              <w:jc w:val="left"/>
              <w:rPr>
                <w:rFonts w:ascii="Calibri" w:eastAsia="Times New Roman" w:hAnsi="Calibri" w:cs="Calibri"/>
                <w:b/>
                <w:bCs/>
                <w:kern w:val="0"/>
                <w:lang w:eastAsia="es-ES"/>
                <w14:ligatures w14:val="none"/>
              </w:rPr>
            </w:pPr>
            <w:r w:rsidRPr="00095AC0">
              <w:rPr>
                <w:rFonts w:ascii="Calibri" w:eastAsia="Times New Roman" w:hAnsi="Calibri" w:cs="Calibri"/>
                <w:b/>
                <w:bCs/>
                <w:color w:val="000000"/>
                <w:kern w:val="0"/>
                <w:lang w:eastAsia="es-ES"/>
                <w14:ligatures w14:val="none"/>
              </w:rPr>
              <w:t>1.8.2.1.8.1.2</w:t>
            </w:r>
          </w:p>
        </w:tc>
        <w:tc>
          <w:tcPr>
            <w:tcW w:w="3323" w:type="dxa"/>
            <w:shd w:val="clear" w:color="auto" w:fill="FFFFFF" w:themeFill="background1"/>
            <w:vAlign w:val="center"/>
            <w:hideMark/>
          </w:tcPr>
          <w:p w14:paraId="6E8CEDEE" w14:textId="49C4A317" w:rsidR="00804D82" w:rsidRPr="00804D82" w:rsidRDefault="00804D82" w:rsidP="00A56379">
            <w:pPr>
              <w:jc w:val="left"/>
              <w:rPr>
                <w:rFonts w:ascii="Calibri" w:eastAsia="Times New Roman" w:hAnsi="Calibri" w:cs="Calibri"/>
                <w:kern w:val="0"/>
                <w:lang w:eastAsia="es-ES"/>
                <w14:ligatures w14:val="none"/>
              </w:rPr>
            </w:pPr>
            <w:r w:rsidRPr="00804D82">
              <w:rPr>
                <w:rFonts w:ascii="Calibri" w:eastAsia="Times New Roman" w:hAnsi="Calibri" w:cs="Calibri"/>
                <w:color w:val="000000"/>
                <w:kern w:val="0"/>
                <w:lang w:eastAsia="es-ES"/>
                <w14:ligatures w14:val="none"/>
              </w:rPr>
              <w:t>Configuración de puntos de red</w:t>
            </w:r>
          </w:p>
        </w:tc>
        <w:tc>
          <w:tcPr>
            <w:tcW w:w="1211" w:type="dxa"/>
            <w:shd w:val="clear" w:color="auto" w:fill="FFFFFF" w:themeFill="background1"/>
            <w:vAlign w:val="center"/>
            <w:hideMark/>
          </w:tcPr>
          <w:p w14:paraId="2F90AC23" w14:textId="77777777" w:rsidR="00804D82" w:rsidRPr="00804D82" w:rsidRDefault="00804D82" w:rsidP="00A56379">
            <w:pPr>
              <w:jc w:val="center"/>
              <w:rPr>
                <w:rFonts w:ascii="Calibri" w:eastAsia="Times New Roman" w:hAnsi="Calibri" w:cs="Calibri"/>
                <w:kern w:val="0"/>
                <w:lang w:eastAsia="es-ES"/>
                <w14:ligatures w14:val="none"/>
              </w:rPr>
            </w:pPr>
            <w:r w:rsidRPr="00804D82">
              <w:rPr>
                <w:rFonts w:ascii="Calibri" w:eastAsia="Times New Roman" w:hAnsi="Calibri" w:cs="Calibri"/>
                <w:color w:val="000000"/>
                <w:kern w:val="0"/>
                <w:lang w:eastAsia="es-ES"/>
                <w14:ligatures w14:val="none"/>
              </w:rPr>
              <w:t>2 hrs</w:t>
            </w:r>
          </w:p>
        </w:tc>
        <w:tc>
          <w:tcPr>
            <w:tcW w:w="1296" w:type="dxa"/>
            <w:shd w:val="clear" w:color="auto" w:fill="FFFFFF" w:themeFill="background1"/>
            <w:vAlign w:val="center"/>
            <w:hideMark/>
          </w:tcPr>
          <w:p w14:paraId="1A6DAD8E" w14:textId="77777777" w:rsidR="00804D82" w:rsidRPr="00804D82" w:rsidRDefault="00804D82" w:rsidP="00A56379">
            <w:pPr>
              <w:jc w:val="center"/>
              <w:rPr>
                <w:rFonts w:ascii="Calibri" w:eastAsia="Times New Roman" w:hAnsi="Calibri" w:cs="Calibri"/>
                <w:kern w:val="0"/>
                <w:lang w:eastAsia="es-ES"/>
                <w14:ligatures w14:val="none"/>
              </w:rPr>
            </w:pPr>
            <w:r w:rsidRPr="00804D82">
              <w:rPr>
                <w:rFonts w:ascii="Calibri" w:eastAsia="Times New Roman" w:hAnsi="Calibri" w:cs="Calibri"/>
                <w:color w:val="000000"/>
                <w:kern w:val="0"/>
                <w:lang w:eastAsia="es-ES"/>
                <w14:ligatures w14:val="none"/>
              </w:rPr>
              <w:t>jue 02/05/24</w:t>
            </w:r>
          </w:p>
        </w:tc>
        <w:tc>
          <w:tcPr>
            <w:tcW w:w="1320" w:type="dxa"/>
            <w:shd w:val="clear" w:color="auto" w:fill="FFFFFF" w:themeFill="background1"/>
            <w:vAlign w:val="center"/>
            <w:hideMark/>
          </w:tcPr>
          <w:p w14:paraId="7CA7E824" w14:textId="77777777" w:rsidR="00804D82" w:rsidRPr="00804D82" w:rsidRDefault="00804D82" w:rsidP="00A56379">
            <w:pPr>
              <w:jc w:val="center"/>
              <w:rPr>
                <w:rFonts w:ascii="Calibri" w:eastAsia="Times New Roman" w:hAnsi="Calibri" w:cs="Calibri"/>
                <w:kern w:val="0"/>
                <w:lang w:eastAsia="es-ES"/>
                <w14:ligatures w14:val="none"/>
              </w:rPr>
            </w:pPr>
            <w:r w:rsidRPr="00804D82">
              <w:rPr>
                <w:rFonts w:ascii="Calibri" w:eastAsia="Times New Roman" w:hAnsi="Calibri" w:cs="Calibri"/>
                <w:color w:val="000000"/>
                <w:kern w:val="0"/>
                <w:lang w:eastAsia="es-ES"/>
                <w14:ligatures w14:val="none"/>
              </w:rPr>
              <w:t>vie 03/05/24</w:t>
            </w:r>
          </w:p>
        </w:tc>
      </w:tr>
      <w:tr w:rsidR="00804D82" w:rsidRPr="00804D82" w14:paraId="0F7EB49E" w14:textId="77777777" w:rsidTr="00C56B9E">
        <w:tc>
          <w:tcPr>
            <w:tcW w:w="1350" w:type="dxa"/>
            <w:shd w:val="clear" w:color="auto" w:fill="AEAAAA" w:themeFill="background2" w:themeFillShade="BF"/>
            <w:vAlign w:val="center"/>
            <w:hideMark/>
          </w:tcPr>
          <w:p w14:paraId="16D0B849" w14:textId="77777777" w:rsidR="00804D82" w:rsidRPr="00095AC0" w:rsidRDefault="00804D82" w:rsidP="00095AC0">
            <w:pPr>
              <w:jc w:val="left"/>
              <w:rPr>
                <w:rFonts w:ascii="Calibri" w:eastAsia="Times New Roman" w:hAnsi="Calibri" w:cs="Calibri"/>
                <w:b/>
                <w:bCs/>
                <w:kern w:val="0"/>
                <w:lang w:eastAsia="es-ES"/>
                <w14:ligatures w14:val="none"/>
              </w:rPr>
            </w:pPr>
            <w:r w:rsidRPr="00095AC0">
              <w:rPr>
                <w:rFonts w:ascii="Calibri" w:eastAsia="Times New Roman" w:hAnsi="Calibri" w:cs="Calibri"/>
                <w:b/>
                <w:bCs/>
                <w:color w:val="000000"/>
                <w:kern w:val="0"/>
                <w:lang w:eastAsia="es-ES"/>
                <w14:ligatures w14:val="none"/>
              </w:rPr>
              <w:t>1.8.2.1.8.2</w:t>
            </w:r>
          </w:p>
        </w:tc>
        <w:tc>
          <w:tcPr>
            <w:tcW w:w="3323" w:type="dxa"/>
            <w:shd w:val="clear" w:color="auto" w:fill="FFFFFF" w:themeFill="background1"/>
            <w:vAlign w:val="center"/>
            <w:hideMark/>
          </w:tcPr>
          <w:p w14:paraId="603A95FE" w14:textId="23EEFA59" w:rsidR="00804D82" w:rsidRPr="00804D82" w:rsidRDefault="00804D82" w:rsidP="00A56379">
            <w:pPr>
              <w:jc w:val="left"/>
              <w:rPr>
                <w:rFonts w:ascii="Calibri" w:eastAsia="Times New Roman" w:hAnsi="Calibri" w:cs="Calibri"/>
                <w:kern w:val="0"/>
                <w:lang w:eastAsia="es-ES"/>
                <w14:ligatures w14:val="none"/>
              </w:rPr>
            </w:pPr>
            <w:r w:rsidRPr="00804D82">
              <w:rPr>
                <w:rFonts w:ascii="Calibri" w:eastAsia="Times New Roman" w:hAnsi="Calibri" w:cs="Calibri"/>
                <w:color w:val="000000"/>
                <w:kern w:val="0"/>
                <w:lang w:eastAsia="es-ES"/>
                <w14:ligatures w14:val="none"/>
              </w:rPr>
              <w:t>Instalación de portátiles</w:t>
            </w:r>
          </w:p>
        </w:tc>
        <w:tc>
          <w:tcPr>
            <w:tcW w:w="1211" w:type="dxa"/>
            <w:shd w:val="clear" w:color="auto" w:fill="FFFFFF" w:themeFill="background1"/>
            <w:vAlign w:val="center"/>
            <w:hideMark/>
          </w:tcPr>
          <w:p w14:paraId="42992A6F" w14:textId="77777777" w:rsidR="00804D82" w:rsidRPr="00804D82" w:rsidRDefault="00804D82" w:rsidP="00A56379">
            <w:pPr>
              <w:jc w:val="center"/>
              <w:rPr>
                <w:rFonts w:ascii="Calibri" w:eastAsia="Times New Roman" w:hAnsi="Calibri" w:cs="Calibri"/>
                <w:kern w:val="0"/>
                <w:lang w:eastAsia="es-ES"/>
                <w14:ligatures w14:val="none"/>
              </w:rPr>
            </w:pPr>
            <w:r w:rsidRPr="00804D82">
              <w:rPr>
                <w:rFonts w:ascii="Calibri" w:eastAsia="Times New Roman" w:hAnsi="Calibri" w:cs="Calibri"/>
                <w:color w:val="000000"/>
                <w:kern w:val="0"/>
                <w:lang w:eastAsia="es-ES"/>
                <w14:ligatures w14:val="none"/>
              </w:rPr>
              <w:t>1 hr</w:t>
            </w:r>
          </w:p>
        </w:tc>
        <w:tc>
          <w:tcPr>
            <w:tcW w:w="1296" w:type="dxa"/>
            <w:shd w:val="clear" w:color="auto" w:fill="FFFFFF" w:themeFill="background1"/>
            <w:vAlign w:val="center"/>
            <w:hideMark/>
          </w:tcPr>
          <w:p w14:paraId="07CE95F2" w14:textId="77777777" w:rsidR="00804D82" w:rsidRPr="00804D82" w:rsidRDefault="00804D82" w:rsidP="00A56379">
            <w:pPr>
              <w:jc w:val="center"/>
              <w:rPr>
                <w:rFonts w:ascii="Calibri" w:eastAsia="Times New Roman" w:hAnsi="Calibri" w:cs="Calibri"/>
                <w:kern w:val="0"/>
                <w:lang w:eastAsia="es-ES"/>
                <w14:ligatures w14:val="none"/>
              </w:rPr>
            </w:pPr>
            <w:r w:rsidRPr="00804D82">
              <w:rPr>
                <w:rFonts w:ascii="Calibri" w:eastAsia="Times New Roman" w:hAnsi="Calibri" w:cs="Calibri"/>
                <w:color w:val="000000"/>
                <w:kern w:val="0"/>
                <w:lang w:eastAsia="es-ES"/>
                <w14:ligatures w14:val="none"/>
              </w:rPr>
              <w:t>vie 03/05/24</w:t>
            </w:r>
          </w:p>
        </w:tc>
        <w:tc>
          <w:tcPr>
            <w:tcW w:w="1320" w:type="dxa"/>
            <w:shd w:val="clear" w:color="auto" w:fill="FFFFFF" w:themeFill="background1"/>
            <w:vAlign w:val="center"/>
            <w:hideMark/>
          </w:tcPr>
          <w:p w14:paraId="1B5B0FED" w14:textId="77777777" w:rsidR="00804D82" w:rsidRPr="00804D82" w:rsidRDefault="00804D82" w:rsidP="00A56379">
            <w:pPr>
              <w:jc w:val="center"/>
              <w:rPr>
                <w:rFonts w:ascii="Calibri" w:eastAsia="Times New Roman" w:hAnsi="Calibri" w:cs="Calibri"/>
                <w:kern w:val="0"/>
                <w:lang w:eastAsia="es-ES"/>
                <w14:ligatures w14:val="none"/>
              </w:rPr>
            </w:pPr>
            <w:r w:rsidRPr="00804D82">
              <w:rPr>
                <w:rFonts w:ascii="Calibri" w:eastAsia="Times New Roman" w:hAnsi="Calibri" w:cs="Calibri"/>
                <w:color w:val="000000"/>
                <w:kern w:val="0"/>
                <w:lang w:eastAsia="es-ES"/>
                <w14:ligatures w14:val="none"/>
              </w:rPr>
              <w:t>vie 03/05/24</w:t>
            </w:r>
          </w:p>
        </w:tc>
      </w:tr>
      <w:tr w:rsidR="00804D82" w:rsidRPr="00804D82" w14:paraId="54AC0C29" w14:textId="77777777" w:rsidTr="00C56B9E">
        <w:tc>
          <w:tcPr>
            <w:tcW w:w="1350" w:type="dxa"/>
            <w:shd w:val="clear" w:color="auto" w:fill="AEAAAA" w:themeFill="background2" w:themeFillShade="BF"/>
            <w:vAlign w:val="center"/>
            <w:hideMark/>
          </w:tcPr>
          <w:p w14:paraId="0AE3C9C0" w14:textId="77777777" w:rsidR="00804D82" w:rsidRPr="00095AC0" w:rsidRDefault="00804D82" w:rsidP="00095AC0">
            <w:pPr>
              <w:jc w:val="left"/>
              <w:rPr>
                <w:rFonts w:ascii="Calibri" w:eastAsia="Times New Roman" w:hAnsi="Calibri" w:cs="Calibri"/>
                <w:b/>
                <w:bCs/>
                <w:kern w:val="0"/>
                <w:lang w:eastAsia="es-ES"/>
                <w14:ligatures w14:val="none"/>
              </w:rPr>
            </w:pPr>
            <w:r w:rsidRPr="00095AC0">
              <w:rPr>
                <w:rFonts w:ascii="Calibri" w:eastAsia="Times New Roman" w:hAnsi="Calibri" w:cs="Calibri"/>
                <w:b/>
                <w:bCs/>
                <w:color w:val="000000"/>
                <w:kern w:val="0"/>
                <w:lang w:eastAsia="es-ES"/>
                <w14:ligatures w14:val="none"/>
              </w:rPr>
              <w:t>1.8.2.1.8.3</w:t>
            </w:r>
          </w:p>
        </w:tc>
        <w:tc>
          <w:tcPr>
            <w:tcW w:w="3323" w:type="dxa"/>
            <w:shd w:val="clear" w:color="auto" w:fill="FFFFFF" w:themeFill="background1"/>
            <w:vAlign w:val="center"/>
            <w:hideMark/>
          </w:tcPr>
          <w:p w14:paraId="5FBF6EA4" w14:textId="5DC96A80" w:rsidR="00804D82" w:rsidRPr="00804D82" w:rsidRDefault="00804D82" w:rsidP="00A56379">
            <w:pPr>
              <w:jc w:val="left"/>
              <w:rPr>
                <w:rFonts w:ascii="Calibri" w:eastAsia="Times New Roman" w:hAnsi="Calibri" w:cs="Calibri"/>
                <w:kern w:val="0"/>
                <w:lang w:eastAsia="es-ES"/>
                <w14:ligatures w14:val="none"/>
              </w:rPr>
            </w:pPr>
            <w:r w:rsidRPr="00804D82">
              <w:rPr>
                <w:rFonts w:ascii="Calibri" w:eastAsia="Times New Roman" w:hAnsi="Calibri" w:cs="Calibri"/>
                <w:color w:val="000000"/>
                <w:kern w:val="0"/>
                <w:lang w:eastAsia="es-ES"/>
                <w14:ligatures w14:val="none"/>
              </w:rPr>
              <w:t>Instalación de monitor de 45''</w:t>
            </w:r>
          </w:p>
        </w:tc>
        <w:tc>
          <w:tcPr>
            <w:tcW w:w="1211" w:type="dxa"/>
            <w:shd w:val="clear" w:color="auto" w:fill="FFFFFF" w:themeFill="background1"/>
            <w:vAlign w:val="center"/>
            <w:hideMark/>
          </w:tcPr>
          <w:p w14:paraId="4E0463A4" w14:textId="77777777" w:rsidR="00804D82" w:rsidRPr="00804D82" w:rsidRDefault="00804D82" w:rsidP="00A56379">
            <w:pPr>
              <w:jc w:val="center"/>
              <w:rPr>
                <w:rFonts w:ascii="Calibri" w:eastAsia="Times New Roman" w:hAnsi="Calibri" w:cs="Calibri"/>
                <w:kern w:val="0"/>
                <w:lang w:eastAsia="es-ES"/>
                <w14:ligatures w14:val="none"/>
              </w:rPr>
            </w:pPr>
            <w:r w:rsidRPr="00804D82">
              <w:rPr>
                <w:rFonts w:ascii="Calibri" w:eastAsia="Times New Roman" w:hAnsi="Calibri" w:cs="Calibri"/>
                <w:color w:val="000000"/>
                <w:kern w:val="0"/>
                <w:lang w:eastAsia="es-ES"/>
                <w14:ligatures w14:val="none"/>
              </w:rPr>
              <w:t>1 hr</w:t>
            </w:r>
          </w:p>
        </w:tc>
        <w:tc>
          <w:tcPr>
            <w:tcW w:w="1296" w:type="dxa"/>
            <w:shd w:val="clear" w:color="auto" w:fill="FFFFFF" w:themeFill="background1"/>
            <w:vAlign w:val="center"/>
            <w:hideMark/>
          </w:tcPr>
          <w:p w14:paraId="6354D88E" w14:textId="77777777" w:rsidR="00804D82" w:rsidRPr="00804D82" w:rsidRDefault="00804D82" w:rsidP="00A56379">
            <w:pPr>
              <w:jc w:val="center"/>
              <w:rPr>
                <w:rFonts w:ascii="Calibri" w:eastAsia="Times New Roman" w:hAnsi="Calibri" w:cs="Calibri"/>
                <w:kern w:val="0"/>
                <w:lang w:eastAsia="es-ES"/>
                <w14:ligatures w14:val="none"/>
              </w:rPr>
            </w:pPr>
            <w:r w:rsidRPr="00804D82">
              <w:rPr>
                <w:rFonts w:ascii="Calibri" w:eastAsia="Times New Roman" w:hAnsi="Calibri" w:cs="Calibri"/>
                <w:color w:val="000000"/>
                <w:kern w:val="0"/>
                <w:lang w:eastAsia="es-ES"/>
                <w14:ligatures w14:val="none"/>
              </w:rPr>
              <w:t>lun 06/05/24</w:t>
            </w:r>
          </w:p>
        </w:tc>
        <w:tc>
          <w:tcPr>
            <w:tcW w:w="1320" w:type="dxa"/>
            <w:shd w:val="clear" w:color="auto" w:fill="FFFFFF" w:themeFill="background1"/>
            <w:vAlign w:val="center"/>
            <w:hideMark/>
          </w:tcPr>
          <w:p w14:paraId="4904B54C" w14:textId="77777777" w:rsidR="00804D82" w:rsidRPr="00804D82" w:rsidRDefault="00804D82" w:rsidP="00A56379">
            <w:pPr>
              <w:jc w:val="center"/>
              <w:rPr>
                <w:rFonts w:ascii="Calibri" w:eastAsia="Times New Roman" w:hAnsi="Calibri" w:cs="Calibri"/>
                <w:kern w:val="0"/>
                <w:lang w:eastAsia="es-ES"/>
                <w14:ligatures w14:val="none"/>
              </w:rPr>
            </w:pPr>
            <w:r w:rsidRPr="00804D82">
              <w:rPr>
                <w:rFonts w:ascii="Calibri" w:eastAsia="Times New Roman" w:hAnsi="Calibri" w:cs="Calibri"/>
                <w:color w:val="000000"/>
                <w:kern w:val="0"/>
                <w:lang w:eastAsia="es-ES"/>
                <w14:ligatures w14:val="none"/>
              </w:rPr>
              <w:t>lun 06/05/24</w:t>
            </w:r>
          </w:p>
        </w:tc>
      </w:tr>
      <w:tr w:rsidR="00804D82" w:rsidRPr="00804D82" w14:paraId="2C46324F" w14:textId="77777777" w:rsidTr="00C56B9E">
        <w:tc>
          <w:tcPr>
            <w:tcW w:w="1350" w:type="dxa"/>
            <w:shd w:val="clear" w:color="auto" w:fill="AEAAAA" w:themeFill="background2" w:themeFillShade="BF"/>
            <w:vAlign w:val="center"/>
            <w:hideMark/>
          </w:tcPr>
          <w:p w14:paraId="675B5BC8" w14:textId="77777777" w:rsidR="00804D82" w:rsidRPr="00095AC0" w:rsidRDefault="00804D82" w:rsidP="00095AC0">
            <w:pPr>
              <w:jc w:val="left"/>
              <w:rPr>
                <w:rFonts w:ascii="Calibri" w:eastAsia="Times New Roman" w:hAnsi="Calibri" w:cs="Calibri"/>
                <w:b/>
                <w:bCs/>
                <w:kern w:val="0"/>
                <w:lang w:eastAsia="es-ES"/>
                <w14:ligatures w14:val="none"/>
              </w:rPr>
            </w:pPr>
            <w:r w:rsidRPr="00095AC0">
              <w:rPr>
                <w:rFonts w:ascii="Calibri" w:eastAsia="Times New Roman" w:hAnsi="Calibri" w:cs="Calibri"/>
                <w:b/>
                <w:bCs/>
                <w:color w:val="000000"/>
                <w:kern w:val="0"/>
                <w:lang w:eastAsia="es-ES"/>
                <w14:ligatures w14:val="none"/>
              </w:rPr>
              <w:t>1.8.2.1.8.4</w:t>
            </w:r>
          </w:p>
        </w:tc>
        <w:tc>
          <w:tcPr>
            <w:tcW w:w="3323" w:type="dxa"/>
            <w:shd w:val="clear" w:color="auto" w:fill="FFFFFF" w:themeFill="background1"/>
            <w:vAlign w:val="center"/>
            <w:hideMark/>
          </w:tcPr>
          <w:p w14:paraId="36DCEE29" w14:textId="13A14E44" w:rsidR="00804D82" w:rsidRPr="00804D82" w:rsidRDefault="00804D82" w:rsidP="00A56379">
            <w:pPr>
              <w:jc w:val="left"/>
              <w:rPr>
                <w:rFonts w:ascii="Calibri" w:eastAsia="Times New Roman" w:hAnsi="Calibri" w:cs="Calibri"/>
                <w:kern w:val="0"/>
                <w:lang w:eastAsia="es-ES"/>
                <w14:ligatures w14:val="none"/>
              </w:rPr>
            </w:pPr>
            <w:r w:rsidRPr="00804D82">
              <w:rPr>
                <w:rFonts w:ascii="Calibri" w:eastAsia="Times New Roman" w:hAnsi="Calibri" w:cs="Calibri"/>
                <w:color w:val="000000"/>
                <w:kern w:val="0"/>
                <w:lang w:eastAsia="es-ES"/>
                <w14:ligatures w14:val="none"/>
              </w:rPr>
              <w:t xml:space="preserve">Instalación de </w:t>
            </w:r>
            <w:r w:rsidR="00B66F3C" w:rsidRPr="00804D82">
              <w:rPr>
                <w:rFonts w:ascii="Calibri" w:eastAsia="Times New Roman" w:hAnsi="Calibri" w:cs="Calibri"/>
                <w:color w:val="000000"/>
                <w:kern w:val="0"/>
                <w:lang w:eastAsia="es-ES"/>
                <w14:ligatures w14:val="none"/>
              </w:rPr>
              <w:t>teléfonos</w:t>
            </w:r>
            <w:r w:rsidRPr="00804D82">
              <w:rPr>
                <w:rFonts w:ascii="Calibri" w:eastAsia="Times New Roman" w:hAnsi="Calibri" w:cs="Calibri"/>
                <w:color w:val="000000"/>
                <w:kern w:val="0"/>
                <w:lang w:eastAsia="es-ES"/>
                <w14:ligatures w14:val="none"/>
              </w:rPr>
              <w:t xml:space="preserve"> IPVOID</w:t>
            </w:r>
          </w:p>
        </w:tc>
        <w:tc>
          <w:tcPr>
            <w:tcW w:w="1211" w:type="dxa"/>
            <w:shd w:val="clear" w:color="auto" w:fill="FFFFFF" w:themeFill="background1"/>
            <w:vAlign w:val="center"/>
            <w:hideMark/>
          </w:tcPr>
          <w:p w14:paraId="54A960F4" w14:textId="77777777" w:rsidR="00804D82" w:rsidRPr="00804D82" w:rsidRDefault="00804D82" w:rsidP="00A56379">
            <w:pPr>
              <w:jc w:val="center"/>
              <w:rPr>
                <w:rFonts w:ascii="Calibri" w:eastAsia="Times New Roman" w:hAnsi="Calibri" w:cs="Calibri"/>
                <w:kern w:val="0"/>
                <w:lang w:eastAsia="es-ES"/>
                <w14:ligatures w14:val="none"/>
              </w:rPr>
            </w:pPr>
            <w:r w:rsidRPr="00804D82">
              <w:rPr>
                <w:rFonts w:ascii="Calibri" w:eastAsia="Times New Roman" w:hAnsi="Calibri" w:cs="Calibri"/>
                <w:color w:val="000000"/>
                <w:kern w:val="0"/>
                <w:lang w:eastAsia="es-ES"/>
                <w14:ligatures w14:val="none"/>
              </w:rPr>
              <w:t>1 hr</w:t>
            </w:r>
          </w:p>
        </w:tc>
        <w:tc>
          <w:tcPr>
            <w:tcW w:w="1296" w:type="dxa"/>
            <w:shd w:val="clear" w:color="auto" w:fill="FFFFFF" w:themeFill="background1"/>
            <w:vAlign w:val="center"/>
            <w:hideMark/>
          </w:tcPr>
          <w:p w14:paraId="75B6CD58" w14:textId="77777777" w:rsidR="00804D82" w:rsidRPr="00804D82" w:rsidRDefault="00804D82" w:rsidP="00A56379">
            <w:pPr>
              <w:jc w:val="center"/>
              <w:rPr>
                <w:rFonts w:ascii="Calibri" w:eastAsia="Times New Roman" w:hAnsi="Calibri" w:cs="Calibri"/>
                <w:kern w:val="0"/>
                <w:lang w:eastAsia="es-ES"/>
                <w14:ligatures w14:val="none"/>
              </w:rPr>
            </w:pPr>
            <w:r w:rsidRPr="00804D82">
              <w:rPr>
                <w:rFonts w:ascii="Calibri" w:eastAsia="Times New Roman" w:hAnsi="Calibri" w:cs="Calibri"/>
                <w:color w:val="000000"/>
                <w:kern w:val="0"/>
                <w:lang w:eastAsia="es-ES"/>
                <w14:ligatures w14:val="none"/>
              </w:rPr>
              <w:t>lun 06/05/24</w:t>
            </w:r>
          </w:p>
        </w:tc>
        <w:tc>
          <w:tcPr>
            <w:tcW w:w="1320" w:type="dxa"/>
            <w:shd w:val="clear" w:color="auto" w:fill="FFFFFF" w:themeFill="background1"/>
            <w:vAlign w:val="center"/>
            <w:hideMark/>
          </w:tcPr>
          <w:p w14:paraId="00F0ADBF" w14:textId="77777777" w:rsidR="00804D82" w:rsidRPr="00804D82" w:rsidRDefault="00804D82" w:rsidP="00A56379">
            <w:pPr>
              <w:jc w:val="center"/>
              <w:rPr>
                <w:rFonts w:ascii="Calibri" w:eastAsia="Times New Roman" w:hAnsi="Calibri" w:cs="Calibri"/>
                <w:kern w:val="0"/>
                <w:lang w:eastAsia="es-ES"/>
                <w14:ligatures w14:val="none"/>
              </w:rPr>
            </w:pPr>
            <w:r w:rsidRPr="00804D82">
              <w:rPr>
                <w:rFonts w:ascii="Calibri" w:eastAsia="Times New Roman" w:hAnsi="Calibri" w:cs="Calibri"/>
                <w:color w:val="000000"/>
                <w:kern w:val="0"/>
                <w:lang w:eastAsia="es-ES"/>
                <w14:ligatures w14:val="none"/>
              </w:rPr>
              <w:t>lun 06/05/24</w:t>
            </w:r>
          </w:p>
        </w:tc>
      </w:tr>
      <w:tr w:rsidR="00804D82" w:rsidRPr="00804D82" w14:paraId="58FC16E7" w14:textId="77777777" w:rsidTr="00C56B9E">
        <w:tc>
          <w:tcPr>
            <w:tcW w:w="1350" w:type="dxa"/>
            <w:shd w:val="clear" w:color="auto" w:fill="AEAAAA" w:themeFill="background2" w:themeFillShade="BF"/>
            <w:vAlign w:val="center"/>
            <w:hideMark/>
          </w:tcPr>
          <w:p w14:paraId="1C04C3D7" w14:textId="77777777" w:rsidR="00804D82" w:rsidRPr="00095AC0" w:rsidRDefault="00804D82" w:rsidP="00095AC0">
            <w:pPr>
              <w:jc w:val="left"/>
              <w:rPr>
                <w:rFonts w:ascii="Calibri" w:eastAsia="Times New Roman" w:hAnsi="Calibri" w:cs="Calibri"/>
                <w:b/>
                <w:bCs/>
                <w:kern w:val="0"/>
                <w:lang w:eastAsia="es-ES"/>
                <w14:ligatures w14:val="none"/>
              </w:rPr>
            </w:pPr>
            <w:r w:rsidRPr="00095AC0">
              <w:rPr>
                <w:rFonts w:ascii="Calibri" w:eastAsia="Times New Roman" w:hAnsi="Calibri" w:cs="Calibri"/>
                <w:b/>
                <w:bCs/>
                <w:color w:val="000000"/>
                <w:kern w:val="0"/>
                <w:lang w:eastAsia="es-ES"/>
                <w14:ligatures w14:val="none"/>
              </w:rPr>
              <w:t>1.8.2.2</w:t>
            </w:r>
          </w:p>
        </w:tc>
        <w:tc>
          <w:tcPr>
            <w:tcW w:w="3323" w:type="dxa"/>
            <w:shd w:val="clear" w:color="auto" w:fill="E7E6E6" w:themeFill="background2"/>
            <w:vAlign w:val="center"/>
            <w:hideMark/>
          </w:tcPr>
          <w:p w14:paraId="7DD9C47D" w14:textId="20E0680B" w:rsidR="00804D82" w:rsidRPr="00804D82" w:rsidRDefault="00B66F3C" w:rsidP="00A56379">
            <w:pPr>
              <w:jc w:val="left"/>
              <w:rPr>
                <w:rFonts w:ascii="Calibri" w:eastAsia="Times New Roman" w:hAnsi="Calibri" w:cs="Calibri"/>
                <w:kern w:val="0"/>
                <w:lang w:eastAsia="es-ES"/>
                <w14:ligatures w14:val="none"/>
              </w:rPr>
            </w:pPr>
            <w:r w:rsidRPr="00804D82">
              <w:rPr>
                <w:rFonts w:ascii="Calibri" w:eastAsia="Times New Roman" w:hAnsi="Calibri" w:cs="Calibri"/>
                <w:b/>
                <w:bCs/>
                <w:color w:val="000000"/>
                <w:kern w:val="0"/>
                <w:lang w:eastAsia="es-ES"/>
                <w14:ligatures w14:val="none"/>
              </w:rPr>
              <w:t>Vehículos</w:t>
            </w:r>
            <w:r w:rsidR="00804D82" w:rsidRPr="00804D82">
              <w:rPr>
                <w:rFonts w:ascii="Calibri" w:eastAsia="Times New Roman" w:hAnsi="Calibri" w:cs="Calibri"/>
                <w:b/>
                <w:bCs/>
                <w:color w:val="000000"/>
                <w:kern w:val="0"/>
                <w:lang w:eastAsia="es-ES"/>
                <w14:ligatures w14:val="none"/>
              </w:rPr>
              <w:t xml:space="preserve"> de emergencia</w:t>
            </w:r>
          </w:p>
        </w:tc>
        <w:tc>
          <w:tcPr>
            <w:tcW w:w="1211" w:type="dxa"/>
            <w:shd w:val="clear" w:color="auto" w:fill="E7E6E6" w:themeFill="background2"/>
            <w:vAlign w:val="center"/>
            <w:hideMark/>
          </w:tcPr>
          <w:p w14:paraId="2653EC81" w14:textId="77777777" w:rsidR="00804D82" w:rsidRPr="00804D82" w:rsidRDefault="00804D82" w:rsidP="00A56379">
            <w:pPr>
              <w:jc w:val="center"/>
              <w:rPr>
                <w:rFonts w:ascii="Calibri" w:eastAsia="Times New Roman" w:hAnsi="Calibri" w:cs="Calibri"/>
                <w:kern w:val="0"/>
                <w:lang w:eastAsia="es-ES"/>
                <w14:ligatures w14:val="none"/>
              </w:rPr>
            </w:pPr>
            <w:r w:rsidRPr="00804D82">
              <w:rPr>
                <w:rFonts w:ascii="Calibri" w:eastAsia="Times New Roman" w:hAnsi="Calibri" w:cs="Calibri"/>
                <w:b/>
                <w:bCs/>
                <w:color w:val="000000"/>
                <w:kern w:val="0"/>
                <w:lang w:eastAsia="es-ES"/>
                <w14:ligatures w14:val="none"/>
              </w:rPr>
              <w:t>20 hrs</w:t>
            </w:r>
          </w:p>
        </w:tc>
        <w:tc>
          <w:tcPr>
            <w:tcW w:w="1296" w:type="dxa"/>
            <w:shd w:val="clear" w:color="auto" w:fill="E7E6E6" w:themeFill="background2"/>
            <w:vAlign w:val="center"/>
            <w:hideMark/>
          </w:tcPr>
          <w:p w14:paraId="5C5CDD9D" w14:textId="77777777" w:rsidR="00804D82" w:rsidRPr="00804D82" w:rsidRDefault="00804D82" w:rsidP="00A56379">
            <w:pPr>
              <w:jc w:val="center"/>
              <w:rPr>
                <w:rFonts w:ascii="Calibri" w:eastAsia="Times New Roman" w:hAnsi="Calibri" w:cs="Calibri"/>
                <w:kern w:val="0"/>
                <w:lang w:eastAsia="es-ES"/>
                <w14:ligatures w14:val="none"/>
              </w:rPr>
            </w:pPr>
            <w:r w:rsidRPr="00804D82">
              <w:rPr>
                <w:rFonts w:ascii="Calibri" w:eastAsia="Times New Roman" w:hAnsi="Calibri" w:cs="Calibri"/>
                <w:b/>
                <w:bCs/>
                <w:color w:val="000000"/>
                <w:kern w:val="0"/>
                <w:lang w:eastAsia="es-ES"/>
                <w14:ligatures w14:val="none"/>
              </w:rPr>
              <w:t>vie 08/03/24</w:t>
            </w:r>
          </w:p>
        </w:tc>
        <w:tc>
          <w:tcPr>
            <w:tcW w:w="1320" w:type="dxa"/>
            <w:shd w:val="clear" w:color="auto" w:fill="E7E6E6" w:themeFill="background2"/>
            <w:vAlign w:val="center"/>
            <w:hideMark/>
          </w:tcPr>
          <w:p w14:paraId="71AEC658" w14:textId="77777777" w:rsidR="00804D82" w:rsidRPr="00804D82" w:rsidRDefault="00804D82" w:rsidP="00A56379">
            <w:pPr>
              <w:jc w:val="center"/>
              <w:rPr>
                <w:rFonts w:ascii="Calibri" w:eastAsia="Times New Roman" w:hAnsi="Calibri" w:cs="Calibri"/>
                <w:kern w:val="0"/>
                <w:lang w:eastAsia="es-ES"/>
                <w14:ligatures w14:val="none"/>
              </w:rPr>
            </w:pPr>
            <w:r w:rsidRPr="00804D82">
              <w:rPr>
                <w:rFonts w:ascii="Calibri" w:eastAsia="Times New Roman" w:hAnsi="Calibri" w:cs="Calibri"/>
                <w:b/>
                <w:bCs/>
                <w:color w:val="000000"/>
                <w:kern w:val="0"/>
                <w:lang w:eastAsia="es-ES"/>
                <w14:ligatures w14:val="none"/>
              </w:rPr>
              <w:t>mar 07/05/24</w:t>
            </w:r>
          </w:p>
        </w:tc>
      </w:tr>
      <w:tr w:rsidR="00804D82" w:rsidRPr="00804D82" w14:paraId="1E7385FD" w14:textId="77777777" w:rsidTr="00C56B9E">
        <w:tc>
          <w:tcPr>
            <w:tcW w:w="1350" w:type="dxa"/>
            <w:shd w:val="clear" w:color="auto" w:fill="AEAAAA" w:themeFill="background2" w:themeFillShade="BF"/>
            <w:vAlign w:val="center"/>
            <w:hideMark/>
          </w:tcPr>
          <w:p w14:paraId="5A077C59" w14:textId="77777777" w:rsidR="00804D82" w:rsidRPr="00095AC0" w:rsidRDefault="00804D82" w:rsidP="00095AC0">
            <w:pPr>
              <w:jc w:val="left"/>
              <w:rPr>
                <w:rFonts w:ascii="Calibri" w:eastAsia="Times New Roman" w:hAnsi="Calibri" w:cs="Calibri"/>
                <w:b/>
                <w:bCs/>
                <w:kern w:val="0"/>
                <w:lang w:eastAsia="es-ES"/>
                <w14:ligatures w14:val="none"/>
              </w:rPr>
            </w:pPr>
            <w:r w:rsidRPr="00095AC0">
              <w:rPr>
                <w:rFonts w:ascii="Calibri" w:eastAsia="Times New Roman" w:hAnsi="Calibri" w:cs="Calibri"/>
                <w:b/>
                <w:bCs/>
                <w:color w:val="000000"/>
                <w:kern w:val="0"/>
                <w:lang w:eastAsia="es-ES"/>
                <w14:ligatures w14:val="none"/>
              </w:rPr>
              <w:t>1.8.2.2.1</w:t>
            </w:r>
          </w:p>
        </w:tc>
        <w:tc>
          <w:tcPr>
            <w:tcW w:w="3323" w:type="dxa"/>
            <w:shd w:val="clear" w:color="auto" w:fill="FFFFFF" w:themeFill="background1"/>
            <w:vAlign w:val="center"/>
            <w:hideMark/>
          </w:tcPr>
          <w:p w14:paraId="6C3A59C4" w14:textId="7A238786" w:rsidR="00804D82" w:rsidRPr="00804D82" w:rsidRDefault="00804D82" w:rsidP="00A56379">
            <w:pPr>
              <w:jc w:val="left"/>
              <w:rPr>
                <w:rFonts w:ascii="Calibri" w:eastAsia="Times New Roman" w:hAnsi="Calibri" w:cs="Calibri"/>
                <w:kern w:val="0"/>
                <w:lang w:eastAsia="es-ES"/>
                <w14:ligatures w14:val="none"/>
              </w:rPr>
            </w:pPr>
            <w:r w:rsidRPr="00804D82">
              <w:rPr>
                <w:rFonts w:ascii="Calibri" w:eastAsia="Times New Roman" w:hAnsi="Calibri" w:cs="Calibri"/>
                <w:color w:val="000000"/>
                <w:kern w:val="0"/>
                <w:lang w:eastAsia="es-ES"/>
                <w14:ligatures w14:val="none"/>
              </w:rPr>
              <w:t>Zona 1 - vehículos de Jarrio</w:t>
            </w:r>
          </w:p>
        </w:tc>
        <w:tc>
          <w:tcPr>
            <w:tcW w:w="1211" w:type="dxa"/>
            <w:shd w:val="clear" w:color="auto" w:fill="FFFFFF" w:themeFill="background1"/>
            <w:vAlign w:val="center"/>
            <w:hideMark/>
          </w:tcPr>
          <w:p w14:paraId="1592A293" w14:textId="77777777" w:rsidR="00804D82" w:rsidRPr="00804D82" w:rsidRDefault="00804D82" w:rsidP="00A56379">
            <w:pPr>
              <w:jc w:val="center"/>
              <w:rPr>
                <w:rFonts w:ascii="Calibri" w:eastAsia="Times New Roman" w:hAnsi="Calibri" w:cs="Calibri"/>
                <w:kern w:val="0"/>
                <w:lang w:eastAsia="es-ES"/>
                <w14:ligatures w14:val="none"/>
              </w:rPr>
            </w:pPr>
            <w:r w:rsidRPr="00804D82">
              <w:rPr>
                <w:rFonts w:ascii="Calibri" w:eastAsia="Times New Roman" w:hAnsi="Calibri" w:cs="Calibri"/>
                <w:color w:val="000000"/>
                <w:kern w:val="0"/>
                <w:lang w:eastAsia="es-ES"/>
                <w14:ligatures w14:val="none"/>
              </w:rPr>
              <w:t>2 hrs</w:t>
            </w:r>
          </w:p>
        </w:tc>
        <w:tc>
          <w:tcPr>
            <w:tcW w:w="1296" w:type="dxa"/>
            <w:shd w:val="clear" w:color="auto" w:fill="FFFFFF" w:themeFill="background1"/>
            <w:vAlign w:val="center"/>
            <w:hideMark/>
          </w:tcPr>
          <w:p w14:paraId="3159686D" w14:textId="77777777" w:rsidR="00804D82" w:rsidRPr="00804D82" w:rsidRDefault="00804D82" w:rsidP="00A56379">
            <w:pPr>
              <w:jc w:val="center"/>
              <w:rPr>
                <w:rFonts w:ascii="Calibri" w:eastAsia="Times New Roman" w:hAnsi="Calibri" w:cs="Calibri"/>
                <w:kern w:val="0"/>
                <w:lang w:eastAsia="es-ES"/>
                <w14:ligatures w14:val="none"/>
              </w:rPr>
            </w:pPr>
            <w:r w:rsidRPr="00804D82">
              <w:rPr>
                <w:rFonts w:ascii="Calibri" w:eastAsia="Times New Roman" w:hAnsi="Calibri" w:cs="Calibri"/>
                <w:color w:val="000000"/>
                <w:kern w:val="0"/>
                <w:lang w:eastAsia="es-ES"/>
                <w14:ligatures w14:val="none"/>
              </w:rPr>
              <w:t>vie 08/03/24</w:t>
            </w:r>
          </w:p>
        </w:tc>
        <w:tc>
          <w:tcPr>
            <w:tcW w:w="1320" w:type="dxa"/>
            <w:shd w:val="clear" w:color="auto" w:fill="FFFFFF" w:themeFill="background1"/>
            <w:vAlign w:val="center"/>
            <w:hideMark/>
          </w:tcPr>
          <w:p w14:paraId="4E07DB43" w14:textId="77777777" w:rsidR="00804D82" w:rsidRPr="00804D82" w:rsidRDefault="00804D82" w:rsidP="00A56379">
            <w:pPr>
              <w:jc w:val="center"/>
              <w:rPr>
                <w:rFonts w:ascii="Calibri" w:eastAsia="Times New Roman" w:hAnsi="Calibri" w:cs="Calibri"/>
                <w:kern w:val="0"/>
                <w:lang w:eastAsia="es-ES"/>
                <w14:ligatures w14:val="none"/>
              </w:rPr>
            </w:pPr>
            <w:r w:rsidRPr="00804D82">
              <w:rPr>
                <w:rFonts w:ascii="Calibri" w:eastAsia="Times New Roman" w:hAnsi="Calibri" w:cs="Calibri"/>
                <w:color w:val="000000"/>
                <w:kern w:val="0"/>
                <w:lang w:eastAsia="es-ES"/>
                <w14:ligatures w14:val="none"/>
              </w:rPr>
              <w:t>lun 11/03/24</w:t>
            </w:r>
          </w:p>
        </w:tc>
      </w:tr>
      <w:tr w:rsidR="00804D82" w:rsidRPr="00804D82" w14:paraId="78E517F8" w14:textId="77777777" w:rsidTr="00C56B9E">
        <w:tc>
          <w:tcPr>
            <w:tcW w:w="1350" w:type="dxa"/>
            <w:shd w:val="clear" w:color="auto" w:fill="AEAAAA" w:themeFill="background2" w:themeFillShade="BF"/>
            <w:vAlign w:val="center"/>
            <w:hideMark/>
          </w:tcPr>
          <w:p w14:paraId="50E7FCEC" w14:textId="77777777" w:rsidR="00804D82" w:rsidRPr="00095AC0" w:rsidRDefault="00804D82" w:rsidP="00095AC0">
            <w:pPr>
              <w:jc w:val="left"/>
              <w:rPr>
                <w:rFonts w:ascii="Calibri" w:eastAsia="Times New Roman" w:hAnsi="Calibri" w:cs="Calibri"/>
                <w:b/>
                <w:bCs/>
                <w:kern w:val="0"/>
                <w:lang w:eastAsia="es-ES"/>
                <w14:ligatures w14:val="none"/>
              </w:rPr>
            </w:pPr>
            <w:r w:rsidRPr="00095AC0">
              <w:rPr>
                <w:rFonts w:ascii="Calibri" w:eastAsia="Times New Roman" w:hAnsi="Calibri" w:cs="Calibri"/>
                <w:b/>
                <w:bCs/>
                <w:color w:val="000000"/>
                <w:kern w:val="0"/>
                <w:lang w:eastAsia="es-ES"/>
                <w14:ligatures w14:val="none"/>
              </w:rPr>
              <w:t>1.8.2.2.2</w:t>
            </w:r>
          </w:p>
        </w:tc>
        <w:tc>
          <w:tcPr>
            <w:tcW w:w="3323" w:type="dxa"/>
            <w:shd w:val="clear" w:color="auto" w:fill="FFFFFF" w:themeFill="background1"/>
            <w:vAlign w:val="center"/>
            <w:hideMark/>
          </w:tcPr>
          <w:p w14:paraId="6EDEC48C" w14:textId="2864A653" w:rsidR="00804D82" w:rsidRPr="00804D82" w:rsidRDefault="00804D82" w:rsidP="00A56379">
            <w:pPr>
              <w:jc w:val="left"/>
              <w:rPr>
                <w:rFonts w:ascii="Calibri" w:eastAsia="Times New Roman" w:hAnsi="Calibri" w:cs="Calibri"/>
                <w:kern w:val="0"/>
                <w:lang w:eastAsia="es-ES"/>
                <w14:ligatures w14:val="none"/>
              </w:rPr>
            </w:pPr>
            <w:r w:rsidRPr="00804D82">
              <w:rPr>
                <w:rFonts w:ascii="Calibri" w:eastAsia="Times New Roman" w:hAnsi="Calibri" w:cs="Calibri"/>
                <w:color w:val="000000"/>
                <w:kern w:val="0"/>
                <w:lang w:eastAsia="es-ES"/>
                <w14:ligatures w14:val="none"/>
              </w:rPr>
              <w:t>Zona 2 - vehículos de Cangas del Narcea</w:t>
            </w:r>
          </w:p>
        </w:tc>
        <w:tc>
          <w:tcPr>
            <w:tcW w:w="1211" w:type="dxa"/>
            <w:shd w:val="clear" w:color="auto" w:fill="FFFFFF" w:themeFill="background1"/>
            <w:vAlign w:val="center"/>
            <w:hideMark/>
          </w:tcPr>
          <w:p w14:paraId="73270E64" w14:textId="77777777" w:rsidR="00804D82" w:rsidRPr="00804D82" w:rsidRDefault="00804D82" w:rsidP="00A56379">
            <w:pPr>
              <w:jc w:val="center"/>
              <w:rPr>
                <w:rFonts w:ascii="Calibri" w:eastAsia="Times New Roman" w:hAnsi="Calibri" w:cs="Calibri"/>
                <w:kern w:val="0"/>
                <w:lang w:eastAsia="es-ES"/>
                <w14:ligatures w14:val="none"/>
              </w:rPr>
            </w:pPr>
            <w:r w:rsidRPr="00804D82">
              <w:rPr>
                <w:rFonts w:ascii="Calibri" w:eastAsia="Times New Roman" w:hAnsi="Calibri" w:cs="Calibri"/>
                <w:color w:val="000000"/>
                <w:kern w:val="0"/>
                <w:lang w:eastAsia="es-ES"/>
                <w14:ligatures w14:val="none"/>
              </w:rPr>
              <w:t>2 hrs</w:t>
            </w:r>
          </w:p>
        </w:tc>
        <w:tc>
          <w:tcPr>
            <w:tcW w:w="1296" w:type="dxa"/>
            <w:shd w:val="clear" w:color="auto" w:fill="FFFFFF" w:themeFill="background1"/>
            <w:vAlign w:val="center"/>
            <w:hideMark/>
          </w:tcPr>
          <w:p w14:paraId="4A5DD80D" w14:textId="77777777" w:rsidR="00804D82" w:rsidRPr="00804D82" w:rsidRDefault="00804D82" w:rsidP="00A56379">
            <w:pPr>
              <w:jc w:val="center"/>
              <w:rPr>
                <w:rFonts w:ascii="Calibri" w:eastAsia="Times New Roman" w:hAnsi="Calibri" w:cs="Calibri"/>
                <w:kern w:val="0"/>
                <w:lang w:eastAsia="es-ES"/>
                <w14:ligatures w14:val="none"/>
              </w:rPr>
            </w:pPr>
            <w:r w:rsidRPr="00804D82">
              <w:rPr>
                <w:rFonts w:ascii="Calibri" w:eastAsia="Times New Roman" w:hAnsi="Calibri" w:cs="Calibri"/>
                <w:color w:val="000000"/>
                <w:kern w:val="0"/>
                <w:lang w:eastAsia="es-ES"/>
                <w14:ligatures w14:val="none"/>
              </w:rPr>
              <w:t>mié 13/03/24</w:t>
            </w:r>
          </w:p>
        </w:tc>
        <w:tc>
          <w:tcPr>
            <w:tcW w:w="1320" w:type="dxa"/>
            <w:shd w:val="clear" w:color="auto" w:fill="FFFFFF" w:themeFill="background1"/>
            <w:vAlign w:val="center"/>
            <w:hideMark/>
          </w:tcPr>
          <w:p w14:paraId="0D365845" w14:textId="77777777" w:rsidR="00804D82" w:rsidRPr="00804D82" w:rsidRDefault="00804D82" w:rsidP="00A56379">
            <w:pPr>
              <w:jc w:val="center"/>
              <w:rPr>
                <w:rFonts w:ascii="Calibri" w:eastAsia="Times New Roman" w:hAnsi="Calibri" w:cs="Calibri"/>
                <w:kern w:val="0"/>
                <w:lang w:eastAsia="es-ES"/>
                <w14:ligatures w14:val="none"/>
              </w:rPr>
            </w:pPr>
            <w:r w:rsidRPr="00804D82">
              <w:rPr>
                <w:rFonts w:ascii="Calibri" w:eastAsia="Times New Roman" w:hAnsi="Calibri" w:cs="Calibri"/>
                <w:color w:val="000000"/>
                <w:kern w:val="0"/>
                <w:lang w:eastAsia="es-ES"/>
                <w14:ligatures w14:val="none"/>
              </w:rPr>
              <w:t>mié 13/03/24</w:t>
            </w:r>
          </w:p>
        </w:tc>
      </w:tr>
      <w:tr w:rsidR="00804D82" w:rsidRPr="00804D82" w14:paraId="548577D1" w14:textId="77777777" w:rsidTr="00C56B9E">
        <w:tc>
          <w:tcPr>
            <w:tcW w:w="1350" w:type="dxa"/>
            <w:shd w:val="clear" w:color="auto" w:fill="AEAAAA" w:themeFill="background2" w:themeFillShade="BF"/>
            <w:vAlign w:val="center"/>
            <w:hideMark/>
          </w:tcPr>
          <w:p w14:paraId="07D57B2F" w14:textId="77777777" w:rsidR="00804D82" w:rsidRPr="00095AC0" w:rsidRDefault="00804D82" w:rsidP="00095AC0">
            <w:pPr>
              <w:jc w:val="left"/>
              <w:rPr>
                <w:rFonts w:ascii="Calibri" w:eastAsia="Times New Roman" w:hAnsi="Calibri" w:cs="Calibri"/>
                <w:b/>
                <w:bCs/>
                <w:kern w:val="0"/>
                <w:lang w:eastAsia="es-ES"/>
                <w14:ligatures w14:val="none"/>
              </w:rPr>
            </w:pPr>
            <w:r w:rsidRPr="00095AC0">
              <w:rPr>
                <w:rFonts w:ascii="Calibri" w:eastAsia="Times New Roman" w:hAnsi="Calibri" w:cs="Calibri"/>
                <w:b/>
                <w:bCs/>
                <w:color w:val="000000"/>
                <w:kern w:val="0"/>
                <w:lang w:eastAsia="es-ES"/>
                <w14:ligatures w14:val="none"/>
              </w:rPr>
              <w:t>1.8.2.2.3</w:t>
            </w:r>
          </w:p>
        </w:tc>
        <w:tc>
          <w:tcPr>
            <w:tcW w:w="3323" w:type="dxa"/>
            <w:shd w:val="clear" w:color="auto" w:fill="FFFFFF" w:themeFill="background1"/>
            <w:vAlign w:val="center"/>
            <w:hideMark/>
          </w:tcPr>
          <w:p w14:paraId="23E377BE" w14:textId="010AD060" w:rsidR="00804D82" w:rsidRPr="00804D82" w:rsidRDefault="00804D82" w:rsidP="00A56379">
            <w:pPr>
              <w:jc w:val="left"/>
              <w:rPr>
                <w:rFonts w:ascii="Calibri" w:eastAsia="Times New Roman" w:hAnsi="Calibri" w:cs="Calibri"/>
                <w:kern w:val="0"/>
                <w:lang w:eastAsia="es-ES"/>
                <w14:ligatures w14:val="none"/>
              </w:rPr>
            </w:pPr>
            <w:r w:rsidRPr="00804D82">
              <w:rPr>
                <w:rFonts w:ascii="Calibri" w:eastAsia="Times New Roman" w:hAnsi="Calibri" w:cs="Calibri"/>
                <w:color w:val="000000"/>
                <w:kern w:val="0"/>
                <w:lang w:eastAsia="es-ES"/>
                <w14:ligatures w14:val="none"/>
              </w:rPr>
              <w:t xml:space="preserve">Zona 3 - vehículos de </w:t>
            </w:r>
            <w:r w:rsidR="00C15DC9" w:rsidRPr="00804D82">
              <w:rPr>
                <w:rFonts w:ascii="Calibri" w:eastAsia="Times New Roman" w:hAnsi="Calibri" w:cs="Calibri"/>
                <w:color w:val="000000"/>
                <w:kern w:val="0"/>
                <w:lang w:eastAsia="es-ES"/>
                <w14:ligatures w14:val="none"/>
              </w:rPr>
              <w:t>Avilés</w:t>
            </w:r>
            <w:r w:rsidRPr="00804D82">
              <w:rPr>
                <w:rFonts w:ascii="Calibri" w:eastAsia="Times New Roman" w:hAnsi="Calibri" w:cs="Calibri"/>
                <w:color w:val="000000"/>
                <w:kern w:val="0"/>
                <w:lang w:eastAsia="es-ES"/>
                <w14:ligatures w14:val="none"/>
              </w:rPr>
              <w:t xml:space="preserve"> </w:t>
            </w:r>
          </w:p>
        </w:tc>
        <w:tc>
          <w:tcPr>
            <w:tcW w:w="1211" w:type="dxa"/>
            <w:shd w:val="clear" w:color="auto" w:fill="FFFFFF" w:themeFill="background1"/>
            <w:vAlign w:val="center"/>
            <w:hideMark/>
          </w:tcPr>
          <w:p w14:paraId="68757A4E" w14:textId="77777777" w:rsidR="00804D82" w:rsidRPr="00804D82" w:rsidRDefault="00804D82" w:rsidP="00A56379">
            <w:pPr>
              <w:jc w:val="center"/>
              <w:rPr>
                <w:rFonts w:ascii="Calibri" w:eastAsia="Times New Roman" w:hAnsi="Calibri" w:cs="Calibri"/>
                <w:kern w:val="0"/>
                <w:lang w:eastAsia="es-ES"/>
                <w14:ligatures w14:val="none"/>
              </w:rPr>
            </w:pPr>
            <w:r w:rsidRPr="00804D82">
              <w:rPr>
                <w:rFonts w:ascii="Calibri" w:eastAsia="Times New Roman" w:hAnsi="Calibri" w:cs="Calibri"/>
                <w:color w:val="000000"/>
                <w:kern w:val="0"/>
                <w:lang w:eastAsia="es-ES"/>
                <w14:ligatures w14:val="none"/>
              </w:rPr>
              <w:t>3 hrs</w:t>
            </w:r>
          </w:p>
        </w:tc>
        <w:tc>
          <w:tcPr>
            <w:tcW w:w="1296" w:type="dxa"/>
            <w:shd w:val="clear" w:color="auto" w:fill="FFFFFF" w:themeFill="background1"/>
            <w:vAlign w:val="center"/>
            <w:hideMark/>
          </w:tcPr>
          <w:p w14:paraId="5EF622EE" w14:textId="77777777" w:rsidR="00804D82" w:rsidRPr="00804D82" w:rsidRDefault="00804D82" w:rsidP="00A56379">
            <w:pPr>
              <w:jc w:val="center"/>
              <w:rPr>
                <w:rFonts w:ascii="Calibri" w:eastAsia="Times New Roman" w:hAnsi="Calibri" w:cs="Calibri"/>
                <w:kern w:val="0"/>
                <w:lang w:eastAsia="es-ES"/>
                <w14:ligatures w14:val="none"/>
              </w:rPr>
            </w:pPr>
            <w:r w:rsidRPr="00804D82">
              <w:rPr>
                <w:rFonts w:ascii="Calibri" w:eastAsia="Times New Roman" w:hAnsi="Calibri" w:cs="Calibri"/>
                <w:color w:val="000000"/>
                <w:kern w:val="0"/>
                <w:lang w:eastAsia="es-ES"/>
                <w14:ligatures w14:val="none"/>
              </w:rPr>
              <w:t>jue 21/03/24</w:t>
            </w:r>
          </w:p>
        </w:tc>
        <w:tc>
          <w:tcPr>
            <w:tcW w:w="1320" w:type="dxa"/>
            <w:shd w:val="clear" w:color="auto" w:fill="FFFFFF" w:themeFill="background1"/>
            <w:vAlign w:val="center"/>
            <w:hideMark/>
          </w:tcPr>
          <w:p w14:paraId="23A6E3FF" w14:textId="77777777" w:rsidR="00804D82" w:rsidRPr="00804D82" w:rsidRDefault="00804D82" w:rsidP="00A56379">
            <w:pPr>
              <w:jc w:val="center"/>
              <w:rPr>
                <w:rFonts w:ascii="Calibri" w:eastAsia="Times New Roman" w:hAnsi="Calibri" w:cs="Calibri"/>
                <w:kern w:val="0"/>
                <w:lang w:eastAsia="es-ES"/>
                <w14:ligatures w14:val="none"/>
              </w:rPr>
            </w:pPr>
            <w:r w:rsidRPr="00804D82">
              <w:rPr>
                <w:rFonts w:ascii="Calibri" w:eastAsia="Times New Roman" w:hAnsi="Calibri" w:cs="Calibri"/>
                <w:color w:val="000000"/>
                <w:kern w:val="0"/>
                <w:lang w:eastAsia="es-ES"/>
                <w14:ligatures w14:val="none"/>
              </w:rPr>
              <w:t>vie 22/03/24</w:t>
            </w:r>
          </w:p>
        </w:tc>
      </w:tr>
      <w:tr w:rsidR="00804D82" w:rsidRPr="00804D82" w14:paraId="59739744" w14:textId="77777777" w:rsidTr="00C56B9E">
        <w:tc>
          <w:tcPr>
            <w:tcW w:w="1350" w:type="dxa"/>
            <w:shd w:val="clear" w:color="auto" w:fill="AEAAAA" w:themeFill="background2" w:themeFillShade="BF"/>
            <w:vAlign w:val="center"/>
            <w:hideMark/>
          </w:tcPr>
          <w:p w14:paraId="1F526006" w14:textId="77777777" w:rsidR="00804D82" w:rsidRPr="00095AC0" w:rsidRDefault="00804D82" w:rsidP="00095AC0">
            <w:pPr>
              <w:jc w:val="left"/>
              <w:rPr>
                <w:rFonts w:ascii="Calibri" w:eastAsia="Times New Roman" w:hAnsi="Calibri" w:cs="Calibri"/>
                <w:b/>
                <w:bCs/>
                <w:kern w:val="0"/>
                <w:lang w:eastAsia="es-ES"/>
                <w14:ligatures w14:val="none"/>
              </w:rPr>
            </w:pPr>
            <w:r w:rsidRPr="00095AC0">
              <w:rPr>
                <w:rFonts w:ascii="Calibri" w:eastAsia="Times New Roman" w:hAnsi="Calibri" w:cs="Calibri"/>
                <w:b/>
                <w:bCs/>
                <w:color w:val="000000"/>
                <w:kern w:val="0"/>
                <w:lang w:eastAsia="es-ES"/>
                <w14:ligatures w14:val="none"/>
              </w:rPr>
              <w:t>1.8.2.2.4</w:t>
            </w:r>
          </w:p>
        </w:tc>
        <w:tc>
          <w:tcPr>
            <w:tcW w:w="3323" w:type="dxa"/>
            <w:shd w:val="clear" w:color="auto" w:fill="FFFFFF" w:themeFill="background1"/>
            <w:vAlign w:val="center"/>
            <w:hideMark/>
          </w:tcPr>
          <w:p w14:paraId="363A8A84" w14:textId="1219441E" w:rsidR="00804D82" w:rsidRPr="00804D82" w:rsidRDefault="00804D82" w:rsidP="00A56379">
            <w:pPr>
              <w:jc w:val="left"/>
              <w:rPr>
                <w:rFonts w:ascii="Calibri" w:eastAsia="Times New Roman" w:hAnsi="Calibri" w:cs="Calibri"/>
                <w:kern w:val="0"/>
                <w:lang w:eastAsia="es-ES"/>
                <w14:ligatures w14:val="none"/>
              </w:rPr>
            </w:pPr>
            <w:r w:rsidRPr="00804D82">
              <w:rPr>
                <w:rFonts w:ascii="Calibri" w:eastAsia="Times New Roman" w:hAnsi="Calibri" w:cs="Calibri"/>
                <w:color w:val="000000"/>
                <w:kern w:val="0"/>
                <w:lang w:eastAsia="es-ES"/>
                <w14:ligatures w14:val="none"/>
              </w:rPr>
              <w:t>Zona 4 - vehículos de Oviedo</w:t>
            </w:r>
          </w:p>
        </w:tc>
        <w:tc>
          <w:tcPr>
            <w:tcW w:w="1211" w:type="dxa"/>
            <w:shd w:val="clear" w:color="auto" w:fill="FFFFFF" w:themeFill="background1"/>
            <w:vAlign w:val="center"/>
            <w:hideMark/>
          </w:tcPr>
          <w:p w14:paraId="7EE0B69A" w14:textId="77777777" w:rsidR="00804D82" w:rsidRPr="00804D82" w:rsidRDefault="00804D82" w:rsidP="00A56379">
            <w:pPr>
              <w:jc w:val="center"/>
              <w:rPr>
                <w:rFonts w:ascii="Calibri" w:eastAsia="Times New Roman" w:hAnsi="Calibri" w:cs="Calibri"/>
                <w:kern w:val="0"/>
                <w:lang w:eastAsia="es-ES"/>
                <w14:ligatures w14:val="none"/>
              </w:rPr>
            </w:pPr>
            <w:r w:rsidRPr="00804D82">
              <w:rPr>
                <w:rFonts w:ascii="Calibri" w:eastAsia="Times New Roman" w:hAnsi="Calibri" w:cs="Calibri"/>
                <w:color w:val="000000"/>
                <w:kern w:val="0"/>
                <w:lang w:eastAsia="es-ES"/>
                <w14:ligatures w14:val="none"/>
              </w:rPr>
              <w:t>4 hrs</w:t>
            </w:r>
          </w:p>
        </w:tc>
        <w:tc>
          <w:tcPr>
            <w:tcW w:w="1296" w:type="dxa"/>
            <w:shd w:val="clear" w:color="auto" w:fill="FFFFFF" w:themeFill="background1"/>
            <w:vAlign w:val="center"/>
            <w:hideMark/>
          </w:tcPr>
          <w:p w14:paraId="1FE759A8" w14:textId="77777777" w:rsidR="00804D82" w:rsidRPr="00804D82" w:rsidRDefault="00804D82" w:rsidP="00A56379">
            <w:pPr>
              <w:jc w:val="center"/>
              <w:rPr>
                <w:rFonts w:ascii="Calibri" w:eastAsia="Times New Roman" w:hAnsi="Calibri" w:cs="Calibri"/>
                <w:kern w:val="0"/>
                <w:lang w:eastAsia="es-ES"/>
                <w14:ligatures w14:val="none"/>
              </w:rPr>
            </w:pPr>
            <w:r w:rsidRPr="00804D82">
              <w:rPr>
                <w:rFonts w:ascii="Calibri" w:eastAsia="Times New Roman" w:hAnsi="Calibri" w:cs="Calibri"/>
                <w:color w:val="000000"/>
                <w:kern w:val="0"/>
                <w:lang w:eastAsia="es-ES"/>
                <w14:ligatures w14:val="none"/>
              </w:rPr>
              <w:t>lun 15/04/24</w:t>
            </w:r>
          </w:p>
        </w:tc>
        <w:tc>
          <w:tcPr>
            <w:tcW w:w="1320" w:type="dxa"/>
            <w:shd w:val="clear" w:color="auto" w:fill="FFFFFF" w:themeFill="background1"/>
            <w:vAlign w:val="center"/>
            <w:hideMark/>
          </w:tcPr>
          <w:p w14:paraId="096742A0" w14:textId="77777777" w:rsidR="00804D82" w:rsidRPr="00804D82" w:rsidRDefault="00804D82" w:rsidP="00A56379">
            <w:pPr>
              <w:jc w:val="center"/>
              <w:rPr>
                <w:rFonts w:ascii="Calibri" w:eastAsia="Times New Roman" w:hAnsi="Calibri" w:cs="Calibri"/>
                <w:kern w:val="0"/>
                <w:lang w:eastAsia="es-ES"/>
                <w14:ligatures w14:val="none"/>
              </w:rPr>
            </w:pPr>
            <w:r w:rsidRPr="00804D82">
              <w:rPr>
                <w:rFonts w:ascii="Calibri" w:eastAsia="Times New Roman" w:hAnsi="Calibri" w:cs="Calibri"/>
                <w:color w:val="000000"/>
                <w:kern w:val="0"/>
                <w:lang w:eastAsia="es-ES"/>
                <w14:ligatures w14:val="none"/>
              </w:rPr>
              <w:t>mié 17/04/24</w:t>
            </w:r>
          </w:p>
        </w:tc>
      </w:tr>
      <w:tr w:rsidR="00804D82" w:rsidRPr="00804D82" w14:paraId="5B129BB1" w14:textId="77777777" w:rsidTr="00C56B9E">
        <w:tc>
          <w:tcPr>
            <w:tcW w:w="1350" w:type="dxa"/>
            <w:shd w:val="clear" w:color="auto" w:fill="AEAAAA" w:themeFill="background2" w:themeFillShade="BF"/>
            <w:vAlign w:val="center"/>
            <w:hideMark/>
          </w:tcPr>
          <w:p w14:paraId="427EECCF" w14:textId="77777777" w:rsidR="00804D82" w:rsidRPr="00095AC0" w:rsidRDefault="00804D82" w:rsidP="00095AC0">
            <w:pPr>
              <w:jc w:val="left"/>
              <w:rPr>
                <w:rFonts w:ascii="Calibri" w:eastAsia="Times New Roman" w:hAnsi="Calibri" w:cs="Calibri"/>
                <w:b/>
                <w:bCs/>
                <w:kern w:val="0"/>
                <w:lang w:eastAsia="es-ES"/>
                <w14:ligatures w14:val="none"/>
              </w:rPr>
            </w:pPr>
            <w:r w:rsidRPr="00095AC0">
              <w:rPr>
                <w:rFonts w:ascii="Calibri" w:eastAsia="Times New Roman" w:hAnsi="Calibri" w:cs="Calibri"/>
                <w:b/>
                <w:bCs/>
                <w:color w:val="000000"/>
                <w:kern w:val="0"/>
                <w:lang w:eastAsia="es-ES"/>
                <w14:ligatures w14:val="none"/>
              </w:rPr>
              <w:t>1.8.2.2.5</w:t>
            </w:r>
          </w:p>
        </w:tc>
        <w:tc>
          <w:tcPr>
            <w:tcW w:w="3323" w:type="dxa"/>
            <w:shd w:val="clear" w:color="auto" w:fill="FFFFFF" w:themeFill="background1"/>
            <w:vAlign w:val="center"/>
            <w:hideMark/>
          </w:tcPr>
          <w:p w14:paraId="1A4FAAA0" w14:textId="4CE2AE6D" w:rsidR="00804D82" w:rsidRPr="00804D82" w:rsidRDefault="00804D82" w:rsidP="00A56379">
            <w:pPr>
              <w:jc w:val="left"/>
              <w:rPr>
                <w:rFonts w:ascii="Calibri" w:eastAsia="Times New Roman" w:hAnsi="Calibri" w:cs="Calibri"/>
                <w:kern w:val="0"/>
                <w:lang w:eastAsia="es-ES"/>
                <w14:ligatures w14:val="none"/>
              </w:rPr>
            </w:pPr>
            <w:r w:rsidRPr="00804D82">
              <w:rPr>
                <w:rFonts w:ascii="Calibri" w:eastAsia="Times New Roman" w:hAnsi="Calibri" w:cs="Calibri"/>
                <w:color w:val="000000"/>
                <w:kern w:val="0"/>
                <w:lang w:eastAsia="es-ES"/>
                <w14:ligatures w14:val="none"/>
              </w:rPr>
              <w:t>Zona 5 - vehículos de Gijón</w:t>
            </w:r>
          </w:p>
        </w:tc>
        <w:tc>
          <w:tcPr>
            <w:tcW w:w="1211" w:type="dxa"/>
            <w:shd w:val="clear" w:color="auto" w:fill="FFFFFF" w:themeFill="background1"/>
            <w:vAlign w:val="center"/>
            <w:hideMark/>
          </w:tcPr>
          <w:p w14:paraId="7D518567" w14:textId="77777777" w:rsidR="00804D82" w:rsidRPr="00804D82" w:rsidRDefault="00804D82" w:rsidP="00A56379">
            <w:pPr>
              <w:jc w:val="center"/>
              <w:rPr>
                <w:rFonts w:ascii="Calibri" w:eastAsia="Times New Roman" w:hAnsi="Calibri" w:cs="Calibri"/>
                <w:kern w:val="0"/>
                <w:lang w:eastAsia="es-ES"/>
                <w14:ligatures w14:val="none"/>
              </w:rPr>
            </w:pPr>
            <w:r w:rsidRPr="00804D82">
              <w:rPr>
                <w:rFonts w:ascii="Calibri" w:eastAsia="Times New Roman" w:hAnsi="Calibri" w:cs="Calibri"/>
                <w:color w:val="000000"/>
                <w:kern w:val="0"/>
                <w:lang w:eastAsia="es-ES"/>
                <w14:ligatures w14:val="none"/>
              </w:rPr>
              <w:t>3 hrs</w:t>
            </w:r>
          </w:p>
        </w:tc>
        <w:tc>
          <w:tcPr>
            <w:tcW w:w="1296" w:type="dxa"/>
            <w:shd w:val="clear" w:color="auto" w:fill="FFFFFF" w:themeFill="background1"/>
            <w:vAlign w:val="center"/>
            <w:hideMark/>
          </w:tcPr>
          <w:p w14:paraId="7A1A3D0B" w14:textId="77777777" w:rsidR="00804D82" w:rsidRPr="00804D82" w:rsidRDefault="00804D82" w:rsidP="00A56379">
            <w:pPr>
              <w:jc w:val="center"/>
              <w:rPr>
                <w:rFonts w:ascii="Calibri" w:eastAsia="Times New Roman" w:hAnsi="Calibri" w:cs="Calibri"/>
                <w:kern w:val="0"/>
                <w:lang w:eastAsia="es-ES"/>
                <w14:ligatures w14:val="none"/>
              </w:rPr>
            </w:pPr>
            <w:r w:rsidRPr="00804D82">
              <w:rPr>
                <w:rFonts w:ascii="Calibri" w:eastAsia="Times New Roman" w:hAnsi="Calibri" w:cs="Calibri"/>
                <w:color w:val="000000"/>
                <w:kern w:val="0"/>
                <w:lang w:eastAsia="es-ES"/>
                <w14:ligatures w14:val="none"/>
              </w:rPr>
              <w:t>lun 22/04/24</w:t>
            </w:r>
          </w:p>
        </w:tc>
        <w:tc>
          <w:tcPr>
            <w:tcW w:w="1320" w:type="dxa"/>
            <w:shd w:val="clear" w:color="auto" w:fill="FFFFFF" w:themeFill="background1"/>
            <w:vAlign w:val="center"/>
            <w:hideMark/>
          </w:tcPr>
          <w:p w14:paraId="5BA4C47B" w14:textId="77777777" w:rsidR="00804D82" w:rsidRPr="00804D82" w:rsidRDefault="00804D82" w:rsidP="00A56379">
            <w:pPr>
              <w:jc w:val="center"/>
              <w:rPr>
                <w:rFonts w:ascii="Calibri" w:eastAsia="Times New Roman" w:hAnsi="Calibri" w:cs="Calibri"/>
                <w:kern w:val="0"/>
                <w:lang w:eastAsia="es-ES"/>
                <w14:ligatures w14:val="none"/>
              </w:rPr>
            </w:pPr>
            <w:r w:rsidRPr="00804D82">
              <w:rPr>
                <w:rFonts w:ascii="Calibri" w:eastAsia="Times New Roman" w:hAnsi="Calibri" w:cs="Calibri"/>
                <w:color w:val="000000"/>
                <w:kern w:val="0"/>
                <w:lang w:eastAsia="es-ES"/>
                <w14:ligatures w14:val="none"/>
              </w:rPr>
              <w:t>mar 23/04/24</w:t>
            </w:r>
          </w:p>
        </w:tc>
      </w:tr>
      <w:tr w:rsidR="00804D82" w:rsidRPr="00804D82" w14:paraId="3FFB95EE" w14:textId="77777777" w:rsidTr="00C56B9E">
        <w:tc>
          <w:tcPr>
            <w:tcW w:w="1350" w:type="dxa"/>
            <w:shd w:val="clear" w:color="auto" w:fill="AEAAAA" w:themeFill="background2" w:themeFillShade="BF"/>
            <w:vAlign w:val="center"/>
            <w:hideMark/>
          </w:tcPr>
          <w:p w14:paraId="73EBBC8D" w14:textId="77777777" w:rsidR="00804D82" w:rsidRPr="00095AC0" w:rsidRDefault="00804D82" w:rsidP="00095AC0">
            <w:pPr>
              <w:jc w:val="left"/>
              <w:rPr>
                <w:rFonts w:ascii="Calibri" w:eastAsia="Times New Roman" w:hAnsi="Calibri" w:cs="Calibri"/>
                <w:b/>
                <w:bCs/>
                <w:kern w:val="0"/>
                <w:lang w:eastAsia="es-ES"/>
                <w14:ligatures w14:val="none"/>
              </w:rPr>
            </w:pPr>
            <w:r w:rsidRPr="00095AC0">
              <w:rPr>
                <w:rFonts w:ascii="Calibri" w:eastAsia="Times New Roman" w:hAnsi="Calibri" w:cs="Calibri"/>
                <w:b/>
                <w:bCs/>
                <w:color w:val="000000"/>
                <w:kern w:val="0"/>
                <w:lang w:eastAsia="es-ES"/>
                <w14:ligatures w14:val="none"/>
              </w:rPr>
              <w:t>1.8.2.2.6</w:t>
            </w:r>
          </w:p>
        </w:tc>
        <w:tc>
          <w:tcPr>
            <w:tcW w:w="3323" w:type="dxa"/>
            <w:shd w:val="clear" w:color="auto" w:fill="FFFFFF" w:themeFill="background1"/>
            <w:vAlign w:val="center"/>
            <w:hideMark/>
          </w:tcPr>
          <w:p w14:paraId="35AD529A" w14:textId="704BC2E5" w:rsidR="00804D82" w:rsidRPr="00804D82" w:rsidRDefault="00804D82" w:rsidP="00A56379">
            <w:pPr>
              <w:jc w:val="left"/>
              <w:rPr>
                <w:rFonts w:ascii="Calibri" w:eastAsia="Times New Roman" w:hAnsi="Calibri" w:cs="Calibri"/>
                <w:kern w:val="0"/>
                <w:lang w:eastAsia="es-ES"/>
                <w14:ligatures w14:val="none"/>
              </w:rPr>
            </w:pPr>
            <w:r w:rsidRPr="00804D82">
              <w:rPr>
                <w:rFonts w:ascii="Calibri" w:eastAsia="Times New Roman" w:hAnsi="Calibri" w:cs="Calibri"/>
                <w:color w:val="000000"/>
                <w:kern w:val="0"/>
                <w:lang w:eastAsia="es-ES"/>
                <w14:ligatures w14:val="none"/>
              </w:rPr>
              <w:t>Zona 6 - vehículos de Arriondas</w:t>
            </w:r>
          </w:p>
        </w:tc>
        <w:tc>
          <w:tcPr>
            <w:tcW w:w="1211" w:type="dxa"/>
            <w:shd w:val="clear" w:color="auto" w:fill="FFFFFF" w:themeFill="background1"/>
            <w:vAlign w:val="center"/>
            <w:hideMark/>
          </w:tcPr>
          <w:p w14:paraId="5546AEA4" w14:textId="77777777" w:rsidR="00804D82" w:rsidRPr="00804D82" w:rsidRDefault="00804D82" w:rsidP="00A56379">
            <w:pPr>
              <w:jc w:val="center"/>
              <w:rPr>
                <w:rFonts w:ascii="Calibri" w:eastAsia="Times New Roman" w:hAnsi="Calibri" w:cs="Calibri"/>
                <w:kern w:val="0"/>
                <w:lang w:eastAsia="es-ES"/>
                <w14:ligatures w14:val="none"/>
              </w:rPr>
            </w:pPr>
            <w:r w:rsidRPr="00804D82">
              <w:rPr>
                <w:rFonts w:ascii="Calibri" w:eastAsia="Times New Roman" w:hAnsi="Calibri" w:cs="Calibri"/>
                <w:color w:val="000000"/>
                <w:kern w:val="0"/>
                <w:lang w:eastAsia="es-ES"/>
                <w14:ligatures w14:val="none"/>
              </w:rPr>
              <w:t>2 hrs</w:t>
            </w:r>
          </w:p>
        </w:tc>
        <w:tc>
          <w:tcPr>
            <w:tcW w:w="1296" w:type="dxa"/>
            <w:shd w:val="clear" w:color="auto" w:fill="FFFFFF" w:themeFill="background1"/>
            <w:vAlign w:val="center"/>
            <w:hideMark/>
          </w:tcPr>
          <w:p w14:paraId="7E72C807" w14:textId="77777777" w:rsidR="00804D82" w:rsidRPr="00804D82" w:rsidRDefault="00804D82" w:rsidP="00A56379">
            <w:pPr>
              <w:jc w:val="center"/>
              <w:rPr>
                <w:rFonts w:ascii="Calibri" w:eastAsia="Times New Roman" w:hAnsi="Calibri" w:cs="Calibri"/>
                <w:kern w:val="0"/>
                <w:lang w:eastAsia="es-ES"/>
                <w14:ligatures w14:val="none"/>
              </w:rPr>
            </w:pPr>
            <w:r w:rsidRPr="00804D82">
              <w:rPr>
                <w:rFonts w:ascii="Calibri" w:eastAsia="Times New Roman" w:hAnsi="Calibri" w:cs="Calibri"/>
                <w:color w:val="000000"/>
                <w:kern w:val="0"/>
                <w:lang w:eastAsia="es-ES"/>
                <w14:ligatures w14:val="none"/>
              </w:rPr>
              <w:t>jue 25/04/24</w:t>
            </w:r>
          </w:p>
        </w:tc>
        <w:tc>
          <w:tcPr>
            <w:tcW w:w="1320" w:type="dxa"/>
            <w:shd w:val="clear" w:color="auto" w:fill="FFFFFF" w:themeFill="background1"/>
            <w:vAlign w:val="center"/>
            <w:hideMark/>
          </w:tcPr>
          <w:p w14:paraId="1470A1CB" w14:textId="77777777" w:rsidR="00804D82" w:rsidRPr="00804D82" w:rsidRDefault="00804D82" w:rsidP="00A56379">
            <w:pPr>
              <w:jc w:val="center"/>
              <w:rPr>
                <w:rFonts w:ascii="Calibri" w:eastAsia="Times New Roman" w:hAnsi="Calibri" w:cs="Calibri"/>
                <w:kern w:val="0"/>
                <w:lang w:eastAsia="es-ES"/>
                <w14:ligatures w14:val="none"/>
              </w:rPr>
            </w:pPr>
            <w:r w:rsidRPr="00804D82">
              <w:rPr>
                <w:rFonts w:ascii="Calibri" w:eastAsia="Times New Roman" w:hAnsi="Calibri" w:cs="Calibri"/>
                <w:color w:val="000000"/>
                <w:kern w:val="0"/>
                <w:lang w:eastAsia="es-ES"/>
                <w14:ligatures w14:val="none"/>
              </w:rPr>
              <w:t>jue 25/04/24</w:t>
            </w:r>
          </w:p>
        </w:tc>
      </w:tr>
      <w:tr w:rsidR="00804D82" w:rsidRPr="00804D82" w14:paraId="5E974FD6" w14:textId="77777777" w:rsidTr="00C56B9E">
        <w:tc>
          <w:tcPr>
            <w:tcW w:w="1350" w:type="dxa"/>
            <w:shd w:val="clear" w:color="auto" w:fill="AEAAAA" w:themeFill="background2" w:themeFillShade="BF"/>
            <w:vAlign w:val="center"/>
            <w:hideMark/>
          </w:tcPr>
          <w:p w14:paraId="31B3933E" w14:textId="77777777" w:rsidR="00804D82" w:rsidRPr="00095AC0" w:rsidRDefault="00804D82" w:rsidP="00095AC0">
            <w:pPr>
              <w:jc w:val="left"/>
              <w:rPr>
                <w:rFonts w:ascii="Calibri" w:eastAsia="Times New Roman" w:hAnsi="Calibri" w:cs="Calibri"/>
                <w:b/>
                <w:bCs/>
                <w:kern w:val="0"/>
                <w:lang w:eastAsia="es-ES"/>
                <w14:ligatures w14:val="none"/>
              </w:rPr>
            </w:pPr>
            <w:r w:rsidRPr="00095AC0">
              <w:rPr>
                <w:rFonts w:ascii="Calibri" w:eastAsia="Times New Roman" w:hAnsi="Calibri" w:cs="Calibri"/>
                <w:b/>
                <w:bCs/>
                <w:color w:val="000000"/>
                <w:kern w:val="0"/>
                <w:lang w:eastAsia="es-ES"/>
                <w14:ligatures w14:val="none"/>
              </w:rPr>
              <w:t>1.8.2.2.7</w:t>
            </w:r>
          </w:p>
        </w:tc>
        <w:tc>
          <w:tcPr>
            <w:tcW w:w="3323" w:type="dxa"/>
            <w:shd w:val="clear" w:color="auto" w:fill="FFFFFF" w:themeFill="background1"/>
            <w:vAlign w:val="center"/>
            <w:hideMark/>
          </w:tcPr>
          <w:p w14:paraId="51248BD0" w14:textId="52757C69" w:rsidR="00804D82" w:rsidRPr="00804D82" w:rsidRDefault="00804D82" w:rsidP="00A56379">
            <w:pPr>
              <w:jc w:val="left"/>
              <w:rPr>
                <w:rFonts w:ascii="Calibri" w:eastAsia="Times New Roman" w:hAnsi="Calibri" w:cs="Calibri"/>
                <w:kern w:val="0"/>
                <w:lang w:eastAsia="es-ES"/>
                <w14:ligatures w14:val="none"/>
              </w:rPr>
            </w:pPr>
            <w:r w:rsidRPr="00804D82">
              <w:rPr>
                <w:rFonts w:ascii="Calibri" w:eastAsia="Times New Roman" w:hAnsi="Calibri" w:cs="Calibri"/>
                <w:color w:val="000000"/>
                <w:kern w:val="0"/>
                <w:lang w:eastAsia="es-ES"/>
                <w14:ligatures w14:val="none"/>
              </w:rPr>
              <w:t>Zona 7 - vehículos de Mieres</w:t>
            </w:r>
          </w:p>
        </w:tc>
        <w:tc>
          <w:tcPr>
            <w:tcW w:w="1211" w:type="dxa"/>
            <w:shd w:val="clear" w:color="auto" w:fill="FFFFFF" w:themeFill="background1"/>
            <w:vAlign w:val="center"/>
            <w:hideMark/>
          </w:tcPr>
          <w:p w14:paraId="02147FAF" w14:textId="77777777" w:rsidR="00804D82" w:rsidRPr="00804D82" w:rsidRDefault="00804D82" w:rsidP="00A56379">
            <w:pPr>
              <w:jc w:val="center"/>
              <w:rPr>
                <w:rFonts w:ascii="Calibri" w:eastAsia="Times New Roman" w:hAnsi="Calibri" w:cs="Calibri"/>
                <w:kern w:val="0"/>
                <w:lang w:eastAsia="es-ES"/>
                <w14:ligatures w14:val="none"/>
              </w:rPr>
            </w:pPr>
            <w:r w:rsidRPr="00804D82">
              <w:rPr>
                <w:rFonts w:ascii="Calibri" w:eastAsia="Times New Roman" w:hAnsi="Calibri" w:cs="Calibri"/>
                <w:color w:val="000000"/>
                <w:kern w:val="0"/>
                <w:lang w:eastAsia="es-ES"/>
                <w14:ligatures w14:val="none"/>
              </w:rPr>
              <w:t>2 hrs</w:t>
            </w:r>
          </w:p>
        </w:tc>
        <w:tc>
          <w:tcPr>
            <w:tcW w:w="1296" w:type="dxa"/>
            <w:shd w:val="clear" w:color="auto" w:fill="FFFFFF" w:themeFill="background1"/>
            <w:vAlign w:val="center"/>
            <w:hideMark/>
          </w:tcPr>
          <w:p w14:paraId="46357DA3" w14:textId="77777777" w:rsidR="00804D82" w:rsidRPr="00804D82" w:rsidRDefault="00804D82" w:rsidP="00A56379">
            <w:pPr>
              <w:jc w:val="center"/>
              <w:rPr>
                <w:rFonts w:ascii="Calibri" w:eastAsia="Times New Roman" w:hAnsi="Calibri" w:cs="Calibri"/>
                <w:kern w:val="0"/>
                <w:lang w:eastAsia="es-ES"/>
                <w14:ligatures w14:val="none"/>
              </w:rPr>
            </w:pPr>
            <w:r w:rsidRPr="00804D82">
              <w:rPr>
                <w:rFonts w:ascii="Calibri" w:eastAsia="Times New Roman" w:hAnsi="Calibri" w:cs="Calibri"/>
                <w:color w:val="000000"/>
                <w:kern w:val="0"/>
                <w:lang w:eastAsia="es-ES"/>
                <w14:ligatures w14:val="none"/>
              </w:rPr>
              <w:t>mié 01/05/24</w:t>
            </w:r>
          </w:p>
        </w:tc>
        <w:tc>
          <w:tcPr>
            <w:tcW w:w="1320" w:type="dxa"/>
            <w:shd w:val="clear" w:color="auto" w:fill="FFFFFF" w:themeFill="background1"/>
            <w:vAlign w:val="center"/>
            <w:hideMark/>
          </w:tcPr>
          <w:p w14:paraId="0D21A3D8" w14:textId="77777777" w:rsidR="00804D82" w:rsidRPr="00804D82" w:rsidRDefault="00804D82" w:rsidP="00A56379">
            <w:pPr>
              <w:jc w:val="center"/>
              <w:rPr>
                <w:rFonts w:ascii="Calibri" w:eastAsia="Times New Roman" w:hAnsi="Calibri" w:cs="Calibri"/>
                <w:kern w:val="0"/>
                <w:lang w:eastAsia="es-ES"/>
                <w14:ligatures w14:val="none"/>
              </w:rPr>
            </w:pPr>
            <w:r w:rsidRPr="00804D82">
              <w:rPr>
                <w:rFonts w:ascii="Calibri" w:eastAsia="Times New Roman" w:hAnsi="Calibri" w:cs="Calibri"/>
                <w:color w:val="000000"/>
                <w:kern w:val="0"/>
                <w:lang w:eastAsia="es-ES"/>
                <w14:ligatures w14:val="none"/>
              </w:rPr>
              <w:t>mié 01/05/24</w:t>
            </w:r>
          </w:p>
        </w:tc>
      </w:tr>
      <w:tr w:rsidR="00804D82" w:rsidRPr="00804D82" w14:paraId="071ED38F" w14:textId="77777777" w:rsidTr="00C56B9E">
        <w:tc>
          <w:tcPr>
            <w:tcW w:w="1350" w:type="dxa"/>
            <w:shd w:val="clear" w:color="auto" w:fill="AEAAAA" w:themeFill="background2" w:themeFillShade="BF"/>
            <w:vAlign w:val="center"/>
            <w:hideMark/>
          </w:tcPr>
          <w:p w14:paraId="6DDEB1AF" w14:textId="77777777" w:rsidR="00804D82" w:rsidRPr="00095AC0" w:rsidRDefault="00804D82" w:rsidP="00095AC0">
            <w:pPr>
              <w:jc w:val="left"/>
              <w:rPr>
                <w:rFonts w:ascii="Calibri" w:eastAsia="Times New Roman" w:hAnsi="Calibri" w:cs="Calibri"/>
                <w:b/>
                <w:bCs/>
                <w:kern w:val="0"/>
                <w:lang w:eastAsia="es-ES"/>
                <w14:ligatures w14:val="none"/>
              </w:rPr>
            </w:pPr>
            <w:r w:rsidRPr="00095AC0">
              <w:rPr>
                <w:rFonts w:ascii="Calibri" w:eastAsia="Times New Roman" w:hAnsi="Calibri" w:cs="Calibri"/>
                <w:b/>
                <w:bCs/>
                <w:color w:val="000000"/>
                <w:kern w:val="0"/>
                <w:lang w:eastAsia="es-ES"/>
                <w14:ligatures w14:val="none"/>
              </w:rPr>
              <w:t>1.8.2.2.8</w:t>
            </w:r>
          </w:p>
        </w:tc>
        <w:tc>
          <w:tcPr>
            <w:tcW w:w="3323" w:type="dxa"/>
            <w:shd w:val="clear" w:color="auto" w:fill="FFFFFF" w:themeFill="background1"/>
            <w:vAlign w:val="center"/>
            <w:hideMark/>
          </w:tcPr>
          <w:p w14:paraId="13538AD3" w14:textId="65AE7860" w:rsidR="00804D82" w:rsidRPr="00804D82" w:rsidRDefault="00804D82" w:rsidP="00A56379">
            <w:pPr>
              <w:jc w:val="left"/>
              <w:rPr>
                <w:rFonts w:ascii="Calibri" w:eastAsia="Times New Roman" w:hAnsi="Calibri" w:cs="Calibri"/>
                <w:kern w:val="0"/>
                <w:lang w:eastAsia="es-ES"/>
                <w14:ligatures w14:val="none"/>
              </w:rPr>
            </w:pPr>
            <w:r w:rsidRPr="00804D82">
              <w:rPr>
                <w:rFonts w:ascii="Calibri" w:eastAsia="Times New Roman" w:hAnsi="Calibri" w:cs="Calibri"/>
                <w:color w:val="000000"/>
                <w:kern w:val="0"/>
                <w:lang w:eastAsia="es-ES"/>
                <w14:ligatures w14:val="none"/>
              </w:rPr>
              <w:t>Zona 8 - vehículos de Langreo</w:t>
            </w:r>
          </w:p>
        </w:tc>
        <w:tc>
          <w:tcPr>
            <w:tcW w:w="1211" w:type="dxa"/>
            <w:shd w:val="clear" w:color="auto" w:fill="FFFFFF" w:themeFill="background1"/>
            <w:vAlign w:val="center"/>
            <w:hideMark/>
          </w:tcPr>
          <w:p w14:paraId="07018B0F" w14:textId="77777777" w:rsidR="00804D82" w:rsidRPr="00804D82" w:rsidRDefault="00804D82" w:rsidP="00A56379">
            <w:pPr>
              <w:jc w:val="center"/>
              <w:rPr>
                <w:rFonts w:ascii="Calibri" w:eastAsia="Times New Roman" w:hAnsi="Calibri" w:cs="Calibri"/>
                <w:kern w:val="0"/>
                <w:lang w:eastAsia="es-ES"/>
                <w14:ligatures w14:val="none"/>
              </w:rPr>
            </w:pPr>
            <w:r w:rsidRPr="00804D82">
              <w:rPr>
                <w:rFonts w:ascii="Calibri" w:eastAsia="Times New Roman" w:hAnsi="Calibri" w:cs="Calibri"/>
                <w:color w:val="000000"/>
                <w:kern w:val="0"/>
                <w:lang w:eastAsia="es-ES"/>
                <w14:ligatures w14:val="none"/>
              </w:rPr>
              <w:t>2 hrs</w:t>
            </w:r>
          </w:p>
        </w:tc>
        <w:tc>
          <w:tcPr>
            <w:tcW w:w="1296" w:type="dxa"/>
            <w:shd w:val="clear" w:color="auto" w:fill="FFFFFF" w:themeFill="background1"/>
            <w:vAlign w:val="center"/>
            <w:hideMark/>
          </w:tcPr>
          <w:p w14:paraId="027EAA55" w14:textId="77777777" w:rsidR="00804D82" w:rsidRPr="00804D82" w:rsidRDefault="00804D82" w:rsidP="00A56379">
            <w:pPr>
              <w:jc w:val="center"/>
              <w:rPr>
                <w:rFonts w:ascii="Calibri" w:eastAsia="Times New Roman" w:hAnsi="Calibri" w:cs="Calibri"/>
                <w:kern w:val="0"/>
                <w:lang w:eastAsia="es-ES"/>
                <w14:ligatures w14:val="none"/>
              </w:rPr>
            </w:pPr>
            <w:r w:rsidRPr="00804D82">
              <w:rPr>
                <w:rFonts w:ascii="Calibri" w:eastAsia="Times New Roman" w:hAnsi="Calibri" w:cs="Calibri"/>
                <w:color w:val="000000"/>
                <w:kern w:val="0"/>
                <w:lang w:eastAsia="es-ES"/>
                <w14:ligatures w14:val="none"/>
              </w:rPr>
              <w:t>mar 07/05/24</w:t>
            </w:r>
          </w:p>
        </w:tc>
        <w:tc>
          <w:tcPr>
            <w:tcW w:w="1320" w:type="dxa"/>
            <w:shd w:val="clear" w:color="auto" w:fill="FFFFFF" w:themeFill="background1"/>
            <w:vAlign w:val="center"/>
            <w:hideMark/>
          </w:tcPr>
          <w:p w14:paraId="5059264A" w14:textId="77777777" w:rsidR="00804D82" w:rsidRPr="00804D82" w:rsidRDefault="00804D82" w:rsidP="00A56379">
            <w:pPr>
              <w:jc w:val="center"/>
              <w:rPr>
                <w:rFonts w:ascii="Calibri" w:eastAsia="Times New Roman" w:hAnsi="Calibri" w:cs="Calibri"/>
                <w:kern w:val="0"/>
                <w:lang w:eastAsia="es-ES"/>
                <w14:ligatures w14:val="none"/>
              </w:rPr>
            </w:pPr>
            <w:r w:rsidRPr="00804D82">
              <w:rPr>
                <w:rFonts w:ascii="Calibri" w:eastAsia="Times New Roman" w:hAnsi="Calibri" w:cs="Calibri"/>
                <w:color w:val="000000"/>
                <w:kern w:val="0"/>
                <w:lang w:eastAsia="es-ES"/>
                <w14:ligatures w14:val="none"/>
              </w:rPr>
              <w:t>mar 07/05/24</w:t>
            </w:r>
          </w:p>
        </w:tc>
      </w:tr>
    </w:tbl>
    <w:p w14:paraId="43C8468A" w14:textId="58CB18F6" w:rsidR="00065D8F" w:rsidRPr="008C2938" w:rsidRDefault="00342A03" w:rsidP="00116CD8">
      <w:pPr>
        <w:pStyle w:val="CitadeTablas"/>
      </w:pPr>
      <w:bookmarkStart w:id="464" w:name="_Toc163919714"/>
      <w:bookmarkStart w:id="465" w:name="_Toc165126423"/>
      <w:r>
        <w:t>Tabla EDT de precedencias.</w:t>
      </w:r>
      <w:bookmarkEnd w:id="464"/>
      <w:bookmarkEnd w:id="465"/>
    </w:p>
    <w:p w14:paraId="3D6BE3EB" w14:textId="13D02D56" w:rsidR="00342A03" w:rsidRDefault="00342A03" w:rsidP="00342A03">
      <w:r>
        <w:t xml:space="preserve">Como se puede observar nuestro proyecto esta divido es 8 bloques: </w:t>
      </w:r>
      <w:r w:rsidR="001B754B">
        <w:t>documentación</w:t>
      </w:r>
      <w:r>
        <w:t xml:space="preserve">, análisis de requisitos, diseño y arquitectura, construcción, gestión del </w:t>
      </w:r>
      <w:r w:rsidR="001B754B">
        <w:t>proyecto</w:t>
      </w:r>
      <w:r>
        <w:t xml:space="preserve">, pruebas y depuración, QA y por </w:t>
      </w:r>
      <w:r w:rsidR="001B754B">
        <w:t>último</w:t>
      </w:r>
      <w:r>
        <w:t xml:space="preserve"> hardware. Esta </w:t>
      </w:r>
      <w:r w:rsidR="001B754B">
        <w:t>última</w:t>
      </w:r>
      <w:r>
        <w:t xml:space="preserve"> fase </w:t>
      </w:r>
      <w:r w:rsidR="001B754B">
        <w:t>está</w:t>
      </w:r>
      <w:r>
        <w:t xml:space="preserve"> planteada para empezar de forma paralela al resto al arranque del proyecto, para evitar posibles retrasos en la planificación debidos a la adquisición de los materiales necesarios.</w:t>
      </w:r>
    </w:p>
    <w:p w14:paraId="3D28151D" w14:textId="54437F75" w:rsidR="00043477" w:rsidRPr="00703DBC" w:rsidRDefault="008607F8" w:rsidP="00703DBC">
      <w:r>
        <w:t xml:space="preserve">La estimación de esfuerzos </w:t>
      </w:r>
      <w:ins w:id="466" w:author="Microsoft Word" w:date="2024-04-22T21:13:00Z">
        <w:r w:rsidR="00703DBC">
          <w:t xml:space="preserve">del proyecto </w:t>
        </w:r>
      </w:ins>
      <w:r>
        <w:t xml:space="preserve">se puede </w:t>
      </w:r>
      <w:del w:id="467" w:author="Microsoft Word" w:date="2024-04-22T21:13:00Z">
        <w:r>
          <w:delText>ver</w:delText>
        </w:r>
      </w:del>
      <w:ins w:id="468" w:author="Microsoft Word" w:date="2024-04-22T21:13:00Z">
        <w:r w:rsidR="00703DBC">
          <w:t>consultar</w:t>
        </w:r>
      </w:ins>
      <w:r>
        <w:t xml:space="preserve"> en </w:t>
      </w:r>
      <w:r w:rsidR="00466120">
        <w:t>la sec</w:t>
      </w:r>
      <w:r w:rsidR="00D641CF">
        <w:t xml:space="preserve">ción </w:t>
      </w:r>
      <w:r w:rsidR="00466120">
        <w:rPr>
          <w:rStyle w:val="Hipervnculo"/>
          <w:u w:val="none"/>
        </w:rPr>
        <w:fldChar w:fldCharType="begin"/>
      </w:r>
      <w:r w:rsidR="00466120">
        <w:rPr>
          <w:rStyle w:val="Hipervnculo"/>
          <w:u w:val="none"/>
        </w:rPr>
        <w:instrText xml:space="preserve"> REF _Ref164712735 \n \h </w:instrText>
      </w:r>
      <w:r w:rsidR="00466120">
        <w:rPr>
          <w:rStyle w:val="Hipervnculo"/>
          <w:u w:val="none"/>
        </w:rPr>
      </w:r>
      <w:r w:rsidR="00466120">
        <w:rPr>
          <w:rStyle w:val="Hipervnculo"/>
          <w:u w:val="none"/>
        </w:rPr>
        <w:fldChar w:fldCharType="separate"/>
      </w:r>
      <w:r w:rsidR="00AB32F0">
        <w:rPr>
          <w:rStyle w:val="Hipervnculo"/>
          <w:u w:val="none"/>
        </w:rPr>
        <w:t>2.3</w:t>
      </w:r>
      <w:r w:rsidR="00466120">
        <w:rPr>
          <w:rStyle w:val="Hipervnculo"/>
          <w:u w:val="none"/>
        </w:rPr>
        <w:fldChar w:fldCharType="end"/>
      </w:r>
      <w:r>
        <w:t xml:space="preserve">. </w:t>
      </w:r>
    </w:p>
    <w:p w14:paraId="0FC77564" w14:textId="507BEC61" w:rsidR="00F51EEC" w:rsidRDefault="41D567CD" w:rsidP="004E6E1E">
      <w:pPr>
        <w:pStyle w:val="Ttulo2"/>
      </w:pPr>
      <w:bookmarkStart w:id="469" w:name="_Toc163406095"/>
      <w:bookmarkStart w:id="470" w:name="_Toc223614331"/>
      <w:bookmarkStart w:id="471" w:name="_Toc164117952"/>
      <w:bookmarkStart w:id="472" w:name="_Toc164120888"/>
      <w:bookmarkStart w:id="473" w:name="_Toc165126201"/>
      <w:r>
        <w:t>Resumen del Presupuesto</w:t>
      </w:r>
      <w:bookmarkEnd w:id="469"/>
      <w:bookmarkEnd w:id="470"/>
      <w:bookmarkEnd w:id="471"/>
      <w:bookmarkEnd w:id="472"/>
      <w:bookmarkEnd w:id="473"/>
    </w:p>
    <w:p w14:paraId="3A591A21" w14:textId="4077A1F0" w:rsidR="00362247" w:rsidRPr="00362247" w:rsidRDefault="00D13C1E" w:rsidP="00362247">
      <w:r>
        <w:t xml:space="preserve">En esta sección </w:t>
      </w:r>
      <w:r w:rsidR="007A0C25">
        <w:t xml:space="preserve">se va a presentar un resumen del presupuesto presentado en la sección </w:t>
      </w:r>
      <w:r w:rsidR="00FA28EB">
        <w:fldChar w:fldCharType="begin"/>
      </w:r>
      <w:r w:rsidR="00FA28EB">
        <w:instrText xml:space="preserve"> REF _Ref165065453 \n \h </w:instrText>
      </w:r>
      <w:r w:rsidR="00FA28EB">
        <w:fldChar w:fldCharType="separate"/>
      </w:r>
      <w:r w:rsidR="00AB32F0">
        <w:t>4</w:t>
      </w:r>
      <w:r w:rsidR="00FA28EB">
        <w:fldChar w:fldCharType="end"/>
      </w:r>
      <w:r w:rsidR="006A211F">
        <w:t xml:space="preserve"> de este documento. </w:t>
      </w:r>
      <w:r w:rsidR="003502B4">
        <w:t xml:space="preserve">Como podemos ver en la </w:t>
      </w:r>
      <w:r w:rsidR="00003071">
        <w:fldChar w:fldCharType="begin"/>
      </w:r>
      <w:r w:rsidR="00003071">
        <w:instrText xml:space="preserve"> REF _Ref164610145 \n \h </w:instrText>
      </w:r>
      <w:r w:rsidR="00003071">
        <w:fldChar w:fldCharType="separate"/>
      </w:r>
      <w:r w:rsidR="00AB32F0">
        <w:t>TABLA 29.-</w:t>
      </w:r>
      <w:r w:rsidR="00003071">
        <w:fldChar w:fldCharType="end"/>
      </w:r>
      <w:r w:rsidR="00003071">
        <w:t xml:space="preserve">, </w:t>
      </w:r>
      <w:r w:rsidR="00877A3E">
        <w:t xml:space="preserve">resumen del presupuesto para el cliente, el total del presupuesto para la realización del proyecto es de </w:t>
      </w:r>
      <w:r w:rsidR="00877A3E" w:rsidRPr="00877A3E">
        <w:t>135.428,36 €</w:t>
      </w:r>
      <w:r w:rsidR="00877A3E">
        <w:t xml:space="preserve">. Para más detalles sobre </w:t>
      </w:r>
      <w:r w:rsidR="00E137E4">
        <w:lastRenderedPageBreak/>
        <w:t xml:space="preserve">las partidas que conforman este presupuesto, véase la sección </w:t>
      </w:r>
      <w:r w:rsidR="00FA28EB">
        <w:fldChar w:fldCharType="begin"/>
      </w:r>
      <w:r w:rsidR="00FA28EB">
        <w:instrText xml:space="preserve"> REF _Ref165065460 \n \h </w:instrText>
      </w:r>
      <w:r w:rsidR="00FA28EB">
        <w:fldChar w:fldCharType="separate"/>
      </w:r>
      <w:r w:rsidR="00AB32F0">
        <w:t>4</w:t>
      </w:r>
      <w:r w:rsidR="00FA28EB">
        <w:fldChar w:fldCharType="end"/>
      </w:r>
      <w:r w:rsidR="008E2D2A">
        <w:t xml:space="preserve"> </w:t>
      </w:r>
      <w:r w:rsidR="00E137E4">
        <w:t xml:space="preserve">. </w:t>
      </w:r>
      <w:r w:rsidR="00485F16">
        <w:t xml:space="preserve">Véase la sección </w:t>
      </w:r>
      <w:r w:rsidR="00FA28EB">
        <w:fldChar w:fldCharType="begin"/>
      </w:r>
      <w:r w:rsidR="00FA28EB">
        <w:instrText xml:space="preserve"> REF _Ref165065482 \n \h </w:instrText>
      </w:r>
      <w:r w:rsidR="00FA28EB">
        <w:fldChar w:fldCharType="separate"/>
      </w:r>
      <w:r w:rsidR="00AB32F0">
        <w:t>2.4.4</w:t>
      </w:r>
      <w:r w:rsidR="00FA28EB">
        <w:fldChar w:fldCharType="end"/>
      </w:r>
      <w:r w:rsidR="00FC5015">
        <w:t xml:space="preserve"> para más detalles </w:t>
      </w:r>
      <w:r w:rsidR="00900B48">
        <w:t>relativos a la estructura de la empresa y gestión de los costes indirectos.</w:t>
      </w:r>
    </w:p>
    <w:tbl>
      <w:tblPr>
        <w:tblStyle w:val="Tablaconcuadrculaclara"/>
        <w:tblW w:w="7966" w:type="dxa"/>
        <w:jc w:val="center"/>
        <w:tblLook w:val="04A0" w:firstRow="1" w:lastRow="0" w:firstColumn="1" w:lastColumn="0" w:noHBand="0" w:noVBand="1"/>
      </w:tblPr>
      <w:tblGrid>
        <w:gridCol w:w="5240"/>
        <w:gridCol w:w="1315"/>
        <w:gridCol w:w="1411"/>
      </w:tblGrid>
      <w:tr w:rsidR="00FA786A" w:rsidRPr="00045A09" w14:paraId="0FA57B62" w14:textId="77777777" w:rsidTr="00A845AD">
        <w:trPr>
          <w:trHeight w:val="324"/>
          <w:jc w:val="center"/>
        </w:trPr>
        <w:tc>
          <w:tcPr>
            <w:tcW w:w="5240" w:type="dxa"/>
            <w:shd w:val="clear" w:color="auto" w:fill="AEAAAA" w:themeFill="background2" w:themeFillShade="BF"/>
            <w:noWrap/>
            <w:vAlign w:val="center"/>
            <w:hideMark/>
          </w:tcPr>
          <w:p w14:paraId="0EF815AB" w14:textId="77777777" w:rsidR="00FA786A" w:rsidRPr="006F13A1" w:rsidRDefault="00FA786A" w:rsidP="00043477">
            <w:pPr>
              <w:jc w:val="center"/>
              <w:rPr>
                <w:rFonts w:eastAsia="Times New Roman" w:cstheme="minorHAnsi"/>
                <w:b/>
                <w:kern w:val="0"/>
                <w:lang w:eastAsia="es-ES"/>
                <w14:ligatures w14:val="none"/>
              </w:rPr>
            </w:pPr>
            <w:r w:rsidRPr="006F13A1">
              <w:rPr>
                <w:rFonts w:eastAsia="Times New Roman" w:cstheme="minorHAnsi"/>
                <w:b/>
                <w:kern w:val="0"/>
                <w:lang w:eastAsia="es-ES"/>
                <w14:ligatures w14:val="none"/>
              </w:rPr>
              <w:t>Partida</w:t>
            </w:r>
          </w:p>
        </w:tc>
        <w:tc>
          <w:tcPr>
            <w:tcW w:w="1315" w:type="dxa"/>
            <w:shd w:val="clear" w:color="auto" w:fill="AEAAAA" w:themeFill="background2" w:themeFillShade="BF"/>
            <w:noWrap/>
            <w:vAlign w:val="center"/>
            <w:hideMark/>
          </w:tcPr>
          <w:p w14:paraId="5E63F665" w14:textId="77777777" w:rsidR="00FA786A" w:rsidRPr="006F13A1" w:rsidRDefault="00FA786A" w:rsidP="00043477">
            <w:pPr>
              <w:jc w:val="center"/>
              <w:rPr>
                <w:rFonts w:eastAsia="Times New Roman" w:cstheme="minorHAnsi"/>
                <w:b/>
                <w:kern w:val="0"/>
                <w:lang w:eastAsia="es-ES"/>
                <w14:ligatures w14:val="none"/>
              </w:rPr>
            </w:pPr>
            <w:r w:rsidRPr="006F13A1">
              <w:rPr>
                <w:rFonts w:eastAsia="Times New Roman" w:cstheme="minorHAnsi"/>
                <w:b/>
                <w:kern w:val="0"/>
                <w:lang w:eastAsia="es-ES"/>
                <w14:ligatures w14:val="none"/>
              </w:rPr>
              <w:t>Subtotal</w:t>
            </w:r>
          </w:p>
        </w:tc>
        <w:tc>
          <w:tcPr>
            <w:tcW w:w="1411" w:type="dxa"/>
            <w:shd w:val="clear" w:color="auto" w:fill="AEAAAA" w:themeFill="background2" w:themeFillShade="BF"/>
            <w:noWrap/>
            <w:vAlign w:val="center"/>
            <w:hideMark/>
          </w:tcPr>
          <w:p w14:paraId="3BF06027" w14:textId="77777777" w:rsidR="00FA786A" w:rsidRPr="006F13A1" w:rsidRDefault="00FA786A" w:rsidP="00043477">
            <w:pPr>
              <w:jc w:val="center"/>
              <w:rPr>
                <w:rFonts w:eastAsia="Times New Roman" w:cstheme="minorHAnsi"/>
                <w:b/>
                <w:kern w:val="0"/>
                <w:lang w:eastAsia="es-ES"/>
                <w14:ligatures w14:val="none"/>
              </w:rPr>
            </w:pPr>
            <w:r w:rsidRPr="006F13A1">
              <w:rPr>
                <w:rFonts w:eastAsia="Times New Roman" w:cstheme="minorHAnsi"/>
                <w:b/>
                <w:kern w:val="0"/>
                <w:lang w:eastAsia="es-ES"/>
                <w14:ligatures w14:val="none"/>
              </w:rPr>
              <w:t>Total</w:t>
            </w:r>
          </w:p>
        </w:tc>
      </w:tr>
      <w:tr w:rsidR="00FA786A" w:rsidRPr="00045A09" w14:paraId="23C13EE5" w14:textId="77777777" w:rsidTr="00A845AD">
        <w:trPr>
          <w:trHeight w:val="324"/>
          <w:jc w:val="center"/>
        </w:trPr>
        <w:tc>
          <w:tcPr>
            <w:tcW w:w="5240" w:type="dxa"/>
            <w:shd w:val="clear" w:color="auto" w:fill="FFFFFF" w:themeFill="background1"/>
            <w:noWrap/>
            <w:vAlign w:val="center"/>
            <w:hideMark/>
          </w:tcPr>
          <w:p w14:paraId="5A7B0F74" w14:textId="77777777" w:rsidR="00FA786A" w:rsidRPr="006F13A1" w:rsidRDefault="00FA786A" w:rsidP="001C4C1E">
            <w:pPr>
              <w:jc w:val="left"/>
              <w:rPr>
                <w:rFonts w:eastAsia="Times New Roman" w:cstheme="minorHAnsi"/>
                <w:b/>
                <w:color w:val="000000"/>
                <w:kern w:val="0"/>
                <w:lang w:eastAsia="es-ES"/>
                <w14:ligatures w14:val="none"/>
              </w:rPr>
            </w:pPr>
            <w:r w:rsidRPr="006F13A1">
              <w:rPr>
                <w:rFonts w:eastAsia="Times New Roman" w:cstheme="minorHAnsi"/>
                <w:b/>
                <w:color w:val="000000"/>
                <w:kern w:val="0"/>
                <w:lang w:eastAsia="es-ES"/>
                <w14:ligatures w14:val="none"/>
              </w:rPr>
              <w:t xml:space="preserve"> Manuales y formación</w:t>
            </w:r>
          </w:p>
        </w:tc>
        <w:tc>
          <w:tcPr>
            <w:tcW w:w="1315" w:type="dxa"/>
            <w:shd w:val="clear" w:color="auto" w:fill="FFFFFF" w:themeFill="background1"/>
            <w:noWrap/>
            <w:vAlign w:val="center"/>
            <w:hideMark/>
          </w:tcPr>
          <w:p w14:paraId="3E0CBF77" w14:textId="77777777" w:rsidR="00FA786A" w:rsidRPr="006F13A1" w:rsidRDefault="00FA786A" w:rsidP="001C4C1E">
            <w:pPr>
              <w:jc w:val="center"/>
              <w:rPr>
                <w:rFonts w:eastAsia="Times New Roman" w:cstheme="minorHAnsi"/>
                <w:color w:val="000000"/>
                <w:kern w:val="0"/>
                <w:lang w:eastAsia="es-ES"/>
                <w14:ligatures w14:val="none"/>
              </w:rPr>
            </w:pPr>
            <w:r w:rsidRPr="006F13A1">
              <w:rPr>
                <w:rFonts w:eastAsia="Times New Roman" w:cstheme="minorHAnsi"/>
                <w:color w:val="000000"/>
                <w:kern w:val="0"/>
                <w:lang w:eastAsia="es-ES"/>
                <w14:ligatures w14:val="none"/>
              </w:rPr>
              <w:t>-</w:t>
            </w:r>
          </w:p>
        </w:tc>
        <w:tc>
          <w:tcPr>
            <w:tcW w:w="1411" w:type="dxa"/>
            <w:shd w:val="clear" w:color="auto" w:fill="FFFFFF" w:themeFill="background1"/>
            <w:noWrap/>
            <w:vAlign w:val="center"/>
            <w:hideMark/>
          </w:tcPr>
          <w:p w14:paraId="0A1A0868" w14:textId="77777777" w:rsidR="00FA786A" w:rsidRPr="006F13A1" w:rsidRDefault="00FA786A" w:rsidP="001C4C1E">
            <w:pPr>
              <w:jc w:val="center"/>
              <w:rPr>
                <w:rFonts w:eastAsia="Times New Roman" w:cstheme="minorHAnsi"/>
                <w:b/>
                <w:color w:val="000000"/>
                <w:kern w:val="0"/>
                <w:lang w:eastAsia="es-ES"/>
                <w14:ligatures w14:val="none"/>
              </w:rPr>
            </w:pPr>
            <w:r w:rsidRPr="006F13A1">
              <w:rPr>
                <w:rFonts w:eastAsia="Times New Roman" w:cstheme="minorHAnsi"/>
                <w:b/>
                <w:color w:val="000000"/>
                <w:kern w:val="0"/>
                <w:lang w:eastAsia="es-ES"/>
                <w14:ligatures w14:val="none"/>
              </w:rPr>
              <w:t>1.912,49 €</w:t>
            </w:r>
          </w:p>
        </w:tc>
      </w:tr>
      <w:tr w:rsidR="00FA786A" w:rsidRPr="00045A09" w14:paraId="3B7830E3" w14:textId="77777777" w:rsidTr="00A845AD">
        <w:trPr>
          <w:trHeight w:val="324"/>
          <w:jc w:val="center"/>
        </w:trPr>
        <w:tc>
          <w:tcPr>
            <w:tcW w:w="5240" w:type="dxa"/>
            <w:shd w:val="clear" w:color="auto" w:fill="FFFFFF" w:themeFill="background1"/>
            <w:noWrap/>
            <w:vAlign w:val="center"/>
            <w:hideMark/>
          </w:tcPr>
          <w:p w14:paraId="4796AB1C" w14:textId="77777777" w:rsidR="00FA786A" w:rsidRPr="006F13A1" w:rsidRDefault="00FA786A" w:rsidP="001C4C1E">
            <w:pPr>
              <w:jc w:val="left"/>
              <w:rPr>
                <w:rFonts w:eastAsia="Times New Roman" w:cstheme="minorHAnsi"/>
                <w:b/>
                <w:color w:val="000000"/>
                <w:kern w:val="0"/>
                <w:lang w:eastAsia="es-ES"/>
                <w14:ligatures w14:val="none"/>
              </w:rPr>
            </w:pPr>
            <w:r w:rsidRPr="006F13A1">
              <w:rPr>
                <w:rFonts w:eastAsia="Times New Roman" w:cstheme="minorHAnsi"/>
                <w:b/>
                <w:color w:val="000000"/>
                <w:kern w:val="0"/>
                <w:lang w:eastAsia="es-ES"/>
                <w14:ligatures w14:val="none"/>
              </w:rPr>
              <w:t xml:space="preserve"> Desarrollo de la aplicación </w:t>
            </w:r>
          </w:p>
        </w:tc>
        <w:tc>
          <w:tcPr>
            <w:tcW w:w="1315" w:type="dxa"/>
            <w:shd w:val="clear" w:color="auto" w:fill="FFFFFF" w:themeFill="background1"/>
            <w:noWrap/>
            <w:vAlign w:val="center"/>
            <w:hideMark/>
          </w:tcPr>
          <w:p w14:paraId="7A2F3BCB" w14:textId="77777777" w:rsidR="00FA786A" w:rsidRPr="006F13A1" w:rsidRDefault="00FA786A" w:rsidP="001C4C1E">
            <w:pPr>
              <w:jc w:val="center"/>
              <w:rPr>
                <w:rFonts w:eastAsia="Times New Roman" w:cstheme="minorHAnsi"/>
                <w:color w:val="000000"/>
                <w:kern w:val="0"/>
                <w:lang w:eastAsia="es-ES"/>
                <w14:ligatures w14:val="none"/>
              </w:rPr>
            </w:pPr>
            <w:r w:rsidRPr="006F13A1">
              <w:rPr>
                <w:rFonts w:eastAsia="Times New Roman" w:cstheme="minorHAnsi"/>
                <w:color w:val="000000"/>
                <w:kern w:val="0"/>
                <w:lang w:eastAsia="es-ES"/>
                <w14:ligatures w14:val="none"/>
              </w:rPr>
              <w:t>-</w:t>
            </w:r>
          </w:p>
        </w:tc>
        <w:tc>
          <w:tcPr>
            <w:tcW w:w="1411" w:type="dxa"/>
            <w:shd w:val="clear" w:color="auto" w:fill="FFFFFF" w:themeFill="background1"/>
            <w:noWrap/>
            <w:vAlign w:val="center"/>
            <w:hideMark/>
          </w:tcPr>
          <w:p w14:paraId="0115C6CC" w14:textId="77777777" w:rsidR="00FA786A" w:rsidRPr="006F13A1" w:rsidRDefault="00FA786A" w:rsidP="001C4C1E">
            <w:pPr>
              <w:jc w:val="center"/>
              <w:rPr>
                <w:rFonts w:eastAsia="Times New Roman" w:cstheme="minorHAnsi"/>
                <w:b/>
                <w:color w:val="000000"/>
                <w:kern w:val="0"/>
                <w:lang w:eastAsia="es-ES"/>
                <w14:ligatures w14:val="none"/>
              </w:rPr>
            </w:pPr>
            <w:r w:rsidRPr="006F13A1">
              <w:rPr>
                <w:rFonts w:eastAsia="Times New Roman" w:cstheme="minorHAnsi"/>
                <w:b/>
                <w:color w:val="000000"/>
                <w:kern w:val="0"/>
                <w:lang w:eastAsia="es-ES"/>
                <w14:ligatures w14:val="none"/>
              </w:rPr>
              <w:t>68.355,87 €</w:t>
            </w:r>
          </w:p>
        </w:tc>
      </w:tr>
      <w:tr w:rsidR="00FA786A" w:rsidRPr="00045A09" w14:paraId="516EC625" w14:textId="77777777" w:rsidTr="00A845AD">
        <w:trPr>
          <w:trHeight w:val="324"/>
          <w:jc w:val="center"/>
        </w:trPr>
        <w:tc>
          <w:tcPr>
            <w:tcW w:w="5240" w:type="dxa"/>
            <w:shd w:val="clear" w:color="auto" w:fill="FFFFFF" w:themeFill="background1"/>
            <w:noWrap/>
            <w:vAlign w:val="center"/>
            <w:hideMark/>
          </w:tcPr>
          <w:p w14:paraId="0CF857D3" w14:textId="77777777" w:rsidR="00FA786A" w:rsidRPr="006F13A1" w:rsidRDefault="00FA786A" w:rsidP="001C4C1E">
            <w:pPr>
              <w:ind w:firstLineChars="100" w:firstLine="220"/>
              <w:jc w:val="left"/>
              <w:rPr>
                <w:rFonts w:eastAsia="Times New Roman" w:cstheme="minorHAnsi"/>
                <w:color w:val="000000"/>
                <w:kern w:val="0"/>
                <w:lang w:eastAsia="es-ES"/>
                <w14:ligatures w14:val="none"/>
              </w:rPr>
            </w:pPr>
            <w:r w:rsidRPr="006F13A1">
              <w:rPr>
                <w:rFonts w:eastAsia="Times New Roman" w:cstheme="minorHAnsi"/>
                <w:color w:val="000000"/>
                <w:kern w:val="0"/>
                <w:lang w:eastAsia="es-ES"/>
                <w14:ligatures w14:val="none"/>
              </w:rPr>
              <w:t xml:space="preserve"> Integración con sistemas centrales </w:t>
            </w:r>
          </w:p>
        </w:tc>
        <w:tc>
          <w:tcPr>
            <w:tcW w:w="1315" w:type="dxa"/>
            <w:shd w:val="clear" w:color="auto" w:fill="FFFFFF" w:themeFill="background1"/>
            <w:noWrap/>
            <w:vAlign w:val="center"/>
            <w:hideMark/>
          </w:tcPr>
          <w:p w14:paraId="2E4DF30C" w14:textId="77777777" w:rsidR="00FA786A" w:rsidRPr="006F13A1" w:rsidRDefault="00FA786A" w:rsidP="001C4C1E">
            <w:pPr>
              <w:jc w:val="center"/>
              <w:rPr>
                <w:rFonts w:eastAsia="Times New Roman" w:cstheme="minorHAnsi"/>
                <w:color w:val="000000"/>
                <w:kern w:val="0"/>
                <w:lang w:eastAsia="es-ES"/>
                <w14:ligatures w14:val="none"/>
              </w:rPr>
            </w:pPr>
            <w:r w:rsidRPr="006F13A1">
              <w:rPr>
                <w:rFonts w:eastAsia="Times New Roman" w:cstheme="minorHAnsi"/>
                <w:color w:val="000000"/>
                <w:kern w:val="0"/>
                <w:lang w:eastAsia="es-ES"/>
                <w14:ligatures w14:val="none"/>
              </w:rPr>
              <w:t>8.755,66 €</w:t>
            </w:r>
          </w:p>
        </w:tc>
        <w:tc>
          <w:tcPr>
            <w:tcW w:w="1411" w:type="dxa"/>
            <w:shd w:val="clear" w:color="auto" w:fill="FFFFFF" w:themeFill="background1"/>
            <w:noWrap/>
            <w:vAlign w:val="center"/>
            <w:hideMark/>
          </w:tcPr>
          <w:p w14:paraId="7F71F271" w14:textId="4FFF2595" w:rsidR="00FA786A" w:rsidRPr="006F13A1" w:rsidRDefault="00FA786A" w:rsidP="001C4C1E">
            <w:pPr>
              <w:jc w:val="center"/>
              <w:rPr>
                <w:rFonts w:eastAsia="Times New Roman" w:cstheme="minorHAnsi"/>
                <w:b/>
                <w:color w:val="000000"/>
                <w:kern w:val="0"/>
                <w:lang w:eastAsia="es-ES"/>
                <w14:ligatures w14:val="none"/>
              </w:rPr>
            </w:pPr>
          </w:p>
        </w:tc>
      </w:tr>
      <w:tr w:rsidR="00FA786A" w:rsidRPr="00045A09" w14:paraId="7BA64CAB" w14:textId="77777777" w:rsidTr="00A845AD">
        <w:trPr>
          <w:trHeight w:val="324"/>
          <w:jc w:val="center"/>
        </w:trPr>
        <w:tc>
          <w:tcPr>
            <w:tcW w:w="5240" w:type="dxa"/>
            <w:shd w:val="clear" w:color="auto" w:fill="FFFFFF" w:themeFill="background1"/>
            <w:noWrap/>
            <w:vAlign w:val="center"/>
            <w:hideMark/>
          </w:tcPr>
          <w:p w14:paraId="21B46544" w14:textId="77777777" w:rsidR="00FA786A" w:rsidRPr="006F13A1" w:rsidRDefault="00FA786A" w:rsidP="001C4C1E">
            <w:pPr>
              <w:ind w:firstLineChars="100" w:firstLine="220"/>
              <w:jc w:val="left"/>
              <w:rPr>
                <w:rFonts w:eastAsia="Times New Roman" w:cstheme="minorHAnsi"/>
                <w:color w:val="000000"/>
                <w:kern w:val="0"/>
                <w:lang w:eastAsia="es-ES"/>
                <w14:ligatures w14:val="none"/>
              </w:rPr>
            </w:pPr>
            <w:r w:rsidRPr="006F13A1">
              <w:rPr>
                <w:rFonts w:eastAsia="Times New Roman" w:cstheme="minorHAnsi"/>
                <w:color w:val="000000"/>
                <w:kern w:val="0"/>
                <w:lang w:eastAsia="es-ES"/>
                <w14:ligatures w14:val="none"/>
              </w:rPr>
              <w:t xml:space="preserve"> Sistema de mensajería </w:t>
            </w:r>
          </w:p>
        </w:tc>
        <w:tc>
          <w:tcPr>
            <w:tcW w:w="1315" w:type="dxa"/>
            <w:shd w:val="clear" w:color="auto" w:fill="FFFFFF" w:themeFill="background1"/>
            <w:noWrap/>
            <w:vAlign w:val="center"/>
            <w:hideMark/>
          </w:tcPr>
          <w:p w14:paraId="209DA3CB" w14:textId="77777777" w:rsidR="00FA786A" w:rsidRPr="006F13A1" w:rsidRDefault="00FA786A" w:rsidP="001C4C1E">
            <w:pPr>
              <w:jc w:val="center"/>
              <w:rPr>
                <w:rFonts w:eastAsia="Times New Roman" w:cstheme="minorHAnsi"/>
                <w:color w:val="000000"/>
                <w:kern w:val="0"/>
                <w:lang w:eastAsia="es-ES"/>
                <w14:ligatures w14:val="none"/>
              </w:rPr>
            </w:pPr>
            <w:r w:rsidRPr="006F13A1">
              <w:rPr>
                <w:rFonts w:eastAsia="Times New Roman" w:cstheme="minorHAnsi"/>
                <w:color w:val="000000"/>
                <w:kern w:val="0"/>
                <w:lang w:eastAsia="es-ES"/>
                <w14:ligatures w14:val="none"/>
              </w:rPr>
              <w:t>10.729,02 €</w:t>
            </w:r>
          </w:p>
        </w:tc>
        <w:tc>
          <w:tcPr>
            <w:tcW w:w="1411" w:type="dxa"/>
            <w:shd w:val="clear" w:color="auto" w:fill="FFFFFF" w:themeFill="background1"/>
            <w:noWrap/>
            <w:vAlign w:val="center"/>
            <w:hideMark/>
          </w:tcPr>
          <w:p w14:paraId="5AA15E2A" w14:textId="0A519DEC" w:rsidR="00FA786A" w:rsidRPr="006F13A1" w:rsidRDefault="00FA786A" w:rsidP="001C4C1E">
            <w:pPr>
              <w:jc w:val="center"/>
              <w:rPr>
                <w:rFonts w:eastAsia="Times New Roman" w:cstheme="minorHAnsi"/>
                <w:b/>
                <w:color w:val="000000"/>
                <w:kern w:val="0"/>
                <w:lang w:eastAsia="es-ES"/>
                <w14:ligatures w14:val="none"/>
              </w:rPr>
            </w:pPr>
          </w:p>
        </w:tc>
      </w:tr>
      <w:tr w:rsidR="00FA786A" w:rsidRPr="00045A09" w14:paraId="3C66C1C0" w14:textId="77777777" w:rsidTr="00A845AD">
        <w:trPr>
          <w:trHeight w:val="324"/>
          <w:jc w:val="center"/>
        </w:trPr>
        <w:tc>
          <w:tcPr>
            <w:tcW w:w="5240" w:type="dxa"/>
            <w:shd w:val="clear" w:color="auto" w:fill="FFFFFF" w:themeFill="background1"/>
            <w:noWrap/>
            <w:vAlign w:val="center"/>
            <w:hideMark/>
          </w:tcPr>
          <w:p w14:paraId="35D82D0A" w14:textId="77777777" w:rsidR="00FA786A" w:rsidRPr="006F13A1" w:rsidRDefault="00FA786A" w:rsidP="001C4C1E">
            <w:pPr>
              <w:ind w:firstLineChars="100" w:firstLine="220"/>
              <w:jc w:val="left"/>
              <w:rPr>
                <w:rFonts w:eastAsia="Times New Roman" w:cstheme="minorHAnsi"/>
                <w:color w:val="000000"/>
                <w:kern w:val="0"/>
                <w:lang w:eastAsia="es-ES"/>
                <w14:ligatures w14:val="none"/>
              </w:rPr>
            </w:pPr>
            <w:r w:rsidRPr="006F13A1">
              <w:rPr>
                <w:rFonts w:eastAsia="Times New Roman" w:cstheme="minorHAnsi"/>
                <w:color w:val="000000"/>
                <w:kern w:val="0"/>
                <w:lang w:eastAsia="es-ES"/>
                <w14:ligatures w14:val="none"/>
              </w:rPr>
              <w:t xml:space="preserve"> Gestión de usuarios </w:t>
            </w:r>
          </w:p>
        </w:tc>
        <w:tc>
          <w:tcPr>
            <w:tcW w:w="1315" w:type="dxa"/>
            <w:shd w:val="clear" w:color="auto" w:fill="FFFFFF" w:themeFill="background1"/>
            <w:noWrap/>
            <w:vAlign w:val="center"/>
            <w:hideMark/>
          </w:tcPr>
          <w:p w14:paraId="4144A848" w14:textId="77777777" w:rsidR="00FA786A" w:rsidRPr="006F13A1" w:rsidRDefault="00FA786A" w:rsidP="001C4C1E">
            <w:pPr>
              <w:jc w:val="center"/>
              <w:rPr>
                <w:rFonts w:eastAsia="Times New Roman" w:cstheme="minorHAnsi"/>
                <w:color w:val="000000"/>
                <w:kern w:val="0"/>
                <w:lang w:eastAsia="es-ES"/>
                <w14:ligatures w14:val="none"/>
              </w:rPr>
            </w:pPr>
            <w:r w:rsidRPr="006F13A1">
              <w:rPr>
                <w:rFonts w:eastAsia="Times New Roman" w:cstheme="minorHAnsi"/>
                <w:color w:val="000000"/>
                <w:kern w:val="0"/>
                <w:lang w:eastAsia="es-ES"/>
                <w14:ligatures w14:val="none"/>
              </w:rPr>
              <w:t>11.777,09 €</w:t>
            </w:r>
          </w:p>
        </w:tc>
        <w:tc>
          <w:tcPr>
            <w:tcW w:w="1411" w:type="dxa"/>
            <w:shd w:val="clear" w:color="auto" w:fill="FFFFFF" w:themeFill="background1"/>
            <w:noWrap/>
            <w:vAlign w:val="center"/>
            <w:hideMark/>
          </w:tcPr>
          <w:p w14:paraId="01F8AF39" w14:textId="78242393" w:rsidR="00FA786A" w:rsidRPr="006F13A1" w:rsidRDefault="00FA786A" w:rsidP="001C4C1E">
            <w:pPr>
              <w:jc w:val="center"/>
              <w:rPr>
                <w:rFonts w:eastAsia="Times New Roman" w:cstheme="minorHAnsi"/>
                <w:b/>
                <w:color w:val="000000"/>
                <w:kern w:val="0"/>
                <w:lang w:eastAsia="es-ES"/>
                <w14:ligatures w14:val="none"/>
              </w:rPr>
            </w:pPr>
          </w:p>
        </w:tc>
      </w:tr>
      <w:tr w:rsidR="00FA786A" w:rsidRPr="00045A09" w14:paraId="5CD2AD90" w14:textId="77777777" w:rsidTr="00A845AD">
        <w:trPr>
          <w:trHeight w:val="324"/>
          <w:jc w:val="center"/>
        </w:trPr>
        <w:tc>
          <w:tcPr>
            <w:tcW w:w="5240" w:type="dxa"/>
            <w:shd w:val="clear" w:color="auto" w:fill="FFFFFF" w:themeFill="background1"/>
            <w:noWrap/>
            <w:vAlign w:val="center"/>
            <w:hideMark/>
          </w:tcPr>
          <w:p w14:paraId="4D23A464" w14:textId="77777777" w:rsidR="00FA786A" w:rsidRPr="006F13A1" w:rsidRDefault="00FA786A" w:rsidP="001C4C1E">
            <w:pPr>
              <w:ind w:firstLineChars="100" w:firstLine="220"/>
              <w:jc w:val="left"/>
              <w:rPr>
                <w:rFonts w:eastAsia="Times New Roman" w:cstheme="minorHAnsi"/>
                <w:color w:val="000000"/>
                <w:kern w:val="0"/>
                <w:lang w:eastAsia="es-ES"/>
                <w14:ligatures w14:val="none"/>
              </w:rPr>
            </w:pPr>
            <w:r w:rsidRPr="006F13A1">
              <w:rPr>
                <w:rFonts w:eastAsia="Times New Roman" w:cstheme="minorHAnsi"/>
                <w:color w:val="000000"/>
                <w:kern w:val="0"/>
                <w:lang w:eastAsia="es-ES"/>
                <w14:ligatures w14:val="none"/>
              </w:rPr>
              <w:t xml:space="preserve"> Sistema de geoposicionamiento </w:t>
            </w:r>
          </w:p>
        </w:tc>
        <w:tc>
          <w:tcPr>
            <w:tcW w:w="1315" w:type="dxa"/>
            <w:shd w:val="clear" w:color="auto" w:fill="FFFFFF" w:themeFill="background1"/>
            <w:noWrap/>
            <w:vAlign w:val="center"/>
            <w:hideMark/>
          </w:tcPr>
          <w:p w14:paraId="6B665F4D" w14:textId="77777777" w:rsidR="00FA786A" w:rsidRPr="006F13A1" w:rsidRDefault="00FA786A" w:rsidP="001C4C1E">
            <w:pPr>
              <w:jc w:val="center"/>
              <w:rPr>
                <w:rFonts w:eastAsia="Times New Roman" w:cstheme="minorHAnsi"/>
                <w:color w:val="000000"/>
                <w:kern w:val="0"/>
                <w:lang w:eastAsia="es-ES"/>
                <w14:ligatures w14:val="none"/>
              </w:rPr>
            </w:pPr>
            <w:r w:rsidRPr="006F13A1">
              <w:rPr>
                <w:rFonts w:eastAsia="Times New Roman" w:cstheme="minorHAnsi"/>
                <w:color w:val="000000"/>
                <w:kern w:val="0"/>
                <w:lang w:eastAsia="es-ES"/>
                <w14:ligatures w14:val="none"/>
              </w:rPr>
              <w:t>9.442,64 €</w:t>
            </w:r>
          </w:p>
        </w:tc>
        <w:tc>
          <w:tcPr>
            <w:tcW w:w="1411" w:type="dxa"/>
            <w:shd w:val="clear" w:color="auto" w:fill="FFFFFF" w:themeFill="background1"/>
            <w:noWrap/>
            <w:vAlign w:val="center"/>
            <w:hideMark/>
          </w:tcPr>
          <w:p w14:paraId="5162F80B" w14:textId="1D75AB20" w:rsidR="00FA786A" w:rsidRPr="006F13A1" w:rsidRDefault="00FA786A" w:rsidP="001C4C1E">
            <w:pPr>
              <w:jc w:val="center"/>
              <w:rPr>
                <w:rFonts w:eastAsia="Times New Roman" w:cstheme="minorHAnsi"/>
                <w:b/>
                <w:color w:val="000000"/>
                <w:kern w:val="0"/>
                <w:lang w:eastAsia="es-ES"/>
                <w14:ligatures w14:val="none"/>
              </w:rPr>
            </w:pPr>
          </w:p>
        </w:tc>
      </w:tr>
      <w:tr w:rsidR="00FA786A" w:rsidRPr="00045A09" w14:paraId="1B4D576C" w14:textId="77777777" w:rsidTr="00A845AD">
        <w:trPr>
          <w:trHeight w:val="324"/>
          <w:jc w:val="center"/>
        </w:trPr>
        <w:tc>
          <w:tcPr>
            <w:tcW w:w="5240" w:type="dxa"/>
            <w:shd w:val="clear" w:color="auto" w:fill="FFFFFF" w:themeFill="background1"/>
            <w:noWrap/>
            <w:vAlign w:val="center"/>
            <w:hideMark/>
          </w:tcPr>
          <w:p w14:paraId="195958EA" w14:textId="77777777" w:rsidR="00FA786A" w:rsidRPr="006F13A1" w:rsidRDefault="00FA786A" w:rsidP="001C4C1E">
            <w:pPr>
              <w:ind w:firstLineChars="100" w:firstLine="220"/>
              <w:jc w:val="left"/>
              <w:rPr>
                <w:rFonts w:eastAsia="Times New Roman" w:cstheme="minorHAnsi"/>
                <w:color w:val="000000"/>
                <w:kern w:val="0"/>
                <w:lang w:eastAsia="es-ES"/>
                <w14:ligatures w14:val="none"/>
              </w:rPr>
            </w:pPr>
            <w:r w:rsidRPr="006F13A1">
              <w:rPr>
                <w:rFonts w:eastAsia="Times New Roman" w:cstheme="minorHAnsi"/>
                <w:color w:val="000000"/>
                <w:kern w:val="0"/>
                <w:lang w:eastAsia="es-ES"/>
                <w14:ligatures w14:val="none"/>
              </w:rPr>
              <w:t xml:space="preserve"> Aplicaciones de usuario app de avisos y mensajería </w:t>
            </w:r>
          </w:p>
        </w:tc>
        <w:tc>
          <w:tcPr>
            <w:tcW w:w="1315" w:type="dxa"/>
            <w:shd w:val="clear" w:color="auto" w:fill="FFFFFF" w:themeFill="background1"/>
            <w:noWrap/>
            <w:vAlign w:val="center"/>
            <w:hideMark/>
          </w:tcPr>
          <w:p w14:paraId="13B4B631" w14:textId="77777777" w:rsidR="00FA786A" w:rsidRPr="006F13A1" w:rsidRDefault="00FA786A" w:rsidP="001C4C1E">
            <w:pPr>
              <w:jc w:val="center"/>
              <w:rPr>
                <w:rFonts w:eastAsia="Times New Roman" w:cstheme="minorHAnsi"/>
                <w:color w:val="000000"/>
                <w:kern w:val="0"/>
                <w:lang w:eastAsia="es-ES"/>
                <w14:ligatures w14:val="none"/>
              </w:rPr>
            </w:pPr>
            <w:r w:rsidRPr="006F13A1">
              <w:rPr>
                <w:rFonts w:eastAsia="Times New Roman" w:cstheme="minorHAnsi"/>
                <w:color w:val="000000"/>
                <w:kern w:val="0"/>
                <w:lang w:eastAsia="es-ES"/>
                <w14:ligatures w14:val="none"/>
              </w:rPr>
              <w:t>9.246,33 €</w:t>
            </w:r>
          </w:p>
        </w:tc>
        <w:tc>
          <w:tcPr>
            <w:tcW w:w="1411" w:type="dxa"/>
            <w:shd w:val="clear" w:color="auto" w:fill="FFFFFF" w:themeFill="background1"/>
            <w:noWrap/>
            <w:vAlign w:val="center"/>
            <w:hideMark/>
          </w:tcPr>
          <w:p w14:paraId="16BE3D96" w14:textId="4632B3AE" w:rsidR="00FA786A" w:rsidRPr="006F13A1" w:rsidRDefault="00FA786A" w:rsidP="001C4C1E">
            <w:pPr>
              <w:jc w:val="center"/>
              <w:rPr>
                <w:rFonts w:eastAsia="Times New Roman" w:cstheme="minorHAnsi"/>
                <w:b/>
                <w:color w:val="000000"/>
                <w:kern w:val="0"/>
                <w:lang w:eastAsia="es-ES"/>
                <w14:ligatures w14:val="none"/>
              </w:rPr>
            </w:pPr>
          </w:p>
        </w:tc>
      </w:tr>
      <w:tr w:rsidR="00FA786A" w:rsidRPr="00045A09" w14:paraId="4B3B2EE2" w14:textId="77777777" w:rsidTr="00A845AD">
        <w:trPr>
          <w:trHeight w:val="324"/>
          <w:jc w:val="center"/>
        </w:trPr>
        <w:tc>
          <w:tcPr>
            <w:tcW w:w="5240" w:type="dxa"/>
            <w:shd w:val="clear" w:color="auto" w:fill="FFFFFF" w:themeFill="background1"/>
            <w:noWrap/>
            <w:vAlign w:val="center"/>
            <w:hideMark/>
          </w:tcPr>
          <w:p w14:paraId="011F78FE" w14:textId="77777777" w:rsidR="00FA786A" w:rsidRPr="006F13A1" w:rsidRDefault="00FA786A" w:rsidP="001C4C1E">
            <w:pPr>
              <w:ind w:firstLineChars="100" w:firstLine="220"/>
              <w:jc w:val="left"/>
              <w:rPr>
                <w:rFonts w:eastAsia="Times New Roman" w:cstheme="minorHAnsi"/>
                <w:color w:val="000000"/>
                <w:kern w:val="0"/>
                <w:lang w:eastAsia="es-ES"/>
                <w14:ligatures w14:val="none"/>
              </w:rPr>
            </w:pPr>
            <w:r w:rsidRPr="006F13A1">
              <w:rPr>
                <w:rFonts w:eastAsia="Times New Roman" w:cstheme="minorHAnsi"/>
                <w:color w:val="000000"/>
                <w:kern w:val="0"/>
                <w:lang w:eastAsia="es-ES"/>
                <w14:ligatures w14:val="none"/>
              </w:rPr>
              <w:t xml:space="preserve"> Dashboard de seguimiento </w:t>
            </w:r>
          </w:p>
        </w:tc>
        <w:tc>
          <w:tcPr>
            <w:tcW w:w="1315" w:type="dxa"/>
            <w:shd w:val="clear" w:color="auto" w:fill="FFFFFF" w:themeFill="background1"/>
            <w:noWrap/>
            <w:vAlign w:val="center"/>
            <w:hideMark/>
          </w:tcPr>
          <w:p w14:paraId="2F7168F0" w14:textId="77777777" w:rsidR="00FA786A" w:rsidRPr="006F13A1" w:rsidRDefault="00FA786A" w:rsidP="001C4C1E">
            <w:pPr>
              <w:jc w:val="center"/>
              <w:rPr>
                <w:rFonts w:eastAsia="Times New Roman" w:cstheme="minorHAnsi"/>
                <w:color w:val="000000"/>
                <w:kern w:val="0"/>
                <w:lang w:eastAsia="es-ES"/>
                <w14:ligatures w14:val="none"/>
              </w:rPr>
            </w:pPr>
            <w:r w:rsidRPr="006F13A1">
              <w:rPr>
                <w:rFonts w:eastAsia="Times New Roman" w:cstheme="minorHAnsi"/>
                <w:color w:val="000000"/>
                <w:kern w:val="0"/>
                <w:lang w:eastAsia="es-ES"/>
                <w14:ligatures w14:val="none"/>
              </w:rPr>
              <w:t>8.507,22 €</w:t>
            </w:r>
          </w:p>
        </w:tc>
        <w:tc>
          <w:tcPr>
            <w:tcW w:w="1411" w:type="dxa"/>
            <w:shd w:val="clear" w:color="auto" w:fill="FFFFFF" w:themeFill="background1"/>
            <w:noWrap/>
            <w:vAlign w:val="center"/>
            <w:hideMark/>
          </w:tcPr>
          <w:p w14:paraId="2CD38FAA" w14:textId="2223F7E0" w:rsidR="00FA786A" w:rsidRPr="006F13A1" w:rsidRDefault="00FA786A" w:rsidP="001C4C1E">
            <w:pPr>
              <w:jc w:val="center"/>
              <w:rPr>
                <w:rFonts w:eastAsia="Times New Roman" w:cstheme="minorHAnsi"/>
                <w:b/>
                <w:color w:val="000000"/>
                <w:kern w:val="0"/>
                <w:lang w:eastAsia="es-ES"/>
                <w14:ligatures w14:val="none"/>
              </w:rPr>
            </w:pPr>
          </w:p>
        </w:tc>
      </w:tr>
      <w:tr w:rsidR="00FA786A" w:rsidRPr="00045A09" w14:paraId="73C30773" w14:textId="77777777" w:rsidTr="00A845AD">
        <w:trPr>
          <w:trHeight w:val="324"/>
          <w:jc w:val="center"/>
        </w:trPr>
        <w:tc>
          <w:tcPr>
            <w:tcW w:w="5240" w:type="dxa"/>
            <w:shd w:val="clear" w:color="auto" w:fill="FFFFFF" w:themeFill="background1"/>
            <w:noWrap/>
            <w:vAlign w:val="center"/>
            <w:hideMark/>
          </w:tcPr>
          <w:p w14:paraId="38826630" w14:textId="77777777" w:rsidR="00FA786A" w:rsidRPr="006F13A1" w:rsidRDefault="00FA786A" w:rsidP="001C4C1E">
            <w:pPr>
              <w:ind w:firstLineChars="100" w:firstLine="220"/>
              <w:jc w:val="left"/>
              <w:rPr>
                <w:rFonts w:eastAsia="Times New Roman" w:cstheme="minorHAnsi"/>
                <w:color w:val="000000"/>
                <w:kern w:val="0"/>
                <w:lang w:eastAsia="es-ES"/>
                <w14:ligatures w14:val="none"/>
              </w:rPr>
            </w:pPr>
            <w:r w:rsidRPr="006F13A1">
              <w:rPr>
                <w:rFonts w:eastAsia="Times New Roman" w:cstheme="minorHAnsi"/>
                <w:color w:val="000000"/>
                <w:kern w:val="0"/>
                <w:lang w:eastAsia="es-ES"/>
                <w14:ligatures w14:val="none"/>
              </w:rPr>
              <w:t xml:space="preserve"> Aplicaciones de usuario para la gestión de emergencias </w:t>
            </w:r>
          </w:p>
        </w:tc>
        <w:tc>
          <w:tcPr>
            <w:tcW w:w="1315" w:type="dxa"/>
            <w:shd w:val="clear" w:color="auto" w:fill="FFFFFF" w:themeFill="background1"/>
            <w:noWrap/>
            <w:vAlign w:val="center"/>
            <w:hideMark/>
          </w:tcPr>
          <w:p w14:paraId="7D970591" w14:textId="77777777" w:rsidR="00FA786A" w:rsidRPr="006F13A1" w:rsidRDefault="00FA786A" w:rsidP="001C4C1E">
            <w:pPr>
              <w:jc w:val="center"/>
              <w:rPr>
                <w:rFonts w:eastAsia="Times New Roman" w:cstheme="minorHAnsi"/>
                <w:color w:val="000000"/>
                <w:kern w:val="0"/>
                <w:lang w:eastAsia="es-ES"/>
                <w14:ligatures w14:val="none"/>
              </w:rPr>
            </w:pPr>
            <w:r w:rsidRPr="006F13A1">
              <w:rPr>
                <w:rFonts w:eastAsia="Times New Roman" w:cstheme="minorHAnsi"/>
                <w:color w:val="000000"/>
                <w:kern w:val="0"/>
                <w:lang w:eastAsia="es-ES"/>
                <w14:ligatures w14:val="none"/>
              </w:rPr>
              <w:t>9.897,90 €</w:t>
            </w:r>
          </w:p>
        </w:tc>
        <w:tc>
          <w:tcPr>
            <w:tcW w:w="1411" w:type="dxa"/>
            <w:shd w:val="clear" w:color="auto" w:fill="FFFFFF" w:themeFill="background1"/>
            <w:noWrap/>
            <w:vAlign w:val="center"/>
            <w:hideMark/>
          </w:tcPr>
          <w:p w14:paraId="25BD8C7B" w14:textId="58E901CC" w:rsidR="00FA786A" w:rsidRPr="006F13A1" w:rsidRDefault="00FA786A" w:rsidP="001C4C1E">
            <w:pPr>
              <w:jc w:val="center"/>
              <w:rPr>
                <w:rFonts w:eastAsia="Times New Roman" w:cstheme="minorHAnsi"/>
                <w:b/>
                <w:color w:val="000000"/>
                <w:kern w:val="0"/>
                <w:lang w:eastAsia="es-ES"/>
                <w14:ligatures w14:val="none"/>
              </w:rPr>
            </w:pPr>
          </w:p>
        </w:tc>
      </w:tr>
      <w:tr w:rsidR="00FA786A" w:rsidRPr="00045A09" w14:paraId="5ADD72B5" w14:textId="77777777" w:rsidTr="00A845AD">
        <w:trPr>
          <w:trHeight w:val="324"/>
          <w:jc w:val="center"/>
        </w:trPr>
        <w:tc>
          <w:tcPr>
            <w:tcW w:w="5240" w:type="dxa"/>
            <w:tcBorders>
              <w:bottom w:val="single" w:sz="4" w:space="0" w:color="BFBFBF" w:themeColor="background1" w:themeShade="BF"/>
            </w:tcBorders>
            <w:shd w:val="clear" w:color="auto" w:fill="FFFFFF" w:themeFill="background1"/>
            <w:noWrap/>
            <w:vAlign w:val="center"/>
            <w:hideMark/>
          </w:tcPr>
          <w:p w14:paraId="1C01AC88" w14:textId="77777777" w:rsidR="00FA786A" w:rsidRPr="006F13A1" w:rsidRDefault="00FA786A" w:rsidP="001C4C1E">
            <w:pPr>
              <w:jc w:val="left"/>
              <w:rPr>
                <w:rFonts w:eastAsia="Times New Roman" w:cstheme="minorHAnsi"/>
                <w:b/>
                <w:color w:val="000000"/>
                <w:kern w:val="0"/>
                <w:lang w:eastAsia="es-ES"/>
                <w14:ligatures w14:val="none"/>
              </w:rPr>
            </w:pPr>
            <w:r w:rsidRPr="006F13A1">
              <w:rPr>
                <w:rFonts w:eastAsia="Times New Roman" w:cstheme="minorHAnsi"/>
                <w:b/>
                <w:color w:val="000000"/>
                <w:kern w:val="0"/>
                <w:lang w:eastAsia="es-ES"/>
                <w14:ligatures w14:val="none"/>
              </w:rPr>
              <w:t xml:space="preserve">  Hardware adquirido </w:t>
            </w:r>
          </w:p>
        </w:tc>
        <w:tc>
          <w:tcPr>
            <w:tcW w:w="1315" w:type="dxa"/>
            <w:shd w:val="clear" w:color="auto" w:fill="FFFFFF" w:themeFill="background1"/>
            <w:noWrap/>
            <w:vAlign w:val="center"/>
            <w:hideMark/>
          </w:tcPr>
          <w:p w14:paraId="0744AAA9" w14:textId="77777777" w:rsidR="00FA786A" w:rsidRPr="006F13A1" w:rsidRDefault="00FA786A" w:rsidP="001C4C1E">
            <w:pPr>
              <w:jc w:val="center"/>
              <w:rPr>
                <w:rFonts w:eastAsia="Times New Roman" w:cstheme="minorHAnsi"/>
                <w:color w:val="000000"/>
                <w:kern w:val="0"/>
                <w:lang w:eastAsia="es-ES"/>
                <w14:ligatures w14:val="none"/>
              </w:rPr>
            </w:pPr>
            <w:r w:rsidRPr="006F13A1">
              <w:rPr>
                <w:rFonts w:eastAsia="Times New Roman" w:cstheme="minorHAnsi"/>
                <w:color w:val="000000"/>
                <w:kern w:val="0"/>
                <w:lang w:eastAsia="es-ES"/>
                <w14:ligatures w14:val="none"/>
              </w:rPr>
              <w:t>-</w:t>
            </w:r>
          </w:p>
        </w:tc>
        <w:tc>
          <w:tcPr>
            <w:tcW w:w="1411" w:type="dxa"/>
            <w:shd w:val="clear" w:color="auto" w:fill="FFFFFF" w:themeFill="background1"/>
            <w:noWrap/>
            <w:vAlign w:val="center"/>
            <w:hideMark/>
          </w:tcPr>
          <w:p w14:paraId="7053D348" w14:textId="77777777" w:rsidR="00FA786A" w:rsidRPr="006F13A1" w:rsidRDefault="00FA786A" w:rsidP="001C4C1E">
            <w:pPr>
              <w:jc w:val="center"/>
              <w:rPr>
                <w:rFonts w:eastAsia="Times New Roman" w:cstheme="minorHAnsi"/>
                <w:b/>
                <w:color w:val="000000"/>
                <w:kern w:val="0"/>
                <w:lang w:eastAsia="es-ES"/>
                <w14:ligatures w14:val="none"/>
              </w:rPr>
            </w:pPr>
            <w:r w:rsidRPr="006F13A1">
              <w:rPr>
                <w:rFonts w:eastAsia="Times New Roman" w:cstheme="minorHAnsi"/>
                <w:b/>
                <w:color w:val="000000"/>
                <w:kern w:val="0"/>
                <w:lang w:eastAsia="es-ES"/>
                <w14:ligatures w14:val="none"/>
              </w:rPr>
              <w:t>65.160,00 €</w:t>
            </w:r>
          </w:p>
        </w:tc>
      </w:tr>
      <w:tr w:rsidR="00FA786A" w:rsidRPr="00045A09" w14:paraId="5BD553A7" w14:textId="77777777" w:rsidTr="00A845AD">
        <w:trPr>
          <w:trHeight w:val="324"/>
          <w:jc w:val="center"/>
        </w:trPr>
        <w:tc>
          <w:tcPr>
            <w:tcW w:w="5240" w:type="dxa"/>
            <w:tcBorders>
              <w:left w:val="nil"/>
              <w:bottom w:val="nil"/>
            </w:tcBorders>
            <w:noWrap/>
            <w:hideMark/>
          </w:tcPr>
          <w:p w14:paraId="7C8665D6" w14:textId="77777777" w:rsidR="00FA786A" w:rsidRPr="006F13A1" w:rsidRDefault="00FA786A">
            <w:pPr>
              <w:jc w:val="right"/>
              <w:rPr>
                <w:rFonts w:eastAsia="Times New Roman" w:cstheme="minorHAnsi"/>
                <w:b/>
                <w:color w:val="000000"/>
                <w:kern w:val="0"/>
                <w:lang w:eastAsia="es-ES"/>
                <w14:ligatures w14:val="none"/>
              </w:rPr>
            </w:pPr>
          </w:p>
        </w:tc>
        <w:tc>
          <w:tcPr>
            <w:tcW w:w="1315" w:type="dxa"/>
            <w:shd w:val="clear" w:color="auto" w:fill="D0CECE" w:themeFill="background2" w:themeFillShade="E6"/>
            <w:noWrap/>
            <w:vAlign w:val="center"/>
            <w:hideMark/>
          </w:tcPr>
          <w:p w14:paraId="4AFDCC03" w14:textId="77777777" w:rsidR="00FA786A" w:rsidRPr="006F13A1" w:rsidRDefault="00FA786A" w:rsidP="001C4C1E">
            <w:pPr>
              <w:jc w:val="center"/>
              <w:rPr>
                <w:rFonts w:eastAsia="Times New Roman" w:cstheme="minorHAnsi"/>
                <w:b/>
                <w:color w:val="000000"/>
                <w:kern w:val="0"/>
                <w:lang w:eastAsia="es-ES"/>
                <w14:ligatures w14:val="none"/>
              </w:rPr>
            </w:pPr>
            <w:r w:rsidRPr="006F13A1">
              <w:rPr>
                <w:rFonts w:eastAsia="Times New Roman" w:cstheme="minorHAnsi"/>
                <w:b/>
                <w:color w:val="000000"/>
                <w:kern w:val="0"/>
                <w:lang w:eastAsia="es-ES"/>
                <w14:ligatures w14:val="none"/>
              </w:rPr>
              <w:t>Total</w:t>
            </w:r>
          </w:p>
        </w:tc>
        <w:tc>
          <w:tcPr>
            <w:tcW w:w="1411" w:type="dxa"/>
            <w:shd w:val="clear" w:color="auto" w:fill="D0CECE" w:themeFill="background2" w:themeFillShade="E6"/>
            <w:noWrap/>
            <w:vAlign w:val="center"/>
            <w:hideMark/>
          </w:tcPr>
          <w:p w14:paraId="05885FF1" w14:textId="77777777" w:rsidR="00FA786A" w:rsidRPr="006F13A1" w:rsidRDefault="00FA786A" w:rsidP="001C4C1E">
            <w:pPr>
              <w:keepNext/>
              <w:jc w:val="center"/>
              <w:rPr>
                <w:rFonts w:eastAsia="Times New Roman" w:cstheme="minorHAnsi"/>
                <w:b/>
                <w:color w:val="000000"/>
                <w:kern w:val="0"/>
                <w:lang w:eastAsia="es-ES"/>
                <w14:ligatures w14:val="none"/>
              </w:rPr>
            </w:pPr>
            <w:r w:rsidRPr="006F13A1">
              <w:rPr>
                <w:rFonts w:eastAsia="Times New Roman" w:cstheme="minorHAnsi"/>
                <w:b/>
                <w:color w:val="000000"/>
                <w:kern w:val="0"/>
                <w:lang w:eastAsia="es-ES"/>
                <w14:ligatures w14:val="none"/>
              </w:rPr>
              <w:t>135.428,36 €</w:t>
            </w:r>
          </w:p>
        </w:tc>
      </w:tr>
    </w:tbl>
    <w:p w14:paraId="529CB7EE" w14:textId="19EAD687" w:rsidR="00FA786A" w:rsidRPr="00362247" w:rsidRDefault="00FA786A" w:rsidP="00FA786A">
      <w:pPr>
        <w:pStyle w:val="CitadeTablas"/>
      </w:pPr>
      <w:bookmarkStart w:id="474" w:name="_Ref164610145"/>
      <w:bookmarkStart w:id="475" w:name="_Toc165126424"/>
      <w:r>
        <w:t>Resumen de</w:t>
      </w:r>
      <w:r w:rsidR="00AE6452">
        <w:t>l</w:t>
      </w:r>
      <w:r>
        <w:t xml:space="preserve"> presupuesto</w:t>
      </w:r>
      <w:bookmarkEnd w:id="474"/>
      <w:bookmarkEnd w:id="475"/>
    </w:p>
    <w:p w14:paraId="05F70C87" w14:textId="35318BE6" w:rsidR="00F51EEC" w:rsidRDefault="41D567CD" w:rsidP="004E6E1E">
      <w:pPr>
        <w:pStyle w:val="Ttulo2"/>
      </w:pPr>
      <w:bookmarkStart w:id="476" w:name="_Toc163406096"/>
      <w:bookmarkStart w:id="477" w:name="_Toc72606963"/>
      <w:bookmarkStart w:id="478" w:name="_Toc164117953"/>
      <w:bookmarkStart w:id="479" w:name="_Toc164120889"/>
      <w:bookmarkStart w:id="480" w:name="_Toc165126202"/>
      <w:r>
        <w:t>Orden de prioridad de los documentos básicos del proyecto.</w:t>
      </w:r>
      <w:bookmarkEnd w:id="476"/>
      <w:bookmarkEnd w:id="477"/>
      <w:bookmarkEnd w:id="478"/>
      <w:bookmarkEnd w:id="479"/>
      <w:bookmarkEnd w:id="480"/>
    </w:p>
    <w:p w14:paraId="1BCE37A9" w14:textId="4FC28B71" w:rsidR="00457CF8" w:rsidRDefault="00312842" w:rsidP="00312842">
      <w:r>
        <w:t>En el caso de que se presenten discrepancias o incompatibilidades entre diversos documentos básicos del proyecto, deben prevalecer en este orden:</w:t>
      </w:r>
    </w:p>
    <w:p w14:paraId="27353EFB" w14:textId="730BD495" w:rsidR="00312842" w:rsidRDefault="00312842" w:rsidP="00723CEA">
      <w:pPr>
        <w:pStyle w:val="Prrafodelista"/>
        <w:numPr>
          <w:ilvl w:val="0"/>
          <w:numId w:val="20"/>
        </w:numPr>
      </w:pPr>
      <w:r>
        <w:t xml:space="preserve">Especificaciones </w:t>
      </w:r>
      <w:r w:rsidR="001721BA">
        <w:t>del sistema</w:t>
      </w:r>
    </w:p>
    <w:p w14:paraId="1E789AAE" w14:textId="017D1A2B" w:rsidR="001721BA" w:rsidRDefault="001721BA" w:rsidP="00723CEA">
      <w:pPr>
        <w:pStyle w:val="Prrafodelista"/>
        <w:numPr>
          <w:ilvl w:val="0"/>
          <w:numId w:val="20"/>
        </w:numPr>
      </w:pPr>
      <w:r>
        <w:t>Presupuesto</w:t>
      </w:r>
    </w:p>
    <w:p w14:paraId="37BA5710" w14:textId="6F38D8D5" w:rsidR="001721BA" w:rsidRDefault="001721BA" w:rsidP="00723CEA">
      <w:pPr>
        <w:pStyle w:val="Prrafodelista"/>
        <w:numPr>
          <w:ilvl w:val="0"/>
          <w:numId w:val="20"/>
        </w:numPr>
      </w:pPr>
      <w:r>
        <w:t>Memoria</w:t>
      </w:r>
    </w:p>
    <w:p w14:paraId="528A365C" w14:textId="25295E25" w:rsidR="00F22479" w:rsidRDefault="00F22479" w:rsidP="00723CEA">
      <w:pPr>
        <w:pStyle w:val="Prrafodelista"/>
        <w:numPr>
          <w:ilvl w:val="0"/>
          <w:numId w:val="20"/>
        </w:numPr>
      </w:pPr>
      <w:r>
        <w:t>Estudios con entidad propia</w:t>
      </w:r>
    </w:p>
    <w:p w14:paraId="167633A4" w14:textId="07B9F603" w:rsidR="001721BA" w:rsidRPr="00457CF8" w:rsidRDefault="001721BA" w:rsidP="00723CEA">
      <w:pPr>
        <w:pStyle w:val="Prrafodelista"/>
        <w:numPr>
          <w:ilvl w:val="0"/>
          <w:numId w:val="20"/>
        </w:numPr>
      </w:pPr>
      <w:r>
        <w:t>Otros</w:t>
      </w:r>
    </w:p>
    <w:p w14:paraId="0A039E73" w14:textId="77777777" w:rsidR="0025218C" w:rsidRDefault="0025218C">
      <w:pPr>
        <w:jc w:val="left"/>
        <w:rPr>
          <w:rFonts w:asciiTheme="majorHAnsi" w:eastAsiaTheme="majorEastAsia" w:hAnsiTheme="majorHAnsi" w:cstheme="majorBidi"/>
          <w:b/>
          <w:caps/>
          <w:color w:val="0D0D0D" w:themeColor="text1" w:themeTint="F2"/>
          <w:sz w:val="36"/>
          <w:szCs w:val="32"/>
        </w:rPr>
      </w:pPr>
      <w:r>
        <w:br w:type="page"/>
      </w:r>
    </w:p>
    <w:p w14:paraId="0B08E4B3" w14:textId="0D44231C" w:rsidR="00F51EEC" w:rsidRDefault="3354BA13" w:rsidP="006D1FA1">
      <w:pPr>
        <w:pStyle w:val="Ttulo1"/>
      </w:pPr>
      <w:bookmarkStart w:id="481" w:name="_Toc298822010"/>
      <w:bookmarkStart w:id="482" w:name="_Toc164120890"/>
      <w:bookmarkStart w:id="483" w:name="_Toc165126203"/>
      <w:r>
        <w:lastRenderedPageBreak/>
        <w:t>Anexos</w:t>
      </w:r>
      <w:bookmarkEnd w:id="481"/>
      <w:bookmarkEnd w:id="482"/>
      <w:bookmarkEnd w:id="483"/>
    </w:p>
    <w:p w14:paraId="14DCB497" w14:textId="6CD31052" w:rsidR="007C42EE" w:rsidRDefault="09BA1FA7" w:rsidP="004E6E1E">
      <w:pPr>
        <w:pStyle w:val="Ttulo2"/>
      </w:pPr>
      <w:bookmarkStart w:id="484" w:name="_Toc163406097"/>
      <w:bookmarkStart w:id="485" w:name="_Toc1514653775"/>
      <w:bookmarkStart w:id="486" w:name="_Toc164117954"/>
      <w:bookmarkStart w:id="487" w:name="_Toc164120891"/>
      <w:bookmarkStart w:id="488" w:name="_Toc165126204"/>
      <w:r>
        <w:t>Documentación de entrada</w:t>
      </w:r>
      <w:bookmarkEnd w:id="484"/>
      <w:bookmarkEnd w:id="485"/>
      <w:bookmarkEnd w:id="486"/>
      <w:bookmarkEnd w:id="487"/>
      <w:bookmarkEnd w:id="488"/>
    </w:p>
    <w:p w14:paraId="42E4FE71" w14:textId="618719C2" w:rsidR="00DB5328" w:rsidRPr="00DB5328" w:rsidRDefault="260B6629" w:rsidP="004E6E1E">
      <w:pPr>
        <w:pStyle w:val="Ttulo3"/>
      </w:pPr>
      <w:bookmarkStart w:id="489" w:name="_Toc1859269562"/>
      <w:bookmarkStart w:id="490" w:name="_Toc164120892"/>
      <w:bookmarkStart w:id="491" w:name="_Toc165126205"/>
      <w:r>
        <w:t>Introducción</w:t>
      </w:r>
      <w:bookmarkEnd w:id="489"/>
      <w:bookmarkEnd w:id="490"/>
      <w:bookmarkEnd w:id="491"/>
    </w:p>
    <w:p w14:paraId="554F8113" w14:textId="5C7EB95F" w:rsidR="00BD5424" w:rsidRPr="00BD5424" w:rsidRDefault="00961AC9" w:rsidP="00BD5424">
      <w:r w:rsidRPr="00961AC9">
        <w:t>La administración pública del Principado de Asturias busca mejorar su sistema de asistencia sanitaria mediante un concurso público enfocado en la prevención y seguimiento regular de pacientes. Para ello, han concebido un sistema de teleasistencia sanitaria que permitirá un seguimiento remoto y constante de los usuarios, recordando citas médicas y facilitando conversaciones periódicas sobre su evolución. Se prestará especial atención a usuarios con necesidades de control intensas o patologías crónicas, como pacientes en tratamiento oncológico, asegurando un seguimiento riguroso de su progreso.</w:t>
      </w:r>
    </w:p>
    <w:p w14:paraId="2847DFCB" w14:textId="27EB6922" w:rsidR="00961AC9" w:rsidRPr="00BD5424" w:rsidRDefault="00DF5B30" w:rsidP="00BD5424">
      <w:r>
        <w:t xml:space="preserve">El sistema </w:t>
      </w:r>
      <w:r w:rsidR="00A00618">
        <w:t>contará con los siguientes módulos</w:t>
      </w:r>
      <w:r>
        <w:t xml:space="preserve">: </w:t>
      </w:r>
    </w:p>
    <w:p w14:paraId="21D6055C" w14:textId="23726267" w:rsidR="00737B05" w:rsidRDefault="00737B05" w:rsidP="00723CEA">
      <w:pPr>
        <w:pStyle w:val="Prrafodelista"/>
        <w:numPr>
          <w:ilvl w:val="0"/>
          <w:numId w:val="9"/>
        </w:numPr>
      </w:pPr>
      <w:r w:rsidRPr="005725B7">
        <w:rPr>
          <w:b/>
        </w:rPr>
        <w:t>App Móvil para la comunicación con el usuario.</w:t>
      </w:r>
      <w:r>
        <w:t xml:space="preserve"> Desarrollada en las dos principales tecnologías Smartphone: Android </w:t>
      </w:r>
      <w:r w:rsidR="003F2649">
        <w:t>y</w:t>
      </w:r>
      <w:r>
        <w:t xml:space="preserve"> iOS.</w:t>
      </w:r>
    </w:p>
    <w:p w14:paraId="3DF5D74B" w14:textId="77777777" w:rsidR="00737B05" w:rsidRDefault="00737B05" w:rsidP="00723CEA">
      <w:pPr>
        <w:pStyle w:val="Prrafodelista"/>
        <w:numPr>
          <w:ilvl w:val="0"/>
          <w:numId w:val="9"/>
        </w:numPr>
      </w:pPr>
      <w:r w:rsidRPr="005725B7">
        <w:rPr>
          <w:b/>
        </w:rPr>
        <w:t>Gestión de Usuarios.</w:t>
      </w:r>
      <w:r>
        <w:t xml:space="preserve"> Controlado por los equipos de seguimiento donde pueden visualizar toda la información de los pacientes (historiales clínicos, resultados de pruebas, citas previas y futuras, …) </w:t>
      </w:r>
    </w:p>
    <w:p w14:paraId="6C392030" w14:textId="77777777" w:rsidR="00737B05" w:rsidRDefault="00737B05" w:rsidP="00723CEA">
      <w:pPr>
        <w:pStyle w:val="Prrafodelista"/>
        <w:numPr>
          <w:ilvl w:val="0"/>
          <w:numId w:val="9"/>
        </w:numPr>
      </w:pPr>
      <w:r w:rsidRPr="005725B7">
        <w:rPr>
          <w:b/>
        </w:rPr>
        <w:t>Sistema de Mensajería (Chat)</w:t>
      </w:r>
      <w:r>
        <w:t>, que conectará la app con el Gestor de Usuarios en donde se intercambiará información entre paciente y equipo de seguimiento.</w:t>
      </w:r>
    </w:p>
    <w:p w14:paraId="01DB9DFF" w14:textId="77777777" w:rsidR="00737B05" w:rsidRPr="005725B7" w:rsidRDefault="00737B05" w:rsidP="00723CEA">
      <w:pPr>
        <w:pStyle w:val="Prrafodelista"/>
        <w:numPr>
          <w:ilvl w:val="0"/>
          <w:numId w:val="9"/>
        </w:numPr>
        <w:rPr>
          <w:b/>
        </w:rPr>
      </w:pPr>
      <w:r w:rsidRPr="005725B7">
        <w:rPr>
          <w:b/>
        </w:rPr>
        <w:t>Sistema de geoposicionamiento para los vehículos de transporte.</w:t>
      </w:r>
    </w:p>
    <w:p w14:paraId="1D55644F" w14:textId="77777777" w:rsidR="00737B05" w:rsidRDefault="00737B05" w:rsidP="00723CEA">
      <w:pPr>
        <w:pStyle w:val="Prrafodelista"/>
        <w:numPr>
          <w:ilvl w:val="0"/>
          <w:numId w:val="9"/>
        </w:numPr>
      </w:pPr>
      <w:r w:rsidRPr="005725B7">
        <w:rPr>
          <w:b/>
        </w:rPr>
        <w:t>Integración con sistemas centrales</w:t>
      </w:r>
      <w:r>
        <w:t xml:space="preserve">, que proporcionará conectividad bidireccional con los sistemas actuales de información del Contratante (HIS, APIs, …) </w:t>
      </w:r>
    </w:p>
    <w:p w14:paraId="6BD8BC2E" w14:textId="77777777" w:rsidR="00737B05" w:rsidRDefault="00737B05" w:rsidP="00723CEA">
      <w:pPr>
        <w:pStyle w:val="Prrafodelista"/>
        <w:numPr>
          <w:ilvl w:val="0"/>
          <w:numId w:val="9"/>
        </w:numPr>
      </w:pPr>
      <w:r w:rsidRPr="005725B7">
        <w:rPr>
          <w:b/>
        </w:rPr>
        <w:t>Dashboard de seguimiento.</w:t>
      </w:r>
      <w:r>
        <w:t xml:space="preserve"> Este módulo implementará un sistema de supervisión y vigilancia. En la sala de control habrá una pantalla grande visible desde todos los puestos de trabajo. Desde su puesto, los empleados del servicio de control de emergencias podrán consultar indicadores sobre los usuarios en línea, alertas y geoposicionamiento de los vehículos de emergencia.</w:t>
      </w:r>
    </w:p>
    <w:p w14:paraId="56872804" w14:textId="77777777" w:rsidR="00737B05" w:rsidRDefault="00737B05" w:rsidP="00723CEA">
      <w:pPr>
        <w:pStyle w:val="Prrafodelista"/>
        <w:numPr>
          <w:ilvl w:val="0"/>
          <w:numId w:val="9"/>
        </w:numPr>
      </w:pPr>
      <w:r w:rsidRPr="005725B7">
        <w:rPr>
          <w:b/>
        </w:rPr>
        <w:t xml:space="preserve">Aplicación de gestión </w:t>
      </w:r>
      <w:r>
        <w:t>para que el personal de emergencia ubicado en la sala pueda hacer tareas de gestión sobre el sistema de avisos y usuarios, permitiéndoles añadir y modificar información. Además, incorporara un sistema de comunicación con los conductores de los vehículos de transporte y con los clientes finales del sistema de teleasistencia sanitaria.</w:t>
      </w:r>
    </w:p>
    <w:p w14:paraId="13A3080C" w14:textId="416EE655" w:rsidR="00737B05" w:rsidRPr="00BD5424" w:rsidRDefault="00737B05" w:rsidP="00723CEA">
      <w:pPr>
        <w:pStyle w:val="Prrafodelista"/>
        <w:numPr>
          <w:ilvl w:val="0"/>
          <w:numId w:val="9"/>
        </w:numPr>
      </w:pPr>
      <w:r w:rsidRPr="005725B7">
        <w:rPr>
          <w:b/>
        </w:rPr>
        <w:t>Middlewares.</w:t>
      </w:r>
      <w:r>
        <w:t xml:space="preserve"> Habrá dos componentes de interconexión a la aplicación: el middleware de mensajería y el middleware de comunicación. La aplicación del transportista se comunicará con el Middleware de localización para mantener su ubicación actualizada en tiempo real, y al middleware de mensajería para recibir comunicaciones y avisos desde el centro de mando. Los clientes sólo harán uso del middleware de mensajería, que será el encargado de gestionar la comunicación del chat de teleasistencia.</w:t>
      </w:r>
    </w:p>
    <w:p w14:paraId="5C953A0C" w14:textId="160FA60E" w:rsidR="00387310" w:rsidRDefault="71B04EA1" w:rsidP="004E6E1E">
      <w:pPr>
        <w:pStyle w:val="Ttulo3"/>
      </w:pPr>
      <w:bookmarkStart w:id="492" w:name="_Toc1310910205"/>
      <w:bookmarkStart w:id="493" w:name="_Toc164120893"/>
      <w:bookmarkStart w:id="494" w:name="_Toc165126206"/>
      <w:r>
        <w:lastRenderedPageBreak/>
        <w:t>Objetivo</w:t>
      </w:r>
      <w:bookmarkEnd w:id="492"/>
      <w:bookmarkEnd w:id="493"/>
      <w:bookmarkEnd w:id="494"/>
    </w:p>
    <w:p w14:paraId="0C5B7CE6" w14:textId="7F5195F1" w:rsidR="0037573C" w:rsidRPr="0037573C" w:rsidRDefault="00304E92" w:rsidP="0037573C">
      <w:r w:rsidRPr="00304E92">
        <w:t xml:space="preserve">El objetivo del proyecto es </w:t>
      </w:r>
      <w:r w:rsidR="00684F34" w:rsidRPr="00684F34">
        <w:t>mejorar el sistema de asistencia sanitaria en el Principado de Asturias, centrándose en la prevención y el seguimiento regular de los pacientes a través de un sistema de teleasistencia. Este sistema permitirá un seguimiento remoto constante, recordando citas médicas y facilitando conversaciones periódicas sobre la evolución de los pacientes. Se prestará especial atención a los usuarios con necesidades de control intensas o patologías crónicas, asegurando un seguimiento riguroso de su progreso. Además, se busca implantar</w:t>
      </w:r>
      <w:r w:rsidRPr="00304E92">
        <w:t xml:space="preserve"> una plataforma de software </w:t>
      </w:r>
      <w:r w:rsidR="00684F34" w:rsidRPr="00684F34">
        <w:t>que cubra las necesidades de comunicación y gestión de información en la atención, prevención y seguimiento de usuarios, junto con la implementación de la</w:t>
      </w:r>
      <w:r w:rsidRPr="00304E92">
        <w:t xml:space="preserve"> infraestructura </w:t>
      </w:r>
      <w:r w:rsidR="00684F34" w:rsidRPr="00684F34">
        <w:t>necesaria</w:t>
      </w:r>
      <w:r w:rsidRPr="00304E92">
        <w:t xml:space="preserve"> para que el </w:t>
      </w:r>
      <w:r w:rsidR="00684F34" w:rsidRPr="00684F34">
        <w:t>personal médico y de asistencia sanitaria</w:t>
      </w:r>
      <w:r w:rsidRPr="00304E92">
        <w:t xml:space="preserve"> pueda </w:t>
      </w:r>
      <w:r w:rsidR="00684F34" w:rsidRPr="00684F34">
        <w:t>realizar estas tareas</w:t>
      </w:r>
      <w:r w:rsidRPr="00304E92">
        <w:t xml:space="preserve"> de manera </w:t>
      </w:r>
      <w:r w:rsidR="00684F34" w:rsidRPr="00684F34">
        <w:t>remota. Por último, se planea instalar</w:t>
      </w:r>
      <w:r w:rsidRPr="00304E92">
        <w:t xml:space="preserve"> una nueva sala de control de emergencias para monitorear alertas en tiempo real y la ubicación de </w:t>
      </w:r>
      <w:r w:rsidR="00684F34" w:rsidRPr="00684F34">
        <w:t xml:space="preserve">las </w:t>
      </w:r>
      <w:r w:rsidRPr="00304E92">
        <w:t xml:space="preserve">ambulancias. </w:t>
      </w:r>
    </w:p>
    <w:p w14:paraId="71BB0C24" w14:textId="36B23098" w:rsidR="00387310" w:rsidRDefault="71B04EA1" w:rsidP="004E6E1E">
      <w:pPr>
        <w:pStyle w:val="Ttulo3"/>
      </w:pPr>
      <w:bookmarkStart w:id="495" w:name="_Toc1238328405"/>
      <w:bookmarkStart w:id="496" w:name="_Toc164120894"/>
      <w:bookmarkStart w:id="497" w:name="_Toc165126207"/>
      <w:r>
        <w:t>Requisitos</w:t>
      </w:r>
      <w:bookmarkEnd w:id="495"/>
      <w:bookmarkEnd w:id="496"/>
      <w:bookmarkEnd w:id="497"/>
    </w:p>
    <w:p w14:paraId="6CD5CB83" w14:textId="66FDB6D6" w:rsidR="0039759B" w:rsidRPr="0039759B" w:rsidRDefault="00C51735" w:rsidP="0039759B">
      <w:r>
        <w:t>Para llevar a cabo el proyecto de teleasistencia sanitaria, se ha establecido un conjunto de tareas que deben completarse en varias etapas:</w:t>
      </w:r>
    </w:p>
    <w:p w14:paraId="0DF2EC46" w14:textId="2353EA0C" w:rsidR="001858A9" w:rsidRDefault="001858A9" w:rsidP="00777473">
      <w:pPr>
        <w:pStyle w:val="Prrafodelista"/>
        <w:numPr>
          <w:ilvl w:val="0"/>
          <w:numId w:val="48"/>
        </w:numPr>
      </w:pPr>
      <w:r w:rsidRPr="001858A9">
        <w:rPr>
          <w:b/>
          <w:bCs/>
        </w:rPr>
        <w:t>Identificación de requisitos:</w:t>
      </w:r>
      <w:r>
        <w:t xml:space="preserve"> La primera fase implica reunir y comprender exhaustivamente las necesidades y requisitos del sistema de asistencia sanitaria, los cuales deben extraerse de las especificaciones proporcionadas por el cliente, en este caso, la administración pública del Principado de Asturias. Esto incluye la comprensión de los objetivos del sistema, las funcionalidades requeridas, las restricciones técnicas y las expectativas del usuario final.</w:t>
      </w:r>
    </w:p>
    <w:p w14:paraId="42DBBBA7" w14:textId="624FD1C3" w:rsidR="001858A9" w:rsidRDefault="001858A9" w:rsidP="00777473">
      <w:pPr>
        <w:pStyle w:val="Prrafodelista"/>
        <w:numPr>
          <w:ilvl w:val="0"/>
          <w:numId w:val="48"/>
        </w:numPr>
      </w:pPr>
      <w:r w:rsidRPr="001858A9">
        <w:rPr>
          <w:b/>
          <w:bCs/>
        </w:rPr>
        <w:t>Elaboración de la propuesta:</w:t>
      </w:r>
      <w:r>
        <w:t xml:space="preserve"> Una vez identificados los requisitos, se procederá a diseñar una propuesta de solución integral que aborde todas las necesidades del cliente. Esta propuesta debe ser detallada, precisa y competitiva para destacarse en el concurso público. Se debe incluir una descripción clara de la arquitectura del sistema, las tecnologías propuestas, el alcance del proyecto, el cronograma de implementación y los costos asociados.</w:t>
      </w:r>
    </w:p>
    <w:p w14:paraId="53F99CEC" w14:textId="0854F14B" w:rsidR="001858A9" w:rsidRDefault="001858A9" w:rsidP="00777473">
      <w:pPr>
        <w:pStyle w:val="Prrafodelista"/>
        <w:numPr>
          <w:ilvl w:val="0"/>
          <w:numId w:val="48"/>
        </w:numPr>
      </w:pPr>
      <w:r w:rsidRPr="001858A9">
        <w:rPr>
          <w:b/>
          <w:bCs/>
        </w:rPr>
        <w:t>Desarrollo del sistema:</w:t>
      </w:r>
      <w:r>
        <w:t xml:space="preserve"> Una vez que la propuesta haya sido seleccionada como ganadora del concurso público, se iniciará la fase de desarrollo del sistema. Durante esta etapa, se traducirán los requisitos y diseños en código funcional utilizando las tecnologías elegidas. Se seguirán las mejores prácticas de desarrollo de software para garantizar la calidad, la eficiencia y la escalabilidad del sistema.</w:t>
      </w:r>
    </w:p>
    <w:p w14:paraId="7F297C2B" w14:textId="2A05F76F" w:rsidR="00C51735" w:rsidRPr="0039759B" w:rsidRDefault="001858A9" w:rsidP="00777473">
      <w:pPr>
        <w:pStyle w:val="Prrafodelista"/>
        <w:numPr>
          <w:ilvl w:val="0"/>
          <w:numId w:val="48"/>
        </w:numPr>
      </w:pPr>
      <w:r w:rsidRPr="001858A9">
        <w:rPr>
          <w:b/>
          <w:bCs/>
        </w:rPr>
        <w:t>Entrega, despliegue y puesta en marcha:</w:t>
      </w:r>
      <w:r>
        <w:t xml:space="preserve"> Una vez completado el desarrollo, se procederá a entregar el sistema finalizado al cliente, seguido de su despliegue e implementación en la infraestructura proporcionada. Se llevarán a cabo pruebas exhaustivas para garantizar el correcto funcionamiento del sistema en diferentes entornos y situaciones. Además, se proporcionará capacitación al personal encargado de utilizar y mantener el sistema, asegurando una transición suave y exitosa hacia su uso operativo.</w:t>
      </w:r>
    </w:p>
    <w:p w14:paraId="2EF36ED5" w14:textId="4806F960" w:rsidR="00387310" w:rsidRPr="00387310" w:rsidRDefault="71B04EA1" w:rsidP="004E6E1E">
      <w:pPr>
        <w:pStyle w:val="Ttulo3"/>
      </w:pPr>
      <w:bookmarkStart w:id="498" w:name="_Toc1401158078"/>
      <w:bookmarkStart w:id="499" w:name="_Toc164120895"/>
      <w:bookmarkStart w:id="500" w:name="_Toc165126208"/>
      <w:r>
        <w:t>Contenido de la pro</w:t>
      </w:r>
      <w:r w:rsidR="72ED9B0E">
        <w:t>puesta</w:t>
      </w:r>
      <w:bookmarkEnd w:id="498"/>
      <w:bookmarkEnd w:id="499"/>
      <w:bookmarkEnd w:id="500"/>
    </w:p>
    <w:p w14:paraId="79A067B0" w14:textId="77777777" w:rsidR="002A0608" w:rsidRDefault="002A0608" w:rsidP="002A0608">
      <w:r>
        <w:t>Dentro de la propuesta se incluirán los siguientes aspectos:</w:t>
      </w:r>
    </w:p>
    <w:p w14:paraId="19B6D628" w14:textId="77777777" w:rsidR="002A0608" w:rsidRDefault="002A0608" w:rsidP="002A0608"/>
    <w:p w14:paraId="10A42DD0" w14:textId="090B0FB4" w:rsidR="002A0608" w:rsidRDefault="002A0608" w:rsidP="00777473">
      <w:pPr>
        <w:pStyle w:val="Prrafodelista"/>
        <w:numPr>
          <w:ilvl w:val="0"/>
          <w:numId w:val="49"/>
        </w:numPr>
      </w:pPr>
      <w:r w:rsidRPr="00B37756">
        <w:rPr>
          <w:b/>
          <w:bCs/>
        </w:rPr>
        <w:t>Metodología:</w:t>
      </w:r>
      <w:r>
        <w:t xml:space="preserve"> </w:t>
      </w:r>
      <w:r w:rsidR="00CD0EBC" w:rsidRPr="00CD0EBC">
        <w:t>Se detallará la metodología de trabajo que se seguirá durante la ejecución del proyecto, describiendo los procesos, herramientas y prácticas que se utilizarán para garantizar la eficiencia y calidad en la entrega del sistema de teleasistencia sanitaria</w:t>
      </w:r>
      <w:r w:rsidR="00CD0EBC">
        <w:t>.</w:t>
      </w:r>
    </w:p>
    <w:p w14:paraId="55BFEEBC" w14:textId="62B5CCC4" w:rsidR="002A0608" w:rsidRDefault="002A0608" w:rsidP="00777473">
      <w:pPr>
        <w:pStyle w:val="Prrafodelista"/>
        <w:numPr>
          <w:ilvl w:val="0"/>
          <w:numId w:val="49"/>
        </w:numPr>
      </w:pPr>
      <w:r w:rsidRPr="00B37756">
        <w:rPr>
          <w:b/>
        </w:rPr>
        <w:t>Entregas:</w:t>
      </w:r>
      <w:r>
        <w:t xml:space="preserve"> </w:t>
      </w:r>
      <w:r w:rsidR="000C566E" w:rsidRPr="000C566E">
        <w:t>Se especificarán las entregas concretas que se realizarán a lo largo</w:t>
      </w:r>
      <w:r>
        <w:t xml:space="preserve"> del proyecto, incluyendo documentos, prototipos</w:t>
      </w:r>
      <w:r w:rsidR="000C566E" w:rsidRPr="000C566E">
        <w:t>,</w:t>
      </w:r>
      <w:r>
        <w:t xml:space="preserve"> versiones del software</w:t>
      </w:r>
      <w:r w:rsidR="000C566E" w:rsidRPr="000C566E">
        <w:t xml:space="preserve"> y cualquier otro artefacto generado durante el proceso</w:t>
      </w:r>
      <w:r>
        <w:t xml:space="preserve"> de </w:t>
      </w:r>
      <w:r w:rsidR="000C566E" w:rsidRPr="000C566E">
        <w:t>desarrollo. Se establecerán los plazos</w:t>
      </w:r>
      <w:r>
        <w:t xml:space="preserve"> y criterios de aceptación</w:t>
      </w:r>
      <w:r w:rsidR="000C566E" w:rsidRPr="000C566E">
        <w:t xml:space="preserve"> para cada entrega, asegurando una comunicación clara y transparente entre el proveedor y el cliente</w:t>
      </w:r>
      <w:r>
        <w:t>.</w:t>
      </w:r>
    </w:p>
    <w:p w14:paraId="2B24FB48" w14:textId="7A48135E" w:rsidR="002A0608" w:rsidRDefault="002A0608" w:rsidP="00777473">
      <w:pPr>
        <w:pStyle w:val="Prrafodelista"/>
        <w:numPr>
          <w:ilvl w:val="0"/>
          <w:numId w:val="49"/>
        </w:numPr>
      </w:pPr>
      <w:r w:rsidRPr="00B37756">
        <w:rPr>
          <w:b/>
        </w:rPr>
        <w:t>Programa:</w:t>
      </w:r>
      <w:r>
        <w:t xml:space="preserve"> </w:t>
      </w:r>
      <w:r w:rsidR="00107ED3" w:rsidRPr="00107ED3">
        <w:t>Se presentará</w:t>
      </w:r>
      <w:r>
        <w:t xml:space="preserve"> un </w:t>
      </w:r>
      <w:r w:rsidR="00107ED3" w:rsidRPr="00107ED3">
        <w:t>programa</w:t>
      </w:r>
      <w:r>
        <w:t xml:space="preserve"> detallado que </w:t>
      </w:r>
      <w:r w:rsidR="00107ED3" w:rsidRPr="00107ED3">
        <w:t>incluya</w:t>
      </w:r>
      <w:r>
        <w:t xml:space="preserve"> las </w:t>
      </w:r>
      <w:r w:rsidR="00107ED3" w:rsidRPr="00107ED3">
        <w:t>fechas de inicio y finalización de cada fase</w:t>
      </w:r>
      <w:r>
        <w:t xml:space="preserve"> del proyecto</w:t>
      </w:r>
      <w:r w:rsidR="00107ED3" w:rsidRPr="00107ED3">
        <w:t xml:space="preserve">, así como </w:t>
      </w:r>
      <w:r>
        <w:t xml:space="preserve">las actividades </w:t>
      </w:r>
      <w:r w:rsidR="00107ED3" w:rsidRPr="00107ED3">
        <w:t xml:space="preserve">y tareas específicas que se llevarán a cabo en cada período. </w:t>
      </w:r>
    </w:p>
    <w:p w14:paraId="64623431" w14:textId="5E0ABBA3" w:rsidR="002A0608" w:rsidRDefault="00DF4934" w:rsidP="00777473">
      <w:pPr>
        <w:pStyle w:val="Prrafodelista"/>
        <w:numPr>
          <w:ilvl w:val="0"/>
          <w:numId w:val="49"/>
        </w:numPr>
      </w:pPr>
      <w:r w:rsidRPr="00DF4934">
        <w:rPr>
          <w:b/>
          <w:bCs/>
        </w:rPr>
        <w:t>Información del personal contratado</w:t>
      </w:r>
      <w:r w:rsidR="002A0608" w:rsidRPr="00B37756">
        <w:rPr>
          <w:b/>
        </w:rPr>
        <w:t>:</w:t>
      </w:r>
      <w:r w:rsidR="002A0608">
        <w:t xml:space="preserve"> </w:t>
      </w:r>
      <w:r w:rsidR="002C048D" w:rsidRPr="002C048D">
        <w:t>Se proporcionará</w:t>
      </w:r>
      <w:r w:rsidR="002A0608">
        <w:t xml:space="preserve"> información sobre el equipo de trabajo </w:t>
      </w:r>
      <w:r w:rsidR="002C048D" w:rsidRPr="002C048D">
        <w:t>que participará</w:t>
      </w:r>
      <w:r w:rsidR="002A0608">
        <w:t xml:space="preserve"> en el proyecto, </w:t>
      </w:r>
      <w:r w:rsidR="002C048D" w:rsidRPr="002C048D">
        <w:t>incluyendo sus roles, responsabilidades,</w:t>
      </w:r>
      <w:r w:rsidR="002A0608">
        <w:t xml:space="preserve"> experiencia y cualificaciones </w:t>
      </w:r>
      <w:r w:rsidR="002C048D" w:rsidRPr="002C048D">
        <w:t xml:space="preserve">relevantes. </w:t>
      </w:r>
    </w:p>
    <w:p w14:paraId="770ACED7" w14:textId="6CFCA219" w:rsidR="002A0608" w:rsidRPr="002A0608" w:rsidRDefault="002A0608" w:rsidP="00777473">
      <w:pPr>
        <w:pStyle w:val="Prrafodelista"/>
        <w:numPr>
          <w:ilvl w:val="0"/>
          <w:numId w:val="49"/>
        </w:numPr>
      </w:pPr>
      <w:r w:rsidRPr="00B37756">
        <w:rPr>
          <w:b/>
        </w:rPr>
        <w:t>Costes:</w:t>
      </w:r>
      <w:r>
        <w:t xml:space="preserve"> </w:t>
      </w:r>
      <w:r w:rsidR="00253B91" w:rsidRPr="00253B91">
        <w:t>Se detallarán</w:t>
      </w:r>
      <w:r>
        <w:t xml:space="preserve"> los costes asociados al </w:t>
      </w:r>
      <w:r w:rsidR="00253B91" w:rsidRPr="00253B91">
        <w:t>desarrollo e implementación del sistema de teleasistencia sanitaria</w:t>
      </w:r>
      <w:r>
        <w:t>, incluyendo presupuestos para recursos humanos, licencias</w:t>
      </w:r>
      <w:r w:rsidR="00253B91" w:rsidRPr="00253B91">
        <w:t xml:space="preserve"> de software</w:t>
      </w:r>
      <w:r>
        <w:t>, hardware</w:t>
      </w:r>
      <w:r w:rsidR="00253B91" w:rsidRPr="00253B91">
        <w:t>,</w:t>
      </w:r>
      <w:r>
        <w:t xml:space="preserve"> servicios externos</w:t>
      </w:r>
      <w:r w:rsidR="00253B91" w:rsidRPr="00253B91">
        <w:t xml:space="preserve"> y cualquier otro gasto relevante</w:t>
      </w:r>
      <w:r>
        <w:t>.</w:t>
      </w:r>
    </w:p>
    <w:p w14:paraId="650B61B2" w14:textId="78BF0B6C" w:rsidR="00F22059" w:rsidRDefault="09BA1FA7" w:rsidP="004E6E1E">
      <w:pPr>
        <w:pStyle w:val="Ttulo2"/>
      </w:pPr>
      <w:bookmarkStart w:id="501" w:name="_Toc163406098"/>
      <w:bookmarkStart w:id="502" w:name="_Toc1842183808"/>
      <w:bookmarkStart w:id="503" w:name="_Toc164117955"/>
      <w:bookmarkStart w:id="504" w:name="_Toc164120896"/>
      <w:bookmarkStart w:id="505" w:name="_Toc165126209"/>
      <w:r>
        <w:t>Análisis y Diseño del sistema</w:t>
      </w:r>
      <w:bookmarkEnd w:id="501"/>
      <w:bookmarkEnd w:id="502"/>
      <w:bookmarkEnd w:id="503"/>
      <w:bookmarkEnd w:id="504"/>
      <w:bookmarkEnd w:id="505"/>
    </w:p>
    <w:p w14:paraId="5146720A" w14:textId="0FE70A19" w:rsidR="00E9205D" w:rsidRDefault="00E9205D" w:rsidP="004E6E1E">
      <w:pPr>
        <w:pStyle w:val="Ttulo3"/>
      </w:pPr>
      <w:bookmarkStart w:id="506" w:name="_Toc607488740"/>
      <w:bookmarkStart w:id="507" w:name="_Toc164120897"/>
      <w:bookmarkStart w:id="508" w:name="_Ref165060708"/>
      <w:bookmarkStart w:id="509" w:name="_Toc165126210"/>
      <w:r>
        <w:t>Análisis del sistema</w:t>
      </w:r>
      <w:bookmarkEnd w:id="506"/>
      <w:bookmarkEnd w:id="507"/>
      <w:bookmarkEnd w:id="508"/>
      <w:bookmarkEnd w:id="509"/>
    </w:p>
    <w:p w14:paraId="41E43208" w14:textId="338B8E5A" w:rsidR="00AB32F0" w:rsidRPr="00FE743B" w:rsidRDefault="00DC12F1" w:rsidP="00911FC1">
      <w:r>
        <w:t xml:space="preserve">Para la realización del análisis del sistema de Teleasistencia Sanitaria del cual parten la lista de requisitos iniciales identificados en </w:t>
      </w:r>
      <w:r w:rsidR="006D4579">
        <w:t xml:space="preserve">la sección de </w:t>
      </w:r>
      <w:r w:rsidR="006D4579">
        <w:fldChar w:fldCharType="begin"/>
      </w:r>
      <w:r w:rsidR="006D4579">
        <w:instrText xml:space="preserve"> REF _Ref163416381 \h </w:instrText>
      </w:r>
      <w:r w:rsidR="006D4579">
        <w:fldChar w:fldCharType="separate"/>
      </w:r>
      <w:r w:rsidR="00AB32F0">
        <w:t>Requisitos iniciales</w:t>
      </w:r>
      <w:r w:rsidR="006D4579">
        <w:fldChar w:fldCharType="end"/>
      </w:r>
      <w:r w:rsidR="006637F1">
        <w:t xml:space="preserve"> </w:t>
      </w:r>
      <w:r w:rsidR="008C07F8">
        <w:t xml:space="preserve">primero se ha hecho un análisis de los diferentes </w:t>
      </w:r>
      <w:r w:rsidR="008C07F8" w:rsidRPr="007D2927">
        <w:rPr>
          <w:b/>
          <w:bCs/>
        </w:rPr>
        <w:t>stakeholders</w:t>
      </w:r>
      <w:r w:rsidR="008C07F8">
        <w:t xml:space="preserve"> del sistema. Una vez ob</w:t>
      </w:r>
      <w:r w:rsidR="00177D78">
        <w:t xml:space="preserve">tenida la lista con los interesados del proyecto </w:t>
      </w:r>
      <w:r w:rsidR="002B6685">
        <w:t>y teniendo en cuenta el documento de</w:t>
      </w:r>
      <w:r w:rsidR="00955136">
        <w:t xml:space="preserve"> especificación del sistema se han ido extrayendo </w:t>
      </w:r>
      <w:r w:rsidR="00690B9A">
        <w:t>una a</w:t>
      </w:r>
      <w:r w:rsidR="00955136">
        <w:t xml:space="preserve"> una las necesidades que el sistema ha de satisfacer. Tras un proceso de </w:t>
      </w:r>
      <w:r w:rsidR="00480B5B">
        <w:t xml:space="preserve">refinamiento se ha convertido ese listado de necesidades a un listado de requisitos iniciales desde los que partir el diseño detallado en la sección </w:t>
      </w:r>
      <w:r w:rsidR="00480B5B">
        <w:fldChar w:fldCharType="begin"/>
      </w:r>
      <w:r w:rsidR="00480B5B">
        <w:instrText xml:space="preserve"> REF _Ref163417588 \h </w:instrText>
      </w:r>
      <w:r w:rsidR="00911FC1">
        <w:instrText xml:space="preserve"> \* MERGEFORMAT </w:instrText>
      </w:r>
      <w:r w:rsidR="00480B5B">
        <w:fldChar w:fldCharType="separate"/>
      </w:r>
      <w:r w:rsidR="00AB32F0">
        <w:t>Diagrama de caso de uso general del sistema de teleasistencia</w:t>
      </w:r>
    </w:p>
    <w:p w14:paraId="00B554C1" w14:textId="07BF5376" w:rsidR="001735F4" w:rsidRDefault="00AB32F0" w:rsidP="00911FC1">
      <w:pPr>
        <w:pStyle w:val="Ttulo4"/>
      </w:pPr>
      <w:r>
        <w:t>Diseño del sistema</w:t>
      </w:r>
      <w:r w:rsidR="00480B5B">
        <w:fldChar w:fldCharType="end"/>
      </w:r>
      <w:r w:rsidR="00CC2AAA">
        <w:t>.</w:t>
      </w:r>
    </w:p>
    <w:p w14:paraId="1A21A927" w14:textId="65FFD849" w:rsidR="00E85964" w:rsidRDefault="00C9656C" w:rsidP="000D59D6">
      <w:r>
        <w:t xml:space="preserve">A </w:t>
      </w:r>
      <w:r w:rsidR="00F278C9">
        <w:t>continuación,</w:t>
      </w:r>
      <w:r>
        <w:t xml:space="preserve"> el listado de stakeholders del sistema de teleasistencia sanitaria identificados a la hora de la realización de los </w:t>
      </w:r>
      <w:r w:rsidR="00DB2DA4">
        <w:t>requisitos iniciales</w:t>
      </w:r>
      <w:r w:rsidR="00F278C9">
        <w:t>:</w:t>
      </w:r>
    </w:p>
    <w:p w14:paraId="4709F37A" w14:textId="0E224562" w:rsidR="00F278C9" w:rsidRDefault="00966BD9" w:rsidP="00777473">
      <w:pPr>
        <w:pStyle w:val="Prrafodelista"/>
        <w:numPr>
          <w:ilvl w:val="0"/>
          <w:numId w:val="56"/>
        </w:numPr>
      </w:pPr>
      <w:r>
        <w:t>Usuario registrado en el sistema (</w:t>
      </w:r>
      <w:r w:rsidR="002F7B99">
        <w:t>personal sanitario</w:t>
      </w:r>
      <w:r>
        <w:t>)</w:t>
      </w:r>
      <w:r w:rsidR="00374F29">
        <w:t>.</w:t>
      </w:r>
    </w:p>
    <w:p w14:paraId="7E5999F1" w14:textId="4BD0B5AD" w:rsidR="002F7B99" w:rsidRDefault="002F7B99" w:rsidP="00777473">
      <w:pPr>
        <w:pStyle w:val="Prrafodelista"/>
        <w:numPr>
          <w:ilvl w:val="0"/>
          <w:numId w:val="56"/>
        </w:numPr>
      </w:pPr>
      <w:r>
        <w:t>Usuario registrado en el sistema (enfermo)</w:t>
      </w:r>
      <w:r w:rsidR="00374F29">
        <w:t>.</w:t>
      </w:r>
    </w:p>
    <w:p w14:paraId="4D54AD36" w14:textId="3848777E" w:rsidR="002C50F9" w:rsidRDefault="002F7B99" w:rsidP="00777473">
      <w:pPr>
        <w:pStyle w:val="Prrafodelista"/>
        <w:numPr>
          <w:ilvl w:val="0"/>
          <w:numId w:val="56"/>
        </w:numPr>
      </w:pPr>
      <w:r>
        <w:t>Usuario no registrado</w:t>
      </w:r>
      <w:r w:rsidR="00374F29">
        <w:t>.</w:t>
      </w:r>
    </w:p>
    <w:p w14:paraId="231733C8" w14:textId="381DDE70" w:rsidR="002F7B99" w:rsidRDefault="00A51B7F" w:rsidP="00777473">
      <w:pPr>
        <w:pStyle w:val="Prrafodelista"/>
        <w:numPr>
          <w:ilvl w:val="0"/>
          <w:numId w:val="56"/>
        </w:numPr>
      </w:pPr>
      <w:r>
        <w:t>Hospitales asturianos</w:t>
      </w:r>
      <w:r w:rsidR="003D1328">
        <w:t xml:space="preserve">, para ello ver la sección </w:t>
      </w:r>
      <w:r w:rsidR="003D1328">
        <w:fldChar w:fldCharType="begin"/>
      </w:r>
      <w:r w:rsidR="003D1328">
        <w:instrText xml:space="preserve"> REF _Ref164886160 \r \h </w:instrText>
      </w:r>
      <w:r w:rsidR="003D1328">
        <w:fldChar w:fldCharType="separate"/>
      </w:r>
      <w:r w:rsidR="00AB32F0">
        <w:t>2.6.1</w:t>
      </w:r>
      <w:r w:rsidR="003D1328">
        <w:fldChar w:fldCharType="end"/>
      </w:r>
      <w:r w:rsidR="00374F29">
        <w:t>.</w:t>
      </w:r>
    </w:p>
    <w:p w14:paraId="78F04BE4" w14:textId="05FA4290" w:rsidR="00A51B7F" w:rsidRDefault="00204B10" w:rsidP="00777473">
      <w:pPr>
        <w:pStyle w:val="Prrafodelista"/>
        <w:numPr>
          <w:ilvl w:val="0"/>
          <w:numId w:val="56"/>
        </w:numPr>
      </w:pPr>
      <w:r>
        <w:t>Usuario administrador del sistema</w:t>
      </w:r>
      <w:r w:rsidR="00374F29">
        <w:t>.</w:t>
      </w:r>
    </w:p>
    <w:p w14:paraId="4883CF9C" w14:textId="5E2C435A" w:rsidR="00204B10" w:rsidRDefault="004D036F" w:rsidP="00777473">
      <w:pPr>
        <w:pStyle w:val="Prrafodelista"/>
        <w:numPr>
          <w:ilvl w:val="0"/>
          <w:numId w:val="56"/>
        </w:numPr>
      </w:pPr>
      <w:r>
        <w:t>Administradores de los sistemas actuales con los que se integra el nuevo sistema</w:t>
      </w:r>
      <w:r w:rsidR="00374F29">
        <w:t>.</w:t>
      </w:r>
    </w:p>
    <w:p w14:paraId="4B3E98A3" w14:textId="3EEAAAE4" w:rsidR="004D036F" w:rsidRDefault="00CF7A67" w:rsidP="00777473">
      <w:pPr>
        <w:pStyle w:val="Prrafodelista"/>
        <w:numPr>
          <w:ilvl w:val="0"/>
          <w:numId w:val="56"/>
        </w:numPr>
      </w:pPr>
      <w:r>
        <w:t>Centro de atención al usuario</w:t>
      </w:r>
      <w:r w:rsidR="00374F29">
        <w:t>.</w:t>
      </w:r>
    </w:p>
    <w:p w14:paraId="72D9137C" w14:textId="768431ED" w:rsidR="00CF7A67" w:rsidRDefault="00B34DE8" w:rsidP="00777473">
      <w:pPr>
        <w:pStyle w:val="Prrafodelista"/>
        <w:numPr>
          <w:ilvl w:val="0"/>
          <w:numId w:val="56"/>
        </w:numPr>
      </w:pPr>
      <w:r>
        <w:lastRenderedPageBreak/>
        <w:t>Soporte informático del Sistema Central</w:t>
      </w:r>
      <w:r w:rsidR="00374F29">
        <w:t>.</w:t>
      </w:r>
    </w:p>
    <w:p w14:paraId="183CC26F" w14:textId="7AFFA4BF" w:rsidR="00B34DE8" w:rsidRDefault="00C71DB3" w:rsidP="00777473">
      <w:pPr>
        <w:pStyle w:val="Prrafodelista"/>
        <w:numPr>
          <w:ilvl w:val="0"/>
          <w:numId w:val="56"/>
        </w:numPr>
      </w:pPr>
      <w:r>
        <w:t xml:space="preserve">Responsable de </w:t>
      </w:r>
      <w:r w:rsidR="00EA4F23">
        <w:t>gestión y manejo de datos</w:t>
      </w:r>
      <w:r w:rsidR="00374F29">
        <w:t>.</w:t>
      </w:r>
    </w:p>
    <w:p w14:paraId="4FDEBEB3" w14:textId="66C05624" w:rsidR="00EA4F23" w:rsidRDefault="00EA4F23" w:rsidP="00777473">
      <w:pPr>
        <w:pStyle w:val="Prrafodelista"/>
        <w:numPr>
          <w:ilvl w:val="0"/>
          <w:numId w:val="56"/>
        </w:numPr>
      </w:pPr>
      <w:r>
        <w:t>Jefe de proyecto</w:t>
      </w:r>
      <w:r w:rsidR="00374F29">
        <w:t>.</w:t>
      </w:r>
    </w:p>
    <w:p w14:paraId="6444EBAA" w14:textId="587AF4B4" w:rsidR="00EA4F23" w:rsidRDefault="00EA4F23" w:rsidP="00777473">
      <w:pPr>
        <w:pStyle w:val="Prrafodelista"/>
        <w:numPr>
          <w:ilvl w:val="0"/>
          <w:numId w:val="56"/>
        </w:numPr>
      </w:pPr>
      <w:r>
        <w:t>Consultor tecnológico</w:t>
      </w:r>
      <w:r w:rsidR="00374F29">
        <w:t>.</w:t>
      </w:r>
    </w:p>
    <w:p w14:paraId="0A0F454C" w14:textId="37806399" w:rsidR="00EA4F23" w:rsidRDefault="000E131E" w:rsidP="00777473">
      <w:pPr>
        <w:pStyle w:val="Prrafodelista"/>
        <w:numPr>
          <w:ilvl w:val="0"/>
          <w:numId w:val="56"/>
        </w:numPr>
      </w:pPr>
      <w:r>
        <w:t>Arquitecto de software</w:t>
      </w:r>
      <w:r w:rsidR="00374F29">
        <w:t>.</w:t>
      </w:r>
    </w:p>
    <w:p w14:paraId="544E4026" w14:textId="35CE160A" w:rsidR="000E131E" w:rsidRDefault="000E131E" w:rsidP="00777473">
      <w:pPr>
        <w:pStyle w:val="Prrafodelista"/>
        <w:numPr>
          <w:ilvl w:val="0"/>
          <w:numId w:val="56"/>
        </w:numPr>
      </w:pPr>
      <w:r>
        <w:t>Analista de sistemas</w:t>
      </w:r>
      <w:r w:rsidR="00374F29">
        <w:t>.</w:t>
      </w:r>
    </w:p>
    <w:p w14:paraId="5AC33A9E" w14:textId="033ECEBA" w:rsidR="000E131E" w:rsidRDefault="000E131E" w:rsidP="00777473">
      <w:pPr>
        <w:pStyle w:val="Prrafodelista"/>
        <w:numPr>
          <w:ilvl w:val="0"/>
          <w:numId w:val="56"/>
        </w:numPr>
      </w:pPr>
      <w:r>
        <w:t>Desarrollador software senior</w:t>
      </w:r>
      <w:r w:rsidR="00374F29">
        <w:t>.</w:t>
      </w:r>
    </w:p>
    <w:p w14:paraId="4F0A267C" w14:textId="28692922" w:rsidR="00AC2548" w:rsidRDefault="00AC2548" w:rsidP="00777473">
      <w:pPr>
        <w:pStyle w:val="Prrafodelista"/>
        <w:numPr>
          <w:ilvl w:val="0"/>
          <w:numId w:val="56"/>
        </w:numPr>
      </w:pPr>
      <w:r>
        <w:t>Desarrollador software junior</w:t>
      </w:r>
      <w:r w:rsidR="00374F29">
        <w:t>.</w:t>
      </w:r>
    </w:p>
    <w:p w14:paraId="3F9C66DA" w14:textId="215D5E73" w:rsidR="00AC2548" w:rsidRDefault="009F1D70" w:rsidP="00777473">
      <w:pPr>
        <w:pStyle w:val="Prrafodelista"/>
        <w:numPr>
          <w:ilvl w:val="0"/>
          <w:numId w:val="56"/>
        </w:numPr>
      </w:pPr>
      <w:r>
        <w:t>Tester</w:t>
      </w:r>
      <w:r w:rsidR="00374F29">
        <w:t>.</w:t>
      </w:r>
    </w:p>
    <w:p w14:paraId="50EC9E99" w14:textId="42B2E3E2" w:rsidR="009F1D70" w:rsidRDefault="009F1D70" w:rsidP="00777473">
      <w:pPr>
        <w:pStyle w:val="Prrafodelista"/>
        <w:numPr>
          <w:ilvl w:val="0"/>
          <w:numId w:val="56"/>
        </w:numPr>
      </w:pPr>
      <w:r>
        <w:t>Responsable y administrador de sistemas</w:t>
      </w:r>
      <w:r w:rsidR="00374F29">
        <w:t>.</w:t>
      </w:r>
    </w:p>
    <w:p w14:paraId="23EC6E6D" w14:textId="18E59EBB" w:rsidR="009F1D70" w:rsidRDefault="009F1D70" w:rsidP="00777473">
      <w:pPr>
        <w:pStyle w:val="Prrafodelista"/>
        <w:numPr>
          <w:ilvl w:val="0"/>
          <w:numId w:val="56"/>
        </w:numPr>
      </w:pPr>
      <w:r>
        <w:t xml:space="preserve">Principado de </w:t>
      </w:r>
      <w:r w:rsidR="00D340DE">
        <w:t>Asturias</w:t>
      </w:r>
      <w:r w:rsidR="00374F29">
        <w:t>.</w:t>
      </w:r>
    </w:p>
    <w:p w14:paraId="7534740E" w14:textId="38D81012" w:rsidR="00D340DE" w:rsidRDefault="00D340DE" w:rsidP="00777473">
      <w:pPr>
        <w:pStyle w:val="Prrafodelista"/>
        <w:numPr>
          <w:ilvl w:val="0"/>
          <w:numId w:val="56"/>
        </w:numPr>
      </w:pPr>
      <w:r>
        <w:t>Proveedor de</w:t>
      </w:r>
      <w:r w:rsidR="00F62A0B">
        <w:t xml:space="preserve"> certificado digital de seguridad (Fabrica Nacional de La Moneda y timbre)</w:t>
      </w:r>
      <w:r w:rsidR="00374F29">
        <w:t>.</w:t>
      </w:r>
    </w:p>
    <w:p w14:paraId="2D9BB9CF" w14:textId="6D9644CB" w:rsidR="00F62A0B" w:rsidRDefault="00F62A0B" w:rsidP="00777473">
      <w:pPr>
        <w:pStyle w:val="Prrafodelista"/>
        <w:numPr>
          <w:ilvl w:val="0"/>
          <w:numId w:val="56"/>
        </w:numPr>
      </w:pPr>
      <w:r>
        <w:t>Sistemas de teleasistencia de otras comunidades autónomas</w:t>
      </w:r>
      <w:r w:rsidR="00374F29">
        <w:t>.</w:t>
      </w:r>
    </w:p>
    <w:p w14:paraId="1B0BE186" w14:textId="5183F986" w:rsidR="00185D1D" w:rsidRDefault="00751B2C" w:rsidP="002D7065">
      <w:r>
        <w:t>Además de este listado de stakeholders también se han tenido en cuenta una serie de documentos que influencian el análisis del proyecto</w:t>
      </w:r>
      <w:r w:rsidR="002D7065">
        <w:t xml:space="preserve">, en la sección de </w:t>
      </w:r>
      <w:r w:rsidR="00E01BD1">
        <w:t>proyecto</w:t>
      </w:r>
      <w:r w:rsidR="00E36416">
        <w:t xml:space="preserve"> se hace referencia a todos aquellos que influencian a la hora de la realización del proyecto.</w:t>
      </w:r>
    </w:p>
    <w:p w14:paraId="798424B7" w14:textId="6C925C65" w:rsidR="00E36416" w:rsidRDefault="001B2C55" w:rsidP="002D7065">
      <w:r>
        <w:t xml:space="preserve">El uso de </w:t>
      </w:r>
      <w:r w:rsidRPr="00E825F7">
        <w:rPr>
          <w:b/>
          <w:bCs/>
        </w:rPr>
        <w:t>diagramación</w:t>
      </w:r>
      <w:r>
        <w:t xml:space="preserve"> </w:t>
      </w:r>
      <w:r w:rsidR="00547E54">
        <w:t xml:space="preserve">también </w:t>
      </w:r>
      <w:r w:rsidR="004F6E22">
        <w:t>ha sido útil a la hora del análisis del sistema</w:t>
      </w:r>
      <w:r w:rsidR="00F70B3D">
        <w:t xml:space="preserve"> ya que ha permitido tener una visión global del mismo. Mediante el uso de diagramas </w:t>
      </w:r>
      <w:r w:rsidR="00E825F7">
        <w:t>también se ha tenido una visión general de las dependencias entre los distintos módulos</w:t>
      </w:r>
      <w:r w:rsidR="00BE0092">
        <w:t xml:space="preserve">, lo que ha permitido no solo la redacción de los requisitos </w:t>
      </w:r>
      <w:r w:rsidR="00CC640F">
        <w:t xml:space="preserve">de alto </w:t>
      </w:r>
      <w:r w:rsidR="00C51A51">
        <w:t>nivel,</w:t>
      </w:r>
      <w:r w:rsidR="00CC640F">
        <w:t xml:space="preserve"> sino que también ha jugado un papel principal a la hora de la organización y planificación del desarrollo de los módulos.</w:t>
      </w:r>
      <w:r w:rsidR="00BE0092">
        <w:t xml:space="preserve"> </w:t>
      </w:r>
    </w:p>
    <w:p w14:paraId="506DE312" w14:textId="415288AE" w:rsidR="00627693" w:rsidRDefault="00627693" w:rsidP="00FE743B">
      <w:pPr>
        <w:pStyle w:val="Ttulo4"/>
      </w:pPr>
      <w:r>
        <w:t>Diagrama de caso de uso general del sistema</w:t>
      </w:r>
    </w:p>
    <w:p w14:paraId="3F3FCA54" w14:textId="58473CAC" w:rsidR="00FE743B" w:rsidRPr="00FE743B" w:rsidRDefault="00124A47" w:rsidP="00FE743B">
      <w:r w:rsidRPr="00124A47">
        <w:t>El diagrama de casos de uso del sistema de teleasistencia presenta una representación visual de los actores principales y los módulos que compondrán el sistema. Este sistema tiene como objetivo proporcionar una plataforma robusta para ofrecer asistencia remota a pacientes en situaciones de emergencia, facilitando la comunicación y la coordinación entre los diferentes elementos involucrados.</w:t>
      </w:r>
    </w:p>
    <w:p w14:paraId="2852F225" w14:textId="6AB84E96" w:rsidR="00124A47" w:rsidRDefault="00124A47" w:rsidP="00124A47">
      <w:pPr>
        <w:pStyle w:val="Ttulo5"/>
      </w:pPr>
      <w:r>
        <w:t>Actores principales</w:t>
      </w:r>
    </w:p>
    <w:p w14:paraId="4CC3B68B" w14:textId="77777777" w:rsidR="00B05984" w:rsidRDefault="00B05984" w:rsidP="00777473">
      <w:pPr>
        <w:pStyle w:val="Prrafodelista"/>
        <w:numPr>
          <w:ilvl w:val="0"/>
          <w:numId w:val="104"/>
        </w:numPr>
      </w:pPr>
      <w:r w:rsidRPr="00B05984">
        <w:rPr>
          <w:b/>
          <w:bCs/>
        </w:rPr>
        <w:t>Equipo de Seguimiento (ES):</w:t>
      </w:r>
      <w:r>
        <w:t xml:space="preserve"> Representa al personal encargado de monitorear y gestionar las solicitudes de asistencia provenientes de los pacientes.</w:t>
      </w:r>
    </w:p>
    <w:p w14:paraId="0B3ECBF7" w14:textId="77777777" w:rsidR="00B05984" w:rsidRDefault="00B05984" w:rsidP="00777473">
      <w:pPr>
        <w:pStyle w:val="Prrafodelista"/>
        <w:numPr>
          <w:ilvl w:val="0"/>
          <w:numId w:val="104"/>
        </w:numPr>
      </w:pPr>
      <w:r w:rsidRPr="00B05984">
        <w:rPr>
          <w:b/>
          <w:bCs/>
        </w:rPr>
        <w:t>Servicio de Control (SC):</w:t>
      </w:r>
      <w:r>
        <w:t xml:space="preserve"> Actúa como punto central de coordinación, gestionando y asignando recursos según las necesidades reportadas por el equipo de seguimiento.</w:t>
      </w:r>
    </w:p>
    <w:p w14:paraId="03237191" w14:textId="77777777" w:rsidR="00B05984" w:rsidRDefault="00B05984" w:rsidP="00777473">
      <w:pPr>
        <w:pStyle w:val="Prrafodelista"/>
        <w:numPr>
          <w:ilvl w:val="0"/>
          <w:numId w:val="104"/>
        </w:numPr>
      </w:pPr>
      <w:r w:rsidRPr="00B05984">
        <w:rPr>
          <w:b/>
          <w:bCs/>
        </w:rPr>
        <w:t>Personal de Emergencia (PE):</w:t>
      </w:r>
      <w:r>
        <w:t xml:space="preserve"> Son los profesionales médicos o de rescate que se desplazan al lugar donde se requiere asistencia para proporcionar atención directa al paciente.</w:t>
      </w:r>
    </w:p>
    <w:p w14:paraId="01C868F3" w14:textId="77777777" w:rsidR="00B05984" w:rsidRDefault="00B05984" w:rsidP="00777473">
      <w:pPr>
        <w:pStyle w:val="Prrafodelista"/>
        <w:numPr>
          <w:ilvl w:val="0"/>
          <w:numId w:val="104"/>
        </w:numPr>
      </w:pPr>
      <w:r w:rsidRPr="00B05984">
        <w:rPr>
          <w:b/>
          <w:bCs/>
        </w:rPr>
        <w:t>Paciente (P):</w:t>
      </w:r>
      <w:r>
        <w:t xml:space="preserve"> Son los individuos que utilizan el sistema para solicitar ayuda en caso de emergencia o necesidad de asistencia médica.</w:t>
      </w:r>
    </w:p>
    <w:p w14:paraId="7CA3A740" w14:textId="006ED846" w:rsidR="00124A47" w:rsidRPr="00124A47" w:rsidRDefault="00B05984" w:rsidP="00777473">
      <w:pPr>
        <w:pStyle w:val="Prrafodelista"/>
        <w:numPr>
          <w:ilvl w:val="0"/>
          <w:numId w:val="104"/>
        </w:numPr>
      </w:pPr>
      <w:r w:rsidRPr="00B05984">
        <w:rPr>
          <w:b/>
          <w:bCs/>
        </w:rPr>
        <w:t>Vehículo (V)</w:t>
      </w:r>
      <w:r>
        <w:t xml:space="preserve"> y </w:t>
      </w:r>
      <w:r w:rsidRPr="00B05984">
        <w:rPr>
          <w:b/>
          <w:bCs/>
        </w:rPr>
        <w:t>Conductor (C):</w:t>
      </w:r>
      <w:r>
        <w:t xml:space="preserve"> Representan los medios de transporte y los conductores asignados para trasladar al personal de emergencia hasta el lugar donde se necesita la atención médica.</w:t>
      </w:r>
    </w:p>
    <w:p w14:paraId="1435A5DD" w14:textId="661B45AF" w:rsidR="000172E4" w:rsidRPr="00124A47" w:rsidRDefault="001D12B4" w:rsidP="001D12B4">
      <w:pPr>
        <w:pStyle w:val="Ttulo5"/>
      </w:pPr>
      <w:r w:rsidRPr="001D12B4">
        <w:lastRenderedPageBreak/>
        <w:t>Módulos del Sistema</w:t>
      </w:r>
    </w:p>
    <w:p w14:paraId="0CAC7299" w14:textId="77777777" w:rsidR="00103E3D" w:rsidRDefault="00103E3D" w:rsidP="00777473">
      <w:pPr>
        <w:pStyle w:val="Prrafodelista"/>
        <w:numPr>
          <w:ilvl w:val="0"/>
          <w:numId w:val="105"/>
        </w:numPr>
      </w:pPr>
      <w:r w:rsidRPr="005930AC">
        <w:rPr>
          <w:b/>
        </w:rPr>
        <w:t>App Móvil (Android e iOS):</w:t>
      </w:r>
      <w:r>
        <w:t xml:space="preserve"> Aplicaciones móviles diseñadas para que los pacientes puedan enviar solicitudes de asistencia y comunicarse con el equipo de seguimiento de manera rápida y sencilla.</w:t>
      </w:r>
    </w:p>
    <w:p w14:paraId="4EB51E77" w14:textId="77777777" w:rsidR="00103E3D" w:rsidRDefault="00103E3D" w:rsidP="00777473">
      <w:pPr>
        <w:pStyle w:val="Prrafodelista"/>
        <w:numPr>
          <w:ilvl w:val="0"/>
          <w:numId w:val="105"/>
        </w:numPr>
      </w:pPr>
      <w:r w:rsidRPr="005930AC">
        <w:rPr>
          <w:b/>
        </w:rPr>
        <w:t>Gestión de Usuarios (GU):</w:t>
      </w:r>
      <w:r>
        <w:t xml:space="preserve"> Módulo encargado de administrar los perfiles de usuario, incluyendo el registro, la autenticación y la gestión de permisos.</w:t>
      </w:r>
    </w:p>
    <w:p w14:paraId="155E8EA1" w14:textId="77777777" w:rsidR="00103E3D" w:rsidRDefault="00103E3D" w:rsidP="00777473">
      <w:pPr>
        <w:pStyle w:val="Prrafodelista"/>
        <w:numPr>
          <w:ilvl w:val="0"/>
          <w:numId w:val="105"/>
        </w:numPr>
      </w:pPr>
      <w:r w:rsidRPr="005930AC">
        <w:rPr>
          <w:b/>
        </w:rPr>
        <w:t>Sistema de Mensajería (Chat):</w:t>
      </w:r>
      <w:r>
        <w:t xml:space="preserve"> Permite la comunicación instantánea entre el equipo de seguimiento y los pacientes a través de mensajes de texto.</w:t>
      </w:r>
    </w:p>
    <w:p w14:paraId="67927055" w14:textId="77777777" w:rsidR="00103E3D" w:rsidRDefault="00103E3D" w:rsidP="00777473">
      <w:pPr>
        <w:pStyle w:val="Prrafodelista"/>
        <w:numPr>
          <w:ilvl w:val="0"/>
          <w:numId w:val="105"/>
        </w:numPr>
      </w:pPr>
      <w:r w:rsidRPr="005930AC">
        <w:rPr>
          <w:b/>
        </w:rPr>
        <w:t>Sistema de Geoposicionamiento (Geo):</w:t>
      </w:r>
      <w:r>
        <w:t xml:space="preserve"> Proporciona información en tiempo real sobre la ubicación del paciente y los recursos disponibles, facilitando la asignación eficiente de los servicios de emergencia.</w:t>
      </w:r>
    </w:p>
    <w:p w14:paraId="77EC4F68" w14:textId="77777777" w:rsidR="00103E3D" w:rsidRDefault="00103E3D" w:rsidP="00777473">
      <w:pPr>
        <w:pStyle w:val="Prrafodelista"/>
        <w:numPr>
          <w:ilvl w:val="0"/>
          <w:numId w:val="105"/>
        </w:numPr>
      </w:pPr>
      <w:r w:rsidRPr="005930AC">
        <w:rPr>
          <w:b/>
        </w:rPr>
        <w:t>Integración con Sistemas Centrales (ISC):</w:t>
      </w:r>
      <w:r>
        <w:t xml:space="preserve"> Permite la conexión con sistemas externos, como bases de datos de pacientes o registros médicos, para acceder a información relevante durante el proceso de asistencia.</w:t>
      </w:r>
    </w:p>
    <w:p w14:paraId="3FAF4384" w14:textId="77777777" w:rsidR="00103E3D" w:rsidRDefault="00103E3D" w:rsidP="00777473">
      <w:pPr>
        <w:pStyle w:val="Prrafodelista"/>
        <w:numPr>
          <w:ilvl w:val="0"/>
          <w:numId w:val="105"/>
        </w:numPr>
      </w:pPr>
      <w:r w:rsidRPr="005930AC">
        <w:rPr>
          <w:b/>
        </w:rPr>
        <w:t>Dashboard de Seguimiento (DS):</w:t>
      </w:r>
      <w:r>
        <w:t xml:space="preserve"> Interfaz de usuario destinada al equipo de seguimiento para visualizar y gestionar las solicitudes de asistencia, así como supervisar el estado de los recursos y las operaciones en curso.</w:t>
      </w:r>
    </w:p>
    <w:p w14:paraId="41BDE6CF" w14:textId="77777777" w:rsidR="00103E3D" w:rsidRDefault="00103E3D" w:rsidP="00777473">
      <w:pPr>
        <w:pStyle w:val="Prrafodelista"/>
        <w:numPr>
          <w:ilvl w:val="0"/>
          <w:numId w:val="105"/>
        </w:numPr>
      </w:pPr>
      <w:r w:rsidRPr="005930AC">
        <w:rPr>
          <w:b/>
        </w:rPr>
        <w:t>Aplicación de Gestión (AG):</w:t>
      </w:r>
      <w:r>
        <w:t xml:space="preserve"> Herramienta destinada al personal de emergencia y al servicio de control para recibir y gestionar las solicitudes de asistencia, así como actualizar el estado de las intervenciones en tiempo real.</w:t>
      </w:r>
    </w:p>
    <w:p w14:paraId="691C7D80" w14:textId="72B6B3AF" w:rsidR="00103E3D" w:rsidRDefault="00103E3D" w:rsidP="00103E3D">
      <w:pPr>
        <w:pStyle w:val="Ttulo6"/>
      </w:pPr>
      <w:r>
        <w:t>Middleware (No incluidos en el proyecto)</w:t>
      </w:r>
    </w:p>
    <w:p w14:paraId="05077EE8" w14:textId="77777777" w:rsidR="00103E3D" w:rsidRDefault="00103E3D" w:rsidP="00777473">
      <w:pPr>
        <w:pStyle w:val="Prrafodelista"/>
        <w:numPr>
          <w:ilvl w:val="0"/>
          <w:numId w:val="106"/>
        </w:numPr>
      </w:pPr>
      <w:r w:rsidRPr="005930AC">
        <w:rPr>
          <w:b/>
        </w:rPr>
        <w:t>Middleware de Mensajería (MM):</w:t>
      </w:r>
      <w:r>
        <w:t xml:space="preserve"> Componente encargado de gestionar la comunicación entre los diferentes módulos del sistema, garantizando la entrega de mensajes de manera eficiente y segura.</w:t>
      </w:r>
    </w:p>
    <w:p w14:paraId="3D618087" w14:textId="0B9C30DF" w:rsidR="001D12B4" w:rsidRPr="001D12B4" w:rsidRDefault="00103E3D" w:rsidP="00777473">
      <w:pPr>
        <w:pStyle w:val="Prrafodelista"/>
        <w:numPr>
          <w:ilvl w:val="0"/>
          <w:numId w:val="106"/>
        </w:numPr>
      </w:pPr>
      <w:r w:rsidRPr="005930AC">
        <w:rPr>
          <w:b/>
        </w:rPr>
        <w:t>Middleware de Comunicación (MC):</w:t>
      </w:r>
      <w:r>
        <w:t xml:space="preserve"> Proporciona una capa de abstracción para la integración de sistemas externos, facilitando la interoperabilidad y la comunicación entre el sistema de teleasistencia y otros sistemas de salud.</w:t>
      </w:r>
    </w:p>
    <w:p w14:paraId="10832488" w14:textId="3998B3B4" w:rsidR="00080C89" w:rsidRPr="00FE743B" w:rsidRDefault="00080C89" w:rsidP="00645D76">
      <w:pPr>
        <w:pStyle w:val="CitadeFiguras"/>
      </w:pPr>
      <w:bookmarkStart w:id="510" w:name="_Toc165126518"/>
      <w:bookmarkStart w:id="511" w:name="_Ref163417588"/>
      <w:bookmarkStart w:id="512" w:name="_Toc1701088953"/>
      <w:bookmarkStart w:id="513" w:name="_Toc164120898"/>
      <w:r>
        <w:rPr>
          <w:noProof/>
        </w:rPr>
        <w:lastRenderedPageBreak/>
        <w:drawing>
          <wp:anchor distT="0" distB="0" distL="114300" distR="114300" simplePos="0" relativeHeight="251658251" behindDoc="0" locked="0" layoutInCell="1" allowOverlap="1" wp14:anchorId="48A5EDF3" wp14:editId="576DC3F6">
            <wp:simplePos x="0" y="0"/>
            <wp:positionH relativeFrom="column">
              <wp:posOffset>1095375</wp:posOffset>
            </wp:positionH>
            <wp:positionV relativeFrom="paragraph">
              <wp:posOffset>0</wp:posOffset>
            </wp:positionV>
            <wp:extent cx="3625850" cy="5903595"/>
            <wp:effectExtent l="0" t="0" r="0" b="1905"/>
            <wp:wrapTopAndBottom/>
            <wp:docPr id="2008966275" name="Imagen 1" descr="Diagra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966275" name="Imagen 1" descr="Diagrama"/>
                    <pic:cNvPicPr>
                      <a:picLocks noChangeAspect="1" noChangeArrowheads="1"/>
                    </pic:cNvPicPr>
                  </pic:nvPicPr>
                  <pic:blipFill>
                    <a:blip r:embed="rId47">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3625850" cy="5903595"/>
                    </a:xfrm>
                    <a:prstGeom prst="rect">
                      <a:avLst/>
                    </a:prstGeom>
                    <a:noFill/>
                    <a:ln>
                      <a:noFill/>
                    </a:ln>
                  </pic:spPr>
                </pic:pic>
              </a:graphicData>
            </a:graphic>
          </wp:anchor>
        </w:drawing>
      </w:r>
      <w:r w:rsidR="0072788E">
        <w:t xml:space="preserve">Diagrama de caso de uso general del </w:t>
      </w:r>
      <w:r w:rsidR="00926AC2">
        <w:t>sistema de teleasistencia</w:t>
      </w:r>
      <w:bookmarkEnd w:id="510"/>
    </w:p>
    <w:p w14:paraId="013DA0F0" w14:textId="74B2E5F2" w:rsidR="005576CC" w:rsidRPr="005576CC" w:rsidRDefault="2E43102B" w:rsidP="00C920C4">
      <w:pPr>
        <w:pStyle w:val="Ttulo3"/>
      </w:pPr>
      <w:bookmarkStart w:id="514" w:name="_Toc165126211"/>
      <w:r>
        <w:lastRenderedPageBreak/>
        <w:t>Diseño</w:t>
      </w:r>
      <w:r w:rsidR="2A894C08">
        <w:t xml:space="preserve"> del sistema</w:t>
      </w:r>
      <w:bookmarkEnd w:id="511"/>
      <w:bookmarkEnd w:id="512"/>
      <w:bookmarkEnd w:id="513"/>
      <w:bookmarkEnd w:id="514"/>
    </w:p>
    <w:p w14:paraId="242784F9" w14:textId="3845B0BA" w:rsidR="005C5930" w:rsidRDefault="005C5930" w:rsidP="00EB0794">
      <w:pPr>
        <w:pStyle w:val="NormalWeb"/>
        <w:jc w:val="center"/>
      </w:pPr>
      <w:r>
        <w:rPr>
          <w:noProof/>
        </w:rPr>
        <w:drawing>
          <wp:inline distT="0" distB="0" distL="0" distR="0" wp14:anchorId="25B8231B" wp14:editId="0D94C72D">
            <wp:extent cx="5400040" cy="5737860"/>
            <wp:effectExtent l="0" t="0" r="0" b="0"/>
            <wp:docPr id="205569100"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69100" name="Imagen 1" descr="Diagrama&#10;&#10;Descripción generada automáticamente"/>
                    <pic:cNvPicPr>
                      <a:picLocks noChangeAspect="1" noChangeArrowheads="1"/>
                    </pic:cNvPicPr>
                  </pic:nvPicPr>
                  <pic:blipFill>
                    <a:blip r:embed="rId4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400040" cy="5737860"/>
                    </a:xfrm>
                    <a:prstGeom prst="rect">
                      <a:avLst/>
                    </a:prstGeom>
                    <a:noFill/>
                    <a:ln>
                      <a:noFill/>
                    </a:ln>
                  </pic:spPr>
                </pic:pic>
              </a:graphicData>
            </a:graphic>
          </wp:inline>
        </w:drawing>
      </w:r>
    </w:p>
    <w:p w14:paraId="0D7FBBB3" w14:textId="1F06F906" w:rsidR="001D4E0D" w:rsidRDefault="001D4E0D" w:rsidP="003D7218">
      <w:pPr>
        <w:pStyle w:val="CitadeFiguras"/>
      </w:pPr>
      <w:bookmarkStart w:id="515" w:name="_Toc163919727"/>
      <w:bookmarkStart w:id="516" w:name="_Toc165126519"/>
      <w:r>
        <w:t>Diagrama de componentes</w:t>
      </w:r>
      <w:bookmarkEnd w:id="515"/>
      <w:bookmarkEnd w:id="516"/>
    </w:p>
    <w:p w14:paraId="36DA251D" w14:textId="77777777" w:rsidR="00432537" w:rsidRDefault="00432537">
      <w:pPr>
        <w:jc w:val="left"/>
        <w:rPr>
          <w:rFonts w:asciiTheme="majorHAnsi" w:eastAsiaTheme="majorEastAsia" w:hAnsiTheme="majorHAnsi" w:cstheme="majorBidi"/>
          <w:b/>
          <w:iCs/>
        </w:rPr>
      </w:pPr>
      <w:r>
        <w:br w:type="page"/>
      </w:r>
    </w:p>
    <w:p w14:paraId="6DAEEB0F" w14:textId="77A95977" w:rsidR="00B17943" w:rsidRDefault="006174E4" w:rsidP="002D0427">
      <w:pPr>
        <w:pStyle w:val="Ttulo4"/>
      </w:pPr>
      <w:r>
        <w:lastRenderedPageBreak/>
        <w:t xml:space="preserve">Componentes </w:t>
      </w:r>
      <w:r w:rsidR="002D0427">
        <w:t>del sistema</w:t>
      </w:r>
    </w:p>
    <w:tbl>
      <w:tblPr>
        <w:tblStyle w:val="Tablaconcuadrculaclara"/>
        <w:tblW w:w="0" w:type="auto"/>
        <w:shd w:val="clear" w:color="auto" w:fill="FFFFFF" w:themeFill="background1"/>
        <w:tblLook w:val="04A0" w:firstRow="1" w:lastRow="0" w:firstColumn="1" w:lastColumn="0" w:noHBand="0" w:noVBand="1"/>
      </w:tblPr>
      <w:tblGrid>
        <w:gridCol w:w="4247"/>
        <w:gridCol w:w="4247"/>
      </w:tblGrid>
      <w:tr w:rsidR="006174E4" w14:paraId="0829D688" w14:textId="77777777" w:rsidTr="00D25FD3">
        <w:tc>
          <w:tcPr>
            <w:tcW w:w="4247" w:type="dxa"/>
            <w:shd w:val="clear" w:color="auto" w:fill="AEAAAA" w:themeFill="background2" w:themeFillShade="BF"/>
          </w:tcPr>
          <w:p w14:paraId="5D2ADB43" w14:textId="63B99742" w:rsidR="006174E4" w:rsidRPr="006428B8" w:rsidRDefault="006174E4" w:rsidP="00D25FD3">
            <w:pPr>
              <w:jc w:val="center"/>
              <w:rPr>
                <w:b/>
              </w:rPr>
            </w:pPr>
            <w:r w:rsidRPr="006428B8">
              <w:rPr>
                <w:b/>
              </w:rPr>
              <w:t>Componente</w:t>
            </w:r>
          </w:p>
        </w:tc>
        <w:tc>
          <w:tcPr>
            <w:tcW w:w="4247" w:type="dxa"/>
            <w:shd w:val="clear" w:color="auto" w:fill="AEAAAA" w:themeFill="background2" w:themeFillShade="BF"/>
          </w:tcPr>
          <w:p w14:paraId="502A7726" w14:textId="529FDA00" w:rsidR="006174E4" w:rsidRPr="006428B8" w:rsidRDefault="006174E4" w:rsidP="00D25FD3">
            <w:pPr>
              <w:jc w:val="center"/>
              <w:rPr>
                <w:b/>
              </w:rPr>
            </w:pPr>
            <w:r w:rsidRPr="006428B8">
              <w:rPr>
                <w:b/>
              </w:rPr>
              <w:t>Descripción</w:t>
            </w:r>
          </w:p>
        </w:tc>
      </w:tr>
      <w:tr w:rsidR="006174E4" w14:paraId="549F63E2" w14:textId="77777777" w:rsidTr="00D25FD3">
        <w:tc>
          <w:tcPr>
            <w:tcW w:w="4247" w:type="dxa"/>
            <w:shd w:val="clear" w:color="auto" w:fill="FFFFFF" w:themeFill="background1"/>
            <w:vAlign w:val="center"/>
          </w:tcPr>
          <w:p w14:paraId="70E65D80" w14:textId="1C0502EA" w:rsidR="006174E4" w:rsidRDefault="006174E4" w:rsidP="00D25FD3">
            <w:pPr>
              <w:jc w:val="left"/>
            </w:pPr>
            <w:r>
              <w:t>Aplicación móvil</w:t>
            </w:r>
          </w:p>
        </w:tc>
        <w:tc>
          <w:tcPr>
            <w:tcW w:w="4247" w:type="dxa"/>
            <w:shd w:val="clear" w:color="auto" w:fill="FFFFFF" w:themeFill="background1"/>
            <w:vAlign w:val="center"/>
          </w:tcPr>
          <w:p w14:paraId="509DE678" w14:textId="54BE181B" w:rsidR="006174E4" w:rsidRPr="00432537" w:rsidRDefault="00432537" w:rsidP="00D25FD3">
            <w:pPr>
              <w:rPr>
                <w:sz w:val="20"/>
                <w:szCs w:val="20"/>
              </w:rPr>
            </w:pPr>
            <w:r w:rsidRPr="00432537">
              <w:rPr>
                <w:sz w:val="20"/>
                <w:szCs w:val="20"/>
              </w:rPr>
              <w:t>Punto de comunicación entre el paciente y su unidad de seguimiento</w:t>
            </w:r>
            <w:r w:rsidR="00073991">
              <w:rPr>
                <w:sz w:val="20"/>
                <w:szCs w:val="20"/>
              </w:rPr>
              <w:t>, servirá para el recibimiento de a</w:t>
            </w:r>
            <w:r w:rsidRPr="00432537">
              <w:rPr>
                <w:sz w:val="20"/>
                <w:szCs w:val="20"/>
              </w:rPr>
              <w:t>visos</w:t>
            </w:r>
            <w:r w:rsidR="00073991">
              <w:rPr>
                <w:sz w:val="20"/>
                <w:szCs w:val="20"/>
              </w:rPr>
              <w:t xml:space="preserve"> como</w:t>
            </w:r>
            <w:r w:rsidRPr="00432537">
              <w:rPr>
                <w:sz w:val="20"/>
                <w:szCs w:val="20"/>
              </w:rPr>
              <w:t xml:space="preserve"> recordatorios de citas</w:t>
            </w:r>
            <w:r w:rsidR="00073991">
              <w:rPr>
                <w:sz w:val="20"/>
                <w:szCs w:val="20"/>
              </w:rPr>
              <w:t xml:space="preserve"> mediante</w:t>
            </w:r>
            <w:r w:rsidRPr="00432537">
              <w:rPr>
                <w:sz w:val="20"/>
                <w:szCs w:val="20"/>
              </w:rPr>
              <w:t xml:space="preserve"> notificaciones push, detalles de citas médicas</w:t>
            </w:r>
            <w:r w:rsidR="00073991">
              <w:rPr>
                <w:sz w:val="20"/>
                <w:szCs w:val="20"/>
              </w:rPr>
              <w:t>, etc.</w:t>
            </w:r>
          </w:p>
        </w:tc>
      </w:tr>
      <w:tr w:rsidR="006174E4" w14:paraId="30B6824A" w14:textId="77777777" w:rsidTr="00D25FD3">
        <w:tc>
          <w:tcPr>
            <w:tcW w:w="4247" w:type="dxa"/>
            <w:shd w:val="clear" w:color="auto" w:fill="FFFFFF" w:themeFill="background1"/>
            <w:vAlign w:val="center"/>
          </w:tcPr>
          <w:p w14:paraId="078862A3" w14:textId="00CBD58C" w:rsidR="006174E4" w:rsidRDefault="002C75DB" w:rsidP="00D25FD3">
            <w:pPr>
              <w:jc w:val="left"/>
            </w:pPr>
            <w:r>
              <w:t xml:space="preserve">Sistema de </w:t>
            </w:r>
            <w:r w:rsidR="005D2698">
              <w:t>mensajería</w:t>
            </w:r>
          </w:p>
        </w:tc>
        <w:tc>
          <w:tcPr>
            <w:tcW w:w="4247" w:type="dxa"/>
            <w:shd w:val="clear" w:color="auto" w:fill="FFFFFF" w:themeFill="background1"/>
            <w:vAlign w:val="center"/>
          </w:tcPr>
          <w:p w14:paraId="163CAC9B" w14:textId="56708841" w:rsidR="006174E4" w:rsidRPr="00C83589" w:rsidRDefault="0068396E" w:rsidP="00D25FD3">
            <w:pPr>
              <w:rPr>
                <w:sz w:val="20"/>
                <w:szCs w:val="20"/>
              </w:rPr>
            </w:pPr>
            <w:r w:rsidRPr="00C83589">
              <w:rPr>
                <w:sz w:val="20"/>
                <w:szCs w:val="20"/>
              </w:rPr>
              <w:t>Llevará a cabo la relación médico-paciente,</w:t>
            </w:r>
            <w:r w:rsidR="00C83589" w:rsidRPr="00C83589">
              <w:rPr>
                <w:sz w:val="20"/>
                <w:szCs w:val="20"/>
              </w:rPr>
              <w:t xml:space="preserve"> mediante la comunicación con el gestor de usuarios</w:t>
            </w:r>
            <w:r w:rsidR="009234B3">
              <w:rPr>
                <w:sz w:val="20"/>
                <w:szCs w:val="20"/>
              </w:rPr>
              <w:t>, tiene relación directa con su middleware correspondiente (Mensajería)</w:t>
            </w:r>
          </w:p>
        </w:tc>
      </w:tr>
      <w:tr w:rsidR="002C75DB" w14:paraId="55867251" w14:textId="77777777" w:rsidTr="00D25FD3">
        <w:tc>
          <w:tcPr>
            <w:tcW w:w="4247" w:type="dxa"/>
            <w:shd w:val="clear" w:color="auto" w:fill="FFFFFF" w:themeFill="background1"/>
            <w:vAlign w:val="center"/>
          </w:tcPr>
          <w:p w14:paraId="19766C43" w14:textId="4B3686F3" w:rsidR="002C75DB" w:rsidRDefault="002C75DB" w:rsidP="00D25FD3">
            <w:pPr>
              <w:jc w:val="left"/>
            </w:pPr>
            <w:r>
              <w:t>Gestión de usuarios</w:t>
            </w:r>
          </w:p>
        </w:tc>
        <w:tc>
          <w:tcPr>
            <w:tcW w:w="4247" w:type="dxa"/>
            <w:shd w:val="clear" w:color="auto" w:fill="FFFFFF" w:themeFill="background1"/>
            <w:vAlign w:val="center"/>
          </w:tcPr>
          <w:p w14:paraId="1037CC3F" w14:textId="08A8F5FE" w:rsidR="002C75DB" w:rsidRDefault="00AA5765" w:rsidP="00D25FD3">
            <w:pPr>
              <w:rPr>
                <w:sz w:val="20"/>
                <w:szCs w:val="20"/>
              </w:rPr>
            </w:pPr>
            <w:r>
              <w:rPr>
                <w:sz w:val="20"/>
                <w:szCs w:val="20"/>
              </w:rPr>
              <w:t>Visualización general por los equipos de seguimiento donde se almacenará toda la información relativa a los usuarios (pacientes), como su historial clínico, citas, resultados de pruebas, etc.</w:t>
            </w:r>
          </w:p>
          <w:p w14:paraId="6F240FFE" w14:textId="347E58AA" w:rsidR="00AA5765" w:rsidRPr="00C83589" w:rsidRDefault="00AA5765" w:rsidP="00D25FD3">
            <w:pPr>
              <w:rPr>
                <w:sz w:val="20"/>
                <w:szCs w:val="20"/>
              </w:rPr>
            </w:pPr>
            <w:r>
              <w:rPr>
                <w:sz w:val="20"/>
                <w:szCs w:val="20"/>
              </w:rPr>
              <w:t>Lleva a cabo la gestión de avisos y mensajería.</w:t>
            </w:r>
          </w:p>
        </w:tc>
      </w:tr>
      <w:tr w:rsidR="002C75DB" w14:paraId="665ACAA2" w14:textId="77777777" w:rsidTr="00D25FD3">
        <w:tc>
          <w:tcPr>
            <w:tcW w:w="4247" w:type="dxa"/>
            <w:shd w:val="clear" w:color="auto" w:fill="FFFFFF" w:themeFill="background1"/>
            <w:vAlign w:val="center"/>
          </w:tcPr>
          <w:p w14:paraId="520A3588" w14:textId="46DA4F39" w:rsidR="002C75DB" w:rsidRDefault="000D73D7" w:rsidP="00D25FD3">
            <w:pPr>
              <w:jc w:val="left"/>
            </w:pPr>
            <w:r>
              <w:t>Integración con sistemas existentes</w:t>
            </w:r>
          </w:p>
        </w:tc>
        <w:tc>
          <w:tcPr>
            <w:tcW w:w="4247" w:type="dxa"/>
            <w:shd w:val="clear" w:color="auto" w:fill="FFFFFF" w:themeFill="background1"/>
            <w:vAlign w:val="center"/>
          </w:tcPr>
          <w:p w14:paraId="6CB4923B" w14:textId="49D27681" w:rsidR="002C75DB" w:rsidRPr="00C83589" w:rsidRDefault="00234065" w:rsidP="00D25FD3">
            <w:pPr>
              <w:rPr>
                <w:sz w:val="20"/>
                <w:szCs w:val="20"/>
              </w:rPr>
            </w:pPr>
            <w:r>
              <w:rPr>
                <w:sz w:val="20"/>
                <w:szCs w:val="20"/>
              </w:rPr>
              <w:t>Proporcionará conectividad bidireccional con los sistemas actuales de información del Contratante, como puede ser el HIS.</w:t>
            </w:r>
          </w:p>
        </w:tc>
      </w:tr>
      <w:tr w:rsidR="000D73D7" w14:paraId="4420E1CA" w14:textId="77777777" w:rsidTr="00D25FD3">
        <w:tc>
          <w:tcPr>
            <w:tcW w:w="4247" w:type="dxa"/>
            <w:shd w:val="clear" w:color="auto" w:fill="FFFFFF" w:themeFill="background1"/>
            <w:vAlign w:val="center"/>
          </w:tcPr>
          <w:p w14:paraId="48BC7633" w14:textId="453AEEE9" w:rsidR="000D73D7" w:rsidRDefault="000D73D7" w:rsidP="00D25FD3">
            <w:pPr>
              <w:jc w:val="left"/>
            </w:pPr>
            <w:r>
              <w:t>Dashboard</w:t>
            </w:r>
          </w:p>
        </w:tc>
        <w:tc>
          <w:tcPr>
            <w:tcW w:w="4247" w:type="dxa"/>
            <w:shd w:val="clear" w:color="auto" w:fill="FFFFFF" w:themeFill="background1"/>
            <w:vAlign w:val="center"/>
          </w:tcPr>
          <w:p w14:paraId="010F5447" w14:textId="415B53AB" w:rsidR="000D73D7" w:rsidRPr="00C83589" w:rsidRDefault="00CE2823" w:rsidP="00D25FD3">
            <w:pPr>
              <w:rPr>
                <w:sz w:val="20"/>
                <w:szCs w:val="20"/>
              </w:rPr>
            </w:pPr>
            <w:r>
              <w:rPr>
                <w:sz w:val="20"/>
                <w:szCs w:val="20"/>
              </w:rPr>
              <w:t xml:space="preserve">Sistema de supervisión y vigilancia en la sala de control, donde </w:t>
            </w:r>
            <w:r w:rsidR="00841A48">
              <w:rPr>
                <w:sz w:val="20"/>
                <w:szCs w:val="20"/>
              </w:rPr>
              <w:t>se podrán consultar los usuarios en línea, alertas o el geoposicionamiento de los vehículos.</w:t>
            </w:r>
          </w:p>
        </w:tc>
      </w:tr>
      <w:tr w:rsidR="000D73D7" w14:paraId="05650BDF" w14:textId="77777777" w:rsidTr="00D25FD3">
        <w:tc>
          <w:tcPr>
            <w:tcW w:w="4247" w:type="dxa"/>
            <w:shd w:val="clear" w:color="auto" w:fill="FFFFFF" w:themeFill="background1"/>
            <w:vAlign w:val="center"/>
          </w:tcPr>
          <w:p w14:paraId="1CFE8F50" w14:textId="69C0C00F" w:rsidR="000D73D7" w:rsidRDefault="00841A48" w:rsidP="00D25FD3">
            <w:pPr>
              <w:jc w:val="left"/>
            </w:pPr>
            <w:r>
              <w:t>Vehículos de transporte</w:t>
            </w:r>
          </w:p>
        </w:tc>
        <w:tc>
          <w:tcPr>
            <w:tcW w:w="4247" w:type="dxa"/>
            <w:shd w:val="clear" w:color="auto" w:fill="FFFFFF" w:themeFill="background1"/>
            <w:vAlign w:val="center"/>
          </w:tcPr>
          <w:p w14:paraId="6CCCBC69" w14:textId="0FA70CFE" w:rsidR="000D73D7" w:rsidRPr="00C83589" w:rsidRDefault="009234B3" w:rsidP="00D25FD3">
            <w:pPr>
              <w:rPr>
                <w:sz w:val="20"/>
                <w:szCs w:val="20"/>
              </w:rPr>
            </w:pPr>
            <w:r>
              <w:rPr>
                <w:sz w:val="20"/>
                <w:szCs w:val="20"/>
              </w:rPr>
              <w:t>Seguimiento en tiempo real de los vehículos de transporte de los pacientes en caso de emergencias, tiene relación directa con su middleware correspondiente (Localización)</w:t>
            </w:r>
          </w:p>
        </w:tc>
      </w:tr>
      <w:tr w:rsidR="000D73D7" w14:paraId="6AACD622" w14:textId="77777777" w:rsidTr="00D25FD3">
        <w:tc>
          <w:tcPr>
            <w:tcW w:w="4247" w:type="dxa"/>
            <w:shd w:val="clear" w:color="auto" w:fill="FFFFFF" w:themeFill="background1"/>
            <w:vAlign w:val="center"/>
          </w:tcPr>
          <w:p w14:paraId="2F1338CF" w14:textId="1B354DBE" w:rsidR="000D73D7" w:rsidRDefault="000D73D7" w:rsidP="00D25FD3">
            <w:pPr>
              <w:jc w:val="left"/>
            </w:pPr>
            <w:r>
              <w:t>Middleware de localización</w:t>
            </w:r>
          </w:p>
        </w:tc>
        <w:tc>
          <w:tcPr>
            <w:tcW w:w="4247" w:type="dxa"/>
            <w:shd w:val="clear" w:color="auto" w:fill="FFFFFF" w:themeFill="background1"/>
            <w:vAlign w:val="center"/>
          </w:tcPr>
          <w:p w14:paraId="0F773159" w14:textId="588F98D5" w:rsidR="000D73D7" w:rsidRPr="00C83589" w:rsidRDefault="009234B3" w:rsidP="00D25FD3">
            <w:pPr>
              <w:rPr>
                <w:sz w:val="20"/>
                <w:szCs w:val="20"/>
              </w:rPr>
            </w:pPr>
            <w:r>
              <w:rPr>
                <w:sz w:val="20"/>
                <w:szCs w:val="20"/>
              </w:rPr>
              <w:t xml:space="preserve">Servirá </w:t>
            </w:r>
            <w:r w:rsidR="00D25FD3">
              <w:rPr>
                <w:sz w:val="20"/>
                <w:szCs w:val="20"/>
              </w:rPr>
              <w:t>de puente con el dashboard, donde visualizar la localización en tiempo real de los vehículos.</w:t>
            </w:r>
          </w:p>
        </w:tc>
      </w:tr>
      <w:tr w:rsidR="000D73D7" w14:paraId="3712B37C" w14:textId="77777777" w:rsidTr="00D25FD3">
        <w:tc>
          <w:tcPr>
            <w:tcW w:w="4247" w:type="dxa"/>
            <w:shd w:val="clear" w:color="auto" w:fill="FFFFFF" w:themeFill="background1"/>
            <w:vAlign w:val="center"/>
          </w:tcPr>
          <w:p w14:paraId="15D0467C" w14:textId="6CD3935D" w:rsidR="000D73D7" w:rsidRDefault="00841A48" w:rsidP="00D25FD3">
            <w:pPr>
              <w:jc w:val="left"/>
            </w:pPr>
            <w:r>
              <w:t xml:space="preserve">Middleware de </w:t>
            </w:r>
            <w:r w:rsidR="005D2698">
              <w:t>mensajería</w:t>
            </w:r>
          </w:p>
        </w:tc>
        <w:tc>
          <w:tcPr>
            <w:tcW w:w="4247" w:type="dxa"/>
            <w:shd w:val="clear" w:color="auto" w:fill="FFFFFF" w:themeFill="background1"/>
            <w:vAlign w:val="center"/>
          </w:tcPr>
          <w:p w14:paraId="722CADC1" w14:textId="11775925" w:rsidR="000D73D7" w:rsidRPr="00C83589" w:rsidRDefault="00D25FD3" w:rsidP="00D25FD3">
            <w:pPr>
              <w:rPr>
                <w:sz w:val="20"/>
                <w:szCs w:val="20"/>
              </w:rPr>
            </w:pPr>
            <w:r>
              <w:rPr>
                <w:sz w:val="20"/>
                <w:szCs w:val="20"/>
              </w:rPr>
              <w:t>Servirá de puente con la gestión de usuarios y el dashboard, donde ver el historial de mensajes médico-paciente.</w:t>
            </w:r>
          </w:p>
        </w:tc>
      </w:tr>
    </w:tbl>
    <w:p w14:paraId="49055471" w14:textId="2C0E49D5" w:rsidR="00C24F2D" w:rsidRPr="00C24F2D" w:rsidRDefault="00432537" w:rsidP="00432537">
      <w:pPr>
        <w:pStyle w:val="CitadeTablas"/>
      </w:pPr>
      <w:bookmarkStart w:id="517" w:name="_Toc165126425"/>
      <w:r>
        <w:t>Componentes del sistema</w:t>
      </w:r>
      <w:bookmarkEnd w:id="517"/>
    </w:p>
    <w:p w14:paraId="4591A5EC" w14:textId="3EF22A4C" w:rsidR="00B17943" w:rsidRDefault="2A894C08" w:rsidP="004E6E1E">
      <w:pPr>
        <w:pStyle w:val="Ttulo3"/>
      </w:pPr>
      <w:bookmarkStart w:id="518" w:name="_Toc365796127"/>
      <w:bookmarkStart w:id="519" w:name="_Toc164120899"/>
      <w:bookmarkStart w:id="520" w:name="_Toc165126212"/>
      <w:r>
        <w:lastRenderedPageBreak/>
        <w:t>Arquitectura del sistema</w:t>
      </w:r>
      <w:bookmarkEnd w:id="518"/>
      <w:bookmarkEnd w:id="519"/>
      <w:bookmarkEnd w:id="520"/>
    </w:p>
    <w:p w14:paraId="1249F520" w14:textId="3AF43492" w:rsidR="006A6640" w:rsidRDefault="006A6640" w:rsidP="00EB0794">
      <w:pPr>
        <w:pStyle w:val="NormalWeb"/>
        <w:jc w:val="center"/>
      </w:pPr>
      <w:r>
        <w:rPr>
          <w:noProof/>
        </w:rPr>
        <w:drawing>
          <wp:inline distT="0" distB="0" distL="0" distR="0" wp14:anchorId="23626F06" wp14:editId="0A5C8C70">
            <wp:extent cx="5153025" cy="3488472"/>
            <wp:effectExtent l="0" t="0" r="0" b="0"/>
            <wp:docPr id="24328824" name="Imagen 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28824" name="Imagen 2" descr="Diagrama&#10;&#10;Descripción generada automáticamente"/>
                    <pic:cNvPicPr>
                      <a:picLocks noChangeAspect="1" noChangeArrowheads="1"/>
                    </pic:cNvPicPr>
                  </pic:nvPicPr>
                  <pic:blipFill>
                    <a:blip r:embed="rId4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154017" cy="3489144"/>
                    </a:xfrm>
                    <a:prstGeom prst="rect">
                      <a:avLst/>
                    </a:prstGeom>
                    <a:noFill/>
                    <a:ln>
                      <a:noFill/>
                    </a:ln>
                  </pic:spPr>
                </pic:pic>
              </a:graphicData>
            </a:graphic>
          </wp:inline>
        </w:drawing>
      </w:r>
    </w:p>
    <w:p w14:paraId="0355F796" w14:textId="0B8FDBB6" w:rsidR="00A312B5" w:rsidRDefault="001D4E0D" w:rsidP="003D7218">
      <w:pPr>
        <w:pStyle w:val="CitadeFiguras"/>
      </w:pPr>
      <w:bookmarkStart w:id="521" w:name="_Toc163919728"/>
      <w:bookmarkStart w:id="522" w:name="_Toc165126520"/>
      <w:r>
        <w:t>Diagrama de</w:t>
      </w:r>
      <w:r w:rsidR="00E17C01">
        <w:t xml:space="preserve"> despliegue</w:t>
      </w:r>
      <w:bookmarkEnd w:id="521"/>
      <w:bookmarkEnd w:id="522"/>
    </w:p>
    <w:p w14:paraId="362EDE9F" w14:textId="7FEF6354" w:rsidR="006A6640" w:rsidRDefault="006A6640" w:rsidP="00EB0794">
      <w:pPr>
        <w:pStyle w:val="NormalWeb"/>
        <w:jc w:val="center"/>
      </w:pPr>
      <w:r>
        <w:rPr>
          <w:noProof/>
        </w:rPr>
        <w:drawing>
          <wp:inline distT="0" distB="0" distL="0" distR="0" wp14:anchorId="5D7D97A1" wp14:editId="3E0DCC96">
            <wp:extent cx="5029200" cy="3227819"/>
            <wp:effectExtent l="0" t="0" r="0" b="0"/>
            <wp:docPr id="798740653" name="Imagen 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740653" name="Imagen 3" descr="Diagrama&#10;&#10;Descripción generada automáticamente"/>
                    <pic:cNvPicPr>
                      <a:picLocks noChangeAspect="1" noChangeArrowheads="1"/>
                    </pic:cNvPicPr>
                  </pic:nvPicPr>
                  <pic:blipFill>
                    <a:blip r:embed="rId50">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033049" cy="3230289"/>
                    </a:xfrm>
                    <a:prstGeom prst="rect">
                      <a:avLst/>
                    </a:prstGeom>
                    <a:noFill/>
                    <a:ln>
                      <a:noFill/>
                    </a:ln>
                  </pic:spPr>
                </pic:pic>
              </a:graphicData>
            </a:graphic>
          </wp:inline>
        </w:drawing>
      </w:r>
    </w:p>
    <w:p w14:paraId="30C20517" w14:textId="41691845" w:rsidR="00A312B5" w:rsidRDefault="00A312B5" w:rsidP="003D7218">
      <w:pPr>
        <w:pStyle w:val="CitadeFiguras"/>
      </w:pPr>
      <w:bookmarkStart w:id="523" w:name="_Toc163919729"/>
      <w:bookmarkStart w:id="524" w:name="_Toc165126521"/>
      <w:r>
        <w:t>Diagrama de paquetes</w:t>
      </w:r>
      <w:bookmarkEnd w:id="523"/>
      <w:bookmarkEnd w:id="524"/>
    </w:p>
    <w:p w14:paraId="22E9185A" w14:textId="77777777" w:rsidR="00DB5328" w:rsidRPr="00DB5328" w:rsidRDefault="00DB5328" w:rsidP="00DB5328"/>
    <w:p w14:paraId="56DEDB4C" w14:textId="084F2B23" w:rsidR="00F22059" w:rsidRDefault="09BA1FA7" w:rsidP="004E6E1E">
      <w:pPr>
        <w:pStyle w:val="Ttulo2"/>
      </w:pPr>
      <w:bookmarkStart w:id="525" w:name="_Estimación_de_tamaño"/>
      <w:bookmarkStart w:id="526" w:name="_Toc163406099"/>
      <w:bookmarkStart w:id="527" w:name="_Toc685573537"/>
      <w:bookmarkStart w:id="528" w:name="_Toc164117956"/>
      <w:bookmarkStart w:id="529" w:name="_Toc164120900"/>
      <w:bookmarkStart w:id="530" w:name="_Ref164712735"/>
      <w:bookmarkStart w:id="531" w:name="_Toc165126213"/>
      <w:bookmarkEnd w:id="525"/>
      <w:r>
        <w:t>Estimación de tamaño y esfuerzos</w:t>
      </w:r>
      <w:bookmarkEnd w:id="526"/>
      <w:bookmarkEnd w:id="527"/>
      <w:bookmarkEnd w:id="528"/>
      <w:bookmarkEnd w:id="529"/>
      <w:bookmarkEnd w:id="530"/>
      <w:bookmarkEnd w:id="531"/>
    </w:p>
    <w:p w14:paraId="040FCDA2" w14:textId="353DC7AF" w:rsidR="002B7805" w:rsidRDefault="7066198A" w:rsidP="004E6E1E">
      <w:pPr>
        <w:pStyle w:val="Ttulo3"/>
      </w:pPr>
      <w:bookmarkStart w:id="532" w:name="_Toc1477755493"/>
      <w:bookmarkStart w:id="533" w:name="_Toc164120901"/>
      <w:bookmarkStart w:id="534" w:name="_Ref165061205"/>
      <w:bookmarkStart w:id="535" w:name="_Toc165126214"/>
      <w:r>
        <w:t>Puntos función</w:t>
      </w:r>
      <w:bookmarkEnd w:id="532"/>
      <w:bookmarkEnd w:id="533"/>
      <w:bookmarkEnd w:id="534"/>
      <w:bookmarkEnd w:id="535"/>
    </w:p>
    <w:p w14:paraId="6DC16230" w14:textId="1974F77E" w:rsidR="008C7614" w:rsidRDefault="008C7614" w:rsidP="008C7614">
      <w:r>
        <w:t>La técnica de medición del tamaño en puntos de función implica asignar una cantidad de "puntos" a un software en función de la complejidad de los datos que maneja y los procesos que realiza sobre ellos.</w:t>
      </w:r>
    </w:p>
    <w:p w14:paraId="7F86F49E" w14:textId="6C7FCF48" w:rsidR="008C7614" w:rsidRDefault="008C7614" w:rsidP="008C7614">
      <w:r>
        <w:t>Para calcular los puntos de función, se completan cinco características de dominios de información en una tabla</w:t>
      </w:r>
      <w:r w:rsidR="00BC5AAC">
        <w:t>, las cuales s</w:t>
      </w:r>
      <w:r>
        <w:t>on:</w:t>
      </w:r>
    </w:p>
    <w:p w14:paraId="368C4625" w14:textId="30C60018" w:rsidR="008C7614" w:rsidRDefault="0019298A" w:rsidP="00FD0007">
      <w:pPr>
        <w:pStyle w:val="Prrafodelista"/>
        <w:numPr>
          <w:ilvl w:val="0"/>
          <w:numId w:val="24"/>
        </w:numPr>
      </w:pPr>
      <w:r>
        <w:rPr>
          <w:b/>
          <w:bCs/>
        </w:rPr>
        <w:t>E</w:t>
      </w:r>
      <w:r w:rsidR="008C7614" w:rsidRPr="004B7AE1">
        <w:rPr>
          <w:b/>
          <w:bCs/>
        </w:rPr>
        <w:t>ntradas:</w:t>
      </w:r>
      <w:r w:rsidR="008C7614">
        <w:t xml:space="preserve"> Contar cada entrada de usuario que proporciona datos distintos orientados a la aplicación. Se distinguen de las peticiones, que se cuentan por separado.</w:t>
      </w:r>
    </w:p>
    <w:p w14:paraId="3E6BDB60" w14:textId="0C3CEE2D" w:rsidR="008C7614" w:rsidRDefault="004B7AE1" w:rsidP="00FD0007">
      <w:pPr>
        <w:pStyle w:val="Prrafodelista"/>
        <w:numPr>
          <w:ilvl w:val="0"/>
          <w:numId w:val="24"/>
        </w:numPr>
      </w:pPr>
      <w:r>
        <w:rPr>
          <w:b/>
          <w:bCs/>
        </w:rPr>
        <w:t>S</w:t>
      </w:r>
      <w:r w:rsidR="008C7614" w:rsidRPr="004B7AE1">
        <w:rPr>
          <w:b/>
          <w:bCs/>
        </w:rPr>
        <w:t>alidas:</w:t>
      </w:r>
      <w:r w:rsidR="008C7614">
        <w:t xml:space="preserve"> Contar cada salida que proporciona información orientada a la aplicación al usuario, como informes, pantallas, mensajes de error, etc. Los elementos de datos dentro de un informe no se cuentan individualmente.</w:t>
      </w:r>
    </w:p>
    <w:p w14:paraId="4ACBB4DC" w14:textId="3ECBB98D" w:rsidR="008C7614" w:rsidRDefault="004B7AE1" w:rsidP="00FD0007">
      <w:pPr>
        <w:pStyle w:val="Prrafodelista"/>
        <w:numPr>
          <w:ilvl w:val="0"/>
          <w:numId w:val="24"/>
        </w:numPr>
      </w:pPr>
      <w:r>
        <w:rPr>
          <w:b/>
          <w:bCs/>
        </w:rPr>
        <w:t>Consulta</w:t>
      </w:r>
      <w:r w:rsidR="008C7614" w:rsidRPr="004B7AE1">
        <w:rPr>
          <w:b/>
          <w:bCs/>
        </w:rPr>
        <w:t>:</w:t>
      </w:r>
      <w:r w:rsidR="008C7614">
        <w:t xml:space="preserve"> Contar cada solicitud interactiva que produce una respuesta inmediata del software en forma de salida interactiva. Se cuentan por separado.</w:t>
      </w:r>
    </w:p>
    <w:p w14:paraId="03E6449A" w14:textId="6AEC3748" w:rsidR="008C7614" w:rsidRDefault="004B7AE1" w:rsidP="00FD0007">
      <w:pPr>
        <w:pStyle w:val="Prrafodelista"/>
        <w:numPr>
          <w:ilvl w:val="0"/>
          <w:numId w:val="24"/>
        </w:numPr>
      </w:pPr>
      <w:r>
        <w:rPr>
          <w:b/>
          <w:bCs/>
        </w:rPr>
        <w:t>Ficheros maestros:</w:t>
      </w:r>
      <w:r w:rsidR="008C7614">
        <w:t xml:space="preserve"> Contar cada archivo maestro lógico, que puede ser una parte de una base de datos grande o un archivo independiente.</w:t>
      </w:r>
    </w:p>
    <w:p w14:paraId="1138A055" w14:textId="5C111F8A" w:rsidR="008C7614" w:rsidRDefault="004B7AE1" w:rsidP="00FD0007">
      <w:pPr>
        <w:pStyle w:val="Prrafodelista"/>
        <w:numPr>
          <w:ilvl w:val="0"/>
          <w:numId w:val="24"/>
        </w:numPr>
      </w:pPr>
      <w:r w:rsidRPr="004B7AE1">
        <w:rPr>
          <w:b/>
          <w:bCs/>
        </w:rPr>
        <w:t>Ficheros de interfaz externa:</w:t>
      </w:r>
      <w:r w:rsidR="008C7614">
        <w:t xml:space="preserve"> Contar todas las interfaces legibles por la máquina (por ejemplo: archivos de datos de cinta o disco) utilizadas para transmitir información a otro sistema.</w:t>
      </w:r>
    </w:p>
    <w:p w14:paraId="446BA88E" w14:textId="77777777" w:rsidR="008C7614" w:rsidRDefault="008C7614" w:rsidP="008C7614">
      <w:r>
        <w:t>Después de recopilar estos datos, se asigna un valor de complejidad. Las organizaciones que emplean puntos de función desarrollan criterios para determinar si una entrada es simple, media o compleja, aunque la evaluación de la complejidad es subjetiva.</w:t>
      </w:r>
    </w:p>
    <w:p w14:paraId="1FC57C28" w14:textId="40176183" w:rsidR="00A801E4" w:rsidRPr="00A801E4" w:rsidRDefault="00BC5AAC" w:rsidP="008C7614">
      <w:pPr>
        <w:rPr>
          <w:rFonts w:eastAsiaTheme="minorEastAsia"/>
        </w:rPr>
      </w:pPr>
      <m:oMathPara>
        <m:oMath>
          <m:r>
            <w:rPr>
              <w:rFonts w:ascii="Cambria Math" w:hAnsi="Cambria Math"/>
            </w:rPr>
            <m:t>CF=</m:t>
          </m:r>
          <m:nary>
            <m:naryPr>
              <m:chr m:val="∑"/>
              <m:limLoc m:val="undOvr"/>
              <m:ctrlPr>
                <w:rPr>
                  <w:rFonts w:ascii="Cambria Math" w:hAnsi="Cambria Math"/>
                  <w:i/>
                </w:rPr>
              </m:ctrlPr>
            </m:naryPr>
            <m:sub>
              <m:r>
                <w:rPr>
                  <w:rFonts w:ascii="Cambria Math" w:hAnsi="Cambria Math"/>
                </w:rPr>
                <m:t>i=1</m:t>
              </m:r>
            </m:sub>
            <m:sup>
              <m:r>
                <w:rPr>
                  <w:rFonts w:ascii="Cambria Math" w:hAnsi="Cambria Math"/>
                </w:rPr>
                <m:t>5</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3</m:t>
                  </m:r>
                </m:sup>
                <m:e>
                  <m:sSub>
                    <m:sSubPr>
                      <m:ctrlPr>
                        <w:rPr>
                          <w:rFonts w:ascii="Cambria Math" w:hAnsi="Cambria Math"/>
                          <w:i/>
                        </w:rPr>
                      </m:ctrlPr>
                    </m:sSubPr>
                    <m:e>
                      <m:r>
                        <w:rPr>
                          <w:rFonts w:ascii="Cambria Math" w:hAnsi="Cambria Math"/>
                        </w:rPr>
                        <m:t>w</m:t>
                      </m:r>
                    </m:e>
                    <m:sub>
                      <m:r>
                        <w:rPr>
                          <w:rFonts w:ascii="Cambria Math" w:hAnsi="Cambria Math"/>
                        </w:rPr>
                        <m:t>ij</m:t>
                      </m:r>
                    </m:sub>
                  </m:sSub>
                  <m:sSub>
                    <m:sSubPr>
                      <m:ctrlPr>
                        <w:rPr>
                          <w:rFonts w:ascii="Cambria Math" w:hAnsi="Cambria Math"/>
                          <w:i/>
                        </w:rPr>
                      </m:ctrlPr>
                    </m:sSubPr>
                    <m:e>
                      <m:r>
                        <w:rPr>
                          <w:rFonts w:ascii="Cambria Math" w:hAnsi="Cambria Math"/>
                        </w:rPr>
                        <m:t>x</m:t>
                      </m:r>
                    </m:e>
                    <m:sub>
                      <m:r>
                        <w:rPr>
                          <w:rFonts w:ascii="Cambria Math" w:hAnsi="Cambria Math"/>
                        </w:rPr>
                        <m:t>ij</m:t>
                      </m:r>
                    </m:sub>
                  </m:sSub>
                </m:e>
              </m:nary>
            </m:e>
          </m:nary>
        </m:oMath>
      </m:oMathPara>
    </w:p>
    <w:p w14:paraId="6DD5D6AA" w14:textId="6B006878" w:rsidR="008C7614" w:rsidRDefault="008C7614" w:rsidP="008C7614">
      <w:r>
        <w:t>El contador de función (CF) se calcula multiplicando el recuento de las cinco funciones básicas por tres niveles de ponderación</w:t>
      </w:r>
      <w:r w:rsidR="00C85B0C">
        <w:t>.</w:t>
      </w:r>
    </w:p>
    <w:p w14:paraId="3C18EE52" w14:textId="54F7C9B5" w:rsidR="003D44D0" w:rsidRDefault="008C7614" w:rsidP="008C7614">
      <w:r>
        <w:t xml:space="preserve">Se aplica una corrección al valor CF considerando las características específicas del proyecto. El coeficiente de corrección se calcula basándose en </w:t>
      </w:r>
      <w:r w:rsidR="00D7709B">
        <w:t>14</w:t>
      </w:r>
      <w:r>
        <w:t xml:space="preserve"> factores de ajuste que se evalúan en una escala de 0 a 5</w:t>
      </w:r>
      <w:r w:rsidR="0059312D">
        <w:t xml:space="preserve">, como se puede ver en la </w:t>
      </w:r>
      <w:r w:rsidR="00245BC7">
        <w:fldChar w:fldCharType="begin"/>
      </w:r>
      <w:r w:rsidR="00245BC7">
        <w:instrText xml:space="preserve"> REF _Ref164716163 \w \h </w:instrText>
      </w:r>
      <w:r w:rsidR="00245BC7">
        <w:fldChar w:fldCharType="separate"/>
      </w:r>
      <w:r w:rsidR="00065591">
        <w:t>TABLA 31.-</w:t>
      </w:r>
      <w:r w:rsidR="00245BC7">
        <w:fldChar w:fldCharType="end"/>
      </w:r>
      <w:r w:rsidR="0059312D">
        <w:t>.</w:t>
      </w:r>
    </w:p>
    <w:tbl>
      <w:tblPr>
        <w:tblStyle w:val="Tablaconcuadrculaclara"/>
        <w:tblW w:w="0" w:type="auto"/>
        <w:tblLook w:val="04A0" w:firstRow="1" w:lastRow="0" w:firstColumn="1" w:lastColumn="0" w:noHBand="0" w:noVBand="1"/>
      </w:tblPr>
      <w:tblGrid>
        <w:gridCol w:w="1415"/>
        <w:gridCol w:w="1415"/>
        <w:gridCol w:w="1416"/>
        <w:gridCol w:w="1416"/>
        <w:gridCol w:w="1416"/>
        <w:gridCol w:w="1416"/>
      </w:tblGrid>
      <w:tr w:rsidR="00B96114" w:rsidRPr="004E131A" w14:paraId="336D40BB" w14:textId="77777777" w:rsidTr="00993842">
        <w:tc>
          <w:tcPr>
            <w:tcW w:w="1415" w:type="dxa"/>
            <w:shd w:val="clear" w:color="auto" w:fill="AEAAAA" w:themeFill="background2" w:themeFillShade="BF"/>
          </w:tcPr>
          <w:p w14:paraId="65CF8D7A" w14:textId="014FBA2B" w:rsidR="00B96114" w:rsidRPr="004E131A" w:rsidRDefault="00B96114" w:rsidP="007A7CED">
            <w:pPr>
              <w:jc w:val="center"/>
              <w:rPr>
                <w:b/>
                <w:bCs/>
              </w:rPr>
            </w:pPr>
            <w:r w:rsidRPr="004E131A">
              <w:rPr>
                <w:b/>
                <w:bCs/>
              </w:rPr>
              <w:t>0</w:t>
            </w:r>
          </w:p>
        </w:tc>
        <w:tc>
          <w:tcPr>
            <w:tcW w:w="1415" w:type="dxa"/>
            <w:shd w:val="clear" w:color="auto" w:fill="AEAAAA" w:themeFill="background2" w:themeFillShade="BF"/>
          </w:tcPr>
          <w:p w14:paraId="66737010" w14:textId="6AA5C1E2" w:rsidR="00B96114" w:rsidRPr="004E131A" w:rsidRDefault="00B96114" w:rsidP="007A7CED">
            <w:pPr>
              <w:jc w:val="center"/>
              <w:rPr>
                <w:b/>
                <w:bCs/>
              </w:rPr>
            </w:pPr>
            <w:r w:rsidRPr="004E131A">
              <w:rPr>
                <w:b/>
                <w:bCs/>
              </w:rPr>
              <w:t>1</w:t>
            </w:r>
          </w:p>
        </w:tc>
        <w:tc>
          <w:tcPr>
            <w:tcW w:w="1416" w:type="dxa"/>
            <w:shd w:val="clear" w:color="auto" w:fill="AEAAAA" w:themeFill="background2" w:themeFillShade="BF"/>
          </w:tcPr>
          <w:p w14:paraId="759F017B" w14:textId="25E9387C" w:rsidR="00B96114" w:rsidRPr="004E131A" w:rsidRDefault="00B96114" w:rsidP="007A7CED">
            <w:pPr>
              <w:jc w:val="center"/>
              <w:rPr>
                <w:b/>
                <w:bCs/>
              </w:rPr>
            </w:pPr>
            <w:r w:rsidRPr="004E131A">
              <w:rPr>
                <w:b/>
                <w:bCs/>
              </w:rPr>
              <w:t>2</w:t>
            </w:r>
          </w:p>
        </w:tc>
        <w:tc>
          <w:tcPr>
            <w:tcW w:w="1416" w:type="dxa"/>
            <w:shd w:val="clear" w:color="auto" w:fill="AEAAAA" w:themeFill="background2" w:themeFillShade="BF"/>
          </w:tcPr>
          <w:p w14:paraId="7008CC8F" w14:textId="7F28A7CA" w:rsidR="00B96114" w:rsidRPr="004E131A" w:rsidRDefault="00B96114" w:rsidP="007A7CED">
            <w:pPr>
              <w:jc w:val="center"/>
              <w:rPr>
                <w:b/>
                <w:bCs/>
              </w:rPr>
            </w:pPr>
            <w:r w:rsidRPr="004E131A">
              <w:rPr>
                <w:b/>
                <w:bCs/>
              </w:rPr>
              <w:t>3</w:t>
            </w:r>
          </w:p>
        </w:tc>
        <w:tc>
          <w:tcPr>
            <w:tcW w:w="1416" w:type="dxa"/>
            <w:shd w:val="clear" w:color="auto" w:fill="AEAAAA" w:themeFill="background2" w:themeFillShade="BF"/>
          </w:tcPr>
          <w:p w14:paraId="1C9C73FA" w14:textId="55B9D9CE" w:rsidR="00B96114" w:rsidRPr="004E131A" w:rsidRDefault="00B96114" w:rsidP="007A7CED">
            <w:pPr>
              <w:jc w:val="center"/>
              <w:rPr>
                <w:b/>
                <w:bCs/>
              </w:rPr>
            </w:pPr>
            <w:r w:rsidRPr="004E131A">
              <w:rPr>
                <w:b/>
                <w:bCs/>
              </w:rPr>
              <w:t>4</w:t>
            </w:r>
          </w:p>
        </w:tc>
        <w:tc>
          <w:tcPr>
            <w:tcW w:w="1416" w:type="dxa"/>
            <w:shd w:val="clear" w:color="auto" w:fill="AEAAAA" w:themeFill="background2" w:themeFillShade="BF"/>
          </w:tcPr>
          <w:p w14:paraId="3919F232" w14:textId="2775F604" w:rsidR="00B96114" w:rsidRPr="004E131A" w:rsidRDefault="00B96114" w:rsidP="007A7CED">
            <w:pPr>
              <w:jc w:val="center"/>
              <w:rPr>
                <w:b/>
                <w:bCs/>
              </w:rPr>
            </w:pPr>
            <w:r w:rsidRPr="004E131A">
              <w:rPr>
                <w:b/>
                <w:bCs/>
              </w:rPr>
              <w:t>5</w:t>
            </w:r>
          </w:p>
        </w:tc>
      </w:tr>
      <w:tr w:rsidR="00B96114" w14:paraId="6E860B8C" w14:textId="77777777" w:rsidTr="004E131A">
        <w:tc>
          <w:tcPr>
            <w:tcW w:w="1415" w:type="dxa"/>
            <w:shd w:val="clear" w:color="auto" w:fill="FFFFFF" w:themeFill="background1"/>
          </w:tcPr>
          <w:p w14:paraId="697978AE" w14:textId="03357F63" w:rsidR="00B96114" w:rsidRDefault="00B96114" w:rsidP="007A7CED">
            <w:pPr>
              <w:jc w:val="center"/>
            </w:pPr>
            <w:r>
              <w:t>Sin influencia</w:t>
            </w:r>
          </w:p>
        </w:tc>
        <w:tc>
          <w:tcPr>
            <w:tcW w:w="1415" w:type="dxa"/>
            <w:shd w:val="clear" w:color="auto" w:fill="FFFFFF" w:themeFill="background1"/>
          </w:tcPr>
          <w:p w14:paraId="7417A80A" w14:textId="50B5B6D8" w:rsidR="00B96114" w:rsidRDefault="00B96114" w:rsidP="007A7CED">
            <w:pPr>
              <w:jc w:val="center"/>
            </w:pPr>
            <w:r>
              <w:t>Incidental</w:t>
            </w:r>
          </w:p>
        </w:tc>
        <w:tc>
          <w:tcPr>
            <w:tcW w:w="1416" w:type="dxa"/>
            <w:shd w:val="clear" w:color="auto" w:fill="FFFFFF" w:themeFill="background1"/>
          </w:tcPr>
          <w:p w14:paraId="4A967900" w14:textId="1A08AA41" w:rsidR="00B96114" w:rsidRDefault="00B96114" w:rsidP="007A7CED">
            <w:pPr>
              <w:jc w:val="center"/>
            </w:pPr>
            <w:r>
              <w:t>Moderado</w:t>
            </w:r>
          </w:p>
        </w:tc>
        <w:tc>
          <w:tcPr>
            <w:tcW w:w="1416" w:type="dxa"/>
            <w:shd w:val="clear" w:color="auto" w:fill="FFFFFF" w:themeFill="background1"/>
          </w:tcPr>
          <w:p w14:paraId="09ACC819" w14:textId="6FB46B74" w:rsidR="00B96114" w:rsidRDefault="00B96114" w:rsidP="007A7CED">
            <w:pPr>
              <w:jc w:val="center"/>
            </w:pPr>
            <w:r>
              <w:t>Medio</w:t>
            </w:r>
          </w:p>
        </w:tc>
        <w:tc>
          <w:tcPr>
            <w:tcW w:w="1416" w:type="dxa"/>
            <w:shd w:val="clear" w:color="auto" w:fill="FFFFFF" w:themeFill="background1"/>
          </w:tcPr>
          <w:p w14:paraId="44852B6B" w14:textId="3AD9C2FC" w:rsidR="00B96114" w:rsidRDefault="007A7CED" w:rsidP="007A7CED">
            <w:pPr>
              <w:jc w:val="center"/>
            </w:pPr>
            <w:r>
              <w:t>Significativo</w:t>
            </w:r>
          </w:p>
        </w:tc>
        <w:tc>
          <w:tcPr>
            <w:tcW w:w="1416" w:type="dxa"/>
            <w:shd w:val="clear" w:color="auto" w:fill="FFFFFF" w:themeFill="background1"/>
          </w:tcPr>
          <w:p w14:paraId="43DF7486" w14:textId="4DCBD13A" w:rsidR="00B96114" w:rsidRDefault="007A7CED" w:rsidP="007A7CED">
            <w:pPr>
              <w:jc w:val="center"/>
            </w:pPr>
            <w:r>
              <w:t>Esencial</w:t>
            </w:r>
          </w:p>
        </w:tc>
      </w:tr>
    </w:tbl>
    <w:p w14:paraId="2886C46D" w14:textId="0A88DE82" w:rsidR="00DD7053" w:rsidRDefault="00C03B2F" w:rsidP="00116CD8">
      <w:pPr>
        <w:pStyle w:val="CitadeTablas"/>
      </w:pPr>
      <w:bookmarkStart w:id="536" w:name="_Toc163919715"/>
      <w:bookmarkStart w:id="537" w:name="_Ref164716163"/>
      <w:bookmarkStart w:id="538" w:name="_Toc165126426"/>
      <w:r>
        <w:t>Escala de valores de los factores de ajust</w:t>
      </w:r>
      <w:bookmarkStart w:id="539" w:name="Escala_Valores_Ajuste"/>
      <w:bookmarkEnd w:id="539"/>
      <w:r>
        <w:t>e</w:t>
      </w:r>
      <w:bookmarkEnd w:id="536"/>
      <w:bookmarkEnd w:id="537"/>
      <w:bookmarkEnd w:id="538"/>
    </w:p>
    <w:p w14:paraId="6755BBDF" w14:textId="6602201F" w:rsidR="00D7709B" w:rsidRDefault="00D7709B" w:rsidP="00D7709B">
      <w:r>
        <w:t>Los 14 factores son:</w:t>
      </w:r>
    </w:p>
    <w:p w14:paraId="5B9A91A5" w14:textId="77777777" w:rsidR="005B5168" w:rsidRDefault="005B5168" w:rsidP="00FD0007">
      <w:pPr>
        <w:pStyle w:val="Prrafodelista"/>
        <w:numPr>
          <w:ilvl w:val="0"/>
          <w:numId w:val="25"/>
        </w:numPr>
      </w:pPr>
      <w:r>
        <w:t>¿Requiere el sistema copias de seguridad y de recuperación fiables?</w:t>
      </w:r>
    </w:p>
    <w:p w14:paraId="53D25F33" w14:textId="77777777" w:rsidR="005B5168" w:rsidRDefault="005B5168" w:rsidP="00FD0007">
      <w:pPr>
        <w:pStyle w:val="Prrafodelista"/>
        <w:numPr>
          <w:ilvl w:val="0"/>
          <w:numId w:val="25"/>
        </w:numPr>
      </w:pPr>
      <w:r>
        <w:t>¿Se requiere comunicación de datos?</w:t>
      </w:r>
    </w:p>
    <w:p w14:paraId="489B15D2" w14:textId="77777777" w:rsidR="005B5168" w:rsidRDefault="005B5168" w:rsidP="00FD0007">
      <w:pPr>
        <w:pStyle w:val="Prrafodelista"/>
        <w:numPr>
          <w:ilvl w:val="0"/>
          <w:numId w:val="25"/>
        </w:numPr>
      </w:pPr>
      <w:r>
        <w:lastRenderedPageBreak/>
        <w:t>¿Existen funciones de procesamiento distribuido?</w:t>
      </w:r>
    </w:p>
    <w:p w14:paraId="00A10185" w14:textId="77777777" w:rsidR="005B5168" w:rsidRDefault="005B5168" w:rsidP="00FD0007">
      <w:pPr>
        <w:pStyle w:val="Prrafodelista"/>
        <w:numPr>
          <w:ilvl w:val="0"/>
          <w:numId w:val="25"/>
        </w:numPr>
      </w:pPr>
      <w:r>
        <w:t>¿Es crítico el rendimiento?</w:t>
      </w:r>
    </w:p>
    <w:p w14:paraId="3BC3F1D5" w14:textId="77777777" w:rsidR="005B5168" w:rsidRDefault="005B5168" w:rsidP="00FD0007">
      <w:pPr>
        <w:pStyle w:val="Prrafodelista"/>
        <w:numPr>
          <w:ilvl w:val="0"/>
          <w:numId w:val="25"/>
        </w:numPr>
      </w:pPr>
      <w:r>
        <w:t>¿Se ejecutaría el sistema en un entorno operativo existente y fuertemente utilizado?</w:t>
      </w:r>
    </w:p>
    <w:p w14:paraId="672139CA" w14:textId="77777777" w:rsidR="005B5168" w:rsidRDefault="005B5168" w:rsidP="00FD0007">
      <w:pPr>
        <w:pStyle w:val="Prrafodelista"/>
        <w:numPr>
          <w:ilvl w:val="0"/>
          <w:numId w:val="25"/>
        </w:numPr>
      </w:pPr>
      <w:r>
        <w:t>¿Requiere el sistema entrada de datos interactiva?</w:t>
      </w:r>
    </w:p>
    <w:p w14:paraId="00B2F5A5" w14:textId="77777777" w:rsidR="005B5168" w:rsidRDefault="005B5168" w:rsidP="00FD0007">
      <w:pPr>
        <w:pStyle w:val="Prrafodelista"/>
        <w:numPr>
          <w:ilvl w:val="0"/>
          <w:numId w:val="25"/>
        </w:numPr>
      </w:pPr>
      <w:r>
        <w:t>¿Requiere la entrada de datos interactiva que las transacciones de entrada se lleven a cabo sobre múltiples pantallas u operaciones?</w:t>
      </w:r>
    </w:p>
    <w:p w14:paraId="6C8666B2" w14:textId="77777777" w:rsidR="005B5168" w:rsidRDefault="005B5168" w:rsidP="00FD0007">
      <w:pPr>
        <w:pStyle w:val="Prrafodelista"/>
        <w:numPr>
          <w:ilvl w:val="0"/>
          <w:numId w:val="25"/>
        </w:numPr>
      </w:pPr>
      <w:r>
        <w:t>¿Se actualizan los archivos maestros de forma interactiva?</w:t>
      </w:r>
    </w:p>
    <w:p w14:paraId="7B1EBDDD" w14:textId="77777777" w:rsidR="005B5168" w:rsidRDefault="005B5168" w:rsidP="00FD0007">
      <w:pPr>
        <w:pStyle w:val="Prrafodelista"/>
        <w:numPr>
          <w:ilvl w:val="0"/>
          <w:numId w:val="25"/>
        </w:numPr>
      </w:pPr>
      <w:r>
        <w:t>¿Son complejas las entradas, las salidas, los archivos o las peticiones?</w:t>
      </w:r>
    </w:p>
    <w:p w14:paraId="6566AEC2" w14:textId="77777777" w:rsidR="005B5168" w:rsidRDefault="005B5168" w:rsidP="00FD0007">
      <w:pPr>
        <w:pStyle w:val="Prrafodelista"/>
        <w:numPr>
          <w:ilvl w:val="0"/>
          <w:numId w:val="25"/>
        </w:numPr>
      </w:pPr>
      <w:r>
        <w:t>¿Es complejo el procesamiento interno?</w:t>
      </w:r>
    </w:p>
    <w:p w14:paraId="2F4B42D6" w14:textId="77777777" w:rsidR="005B5168" w:rsidRDefault="005B5168" w:rsidP="00FD0007">
      <w:pPr>
        <w:pStyle w:val="Prrafodelista"/>
        <w:numPr>
          <w:ilvl w:val="0"/>
          <w:numId w:val="25"/>
        </w:numPr>
      </w:pPr>
      <w:r>
        <w:t>¿Se ha diseñado el código para ser reutilizable?</w:t>
      </w:r>
    </w:p>
    <w:p w14:paraId="754FD6F8" w14:textId="77777777" w:rsidR="005B5168" w:rsidRDefault="005B5168" w:rsidP="00FD0007">
      <w:pPr>
        <w:pStyle w:val="Prrafodelista"/>
        <w:numPr>
          <w:ilvl w:val="0"/>
          <w:numId w:val="25"/>
        </w:numPr>
      </w:pPr>
      <w:r>
        <w:t>¿Están incluidas en el diseño la conversión y la instalación?</w:t>
      </w:r>
    </w:p>
    <w:p w14:paraId="12F6D006" w14:textId="77777777" w:rsidR="005B5168" w:rsidRDefault="005B5168" w:rsidP="00FD0007">
      <w:pPr>
        <w:pStyle w:val="Prrafodelista"/>
        <w:numPr>
          <w:ilvl w:val="0"/>
          <w:numId w:val="25"/>
        </w:numPr>
      </w:pPr>
      <w:r>
        <w:t>¿Se ha diseñado el sistema para soportar múltiples instalaciones en diferentes organizaciones?</w:t>
      </w:r>
    </w:p>
    <w:p w14:paraId="7F97D03B" w14:textId="21972743" w:rsidR="00D7709B" w:rsidRDefault="005B5168" w:rsidP="00FD0007">
      <w:pPr>
        <w:pStyle w:val="Prrafodelista"/>
        <w:numPr>
          <w:ilvl w:val="0"/>
          <w:numId w:val="25"/>
        </w:numPr>
      </w:pPr>
      <w:r>
        <w:t>¿Se ha diseñado la aplicación para facilitar los cambios y para ser fácilmente utilizada por el usuario?</w:t>
      </w:r>
    </w:p>
    <w:p w14:paraId="4E84800F" w14:textId="24728680" w:rsidR="00C07A28" w:rsidRDefault="00FB66E6" w:rsidP="00C07A28">
      <w:r>
        <w:t>Una vez</w:t>
      </w:r>
      <w:r w:rsidR="00885ED6">
        <w:t xml:space="preserve"> se han dado los valores a </w:t>
      </w:r>
      <w:r w:rsidR="00DA6F6E">
        <w:t xml:space="preserve">los 14 factores anteriores, se calcula el valor de </w:t>
      </w:r>
      <w:r w:rsidR="00B2191D">
        <w:t>C</w:t>
      </w:r>
      <w:r w:rsidR="00DA6F6E" w:rsidRPr="00DA6F6E">
        <w:rPr>
          <w:vertAlign w:val="subscript"/>
        </w:rPr>
        <w:t>k</w:t>
      </w:r>
      <w:r w:rsidR="008F248F">
        <w:t xml:space="preserve"> </w:t>
      </w:r>
      <w:r w:rsidR="00DA6F6E">
        <w:t>mediante la siguiente fórmula:</w:t>
      </w:r>
    </w:p>
    <w:p w14:paraId="16D7EAAE" w14:textId="1A076799" w:rsidR="00FB66E6" w:rsidRPr="00DA6F6E" w:rsidRDefault="00DA24DE" w:rsidP="00C07A28">
      <w:pPr>
        <w:rPr>
          <w:rFonts w:eastAsiaTheme="minorEastAsia"/>
        </w:rPr>
      </w:pPr>
      <m:oMathPara>
        <m:oMath>
          <m:sSub>
            <m:sSubPr>
              <m:ctrlPr>
                <w:rPr>
                  <w:rFonts w:ascii="Cambria Math" w:hAnsi="Cambria Math"/>
                  <w:i/>
                </w:rPr>
              </m:ctrlPr>
            </m:sSubPr>
            <m:e>
              <m:r>
                <w:rPr>
                  <w:rFonts w:ascii="Cambria Math" w:hAnsi="Cambria Math"/>
                </w:rPr>
                <m:t>C</m:t>
              </m:r>
            </m:e>
            <m:sub>
              <m:r>
                <w:rPr>
                  <w:rFonts w:ascii="Cambria Math" w:hAnsi="Cambria Math"/>
                </w:rPr>
                <m:t>k</m:t>
              </m:r>
            </m:sub>
          </m:sSub>
          <m:r>
            <w:rPr>
              <w:rFonts w:ascii="Cambria Math" w:hAnsi="Cambria Math"/>
            </w:rPr>
            <m:t xml:space="preserve">=0,65+0,01* </m:t>
          </m:r>
          <m:nary>
            <m:naryPr>
              <m:chr m:val="∑"/>
              <m:limLoc m:val="undOvr"/>
              <m:subHide m:val="1"/>
              <m:supHide m:val="1"/>
              <m:ctrlPr>
                <w:rPr>
                  <w:rFonts w:ascii="Cambria Math" w:hAnsi="Cambria Math"/>
                  <w:i/>
                </w:rPr>
              </m:ctrlPr>
            </m:naryPr>
            <m:sub/>
            <m:sup/>
            <m:e>
              <m:r>
                <w:rPr>
                  <w:rFonts w:ascii="Cambria Math" w:hAnsi="Cambria Math"/>
                </w:rPr>
                <m:t>factores de ajuste</m:t>
              </m:r>
            </m:e>
          </m:nary>
        </m:oMath>
      </m:oMathPara>
    </w:p>
    <w:p w14:paraId="74A235C5" w14:textId="1026EB91" w:rsidR="00DA6F6E" w:rsidRDefault="00DA6F6E" w:rsidP="00C07A28">
      <w:pPr>
        <w:rPr>
          <w:rFonts w:eastAsiaTheme="minorEastAsia"/>
        </w:rPr>
      </w:pPr>
      <w:r>
        <w:rPr>
          <w:rFonts w:eastAsiaTheme="minorEastAsia"/>
        </w:rPr>
        <w:t>Con ello</w:t>
      </w:r>
      <w:r w:rsidR="00BB110C">
        <w:rPr>
          <w:rFonts w:eastAsiaTheme="minorEastAsia"/>
        </w:rPr>
        <w:t xml:space="preserve">, ya se pueden calcular los puntos función correspondientes al módulo en cuestión, para ello simplemente se calcula </w:t>
      </w:r>
      <w:r w:rsidR="0090284A">
        <w:rPr>
          <w:rFonts w:eastAsiaTheme="minorEastAsia"/>
        </w:rPr>
        <w:t>el producto de CF y C</w:t>
      </w:r>
      <w:r w:rsidR="00B2191D" w:rsidRPr="00B2191D">
        <w:rPr>
          <w:rFonts w:eastAsiaTheme="minorEastAsia"/>
          <w:vertAlign w:val="subscript"/>
        </w:rPr>
        <w:t>k</w:t>
      </w:r>
      <w:r w:rsidR="00373172">
        <w:rPr>
          <w:rFonts w:eastAsiaTheme="minorEastAsia"/>
        </w:rPr>
        <w:t xml:space="preserve"> de esta forma</w:t>
      </w:r>
      <w:r w:rsidR="00971BCF">
        <w:rPr>
          <w:rFonts w:eastAsiaTheme="minorEastAsia"/>
        </w:rPr>
        <w:t>:</w:t>
      </w:r>
    </w:p>
    <w:p w14:paraId="50F81504" w14:textId="0F6B2BC9" w:rsidR="00971BCF" w:rsidRPr="00373172" w:rsidRDefault="00971BCF" w:rsidP="00C07A28">
      <w:pPr>
        <w:rPr>
          <w:rFonts w:eastAsiaTheme="minorEastAsia"/>
        </w:rPr>
      </w:pPr>
      <m:oMathPara>
        <m:oMath>
          <m:r>
            <w:rPr>
              <w:rFonts w:ascii="Cambria Math" w:eastAsiaTheme="minorEastAsia" w:hAnsi="Cambria Math"/>
            </w:rPr>
            <m:t>PF=CF*</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k</m:t>
              </m:r>
            </m:sub>
          </m:sSub>
        </m:oMath>
      </m:oMathPara>
    </w:p>
    <w:p w14:paraId="7E4B8B8B" w14:textId="330EB041" w:rsidR="002D5DFA" w:rsidRPr="002D5DFA" w:rsidRDefault="11676095" w:rsidP="00C920C4">
      <w:pPr>
        <w:pStyle w:val="Ttulo3"/>
      </w:pPr>
      <w:bookmarkStart w:id="540" w:name="_Toc577198992"/>
      <w:bookmarkStart w:id="541" w:name="_Toc164120902"/>
      <w:bookmarkStart w:id="542" w:name="_Toc165126215"/>
      <w:r>
        <w:t>Estimación de esfuerzos de los módulos</w:t>
      </w:r>
      <w:bookmarkEnd w:id="540"/>
      <w:bookmarkEnd w:id="541"/>
      <w:bookmarkEnd w:id="542"/>
    </w:p>
    <w:p w14:paraId="2B5AE4E7" w14:textId="099CB525" w:rsidR="1095F1A2" w:rsidRDefault="379269C1" w:rsidP="00971F70">
      <w:pPr>
        <w:pStyle w:val="Ttulo4"/>
      </w:pPr>
      <w:bookmarkStart w:id="543" w:name="_Toc1158479088"/>
      <w:bookmarkStart w:id="544" w:name="_Toc164120903"/>
      <w:r>
        <w:t>Módulo de Integración con sistemas centrales</w:t>
      </w:r>
      <w:bookmarkEnd w:id="543"/>
      <w:bookmarkEnd w:id="544"/>
    </w:p>
    <w:p w14:paraId="0370AC3E" w14:textId="1F4F8A9D" w:rsidR="11A8D808" w:rsidRDefault="63ADBB93" w:rsidP="00A12411">
      <w:pPr>
        <w:pStyle w:val="Ttulo5"/>
      </w:pPr>
      <w:bookmarkStart w:id="545" w:name="_Toc1507494286"/>
      <w:bookmarkStart w:id="546" w:name="_Toc164120904"/>
      <w:r>
        <w:t>Identificación de las funciones</w:t>
      </w:r>
      <w:bookmarkEnd w:id="545"/>
      <w:bookmarkEnd w:id="546"/>
    </w:p>
    <w:p w14:paraId="5EE08875" w14:textId="05E4340C" w:rsidR="440A8FA6" w:rsidRDefault="440A8FA6" w:rsidP="2256A4E4">
      <w:r>
        <w:t>El módulo cuenta con las siguientes funcionalidades:</w:t>
      </w:r>
    </w:p>
    <w:p w14:paraId="06A86FEE" w14:textId="383A70FF" w:rsidR="440A8FA6" w:rsidRDefault="440A8FA6" w:rsidP="00777473">
      <w:pPr>
        <w:pStyle w:val="Prrafodelista"/>
        <w:numPr>
          <w:ilvl w:val="0"/>
          <w:numId w:val="79"/>
        </w:numPr>
      </w:pPr>
      <w:r w:rsidRPr="0071003E">
        <w:rPr>
          <w:b/>
        </w:rPr>
        <w:t>Conectividad bidireccional:</w:t>
      </w:r>
      <w:r>
        <w:t xml:space="preserve"> </w:t>
      </w:r>
      <w:r w:rsidRPr="2256A4E4">
        <w:rPr>
          <w:rFonts w:eastAsiaTheme="minorEastAsia"/>
        </w:rPr>
        <w:t>El sistema permite la transferencia de datos en ambas direcciones entre sistemas o dispositivos.</w:t>
      </w:r>
    </w:p>
    <w:p w14:paraId="26020165" w14:textId="47A856EF" w:rsidR="440A8FA6" w:rsidRDefault="440A8FA6" w:rsidP="00777473">
      <w:pPr>
        <w:pStyle w:val="Prrafodelista"/>
        <w:numPr>
          <w:ilvl w:val="0"/>
          <w:numId w:val="79"/>
        </w:numPr>
        <w:rPr>
          <w:rFonts w:eastAsiaTheme="minorEastAsia"/>
        </w:rPr>
      </w:pPr>
      <w:r w:rsidRPr="0071003E">
        <w:rPr>
          <w:b/>
        </w:rPr>
        <w:t>Sincronización de datos:</w:t>
      </w:r>
      <w:r w:rsidRPr="2256A4E4">
        <w:t xml:space="preserve"> El</w:t>
      </w:r>
      <w:r w:rsidRPr="006428B8">
        <w:rPr>
          <w:rFonts w:eastAsia="Aptos Narrow" w:cstheme="minorHAnsi"/>
          <w:color w:val="000000" w:themeColor="text1"/>
        </w:rPr>
        <w:t xml:space="preserve"> sistema garantiza la actualización y coherencia de la información entre diferentes sistemas o dispositivos</w:t>
      </w:r>
    </w:p>
    <w:p w14:paraId="102BE468" w14:textId="30FCA7E5" w:rsidR="440A8FA6" w:rsidRDefault="440A8FA6" w:rsidP="00777473">
      <w:pPr>
        <w:pStyle w:val="Prrafodelista"/>
        <w:numPr>
          <w:ilvl w:val="0"/>
          <w:numId w:val="79"/>
        </w:numPr>
        <w:rPr>
          <w:rFonts w:eastAsiaTheme="minorEastAsia"/>
        </w:rPr>
      </w:pPr>
      <w:r w:rsidRPr="0071003E">
        <w:rPr>
          <w:rFonts w:eastAsiaTheme="minorEastAsia"/>
          <w:b/>
        </w:rPr>
        <w:t>Integración del HIS:</w:t>
      </w:r>
      <w:r w:rsidRPr="2256A4E4">
        <w:rPr>
          <w:rFonts w:eastAsiaTheme="minorEastAsia"/>
        </w:rPr>
        <w:t xml:space="preserve"> El sistema combina y unifica datos de salud de pacientes para facilitar la gestión integral de la información médica</w:t>
      </w:r>
    </w:p>
    <w:p w14:paraId="15468FBD" w14:textId="30BCCBCD" w:rsidR="440A8FA6" w:rsidRDefault="440A8FA6" w:rsidP="00777473">
      <w:pPr>
        <w:pStyle w:val="Prrafodelista"/>
        <w:numPr>
          <w:ilvl w:val="0"/>
          <w:numId w:val="79"/>
        </w:numPr>
        <w:rPr>
          <w:rFonts w:eastAsiaTheme="minorEastAsia"/>
        </w:rPr>
      </w:pPr>
      <w:r w:rsidRPr="0071003E">
        <w:rPr>
          <w:rFonts w:eastAsiaTheme="minorEastAsia"/>
          <w:b/>
        </w:rPr>
        <w:t>Manejo de las APIS:</w:t>
      </w:r>
      <w:r w:rsidRPr="2256A4E4">
        <w:rPr>
          <w:rFonts w:eastAsiaTheme="minorEastAsia"/>
        </w:rPr>
        <w:t xml:space="preserve"> El sistema facilita la interacción y comunicación entre distintas aplicaciones o sistemas mediante interfaces programáticas.</w:t>
      </w:r>
    </w:p>
    <w:p w14:paraId="2E289B45" w14:textId="603D2F61" w:rsidR="440A8FA6" w:rsidRDefault="440A8FA6" w:rsidP="00777473">
      <w:pPr>
        <w:pStyle w:val="Prrafodelista"/>
        <w:numPr>
          <w:ilvl w:val="0"/>
          <w:numId w:val="79"/>
        </w:numPr>
        <w:rPr>
          <w:rFonts w:eastAsiaTheme="minorEastAsia"/>
        </w:rPr>
      </w:pPr>
      <w:r w:rsidRPr="0071003E">
        <w:rPr>
          <w:rFonts w:eastAsiaTheme="minorEastAsia"/>
          <w:b/>
        </w:rPr>
        <w:t>Seguridad y Autenticación:</w:t>
      </w:r>
      <w:r w:rsidRPr="2256A4E4">
        <w:rPr>
          <w:rFonts w:eastAsiaTheme="minorEastAsia"/>
        </w:rPr>
        <w:t xml:space="preserve"> Protege el sistema mediante medidas que controlan el acceso, verifican identidades y aseguran la confidencialidad de la información</w:t>
      </w:r>
    </w:p>
    <w:p w14:paraId="7AB0C96D" w14:textId="4E224268" w:rsidR="04A08BF8" w:rsidRDefault="04A08BF8" w:rsidP="2256A4E4">
      <w:pPr>
        <w:rPr>
          <w:rFonts w:eastAsiaTheme="minorEastAsia"/>
        </w:rPr>
      </w:pPr>
      <w:r w:rsidRPr="2256A4E4">
        <w:rPr>
          <w:rFonts w:eastAsiaTheme="minorEastAsia"/>
        </w:rPr>
        <w:t>Además, el módulo cuenta con los siguientes archivos lógicos internos:</w:t>
      </w:r>
    </w:p>
    <w:p w14:paraId="4FB8FC7B" w14:textId="29D8B126" w:rsidR="04A08BF8" w:rsidRDefault="04A08BF8" w:rsidP="00777473">
      <w:pPr>
        <w:pStyle w:val="Prrafodelista"/>
        <w:numPr>
          <w:ilvl w:val="0"/>
          <w:numId w:val="87"/>
        </w:numPr>
      </w:pPr>
      <w:r w:rsidRPr="006428B8">
        <w:rPr>
          <w:rFonts w:eastAsia="Aptos" w:cstheme="minorHAnsi"/>
          <w:color w:val="000000" w:themeColor="text1"/>
        </w:rPr>
        <w:t>Comunicaciones del intercambio de datos.</w:t>
      </w:r>
    </w:p>
    <w:p w14:paraId="202FB7C9" w14:textId="07EE303A" w:rsidR="04A08BF8" w:rsidRDefault="04A08BF8" w:rsidP="2256A4E4">
      <w:pPr>
        <w:rPr>
          <w:rFonts w:eastAsiaTheme="minorEastAsia"/>
        </w:rPr>
      </w:pPr>
      <w:r w:rsidRPr="2256A4E4">
        <w:rPr>
          <w:rFonts w:eastAsiaTheme="minorEastAsia"/>
        </w:rPr>
        <w:lastRenderedPageBreak/>
        <w:t>Además, el módulo cuenta con los siguientes archivos de interfaces externas:</w:t>
      </w:r>
    </w:p>
    <w:p w14:paraId="423A225B" w14:textId="33C8263C" w:rsidR="04A08BF8" w:rsidRPr="006428B8" w:rsidRDefault="04A08BF8" w:rsidP="00777473">
      <w:pPr>
        <w:pStyle w:val="Prrafodelista"/>
        <w:numPr>
          <w:ilvl w:val="0"/>
          <w:numId w:val="77"/>
        </w:numPr>
        <w:rPr>
          <w:rFonts w:eastAsia="Aptos" w:cstheme="minorHAnsi"/>
          <w:color w:val="000000" w:themeColor="text1"/>
        </w:rPr>
      </w:pPr>
      <w:r w:rsidRPr="006428B8">
        <w:rPr>
          <w:rFonts w:eastAsia="Aptos" w:cstheme="minorHAnsi"/>
          <w:color w:val="000000" w:themeColor="text1"/>
        </w:rPr>
        <w:t>Registro de pacientes y sus datos, procedentes del HIS.</w:t>
      </w:r>
    </w:p>
    <w:p w14:paraId="1ABB3E9A" w14:textId="43B76842" w:rsidR="04A08BF8" w:rsidRPr="006428B8" w:rsidRDefault="04A08BF8" w:rsidP="00777473">
      <w:pPr>
        <w:pStyle w:val="Prrafodelista"/>
        <w:numPr>
          <w:ilvl w:val="0"/>
          <w:numId w:val="77"/>
        </w:numPr>
        <w:shd w:val="clear" w:color="auto" w:fill="FFFFFF" w:themeFill="background1"/>
        <w:spacing w:before="220" w:after="220"/>
        <w:rPr>
          <w:rFonts w:eastAsia="Aptos" w:cstheme="minorHAnsi"/>
          <w:color w:val="000000" w:themeColor="text1"/>
        </w:rPr>
      </w:pPr>
      <w:r w:rsidRPr="006428B8">
        <w:rPr>
          <w:rFonts w:eastAsia="Aptos" w:cstheme="minorHAnsi"/>
          <w:color w:val="000000" w:themeColor="text1"/>
        </w:rPr>
        <w:t>Detalles de las APIS utilizadas para la interacción entre sistemas</w:t>
      </w:r>
    </w:p>
    <w:p w14:paraId="71B59E03" w14:textId="2BFCD388" w:rsidR="04A08BF8" w:rsidRDefault="04A08BF8" w:rsidP="2256A4E4">
      <w:pPr>
        <w:rPr>
          <w:rFonts w:eastAsiaTheme="minorEastAsia"/>
        </w:rPr>
      </w:pPr>
      <w:r w:rsidRPr="2256A4E4">
        <w:rPr>
          <w:rFonts w:eastAsiaTheme="minorEastAsia"/>
        </w:rPr>
        <w:t>Además, el módulo cuenta con las siguientes entradas externas:</w:t>
      </w:r>
    </w:p>
    <w:p w14:paraId="1FE20D89" w14:textId="00EDFAF8" w:rsidR="04A08BF8" w:rsidRPr="006428B8" w:rsidRDefault="04A08BF8" w:rsidP="00777473">
      <w:pPr>
        <w:pStyle w:val="Prrafodelista"/>
        <w:numPr>
          <w:ilvl w:val="0"/>
          <w:numId w:val="76"/>
        </w:numPr>
        <w:rPr>
          <w:rFonts w:eastAsia="Aptos" w:cstheme="minorHAnsi"/>
          <w:color w:val="000000" w:themeColor="text1"/>
        </w:rPr>
      </w:pPr>
      <w:r w:rsidRPr="006428B8">
        <w:rPr>
          <w:rFonts w:eastAsia="Aptos" w:cstheme="minorHAnsi"/>
          <w:color w:val="000000" w:themeColor="text1"/>
        </w:rPr>
        <w:t>Datos de pacientes para el almacenamiento en el HIS.</w:t>
      </w:r>
    </w:p>
    <w:p w14:paraId="1DA2D445" w14:textId="1F557376" w:rsidR="04A08BF8" w:rsidRPr="006428B8" w:rsidRDefault="04A08BF8" w:rsidP="00777473">
      <w:pPr>
        <w:pStyle w:val="Prrafodelista"/>
        <w:numPr>
          <w:ilvl w:val="0"/>
          <w:numId w:val="76"/>
        </w:numPr>
        <w:rPr>
          <w:rFonts w:eastAsia="Aptos" w:cstheme="minorHAnsi"/>
          <w:color w:val="000000" w:themeColor="text1"/>
        </w:rPr>
      </w:pPr>
      <w:r w:rsidRPr="006428B8">
        <w:rPr>
          <w:rFonts w:eastAsia="Aptos" w:cstheme="minorHAnsi"/>
          <w:color w:val="000000" w:themeColor="text1"/>
        </w:rPr>
        <w:t>Datos generados durante integraciones de teleasistencia (como consultas, llamadas, alertas).</w:t>
      </w:r>
    </w:p>
    <w:p w14:paraId="1DA9BD81" w14:textId="75624D2C" w:rsidR="04A08BF8" w:rsidRDefault="04A08BF8" w:rsidP="2256A4E4">
      <w:pPr>
        <w:rPr>
          <w:rFonts w:eastAsiaTheme="minorEastAsia"/>
        </w:rPr>
      </w:pPr>
      <w:r w:rsidRPr="2256A4E4">
        <w:rPr>
          <w:rFonts w:eastAsiaTheme="minorEastAsia"/>
        </w:rPr>
        <w:t>Además, el módulo cuenta con las siguientes salidas externas:</w:t>
      </w:r>
    </w:p>
    <w:p w14:paraId="0949FADC" w14:textId="58F4BDCE" w:rsidR="04A08BF8" w:rsidRPr="006428B8" w:rsidRDefault="04A08BF8" w:rsidP="00777473">
      <w:pPr>
        <w:pStyle w:val="Prrafodelista"/>
        <w:numPr>
          <w:ilvl w:val="0"/>
          <w:numId w:val="75"/>
        </w:numPr>
        <w:rPr>
          <w:rFonts w:eastAsia="Aptos" w:cstheme="minorHAnsi"/>
          <w:color w:val="000000" w:themeColor="text1"/>
        </w:rPr>
      </w:pPr>
      <w:r w:rsidRPr="006428B8">
        <w:rPr>
          <w:rFonts w:eastAsia="Aptos" w:cstheme="minorHAnsi"/>
          <w:color w:val="000000" w:themeColor="text1"/>
        </w:rPr>
        <w:t>Confirmación de la actualización de datos en los sistemas centrales después de la sincronización.</w:t>
      </w:r>
    </w:p>
    <w:p w14:paraId="7D9ACDC0" w14:textId="5761E35F" w:rsidR="04A08BF8" w:rsidRPr="006428B8" w:rsidRDefault="04A08BF8" w:rsidP="00777473">
      <w:pPr>
        <w:pStyle w:val="Prrafodelista"/>
        <w:numPr>
          <w:ilvl w:val="0"/>
          <w:numId w:val="75"/>
        </w:numPr>
        <w:rPr>
          <w:rFonts w:eastAsia="Aptos" w:cstheme="minorHAnsi"/>
          <w:color w:val="000000" w:themeColor="text1"/>
        </w:rPr>
      </w:pPr>
      <w:r w:rsidRPr="006428B8">
        <w:rPr>
          <w:rFonts w:eastAsia="Aptos" w:cstheme="minorHAnsi"/>
          <w:color w:val="000000" w:themeColor="text1"/>
        </w:rPr>
        <w:t>Respuestas obtenidas de las peticiones a las APIs externas.</w:t>
      </w:r>
    </w:p>
    <w:p w14:paraId="6A60CEBA" w14:textId="07DF24DB" w:rsidR="04A08BF8" w:rsidRDefault="04A08BF8" w:rsidP="2256A4E4">
      <w:pPr>
        <w:rPr>
          <w:rFonts w:eastAsiaTheme="minorEastAsia"/>
        </w:rPr>
      </w:pPr>
      <w:r w:rsidRPr="2256A4E4">
        <w:rPr>
          <w:rFonts w:eastAsiaTheme="minorEastAsia"/>
        </w:rPr>
        <w:t>Además, el módulo cuenta con las siguientes consultas externas:</w:t>
      </w:r>
    </w:p>
    <w:p w14:paraId="24B037EE" w14:textId="5FEEB662" w:rsidR="04A08BF8" w:rsidRPr="006428B8" w:rsidRDefault="04A08BF8" w:rsidP="00624EF3">
      <w:pPr>
        <w:spacing w:after="0" w:line="240" w:lineRule="auto"/>
        <w:jc w:val="center"/>
        <w:rPr>
          <w:rFonts w:eastAsia="Aptos" w:cstheme="minorHAnsi"/>
          <w:color w:val="000000" w:themeColor="text1"/>
        </w:rPr>
      </w:pPr>
      <w:r w:rsidRPr="006428B8">
        <w:rPr>
          <w:rFonts w:eastAsia="Aptos" w:cstheme="minorHAnsi"/>
          <w:color w:val="000000" w:themeColor="text1"/>
        </w:rPr>
        <w:t>Consulta de datos clínicos almacenados en el HIS.</w:t>
      </w:r>
    </w:p>
    <w:p w14:paraId="43AFE0B2" w14:textId="31BB2D54" w:rsidR="04A08BF8" w:rsidRPr="006428B8" w:rsidRDefault="04A08BF8" w:rsidP="00777473">
      <w:pPr>
        <w:pStyle w:val="Prrafodelista"/>
        <w:numPr>
          <w:ilvl w:val="0"/>
          <w:numId w:val="74"/>
        </w:numPr>
        <w:rPr>
          <w:rFonts w:eastAsia="Aptos" w:cstheme="minorHAnsi"/>
          <w:color w:val="000000" w:themeColor="text1"/>
        </w:rPr>
      </w:pPr>
      <w:r w:rsidRPr="006428B8">
        <w:rPr>
          <w:rFonts w:eastAsia="Aptos" w:cstheme="minorHAnsi"/>
          <w:color w:val="000000" w:themeColor="text1"/>
        </w:rPr>
        <w:t>Validación de las transacciones realizadas con los sistemas externos.</w:t>
      </w:r>
    </w:p>
    <w:p w14:paraId="5A298D71" w14:textId="3ED20E55" w:rsidR="07DD3F48" w:rsidRDefault="3B0B019B" w:rsidP="00A12411">
      <w:pPr>
        <w:pStyle w:val="Ttulo5"/>
      </w:pPr>
      <w:bookmarkStart w:id="547" w:name="_Toc1033077228"/>
      <w:bookmarkStart w:id="548" w:name="_Toc164120905"/>
      <w:r>
        <w:t>Clasificación de las funciones</w:t>
      </w:r>
      <w:bookmarkEnd w:id="547"/>
      <w:bookmarkEnd w:id="548"/>
    </w:p>
    <w:tbl>
      <w:tblPr>
        <w:tblStyle w:val="Tablaconcuadrcula4-nfasis3"/>
        <w:tblW w:w="0" w:type="auto"/>
        <w:tblLayout w:type="fixed"/>
        <w:tblLook w:val="06A0" w:firstRow="1" w:lastRow="0" w:firstColumn="1" w:lastColumn="0" w:noHBand="1" w:noVBand="1"/>
      </w:tblPr>
      <w:tblGrid>
        <w:gridCol w:w="570"/>
        <w:gridCol w:w="2790"/>
        <w:gridCol w:w="3008"/>
        <w:gridCol w:w="2122"/>
      </w:tblGrid>
      <w:tr w:rsidR="2256A4E4" w14:paraId="1582398A" w14:textId="77777777" w:rsidTr="0071003E">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70" w:type="dxa"/>
            <w:shd w:val="clear" w:color="auto" w:fill="AEAAAA" w:themeFill="background2" w:themeFillShade="BF"/>
            <w:vAlign w:val="center"/>
          </w:tcPr>
          <w:p w14:paraId="18894611" w14:textId="0BEBC00E" w:rsidR="32029B72" w:rsidRPr="009C11D4" w:rsidRDefault="32029B72" w:rsidP="2256A4E4">
            <w:pPr>
              <w:jc w:val="center"/>
              <w:rPr>
                <w:rFonts w:cstheme="minorHAnsi"/>
                <w:color w:val="000000" w:themeColor="text1"/>
              </w:rPr>
            </w:pPr>
            <w:r w:rsidRPr="009C11D4">
              <w:rPr>
                <w:rFonts w:cstheme="minorHAnsi"/>
                <w:color w:val="000000" w:themeColor="text1"/>
              </w:rPr>
              <w:t>N.º</w:t>
            </w:r>
          </w:p>
        </w:tc>
        <w:tc>
          <w:tcPr>
            <w:tcW w:w="2790" w:type="dxa"/>
            <w:shd w:val="clear" w:color="auto" w:fill="AEAAAA" w:themeFill="background2" w:themeFillShade="BF"/>
            <w:vAlign w:val="center"/>
          </w:tcPr>
          <w:p w14:paraId="31951AC9" w14:textId="651F6A2D" w:rsidR="32029B72" w:rsidRPr="009C11D4" w:rsidRDefault="32029B72" w:rsidP="2256A4E4">
            <w:pPr>
              <w:jc w:val="cente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9C11D4">
              <w:rPr>
                <w:rFonts w:cstheme="minorHAnsi"/>
                <w:color w:val="000000" w:themeColor="text1"/>
              </w:rPr>
              <w:t>Función</w:t>
            </w:r>
          </w:p>
        </w:tc>
        <w:tc>
          <w:tcPr>
            <w:tcW w:w="3008" w:type="dxa"/>
            <w:shd w:val="clear" w:color="auto" w:fill="AEAAAA" w:themeFill="background2" w:themeFillShade="BF"/>
            <w:vAlign w:val="center"/>
          </w:tcPr>
          <w:p w14:paraId="54116563" w14:textId="5431BE85" w:rsidR="32029B72" w:rsidRPr="009C11D4" w:rsidRDefault="32029B72" w:rsidP="2256A4E4">
            <w:pPr>
              <w:jc w:val="cente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9C11D4">
              <w:rPr>
                <w:rFonts w:cstheme="minorHAnsi"/>
                <w:color w:val="000000" w:themeColor="text1"/>
              </w:rPr>
              <w:t>Tipo función</w:t>
            </w:r>
          </w:p>
        </w:tc>
        <w:tc>
          <w:tcPr>
            <w:tcW w:w="2122" w:type="dxa"/>
            <w:shd w:val="clear" w:color="auto" w:fill="AEAAAA" w:themeFill="background2" w:themeFillShade="BF"/>
            <w:vAlign w:val="center"/>
          </w:tcPr>
          <w:p w14:paraId="722F3522" w14:textId="68E6650C" w:rsidR="32029B72" w:rsidRPr="009C11D4" w:rsidRDefault="32029B72" w:rsidP="2256A4E4">
            <w:pPr>
              <w:jc w:val="cente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9C11D4">
              <w:rPr>
                <w:rFonts w:cstheme="minorHAnsi"/>
                <w:color w:val="000000" w:themeColor="text1"/>
              </w:rPr>
              <w:t>Grado de la función</w:t>
            </w:r>
          </w:p>
        </w:tc>
      </w:tr>
      <w:tr w:rsidR="2256A4E4" w14:paraId="26087DA1" w14:textId="77777777" w:rsidTr="00752C61">
        <w:trPr>
          <w:trHeight w:val="300"/>
        </w:trPr>
        <w:tc>
          <w:tcPr>
            <w:cnfStyle w:val="001000000000" w:firstRow="0" w:lastRow="0" w:firstColumn="1" w:lastColumn="0" w:oddVBand="0" w:evenVBand="0" w:oddHBand="0" w:evenHBand="0" w:firstRowFirstColumn="0" w:firstRowLastColumn="0" w:lastRowFirstColumn="0" w:lastRowLastColumn="0"/>
            <w:tcW w:w="570" w:type="dxa"/>
            <w:shd w:val="clear" w:color="auto" w:fill="FFFFFF" w:themeFill="background1"/>
            <w:vAlign w:val="center"/>
          </w:tcPr>
          <w:p w14:paraId="11F9E1A5" w14:textId="40403F1E" w:rsidR="2256A4E4" w:rsidRPr="009C11D4" w:rsidRDefault="2256A4E4" w:rsidP="0071003E">
            <w:pPr>
              <w:jc w:val="center"/>
              <w:rPr>
                <w:rFonts w:cstheme="minorHAnsi"/>
              </w:rPr>
            </w:pPr>
            <w:r w:rsidRPr="009C11D4">
              <w:rPr>
                <w:rFonts w:eastAsia="Arial" w:cstheme="minorHAnsi"/>
                <w:b w:val="0"/>
              </w:rPr>
              <w:t>1</w:t>
            </w:r>
          </w:p>
        </w:tc>
        <w:tc>
          <w:tcPr>
            <w:tcW w:w="2790" w:type="dxa"/>
            <w:shd w:val="clear" w:color="auto" w:fill="FFFFFF" w:themeFill="background1"/>
            <w:vAlign w:val="center"/>
          </w:tcPr>
          <w:p w14:paraId="01449F61" w14:textId="7501742E" w:rsidR="2256A4E4" w:rsidRPr="009C11D4" w:rsidRDefault="2256A4E4" w:rsidP="0071003E">
            <w:pPr>
              <w:jc w:val="left"/>
              <w:cnfStyle w:val="000000000000" w:firstRow="0" w:lastRow="0" w:firstColumn="0" w:lastColumn="0" w:oddVBand="0" w:evenVBand="0" w:oddHBand="0" w:evenHBand="0" w:firstRowFirstColumn="0" w:firstRowLastColumn="0" w:lastRowFirstColumn="0" w:lastRowLastColumn="0"/>
              <w:rPr>
                <w:rFonts w:cstheme="minorHAnsi"/>
              </w:rPr>
            </w:pPr>
            <w:r w:rsidRPr="009C11D4">
              <w:rPr>
                <w:rFonts w:eastAsia="Arial" w:cstheme="minorHAnsi"/>
              </w:rPr>
              <w:t>Conectividad bidireccional</w:t>
            </w:r>
          </w:p>
        </w:tc>
        <w:tc>
          <w:tcPr>
            <w:tcW w:w="3008" w:type="dxa"/>
            <w:shd w:val="clear" w:color="auto" w:fill="FFFFFF" w:themeFill="background1"/>
            <w:vAlign w:val="center"/>
          </w:tcPr>
          <w:p w14:paraId="1773EC60" w14:textId="113739E7" w:rsidR="63D7BAFA" w:rsidRPr="009C11D4" w:rsidRDefault="63D7BAFA" w:rsidP="0071003E">
            <w:pPr>
              <w:jc w:val="left"/>
              <w:cnfStyle w:val="000000000000" w:firstRow="0" w:lastRow="0" w:firstColumn="0" w:lastColumn="0" w:oddVBand="0" w:evenVBand="0" w:oddHBand="0" w:evenHBand="0" w:firstRowFirstColumn="0" w:firstRowLastColumn="0" w:lastRowFirstColumn="0" w:lastRowLastColumn="0"/>
              <w:rPr>
                <w:rFonts w:cstheme="minorHAnsi"/>
              </w:rPr>
            </w:pPr>
            <w:r w:rsidRPr="009C11D4">
              <w:rPr>
                <w:rFonts w:eastAsia="Arial" w:cstheme="minorHAnsi"/>
              </w:rPr>
              <w:t>N.º</w:t>
            </w:r>
            <w:r w:rsidR="2256A4E4" w:rsidRPr="009C11D4">
              <w:rPr>
                <w:rFonts w:eastAsia="Arial" w:cstheme="minorHAnsi"/>
              </w:rPr>
              <w:t xml:space="preserve"> de interfaces externos</w:t>
            </w:r>
          </w:p>
        </w:tc>
        <w:tc>
          <w:tcPr>
            <w:tcW w:w="2122" w:type="dxa"/>
            <w:shd w:val="clear" w:color="auto" w:fill="FFFFFF" w:themeFill="background1"/>
            <w:vAlign w:val="center"/>
          </w:tcPr>
          <w:p w14:paraId="7014CA05" w14:textId="5BF60D5E" w:rsidR="2256A4E4" w:rsidRPr="009C11D4" w:rsidRDefault="2256A4E4" w:rsidP="0071003E">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9C11D4">
              <w:rPr>
                <w:rFonts w:eastAsia="Arial" w:cstheme="minorHAnsi"/>
              </w:rPr>
              <w:t>Medio</w:t>
            </w:r>
          </w:p>
        </w:tc>
      </w:tr>
      <w:tr w:rsidR="2256A4E4" w14:paraId="7B9EDF90" w14:textId="77777777" w:rsidTr="00752C61">
        <w:trPr>
          <w:trHeight w:val="300"/>
        </w:trPr>
        <w:tc>
          <w:tcPr>
            <w:cnfStyle w:val="001000000000" w:firstRow="0" w:lastRow="0" w:firstColumn="1" w:lastColumn="0" w:oddVBand="0" w:evenVBand="0" w:oddHBand="0" w:evenHBand="0" w:firstRowFirstColumn="0" w:firstRowLastColumn="0" w:lastRowFirstColumn="0" w:lastRowLastColumn="0"/>
            <w:tcW w:w="570" w:type="dxa"/>
            <w:shd w:val="clear" w:color="auto" w:fill="FFFFFF" w:themeFill="background1"/>
            <w:vAlign w:val="center"/>
          </w:tcPr>
          <w:p w14:paraId="40F3C6B3" w14:textId="13F37CA0" w:rsidR="2256A4E4" w:rsidRPr="009C11D4" w:rsidRDefault="2256A4E4" w:rsidP="0071003E">
            <w:pPr>
              <w:jc w:val="center"/>
              <w:rPr>
                <w:rFonts w:cstheme="minorHAnsi"/>
              </w:rPr>
            </w:pPr>
            <w:r w:rsidRPr="009C11D4">
              <w:rPr>
                <w:rFonts w:eastAsia="Arial" w:cstheme="minorHAnsi"/>
                <w:b w:val="0"/>
              </w:rPr>
              <w:t>2</w:t>
            </w:r>
          </w:p>
        </w:tc>
        <w:tc>
          <w:tcPr>
            <w:tcW w:w="2790" w:type="dxa"/>
            <w:shd w:val="clear" w:color="auto" w:fill="FFFFFF" w:themeFill="background1"/>
            <w:vAlign w:val="center"/>
          </w:tcPr>
          <w:p w14:paraId="569B4962" w14:textId="34A1F886" w:rsidR="2256A4E4" w:rsidRPr="009C11D4" w:rsidRDefault="2256A4E4" w:rsidP="0071003E">
            <w:pPr>
              <w:jc w:val="left"/>
              <w:cnfStyle w:val="000000000000" w:firstRow="0" w:lastRow="0" w:firstColumn="0" w:lastColumn="0" w:oddVBand="0" w:evenVBand="0" w:oddHBand="0" w:evenHBand="0" w:firstRowFirstColumn="0" w:firstRowLastColumn="0" w:lastRowFirstColumn="0" w:lastRowLastColumn="0"/>
              <w:rPr>
                <w:rFonts w:cstheme="minorHAnsi"/>
              </w:rPr>
            </w:pPr>
            <w:r w:rsidRPr="009C11D4">
              <w:rPr>
                <w:rFonts w:eastAsia="Arial" w:cstheme="minorHAnsi"/>
              </w:rPr>
              <w:t>Sincronización de datos</w:t>
            </w:r>
          </w:p>
        </w:tc>
        <w:tc>
          <w:tcPr>
            <w:tcW w:w="3008" w:type="dxa"/>
            <w:shd w:val="clear" w:color="auto" w:fill="FFFFFF" w:themeFill="background1"/>
            <w:vAlign w:val="center"/>
          </w:tcPr>
          <w:p w14:paraId="29C973ED" w14:textId="7B1620D2" w:rsidR="0317B055" w:rsidRPr="009C11D4" w:rsidRDefault="0317B055" w:rsidP="0071003E">
            <w:pPr>
              <w:jc w:val="left"/>
              <w:cnfStyle w:val="000000000000" w:firstRow="0" w:lastRow="0" w:firstColumn="0" w:lastColumn="0" w:oddVBand="0" w:evenVBand="0" w:oddHBand="0" w:evenHBand="0" w:firstRowFirstColumn="0" w:firstRowLastColumn="0" w:lastRowFirstColumn="0" w:lastRowLastColumn="0"/>
              <w:rPr>
                <w:rFonts w:cstheme="minorHAnsi"/>
              </w:rPr>
            </w:pPr>
            <w:r w:rsidRPr="009C11D4">
              <w:rPr>
                <w:rFonts w:eastAsia="Arial" w:cstheme="minorHAnsi"/>
              </w:rPr>
              <w:t>N.º</w:t>
            </w:r>
            <w:r w:rsidR="2256A4E4" w:rsidRPr="009C11D4">
              <w:rPr>
                <w:rFonts w:eastAsia="Arial" w:cstheme="minorHAnsi"/>
              </w:rPr>
              <w:t xml:space="preserve"> de ficheros maestros (FM)</w:t>
            </w:r>
          </w:p>
        </w:tc>
        <w:tc>
          <w:tcPr>
            <w:tcW w:w="2122" w:type="dxa"/>
            <w:shd w:val="clear" w:color="auto" w:fill="FFFFFF" w:themeFill="background1"/>
            <w:vAlign w:val="center"/>
          </w:tcPr>
          <w:p w14:paraId="164852EA" w14:textId="5F30ACAD" w:rsidR="2256A4E4" w:rsidRPr="009C11D4" w:rsidRDefault="2256A4E4" w:rsidP="0071003E">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9C11D4">
              <w:rPr>
                <w:rFonts w:eastAsia="Arial" w:cstheme="minorHAnsi"/>
              </w:rPr>
              <w:t>Elemental</w:t>
            </w:r>
          </w:p>
        </w:tc>
      </w:tr>
      <w:tr w:rsidR="2256A4E4" w14:paraId="79DA6748" w14:textId="77777777" w:rsidTr="00752C61">
        <w:trPr>
          <w:trHeight w:val="300"/>
        </w:trPr>
        <w:tc>
          <w:tcPr>
            <w:cnfStyle w:val="001000000000" w:firstRow="0" w:lastRow="0" w:firstColumn="1" w:lastColumn="0" w:oddVBand="0" w:evenVBand="0" w:oddHBand="0" w:evenHBand="0" w:firstRowFirstColumn="0" w:firstRowLastColumn="0" w:lastRowFirstColumn="0" w:lastRowLastColumn="0"/>
            <w:tcW w:w="570" w:type="dxa"/>
            <w:shd w:val="clear" w:color="auto" w:fill="FFFFFF" w:themeFill="background1"/>
            <w:vAlign w:val="center"/>
          </w:tcPr>
          <w:p w14:paraId="670F3B45" w14:textId="1E258D51" w:rsidR="2256A4E4" w:rsidRPr="009C11D4" w:rsidRDefault="2256A4E4" w:rsidP="0071003E">
            <w:pPr>
              <w:jc w:val="center"/>
              <w:rPr>
                <w:rFonts w:cstheme="minorHAnsi"/>
              </w:rPr>
            </w:pPr>
            <w:r w:rsidRPr="009C11D4">
              <w:rPr>
                <w:rFonts w:eastAsia="Arial" w:cstheme="minorHAnsi"/>
                <w:b w:val="0"/>
              </w:rPr>
              <w:t>3</w:t>
            </w:r>
          </w:p>
        </w:tc>
        <w:tc>
          <w:tcPr>
            <w:tcW w:w="2790" w:type="dxa"/>
            <w:shd w:val="clear" w:color="auto" w:fill="FFFFFF" w:themeFill="background1"/>
            <w:vAlign w:val="center"/>
          </w:tcPr>
          <w:p w14:paraId="6A5548E8" w14:textId="1E0556B5" w:rsidR="2256A4E4" w:rsidRPr="009C11D4" w:rsidRDefault="2256A4E4" w:rsidP="0071003E">
            <w:pPr>
              <w:jc w:val="left"/>
              <w:cnfStyle w:val="000000000000" w:firstRow="0" w:lastRow="0" w:firstColumn="0" w:lastColumn="0" w:oddVBand="0" w:evenVBand="0" w:oddHBand="0" w:evenHBand="0" w:firstRowFirstColumn="0" w:firstRowLastColumn="0" w:lastRowFirstColumn="0" w:lastRowLastColumn="0"/>
              <w:rPr>
                <w:rFonts w:cstheme="minorHAnsi"/>
              </w:rPr>
            </w:pPr>
            <w:r w:rsidRPr="009C11D4">
              <w:rPr>
                <w:rFonts w:eastAsia="Arial" w:cstheme="minorHAnsi"/>
              </w:rPr>
              <w:t>Integración del HIS</w:t>
            </w:r>
          </w:p>
        </w:tc>
        <w:tc>
          <w:tcPr>
            <w:tcW w:w="3008" w:type="dxa"/>
            <w:shd w:val="clear" w:color="auto" w:fill="FFFFFF" w:themeFill="background1"/>
            <w:vAlign w:val="center"/>
          </w:tcPr>
          <w:p w14:paraId="5C31CE12" w14:textId="2C42751E" w:rsidR="3AEA25C0" w:rsidRPr="009C11D4" w:rsidRDefault="3AEA25C0" w:rsidP="0071003E">
            <w:pPr>
              <w:jc w:val="left"/>
              <w:cnfStyle w:val="000000000000" w:firstRow="0" w:lastRow="0" w:firstColumn="0" w:lastColumn="0" w:oddVBand="0" w:evenVBand="0" w:oddHBand="0" w:evenHBand="0" w:firstRowFirstColumn="0" w:firstRowLastColumn="0" w:lastRowFirstColumn="0" w:lastRowLastColumn="0"/>
              <w:rPr>
                <w:rFonts w:cstheme="minorHAnsi"/>
              </w:rPr>
            </w:pPr>
            <w:r w:rsidRPr="009C11D4">
              <w:rPr>
                <w:rFonts w:eastAsia="Arial" w:cstheme="minorHAnsi"/>
              </w:rPr>
              <w:t>N.º</w:t>
            </w:r>
            <w:r w:rsidR="2256A4E4" w:rsidRPr="009C11D4">
              <w:rPr>
                <w:rFonts w:eastAsia="Arial" w:cstheme="minorHAnsi"/>
              </w:rPr>
              <w:t xml:space="preserve"> de interfaces externos</w:t>
            </w:r>
          </w:p>
        </w:tc>
        <w:tc>
          <w:tcPr>
            <w:tcW w:w="2122" w:type="dxa"/>
            <w:shd w:val="clear" w:color="auto" w:fill="FFFFFF" w:themeFill="background1"/>
            <w:vAlign w:val="center"/>
          </w:tcPr>
          <w:p w14:paraId="14D3E108" w14:textId="6788F24B" w:rsidR="2256A4E4" w:rsidRPr="009C11D4" w:rsidRDefault="2256A4E4" w:rsidP="0071003E">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9C11D4">
              <w:rPr>
                <w:rFonts w:eastAsia="Arial" w:cstheme="minorHAnsi"/>
              </w:rPr>
              <w:t>Medio</w:t>
            </w:r>
          </w:p>
        </w:tc>
      </w:tr>
      <w:tr w:rsidR="2256A4E4" w14:paraId="7BEB45F3" w14:textId="77777777" w:rsidTr="00752C61">
        <w:trPr>
          <w:trHeight w:val="300"/>
        </w:trPr>
        <w:tc>
          <w:tcPr>
            <w:cnfStyle w:val="001000000000" w:firstRow="0" w:lastRow="0" w:firstColumn="1" w:lastColumn="0" w:oddVBand="0" w:evenVBand="0" w:oddHBand="0" w:evenHBand="0" w:firstRowFirstColumn="0" w:firstRowLastColumn="0" w:lastRowFirstColumn="0" w:lastRowLastColumn="0"/>
            <w:tcW w:w="570" w:type="dxa"/>
            <w:shd w:val="clear" w:color="auto" w:fill="FFFFFF" w:themeFill="background1"/>
            <w:vAlign w:val="center"/>
          </w:tcPr>
          <w:p w14:paraId="56B9A857" w14:textId="28E49492" w:rsidR="2256A4E4" w:rsidRPr="009C11D4" w:rsidRDefault="2256A4E4" w:rsidP="0071003E">
            <w:pPr>
              <w:jc w:val="center"/>
              <w:rPr>
                <w:rFonts w:cstheme="minorHAnsi"/>
              </w:rPr>
            </w:pPr>
            <w:r w:rsidRPr="009C11D4">
              <w:rPr>
                <w:rFonts w:eastAsia="Arial" w:cstheme="minorHAnsi"/>
                <w:b w:val="0"/>
              </w:rPr>
              <w:t>4</w:t>
            </w:r>
          </w:p>
        </w:tc>
        <w:tc>
          <w:tcPr>
            <w:tcW w:w="2790" w:type="dxa"/>
            <w:shd w:val="clear" w:color="auto" w:fill="FFFFFF" w:themeFill="background1"/>
            <w:vAlign w:val="center"/>
          </w:tcPr>
          <w:p w14:paraId="644295D5" w14:textId="29C7F633" w:rsidR="2256A4E4" w:rsidRPr="009C11D4" w:rsidRDefault="2256A4E4" w:rsidP="0071003E">
            <w:pPr>
              <w:jc w:val="left"/>
              <w:cnfStyle w:val="000000000000" w:firstRow="0" w:lastRow="0" w:firstColumn="0" w:lastColumn="0" w:oddVBand="0" w:evenVBand="0" w:oddHBand="0" w:evenHBand="0" w:firstRowFirstColumn="0" w:firstRowLastColumn="0" w:lastRowFirstColumn="0" w:lastRowLastColumn="0"/>
              <w:rPr>
                <w:rFonts w:cstheme="minorHAnsi"/>
              </w:rPr>
            </w:pPr>
            <w:r w:rsidRPr="009C11D4">
              <w:rPr>
                <w:rFonts w:eastAsia="Arial" w:cstheme="minorHAnsi"/>
              </w:rPr>
              <w:t>Manejo de las APIS</w:t>
            </w:r>
          </w:p>
        </w:tc>
        <w:tc>
          <w:tcPr>
            <w:tcW w:w="3008" w:type="dxa"/>
            <w:shd w:val="clear" w:color="auto" w:fill="FFFFFF" w:themeFill="background1"/>
            <w:vAlign w:val="center"/>
          </w:tcPr>
          <w:p w14:paraId="3D26D98F" w14:textId="63A37370" w:rsidR="104C7CE1" w:rsidRPr="009C11D4" w:rsidRDefault="104C7CE1" w:rsidP="0071003E">
            <w:pPr>
              <w:jc w:val="left"/>
              <w:cnfStyle w:val="000000000000" w:firstRow="0" w:lastRow="0" w:firstColumn="0" w:lastColumn="0" w:oddVBand="0" w:evenVBand="0" w:oddHBand="0" w:evenHBand="0" w:firstRowFirstColumn="0" w:firstRowLastColumn="0" w:lastRowFirstColumn="0" w:lastRowLastColumn="0"/>
              <w:rPr>
                <w:rFonts w:cstheme="minorHAnsi"/>
              </w:rPr>
            </w:pPr>
            <w:r w:rsidRPr="009C11D4">
              <w:rPr>
                <w:rFonts w:eastAsia="Arial" w:cstheme="minorHAnsi"/>
              </w:rPr>
              <w:t>N.º</w:t>
            </w:r>
            <w:r w:rsidR="2256A4E4" w:rsidRPr="009C11D4">
              <w:rPr>
                <w:rFonts w:eastAsia="Arial" w:cstheme="minorHAnsi"/>
              </w:rPr>
              <w:t xml:space="preserve"> de interfaces externos</w:t>
            </w:r>
          </w:p>
        </w:tc>
        <w:tc>
          <w:tcPr>
            <w:tcW w:w="2122" w:type="dxa"/>
            <w:shd w:val="clear" w:color="auto" w:fill="FFFFFF" w:themeFill="background1"/>
            <w:vAlign w:val="center"/>
          </w:tcPr>
          <w:p w14:paraId="0992E7A6" w14:textId="2F279B92" w:rsidR="2256A4E4" w:rsidRPr="009C11D4" w:rsidRDefault="2256A4E4" w:rsidP="0071003E">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9C11D4">
              <w:rPr>
                <w:rFonts w:eastAsia="Arial" w:cstheme="minorHAnsi"/>
              </w:rPr>
              <w:t>Complejo</w:t>
            </w:r>
          </w:p>
        </w:tc>
      </w:tr>
      <w:tr w:rsidR="2256A4E4" w14:paraId="6B4E73D3" w14:textId="77777777" w:rsidTr="00752C61">
        <w:trPr>
          <w:trHeight w:val="300"/>
        </w:trPr>
        <w:tc>
          <w:tcPr>
            <w:cnfStyle w:val="001000000000" w:firstRow="0" w:lastRow="0" w:firstColumn="1" w:lastColumn="0" w:oddVBand="0" w:evenVBand="0" w:oddHBand="0" w:evenHBand="0" w:firstRowFirstColumn="0" w:firstRowLastColumn="0" w:lastRowFirstColumn="0" w:lastRowLastColumn="0"/>
            <w:tcW w:w="570" w:type="dxa"/>
            <w:shd w:val="clear" w:color="auto" w:fill="FFFFFF" w:themeFill="background1"/>
            <w:vAlign w:val="center"/>
          </w:tcPr>
          <w:p w14:paraId="7BD3C96B" w14:textId="32405F17" w:rsidR="2256A4E4" w:rsidRPr="009C11D4" w:rsidRDefault="2256A4E4" w:rsidP="0071003E">
            <w:pPr>
              <w:jc w:val="center"/>
              <w:rPr>
                <w:rFonts w:cstheme="minorHAnsi"/>
              </w:rPr>
            </w:pPr>
            <w:r w:rsidRPr="009C11D4">
              <w:rPr>
                <w:rFonts w:eastAsia="Arial" w:cstheme="minorHAnsi"/>
                <w:b w:val="0"/>
              </w:rPr>
              <w:t>5</w:t>
            </w:r>
          </w:p>
        </w:tc>
        <w:tc>
          <w:tcPr>
            <w:tcW w:w="2790" w:type="dxa"/>
            <w:shd w:val="clear" w:color="auto" w:fill="FFFFFF" w:themeFill="background1"/>
            <w:vAlign w:val="center"/>
          </w:tcPr>
          <w:p w14:paraId="42F0A28F" w14:textId="1AAFEDDC" w:rsidR="2256A4E4" w:rsidRPr="009C11D4" w:rsidRDefault="2256A4E4" w:rsidP="0071003E">
            <w:pPr>
              <w:jc w:val="left"/>
              <w:cnfStyle w:val="000000000000" w:firstRow="0" w:lastRow="0" w:firstColumn="0" w:lastColumn="0" w:oddVBand="0" w:evenVBand="0" w:oddHBand="0" w:evenHBand="0" w:firstRowFirstColumn="0" w:firstRowLastColumn="0" w:lastRowFirstColumn="0" w:lastRowLastColumn="0"/>
              <w:rPr>
                <w:rFonts w:cstheme="minorHAnsi"/>
              </w:rPr>
            </w:pPr>
            <w:r w:rsidRPr="009C11D4">
              <w:rPr>
                <w:rFonts w:eastAsia="Arial" w:cstheme="minorHAnsi"/>
              </w:rPr>
              <w:t>Seguridad y Autenticación</w:t>
            </w:r>
          </w:p>
        </w:tc>
        <w:tc>
          <w:tcPr>
            <w:tcW w:w="3008" w:type="dxa"/>
            <w:shd w:val="clear" w:color="auto" w:fill="FFFFFF" w:themeFill="background1"/>
            <w:vAlign w:val="center"/>
          </w:tcPr>
          <w:p w14:paraId="32FAB78B" w14:textId="7FF4396D" w:rsidR="1BCFDEF0" w:rsidRPr="009C11D4" w:rsidRDefault="1BCFDEF0" w:rsidP="0071003E">
            <w:pPr>
              <w:jc w:val="left"/>
              <w:cnfStyle w:val="000000000000" w:firstRow="0" w:lastRow="0" w:firstColumn="0" w:lastColumn="0" w:oddVBand="0" w:evenVBand="0" w:oddHBand="0" w:evenHBand="0" w:firstRowFirstColumn="0" w:firstRowLastColumn="0" w:lastRowFirstColumn="0" w:lastRowLastColumn="0"/>
              <w:rPr>
                <w:rFonts w:cstheme="minorHAnsi"/>
              </w:rPr>
            </w:pPr>
            <w:r w:rsidRPr="009C11D4">
              <w:rPr>
                <w:rFonts w:eastAsia="Arial" w:cstheme="minorHAnsi"/>
              </w:rPr>
              <w:t>N.º</w:t>
            </w:r>
            <w:r w:rsidR="2256A4E4" w:rsidRPr="009C11D4">
              <w:rPr>
                <w:rFonts w:eastAsia="Arial" w:cstheme="minorHAnsi"/>
              </w:rPr>
              <w:t xml:space="preserve"> Entradas de usuario (IN)</w:t>
            </w:r>
          </w:p>
        </w:tc>
        <w:tc>
          <w:tcPr>
            <w:tcW w:w="2122" w:type="dxa"/>
            <w:shd w:val="clear" w:color="auto" w:fill="FFFFFF" w:themeFill="background1"/>
            <w:vAlign w:val="center"/>
          </w:tcPr>
          <w:p w14:paraId="6CC18569" w14:textId="4F0F780F" w:rsidR="2256A4E4" w:rsidRPr="009C11D4" w:rsidRDefault="2256A4E4" w:rsidP="0071003E">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9C11D4">
              <w:rPr>
                <w:rFonts w:eastAsia="Arial" w:cstheme="minorHAnsi"/>
              </w:rPr>
              <w:t>Medio</w:t>
            </w:r>
          </w:p>
        </w:tc>
      </w:tr>
    </w:tbl>
    <w:p w14:paraId="72359F8F" w14:textId="6D15B67B" w:rsidR="2256A4E4" w:rsidRDefault="00733DA4" w:rsidP="001E1218">
      <w:pPr>
        <w:pStyle w:val="CitadeTablas"/>
      </w:pPr>
      <w:bookmarkStart w:id="549" w:name="_Toc165126427"/>
      <w:r>
        <w:t>Integración con Sistemas centrales – Clasificación de las funciones</w:t>
      </w:r>
      <w:bookmarkEnd w:id="549"/>
    </w:p>
    <w:p w14:paraId="62076E2D" w14:textId="3BC5E650" w:rsidR="07DD3F48" w:rsidRDefault="3B0B019B" w:rsidP="00A12411">
      <w:pPr>
        <w:pStyle w:val="Ttulo5"/>
      </w:pPr>
      <w:bookmarkStart w:id="550" w:name="_Toc1112780938"/>
      <w:bookmarkStart w:id="551" w:name="_Toc164120906"/>
      <w:r>
        <w:t>Cálculo de los puntos función no ajustados</w:t>
      </w:r>
      <w:bookmarkEnd w:id="550"/>
      <w:bookmarkEnd w:id="551"/>
    </w:p>
    <w:p w14:paraId="18AC6841" w14:textId="4324A4B0" w:rsidR="4188D26F" w:rsidRDefault="4188D26F" w:rsidP="2256A4E4">
      <w:r>
        <w:t xml:space="preserve">Usando la tabla referenciada en </w:t>
      </w:r>
      <w:r w:rsidR="0070327E">
        <w:t xml:space="preserve">la sección </w:t>
      </w:r>
      <w:r w:rsidR="0070327E">
        <w:fldChar w:fldCharType="begin"/>
      </w:r>
      <w:r w:rsidR="0070327E">
        <w:instrText xml:space="preserve"> REF _Ref165061205 \w \h </w:instrText>
      </w:r>
      <w:r w:rsidR="0070327E">
        <w:fldChar w:fldCharType="separate"/>
      </w:r>
      <w:r w:rsidR="00AB32F0">
        <w:t>2.3.1</w:t>
      </w:r>
      <w:r w:rsidR="0070327E">
        <w:fldChar w:fldCharType="end"/>
      </w:r>
      <w:r>
        <w:t xml:space="preserve"> obtenemos la siguiente tabla con los puntos func</w:t>
      </w:r>
      <w:r w:rsidR="55180B50">
        <w:t>ión con los siguientes datos:</w:t>
      </w:r>
    </w:p>
    <w:tbl>
      <w:tblPr>
        <w:tblStyle w:val="Tablaconcuadrculaclara"/>
        <w:tblW w:w="0" w:type="auto"/>
        <w:jc w:val="center"/>
        <w:tblLayout w:type="fixed"/>
        <w:tblLook w:val="0680" w:firstRow="0" w:lastRow="0" w:firstColumn="1" w:lastColumn="0" w:noHBand="1" w:noVBand="1"/>
      </w:tblPr>
      <w:tblGrid>
        <w:gridCol w:w="3137"/>
        <w:gridCol w:w="1249"/>
        <w:gridCol w:w="1141"/>
        <w:gridCol w:w="1219"/>
      </w:tblGrid>
      <w:tr w:rsidR="2256A4E4" w14:paraId="550AA2C0" w14:textId="77777777" w:rsidTr="006F48C1">
        <w:trPr>
          <w:trHeight w:val="510"/>
          <w:jc w:val="center"/>
        </w:trPr>
        <w:tc>
          <w:tcPr>
            <w:tcW w:w="3137" w:type="dxa"/>
            <w:vMerge w:val="restart"/>
            <w:shd w:val="clear" w:color="auto" w:fill="AEAAAA" w:themeFill="background2" w:themeFillShade="BF"/>
            <w:vAlign w:val="center"/>
          </w:tcPr>
          <w:p w14:paraId="32C57198" w14:textId="61E6A683" w:rsidR="2256A4E4" w:rsidRPr="006428B8" w:rsidRDefault="2256A4E4" w:rsidP="006F48C1">
            <w:pPr>
              <w:jc w:val="center"/>
              <w:rPr>
                <w:rFonts w:cstheme="minorHAnsi"/>
              </w:rPr>
            </w:pPr>
            <w:r w:rsidRPr="006428B8">
              <w:rPr>
                <w:rFonts w:eastAsia="Arial" w:cstheme="minorHAnsi"/>
                <w:b/>
                <w:i/>
              </w:rPr>
              <w:t>Parámetro de medida</w:t>
            </w:r>
          </w:p>
        </w:tc>
        <w:tc>
          <w:tcPr>
            <w:tcW w:w="3609" w:type="dxa"/>
            <w:gridSpan w:val="3"/>
            <w:shd w:val="clear" w:color="auto" w:fill="AEAAAA" w:themeFill="background2" w:themeFillShade="BF"/>
            <w:vAlign w:val="center"/>
          </w:tcPr>
          <w:p w14:paraId="1674ECEA" w14:textId="0C9B5658" w:rsidR="2256A4E4" w:rsidRPr="006428B8" w:rsidRDefault="2256A4E4" w:rsidP="006F48C1">
            <w:pPr>
              <w:jc w:val="center"/>
              <w:rPr>
                <w:rFonts w:cstheme="minorHAnsi"/>
              </w:rPr>
            </w:pPr>
            <w:r w:rsidRPr="006428B8">
              <w:rPr>
                <w:rFonts w:eastAsia="Arial" w:cstheme="minorHAnsi"/>
                <w:b/>
              </w:rPr>
              <w:t>Contador Funciones</w:t>
            </w:r>
          </w:p>
        </w:tc>
      </w:tr>
      <w:tr w:rsidR="2256A4E4" w14:paraId="660FB7C6" w14:textId="77777777" w:rsidTr="00F55550">
        <w:trPr>
          <w:trHeight w:val="255"/>
          <w:jc w:val="center"/>
        </w:trPr>
        <w:tc>
          <w:tcPr>
            <w:tcW w:w="3137" w:type="dxa"/>
            <w:vMerge/>
            <w:shd w:val="clear" w:color="auto" w:fill="AEAAAA" w:themeFill="background2" w:themeFillShade="BF"/>
            <w:vAlign w:val="center"/>
          </w:tcPr>
          <w:p w14:paraId="0CACB6E8" w14:textId="77777777" w:rsidR="00D91C5E" w:rsidRPr="006428B8" w:rsidRDefault="00D91C5E" w:rsidP="006F48C1">
            <w:pPr>
              <w:jc w:val="center"/>
              <w:rPr>
                <w:rFonts w:cstheme="minorHAnsi"/>
              </w:rPr>
            </w:pPr>
          </w:p>
        </w:tc>
        <w:tc>
          <w:tcPr>
            <w:tcW w:w="1249" w:type="dxa"/>
            <w:shd w:val="clear" w:color="auto" w:fill="D0CECE" w:themeFill="background2" w:themeFillShade="E6"/>
            <w:vAlign w:val="center"/>
          </w:tcPr>
          <w:p w14:paraId="317CC8DE" w14:textId="1905EBC4" w:rsidR="2256A4E4" w:rsidRPr="006428B8" w:rsidRDefault="2256A4E4" w:rsidP="006F48C1">
            <w:pPr>
              <w:jc w:val="center"/>
              <w:rPr>
                <w:rFonts w:cstheme="minorHAnsi"/>
              </w:rPr>
            </w:pPr>
            <w:r w:rsidRPr="006428B8">
              <w:rPr>
                <w:rFonts w:eastAsia="Arial" w:cstheme="minorHAnsi"/>
                <w:b/>
              </w:rPr>
              <w:t>Elemental</w:t>
            </w:r>
          </w:p>
        </w:tc>
        <w:tc>
          <w:tcPr>
            <w:tcW w:w="1141" w:type="dxa"/>
            <w:shd w:val="clear" w:color="auto" w:fill="D0CECE" w:themeFill="background2" w:themeFillShade="E6"/>
            <w:vAlign w:val="center"/>
          </w:tcPr>
          <w:p w14:paraId="1AD3463B" w14:textId="66ECDC42" w:rsidR="2256A4E4" w:rsidRPr="006428B8" w:rsidRDefault="2256A4E4" w:rsidP="006F48C1">
            <w:pPr>
              <w:jc w:val="center"/>
              <w:rPr>
                <w:rFonts w:cstheme="minorHAnsi"/>
              </w:rPr>
            </w:pPr>
            <w:r w:rsidRPr="006428B8">
              <w:rPr>
                <w:rFonts w:eastAsia="Arial" w:cstheme="minorHAnsi"/>
                <w:b/>
              </w:rPr>
              <w:t>Medio</w:t>
            </w:r>
          </w:p>
        </w:tc>
        <w:tc>
          <w:tcPr>
            <w:tcW w:w="1219" w:type="dxa"/>
            <w:shd w:val="clear" w:color="auto" w:fill="D0CECE" w:themeFill="background2" w:themeFillShade="E6"/>
            <w:vAlign w:val="center"/>
          </w:tcPr>
          <w:p w14:paraId="78132C79" w14:textId="6812A7F0" w:rsidR="2256A4E4" w:rsidRPr="006428B8" w:rsidRDefault="2256A4E4" w:rsidP="006F48C1">
            <w:pPr>
              <w:jc w:val="center"/>
              <w:rPr>
                <w:rFonts w:cstheme="minorHAnsi"/>
              </w:rPr>
            </w:pPr>
            <w:r w:rsidRPr="006428B8">
              <w:rPr>
                <w:rFonts w:eastAsia="Arial" w:cstheme="minorHAnsi"/>
                <w:b/>
              </w:rPr>
              <w:t>Complejo</w:t>
            </w:r>
          </w:p>
        </w:tc>
      </w:tr>
      <w:tr w:rsidR="2256A4E4" w14:paraId="2ECB703C" w14:textId="77777777" w:rsidTr="00DD549E">
        <w:trPr>
          <w:trHeight w:val="255"/>
          <w:jc w:val="center"/>
        </w:trPr>
        <w:tc>
          <w:tcPr>
            <w:tcW w:w="3137" w:type="dxa"/>
            <w:shd w:val="clear" w:color="auto" w:fill="FFFFFF" w:themeFill="background1"/>
          </w:tcPr>
          <w:p w14:paraId="58BC460C" w14:textId="63415B37" w:rsidR="48661FD3" w:rsidRPr="006428B8" w:rsidRDefault="48661FD3" w:rsidP="0071003E">
            <w:pPr>
              <w:jc w:val="left"/>
              <w:rPr>
                <w:rFonts w:cstheme="minorHAnsi"/>
              </w:rPr>
            </w:pPr>
            <w:r w:rsidRPr="006428B8">
              <w:rPr>
                <w:rFonts w:eastAsia="Arial" w:cstheme="minorHAnsi"/>
                <w:b/>
                <w:i/>
              </w:rPr>
              <w:t>N.º</w:t>
            </w:r>
            <w:r w:rsidR="2256A4E4" w:rsidRPr="006428B8">
              <w:rPr>
                <w:rFonts w:eastAsia="Arial" w:cstheme="minorHAnsi"/>
                <w:b/>
                <w:i/>
              </w:rPr>
              <w:t xml:space="preserve"> Entradas de usuario (IN)</w:t>
            </w:r>
          </w:p>
        </w:tc>
        <w:tc>
          <w:tcPr>
            <w:tcW w:w="1249" w:type="dxa"/>
            <w:shd w:val="clear" w:color="auto" w:fill="FFFFFF" w:themeFill="background1"/>
            <w:vAlign w:val="center"/>
          </w:tcPr>
          <w:p w14:paraId="6C56EED3" w14:textId="4BCD4C0B" w:rsidR="2256A4E4" w:rsidRPr="006428B8" w:rsidRDefault="2256A4E4" w:rsidP="006F48C1">
            <w:pPr>
              <w:jc w:val="center"/>
              <w:rPr>
                <w:rFonts w:cstheme="minorHAnsi"/>
              </w:rPr>
            </w:pPr>
            <w:r w:rsidRPr="006428B8">
              <w:rPr>
                <w:rFonts w:eastAsia="Arial" w:cstheme="minorHAnsi"/>
              </w:rPr>
              <w:t>0</w:t>
            </w:r>
          </w:p>
        </w:tc>
        <w:tc>
          <w:tcPr>
            <w:tcW w:w="1141" w:type="dxa"/>
            <w:shd w:val="clear" w:color="auto" w:fill="FFFFFF" w:themeFill="background1"/>
            <w:vAlign w:val="center"/>
          </w:tcPr>
          <w:p w14:paraId="22461853" w14:textId="19D0141E" w:rsidR="2256A4E4" w:rsidRPr="006428B8" w:rsidRDefault="2256A4E4" w:rsidP="006F48C1">
            <w:pPr>
              <w:jc w:val="center"/>
              <w:rPr>
                <w:rFonts w:cstheme="minorHAnsi"/>
              </w:rPr>
            </w:pPr>
            <w:r w:rsidRPr="006428B8">
              <w:rPr>
                <w:rFonts w:eastAsia="Arial" w:cstheme="minorHAnsi"/>
              </w:rPr>
              <w:t>1</w:t>
            </w:r>
          </w:p>
        </w:tc>
        <w:tc>
          <w:tcPr>
            <w:tcW w:w="1219" w:type="dxa"/>
            <w:shd w:val="clear" w:color="auto" w:fill="FFFFFF" w:themeFill="background1"/>
            <w:vAlign w:val="center"/>
          </w:tcPr>
          <w:p w14:paraId="5075DBB6" w14:textId="47C435F1" w:rsidR="2256A4E4" w:rsidRPr="006428B8" w:rsidRDefault="2256A4E4" w:rsidP="006F48C1">
            <w:pPr>
              <w:jc w:val="center"/>
              <w:rPr>
                <w:rFonts w:cstheme="minorHAnsi"/>
              </w:rPr>
            </w:pPr>
            <w:r w:rsidRPr="006428B8">
              <w:rPr>
                <w:rFonts w:eastAsia="Arial" w:cstheme="minorHAnsi"/>
              </w:rPr>
              <w:t>0</w:t>
            </w:r>
          </w:p>
        </w:tc>
      </w:tr>
      <w:tr w:rsidR="2256A4E4" w14:paraId="182E55A2" w14:textId="77777777" w:rsidTr="00DD549E">
        <w:trPr>
          <w:trHeight w:val="255"/>
          <w:jc w:val="center"/>
        </w:trPr>
        <w:tc>
          <w:tcPr>
            <w:tcW w:w="3137" w:type="dxa"/>
            <w:shd w:val="clear" w:color="auto" w:fill="FFFFFF" w:themeFill="background1"/>
          </w:tcPr>
          <w:p w14:paraId="69378BAC" w14:textId="6001C4BB" w:rsidR="620AA184" w:rsidRPr="006428B8" w:rsidRDefault="620AA184" w:rsidP="0071003E">
            <w:pPr>
              <w:jc w:val="left"/>
              <w:rPr>
                <w:rFonts w:cstheme="minorHAnsi"/>
              </w:rPr>
            </w:pPr>
            <w:r w:rsidRPr="006428B8">
              <w:rPr>
                <w:rFonts w:eastAsia="Arial" w:cstheme="minorHAnsi"/>
                <w:b/>
                <w:i/>
              </w:rPr>
              <w:t>N.º</w:t>
            </w:r>
            <w:r w:rsidR="2256A4E4" w:rsidRPr="006428B8">
              <w:rPr>
                <w:rFonts w:eastAsia="Arial" w:cstheme="minorHAnsi"/>
                <w:b/>
                <w:i/>
              </w:rPr>
              <w:t xml:space="preserve"> Salidas de usuario (OUT)</w:t>
            </w:r>
          </w:p>
        </w:tc>
        <w:tc>
          <w:tcPr>
            <w:tcW w:w="1249" w:type="dxa"/>
            <w:shd w:val="clear" w:color="auto" w:fill="FFFFFF" w:themeFill="background1"/>
            <w:vAlign w:val="center"/>
          </w:tcPr>
          <w:p w14:paraId="38E0F794" w14:textId="4FA4BDE1" w:rsidR="2256A4E4" w:rsidRPr="006428B8" w:rsidRDefault="2256A4E4" w:rsidP="006F48C1">
            <w:pPr>
              <w:jc w:val="center"/>
              <w:rPr>
                <w:rFonts w:cstheme="minorHAnsi"/>
              </w:rPr>
            </w:pPr>
            <w:r w:rsidRPr="006428B8">
              <w:rPr>
                <w:rFonts w:eastAsia="Arial" w:cstheme="minorHAnsi"/>
              </w:rPr>
              <w:t>0</w:t>
            </w:r>
          </w:p>
        </w:tc>
        <w:tc>
          <w:tcPr>
            <w:tcW w:w="1141" w:type="dxa"/>
            <w:shd w:val="clear" w:color="auto" w:fill="FFFFFF" w:themeFill="background1"/>
            <w:vAlign w:val="center"/>
          </w:tcPr>
          <w:p w14:paraId="5461EC11" w14:textId="1369BAFA" w:rsidR="2256A4E4" w:rsidRPr="006428B8" w:rsidRDefault="2256A4E4" w:rsidP="006F48C1">
            <w:pPr>
              <w:jc w:val="center"/>
              <w:rPr>
                <w:rFonts w:cstheme="minorHAnsi"/>
              </w:rPr>
            </w:pPr>
            <w:r w:rsidRPr="006428B8">
              <w:rPr>
                <w:rFonts w:eastAsia="Arial" w:cstheme="minorHAnsi"/>
              </w:rPr>
              <w:t>0</w:t>
            </w:r>
          </w:p>
        </w:tc>
        <w:tc>
          <w:tcPr>
            <w:tcW w:w="1219" w:type="dxa"/>
            <w:shd w:val="clear" w:color="auto" w:fill="FFFFFF" w:themeFill="background1"/>
            <w:vAlign w:val="center"/>
          </w:tcPr>
          <w:p w14:paraId="7E7DF11B" w14:textId="0F74BDA5" w:rsidR="2256A4E4" w:rsidRPr="006428B8" w:rsidRDefault="2256A4E4" w:rsidP="006F48C1">
            <w:pPr>
              <w:jc w:val="center"/>
              <w:rPr>
                <w:rFonts w:cstheme="minorHAnsi"/>
              </w:rPr>
            </w:pPr>
            <w:r w:rsidRPr="006428B8">
              <w:rPr>
                <w:rFonts w:eastAsia="Arial" w:cstheme="minorHAnsi"/>
              </w:rPr>
              <w:t>0</w:t>
            </w:r>
          </w:p>
        </w:tc>
      </w:tr>
      <w:tr w:rsidR="2256A4E4" w14:paraId="09E2857E" w14:textId="77777777" w:rsidTr="00DD549E">
        <w:trPr>
          <w:trHeight w:val="255"/>
          <w:jc w:val="center"/>
        </w:trPr>
        <w:tc>
          <w:tcPr>
            <w:tcW w:w="3137" w:type="dxa"/>
            <w:shd w:val="clear" w:color="auto" w:fill="FFFFFF" w:themeFill="background1"/>
          </w:tcPr>
          <w:p w14:paraId="0E8C6DFC" w14:textId="0DB96B3C" w:rsidR="5DE34AC3" w:rsidRPr="006428B8" w:rsidRDefault="5DE34AC3" w:rsidP="0071003E">
            <w:pPr>
              <w:jc w:val="left"/>
              <w:rPr>
                <w:rFonts w:cstheme="minorHAnsi"/>
              </w:rPr>
            </w:pPr>
            <w:r w:rsidRPr="006428B8">
              <w:rPr>
                <w:rFonts w:eastAsia="Arial" w:cstheme="minorHAnsi"/>
                <w:b/>
                <w:i/>
              </w:rPr>
              <w:t>N.º</w:t>
            </w:r>
            <w:r w:rsidR="2256A4E4" w:rsidRPr="006428B8">
              <w:rPr>
                <w:rFonts w:eastAsia="Arial" w:cstheme="minorHAnsi"/>
                <w:b/>
                <w:i/>
              </w:rPr>
              <w:t xml:space="preserve"> de ficheros maestros (FM)</w:t>
            </w:r>
          </w:p>
        </w:tc>
        <w:tc>
          <w:tcPr>
            <w:tcW w:w="1249" w:type="dxa"/>
            <w:shd w:val="clear" w:color="auto" w:fill="FFFFFF" w:themeFill="background1"/>
            <w:vAlign w:val="center"/>
          </w:tcPr>
          <w:p w14:paraId="4CE4F906" w14:textId="7CE98696" w:rsidR="2256A4E4" w:rsidRPr="006428B8" w:rsidRDefault="2256A4E4" w:rsidP="006F48C1">
            <w:pPr>
              <w:jc w:val="center"/>
              <w:rPr>
                <w:rFonts w:cstheme="minorHAnsi"/>
              </w:rPr>
            </w:pPr>
            <w:r w:rsidRPr="006428B8">
              <w:rPr>
                <w:rFonts w:eastAsia="Arial" w:cstheme="minorHAnsi"/>
              </w:rPr>
              <w:t>1</w:t>
            </w:r>
          </w:p>
        </w:tc>
        <w:tc>
          <w:tcPr>
            <w:tcW w:w="1141" w:type="dxa"/>
            <w:shd w:val="clear" w:color="auto" w:fill="FFFFFF" w:themeFill="background1"/>
            <w:vAlign w:val="center"/>
          </w:tcPr>
          <w:p w14:paraId="13EC6A27" w14:textId="556D28F8" w:rsidR="2256A4E4" w:rsidRPr="006428B8" w:rsidRDefault="2256A4E4" w:rsidP="006F48C1">
            <w:pPr>
              <w:jc w:val="center"/>
              <w:rPr>
                <w:rFonts w:cstheme="minorHAnsi"/>
              </w:rPr>
            </w:pPr>
            <w:r w:rsidRPr="006428B8">
              <w:rPr>
                <w:rFonts w:eastAsia="Arial" w:cstheme="minorHAnsi"/>
              </w:rPr>
              <w:t>0</w:t>
            </w:r>
          </w:p>
        </w:tc>
        <w:tc>
          <w:tcPr>
            <w:tcW w:w="1219" w:type="dxa"/>
            <w:shd w:val="clear" w:color="auto" w:fill="FFFFFF" w:themeFill="background1"/>
            <w:vAlign w:val="center"/>
          </w:tcPr>
          <w:p w14:paraId="08ABEE74" w14:textId="2B4CA600" w:rsidR="2256A4E4" w:rsidRPr="006428B8" w:rsidRDefault="2256A4E4" w:rsidP="006F48C1">
            <w:pPr>
              <w:jc w:val="center"/>
              <w:rPr>
                <w:rFonts w:cstheme="minorHAnsi"/>
              </w:rPr>
            </w:pPr>
            <w:r w:rsidRPr="006428B8">
              <w:rPr>
                <w:rFonts w:eastAsia="Arial" w:cstheme="minorHAnsi"/>
              </w:rPr>
              <w:t>0</w:t>
            </w:r>
          </w:p>
        </w:tc>
      </w:tr>
      <w:tr w:rsidR="2256A4E4" w14:paraId="70A34BC2" w14:textId="77777777" w:rsidTr="00DD549E">
        <w:trPr>
          <w:trHeight w:val="255"/>
          <w:jc w:val="center"/>
        </w:trPr>
        <w:tc>
          <w:tcPr>
            <w:tcW w:w="3137" w:type="dxa"/>
            <w:shd w:val="clear" w:color="auto" w:fill="FFFFFF" w:themeFill="background1"/>
          </w:tcPr>
          <w:p w14:paraId="1E7632AC" w14:textId="60F6C710" w:rsidR="0F6CBBC5" w:rsidRPr="006428B8" w:rsidRDefault="0F6CBBC5" w:rsidP="0071003E">
            <w:pPr>
              <w:jc w:val="left"/>
              <w:rPr>
                <w:rFonts w:cstheme="minorHAnsi"/>
              </w:rPr>
            </w:pPr>
            <w:r w:rsidRPr="006428B8">
              <w:rPr>
                <w:rFonts w:eastAsia="Arial" w:cstheme="minorHAnsi"/>
                <w:b/>
                <w:i/>
              </w:rPr>
              <w:t>N.º</w:t>
            </w:r>
            <w:r w:rsidR="2256A4E4" w:rsidRPr="006428B8">
              <w:rPr>
                <w:rFonts w:eastAsia="Arial" w:cstheme="minorHAnsi"/>
                <w:b/>
                <w:i/>
              </w:rPr>
              <w:t xml:space="preserve"> Consultas usuario (Q)</w:t>
            </w:r>
          </w:p>
        </w:tc>
        <w:tc>
          <w:tcPr>
            <w:tcW w:w="1249" w:type="dxa"/>
            <w:shd w:val="clear" w:color="auto" w:fill="FFFFFF" w:themeFill="background1"/>
            <w:vAlign w:val="center"/>
          </w:tcPr>
          <w:p w14:paraId="39FE591C" w14:textId="7DF7A0E1" w:rsidR="2256A4E4" w:rsidRPr="006428B8" w:rsidRDefault="2256A4E4" w:rsidP="006F48C1">
            <w:pPr>
              <w:jc w:val="center"/>
              <w:rPr>
                <w:rFonts w:cstheme="minorHAnsi"/>
              </w:rPr>
            </w:pPr>
            <w:r w:rsidRPr="006428B8">
              <w:rPr>
                <w:rFonts w:eastAsia="Arial" w:cstheme="minorHAnsi"/>
              </w:rPr>
              <w:t>0</w:t>
            </w:r>
          </w:p>
        </w:tc>
        <w:tc>
          <w:tcPr>
            <w:tcW w:w="1141" w:type="dxa"/>
            <w:shd w:val="clear" w:color="auto" w:fill="FFFFFF" w:themeFill="background1"/>
            <w:vAlign w:val="center"/>
          </w:tcPr>
          <w:p w14:paraId="3DE4DA22" w14:textId="1CEABA5D" w:rsidR="2256A4E4" w:rsidRPr="006428B8" w:rsidRDefault="2256A4E4" w:rsidP="006F48C1">
            <w:pPr>
              <w:jc w:val="center"/>
              <w:rPr>
                <w:rFonts w:cstheme="minorHAnsi"/>
              </w:rPr>
            </w:pPr>
            <w:r w:rsidRPr="006428B8">
              <w:rPr>
                <w:rFonts w:eastAsia="Arial" w:cstheme="minorHAnsi"/>
              </w:rPr>
              <w:t>0</w:t>
            </w:r>
          </w:p>
        </w:tc>
        <w:tc>
          <w:tcPr>
            <w:tcW w:w="1219" w:type="dxa"/>
            <w:shd w:val="clear" w:color="auto" w:fill="FFFFFF" w:themeFill="background1"/>
            <w:vAlign w:val="center"/>
          </w:tcPr>
          <w:p w14:paraId="205C74FB" w14:textId="4CDE8941" w:rsidR="2256A4E4" w:rsidRPr="006428B8" w:rsidRDefault="2256A4E4" w:rsidP="006F48C1">
            <w:pPr>
              <w:jc w:val="center"/>
              <w:rPr>
                <w:rFonts w:cstheme="minorHAnsi"/>
              </w:rPr>
            </w:pPr>
            <w:r w:rsidRPr="006428B8">
              <w:rPr>
                <w:rFonts w:eastAsia="Arial" w:cstheme="minorHAnsi"/>
              </w:rPr>
              <w:t>0</w:t>
            </w:r>
          </w:p>
        </w:tc>
      </w:tr>
      <w:tr w:rsidR="2256A4E4" w14:paraId="71BD5312" w14:textId="77777777" w:rsidTr="00DD549E">
        <w:trPr>
          <w:trHeight w:val="255"/>
          <w:jc w:val="center"/>
        </w:trPr>
        <w:tc>
          <w:tcPr>
            <w:tcW w:w="3137" w:type="dxa"/>
            <w:shd w:val="clear" w:color="auto" w:fill="FFFFFF" w:themeFill="background1"/>
          </w:tcPr>
          <w:p w14:paraId="25480818" w14:textId="5D4C043F" w:rsidR="60F314A5" w:rsidRPr="006428B8" w:rsidRDefault="60F314A5" w:rsidP="0071003E">
            <w:pPr>
              <w:jc w:val="left"/>
              <w:rPr>
                <w:rFonts w:cstheme="minorHAnsi"/>
              </w:rPr>
            </w:pPr>
            <w:r w:rsidRPr="006428B8">
              <w:rPr>
                <w:rFonts w:eastAsia="Arial" w:cstheme="minorHAnsi"/>
                <w:b/>
                <w:i/>
              </w:rPr>
              <w:t>N.º</w:t>
            </w:r>
            <w:r w:rsidR="2256A4E4" w:rsidRPr="006428B8">
              <w:rPr>
                <w:rFonts w:eastAsia="Arial" w:cstheme="minorHAnsi"/>
                <w:b/>
                <w:i/>
              </w:rPr>
              <w:t xml:space="preserve"> de interfaces externos</w:t>
            </w:r>
          </w:p>
        </w:tc>
        <w:tc>
          <w:tcPr>
            <w:tcW w:w="1249" w:type="dxa"/>
            <w:shd w:val="clear" w:color="auto" w:fill="FFFFFF" w:themeFill="background1"/>
            <w:vAlign w:val="center"/>
          </w:tcPr>
          <w:p w14:paraId="6A7FE297" w14:textId="149CF12F" w:rsidR="2256A4E4" w:rsidRPr="006428B8" w:rsidRDefault="2256A4E4" w:rsidP="006F48C1">
            <w:pPr>
              <w:jc w:val="center"/>
              <w:rPr>
                <w:rFonts w:cstheme="minorHAnsi"/>
              </w:rPr>
            </w:pPr>
            <w:r w:rsidRPr="006428B8">
              <w:rPr>
                <w:rFonts w:eastAsia="Arial" w:cstheme="minorHAnsi"/>
              </w:rPr>
              <w:t>0</w:t>
            </w:r>
          </w:p>
        </w:tc>
        <w:tc>
          <w:tcPr>
            <w:tcW w:w="1141" w:type="dxa"/>
            <w:shd w:val="clear" w:color="auto" w:fill="FFFFFF" w:themeFill="background1"/>
            <w:vAlign w:val="center"/>
          </w:tcPr>
          <w:p w14:paraId="307F22B5" w14:textId="677F0CD2" w:rsidR="2256A4E4" w:rsidRPr="006428B8" w:rsidRDefault="2256A4E4" w:rsidP="006F48C1">
            <w:pPr>
              <w:jc w:val="center"/>
              <w:rPr>
                <w:rFonts w:cstheme="minorHAnsi"/>
              </w:rPr>
            </w:pPr>
            <w:r w:rsidRPr="006428B8">
              <w:rPr>
                <w:rFonts w:eastAsia="Arial" w:cstheme="minorHAnsi"/>
              </w:rPr>
              <w:t>2</w:t>
            </w:r>
          </w:p>
        </w:tc>
        <w:tc>
          <w:tcPr>
            <w:tcW w:w="1219" w:type="dxa"/>
            <w:shd w:val="clear" w:color="auto" w:fill="FFFFFF" w:themeFill="background1"/>
            <w:vAlign w:val="center"/>
          </w:tcPr>
          <w:p w14:paraId="570EB4FE" w14:textId="7E097795" w:rsidR="2256A4E4" w:rsidRPr="006428B8" w:rsidRDefault="2256A4E4" w:rsidP="006F48C1">
            <w:pPr>
              <w:jc w:val="center"/>
              <w:rPr>
                <w:rFonts w:cstheme="minorHAnsi"/>
              </w:rPr>
            </w:pPr>
            <w:r w:rsidRPr="006428B8">
              <w:rPr>
                <w:rFonts w:eastAsia="Arial" w:cstheme="minorHAnsi"/>
              </w:rPr>
              <w:t>1</w:t>
            </w:r>
          </w:p>
        </w:tc>
      </w:tr>
    </w:tbl>
    <w:p w14:paraId="467CC3C4" w14:textId="010FC140" w:rsidR="009C5A7F" w:rsidRDefault="00733DA4" w:rsidP="009C5A7F">
      <w:pPr>
        <w:pStyle w:val="CitadeTablas"/>
      </w:pPr>
      <w:bookmarkStart w:id="552" w:name="_Toc165126428"/>
      <w:r>
        <w:t>Integración con Sistemas centrales – Cálculo de los puntos función no ajustados</w:t>
      </w:r>
      <w:bookmarkEnd w:id="552"/>
    </w:p>
    <w:p w14:paraId="66973F74" w14:textId="184C699F" w:rsidR="6A4D0251" w:rsidRDefault="6A4D0251" w:rsidP="00470E4A">
      <w:r>
        <w:t xml:space="preserve">En este punto aplicamos la fórmula explicada en el apartado anterior: </w:t>
      </w:r>
    </w:p>
    <w:p w14:paraId="367A8401" w14:textId="77777777" w:rsidR="0013187E" w:rsidRPr="00A801E4" w:rsidRDefault="0000022E" w:rsidP="0013187E">
      <w:pPr>
        <w:rPr>
          <w:rFonts w:eastAsiaTheme="minorEastAsia"/>
        </w:rPr>
      </w:pPr>
      <m:oMathPara>
        <m:oMath>
          <m:r>
            <w:rPr>
              <w:rFonts w:ascii="Cambria Math" w:hAnsi="Cambria Math"/>
            </w:rPr>
            <w:lastRenderedPageBreak/>
            <m:t>CF=</m:t>
          </m:r>
          <m:nary>
            <m:naryPr>
              <m:chr m:val="∑"/>
              <m:limLoc m:val="undOvr"/>
              <m:ctrlPr>
                <w:rPr>
                  <w:rFonts w:ascii="Cambria Math" w:hAnsi="Cambria Math"/>
                  <w:i/>
                </w:rPr>
              </m:ctrlPr>
            </m:naryPr>
            <m:sub>
              <m:r>
                <w:rPr>
                  <w:rFonts w:ascii="Cambria Math" w:hAnsi="Cambria Math"/>
                </w:rPr>
                <m:t>i=1</m:t>
              </m:r>
            </m:sub>
            <m:sup>
              <m:r>
                <w:rPr>
                  <w:rFonts w:ascii="Cambria Math" w:hAnsi="Cambria Math"/>
                </w:rPr>
                <m:t>5</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3</m:t>
                  </m:r>
                </m:sup>
                <m:e>
                  <m:sSub>
                    <m:sSubPr>
                      <m:ctrlPr>
                        <w:rPr>
                          <w:rFonts w:ascii="Cambria Math" w:hAnsi="Cambria Math"/>
                          <w:i/>
                        </w:rPr>
                      </m:ctrlPr>
                    </m:sSubPr>
                    <m:e>
                      <m:r>
                        <w:rPr>
                          <w:rFonts w:ascii="Cambria Math" w:hAnsi="Cambria Math"/>
                        </w:rPr>
                        <m:t>w</m:t>
                      </m:r>
                    </m:e>
                    <m:sub>
                      <m:r>
                        <w:rPr>
                          <w:rFonts w:ascii="Cambria Math" w:hAnsi="Cambria Math"/>
                        </w:rPr>
                        <m:t>ij</m:t>
                      </m:r>
                    </m:sub>
                  </m:sSub>
                  <m:sSub>
                    <m:sSubPr>
                      <m:ctrlPr>
                        <w:rPr>
                          <w:rFonts w:ascii="Cambria Math" w:hAnsi="Cambria Math"/>
                          <w:i/>
                        </w:rPr>
                      </m:ctrlPr>
                    </m:sSubPr>
                    <m:e>
                      <m:r>
                        <w:rPr>
                          <w:rFonts w:ascii="Cambria Math" w:hAnsi="Cambria Math"/>
                        </w:rPr>
                        <m:t>x</m:t>
                      </m:r>
                    </m:e>
                    <m:sub>
                      <m:r>
                        <w:rPr>
                          <w:rFonts w:ascii="Cambria Math" w:hAnsi="Cambria Math"/>
                        </w:rPr>
                        <m:t>ij</m:t>
                      </m:r>
                    </m:sub>
                  </m:sSub>
                </m:e>
              </m:nary>
            </m:e>
          </m:nary>
        </m:oMath>
      </m:oMathPara>
    </w:p>
    <w:p w14:paraId="5D4C98ED" w14:textId="2F6B1117" w:rsidR="00DA735B" w:rsidRPr="00794F37" w:rsidRDefault="6A4D0251" w:rsidP="00794F37">
      <w:r>
        <w:t>Hacemos el sumatorio de las multiplicaciones de cada factor de peso por el número de funciones identificadas con esas características y obtenemos el valor final de CF. Este mecanismo funciona análogamente para el resto de los módulos del sistema.</w:t>
      </w:r>
      <w:bookmarkStart w:id="553" w:name="_Toc473363174"/>
      <w:bookmarkStart w:id="554" w:name="_Toc164120907"/>
    </w:p>
    <w:p w14:paraId="55785743" w14:textId="1EF5F88A" w:rsidR="07DD3F48" w:rsidRDefault="3B0B019B" w:rsidP="00A12411">
      <w:pPr>
        <w:pStyle w:val="Ttulo5"/>
      </w:pPr>
      <w:r>
        <w:t>Cálculo del factor de ajuste</w:t>
      </w:r>
      <w:bookmarkEnd w:id="553"/>
      <w:bookmarkEnd w:id="554"/>
    </w:p>
    <w:p w14:paraId="5F47258B" w14:textId="5587CDAE" w:rsidR="033E3C9F" w:rsidRDefault="033E3C9F" w:rsidP="2256A4E4">
      <w:r>
        <w:t>Para realizar el cálculo del factor de ajuste responderemos a las preguntas planteadas en el apartado anterior:</w:t>
      </w:r>
    </w:p>
    <w:tbl>
      <w:tblPr>
        <w:tblStyle w:val="Tablaconcuadrcula4-nfasis3"/>
        <w:tblW w:w="0" w:type="auto"/>
        <w:tblLayout w:type="fixed"/>
        <w:tblLook w:val="06A0" w:firstRow="1" w:lastRow="0" w:firstColumn="1" w:lastColumn="0" w:noHBand="1" w:noVBand="1"/>
      </w:tblPr>
      <w:tblGrid>
        <w:gridCol w:w="7185"/>
        <w:gridCol w:w="1305"/>
      </w:tblGrid>
      <w:tr w:rsidR="2256A4E4" w14:paraId="020776DD" w14:textId="77777777" w:rsidTr="00DA735B">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185" w:type="dxa"/>
            <w:shd w:val="clear" w:color="auto" w:fill="AEAAAA" w:themeFill="background2" w:themeFillShade="BF"/>
            <w:vAlign w:val="center"/>
          </w:tcPr>
          <w:p w14:paraId="19DD861A" w14:textId="1E583E45" w:rsidR="6D3C9CED" w:rsidRPr="00CA5DA9" w:rsidRDefault="6D3C9CED" w:rsidP="2256A4E4">
            <w:pPr>
              <w:jc w:val="center"/>
              <w:rPr>
                <w:rFonts w:cstheme="minorHAnsi"/>
              </w:rPr>
            </w:pPr>
            <w:r w:rsidRPr="00CA5DA9">
              <w:rPr>
                <w:rFonts w:cstheme="minorHAnsi"/>
                <w:color w:val="auto"/>
              </w:rPr>
              <w:t>Característica</w:t>
            </w:r>
          </w:p>
        </w:tc>
        <w:tc>
          <w:tcPr>
            <w:tcW w:w="1305" w:type="dxa"/>
            <w:shd w:val="clear" w:color="auto" w:fill="AEAAAA" w:themeFill="background2" w:themeFillShade="BF"/>
            <w:vAlign w:val="center"/>
          </w:tcPr>
          <w:p w14:paraId="20C95A3A" w14:textId="511B2D17" w:rsidR="6D3C9CED" w:rsidRPr="00CA5DA9" w:rsidRDefault="6D3C9CED" w:rsidP="2256A4E4">
            <w:pPr>
              <w:jc w:val="center"/>
              <w:cnfStyle w:val="100000000000" w:firstRow="1" w:lastRow="0" w:firstColumn="0" w:lastColumn="0" w:oddVBand="0" w:evenVBand="0" w:oddHBand="0" w:evenHBand="0" w:firstRowFirstColumn="0" w:firstRowLastColumn="0" w:lastRowFirstColumn="0" w:lastRowLastColumn="0"/>
              <w:rPr>
                <w:rFonts w:cstheme="minorHAnsi"/>
              </w:rPr>
            </w:pPr>
            <w:r w:rsidRPr="00CA5DA9">
              <w:rPr>
                <w:rFonts w:cstheme="minorHAnsi"/>
                <w:color w:val="auto"/>
              </w:rPr>
              <w:t>Puntuación</w:t>
            </w:r>
          </w:p>
        </w:tc>
      </w:tr>
      <w:tr w:rsidR="2256A4E4" w14:paraId="55C8DC1F" w14:textId="77777777" w:rsidTr="00B607EE">
        <w:trPr>
          <w:trHeight w:val="300"/>
        </w:trPr>
        <w:tc>
          <w:tcPr>
            <w:cnfStyle w:val="001000000000" w:firstRow="0" w:lastRow="0" w:firstColumn="1" w:lastColumn="0" w:oddVBand="0" w:evenVBand="0" w:oddHBand="0" w:evenHBand="0" w:firstRowFirstColumn="0" w:firstRowLastColumn="0" w:lastRowFirstColumn="0" w:lastRowLastColumn="0"/>
            <w:tcW w:w="7185" w:type="dxa"/>
            <w:shd w:val="clear" w:color="auto" w:fill="FFFFFF" w:themeFill="background1"/>
          </w:tcPr>
          <w:p w14:paraId="74344C77" w14:textId="4EF9DDF2" w:rsidR="2256A4E4" w:rsidRPr="00CA5DA9" w:rsidRDefault="2256A4E4" w:rsidP="2256A4E4">
            <w:pPr>
              <w:rPr>
                <w:rFonts w:cstheme="minorHAnsi"/>
              </w:rPr>
            </w:pPr>
            <w:r w:rsidRPr="00CA5DA9">
              <w:rPr>
                <w:rFonts w:eastAsia="Arial" w:cstheme="minorHAnsi"/>
                <w:b w:val="0"/>
              </w:rPr>
              <w:t>1</w:t>
            </w:r>
            <w:r w:rsidR="007B3456" w:rsidRPr="00CA5DA9">
              <w:rPr>
                <w:rFonts w:eastAsia="Arial" w:cstheme="minorHAnsi"/>
                <w:b w:val="0"/>
              </w:rPr>
              <w:t xml:space="preserve">. </w:t>
            </w:r>
            <w:r w:rsidR="007B3456" w:rsidRPr="00CA5DA9">
              <w:rPr>
                <w:rFonts w:eastAsia="Arial" w:cstheme="minorHAnsi"/>
              </w:rPr>
              <w:t>¿</w:t>
            </w:r>
            <w:r w:rsidRPr="00CA5DA9">
              <w:rPr>
                <w:rFonts w:eastAsia="Arial" w:cstheme="minorHAnsi"/>
                <w:b w:val="0"/>
              </w:rPr>
              <w:t>Requiere el sistema copias de seguridad y de recuperación fiables?</w:t>
            </w:r>
          </w:p>
        </w:tc>
        <w:tc>
          <w:tcPr>
            <w:tcW w:w="1305" w:type="dxa"/>
            <w:shd w:val="clear" w:color="auto" w:fill="FFFFFF" w:themeFill="background1"/>
            <w:vAlign w:val="center"/>
          </w:tcPr>
          <w:p w14:paraId="6FBC3BF3" w14:textId="025F21B4" w:rsidR="2256A4E4" w:rsidRPr="00CA5DA9" w:rsidRDefault="2256A4E4" w:rsidP="2256A4E4">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CA5DA9">
              <w:rPr>
                <w:rFonts w:eastAsia="Arial" w:cstheme="minorHAnsi"/>
              </w:rPr>
              <w:t>3</w:t>
            </w:r>
          </w:p>
        </w:tc>
      </w:tr>
      <w:tr w:rsidR="2256A4E4" w14:paraId="24AE14E7" w14:textId="77777777" w:rsidTr="00B607EE">
        <w:trPr>
          <w:trHeight w:val="300"/>
        </w:trPr>
        <w:tc>
          <w:tcPr>
            <w:cnfStyle w:val="001000000000" w:firstRow="0" w:lastRow="0" w:firstColumn="1" w:lastColumn="0" w:oddVBand="0" w:evenVBand="0" w:oddHBand="0" w:evenHBand="0" w:firstRowFirstColumn="0" w:firstRowLastColumn="0" w:lastRowFirstColumn="0" w:lastRowLastColumn="0"/>
            <w:tcW w:w="7185" w:type="dxa"/>
            <w:shd w:val="clear" w:color="auto" w:fill="FFFFFF" w:themeFill="background1"/>
          </w:tcPr>
          <w:p w14:paraId="34ABCEBA" w14:textId="29A14E64" w:rsidR="2256A4E4" w:rsidRPr="00CA5DA9" w:rsidRDefault="2256A4E4" w:rsidP="2256A4E4">
            <w:pPr>
              <w:rPr>
                <w:rFonts w:cstheme="minorHAnsi"/>
              </w:rPr>
            </w:pPr>
            <w:r w:rsidRPr="00CA5DA9">
              <w:rPr>
                <w:rFonts w:eastAsia="Arial" w:cstheme="minorHAnsi"/>
                <w:b w:val="0"/>
              </w:rPr>
              <w:t>2</w:t>
            </w:r>
            <w:r w:rsidR="007B3456" w:rsidRPr="00CA5DA9">
              <w:rPr>
                <w:rFonts w:eastAsia="Arial" w:cstheme="minorHAnsi"/>
                <w:b w:val="0"/>
              </w:rPr>
              <w:t xml:space="preserve">. </w:t>
            </w:r>
            <w:r w:rsidR="007B3456" w:rsidRPr="00CA5DA9">
              <w:rPr>
                <w:rFonts w:eastAsia="Arial" w:cstheme="minorHAnsi"/>
              </w:rPr>
              <w:t>¿</w:t>
            </w:r>
            <w:r w:rsidRPr="00CA5DA9">
              <w:rPr>
                <w:rFonts w:eastAsia="Arial" w:cstheme="minorHAnsi"/>
                <w:b w:val="0"/>
              </w:rPr>
              <w:t>Se requiere comunicación de datos?</w:t>
            </w:r>
          </w:p>
        </w:tc>
        <w:tc>
          <w:tcPr>
            <w:tcW w:w="1305" w:type="dxa"/>
            <w:shd w:val="clear" w:color="auto" w:fill="FFFFFF" w:themeFill="background1"/>
            <w:vAlign w:val="center"/>
          </w:tcPr>
          <w:p w14:paraId="2D942D37" w14:textId="461AA596" w:rsidR="2256A4E4" w:rsidRPr="00CA5DA9" w:rsidRDefault="2256A4E4" w:rsidP="2256A4E4">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CA5DA9">
              <w:rPr>
                <w:rFonts w:eastAsia="Arial" w:cstheme="minorHAnsi"/>
              </w:rPr>
              <w:t>4</w:t>
            </w:r>
          </w:p>
        </w:tc>
      </w:tr>
      <w:tr w:rsidR="2256A4E4" w14:paraId="2A3551B7" w14:textId="77777777" w:rsidTr="00B607EE">
        <w:trPr>
          <w:trHeight w:val="300"/>
        </w:trPr>
        <w:tc>
          <w:tcPr>
            <w:cnfStyle w:val="001000000000" w:firstRow="0" w:lastRow="0" w:firstColumn="1" w:lastColumn="0" w:oddVBand="0" w:evenVBand="0" w:oddHBand="0" w:evenHBand="0" w:firstRowFirstColumn="0" w:firstRowLastColumn="0" w:lastRowFirstColumn="0" w:lastRowLastColumn="0"/>
            <w:tcW w:w="7185" w:type="dxa"/>
            <w:shd w:val="clear" w:color="auto" w:fill="FFFFFF" w:themeFill="background1"/>
          </w:tcPr>
          <w:p w14:paraId="275567D2" w14:textId="3C389117" w:rsidR="2256A4E4" w:rsidRPr="00CA5DA9" w:rsidRDefault="2256A4E4" w:rsidP="2256A4E4">
            <w:pPr>
              <w:rPr>
                <w:rFonts w:cstheme="minorHAnsi"/>
              </w:rPr>
            </w:pPr>
            <w:r w:rsidRPr="00CA5DA9">
              <w:rPr>
                <w:rFonts w:eastAsia="Arial" w:cstheme="minorHAnsi"/>
                <w:b w:val="0"/>
              </w:rPr>
              <w:t>3</w:t>
            </w:r>
            <w:r w:rsidR="007B3456" w:rsidRPr="00CA5DA9">
              <w:rPr>
                <w:rFonts w:eastAsia="Arial" w:cstheme="minorHAnsi"/>
                <w:b w:val="0"/>
              </w:rPr>
              <w:t xml:space="preserve">. </w:t>
            </w:r>
            <w:r w:rsidR="007B3456" w:rsidRPr="00CA5DA9">
              <w:rPr>
                <w:rFonts w:eastAsia="Arial" w:cstheme="minorHAnsi"/>
              </w:rPr>
              <w:t>¿</w:t>
            </w:r>
            <w:r w:rsidRPr="00CA5DA9">
              <w:rPr>
                <w:rFonts w:eastAsia="Arial" w:cstheme="minorHAnsi"/>
                <w:b w:val="0"/>
              </w:rPr>
              <w:t>Existen funciones de procesamiento distribuido?</w:t>
            </w:r>
          </w:p>
        </w:tc>
        <w:tc>
          <w:tcPr>
            <w:tcW w:w="1305" w:type="dxa"/>
            <w:shd w:val="clear" w:color="auto" w:fill="FFFFFF" w:themeFill="background1"/>
            <w:vAlign w:val="center"/>
          </w:tcPr>
          <w:p w14:paraId="0050755C" w14:textId="68D7E04E" w:rsidR="2256A4E4" w:rsidRPr="00CA5DA9" w:rsidRDefault="2256A4E4" w:rsidP="2256A4E4">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CA5DA9">
              <w:rPr>
                <w:rFonts w:eastAsia="Arial" w:cstheme="minorHAnsi"/>
              </w:rPr>
              <w:t>4</w:t>
            </w:r>
          </w:p>
        </w:tc>
      </w:tr>
      <w:tr w:rsidR="2256A4E4" w14:paraId="660319D1" w14:textId="77777777" w:rsidTr="00B607EE">
        <w:trPr>
          <w:trHeight w:val="300"/>
        </w:trPr>
        <w:tc>
          <w:tcPr>
            <w:cnfStyle w:val="001000000000" w:firstRow="0" w:lastRow="0" w:firstColumn="1" w:lastColumn="0" w:oddVBand="0" w:evenVBand="0" w:oddHBand="0" w:evenHBand="0" w:firstRowFirstColumn="0" w:firstRowLastColumn="0" w:lastRowFirstColumn="0" w:lastRowLastColumn="0"/>
            <w:tcW w:w="7185" w:type="dxa"/>
            <w:shd w:val="clear" w:color="auto" w:fill="FFFFFF" w:themeFill="background1"/>
          </w:tcPr>
          <w:p w14:paraId="754D53B6" w14:textId="337C6F5A" w:rsidR="1093E995" w:rsidRPr="00CA5DA9" w:rsidRDefault="1093E995" w:rsidP="2256A4E4">
            <w:pPr>
              <w:rPr>
                <w:rFonts w:eastAsia="Arial" w:cstheme="minorHAnsi"/>
                <w:b w:val="0"/>
              </w:rPr>
            </w:pPr>
            <w:r w:rsidRPr="00CA5DA9">
              <w:rPr>
                <w:rFonts w:eastAsia="Arial" w:cstheme="minorHAnsi"/>
                <w:b w:val="0"/>
              </w:rPr>
              <w:t>4</w:t>
            </w:r>
            <w:r w:rsidR="007B3456" w:rsidRPr="00CA5DA9">
              <w:rPr>
                <w:rFonts w:eastAsia="Arial" w:cstheme="minorHAnsi"/>
                <w:b w:val="0"/>
              </w:rPr>
              <w:t>.</w:t>
            </w:r>
            <w:r w:rsidR="007B3456" w:rsidRPr="00CA5DA9">
              <w:rPr>
                <w:rFonts w:eastAsia="Arial" w:cstheme="minorHAnsi"/>
              </w:rPr>
              <w:t xml:space="preserve"> ¿</w:t>
            </w:r>
            <w:r w:rsidR="6D3C9CED" w:rsidRPr="00CA5DA9">
              <w:rPr>
                <w:rFonts w:eastAsia="Arial" w:cstheme="minorHAnsi"/>
                <w:b w:val="0"/>
              </w:rPr>
              <w:t>Es crítico el rendimiento?</w:t>
            </w:r>
          </w:p>
        </w:tc>
        <w:tc>
          <w:tcPr>
            <w:tcW w:w="1305" w:type="dxa"/>
            <w:shd w:val="clear" w:color="auto" w:fill="FFFFFF" w:themeFill="background1"/>
            <w:vAlign w:val="center"/>
          </w:tcPr>
          <w:p w14:paraId="38E23943" w14:textId="067B2E26" w:rsidR="2256A4E4" w:rsidRPr="00CA5DA9" w:rsidRDefault="2256A4E4" w:rsidP="2256A4E4">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CA5DA9">
              <w:rPr>
                <w:rFonts w:eastAsia="Arial" w:cstheme="minorHAnsi"/>
              </w:rPr>
              <w:t>3</w:t>
            </w:r>
          </w:p>
        </w:tc>
      </w:tr>
      <w:tr w:rsidR="2256A4E4" w14:paraId="5E0AEE24" w14:textId="77777777" w:rsidTr="00B607EE">
        <w:trPr>
          <w:trHeight w:val="300"/>
        </w:trPr>
        <w:tc>
          <w:tcPr>
            <w:cnfStyle w:val="001000000000" w:firstRow="0" w:lastRow="0" w:firstColumn="1" w:lastColumn="0" w:oddVBand="0" w:evenVBand="0" w:oddHBand="0" w:evenHBand="0" w:firstRowFirstColumn="0" w:firstRowLastColumn="0" w:lastRowFirstColumn="0" w:lastRowLastColumn="0"/>
            <w:tcW w:w="7185" w:type="dxa"/>
            <w:shd w:val="clear" w:color="auto" w:fill="FFFFFF" w:themeFill="background1"/>
          </w:tcPr>
          <w:p w14:paraId="77441AEB" w14:textId="1D602DD1" w:rsidR="2256A4E4" w:rsidRPr="00CA5DA9" w:rsidRDefault="2256A4E4" w:rsidP="2256A4E4">
            <w:pPr>
              <w:rPr>
                <w:rFonts w:cstheme="minorHAnsi"/>
              </w:rPr>
            </w:pPr>
            <w:r w:rsidRPr="00CA5DA9">
              <w:rPr>
                <w:rFonts w:eastAsia="Arial" w:cstheme="minorHAnsi"/>
                <w:b w:val="0"/>
              </w:rPr>
              <w:t>5</w:t>
            </w:r>
            <w:r w:rsidR="007B3456" w:rsidRPr="00CA5DA9">
              <w:rPr>
                <w:rFonts w:eastAsia="Arial" w:cstheme="minorHAnsi"/>
                <w:b w:val="0"/>
              </w:rPr>
              <w:t xml:space="preserve">. </w:t>
            </w:r>
            <w:r w:rsidR="007B3456" w:rsidRPr="00CA5DA9">
              <w:rPr>
                <w:rFonts w:eastAsia="Arial" w:cstheme="minorHAnsi"/>
              </w:rPr>
              <w:t>¿</w:t>
            </w:r>
            <w:r w:rsidRPr="00CA5DA9">
              <w:rPr>
                <w:rFonts w:eastAsia="Arial" w:cstheme="minorHAnsi"/>
                <w:b w:val="0"/>
              </w:rPr>
              <w:t>Se ejecutaría el sistema en un entorno operativo existente y fuertemente utilizado?</w:t>
            </w:r>
          </w:p>
        </w:tc>
        <w:tc>
          <w:tcPr>
            <w:tcW w:w="1305" w:type="dxa"/>
            <w:shd w:val="clear" w:color="auto" w:fill="FFFFFF" w:themeFill="background1"/>
            <w:vAlign w:val="center"/>
          </w:tcPr>
          <w:p w14:paraId="6C4B70B6" w14:textId="059614A6" w:rsidR="2256A4E4" w:rsidRPr="00CA5DA9" w:rsidRDefault="2256A4E4" w:rsidP="2256A4E4">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CA5DA9">
              <w:rPr>
                <w:rFonts w:eastAsia="Arial" w:cstheme="minorHAnsi"/>
              </w:rPr>
              <w:t>3</w:t>
            </w:r>
          </w:p>
        </w:tc>
      </w:tr>
      <w:tr w:rsidR="2256A4E4" w14:paraId="2D1E342A" w14:textId="77777777" w:rsidTr="00B607EE">
        <w:trPr>
          <w:trHeight w:val="300"/>
        </w:trPr>
        <w:tc>
          <w:tcPr>
            <w:cnfStyle w:val="001000000000" w:firstRow="0" w:lastRow="0" w:firstColumn="1" w:lastColumn="0" w:oddVBand="0" w:evenVBand="0" w:oddHBand="0" w:evenHBand="0" w:firstRowFirstColumn="0" w:firstRowLastColumn="0" w:lastRowFirstColumn="0" w:lastRowLastColumn="0"/>
            <w:tcW w:w="7185" w:type="dxa"/>
            <w:shd w:val="clear" w:color="auto" w:fill="FFFFFF" w:themeFill="background1"/>
          </w:tcPr>
          <w:p w14:paraId="46D91F5F" w14:textId="3B4B15DF" w:rsidR="2256A4E4" w:rsidRPr="00CA5DA9" w:rsidRDefault="2256A4E4" w:rsidP="2256A4E4">
            <w:pPr>
              <w:rPr>
                <w:rFonts w:cstheme="minorHAnsi"/>
              </w:rPr>
            </w:pPr>
            <w:r w:rsidRPr="00CA5DA9">
              <w:rPr>
                <w:rFonts w:eastAsia="Arial" w:cstheme="minorHAnsi"/>
                <w:b w:val="0"/>
              </w:rPr>
              <w:t>6</w:t>
            </w:r>
            <w:r w:rsidR="007B3456" w:rsidRPr="00CA5DA9">
              <w:rPr>
                <w:rFonts w:eastAsia="Arial" w:cstheme="minorHAnsi"/>
                <w:b w:val="0"/>
              </w:rPr>
              <w:t xml:space="preserve">. </w:t>
            </w:r>
            <w:r w:rsidR="007B3456" w:rsidRPr="00CA5DA9">
              <w:rPr>
                <w:rFonts w:eastAsia="Arial" w:cstheme="minorHAnsi"/>
              </w:rPr>
              <w:t>¿</w:t>
            </w:r>
            <w:r w:rsidRPr="00CA5DA9">
              <w:rPr>
                <w:rFonts w:eastAsia="Arial" w:cstheme="minorHAnsi"/>
                <w:b w:val="0"/>
              </w:rPr>
              <w:t>Requiere el sistema entrada de datos interactiva?</w:t>
            </w:r>
          </w:p>
        </w:tc>
        <w:tc>
          <w:tcPr>
            <w:tcW w:w="1305" w:type="dxa"/>
            <w:shd w:val="clear" w:color="auto" w:fill="FFFFFF" w:themeFill="background1"/>
            <w:vAlign w:val="center"/>
          </w:tcPr>
          <w:p w14:paraId="1C771BC8" w14:textId="5E44FB55" w:rsidR="2256A4E4" w:rsidRPr="00CA5DA9" w:rsidRDefault="2256A4E4" w:rsidP="2256A4E4">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CA5DA9">
              <w:rPr>
                <w:rFonts w:eastAsia="Arial" w:cstheme="minorHAnsi"/>
              </w:rPr>
              <w:t>1</w:t>
            </w:r>
          </w:p>
        </w:tc>
      </w:tr>
      <w:tr w:rsidR="2256A4E4" w14:paraId="5CBCF95F" w14:textId="77777777" w:rsidTr="00B607EE">
        <w:trPr>
          <w:trHeight w:val="300"/>
        </w:trPr>
        <w:tc>
          <w:tcPr>
            <w:cnfStyle w:val="001000000000" w:firstRow="0" w:lastRow="0" w:firstColumn="1" w:lastColumn="0" w:oddVBand="0" w:evenVBand="0" w:oddHBand="0" w:evenHBand="0" w:firstRowFirstColumn="0" w:firstRowLastColumn="0" w:lastRowFirstColumn="0" w:lastRowLastColumn="0"/>
            <w:tcW w:w="7185" w:type="dxa"/>
            <w:shd w:val="clear" w:color="auto" w:fill="FFFFFF" w:themeFill="background1"/>
          </w:tcPr>
          <w:p w14:paraId="2C10AE0A" w14:textId="7C0AFD0B" w:rsidR="2256A4E4" w:rsidRPr="00CA5DA9" w:rsidRDefault="2256A4E4" w:rsidP="2256A4E4">
            <w:pPr>
              <w:rPr>
                <w:rFonts w:cstheme="minorHAnsi"/>
              </w:rPr>
            </w:pPr>
            <w:r w:rsidRPr="00CA5DA9">
              <w:rPr>
                <w:rFonts w:eastAsia="Arial" w:cstheme="minorHAnsi"/>
                <w:b w:val="0"/>
              </w:rPr>
              <w:t>7</w:t>
            </w:r>
            <w:r w:rsidR="007B3456" w:rsidRPr="00CA5DA9">
              <w:rPr>
                <w:rFonts w:eastAsia="Arial" w:cstheme="minorHAnsi"/>
                <w:b w:val="0"/>
              </w:rPr>
              <w:t xml:space="preserve">. </w:t>
            </w:r>
            <w:r w:rsidR="007B3456" w:rsidRPr="00CA5DA9">
              <w:rPr>
                <w:rFonts w:eastAsia="Arial" w:cstheme="minorHAnsi"/>
              </w:rPr>
              <w:t>¿</w:t>
            </w:r>
            <w:r w:rsidRPr="00CA5DA9">
              <w:rPr>
                <w:rFonts w:eastAsia="Arial" w:cstheme="minorHAnsi"/>
                <w:b w:val="0"/>
              </w:rPr>
              <w:t>Requiere la entrada de datos interactiva que las transacciones de entrada se lleven a cabo sobre múltiples pantallas u operaciones?</w:t>
            </w:r>
          </w:p>
        </w:tc>
        <w:tc>
          <w:tcPr>
            <w:tcW w:w="1305" w:type="dxa"/>
            <w:shd w:val="clear" w:color="auto" w:fill="FFFFFF" w:themeFill="background1"/>
            <w:vAlign w:val="center"/>
          </w:tcPr>
          <w:p w14:paraId="59F6EA33" w14:textId="49785FF7" w:rsidR="2256A4E4" w:rsidRPr="00CA5DA9" w:rsidRDefault="2256A4E4" w:rsidP="2256A4E4">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CA5DA9">
              <w:rPr>
                <w:rFonts w:eastAsia="Arial" w:cstheme="minorHAnsi"/>
              </w:rPr>
              <w:t>2</w:t>
            </w:r>
          </w:p>
        </w:tc>
      </w:tr>
      <w:tr w:rsidR="2256A4E4" w14:paraId="569FA34E" w14:textId="77777777" w:rsidTr="00B607EE">
        <w:trPr>
          <w:trHeight w:val="300"/>
        </w:trPr>
        <w:tc>
          <w:tcPr>
            <w:cnfStyle w:val="001000000000" w:firstRow="0" w:lastRow="0" w:firstColumn="1" w:lastColumn="0" w:oddVBand="0" w:evenVBand="0" w:oddHBand="0" w:evenHBand="0" w:firstRowFirstColumn="0" w:firstRowLastColumn="0" w:lastRowFirstColumn="0" w:lastRowLastColumn="0"/>
            <w:tcW w:w="7185" w:type="dxa"/>
            <w:shd w:val="clear" w:color="auto" w:fill="FFFFFF" w:themeFill="background1"/>
          </w:tcPr>
          <w:p w14:paraId="04F7888E" w14:textId="632A52A5" w:rsidR="2256A4E4" w:rsidRPr="00CA5DA9" w:rsidRDefault="2256A4E4" w:rsidP="2256A4E4">
            <w:pPr>
              <w:rPr>
                <w:rFonts w:cstheme="minorHAnsi"/>
              </w:rPr>
            </w:pPr>
            <w:r w:rsidRPr="00CA5DA9">
              <w:rPr>
                <w:rFonts w:eastAsia="Arial" w:cstheme="minorHAnsi"/>
                <w:b w:val="0"/>
              </w:rPr>
              <w:t>8</w:t>
            </w:r>
            <w:r w:rsidR="007B3456" w:rsidRPr="00CA5DA9">
              <w:rPr>
                <w:rFonts w:eastAsia="Arial" w:cstheme="minorHAnsi"/>
                <w:b w:val="0"/>
              </w:rPr>
              <w:t xml:space="preserve">. </w:t>
            </w:r>
            <w:r w:rsidR="007B3456" w:rsidRPr="00CA5DA9">
              <w:rPr>
                <w:rFonts w:eastAsia="Arial" w:cstheme="minorHAnsi"/>
              </w:rPr>
              <w:t>¿</w:t>
            </w:r>
            <w:r w:rsidRPr="00CA5DA9">
              <w:rPr>
                <w:rFonts w:eastAsia="Arial" w:cstheme="minorHAnsi"/>
                <w:b w:val="0"/>
              </w:rPr>
              <w:t>Se actualizan los archivos maestros de forma interactiva?</w:t>
            </w:r>
          </w:p>
        </w:tc>
        <w:tc>
          <w:tcPr>
            <w:tcW w:w="1305" w:type="dxa"/>
            <w:shd w:val="clear" w:color="auto" w:fill="FFFFFF" w:themeFill="background1"/>
            <w:vAlign w:val="center"/>
          </w:tcPr>
          <w:p w14:paraId="219D99A7" w14:textId="28913162" w:rsidR="2256A4E4" w:rsidRPr="00CA5DA9" w:rsidRDefault="2256A4E4" w:rsidP="2256A4E4">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CA5DA9">
              <w:rPr>
                <w:rFonts w:eastAsia="Arial" w:cstheme="minorHAnsi"/>
              </w:rPr>
              <w:t>2</w:t>
            </w:r>
          </w:p>
        </w:tc>
      </w:tr>
      <w:tr w:rsidR="2256A4E4" w14:paraId="06BAC21A" w14:textId="77777777" w:rsidTr="00B607EE">
        <w:trPr>
          <w:trHeight w:val="300"/>
        </w:trPr>
        <w:tc>
          <w:tcPr>
            <w:cnfStyle w:val="001000000000" w:firstRow="0" w:lastRow="0" w:firstColumn="1" w:lastColumn="0" w:oddVBand="0" w:evenVBand="0" w:oddHBand="0" w:evenHBand="0" w:firstRowFirstColumn="0" w:firstRowLastColumn="0" w:lastRowFirstColumn="0" w:lastRowLastColumn="0"/>
            <w:tcW w:w="7185" w:type="dxa"/>
            <w:shd w:val="clear" w:color="auto" w:fill="FFFFFF" w:themeFill="background1"/>
          </w:tcPr>
          <w:p w14:paraId="41F7C45F" w14:textId="42E380A1" w:rsidR="2256A4E4" w:rsidRPr="00CA5DA9" w:rsidRDefault="2256A4E4" w:rsidP="2256A4E4">
            <w:pPr>
              <w:rPr>
                <w:rFonts w:cstheme="minorHAnsi"/>
              </w:rPr>
            </w:pPr>
            <w:r w:rsidRPr="00CA5DA9">
              <w:rPr>
                <w:rFonts w:eastAsia="Arial" w:cstheme="minorHAnsi"/>
                <w:b w:val="0"/>
              </w:rPr>
              <w:t>9. ¿Son complejas las entradas, las salidas, los archivos o las peticiones?</w:t>
            </w:r>
          </w:p>
        </w:tc>
        <w:tc>
          <w:tcPr>
            <w:tcW w:w="1305" w:type="dxa"/>
            <w:shd w:val="clear" w:color="auto" w:fill="FFFFFF" w:themeFill="background1"/>
            <w:vAlign w:val="center"/>
          </w:tcPr>
          <w:p w14:paraId="3B7A6EB0" w14:textId="1CDC38C9" w:rsidR="2256A4E4" w:rsidRPr="00CA5DA9" w:rsidRDefault="2256A4E4" w:rsidP="2256A4E4">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CA5DA9">
              <w:rPr>
                <w:rFonts w:eastAsia="Arial" w:cstheme="minorHAnsi"/>
              </w:rPr>
              <w:t>3</w:t>
            </w:r>
          </w:p>
        </w:tc>
      </w:tr>
      <w:tr w:rsidR="2256A4E4" w14:paraId="23478BE7" w14:textId="77777777" w:rsidTr="00B607EE">
        <w:trPr>
          <w:trHeight w:val="300"/>
        </w:trPr>
        <w:tc>
          <w:tcPr>
            <w:cnfStyle w:val="001000000000" w:firstRow="0" w:lastRow="0" w:firstColumn="1" w:lastColumn="0" w:oddVBand="0" w:evenVBand="0" w:oddHBand="0" w:evenHBand="0" w:firstRowFirstColumn="0" w:firstRowLastColumn="0" w:lastRowFirstColumn="0" w:lastRowLastColumn="0"/>
            <w:tcW w:w="7185" w:type="dxa"/>
            <w:shd w:val="clear" w:color="auto" w:fill="FFFFFF" w:themeFill="background1"/>
          </w:tcPr>
          <w:p w14:paraId="789FA627" w14:textId="1D49CE57" w:rsidR="18B28757" w:rsidRPr="00CA5DA9" w:rsidRDefault="18B28757" w:rsidP="2256A4E4">
            <w:pPr>
              <w:rPr>
                <w:rFonts w:eastAsia="Arial" w:cstheme="minorHAnsi"/>
                <w:b w:val="0"/>
              </w:rPr>
            </w:pPr>
            <w:r w:rsidRPr="00CA5DA9">
              <w:rPr>
                <w:rFonts w:eastAsia="Arial" w:cstheme="minorHAnsi"/>
                <w:b w:val="0"/>
              </w:rPr>
              <w:t>10</w:t>
            </w:r>
            <w:r w:rsidR="007B3456" w:rsidRPr="00CA5DA9">
              <w:rPr>
                <w:rFonts w:eastAsia="Arial" w:cstheme="minorHAnsi"/>
                <w:b w:val="0"/>
              </w:rPr>
              <w:t xml:space="preserve">. </w:t>
            </w:r>
            <w:r w:rsidR="007B3456" w:rsidRPr="00CA5DA9">
              <w:rPr>
                <w:rFonts w:eastAsia="Arial" w:cstheme="minorHAnsi"/>
              </w:rPr>
              <w:t>¿</w:t>
            </w:r>
            <w:r w:rsidR="2256A4E4" w:rsidRPr="00CA5DA9">
              <w:rPr>
                <w:rFonts w:eastAsia="Arial" w:cstheme="minorHAnsi"/>
                <w:b w:val="0"/>
              </w:rPr>
              <w:t>Es complejo el procesamiento interno?</w:t>
            </w:r>
          </w:p>
        </w:tc>
        <w:tc>
          <w:tcPr>
            <w:tcW w:w="1305" w:type="dxa"/>
            <w:shd w:val="clear" w:color="auto" w:fill="FFFFFF" w:themeFill="background1"/>
            <w:vAlign w:val="center"/>
          </w:tcPr>
          <w:p w14:paraId="4BD81920" w14:textId="63A2F70B" w:rsidR="2256A4E4" w:rsidRPr="00CA5DA9" w:rsidRDefault="2256A4E4" w:rsidP="2256A4E4">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CA5DA9">
              <w:rPr>
                <w:rFonts w:eastAsia="Arial" w:cstheme="minorHAnsi"/>
              </w:rPr>
              <w:t>2</w:t>
            </w:r>
          </w:p>
        </w:tc>
      </w:tr>
      <w:tr w:rsidR="2256A4E4" w14:paraId="7944B7B9" w14:textId="77777777" w:rsidTr="00B607EE">
        <w:trPr>
          <w:trHeight w:val="300"/>
        </w:trPr>
        <w:tc>
          <w:tcPr>
            <w:cnfStyle w:val="001000000000" w:firstRow="0" w:lastRow="0" w:firstColumn="1" w:lastColumn="0" w:oddVBand="0" w:evenVBand="0" w:oddHBand="0" w:evenHBand="0" w:firstRowFirstColumn="0" w:firstRowLastColumn="0" w:lastRowFirstColumn="0" w:lastRowLastColumn="0"/>
            <w:tcW w:w="7185" w:type="dxa"/>
            <w:shd w:val="clear" w:color="auto" w:fill="FFFFFF" w:themeFill="background1"/>
          </w:tcPr>
          <w:p w14:paraId="587A8BE2" w14:textId="22BF5492" w:rsidR="2256A4E4" w:rsidRPr="00CA5DA9" w:rsidRDefault="2256A4E4" w:rsidP="2256A4E4">
            <w:pPr>
              <w:rPr>
                <w:rFonts w:cstheme="minorHAnsi"/>
              </w:rPr>
            </w:pPr>
            <w:r w:rsidRPr="00CA5DA9">
              <w:rPr>
                <w:rFonts w:eastAsia="Arial" w:cstheme="minorHAnsi"/>
                <w:b w:val="0"/>
              </w:rPr>
              <w:t>11</w:t>
            </w:r>
            <w:r w:rsidR="007B3456" w:rsidRPr="00CA5DA9">
              <w:rPr>
                <w:rFonts w:eastAsia="Arial" w:cstheme="minorHAnsi"/>
                <w:b w:val="0"/>
              </w:rPr>
              <w:t xml:space="preserve">. </w:t>
            </w:r>
            <w:r w:rsidR="007B3456" w:rsidRPr="00CA5DA9">
              <w:rPr>
                <w:rFonts w:eastAsia="Arial" w:cstheme="minorHAnsi"/>
              </w:rPr>
              <w:t>¿</w:t>
            </w:r>
            <w:r w:rsidRPr="00CA5DA9">
              <w:rPr>
                <w:rFonts w:eastAsia="Arial" w:cstheme="minorHAnsi"/>
                <w:b w:val="0"/>
              </w:rPr>
              <w:t>Se ha diseñado el código para ser reutilizable?</w:t>
            </w:r>
          </w:p>
        </w:tc>
        <w:tc>
          <w:tcPr>
            <w:tcW w:w="1305" w:type="dxa"/>
            <w:shd w:val="clear" w:color="auto" w:fill="FFFFFF" w:themeFill="background1"/>
            <w:vAlign w:val="center"/>
          </w:tcPr>
          <w:p w14:paraId="6655E710" w14:textId="08902963" w:rsidR="2256A4E4" w:rsidRPr="00CA5DA9" w:rsidRDefault="2256A4E4" w:rsidP="2256A4E4">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CA5DA9">
              <w:rPr>
                <w:rFonts w:eastAsia="Arial" w:cstheme="minorHAnsi"/>
              </w:rPr>
              <w:t>3</w:t>
            </w:r>
          </w:p>
        </w:tc>
      </w:tr>
      <w:tr w:rsidR="2256A4E4" w14:paraId="056679BF" w14:textId="77777777" w:rsidTr="00B607EE">
        <w:trPr>
          <w:trHeight w:val="300"/>
        </w:trPr>
        <w:tc>
          <w:tcPr>
            <w:cnfStyle w:val="001000000000" w:firstRow="0" w:lastRow="0" w:firstColumn="1" w:lastColumn="0" w:oddVBand="0" w:evenVBand="0" w:oddHBand="0" w:evenHBand="0" w:firstRowFirstColumn="0" w:firstRowLastColumn="0" w:lastRowFirstColumn="0" w:lastRowLastColumn="0"/>
            <w:tcW w:w="7185" w:type="dxa"/>
            <w:shd w:val="clear" w:color="auto" w:fill="FFFFFF" w:themeFill="background1"/>
          </w:tcPr>
          <w:p w14:paraId="1A455DC0" w14:textId="3FEA9195" w:rsidR="2256A4E4" w:rsidRPr="00CA5DA9" w:rsidRDefault="2256A4E4" w:rsidP="2256A4E4">
            <w:pPr>
              <w:rPr>
                <w:rFonts w:cstheme="minorHAnsi"/>
              </w:rPr>
            </w:pPr>
            <w:r w:rsidRPr="00CA5DA9">
              <w:rPr>
                <w:rFonts w:eastAsia="Arial" w:cstheme="minorHAnsi"/>
                <w:b w:val="0"/>
              </w:rPr>
              <w:t>12</w:t>
            </w:r>
            <w:r w:rsidR="007B3456" w:rsidRPr="00CA5DA9">
              <w:rPr>
                <w:rFonts w:eastAsia="Arial" w:cstheme="minorHAnsi"/>
                <w:b w:val="0"/>
              </w:rPr>
              <w:t xml:space="preserve">. </w:t>
            </w:r>
            <w:r w:rsidR="007B3456" w:rsidRPr="00CA5DA9">
              <w:rPr>
                <w:rFonts w:eastAsia="Arial" w:cstheme="minorHAnsi"/>
              </w:rPr>
              <w:t>¿</w:t>
            </w:r>
            <w:r w:rsidRPr="00CA5DA9">
              <w:rPr>
                <w:rFonts w:eastAsia="Arial" w:cstheme="minorHAnsi"/>
                <w:b w:val="0"/>
              </w:rPr>
              <w:t>Están incluidas en el diseño la conversión y la instalación?</w:t>
            </w:r>
          </w:p>
        </w:tc>
        <w:tc>
          <w:tcPr>
            <w:tcW w:w="1305" w:type="dxa"/>
            <w:shd w:val="clear" w:color="auto" w:fill="FFFFFF" w:themeFill="background1"/>
            <w:vAlign w:val="center"/>
          </w:tcPr>
          <w:p w14:paraId="3785653A" w14:textId="4BB0601F" w:rsidR="2256A4E4" w:rsidRPr="00CA5DA9" w:rsidRDefault="2256A4E4" w:rsidP="2256A4E4">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CA5DA9">
              <w:rPr>
                <w:rFonts w:eastAsia="Arial" w:cstheme="minorHAnsi"/>
              </w:rPr>
              <w:t>2</w:t>
            </w:r>
          </w:p>
        </w:tc>
      </w:tr>
      <w:tr w:rsidR="2256A4E4" w14:paraId="383FBE88" w14:textId="77777777" w:rsidTr="00B607EE">
        <w:trPr>
          <w:trHeight w:val="300"/>
        </w:trPr>
        <w:tc>
          <w:tcPr>
            <w:cnfStyle w:val="001000000000" w:firstRow="0" w:lastRow="0" w:firstColumn="1" w:lastColumn="0" w:oddVBand="0" w:evenVBand="0" w:oddHBand="0" w:evenHBand="0" w:firstRowFirstColumn="0" w:firstRowLastColumn="0" w:lastRowFirstColumn="0" w:lastRowLastColumn="0"/>
            <w:tcW w:w="7185" w:type="dxa"/>
            <w:shd w:val="clear" w:color="auto" w:fill="FFFFFF" w:themeFill="background1"/>
          </w:tcPr>
          <w:p w14:paraId="4BAA6A51" w14:textId="7AEF6679" w:rsidR="2256A4E4" w:rsidRPr="00CA5DA9" w:rsidRDefault="2256A4E4" w:rsidP="2256A4E4">
            <w:pPr>
              <w:rPr>
                <w:rFonts w:cstheme="minorHAnsi"/>
              </w:rPr>
            </w:pPr>
            <w:r w:rsidRPr="00CA5DA9">
              <w:rPr>
                <w:rFonts w:eastAsia="Arial" w:cstheme="minorHAnsi"/>
                <w:b w:val="0"/>
              </w:rPr>
              <w:t>13</w:t>
            </w:r>
            <w:r w:rsidR="007B3456" w:rsidRPr="00CA5DA9">
              <w:rPr>
                <w:rFonts w:eastAsia="Arial" w:cstheme="minorHAnsi"/>
                <w:b w:val="0"/>
              </w:rPr>
              <w:t xml:space="preserve">. </w:t>
            </w:r>
            <w:r w:rsidR="007B3456" w:rsidRPr="00CA5DA9">
              <w:rPr>
                <w:rFonts w:eastAsia="Arial" w:cstheme="minorHAnsi"/>
              </w:rPr>
              <w:t>¿</w:t>
            </w:r>
            <w:r w:rsidRPr="00CA5DA9">
              <w:rPr>
                <w:rFonts w:eastAsia="Arial" w:cstheme="minorHAnsi"/>
                <w:b w:val="0"/>
              </w:rPr>
              <w:t>Se ha diseñado el sistema para soportar múltiples instalaciones en diferentes organizaciones?</w:t>
            </w:r>
          </w:p>
        </w:tc>
        <w:tc>
          <w:tcPr>
            <w:tcW w:w="1305" w:type="dxa"/>
            <w:shd w:val="clear" w:color="auto" w:fill="FFFFFF" w:themeFill="background1"/>
            <w:vAlign w:val="center"/>
          </w:tcPr>
          <w:p w14:paraId="133D13C4" w14:textId="71B50416" w:rsidR="2256A4E4" w:rsidRPr="00CA5DA9" w:rsidRDefault="2256A4E4" w:rsidP="2256A4E4">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CA5DA9">
              <w:rPr>
                <w:rFonts w:eastAsia="Arial" w:cstheme="minorHAnsi"/>
              </w:rPr>
              <w:t>2</w:t>
            </w:r>
          </w:p>
        </w:tc>
      </w:tr>
      <w:tr w:rsidR="2256A4E4" w14:paraId="2D3D6D21" w14:textId="77777777" w:rsidTr="00B607EE">
        <w:trPr>
          <w:trHeight w:val="300"/>
        </w:trPr>
        <w:tc>
          <w:tcPr>
            <w:cnfStyle w:val="001000000000" w:firstRow="0" w:lastRow="0" w:firstColumn="1" w:lastColumn="0" w:oddVBand="0" w:evenVBand="0" w:oddHBand="0" w:evenHBand="0" w:firstRowFirstColumn="0" w:firstRowLastColumn="0" w:lastRowFirstColumn="0" w:lastRowLastColumn="0"/>
            <w:tcW w:w="7185" w:type="dxa"/>
            <w:shd w:val="clear" w:color="auto" w:fill="FFFFFF" w:themeFill="background1"/>
          </w:tcPr>
          <w:p w14:paraId="0D76BF0A" w14:textId="715FD3A4" w:rsidR="2256A4E4" w:rsidRPr="00CA5DA9" w:rsidRDefault="2256A4E4" w:rsidP="2256A4E4">
            <w:pPr>
              <w:rPr>
                <w:rFonts w:cstheme="minorHAnsi"/>
              </w:rPr>
            </w:pPr>
            <w:r w:rsidRPr="00CA5DA9">
              <w:rPr>
                <w:rFonts w:eastAsia="Arial" w:cstheme="minorHAnsi"/>
                <w:b w:val="0"/>
              </w:rPr>
              <w:t>14</w:t>
            </w:r>
            <w:r w:rsidR="007B3456" w:rsidRPr="00CA5DA9">
              <w:rPr>
                <w:rFonts w:eastAsia="Arial" w:cstheme="minorHAnsi"/>
                <w:b w:val="0"/>
              </w:rPr>
              <w:t xml:space="preserve">. </w:t>
            </w:r>
            <w:r w:rsidR="007B3456" w:rsidRPr="00CA5DA9">
              <w:rPr>
                <w:rFonts w:eastAsia="Arial" w:cstheme="minorHAnsi"/>
              </w:rPr>
              <w:t>¿</w:t>
            </w:r>
            <w:r w:rsidRPr="00CA5DA9">
              <w:rPr>
                <w:rFonts w:eastAsia="Arial" w:cstheme="minorHAnsi"/>
                <w:b w:val="0"/>
              </w:rPr>
              <w:t>Se ha diseñado la aplicación para facilitar los cambios y para ser fácilmente utilizada por el usuario?</w:t>
            </w:r>
          </w:p>
        </w:tc>
        <w:tc>
          <w:tcPr>
            <w:tcW w:w="1305" w:type="dxa"/>
            <w:shd w:val="clear" w:color="auto" w:fill="FFFFFF" w:themeFill="background1"/>
            <w:vAlign w:val="center"/>
          </w:tcPr>
          <w:p w14:paraId="5266D033" w14:textId="5E66F5B2" w:rsidR="2256A4E4" w:rsidRPr="00CA5DA9" w:rsidRDefault="2256A4E4" w:rsidP="2256A4E4">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CA5DA9">
              <w:rPr>
                <w:rFonts w:eastAsia="Arial" w:cstheme="minorHAnsi"/>
              </w:rPr>
              <w:t>1</w:t>
            </w:r>
          </w:p>
        </w:tc>
      </w:tr>
    </w:tbl>
    <w:p w14:paraId="390DE890" w14:textId="2EF2D7A2" w:rsidR="6B51F5E8" w:rsidRDefault="00733DA4" w:rsidP="009C5A7F">
      <w:pPr>
        <w:pStyle w:val="CitadeTablas"/>
      </w:pPr>
      <w:bookmarkStart w:id="555" w:name="_Toc165126429"/>
      <w:r>
        <w:t>Integración con Sistemas centrales – Cálculo del factor de ajuste</w:t>
      </w:r>
      <w:bookmarkEnd w:id="555"/>
    </w:p>
    <w:p w14:paraId="642526F9" w14:textId="121AA19A" w:rsidR="07DD3F48" w:rsidRDefault="3B0B019B" w:rsidP="00A12411">
      <w:pPr>
        <w:pStyle w:val="Ttulo5"/>
      </w:pPr>
      <w:bookmarkStart w:id="556" w:name="_Toc1254542348"/>
      <w:bookmarkStart w:id="557" w:name="_Toc164120908"/>
      <w:r>
        <w:t>Cálculo de los puntos función</w:t>
      </w:r>
      <w:bookmarkEnd w:id="556"/>
      <w:bookmarkEnd w:id="557"/>
    </w:p>
    <w:p w14:paraId="3CB2BF8E" w14:textId="1B532CD9" w:rsidR="53AEF096" w:rsidRDefault="53AEF096" w:rsidP="2256A4E4">
      <w:r>
        <w:t>Ahora con los datos sacados en los apartados anteriores podemos calcular los puntos función:</w:t>
      </w:r>
    </w:p>
    <w:tbl>
      <w:tblPr>
        <w:tblStyle w:val="Tablaconcuadrculaclara"/>
        <w:tblW w:w="0" w:type="auto"/>
        <w:tblLayout w:type="fixed"/>
        <w:tblLook w:val="06A0" w:firstRow="1" w:lastRow="0" w:firstColumn="1" w:lastColumn="0" w:noHBand="1" w:noVBand="1"/>
      </w:tblPr>
      <w:tblGrid>
        <w:gridCol w:w="4245"/>
        <w:gridCol w:w="4245"/>
      </w:tblGrid>
      <w:tr w:rsidR="6121422A" w:rsidRPr="00CE6D05" w14:paraId="73A211B5" w14:textId="77777777" w:rsidTr="00CE6D05">
        <w:trPr>
          <w:trHeight w:val="300"/>
        </w:trPr>
        <w:tc>
          <w:tcPr>
            <w:tcW w:w="4245" w:type="dxa"/>
            <w:shd w:val="clear" w:color="auto" w:fill="AEAAAA" w:themeFill="background2" w:themeFillShade="BF"/>
          </w:tcPr>
          <w:p w14:paraId="06961911" w14:textId="397EB9C0" w:rsidR="118F8DAA" w:rsidRPr="00F55550" w:rsidRDefault="118F8DAA" w:rsidP="6121422A">
            <w:pPr>
              <w:jc w:val="center"/>
              <w:rPr>
                <w:rFonts w:cstheme="minorHAnsi"/>
                <w:b/>
              </w:rPr>
            </w:pPr>
            <w:r w:rsidRPr="00F55550">
              <w:rPr>
                <w:rFonts w:cstheme="minorHAnsi"/>
                <w:b/>
              </w:rPr>
              <w:t>Variable</w:t>
            </w:r>
          </w:p>
        </w:tc>
        <w:tc>
          <w:tcPr>
            <w:tcW w:w="4245" w:type="dxa"/>
            <w:shd w:val="clear" w:color="auto" w:fill="AEAAAA" w:themeFill="background2" w:themeFillShade="BF"/>
          </w:tcPr>
          <w:p w14:paraId="72E0CD82" w14:textId="3DFFEEF9" w:rsidR="118F8DAA" w:rsidRPr="00F55550" w:rsidRDefault="118F8DAA" w:rsidP="6121422A">
            <w:pPr>
              <w:jc w:val="center"/>
              <w:rPr>
                <w:rFonts w:cstheme="minorHAnsi"/>
                <w:b/>
              </w:rPr>
            </w:pPr>
            <w:r w:rsidRPr="00F55550">
              <w:rPr>
                <w:rFonts w:cstheme="minorHAnsi"/>
                <w:b/>
              </w:rPr>
              <w:t>Valor</w:t>
            </w:r>
          </w:p>
        </w:tc>
      </w:tr>
      <w:tr w:rsidR="6121422A" w14:paraId="2781DD33" w14:textId="77777777" w:rsidTr="007D3C65">
        <w:trPr>
          <w:trHeight w:val="300"/>
        </w:trPr>
        <w:tc>
          <w:tcPr>
            <w:tcW w:w="4245" w:type="dxa"/>
            <w:shd w:val="clear" w:color="auto" w:fill="FFFFFF" w:themeFill="background1"/>
            <w:vAlign w:val="center"/>
          </w:tcPr>
          <w:p w14:paraId="52DFCF87" w14:textId="58457797" w:rsidR="118F8DAA" w:rsidRPr="00F55550" w:rsidRDefault="003766FE" w:rsidP="6121422A">
            <w:pPr>
              <w:jc w:val="center"/>
              <w:rPr>
                <w:rFonts w:cstheme="minorHAnsi"/>
              </w:rPr>
            </w:pPr>
            <w:r w:rsidRPr="00DA735B">
              <w:t>CF</w:t>
            </w:r>
            <w:r>
              <w:t xml:space="preserve"> (Contador Función)</w:t>
            </w:r>
          </w:p>
        </w:tc>
        <w:tc>
          <w:tcPr>
            <w:tcW w:w="4245" w:type="dxa"/>
            <w:shd w:val="clear" w:color="auto" w:fill="FFFFFF" w:themeFill="background1"/>
            <w:vAlign w:val="center"/>
          </w:tcPr>
          <w:p w14:paraId="63FC6D3E" w14:textId="2A5C6BDA" w:rsidR="118F8DAA" w:rsidRPr="00F55550" w:rsidRDefault="118F8DAA" w:rsidP="6121422A">
            <w:pPr>
              <w:jc w:val="center"/>
              <w:rPr>
                <w:rFonts w:cstheme="minorHAnsi"/>
              </w:rPr>
            </w:pPr>
            <w:r w:rsidRPr="00F55550">
              <w:rPr>
                <w:rFonts w:cstheme="minorHAnsi"/>
              </w:rPr>
              <w:t>35</w:t>
            </w:r>
          </w:p>
        </w:tc>
      </w:tr>
      <w:tr w:rsidR="6121422A" w14:paraId="6EE88275" w14:textId="77777777" w:rsidTr="007D3C65">
        <w:trPr>
          <w:trHeight w:val="300"/>
        </w:trPr>
        <w:tc>
          <w:tcPr>
            <w:tcW w:w="4245" w:type="dxa"/>
            <w:shd w:val="clear" w:color="auto" w:fill="FFFFFF" w:themeFill="background1"/>
            <w:vAlign w:val="center"/>
          </w:tcPr>
          <w:p w14:paraId="6BD918B6" w14:textId="420FBB17" w:rsidR="118F8DAA" w:rsidRPr="00F55550" w:rsidRDefault="118F8DAA" w:rsidP="6121422A">
            <w:pPr>
              <w:jc w:val="center"/>
              <w:rPr>
                <w:rFonts w:cstheme="minorHAnsi"/>
              </w:rPr>
            </w:pPr>
            <w:r w:rsidRPr="00F55550">
              <w:rPr>
                <w:rStyle w:val="hgkelc"/>
              </w:rPr>
              <w:t>Σ</w:t>
            </w:r>
            <w:r w:rsidRPr="00F55550">
              <w:rPr>
                <w:rFonts w:cstheme="minorHAnsi"/>
              </w:rPr>
              <w:t xml:space="preserve"> </w:t>
            </w:r>
            <w:r w:rsidR="009E5635" w:rsidRPr="00F55550">
              <w:rPr>
                <w:rFonts w:cstheme="minorHAnsi"/>
              </w:rPr>
              <w:t>F</w:t>
            </w:r>
            <w:r w:rsidRPr="00F55550">
              <w:rPr>
                <w:rFonts w:cstheme="minorHAnsi"/>
              </w:rPr>
              <w:t>actores de ajuste</w:t>
            </w:r>
          </w:p>
        </w:tc>
        <w:tc>
          <w:tcPr>
            <w:tcW w:w="4245" w:type="dxa"/>
            <w:shd w:val="clear" w:color="auto" w:fill="FFFFFF" w:themeFill="background1"/>
            <w:vAlign w:val="center"/>
          </w:tcPr>
          <w:p w14:paraId="7D4609EA" w14:textId="740D8C71" w:rsidR="118F8DAA" w:rsidRPr="00F55550" w:rsidRDefault="118F8DAA" w:rsidP="6121422A">
            <w:pPr>
              <w:jc w:val="center"/>
              <w:rPr>
                <w:rFonts w:cstheme="minorHAnsi"/>
              </w:rPr>
            </w:pPr>
            <w:r w:rsidRPr="00F55550">
              <w:rPr>
                <w:rFonts w:cstheme="minorHAnsi"/>
              </w:rPr>
              <w:t>35</w:t>
            </w:r>
          </w:p>
        </w:tc>
      </w:tr>
      <w:tr w:rsidR="6121422A" w14:paraId="55472B38" w14:textId="77777777" w:rsidTr="007D3C65">
        <w:trPr>
          <w:trHeight w:val="300"/>
        </w:trPr>
        <w:tc>
          <w:tcPr>
            <w:tcW w:w="4245" w:type="dxa"/>
            <w:shd w:val="clear" w:color="auto" w:fill="FFFFFF" w:themeFill="background1"/>
            <w:vAlign w:val="center"/>
          </w:tcPr>
          <w:p w14:paraId="044BA226" w14:textId="5CC8FDE7" w:rsidR="118F8DAA" w:rsidRPr="00F55550" w:rsidRDefault="118F8DAA" w:rsidP="6121422A">
            <w:pPr>
              <w:jc w:val="center"/>
              <w:rPr>
                <w:rFonts w:cstheme="minorHAnsi"/>
              </w:rPr>
            </w:pPr>
            <w:r w:rsidRPr="00F55550">
              <w:rPr>
                <w:rFonts w:cstheme="minorHAnsi"/>
              </w:rPr>
              <w:t>C</w:t>
            </w:r>
            <w:r w:rsidRPr="00F55550">
              <w:rPr>
                <w:rFonts w:cstheme="minorHAnsi"/>
                <w:vertAlign w:val="subscript"/>
              </w:rPr>
              <w:t>k</w:t>
            </w:r>
          </w:p>
        </w:tc>
        <w:tc>
          <w:tcPr>
            <w:tcW w:w="4245" w:type="dxa"/>
            <w:shd w:val="clear" w:color="auto" w:fill="FFFFFF" w:themeFill="background1"/>
            <w:vAlign w:val="center"/>
          </w:tcPr>
          <w:p w14:paraId="48799163" w14:textId="51D6A832" w:rsidR="118F8DAA" w:rsidRPr="00F55550" w:rsidRDefault="118F8DAA" w:rsidP="6121422A">
            <w:pPr>
              <w:jc w:val="center"/>
              <w:rPr>
                <w:rFonts w:cstheme="minorHAnsi"/>
              </w:rPr>
            </w:pPr>
            <w:r w:rsidRPr="00F55550">
              <w:rPr>
                <w:rFonts w:cstheme="minorHAnsi"/>
              </w:rPr>
              <w:t>1</w:t>
            </w:r>
          </w:p>
        </w:tc>
      </w:tr>
      <w:tr w:rsidR="6121422A" w14:paraId="3A6D8604" w14:textId="77777777" w:rsidTr="007D3C65">
        <w:trPr>
          <w:trHeight w:val="300"/>
        </w:trPr>
        <w:tc>
          <w:tcPr>
            <w:tcW w:w="4245" w:type="dxa"/>
            <w:shd w:val="clear" w:color="auto" w:fill="FFFFFF" w:themeFill="background1"/>
            <w:vAlign w:val="center"/>
          </w:tcPr>
          <w:p w14:paraId="768DCA75" w14:textId="0C0F0F4E" w:rsidR="118F8DAA" w:rsidRPr="00F55550" w:rsidRDefault="118F8DAA" w:rsidP="6121422A">
            <w:pPr>
              <w:jc w:val="center"/>
              <w:rPr>
                <w:rFonts w:cstheme="minorHAnsi"/>
              </w:rPr>
            </w:pPr>
            <w:r w:rsidRPr="00F55550">
              <w:rPr>
                <w:rFonts w:cstheme="minorHAnsi"/>
              </w:rPr>
              <w:t>PF</w:t>
            </w:r>
            <w:r w:rsidR="003766FE">
              <w:rPr>
                <w:rFonts w:cstheme="minorHAnsi"/>
              </w:rPr>
              <w:t xml:space="preserve"> </w:t>
            </w:r>
            <w:r w:rsidR="00C53E18">
              <w:rPr>
                <w:rFonts w:cstheme="minorHAnsi"/>
              </w:rPr>
              <w:t>(Puntos función)</w:t>
            </w:r>
          </w:p>
        </w:tc>
        <w:tc>
          <w:tcPr>
            <w:tcW w:w="4245" w:type="dxa"/>
            <w:shd w:val="clear" w:color="auto" w:fill="FFFFFF" w:themeFill="background1"/>
            <w:vAlign w:val="center"/>
          </w:tcPr>
          <w:p w14:paraId="2ACDB829" w14:textId="68858F37" w:rsidR="118F8DAA" w:rsidRPr="00F55550" w:rsidRDefault="118F8DAA" w:rsidP="6121422A">
            <w:pPr>
              <w:jc w:val="center"/>
              <w:rPr>
                <w:rFonts w:cstheme="minorHAnsi"/>
              </w:rPr>
            </w:pPr>
            <w:r w:rsidRPr="00F55550">
              <w:rPr>
                <w:rFonts w:cstheme="minorHAnsi"/>
              </w:rPr>
              <w:t>35</w:t>
            </w:r>
          </w:p>
        </w:tc>
      </w:tr>
    </w:tbl>
    <w:p w14:paraId="50B832FC" w14:textId="27C4E560" w:rsidR="00CE6D05" w:rsidRDefault="00733DA4" w:rsidP="00CE6D05">
      <w:pPr>
        <w:pStyle w:val="CitadeTablas"/>
      </w:pPr>
      <w:bookmarkStart w:id="558" w:name="_Toc165126430"/>
      <w:bookmarkStart w:id="559" w:name="_Toc532853581"/>
      <w:r>
        <w:t>Integración con Sistemas centrales – Cálculo de los puntos función</w:t>
      </w:r>
      <w:bookmarkEnd w:id="558"/>
    </w:p>
    <w:p w14:paraId="4020BA99" w14:textId="0AAE0310" w:rsidR="1095F1A2" w:rsidRDefault="379269C1" w:rsidP="00971F70">
      <w:pPr>
        <w:pStyle w:val="Ttulo4"/>
      </w:pPr>
      <w:bookmarkStart w:id="560" w:name="_Toc164120909"/>
      <w:r>
        <w:lastRenderedPageBreak/>
        <w:t>Módulo de Sistema de Mensajería</w:t>
      </w:r>
      <w:bookmarkEnd w:id="559"/>
      <w:bookmarkEnd w:id="560"/>
    </w:p>
    <w:p w14:paraId="597D45F4" w14:textId="370D8B66" w:rsidR="6876B78B" w:rsidRDefault="4C0ACDEC" w:rsidP="00A12411">
      <w:pPr>
        <w:pStyle w:val="Ttulo5"/>
      </w:pPr>
      <w:bookmarkStart w:id="561" w:name="_Toc170138477"/>
      <w:bookmarkStart w:id="562" w:name="_Toc164120910"/>
      <w:r>
        <w:t>Identificación de las funciones</w:t>
      </w:r>
      <w:bookmarkEnd w:id="561"/>
      <w:bookmarkEnd w:id="562"/>
    </w:p>
    <w:p w14:paraId="4D15708F" w14:textId="5F2FAEB8" w:rsidR="591488E3" w:rsidRDefault="591488E3" w:rsidP="6121422A">
      <w:r>
        <w:t>El módulo cuenta con las siguientes funciones:</w:t>
      </w:r>
    </w:p>
    <w:p w14:paraId="637654A7" w14:textId="7CB11299" w:rsidR="591488E3" w:rsidRPr="007D3C65" w:rsidRDefault="591488E3" w:rsidP="00777473">
      <w:pPr>
        <w:pStyle w:val="Prrafodelista"/>
        <w:numPr>
          <w:ilvl w:val="0"/>
          <w:numId w:val="86"/>
        </w:numPr>
        <w:rPr>
          <w:rFonts w:eastAsia="Aptos" w:cstheme="minorHAnsi"/>
        </w:rPr>
      </w:pPr>
      <w:r w:rsidRPr="007D3C65">
        <w:rPr>
          <w:rFonts w:eastAsia="Aptos" w:cstheme="minorHAnsi"/>
          <w:b/>
        </w:rPr>
        <w:t>Enviar alerta:</w:t>
      </w:r>
      <w:r w:rsidRPr="007D3C65">
        <w:rPr>
          <w:rFonts w:eastAsia="Aptos" w:cstheme="minorHAnsi"/>
        </w:rPr>
        <w:t xml:space="preserve"> enviar una alerta al centro de mando</w:t>
      </w:r>
    </w:p>
    <w:p w14:paraId="0B08F3CA" w14:textId="52DFB16B" w:rsidR="591488E3" w:rsidRPr="007D3C65" w:rsidRDefault="591488E3" w:rsidP="00777473">
      <w:pPr>
        <w:pStyle w:val="Prrafodelista"/>
        <w:numPr>
          <w:ilvl w:val="0"/>
          <w:numId w:val="86"/>
        </w:numPr>
        <w:rPr>
          <w:rFonts w:eastAsia="Aptos" w:cstheme="minorHAnsi"/>
        </w:rPr>
      </w:pPr>
      <w:r w:rsidRPr="007D3C65">
        <w:rPr>
          <w:rFonts w:eastAsia="Aptos" w:cstheme="minorHAnsi"/>
          <w:b/>
        </w:rPr>
        <w:t>Enviar mensaje:</w:t>
      </w:r>
      <w:r w:rsidRPr="007D3C65">
        <w:rPr>
          <w:rFonts w:eastAsia="Aptos" w:cstheme="minorHAnsi"/>
        </w:rPr>
        <w:t xml:space="preserve"> enviar un mensaje a otro usuario</w:t>
      </w:r>
    </w:p>
    <w:p w14:paraId="787877FA" w14:textId="3CF06639" w:rsidR="591488E3" w:rsidRPr="007D3C65" w:rsidRDefault="591488E3" w:rsidP="00777473">
      <w:pPr>
        <w:pStyle w:val="Prrafodelista"/>
        <w:numPr>
          <w:ilvl w:val="0"/>
          <w:numId w:val="86"/>
        </w:numPr>
        <w:rPr>
          <w:rFonts w:eastAsia="Aptos" w:cstheme="minorHAnsi"/>
        </w:rPr>
      </w:pPr>
      <w:r w:rsidRPr="007D3C65">
        <w:rPr>
          <w:rFonts w:eastAsia="Aptos" w:cstheme="minorHAnsi"/>
          <w:b/>
        </w:rPr>
        <w:t>Listado de conversaciones:</w:t>
      </w:r>
      <w:r w:rsidRPr="007D3C65">
        <w:rPr>
          <w:rFonts w:eastAsia="Aptos" w:cstheme="minorHAnsi"/>
        </w:rPr>
        <w:t xml:space="preserve"> obtener una lista con todas las conversaciones del usuario.</w:t>
      </w:r>
    </w:p>
    <w:p w14:paraId="53075D83" w14:textId="3054FF28" w:rsidR="591488E3" w:rsidRPr="007D3C65" w:rsidRDefault="591488E3" w:rsidP="00777473">
      <w:pPr>
        <w:pStyle w:val="Prrafodelista"/>
        <w:numPr>
          <w:ilvl w:val="0"/>
          <w:numId w:val="86"/>
        </w:numPr>
        <w:rPr>
          <w:rFonts w:eastAsia="Aptos" w:cstheme="minorHAnsi"/>
        </w:rPr>
      </w:pPr>
      <w:r w:rsidRPr="007D3C65">
        <w:rPr>
          <w:rFonts w:eastAsia="Aptos" w:cstheme="minorHAnsi"/>
          <w:b/>
        </w:rPr>
        <w:t>Listado de alertas:</w:t>
      </w:r>
      <w:r w:rsidRPr="007D3C65">
        <w:rPr>
          <w:rFonts w:eastAsia="Aptos" w:cstheme="minorHAnsi"/>
        </w:rPr>
        <w:t xml:space="preserve"> obtener una lista de todas las alertas recibidas.</w:t>
      </w:r>
    </w:p>
    <w:p w14:paraId="5245C055" w14:textId="2A7F8B2E" w:rsidR="591488E3" w:rsidRPr="007D3C65" w:rsidRDefault="591488E3" w:rsidP="00777473">
      <w:pPr>
        <w:pStyle w:val="Prrafodelista"/>
        <w:numPr>
          <w:ilvl w:val="0"/>
          <w:numId w:val="86"/>
        </w:numPr>
        <w:rPr>
          <w:rFonts w:eastAsia="Aptos" w:cstheme="minorHAnsi"/>
        </w:rPr>
      </w:pPr>
      <w:r w:rsidRPr="007D3C65">
        <w:rPr>
          <w:rFonts w:eastAsia="Aptos" w:cstheme="minorHAnsi"/>
          <w:b/>
        </w:rPr>
        <w:t xml:space="preserve">Listado de mensajes en una conversación: </w:t>
      </w:r>
      <w:r w:rsidRPr="007D3C65">
        <w:rPr>
          <w:rFonts w:eastAsia="Aptos" w:cstheme="minorHAnsi"/>
        </w:rPr>
        <w:t>obtener una lista con todos los mensajes dentro de una conversación.</w:t>
      </w:r>
    </w:p>
    <w:p w14:paraId="7D06FBE2" w14:textId="188CDB5A" w:rsidR="591488E3" w:rsidRPr="007D3C65" w:rsidRDefault="7FE39E96" w:rsidP="00777473">
      <w:pPr>
        <w:pStyle w:val="Prrafodelista"/>
        <w:numPr>
          <w:ilvl w:val="0"/>
          <w:numId w:val="86"/>
        </w:numPr>
        <w:rPr>
          <w:rFonts w:eastAsia="Aptos" w:cstheme="minorHAnsi"/>
        </w:rPr>
      </w:pPr>
      <w:r w:rsidRPr="007D3C65">
        <w:rPr>
          <w:rFonts w:eastAsia="Aptos" w:cstheme="minorHAnsi"/>
          <w:b/>
        </w:rPr>
        <w:t>Búsqueda</w:t>
      </w:r>
      <w:r w:rsidR="591488E3" w:rsidRPr="007D3C65">
        <w:rPr>
          <w:rFonts w:eastAsia="Aptos" w:cstheme="minorHAnsi"/>
          <w:b/>
        </w:rPr>
        <w:t xml:space="preserve"> de una conversación:</w:t>
      </w:r>
      <w:r w:rsidR="591488E3" w:rsidRPr="007D3C65">
        <w:rPr>
          <w:rFonts w:eastAsia="Aptos" w:cstheme="minorHAnsi"/>
        </w:rPr>
        <w:t xml:space="preserve"> filtrar una conversación por filtros</w:t>
      </w:r>
    </w:p>
    <w:p w14:paraId="03742043" w14:textId="0E2153A9" w:rsidR="591488E3" w:rsidRPr="007D3C65" w:rsidRDefault="591488E3" w:rsidP="00777473">
      <w:pPr>
        <w:pStyle w:val="Prrafodelista"/>
        <w:numPr>
          <w:ilvl w:val="0"/>
          <w:numId w:val="86"/>
        </w:numPr>
        <w:rPr>
          <w:rFonts w:eastAsia="Aptos" w:cstheme="minorHAnsi"/>
        </w:rPr>
      </w:pPr>
      <w:r w:rsidRPr="007D3C65">
        <w:rPr>
          <w:rFonts w:eastAsia="Aptos" w:cstheme="minorHAnsi"/>
          <w:b/>
        </w:rPr>
        <w:t>Validar mensaje:</w:t>
      </w:r>
      <w:r w:rsidRPr="007D3C65">
        <w:rPr>
          <w:rFonts w:eastAsia="Aptos" w:cstheme="minorHAnsi"/>
        </w:rPr>
        <w:t xml:space="preserve"> validar la estructura de un mensaje a la hora de ser enviado</w:t>
      </w:r>
    </w:p>
    <w:p w14:paraId="0BC8651C" w14:textId="3E278164" w:rsidR="591488E3" w:rsidRPr="007D3C65" w:rsidRDefault="591488E3" w:rsidP="00777473">
      <w:pPr>
        <w:pStyle w:val="Prrafodelista"/>
        <w:numPr>
          <w:ilvl w:val="0"/>
          <w:numId w:val="86"/>
        </w:numPr>
        <w:rPr>
          <w:rFonts w:eastAsia="Aptos" w:cstheme="minorHAnsi"/>
        </w:rPr>
      </w:pPr>
      <w:r w:rsidRPr="007D3C65">
        <w:rPr>
          <w:rFonts w:eastAsia="Aptos" w:cstheme="minorHAnsi"/>
          <w:b/>
        </w:rPr>
        <w:t>Validar alerta:</w:t>
      </w:r>
      <w:r w:rsidRPr="007D3C65">
        <w:rPr>
          <w:rFonts w:eastAsia="Aptos" w:cstheme="minorHAnsi"/>
        </w:rPr>
        <w:t xml:space="preserve"> validar la estructura de una alerta a la hora de ser enviada</w:t>
      </w:r>
    </w:p>
    <w:p w14:paraId="7E0BDFCD" w14:textId="3AC96D7F" w:rsidR="591488E3" w:rsidRPr="007D3C65" w:rsidRDefault="591488E3" w:rsidP="00777473">
      <w:pPr>
        <w:pStyle w:val="Prrafodelista"/>
        <w:numPr>
          <w:ilvl w:val="0"/>
          <w:numId w:val="86"/>
        </w:numPr>
        <w:rPr>
          <w:rFonts w:eastAsia="Aptos" w:cstheme="minorHAnsi"/>
        </w:rPr>
      </w:pPr>
      <w:r w:rsidRPr="007D3C65">
        <w:rPr>
          <w:rFonts w:eastAsia="Aptos" w:cstheme="minorHAnsi"/>
          <w:b/>
        </w:rPr>
        <w:t>Validación del parámetro de búsqueda:</w:t>
      </w:r>
      <w:r w:rsidRPr="007D3C65">
        <w:rPr>
          <w:rFonts w:eastAsia="Aptos" w:cstheme="minorHAnsi"/>
        </w:rPr>
        <w:t xml:space="preserve"> validar los filtros de una búsqueda.</w:t>
      </w:r>
    </w:p>
    <w:p w14:paraId="4A63DF34" w14:textId="0EF3803C" w:rsidR="591488E3" w:rsidRPr="007D3C65" w:rsidRDefault="591488E3" w:rsidP="00777473">
      <w:pPr>
        <w:pStyle w:val="Prrafodelista"/>
        <w:numPr>
          <w:ilvl w:val="0"/>
          <w:numId w:val="86"/>
        </w:numPr>
        <w:rPr>
          <w:rFonts w:eastAsia="Aptos" w:cstheme="minorHAnsi"/>
        </w:rPr>
      </w:pPr>
      <w:r w:rsidRPr="0079182A">
        <w:rPr>
          <w:rFonts w:eastAsia="Aptos" w:cstheme="minorHAnsi"/>
          <w:b/>
        </w:rPr>
        <w:t>Extracción de alertas del middleware:</w:t>
      </w:r>
      <w:r w:rsidRPr="007D3C65">
        <w:rPr>
          <w:rFonts w:eastAsia="Aptos" w:cstheme="minorHAnsi"/>
        </w:rPr>
        <w:t xml:space="preserve"> extraer las alertas de un usuario del middleware.</w:t>
      </w:r>
    </w:p>
    <w:p w14:paraId="3C25634A" w14:textId="13A3EDAA" w:rsidR="591488E3" w:rsidRPr="007D3C65" w:rsidRDefault="591488E3" w:rsidP="00777473">
      <w:pPr>
        <w:pStyle w:val="Prrafodelista"/>
        <w:numPr>
          <w:ilvl w:val="0"/>
          <w:numId w:val="86"/>
        </w:numPr>
        <w:rPr>
          <w:rFonts w:eastAsia="Aptos" w:cstheme="minorHAnsi"/>
        </w:rPr>
      </w:pPr>
      <w:r w:rsidRPr="0079182A">
        <w:rPr>
          <w:rFonts w:eastAsia="Aptos" w:cstheme="minorHAnsi"/>
          <w:b/>
        </w:rPr>
        <w:t>Extracción de mensajes del middleware:</w:t>
      </w:r>
      <w:r w:rsidRPr="007D3C65">
        <w:rPr>
          <w:rFonts w:eastAsia="Aptos" w:cstheme="minorHAnsi"/>
        </w:rPr>
        <w:t xml:space="preserve"> extraer mensajes de un usuario del middleware.</w:t>
      </w:r>
    </w:p>
    <w:p w14:paraId="56A2C404" w14:textId="07EE303A" w:rsidR="2FCCC514" w:rsidRDefault="2FCCC514" w:rsidP="6121422A">
      <w:pPr>
        <w:rPr>
          <w:rFonts w:eastAsiaTheme="minorEastAsia"/>
        </w:rPr>
      </w:pPr>
      <w:r w:rsidRPr="6121422A">
        <w:rPr>
          <w:rFonts w:eastAsiaTheme="minorEastAsia"/>
        </w:rPr>
        <w:t>Además, el módulo cuenta con los siguientes archivos de interfaces externas:</w:t>
      </w:r>
    </w:p>
    <w:p w14:paraId="502A4067" w14:textId="0A6074DE" w:rsidR="2FCCC514" w:rsidRPr="007D3C65" w:rsidRDefault="2FCCC514" w:rsidP="00777473">
      <w:pPr>
        <w:pStyle w:val="Prrafodelista"/>
        <w:numPr>
          <w:ilvl w:val="0"/>
          <w:numId w:val="77"/>
        </w:numPr>
        <w:shd w:val="clear" w:color="auto" w:fill="FFFFFF" w:themeFill="background1"/>
        <w:spacing w:before="220" w:after="220"/>
        <w:rPr>
          <w:rFonts w:eastAsia="Aptos" w:cstheme="minorHAnsi"/>
          <w:color w:val="000000" w:themeColor="text1"/>
        </w:rPr>
      </w:pPr>
      <w:r w:rsidRPr="007D3C65">
        <w:rPr>
          <w:rFonts w:eastAsia="Aptos" w:cstheme="minorHAnsi"/>
          <w:color w:val="000000" w:themeColor="text1"/>
        </w:rPr>
        <w:t>Histórico de mensajes.</w:t>
      </w:r>
    </w:p>
    <w:p w14:paraId="074FEECB" w14:textId="3CEE52AF" w:rsidR="2FCCC514" w:rsidRPr="007D3C65" w:rsidRDefault="2FCCC514" w:rsidP="00777473">
      <w:pPr>
        <w:pStyle w:val="Prrafodelista"/>
        <w:numPr>
          <w:ilvl w:val="0"/>
          <w:numId w:val="77"/>
        </w:numPr>
        <w:rPr>
          <w:rFonts w:eastAsia="Aptos" w:cstheme="minorHAnsi"/>
          <w:color w:val="000000" w:themeColor="text1"/>
        </w:rPr>
      </w:pPr>
      <w:r w:rsidRPr="007D3C65">
        <w:rPr>
          <w:rFonts w:eastAsia="Aptos" w:cstheme="minorHAnsi"/>
          <w:color w:val="000000" w:themeColor="text1"/>
        </w:rPr>
        <w:t>Histórico de alertas.</w:t>
      </w:r>
    </w:p>
    <w:p w14:paraId="66A3545D" w14:textId="2BFCD388" w:rsidR="2FCCC514" w:rsidRDefault="2FCCC514" w:rsidP="6121422A">
      <w:pPr>
        <w:rPr>
          <w:rFonts w:eastAsiaTheme="minorEastAsia"/>
        </w:rPr>
      </w:pPr>
      <w:r w:rsidRPr="6121422A">
        <w:rPr>
          <w:rFonts w:eastAsiaTheme="minorEastAsia"/>
        </w:rPr>
        <w:t>Además, el módulo cuenta con las siguientes entradas externas:</w:t>
      </w:r>
    </w:p>
    <w:p w14:paraId="5A1B520F" w14:textId="26D4DD75" w:rsidR="2FCCC514" w:rsidRPr="007D3C65" w:rsidRDefault="2FCCC514" w:rsidP="00777473">
      <w:pPr>
        <w:pStyle w:val="Prrafodelista"/>
        <w:numPr>
          <w:ilvl w:val="0"/>
          <w:numId w:val="76"/>
        </w:numPr>
        <w:rPr>
          <w:rFonts w:eastAsia="Aptos" w:cstheme="minorHAnsi"/>
          <w:color w:val="000000" w:themeColor="text1"/>
        </w:rPr>
      </w:pPr>
      <w:r w:rsidRPr="007D3C65">
        <w:rPr>
          <w:rFonts w:eastAsia="Aptos" w:cstheme="minorHAnsi"/>
          <w:color w:val="000000" w:themeColor="text1"/>
        </w:rPr>
        <w:t>Mensaje nuevo.</w:t>
      </w:r>
    </w:p>
    <w:p w14:paraId="488E01AF" w14:textId="18982C51" w:rsidR="2FCCC514" w:rsidRPr="007D3C65" w:rsidRDefault="2FCCC514" w:rsidP="00777473">
      <w:pPr>
        <w:pStyle w:val="Prrafodelista"/>
        <w:numPr>
          <w:ilvl w:val="0"/>
          <w:numId w:val="76"/>
        </w:numPr>
        <w:shd w:val="clear" w:color="auto" w:fill="FFFFFF" w:themeFill="background1"/>
        <w:spacing w:before="220" w:after="220"/>
        <w:rPr>
          <w:rFonts w:eastAsia="Aptos" w:cstheme="minorHAnsi"/>
          <w:color w:val="000000" w:themeColor="text1"/>
        </w:rPr>
      </w:pPr>
      <w:r w:rsidRPr="007D3C65">
        <w:rPr>
          <w:rFonts w:eastAsia="Aptos" w:cstheme="minorHAnsi"/>
          <w:color w:val="000000" w:themeColor="text1"/>
        </w:rPr>
        <w:t>Alerta nueva.</w:t>
      </w:r>
    </w:p>
    <w:p w14:paraId="448A8B45" w14:textId="75624D2C" w:rsidR="2FCCC514" w:rsidRDefault="2FCCC514" w:rsidP="6121422A">
      <w:pPr>
        <w:rPr>
          <w:rFonts w:eastAsiaTheme="minorEastAsia"/>
        </w:rPr>
      </w:pPr>
      <w:r w:rsidRPr="6121422A">
        <w:rPr>
          <w:rFonts w:eastAsiaTheme="minorEastAsia"/>
        </w:rPr>
        <w:t>Además, el módulo cuenta con las siguientes salidas externas:</w:t>
      </w:r>
    </w:p>
    <w:p w14:paraId="62F98F8A" w14:textId="6132A5C4" w:rsidR="2FCCC514" w:rsidRPr="007D3C65" w:rsidRDefault="2FCCC514" w:rsidP="00777473">
      <w:pPr>
        <w:pStyle w:val="Prrafodelista"/>
        <w:numPr>
          <w:ilvl w:val="0"/>
          <w:numId w:val="75"/>
        </w:numPr>
        <w:rPr>
          <w:rFonts w:eastAsia="Aptos" w:cstheme="minorHAnsi"/>
          <w:color w:val="000000" w:themeColor="text1"/>
        </w:rPr>
      </w:pPr>
      <w:r w:rsidRPr="007D3C65">
        <w:rPr>
          <w:rFonts w:eastAsia="Aptos" w:cstheme="minorHAnsi"/>
          <w:color w:val="000000" w:themeColor="text1"/>
        </w:rPr>
        <w:t>Listado de conversaciones con usuarios.</w:t>
      </w:r>
    </w:p>
    <w:p w14:paraId="67DF635C" w14:textId="7B3558C8" w:rsidR="2FCCC514" w:rsidRPr="007D3C65" w:rsidRDefault="2FCCC514" w:rsidP="00777473">
      <w:pPr>
        <w:pStyle w:val="Prrafodelista"/>
        <w:numPr>
          <w:ilvl w:val="0"/>
          <w:numId w:val="75"/>
        </w:numPr>
        <w:rPr>
          <w:rFonts w:eastAsia="Aptos" w:cstheme="minorHAnsi"/>
          <w:color w:val="000000" w:themeColor="text1"/>
        </w:rPr>
      </w:pPr>
      <w:r w:rsidRPr="007D3C65">
        <w:rPr>
          <w:rFonts w:eastAsia="Aptos" w:cstheme="minorHAnsi"/>
          <w:color w:val="000000" w:themeColor="text1"/>
        </w:rPr>
        <w:t>Conversación con un usuario.</w:t>
      </w:r>
    </w:p>
    <w:p w14:paraId="41E04793" w14:textId="07DF24DB" w:rsidR="2FCCC514" w:rsidRDefault="2FCCC514" w:rsidP="6121422A">
      <w:pPr>
        <w:rPr>
          <w:rFonts w:eastAsiaTheme="minorEastAsia"/>
        </w:rPr>
      </w:pPr>
      <w:r w:rsidRPr="6121422A">
        <w:rPr>
          <w:rFonts w:eastAsiaTheme="minorEastAsia"/>
        </w:rPr>
        <w:t>Además, el módulo cuenta con las siguientes consultas externas:</w:t>
      </w:r>
    </w:p>
    <w:p w14:paraId="32C8FD72" w14:textId="215FD34E" w:rsidR="2FCCC514" w:rsidRPr="007D3C65" w:rsidRDefault="2FCCC514" w:rsidP="00777473">
      <w:pPr>
        <w:pStyle w:val="Prrafodelista"/>
        <w:numPr>
          <w:ilvl w:val="0"/>
          <w:numId w:val="74"/>
        </w:numPr>
        <w:rPr>
          <w:rFonts w:eastAsia="Aptos" w:cstheme="minorHAnsi"/>
          <w:color w:val="000000" w:themeColor="text1"/>
        </w:rPr>
      </w:pPr>
      <w:r w:rsidRPr="007D3C65">
        <w:rPr>
          <w:rFonts w:eastAsia="Aptos" w:cstheme="minorHAnsi"/>
          <w:color w:val="000000" w:themeColor="text1"/>
        </w:rPr>
        <w:t>Histórico de usuarios.</w:t>
      </w:r>
    </w:p>
    <w:p w14:paraId="3F8DE8B4" w14:textId="3D70BD91" w:rsidR="2FCCC514" w:rsidRPr="007D3C65" w:rsidRDefault="2FCCC514" w:rsidP="00777473">
      <w:pPr>
        <w:pStyle w:val="Prrafodelista"/>
        <w:numPr>
          <w:ilvl w:val="0"/>
          <w:numId w:val="74"/>
        </w:numPr>
        <w:rPr>
          <w:rFonts w:eastAsia="Aptos" w:cstheme="minorHAnsi"/>
          <w:color w:val="000000" w:themeColor="text1"/>
        </w:rPr>
      </w:pPr>
      <w:r w:rsidRPr="007D3C65">
        <w:rPr>
          <w:rFonts w:eastAsia="Aptos" w:cstheme="minorHAnsi"/>
          <w:color w:val="000000" w:themeColor="text1"/>
        </w:rPr>
        <w:t>Histórico de mensajes.</w:t>
      </w:r>
    </w:p>
    <w:p w14:paraId="781B42DD" w14:textId="4E30339F" w:rsidR="2FCCC514" w:rsidRPr="007D3C65" w:rsidRDefault="2FCCC514" w:rsidP="00777473">
      <w:pPr>
        <w:pStyle w:val="Prrafodelista"/>
        <w:numPr>
          <w:ilvl w:val="0"/>
          <w:numId w:val="74"/>
        </w:numPr>
        <w:rPr>
          <w:rFonts w:eastAsia="Aptos" w:cstheme="minorHAnsi"/>
          <w:color w:val="000000" w:themeColor="text1"/>
        </w:rPr>
      </w:pPr>
      <w:r w:rsidRPr="007D3C65">
        <w:rPr>
          <w:rFonts w:eastAsia="Aptos" w:cstheme="minorHAnsi"/>
          <w:color w:val="000000" w:themeColor="text1"/>
        </w:rPr>
        <w:t>Histórico de alertas.</w:t>
      </w:r>
    </w:p>
    <w:p w14:paraId="612A0C79" w14:textId="77777777" w:rsidR="00794F37" w:rsidRDefault="00794F37">
      <w:pPr>
        <w:jc w:val="left"/>
        <w:rPr>
          <w:rFonts w:asciiTheme="majorHAnsi" w:eastAsiaTheme="majorEastAsia" w:hAnsiTheme="majorHAnsi" w:cstheme="majorBidi"/>
          <w:b/>
          <w:color w:val="000000" w:themeColor="text1"/>
          <w:sz w:val="24"/>
        </w:rPr>
      </w:pPr>
      <w:bookmarkStart w:id="563" w:name="_Toc1315814131"/>
      <w:bookmarkStart w:id="564" w:name="_Toc164120911"/>
      <w:r>
        <w:br w:type="page"/>
      </w:r>
    </w:p>
    <w:p w14:paraId="67E5BDE5" w14:textId="7D70884E" w:rsidR="6876B78B" w:rsidRDefault="4C0ACDEC" w:rsidP="00A12411">
      <w:pPr>
        <w:pStyle w:val="Ttulo5"/>
      </w:pPr>
      <w:r>
        <w:lastRenderedPageBreak/>
        <w:t>Clasificación de las funciones</w:t>
      </w:r>
      <w:bookmarkEnd w:id="563"/>
      <w:bookmarkEnd w:id="564"/>
    </w:p>
    <w:tbl>
      <w:tblPr>
        <w:tblStyle w:val="Tablaconcuadrcula4-nfasis3"/>
        <w:tblW w:w="0" w:type="auto"/>
        <w:tblLook w:val="06A0" w:firstRow="1" w:lastRow="0" w:firstColumn="1" w:lastColumn="0" w:noHBand="1" w:noVBand="1"/>
      </w:tblPr>
      <w:tblGrid>
        <w:gridCol w:w="568"/>
        <w:gridCol w:w="2829"/>
        <w:gridCol w:w="2977"/>
        <w:gridCol w:w="2120"/>
      </w:tblGrid>
      <w:tr w:rsidR="6121422A" w14:paraId="6B033E5D" w14:textId="77777777" w:rsidTr="00DD549E">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68" w:type="dxa"/>
            <w:vAlign w:val="center"/>
          </w:tcPr>
          <w:p w14:paraId="195B40FF" w14:textId="0BEBC00E" w:rsidR="6121422A" w:rsidRDefault="6121422A" w:rsidP="6121422A">
            <w:pPr>
              <w:jc w:val="center"/>
              <w:rPr>
                <w:color w:val="000000" w:themeColor="text1"/>
              </w:rPr>
            </w:pPr>
            <w:r w:rsidRPr="6121422A">
              <w:rPr>
                <w:color w:val="000000" w:themeColor="text1"/>
              </w:rPr>
              <w:t>N.º</w:t>
            </w:r>
          </w:p>
        </w:tc>
        <w:tc>
          <w:tcPr>
            <w:tcW w:w="2829" w:type="dxa"/>
            <w:vAlign w:val="center"/>
          </w:tcPr>
          <w:p w14:paraId="059091DE" w14:textId="651F6A2D" w:rsidR="6121422A" w:rsidRDefault="6121422A" w:rsidP="6121422A">
            <w:pPr>
              <w:jc w:val="center"/>
              <w:cnfStyle w:val="100000000000" w:firstRow="1" w:lastRow="0" w:firstColumn="0" w:lastColumn="0" w:oddVBand="0" w:evenVBand="0" w:oddHBand="0" w:evenHBand="0" w:firstRowFirstColumn="0" w:firstRowLastColumn="0" w:lastRowFirstColumn="0" w:lastRowLastColumn="0"/>
              <w:rPr>
                <w:color w:val="000000" w:themeColor="text1"/>
              </w:rPr>
            </w:pPr>
            <w:r w:rsidRPr="6121422A">
              <w:rPr>
                <w:color w:val="000000" w:themeColor="text1"/>
              </w:rPr>
              <w:t>Función</w:t>
            </w:r>
          </w:p>
        </w:tc>
        <w:tc>
          <w:tcPr>
            <w:tcW w:w="2977" w:type="dxa"/>
            <w:vAlign w:val="center"/>
          </w:tcPr>
          <w:p w14:paraId="2128C40B" w14:textId="5431BE85" w:rsidR="6121422A" w:rsidRDefault="6121422A" w:rsidP="6121422A">
            <w:pPr>
              <w:jc w:val="center"/>
              <w:cnfStyle w:val="100000000000" w:firstRow="1" w:lastRow="0" w:firstColumn="0" w:lastColumn="0" w:oddVBand="0" w:evenVBand="0" w:oddHBand="0" w:evenHBand="0" w:firstRowFirstColumn="0" w:firstRowLastColumn="0" w:lastRowFirstColumn="0" w:lastRowLastColumn="0"/>
              <w:rPr>
                <w:color w:val="000000" w:themeColor="text1"/>
              </w:rPr>
            </w:pPr>
            <w:r w:rsidRPr="6121422A">
              <w:rPr>
                <w:color w:val="000000" w:themeColor="text1"/>
              </w:rPr>
              <w:t>Tipo función</w:t>
            </w:r>
          </w:p>
        </w:tc>
        <w:tc>
          <w:tcPr>
            <w:tcW w:w="2120" w:type="dxa"/>
            <w:vAlign w:val="center"/>
          </w:tcPr>
          <w:p w14:paraId="311C51E9" w14:textId="68E6650C" w:rsidR="6121422A" w:rsidRDefault="6121422A" w:rsidP="6121422A">
            <w:pPr>
              <w:jc w:val="center"/>
              <w:cnfStyle w:val="100000000000" w:firstRow="1" w:lastRow="0" w:firstColumn="0" w:lastColumn="0" w:oddVBand="0" w:evenVBand="0" w:oddHBand="0" w:evenHBand="0" w:firstRowFirstColumn="0" w:firstRowLastColumn="0" w:lastRowFirstColumn="0" w:lastRowLastColumn="0"/>
              <w:rPr>
                <w:color w:val="000000" w:themeColor="text1"/>
              </w:rPr>
            </w:pPr>
            <w:r w:rsidRPr="6121422A">
              <w:rPr>
                <w:color w:val="000000" w:themeColor="text1"/>
              </w:rPr>
              <w:t>Grado de la función</w:t>
            </w:r>
          </w:p>
        </w:tc>
      </w:tr>
      <w:tr w:rsidR="6121422A" w14:paraId="7C74C0CE" w14:textId="77777777" w:rsidTr="00DD549E">
        <w:trPr>
          <w:trHeight w:val="300"/>
        </w:trPr>
        <w:tc>
          <w:tcPr>
            <w:cnfStyle w:val="001000000000" w:firstRow="0" w:lastRow="0" w:firstColumn="1" w:lastColumn="0" w:oddVBand="0" w:evenVBand="0" w:oddHBand="0" w:evenHBand="0" w:firstRowFirstColumn="0" w:firstRowLastColumn="0" w:lastRowFirstColumn="0" w:lastRowLastColumn="0"/>
            <w:tcW w:w="568" w:type="dxa"/>
            <w:shd w:val="clear" w:color="auto" w:fill="FFFFFF" w:themeFill="background1"/>
            <w:vAlign w:val="center"/>
          </w:tcPr>
          <w:p w14:paraId="01F72859" w14:textId="3AFBBEB2" w:rsidR="6121422A" w:rsidRDefault="6121422A" w:rsidP="005D0105">
            <w:pPr>
              <w:jc w:val="center"/>
            </w:pPr>
            <w:r w:rsidRPr="0013699B">
              <w:rPr>
                <w:rFonts w:eastAsia="Arial" w:cstheme="minorHAnsi"/>
                <w:b w:val="0"/>
              </w:rPr>
              <w:t>1</w:t>
            </w:r>
          </w:p>
        </w:tc>
        <w:tc>
          <w:tcPr>
            <w:tcW w:w="2829" w:type="dxa"/>
            <w:shd w:val="clear" w:color="auto" w:fill="FFFFFF" w:themeFill="background1"/>
            <w:vAlign w:val="center"/>
          </w:tcPr>
          <w:p w14:paraId="45D4C2A2" w14:textId="0317C745" w:rsidR="6121422A" w:rsidRDefault="6121422A" w:rsidP="005D0105">
            <w:pPr>
              <w:jc w:val="left"/>
              <w:cnfStyle w:val="000000000000" w:firstRow="0" w:lastRow="0" w:firstColumn="0" w:lastColumn="0" w:oddVBand="0" w:evenVBand="0" w:oddHBand="0" w:evenHBand="0" w:firstRowFirstColumn="0" w:firstRowLastColumn="0" w:lastRowFirstColumn="0" w:lastRowLastColumn="0"/>
            </w:pPr>
            <w:r w:rsidRPr="0013699B">
              <w:rPr>
                <w:rFonts w:eastAsia="Arial" w:cstheme="minorHAnsi"/>
              </w:rPr>
              <w:t>Enviar alerta</w:t>
            </w:r>
          </w:p>
        </w:tc>
        <w:tc>
          <w:tcPr>
            <w:tcW w:w="2977" w:type="dxa"/>
            <w:shd w:val="clear" w:color="auto" w:fill="FFFFFF" w:themeFill="background1"/>
            <w:vAlign w:val="center"/>
          </w:tcPr>
          <w:p w14:paraId="36FABEE5" w14:textId="759DCBEB" w:rsidR="1F573D1E" w:rsidRDefault="1F573D1E" w:rsidP="005D0105">
            <w:pPr>
              <w:jc w:val="left"/>
              <w:cnfStyle w:val="000000000000" w:firstRow="0" w:lastRow="0" w:firstColumn="0" w:lastColumn="0" w:oddVBand="0" w:evenVBand="0" w:oddHBand="0" w:evenHBand="0" w:firstRowFirstColumn="0" w:firstRowLastColumn="0" w:lastRowFirstColumn="0" w:lastRowLastColumn="0"/>
            </w:pPr>
            <w:r w:rsidRPr="0013699B">
              <w:rPr>
                <w:rFonts w:eastAsia="Arial" w:cstheme="minorHAnsi"/>
              </w:rPr>
              <w:t>N.º</w:t>
            </w:r>
            <w:r w:rsidR="6121422A" w:rsidRPr="0013699B">
              <w:rPr>
                <w:rFonts w:eastAsia="Arial" w:cstheme="minorHAnsi"/>
              </w:rPr>
              <w:t xml:space="preserve"> de ficheros maestros (FM)</w:t>
            </w:r>
          </w:p>
        </w:tc>
        <w:tc>
          <w:tcPr>
            <w:tcW w:w="2120" w:type="dxa"/>
            <w:shd w:val="clear" w:color="auto" w:fill="FFFFFF" w:themeFill="background1"/>
            <w:vAlign w:val="center"/>
          </w:tcPr>
          <w:p w14:paraId="0FF7553B" w14:textId="7F4FB893" w:rsidR="6121422A" w:rsidRDefault="6121422A" w:rsidP="005D0105">
            <w:pPr>
              <w:jc w:val="center"/>
              <w:cnfStyle w:val="000000000000" w:firstRow="0" w:lastRow="0" w:firstColumn="0" w:lastColumn="0" w:oddVBand="0" w:evenVBand="0" w:oddHBand="0" w:evenHBand="0" w:firstRowFirstColumn="0" w:firstRowLastColumn="0" w:lastRowFirstColumn="0" w:lastRowLastColumn="0"/>
            </w:pPr>
            <w:r w:rsidRPr="0013699B">
              <w:rPr>
                <w:rFonts w:eastAsia="Arial" w:cstheme="minorHAnsi"/>
              </w:rPr>
              <w:t>Complejo</w:t>
            </w:r>
          </w:p>
        </w:tc>
      </w:tr>
      <w:tr w:rsidR="6121422A" w14:paraId="08F236CF" w14:textId="77777777" w:rsidTr="00DD549E">
        <w:trPr>
          <w:trHeight w:val="300"/>
        </w:trPr>
        <w:tc>
          <w:tcPr>
            <w:cnfStyle w:val="001000000000" w:firstRow="0" w:lastRow="0" w:firstColumn="1" w:lastColumn="0" w:oddVBand="0" w:evenVBand="0" w:oddHBand="0" w:evenHBand="0" w:firstRowFirstColumn="0" w:firstRowLastColumn="0" w:lastRowFirstColumn="0" w:lastRowLastColumn="0"/>
            <w:tcW w:w="568" w:type="dxa"/>
            <w:shd w:val="clear" w:color="auto" w:fill="FFFFFF" w:themeFill="background1"/>
            <w:vAlign w:val="center"/>
          </w:tcPr>
          <w:p w14:paraId="36E6C086" w14:textId="7EB818CB" w:rsidR="6121422A" w:rsidRDefault="6121422A" w:rsidP="005D0105">
            <w:pPr>
              <w:jc w:val="center"/>
            </w:pPr>
            <w:r w:rsidRPr="0013699B">
              <w:rPr>
                <w:rFonts w:eastAsia="Arial" w:cstheme="minorHAnsi"/>
                <w:b w:val="0"/>
              </w:rPr>
              <w:t>2</w:t>
            </w:r>
          </w:p>
        </w:tc>
        <w:tc>
          <w:tcPr>
            <w:tcW w:w="2829" w:type="dxa"/>
            <w:shd w:val="clear" w:color="auto" w:fill="FFFFFF" w:themeFill="background1"/>
            <w:vAlign w:val="center"/>
          </w:tcPr>
          <w:p w14:paraId="09803D4E" w14:textId="441A4414" w:rsidR="6121422A" w:rsidRDefault="6121422A" w:rsidP="005D0105">
            <w:pPr>
              <w:jc w:val="left"/>
              <w:cnfStyle w:val="000000000000" w:firstRow="0" w:lastRow="0" w:firstColumn="0" w:lastColumn="0" w:oddVBand="0" w:evenVBand="0" w:oddHBand="0" w:evenHBand="0" w:firstRowFirstColumn="0" w:firstRowLastColumn="0" w:lastRowFirstColumn="0" w:lastRowLastColumn="0"/>
            </w:pPr>
            <w:r w:rsidRPr="0013699B">
              <w:rPr>
                <w:rFonts w:eastAsia="Arial" w:cstheme="minorHAnsi"/>
              </w:rPr>
              <w:t>Enviar mensaje</w:t>
            </w:r>
          </w:p>
        </w:tc>
        <w:tc>
          <w:tcPr>
            <w:tcW w:w="2977" w:type="dxa"/>
            <w:shd w:val="clear" w:color="auto" w:fill="FFFFFF" w:themeFill="background1"/>
            <w:vAlign w:val="center"/>
          </w:tcPr>
          <w:p w14:paraId="143EEA21" w14:textId="58C72C93" w:rsidR="14BBAC17" w:rsidRDefault="14BBAC17" w:rsidP="005D0105">
            <w:pPr>
              <w:jc w:val="left"/>
              <w:cnfStyle w:val="000000000000" w:firstRow="0" w:lastRow="0" w:firstColumn="0" w:lastColumn="0" w:oddVBand="0" w:evenVBand="0" w:oddHBand="0" w:evenHBand="0" w:firstRowFirstColumn="0" w:firstRowLastColumn="0" w:lastRowFirstColumn="0" w:lastRowLastColumn="0"/>
            </w:pPr>
            <w:r w:rsidRPr="0013699B">
              <w:rPr>
                <w:rFonts w:eastAsia="Arial" w:cstheme="minorHAnsi"/>
              </w:rPr>
              <w:t>N.º</w:t>
            </w:r>
            <w:r w:rsidR="6121422A" w:rsidRPr="0013699B">
              <w:rPr>
                <w:rFonts w:eastAsia="Arial" w:cstheme="minorHAnsi"/>
              </w:rPr>
              <w:t xml:space="preserve"> de ficheros maestros (FM)</w:t>
            </w:r>
          </w:p>
        </w:tc>
        <w:tc>
          <w:tcPr>
            <w:tcW w:w="2120" w:type="dxa"/>
            <w:shd w:val="clear" w:color="auto" w:fill="FFFFFF" w:themeFill="background1"/>
            <w:vAlign w:val="center"/>
          </w:tcPr>
          <w:p w14:paraId="5DAED25E" w14:textId="091FAE71" w:rsidR="6121422A" w:rsidRDefault="6121422A" w:rsidP="005D0105">
            <w:pPr>
              <w:jc w:val="center"/>
              <w:cnfStyle w:val="000000000000" w:firstRow="0" w:lastRow="0" w:firstColumn="0" w:lastColumn="0" w:oddVBand="0" w:evenVBand="0" w:oddHBand="0" w:evenHBand="0" w:firstRowFirstColumn="0" w:firstRowLastColumn="0" w:lastRowFirstColumn="0" w:lastRowLastColumn="0"/>
            </w:pPr>
            <w:r w:rsidRPr="0013699B">
              <w:rPr>
                <w:rFonts w:eastAsia="Arial" w:cstheme="minorHAnsi"/>
              </w:rPr>
              <w:t>Medio</w:t>
            </w:r>
          </w:p>
        </w:tc>
      </w:tr>
      <w:tr w:rsidR="6121422A" w14:paraId="7EC89C92" w14:textId="77777777" w:rsidTr="00DD549E">
        <w:trPr>
          <w:trHeight w:val="300"/>
        </w:trPr>
        <w:tc>
          <w:tcPr>
            <w:cnfStyle w:val="001000000000" w:firstRow="0" w:lastRow="0" w:firstColumn="1" w:lastColumn="0" w:oddVBand="0" w:evenVBand="0" w:oddHBand="0" w:evenHBand="0" w:firstRowFirstColumn="0" w:firstRowLastColumn="0" w:lastRowFirstColumn="0" w:lastRowLastColumn="0"/>
            <w:tcW w:w="568" w:type="dxa"/>
            <w:shd w:val="clear" w:color="auto" w:fill="FFFFFF" w:themeFill="background1"/>
            <w:vAlign w:val="center"/>
          </w:tcPr>
          <w:p w14:paraId="4C4A5844" w14:textId="08BC6AFF" w:rsidR="6121422A" w:rsidRDefault="6121422A" w:rsidP="005D0105">
            <w:pPr>
              <w:jc w:val="center"/>
            </w:pPr>
            <w:r w:rsidRPr="0013699B">
              <w:rPr>
                <w:rFonts w:eastAsia="Arial" w:cstheme="minorHAnsi"/>
                <w:b w:val="0"/>
              </w:rPr>
              <w:t>3</w:t>
            </w:r>
          </w:p>
        </w:tc>
        <w:tc>
          <w:tcPr>
            <w:tcW w:w="2829" w:type="dxa"/>
            <w:shd w:val="clear" w:color="auto" w:fill="FFFFFF" w:themeFill="background1"/>
            <w:vAlign w:val="center"/>
          </w:tcPr>
          <w:p w14:paraId="4ACF8D2E" w14:textId="7CBD9B6F" w:rsidR="6121422A" w:rsidRDefault="6121422A" w:rsidP="005D0105">
            <w:pPr>
              <w:jc w:val="left"/>
              <w:cnfStyle w:val="000000000000" w:firstRow="0" w:lastRow="0" w:firstColumn="0" w:lastColumn="0" w:oddVBand="0" w:evenVBand="0" w:oddHBand="0" w:evenHBand="0" w:firstRowFirstColumn="0" w:firstRowLastColumn="0" w:lastRowFirstColumn="0" w:lastRowLastColumn="0"/>
            </w:pPr>
            <w:r w:rsidRPr="0013699B">
              <w:rPr>
                <w:rFonts w:eastAsia="Arial" w:cstheme="minorHAnsi"/>
              </w:rPr>
              <w:t>Listado de conversaciones</w:t>
            </w:r>
          </w:p>
        </w:tc>
        <w:tc>
          <w:tcPr>
            <w:tcW w:w="2977" w:type="dxa"/>
            <w:shd w:val="clear" w:color="auto" w:fill="FFFFFF" w:themeFill="background1"/>
            <w:vAlign w:val="center"/>
          </w:tcPr>
          <w:p w14:paraId="399B7FDE" w14:textId="0205BB0F" w:rsidR="1FB7AA44" w:rsidRDefault="1FB7AA44" w:rsidP="005D0105">
            <w:pPr>
              <w:jc w:val="left"/>
              <w:cnfStyle w:val="000000000000" w:firstRow="0" w:lastRow="0" w:firstColumn="0" w:lastColumn="0" w:oddVBand="0" w:evenVBand="0" w:oddHBand="0" w:evenHBand="0" w:firstRowFirstColumn="0" w:firstRowLastColumn="0" w:lastRowFirstColumn="0" w:lastRowLastColumn="0"/>
            </w:pPr>
            <w:r w:rsidRPr="0013699B">
              <w:rPr>
                <w:rFonts w:eastAsia="Arial" w:cstheme="minorHAnsi"/>
              </w:rPr>
              <w:t>N.º</w:t>
            </w:r>
            <w:r w:rsidR="6121422A" w:rsidRPr="0013699B">
              <w:rPr>
                <w:rFonts w:eastAsia="Arial" w:cstheme="minorHAnsi"/>
              </w:rPr>
              <w:t xml:space="preserve"> Salidas de usuario (OUT)</w:t>
            </w:r>
          </w:p>
        </w:tc>
        <w:tc>
          <w:tcPr>
            <w:tcW w:w="2120" w:type="dxa"/>
            <w:shd w:val="clear" w:color="auto" w:fill="FFFFFF" w:themeFill="background1"/>
            <w:vAlign w:val="center"/>
          </w:tcPr>
          <w:p w14:paraId="670E2B66" w14:textId="5487683B" w:rsidR="6121422A" w:rsidRDefault="6121422A" w:rsidP="005D0105">
            <w:pPr>
              <w:jc w:val="center"/>
              <w:cnfStyle w:val="000000000000" w:firstRow="0" w:lastRow="0" w:firstColumn="0" w:lastColumn="0" w:oddVBand="0" w:evenVBand="0" w:oddHBand="0" w:evenHBand="0" w:firstRowFirstColumn="0" w:firstRowLastColumn="0" w:lastRowFirstColumn="0" w:lastRowLastColumn="0"/>
            </w:pPr>
            <w:r w:rsidRPr="0013699B">
              <w:rPr>
                <w:rFonts w:eastAsia="Arial" w:cstheme="minorHAnsi"/>
              </w:rPr>
              <w:t>Elemental</w:t>
            </w:r>
          </w:p>
        </w:tc>
      </w:tr>
      <w:tr w:rsidR="6121422A" w14:paraId="002B536A" w14:textId="77777777" w:rsidTr="00DD549E">
        <w:trPr>
          <w:trHeight w:val="300"/>
        </w:trPr>
        <w:tc>
          <w:tcPr>
            <w:cnfStyle w:val="001000000000" w:firstRow="0" w:lastRow="0" w:firstColumn="1" w:lastColumn="0" w:oddVBand="0" w:evenVBand="0" w:oddHBand="0" w:evenHBand="0" w:firstRowFirstColumn="0" w:firstRowLastColumn="0" w:lastRowFirstColumn="0" w:lastRowLastColumn="0"/>
            <w:tcW w:w="568" w:type="dxa"/>
            <w:shd w:val="clear" w:color="auto" w:fill="FFFFFF" w:themeFill="background1"/>
            <w:vAlign w:val="center"/>
          </w:tcPr>
          <w:p w14:paraId="30BACBE5" w14:textId="38FD1C1D" w:rsidR="6121422A" w:rsidRDefault="6121422A" w:rsidP="005D0105">
            <w:pPr>
              <w:jc w:val="center"/>
            </w:pPr>
            <w:r w:rsidRPr="0013699B">
              <w:rPr>
                <w:rFonts w:eastAsia="Arial" w:cstheme="minorHAnsi"/>
                <w:b w:val="0"/>
              </w:rPr>
              <w:t>4</w:t>
            </w:r>
          </w:p>
        </w:tc>
        <w:tc>
          <w:tcPr>
            <w:tcW w:w="2829" w:type="dxa"/>
            <w:shd w:val="clear" w:color="auto" w:fill="FFFFFF" w:themeFill="background1"/>
            <w:vAlign w:val="center"/>
          </w:tcPr>
          <w:p w14:paraId="1F869B77" w14:textId="0C8FB998" w:rsidR="6121422A" w:rsidRDefault="6121422A" w:rsidP="005D0105">
            <w:pPr>
              <w:jc w:val="left"/>
              <w:cnfStyle w:val="000000000000" w:firstRow="0" w:lastRow="0" w:firstColumn="0" w:lastColumn="0" w:oddVBand="0" w:evenVBand="0" w:oddHBand="0" w:evenHBand="0" w:firstRowFirstColumn="0" w:firstRowLastColumn="0" w:lastRowFirstColumn="0" w:lastRowLastColumn="0"/>
            </w:pPr>
            <w:r w:rsidRPr="0013699B">
              <w:rPr>
                <w:rFonts w:eastAsia="Aptos" w:cstheme="minorHAnsi"/>
              </w:rPr>
              <w:t>Listado de alertas</w:t>
            </w:r>
          </w:p>
        </w:tc>
        <w:tc>
          <w:tcPr>
            <w:tcW w:w="2977" w:type="dxa"/>
            <w:shd w:val="clear" w:color="auto" w:fill="FFFFFF" w:themeFill="background1"/>
            <w:vAlign w:val="center"/>
          </w:tcPr>
          <w:p w14:paraId="111AAE91" w14:textId="74493021" w:rsidR="3B1BE041" w:rsidRDefault="3B1BE041" w:rsidP="005D0105">
            <w:pPr>
              <w:jc w:val="left"/>
              <w:cnfStyle w:val="000000000000" w:firstRow="0" w:lastRow="0" w:firstColumn="0" w:lastColumn="0" w:oddVBand="0" w:evenVBand="0" w:oddHBand="0" w:evenHBand="0" w:firstRowFirstColumn="0" w:firstRowLastColumn="0" w:lastRowFirstColumn="0" w:lastRowLastColumn="0"/>
            </w:pPr>
            <w:r w:rsidRPr="0013699B">
              <w:rPr>
                <w:rFonts w:eastAsia="Arial" w:cstheme="minorHAnsi"/>
              </w:rPr>
              <w:t>N.º</w:t>
            </w:r>
            <w:r w:rsidR="6121422A" w:rsidRPr="0013699B">
              <w:rPr>
                <w:rFonts w:eastAsia="Arial" w:cstheme="minorHAnsi"/>
              </w:rPr>
              <w:t xml:space="preserve"> Salidas de usuario (OUT)</w:t>
            </w:r>
          </w:p>
        </w:tc>
        <w:tc>
          <w:tcPr>
            <w:tcW w:w="2120" w:type="dxa"/>
            <w:shd w:val="clear" w:color="auto" w:fill="FFFFFF" w:themeFill="background1"/>
            <w:vAlign w:val="center"/>
          </w:tcPr>
          <w:p w14:paraId="6819A140" w14:textId="1BEF222B" w:rsidR="6121422A" w:rsidRDefault="6121422A" w:rsidP="005D0105">
            <w:pPr>
              <w:jc w:val="center"/>
              <w:cnfStyle w:val="000000000000" w:firstRow="0" w:lastRow="0" w:firstColumn="0" w:lastColumn="0" w:oddVBand="0" w:evenVBand="0" w:oddHBand="0" w:evenHBand="0" w:firstRowFirstColumn="0" w:firstRowLastColumn="0" w:lastRowFirstColumn="0" w:lastRowLastColumn="0"/>
            </w:pPr>
            <w:r w:rsidRPr="0013699B">
              <w:rPr>
                <w:rFonts w:eastAsia="Arial" w:cstheme="minorHAnsi"/>
              </w:rPr>
              <w:t>Elemental</w:t>
            </w:r>
          </w:p>
        </w:tc>
      </w:tr>
      <w:tr w:rsidR="6121422A" w14:paraId="1A509E6C" w14:textId="77777777" w:rsidTr="00DD549E">
        <w:trPr>
          <w:trHeight w:val="300"/>
        </w:trPr>
        <w:tc>
          <w:tcPr>
            <w:cnfStyle w:val="001000000000" w:firstRow="0" w:lastRow="0" w:firstColumn="1" w:lastColumn="0" w:oddVBand="0" w:evenVBand="0" w:oddHBand="0" w:evenHBand="0" w:firstRowFirstColumn="0" w:firstRowLastColumn="0" w:lastRowFirstColumn="0" w:lastRowLastColumn="0"/>
            <w:tcW w:w="568" w:type="dxa"/>
            <w:shd w:val="clear" w:color="auto" w:fill="FFFFFF" w:themeFill="background1"/>
            <w:vAlign w:val="center"/>
          </w:tcPr>
          <w:p w14:paraId="49801646" w14:textId="385E192F" w:rsidR="6121422A" w:rsidRDefault="6121422A" w:rsidP="005D0105">
            <w:pPr>
              <w:jc w:val="center"/>
            </w:pPr>
            <w:r w:rsidRPr="0013699B">
              <w:rPr>
                <w:rFonts w:eastAsia="Arial" w:cstheme="minorHAnsi"/>
                <w:b w:val="0"/>
              </w:rPr>
              <w:t>5</w:t>
            </w:r>
          </w:p>
        </w:tc>
        <w:tc>
          <w:tcPr>
            <w:tcW w:w="2829" w:type="dxa"/>
            <w:shd w:val="clear" w:color="auto" w:fill="FFFFFF" w:themeFill="background1"/>
            <w:vAlign w:val="center"/>
          </w:tcPr>
          <w:p w14:paraId="4802E005" w14:textId="4630BA45" w:rsidR="6121422A" w:rsidRPr="0013699B" w:rsidRDefault="6121422A" w:rsidP="005D0105">
            <w:pPr>
              <w:jc w:val="left"/>
              <w:cnfStyle w:val="000000000000" w:firstRow="0" w:lastRow="0" w:firstColumn="0" w:lastColumn="0" w:oddVBand="0" w:evenVBand="0" w:oddHBand="0" w:evenHBand="0" w:firstRowFirstColumn="0" w:firstRowLastColumn="0" w:lastRowFirstColumn="0" w:lastRowLastColumn="0"/>
              <w:rPr>
                <w:rFonts w:eastAsia="Aptos" w:cstheme="minorHAnsi"/>
              </w:rPr>
            </w:pPr>
            <w:r w:rsidRPr="0013699B">
              <w:rPr>
                <w:rFonts w:eastAsia="Aptos" w:cstheme="minorHAnsi"/>
              </w:rPr>
              <w:t xml:space="preserve">Listado de mensajes en una </w:t>
            </w:r>
            <w:r w:rsidR="73BA6D6E" w:rsidRPr="0013699B">
              <w:rPr>
                <w:rFonts w:eastAsia="Aptos" w:cstheme="minorHAnsi"/>
              </w:rPr>
              <w:t>conversación</w:t>
            </w:r>
          </w:p>
        </w:tc>
        <w:tc>
          <w:tcPr>
            <w:tcW w:w="2977" w:type="dxa"/>
            <w:shd w:val="clear" w:color="auto" w:fill="FFFFFF" w:themeFill="background1"/>
            <w:vAlign w:val="center"/>
          </w:tcPr>
          <w:p w14:paraId="37C65F0F" w14:textId="0418F7C5" w:rsidR="73BA6D6E" w:rsidRDefault="73BA6D6E" w:rsidP="005D0105">
            <w:pPr>
              <w:jc w:val="left"/>
              <w:cnfStyle w:val="000000000000" w:firstRow="0" w:lastRow="0" w:firstColumn="0" w:lastColumn="0" w:oddVBand="0" w:evenVBand="0" w:oddHBand="0" w:evenHBand="0" w:firstRowFirstColumn="0" w:firstRowLastColumn="0" w:lastRowFirstColumn="0" w:lastRowLastColumn="0"/>
            </w:pPr>
            <w:r w:rsidRPr="0013699B">
              <w:rPr>
                <w:rFonts w:eastAsia="Arial" w:cstheme="minorHAnsi"/>
              </w:rPr>
              <w:t>N.º</w:t>
            </w:r>
            <w:r w:rsidR="6121422A" w:rsidRPr="0013699B">
              <w:rPr>
                <w:rFonts w:eastAsia="Arial" w:cstheme="minorHAnsi"/>
              </w:rPr>
              <w:t xml:space="preserve"> Salidas de usuario (OUT)</w:t>
            </w:r>
          </w:p>
        </w:tc>
        <w:tc>
          <w:tcPr>
            <w:tcW w:w="2120" w:type="dxa"/>
            <w:shd w:val="clear" w:color="auto" w:fill="FFFFFF" w:themeFill="background1"/>
            <w:vAlign w:val="center"/>
          </w:tcPr>
          <w:p w14:paraId="3A696670" w14:textId="656A7696" w:rsidR="6121422A" w:rsidRDefault="6121422A" w:rsidP="005D0105">
            <w:pPr>
              <w:jc w:val="center"/>
              <w:cnfStyle w:val="000000000000" w:firstRow="0" w:lastRow="0" w:firstColumn="0" w:lastColumn="0" w:oddVBand="0" w:evenVBand="0" w:oddHBand="0" w:evenHBand="0" w:firstRowFirstColumn="0" w:firstRowLastColumn="0" w:lastRowFirstColumn="0" w:lastRowLastColumn="0"/>
            </w:pPr>
            <w:r w:rsidRPr="0013699B">
              <w:rPr>
                <w:rFonts w:eastAsia="Arial" w:cstheme="minorHAnsi"/>
              </w:rPr>
              <w:t>Elemental</w:t>
            </w:r>
          </w:p>
        </w:tc>
      </w:tr>
      <w:tr w:rsidR="6121422A" w14:paraId="31986CC0" w14:textId="77777777" w:rsidTr="00DD549E">
        <w:trPr>
          <w:trHeight w:val="300"/>
        </w:trPr>
        <w:tc>
          <w:tcPr>
            <w:cnfStyle w:val="001000000000" w:firstRow="0" w:lastRow="0" w:firstColumn="1" w:lastColumn="0" w:oddVBand="0" w:evenVBand="0" w:oddHBand="0" w:evenHBand="0" w:firstRowFirstColumn="0" w:firstRowLastColumn="0" w:lastRowFirstColumn="0" w:lastRowLastColumn="0"/>
            <w:tcW w:w="568" w:type="dxa"/>
            <w:shd w:val="clear" w:color="auto" w:fill="FFFFFF" w:themeFill="background1"/>
            <w:vAlign w:val="center"/>
          </w:tcPr>
          <w:p w14:paraId="7F18CF6A" w14:textId="3F1157EC" w:rsidR="6121422A" w:rsidRDefault="6121422A" w:rsidP="005D0105">
            <w:pPr>
              <w:jc w:val="center"/>
            </w:pPr>
            <w:r w:rsidRPr="0013699B">
              <w:rPr>
                <w:rFonts w:eastAsia="Arial" w:cstheme="minorHAnsi"/>
                <w:b w:val="0"/>
              </w:rPr>
              <w:t>6</w:t>
            </w:r>
          </w:p>
        </w:tc>
        <w:tc>
          <w:tcPr>
            <w:tcW w:w="2829" w:type="dxa"/>
            <w:shd w:val="clear" w:color="auto" w:fill="FFFFFF" w:themeFill="background1"/>
            <w:vAlign w:val="center"/>
          </w:tcPr>
          <w:p w14:paraId="300C9882" w14:textId="17A2C6A1" w:rsidR="77ADDE62" w:rsidRDefault="77ADDE62" w:rsidP="005D0105">
            <w:pPr>
              <w:jc w:val="left"/>
              <w:cnfStyle w:val="000000000000" w:firstRow="0" w:lastRow="0" w:firstColumn="0" w:lastColumn="0" w:oddVBand="0" w:evenVBand="0" w:oddHBand="0" w:evenHBand="0" w:firstRowFirstColumn="0" w:firstRowLastColumn="0" w:lastRowFirstColumn="0" w:lastRowLastColumn="0"/>
            </w:pPr>
            <w:r w:rsidRPr="0013699B">
              <w:rPr>
                <w:rFonts w:eastAsia="Arial" w:cstheme="minorHAnsi"/>
              </w:rPr>
              <w:t>Búsqueda</w:t>
            </w:r>
            <w:r w:rsidR="6121422A" w:rsidRPr="0013699B">
              <w:rPr>
                <w:rFonts w:eastAsia="Arial" w:cstheme="minorHAnsi"/>
              </w:rPr>
              <w:t xml:space="preserve"> de una conversación</w:t>
            </w:r>
          </w:p>
        </w:tc>
        <w:tc>
          <w:tcPr>
            <w:tcW w:w="2977" w:type="dxa"/>
            <w:shd w:val="clear" w:color="auto" w:fill="FFFFFF" w:themeFill="background1"/>
            <w:vAlign w:val="center"/>
          </w:tcPr>
          <w:p w14:paraId="08710C5C" w14:textId="447C2E3D" w:rsidR="176876CE" w:rsidRDefault="176876CE" w:rsidP="005D0105">
            <w:pPr>
              <w:jc w:val="left"/>
              <w:cnfStyle w:val="000000000000" w:firstRow="0" w:lastRow="0" w:firstColumn="0" w:lastColumn="0" w:oddVBand="0" w:evenVBand="0" w:oddHBand="0" w:evenHBand="0" w:firstRowFirstColumn="0" w:firstRowLastColumn="0" w:lastRowFirstColumn="0" w:lastRowLastColumn="0"/>
            </w:pPr>
            <w:r w:rsidRPr="0013699B">
              <w:rPr>
                <w:rFonts w:eastAsia="Arial" w:cstheme="minorHAnsi"/>
              </w:rPr>
              <w:t>N.º</w:t>
            </w:r>
            <w:r w:rsidR="6121422A" w:rsidRPr="0013699B">
              <w:rPr>
                <w:rFonts w:eastAsia="Arial" w:cstheme="minorHAnsi"/>
              </w:rPr>
              <w:t xml:space="preserve"> Consultas usuario (Q)</w:t>
            </w:r>
          </w:p>
        </w:tc>
        <w:tc>
          <w:tcPr>
            <w:tcW w:w="2120" w:type="dxa"/>
            <w:shd w:val="clear" w:color="auto" w:fill="FFFFFF" w:themeFill="background1"/>
            <w:vAlign w:val="center"/>
          </w:tcPr>
          <w:p w14:paraId="43B96BF2" w14:textId="3E72180D" w:rsidR="6121422A" w:rsidRDefault="6121422A" w:rsidP="005D0105">
            <w:pPr>
              <w:jc w:val="center"/>
              <w:cnfStyle w:val="000000000000" w:firstRow="0" w:lastRow="0" w:firstColumn="0" w:lastColumn="0" w:oddVBand="0" w:evenVBand="0" w:oddHBand="0" w:evenHBand="0" w:firstRowFirstColumn="0" w:firstRowLastColumn="0" w:lastRowFirstColumn="0" w:lastRowLastColumn="0"/>
            </w:pPr>
            <w:r w:rsidRPr="0013699B">
              <w:rPr>
                <w:rFonts w:eastAsia="Arial" w:cstheme="minorHAnsi"/>
              </w:rPr>
              <w:t>Medio</w:t>
            </w:r>
          </w:p>
        </w:tc>
      </w:tr>
      <w:tr w:rsidR="6121422A" w14:paraId="4A280F6D" w14:textId="77777777" w:rsidTr="00DD549E">
        <w:trPr>
          <w:trHeight w:val="300"/>
        </w:trPr>
        <w:tc>
          <w:tcPr>
            <w:cnfStyle w:val="001000000000" w:firstRow="0" w:lastRow="0" w:firstColumn="1" w:lastColumn="0" w:oddVBand="0" w:evenVBand="0" w:oddHBand="0" w:evenHBand="0" w:firstRowFirstColumn="0" w:firstRowLastColumn="0" w:lastRowFirstColumn="0" w:lastRowLastColumn="0"/>
            <w:tcW w:w="568" w:type="dxa"/>
            <w:shd w:val="clear" w:color="auto" w:fill="FFFFFF" w:themeFill="background1"/>
            <w:vAlign w:val="center"/>
          </w:tcPr>
          <w:p w14:paraId="2D947A5D" w14:textId="4449C39F" w:rsidR="6121422A" w:rsidRDefault="6121422A" w:rsidP="005D0105">
            <w:pPr>
              <w:jc w:val="center"/>
            </w:pPr>
            <w:r w:rsidRPr="0013699B">
              <w:rPr>
                <w:rFonts w:eastAsia="Arial" w:cstheme="minorHAnsi"/>
                <w:b w:val="0"/>
              </w:rPr>
              <w:t>7</w:t>
            </w:r>
          </w:p>
        </w:tc>
        <w:tc>
          <w:tcPr>
            <w:tcW w:w="2829" w:type="dxa"/>
            <w:shd w:val="clear" w:color="auto" w:fill="FFFFFF" w:themeFill="background1"/>
            <w:vAlign w:val="center"/>
          </w:tcPr>
          <w:p w14:paraId="4AE74115" w14:textId="76DA4991" w:rsidR="6121422A" w:rsidRDefault="6121422A" w:rsidP="005D0105">
            <w:pPr>
              <w:jc w:val="left"/>
              <w:cnfStyle w:val="000000000000" w:firstRow="0" w:lastRow="0" w:firstColumn="0" w:lastColumn="0" w:oddVBand="0" w:evenVBand="0" w:oddHBand="0" w:evenHBand="0" w:firstRowFirstColumn="0" w:firstRowLastColumn="0" w:lastRowFirstColumn="0" w:lastRowLastColumn="0"/>
            </w:pPr>
            <w:r w:rsidRPr="0013699B">
              <w:rPr>
                <w:rFonts w:eastAsia="Arial" w:cstheme="minorHAnsi"/>
              </w:rPr>
              <w:t>Validar mensaje</w:t>
            </w:r>
          </w:p>
        </w:tc>
        <w:tc>
          <w:tcPr>
            <w:tcW w:w="2977" w:type="dxa"/>
            <w:shd w:val="clear" w:color="auto" w:fill="FFFFFF" w:themeFill="background1"/>
            <w:vAlign w:val="center"/>
          </w:tcPr>
          <w:p w14:paraId="71227997" w14:textId="0EC9A6F7" w:rsidR="2C4BDAAA" w:rsidRDefault="2C4BDAAA" w:rsidP="005D0105">
            <w:pPr>
              <w:jc w:val="left"/>
              <w:cnfStyle w:val="000000000000" w:firstRow="0" w:lastRow="0" w:firstColumn="0" w:lastColumn="0" w:oddVBand="0" w:evenVBand="0" w:oddHBand="0" w:evenHBand="0" w:firstRowFirstColumn="0" w:firstRowLastColumn="0" w:lastRowFirstColumn="0" w:lastRowLastColumn="0"/>
            </w:pPr>
            <w:r w:rsidRPr="0013699B">
              <w:rPr>
                <w:rFonts w:eastAsia="Arial" w:cstheme="minorHAnsi"/>
              </w:rPr>
              <w:t>N.º</w:t>
            </w:r>
            <w:r w:rsidR="6121422A" w:rsidRPr="0013699B">
              <w:rPr>
                <w:rFonts w:eastAsia="Arial" w:cstheme="minorHAnsi"/>
              </w:rPr>
              <w:t xml:space="preserve"> Entradas de usuario (IN)</w:t>
            </w:r>
          </w:p>
        </w:tc>
        <w:tc>
          <w:tcPr>
            <w:tcW w:w="2120" w:type="dxa"/>
            <w:shd w:val="clear" w:color="auto" w:fill="FFFFFF" w:themeFill="background1"/>
            <w:vAlign w:val="center"/>
          </w:tcPr>
          <w:p w14:paraId="0F51BAAB" w14:textId="0F6014B4" w:rsidR="6121422A" w:rsidRDefault="6121422A" w:rsidP="005D0105">
            <w:pPr>
              <w:jc w:val="center"/>
              <w:cnfStyle w:val="000000000000" w:firstRow="0" w:lastRow="0" w:firstColumn="0" w:lastColumn="0" w:oddVBand="0" w:evenVBand="0" w:oddHBand="0" w:evenHBand="0" w:firstRowFirstColumn="0" w:firstRowLastColumn="0" w:lastRowFirstColumn="0" w:lastRowLastColumn="0"/>
            </w:pPr>
            <w:r w:rsidRPr="0013699B">
              <w:rPr>
                <w:rFonts w:eastAsia="Arial" w:cstheme="minorHAnsi"/>
              </w:rPr>
              <w:t>Elemental</w:t>
            </w:r>
          </w:p>
        </w:tc>
      </w:tr>
      <w:tr w:rsidR="6121422A" w14:paraId="5A9A12BC" w14:textId="77777777" w:rsidTr="00DD549E">
        <w:trPr>
          <w:trHeight w:val="300"/>
        </w:trPr>
        <w:tc>
          <w:tcPr>
            <w:cnfStyle w:val="001000000000" w:firstRow="0" w:lastRow="0" w:firstColumn="1" w:lastColumn="0" w:oddVBand="0" w:evenVBand="0" w:oddHBand="0" w:evenHBand="0" w:firstRowFirstColumn="0" w:firstRowLastColumn="0" w:lastRowFirstColumn="0" w:lastRowLastColumn="0"/>
            <w:tcW w:w="568" w:type="dxa"/>
            <w:shd w:val="clear" w:color="auto" w:fill="FFFFFF" w:themeFill="background1"/>
            <w:vAlign w:val="center"/>
          </w:tcPr>
          <w:p w14:paraId="2A74156C" w14:textId="5D73CC59" w:rsidR="6121422A" w:rsidRDefault="6121422A" w:rsidP="005D0105">
            <w:pPr>
              <w:jc w:val="center"/>
            </w:pPr>
            <w:r w:rsidRPr="0013699B">
              <w:rPr>
                <w:rFonts w:eastAsia="Arial" w:cstheme="minorHAnsi"/>
                <w:b w:val="0"/>
              </w:rPr>
              <w:t>8</w:t>
            </w:r>
          </w:p>
        </w:tc>
        <w:tc>
          <w:tcPr>
            <w:tcW w:w="2829" w:type="dxa"/>
            <w:shd w:val="clear" w:color="auto" w:fill="FFFFFF" w:themeFill="background1"/>
            <w:vAlign w:val="center"/>
          </w:tcPr>
          <w:p w14:paraId="6F3366FD" w14:textId="33F935EE" w:rsidR="6121422A" w:rsidRDefault="6121422A" w:rsidP="005D0105">
            <w:pPr>
              <w:jc w:val="left"/>
              <w:cnfStyle w:val="000000000000" w:firstRow="0" w:lastRow="0" w:firstColumn="0" w:lastColumn="0" w:oddVBand="0" w:evenVBand="0" w:oddHBand="0" w:evenHBand="0" w:firstRowFirstColumn="0" w:firstRowLastColumn="0" w:lastRowFirstColumn="0" w:lastRowLastColumn="0"/>
            </w:pPr>
            <w:r w:rsidRPr="0013699B">
              <w:rPr>
                <w:rFonts w:eastAsia="Arial" w:cstheme="minorHAnsi"/>
              </w:rPr>
              <w:t>Validar alerta</w:t>
            </w:r>
          </w:p>
        </w:tc>
        <w:tc>
          <w:tcPr>
            <w:tcW w:w="2977" w:type="dxa"/>
            <w:shd w:val="clear" w:color="auto" w:fill="FFFFFF" w:themeFill="background1"/>
            <w:vAlign w:val="center"/>
          </w:tcPr>
          <w:p w14:paraId="6BCFE611" w14:textId="6D355264" w:rsidR="02921C2C" w:rsidRDefault="02921C2C" w:rsidP="005D0105">
            <w:pPr>
              <w:jc w:val="left"/>
              <w:cnfStyle w:val="000000000000" w:firstRow="0" w:lastRow="0" w:firstColumn="0" w:lastColumn="0" w:oddVBand="0" w:evenVBand="0" w:oddHBand="0" w:evenHBand="0" w:firstRowFirstColumn="0" w:firstRowLastColumn="0" w:lastRowFirstColumn="0" w:lastRowLastColumn="0"/>
            </w:pPr>
            <w:r w:rsidRPr="0013699B">
              <w:rPr>
                <w:rFonts w:eastAsia="Arial" w:cstheme="minorHAnsi"/>
              </w:rPr>
              <w:t>N.º</w:t>
            </w:r>
            <w:r w:rsidR="6121422A" w:rsidRPr="0013699B">
              <w:rPr>
                <w:rFonts w:eastAsia="Arial" w:cstheme="minorHAnsi"/>
              </w:rPr>
              <w:t xml:space="preserve"> Entradas de usuario (IN)</w:t>
            </w:r>
          </w:p>
        </w:tc>
        <w:tc>
          <w:tcPr>
            <w:tcW w:w="2120" w:type="dxa"/>
            <w:shd w:val="clear" w:color="auto" w:fill="FFFFFF" w:themeFill="background1"/>
            <w:vAlign w:val="center"/>
          </w:tcPr>
          <w:p w14:paraId="24E274F8" w14:textId="569578F9" w:rsidR="6121422A" w:rsidRDefault="6121422A" w:rsidP="005D0105">
            <w:pPr>
              <w:jc w:val="center"/>
              <w:cnfStyle w:val="000000000000" w:firstRow="0" w:lastRow="0" w:firstColumn="0" w:lastColumn="0" w:oddVBand="0" w:evenVBand="0" w:oddHBand="0" w:evenHBand="0" w:firstRowFirstColumn="0" w:firstRowLastColumn="0" w:lastRowFirstColumn="0" w:lastRowLastColumn="0"/>
            </w:pPr>
            <w:r w:rsidRPr="0013699B">
              <w:rPr>
                <w:rFonts w:eastAsia="Arial" w:cstheme="minorHAnsi"/>
              </w:rPr>
              <w:t>Elemental</w:t>
            </w:r>
          </w:p>
        </w:tc>
      </w:tr>
      <w:tr w:rsidR="6121422A" w14:paraId="02878F85" w14:textId="77777777" w:rsidTr="00DD549E">
        <w:trPr>
          <w:trHeight w:val="300"/>
        </w:trPr>
        <w:tc>
          <w:tcPr>
            <w:cnfStyle w:val="001000000000" w:firstRow="0" w:lastRow="0" w:firstColumn="1" w:lastColumn="0" w:oddVBand="0" w:evenVBand="0" w:oddHBand="0" w:evenHBand="0" w:firstRowFirstColumn="0" w:firstRowLastColumn="0" w:lastRowFirstColumn="0" w:lastRowLastColumn="0"/>
            <w:tcW w:w="568" w:type="dxa"/>
            <w:shd w:val="clear" w:color="auto" w:fill="FFFFFF" w:themeFill="background1"/>
            <w:vAlign w:val="center"/>
          </w:tcPr>
          <w:p w14:paraId="4961E092" w14:textId="14DFBA0C" w:rsidR="6121422A" w:rsidRDefault="6121422A" w:rsidP="005D0105">
            <w:pPr>
              <w:jc w:val="center"/>
            </w:pPr>
            <w:r w:rsidRPr="0013699B">
              <w:rPr>
                <w:rFonts w:eastAsia="Arial" w:cstheme="minorHAnsi"/>
                <w:b w:val="0"/>
              </w:rPr>
              <w:t>9</w:t>
            </w:r>
          </w:p>
        </w:tc>
        <w:tc>
          <w:tcPr>
            <w:tcW w:w="2829" w:type="dxa"/>
            <w:shd w:val="clear" w:color="auto" w:fill="FFFFFF" w:themeFill="background1"/>
            <w:vAlign w:val="center"/>
          </w:tcPr>
          <w:p w14:paraId="67F1F4AE" w14:textId="60C5B77D" w:rsidR="6121422A" w:rsidRPr="0013699B" w:rsidRDefault="6121422A" w:rsidP="005D0105">
            <w:pPr>
              <w:jc w:val="left"/>
              <w:cnfStyle w:val="000000000000" w:firstRow="0" w:lastRow="0" w:firstColumn="0" w:lastColumn="0" w:oddVBand="0" w:evenVBand="0" w:oddHBand="0" w:evenHBand="0" w:firstRowFirstColumn="0" w:firstRowLastColumn="0" w:lastRowFirstColumn="0" w:lastRowLastColumn="0"/>
              <w:rPr>
                <w:rFonts w:eastAsia="Arial" w:cstheme="minorHAnsi"/>
              </w:rPr>
            </w:pPr>
            <w:r w:rsidRPr="0013699B">
              <w:rPr>
                <w:rFonts w:eastAsia="Arial" w:cstheme="minorHAnsi"/>
              </w:rPr>
              <w:t xml:space="preserve">Validación del </w:t>
            </w:r>
            <w:r w:rsidR="75A40F51" w:rsidRPr="0013699B">
              <w:rPr>
                <w:rFonts w:eastAsia="Arial" w:cstheme="minorHAnsi"/>
              </w:rPr>
              <w:t>parámetro</w:t>
            </w:r>
            <w:r w:rsidRPr="0013699B">
              <w:rPr>
                <w:rFonts w:eastAsia="Arial" w:cstheme="minorHAnsi"/>
              </w:rPr>
              <w:t xml:space="preserve"> de </w:t>
            </w:r>
            <w:r w:rsidR="31F84D88" w:rsidRPr="0013699B">
              <w:rPr>
                <w:rFonts w:eastAsia="Arial" w:cstheme="minorHAnsi"/>
              </w:rPr>
              <w:t>búsqueda</w:t>
            </w:r>
          </w:p>
        </w:tc>
        <w:tc>
          <w:tcPr>
            <w:tcW w:w="2977" w:type="dxa"/>
            <w:shd w:val="clear" w:color="auto" w:fill="FFFFFF" w:themeFill="background1"/>
            <w:vAlign w:val="center"/>
          </w:tcPr>
          <w:p w14:paraId="5A8DE599" w14:textId="59FE73F2" w:rsidR="16667697" w:rsidRDefault="16667697" w:rsidP="005D0105">
            <w:pPr>
              <w:jc w:val="left"/>
              <w:cnfStyle w:val="000000000000" w:firstRow="0" w:lastRow="0" w:firstColumn="0" w:lastColumn="0" w:oddVBand="0" w:evenVBand="0" w:oddHBand="0" w:evenHBand="0" w:firstRowFirstColumn="0" w:firstRowLastColumn="0" w:lastRowFirstColumn="0" w:lastRowLastColumn="0"/>
            </w:pPr>
            <w:r w:rsidRPr="0013699B">
              <w:rPr>
                <w:rFonts w:eastAsia="Arial" w:cstheme="minorHAnsi"/>
              </w:rPr>
              <w:t>N.º</w:t>
            </w:r>
            <w:r w:rsidR="6121422A" w:rsidRPr="0013699B">
              <w:rPr>
                <w:rFonts w:eastAsia="Arial" w:cstheme="minorHAnsi"/>
              </w:rPr>
              <w:t xml:space="preserve"> Entradas de usuario (IN)</w:t>
            </w:r>
          </w:p>
        </w:tc>
        <w:tc>
          <w:tcPr>
            <w:tcW w:w="2120" w:type="dxa"/>
            <w:shd w:val="clear" w:color="auto" w:fill="FFFFFF" w:themeFill="background1"/>
            <w:vAlign w:val="center"/>
          </w:tcPr>
          <w:p w14:paraId="211D9709" w14:textId="24136E08" w:rsidR="6121422A" w:rsidRDefault="6121422A" w:rsidP="005D0105">
            <w:pPr>
              <w:jc w:val="center"/>
              <w:cnfStyle w:val="000000000000" w:firstRow="0" w:lastRow="0" w:firstColumn="0" w:lastColumn="0" w:oddVBand="0" w:evenVBand="0" w:oddHBand="0" w:evenHBand="0" w:firstRowFirstColumn="0" w:firstRowLastColumn="0" w:lastRowFirstColumn="0" w:lastRowLastColumn="0"/>
            </w:pPr>
            <w:r w:rsidRPr="0013699B">
              <w:rPr>
                <w:rFonts w:eastAsia="Arial" w:cstheme="minorHAnsi"/>
              </w:rPr>
              <w:t>Elemental</w:t>
            </w:r>
          </w:p>
        </w:tc>
      </w:tr>
      <w:tr w:rsidR="6121422A" w14:paraId="246BE039" w14:textId="77777777" w:rsidTr="00DD549E">
        <w:trPr>
          <w:trHeight w:val="300"/>
        </w:trPr>
        <w:tc>
          <w:tcPr>
            <w:cnfStyle w:val="001000000000" w:firstRow="0" w:lastRow="0" w:firstColumn="1" w:lastColumn="0" w:oddVBand="0" w:evenVBand="0" w:oddHBand="0" w:evenHBand="0" w:firstRowFirstColumn="0" w:firstRowLastColumn="0" w:lastRowFirstColumn="0" w:lastRowLastColumn="0"/>
            <w:tcW w:w="568" w:type="dxa"/>
            <w:shd w:val="clear" w:color="auto" w:fill="FFFFFF" w:themeFill="background1"/>
            <w:vAlign w:val="center"/>
          </w:tcPr>
          <w:p w14:paraId="3C9F35FE" w14:textId="3FB88C02" w:rsidR="6121422A" w:rsidRDefault="6121422A" w:rsidP="005D0105">
            <w:pPr>
              <w:jc w:val="center"/>
            </w:pPr>
            <w:r w:rsidRPr="0013699B">
              <w:rPr>
                <w:rFonts w:eastAsia="Arial" w:cstheme="minorHAnsi"/>
                <w:b w:val="0"/>
              </w:rPr>
              <w:t>10</w:t>
            </w:r>
          </w:p>
        </w:tc>
        <w:tc>
          <w:tcPr>
            <w:tcW w:w="2829" w:type="dxa"/>
            <w:shd w:val="clear" w:color="auto" w:fill="FFFFFF" w:themeFill="background1"/>
            <w:vAlign w:val="center"/>
          </w:tcPr>
          <w:p w14:paraId="5F237BE2" w14:textId="71836B40" w:rsidR="6121422A" w:rsidRDefault="6121422A" w:rsidP="005D0105">
            <w:pPr>
              <w:jc w:val="left"/>
              <w:cnfStyle w:val="000000000000" w:firstRow="0" w:lastRow="0" w:firstColumn="0" w:lastColumn="0" w:oddVBand="0" w:evenVBand="0" w:oddHBand="0" w:evenHBand="0" w:firstRowFirstColumn="0" w:firstRowLastColumn="0" w:lastRowFirstColumn="0" w:lastRowLastColumn="0"/>
            </w:pPr>
            <w:r w:rsidRPr="0013699B">
              <w:rPr>
                <w:rFonts w:eastAsia="Arial" w:cstheme="minorHAnsi"/>
              </w:rPr>
              <w:t>Extraer alertas del middleware</w:t>
            </w:r>
          </w:p>
        </w:tc>
        <w:tc>
          <w:tcPr>
            <w:tcW w:w="2977" w:type="dxa"/>
            <w:shd w:val="clear" w:color="auto" w:fill="FFFFFF" w:themeFill="background1"/>
            <w:vAlign w:val="center"/>
          </w:tcPr>
          <w:p w14:paraId="41005A88" w14:textId="1570B27E" w:rsidR="347430B8" w:rsidRDefault="347430B8" w:rsidP="005D0105">
            <w:pPr>
              <w:jc w:val="left"/>
              <w:cnfStyle w:val="000000000000" w:firstRow="0" w:lastRow="0" w:firstColumn="0" w:lastColumn="0" w:oddVBand="0" w:evenVBand="0" w:oddHBand="0" w:evenHBand="0" w:firstRowFirstColumn="0" w:firstRowLastColumn="0" w:lastRowFirstColumn="0" w:lastRowLastColumn="0"/>
            </w:pPr>
            <w:r w:rsidRPr="0013699B">
              <w:rPr>
                <w:rFonts w:eastAsia="Arial" w:cstheme="minorHAnsi"/>
              </w:rPr>
              <w:t>N.º</w:t>
            </w:r>
            <w:r w:rsidR="6121422A" w:rsidRPr="0013699B">
              <w:rPr>
                <w:rFonts w:eastAsia="Arial" w:cstheme="minorHAnsi"/>
              </w:rPr>
              <w:t xml:space="preserve"> Consultas usuario (Q)</w:t>
            </w:r>
          </w:p>
        </w:tc>
        <w:tc>
          <w:tcPr>
            <w:tcW w:w="2120" w:type="dxa"/>
            <w:shd w:val="clear" w:color="auto" w:fill="FFFFFF" w:themeFill="background1"/>
            <w:vAlign w:val="center"/>
          </w:tcPr>
          <w:p w14:paraId="5151BE08" w14:textId="0E95E150" w:rsidR="6121422A" w:rsidRDefault="6121422A" w:rsidP="005D0105">
            <w:pPr>
              <w:jc w:val="center"/>
              <w:cnfStyle w:val="000000000000" w:firstRow="0" w:lastRow="0" w:firstColumn="0" w:lastColumn="0" w:oddVBand="0" w:evenVBand="0" w:oddHBand="0" w:evenHBand="0" w:firstRowFirstColumn="0" w:firstRowLastColumn="0" w:lastRowFirstColumn="0" w:lastRowLastColumn="0"/>
            </w:pPr>
            <w:r w:rsidRPr="0013699B">
              <w:rPr>
                <w:rFonts w:eastAsia="Arial" w:cstheme="minorHAnsi"/>
              </w:rPr>
              <w:t>Medio</w:t>
            </w:r>
          </w:p>
        </w:tc>
      </w:tr>
      <w:tr w:rsidR="6121422A" w14:paraId="542BC32C" w14:textId="77777777" w:rsidTr="00DD549E">
        <w:trPr>
          <w:trHeight w:val="510"/>
        </w:trPr>
        <w:tc>
          <w:tcPr>
            <w:cnfStyle w:val="001000000000" w:firstRow="0" w:lastRow="0" w:firstColumn="1" w:lastColumn="0" w:oddVBand="0" w:evenVBand="0" w:oddHBand="0" w:evenHBand="0" w:firstRowFirstColumn="0" w:firstRowLastColumn="0" w:lastRowFirstColumn="0" w:lastRowLastColumn="0"/>
            <w:tcW w:w="568" w:type="dxa"/>
            <w:shd w:val="clear" w:color="auto" w:fill="FFFFFF" w:themeFill="background1"/>
            <w:vAlign w:val="center"/>
          </w:tcPr>
          <w:p w14:paraId="7B8D3CF4" w14:textId="4C12F6D8" w:rsidR="6121422A" w:rsidRDefault="6121422A" w:rsidP="005D0105">
            <w:pPr>
              <w:jc w:val="center"/>
            </w:pPr>
            <w:r w:rsidRPr="0013699B">
              <w:rPr>
                <w:rFonts w:eastAsia="Arial" w:cstheme="minorHAnsi"/>
                <w:b w:val="0"/>
              </w:rPr>
              <w:t>11</w:t>
            </w:r>
          </w:p>
        </w:tc>
        <w:tc>
          <w:tcPr>
            <w:tcW w:w="2829" w:type="dxa"/>
            <w:shd w:val="clear" w:color="auto" w:fill="FFFFFF" w:themeFill="background1"/>
            <w:vAlign w:val="center"/>
          </w:tcPr>
          <w:p w14:paraId="0859698B" w14:textId="290CA4B0" w:rsidR="6121422A" w:rsidRDefault="6121422A" w:rsidP="005D0105">
            <w:pPr>
              <w:jc w:val="left"/>
              <w:cnfStyle w:val="000000000000" w:firstRow="0" w:lastRow="0" w:firstColumn="0" w:lastColumn="0" w:oddVBand="0" w:evenVBand="0" w:oddHBand="0" w:evenHBand="0" w:firstRowFirstColumn="0" w:firstRowLastColumn="0" w:lastRowFirstColumn="0" w:lastRowLastColumn="0"/>
            </w:pPr>
            <w:r w:rsidRPr="0013699B">
              <w:rPr>
                <w:rFonts w:eastAsia="Arial" w:cstheme="minorHAnsi"/>
              </w:rPr>
              <w:t>Extraer mensajes del middleware</w:t>
            </w:r>
          </w:p>
        </w:tc>
        <w:tc>
          <w:tcPr>
            <w:tcW w:w="2977" w:type="dxa"/>
            <w:shd w:val="clear" w:color="auto" w:fill="FFFFFF" w:themeFill="background1"/>
            <w:vAlign w:val="center"/>
          </w:tcPr>
          <w:p w14:paraId="1374C5A4" w14:textId="3E1B0875" w:rsidR="7DC183DB" w:rsidRDefault="7DC183DB" w:rsidP="005D0105">
            <w:pPr>
              <w:jc w:val="left"/>
              <w:cnfStyle w:val="000000000000" w:firstRow="0" w:lastRow="0" w:firstColumn="0" w:lastColumn="0" w:oddVBand="0" w:evenVBand="0" w:oddHBand="0" w:evenHBand="0" w:firstRowFirstColumn="0" w:firstRowLastColumn="0" w:lastRowFirstColumn="0" w:lastRowLastColumn="0"/>
            </w:pPr>
            <w:r w:rsidRPr="0013699B">
              <w:rPr>
                <w:rFonts w:eastAsia="Arial" w:cstheme="minorHAnsi"/>
              </w:rPr>
              <w:t>N.º</w:t>
            </w:r>
            <w:r w:rsidR="6121422A" w:rsidRPr="0013699B">
              <w:rPr>
                <w:rFonts w:eastAsia="Arial" w:cstheme="minorHAnsi"/>
              </w:rPr>
              <w:t xml:space="preserve"> Consultas usuario (Q)</w:t>
            </w:r>
          </w:p>
        </w:tc>
        <w:tc>
          <w:tcPr>
            <w:tcW w:w="2120" w:type="dxa"/>
            <w:shd w:val="clear" w:color="auto" w:fill="FFFFFF" w:themeFill="background1"/>
            <w:vAlign w:val="center"/>
          </w:tcPr>
          <w:p w14:paraId="07D96A5A" w14:textId="18E5CEAC" w:rsidR="6121422A" w:rsidRDefault="6121422A" w:rsidP="005D0105">
            <w:pPr>
              <w:jc w:val="center"/>
              <w:cnfStyle w:val="000000000000" w:firstRow="0" w:lastRow="0" w:firstColumn="0" w:lastColumn="0" w:oddVBand="0" w:evenVBand="0" w:oddHBand="0" w:evenHBand="0" w:firstRowFirstColumn="0" w:firstRowLastColumn="0" w:lastRowFirstColumn="0" w:lastRowLastColumn="0"/>
            </w:pPr>
            <w:r w:rsidRPr="0013699B">
              <w:rPr>
                <w:rFonts w:eastAsia="Arial" w:cstheme="minorHAnsi"/>
              </w:rPr>
              <w:t>Medio</w:t>
            </w:r>
          </w:p>
        </w:tc>
      </w:tr>
    </w:tbl>
    <w:p w14:paraId="1E8FA781" w14:textId="74D4FCE1" w:rsidR="6121422A" w:rsidRDefault="006906C1" w:rsidP="00880C8A">
      <w:pPr>
        <w:pStyle w:val="CitadeTablas"/>
      </w:pPr>
      <w:bookmarkStart w:id="565" w:name="_Toc165126431"/>
      <w:r>
        <w:t>Sistema</w:t>
      </w:r>
      <w:r w:rsidR="00733DA4">
        <w:t xml:space="preserve"> de mensa</w:t>
      </w:r>
      <w:r>
        <w:t>jería – Clasificación de las funciones</w:t>
      </w:r>
      <w:bookmarkEnd w:id="565"/>
    </w:p>
    <w:p w14:paraId="67E1DB06" w14:textId="60613F9C" w:rsidR="6876B78B" w:rsidRDefault="4C0ACDEC" w:rsidP="00A12411">
      <w:pPr>
        <w:pStyle w:val="Ttulo5"/>
      </w:pPr>
      <w:bookmarkStart w:id="566" w:name="_Toc1450994362"/>
      <w:bookmarkStart w:id="567" w:name="_Toc164120912"/>
      <w:r>
        <w:t>Cálculo de los puntos de función no ajustados</w:t>
      </w:r>
      <w:bookmarkEnd w:id="566"/>
      <w:bookmarkEnd w:id="567"/>
    </w:p>
    <w:p w14:paraId="36D191B9" w14:textId="6ECC9999" w:rsidR="0A6B9FB6" w:rsidRDefault="0A6B9FB6">
      <w:r>
        <w:t>Usando la tabla referenciada en el apartado de “Puntos función”, obtenemos la siguiente tabla con los puntos función con los siguientes datos:</w:t>
      </w:r>
    </w:p>
    <w:tbl>
      <w:tblPr>
        <w:tblStyle w:val="Tablaconcuadrculaclara"/>
        <w:tblW w:w="0" w:type="auto"/>
        <w:jc w:val="center"/>
        <w:tblLook w:val="0680" w:firstRow="0" w:lastRow="0" w:firstColumn="1" w:lastColumn="0" w:noHBand="1" w:noVBand="1"/>
      </w:tblPr>
      <w:tblGrid>
        <w:gridCol w:w="3137"/>
        <w:gridCol w:w="1249"/>
        <w:gridCol w:w="1141"/>
        <w:gridCol w:w="1219"/>
      </w:tblGrid>
      <w:tr w:rsidR="6121422A" w14:paraId="7A2D4412" w14:textId="77777777" w:rsidTr="00DD549E">
        <w:trPr>
          <w:trHeight w:val="510"/>
          <w:jc w:val="center"/>
        </w:trPr>
        <w:tc>
          <w:tcPr>
            <w:tcW w:w="3137" w:type="dxa"/>
            <w:vMerge w:val="restart"/>
            <w:shd w:val="clear" w:color="auto" w:fill="AEAAAA" w:themeFill="background2" w:themeFillShade="BF"/>
            <w:vAlign w:val="center"/>
          </w:tcPr>
          <w:p w14:paraId="48951071" w14:textId="61E6A683" w:rsidR="6121422A" w:rsidRPr="00F55550" w:rsidRDefault="6121422A" w:rsidP="00DD549E">
            <w:pPr>
              <w:jc w:val="center"/>
              <w:rPr>
                <w:rFonts w:eastAsia="Arial" w:cstheme="minorHAnsi"/>
                <w:b/>
                <w:i/>
              </w:rPr>
            </w:pPr>
            <w:r w:rsidRPr="00F55550">
              <w:rPr>
                <w:rFonts w:eastAsia="Arial" w:cstheme="minorHAnsi"/>
                <w:b/>
                <w:i/>
              </w:rPr>
              <w:t>Parámetro de medida</w:t>
            </w:r>
          </w:p>
        </w:tc>
        <w:tc>
          <w:tcPr>
            <w:tcW w:w="3609" w:type="dxa"/>
            <w:gridSpan w:val="3"/>
            <w:shd w:val="clear" w:color="auto" w:fill="AEAAAA" w:themeFill="background2" w:themeFillShade="BF"/>
            <w:vAlign w:val="center"/>
          </w:tcPr>
          <w:p w14:paraId="1EC62260" w14:textId="0C9B5658" w:rsidR="6121422A" w:rsidRPr="0013699B" w:rsidRDefault="6121422A" w:rsidP="00DD549E">
            <w:pPr>
              <w:jc w:val="center"/>
              <w:rPr>
                <w:rFonts w:eastAsia="Arial" w:cstheme="minorHAnsi"/>
                <w:b/>
              </w:rPr>
            </w:pPr>
            <w:r w:rsidRPr="0013699B">
              <w:rPr>
                <w:rFonts w:eastAsia="Arial" w:cstheme="minorHAnsi"/>
                <w:b/>
              </w:rPr>
              <w:t>Contador Funciones</w:t>
            </w:r>
          </w:p>
        </w:tc>
      </w:tr>
      <w:tr w:rsidR="6121422A" w14:paraId="215C65C4" w14:textId="77777777" w:rsidTr="00DD549E">
        <w:trPr>
          <w:trHeight w:val="255"/>
          <w:jc w:val="center"/>
        </w:trPr>
        <w:tc>
          <w:tcPr>
            <w:tcW w:w="3137" w:type="dxa"/>
            <w:vMerge/>
            <w:tcBorders>
              <w:bottom w:val="single" w:sz="4" w:space="0" w:color="BFBFBF" w:themeColor="background1" w:themeShade="BF"/>
            </w:tcBorders>
            <w:shd w:val="clear" w:color="auto" w:fill="AEAAAA" w:themeFill="background2" w:themeFillShade="BF"/>
            <w:vAlign w:val="center"/>
          </w:tcPr>
          <w:p w14:paraId="2D59A4FC" w14:textId="77777777" w:rsidR="00AF234B" w:rsidRPr="00F55550" w:rsidRDefault="00AF234B" w:rsidP="00DD549E">
            <w:pPr>
              <w:jc w:val="center"/>
              <w:rPr>
                <w:rFonts w:eastAsia="Arial" w:cstheme="minorHAnsi"/>
                <w:b/>
                <w:i/>
              </w:rPr>
            </w:pPr>
          </w:p>
        </w:tc>
        <w:tc>
          <w:tcPr>
            <w:tcW w:w="1249" w:type="dxa"/>
            <w:tcBorders>
              <w:bottom w:val="single" w:sz="4" w:space="0" w:color="BFBFBF" w:themeColor="background1" w:themeShade="BF"/>
            </w:tcBorders>
            <w:shd w:val="clear" w:color="auto" w:fill="D0CECE" w:themeFill="background2" w:themeFillShade="E6"/>
            <w:vAlign w:val="center"/>
          </w:tcPr>
          <w:p w14:paraId="6E0B6B0C" w14:textId="1905EBC4" w:rsidR="6121422A" w:rsidRPr="0013699B" w:rsidRDefault="6121422A" w:rsidP="00DD549E">
            <w:pPr>
              <w:jc w:val="center"/>
              <w:rPr>
                <w:rFonts w:eastAsia="Arial" w:cstheme="minorHAnsi"/>
                <w:b/>
              </w:rPr>
            </w:pPr>
            <w:r w:rsidRPr="0013699B">
              <w:rPr>
                <w:rFonts w:eastAsia="Arial" w:cstheme="minorHAnsi"/>
                <w:b/>
              </w:rPr>
              <w:t>Elemental</w:t>
            </w:r>
          </w:p>
        </w:tc>
        <w:tc>
          <w:tcPr>
            <w:tcW w:w="1141" w:type="dxa"/>
            <w:tcBorders>
              <w:bottom w:val="single" w:sz="4" w:space="0" w:color="BFBFBF" w:themeColor="background1" w:themeShade="BF"/>
            </w:tcBorders>
            <w:shd w:val="clear" w:color="auto" w:fill="D0CECE" w:themeFill="background2" w:themeFillShade="E6"/>
            <w:vAlign w:val="center"/>
          </w:tcPr>
          <w:p w14:paraId="6ACBBE7A" w14:textId="66ECDC42" w:rsidR="6121422A" w:rsidRPr="0013699B" w:rsidRDefault="6121422A" w:rsidP="00DD549E">
            <w:pPr>
              <w:jc w:val="center"/>
              <w:rPr>
                <w:rFonts w:eastAsia="Arial" w:cstheme="minorHAnsi"/>
                <w:b/>
              </w:rPr>
            </w:pPr>
            <w:r w:rsidRPr="0013699B">
              <w:rPr>
                <w:rFonts w:eastAsia="Arial" w:cstheme="minorHAnsi"/>
                <w:b/>
              </w:rPr>
              <w:t>Medio</w:t>
            </w:r>
          </w:p>
        </w:tc>
        <w:tc>
          <w:tcPr>
            <w:tcW w:w="1219" w:type="dxa"/>
            <w:tcBorders>
              <w:bottom w:val="single" w:sz="4" w:space="0" w:color="BFBFBF" w:themeColor="background1" w:themeShade="BF"/>
            </w:tcBorders>
            <w:shd w:val="clear" w:color="auto" w:fill="D0CECE" w:themeFill="background2" w:themeFillShade="E6"/>
            <w:vAlign w:val="center"/>
          </w:tcPr>
          <w:p w14:paraId="4BDE1E30" w14:textId="6812A7F0" w:rsidR="6121422A" w:rsidRPr="0013699B" w:rsidRDefault="6121422A" w:rsidP="00DD549E">
            <w:pPr>
              <w:jc w:val="center"/>
              <w:rPr>
                <w:rFonts w:eastAsia="Arial" w:cstheme="minorHAnsi"/>
                <w:b/>
              </w:rPr>
            </w:pPr>
            <w:r w:rsidRPr="0013699B">
              <w:rPr>
                <w:rFonts w:eastAsia="Arial" w:cstheme="minorHAnsi"/>
                <w:b/>
              </w:rPr>
              <w:t>Complejo</w:t>
            </w:r>
          </w:p>
        </w:tc>
      </w:tr>
      <w:tr w:rsidR="6121422A" w14:paraId="0EA0836A" w14:textId="77777777" w:rsidTr="00DD549E">
        <w:trPr>
          <w:trHeight w:val="255"/>
          <w:jc w:val="center"/>
        </w:trPr>
        <w:tc>
          <w:tcPr>
            <w:tcW w:w="3137" w:type="dxa"/>
            <w:shd w:val="clear" w:color="auto" w:fill="FFFFFF" w:themeFill="background1"/>
          </w:tcPr>
          <w:p w14:paraId="6691DD57" w14:textId="63415B37" w:rsidR="6121422A" w:rsidRPr="00F55550" w:rsidRDefault="6121422A" w:rsidP="00DD549E">
            <w:pPr>
              <w:jc w:val="left"/>
              <w:rPr>
                <w:rFonts w:eastAsia="Arial" w:cstheme="minorHAnsi"/>
                <w:b/>
                <w:i/>
              </w:rPr>
            </w:pPr>
            <w:r w:rsidRPr="00F55550">
              <w:rPr>
                <w:rFonts w:eastAsia="Arial" w:cstheme="minorHAnsi"/>
                <w:b/>
                <w:i/>
              </w:rPr>
              <w:t>N.º Entradas de usuario (IN)</w:t>
            </w:r>
          </w:p>
        </w:tc>
        <w:tc>
          <w:tcPr>
            <w:tcW w:w="1249" w:type="dxa"/>
            <w:shd w:val="clear" w:color="auto" w:fill="FFFFFF" w:themeFill="background1"/>
          </w:tcPr>
          <w:p w14:paraId="74A01924" w14:textId="0E5A85FB" w:rsidR="6121422A" w:rsidRPr="00F55550" w:rsidRDefault="6121422A" w:rsidP="006F48C1">
            <w:pPr>
              <w:jc w:val="center"/>
              <w:rPr>
                <w:rFonts w:eastAsia="Arial" w:cstheme="minorHAnsi"/>
              </w:rPr>
            </w:pPr>
            <w:r w:rsidRPr="00F55550">
              <w:rPr>
                <w:rFonts w:eastAsia="Arial" w:cstheme="minorHAnsi"/>
              </w:rPr>
              <w:t>3</w:t>
            </w:r>
          </w:p>
        </w:tc>
        <w:tc>
          <w:tcPr>
            <w:tcW w:w="1141" w:type="dxa"/>
            <w:shd w:val="clear" w:color="auto" w:fill="FFFFFF" w:themeFill="background1"/>
          </w:tcPr>
          <w:p w14:paraId="6E9F3EA7" w14:textId="41490CB9" w:rsidR="6121422A" w:rsidRPr="00F55550" w:rsidRDefault="6121422A" w:rsidP="006F48C1">
            <w:pPr>
              <w:jc w:val="center"/>
              <w:rPr>
                <w:rFonts w:eastAsia="Arial" w:cstheme="minorHAnsi"/>
              </w:rPr>
            </w:pPr>
            <w:r w:rsidRPr="00F55550">
              <w:rPr>
                <w:rFonts w:eastAsia="Arial" w:cstheme="minorHAnsi"/>
              </w:rPr>
              <w:t>0</w:t>
            </w:r>
          </w:p>
        </w:tc>
        <w:tc>
          <w:tcPr>
            <w:tcW w:w="1219" w:type="dxa"/>
            <w:shd w:val="clear" w:color="auto" w:fill="FFFFFF" w:themeFill="background1"/>
          </w:tcPr>
          <w:p w14:paraId="41F167A5" w14:textId="374EFE78" w:rsidR="6121422A" w:rsidRPr="00F55550" w:rsidRDefault="6121422A" w:rsidP="006F48C1">
            <w:pPr>
              <w:jc w:val="center"/>
              <w:rPr>
                <w:rFonts w:eastAsia="Arial" w:cstheme="minorHAnsi"/>
              </w:rPr>
            </w:pPr>
            <w:r w:rsidRPr="00F55550">
              <w:rPr>
                <w:rFonts w:eastAsia="Arial" w:cstheme="minorHAnsi"/>
              </w:rPr>
              <w:t>0</w:t>
            </w:r>
          </w:p>
        </w:tc>
      </w:tr>
      <w:tr w:rsidR="6121422A" w14:paraId="2CA01E43" w14:textId="77777777" w:rsidTr="00DD549E">
        <w:trPr>
          <w:trHeight w:val="255"/>
          <w:jc w:val="center"/>
        </w:trPr>
        <w:tc>
          <w:tcPr>
            <w:tcW w:w="3137" w:type="dxa"/>
            <w:shd w:val="clear" w:color="auto" w:fill="FFFFFF" w:themeFill="background1"/>
          </w:tcPr>
          <w:p w14:paraId="468C73A1" w14:textId="6001C4BB" w:rsidR="6121422A" w:rsidRPr="00F55550" w:rsidRDefault="6121422A" w:rsidP="00DD549E">
            <w:pPr>
              <w:jc w:val="left"/>
              <w:rPr>
                <w:rFonts w:eastAsia="Arial" w:cstheme="minorHAnsi"/>
                <w:b/>
                <w:i/>
              </w:rPr>
            </w:pPr>
            <w:r w:rsidRPr="00F55550">
              <w:rPr>
                <w:rFonts w:eastAsia="Arial" w:cstheme="minorHAnsi"/>
                <w:b/>
                <w:i/>
              </w:rPr>
              <w:t>N.º Salidas de usuario (OUT)</w:t>
            </w:r>
          </w:p>
        </w:tc>
        <w:tc>
          <w:tcPr>
            <w:tcW w:w="1249" w:type="dxa"/>
            <w:shd w:val="clear" w:color="auto" w:fill="FFFFFF" w:themeFill="background1"/>
          </w:tcPr>
          <w:p w14:paraId="54E09CF6" w14:textId="400EA360" w:rsidR="6121422A" w:rsidRPr="00F55550" w:rsidRDefault="6121422A" w:rsidP="006F48C1">
            <w:pPr>
              <w:jc w:val="center"/>
              <w:rPr>
                <w:rFonts w:eastAsia="Arial" w:cstheme="minorHAnsi"/>
              </w:rPr>
            </w:pPr>
            <w:r w:rsidRPr="00F55550">
              <w:rPr>
                <w:rFonts w:eastAsia="Arial" w:cstheme="minorHAnsi"/>
              </w:rPr>
              <w:t>3</w:t>
            </w:r>
          </w:p>
        </w:tc>
        <w:tc>
          <w:tcPr>
            <w:tcW w:w="1141" w:type="dxa"/>
            <w:shd w:val="clear" w:color="auto" w:fill="FFFFFF" w:themeFill="background1"/>
          </w:tcPr>
          <w:p w14:paraId="188EA4F0" w14:textId="17C22354" w:rsidR="6121422A" w:rsidRPr="00F55550" w:rsidRDefault="6121422A" w:rsidP="006F48C1">
            <w:pPr>
              <w:jc w:val="center"/>
              <w:rPr>
                <w:rFonts w:eastAsia="Arial" w:cstheme="minorHAnsi"/>
              </w:rPr>
            </w:pPr>
            <w:r w:rsidRPr="00F55550">
              <w:rPr>
                <w:rFonts w:eastAsia="Arial" w:cstheme="minorHAnsi"/>
              </w:rPr>
              <w:t>0</w:t>
            </w:r>
          </w:p>
        </w:tc>
        <w:tc>
          <w:tcPr>
            <w:tcW w:w="1219" w:type="dxa"/>
            <w:shd w:val="clear" w:color="auto" w:fill="FFFFFF" w:themeFill="background1"/>
          </w:tcPr>
          <w:p w14:paraId="7B3A6D00" w14:textId="541C5743" w:rsidR="6121422A" w:rsidRPr="00F55550" w:rsidRDefault="6121422A" w:rsidP="006F48C1">
            <w:pPr>
              <w:jc w:val="center"/>
              <w:rPr>
                <w:rFonts w:eastAsia="Arial" w:cstheme="minorHAnsi"/>
              </w:rPr>
            </w:pPr>
            <w:r w:rsidRPr="00F55550">
              <w:rPr>
                <w:rFonts w:eastAsia="Arial" w:cstheme="minorHAnsi"/>
              </w:rPr>
              <w:t>0</w:t>
            </w:r>
          </w:p>
        </w:tc>
      </w:tr>
      <w:tr w:rsidR="6121422A" w14:paraId="15642744" w14:textId="77777777" w:rsidTr="00DD549E">
        <w:trPr>
          <w:trHeight w:val="255"/>
          <w:jc w:val="center"/>
        </w:trPr>
        <w:tc>
          <w:tcPr>
            <w:tcW w:w="3137" w:type="dxa"/>
            <w:shd w:val="clear" w:color="auto" w:fill="FFFFFF" w:themeFill="background1"/>
          </w:tcPr>
          <w:p w14:paraId="4E08B080" w14:textId="0DB96B3C" w:rsidR="6121422A" w:rsidRPr="00F55550" w:rsidRDefault="6121422A" w:rsidP="00DD549E">
            <w:pPr>
              <w:jc w:val="left"/>
              <w:rPr>
                <w:rFonts w:eastAsia="Arial" w:cstheme="minorHAnsi"/>
                <w:b/>
                <w:i/>
              </w:rPr>
            </w:pPr>
            <w:r w:rsidRPr="00F55550">
              <w:rPr>
                <w:rFonts w:eastAsia="Arial" w:cstheme="minorHAnsi"/>
                <w:b/>
                <w:i/>
              </w:rPr>
              <w:t>N.º de ficheros maestros (FM)</w:t>
            </w:r>
          </w:p>
        </w:tc>
        <w:tc>
          <w:tcPr>
            <w:tcW w:w="1249" w:type="dxa"/>
            <w:shd w:val="clear" w:color="auto" w:fill="FFFFFF" w:themeFill="background1"/>
          </w:tcPr>
          <w:p w14:paraId="4C171A59" w14:textId="6525B438" w:rsidR="6121422A" w:rsidRPr="00F55550" w:rsidRDefault="6121422A" w:rsidP="006F48C1">
            <w:pPr>
              <w:jc w:val="center"/>
              <w:rPr>
                <w:rFonts w:eastAsia="Arial" w:cstheme="minorHAnsi"/>
              </w:rPr>
            </w:pPr>
            <w:r w:rsidRPr="00F55550">
              <w:rPr>
                <w:rFonts w:eastAsia="Arial" w:cstheme="minorHAnsi"/>
              </w:rPr>
              <w:t>0</w:t>
            </w:r>
          </w:p>
        </w:tc>
        <w:tc>
          <w:tcPr>
            <w:tcW w:w="1141" w:type="dxa"/>
            <w:shd w:val="clear" w:color="auto" w:fill="FFFFFF" w:themeFill="background1"/>
          </w:tcPr>
          <w:p w14:paraId="4E1F9665" w14:textId="26FFB25B" w:rsidR="6121422A" w:rsidRPr="00F55550" w:rsidRDefault="6121422A" w:rsidP="006F48C1">
            <w:pPr>
              <w:jc w:val="center"/>
              <w:rPr>
                <w:rFonts w:eastAsia="Arial" w:cstheme="minorHAnsi"/>
              </w:rPr>
            </w:pPr>
            <w:r w:rsidRPr="00F55550">
              <w:rPr>
                <w:rFonts w:eastAsia="Arial" w:cstheme="minorHAnsi"/>
              </w:rPr>
              <w:t>1</w:t>
            </w:r>
          </w:p>
        </w:tc>
        <w:tc>
          <w:tcPr>
            <w:tcW w:w="1219" w:type="dxa"/>
            <w:shd w:val="clear" w:color="auto" w:fill="FFFFFF" w:themeFill="background1"/>
          </w:tcPr>
          <w:p w14:paraId="7AE8CE57" w14:textId="5546652D" w:rsidR="6121422A" w:rsidRPr="00F55550" w:rsidRDefault="6121422A" w:rsidP="006F48C1">
            <w:pPr>
              <w:jc w:val="center"/>
              <w:rPr>
                <w:rFonts w:eastAsia="Arial" w:cstheme="minorHAnsi"/>
              </w:rPr>
            </w:pPr>
            <w:r w:rsidRPr="00F55550">
              <w:rPr>
                <w:rFonts w:eastAsia="Arial" w:cstheme="minorHAnsi"/>
              </w:rPr>
              <w:t>1</w:t>
            </w:r>
          </w:p>
        </w:tc>
      </w:tr>
      <w:tr w:rsidR="6121422A" w14:paraId="67915951" w14:textId="77777777" w:rsidTr="00DD549E">
        <w:trPr>
          <w:trHeight w:val="255"/>
          <w:jc w:val="center"/>
        </w:trPr>
        <w:tc>
          <w:tcPr>
            <w:tcW w:w="3137" w:type="dxa"/>
            <w:shd w:val="clear" w:color="auto" w:fill="FFFFFF" w:themeFill="background1"/>
          </w:tcPr>
          <w:p w14:paraId="0B1BA9D9" w14:textId="60F6C710" w:rsidR="6121422A" w:rsidRPr="00F55550" w:rsidRDefault="6121422A" w:rsidP="00DD549E">
            <w:pPr>
              <w:jc w:val="left"/>
              <w:rPr>
                <w:rFonts w:eastAsia="Arial" w:cstheme="minorHAnsi"/>
                <w:b/>
                <w:i/>
              </w:rPr>
            </w:pPr>
            <w:r w:rsidRPr="00F55550">
              <w:rPr>
                <w:rFonts w:eastAsia="Arial" w:cstheme="minorHAnsi"/>
                <w:b/>
                <w:i/>
              </w:rPr>
              <w:t>N.º Consultas usuario (Q)</w:t>
            </w:r>
          </w:p>
        </w:tc>
        <w:tc>
          <w:tcPr>
            <w:tcW w:w="1249" w:type="dxa"/>
            <w:shd w:val="clear" w:color="auto" w:fill="FFFFFF" w:themeFill="background1"/>
          </w:tcPr>
          <w:p w14:paraId="2DCEA4C0" w14:textId="1DADB068" w:rsidR="6121422A" w:rsidRPr="00F55550" w:rsidRDefault="6121422A" w:rsidP="006F48C1">
            <w:pPr>
              <w:jc w:val="center"/>
              <w:rPr>
                <w:rFonts w:eastAsia="Arial" w:cstheme="minorHAnsi"/>
              </w:rPr>
            </w:pPr>
            <w:r w:rsidRPr="00F55550">
              <w:rPr>
                <w:rFonts w:eastAsia="Arial" w:cstheme="minorHAnsi"/>
              </w:rPr>
              <w:t>0</w:t>
            </w:r>
          </w:p>
        </w:tc>
        <w:tc>
          <w:tcPr>
            <w:tcW w:w="1141" w:type="dxa"/>
            <w:shd w:val="clear" w:color="auto" w:fill="FFFFFF" w:themeFill="background1"/>
          </w:tcPr>
          <w:p w14:paraId="476F2E08" w14:textId="0FF20F0D" w:rsidR="6121422A" w:rsidRPr="00F55550" w:rsidRDefault="6121422A" w:rsidP="006F48C1">
            <w:pPr>
              <w:jc w:val="center"/>
              <w:rPr>
                <w:rFonts w:eastAsia="Arial" w:cstheme="minorHAnsi"/>
              </w:rPr>
            </w:pPr>
            <w:r w:rsidRPr="00F55550">
              <w:rPr>
                <w:rFonts w:eastAsia="Arial" w:cstheme="minorHAnsi"/>
              </w:rPr>
              <w:t>3</w:t>
            </w:r>
          </w:p>
        </w:tc>
        <w:tc>
          <w:tcPr>
            <w:tcW w:w="1219" w:type="dxa"/>
            <w:shd w:val="clear" w:color="auto" w:fill="FFFFFF" w:themeFill="background1"/>
          </w:tcPr>
          <w:p w14:paraId="793A15DC" w14:textId="3920C652" w:rsidR="6121422A" w:rsidRPr="00F55550" w:rsidRDefault="6121422A" w:rsidP="006F48C1">
            <w:pPr>
              <w:jc w:val="center"/>
              <w:rPr>
                <w:rFonts w:eastAsia="Arial" w:cstheme="minorHAnsi"/>
              </w:rPr>
            </w:pPr>
            <w:r w:rsidRPr="00F55550">
              <w:rPr>
                <w:rFonts w:eastAsia="Arial" w:cstheme="minorHAnsi"/>
              </w:rPr>
              <w:t>0</w:t>
            </w:r>
          </w:p>
        </w:tc>
      </w:tr>
      <w:tr w:rsidR="6121422A" w14:paraId="465ACD13" w14:textId="77777777" w:rsidTr="00DD549E">
        <w:trPr>
          <w:trHeight w:val="255"/>
          <w:jc w:val="center"/>
        </w:trPr>
        <w:tc>
          <w:tcPr>
            <w:tcW w:w="3137" w:type="dxa"/>
            <w:tcBorders>
              <w:bottom w:val="single" w:sz="4" w:space="0" w:color="BFBFBF" w:themeColor="background1" w:themeShade="BF"/>
            </w:tcBorders>
            <w:shd w:val="clear" w:color="auto" w:fill="FFFFFF" w:themeFill="background1"/>
          </w:tcPr>
          <w:p w14:paraId="15625F71" w14:textId="5D4C043F" w:rsidR="6121422A" w:rsidRPr="00F55550" w:rsidRDefault="6121422A" w:rsidP="00DD549E">
            <w:pPr>
              <w:jc w:val="left"/>
              <w:rPr>
                <w:rFonts w:eastAsia="Arial" w:cstheme="minorHAnsi"/>
                <w:b/>
                <w:i/>
              </w:rPr>
            </w:pPr>
            <w:r w:rsidRPr="00F55550">
              <w:rPr>
                <w:rFonts w:eastAsia="Arial" w:cstheme="minorHAnsi"/>
                <w:b/>
                <w:i/>
              </w:rPr>
              <w:t>N.º de interfaces externos</w:t>
            </w:r>
          </w:p>
        </w:tc>
        <w:tc>
          <w:tcPr>
            <w:tcW w:w="1249" w:type="dxa"/>
            <w:tcBorders>
              <w:bottom w:val="single" w:sz="4" w:space="0" w:color="BFBFBF" w:themeColor="background1" w:themeShade="BF"/>
            </w:tcBorders>
            <w:shd w:val="clear" w:color="auto" w:fill="FFFFFF" w:themeFill="background1"/>
          </w:tcPr>
          <w:p w14:paraId="792DB3E1" w14:textId="16A4B11E" w:rsidR="6121422A" w:rsidRPr="00F55550" w:rsidRDefault="6121422A" w:rsidP="006F48C1">
            <w:pPr>
              <w:jc w:val="center"/>
              <w:rPr>
                <w:rFonts w:eastAsia="Arial" w:cstheme="minorHAnsi"/>
              </w:rPr>
            </w:pPr>
            <w:r w:rsidRPr="00F55550">
              <w:rPr>
                <w:rFonts w:eastAsia="Arial" w:cstheme="minorHAnsi"/>
              </w:rPr>
              <w:t>0</w:t>
            </w:r>
          </w:p>
        </w:tc>
        <w:tc>
          <w:tcPr>
            <w:tcW w:w="1141" w:type="dxa"/>
            <w:tcBorders>
              <w:bottom w:val="single" w:sz="4" w:space="0" w:color="BFBFBF" w:themeColor="background1" w:themeShade="BF"/>
            </w:tcBorders>
            <w:shd w:val="clear" w:color="auto" w:fill="FFFFFF" w:themeFill="background1"/>
          </w:tcPr>
          <w:p w14:paraId="16AB9D17" w14:textId="3742403B" w:rsidR="6121422A" w:rsidRPr="00F55550" w:rsidRDefault="6121422A" w:rsidP="006F48C1">
            <w:pPr>
              <w:jc w:val="center"/>
              <w:rPr>
                <w:rFonts w:eastAsia="Arial" w:cstheme="minorHAnsi"/>
              </w:rPr>
            </w:pPr>
            <w:r w:rsidRPr="00F55550">
              <w:rPr>
                <w:rFonts w:eastAsia="Arial" w:cstheme="minorHAnsi"/>
              </w:rPr>
              <w:t>0</w:t>
            </w:r>
          </w:p>
        </w:tc>
        <w:tc>
          <w:tcPr>
            <w:tcW w:w="1219" w:type="dxa"/>
            <w:tcBorders>
              <w:bottom w:val="single" w:sz="4" w:space="0" w:color="BFBFBF" w:themeColor="background1" w:themeShade="BF"/>
            </w:tcBorders>
            <w:shd w:val="clear" w:color="auto" w:fill="FFFFFF" w:themeFill="background1"/>
          </w:tcPr>
          <w:p w14:paraId="69E8CD7E" w14:textId="4F0E316E" w:rsidR="6121422A" w:rsidRPr="00F55550" w:rsidRDefault="6121422A" w:rsidP="006F48C1">
            <w:pPr>
              <w:jc w:val="center"/>
              <w:rPr>
                <w:rFonts w:eastAsia="Arial" w:cstheme="minorHAnsi"/>
              </w:rPr>
            </w:pPr>
            <w:r w:rsidRPr="00F55550">
              <w:rPr>
                <w:rFonts w:eastAsia="Arial" w:cstheme="minorHAnsi"/>
              </w:rPr>
              <w:t>0</w:t>
            </w:r>
          </w:p>
        </w:tc>
      </w:tr>
    </w:tbl>
    <w:p w14:paraId="5BFB2D26" w14:textId="1DC68730" w:rsidR="6121422A" w:rsidRDefault="006906C1" w:rsidP="00880C8A">
      <w:pPr>
        <w:pStyle w:val="CitadeTablas"/>
      </w:pPr>
      <w:bookmarkStart w:id="568" w:name="_Toc165126432"/>
      <w:r>
        <w:t>Sistema de mensajería – Cálculo de los puntos de función no ajustados</w:t>
      </w:r>
      <w:bookmarkEnd w:id="568"/>
    </w:p>
    <w:p w14:paraId="4E5808DD" w14:textId="77777777" w:rsidR="00794F37" w:rsidRDefault="00794F37">
      <w:pPr>
        <w:jc w:val="left"/>
        <w:rPr>
          <w:rFonts w:asciiTheme="majorHAnsi" w:eastAsiaTheme="majorEastAsia" w:hAnsiTheme="majorHAnsi" w:cstheme="majorBidi"/>
          <w:b/>
          <w:color w:val="000000" w:themeColor="text1"/>
          <w:sz w:val="24"/>
        </w:rPr>
      </w:pPr>
      <w:bookmarkStart w:id="569" w:name="_Toc933293172"/>
      <w:bookmarkStart w:id="570" w:name="_Toc164120913"/>
      <w:r>
        <w:br w:type="page"/>
      </w:r>
    </w:p>
    <w:p w14:paraId="4EE2A57D" w14:textId="59B34B2E" w:rsidR="6876B78B" w:rsidRDefault="4C0ACDEC" w:rsidP="00A12411">
      <w:pPr>
        <w:pStyle w:val="Ttulo5"/>
      </w:pPr>
      <w:r>
        <w:lastRenderedPageBreak/>
        <w:t>Cálculo del factor de ajuste</w:t>
      </w:r>
      <w:bookmarkEnd w:id="569"/>
      <w:bookmarkEnd w:id="570"/>
    </w:p>
    <w:p w14:paraId="4A2F884F" w14:textId="5587CDAE" w:rsidR="16F83E27" w:rsidRDefault="16F83E27">
      <w:r>
        <w:t>Para realizar el cálculo del factor de ajuste responderemos a las preguntas planteadas en el apartado anterior:</w:t>
      </w:r>
    </w:p>
    <w:tbl>
      <w:tblPr>
        <w:tblStyle w:val="Tablaconcuadrcula4-nfasis3"/>
        <w:tblW w:w="0" w:type="auto"/>
        <w:shd w:val="clear" w:color="auto" w:fill="FFFFFF" w:themeFill="background1"/>
        <w:tblLook w:val="06A0" w:firstRow="1" w:lastRow="0" w:firstColumn="1" w:lastColumn="0" w:noHBand="1" w:noVBand="1"/>
      </w:tblPr>
      <w:tblGrid>
        <w:gridCol w:w="7170"/>
        <w:gridCol w:w="1320"/>
      </w:tblGrid>
      <w:tr w:rsidR="6121422A" w14:paraId="72A044EC" w14:textId="77777777" w:rsidTr="00F55550">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170" w:type="dxa"/>
            <w:shd w:val="clear" w:color="auto" w:fill="AEAAAA" w:themeFill="background2" w:themeFillShade="BF"/>
            <w:vAlign w:val="center"/>
          </w:tcPr>
          <w:p w14:paraId="231E3565" w14:textId="1E583E45" w:rsidR="6121422A" w:rsidRPr="00F55550" w:rsidRDefault="6121422A" w:rsidP="6121422A">
            <w:pPr>
              <w:jc w:val="center"/>
              <w:rPr>
                <w:rFonts w:cstheme="minorHAnsi"/>
                <w:color w:val="auto"/>
              </w:rPr>
            </w:pPr>
            <w:r w:rsidRPr="00F55550">
              <w:rPr>
                <w:rFonts w:cstheme="minorHAnsi"/>
                <w:color w:val="auto"/>
              </w:rPr>
              <w:t>Característica</w:t>
            </w:r>
          </w:p>
        </w:tc>
        <w:tc>
          <w:tcPr>
            <w:tcW w:w="1320" w:type="dxa"/>
            <w:shd w:val="clear" w:color="auto" w:fill="AEAAAA" w:themeFill="background2" w:themeFillShade="BF"/>
            <w:vAlign w:val="center"/>
          </w:tcPr>
          <w:p w14:paraId="1D3A017A" w14:textId="511B2D17" w:rsidR="6121422A" w:rsidRPr="00F55550" w:rsidRDefault="6121422A" w:rsidP="6121422A">
            <w:pPr>
              <w:jc w:val="center"/>
              <w:cnfStyle w:val="100000000000" w:firstRow="1" w:lastRow="0" w:firstColumn="0" w:lastColumn="0" w:oddVBand="0" w:evenVBand="0" w:oddHBand="0" w:evenHBand="0" w:firstRowFirstColumn="0" w:firstRowLastColumn="0" w:lastRowFirstColumn="0" w:lastRowLastColumn="0"/>
              <w:rPr>
                <w:rFonts w:cstheme="minorHAnsi"/>
                <w:color w:val="auto"/>
              </w:rPr>
            </w:pPr>
            <w:r w:rsidRPr="00F55550">
              <w:rPr>
                <w:rFonts w:cstheme="minorHAnsi"/>
                <w:color w:val="auto"/>
              </w:rPr>
              <w:t>Puntuación</w:t>
            </w:r>
          </w:p>
        </w:tc>
      </w:tr>
      <w:tr w:rsidR="6121422A" w14:paraId="7B8802DA" w14:textId="77777777" w:rsidTr="00F55550">
        <w:trPr>
          <w:trHeight w:val="300"/>
        </w:trPr>
        <w:tc>
          <w:tcPr>
            <w:cnfStyle w:val="001000000000" w:firstRow="0" w:lastRow="0" w:firstColumn="1" w:lastColumn="0" w:oddVBand="0" w:evenVBand="0" w:oddHBand="0" w:evenHBand="0" w:firstRowFirstColumn="0" w:firstRowLastColumn="0" w:lastRowFirstColumn="0" w:lastRowLastColumn="0"/>
            <w:tcW w:w="7170" w:type="dxa"/>
            <w:shd w:val="clear" w:color="auto" w:fill="FFFFFF" w:themeFill="background1"/>
            <w:vAlign w:val="center"/>
          </w:tcPr>
          <w:p w14:paraId="1EB3825B" w14:textId="3D917048" w:rsidR="6121422A" w:rsidRDefault="007B3456" w:rsidP="00F55550">
            <w:pPr>
              <w:jc w:val="left"/>
            </w:pPr>
            <w:r w:rsidRPr="00F55550">
              <w:rPr>
                <w:rFonts w:eastAsia="Arial" w:cstheme="minorHAnsi"/>
                <w:b w:val="0"/>
              </w:rPr>
              <w:t xml:space="preserve">1. </w:t>
            </w:r>
            <w:r w:rsidRPr="00F55550">
              <w:rPr>
                <w:rFonts w:eastAsia="Arial" w:cstheme="minorHAnsi"/>
              </w:rPr>
              <w:t>¿</w:t>
            </w:r>
            <w:r w:rsidR="6121422A" w:rsidRPr="00F55550">
              <w:rPr>
                <w:rFonts w:eastAsia="Arial" w:cstheme="minorHAnsi"/>
                <w:b w:val="0"/>
              </w:rPr>
              <w:t>Requiere el sistema copias de seguridad y de recuperación fiables?</w:t>
            </w:r>
          </w:p>
        </w:tc>
        <w:tc>
          <w:tcPr>
            <w:tcW w:w="1320" w:type="dxa"/>
            <w:shd w:val="clear" w:color="auto" w:fill="FFFFFF" w:themeFill="background1"/>
            <w:vAlign w:val="center"/>
          </w:tcPr>
          <w:p w14:paraId="025B40C6" w14:textId="7AF93173" w:rsidR="6121422A" w:rsidRDefault="6121422A" w:rsidP="6121422A">
            <w:pPr>
              <w:jc w:val="center"/>
              <w:cnfStyle w:val="000000000000" w:firstRow="0" w:lastRow="0" w:firstColumn="0" w:lastColumn="0" w:oddVBand="0" w:evenVBand="0" w:oddHBand="0" w:evenHBand="0" w:firstRowFirstColumn="0" w:firstRowLastColumn="0" w:lastRowFirstColumn="0" w:lastRowLastColumn="0"/>
            </w:pPr>
            <w:r w:rsidRPr="00F55550">
              <w:rPr>
                <w:rFonts w:eastAsia="Arial" w:cstheme="minorHAnsi"/>
              </w:rPr>
              <w:t>5</w:t>
            </w:r>
          </w:p>
        </w:tc>
      </w:tr>
      <w:tr w:rsidR="6121422A" w14:paraId="13CD4EE2" w14:textId="77777777" w:rsidTr="00F55550">
        <w:trPr>
          <w:trHeight w:val="300"/>
        </w:trPr>
        <w:tc>
          <w:tcPr>
            <w:cnfStyle w:val="001000000000" w:firstRow="0" w:lastRow="0" w:firstColumn="1" w:lastColumn="0" w:oddVBand="0" w:evenVBand="0" w:oddHBand="0" w:evenHBand="0" w:firstRowFirstColumn="0" w:firstRowLastColumn="0" w:lastRowFirstColumn="0" w:lastRowLastColumn="0"/>
            <w:tcW w:w="7170" w:type="dxa"/>
            <w:shd w:val="clear" w:color="auto" w:fill="FFFFFF" w:themeFill="background1"/>
            <w:vAlign w:val="center"/>
          </w:tcPr>
          <w:p w14:paraId="7CC32600" w14:textId="1BDC0ECD" w:rsidR="6121422A" w:rsidRDefault="007B3456" w:rsidP="00F55550">
            <w:pPr>
              <w:jc w:val="left"/>
            </w:pPr>
            <w:r w:rsidRPr="00F55550">
              <w:rPr>
                <w:rFonts w:eastAsia="Arial" w:cstheme="minorHAnsi"/>
                <w:b w:val="0"/>
              </w:rPr>
              <w:t xml:space="preserve">2. </w:t>
            </w:r>
            <w:r w:rsidRPr="00F55550">
              <w:rPr>
                <w:rFonts w:eastAsia="Arial" w:cstheme="minorHAnsi"/>
              </w:rPr>
              <w:t>¿</w:t>
            </w:r>
            <w:r w:rsidR="6121422A" w:rsidRPr="00F55550">
              <w:rPr>
                <w:rFonts w:eastAsia="Arial" w:cstheme="minorHAnsi"/>
                <w:b w:val="0"/>
              </w:rPr>
              <w:t>Se requiere comunicación de datos?</w:t>
            </w:r>
          </w:p>
        </w:tc>
        <w:tc>
          <w:tcPr>
            <w:tcW w:w="1320" w:type="dxa"/>
            <w:shd w:val="clear" w:color="auto" w:fill="FFFFFF" w:themeFill="background1"/>
            <w:vAlign w:val="center"/>
          </w:tcPr>
          <w:p w14:paraId="5807A8E0" w14:textId="0EE0D2D5" w:rsidR="6121422A" w:rsidRDefault="6121422A" w:rsidP="6121422A">
            <w:pPr>
              <w:jc w:val="center"/>
              <w:cnfStyle w:val="000000000000" w:firstRow="0" w:lastRow="0" w:firstColumn="0" w:lastColumn="0" w:oddVBand="0" w:evenVBand="0" w:oddHBand="0" w:evenHBand="0" w:firstRowFirstColumn="0" w:firstRowLastColumn="0" w:lastRowFirstColumn="0" w:lastRowLastColumn="0"/>
            </w:pPr>
            <w:r w:rsidRPr="00F55550">
              <w:rPr>
                <w:rFonts w:eastAsia="Arial" w:cstheme="minorHAnsi"/>
              </w:rPr>
              <w:t>5</w:t>
            </w:r>
          </w:p>
        </w:tc>
      </w:tr>
      <w:tr w:rsidR="6121422A" w14:paraId="7C625E63" w14:textId="77777777" w:rsidTr="00F55550">
        <w:trPr>
          <w:trHeight w:val="300"/>
        </w:trPr>
        <w:tc>
          <w:tcPr>
            <w:cnfStyle w:val="001000000000" w:firstRow="0" w:lastRow="0" w:firstColumn="1" w:lastColumn="0" w:oddVBand="0" w:evenVBand="0" w:oddHBand="0" w:evenHBand="0" w:firstRowFirstColumn="0" w:firstRowLastColumn="0" w:lastRowFirstColumn="0" w:lastRowLastColumn="0"/>
            <w:tcW w:w="7170" w:type="dxa"/>
            <w:shd w:val="clear" w:color="auto" w:fill="FFFFFF" w:themeFill="background1"/>
            <w:vAlign w:val="center"/>
          </w:tcPr>
          <w:p w14:paraId="6CEE5200" w14:textId="2EF8CEF8" w:rsidR="6121422A" w:rsidRDefault="007B3456" w:rsidP="00F55550">
            <w:pPr>
              <w:jc w:val="left"/>
            </w:pPr>
            <w:r w:rsidRPr="00F55550">
              <w:rPr>
                <w:rFonts w:eastAsia="Arial" w:cstheme="minorHAnsi"/>
                <w:b w:val="0"/>
              </w:rPr>
              <w:t xml:space="preserve">3. </w:t>
            </w:r>
            <w:r w:rsidRPr="00F55550">
              <w:rPr>
                <w:rFonts w:eastAsia="Arial" w:cstheme="minorHAnsi"/>
              </w:rPr>
              <w:t>¿</w:t>
            </w:r>
            <w:r w:rsidR="6121422A" w:rsidRPr="00F55550">
              <w:rPr>
                <w:rFonts w:eastAsia="Arial" w:cstheme="minorHAnsi"/>
                <w:b w:val="0"/>
              </w:rPr>
              <w:t>Existen funciones de procesamiento distribuido?</w:t>
            </w:r>
          </w:p>
        </w:tc>
        <w:tc>
          <w:tcPr>
            <w:tcW w:w="1320" w:type="dxa"/>
            <w:shd w:val="clear" w:color="auto" w:fill="FFFFFF" w:themeFill="background1"/>
            <w:vAlign w:val="center"/>
          </w:tcPr>
          <w:p w14:paraId="304937E4" w14:textId="4B6644F2" w:rsidR="6121422A" w:rsidRDefault="6121422A" w:rsidP="6121422A">
            <w:pPr>
              <w:jc w:val="center"/>
              <w:cnfStyle w:val="000000000000" w:firstRow="0" w:lastRow="0" w:firstColumn="0" w:lastColumn="0" w:oddVBand="0" w:evenVBand="0" w:oddHBand="0" w:evenHBand="0" w:firstRowFirstColumn="0" w:firstRowLastColumn="0" w:lastRowFirstColumn="0" w:lastRowLastColumn="0"/>
            </w:pPr>
            <w:r w:rsidRPr="00F55550">
              <w:rPr>
                <w:rFonts w:eastAsia="Arial" w:cstheme="minorHAnsi"/>
              </w:rPr>
              <w:t>4</w:t>
            </w:r>
          </w:p>
        </w:tc>
      </w:tr>
      <w:tr w:rsidR="6121422A" w14:paraId="68C3EC61" w14:textId="77777777" w:rsidTr="00F55550">
        <w:trPr>
          <w:trHeight w:val="300"/>
        </w:trPr>
        <w:tc>
          <w:tcPr>
            <w:cnfStyle w:val="001000000000" w:firstRow="0" w:lastRow="0" w:firstColumn="1" w:lastColumn="0" w:oddVBand="0" w:evenVBand="0" w:oddHBand="0" w:evenHBand="0" w:firstRowFirstColumn="0" w:firstRowLastColumn="0" w:lastRowFirstColumn="0" w:lastRowLastColumn="0"/>
            <w:tcW w:w="7170" w:type="dxa"/>
            <w:shd w:val="clear" w:color="auto" w:fill="FFFFFF" w:themeFill="background1"/>
            <w:vAlign w:val="center"/>
          </w:tcPr>
          <w:p w14:paraId="2FCF8F65" w14:textId="4C6925C8" w:rsidR="6121422A" w:rsidRPr="00F55550" w:rsidRDefault="007B3456" w:rsidP="00F55550">
            <w:pPr>
              <w:jc w:val="left"/>
              <w:rPr>
                <w:rFonts w:eastAsia="Arial" w:cstheme="minorHAnsi"/>
                <w:b w:val="0"/>
              </w:rPr>
            </w:pPr>
            <w:r w:rsidRPr="00F55550">
              <w:rPr>
                <w:rFonts w:eastAsia="Arial" w:cstheme="minorHAnsi"/>
                <w:b w:val="0"/>
              </w:rPr>
              <w:t xml:space="preserve">4. </w:t>
            </w:r>
            <w:r w:rsidRPr="00F55550">
              <w:rPr>
                <w:rFonts w:eastAsia="Arial" w:cstheme="minorHAnsi"/>
              </w:rPr>
              <w:t>¿</w:t>
            </w:r>
            <w:r w:rsidR="6121422A" w:rsidRPr="00F55550">
              <w:rPr>
                <w:rFonts w:eastAsia="Arial" w:cstheme="minorHAnsi"/>
                <w:b w:val="0"/>
              </w:rPr>
              <w:t>Es crítico el rendimiento?</w:t>
            </w:r>
          </w:p>
        </w:tc>
        <w:tc>
          <w:tcPr>
            <w:tcW w:w="1320" w:type="dxa"/>
            <w:shd w:val="clear" w:color="auto" w:fill="FFFFFF" w:themeFill="background1"/>
            <w:vAlign w:val="center"/>
          </w:tcPr>
          <w:p w14:paraId="0B34B681" w14:textId="16BD00AC" w:rsidR="6121422A" w:rsidRDefault="6121422A" w:rsidP="6121422A">
            <w:pPr>
              <w:jc w:val="center"/>
              <w:cnfStyle w:val="000000000000" w:firstRow="0" w:lastRow="0" w:firstColumn="0" w:lastColumn="0" w:oddVBand="0" w:evenVBand="0" w:oddHBand="0" w:evenHBand="0" w:firstRowFirstColumn="0" w:firstRowLastColumn="0" w:lastRowFirstColumn="0" w:lastRowLastColumn="0"/>
            </w:pPr>
            <w:r w:rsidRPr="00F55550">
              <w:rPr>
                <w:rFonts w:eastAsia="Arial" w:cstheme="minorHAnsi"/>
              </w:rPr>
              <w:t>5</w:t>
            </w:r>
          </w:p>
        </w:tc>
      </w:tr>
      <w:tr w:rsidR="6121422A" w14:paraId="633AC251" w14:textId="77777777" w:rsidTr="00F55550">
        <w:trPr>
          <w:trHeight w:val="300"/>
        </w:trPr>
        <w:tc>
          <w:tcPr>
            <w:cnfStyle w:val="001000000000" w:firstRow="0" w:lastRow="0" w:firstColumn="1" w:lastColumn="0" w:oddVBand="0" w:evenVBand="0" w:oddHBand="0" w:evenHBand="0" w:firstRowFirstColumn="0" w:firstRowLastColumn="0" w:lastRowFirstColumn="0" w:lastRowLastColumn="0"/>
            <w:tcW w:w="7170" w:type="dxa"/>
            <w:shd w:val="clear" w:color="auto" w:fill="FFFFFF" w:themeFill="background1"/>
            <w:vAlign w:val="center"/>
          </w:tcPr>
          <w:p w14:paraId="73604E89" w14:textId="4459EC57" w:rsidR="6121422A" w:rsidRDefault="007B3456" w:rsidP="00F55550">
            <w:pPr>
              <w:jc w:val="left"/>
            </w:pPr>
            <w:r w:rsidRPr="00F55550">
              <w:rPr>
                <w:rFonts w:eastAsia="Arial" w:cstheme="minorHAnsi"/>
                <w:b w:val="0"/>
              </w:rPr>
              <w:t xml:space="preserve">5. </w:t>
            </w:r>
            <w:r w:rsidRPr="00F55550">
              <w:rPr>
                <w:rFonts w:eastAsia="Arial" w:cstheme="minorHAnsi"/>
              </w:rPr>
              <w:t>¿</w:t>
            </w:r>
            <w:r w:rsidR="6121422A" w:rsidRPr="00F55550">
              <w:rPr>
                <w:rFonts w:eastAsia="Arial" w:cstheme="minorHAnsi"/>
                <w:b w:val="0"/>
              </w:rPr>
              <w:t>Se ejecutaría el sistema en un entorno operativo existente y fuertemente utilizado?</w:t>
            </w:r>
          </w:p>
        </w:tc>
        <w:tc>
          <w:tcPr>
            <w:tcW w:w="1320" w:type="dxa"/>
            <w:shd w:val="clear" w:color="auto" w:fill="FFFFFF" w:themeFill="background1"/>
            <w:vAlign w:val="center"/>
          </w:tcPr>
          <w:p w14:paraId="0EDEA5F5" w14:textId="4855182F" w:rsidR="6121422A" w:rsidRDefault="6121422A" w:rsidP="6121422A">
            <w:pPr>
              <w:jc w:val="center"/>
              <w:cnfStyle w:val="000000000000" w:firstRow="0" w:lastRow="0" w:firstColumn="0" w:lastColumn="0" w:oddVBand="0" w:evenVBand="0" w:oddHBand="0" w:evenHBand="0" w:firstRowFirstColumn="0" w:firstRowLastColumn="0" w:lastRowFirstColumn="0" w:lastRowLastColumn="0"/>
            </w:pPr>
            <w:r w:rsidRPr="00F55550">
              <w:rPr>
                <w:rFonts w:eastAsia="Arial" w:cstheme="minorHAnsi"/>
              </w:rPr>
              <w:t>4</w:t>
            </w:r>
          </w:p>
        </w:tc>
      </w:tr>
      <w:tr w:rsidR="6121422A" w14:paraId="24BB57DD" w14:textId="77777777" w:rsidTr="00F55550">
        <w:trPr>
          <w:trHeight w:val="300"/>
        </w:trPr>
        <w:tc>
          <w:tcPr>
            <w:cnfStyle w:val="001000000000" w:firstRow="0" w:lastRow="0" w:firstColumn="1" w:lastColumn="0" w:oddVBand="0" w:evenVBand="0" w:oddHBand="0" w:evenHBand="0" w:firstRowFirstColumn="0" w:firstRowLastColumn="0" w:lastRowFirstColumn="0" w:lastRowLastColumn="0"/>
            <w:tcW w:w="7170" w:type="dxa"/>
            <w:shd w:val="clear" w:color="auto" w:fill="FFFFFF" w:themeFill="background1"/>
            <w:vAlign w:val="center"/>
          </w:tcPr>
          <w:p w14:paraId="73445690" w14:textId="09E92702" w:rsidR="6121422A" w:rsidRDefault="007B3456" w:rsidP="00F55550">
            <w:pPr>
              <w:jc w:val="left"/>
            </w:pPr>
            <w:r w:rsidRPr="00F55550">
              <w:rPr>
                <w:rFonts w:eastAsia="Arial" w:cstheme="minorHAnsi"/>
                <w:b w:val="0"/>
              </w:rPr>
              <w:t xml:space="preserve">6. </w:t>
            </w:r>
            <w:r w:rsidRPr="00F55550">
              <w:rPr>
                <w:rFonts w:eastAsia="Arial" w:cstheme="minorHAnsi"/>
              </w:rPr>
              <w:t>¿</w:t>
            </w:r>
            <w:r w:rsidR="6121422A" w:rsidRPr="00F55550">
              <w:rPr>
                <w:rFonts w:eastAsia="Arial" w:cstheme="minorHAnsi"/>
                <w:b w:val="0"/>
              </w:rPr>
              <w:t>Requiere el sistema entrada de datos interactiva?</w:t>
            </w:r>
          </w:p>
        </w:tc>
        <w:tc>
          <w:tcPr>
            <w:tcW w:w="1320" w:type="dxa"/>
            <w:shd w:val="clear" w:color="auto" w:fill="FFFFFF" w:themeFill="background1"/>
            <w:vAlign w:val="center"/>
          </w:tcPr>
          <w:p w14:paraId="71BB93AD" w14:textId="4F1456FD" w:rsidR="6121422A" w:rsidRDefault="6121422A" w:rsidP="6121422A">
            <w:pPr>
              <w:jc w:val="center"/>
              <w:cnfStyle w:val="000000000000" w:firstRow="0" w:lastRow="0" w:firstColumn="0" w:lastColumn="0" w:oddVBand="0" w:evenVBand="0" w:oddHBand="0" w:evenHBand="0" w:firstRowFirstColumn="0" w:firstRowLastColumn="0" w:lastRowFirstColumn="0" w:lastRowLastColumn="0"/>
            </w:pPr>
            <w:r w:rsidRPr="00F55550">
              <w:rPr>
                <w:rFonts w:eastAsia="Arial" w:cstheme="minorHAnsi"/>
              </w:rPr>
              <w:t>4</w:t>
            </w:r>
          </w:p>
        </w:tc>
      </w:tr>
      <w:tr w:rsidR="6121422A" w14:paraId="7A6205CF" w14:textId="77777777" w:rsidTr="00F55550">
        <w:trPr>
          <w:trHeight w:val="300"/>
        </w:trPr>
        <w:tc>
          <w:tcPr>
            <w:cnfStyle w:val="001000000000" w:firstRow="0" w:lastRow="0" w:firstColumn="1" w:lastColumn="0" w:oddVBand="0" w:evenVBand="0" w:oddHBand="0" w:evenHBand="0" w:firstRowFirstColumn="0" w:firstRowLastColumn="0" w:lastRowFirstColumn="0" w:lastRowLastColumn="0"/>
            <w:tcW w:w="7170" w:type="dxa"/>
            <w:shd w:val="clear" w:color="auto" w:fill="FFFFFF" w:themeFill="background1"/>
            <w:vAlign w:val="center"/>
          </w:tcPr>
          <w:p w14:paraId="255FA143" w14:textId="7C83C5E2" w:rsidR="6121422A" w:rsidRDefault="007B3456" w:rsidP="00F55550">
            <w:pPr>
              <w:jc w:val="left"/>
            </w:pPr>
            <w:r w:rsidRPr="00F55550">
              <w:rPr>
                <w:rFonts w:eastAsia="Arial" w:cstheme="minorHAnsi"/>
                <w:b w:val="0"/>
              </w:rPr>
              <w:t xml:space="preserve">7. </w:t>
            </w:r>
            <w:r w:rsidRPr="00F55550">
              <w:rPr>
                <w:rFonts w:eastAsia="Arial" w:cstheme="minorHAnsi"/>
              </w:rPr>
              <w:t>¿</w:t>
            </w:r>
            <w:r w:rsidR="6121422A" w:rsidRPr="00F55550">
              <w:rPr>
                <w:rFonts w:eastAsia="Arial" w:cstheme="minorHAnsi"/>
                <w:b w:val="0"/>
              </w:rPr>
              <w:t>Requiere la entrada de datos interactiva que las transacciones de entrada se lleven a cabo sobre múltiples pantallas u operaciones?</w:t>
            </w:r>
          </w:p>
        </w:tc>
        <w:tc>
          <w:tcPr>
            <w:tcW w:w="1320" w:type="dxa"/>
            <w:shd w:val="clear" w:color="auto" w:fill="FFFFFF" w:themeFill="background1"/>
            <w:vAlign w:val="center"/>
          </w:tcPr>
          <w:p w14:paraId="1044F579" w14:textId="409AE07C" w:rsidR="6121422A" w:rsidRDefault="6121422A" w:rsidP="6121422A">
            <w:pPr>
              <w:jc w:val="center"/>
              <w:cnfStyle w:val="000000000000" w:firstRow="0" w:lastRow="0" w:firstColumn="0" w:lastColumn="0" w:oddVBand="0" w:evenVBand="0" w:oddHBand="0" w:evenHBand="0" w:firstRowFirstColumn="0" w:firstRowLastColumn="0" w:lastRowFirstColumn="0" w:lastRowLastColumn="0"/>
            </w:pPr>
            <w:r w:rsidRPr="00F55550">
              <w:rPr>
                <w:rFonts w:eastAsia="Arial" w:cstheme="minorHAnsi"/>
              </w:rPr>
              <w:t>1</w:t>
            </w:r>
          </w:p>
        </w:tc>
      </w:tr>
      <w:tr w:rsidR="6121422A" w14:paraId="03986128" w14:textId="77777777" w:rsidTr="00F55550">
        <w:trPr>
          <w:trHeight w:val="300"/>
        </w:trPr>
        <w:tc>
          <w:tcPr>
            <w:cnfStyle w:val="001000000000" w:firstRow="0" w:lastRow="0" w:firstColumn="1" w:lastColumn="0" w:oddVBand="0" w:evenVBand="0" w:oddHBand="0" w:evenHBand="0" w:firstRowFirstColumn="0" w:firstRowLastColumn="0" w:lastRowFirstColumn="0" w:lastRowLastColumn="0"/>
            <w:tcW w:w="7170" w:type="dxa"/>
            <w:shd w:val="clear" w:color="auto" w:fill="FFFFFF" w:themeFill="background1"/>
            <w:vAlign w:val="center"/>
          </w:tcPr>
          <w:p w14:paraId="21238EAA" w14:textId="7543A3D1" w:rsidR="6121422A" w:rsidRDefault="007B3456" w:rsidP="00F55550">
            <w:pPr>
              <w:jc w:val="left"/>
            </w:pPr>
            <w:r w:rsidRPr="00F55550">
              <w:rPr>
                <w:rFonts w:eastAsia="Arial" w:cstheme="minorHAnsi"/>
                <w:b w:val="0"/>
              </w:rPr>
              <w:t xml:space="preserve">8. </w:t>
            </w:r>
            <w:r w:rsidRPr="00F55550">
              <w:rPr>
                <w:rFonts w:eastAsia="Arial" w:cstheme="minorHAnsi"/>
              </w:rPr>
              <w:t>¿</w:t>
            </w:r>
            <w:r w:rsidR="6121422A" w:rsidRPr="00F55550">
              <w:rPr>
                <w:rFonts w:eastAsia="Arial" w:cstheme="minorHAnsi"/>
                <w:b w:val="0"/>
              </w:rPr>
              <w:t>Se actualizan los archivos maestros de forma interactiva?</w:t>
            </w:r>
          </w:p>
        </w:tc>
        <w:tc>
          <w:tcPr>
            <w:tcW w:w="1320" w:type="dxa"/>
            <w:shd w:val="clear" w:color="auto" w:fill="FFFFFF" w:themeFill="background1"/>
            <w:vAlign w:val="center"/>
          </w:tcPr>
          <w:p w14:paraId="2351441A" w14:textId="51D65BB2" w:rsidR="6121422A" w:rsidRDefault="6121422A" w:rsidP="6121422A">
            <w:pPr>
              <w:jc w:val="center"/>
              <w:cnfStyle w:val="000000000000" w:firstRow="0" w:lastRow="0" w:firstColumn="0" w:lastColumn="0" w:oddVBand="0" w:evenVBand="0" w:oddHBand="0" w:evenHBand="0" w:firstRowFirstColumn="0" w:firstRowLastColumn="0" w:lastRowFirstColumn="0" w:lastRowLastColumn="0"/>
            </w:pPr>
            <w:r w:rsidRPr="00F55550">
              <w:rPr>
                <w:rFonts w:eastAsia="Arial" w:cstheme="minorHAnsi"/>
              </w:rPr>
              <w:t>1</w:t>
            </w:r>
          </w:p>
        </w:tc>
      </w:tr>
      <w:tr w:rsidR="6121422A" w14:paraId="17EF1835" w14:textId="77777777" w:rsidTr="00F55550">
        <w:trPr>
          <w:trHeight w:val="300"/>
        </w:trPr>
        <w:tc>
          <w:tcPr>
            <w:cnfStyle w:val="001000000000" w:firstRow="0" w:lastRow="0" w:firstColumn="1" w:lastColumn="0" w:oddVBand="0" w:evenVBand="0" w:oddHBand="0" w:evenHBand="0" w:firstRowFirstColumn="0" w:firstRowLastColumn="0" w:lastRowFirstColumn="0" w:lastRowLastColumn="0"/>
            <w:tcW w:w="7170" w:type="dxa"/>
            <w:shd w:val="clear" w:color="auto" w:fill="FFFFFF" w:themeFill="background1"/>
            <w:vAlign w:val="center"/>
          </w:tcPr>
          <w:p w14:paraId="0075C021" w14:textId="42E380A1" w:rsidR="6121422A" w:rsidRDefault="6121422A" w:rsidP="00F55550">
            <w:pPr>
              <w:jc w:val="left"/>
            </w:pPr>
            <w:r w:rsidRPr="00F55550">
              <w:rPr>
                <w:rFonts w:eastAsia="Arial" w:cstheme="minorHAnsi"/>
                <w:b w:val="0"/>
              </w:rPr>
              <w:t>9. ¿Son complejas las entradas, las salidas, los archivos o las peticiones?</w:t>
            </w:r>
          </w:p>
        </w:tc>
        <w:tc>
          <w:tcPr>
            <w:tcW w:w="1320" w:type="dxa"/>
            <w:shd w:val="clear" w:color="auto" w:fill="FFFFFF" w:themeFill="background1"/>
            <w:vAlign w:val="center"/>
          </w:tcPr>
          <w:p w14:paraId="16A4107F" w14:textId="57DB103C" w:rsidR="6121422A" w:rsidRDefault="6121422A" w:rsidP="6121422A">
            <w:pPr>
              <w:jc w:val="center"/>
              <w:cnfStyle w:val="000000000000" w:firstRow="0" w:lastRow="0" w:firstColumn="0" w:lastColumn="0" w:oddVBand="0" w:evenVBand="0" w:oddHBand="0" w:evenHBand="0" w:firstRowFirstColumn="0" w:firstRowLastColumn="0" w:lastRowFirstColumn="0" w:lastRowLastColumn="0"/>
            </w:pPr>
            <w:r w:rsidRPr="00F55550">
              <w:rPr>
                <w:rFonts w:eastAsia="Arial" w:cstheme="minorHAnsi"/>
              </w:rPr>
              <w:t>3</w:t>
            </w:r>
          </w:p>
        </w:tc>
      </w:tr>
      <w:tr w:rsidR="6121422A" w14:paraId="4E672F39" w14:textId="77777777" w:rsidTr="00F55550">
        <w:trPr>
          <w:trHeight w:val="300"/>
        </w:trPr>
        <w:tc>
          <w:tcPr>
            <w:cnfStyle w:val="001000000000" w:firstRow="0" w:lastRow="0" w:firstColumn="1" w:lastColumn="0" w:oddVBand="0" w:evenVBand="0" w:oddHBand="0" w:evenHBand="0" w:firstRowFirstColumn="0" w:firstRowLastColumn="0" w:lastRowFirstColumn="0" w:lastRowLastColumn="0"/>
            <w:tcW w:w="7170" w:type="dxa"/>
            <w:shd w:val="clear" w:color="auto" w:fill="FFFFFF" w:themeFill="background1"/>
            <w:vAlign w:val="center"/>
          </w:tcPr>
          <w:p w14:paraId="070B8994" w14:textId="4D56DD8A" w:rsidR="6121422A" w:rsidRDefault="007B3456" w:rsidP="00F55550">
            <w:pPr>
              <w:jc w:val="left"/>
            </w:pPr>
            <w:r w:rsidRPr="00F55550">
              <w:rPr>
                <w:rFonts w:eastAsia="Arial" w:cstheme="minorHAnsi"/>
                <w:b w:val="0"/>
              </w:rPr>
              <w:t xml:space="preserve">10. </w:t>
            </w:r>
            <w:r w:rsidRPr="00F55550">
              <w:rPr>
                <w:rFonts w:eastAsia="Arial" w:cstheme="minorHAnsi"/>
              </w:rPr>
              <w:t>¿</w:t>
            </w:r>
            <w:r w:rsidR="6121422A" w:rsidRPr="00F55550">
              <w:rPr>
                <w:rFonts w:eastAsia="Arial" w:cstheme="minorHAnsi"/>
                <w:b w:val="0"/>
              </w:rPr>
              <w:t>Es complejo el procesamiento interno?</w:t>
            </w:r>
          </w:p>
        </w:tc>
        <w:tc>
          <w:tcPr>
            <w:tcW w:w="1320" w:type="dxa"/>
            <w:shd w:val="clear" w:color="auto" w:fill="FFFFFF" w:themeFill="background1"/>
            <w:vAlign w:val="center"/>
          </w:tcPr>
          <w:p w14:paraId="4559068C" w14:textId="049E462B" w:rsidR="6121422A" w:rsidRDefault="6121422A" w:rsidP="6121422A">
            <w:pPr>
              <w:jc w:val="center"/>
              <w:cnfStyle w:val="000000000000" w:firstRow="0" w:lastRow="0" w:firstColumn="0" w:lastColumn="0" w:oddVBand="0" w:evenVBand="0" w:oddHBand="0" w:evenHBand="0" w:firstRowFirstColumn="0" w:firstRowLastColumn="0" w:lastRowFirstColumn="0" w:lastRowLastColumn="0"/>
            </w:pPr>
            <w:r w:rsidRPr="00F55550">
              <w:rPr>
                <w:rFonts w:eastAsia="Arial" w:cstheme="minorHAnsi"/>
              </w:rPr>
              <w:t>3</w:t>
            </w:r>
          </w:p>
        </w:tc>
      </w:tr>
      <w:tr w:rsidR="6121422A" w14:paraId="26F333A4" w14:textId="77777777" w:rsidTr="00F55550">
        <w:trPr>
          <w:trHeight w:val="300"/>
        </w:trPr>
        <w:tc>
          <w:tcPr>
            <w:cnfStyle w:val="001000000000" w:firstRow="0" w:lastRow="0" w:firstColumn="1" w:lastColumn="0" w:oddVBand="0" w:evenVBand="0" w:oddHBand="0" w:evenHBand="0" w:firstRowFirstColumn="0" w:firstRowLastColumn="0" w:lastRowFirstColumn="0" w:lastRowLastColumn="0"/>
            <w:tcW w:w="7170" w:type="dxa"/>
            <w:shd w:val="clear" w:color="auto" w:fill="FFFFFF" w:themeFill="background1"/>
            <w:vAlign w:val="center"/>
          </w:tcPr>
          <w:p w14:paraId="7249D1A7" w14:textId="1656776B" w:rsidR="6121422A" w:rsidRDefault="007B3456" w:rsidP="00F55550">
            <w:pPr>
              <w:jc w:val="left"/>
            </w:pPr>
            <w:r w:rsidRPr="00F55550">
              <w:rPr>
                <w:rFonts w:eastAsia="Arial" w:cstheme="minorHAnsi"/>
                <w:b w:val="0"/>
              </w:rPr>
              <w:t xml:space="preserve">11. </w:t>
            </w:r>
            <w:r w:rsidRPr="00F55550">
              <w:rPr>
                <w:rFonts w:eastAsia="Arial" w:cstheme="minorHAnsi"/>
              </w:rPr>
              <w:t>¿</w:t>
            </w:r>
            <w:r w:rsidR="6121422A" w:rsidRPr="00F55550">
              <w:rPr>
                <w:rFonts w:eastAsia="Arial" w:cstheme="minorHAnsi"/>
                <w:b w:val="0"/>
              </w:rPr>
              <w:t>Se ha diseñado el código para ser reutilizable?</w:t>
            </w:r>
          </w:p>
        </w:tc>
        <w:tc>
          <w:tcPr>
            <w:tcW w:w="1320" w:type="dxa"/>
            <w:shd w:val="clear" w:color="auto" w:fill="FFFFFF" w:themeFill="background1"/>
            <w:vAlign w:val="center"/>
          </w:tcPr>
          <w:p w14:paraId="3C3FFE2F" w14:textId="728F7B33" w:rsidR="6121422A" w:rsidRDefault="6121422A" w:rsidP="6121422A">
            <w:pPr>
              <w:jc w:val="center"/>
              <w:cnfStyle w:val="000000000000" w:firstRow="0" w:lastRow="0" w:firstColumn="0" w:lastColumn="0" w:oddVBand="0" w:evenVBand="0" w:oddHBand="0" w:evenHBand="0" w:firstRowFirstColumn="0" w:firstRowLastColumn="0" w:lastRowFirstColumn="0" w:lastRowLastColumn="0"/>
            </w:pPr>
            <w:r w:rsidRPr="00F55550">
              <w:rPr>
                <w:rFonts w:eastAsia="Arial" w:cstheme="minorHAnsi"/>
              </w:rPr>
              <w:t>1</w:t>
            </w:r>
          </w:p>
        </w:tc>
      </w:tr>
      <w:tr w:rsidR="6121422A" w14:paraId="42D54AFC" w14:textId="77777777" w:rsidTr="00F55550">
        <w:trPr>
          <w:trHeight w:val="300"/>
        </w:trPr>
        <w:tc>
          <w:tcPr>
            <w:cnfStyle w:val="001000000000" w:firstRow="0" w:lastRow="0" w:firstColumn="1" w:lastColumn="0" w:oddVBand="0" w:evenVBand="0" w:oddHBand="0" w:evenHBand="0" w:firstRowFirstColumn="0" w:firstRowLastColumn="0" w:lastRowFirstColumn="0" w:lastRowLastColumn="0"/>
            <w:tcW w:w="7170" w:type="dxa"/>
            <w:shd w:val="clear" w:color="auto" w:fill="FFFFFF" w:themeFill="background1"/>
            <w:vAlign w:val="center"/>
          </w:tcPr>
          <w:p w14:paraId="233AC218" w14:textId="4203C786" w:rsidR="6121422A" w:rsidRDefault="007B3456" w:rsidP="00F55550">
            <w:pPr>
              <w:jc w:val="left"/>
            </w:pPr>
            <w:r w:rsidRPr="00F55550">
              <w:rPr>
                <w:rFonts w:eastAsia="Arial" w:cstheme="minorHAnsi"/>
                <w:b w:val="0"/>
              </w:rPr>
              <w:t xml:space="preserve">12. </w:t>
            </w:r>
            <w:r w:rsidRPr="00F55550">
              <w:rPr>
                <w:rFonts w:eastAsia="Arial" w:cstheme="minorHAnsi"/>
              </w:rPr>
              <w:t>¿</w:t>
            </w:r>
            <w:r w:rsidR="6121422A" w:rsidRPr="00F55550">
              <w:rPr>
                <w:rFonts w:eastAsia="Arial" w:cstheme="minorHAnsi"/>
                <w:b w:val="0"/>
              </w:rPr>
              <w:t>Están incluidas en el diseño la conversión y la instalación?</w:t>
            </w:r>
          </w:p>
        </w:tc>
        <w:tc>
          <w:tcPr>
            <w:tcW w:w="1320" w:type="dxa"/>
            <w:shd w:val="clear" w:color="auto" w:fill="FFFFFF" w:themeFill="background1"/>
            <w:vAlign w:val="center"/>
          </w:tcPr>
          <w:p w14:paraId="2EF9DA5B" w14:textId="6AB20301" w:rsidR="6121422A" w:rsidRDefault="6121422A" w:rsidP="6121422A">
            <w:pPr>
              <w:jc w:val="center"/>
              <w:cnfStyle w:val="000000000000" w:firstRow="0" w:lastRow="0" w:firstColumn="0" w:lastColumn="0" w:oddVBand="0" w:evenVBand="0" w:oddHBand="0" w:evenHBand="0" w:firstRowFirstColumn="0" w:firstRowLastColumn="0" w:lastRowFirstColumn="0" w:lastRowLastColumn="0"/>
            </w:pPr>
            <w:r w:rsidRPr="00F55550">
              <w:rPr>
                <w:rFonts w:eastAsia="Arial" w:cstheme="minorHAnsi"/>
              </w:rPr>
              <w:t>2</w:t>
            </w:r>
          </w:p>
        </w:tc>
      </w:tr>
      <w:tr w:rsidR="6121422A" w14:paraId="57D6E0E4" w14:textId="77777777" w:rsidTr="00F55550">
        <w:trPr>
          <w:trHeight w:val="300"/>
        </w:trPr>
        <w:tc>
          <w:tcPr>
            <w:cnfStyle w:val="001000000000" w:firstRow="0" w:lastRow="0" w:firstColumn="1" w:lastColumn="0" w:oddVBand="0" w:evenVBand="0" w:oddHBand="0" w:evenHBand="0" w:firstRowFirstColumn="0" w:firstRowLastColumn="0" w:lastRowFirstColumn="0" w:lastRowLastColumn="0"/>
            <w:tcW w:w="7170" w:type="dxa"/>
            <w:shd w:val="clear" w:color="auto" w:fill="FFFFFF" w:themeFill="background1"/>
            <w:vAlign w:val="center"/>
          </w:tcPr>
          <w:p w14:paraId="00D12030" w14:textId="1215D7EA" w:rsidR="6121422A" w:rsidRDefault="007B3456" w:rsidP="00F55550">
            <w:pPr>
              <w:jc w:val="left"/>
            </w:pPr>
            <w:r w:rsidRPr="00F55550">
              <w:rPr>
                <w:rFonts w:eastAsia="Arial" w:cstheme="minorHAnsi"/>
                <w:b w:val="0"/>
              </w:rPr>
              <w:t xml:space="preserve">13. </w:t>
            </w:r>
            <w:r w:rsidRPr="00F55550">
              <w:rPr>
                <w:rFonts w:eastAsia="Arial" w:cstheme="minorHAnsi"/>
              </w:rPr>
              <w:t>¿</w:t>
            </w:r>
            <w:r w:rsidR="6121422A" w:rsidRPr="00F55550">
              <w:rPr>
                <w:rFonts w:eastAsia="Arial" w:cstheme="minorHAnsi"/>
                <w:b w:val="0"/>
              </w:rPr>
              <w:t>Se ha diseñado el sistema para soportar múltiples instalaciones en diferentes organizaciones?</w:t>
            </w:r>
          </w:p>
        </w:tc>
        <w:tc>
          <w:tcPr>
            <w:tcW w:w="1320" w:type="dxa"/>
            <w:shd w:val="clear" w:color="auto" w:fill="FFFFFF" w:themeFill="background1"/>
            <w:vAlign w:val="center"/>
          </w:tcPr>
          <w:p w14:paraId="5BA5ED08" w14:textId="645F2D96" w:rsidR="6121422A" w:rsidRDefault="6121422A" w:rsidP="6121422A">
            <w:pPr>
              <w:jc w:val="center"/>
              <w:cnfStyle w:val="000000000000" w:firstRow="0" w:lastRow="0" w:firstColumn="0" w:lastColumn="0" w:oddVBand="0" w:evenVBand="0" w:oddHBand="0" w:evenHBand="0" w:firstRowFirstColumn="0" w:firstRowLastColumn="0" w:lastRowFirstColumn="0" w:lastRowLastColumn="0"/>
            </w:pPr>
            <w:r w:rsidRPr="00F55550">
              <w:rPr>
                <w:rFonts w:eastAsia="Arial" w:cstheme="minorHAnsi"/>
              </w:rPr>
              <w:t>1</w:t>
            </w:r>
          </w:p>
        </w:tc>
      </w:tr>
      <w:tr w:rsidR="6121422A" w14:paraId="6584A24A" w14:textId="77777777" w:rsidTr="00F55550">
        <w:trPr>
          <w:trHeight w:val="300"/>
        </w:trPr>
        <w:tc>
          <w:tcPr>
            <w:cnfStyle w:val="001000000000" w:firstRow="0" w:lastRow="0" w:firstColumn="1" w:lastColumn="0" w:oddVBand="0" w:evenVBand="0" w:oddHBand="0" w:evenHBand="0" w:firstRowFirstColumn="0" w:firstRowLastColumn="0" w:lastRowFirstColumn="0" w:lastRowLastColumn="0"/>
            <w:tcW w:w="7170" w:type="dxa"/>
            <w:shd w:val="clear" w:color="auto" w:fill="FFFFFF" w:themeFill="background1"/>
            <w:vAlign w:val="center"/>
          </w:tcPr>
          <w:p w14:paraId="0ECC5566" w14:textId="49EA73B5" w:rsidR="6121422A" w:rsidRDefault="007B3456" w:rsidP="00F55550">
            <w:pPr>
              <w:jc w:val="left"/>
            </w:pPr>
            <w:r w:rsidRPr="00F55550">
              <w:rPr>
                <w:rFonts w:eastAsia="Arial" w:cstheme="minorHAnsi"/>
                <w:b w:val="0"/>
              </w:rPr>
              <w:t xml:space="preserve">14. </w:t>
            </w:r>
            <w:r w:rsidRPr="00F55550">
              <w:rPr>
                <w:rFonts w:eastAsia="Arial" w:cstheme="minorHAnsi"/>
              </w:rPr>
              <w:t>¿</w:t>
            </w:r>
            <w:r w:rsidR="6121422A" w:rsidRPr="00F55550">
              <w:rPr>
                <w:rFonts w:eastAsia="Arial" w:cstheme="minorHAnsi"/>
                <w:b w:val="0"/>
              </w:rPr>
              <w:t>Se ha diseñado la aplicación para facilitar los cambios y para ser fácilmente utilizada por el usuario?</w:t>
            </w:r>
          </w:p>
        </w:tc>
        <w:tc>
          <w:tcPr>
            <w:tcW w:w="1320" w:type="dxa"/>
            <w:shd w:val="clear" w:color="auto" w:fill="FFFFFF" w:themeFill="background1"/>
            <w:vAlign w:val="center"/>
          </w:tcPr>
          <w:p w14:paraId="7F5CFBE5" w14:textId="640BBAA9" w:rsidR="6121422A" w:rsidRDefault="6121422A" w:rsidP="6121422A">
            <w:pPr>
              <w:jc w:val="center"/>
              <w:cnfStyle w:val="000000000000" w:firstRow="0" w:lastRow="0" w:firstColumn="0" w:lastColumn="0" w:oddVBand="0" w:evenVBand="0" w:oddHBand="0" w:evenHBand="0" w:firstRowFirstColumn="0" w:firstRowLastColumn="0" w:lastRowFirstColumn="0" w:lastRowLastColumn="0"/>
            </w:pPr>
            <w:r w:rsidRPr="00F55550">
              <w:rPr>
                <w:rFonts w:eastAsia="Arial" w:cstheme="minorHAnsi"/>
              </w:rPr>
              <w:t>3</w:t>
            </w:r>
          </w:p>
        </w:tc>
      </w:tr>
    </w:tbl>
    <w:p w14:paraId="608BDA92" w14:textId="4F95009C" w:rsidR="6121422A" w:rsidRDefault="006906C1" w:rsidP="00880C8A">
      <w:pPr>
        <w:pStyle w:val="CitadeTablas"/>
      </w:pPr>
      <w:bookmarkStart w:id="571" w:name="_Toc165126433"/>
      <w:r>
        <w:t>Sistema de mensajería – Cálculo del factor de ajuste</w:t>
      </w:r>
      <w:bookmarkEnd w:id="571"/>
    </w:p>
    <w:p w14:paraId="2BEA4126" w14:textId="30F27158" w:rsidR="6876B78B" w:rsidRDefault="4C0ACDEC" w:rsidP="00A12411">
      <w:pPr>
        <w:pStyle w:val="Ttulo5"/>
      </w:pPr>
      <w:bookmarkStart w:id="572" w:name="_Toc1966194159"/>
      <w:bookmarkStart w:id="573" w:name="_Toc164120914"/>
      <w:r>
        <w:t>Cálculo de los puntos función</w:t>
      </w:r>
      <w:bookmarkEnd w:id="572"/>
      <w:bookmarkEnd w:id="573"/>
    </w:p>
    <w:p w14:paraId="16A08A2E" w14:textId="1B532CD9" w:rsidR="36746951" w:rsidRDefault="36746951">
      <w:r>
        <w:t>Ahora con los datos sacados en los apartados anteriores podemos calcular los puntos función:</w:t>
      </w:r>
    </w:p>
    <w:tbl>
      <w:tblPr>
        <w:tblStyle w:val="Tablaconcuadrculaclara"/>
        <w:tblW w:w="0" w:type="auto"/>
        <w:tblLayout w:type="fixed"/>
        <w:tblLook w:val="06A0" w:firstRow="1" w:lastRow="0" w:firstColumn="1" w:lastColumn="0" w:noHBand="1" w:noVBand="1"/>
      </w:tblPr>
      <w:tblGrid>
        <w:gridCol w:w="4245"/>
        <w:gridCol w:w="4245"/>
      </w:tblGrid>
      <w:tr w:rsidR="6121422A" w14:paraId="3E92A681" w14:textId="77777777" w:rsidTr="00F55550">
        <w:trPr>
          <w:trHeight w:val="300"/>
        </w:trPr>
        <w:tc>
          <w:tcPr>
            <w:tcW w:w="4245" w:type="dxa"/>
            <w:shd w:val="clear" w:color="auto" w:fill="AEAAAA" w:themeFill="background2" w:themeFillShade="BF"/>
          </w:tcPr>
          <w:p w14:paraId="67FB4DC2" w14:textId="397EB9C0" w:rsidR="6121422A" w:rsidRPr="00F55550" w:rsidRDefault="6121422A" w:rsidP="6121422A">
            <w:pPr>
              <w:jc w:val="center"/>
              <w:rPr>
                <w:rFonts w:cstheme="minorHAnsi"/>
                <w:b/>
              </w:rPr>
            </w:pPr>
            <w:r w:rsidRPr="00F55550">
              <w:rPr>
                <w:rFonts w:cstheme="minorHAnsi"/>
                <w:b/>
              </w:rPr>
              <w:t>Variable</w:t>
            </w:r>
          </w:p>
        </w:tc>
        <w:tc>
          <w:tcPr>
            <w:tcW w:w="4245" w:type="dxa"/>
            <w:shd w:val="clear" w:color="auto" w:fill="AEAAAA" w:themeFill="background2" w:themeFillShade="BF"/>
          </w:tcPr>
          <w:p w14:paraId="313D0881" w14:textId="3DFFEEF9" w:rsidR="6121422A" w:rsidRPr="00F55550" w:rsidRDefault="6121422A" w:rsidP="6121422A">
            <w:pPr>
              <w:jc w:val="center"/>
              <w:rPr>
                <w:rFonts w:cstheme="minorHAnsi"/>
                <w:b/>
              </w:rPr>
            </w:pPr>
            <w:r w:rsidRPr="00F55550">
              <w:rPr>
                <w:rFonts w:cstheme="minorHAnsi"/>
                <w:b/>
              </w:rPr>
              <w:t>Valor</w:t>
            </w:r>
          </w:p>
        </w:tc>
      </w:tr>
      <w:tr w:rsidR="6121422A" w14:paraId="2FE87992" w14:textId="77777777" w:rsidTr="6121422A">
        <w:trPr>
          <w:trHeight w:val="300"/>
        </w:trPr>
        <w:tc>
          <w:tcPr>
            <w:tcW w:w="4245" w:type="dxa"/>
          </w:tcPr>
          <w:p w14:paraId="6FB09016" w14:textId="75832296" w:rsidR="6121422A" w:rsidRDefault="6121422A" w:rsidP="6121422A">
            <w:pPr>
              <w:jc w:val="center"/>
            </w:pPr>
            <w:r>
              <w:t>CF</w:t>
            </w:r>
          </w:p>
        </w:tc>
        <w:tc>
          <w:tcPr>
            <w:tcW w:w="4245" w:type="dxa"/>
          </w:tcPr>
          <w:p w14:paraId="2002650E" w14:textId="42C49F7D" w:rsidR="5EA726B0" w:rsidRDefault="5EA726B0" w:rsidP="6121422A">
            <w:pPr>
              <w:jc w:val="center"/>
            </w:pPr>
            <w:r>
              <w:t>58</w:t>
            </w:r>
          </w:p>
        </w:tc>
      </w:tr>
      <w:tr w:rsidR="6121422A" w14:paraId="4C273491" w14:textId="77777777" w:rsidTr="6121422A">
        <w:trPr>
          <w:trHeight w:val="300"/>
        </w:trPr>
        <w:tc>
          <w:tcPr>
            <w:tcW w:w="4245" w:type="dxa"/>
          </w:tcPr>
          <w:p w14:paraId="72BD9208" w14:textId="6CEAC931" w:rsidR="6121422A" w:rsidRDefault="6121422A" w:rsidP="6121422A">
            <w:pPr>
              <w:jc w:val="center"/>
            </w:pPr>
            <w:r w:rsidRPr="00F55550">
              <w:rPr>
                <w:rStyle w:val="hgkelc"/>
              </w:rPr>
              <w:t>Σ</w:t>
            </w:r>
            <w:r>
              <w:t xml:space="preserve"> factores de ajuste</w:t>
            </w:r>
          </w:p>
        </w:tc>
        <w:tc>
          <w:tcPr>
            <w:tcW w:w="4245" w:type="dxa"/>
          </w:tcPr>
          <w:p w14:paraId="7BA62811" w14:textId="7362AAB7" w:rsidR="068CE905" w:rsidRDefault="068CE905" w:rsidP="6121422A">
            <w:pPr>
              <w:jc w:val="center"/>
            </w:pPr>
            <w:r>
              <w:t>42</w:t>
            </w:r>
          </w:p>
        </w:tc>
      </w:tr>
      <w:tr w:rsidR="6121422A" w14:paraId="45D80144" w14:textId="77777777" w:rsidTr="6121422A">
        <w:trPr>
          <w:trHeight w:val="300"/>
        </w:trPr>
        <w:tc>
          <w:tcPr>
            <w:tcW w:w="4245" w:type="dxa"/>
          </w:tcPr>
          <w:p w14:paraId="6113B7CB" w14:textId="5CC8FDE7" w:rsidR="6121422A" w:rsidRDefault="6121422A" w:rsidP="6121422A">
            <w:pPr>
              <w:jc w:val="center"/>
            </w:pPr>
            <w:r>
              <w:t>C</w:t>
            </w:r>
            <w:r w:rsidRPr="00F55550">
              <w:rPr>
                <w:rFonts w:cstheme="minorHAnsi"/>
                <w:vertAlign w:val="subscript"/>
              </w:rPr>
              <w:t>k</w:t>
            </w:r>
          </w:p>
        </w:tc>
        <w:tc>
          <w:tcPr>
            <w:tcW w:w="4245" w:type="dxa"/>
          </w:tcPr>
          <w:p w14:paraId="1A670061" w14:textId="42D7F828" w:rsidR="6121422A" w:rsidRDefault="6121422A" w:rsidP="6121422A">
            <w:pPr>
              <w:jc w:val="center"/>
            </w:pPr>
            <w:r>
              <w:t>1</w:t>
            </w:r>
            <w:r w:rsidR="040EB05E">
              <w:t>,07</w:t>
            </w:r>
          </w:p>
        </w:tc>
      </w:tr>
      <w:tr w:rsidR="6121422A" w14:paraId="29FC4834" w14:textId="77777777" w:rsidTr="6121422A">
        <w:trPr>
          <w:trHeight w:val="300"/>
        </w:trPr>
        <w:tc>
          <w:tcPr>
            <w:tcW w:w="4245" w:type="dxa"/>
          </w:tcPr>
          <w:p w14:paraId="6C4F3693" w14:textId="7A2D054A" w:rsidR="6121422A" w:rsidRDefault="6121422A" w:rsidP="6121422A">
            <w:pPr>
              <w:jc w:val="center"/>
            </w:pPr>
            <w:r>
              <w:t>PF</w:t>
            </w:r>
          </w:p>
        </w:tc>
        <w:tc>
          <w:tcPr>
            <w:tcW w:w="4245" w:type="dxa"/>
          </w:tcPr>
          <w:p w14:paraId="590FDBA2" w14:textId="49BEDF03" w:rsidR="26F8A417" w:rsidRDefault="26F8A417" w:rsidP="6121422A">
            <w:pPr>
              <w:jc w:val="center"/>
            </w:pPr>
            <w:r>
              <w:t>62,06</w:t>
            </w:r>
          </w:p>
        </w:tc>
      </w:tr>
    </w:tbl>
    <w:p w14:paraId="2588A665" w14:textId="288639BC" w:rsidR="6121422A" w:rsidRDefault="006906C1" w:rsidP="00880C8A">
      <w:pPr>
        <w:pStyle w:val="CitadeTablas"/>
      </w:pPr>
      <w:bookmarkStart w:id="574" w:name="_Toc165126434"/>
      <w:r>
        <w:t>Sistema de mensajería – Cálculo de los puntos función</w:t>
      </w:r>
      <w:bookmarkEnd w:id="574"/>
    </w:p>
    <w:p w14:paraId="1452133B" w14:textId="0F7F0AEF" w:rsidR="1095F1A2" w:rsidRDefault="379269C1" w:rsidP="00971F70">
      <w:pPr>
        <w:pStyle w:val="Ttulo4"/>
      </w:pPr>
      <w:bookmarkStart w:id="575" w:name="_Toc1855758169"/>
      <w:bookmarkStart w:id="576" w:name="_Toc164120915"/>
      <w:r>
        <w:t>Módulo de Gestión de Usuarios</w:t>
      </w:r>
      <w:bookmarkEnd w:id="575"/>
      <w:bookmarkEnd w:id="576"/>
    </w:p>
    <w:p w14:paraId="6ED64EE8" w14:textId="370D8B66" w:rsidR="45837B76" w:rsidRDefault="4CE05867" w:rsidP="00A12411">
      <w:pPr>
        <w:pStyle w:val="Ttulo5"/>
      </w:pPr>
      <w:bookmarkStart w:id="577" w:name="_Toc1876290486"/>
      <w:bookmarkStart w:id="578" w:name="_Toc164120916"/>
      <w:r>
        <w:t>Identificación de las funciones</w:t>
      </w:r>
      <w:bookmarkEnd w:id="577"/>
      <w:bookmarkEnd w:id="578"/>
    </w:p>
    <w:p w14:paraId="7BBC9951" w14:textId="1EAAC513" w:rsidR="4640F1AA" w:rsidRDefault="4640F1AA" w:rsidP="6121422A">
      <w:r>
        <w:t>El módulo contiene las siguientes funciones:</w:t>
      </w:r>
    </w:p>
    <w:p w14:paraId="2A7429DF" w14:textId="442405E3" w:rsidR="6121422A" w:rsidRPr="00F55550" w:rsidRDefault="4BF0AC9E" w:rsidP="00777473">
      <w:pPr>
        <w:pStyle w:val="Prrafodelista"/>
        <w:numPr>
          <w:ilvl w:val="0"/>
          <w:numId w:val="85"/>
        </w:numPr>
        <w:rPr>
          <w:rFonts w:eastAsia="Aptos" w:cstheme="minorHAnsi"/>
          <w:u w:val="single"/>
        </w:rPr>
      </w:pPr>
      <w:r w:rsidRPr="00F55550">
        <w:rPr>
          <w:rFonts w:eastAsia="Aptos" w:cstheme="minorHAnsi"/>
          <w:b/>
        </w:rPr>
        <w:t>Visualizar Historial Clínico:</w:t>
      </w:r>
      <w:r w:rsidR="044F6A97" w:rsidRPr="00F55550">
        <w:rPr>
          <w:rFonts w:eastAsia="Aptos" w:cstheme="minorHAnsi"/>
        </w:rPr>
        <w:t xml:space="preserve"> Visualizar el historial clínico del paciente y de los familiares directos.</w:t>
      </w:r>
    </w:p>
    <w:p w14:paraId="75AE3481" w14:textId="7CF56E7D" w:rsidR="1506E827" w:rsidRPr="00F55550" w:rsidRDefault="415EBE39" w:rsidP="00777473">
      <w:pPr>
        <w:pStyle w:val="Prrafodelista"/>
        <w:numPr>
          <w:ilvl w:val="0"/>
          <w:numId w:val="85"/>
        </w:numPr>
        <w:rPr>
          <w:rFonts w:eastAsia="Aptos" w:cstheme="minorHAnsi"/>
          <w:u w:val="single"/>
        </w:rPr>
      </w:pPr>
      <w:r w:rsidRPr="00F55550">
        <w:rPr>
          <w:rFonts w:eastAsia="Aptos" w:cstheme="minorHAnsi"/>
          <w:b/>
        </w:rPr>
        <w:t>Listado de citas:</w:t>
      </w:r>
      <w:r w:rsidRPr="00F55550">
        <w:rPr>
          <w:rFonts w:eastAsia="Aptos" w:cstheme="minorHAnsi"/>
        </w:rPr>
        <w:t xml:space="preserve"> Listar las citas médicas del usuario.</w:t>
      </w:r>
    </w:p>
    <w:p w14:paraId="0112075D" w14:textId="43E9AFCD" w:rsidR="415EBE39" w:rsidRPr="00F55550" w:rsidRDefault="415EBE39" w:rsidP="00777473">
      <w:pPr>
        <w:pStyle w:val="Prrafodelista"/>
        <w:numPr>
          <w:ilvl w:val="0"/>
          <w:numId w:val="85"/>
        </w:numPr>
        <w:rPr>
          <w:rFonts w:eastAsia="Aptos" w:cstheme="minorHAnsi"/>
          <w:u w:val="single"/>
        </w:rPr>
      </w:pPr>
      <w:r w:rsidRPr="00F55550">
        <w:rPr>
          <w:rFonts w:eastAsia="Aptos" w:cstheme="minorHAnsi"/>
          <w:b/>
        </w:rPr>
        <w:t>Listado de pruebas:</w:t>
      </w:r>
      <w:r w:rsidRPr="00F55550">
        <w:rPr>
          <w:rFonts w:eastAsia="Aptos" w:cstheme="minorHAnsi"/>
        </w:rPr>
        <w:t xml:space="preserve"> Listar las pruebas de dichas citas.</w:t>
      </w:r>
    </w:p>
    <w:p w14:paraId="35A5937F" w14:textId="711BF6E1" w:rsidR="3493C250" w:rsidRPr="0055475E" w:rsidRDefault="415EBE39" w:rsidP="00777473">
      <w:pPr>
        <w:pStyle w:val="Prrafodelista"/>
        <w:numPr>
          <w:ilvl w:val="0"/>
          <w:numId w:val="85"/>
        </w:numPr>
        <w:rPr>
          <w:rFonts w:eastAsia="Aptos" w:cstheme="minorHAnsi"/>
          <w:bCs/>
        </w:rPr>
      </w:pPr>
      <w:r w:rsidRPr="00F55550">
        <w:rPr>
          <w:rFonts w:eastAsia="Aptos" w:cstheme="minorHAnsi"/>
          <w:b/>
        </w:rPr>
        <w:t>Visualización de una prueba especifica</w:t>
      </w:r>
      <w:r w:rsidR="0048087F">
        <w:rPr>
          <w:rFonts w:eastAsia="Aptos" w:cstheme="minorHAnsi"/>
          <w:b/>
        </w:rPr>
        <w:t xml:space="preserve">: </w:t>
      </w:r>
      <w:r w:rsidR="00BB59F0" w:rsidRPr="0055475E">
        <w:rPr>
          <w:rFonts w:eastAsia="Aptos" w:cstheme="minorHAnsi"/>
          <w:bCs/>
        </w:rPr>
        <w:t>Visualizar una prueba deseada por el operador</w:t>
      </w:r>
      <w:r w:rsidR="0055475E">
        <w:rPr>
          <w:rFonts w:eastAsia="Aptos" w:cstheme="minorHAnsi"/>
          <w:bCs/>
        </w:rPr>
        <w:t>.</w:t>
      </w:r>
    </w:p>
    <w:p w14:paraId="5A87757F" w14:textId="2A35C39C" w:rsidR="415EBE39" w:rsidRPr="00F55550" w:rsidRDefault="415EBE39" w:rsidP="00777473">
      <w:pPr>
        <w:pStyle w:val="Prrafodelista"/>
        <w:numPr>
          <w:ilvl w:val="0"/>
          <w:numId w:val="85"/>
        </w:numPr>
        <w:rPr>
          <w:rFonts w:eastAsia="Aptos" w:cstheme="minorHAnsi"/>
          <w:b/>
        </w:rPr>
      </w:pPr>
      <w:r w:rsidRPr="00F55550">
        <w:rPr>
          <w:rFonts w:eastAsia="Aptos" w:cstheme="minorHAnsi"/>
          <w:b/>
        </w:rPr>
        <w:lastRenderedPageBreak/>
        <w:t>Visualización de una cita específica</w:t>
      </w:r>
      <w:r w:rsidR="00BB59F0">
        <w:rPr>
          <w:rFonts w:eastAsia="Aptos" w:cstheme="minorHAnsi"/>
          <w:b/>
        </w:rPr>
        <w:t xml:space="preserve">: </w:t>
      </w:r>
      <w:r w:rsidR="00BB59F0">
        <w:rPr>
          <w:rFonts w:eastAsia="Aptos" w:cstheme="minorHAnsi"/>
          <w:bCs/>
        </w:rPr>
        <w:t>Visualizar una cita deseada por el operador</w:t>
      </w:r>
    </w:p>
    <w:p w14:paraId="46CA8222" w14:textId="14146BB4" w:rsidR="415EBE39" w:rsidRPr="00F55550" w:rsidRDefault="415EBE39" w:rsidP="00777473">
      <w:pPr>
        <w:pStyle w:val="Prrafodelista"/>
        <w:numPr>
          <w:ilvl w:val="0"/>
          <w:numId w:val="85"/>
        </w:numPr>
        <w:rPr>
          <w:rFonts w:eastAsia="Aptos" w:cstheme="minorHAnsi"/>
          <w:b/>
        </w:rPr>
      </w:pPr>
      <w:r w:rsidRPr="00F55550">
        <w:rPr>
          <w:rFonts w:eastAsia="Aptos" w:cstheme="minorHAnsi"/>
          <w:b/>
        </w:rPr>
        <w:t>Filtrar historial clínico por usuario</w:t>
      </w:r>
      <w:r w:rsidR="00BB59F0">
        <w:rPr>
          <w:rFonts w:eastAsia="Aptos" w:cstheme="minorHAnsi"/>
          <w:b/>
        </w:rPr>
        <w:t xml:space="preserve">: </w:t>
      </w:r>
      <w:r w:rsidR="00BB59F0">
        <w:rPr>
          <w:rFonts w:eastAsia="Aptos" w:cstheme="minorHAnsi"/>
          <w:bCs/>
        </w:rPr>
        <w:t xml:space="preserve">Filtrar </w:t>
      </w:r>
      <w:r w:rsidR="00AE09ED">
        <w:rPr>
          <w:rFonts w:eastAsia="Aptos" w:cstheme="minorHAnsi"/>
          <w:bCs/>
        </w:rPr>
        <w:t>el historial clínico en base al identificador del usuario</w:t>
      </w:r>
    </w:p>
    <w:p w14:paraId="7514A534" w14:textId="2B4403D1" w:rsidR="415EBE39" w:rsidRPr="00AE09ED" w:rsidRDefault="415EBE39" w:rsidP="00777473">
      <w:pPr>
        <w:pStyle w:val="Prrafodelista"/>
        <w:numPr>
          <w:ilvl w:val="0"/>
          <w:numId w:val="85"/>
        </w:numPr>
        <w:rPr>
          <w:rFonts w:eastAsia="Aptos" w:cstheme="minorHAnsi"/>
          <w:b/>
        </w:rPr>
      </w:pPr>
      <w:r w:rsidRPr="00AE09ED">
        <w:rPr>
          <w:rFonts w:eastAsia="Aptos" w:cstheme="minorHAnsi"/>
          <w:b/>
        </w:rPr>
        <w:t>Filtrar historial clínico por características</w:t>
      </w:r>
      <w:r w:rsidR="00AE09ED" w:rsidRPr="00AE09ED">
        <w:rPr>
          <w:rFonts w:eastAsia="Aptos" w:cstheme="minorHAnsi"/>
          <w:b/>
        </w:rPr>
        <w:t xml:space="preserve">: </w:t>
      </w:r>
      <w:r w:rsidR="00AE09ED" w:rsidRPr="00AE09ED">
        <w:rPr>
          <w:rFonts w:eastAsia="Aptos" w:cstheme="minorHAnsi"/>
          <w:bCs/>
        </w:rPr>
        <w:t>Filtrar el historial clínico en base a uno o más criteri</w:t>
      </w:r>
      <w:r w:rsidR="00AE09ED">
        <w:rPr>
          <w:rFonts w:eastAsia="Aptos" w:cstheme="minorHAnsi"/>
          <w:bCs/>
        </w:rPr>
        <w:t>os</w:t>
      </w:r>
    </w:p>
    <w:p w14:paraId="36F5A76A" w14:textId="098CE18B" w:rsidR="415EBE39" w:rsidRPr="00F55550" w:rsidRDefault="415EBE39" w:rsidP="00777473">
      <w:pPr>
        <w:pStyle w:val="Prrafodelista"/>
        <w:numPr>
          <w:ilvl w:val="0"/>
          <w:numId w:val="85"/>
        </w:numPr>
        <w:rPr>
          <w:rFonts w:eastAsia="Aptos" w:cstheme="minorHAnsi"/>
          <w:b/>
        </w:rPr>
      </w:pPr>
      <w:r w:rsidRPr="00F55550">
        <w:rPr>
          <w:rFonts w:eastAsia="Aptos" w:cstheme="minorHAnsi"/>
          <w:b/>
        </w:rPr>
        <w:t>Filtrar citas por características</w:t>
      </w:r>
      <w:r w:rsidR="00AE09ED">
        <w:rPr>
          <w:rFonts w:eastAsia="Aptos" w:cstheme="minorHAnsi"/>
          <w:b/>
        </w:rPr>
        <w:t xml:space="preserve">: </w:t>
      </w:r>
      <w:r w:rsidR="00AE09ED" w:rsidRPr="00AE09ED">
        <w:rPr>
          <w:rFonts w:eastAsia="Aptos" w:cstheme="minorHAnsi"/>
          <w:bCs/>
        </w:rPr>
        <w:t xml:space="preserve">Filtrar </w:t>
      </w:r>
      <w:r w:rsidR="00AE09ED">
        <w:rPr>
          <w:rFonts w:eastAsia="Aptos" w:cstheme="minorHAnsi"/>
          <w:bCs/>
        </w:rPr>
        <w:t xml:space="preserve">las citas </w:t>
      </w:r>
      <w:r w:rsidR="00AE09ED" w:rsidRPr="00AE09ED">
        <w:rPr>
          <w:rFonts w:eastAsia="Aptos" w:cstheme="minorHAnsi"/>
          <w:bCs/>
        </w:rPr>
        <w:t>en base a uno o más criteri</w:t>
      </w:r>
      <w:r w:rsidR="00AE09ED">
        <w:rPr>
          <w:rFonts w:eastAsia="Aptos" w:cstheme="minorHAnsi"/>
          <w:bCs/>
        </w:rPr>
        <w:t>os</w:t>
      </w:r>
    </w:p>
    <w:p w14:paraId="1652538C" w14:textId="1A1B39AF" w:rsidR="415EBE39" w:rsidRPr="00F55550" w:rsidRDefault="415EBE39" w:rsidP="00777473">
      <w:pPr>
        <w:pStyle w:val="Prrafodelista"/>
        <w:numPr>
          <w:ilvl w:val="0"/>
          <w:numId w:val="85"/>
        </w:numPr>
        <w:rPr>
          <w:rFonts w:eastAsia="Aptos" w:cstheme="minorHAnsi"/>
          <w:b/>
        </w:rPr>
      </w:pPr>
      <w:r w:rsidRPr="00F55550">
        <w:rPr>
          <w:rFonts w:eastAsia="Aptos" w:cstheme="minorHAnsi"/>
          <w:b/>
        </w:rPr>
        <w:t>Filtrar pruebas por características</w:t>
      </w:r>
      <w:r w:rsidR="00AE09ED">
        <w:rPr>
          <w:rFonts w:eastAsia="Aptos" w:cstheme="minorHAnsi"/>
          <w:b/>
        </w:rPr>
        <w:t xml:space="preserve">: </w:t>
      </w:r>
      <w:r w:rsidR="00AE09ED" w:rsidRPr="00AE09ED">
        <w:rPr>
          <w:rFonts w:eastAsia="Aptos" w:cstheme="minorHAnsi"/>
          <w:bCs/>
        </w:rPr>
        <w:t xml:space="preserve">Filtrar </w:t>
      </w:r>
      <w:r w:rsidR="00AE09ED">
        <w:rPr>
          <w:rFonts w:eastAsia="Aptos" w:cstheme="minorHAnsi"/>
          <w:bCs/>
        </w:rPr>
        <w:t xml:space="preserve">las pruebas </w:t>
      </w:r>
      <w:r w:rsidR="00AE09ED" w:rsidRPr="00AE09ED">
        <w:rPr>
          <w:rFonts w:eastAsia="Aptos" w:cstheme="minorHAnsi"/>
          <w:bCs/>
        </w:rPr>
        <w:t>en base a uno o más criteri</w:t>
      </w:r>
      <w:r w:rsidR="00AE09ED">
        <w:rPr>
          <w:rFonts w:eastAsia="Aptos" w:cstheme="minorHAnsi"/>
          <w:bCs/>
        </w:rPr>
        <w:t>os</w:t>
      </w:r>
    </w:p>
    <w:p w14:paraId="2FD12150" w14:textId="38D82795" w:rsidR="415EBE39" w:rsidRPr="00F55550" w:rsidRDefault="415EBE39" w:rsidP="00777473">
      <w:pPr>
        <w:pStyle w:val="Prrafodelista"/>
        <w:numPr>
          <w:ilvl w:val="0"/>
          <w:numId w:val="85"/>
        </w:numPr>
        <w:rPr>
          <w:rFonts w:eastAsia="Aptos" w:cstheme="minorHAnsi"/>
          <w:b/>
        </w:rPr>
      </w:pPr>
      <w:r w:rsidRPr="00F55550">
        <w:rPr>
          <w:rFonts w:eastAsia="Aptos" w:cstheme="minorHAnsi"/>
          <w:b/>
        </w:rPr>
        <w:t>Obtener datos de una cita en concreto</w:t>
      </w:r>
      <w:r w:rsidR="00AE09ED">
        <w:rPr>
          <w:rFonts w:eastAsia="Aptos" w:cstheme="minorHAnsi"/>
          <w:b/>
        </w:rPr>
        <w:t xml:space="preserve">: </w:t>
      </w:r>
      <w:r w:rsidR="00AE09ED">
        <w:rPr>
          <w:rFonts w:eastAsia="Aptos" w:cstheme="minorHAnsi"/>
          <w:bCs/>
        </w:rPr>
        <w:t>Obtener datos de una cita en concreto</w:t>
      </w:r>
    </w:p>
    <w:p w14:paraId="3A6F0600" w14:textId="4992F1B0" w:rsidR="415EBE39" w:rsidRPr="00F55550" w:rsidRDefault="415EBE39" w:rsidP="00777473">
      <w:pPr>
        <w:pStyle w:val="Prrafodelista"/>
        <w:numPr>
          <w:ilvl w:val="0"/>
          <w:numId w:val="85"/>
        </w:numPr>
        <w:rPr>
          <w:rFonts w:eastAsia="Aptos" w:cstheme="minorHAnsi"/>
          <w:b/>
        </w:rPr>
      </w:pPr>
      <w:r w:rsidRPr="00F55550">
        <w:rPr>
          <w:rFonts w:eastAsia="Aptos" w:cstheme="minorHAnsi"/>
          <w:b/>
        </w:rPr>
        <w:t>Obtener datos de una prueba en concreto</w:t>
      </w:r>
      <w:r w:rsidR="00AE09ED">
        <w:rPr>
          <w:rFonts w:eastAsia="Aptos" w:cstheme="minorHAnsi"/>
          <w:b/>
        </w:rPr>
        <w:t xml:space="preserve">: </w:t>
      </w:r>
      <w:r w:rsidR="00AE09ED">
        <w:rPr>
          <w:rFonts w:eastAsia="Aptos" w:cstheme="minorHAnsi"/>
          <w:bCs/>
        </w:rPr>
        <w:t>Obtener datos de una prueba en concreto</w:t>
      </w:r>
    </w:p>
    <w:p w14:paraId="7DF2E1AC" w14:textId="1FD7E493" w:rsidR="415EBE39" w:rsidRPr="00F55550" w:rsidRDefault="415EBE39" w:rsidP="00777473">
      <w:pPr>
        <w:pStyle w:val="Prrafodelista"/>
        <w:numPr>
          <w:ilvl w:val="0"/>
          <w:numId w:val="85"/>
        </w:numPr>
        <w:rPr>
          <w:rFonts w:eastAsia="Aptos" w:cstheme="minorHAnsi"/>
          <w:b/>
        </w:rPr>
      </w:pPr>
      <w:r w:rsidRPr="00F55550">
        <w:rPr>
          <w:rFonts w:eastAsia="Aptos" w:cstheme="minorHAnsi"/>
          <w:b/>
        </w:rPr>
        <w:t>Obtener datos de un historial clínico en concreto</w:t>
      </w:r>
      <w:r w:rsidR="00AE09ED">
        <w:rPr>
          <w:rFonts w:eastAsia="Aptos" w:cstheme="minorHAnsi"/>
          <w:b/>
        </w:rPr>
        <w:t xml:space="preserve">: </w:t>
      </w:r>
      <w:r w:rsidR="00AE09ED">
        <w:rPr>
          <w:rFonts w:eastAsia="Aptos" w:cstheme="minorHAnsi"/>
          <w:bCs/>
        </w:rPr>
        <w:t>Obtener datos de un historial clínico en concreto</w:t>
      </w:r>
    </w:p>
    <w:p w14:paraId="391861EA" w14:textId="426BD306" w:rsidR="3CD8FAD9" w:rsidRPr="00F55550" w:rsidRDefault="415EBE39" w:rsidP="00777473">
      <w:pPr>
        <w:pStyle w:val="Prrafodelista"/>
        <w:numPr>
          <w:ilvl w:val="0"/>
          <w:numId w:val="85"/>
        </w:numPr>
        <w:rPr>
          <w:rFonts w:eastAsia="Aptos" w:cstheme="minorHAnsi"/>
          <w:b/>
        </w:rPr>
      </w:pPr>
      <w:r w:rsidRPr="00F55550">
        <w:rPr>
          <w:rFonts w:eastAsia="Aptos" w:cstheme="minorHAnsi"/>
          <w:b/>
        </w:rPr>
        <w:t xml:space="preserve">Validar </w:t>
      </w:r>
      <w:r w:rsidR="007B3456" w:rsidRPr="00F55550">
        <w:rPr>
          <w:rFonts w:eastAsia="Aptos" w:cstheme="minorHAnsi"/>
          <w:b/>
        </w:rPr>
        <w:t>filtros historiales</w:t>
      </w:r>
      <w:r w:rsidRPr="00F55550">
        <w:rPr>
          <w:rFonts w:eastAsia="Aptos" w:cstheme="minorHAnsi"/>
          <w:b/>
        </w:rPr>
        <w:t xml:space="preserve"> clínico</w:t>
      </w:r>
      <w:r w:rsidR="00AE09ED">
        <w:rPr>
          <w:rFonts w:eastAsia="Aptos" w:cstheme="minorHAnsi"/>
          <w:b/>
        </w:rPr>
        <w:t xml:space="preserve">: </w:t>
      </w:r>
      <w:r w:rsidR="00AE09ED">
        <w:rPr>
          <w:rFonts w:eastAsia="Aptos" w:cstheme="minorHAnsi"/>
          <w:bCs/>
        </w:rPr>
        <w:t xml:space="preserve">Validar filtros de búsqueda de </w:t>
      </w:r>
      <w:r w:rsidR="0055475E">
        <w:rPr>
          <w:rFonts w:eastAsia="Aptos" w:cstheme="minorHAnsi"/>
          <w:bCs/>
        </w:rPr>
        <w:t>historial clínico.</w:t>
      </w:r>
    </w:p>
    <w:p w14:paraId="3883EB64" w14:textId="5A8D6874" w:rsidR="415EBE39" w:rsidRPr="00F55550" w:rsidRDefault="415EBE39" w:rsidP="00777473">
      <w:pPr>
        <w:pStyle w:val="Prrafodelista"/>
        <w:numPr>
          <w:ilvl w:val="0"/>
          <w:numId w:val="85"/>
        </w:numPr>
        <w:rPr>
          <w:rFonts w:eastAsia="Aptos" w:cstheme="minorHAnsi"/>
          <w:b/>
        </w:rPr>
      </w:pPr>
      <w:r w:rsidRPr="00F55550">
        <w:rPr>
          <w:rFonts w:eastAsia="Aptos" w:cstheme="minorHAnsi"/>
          <w:b/>
        </w:rPr>
        <w:t>Validar filtros citas</w:t>
      </w:r>
      <w:r w:rsidR="0055475E">
        <w:rPr>
          <w:rFonts w:eastAsia="Aptos" w:cstheme="minorHAnsi"/>
          <w:b/>
        </w:rPr>
        <w:t xml:space="preserve">: </w:t>
      </w:r>
      <w:r w:rsidR="0055475E">
        <w:rPr>
          <w:rFonts w:eastAsia="Aptos" w:cstheme="minorHAnsi"/>
          <w:bCs/>
        </w:rPr>
        <w:t>Validar filtros de búsqueda de las citas</w:t>
      </w:r>
    </w:p>
    <w:p w14:paraId="29063E08" w14:textId="38B22BF7" w:rsidR="415EBE39" w:rsidRPr="00F55550" w:rsidRDefault="415EBE39" w:rsidP="00777473">
      <w:pPr>
        <w:pStyle w:val="Prrafodelista"/>
        <w:numPr>
          <w:ilvl w:val="0"/>
          <w:numId w:val="85"/>
        </w:numPr>
        <w:rPr>
          <w:rFonts w:eastAsia="Aptos" w:cstheme="minorHAnsi"/>
          <w:b/>
        </w:rPr>
      </w:pPr>
      <w:r w:rsidRPr="00F55550">
        <w:rPr>
          <w:rFonts w:eastAsia="Aptos" w:cstheme="minorHAnsi"/>
          <w:b/>
        </w:rPr>
        <w:t>Validar filtros pruebas</w:t>
      </w:r>
      <w:r w:rsidR="0055475E">
        <w:rPr>
          <w:rFonts w:eastAsia="Aptos" w:cstheme="minorHAnsi"/>
          <w:b/>
        </w:rPr>
        <w:t xml:space="preserve">: </w:t>
      </w:r>
      <w:r w:rsidR="0055475E">
        <w:rPr>
          <w:rFonts w:eastAsia="Aptos" w:cstheme="minorHAnsi"/>
          <w:bCs/>
        </w:rPr>
        <w:t>Validar filtros de búsqueda de las pruebas</w:t>
      </w:r>
    </w:p>
    <w:p w14:paraId="5BAC8FC7" w14:textId="2B558097" w:rsidR="415EBE39" w:rsidRDefault="415EBE39" w:rsidP="0E695FC8">
      <w:pPr>
        <w:rPr>
          <w:rFonts w:eastAsiaTheme="minorEastAsia"/>
        </w:rPr>
      </w:pPr>
      <w:r w:rsidRPr="0E695FC8">
        <w:rPr>
          <w:rFonts w:eastAsiaTheme="minorEastAsia"/>
        </w:rPr>
        <w:t>Además, el módulo cuenta con los siguientes archivos de interfaces externas:</w:t>
      </w:r>
    </w:p>
    <w:p w14:paraId="2D02DF4A" w14:textId="365BE473" w:rsidR="415EBE39" w:rsidRPr="00F55550" w:rsidRDefault="415EBE39" w:rsidP="00777473">
      <w:pPr>
        <w:pStyle w:val="Prrafodelista"/>
        <w:numPr>
          <w:ilvl w:val="0"/>
          <w:numId w:val="77"/>
        </w:numPr>
        <w:shd w:val="clear" w:color="auto" w:fill="FFFFFF" w:themeFill="background1"/>
        <w:spacing w:before="220" w:after="220"/>
        <w:rPr>
          <w:rFonts w:eastAsia="Aptos" w:cstheme="minorHAnsi"/>
          <w:color w:val="000000" w:themeColor="text1"/>
        </w:rPr>
      </w:pPr>
      <w:r w:rsidRPr="00F55550">
        <w:rPr>
          <w:rFonts w:eastAsia="Aptos" w:cstheme="minorHAnsi"/>
          <w:color w:val="000000" w:themeColor="text1"/>
        </w:rPr>
        <w:t>Historial de resultados de pruebas/citas.</w:t>
      </w:r>
    </w:p>
    <w:p w14:paraId="5D99A33B" w14:textId="17E0B764" w:rsidR="415EBE39" w:rsidRPr="00F55550" w:rsidRDefault="415EBE39" w:rsidP="00777473">
      <w:pPr>
        <w:pStyle w:val="Prrafodelista"/>
        <w:numPr>
          <w:ilvl w:val="0"/>
          <w:numId w:val="77"/>
        </w:numPr>
        <w:rPr>
          <w:rFonts w:eastAsia="Aptos" w:cstheme="minorHAnsi"/>
          <w:color w:val="000000" w:themeColor="text1"/>
        </w:rPr>
      </w:pPr>
      <w:r w:rsidRPr="00F55550">
        <w:rPr>
          <w:rFonts w:eastAsia="Aptos" w:cstheme="minorHAnsi"/>
          <w:color w:val="000000" w:themeColor="text1"/>
        </w:rPr>
        <w:t>Historial de citas.</w:t>
      </w:r>
    </w:p>
    <w:p w14:paraId="29AE6221" w14:textId="3902E449" w:rsidR="415EBE39" w:rsidRPr="00F55550" w:rsidRDefault="415EBE39" w:rsidP="00777473">
      <w:pPr>
        <w:pStyle w:val="Prrafodelista"/>
        <w:numPr>
          <w:ilvl w:val="0"/>
          <w:numId w:val="77"/>
        </w:numPr>
        <w:rPr>
          <w:rFonts w:eastAsia="Aptos" w:cstheme="minorHAnsi"/>
          <w:color w:val="000000" w:themeColor="text1"/>
        </w:rPr>
      </w:pPr>
      <w:r w:rsidRPr="00F55550">
        <w:rPr>
          <w:rFonts w:eastAsia="Aptos" w:cstheme="minorHAnsi"/>
          <w:color w:val="000000" w:themeColor="text1"/>
        </w:rPr>
        <w:t>Historial clínico.</w:t>
      </w:r>
    </w:p>
    <w:p w14:paraId="669F2787" w14:textId="2BFCD388" w:rsidR="415EBE39" w:rsidRDefault="415EBE39" w:rsidP="0E695FC8">
      <w:pPr>
        <w:rPr>
          <w:rFonts w:eastAsiaTheme="minorEastAsia"/>
        </w:rPr>
      </w:pPr>
      <w:r w:rsidRPr="0E695FC8">
        <w:rPr>
          <w:rFonts w:eastAsiaTheme="minorEastAsia"/>
        </w:rPr>
        <w:t>Además, el módulo cuenta con las siguientes entradas externas:</w:t>
      </w:r>
    </w:p>
    <w:p w14:paraId="705EDCFE" w14:textId="6F2A6662" w:rsidR="415EBE39" w:rsidRDefault="415EBE39" w:rsidP="00777473">
      <w:pPr>
        <w:pStyle w:val="Prrafodelista"/>
        <w:numPr>
          <w:ilvl w:val="0"/>
          <w:numId w:val="76"/>
        </w:numPr>
      </w:pPr>
      <w:r w:rsidRPr="00F55550">
        <w:rPr>
          <w:rFonts w:eastAsia="Aptos" w:cstheme="minorHAnsi"/>
          <w:color w:val="000000" w:themeColor="text1"/>
        </w:rPr>
        <w:t>La búsqueda del servicio para ver la evolución del paciente en base a unas pruebas.</w:t>
      </w:r>
    </w:p>
    <w:p w14:paraId="5A12E484" w14:textId="75624D2C" w:rsidR="415EBE39" w:rsidRDefault="415EBE39" w:rsidP="0E695FC8">
      <w:pPr>
        <w:rPr>
          <w:rFonts w:eastAsiaTheme="minorEastAsia"/>
        </w:rPr>
      </w:pPr>
      <w:r w:rsidRPr="0E695FC8">
        <w:rPr>
          <w:rFonts w:eastAsiaTheme="minorEastAsia"/>
        </w:rPr>
        <w:t>Además, el módulo cuenta con las siguientes salidas externas:</w:t>
      </w:r>
    </w:p>
    <w:p w14:paraId="635AE0BC" w14:textId="44BE2471" w:rsidR="415EBE39" w:rsidRPr="00F55550" w:rsidRDefault="415EBE39" w:rsidP="00777473">
      <w:pPr>
        <w:pStyle w:val="Prrafodelista"/>
        <w:numPr>
          <w:ilvl w:val="0"/>
          <w:numId w:val="75"/>
        </w:numPr>
        <w:rPr>
          <w:rFonts w:eastAsia="Aptos" w:cstheme="minorHAnsi"/>
          <w:color w:val="000000" w:themeColor="text1"/>
        </w:rPr>
      </w:pPr>
      <w:r w:rsidRPr="00F55550">
        <w:rPr>
          <w:rFonts w:eastAsia="Aptos" w:cstheme="minorHAnsi"/>
          <w:color w:val="000000" w:themeColor="text1"/>
        </w:rPr>
        <w:t>Listado de citas</w:t>
      </w:r>
    </w:p>
    <w:p w14:paraId="11FA8497" w14:textId="20CB0D72" w:rsidR="415EBE39" w:rsidRPr="00F55550" w:rsidRDefault="415EBE39" w:rsidP="00777473">
      <w:pPr>
        <w:pStyle w:val="Prrafodelista"/>
        <w:numPr>
          <w:ilvl w:val="0"/>
          <w:numId w:val="75"/>
        </w:numPr>
        <w:rPr>
          <w:rFonts w:eastAsia="Aptos" w:cstheme="minorHAnsi"/>
          <w:color w:val="000000" w:themeColor="text1"/>
        </w:rPr>
      </w:pPr>
      <w:r w:rsidRPr="00F55550">
        <w:rPr>
          <w:rFonts w:eastAsia="Aptos" w:cstheme="minorHAnsi"/>
          <w:color w:val="000000" w:themeColor="text1"/>
        </w:rPr>
        <w:t>Listado de resultados de pruebas</w:t>
      </w:r>
    </w:p>
    <w:p w14:paraId="09C191CF" w14:textId="7122CA43" w:rsidR="415EBE39" w:rsidRPr="00F55550" w:rsidRDefault="415EBE39" w:rsidP="00777473">
      <w:pPr>
        <w:pStyle w:val="Prrafodelista"/>
        <w:numPr>
          <w:ilvl w:val="0"/>
          <w:numId w:val="75"/>
        </w:numPr>
        <w:rPr>
          <w:rFonts w:eastAsia="Aptos" w:cstheme="minorHAnsi"/>
          <w:color w:val="000000" w:themeColor="text1"/>
        </w:rPr>
      </w:pPr>
      <w:r w:rsidRPr="00F55550">
        <w:rPr>
          <w:rFonts w:eastAsia="Aptos" w:cstheme="minorHAnsi"/>
          <w:color w:val="000000" w:themeColor="text1"/>
        </w:rPr>
        <w:t>Detalles de las citas, de los resultados de pruebas y del historial clínico.</w:t>
      </w:r>
    </w:p>
    <w:p w14:paraId="729EF1FA" w14:textId="07DF24DB" w:rsidR="415EBE39" w:rsidRDefault="415EBE39" w:rsidP="0E695FC8">
      <w:pPr>
        <w:rPr>
          <w:rFonts w:eastAsiaTheme="minorEastAsia"/>
        </w:rPr>
      </w:pPr>
      <w:r w:rsidRPr="0E695FC8">
        <w:rPr>
          <w:rFonts w:eastAsiaTheme="minorEastAsia"/>
        </w:rPr>
        <w:t>Además, el módulo cuenta con las siguientes consultas externas:</w:t>
      </w:r>
    </w:p>
    <w:p w14:paraId="1D48A892" w14:textId="34EC95B0" w:rsidR="415EBE39" w:rsidRPr="00F55550" w:rsidRDefault="415EBE39" w:rsidP="00777473">
      <w:pPr>
        <w:pStyle w:val="Prrafodelista"/>
        <w:numPr>
          <w:ilvl w:val="0"/>
          <w:numId w:val="74"/>
        </w:numPr>
        <w:rPr>
          <w:rFonts w:eastAsia="Aptos" w:cstheme="minorHAnsi"/>
          <w:color w:val="000000" w:themeColor="text1"/>
        </w:rPr>
      </w:pPr>
      <w:r w:rsidRPr="00F55550">
        <w:rPr>
          <w:rFonts w:eastAsia="Aptos" w:cstheme="minorHAnsi"/>
          <w:color w:val="000000" w:themeColor="text1"/>
        </w:rPr>
        <w:t>Histórico de usuarios</w:t>
      </w:r>
    </w:p>
    <w:p w14:paraId="25C39E43" w14:textId="5C305DD0" w:rsidR="415EBE39" w:rsidRPr="00F55550" w:rsidRDefault="415EBE39" w:rsidP="00777473">
      <w:pPr>
        <w:pStyle w:val="Prrafodelista"/>
        <w:numPr>
          <w:ilvl w:val="0"/>
          <w:numId w:val="74"/>
        </w:numPr>
        <w:rPr>
          <w:rFonts w:eastAsia="Aptos" w:cstheme="minorHAnsi"/>
          <w:color w:val="000000" w:themeColor="text1"/>
        </w:rPr>
      </w:pPr>
      <w:r w:rsidRPr="00F55550">
        <w:rPr>
          <w:rFonts w:eastAsia="Aptos" w:cstheme="minorHAnsi"/>
          <w:color w:val="000000" w:themeColor="text1"/>
        </w:rPr>
        <w:t>Histórico de citas por usuario</w:t>
      </w:r>
    </w:p>
    <w:p w14:paraId="1D3CB468" w14:textId="32684E9C" w:rsidR="415EBE39" w:rsidRPr="00F55550" w:rsidRDefault="415EBE39" w:rsidP="00777473">
      <w:pPr>
        <w:pStyle w:val="Prrafodelista"/>
        <w:numPr>
          <w:ilvl w:val="0"/>
          <w:numId w:val="74"/>
        </w:numPr>
        <w:rPr>
          <w:rFonts w:eastAsia="Aptos" w:cstheme="minorHAnsi"/>
          <w:color w:val="000000" w:themeColor="text1"/>
        </w:rPr>
      </w:pPr>
      <w:r w:rsidRPr="00F55550">
        <w:rPr>
          <w:rFonts w:eastAsia="Aptos" w:cstheme="minorHAnsi"/>
          <w:color w:val="000000" w:themeColor="text1"/>
        </w:rPr>
        <w:t>Histórico de pruebas por usuario</w:t>
      </w:r>
    </w:p>
    <w:p w14:paraId="174BCBFA" w14:textId="0791DD63" w:rsidR="6B51F5E8" w:rsidRPr="00F55550" w:rsidRDefault="0B57A643" w:rsidP="00777473">
      <w:pPr>
        <w:pStyle w:val="Prrafodelista"/>
        <w:numPr>
          <w:ilvl w:val="0"/>
          <w:numId w:val="74"/>
        </w:numPr>
        <w:rPr>
          <w:rFonts w:eastAsia="Aptos" w:cstheme="minorHAnsi"/>
          <w:color w:val="000000" w:themeColor="text1"/>
        </w:rPr>
      </w:pPr>
      <w:r w:rsidRPr="00F55550">
        <w:rPr>
          <w:rFonts w:eastAsia="Aptos" w:cstheme="minorHAnsi"/>
          <w:color w:val="000000" w:themeColor="text1"/>
        </w:rPr>
        <w:t>Historial clínico de cada usuario.</w:t>
      </w:r>
    </w:p>
    <w:p w14:paraId="339BB2D7" w14:textId="77777777" w:rsidR="00794F37" w:rsidRDefault="00794F37">
      <w:pPr>
        <w:jc w:val="left"/>
        <w:rPr>
          <w:rFonts w:asciiTheme="majorHAnsi" w:eastAsiaTheme="majorEastAsia" w:hAnsiTheme="majorHAnsi" w:cstheme="majorBidi"/>
          <w:b/>
          <w:color w:val="000000" w:themeColor="text1"/>
          <w:sz w:val="24"/>
        </w:rPr>
      </w:pPr>
      <w:bookmarkStart w:id="579" w:name="_Toc459228486"/>
      <w:bookmarkStart w:id="580" w:name="_Toc164120917"/>
      <w:r>
        <w:br w:type="page"/>
      </w:r>
    </w:p>
    <w:p w14:paraId="6637D5D7" w14:textId="21BB904E" w:rsidR="45837B76" w:rsidRDefault="4CE05867" w:rsidP="00A12411">
      <w:pPr>
        <w:pStyle w:val="Ttulo5"/>
      </w:pPr>
      <w:r>
        <w:lastRenderedPageBreak/>
        <w:t>Clasificación de las funciones</w:t>
      </w:r>
      <w:bookmarkEnd w:id="579"/>
      <w:bookmarkEnd w:id="580"/>
    </w:p>
    <w:tbl>
      <w:tblPr>
        <w:tblStyle w:val="Tablaconcuadrcula4-nfasis3"/>
        <w:tblW w:w="0" w:type="auto"/>
        <w:tblLook w:val="06A0" w:firstRow="1" w:lastRow="0" w:firstColumn="1" w:lastColumn="0" w:noHBand="1" w:noVBand="1"/>
      </w:tblPr>
      <w:tblGrid>
        <w:gridCol w:w="568"/>
        <w:gridCol w:w="3117"/>
        <w:gridCol w:w="2739"/>
        <w:gridCol w:w="2070"/>
      </w:tblGrid>
      <w:tr w:rsidR="0E695FC8" w14:paraId="210299F5" w14:textId="77777777" w:rsidTr="00F55550">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68" w:type="dxa"/>
            <w:vAlign w:val="center"/>
          </w:tcPr>
          <w:p w14:paraId="53B1DE29" w14:textId="0BEBC00E" w:rsidR="0E695FC8" w:rsidRDefault="0E695FC8" w:rsidP="0E695FC8">
            <w:pPr>
              <w:jc w:val="center"/>
              <w:rPr>
                <w:color w:val="000000" w:themeColor="text1"/>
              </w:rPr>
            </w:pPr>
            <w:r w:rsidRPr="0E695FC8">
              <w:rPr>
                <w:color w:val="000000" w:themeColor="text1"/>
              </w:rPr>
              <w:t>N.º</w:t>
            </w:r>
          </w:p>
        </w:tc>
        <w:tc>
          <w:tcPr>
            <w:tcW w:w="3117" w:type="dxa"/>
            <w:vAlign w:val="center"/>
          </w:tcPr>
          <w:p w14:paraId="1C53ECCF" w14:textId="651F6A2D" w:rsidR="0E695FC8" w:rsidRDefault="0E695FC8" w:rsidP="0E695FC8">
            <w:pPr>
              <w:jc w:val="center"/>
              <w:cnfStyle w:val="100000000000" w:firstRow="1" w:lastRow="0" w:firstColumn="0" w:lastColumn="0" w:oddVBand="0" w:evenVBand="0" w:oddHBand="0" w:evenHBand="0" w:firstRowFirstColumn="0" w:firstRowLastColumn="0" w:lastRowFirstColumn="0" w:lastRowLastColumn="0"/>
              <w:rPr>
                <w:color w:val="000000" w:themeColor="text1"/>
              </w:rPr>
            </w:pPr>
            <w:r w:rsidRPr="0E695FC8">
              <w:rPr>
                <w:color w:val="000000" w:themeColor="text1"/>
              </w:rPr>
              <w:t>Función</w:t>
            </w:r>
          </w:p>
        </w:tc>
        <w:tc>
          <w:tcPr>
            <w:tcW w:w="2739" w:type="dxa"/>
            <w:vAlign w:val="center"/>
          </w:tcPr>
          <w:p w14:paraId="22730489" w14:textId="5431BE85" w:rsidR="0E695FC8" w:rsidRDefault="0E695FC8" w:rsidP="0E695FC8">
            <w:pPr>
              <w:jc w:val="center"/>
              <w:cnfStyle w:val="100000000000" w:firstRow="1" w:lastRow="0" w:firstColumn="0" w:lastColumn="0" w:oddVBand="0" w:evenVBand="0" w:oddHBand="0" w:evenHBand="0" w:firstRowFirstColumn="0" w:firstRowLastColumn="0" w:lastRowFirstColumn="0" w:lastRowLastColumn="0"/>
              <w:rPr>
                <w:color w:val="000000" w:themeColor="text1"/>
              </w:rPr>
            </w:pPr>
            <w:r w:rsidRPr="0E695FC8">
              <w:rPr>
                <w:color w:val="000000" w:themeColor="text1"/>
              </w:rPr>
              <w:t>Tipo función</w:t>
            </w:r>
          </w:p>
        </w:tc>
        <w:tc>
          <w:tcPr>
            <w:tcW w:w="2070" w:type="dxa"/>
            <w:vAlign w:val="center"/>
          </w:tcPr>
          <w:p w14:paraId="12AA1488" w14:textId="68E6650C" w:rsidR="0E695FC8" w:rsidRDefault="0E695FC8" w:rsidP="0E695FC8">
            <w:pPr>
              <w:jc w:val="center"/>
              <w:cnfStyle w:val="100000000000" w:firstRow="1" w:lastRow="0" w:firstColumn="0" w:lastColumn="0" w:oddVBand="0" w:evenVBand="0" w:oddHBand="0" w:evenHBand="0" w:firstRowFirstColumn="0" w:firstRowLastColumn="0" w:lastRowFirstColumn="0" w:lastRowLastColumn="0"/>
              <w:rPr>
                <w:color w:val="000000" w:themeColor="text1"/>
              </w:rPr>
            </w:pPr>
            <w:r w:rsidRPr="0E695FC8">
              <w:rPr>
                <w:color w:val="000000" w:themeColor="text1"/>
              </w:rPr>
              <w:t>Grado de la función</w:t>
            </w:r>
          </w:p>
        </w:tc>
      </w:tr>
      <w:tr w:rsidR="0E695FC8" w14:paraId="73CD1C78" w14:textId="77777777" w:rsidTr="00F55550">
        <w:trPr>
          <w:trHeight w:val="300"/>
        </w:trPr>
        <w:tc>
          <w:tcPr>
            <w:cnfStyle w:val="001000000000" w:firstRow="0" w:lastRow="0" w:firstColumn="1" w:lastColumn="0" w:oddVBand="0" w:evenVBand="0" w:oddHBand="0" w:evenHBand="0" w:firstRowFirstColumn="0" w:firstRowLastColumn="0" w:lastRowFirstColumn="0" w:lastRowLastColumn="0"/>
            <w:tcW w:w="568" w:type="dxa"/>
            <w:shd w:val="clear" w:color="auto" w:fill="FFFFFF" w:themeFill="background1"/>
            <w:vAlign w:val="center"/>
          </w:tcPr>
          <w:p w14:paraId="3FF56478" w14:textId="6F58EB40" w:rsidR="0E695FC8" w:rsidRDefault="0E695FC8" w:rsidP="00F55550">
            <w:pPr>
              <w:jc w:val="center"/>
            </w:pPr>
            <w:r w:rsidRPr="0013699B">
              <w:rPr>
                <w:rFonts w:eastAsia="Arial" w:cstheme="minorHAnsi"/>
                <w:b w:val="0"/>
              </w:rPr>
              <w:t>1</w:t>
            </w:r>
          </w:p>
        </w:tc>
        <w:tc>
          <w:tcPr>
            <w:tcW w:w="3117" w:type="dxa"/>
            <w:shd w:val="clear" w:color="auto" w:fill="FFFFFF" w:themeFill="background1"/>
            <w:vAlign w:val="center"/>
          </w:tcPr>
          <w:p w14:paraId="5B2D03FF" w14:textId="3D608DB9" w:rsidR="0E695FC8" w:rsidRPr="0013699B" w:rsidRDefault="0E695FC8" w:rsidP="00F55550">
            <w:pPr>
              <w:jc w:val="left"/>
              <w:cnfStyle w:val="000000000000" w:firstRow="0" w:lastRow="0" w:firstColumn="0" w:lastColumn="0" w:oddVBand="0" w:evenVBand="0" w:oddHBand="0" w:evenHBand="0" w:firstRowFirstColumn="0" w:firstRowLastColumn="0" w:lastRowFirstColumn="0" w:lastRowLastColumn="0"/>
              <w:rPr>
                <w:rFonts w:eastAsia="Arial" w:cstheme="minorHAnsi"/>
              </w:rPr>
            </w:pPr>
            <w:r w:rsidRPr="0013699B">
              <w:rPr>
                <w:rFonts w:eastAsia="Arial" w:cstheme="minorHAnsi"/>
              </w:rPr>
              <w:t xml:space="preserve">Visualizar Historial </w:t>
            </w:r>
            <w:r w:rsidR="07967F60" w:rsidRPr="0013699B">
              <w:rPr>
                <w:rFonts w:eastAsia="Arial" w:cstheme="minorHAnsi"/>
              </w:rPr>
              <w:t>Clínico</w:t>
            </w:r>
          </w:p>
        </w:tc>
        <w:tc>
          <w:tcPr>
            <w:tcW w:w="2739" w:type="dxa"/>
            <w:shd w:val="clear" w:color="auto" w:fill="FFFFFF" w:themeFill="background1"/>
            <w:vAlign w:val="center"/>
          </w:tcPr>
          <w:p w14:paraId="0B19E08B" w14:textId="6CF4B990" w:rsidR="0E695FC8" w:rsidRDefault="0E695FC8" w:rsidP="00F55550">
            <w:pPr>
              <w:jc w:val="left"/>
              <w:cnfStyle w:val="000000000000" w:firstRow="0" w:lastRow="0" w:firstColumn="0" w:lastColumn="0" w:oddVBand="0" w:evenVBand="0" w:oddHBand="0" w:evenHBand="0" w:firstRowFirstColumn="0" w:firstRowLastColumn="0" w:lastRowFirstColumn="0" w:lastRowLastColumn="0"/>
            </w:pPr>
            <w:r w:rsidRPr="0013699B">
              <w:rPr>
                <w:rFonts w:eastAsia="Arial" w:cstheme="minorHAnsi"/>
              </w:rPr>
              <w:t>Nº Salidas de usuario (OUT)</w:t>
            </w:r>
          </w:p>
        </w:tc>
        <w:tc>
          <w:tcPr>
            <w:tcW w:w="2070" w:type="dxa"/>
            <w:shd w:val="clear" w:color="auto" w:fill="FFFFFF" w:themeFill="background1"/>
            <w:vAlign w:val="center"/>
          </w:tcPr>
          <w:p w14:paraId="0422A6AE" w14:textId="101BA53F" w:rsidR="0E695FC8" w:rsidRDefault="0E695FC8" w:rsidP="00F55550">
            <w:pPr>
              <w:jc w:val="center"/>
              <w:cnfStyle w:val="000000000000" w:firstRow="0" w:lastRow="0" w:firstColumn="0" w:lastColumn="0" w:oddVBand="0" w:evenVBand="0" w:oddHBand="0" w:evenHBand="0" w:firstRowFirstColumn="0" w:firstRowLastColumn="0" w:lastRowFirstColumn="0" w:lastRowLastColumn="0"/>
            </w:pPr>
            <w:r w:rsidRPr="0013699B">
              <w:rPr>
                <w:rFonts w:eastAsia="Arial" w:cstheme="minorHAnsi"/>
              </w:rPr>
              <w:t>Medio</w:t>
            </w:r>
          </w:p>
        </w:tc>
      </w:tr>
      <w:tr w:rsidR="0E695FC8" w14:paraId="57AC1423" w14:textId="77777777" w:rsidTr="00F55550">
        <w:trPr>
          <w:trHeight w:val="300"/>
        </w:trPr>
        <w:tc>
          <w:tcPr>
            <w:cnfStyle w:val="001000000000" w:firstRow="0" w:lastRow="0" w:firstColumn="1" w:lastColumn="0" w:oddVBand="0" w:evenVBand="0" w:oddHBand="0" w:evenHBand="0" w:firstRowFirstColumn="0" w:firstRowLastColumn="0" w:lastRowFirstColumn="0" w:lastRowLastColumn="0"/>
            <w:tcW w:w="568" w:type="dxa"/>
            <w:shd w:val="clear" w:color="auto" w:fill="FFFFFF" w:themeFill="background1"/>
            <w:vAlign w:val="center"/>
          </w:tcPr>
          <w:p w14:paraId="747C4C73" w14:textId="60ACD81C" w:rsidR="0E695FC8" w:rsidRDefault="0E695FC8" w:rsidP="00F55550">
            <w:pPr>
              <w:jc w:val="center"/>
            </w:pPr>
            <w:r w:rsidRPr="0013699B">
              <w:rPr>
                <w:rFonts w:eastAsia="Arial" w:cstheme="minorHAnsi"/>
                <w:b w:val="0"/>
              </w:rPr>
              <w:t>2</w:t>
            </w:r>
          </w:p>
        </w:tc>
        <w:tc>
          <w:tcPr>
            <w:tcW w:w="3117" w:type="dxa"/>
            <w:shd w:val="clear" w:color="auto" w:fill="FFFFFF" w:themeFill="background1"/>
            <w:vAlign w:val="center"/>
          </w:tcPr>
          <w:p w14:paraId="76EFAB48" w14:textId="6B50982D" w:rsidR="0E695FC8" w:rsidRDefault="0E695FC8" w:rsidP="00F55550">
            <w:pPr>
              <w:jc w:val="left"/>
              <w:cnfStyle w:val="000000000000" w:firstRow="0" w:lastRow="0" w:firstColumn="0" w:lastColumn="0" w:oddVBand="0" w:evenVBand="0" w:oddHBand="0" w:evenHBand="0" w:firstRowFirstColumn="0" w:firstRowLastColumn="0" w:lastRowFirstColumn="0" w:lastRowLastColumn="0"/>
            </w:pPr>
            <w:r w:rsidRPr="0013699B">
              <w:rPr>
                <w:rFonts w:eastAsia="Arial" w:cstheme="minorHAnsi"/>
              </w:rPr>
              <w:t>Listado de citas</w:t>
            </w:r>
          </w:p>
        </w:tc>
        <w:tc>
          <w:tcPr>
            <w:tcW w:w="2739" w:type="dxa"/>
            <w:shd w:val="clear" w:color="auto" w:fill="FFFFFF" w:themeFill="background1"/>
            <w:vAlign w:val="center"/>
          </w:tcPr>
          <w:p w14:paraId="264F4142" w14:textId="297E933A" w:rsidR="0E695FC8" w:rsidRDefault="0E695FC8" w:rsidP="00F55550">
            <w:pPr>
              <w:jc w:val="left"/>
              <w:cnfStyle w:val="000000000000" w:firstRow="0" w:lastRow="0" w:firstColumn="0" w:lastColumn="0" w:oddVBand="0" w:evenVBand="0" w:oddHBand="0" w:evenHBand="0" w:firstRowFirstColumn="0" w:firstRowLastColumn="0" w:lastRowFirstColumn="0" w:lastRowLastColumn="0"/>
            </w:pPr>
            <w:r w:rsidRPr="0013699B">
              <w:rPr>
                <w:rFonts w:eastAsia="Arial" w:cstheme="minorHAnsi"/>
              </w:rPr>
              <w:t>Nº Salidas de usuario (OUT)</w:t>
            </w:r>
          </w:p>
        </w:tc>
        <w:tc>
          <w:tcPr>
            <w:tcW w:w="2070" w:type="dxa"/>
            <w:shd w:val="clear" w:color="auto" w:fill="FFFFFF" w:themeFill="background1"/>
            <w:vAlign w:val="center"/>
          </w:tcPr>
          <w:p w14:paraId="38AE9C49" w14:textId="234DF530" w:rsidR="0E695FC8" w:rsidRDefault="0E695FC8" w:rsidP="00F55550">
            <w:pPr>
              <w:jc w:val="center"/>
              <w:cnfStyle w:val="000000000000" w:firstRow="0" w:lastRow="0" w:firstColumn="0" w:lastColumn="0" w:oddVBand="0" w:evenVBand="0" w:oddHBand="0" w:evenHBand="0" w:firstRowFirstColumn="0" w:firstRowLastColumn="0" w:lastRowFirstColumn="0" w:lastRowLastColumn="0"/>
            </w:pPr>
            <w:r w:rsidRPr="0013699B">
              <w:rPr>
                <w:rFonts w:eastAsia="Arial" w:cstheme="minorHAnsi"/>
              </w:rPr>
              <w:t>Elemental</w:t>
            </w:r>
          </w:p>
        </w:tc>
      </w:tr>
      <w:tr w:rsidR="0E695FC8" w14:paraId="0793C366" w14:textId="77777777" w:rsidTr="00F55550">
        <w:trPr>
          <w:trHeight w:val="300"/>
        </w:trPr>
        <w:tc>
          <w:tcPr>
            <w:cnfStyle w:val="001000000000" w:firstRow="0" w:lastRow="0" w:firstColumn="1" w:lastColumn="0" w:oddVBand="0" w:evenVBand="0" w:oddHBand="0" w:evenHBand="0" w:firstRowFirstColumn="0" w:firstRowLastColumn="0" w:lastRowFirstColumn="0" w:lastRowLastColumn="0"/>
            <w:tcW w:w="568" w:type="dxa"/>
            <w:shd w:val="clear" w:color="auto" w:fill="FFFFFF" w:themeFill="background1"/>
            <w:vAlign w:val="center"/>
          </w:tcPr>
          <w:p w14:paraId="57AD530B" w14:textId="7D732FE7" w:rsidR="0E695FC8" w:rsidRDefault="0E695FC8" w:rsidP="00F55550">
            <w:pPr>
              <w:jc w:val="center"/>
            </w:pPr>
            <w:r w:rsidRPr="0013699B">
              <w:rPr>
                <w:rFonts w:eastAsia="Arial" w:cstheme="minorHAnsi"/>
                <w:b w:val="0"/>
              </w:rPr>
              <w:t>3</w:t>
            </w:r>
          </w:p>
        </w:tc>
        <w:tc>
          <w:tcPr>
            <w:tcW w:w="3117" w:type="dxa"/>
            <w:shd w:val="clear" w:color="auto" w:fill="FFFFFF" w:themeFill="background1"/>
            <w:vAlign w:val="center"/>
          </w:tcPr>
          <w:p w14:paraId="5441F329" w14:textId="76561D46" w:rsidR="0E695FC8" w:rsidRDefault="0E695FC8" w:rsidP="00F55550">
            <w:pPr>
              <w:jc w:val="left"/>
              <w:cnfStyle w:val="000000000000" w:firstRow="0" w:lastRow="0" w:firstColumn="0" w:lastColumn="0" w:oddVBand="0" w:evenVBand="0" w:oddHBand="0" w:evenHBand="0" w:firstRowFirstColumn="0" w:firstRowLastColumn="0" w:lastRowFirstColumn="0" w:lastRowLastColumn="0"/>
            </w:pPr>
            <w:r w:rsidRPr="0013699B">
              <w:rPr>
                <w:rFonts w:eastAsia="Arial" w:cstheme="minorHAnsi"/>
              </w:rPr>
              <w:t>Listado de pruebas</w:t>
            </w:r>
          </w:p>
        </w:tc>
        <w:tc>
          <w:tcPr>
            <w:tcW w:w="2739" w:type="dxa"/>
            <w:shd w:val="clear" w:color="auto" w:fill="FFFFFF" w:themeFill="background1"/>
            <w:vAlign w:val="center"/>
          </w:tcPr>
          <w:p w14:paraId="46C8238C" w14:textId="6B040557" w:rsidR="0E695FC8" w:rsidRDefault="0E695FC8" w:rsidP="00F55550">
            <w:pPr>
              <w:jc w:val="left"/>
              <w:cnfStyle w:val="000000000000" w:firstRow="0" w:lastRow="0" w:firstColumn="0" w:lastColumn="0" w:oddVBand="0" w:evenVBand="0" w:oddHBand="0" w:evenHBand="0" w:firstRowFirstColumn="0" w:firstRowLastColumn="0" w:lastRowFirstColumn="0" w:lastRowLastColumn="0"/>
            </w:pPr>
            <w:r w:rsidRPr="0013699B">
              <w:rPr>
                <w:rFonts w:eastAsia="Arial" w:cstheme="minorHAnsi"/>
              </w:rPr>
              <w:t>Nº Salidas de usuario (OUT)</w:t>
            </w:r>
          </w:p>
        </w:tc>
        <w:tc>
          <w:tcPr>
            <w:tcW w:w="2070" w:type="dxa"/>
            <w:shd w:val="clear" w:color="auto" w:fill="FFFFFF" w:themeFill="background1"/>
            <w:vAlign w:val="center"/>
          </w:tcPr>
          <w:p w14:paraId="4AE8AC3A" w14:textId="1E1152B1" w:rsidR="0E695FC8" w:rsidRDefault="0E695FC8" w:rsidP="00F55550">
            <w:pPr>
              <w:jc w:val="center"/>
              <w:cnfStyle w:val="000000000000" w:firstRow="0" w:lastRow="0" w:firstColumn="0" w:lastColumn="0" w:oddVBand="0" w:evenVBand="0" w:oddHBand="0" w:evenHBand="0" w:firstRowFirstColumn="0" w:firstRowLastColumn="0" w:lastRowFirstColumn="0" w:lastRowLastColumn="0"/>
            </w:pPr>
            <w:r w:rsidRPr="0013699B">
              <w:rPr>
                <w:rFonts w:eastAsia="Arial" w:cstheme="minorHAnsi"/>
              </w:rPr>
              <w:t>Elemental</w:t>
            </w:r>
          </w:p>
        </w:tc>
      </w:tr>
      <w:tr w:rsidR="0E695FC8" w14:paraId="580CBE0D" w14:textId="77777777" w:rsidTr="00F55550">
        <w:trPr>
          <w:trHeight w:val="300"/>
        </w:trPr>
        <w:tc>
          <w:tcPr>
            <w:cnfStyle w:val="001000000000" w:firstRow="0" w:lastRow="0" w:firstColumn="1" w:lastColumn="0" w:oddVBand="0" w:evenVBand="0" w:oddHBand="0" w:evenHBand="0" w:firstRowFirstColumn="0" w:firstRowLastColumn="0" w:lastRowFirstColumn="0" w:lastRowLastColumn="0"/>
            <w:tcW w:w="568" w:type="dxa"/>
            <w:shd w:val="clear" w:color="auto" w:fill="FFFFFF" w:themeFill="background1"/>
            <w:vAlign w:val="center"/>
          </w:tcPr>
          <w:p w14:paraId="72AC5462" w14:textId="55104561" w:rsidR="0E695FC8" w:rsidRDefault="0E695FC8" w:rsidP="00F55550">
            <w:pPr>
              <w:jc w:val="center"/>
            </w:pPr>
            <w:r w:rsidRPr="0013699B">
              <w:rPr>
                <w:rFonts w:eastAsia="Arial" w:cstheme="minorHAnsi"/>
                <w:b w:val="0"/>
              </w:rPr>
              <w:t>4</w:t>
            </w:r>
          </w:p>
        </w:tc>
        <w:tc>
          <w:tcPr>
            <w:tcW w:w="3117" w:type="dxa"/>
            <w:shd w:val="clear" w:color="auto" w:fill="FFFFFF" w:themeFill="background1"/>
            <w:vAlign w:val="center"/>
          </w:tcPr>
          <w:p w14:paraId="3D05F00B" w14:textId="16AF99DA" w:rsidR="7AD007A9" w:rsidRDefault="7AD007A9" w:rsidP="00F55550">
            <w:pPr>
              <w:jc w:val="left"/>
              <w:cnfStyle w:val="000000000000" w:firstRow="0" w:lastRow="0" w:firstColumn="0" w:lastColumn="0" w:oddVBand="0" w:evenVBand="0" w:oddHBand="0" w:evenHBand="0" w:firstRowFirstColumn="0" w:firstRowLastColumn="0" w:lastRowFirstColumn="0" w:lastRowLastColumn="0"/>
            </w:pPr>
            <w:r w:rsidRPr="0013699B">
              <w:rPr>
                <w:rFonts w:eastAsia="Aptos" w:cstheme="minorHAnsi"/>
              </w:rPr>
              <w:t>Visualización</w:t>
            </w:r>
            <w:r w:rsidR="0E695FC8" w:rsidRPr="0013699B">
              <w:rPr>
                <w:rFonts w:eastAsia="Aptos" w:cstheme="minorHAnsi"/>
              </w:rPr>
              <w:t xml:space="preserve"> de una prueba especifica</w:t>
            </w:r>
          </w:p>
        </w:tc>
        <w:tc>
          <w:tcPr>
            <w:tcW w:w="2739" w:type="dxa"/>
            <w:shd w:val="clear" w:color="auto" w:fill="FFFFFF" w:themeFill="background1"/>
            <w:vAlign w:val="center"/>
          </w:tcPr>
          <w:p w14:paraId="4DDBA107" w14:textId="323FCC26" w:rsidR="0E695FC8" w:rsidRDefault="0E695FC8" w:rsidP="00F55550">
            <w:pPr>
              <w:jc w:val="left"/>
              <w:cnfStyle w:val="000000000000" w:firstRow="0" w:lastRow="0" w:firstColumn="0" w:lastColumn="0" w:oddVBand="0" w:evenVBand="0" w:oddHBand="0" w:evenHBand="0" w:firstRowFirstColumn="0" w:firstRowLastColumn="0" w:lastRowFirstColumn="0" w:lastRowLastColumn="0"/>
            </w:pPr>
            <w:r w:rsidRPr="0013699B">
              <w:rPr>
                <w:rFonts w:eastAsia="Arial" w:cstheme="minorHAnsi"/>
              </w:rPr>
              <w:t>Nº Salidas de usuario (OUT)</w:t>
            </w:r>
          </w:p>
        </w:tc>
        <w:tc>
          <w:tcPr>
            <w:tcW w:w="2070" w:type="dxa"/>
            <w:shd w:val="clear" w:color="auto" w:fill="FFFFFF" w:themeFill="background1"/>
            <w:vAlign w:val="center"/>
          </w:tcPr>
          <w:p w14:paraId="7BAEBD7B" w14:textId="0CF7D5B5" w:rsidR="0E695FC8" w:rsidRDefault="0E695FC8" w:rsidP="00F55550">
            <w:pPr>
              <w:jc w:val="center"/>
              <w:cnfStyle w:val="000000000000" w:firstRow="0" w:lastRow="0" w:firstColumn="0" w:lastColumn="0" w:oddVBand="0" w:evenVBand="0" w:oddHBand="0" w:evenHBand="0" w:firstRowFirstColumn="0" w:firstRowLastColumn="0" w:lastRowFirstColumn="0" w:lastRowLastColumn="0"/>
            </w:pPr>
            <w:r w:rsidRPr="0013699B">
              <w:rPr>
                <w:rFonts w:eastAsia="Arial" w:cstheme="minorHAnsi"/>
              </w:rPr>
              <w:t>Elemental</w:t>
            </w:r>
          </w:p>
        </w:tc>
      </w:tr>
      <w:tr w:rsidR="0E695FC8" w14:paraId="07D5E251" w14:textId="77777777" w:rsidTr="00F55550">
        <w:trPr>
          <w:trHeight w:val="300"/>
        </w:trPr>
        <w:tc>
          <w:tcPr>
            <w:cnfStyle w:val="001000000000" w:firstRow="0" w:lastRow="0" w:firstColumn="1" w:lastColumn="0" w:oddVBand="0" w:evenVBand="0" w:oddHBand="0" w:evenHBand="0" w:firstRowFirstColumn="0" w:firstRowLastColumn="0" w:lastRowFirstColumn="0" w:lastRowLastColumn="0"/>
            <w:tcW w:w="568" w:type="dxa"/>
            <w:shd w:val="clear" w:color="auto" w:fill="FFFFFF" w:themeFill="background1"/>
            <w:vAlign w:val="center"/>
          </w:tcPr>
          <w:p w14:paraId="01F06DF4" w14:textId="7685C233" w:rsidR="0E695FC8" w:rsidRDefault="0E695FC8" w:rsidP="00F55550">
            <w:pPr>
              <w:jc w:val="center"/>
            </w:pPr>
            <w:r w:rsidRPr="0013699B">
              <w:rPr>
                <w:rFonts w:eastAsia="Arial" w:cstheme="minorHAnsi"/>
                <w:b w:val="0"/>
              </w:rPr>
              <w:t>5</w:t>
            </w:r>
          </w:p>
        </w:tc>
        <w:tc>
          <w:tcPr>
            <w:tcW w:w="3117" w:type="dxa"/>
            <w:shd w:val="clear" w:color="auto" w:fill="FFFFFF" w:themeFill="background1"/>
            <w:vAlign w:val="center"/>
          </w:tcPr>
          <w:p w14:paraId="3F25E27C" w14:textId="1B032235" w:rsidR="52C46A8B" w:rsidRDefault="52C46A8B" w:rsidP="00F55550">
            <w:pPr>
              <w:jc w:val="left"/>
              <w:cnfStyle w:val="000000000000" w:firstRow="0" w:lastRow="0" w:firstColumn="0" w:lastColumn="0" w:oddVBand="0" w:evenVBand="0" w:oddHBand="0" w:evenHBand="0" w:firstRowFirstColumn="0" w:firstRowLastColumn="0" w:lastRowFirstColumn="0" w:lastRowLastColumn="0"/>
            </w:pPr>
            <w:r w:rsidRPr="0013699B">
              <w:rPr>
                <w:rFonts w:eastAsia="Aptos" w:cstheme="minorHAnsi"/>
              </w:rPr>
              <w:t>Visualización</w:t>
            </w:r>
            <w:r w:rsidR="0E695FC8" w:rsidRPr="0013699B">
              <w:rPr>
                <w:rFonts w:eastAsia="Aptos" w:cstheme="minorHAnsi"/>
              </w:rPr>
              <w:t xml:space="preserve"> de una cita especifica</w:t>
            </w:r>
          </w:p>
        </w:tc>
        <w:tc>
          <w:tcPr>
            <w:tcW w:w="2739" w:type="dxa"/>
            <w:shd w:val="clear" w:color="auto" w:fill="FFFFFF" w:themeFill="background1"/>
            <w:vAlign w:val="center"/>
          </w:tcPr>
          <w:p w14:paraId="0A787ECD" w14:textId="5880D0C8" w:rsidR="0E695FC8" w:rsidRDefault="0E695FC8" w:rsidP="00F55550">
            <w:pPr>
              <w:jc w:val="left"/>
              <w:cnfStyle w:val="000000000000" w:firstRow="0" w:lastRow="0" w:firstColumn="0" w:lastColumn="0" w:oddVBand="0" w:evenVBand="0" w:oddHBand="0" w:evenHBand="0" w:firstRowFirstColumn="0" w:firstRowLastColumn="0" w:lastRowFirstColumn="0" w:lastRowLastColumn="0"/>
            </w:pPr>
            <w:r w:rsidRPr="0013699B">
              <w:rPr>
                <w:rFonts w:eastAsia="Arial" w:cstheme="minorHAnsi"/>
              </w:rPr>
              <w:t>Nº Salidas de usuario (OUT)</w:t>
            </w:r>
          </w:p>
        </w:tc>
        <w:tc>
          <w:tcPr>
            <w:tcW w:w="2070" w:type="dxa"/>
            <w:shd w:val="clear" w:color="auto" w:fill="FFFFFF" w:themeFill="background1"/>
            <w:vAlign w:val="center"/>
          </w:tcPr>
          <w:p w14:paraId="72D65C70" w14:textId="6241F76E" w:rsidR="0E695FC8" w:rsidRDefault="0E695FC8" w:rsidP="00F55550">
            <w:pPr>
              <w:jc w:val="center"/>
              <w:cnfStyle w:val="000000000000" w:firstRow="0" w:lastRow="0" w:firstColumn="0" w:lastColumn="0" w:oddVBand="0" w:evenVBand="0" w:oddHBand="0" w:evenHBand="0" w:firstRowFirstColumn="0" w:firstRowLastColumn="0" w:lastRowFirstColumn="0" w:lastRowLastColumn="0"/>
            </w:pPr>
            <w:r w:rsidRPr="0013699B">
              <w:rPr>
                <w:rFonts w:eastAsia="Arial" w:cstheme="minorHAnsi"/>
              </w:rPr>
              <w:t>Elemental</w:t>
            </w:r>
          </w:p>
        </w:tc>
      </w:tr>
      <w:tr w:rsidR="0E695FC8" w14:paraId="6A67B396" w14:textId="77777777" w:rsidTr="00F55550">
        <w:trPr>
          <w:trHeight w:val="300"/>
        </w:trPr>
        <w:tc>
          <w:tcPr>
            <w:cnfStyle w:val="001000000000" w:firstRow="0" w:lastRow="0" w:firstColumn="1" w:lastColumn="0" w:oddVBand="0" w:evenVBand="0" w:oddHBand="0" w:evenHBand="0" w:firstRowFirstColumn="0" w:firstRowLastColumn="0" w:lastRowFirstColumn="0" w:lastRowLastColumn="0"/>
            <w:tcW w:w="568" w:type="dxa"/>
            <w:shd w:val="clear" w:color="auto" w:fill="FFFFFF" w:themeFill="background1"/>
            <w:vAlign w:val="center"/>
          </w:tcPr>
          <w:p w14:paraId="280A14CC" w14:textId="742A9E4C" w:rsidR="0E695FC8" w:rsidRDefault="0E695FC8" w:rsidP="00F55550">
            <w:pPr>
              <w:jc w:val="center"/>
            </w:pPr>
            <w:r w:rsidRPr="0013699B">
              <w:rPr>
                <w:rFonts w:eastAsia="Arial" w:cstheme="minorHAnsi"/>
                <w:b w:val="0"/>
              </w:rPr>
              <w:t>6</w:t>
            </w:r>
          </w:p>
        </w:tc>
        <w:tc>
          <w:tcPr>
            <w:tcW w:w="3117" w:type="dxa"/>
            <w:shd w:val="clear" w:color="auto" w:fill="FFFFFF" w:themeFill="background1"/>
            <w:vAlign w:val="center"/>
          </w:tcPr>
          <w:p w14:paraId="01C1F06D" w14:textId="1258B1C0" w:rsidR="0E695FC8" w:rsidRDefault="0E695FC8" w:rsidP="00F55550">
            <w:pPr>
              <w:jc w:val="left"/>
              <w:cnfStyle w:val="000000000000" w:firstRow="0" w:lastRow="0" w:firstColumn="0" w:lastColumn="0" w:oddVBand="0" w:evenVBand="0" w:oddHBand="0" w:evenHBand="0" w:firstRowFirstColumn="0" w:firstRowLastColumn="0" w:lastRowFirstColumn="0" w:lastRowLastColumn="0"/>
            </w:pPr>
            <w:r w:rsidRPr="0013699B">
              <w:rPr>
                <w:rFonts w:eastAsia="Arial" w:cstheme="minorHAnsi"/>
              </w:rPr>
              <w:t xml:space="preserve">Filtrar historial </w:t>
            </w:r>
            <w:r w:rsidR="0D328DAC" w:rsidRPr="0013699B">
              <w:rPr>
                <w:rFonts w:eastAsia="Arial" w:cstheme="minorHAnsi"/>
              </w:rPr>
              <w:t>clínico</w:t>
            </w:r>
            <w:r w:rsidRPr="0013699B">
              <w:rPr>
                <w:rFonts w:eastAsia="Arial" w:cstheme="minorHAnsi"/>
              </w:rPr>
              <w:t xml:space="preserve"> por usuario</w:t>
            </w:r>
          </w:p>
        </w:tc>
        <w:tc>
          <w:tcPr>
            <w:tcW w:w="2739" w:type="dxa"/>
            <w:shd w:val="clear" w:color="auto" w:fill="FFFFFF" w:themeFill="background1"/>
            <w:vAlign w:val="center"/>
          </w:tcPr>
          <w:p w14:paraId="295B9697" w14:textId="302089D9" w:rsidR="0E695FC8" w:rsidRDefault="0E695FC8" w:rsidP="00F55550">
            <w:pPr>
              <w:jc w:val="left"/>
              <w:cnfStyle w:val="000000000000" w:firstRow="0" w:lastRow="0" w:firstColumn="0" w:lastColumn="0" w:oddVBand="0" w:evenVBand="0" w:oddHBand="0" w:evenHBand="0" w:firstRowFirstColumn="0" w:firstRowLastColumn="0" w:lastRowFirstColumn="0" w:lastRowLastColumn="0"/>
            </w:pPr>
            <w:r w:rsidRPr="0013699B">
              <w:rPr>
                <w:rFonts w:eastAsia="Arial" w:cstheme="minorHAnsi"/>
              </w:rPr>
              <w:t>Nº Consultas usuario (Q)</w:t>
            </w:r>
          </w:p>
        </w:tc>
        <w:tc>
          <w:tcPr>
            <w:tcW w:w="2070" w:type="dxa"/>
            <w:shd w:val="clear" w:color="auto" w:fill="FFFFFF" w:themeFill="background1"/>
            <w:vAlign w:val="center"/>
          </w:tcPr>
          <w:p w14:paraId="7AE8DBA7" w14:textId="2CF6F0B8" w:rsidR="0E695FC8" w:rsidRDefault="0E695FC8" w:rsidP="00F55550">
            <w:pPr>
              <w:jc w:val="center"/>
              <w:cnfStyle w:val="000000000000" w:firstRow="0" w:lastRow="0" w:firstColumn="0" w:lastColumn="0" w:oddVBand="0" w:evenVBand="0" w:oddHBand="0" w:evenHBand="0" w:firstRowFirstColumn="0" w:firstRowLastColumn="0" w:lastRowFirstColumn="0" w:lastRowLastColumn="0"/>
            </w:pPr>
            <w:r w:rsidRPr="0013699B">
              <w:rPr>
                <w:rFonts w:eastAsia="Arial" w:cstheme="minorHAnsi"/>
              </w:rPr>
              <w:t>Elemental</w:t>
            </w:r>
          </w:p>
        </w:tc>
      </w:tr>
      <w:tr w:rsidR="0E695FC8" w14:paraId="57C6F9A9" w14:textId="77777777" w:rsidTr="00F55550">
        <w:trPr>
          <w:trHeight w:val="300"/>
        </w:trPr>
        <w:tc>
          <w:tcPr>
            <w:cnfStyle w:val="001000000000" w:firstRow="0" w:lastRow="0" w:firstColumn="1" w:lastColumn="0" w:oddVBand="0" w:evenVBand="0" w:oddHBand="0" w:evenHBand="0" w:firstRowFirstColumn="0" w:firstRowLastColumn="0" w:lastRowFirstColumn="0" w:lastRowLastColumn="0"/>
            <w:tcW w:w="568" w:type="dxa"/>
            <w:shd w:val="clear" w:color="auto" w:fill="FFFFFF" w:themeFill="background1"/>
            <w:vAlign w:val="center"/>
          </w:tcPr>
          <w:p w14:paraId="2DA0DDE7" w14:textId="14FB15D2" w:rsidR="0E695FC8" w:rsidRDefault="0E695FC8" w:rsidP="00F55550">
            <w:pPr>
              <w:jc w:val="center"/>
            </w:pPr>
            <w:r w:rsidRPr="0013699B">
              <w:rPr>
                <w:rFonts w:eastAsia="Arial" w:cstheme="minorHAnsi"/>
                <w:b w:val="0"/>
              </w:rPr>
              <w:t>7</w:t>
            </w:r>
          </w:p>
        </w:tc>
        <w:tc>
          <w:tcPr>
            <w:tcW w:w="3117" w:type="dxa"/>
            <w:shd w:val="clear" w:color="auto" w:fill="FFFFFF" w:themeFill="background1"/>
            <w:vAlign w:val="center"/>
          </w:tcPr>
          <w:p w14:paraId="2CB3D41D" w14:textId="40BC7E28" w:rsidR="0E695FC8" w:rsidRPr="0013699B" w:rsidRDefault="0E695FC8" w:rsidP="00F55550">
            <w:pPr>
              <w:jc w:val="left"/>
              <w:cnfStyle w:val="000000000000" w:firstRow="0" w:lastRow="0" w:firstColumn="0" w:lastColumn="0" w:oddVBand="0" w:evenVBand="0" w:oddHBand="0" w:evenHBand="0" w:firstRowFirstColumn="0" w:firstRowLastColumn="0" w:lastRowFirstColumn="0" w:lastRowLastColumn="0"/>
              <w:rPr>
                <w:rFonts w:eastAsia="Arial" w:cstheme="minorHAnsi"/>
                <w:lang w:val="pt-PT"/>
              </w:rPr>
            </w:pPr>
            <w:r w:rsidRPr="0013699B">
              <w:rPr>
                <w:rFonts w:eastAsia="Arial" w:cstheme="minorHAnsi"/>
                <w:lang w:val="pt-PT"/>
              </w:rPr>
              <w:t xml:space="preserve">Filtrar historial </w:t>
            </w:r>
            <w:r w:rsidR="059DF98D" w:rsidRPr="0013699B">
              <w:rPr>
                <w:rFonts w:eastAsia="Arial" w:cstheme="minorHAnsi"/>
                <w:lang w:val="pt-PT"/>
              </w:rPr>
              <w:t>clínico</w:t>
            </w:r>
            <w:r w:rsidRPr="0013699B">
              <w:rPr>
                <w:rFonts w:eastAsia="Arial" w:cstheme="minorHAnsi"/>
                <w:lang w:val="pt-PT"/>
              </w:rPr>
              <w:t xml:space="preserve"> por </w:t>
            </w:r>
            <w:r w:rsidR="43FA4054" w:rsidRPr="0013699B">
              <w:rPr>
                <w:rFonts w:eastAsia="Arial" w:cstheme="minorHAnsi"/>
                <w:lang w:val="pt-PT"/>
              </w:rPr>
              <w:t>características</w:t>
            </w:r>
          </w:p>
        </w:tc>
        <w:tc>
          <w:tcPr>
            <w:tcW w:w="2739" w:type="dxa"/>
            <w:shd w:val="clear" w:color="auto" w:fill="FFFFFF" w:themeFill="background1"/>
            <w:vAlign w:val="center"/>
          </w:tcPr>
          <w:p w14:paraId="27D7B506" w14:textId="17350017" w:rsidR="0E695FC8" w:rsidRDefault="0E695FC8" w:rsidP="00F55550">
            <w:pPr>
              <w:jc w:val="left"/>
              <w:cnfStyle w:val="000000000000" w:firstRow="0" w:lastRow="0" w:firstColumn="0" w:lastColumn="0" w:oddVBand="0" w:evenVBand="0" w:oddHBand="0" w:evenHBand="0" w:firstRowFirstColumn="0" w:firstRowLastColumn="0" w:lastRowFirstColumn="0" w:lastRowLastColumn="0"/>
            </w:pPr>
            <w:r w:rsidRPr="0013699B">
              <w:rPr>
                <w:rFonts w:eastAsia="Arial" w:cstheme="minorHAnsi"/>
              </w:rPr>
              <w:t>Nº Consultas usuario (Q)</w:t>
            </w:r>
          </w:p>
        </w:tc>
        <w:tc>
          <w:tcPr>
            <w:tcW w:w="2070" w:type="dxa"/>
            <w:shd w:val="clear" w:color="auto" w:fill="FFFFFF" w:themeFill="background1"/>
            <w:vAlign w:val="center"/>
          </w:tcPr>
          <w:p w14:paraId="78B3138D" w14:textId="0C67AEDA" w:rsidR="0E695FC8" w:rsidRDefault="0E695FC8" w:rsidP="00F55550">
            <w:pPr>
              <w:jc w:val="center"/>
              <w:cnfStyle w:val="000000000000" w:firstRow="0" w:lastRow="0" w:firstColumn="0" w:lastColumn="0" w:oddVBand="0" w:evenVBand="0" w:oddHBand="0" w:evenHBand="0" w:firstRowFirstColumn="0" w:firstRowLastColumn="0" w:lastRowFirstColumn="0" w:lastRowLastColumn="0"/>
            </w:pPr>
            <w:r w:rsidRPr="0013699B">
              <w:rPr>
                <w:rFonts w:eastAsia="Arial" w:cstheme="minorHAnsi"/>
              </w:rPr>
              <w:t>Medio</w:t>
            </w:r>
          </w:p>
        </w:tc>
      </w:tr>
      <w:tr w:rsidR="0E695FC8" w14:paraId="4481E146" w14:textId="77777777" w:rsidTr="00F55550">
        <w:trPr>
          <w:trHeight w:val="300"/>
        </w:trPr>
        <w:tc>
          <w:tcPr>
            <w:cnfStyle w:val="001000000000" w:firstRow="0" w:lastRow="0" w:firstColumn="1" w:lastColumn="0" w:oddVBand="0" w:evenVBand="0" w:oddHBand="0" w:evenHBand="0" w:firstRowFirstColumn="0" w:firstRowLastColumn="0" w:lastRowFirstColumn="0" w:lastRowLastColumn="0"/>
            <w:tcW w:w="568" w:type="dxa"/>
            <w:shd w:val="clear" w:color="auto" w:fill="FFFFFF" w:themeFill="background1"/>
            <w:vAlign w:val="center"/>
          </w:tcPr>
          <w:p w14:paraId="015A060A" w14:textId="72D5B327" w:rsidR="0E695FC8" w:rsidRDefault="0E695FC8" w:rsidP="00F55550">
            <w:pPr>
              <w:jc w:val="center"/>
            </w:pPr>
            <w:r w:rsidRPr="0013699B">
              <w:rPr>
                <w:rFonts w:eastAsia="Arial" w:cstheme="minorHAnsi"/>
                <w:b w:val="0"/>
              </w:rPr>
              <w:t>8</w:t>
            </w:r>
          </w:p>
        </w:tc>
        <w:tc>
          <w:tcPr>
            <w:tcW w:w="3117" w:type="dxa"/>
            <w:shd w:val="clear" w:color="auto" w:fill="FFFFFF" w:themeFill="background1"/>
            <w:vAlign w:val="center"/>
          </w:tcPr>
          <w:p w14:paraId="4CD73F10" w14:textId="05F560C3" w:rsidR="0E695FC8" w:rsidRPr="0013699B" w:rsidRDefault="0E695FC8" w:rsidP="00F55550">
            <w:pPr>
              <w:jc w:val="left"/>
              <w:cnfStyle w:val="000000000000" w:firstRow="0" w:lastRow="0" w:firstColumn="0" w:lastColumn="0" w:oddVBand="0" w:evenVBand="0" w:oddHBand="0" w:evenHBand="0" w:firstRowFirstColumn="0" w:firstRowLastColumn="0" w:lastRowFirstColumn="0" w:lastRowLastColumn="0"/>
              <w:rPr>
                <w:rFonts w:eastAsia="Arial" w:cstheme="minorHAnsi"/>
              </w:rPr>
            </w:pPr>
            <w:r w:rsidRPr="0013699B">
              <w:rPr>
                <w:rFonts w:eastAsia="Arial" w:cstheme="minorHAnsi"/>
              </w:rPr>
              <w:t xml:space="preserve">Filtrar citas por </w:t>
            </w:r>
            <w:r w:rsidR="73E6441F" w:rsidRPr="0013699B">
              <w:rPr>
                <w:rFonts w:eastAsia="Arial" w:cstheme="minorHAnsi"/>
              </w:rPr>
              <w:t>características</w:t>
            </w:r>
          </w:p>
        </w:tc>
        <w:tc>
          <w:tcPr>
            <w:tcW w:w="2739" w:type="dxa"/>
            <w:shd w:val="clear" w:color="auto" w:fill="FFFFFF" w:themeFill="background1"/>
            <w:vAlign w:val="center"/>
          </w:tcPr>
          <w:p w14:paraId="1EFFA301" w14:textId="107212E4" w:rsidR="0E695FC8" w:rsidRDefault="0E695FC8" w:rsidP="00F55550">
            <w:pPr>
              <w:jc w:val="left"/>
              <w:cnfStyle w:val="000000000000" w:firstRow="0" w:lastRow="0" w:firstColumn="0" w:lastColumn="0" w:oddVBand="0" w:evenVBand="0" w:oddHBand="0" w:evenHBand="0" w:firstRowFirstColumn="0" w:firstRowLastColumn="0" w:lastRowFirstColumn="0" w:lastRowLastColumn="0"/>
            </w:pPr>
            <w:r w:rsidRPr="0013699B">
              <w:rPr>
                <w:rFonts w:eastAsia="Arial" w:cstheme="minorHAnsi"/>
              </w:rPr>
              <w:t>Nº Consultas usuario (Q)</w:t>
            </w:r>
          </w:p>
        </w:tc>
        <w:tc>
          <w:tcPr>
            <w:tcW w:w="2070" w:type="dxa"/>
            <w:shd w:val="clear" w:color="auto" w:fill="FFFFFF" w:themeFill="background1"/>
            <w:vAlign w:val="center"/>
          </w:tcPr>
          <w:p w14:paraId="6BD7C578" w14:textId="0ECC1A72" w:rsidR="0E695FC8" w:rsidRDefault="0E695FC8" w:rsidP="00F55550">
            <w:pPr>
              <w:jc w:val="center"/>
              <w:cnfStyle w:val="000000000000" w:firstRow="0" w:lastRow="0" w:firstColumn="0" w:lastColumn="0" w:oddVBand="0" w:evenVBand="0" w:oddHBand="0" w:evenHBand="0" w:firstRowFirstColumn="0" w:firstRowLastColumn="0" w:lastRowFirstColumn="0" w:lastRowLastColumn="0"/>
            </w:pPr>
            <w:r w:rsidRPr="0013699B">
              <w:rPr>
                <w:rFonts w:eastAsia="Arial" w:cstheme="minorHAnsi"/>
              </w:rPr>
              <w:t>Medio</w:t>
            </w:r>
          </w:p>
        </w:tc>
      </w:tr>
      <w:tr w:rsidR="0E695FC8" w14:paraId="659F4634" w14:textId="77777777" w:rsidTr="00F55550">
        <w:trPr>
          <w:trHeight w:val="300"/>
        </w:trPr>
        <w:tc>
          <w:tcPr>
            <w:cnfStyle w:val="001000000000" w:firstRow="0" w:lastRow="0" w:firstColumn="1" w:lastColumn="0" w:oddVBand="0" w:evenVBand="0" w:oddHBand="0" w:evenHBand="0" w:firstRowFirstColumn="0" w:firstRowLastColumn="0" w:lastRowFirstColumn="0" w:lastRowLastColumn="0"/>
            <w:tcW w:w="568" w:type="dxa"/>
            <w:shd w:val="clear" w:color="auto" w:fill="FFFFFF" w:themeFill="background1"/>
            <w:vAlign w:val="center"/>
          </w:tcPr>
          <w:p w14:paraId="1CAE90A0" w14:textId="78EEE514" w:rsidR="0E695FC8" w:rsidRDefault="0E695FC8" w:rsidP="00F55550">
            <w:pPr>
              <w:jc w:val="center"/>
            </w:pPr>
            <w:r w:rsidRPr="0013699B">
              <w:rPr>
                <w:rFonts w:eastAsia="Arial" w:cstheme="minorHAnsi"/>
                <w:b w:val="0"/>
              </w:rPr>
              <w:t>9</w:t>
            </w:r>
          </w:p>
        </w:tc>
        <w:tc>
          <w:tcPr>
            <w:tcW w:w="3117" w:type="dxa"/>
            <w:shd w:val="clear" w:color="auto" w:fill="FFFFFF" w:themeFill="background1"/>
            <w:vAlign w:val="center"/>
          </w:tcPr>
          <w:p w14:paraId="61141307" w14:textId="2E542063" w:rsidR="0E695FC8" w:rsidRPr="0013699B" w:rsidRDefault="0E695FC8" w:rsidP="00F55550">
            <w:pPr>
              <w:jc w:val="left"/>
              <w:cnfStyle w:val="000000000000" w:firstRow="0" w:lastRow="0" w:firstColumn="0" w:lastColumn="0" w:oddVBand="0" w:evenVBand="0" w:oddHBand="0" w:evenHBand="0" w:firstRowFirstColumn="0" w:firstRowLastColumn="0" w:lastRowFirstColumn="0" w:lastRowLastColumn="0"/>
              <w:rPr>
                <w:rFonts w:eastAsia="Arial" w:cstheme="minorHAnsi"/>
              </w:rPr>
            </w:pPr>
            <w:r w:rsidRPr="0013699B">
              <w:rPr>
                <w:rFonts w:eastAsia="Arial" w:cstheme="minorHAnsi"/>
              </w:rPr>
              <w:t xml:space="preserve">Filtrar pruebas por </w:t>
            </w:r>
            <w:r w:rsidR="2F189B39" w:rsidRPr="0013699B">
              <w:rPr>
                <w:rFonts w:eastAsia="Arial" w:cstheme="minorHAnsi"/>
              </w:rPr>
              <w:t>características</w:t>
            </w:r>
          </w:p>
        </w:tc>
        <w:tc>
          <w:tcPr>
            <w:tcW w:w="2739" w:type="dxa"/>
            <w:shd w:val="clear" w:color="auto" w:fill="FFFFFF" w:themeFill="background1"/>
            <w:vAlign w:val="center"/>
          </w:tcPr>
          <w:p w14:paraId="39D50CF4" w14:textId="2A80523E" w:rsidR="0E695FC8" w:rsidRDefault="0E695FC8" w:rsidP="00F55550">
            <w:pPr>
              <w:jc w:val="left"/>
              <w:cnfStyle w:val="000000000000" w:firstRow="0" w:lastRow="0" w:firstColumn="0" w:lastColumn="0" w:oddVBand="0" w:evenVBand="0" w:oddHBand="0" w:evenHBand="0" w:firstRowFirstColumn="0" w:firstRowLastColumn="0" w:lastRowFirstColumn="0" w:lastRowLastColumn="0"/>
            </w:pPr>
            <w:r w:rsidRPr="0013699B">
              <w:rPr>
                <w:rFonts w:eastAsia="Arial" w:cstheme="minorHAnsi"/>
              </w:rPr>
              <w:t>Nº Consultas usuario (Q)</w:t>
            </w:r>
          </w:p>
        </w:tc>
        <w:tc>
          <w:tcPr>
            <w:tcW w:w="2070" w:type="dxa"/>
            <w:shd w:val="clear" w:color="auto" w:fill="FFFFFF" w:themeFill="background1"/>
            <w:vAlign w:val="center"/>
          </w:tcPr>
          <w:p w14:paraId="25A48A42" w14:textId="777D2AB1" w:rsidR="0E695FC8" w:rsidRDefault="0E695FC8" w:rsidP="00F55550">
            <w:pPr>
              <w:jc w:val="center"/>
              <w:cnfStyle w:val="000000000000" w:firstRow="0" w:lastRow="0" w:firstColumn="0" w:lastColumn="0" w:oddVBand="0" w:evenVBand="0" w:oddHBand="0" w:evenHBand="0" w:firstRowFirstColumn="0" w:firstRowLastColumn="0" w:lastRowFirstColumn="0" w:lastRowLastColumn="0"/>
            </w:pPr>
            <w:r w:rsidRPr="0013699B">
              <w:rPr>
                <w:rFonts w:eastAsia="Arial" w:cstheme="minorHAnsi"/>
              </w:rPr>
              <w:t>Medio</w:t>
            </w:r>
          </w:p>
        </w:tc>
      </w:tr>
      <w:tr w:rsidR="0E695FC8" w14:paraId="28F9C745" w14:textId="77777777" w:rsidTr="00F55550">
        <w:trPr>
          <w:trHeight w:val="300"/>
        </w:trPr>
        <w:tc>
          <w:tcPr>
            <w:cnfStyle w:val="001000000000" w:firstRow="0" w:lastRow="0" w:firstColumn="1" w:lastColumn="0" w:oddVBand="0" w:evenVBand="0" w:oddHBand="0" w:evenHBand="0" w:firstRowFirstColumn="0" w:firstRowLastColumn="0" w:lastRowFirstColumn="0" w:lastRowLastColumn="0"/>
            <w:tcW w:w="568" w:type="dxa"/>
            <w:shd w:val="clear" w:color="auto" w:fill="FFFFFF" w:themeFill="background1"/>
            <w:vAlign w:val="center"/>
          </w:tcPr>
          <w:p w14:paraId="137450D9" w14:textId="153EBAA7" w:rsidR="0E695FC8" w:rsidRDefault="0E695FC8" w:rsidP="00F55550">
            <w:pPr>
              <w:jc w:val="center"/>
            </w:pPr>
            <w:r w:rsidRPr="0013699B">
              <w:rPr>
                <w:rFonts w:eastAsia="Arial" w:cstheme="minorHAnsi"/>
                <w:b w:val="0"/>
              </w:rPr>
              <w:t>10</w:t>
            </w:r>
          </w:p>
        </w:tc>
        <w:tc>
          <w:tcPr>
            <w:tcW w:w="3117" w:type="dxa"/>
            <w:shd w:val="clear" w:color="auto" w:fill="FFFFFF" w:themeFill="background1"/>
            <w:vAlign w:val="center"/>
          </w:tcPr>
          <w:p w14:paraId="10B659B1" w14:textId="06481EB9" w:rsidR="0E695FC8" w:rsidRDefault="0E695FC8" w:rsidP="00F55550">
            <w:pPr>
              <w:jc w:val="left"/>
              <w:cnfStyle w:val="000000000000" w:firstRow="0" w:lastRow="0" w:firstColumn="0" w:lastColumn="0" w:oddVBand="0" w:evenVBand="0" w:oddHBand="0" w:evenHBand="0" w:firstRowFirstColumn="0" w:firstRowLastColumn="0" w:lastRowFirstColumn="0" w:lastRowLastColumn="0"/>
            </w:pPr>
            <w:r w:rsidRPr="0013699B">
              <w:rPr>
                <w:rFonts w:eastAsia="Arial" w:cstheme="minorHAnsi"/>
              </w:rPr>
              <w:t>Obtener datos de una cita en concreto</w:t>
            </w:r>
          </w:p>
        </w:tc>
        <w:tc>
          <w:tcPr>
            <w:tcW w:w="2739" w:type="dxa"/>
            <w:shd w:val="clear" w:color="auto" w:fill="FFFFFF" w:themeFill="background1"/>
            <w:vAlign w:val="center"/>
          </w:tcPr>
          <w:p w14:paraId="55BB0378" w14:textId="54F9E6A9" w:rsidR="0E695FC8" w:rsidRDefault="0E695FC8" w:rsidP="00F55550">
            <w:pPr>
              <w:jc w:val="left"/>
              <w:cnfStyle w:val="000000000000" w:firstRow="0" w:lastRow="0" w:firstColumn="0" w:lastColumn="0" w:oddVBand="0" w:evenVBand="0" w:oddHBand="0" w:evenHBand="0" w:firstRowFirstColumn="0" w:firstRowLastColumn="0" w:lastRowFirstColumn="0" w:lastRowLastColumn="0"/>
            </w:pPr>
            <w:r w:rsidRPr="0013699B">
              <w:rPr>
                <w:rFonts w:eastAsia="Arial" w:cstheme="minorHAnsi"/>
              </w:rPr>
              <w:t>Nº de ficheros maestros (FM)</w:t>
            </w:r>
          </w:p>
        </w:tc>
        <w:tc>
          <w:tcPr>
            <w:tcW w:w="2070" w:type="dxa"/>
            <w:shd w:val="clear" w:color="auto" w:fill="FFFFFF" w:themeFill="background1"/>
            <w:vAlign w:val="center"/>
          </w:tcPr>
          <w:p w14:paraId="38D2D7F4" w14:textId="553CCFA9" w:rsidR="0E695FC8" w:rsidRDefault="0E695FC8" w:rsidP="00F55550">
            <w:pPr>
              <w:jc w:val="center"/>
              <w:cnfStyle w:val="000000000000" w:firstRow="0" w:lastRow="0" w:firstColumn="0" w:lastColumn="0" w:oddVBand="0" w:evenVBand="0" w:oddHBand="0" w:evenHBand="0" w:firstRowFirstColumn="0" w:firstRowLastColumn="0" w:lastRowFirstColumn="0" w:lastRowLastColumn="0"/>
            </w:pPr>
            <w:r w:rsidRPr="0013699B">
              <w:rPr>
                <w:rFonts w:eastAsia="Arial" w:cstheme="minorHAnsi"/>
              </w:rPr>
              <w:t>Elemental</w:t>
            </w:r>
          </w:p>
        </w:tc>
      </w:tr>
      <w:tr w:rsidR="0E695FC8" w14:paraId="49AA9C23" w14:textId="77777777" w:rsidTr="00F55550">
        <w:trPr>
          <w:trHeight w:val="510"/>
        </w:trPr>
        <w:tc>
          <w:tcPr>
            <w:cnfStyle w:val="001000000000" w:firstRow="0" w:lastRow="0" w:firstColumn="1" w:lastColumn="0" w:oddVBand="0" w:evenVBand="0" w:oddHBand="0" w:evenHBand="0" w:firstRowFirstColumn="0" w:firstRowLastColumn="0" w:lastRowFirstColumn="0" w:lastRowLastColumn="0"/>
            <w:tcW w:w="568" w:type="dxa"/>
            <w:shd w:val="clear" w:color="auto" w:fill="FFFFFF" w:themeFill="background1"/>
            <w:vAlign w:val="center"/>
          </w:tcPr>
          <w:p w14:paraId="5CA8F7E6" w14:textId="6F0785A3" w:rsidR="0E695FC8" w:rsidRDefault="0E695FC8" w:rsidP="00F55550">
            <w:pPr>
              <w:jc w:val="center"/>
            </w:pPr>
            <w:r w:rsidRPr="0013699B">
              <w:rPr>
                <w:rFonts w:eastAsia="Arial" w:cstheme="minorHAnsi"/>
                <w:b w:val="0"/>
              </w:rPr>
              <w:t>11</w:t>
            </w:r>
          </w:p>
        </w:tc>
        <w:tc>
          <w:tcPr>
            <w:tcW w:w="3117" w:type="dxa"/>
            <w:shd w:val="clear" w:color="auto" w:fill="FFFFFF" w:themeFill="background1"/>
            <w:vAlign w:val="center"/>
          </w:tcPr>
          <w:p w14:paraId="69BB8248" w14:textId="07446AEC" w:rsidR="0E695FC8" w:rsidRDefault="0E695FC8" w:rsidP="00F55550">
            <w:pPr>
              <w:jc w:val="left"/>
              <w:cnfStyle w:val="000000000000" w:firstRow="0" w:lastRow="0" w:firstColumn="0" w:lastColumn="0" w:oddVBand="0" w:evenVBand="0" w:oddHBand="0" w:evenHBand="0" w:firstRowFirstColumn="0" w:firstRowLastColumn="0" w:lastRowFirstColumn="0" w:lastRowLastColumn="0"/>
            </w:pPr>
            <w:r w:rsidRPr="0013699B">
              <w:rPr>
                <w:rFonts w:eastAsia="Arial" w:cstheme="minorHAnsi"/>
              </w:rPr>
              <w:t>Obtener datos de una prueba en concreto</w:t>
            </w:r>
          </w:p>
        </w:tc>
        <w:tc>
          <w:tcPr>
            <w:tcW w:w="2739" w:type="dxa"/>
            <w:shd w:val="clear" w:color="auto" w:fill="FFFFFF" w:themeFill="background1"/>
            <w:vAlign w:val="center"/>
          </w:tcPr>
          <w:p w14:paraId="04004A3E" w14:textId="34F8E8D0" w:rsidR="0E695FC8" w:rsidRDefault="0E695FC8" w:rsidP="00F55550">
            <w:pPr>
              <w:jc w:val="left"/>
              <w:cnfStyle w:val="000000000000" w:firstRow="0" w:lastRow="0" w:firstColumn="0" w:lastColumn="0" w:oddVBand="0" w:evenVBand="0" w:oddHBand="0" w:evenHBand="0" w:firstRowFirstColumn="0" w:firstRowLastColumn="0" w:lastRowFirstColumn="0" w:lastRowLastColumn="0"/>
            </w:pPr>
            <w:r w:rsidRPr="0013699B">
              <w:rPr>
                <w:rFonts w:eastAsia="Arial" w:cstheme="minorHAnsi"/>
              </w:rPr>
              <w:t>Nº de ficheros maestros (FM)</w:t>
            </w:r>
          </w:p>
        </w:tc>
        <w:tc>
          <w:tcPr>
            <w:tcW w:w="2070" w:type="dxa"/>
            <w:shd w:val="clear" w:color="auto" w:fill="FFFFFF" w:themeFill="background1"/>
            <w:vAlign w:val="center"/>
          </w:tcPr>
          <w:p w14:paraId="7974A487" w14:textId="208ADB9D" w:rsidR="0E695FC8" w:rsidRDefault="0E695FC8" w:rsidP="00F55550">
            <w:pPr>
              <w:jc w:val="center"/>
              <w:cnfStyle w:val="000000000000" w:firstRow="0" w:lastRow="0" w:firstColumn="0" w:lastColumn="0" w:oddVBand="0" w:evenVBand="0" w:oddHBand="0" w:evenHBand="0" w:firstRowFirstColumn="0" w:firstRowLastColumn="0" w:lastRowFirstColumn="0" w:lastRowLastColumn="0"/>
            </w:pPr>
            <w:r w:rsidRPr="0013699B">
              <w:rPr>
                <w:rFonts w:eastAsia="Arial" w:cstheme="minorHAnsi"/>
              </w:rPr>
              <w:t>Elemental</w:t>
            </w:r>
          </w:p>
        </w:tc>
      </w:tr>
      <w:tr w:rsidR="0E695FC8" w14:paraId="019D2074" w14:textId="77777777" w:rsidTr="00F55550">
        <w:trPr>
          <w:trHeight w:val="510"/>
        </w:trPr>
        <w:tc>
          <w:tcPr>
            <w:cnfStyle w:val="001000000000" w:firstRow="0" w:lastRow="0" w:firstColumn="1" w:lastColumn="0" w:oddVBand="0" w:evenVBand="0" w:oddHBand="0" w:evenHBand="0" w:firstRowFirstColumn="0" w:firstRowLastColumn="0" w:lastRowFirstColumn="0" w:lastRowLastColumn="0"/>
            <w:tcW w:w="568" w:type="dxa"/>
            <w:shd w:val="clear" w:color="auto" w:fill="FFFFFF" w:themeFill="background1"/>
            <w:vAlign w:val="center"/>
          </w:tcPr>
          <w:p w14:paraId="7B4E1218" w14:textId="719326D5" w:rsidR="0E695FC8" w:rsidRDefault="0E695FC8" w:rsidP="00F55550">
            <w:pPr>
              <w:jc w:val="center"/>
            </w:pPr>
            <w:r w:rsidRPr="0013699B">
              <w:rPr>
                <w:rFonts w:eastAsia="Arial" w:cstheme="minorHAnsi"/>
                <w:b w:val="0"/>
              </w:rPr>
              <w:t>12</w:t>
            </w:r>
          </w:p>
        </w:tc>
        <w:tc>
          <w:tcPr>
            <w:tcW w:w="3117" w:type="dxa"/>
            <w:shd w:val="clear" w:color="auto" w:fill="FFFFFF" w:themeFill="background1"/>
            <w:vAlign w:val="center"/>
          </w:tcPr>
          <w:p w14:paraId="5544FED6" w14:textId="6F75FA00" w:rsidR="0E695FC8" w:rsidRDefault="0E695FC8" w:rsidP="00F55550">
            <w:pPr>
              <w:jc w:val="left"/>
              <w:cnfStyle w:val="000000000000" w:firstRow="0" w:lastRow="0" w:firstColumn="0" w:lastColumn="0" w:oddVBand="0" w:evenVBand="0" w:oddHBand="0" w:evenHBand="0" w:firstRowFirstColumn="0" w:firstRowLastColumn="0" w:lastRowFirstColumn="0" w:lastRowLastColumn="0"/>
            </w:pPr>
            <w:r w:rsidRPr="0013699B">
              <w:rPr>
                <w:rFonts w:eastAsia="Arial" w:cstheme="minorHAnsi"/>
              </w:rPr>
              <w:t>Obtener datos de un h.c en concreto</w:t>
            </w:r>
          </w:p>
        </w:tc>
        <w:tc>
          <w:tcPr>
            <w:tcW w:w="2739" w:type="dxa"/>
            <w:shd w:val="clear" w:color="auto" w:fill="FFFFFF" w:themeFill="background1"/>
            <w:vAlign w:val="center"/>
          </w:tcPr>
          <w:p w14:paraId="19456F34" w14:textId="1ECF0C9A" w:rsidR="0E695FC8" w:rsidRDefault="0E695FC8" w:rsidP="00F55550">
            <w:pPr>
              <w:jc w:val="left"/>
              <w:cnfStyle w:val="000000000000" w:firstRow="0" w:lastRow="0" w:firstColumn="0" w:lastColumn="0" w:oddVBand="0" w:evenVBand="0" w:oddHBand="0" w:evenHBand="0" w:firstRowFirstColumn="0" w:firstRowLastColumn="0" w:lastRowFirstColumn="0" w:lastRowLastColumn="0"/>
            </w:pPr>
            <w:r w:rsidRPr="0013699B">
              <w:rPr>
                <w:rFonts w:eastAsia="Arial" w:cstheme="minorHAnsi"/>
              </w:rPr>
              <w:t>Nº de ficheros maestros (FM)</w:t>
            </w:r>
          </w:p>
        </w:tc>
        <w:tc>
          <w:tcPr>
            <w:tcW w:w="2070" w:type="dxa"/>
            <w:shd w:val="clear" w:color="auto" w:fill="FFFFFF" w:themeFill="background1"/>
            <w:vAlign w:val="center"/>
          </w:tcPr>
          <w:p w14:paraId="65A11F50" w14:textId="629558AD" w:rsidR="0E695FC8" w:rsidRDefault="0E695FC8" w:rsidP="00F55550">
            <w:pPr>
              <w:jc w:val="center"/>
              <w:cnfStyle w:val="000000000000" w:firstRow="0" w:lastRow="0" w:firstColumn="0" w:lastColumn="0" w:oddVBand="0" w:evenVBand="0" w:oddHBand="0" w:evenHBand="0" w:firstRowFirstColumn="0" w:firstRowLastColumn="0" w:lastRowFirstColumn="0" w:lastRowLastColumn="0"/>
            </w:pPr>
            <w:r w:rsidRPr="0013699B">
              <w:rPr>
                <w:rFonts w:eastAsia="Arial" w:cstheme="minorHAnsi"/>
              </w:rPr>
              <w:t>Elemental</w:t>
            </w:r>
          </w:p>
        </w:tc>
      </w:tr>
      <w:tr w:rsidR="0E695FC8" w14:paraId="2DFE4BA5" w14:textId="77777777" w:rsidTr="00F55550">
        <w:trPr>
          <w:trHeight w:val="510"/>
        </w:trPr>
        <w:tc>
          <w:tcPr>
            <w:cnfStyle w:val="001000000000" w:firstRow="0" w:lastRow="0" w:firstColumn="1" w:lastColumn="0" w:oddVBand="0" w:evenVBand="0" w:oddHBand="0" w:evenHBand="0" w:firstRowFirstColumn="0" w:firstRowLastColumn="0" w:lastRowFirstColumn="0" w:lastRowLastColumn="0"/>
            <w:tcW w:w="568" w:type="dxa"/>
            <w:shd w:val="clear" w:color="auto" w:fill="FFFFFF" w:themeFill="background1"/>
            <w:vAlign w:val="center"/>
          </w:tcPr>
          <w:p w14:paraId="4BF0BEDB" w14:textId="4D5ED717" w:rsidR="0E695FC8" w:rsidRDefault="0E695FC8" w:rsidP="00F55550">
            <w:pPr>
              <w:jc w:val="center"/>
            </w:pPr>
            <w:r w:rsidRPr="0013699B">
              <w:rPr>
                <w:rFonts w:eastAsia="Arial" w:cstheme="minorHAnsi"/>
                <w:b w:val="0"/>
              </w:rPr>
              <w:t>13</w:t>
            </w:r>
          </w:p>
        </w:tc>
        <w:tc>
          <w:tcPr>
            <w:tcW w:w="3117" w:type="dxa"/>
            <w:shd w:val="clear" w:color="auto" w:fill="FFFFFF" w:themeFill="background1"/>
            <w:vAlign w:val="center"/>
          </w:tcPr>
          <w:p w14:paraId="3227C55B" w14:textId="51DBAE8D" w:rsidR="0E695FC8" w:rsidRPr="0013699B" w:rsidRDefault="0E695FC8" w:rsidP="00F55550">
            <w:pPr>
              <w:jc w:val="left"/>
              <w:cnfStyle w:val="000000000000" w:firstRow="0" w:lastRow="0" w:firstColumn="0" w:lastColumn="0" w:oddVBand="0" w:evenVBand="0" w:oddHBand="0" w:evenHBand="0" w:firstRowFirstColumn="0" w:firstRowLastColumn="0" w:lastRowFirstColumn="0" w:lastRowLastColumn="0"/>
              <w:rPr>
                <w:rFonts w:eastAsia="Arial" w:cstheme="minorHAnsi"/>
              </w:rPr>
            </w:pPr>
            <w:r w:rsidRPr="0013699B">
              <w:rPr>
                <w:rFonts w:eastAsia="Arial" w:cstheme="minorHAnsi"/>
              </w:rPr>
              <w:t xml:space="preserve">Validar </w:t>
            </w:r>
            <w:r w:rsidR="007B3456" w:rsidRPr="0013699B">
              <w:rPr>
                <w:rFonts w:eastAsia="Arial" w:cstheme="minorHAnsi"/>
              </w:rPr>
              <w:t>filtros historiales</w:t>
            </w:r>
            <w:r w:rsidRPr="0013699B">
              <w:rPr>
                <w:rFonts w:eastAsia="Arial" w:cstheme="minorHAnsi"/>
              </w:rPr>
              <w:t xml:space="preserve"> </w:t>
            </w:r>
            <w:r w:rsidR="7FD2B9B4" w:rsidRPr="0013699B">
              <w:rPr>
                <w:rFonts w:eastAsia="Arial" w:cstheme="minorHAnsi"/>
              </w:rPr>
              <w:t>clínico</w:t>
            </w:r>
          </w:p>
        </w:tc>
        <w:tc>
          <w:tcPr>
            <w:tcW w:w="2739" w:type="dxa"/>
            <w:shd w:val="clear" w:color="auto" w:fill="FFFFFF" w:themeFill="background1"/>
            <w:vAlign w:val="center"/>
          </w:tcPr>
          <w:p w14:paraId="0D243CDB" w14:textId="61567EA8" w:rsidR="0E695FC8" w:rsidRDefault="0E695FC8" w:rsidP="00F55550">
            <w:pPr>
              <w:jc w:val="left"/>
              <w:cnfStyle w:val="000000000000" w:firstRow="0" w:lastRow="0" w:firstColumn="0" w:lastColumn="0" w:oddVBand="0" w:evenVBand="0" w:oddHBand="0" w:evenHBand="0" w:firstRowFirstColumn="0" w:firstRowLastColumn="0" w:lastRowFirstColumn="0" w:lastRowLastColumn="0"/>
            </w:pPr>
            <w:r w:rsidRPr="0013699B">
              <w:rPr>
                <w:rFonts w:eastAsia="Arial" w:cstheme="minorHAnsi"/>
              </w:rPr>
              <w:t>Nº Entradas de usuario (IN)</w:t>
            </w:r>
          </w:p>
        </w:tc>
        <w:tc>
          <w:tcPr>
            <w:tcW w:w="2070" w:type="dxa"/>
            <w:shd w:val="clear" w:color="auto" w:fill="FFFFFF" w:themeFill="background1"/>
            <w:vAlign w:val="center"/>
          </w:tcPr>
          <w:p w14:paraId="685E0D84" w14:textId="3E31BE68" w:rsidR="0E695FC8" w:rsidRDefault="0E695FC8" w:rsidP="00F55550">
            <w:pPr>
              <w:jc w:val="center"/>
              <w:cnfStyle w:val="000000000000" w:firstRow="0" w:lastRow="0" w:firstColumn="0" w:lastColumn="0" w:oddVBand="0" w:evenVBand="0" w:oddHBand="0" w:evenHBand="0" w:firstRowFirstColumn="0" w:firstRowLastColumn="0" w:lastRowFirstColumn="0" w:lastRowLastColumn="0"/>
            </w:pPr>
            <w:r w:rsidRPr="0013699B">
              <w:rPr>
                <w:rFonts w:eastAsia="Arial" w:cstheme="minorHAnsi"/>
              </w:rPr>
              <w:t>Medio</w:t>
            </w:r>
          </w:p>
        </w:tc>
      </w:tr>
      <w:tr w:rsidR="0E695FC8" w14:paraId="710B0DF5" w14:textId="77777777" w:rsidTr="00F55550">
        <w:trPr>
          <w:trHeight w:val="510"/>
        </w:trPr>
        <w:tc>
          <w:tcPr>
            <w:cnfStyle w:val="001000000000" w:firstRow="0" w:lastRow="0" w:firstColumn="1" w:lastColumn="0" w:oddVBand="0" w:evenVBand="0" w:oddHBand="0" w:evenHBand="0" w:firstRowFirstColumn="0" w:firstRowLastColumn="0" w:lastRowFirstColumn="0" w:lastRowLastColumn="0"/>
            <w:tcW w:w="568" w:type="dxa"/>
            <w:shd w:val="clear" w:color="auto" w:fill="FFFFFF" w:themeFill="background1"/>
            <w:vAlign w:val="center"/>
          </w:tcPr>
          <w:p w14:paraId="2DF9CCB6" w14:textId="47807678" w:rsidR="0E695FC8" w:rsidRDefault="0E695FC8" w:rsidP="00F55550">
            <w:pPr>
              <w:jc w:val="center"/>
            </w:pPr>
            <w:r w:rsidRPr="0013699B">
              <w:rPr>
                <w:rFonts w:eastAsia="Arial" w:cstheme="minorHAnsi"/>
                <w:b w:val="0"/>
              </w:rPr>
              <w:t>14</w:t>
            </w:r>
          </w:p>
        </w:tc>
        <w:tc>
          <w:tcPr>
            <w:tcW w:w="3117" w:type="dxa"/>
            <w:shd w:val="clear" w:color="auto" w:fill="FFFFFF" w:themeFill="background1"/>
            <w:vAlign w:val="center"/>
          </w:tcPr>
          <w:p w14:paraId="038CCAFC" w14:textId="1FE4ED7A" w:rsidR="0E695FC8" w:rsidRDefault="0E695FC8" w:rsidP="00F55550">
            <w:pPr>
              <w:jc w:val="left"/>
              <w:cnfStyle w:val="000000000000" w:firstRow="0" w:lastRow="0" w:firstColumn="0" w:lastColumn="0" w:oddVBand="0" w:evenVBand="0" w:oddHBand="0" w:evenHBand="0" w:firstRowFirstColumn="0" w:firstRowLastColumn="0" w:lastRowFirstColumn="0" w:lastRowLastColumn="0"/>
            </w:pPr>
            <w:r w:rsidRPr="0013699B">
              <w:rPr>
                <w:rFonts w:eastAsia="Arial" w:cstheme="minorHAnsi"/>
              </w:rPr>
              <w:t>Validar filtros citas</w:t>
            </w:r>
          </w:p>
        </w:tc>
        <w:tc>
          <w:tcPr>
            <w:tcW w:w="2739" w:type="dxa"/>
            <w:shd w:val="clear" w:color="auto" w:fill="FFFFFF" w:themeFill="background1"/>
            <w:vAlign w:val="center"/>
          </w:tcPr>
          <w:p w14:paraId="7A991534" w14:textId="59F3458F" w:rsidR="0E695FC8" w:rsidRDefault="0E695FC8" w:rsidP="00F55550">
            <w:pPr>
              <w:jc w:val="left"/>
              <w:cnfStyle w:val="000000000000" w:firstRow="0" w:lastRow="0" w:firstColumn="0" w:lastColumn="0" w:oddVBand="0" w:evenVBand="0" w:oddHBand="0" w:evenHBand="0" w:firstRowFirstColumn="0" w:firstRowLastColumn="0" w:lastRowFirstColumn="0" w:lastRowLastColumn="0"/>
            </w:pPr>
            <w:r w:rsidRPr="0013699B">
              <w:rPr>
                <w:rFonts w:eastAsia="Arial" w:cstheme="minorHAnsi"/>
              </w:rPr>
              <w:t>Nº Entradas de usuario (IN)</w:t>
            </w:r>
          </w:p>
        </w:tc>
        <w:tc>
          <w:tcPr>
            <w:tcW w:w="2070" w:type="dxa"/>
            <w:shd w:val="clear" w:color="auto" w:fill="FFFFFF" w:themeFill="background1"/>
            <w:vAlign w:val="center"/>
          </w:tcPr>
          <w:p w14:paraId="71CFF65F" w14:textId="336F421F" w:rsidR="0E695FC8" w:rsidRDefault="0E695FC8" w:rsidP="00F55550">
            <w:pPr>
              <w:jc w:val="center"/>
              <w:cnfStyle w:val="000000000000" w:firstRow="0" w:lastRow="0" w:firstColumn="0" w:lastColumn="0" w:oddVBand="0" w:evenVBand="0" w:oddHBand="0" w:evenHBand="0" w:firstRowFirstColumn="0" w:firstRowLastColumn="0" w:lastRowFirstColumn="0" w:lastRowLastColumn="0"/>
            </w:pPr>
            <w:r w:rsidRPr="0013699B">
              <w:rPr>
                <w:rFonts w:eastAsia="Arial" w:cstheme="minorHAnsi"/>
              </w:rPr>
              <w:t>Medio</w:t>
            </w:r>
          </w:p>
        </w:tc>
      </w:tr>
      <w:tr w:rsidR="0E695FC8" w14:paraId="76BD9D6A" w14:textId="77777777" w:rsidTr="00F55550">
        <w:trPr>
          <w:trHeight w:val="510"/>
        </w:trPr>
        <w:tc>
          <w:tcPr>
            <w:cnfStyle w:val="001000000000" w:firstRow="0" w:lastRow="0" w:firstColumn="1" w:lastColumn="0" w:oddVBand="0" w:evenVBand="0" w:oddHBand="0" w:evenHBand="0" w:firstRowFirstColumn="0" w:firstRowLastColumn="0" w:lastRowFirstColumn="0" w:lastRowLastColumn="0"/>
            <w:tcW w:w="568" w:type="dxa"/>
            <w:shd w:val="clear" w:color="auto" w:fill="FFFFFF" w:themeFill="background1"/>
            <w:vAlign w:val="center"/>
          </w:tcPr>
          <w:p w14:paraId="4E49A4EE" w14:textId="09F6E54B" w:rsidR="0E695FC8" w:rsidRDefault="0E695FC8" w:rsidP="00F55550">
            <w:pPr>
              <w:jc w:val="center"/>
            </w:pPr>
            <w:r w:rsidRPr="0013699B">
              <w:rPr>
                <w:rFonts w:eastAsia="Arial" w:cstheme="minorHAnsi"/>
                <w:b w:val="0"/>
              </w:rPr>
              <w:t>15</w:t>
            </w:r>
          </w:p>
        </w:tc>
        <w:tc>
          <w:tcPr>
            <w:tcW w:w="3117" w:type="dxa"/>
            <w:shd w:val="clear" w:color="auto" w:fill="FFFFFF" w:themeFill="background1"/>
            <w:vAlign w:val="center"/>
          </w:tcPr>
          <w:p w14:paraId="00CE1B30" w14:textId="25F7E5DE" w:rsidR="0E695FC8" w:rsidRDefault="0E695FC8" w:rsidP="00F55550">
            <w:pPr>
              <w:jc w:val="left"/>
              <w:cnfStyle w:val="000000000000" w:firstRow="0" w:lastRow="0" w:firstColumn="0" w:lastColumn="0" w:oddVBand="0" w:evenVBand="0" w:oddHBand="0" w:evenHBand="0" w:firstRowFirstColumn="0" w:firstRowLastColumn="0" w:lastRowFirstColumn="0" w:lastRowLastColumn="0"/>
            </w:pPr>
            <w:r w:rsidRPr="0013699B">
              <w:rPr>
                <w:rFonts w:eastAsia="Arial" w:cstheme="minorHAnsi"/>
              </w:rPr>
              <w:t>Validar filtros consultas</w:t>
            </w:r>
          </w:p>
        </w:tc>
        <w:tc>
          <w:tcPr>
            <w:tcW w:w="2739" w:type="dxa"/>
            <w:shd w:val="clear" w:color="auto" w:fill="FFFFFF" w:themeFill="background1"/>
            <w:vAlign w:val="center"/>
          </w:tcPr>
          <w:p w14:paraId="1688C146" w14:textId="1CC96AB8" w:rsidR="0E695FC8" w:rsidRDefault="0E695FC8" w:rsidP="00F55550">
            <w:pPr>
              <w:jc w:val="left"/>
              <w:cnfStyle w:val="000000000000" w:firstRow="0" w:lastRow="0" w:firstColumn="0" w:lastColumn="0" w:oddVBand="0" w:evenVBand="0" w:oddHBand="0" w:evenHBand="0" w:firstRowFirstColumn="0" w:firstRowLastColumn="0" w:lastRowFirstColumn="0" w:lastRowLastColumn="0"/>
            </w:pPr>
            <w:r w:rsidRPr="0013699B">
              <w:rPr>
                <w:rFonts w:eastAsia="Arial" w:cstheme="minorHAnsi"/>
              </w:rPr>
              <w:t>Nº Entradas de usuario (IN)</w:t>
            </w:r>
          </w:p>
        </w:tc>
        <w:tc>
          <w:tcPr>
            <w:tcW w:w="2070" w:type="dxa"/>
            <w:shd w:val="clear" w:color="auto" w:fill="FFFFFF" w:themeFill="background1"/>
            <w:vAlign w:val="center"/>
          </w:tcPr>
          <w:p w14:paraId="32041861" w14:textId="287D5B55" w:rsidR="0E695FC8" w:rsidRDefault="0E695FC8" w:rsidP="00F55550">
            <w:pPr>
              <w:jc w:val="center"/>
              <w:cnfStyle w:val="000000000000" w:firstRow="0" w:lastRow="0" w:firstColumn="0" w:lastColumn="0" w:oddVBand="0" w:evenVBand="0" w:oddHBand="0" w:evenHBand="0" w:firstRowFirstColumn="0" w:firstRowLastColumn="0" w:lastRowFirstColumn="0" w:lastRowLastColumn="0"/>
            </w:pPr>
            <w:r w:rsidRPr="0013699B">
              <w:rPr>
                <w:rFonts w:eastAsia="Arial" w:cstheme="minorHAnsi"/>
              </w:rPr>
              <w:t>Medio</w:t>
            </w:r>
          </w:p>
        </w:tc>
      </w:tr>
    </w:tbl>
    <w:p w14:paraId="4DF3ED98" w14:textId="71E0CD17" w:rsidR="0E695FC8" w:rsidRDefault="006906C1" w:rsidP="008B2613">
      <w:pPr>
        <w:pStyle w:val="CitadeTablas"/>
      </w:pPr>
      <w:bookmarkStart w:id="581" w:name="_Toc165126435"/>
      <w:r>
        <w:t>Gestión de usuarios – Clasificación de las funciones</w:t>
      </w:r>
      <w:bookmarkEnd w:id="581"/>
    </w:p>
    <w:p w14:paraId="5BF2AF74" w14:textId="03062EA4" w:rsidR="00F55550" w:rsidRDefault="00F55550">
      <w:pPr>
        <w:jc w:val="left"/>
        <w:rPr>
          <w:rFonts w:asciiTheme="majorHAnsi" w:eastAsiaTheme="majorEastAsia" w:hAnsiTheme="majorHAnsi" w:cstheme="majorBidi"/>
          <w:color w:val="000000" w:themeColor="text1"/>
        </w:rPr>
      </w:pPr>
      <w:bookmarkStart w:id="582" w:name="_Toc806952335"/>
      <w:bookmarkStart w:id="583" w:name="_Toc164120918"/>
    </w:p>
    <w:p w14:paraId="16BC1D5C" w14:textId="60613F9C" w:rsidR="45837B76" w:rsidRDefault="4CE05867" w:rsidP="00A12411">
      <w:pPr>
        <w:pStyle w:val="Ttulo5"/>
      </w:pPr>
      <w:r>
        <w:t>Cálculo de los puntos de función no ajustados</w:t>
      </w:r>
      <w:bookmarkEnd w:id="582"/>
      <w:bookmarkEnd w:id="583"/>
    </w:p>
    <w:p w14:paraId="4B7663D3" w14:textId="6ECC9999" w:rsidR="11A5F854" w:rsidRDefault="11A5F854">
      <w:r>
        <w:t>Usando la tabla referenciada en el apartado de “Puntos función”, obtenemos la siguiente tabla con los puntos función con los siguientes datos:</w:t>
      </w:r>
    </w:p>
    <w:tbl>
      <w:tblPr>
        <w:tblStyle w:val="Tablaconcuadrculaclara"/>
        <w:tblW w:w="0" w:type="auto"/>
        <w:jc w:val="center"/>
        <w:tblLook w:val="0680" w:firstRow="0" w:lastRow="0" w:firstColumn="1" w:lastColumn="0" w:noHBand="1" w:noVBand="1"/>
      </w:tblPr>
      <w:tblGrid>
        <w:gridCol w:w="3137"/>
        <w:gridCol w:w="1249"/>
        <w:gridCol w:w="1141"/>
        <w:gridCol w:w="1219"/>
      </w:tblGrid>
      <w:tr w:rsidR="0E695FC8" w14:paraId="6B92003F" w14:textId="77777777" w:rsidTr="00F55550">
        <w:trPr>
          <w:trHeight w:val="510"/>
          <w:jc w:val="center"/>
        </w:trPr>
        <w:tc>
          <w:tcPr>
            <w:tcW w:w="3137" w:type="dxa"/>
            <w:vMerge w:val="restart"/>
            <w:shd w:val="clear" w:color="auto" w:fill="AEAAAA" w:themeFill="background2" w:themeFillShade="BF"/>
            <w:vAlign w:val="center"/>
          </w:tcPr>
          <w:p w14:paraId="6072A6A1" w14:textId="61E6A683" w:rsidR="0E695FC8" w:rsidRDefault="0E695FC8" w:rsidP="00F55550">
            <w:pPr>
              <w:jc w:val="center"/>
            </w:pPr>
            <w:r w:rsidRPr="00F55550">
              <w:rPr>
                <w:rFonts w:eastAsia="Arial" w:cstheme="minorHAnsi"/>
                <w:b/>
                <w:i/>
              </w:rPr>
              <w:t>Parámetro de medida</w:t>
            </w:r>
          </w:p>
        </w:tc>
        <w:tc>
          <w:tcPr>
            <w:tcW w:w="3609" w:type="dxa"/>
            <w:gridSpan w:val="3"/>
            <w:shd w:val="clear" w:color="auto" w:fill="AEAAAA" w:themeFill="background2" w:themeFillShade="BF"/>
            <w:vAlign w:val="center"/>
          </w:tcPr>
          <w:p w14:paraId="7FDE19A8" w14:textId="0C9B5658" w:rsidR="0E695FC8" w:rsidRDefault="0E695FC8" w:rsidP="00F55550">
            <w:pPr>
              <w:jc w:val="center"/>
            </w:pPr>
            <w:r w:rsidRPr="00F55550">
              <w:rPr>
                <w:rFonts w:eastAsia="Arial" w:cstheme="minorHAnsi"/>
                <w:b/>
              </w:rPr>
              <w:t>Contador Funciones</w:t>
            </w:r>
          </w:p>
        </w:tc>
      </w:tr>
      <w:tr w:rsidR="0E695FC8" w14:paraId="79E22E65" w14:textId="77777777" w:rsidTr="00F55550">
        <w:trPr>
          <w:trHeight w:val="255"/>
          <w:jc w:val="center"/>
        </w:trPr>
        <w:tc>
          <w:tcPr>
            <w:tcW w:w="3137" w:type="dxa"/>
            <w:vMerge/>
            <w:shd w:val="clear" w:color="auto" w:fill="AEAAAA" w:themeFill="background2" w:themeFillShade="BF"/>
            <w:vAlign w:val="center"/>
          </w:tcPr>
          <w:p w14:paraId="3B3F0295" w14:textId="77777777" w:rsidR="008B119C" w:rsidRDefault="008B119C" w:rsidP="00F55550">
            <w:pPr>
              <w:jc w:val="center"/>
            </w:pPr>
          </w:p>
        </w:tc>
        <w:tc>
          <w:tcPr>
            <w:tcW w:w="1249" w:type="dxa"/>
            <w:shd w:val="clear" w:color="auto" w:fill="D0CECE" w:themeFill="background2" w:themeFillShade="E6"/>
            <w:vAlign w:val="center"/>
          </w:tcPr>
          <w:p w14:paraId="44B8FA7F" w14:textId="1905EBC4" w:rsidR="0E695FC8" w:rsidRDefault="0E695FC8" w:rsidP="00F55550">
            <w:pPr>
              <w:jc w:val="center"/>
            </w:pPr>
            <w:r w:rsidRPr="00F55550">
              <w:rPr>
                <w:rFonts w:eastAsia="Arial" w:cstheme="minorHAnsi"/>
                <w:b/>
              </w:rPr>
              <w:t>Elemental</w:t>
            </w:r>
          </w:p>
        </w:tc>
        <w:tc>
          <w:tcPr>
            <w:tcW w:w="1141" w:type="dxa"/>
            <w:shd w:val="clear" w:color="auto" w:fill="D0CECE" w:themeFill="background2" w:themeFillShade="E6"/>
            <w:vAlign w:val="center"/>
          </w:tcPr>
          <w:p w14:paraId="637C305A" w14:textId="66ECDC42" w:rsidR="0E695FC8" w:rsidRDefault="0E695FC8" w:rsidP="00F55550">
            <w:pPr>
              <w:jc w:val="center"/>
            </w:pPr>
            <w:r w:rsidRPr="00F55550">
              <w:rPr>
                <w:rFonts w:eastAsia="Arial" w:cstheme="minorHAnsi"/>
                <w:b/>
              </w:rPr>
              <w:t>Medio</w:t>
            </w:r>
          </w:p>
        </w:tc>
        <w:tc>
          <w:tcPr>
            <w:tcW w:w="1219" w:type="dxa"/>
            <w:shd w:val="clear" w:color="auto" w:fill="D0CECE" w:themeFill="background2" w:themeFillShade="E6"/>
            <w:vAlign w:val="center"/>
          </w:tcPr>
          <w:p w14:paraId="51F422B1" w14:textId="6812A7F0" w:rsidR="0E695FC8" w:rsidRDefault="0E695FC8" w:rsidP="00F55550">
            <w:pPr>
              <w:jc w:val="center"/>
            </w:pPr>
            <w:r w:rsidRPr="00F55550">
              <w:rPr>
                <w:rFonts w:eastAsia="Arial" w:cstheme="minorHAnsi"/>
                <w:b/>
              </w:rPr>
              <w:t>Complejo</w:t>
            </w:r>
          </w:p>
        </w:tc>
      </w:tr>
      <w:tr w:rsidR="0E695FC8" w14:paraId="2B80C2B0" w14:textId="77777777" w:rsidTr="00752C61">
        <w:trPr>
          <w:trHeight w:val="255"/>
          <w:jc w:val="center"/>
        </w:trPr>
        <w:tc>
          <w:tcPr>
            <w:tcW w:w="3137" w:type="dxa"/>
            <w:shd w:val="clear" w:color="auto" w:fill="FFFFFF" w:themeFill="background1"/>
          </w:tcPr>
          <w:p w14:paraId="4E539C34" w14:textId="63415B37" w:rsidR="0E695FC8" w:rsidRDefault="0E695FC8" w:rsidP="00F55550">
            <w:pPr>
              <w:jc w:val="left"/>
            </w:pPr>
            <w:r w:rsidRPr="00F55550">
              <w:rPr>
                <w:rFonts w:eastAsia="Arial" w:cstheme="minorHAnsi"/>
                <w:b/>
                <w:i/>
              </w:rPr>
              <w:t>N.º Entradas de usuario (IN)</w:t>
            </w:r>
          </w:p>
        </w:tc>
        <w:tc>
          <w:tcPr>
            <w:tcW w:w="1249" w:type="dxa"/>
            <w:shd w:val="clear" w:color="auto" w:fill="FFFFFF" w:themeFill="background1"/>
          </w:tcPr>
          <w:p w14:paraId="2FFAC356" w14:textId="6C41C512" w:rsidR="0E695FC8" w:rsidRDefault="0E695FC8" w:rsidP="00F55550">
            <w:pPr>
              <w:jc w:val="center"/>
            </w:pPr>
            <w:r w:rsidRPr="00F55550">
              <w:rPr>
                <w:rFonts w:eastAsia="Arial" w:cstheme="minorHAnsi"/>
              </w:rPr>
              <w:t>0</w:t>
            </w:r>
          </w:p>
        </w:tc>
        <w:tc>
          <w:tcPr>
            <w:tcW w:w="1141" w:type="dxa"/>
            <w:shd w:val="clear" w:color="auto" w:fill="FFFFFF" w:themeFill="background1"/>
          </w:tcPr>
          <w:p w14:paraId="03C20770" w14:textId="6D0EA94B" w:rsidR="0E695FC8" w:rsidRDefault="0E695FC8" w:rsidP="00F55550">
            <w:pPr>
              <w:jc w:val="center"/>
            </w:pPr>
            <w:r w:rsidRPr="00F55550">
              <w:rPr>
                <w:rFonts w:eastAsia="Arial" w:cstheme="minorHAnsi"/>
              </w:rPr>
              <w:t>3</w:t>
            </w:r>
          </w:p>
        </w:tc>
        <w:tc>
          <w:tcPr>
            <w:tcW w:w="1219" w:type="dxa"/>
            <w:shd w:val="clear" w:color="auto" w:fill="FFFFFF" w:themeFill="background1"/>
          </w:tcPr>
          <w:p w14:paraId="2E06949B" w14:textId="7DBA7517" w:rsidR="0E695FC8" w:rsidRDefault="0E695FC8" w:rsidP="00F55550">
            <w:pPr>
              <w:jc w:val="center"/>
            </w:pPr>
            <w:r w:rsidRPr="00F55550">
              <w:rPr>
                <w:rFonts w:eastAsia="Arial" w:cstheme="minorHAnsi"/>
              </w:rPr>
              <w:t>0</w:t>
            </w:r>
          </w:p>
        </w:tc>
      </w:tr>
      <w:tr w:rsidR="0E695FC8" w14:paraId="431DD288" w14:textId="77777777" w:rsidTr="00752C61">
        <w:trPr>
          <w:trHeight w:val="255"/>
          <w:jc w:val="center"/>
        </w:trPr>
        <w:tc>
          <w:tcPr>
            <w:tcW w:w="3137" w:type="dxa"/>
            <w:shd w:val="clear" w:color="auto" w:fill="FFFFFF" w:themeFill="background1"/>
          </w:tcPr>
          <w:p w14:paraId="292705CB" w14:textId="6001C4BB" w:rsidR="0E695FC8" w:rsidRDefault="0E695FC8" w:rsidP="00F55550">
            <w:pPr>
              <w:jc w:val="left"/>
            </w:pPr>
            <w:r w:rsidRPr="00F55550">
              <w:rPr>
                <w:rFonts w:eastAsia="Arial" w:cstheme="minorHAnsi"/>
                <w:b/>
                <w:i/>
              </w:rPr>
              <w:t>N.º Salidas de usuario (OUT)</w:t>
            </w:r>
          </w:p>
        </w:tc>
        <w:tc>
          <w:tcPr>
            <w:tcW w:w="1249" w:type="dxa"/>
            <w:shd w:val="clear" w:color="auto" w:fill="FFFFFF" w:themeFill="background1"/>
          </w:tcPr>
          <w:p w14:paraId="2E8117B7" w14:textId="5FCCFC2F" w:rsidR="0E695FC8" w:rsidRDefault="0E695FC8" w:rsidP="00F55550">
            <w:pPr>
              <w:jc w:val="center"/>
            </w:pPr>
            <w:r w:rsidRPr="00F55550">
              <w:rPr>
                <w:rFonts w:eastAsia="Arial" w:cstheme="minorHAnsi"/>
              </w:rPr>
              <w:t>4</w:t>
            </w:r>
          </w:p>
        </w:tc>
        <w:tc>
          <w:tcPr>
            <w:tcW w:w="1141" w:type="dxa"/>
            <w:shd w:val="clear" w:color="auto" w:fill="FFFFFF" w:themeFill="background1"/>
          </w:tcPr>
          <w:p w14:paraId="36EE8DEA" w14:textId="4A6E60AE" w:rsidR="0E695FC8" w:rsidRDefault="0E695FC8" w:rsidP="00F55550">
            <w:pPr>
              <w:jc w:val="center"/>
            </w:pPr>
            <w:r w:rsidRPr="00F55550">
              <w:rPr>
                <w:rFonts w:eastAsia="Arial" w:cstheme="minorHAnsi"/>
              </w:rPr>
              <w:t>1</w:t>
            </w:r>
          </w:p>
        </w:tc>
        <w:tc>
          <w:tcPr>
            <w:tcW w:w="1219" w:type="dxa"/>
            <w:shd w:val="clear" w:color="auto" w:fill="FFFFFF" w:themeFill="background1"/>
          </w:tcPr>
          <w:p w14:paraId="5D1A0662" w14:textId="255C1D42" w:rsidR="0E695FC8" w:rsidRDefault="0E695FC8" w:rsidP="00F55550">
            <w:pPr>
              <w:jc w:val="center"/>
            </w:pPr>
            <w:r w:rsidRPr="00F55550">
              <w:rPr>
                <w:rFonts w:eastAsia="Arial" w:cstheme="minorHAnsi"/>
              </w:rPr>
              <w:t>0</w:t>
            </w:r>
          </w:p>
        </w:tc>
      </w:tr>
      <w:tr w:rsidR="0E695FC8" w14:paraId="2FCE44CA" w14:textId="77777777" w:rsidTr="00752C61">
        <w:trPr>
          <w:trHeight w:val="255"/>
          <w:jc w:val="center"/>
        </w:trPr>
        <w:tc>
          <w:tcPr>
            <w:tcW w:w="3137" w:type="dxa"/>
            <w:shd w:val="clear" w:color="auto" w:fill="FFFFFF" w:themeFill="background1"/>
          </w:tcPr>
          <w:p w14:paraId="5EB466C6" w14:textId="0DB96B3C" w:rsidR="0E695FC8" w:rsidRDefault="0E695FC8" w:rsidP="00F55550">
            <w:pPr>
              <w:jc w:val="left"/>
            </w:pPr>
            <w:r w:rsidRPr="00F55550">
              <w:rPr>
                <w:rFonts w:eastAsia="Arial" w:cstheme="minorHAnsi"/>
                <w:b/>
                <w:i/>
              </w:rPr>
              <w:t>N.º de ficheros maestros (FM)</w:t>
            </w:r>
          </w:p>
        </w:tc>
        <w:tc>
          <w:tcPr>
            <w:tcW w:w="1249" w:type="dxa"/>
            <w:shd w:val="clear" w:color="auto" w:fill="FFFFFF" w:themeFill="background1"/>
          </w:tcPr>
          <w:p w14:paraId="4155E078" w14:textId="031AE514" w:rsidR="0E695FC8" w:rsidRDefault="0E695FC8" w:rsidP="00F55550">
            <w:pPr>
              <w:jc w:val="center"/>
            </w:pPr>
            <w:r w:rsidRPr="00F55550">
              <w:rPr>
                <w:rFonts w:eastAsia="Arial" w:cstheme="minorHAnsi"/>
              </w:rPr>
              <w:t>3</w:t>
            </w:r>
          </w:p>
        </w:tc>
        <w:tc>
          <w:tcPr>
            <w:tcW w:w="1141" w:type="dxa"/>
            <w:shd w:val="clear" w:color="auto" w:fill="FFFFFF" w:themeFill="background1"/>
          </w:tcPr>
          <w:p w14:paraId="22B56C67" w14:textId="2233A5F3" w:rsidR="0E695FC8" w:rsidRDefault="0E695FC8" w:rsidP="00F55550">
            <w:pPr>
              <w:jc w:val="center"/>
            </w:pPr>
            <w:r w:rsidRPr="00F55550">
              <w:rPr>
                <w:rFonts w:eastAsia="Arial" w:cstheme="minorHAnsi"/>
              </w:rPr>
              <w:t>0</w:t>
            </w:r>
          </w:p>
        </w:tc>
        <w:tc>
          <w:tcPr>
            <w:tcW w:w="1219" w:type="dxa"/>
            <w:shd w:val="clear" w:color="auto" w:fill="FFFFFF" w:themeFill="background1"/>
          </w:tcPr>
          <w:p w14:paraId="23733145" w14:textId="333C0511" w:rsidR="0E695FC8" w:rsidRDefault="0E695FC8" w:rsidP="00F55550">
            <w:pPr>
              <w:jc w:val="center"/>
            </w:pPr>
            <w:r w:rsidRPr="00F55550">
              <w:rPr>
                <w:rFonts w:eastAsia="Arial" w:cstheme="minorHAnsi"/>
              </w:rPr>
              <w:t>0</w:t>
            </w:r>
          </w:p>
        </w:tc>
      </w:tr>
      <w:tr w:rsidR="0E695FC8" w14:paraId="1734D5B9" w14:textId="77777777" w:rsidTr="00752C61">
        <w:trPr>
          <w:trHeight w:val="255"/>
          <w:jc w:val="center"/>
        </w:trPr>
        <w:tc>
          <w:tcPr>
            <w:tcW w:w="3137" w:type="dxa"/>
            <w:shd w:val="clear" w:color="auto" w:fill="FFFFFF" w:themeFill="background1"/>
          </w:tcPr>
          <w:p w14:paraId="408AA185" w14:textId="60F6C710" w:rsidR="0E695FC8" w:rsidRDefault="0E695FC8" w:rsidP="00F55550">
            <w:pPr>
              <w:jc w:val="left"/>
            </w:pPr>
            <w:r w:rsidRPr="00F55550">
              <w:rPr>
                <w:rFonts w:eastAsia="Arial" w:cstheme="minorHAnsi"/>
                <w:b/>
                <w:i/>
              </w:rPr>
              <w:t>N.º Consultas usuario (Q)</w:t>
            </w:r>
          </w:p>
        </w:tc>
        <w:tc>
          <w:tcPr>
            <w:tcW w:w="1249" w:type="dxa"/>
            <w:shd w:val="clear" w:color="auto" w:fill="FFFFFF" w:themeFill="background1"/>
          </w:tcPr>
          <w:p w14:paraId="2110CD15" w14:textId="39937403" w:rsidR="0E695FC8" w:rsidRDefault="0E695FC8" w:rsidP="00F55550">
            <w:pPr>
              <w:jc w:val="center"/>
            </w:pPr>
            <w:r w:rsidRPr="00F55550">
              <w:rPr>
                <w:rFonts w:eastAsia="Arial" w:cstheme="minorHAnsi"/>
              </w:rPr>
              <w:t>1</w:t>
            </w:r>
          </w:p>
        </w:tc>
        <w:tc>
          <w:tcPr>
            <w:tcW w:w="1141" w:type="dxa"/>
            <w:shd w:val="clear" w:color="auto" w:fill="FFFFFF" w:themeFill="background1"/>
          </w:tcPr>
          <w:p w14:paraId="228F041F" w14:textId="5F616586" w:rsidR="0E695FC8" w:rsidRDefault="0E695FC8" w:rsidP="00F55550">
            <w:pPr>
              <w:jc w:val="center"/>
            </w:pPr>
            <w:r w:rsidRPr="00F55550">
              <w:rPr>
                <w:rFonts w:eastAsia="Arial" w:cstheme="minorHAnsi"/>
              </w:rPr>
              <w:t>3</w:t>
            </w:r>
          </w:p>
        </w:tc>
        <w:tc>
          <w:tcPr>
            <w:tcW w:w="1219" w:type="dxa"/>
            <w:shd w:val="clear" w:color="auto" w:fill="FFFFFF" w:themeFill="background1"/>
          </w:tcPr>
          <w:p w14:paraId="51A34B49" w14:textId="1B14F2C2" w:rsidR="0E695FC8" w:rsidRDefault="0E695FC8" w:rsidP="00F55550">
            <w:pPr>
              <w:jc w:val="center"/>
            </w:pPr>
            <w:r w:rsidRPr="00F55550">
              <w:rPr>
                <w:rFonts w:eastAsia="Arial" w:cstheme="minorHAnsi"/>
              </w:rPr>
              <w:t>0</w:t>
            </w:r>
          </w:p>
        </w:tc>
      </w:tr>
      <w:tr w:rsidR="0E695FC8" w14:paraId="4BB69E25" w14:textId="77777777" w:rsidTr="00752C61">
        <w:trPr>
          <w:trHeight w:val="255"/>
          <w:jc w:val="center"/>
        </w:trPr>
        <w:tc>
          <w:tcPr>
            <w:tcW w:w="3137" w:type="dxa"/>
            <w:shd w:val="clear" w:color="auto" w:fill="FFFFFF" w:themeFill="background1"/>
          </w:tcPr>
          <w:p w14:paraId="56A3837C" w14:textId="5D4C043F" w:rsidR="0E695FC8" w:rsidRDefault="0E695FC8" w:rsidP="00F55550">
            <w:pPr>
              <w:jc w:val="left"/>
            </w:pPr>
            <w:r w:rsidRPr="00F55550">
              <w:rPr>
                <w:rFonts w:eastAsia="Arial" w:cstheme="minorHAnsi"/>
                <w:b/>
                <w:i/>
              </w:rPr>
              <w:t>N.º de interfaces externos</w:t>
            </w:r>
          </w:p>
        </w:tc>
        <w:tc>
          <w:tcPr>
            <w:tcW w:w="1249" w:type="dxa"/>
            <w:shd w:val="clear" w:color="auto" w:fill="FFFFFF" w:themeFill="background1"/>
          </w:tcPr>
          <w:p w14:paraId="2B27737D" w14:textId="4EF90CFA" w:rsidR="0E695FC8" w:rsidRDefault="0E695FC8" w:rsidP="00F55550">
            <w:pPr>
              <w:jc w:val="center"/>
            </w:pPr>
            <w:r w:rsidRPr="00F55550">
              <w:rPr>
                <w:rFonts w:eastAsia="Arial" w:cstheme="minorHAnsi"/>
              </w:rPr>
              <w:t>0</w:t>
            </w:r>
          </w:p>
        </w:tc>
        <w:tc>
          <w:tcPr>
            <w:tcW w:w="1141" w:type="dxa"/>
            <w:shd w:val="clear" w:color="auto" w:fill="FFFFFF" w:themeFill="background1"/>
          </w:tcPr>
          <w:p w14:paraId="73B95D78" w14:textId="0E8D61B4" w:rsidR="0E695FC8" w:rsidRDefault="0E695FC8" w:rsidP="00F55550">
            <w:pPr>
              <w:jc w:val="center"/>
            </w:pPr>
            <w:r w:rsidRPr="00F55550">
              <w:rPr>
                <w:rFonts w:eastAsia="Arial" w:cstheme="minorHAnsi"/>
              </w:rPr>
              <w:t>0</w:t>
            </w:r>
          </w:p>
        </w:tc>
        <w:tc>
          <w:tcPr>
            <w:tcW w:w="1219" w:type="dxa"/>
            <w:shd w:val="clear" w:color="auto" w:fill="FFFFFF" w:themeFill="background1"/>
          </w:tcPr>
          <w:p w14:paraId="76A08346" w14:textId="62D6A24D" w:rsidR="0E695FC8" w:rsidRDefault="0E695FC8" w:rsidP="00F55550">
            <w:pPr>
              <w:jc w:val="center"/>
            </w:pPr>
            <w:r w:rsidRPr="00F55550">
              <w:rPr>
                <w:rFonts w:eastAsia="Arial" w:cstheme="minorHAnsi"/>
              </w:rPr>
              <w:t>0</w:t>
            </w:r>
          </w:p>
        </w:tc>
      </w:tr>
    </w:tbl>
    <w:p w14:paraId="4974D77C" w14:textId="07F1626D" w:rsidR="0E695FC8" w:rsidRDefault="006906C1" w:rsidP="000F50B5">
      <w:pPr>
        <w:pStyle w:val="CitadeTablas"/>
      </w:pPr>
      <w:bookmarkStart w:id="584" w:name="_Toc165126436"/>
      <w:r>
        <w:t>Gestión de usuarios – Cálculo de los puntos de función no ajustados</w:t>
      </w:r>
      <w:bookmarkEnd w:id="584"/>
    </w:p>
    <w:p w14:paraId="36889F75" w14:textId="448DD222" w:rsidR="45837B76" w:rsidRDefault="4CE05867" w:rsidP="00A12411">
      <w:pPr>
        <w:pStyle w:val="Ttulo5"/>
      </w:pPr>
      <w:bookmarkStart w:id="585" w:name="_Toc1359974149"/>
      <w:bookmarkStart w:id="586" w:name="_Toc164120919"/>
      <w:r>
        <w:lastRenderedPageBreak/>
        <w:t>Cálculo del factor de ajuste</w:t>
      </w:r>
      <w:bookmarkEnd w:id="585"/>
      <w:bookmarkEnd w:id="586"/>
    </w:p>
    <w:p w14:paraId="00DB97AE" w14:textId="5587CDAE" w:rsidR="70F86AEC" w:rsidRDefault="70F86AEC">
      <w:r>
        <w:t>Para realizar el cálculo del factor de ajuste responderemos a las preguntas planteadas en el apartado anterior:</w:t>
      </w:r>
    </w:p>
    <w:tbl>
      <w:tblPr>
        <w:tblStyle w:val="Tablaconcuadrculaclara"/>
        <w:tblW w:w="0" w:type="auto"/>
        <w:tblLook w:val="06A0" w:firstRow="1" w:lastRow="0" w:firstColumn="1" w:lastColumn="0" w:noHBand="1" w:noVBand="1"/>
      </w:tblPr>
      <w:tblGrid>
        <w:gridCol w:w="7110"/>
        <w:gridCol w:w="1380"/>
      </w:tblGrid>
      <w:tr w:rsidR="0E695FC8" w14:paraId="2476CD48" w14:textId="77777777" w:rsidTr="00F55550">
        <w:trPr>
          <w:trHeight w:val="300"/>
        </w:trPr>
        <w:tc>
          <w:tcPr>
            <w:tcW w:w="7110" w:type="dxa"/>
            <w:shd w:val="clear" w:color="auto" w:fill="AEAAAA" w:themeFill="background2" w:themeFillShade="BF"/>
          </w:tcPr>
          <w:p w14:paraId="11EE455A" w14:textId="1E583E45" w:rsidR="0E695FC8" w:rsidRPr="00F55550" w:rsidRDefault="0E695FC8" w:rsidP="0E695FC8">
            <w:pPr>
              <w:jc w:val="center"/>
              <w:rPr>
                <w:rFonts w:cstheme="minorHAnsi"/>
                <w:b/>
              </w:rPr>
            </w:pPr>
            <w:r w:rsidRPr="00F55550">
              <w:rPr>
                <w:rFonts w:cstheme="minorHAnsi"/>
                <w:b/>
              </w:rPr>
              <w:t>Característica</w:t>
            </w:r>
          </w:p>
        </w:tc>
        <w:tc>
          <w:tcPr>
            <w:tcW w:w="1380" w:type="dxa"/>
            <w:shd w:val="clear" w:color="auto" w:fill="AEAAAA" w:themeFill="background2" w:themeFillShade="BF"/>
          </w:tcPr>
          <w:p w14:paraId="2A224DBF" w14:textId="511B2D17" w:rsidR="0E695FC8" w:rsidRPr="00F55550" w:rsidRDefault="0E695FC8" w:rsidP="0E695FC8">
            <w:pPr>
              <w:jc w:val="center"/>
              <w:rPr>
                <w:rFonts w:cstheme="minorHAnsi"/>
                <w:b/>
              </w:rPr>
            </w:pPr>
            <w:r w:rsidRPr="00F55550">
              <w:rPr>
                <w:rFonts w:cstheme="minorHAnsi"/>
                <w:b/>
              </w:rPr>
              <w:t>Puntuación</w:t>
            </w:r>
          </w:p>
        </w:tc>
      </w:tr>
      <w:tr w:rsidR="0E695FC8" w14:paraId="77C71054" w14:textId="77777777" w:rsidTr="00F55550">
        <w:trPr>
          <w:trHeight w:val="300"/>
        </w:trPr>
        <w:tc>
          <w:tcPr>
            <w:tcW w:w="7110" w:type="dxa"/>
            <w:shd w:val="clear" w:color="auto" w:fill="FFFFFF" w:themeFill="background1"/>
            <w:vAlign w:val="center"/>
          </w:tcPr>
          <w:p w14:paraId="0312EC8D" w14:textId="2A34F82A" w:rsidR="0E695FC8" w:rsidRDefault="007B3456" w:rsidP="00F55550">
            <w:pPr>
              <w:jc w:val="left"/>
            </w:pPr>
            <w:r w:rsidRPr="00F55550">
              <w:rPr>
                <w:rFonts w:eastAsia="Arial" w:cstheme="minorHAnsi"/>
              </w:rPr>
              <w:t>1. ¿</w:t>
            </w:r>
            <w:r w:rsidR="0E695FC8" w:rsidRPr="00F55550">
              <w:rPr>
                <w:rFonts w:eastAsia="Arial" w:cstheme="minorHAnsi"/>
              </w:rPr>
              <w:t>Requiere el sistema copias de seguridad y de recuperación fiables?</w:t>
            </w:r>
          </w:p>
        </w:tc>
        <w:tc>
          <w:tcPr>
            <w:tcW w:w="1380" w:type="dxa"/>
            <w:shd w:val="clear" w:color="auto" w:fill="FFFFFF" w:themeFill="background1"/>
            <w:vAlign w:val="center"/>
          </w:tcPr>
          <w:p w14:paraId="7860A388" w14:textId="746000B8" w:rsidR="0E695FC8" w:rsidRDefault="0E695FC8" w:rsidP="0E695FC8">
            <w:pPr>
              <w:jc w:val="center"/>
            </w:pPr>
            <w:r w:rsidRPr="00F55550">
              <w:rPr>
                <w:rFonts w:eastAsia="Arial" w:cstheme="minorHAnsi"/>
              </w:rPr>
              <w:t>4</w:t>
            </w:r>
          </w:p>
        </w:tc>
      </w:tr>
      <w:tr w:rsidR="0E695FC8" w14:paraId="2EAD1C3C" w14:textId="77777777" w:rsidTr="00F55550">
        <w:trPr>
          <w:trHeight w:val="300"/>
        </w:trPr>
        <w:tc>
          <w:tcPr>
            <w:tcW w:w="7110" w:type="dxa"/>
            <w:shd w:val="clear" w:color="auto" w:fill="FFFFFF" w:themeFill="background1"/>
            <w:vAlign w:val="center"/>
          </w:tcPr>
          <w:p w14:paraId="1FAA5CD9" w14:textId="5B3AEF51" w:rsidR="0E695FC8" w:rsidRDefault="007B3456" w:rsidP="00F55550">
            <w:pPr>
              <w:jc w:val="left"/>
            </w:pPr>
            <w:r w:rsidRPr="00F55550">
              <w:rPr>
                <w:rFonts w:eastAsia="Arial" w:cstheme="minorHAnsi"/>
              </w:rPr>
              <w:t>2. ¿</w:t>
            </w:r>
            <w:r w:rsidR="0E695FC8" w:rsidRPr="00F55550">
              <w:rPr>
                <w:rFonts w:eastAsia="Arial" w:cstheme="minorHAnsi"/>
              </w:rPr>
              <w:t>Se requiere comunicación de datos?</w:t>
            </w:r>
          </w:p>
        </w:tc>
        <w:tc>
          <w:tcPr>
            <w:tcW w:w="1380" w:type="dxa"/>
            <w:shd w:val="clear" w:color="auto" w:fill="FFFFFF" w:themeFill="background1"/>
            <w:vAlign w:val="center"/>
          </w:tcPr>
          <w:p w14:paraId="20FA5091" w14:textId="564B210D" w:rsidR="0E695FC8" w:rsidRDefault="0E695FC8" w:rsidP="0E695FC8">
            <w:pPr>
              <w:jc w:val="center"/>
            </w:pPr>
            <w:r w:rsidRPr="00F55550">
              <w:rPr>
                <w:rFonts w:eastAsia="Arial" w:cstheme="minorHAnsi"/>
              </w:rPr>
              <w:t>1</w:t>
            </w:r>
          </w:p>
        </w:tc>
      </w:tr>
      <w:tr w:rsidR="0E695FC8" w14:paraId="56F0860C" w14:textId="77777777" w:rsidTr="00F55550">
        <w:trPr>
          <w:trHeight w:val="300"/>
        </w:trPr>
        <w:tc>
          <w:tcPr>
            <w:tcW w:w="7110" w:type="dxa"/>
            <w:shd w:val="clear" w:color="auto" w:fill="FFFFFF" w:themeFill="background1"/>
            <w:vAlign w:val="center"/>
          </w:tcPr>
          <w:p w14:paraId="52690590" w14:textId="10F77769" w:rsidR="0E695FC8" w:rsidRDefault="007B3456" w:rsidP="00F55550">
            <w:pPr>
              <w:jc w:val="left"/>
            </w:pPr>
            <w:r w:rsidRPr="00F55550">
              <w:rPr>
                <w:rFonts w:eastAsia="Arial" w:cstheme="minorHAnsi"/>
              </w:rPr>
              <w:t>3. ¿</w:t>
            </w:r>
            <w:r w:rsidR="0E695FC8" w:rsidRPr="00F55550">
              <w:rPr>
                <w:rFonts w:eastAsia="Arial" w:cstheme="minorHAnsi"/>
              </w:rPr>
              <w:t>Existen funciones de procesamiento distribuido?</w:t>
            </w:r>
          </w:p>
        </w:tc>
        <w:tc>
          <w:tcPr>
            <w:tcW w:w="1380" w:type="dxa"/>
            <w:shd w:val="clear" w:color="auto" w:fill="FFFFFF" w:themeFill="background1"/>
            <w:vAlign w:val="center"/>
          </w:tcPr>
          <w:p w14:paraId="2EF10889" w14:textId="4D19171B" w:rsidR="0E695FC8" w:rsidRDefault="0E695FC8" w:rsidP="0E695FC8">
            <w:pPr>
              <w:jc w:val="center"/>
            </w:pPr>
            <w:r w:rsidRPr="00F55550">
              <w:rPr>
                <w:rFonts w:eastAsia="Arial" w:cstheme="minorHAnsi"/>
              </w:rPr>
              <w:t>2</w:t>
            </w:r>
          </w:p>
        </w:tc>
      </w:tr>
      <w:tr w:rsidR="0E695FC8" w14:paraId="19B4E704" w14:textId="77777777" w:rsidTr="00F55550">
        <w:trPr>
          <w:trHeight w:val="300"/>
        </w:trPr>
        <w:tc>
          <w:tcPr>
            <w:tcW w:w="7110" w:type="dxa"/>
            <w:shd w:val="clear" w:color="auto" w:fill="FFFFFF" w:themeFill="background1"/>
            <w:vAlign w:val="center"/>
          </w:tcPr>
          <w:p w14:paraId="396936CF" w14:textId="74B7A94F" w:rsidR="0E695FC8" w:rsidRPr="00F55550" w:rsidRDefault="007B3456" w:rsidP="00F55550">
            <w:pPr>
              <w:jc w:val="left"/>
              <w:rPr>
                <w:rFonts w:eastAsia="Arial" w:cstheme="minorHAnsi"/>
                <w:b/>
              </w:rPr>
            </w:pPr>
            <w:r w:rsidRPr="00F55550">
              <w:rPr>
                <w:rFonts w:eastAsia="Arial" w:cstheme="minorHAnsi"/>
              </w:rPr>
              <w:t>4. ¿</w:t>
            </w:r>
            <w:r w:rsidR="0E695FC8" w:rsidRPr="00F55550">
              <w:rPr>
                <w:rFonts w:eastAsia="Arial" w:cstheme="minorHAnsi"/>
              </w:rPr>
              <w:t>Es crítico el rendimiento?</w:t>
            </w:r>
          </w:p>
        </w:tc>
        <w:tc>
          <w:tcPr>
            <w:tcW w:w="1380" w:type="dxa"/>
            <w:shd w:val="clear" w:color="auto" w:fill="FFFFFF" w:themeFill="background1"/>
            <w:vAlign w:val="center"/>
          </w:tcPr>
          <w:p w14:paraId="667AFCF7" w14:textId="5B547D79" w:rsidR="0E695FC8" w:rsidRDefault="0E695FC8" w:rsidP="0E695FC8">
            <w:pPr>
              <w:jc w:val="center"/>
            </w:pPr>
            <w:r w:rsidRPr="00F55550">
              <w:rPr>
                <w:rFonts w:eastAsia="Arial" w:cstheme="minorHAnsi"/>
              </w:rPr>
              <w:t>5</w:t>
            </w:r>
          </w:p>
        </w:tc>
      </w:tr>
      <w:tr w:rsidR="0E695FC8" w14:paraId="2C13EBE1" w14:textId="77777777" w:rsidTr="00F55550">
        <w:trPr>
          <w:trHeight w:val="300"/>
        </w:trPr>
        <w:tc>
          <w:tcPr>
            <w:tcW w:w="7110" w:type="dxa"/>
            <w:shd w:val="clear" w:color="auto" w:fill="FFFFFF" w:themeFill="background1"/>
            <w:vAlign w:val="center"/>
          </w:tcPr>
          <w:p w14:paraId="309612E2" w14:textId="768B21AB" w:rsidR="0E695FC8" w:rsidRDefault="007B3456" w:rsidP="00F55550">
            <w:pPr>
              <w:jc w:val="left"/>
            </w:pPr>
            <w:r w:rsidRPr="00F55550">
              <w:rPr>
                <w:rFonts w:eastAsia="Arial" w:cstheme="minorHAnsi"/>
              </w:rPr>
              <w:t>5. ¿</w:t>
            </w:r>
            <w:r w:rsidR="0E695FC8" w:rsidRPr="00F55550">
              <w:rPr>
                <w:rFonts w:eastAsia="Arial" w:cstheme="minorHAnsi"/>
              </w:rPr>
              <w:t>Se ejecutaría el sistema en un entorno operativo existente y fuertemente utilizado?</w:t>
            </w:r>
          </w:p>
        </w:tc>
        <w:tc>
          <w:tcPr>
            <w:tcW w:w="1380" w:type="dxa"/>
            <w:shd w:val="clear" w:color="auto" w:fill="FFFFFF" w:themeFill="background1"/>
            <w:vAlign w:val="center"/>
          </w:tcPr>
          <w:p w14:paraId="54ECEED4" w14:textId="065A538E" w:rsidR="0E695FC8" w:rsidRDefault="0E695FC8" w:rsidP="0E695FC8">
            <w:pPr>
              <w:jc w:val="center"/>
            </w:pPr>
            <w:r w:rsidRPr="00F55550">
              <w:rPr>
                <w:rFonts w:eastAsia="Arial" w:cstheme="minorHAnsi"/>
              </w:rPr>
              <w:t>3</w:t>
            </w:r>
          </w:p>
        </w:tc>
      </w:tr>
      <w:tr w:rsidR="0E695FC8" w14:paraId="4B1DE22E" w14:textId="77777777" w:rsidTr="00F55550">
        <w:trPr>
          <w:trHeight w:val="300"/>
        </w:trPr>
        <w:tc>
          <w:tcPr>
            <w:tcW w:w="7110" w:type="dxa"/>
            <w:shd w:val="clear" w:color="auto" w:fill="FFFFFF" w:themeFill="background1"/>
            <w:vAlign w:val="center"/>
          </w:tcPr>
          <w:p w14:paraId="5B35E363" w14:textId="336BC60E" w:rsidR="0E695FC8" w:rsidRDefault="007B3456" w:rsidP="00F55550">
            <w:pPr>
              <w:jc w:val="left"/>
            </w:pPr>
            <w:r w:rsidRPr="00F55550">
              <w:rPr>
                <w:rFonts w:eastAsia="Arial" w:cstheme="minorHAnsi"/>
              </w:rPr>
              <w:t>6. ¿</w:t>
            </w:r>
            <w:r w:rsidR="0E695FC8" w:rsidRPr="00F55550">
              <w:rPr>
                <w:rFonts w:eastAsia="Arial" w:cstheme="minorHAnsi"/>
              </w:rPr>
              <w:t>Requiere el sistema entrada de datos interactiva?</w:t>
            </w:r>
          </w:p>
        </w:tc>
        <w:tc>
          <w:tcPr>
            <w:tcW w:w="1380" w:type="dxa"/>
            <w:shd w:val="clear" w:color="auto" w:fill="FFFFFF" w:themeFill="background1"/>
            <w:vAlign w:val="center"/>
          </w:tcPr>
          <w:p w14:paraId="0EBCAD39" w14:textId="04D2C347" w:rsidR="0E695FC8" w:rsidRDefault="0E695FC8" w:rsidP="0E695FC8">
            <w:pPr>
              <w:jc w:val="center"/>
            </w:pPr>
            <w:r w:rsidRPr="00F55550">
              <w:rPr>
                <w:rFonts w:eastAsia="Arial" w:cstheme="minorHAnsi"/>
              </w:rPr>
              <w:t>4</w:t>
            </w:r>
          </w:p>
        </w:tc>
      </w:tr>
      <w:tr w:rsidR="0E695FC8" w14:paraId="3AABA018" w14:textId="77777777" w:rsidTr="00F55550">
        <w:trPr>
          <w:trHeight w:val="300"/>
        </w:trPr>
        <w:tc>
          <w:tcPr>
            <w:tcW w:w="7110" w:type="dxa"/>
            <w:shd w:val="clear" w:color="auto" w:fill="FFFFFF" w:themeFill="background1"/>
            <w:vAlign w:val="center"/>
          </w:tcPr>
          <w:p w14:paraId="20E9D47A" w14:textId="32DF308F" w:rsidR="0E695FC8" w:rsidRDefault="007B3456" w:rsidP="00F55550">
            <w:pPr>
              <w:jc w:val="left"/>
            </w:pPr>
            <w:r w:rsidRPr="00F55550">
              <w:rPr>
                <w:rFonts w:eastAsia="Arial" w:cstheme="minorHAnsi"/>
              </w:rPr>
              <w:t>7. ¿</w:t>
            </w:r>
            <w:r w:rsidR="0E695FC8" w:rsidRPr="00F55550">
              <w:rPr>
                <w:rFonts w:eastAsia="Arial" w:cstheme="minorHAnsi"/>
              </w:rPr>
              <w:t>Requiere la entrada de datos interactiva que las transacciones de entrada se lleven a cabo sobre múltiples pantallas u operaciones?</w:t>
            </w:r>
          </w:p>
        </w:tc>
        <w:tc>
          <w:tcPr>
            <w:tcW w:w="1380" w:type="dxa"/>
            <w:shd w:val="clear" w:color="auto" w:fill="FFFFFF" w:themeFill="background1"/>
            <w:vAlign w:val="center"/>
          </w:tcPr>
          <w:p w14:paraId="050AD7F4" w14:textId="2B30D707" w:rsidR="0E695FC8" w:rsidRDefault="0E695FC8" w:rsidP="0E695FC8">
            <w:pPr>
              <w:jc w:val="center"/>
            </w:pPr>
            <w:r w:rsidRPr="00F55550">
              <w:rPr>
                <w:rFonts w:eastAsia="Arial" w:cstheme="minorHAnsi"/>
              </w:rPr>
              <w:t>3</w:t>
            </w:r>
          </w:p>
        </w:tc>
      </w:tr>
      <w:tr w:rsidR="0E695FC8" w14:paraId="22B80BEE" w14:textId="77777777" w:rsidTr="00F55550">
        <w:trPr>
          <w:trHeight w:val="300"/>
        </w:trPr>
        <w:tc>
          <w:tcPr>
            <w:tcW w:w="7110" w:type="dxa"/>
            <w:shd w:val="clear" w:color="auto" w:fill="FFFFFF" w:themeFill="background1"/>
            <w:vAlign w:val="center"/>
          </w:tcPr>
          <w:p w14:paraId="17AAAFB6" w14:textId="015A5DCA" w:rsidR="0E695FC8" w:rsidRDefault="007B3456" w:rsidP="00F55550">
            <w:pPr>
              <w:jc w:val="left"/>
            </w:pPr>
            <w:r w:rsidRPr="00F55550">
              <w:rPr>
                <w:rFonts w:eastAsia="Arial" w:cstheme="minorHAnsi"/>
              </w:rPr>
              <w:t>8. ¿</w:t>
            </w:r>
            <w:r w:rsidR="0E695FC8" w:rsidRPr="00F55550">
              <w:rPr>
                <w:rFonts w:eastAsia="Arial" w:cstheme="minorHAnsi"/>
              </w:rPr>
              <w:t>Se actualizan los archivos maestros de forma interactiva?</w:t>
            </w:r>
          </w:p>
        </w:tc>
        <w:tc>
          <w:tcPr>
            <w:tcW w:w="1380" w:type="dxa"/>
            <w:shd w:val="clear" w:color="auto" w:fill="FFFFFF" w:themeFill="background1"/>
            <w:vAlign w:val="center"/>
          </w:tcPr>
          <w:p w14:paraId="0167415E" w14:textId="29DB7456" w:rsidR="0E695FC8" w:rsidRDefault="0E695FC8" w:rsidP="0E695FC8">
            <w:pPr>
              <w:jc w:val="center"/>
            </w:pPr>
            <w:r w:rsidRPr="00F55550">
              <w:rPr>
                <w:rFonts w:eastAsia="Arial" w:cstheme="minorHAnsi"/>
              </w:rPr>
              <w:t>3</w:t>
            </w:r>
          </w:p>
        </w:tc>
      </w:tr>
      <w:tr w:rsidR="0E695FC8" w14:paraId="4855DAFE" w14:textId="77777777" w:rsidTr="00F55550">
        <w:trPr>
          <w:trHeight w:val="300"/>
        </w:trPr>
        <w:tc>
          <w:tcPr>
            <w:tcW w:w="7110" w:type="dxa"/>
            <w:shd w:val="clear" w:color="auto" w:fill="FFFFFF" w:themeFill="background1"/>
            <w:vAlign w:val="center"/>
          </w:tcPr>
          <w:p w14:paraId="388A8E97" w14:textId="42E380A1" w:rsidR="0E695FC8" w:rsidRDefault="0E695FC8" w:rsidP="00F55550">
            <w:pPr>
              <w:jc w:val="left"/>
            </w:pPr>
            <w:r w:rsidRPr="00F55550">
              <w:rPr>
                <w:rFonts w:eastAsia="Arial" w:cstheme="minorHAnsi"/>
              </w:rPr>
              <w:t>9. ¿Son complejas las entradas, las salidas, los archivos o las peticiones?</w:t>
            </w:r>
          </w:p>
        </w:tc>
        <w:tc>
          <w:tcPr>
            <w:tcW w:w="1380" w:type="dxa"/>
            <w:shd w:val="clear" w:color="auto" w:fill="FFFFFF" w:themeFill="background1"/>
            <w:vAlign w:val="center"/>
          </w:tcPr>
          <w:p w14:paraId="0E1B0685" w14:textId="668F07C1" w:rsidR="0E695FC8" w:rsidRDefault="0E695FC8" w:rsidP="0E695FC8">
            <w:pPr>
              <w:jc w:val="center"/>
            </w:pPr>
            <w:r w:rsidRPr="00F55550">
              <w:rPr>
                <w:rFonts w:eastAsia="Arial" w:cstheme="minorHAnsi"/>
              </w:rPr>
              <w:t>3</w:t>
            </w:r>
          </w:p>
        </w:tc>
      </w:tr>
      <w:tr w:rsidR="0E695FC8" w14:paraId="35264D94" w14:textId="77777777" w:rsidTr="00F55550">
        <w:trPr>
          <w:trHeight w:val="300"/>
        </w:trPr>
        <w:tc>
          <w:tcPr>
            <w:tcW w:w="7110" w:type="dxa"/>
            <w:shd w:val="clear" w:color="auto" w:fill="FFFFFF" w:themeFill="background1"/>
            <w:vAlign w:val="center"/>
          </w:tcPr>
          <w:p w14:paraId="5B672DA5" w14:textId="1A98418C" w:rsidR="0E695FC8" w:rsidRDefault="007B3456" w:rsidP="00F55550">
            <w:pPr>
              <w:jc w:val="left"/>
            </w:pPr>
            <w:r w:rsidRPr="00F55550">
              <w:rPr>
                <w:rFonts w:eastAsia="Arial" w:cstheme="minorHAnsi"/>
              </w:rPr>
              <w:t>10. ¿</w:t>
            </w:r>
            <w:r w:rsidR="0E695FC8" w:rsidRPr="00F55550">
              <w:rPr>
                <w:rFonts w:eastAsia="Arial" w:cstheme="minorHAnsi"/>
              </w:rPr>
              <w:t>Es complejo el procesamiento interno?</w:t>
            </w:r>
          </w:p>
        </w:tc>
        <w:tc>
          <w:tcPr>
            <w:tcW w:w="1380" w:type="dxa"/>
            <w:shd w:val="clear" w:color="auto" w:fill="FFFFFF" w:themeFill="background1"/>
            <w:vAlign w:val="center"/>
          </w:tcPr>
          <w:p w14:paraId="2A59F13C" w14:textId="712E7D0B" w:rsidR="0E695FC8" w:rsidRDefault="0E695FC8" w:rsidP="0E695FC8">
            <w:pPr>
              <w:jc w:val="center"/>
            </w:pPr>
            <w:r w:rsidRPr="00F55550">
              <w:rPr>
                <w:rFonts w:eastAsia="Arial" w:cstheme="minorHAnsi"/>
              </w:rPr>
              <w:t>4</w:t>
            </w:r>
          </w:p>
        </w:tc>
      </w:tr>
      <w:tr w:rsidR="0E695FC8" w14:paraId="14E68BD8" w14:textId="77777777" w:rsidTr="00F55550">
        <w:trPr>
          <w:trHeight w:val="300"/>
        </w:trPr>
        <w:tc>
          <w:tcPr>
            <w:tcW w:w="7110" w:type="dxa"/>
            <w:shd w:val="clear" w:color="auto" w:fill="FFFFFF" w:themeFill="background1"/>
            <w:vAlign w:val="center"/>
          </w:tcPr>
          <w:p w14:paraId="380DF310" w14:textId="08770FBA" w:rsidR="0E695FC8" w:rsidRDefault="007B3456" w:rsidP="00F55550">
            <w:pPr>
              <w:jc w:val="left"/>
            </w:pPr>
            <w:r w:rsidRPr="00F55550">
              <w:rPr>
                <w:rFonts w:eastAsia="Arial" w:cstheme="minorHAnsi"/>
              </w:rPr>
              <w:t>11. ¿</w:t>
            </w:r>
            <w:r w:rsidR="0E695FC8" w:rsidRPr="00F55550">
              <w:rPr>
                <w:rFonts w:eastAsia="Arial" w:cstheme="minorHAnsi"/>
              </w:rPr>
              <w:t>Se ha diseñado el código para ser reutilizable?</w:t>
            </w:r>
          </w:p>
        </w:tc>
        <w:tc>
          <w:tcPr>
            <w:tcW w:w="1380" w:type="dxa"/>
            <w:shd w:val="clear" w:color="auto" w:fill="FFFFFF" w:themeFill="background1"/>
            <w:vAlign w:val="center"/>
          </w:tcPr>
          <w:p w14:paraId="7F575B6A" w14:textId="299E3E40" w:rsidR="0E695FC8" w:rsidRDefault="0E695FC8" w:rsidP="0E695FC8">
            <w:pPr>
              <w:jc w:val="center"/>
            </w:pPr>
            <w:r w:rsidRPr="00F55550">
              <w:rPr>
                <w:rFonts w:eastAsia="Arial" w:cstheme="minorHAnsi"/>
              </w:rPr>
              <w:t>1</w:t>
            </w:r>
          </w:p>
        </w:tc>
      </w:tr>
      <w:tr w:rsidR="0E695FC8" w14:paraId="442B278A" w14:textId="77777777" w:rsidTr="00F55550">
        <w:trPr>
          <w:trHeight w:val="300"/>
        </w:trPr>
        <w:tc>
          <w:tcPr>
            <w:tcW w:w="7110" w:type="dxa"/>
            <w:shd w:val="clear" w:color="auto" w:fill="FFFFFF" w:themeFill="background1"/>
            <w:vAlign w:val="center"/>
          </w:tcPr>
          <w:p w14:paraId="7D707512" w14:textId="65C173A3" w:rsidR="0E695FC8" w:rsidRDefault="007B3456" w:rsidP="00F55550">
            <w:pPr>
              <w:jc w:val="left"/>
            </w:pPr>
            <w:r w:rsidRPr="00F55550">
              <w:rPr>
                <w:rFonts w:eastAsia="Arial" w:cstheme="minorHAnsi"/>
              </w:rPr>
              <w:t>12. ¿</w:t>
            </w:r>
            <w:r w:rsidR="0E695FC8" w:rsidRPr="00F55550">
              <w:rPr>
                <w:rFonts w:eastAsia="Arial" w:cstheme="minorHAnsi"/>
              </w:rPr>
              <w:t>Están incluidas en el diseño la conversión y la instalación?</w:t>
            </w:r>
          </w:p>
        </w:tc>
        <w:tc>
          <w:tcPr>
            <w:tcW w:w="1380" w:type="dxa"/>
            <w:shd w:val="clear" w:color="auto" w:fill="FFFFFF" w:themeFill="background1"/>
            <w:vAlign w:val="center"/>
          </w:tcPr>
          <w:p w14:paraId="0D2ACC9B" w14:textId="130AC3ED" w:rsidR="0E695FC8" w:rsidRDefault="0E695FC8" w:rsidP="0E695FC8">
            <w:pPr>
              <w:jc w:val="center"/>
            </w:pPr>
            <w:r w:rsidRPr="00F55550">
              <w:rPr>
                <w:rFonts w:eastAsia="Arial" w:cstheme="minorHAnsi"/>
              </w:rPr>
              <w:t>2</w:t>
            </w:r>
          </w:p>
        </w:tc>
      </w:tr>
      <w:tr w:rsidR="0E695FC8" w14:paraId="27DD36C8" w14:textId="77777777" w:rsidTr="00F55550">
        <w:trPr>
          <w:trHeight w:val="300"/>
        </w:trPr>
        <w:tc>
          <w:tcPr>
            <w:tcW w:w="7110" w:type="dxa"/>
            <w:shd w:val="clear" w:color="auto" w:fill="FFFFFF" w:themeFill="background1"/>
            <w:vAlign w:val="center"/>
          </w:tcPr>
          <w:p w14:paraId="082B2C93" w14:textId="020BF7B3" w:rsidR="0E695FC8" w:rsidRDefault="007B3456" w:rsidP="00F55550">
            <w:pPr>
              <w:jc w:val="left"/>
            </w:pPr>
            <w:r w:rsidRPr="00F55550">
              <w:rPr>
                <w:rFonts w:eastAsia="Arial" w:cstheme="minorHAnsi"/>
              </w:rPr>
              <w:t>13. ¿</w:t>
            </w:r>
            <w:r w:rsidR="0E695FC8" w:rsidRPr="00F55550">
              <w:rPr>
                <w:rFonts w:eastAsia="Arial" w:cstheme="minorHAnsi"/>
              </w:rPr>
              <w:t>Se ha diseñado el sistema para soportar múltiples instalaciones en diferentes organizaciones?</w:t>
            </w:r>
          </w:p>
        </w:tc>
        <w:tc>
          <w:tcPr>
            <w:tcW w:w="1380" w:type="dxa"/>
            <w:shd w:val="clear" w:color="auto" w:fill="FFFFFF" w:themeFill="background1"/>
            <w:vAlign w:val="center"/>
          </w:tcPr>
          <w:p w14:paraId="21BB8EB5" w14:textId="37336968" w:rsidR="0E695FC8" w:rsidRDefault="0E695FC8" w:rsidP="0E695FC8">
            <w:pPr>
              <w:jc w:val="center"/>
            </w:pPr>
            <w:r w:rsidRPr="00F55550">
              <w:rPr>
                <w:rFonts w:eastAsia="Arial" w:cstheme="minorHAnsi"/>
              </w:rPr>
              <w:t>2</w:t>
            </w:r>
          </w:p>
        </w:tc>
      </w:tr>
      <w:tr w:rsidR="0E695FC8" w14:paraId="5DE14537" w14:textId="77777777" w:rsidTr="00F55550">
        <w:trPr>
          <w:trHeight w:val="300"/>
        </w:trPr>
        <w:tc>
          <w:tcPr>
            <w:tcW w:w="7110" w:type="dxa"/>
            <w:shd w:val="clear" w:color="auto" w:fill="FFFFFF" w:themeFill="background1"/>
            <w:vAlign w:val="center"/>
          </w:tcPr>
          <w:p w14:paraId="1B569695" w14:textId="6CD1DE4C" w:rsidR="0E695FC8" w:rsidRDefault="007B3456" w:rsidP="00F55550">
            <w:pPr>
              <w:jc w:val="left"/>
            </w:pPr>
            <w:r w:rsidRPr="00F55550">
              <w:rPr>
                <w:rFonts w:eastAsia="Arial" w:cstheme="minorHAnsi"/>
              </w:rPr>
              <w:t>14. ¿</w:t>
            </w:r>
            <w:r w:rsidR="0E695FC8" w:rsidRPr="00F55550">
              <w:rPr>
                <w:rFonts w:eastAsia="Arial" w:cstheme="minorHAnsi"/>
              </w:rPr>
              <w:t>Se ha diseñado la aplicación para facilitar los cambios y para ser fácilmente utilizada por el usuario?</w:t>
            </w:r>
          </w:p>
        </w:tc>
        <w:tc>
          <w:tcPr>
            <w:tcW w:w="1380" w:type="dxa"/>
            <w:shd w:val="clear" w:color="auto" w:fill="FFFFFF" w:themeFill="background1"/>
            <w:vAlign w:val="center"/>
          </w:tcPr>
          <w:p w14:paraId="4C57A5D5" w14:textId="648B9956" w:rsidR="0E695FC8" w:rsidRDefault="0E695FC8" w:rsidP="0E695FC8">
            <w:pPr>
              <w:jc w:val="center"/>
            </w:pPr>
            <w:r w:rsidRPr="00F55550">
              <w:rPr>
                <w:rFonts w:eastAsia="Arial" w:cstheme="minorHAnsi"/>
              </w:rPr>
              <w:t>5</w:t>
            </w:r>
          </w:p>
        </w:tc>
      </w:tr>
    </w:tbl>
    <w:p w14:paraId="76F1F60E" w14:textId="41D5F3F8" w:rsidR="0E695FC8" w:rsidRDefault="006906C1" w:rsidP="000F50B5">
      <w:pPr>
        <w:pStyle w:val="CitadeTablas"/>
      </w:pPr>
      <w:bookmarkStart w:id="587" w:name="_Toc165126437"/>
      <w:r>
        <w:t>Gestión de usuarios– Cálculo del factor de ajuste</w:t>
      </w:r>
      <w:bookmarkEnd w:id="587"/>
    </w:p>
    <w:p w14:paraId="3347C8BF" w14:textId="1F343BA4" w:rsidR="0013699B" w:rsidRDefault="0013699B">
      <w:pPr>
        <w:jc w:val="left"/>
        <w:rPr>
          <w:rFonts w:asciiTheme="majorHAnsi" w:eastAsiaTheme="majorEastAsia" w:hAnsiTheme="majorHAnsi" w:cstheme="majorBidi"/>
          <w:color w:val="000000" w:themeColor="text1"/>
        </w:rPr>
      </w:pPr>
      <w:bookmarkStart w:id="588" w:name="_Toc2011260465"/>
      <w:bookmarkStart w:id="589" w:name="_Toc164120920"/>
    </w:p>
    <w:p w14:paraId="4128275F" w14:textId="36221528" w:rsidR="45837B76" w:rsidRDefault="4CE05867" w:rsidP="00A12411">
      <w:pPr>
        <w:pStyle w:val="Ttulo5"/>
      </w:pPr>
      <w:r>
        <w:t>Cálculo de los puntos función</w:t>
      </w:r>
      <w:bookmarkEnd w:id="588"/>
      <w:bookmarkEnd w:id="589"/>
    </w:p>
    <w:p w14:paraId="0202CD71" w14:textId="1B532CD9" w:rsidR="7FE96215" w:rsidRDefault="7FE96215">
      <w:r>
        <w:t>Ahora con los datos sacados en los apartados anteriores podemos calcular los puntos función:</w:t>
      </w:r>
    </w:p>
    <w:tbl>
      <w:tblPr>
        <w:tblStyle w:val="Tablaconcuadrculaclara"/>
        <w:tblW w:w="0" w:type="auto"/>
        <w:tblLook w:val="06A0" w:firstRow="1" w:lastRow="0" w:firstColumn="1" w:lastColumn="0" w:noHBand="1" w:noVBand="1"/>
      </w:tblPr>
      <w:tblGrid>
        <w:gridCol w:w="4245"/>
        <w:gridCol w:w="4245"/>
      </w:tblGrid>
      <w:tr w:rsidR="0E695FC8" w14:paraId="62ADB95F" w14:textId="77777777" w:rsidTr="00F55550">
        <w:trPr>
          <w:trHeight w:val="300"/>
        </w:trPr>
        <w:tc>
          <w:tcPr>
            <w:tcW w:w="4245" w:type="dxa"/>
            <w:shd w:val="clear" w:color="auto" w:fill="AEAAAA" w:themeFill="background2" w:themeFillShade="BF"/>
          </w:tcPr>
          <w:p w14:paraId="00E6D338" w14:textId="397EB9C0" w:rsidR="0E695FC8" w:rsidRPr="00F55550" w:rsidRDefault="0E695FC8" w:rsidP="0E695FC8">
            <w:pPr>
              <w:jc w:val="center"/>
              <w:rPr>
                <w:rFonts w:cstheme="minorHAnsi"/>
                <w:b/>
              </w:rPr>
            </w:pPr>
            <w:r w:rsidRPr="00F55550">
              <w:rPr>
                <w:rFonts w:cstheme="minorHAnsi"/>
                <w:b/>
              </w:rPr>
              <w:t>Variable</w:t>
            </w:r>
          </w:p>
        </w:tc>
        <w:tc>
          <w:tcPr>
            <w:tcW w:w="4245" w:type="dxa"/>
            <w:shd w:val="clear" w:color="auto" w:fill="AEAAAA" w:themeFill="background2" w:themeFillShade="BF"/>
          </w:tcPr>
          <w:p w14:paraId="3E338000" w14:textId="3DFFEEF9" w:rsidR="0E695FC8" w:rsidRPr="00F55550" w:rsidRDefault="0E695FC8" w:rsidP="0E695FC8">
            <w:pPr>
              <w:jc w:val="center"/>
              <w:rPr>
                <w:rFonts w:cstheme="minorHAnsi"/>
                <w:b/>
              </w:rPr>
            </w:pPr>
            <w:r w:rsidRPr="00F55550">
              <w:rPr>
                <w:rFonts w:cstheme="minorHAnsi"/>
                <w:b/>
              </w:rPr>
              <w:t>Valor</w:t>
            </w:r>
          </w:p>
        </w:tc>
      </w:tr>
      <w:tr w:rsidR="0E695FC8" w14:paraId="3A7A4EF2" w14:textId="77777777" w:rsidTr="00A17D8C">
        <w:trPr>
          <w:trHeight w:val="300"/>
        </w:trPr>
        <w:tc>
          <w:tcPr>
            <w:tcW w:w="4245" w:type="dxa"/>
            <w:shd w:val="clear" w:color="auto" w:fill="FFFFFF" w:themeFill="background1"/>
          </w:tcPr>
          <w:p w14:paraId="5ACDC8CE" w14:textId="122E7C88" w:rsidR="0E695FC8" w:rsidRDefault="003766FE" w:rsidP="0E695FC8">
            <w:pPr>
              <w:jc w:val="center"/>
            </w:pPr>
            <w:r w:rsidRPr="00DA735B">
              <w:t>CF</w:t>
            </w:r>
            <w:r>
              <w:t xml:space="preserve"> (Contador Función)</w:t>
            </w:r>
          </w:p>
        </w:tc>
        <w:tc>
          <w:tcPr>
            <w:tcW w:w="4245" w:type="dxa"/>
            <w:shd w:val="clear" w:color="auto" w:fill="FFFFFF" w:themeFill="background1"/>
          </w:tcPr>
          <w:p w14:paraId="76652DD9" w14:textId="77D8EF7C" w:rsidR="23545578" w:rsidRDefault="00F94BE2" w:rsidP="0E695FC8">
            <w:pPr>
              <w:jc w:val="center"/>
            </w:pPr>
            <w:r>
              <w:t>69</w:t>
            </w:r>
          </w:p>
        </w:tc>
      </w:tr>
      <w:tr w:rsidR="0E695FC8" w14:paraId="294C9922" w14:textId="77777777" w:rsidTr="00A17D8C">
        <w:trPr>
          <w:trHeight w:val="300"/>
        </w:trPr>
        <w:tc>
          <w:tcPr>
            <w:tcW w:w="4245" w:type="dxa"/>
            <w:shd w:val="clear" w:color="auto" w:fill="FFFFFF" w:themeFill="background1"/>
          </w:tcPr>
          <w:p w14:paraId="1E5D6140" w14:textId="6CEAC931" w:rsidR="0E695FC8" w:rsidRDefault="0E695FC8" w:rsidP="0E695FC8">
            <w:pPr>
              <w:jc w:val="center"/>
            </w:pPr>
            <w:r w:rsidRPr="00F55550">
              <w:rPr>
                <w:rStyle w:val="hgkelc"/>
                <w:rFonts w:cstheme="minorHAnsi"/>
              </w:rPr>
              <w:t>Σ</w:t>
            </w:r>
            <w:r>
              <w:t xml:space="preserve"> factores de ajuste</w:t>
            </w:r>
          </w:p>
        </w:tc>
        <w:tc>
          <w:tcPr>
            <w:tcW w:w="4245" w:type="dxa"/>
            <w:shd w:val="clear" w:color="auto" w:fill="FFFFFF" w:themeFill="background1"/>
          </w:tcPr>
          <w:p w14:paraId="0662FC8F" w14:textId="7362AAB7" w:rsidR="0E695FC8" w:rsidRDefault="0E695FC8" w:rsidP="0E695FC8">
            <w:pPr>
              <w:jc w:val="center"/>
            </w:pPr>
            <w:r>
              <w:t>42</w:t>
            </w:r>
          </w:p>
        </w:tc>
      </w:tr>
      <w:tr w:rsidR="0E695FC8" w14:paraId="76F52C08" w14:textId="77777777" w:rsidTr="00A17D8C">
        <w:trPr>
          <w:trHeight w:val="300"/>
        </w:trPr>
        <w:tc>
          <w:tcPr>
            <w:tcW w:w="4245" w:type="dxa"/>
            <w:shd w:val="clear" w:color="auto" w:fill="FFFFFF" w:themeFill="background1"/>
          </w:tcPr>
          <w:p w14:paraId="6433CC8A" w14:textId="5CC8FDE7" w:rsidR="0E695FC8" w:rsidRDefault="0E695FC8" w:rsidP="0E695FC8">
            <w:pPr>
              <w:jc w:val="center"/>
            </w:pPr>
            <w:r>
              <w:t>C</w:t>
            </w:r>
            <w:r w:rsidRPr="00F55550">
              <w:rPr>
                <w:rFonts w:cstheme="minorHAnsi"/>
                <w:vertAlign w:val="subscript"/>
              </w:rPr>
              <w:t>k</w:t>
            </w:r>
          </w:p>
        </w:tc>
        <w:tc>
          <w:tcPr>
            <w:tcW w:w="4245" w:type="dxa"/>
            <w:shd w:val="clear" w:color="auto" w:fill="FFFFFF" w:themeFill="background1"/>
          </w:tcPr>
          <w:p w14:paraId="1D701085" w14:textId="42D7F828" w:rsidR="0E695FC8" w:rsidRDefault="0E695FC8" w:rsidP="0E695FC8">
            <w:pPr>
              <w:jc w:val="center"/>
            </w:pPr>
            <w:r>
              <w:t>1,07</w:t>
            </w:r>
          </w:p>
        </w:tc>
      </w:tr>
      <w:tr w:rsidR="0E695FC8" w14:paraId="4CE645E4" w14:textId="77777777" w:rsidTr="00A17D8C">
        <w:trPr>
          <w:trHeight w:val="300"/>
        </w:trPr>
        <w:tc>
          <w:tcPr>
            <w:tcW w:w="4245" w:type="dxa"/>
            <w:shd w:val="clear" w:color="auto" w:fill="FFFFFF" w:themeFill="background1"/>
          </w:tcPr>
          <w:p w14:paraId="13013AA7" w14:textId="6CA539AC" w:rsidR="0E695FC8" w:rsidRDefault="0E695FC8" w:rsidP="0E695FC8">
            <w:pPr>
              <w:jc w:val="center"/>
            </w:pPr>
            <w:r>
              <w:t>PF</w:t>
            </w:r>
            <w:r w:rsidR="003766FE">
              <w:t xml:space="preserve"> (Puntos Función)</w:t>
            </w:r>
          </w:p>
        </w:tc>
        <w:tc>
          <w:tcPr>
            <w:tcW w:w="4245" w:type="dxa"/>
            <w:shd w:val="clear" w:color="auto" w:fill="FFFFFF" w:themeFill="background1"/>
          </w:tcPr>
          <w:p w14:paraId="3CC18788" w14:textId="5FA614B4" w:rsidR="0E695FC8" w:rsidRDefault="00800969" w:rsidP="0E695FC8">
            <w:pPr>
              <w:jc w:val="center"/>
            </w:pPr>
            <w:r>
              <w:t>73,83</w:t>
            </w:r>
          </w:p>
        </w:tc>
      </w:tr>
    </w:tbl>
    <w:p w14:paraId="2470619D" w14:textId="4AD4C256" w:rsidR="0E695FC8" w:rsidRDefault="006906C1" w:rsidP="000F50B5">
      <w:pPr>
        <w:pStyle w:val="CitadeTablas"/>
      </w:pPr>
      <w:bookmarkStart w:id="590" w:name="_Toc165126438"/>
      <w:r>
        <w:t>Gestión de usuarios - Cálculo de los puntos función</w:t>
      </w:r>
      <w:bookmarkEnd w:id="590"/>
    </w:p>
    <w:p w14:paraId="7B8E8CDD" w14:textId="77777777" w:rsidR="00794F37" w:rsidRDefault="00794F37">
      <w:pPr>
        <w:jc w:val="left"/>
        <w:rPr>
          <w:rFonts w:asciiTheme="majorHAnsi" w:eastAsiaTheme="majorEastAsia" w:hAnsiTheme="majorHAnsi" w:cstheme="majorBidi"/>
          <w:b/>
          <w:iCs/>
          <w:sz w:val="24"/>
        </w:rPr>
      </w:pPr>
      <w:bookmarkStart w:id="591" w:name="_Toc1478115000"/>
      <w:bookmarkStart w:id="592" w:name="_Toc164120921"/>
      <w:r>
        <w:br w:type="page"/>
      </w:r>
    </w:p>
    <w:p w14:paraId="02DF8E85" w14:textId="13749BED" w:rsidR="1095F1A2" w:rsidRDefault="379269C1" w:rsidP="00971F70">
      <w:pPr>
        <w:pStyle w:val="Ttulo4"/>
      </w:pPr>
      <w:r>
        <w:lastRenderedPageBreak/>
        <w:t>Módulo de Sistema de geoposicionamiento</w:t>
      </w:r>
      <w:bookmarkEnd w:id="591"/>
      <w:bookmarkEnd w:id="592"/>
    </w:p>
    <w:p w14:paraId="5FB59003" w14:textId="370D8B66" w:rsidR="55A4A8F7" w:rsidRDefault="4F355394" w:rsidP="00A12411">
      <w:pPr>
        <w:pStyle w:val="Ttulo5"/>
      </w:pPr>
      <w:bookmarkStart w:id="593" w:name="_Toc1827182669"/>
      <w:bookmarkStart w:id="594" w:name="_Toc164120922"/>
      <w:r>
        <w:t>Identificación de las funciones</w:t>
      </w:r>
      <w:bookmarkEnd w:id="593"/>
      <w:bookmarkEnd w:id="594"/>
    </w:p>
    <w:p w14:paraId="48BE5766" w14:textId="1EAAC513" w:rsidR="40C77B20" w:rsidRDefault="40C77B20">
      <w:r>
        <w:t>El módulo contiene las siguientes funciones:</w:t>
      </w:r>
    </w:p>
    <w:p w14:paraId="623F496D" w14:textId="0FB64434" w:rsidR="40C77B20" w:rsidRPr="0013699B" w:rsidRDefault="40C77B20" w:rsidP="00777473">
      <w:pPr>
        <w:pStyle w:val="Prrafodelista"/>
        <w:numPr>
          <w:ilvl w:val="0"/>
          <w:numId w:val="84"/>
        </w:numPr>
        <w:rPr>
          <w:rFonts w:eastAsia="Aptos" w:cstheme="minorHAnsi"/>
        </w:rPr>
      </w:pPr>
      <w:r w:rsidRPr="0013699B">
        <w:rPr>
          <w:rFonts w:eastAsia="Aptos" w:cstheme="minorHAnsi"/>
          <w:b/>
          <w:color w:val="000000" w:themeColor="text1"/>
        </w:rPr>
        <w:t>Listado de vehículos en funcionamiento:</w:t>
      </w:r>
      <w:r w:rsidRPr="0013699B">
        <w:rPr>
          <w:rFonts w:eastAsia="Aptos" w:cstheme="minorHAnsi"/>
          <w:color w:val="000000" w:themeColor="text1"/>
        </w:rPr>
        <w:t xml:space="preserve"> El usuario registrado podrá ver el listado de los vehículos en funcionamiento y acceder a su ubicación</w:t>
      </w:r>
      <w:r w:rsidR="6525694E" w:rsidRPr="0013699B">
        <w:rPr>
          <w:rFonts w:eastAsia="Aptos" w:cstheme="minorHAnsi"/>
          <w:color w:val="000000" w:themeColor="text1"/>
        </w:rPr>
        <w:t>.</w:t>
      </w:r>
    </w:p>
    <w:p w14:paraId="2A71BD58" w14:textId="11DC4553" w:rsidR="40C77B20" w:rsidRPr="0013699B" w:rsidRDefault="40C77B20" w:rsidP="00777473">
      <w:pPr>
        <w:pStyle w:val="Prrafodelista"/>
        <w:numPr>
          <w:ilvl w:val="0"/>
          <w:numId w:val="84"/>
        </w:numPr>
        <w:rPr>
          <w:rFonts w:eastAsia="Aptos" w:cstheme="minorHAnsi"/>
        </w:rPr>
      </w:pPr>
      <w:r w:rsidRPr="0013699B">
        <w:rPr>
          <w:rFonts w:eastAsia="Aptos" w:cstheme="minorHAnsi"/>
          <w:b/>
          <w:color w:val="000000" w:themeColor="text1"/>
        </w:rPr>
        <w:t>Listado de vehículos parados:</w:t>
      </w:r>
      <w:r w:rsidRPr="0013699B">
        <w:rPr>
          <w:rFonts w:eastAsia="Aptos" w:cstheme="minorHAnsi"/>
          <w:color w:val="000000" w:themeColor="text1"/>
        </w:rPr>
        <w:t xml:space="preserve"> El usuario registrado podrá ver el listado de los vehículos parados</w:t>
      </w:r>
      <w:r w:rsidR="00FB7824" w:rsidRPr="0013699B">
        <w:rPr>
          <w:rFonts w:eastAsia="Aptos" w:cstheme="minorHAnsi"/>
          <w:color w:val="000000" w:themeColor="text1"/>
        </w:rPr>
        <w:t>.</w:t>
      </w:r>
    </w:p>
    <w:p w14:paraId="432FD1CB" w14:textId="35136045" w:rsidR="40C77B20" w:rsidRPr="0013699B" w:rsidRDefault="40C77B20" w:rsidP="00777473">
      <w:pPr>
        <w:pStyle w:val="Prrafodelista"/>
        <w:numPr>
          <w:ilvl w:val="0"/>
          <w:numId w:val="84"/>
        </w:numPr>
        <w:rPr>
          <w:rFonts w:eastAsia="Aptos" w:cstheme="minorHAnsi"/>
        </w:rPr>
      </w:pPr>
      <w:r w:rsidRPr="0013699B">
        <w:rPr>
          <w:rFonts w:eastAsia="Aptos" w:cstheme="minorHAnsi"/>
          <w:b/>
          <w:color w:val="000000" w:themeColor="text1"/>
        </w:rPr>
        <w:t>Seguimiento en tiempo real de los vehículos:</w:t>
      </w:r>
      <w:r w:rsidRPr="0013699B">
        <w:rPr>
          <w:rFonts w:eastAsia="Aptos" w:cstheme="minorHAnsi"/>
          <w:color w:val="000000" w:themeColor="text1"/>
        </w:rPr>
        <w:t xml:space="preserve"> El usuario registrado podrá ver la ubicación de los vehículos en un mapa con actualizaciones periódicas</w:t>
      </w:r>
      <w:r w:rsidR="00FB7824" w:rsidRPr="0013699B">
        <w:rPr>
          <w:rFonts w:eastAsia="Aptos" w:cstheme="minorHAnsi"/>
          <w:color w:val="000000" w:themeColor="text1"/>
        </w:rPr>
        <w:t>.</w:t>
      </w:r>
    </w:p>
    <w:p w14:paraId="5536C941" w14:textId="54137110" w:rsidR="29ACB2C2" w:rsidRPr="0013699B" w:rsidRDefault="29ACB2C2" w:rsidP="00777473">
      <w:pPr>
        <w:pStyle w:val="Prrafodelista"/>
        <w:numPr>
          <w:ilvl w:val="0"/>
          <w:numId w:val="84"/>
        </w:numPr>
        <w:rPr>
          <w:rFonts w:eastAsia="Aptos" w:cstheme="minorHAnsi"/>
          <w:color w:val="000000" w:themeColor="text1"/>
        </w:rPr>
      </w:pPr>
      <w:r w:rsidRPr="0013699B">
        <w:rPr>
          <w:rFonts w:eastAsia="Aptos" w:cstheme="minorHAnsi"/>
          <w:b/>
          <w:color w:val="000000" w:themeColor="text1"/>
        </w:rPr>
        <w:t>Histórico de rutas:</w:t>
      </w:r>
      <w:r w:rsidRPr="0013699B">
        <w:rPr>
          <w:rFonts w:eastAsia="Aptos" w:cstheme="minorHAnsi"/>
          <w:color w:val="000000" w:themeColor="text1"/>
        </w:rPr>
        <w:t xml:space="preserve"> El usuario registrado podrá acceder a un registro detallado de las rutas recorridas por los vehículos en un tiempo específico.</w:t>
      </w:r>
    </w:p>
    <w:p w14:paraId="1925DED7" w14:textId="5FD3BBF1" w:rsidR="40C77B20" w:rsidRPr="0013699B" w:rsidRDefault="40C77B20" w:rsidP="00777473">
      <w:pPr>
        <w:pStyle w:val="Prrafodelista"/>
        <w:numPr>
          <w:ilvl w:val="0"/>
          <w:numId w:val="84"/>
        </w:numPr>
        <w:rPr>
          <w:rFonts w:eastAsia="Aptos" w:cstheme="minorHAnsi"/>
        </w:rPr>
      </w:pPr>
      <w:r w:rsidRPr="0013699B">
        <w:rPr>
          <w:rFonts w:eastAsia="Aptos" w:cstheme="minorHAnsi"/>
          <w:b/>
          <w:color w:val="000000" w:themeColor="text1"/>
        </w:rPr>
        <w:t>Informes de actividad y desempeño:</w:t>
      </w:r>
      <w:r w:rsidRPr="0013699B">
        <w:rPr>
          <w:rFonts w:eastAsia="Aptos" w:cstheme="minorHAnsi"/>
          <w:color w:val="000000" w:themeColor="text1"/>
        </w:rPr>
        <w:t xml:space="preserve"> El usuario registrado valorará el desempeño del vehículo en el trayecto</w:t>
      </w:r>
      <w:r w:rsidR="39987C60" w:rsidRPr="0013699B">
        <w:rPr>
          <w:rFonts w:eastAsia="Aptos" w:cstheme="minorHAnsi"/>
          <w:color w:val="000000" w:themeColor="text1"/>
        </w:rPr>
        <w:t>.</w:t>
      </w:r>
    </w:p>
    <w:p w14:paraId="25931D4A" w14:textId="69C1D196" w:rsidR="40C77B20" w:rsidRPr="0013699B" w:rsidRDefault="40C77B20" w:rsidP="00777473">
      <w:pPr>
        <w:pStyle w:val="Prrafodelista"/>
        <w:numPr>
          <w:ilvl w:val="0"/>
          <w:numId w:val="84"/>
        </w:numPr>
        <w:rPr>
          <w:rFonts w:eastAsia="Aptos" w:cstheme="minorHAnsi"/>
        </w:rPr>
      </w:pPr>
      <w:r w:rsidRPr="0013699B">
        <w:rPr>
          <w:rFonts w:eastAsia="Aptos" w:cstheme="minorHAnsi"/>
          <w:b/>
          <w:color w:val="000000" w:themeColor="text1"/>
        </w:rPr>
        <w:t>Notificaciones de emergencias:</w:t>
      </w:r>
      <w:r w:rsidR="2F41DD00" w:rsidRPr="0013699B">
        <w:rPr>
          <w:rFonts w:eastAsia="Aptos" w:cstheme="minorHAnsi"/>
          <w:color w:val="000000" w:themeColor="text1"/>
        </w:rPr>
        <w:t xml:space="preserve"> Se enviarán alertas inmediatas al usuario registrado en caso de situaciones de emergencia relacionadas con los vehículos, como accidentes o problemas técnicos graves.</w:t>
      </w:r>
    </w:p>
    <w:p w14:paraId="2E8ABD99" w14:textId="7752CEE1" w:rsidR="40C77B20" w:rsidRPr="0013699B" w:rsidRDefault="40C77B20" w:rsidP="00777473">
      <w:pPr>
        <w:pStyle w:val="Prrafodelista"/>
        <w:numPr>
          <w:ilvl w:val="0"/>
          <w:numId w:val="84"/>
        </w:numPr>
        <w:rPr>
          <w:rFonts w:eastAsia="Aptos" w:cstheme="minorHAnsi"/>
        </w:rPr>
      </w:pPr>
      <w:r w:rsidRPr="0013699B">
        <w:rPr>
          <w:rFonts w:eastAsia="Aptos" w:cstheme="minorHAnsi"/>
          <w:b/>
          <w:color w:val="000000" w:themeColor="text1"/>
        </w:rPr>
        <w:t>Notificaciones a familiares:</w:t>
      </w:r>
      <w:r w:rsidR="1CDB412B" w:rsidRPr="0013699B">
        <w:rPr>
          <w:rFonts w:eastAsia="Aptos" w:cstheme="minorHAnsi"/>
          <w:color w:val="000000" w:themeColor="text1"/>
        </w:rPr>
        <w:t xml:space="preserve"> </w:t>
      </w:r>
      <w:r w:rsidR="309AF4CD" w:rsidRPr="0013699B">
        <w:rPr>
          <w:rFonts w:eastAsia="Aptos" w:cstheme="minorHAnsi"/>
          <w:color w:val="000000" w:themeColor="text1"/>
        </w:rPr>
        <w:t>Se enviarán notificaciones a los familiares o contactos designados por el usuario registrado en caso de emergencias o situaciones críticas relacionadas con los vehículos</w:t>
      </w:r>
      <w:r w:rsidR="7CB62AB4" w:rsidRPr="0013699B">
        <w:rPr>
          <w:rFonts w:eastAsia="Aptos" w:cstheme="minorHAnsi"/>
          <w:color w:val="000000" w:themeColor="text1"/>
        </w:rPr>
        <w:t>.</w:t>
      </w:r>
    </w:p>
    <w:p w14:paraId="37FFF57D" w14:textId="196E76D8" w:rsidR="40C77B20" w:rsidRPr="0013699B" w:rsidRDefault="40C77B20" w:rsidP="00777473">
      <w:pPr>
        <w:pStyle w:val="Prrafodelista"/>
        <w:numPr>
          <w:ilvl w:val="0"/>
          <w:numId w:val="84"/>
        </w:numPr>
        <w:rPr>
          <w:rFonts w:eastAsia="Aptos" w:cstheme="minorHAnsi"/>
        </w:rPr>
      </w:pPr>
      <w:r w:rsidRPr="0013699B">
        <w:rPr>
          <w:rFonts w:eastAsia="Aptos" w:cstheme="minorHAnsi"/>
          <w:b/>
          <w:color w:val="000000" w:themeColor="text1"/>
        </w:rPr>
        <w:t>Registro de mantenimiento de vehículos:</w:t>
      </w:r>
      <w:r w:rsidR="19791101" w:rsidRPr="0013699B">
        <w:rPr>
          <w:rFonts w:eastAsia="Aptos" w:cstheme="minorHAnsi"/>
          <w:b/>
          <w:color w:val="000000" w:themeColor="text1"/>
        </w:rPr>
        <w:t xml:space="preserve"> </w:t>
      </w:r>
      <w:r w:rsidR="19791101" w:rsidRPr="0013699B">
        <w:rPr>
          <w:rFonts w:eastAsia="Aptos" w:cstheme="minorHAnsi"/>
          <w:color w:val="000000" w:themeColor="text1"/>
        </w:rPr>
        <w:t>Se mantendrá un registro completo de todas las actividades de mantenimiento realizadas en cada vehículo, incluyendo fechas, tipo de mantenimiento y detalles de los servicios realizados</w:t>
      </w:r>
      <w:r w:rsidR="0262120E" w:rsidRPr="0013699B">
        <w:rPr>
          <w:rFonts w:eastAsia="Aptos" w:cstheme="minorHAnsi"/>
          <w:color w:val="000000" w:themeColor="text1"/>
        </w:rPr>
        <w:t>.</w:t>
      </w:r>
    </w:p>
    <w:p w14:paraId="1EBE1AE5" w14:textId="2F5445AC" w:rsidR="40C77B20" w:rsidRPr="0013699B" w:rsidRDefault="40C77B20" w:rsidP="00777473">
      <w:pPr>
        <w:pStyle w:val="Prrafodelista"/>
        <w:numPr>
          <w:ilvl w:val="0"/>
          <w:numId w:val="84"/>
        </w:numPr>
        <w:rPr>
          <w:rFonts w:eastAsia="Aptos" w:cstheme="minorHAnsi"/>
        </w:rPr>
      </w:pPr>
      <w:r w:rsidRPr="0013699B">
        <w:rPr>
          <w:rFonts w:eastAsia="Aptos" w:cstheme="minorHAnsi"/>
          <w:b/>
          <w:color w:val="000000" w:themeColor="text1"/>
        </w:rPr>
        <w:t>Comunicación con el centro de control:</w:t>
      </w:r>
      <w:r w:rsidR="1AFEF22F" w:rsidRPr="0013699B">
        <w:rPr>
          <w:rFonts w:eastAsia="Aptos" w:cstheme="minorHAnsi"/>
          <w:color w:val="000000" w:themeColor="text1"/>
        </w:rPr>
        <w:t xml:space="preserve"> Los usuarios podrán establecer comunicación directa con el centro de control para informar sobre situaciones de emergencia, coordinar acciones o solicitar asistencia</w:t>
      </w:r>
      <w:r w:rsidR="4E5273E5" w:rsidRPr="0013699B">
        <w:rPr>
          <w:rFonts w:eastAsia="Aptos" w:cstheme="minorHAnsi"/>
          <w:color w:val="000000" w:themeColor="text1"/>
        </w:rPr>
        <w:t>.</w:t>
      </w:r>
    </w:p>
    <w:p w14:paraId="4009EC98" w14:textId="0C8AA3CC" w:rsidR="40C77B20" w:rsidRPr="0013699B" w:rsidRDefault="40C77B20" w:rsidP="00777473">
      <w:pPr>
        <w:pStyle w:val="Prrafodelista"/>
        <w:numPr>
          <w:ilvl w:val="0"/>
          <w:numId w:val="84"/>
        </w:numPr>
        <w:rPr>
          <w:rFonts w:eastAsia="Aptos" w:cstheme="minorHAnsi"/>
        </w:rPr>
      </w:pPr>
      <w:r w:rsidRPr="0013699B">
        <w:rPr>
          <w:rFonts w:eastAsia="Aptos" w:cstheme="minorHAnsi"/>
          <w:b/>
          <w:color w:val="000000" w:themeColor="text1"/>
        </w:rPr>
        <w:t>Asignación de ambulancias en función de la proximidad y la carga de trabajo</w:t>
      </w:r>
      <w:r w:rsidRPr="0013699B">
        <w:rPr>
          <w:rFonts w:eastAsia="Aptos" w:cstheme="minorHAnsi"/>
          <w:b/>
          <w:bCs/>
          <w:color w:val="000000" w:themeColor="text1"/>
        </w:rPr>
        <w:t>:</w:t>
      </w:r>
      <w:r w:rsidR="0656867F" w:rsidRPr="0013699B">
        <w:rPr>
          <w:rFonts w:eastAsia="Aptos" w:cstheme="minorHAnsi"/>
          <w:color w:val="000000" w:themeColor="text1"/>
        </w:rPr>
        <w:t xml:space="preserve"> El sistema utilizará algoritmos para asignar ambulancias disponibles en función de su proximidad al lugar de emergencia y la carga de trabajo de cada unidad, garantizando una respuesta eficiente y oportuna.</w:t>
      </w:r>
    </w:p>
    <w:p w14:paraId="6AFE7603" w14:textId="4E224268" w:rsidR="1DE7EA3E" w:rsidRDefault="1DE7EA3E" w:rsidP="0E695FC8">
      <w:pPr>
        <w:rPr>
          <w:rFonts w:eastAsiaTheme="minorEastAsia"/>
        </w:rPr>
      </w:pPr>
      <w:r w:rsidRPr="0E695FC8">
        <w:rPr>
          <w:rFonts w:eastAsiaTheme="minorEastAsia"/>
        </w:rPr>
        <w:t>Además, el módulo cuenta con los siguientes archivos lógicos internos:</w:t>
      </w:r>
    </w:p>
    <w:p w14:paraId="1BAB1742" w14:textId="6DD1CFCF" w:rsidR="1DE7EA3E" w:rsidRDefault="1DE7EA3E" w:rsidP="00777473">
      <w:pPr>
        <w:pStyle w:val="Prrafodelista"/>
        <w:numPr>
          <w:ilvl w:val="0"/>
          <w:numId w:val="78"/>
        </w:numPr>
      </w:pPr>
      <w:r w:rsidRPr="0013699B">
        <w:rPr>
          <w:rFonts w:eastAsia="Aptos" w:cstheme="minorHAnsi"/>
          <w:color w:val="000000" w:themeColor="text1"/>
        </w:rPr>
        <w:t>El archivo de vehículos.</w:t>
      </w:r>
    </w:p>
    <w:p w14:paraId="425E8AF9" w14:textId="07EE303A" w:rsidR="1DE7EA3E" w:rsidRDefault="1DE7EA3E" w:rsidP="0E695FC8">
      <w:pPr>
        <w:rPr>
          <w:rFonts w:eastAsiaTheme="minorEastAsia"/>
        </w:rPr>
      </w:pPr>
      <w:r w:rsidRPr="0E695FC8">
        <w:rPr>
          <w:rFonts w:eastAsiaTheme="minorEastAsia"/>
        </w:rPr>
        <w:t>Además, el módulo cuenta con los siguientes archivos de interfaces externas:</w:t>
      </w:r>
    </w:p>
    <w:p w14:paraId="03EC5CAE" w14:textId="2411C05B" w:rsidR="1DE7EA3E" w:rsidRDefault="1DE7EA3E" w:rsidP="00777473">
      <w:pPr>
        <w:pStyle w:val="Prrafodelista"/>
        <w:numPr>
          <w:ilvl w:val="0"/>
          <w:numId w:val="77"/>
        </w:numPr>
        <w:shd w:val="clear" w:color="auto" w:fill="FFFFFF" w:themeFill="background1"/>
        <w:spacing w:before="220" w:after="220"/>
      </w:pPr>
      <w:r w:rsidRPr="0013699B">
        <w:rPr>
          <w:rFonts w:eastAsia="Aptos" w:cstheme="minorHAnsi"/>
          <w:color w:val="000000" w:themeColor="text1"/>
        </w:rPr>
        <w:t xml:space="preserve">Datos recopilados del Middleware de localización. De forma que se realice la gestión de los </w:t>
      </w:r>
      <w:r w:rsidRPr="0013699B">
        <w:rPr>
          <w:rFonts w:eastAsia="Aptos" w:cstheme="minorHAnsi"/>
          <w:i/>
          <w:color w:val="000000" w:themeColor="text1"/>
        </w:rPr>
        <w:t>trackers</w:t>
      </w:r>
      <w:r w:rsidRPr="0013699B">
        <w:rPr>
          <w:rFonts w:eastAsia="Aptos" w:cstheme="minorHAnsi"/>
          <w:color w:val="000000" w:themeColor="text1"/>
        </w:rPr>
        <w:t xml:space="preserve"> en otro sistema.</w:t>
      </w:r>
    </w:p>
    <w:p w14:paraId="38CC08D6" w14:textId="2BFCD388" w:rsidR="1DE7EA3E" w:rsidRDefault="1DE7EA3E" w:rsidP="0E695FC8">
      <w:pPr>
        <w:rPr>
          <w:rFonts w:eastAsiaTheme="minorEastAsia"/>
        </w:rPr>
      </w:pPr>
      <w:r w:rsidRPr="0E695FC8">
        <w:rPr>
          <w:rFonts w:eastAsiaTheme="minorEastAsia"/>
        </w:rPr>
        <w:t>Además, el módulo cuenta con las siguientes entradas externas:</w:t>
      </w:r>
    </w:p>
    <w:p w14:paraId="2D7AE53F" w14:textId="5C6EE72F" w:rsidR="1DE7EA3E" w:rsidRDefault="1DE7EA3E" w:rsidP="00777473">
      <w:pPr>
        <w:pStyle w:val="Prrafodelista"/>
        <w:numPr>
          <w:ilvl w:val="0"/>
          <w:numId w:val="76"/>
        </w:numPr>
      </w:pPr>
      <w:r w:rsidRPr="0013699B">
        <w:rPr>
          <w:rFonts w:eastAsia="Aptos" w:cstheme="minorHAnsi"/>
          <w:color w:val="000000" w:themeColor="text1"/>
        </w:rPr>
        <w:t>El sistema de geoposicionamiento de vehículos solamente muestra datos recogidos en el archivo de registro, no recibe entradas por parte del usuario.</w:t>
      </w:r>
    </w:p>
    <w:p w14:paraId="71E0F0E8" w14:textId="75624D2C" w:rsidR="1DE7EA3E" w:rsidRDefault="1DE7EA3E" w:rsidP="0E695FC8">
      <w:pPr>
        <w:rPr>
          <w:rFonts w:eastAsiaTheme="minorEastAsia"/>
        </w:rPr>
      </w:pPr>
      <w:r w:rsidRPr="0E695FC8">
        <w:rPr>
          <w:rFonts w:eastAsiaTheme="minorEastAsia"/>
        </w:rPr>
        <w:lastRenderedPageBreak/>
        <w:t>Además, el módulo cuenta con las siguientes salidas externas:</w:t>
      </w:r>
    </w:p>
    <w:p w14:paraId="279B78FD" w14:textId="6AE31D8F" w:rsidR="1DE7EA3E" w:rsidRDefault="1DE7EA3E" w:rsidP="00777473">
      <w:pPr>
        <w:pStyle w:val="Prrafodelista"/>
        <w:numPr>
          <w:ilvl w:val="0"/>
          <w:numId w:val="75"/>
        </w:numPr>
      </w:pPr>
      <w:r w:rsidRPr="0013699B">
        <w:rPr>
          <w:rFonts w:eastAsia="Aptos" w:cstheme="minorHAnsi"/>
          <w:color w:val="000000" w:themeColor="text1"/>
        </w:rPr>
        <w:t>El módulo muestra el listado de vehículos y su ubicación.</w:t>
      </w:r>
    </w:p>
    <w:p w14:paraId="668CE06B" w14:textId="07DF24DB" w:rsidR="1DE7EA3E" w:rsidRDefault="1DE7EA3E" w:rsidP="0E695FC8">
      <w:pPr>
        <w:rPr>
          <w:rFonts w:eastAsiaTheme="minorEastAsia"/>
        </w:rPr>
      </w:pPr>
      <w:r w:rsidRPr="0E695FC8">
        <w:rPr>
          <w:rFonts w:eastAsiaTheme="minorEastAsia"/>
        </w:rPr>
        <w:t>Además, el módulo cuenta con las siguientes consultas externas:</w:t>
      </w:r>
    </w:p>
    <w:p w14:paraId="0D833934" w14:textId="07704E0A" w:rsidR="0E695FC8" w:rsidRPr="0013699B" w:rsidRDefault="17504089" w:rsidP="00777473">
      <w:pPr>
        <w:pStyle w:val="Prrafodelista"/>
        <w:numPr>
          <w:ilvl w:val="0"/>
          <w:numId w:val="74"/>
        </w:numPr>
        <w:rPr>
          <w:rFonts w:eastAsia="Aptos" w:cstheme="minorHAnsi"/>
          <w:color w:val="000000" w:themeColor="text1"/>
        </w:rPr>
      </w:pPr>
      <w:r w:rsidRPr="0013699B">
        <w:rPr>
          <w:rFonts w:eastAsia="Aptos" w:cstheme="minorHAnsi"/>
          <w:color w:val="000000" w:themeColor="text1"/>
        </w:rPr>
        <w:t>El sistema posibilita la realización de un único tipo de consulta, la selección del vehículo en funcionamiento para mostrar la ubicación de este en el mapa.</w:t>
      </w:r>
      <w:r>
        <w:t xml:space="preserve"> </w:t>
      </w:r>
    </w:p>
    <w:p w14:paraId="70CD32BA" w14:textId="4023A89D" w:rsidR="55A4A8F7" w:rsidRDefault="4F355394" w:rsidP="00A12411">
      <w:pPr>
        <w:pStyle w:val="Ttulo5"/>
      </w:pPr>
      <w:bookmarkStart w:id="595" w:name="_Toc2095005380"/>
      <w:bookmarkStart w:id="596" w:name="_Toc164120923"/>
      <w:r>
        <w:t>Clasificación de las funciones</w:t>
      </w:r>
      <w:bookmarkEnd w:id="595"/>
      <w:bookmarkEnd w:id="596"/>
    </w:p>
    <w:tbl>
      <w:tblPr>
        <w:tblStyle w:val="Tablaconcuadrcula4-nfasis3"/>
        <w:tblW w:w="0" w:type="auto"/>
        <w:tblLook w:val="06A0" w:firstRow="1" w:lastRow="0" w:firstColumn="1" w:lastColumn="0" w:noHBand="1" w:noVBand="1"/>
      </w:tblPr>
      <w:tblGrid>
        <w:gridCol w:w="568"/>
        <w:gridCol w:w="3117"/>
        <w:gridCol w:w="2739"/>
        <w:gridCol w:w="2070"/>
      </w:tblGrid>
      <w:tr w:rsidR="0E695FC8" w14:paraId="2B4AD99F" w14:textId="77777777" w:rsidTr="0013699B">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68" w:type="dxa"/>
            <w:vAlign w:val="center"/>
          </w:tcPr>
          <w:p w14:paraId="363D989B" w14:textId="0BEBC00E" w:rsidR="0E695FC8" w:rsidRDefault="0E695FC8" w:rsidP="0E695FC8">
            <w:pPr>
              <w:jc w:val="center"/>
              <w:rPr>
                <w:color w:val="000000" w:themeColor="text1"/>
              </w:rPr>
            </w:pPr>
            <w:r w:rsidRPr="0E695FC8">
              <w:rPr>
                <w:color w:val="000000" w:themeColor="text1"/>
              </w:rPr>
              <w:t>N.º</w:t>
            </w:r>
          </w:p>
        </w:tc>
        <w:tc>
          <w:tcPr>
            <w:tcW w:w="3117" w:type="dxa"/>
            <w:vAlign w:val="center"/>
          </w:tcPr>
          <w:p w14:paraId="26F29D99" w14:textId="651F6A2D" w:rsidR="0E695FC8" w:rsidRDefault="0E695FC8" w:rsidP="0E695FC8">
            <w:pPr>
              <w:jc w:val="center"/>
              <w:cnfStyle w:val="100000000000" w:firstRow="1" w:lastRow="0" w:firstColumn="0" w:lastColumn="0" w:oddVBand="0" w:evenVBand="0" w:oddHBand="0" w:evenHBand="0" w:firstRowFirstColumn="0" w:firstRowLastColumn="0" w:lastRowFirstColumn="0" w:lastRowLastColumn="0"/>
              <w:rPr>
                <w:color w:val="000000" w:themeColor="text1"/>
              </w:rPr>
            </w:pPr>
            <w:r w:rsidRPr="0E695FC8">
              <w:rPr>
                <w:color w:val="000000" w:themeColor="text1"/>
              </w:rPr>
              <w:t>Función</w:t>
            </w:r>
          </w:p>
        </w:tc>
        <w:tc>
          <w:tcPr>
            <w:tcW w:w="2739" w:type="dxa"/>
            <w:vAlign w:val="center"/>
          </w:tcPr>
          <w:p w14:paraId="706DB3DB" w14:textId="5431BE85" w:rsidR="0E695FC8" w:rsidRDefault="0E695FC8" w:rsidP="0E695FC8">
            <w:pPr>
              <w:jc w:val="center"/>
              <w:cnfStyle w:val="100000000000" w:firstRow="1" w:lastRow="0" w:firstColumn="0" w:lastColumn="0" w:oddVBand="0" w:evenVBand="0" w:oddHBand="0" w:evenHBand="0" w:firstRowFirstColumn="0" w:firstRowLastColumn="0" w:lastRowFirstColumn="0" w:lastRowLastColumn="0"/>
              <w:rPr>
                <w:color w:val="000000" w:themeColor="text1"/>
              </w:rPr>
            </w:pPr>
            <w:r w:rsidRPr="0E695FC8">
              <w:rPr>
                <w:color w:val="000000" w:themeColor="text1"/>
              </w:rPr>
              <w:t>Tipo función</w:t>
            </w:r>
          </w:p>
        </w:tc>
        <w:tc>
          <w:tcPr>
            <w:tcW w:w="2070" w:type="dxa"/>
            <w:vAlign w:val="center"/>
          </w:tcPr>
          <w:p w14:paraId="375850D5" w14:textId="68E6650C" w:rsidR="0E695FC8" w:rsidRDefault="0E695FC8" w:rsidP="0E695FC8">
            <w:pPr>
              <w:jc w:val="center"/>
              <w:cnfStyle w:val="100000000000" w:firstRow="1" w:lastRow="0" w:firstColumn="0" w:lastColumn="0" w:oddVBand="0" w:evenVBand="0" w:oddHBand="0" w:evenHBand="0" w:firstRowFirstColumn="0" w:firstRowLastColumn="0" w:lastRowFirstColumn="0" w:lastRowLastColumn="0"/>
              <w:rPr>
                <w:color w:val="000000" w:themeColor="text1"/>
              </w:rPr>
            </w:pPr>
            <w:r w:rsidRPr="0E695FC8">
              <w:rPr>
                <w:color w:val="000000" w:themeColor="text1"/>
              </w:rPr>
              <w:t>Grado de la función</w:t>
            </w:r>
          </w:p>
        </w:tc>
      </w:tr>
      <w:tr w:rsidR="0E695FC8" w14:paraId="1057A4C6" w14:textId="77777777" w:rsidTr="0013699B">
        <w:trPr>
          <w:trHeight w:val="300"/>
        </w:trPr>
        <w:tc>
          <w:tcPr>
            <w:cnfStyle w:val="001000000000" w:firstRow="0" w:lastRow="0" w:firstColumn="1" w:lastColumn="0" w:oddVBand="0" w:evenVBand="0" w:oddHBand="0" w:evenHBand="0" w:firstRowFirstColumn="0" w:firstRowLastColumn="0" w:lastRowFirstColumn="0" w:lastRowLastColumn="0"/>
            <w:tcW w:w="568" w:type="dxa"/>
            <w:shd w:val="clear" w:color="auto" w:fill="FFFFFF" w:themeFill="background1"/>
            <w:vAlign w:val="center"/>
          </w:tcPr>
          <w:p w14:paraId="561557DF" w14:textId="6F58EB40" w:rsidR="0E695FC8" w:rsidRDefault="0E695FC8" w:rsidP="0013699B">
            <w:pPr>
              <w:jc w:val="center"/>
            </w:pPr>
            <w:r w:rsidRPr="0013699B">
              <w:rPr>
                <w:rFonts w:eastAsia="Arial" w:cstheme="minorHAnsi"/>
                <w:b w:val="0"/>
              </w:rPr>
              <w:t>1</w:t>
            </w:r>
          </w:p>
        </w:tc>
        <w:tc>
          <w:tcPr>
            <w:tcW w:w="3117" w:type="dxa"/>
            <w:shd w:val="clear" w:color="auto" w:fill="FFFFFF" w:themeFill="background1"/>
            <w:vAlign w:val="center"/>
          </w:tcPr>
          <w:p w14:paraId="1AC77AB8" w14:textId="574DB58A" w:rsidR="0E695FC8" w:rsidRDefault="0E695FC8" w:rsidP="0013699B">
            <w:pPr>
              <w:jc w:val="left"/>
              <w:cnfStyle w:val="000000000000" w:firstRow="0" w:lastRow="0" w:firstColumn="0" w:lastColumn="0" w:oddVBand="0" w:evenVBand="0" w:oddHBand="0" w:evenHBand="0" w:firstRowFirstColumn="0" w:firstRowLastColumn="0" w:lastRowFirstColumn="0" w:lastRowLastColumn="0"/>
            </w:pPr>
            <w:r w:rsidRPr="0013699B">
              <w:rPr>
                <w:rFonts w:eastAsia="Arial" w:cstheme="minorHAnsi"/>
              </w:rPr>
              <w:t xml:space="preserve">Listado de </w:t>
            </w:r>
            <w:r w:rsidR="3A14D6D9" w:rsidRPr="0013699B">
              <w:rPr>
                <w:rFonts w:eastAsia="Arial" w:cstheme="minorHAnsi"/>
              </w:rPr>
              <w:t>vehículos</w:t>
            </w:r>
            <w:r w:rsidRPr="0013699B">
              <w:rPr>
                <w:rFonts w:eastAsia="Arial" w:cstheme="minorHAnsi"/>
              </w:rPr>
              <w:t xml:space="preserve"> en funcionamiento</w:t>
            </w:r>
          </w:p>
        </w:tc>
        <w:tc>
          <w:tcPr>
            <w:tcW w:w="2739" w:type="dxa"/>
            <w:shd w:val="clear" w:color="auto" w:fill="FFFFFF" w:themeFill="background1"/>
            <w:vAlign w:val="center"/>
          </w:tcPr>
          <w:p w14:paraId="0E8F1248" w14:textId="374F8C28" w:rsidR="0E695FC8" w:rsidRDefault="0E695FC8" w:rsidP="0013699B">
            <w:pPr>
              <w:jc w:val="left"/>
              <w:cnfStyle w:val="000000000000" w:firstRow="0" w:lastRow="0" w:firstColumn="0" w:lastColumn="0" w:oddVBand="0" w:evenVBand="0" w:oddHBand="0" w:evenHBand="0" w:firstRowFirstColumn="0" w:firstRowLastColumn="0" w:lastRowFirstColumn="0" w:lastRowLastColumn="0"/>
            </w:pPr>
            <w:r w:rsidRPr="0013699B">
              <w:rPr>
                <w:rFonts w:eastAsia="Arial" w:cstheme="minorHAnsi"/>
              </w:rPr>
              <w:t>Nº Salidas de usuario (OUT)</w:t>
            </w:r>
          </w:p>
        </w:tc>
        <w:tc>
          <w:tcPr>
            <w:tcW w:w="2070" w:type="dxa"/>
            <w:shd w:val="clear" w:color="auto" w:fill="FFFFFF" w:themeFill="background1"/>
            <w:vAlign w:val="center"/>
          </w:tcPr>
          <w:p w14:paraId="5CB2E811" w14:textId="5378A645" w:rsidR="0E695FC8" w:rsidRDefault="0E695FC8" w:rsidP="0013699B">
            <w:pPr>
              <w:jc w:val="center"/>
              <w:cnfStyle w:val="000000000000" w:firstRow="0" w:lastRow="0" w:firstColumn="0" w:lastColumn="0" w:oddVBand="0" w:evenVBand="0" w:oddHBand="0" w:evenHBand="0" w:firstRowFirstColumn="0" w:firstRowLastColumn="0" w:lastRowFirstColumn="0" w:lastRowLastColumn="0"/>
            </w:pPr>
            <w:r w:rsidRPr="0013699B">
              <w:rPr>
                <w:rFonts w:eastAsia="Arial" w:cstheme="minorHAnsi"/>
              </w:rPr>
              <w:t>Elemental</w:t>
            </w:r>
          </w:p>
        </w:tc>
      </w:tr>
      <w:tr w:rsidR="0E695FC8" w14:paraId="2F6D7AE2" w14:textId="77777777" w:rsidTr="0013699B">
        <w:trPr>
          <w:trHeight w:val="300"/>
        </w:trPr>
        <w:tc>
          <w:tcPr>
            <w:cnfStyle w:val="001000000000" w:firstRow="0" w:lastRow="0" w:firstColumn="1" w:lastColumn="0" w:oddVBand="0" w:evenVBand="0" w:oddHBand="0" w:evenHBand="0" w:firstRowFirstColumn="0" w:firstRowLastColumn="0" w:lastRowFirstColumn="0" w:lastRowLastColumn="0"/>
            <w:tcW w:w="568" w:type="dxa"/>
            <w:shd w:val="clear" w:color="auto" w:fill="FFFFFF" w:themeFill="background1"/>
            <w:vAlign w:val="center"/>
          </w:tcPr>
          <w:p w14:paraId="6959E19F" w14:textId="60ACD81C" w:rsidR="0E695FC8" w:rsidRDefault="0E695FC8" w:rsidP="0013699B">
            <w:pPr>
              <w:jc w:val="center"/>
            </w:pPr>
            <w:r w:rsidRPr="0013699B">
              <w:rPr>
                <w:rFonts w:eastAsia="Arial" w:cstheme="minorHAnsi"/>
                <w:b w:val="0"/>
              </w:rPr>
              <w:t>2</w:t>
            </w:r>
          </w:p>
        </w:tc>
        <w:tc>
          <w:tcPr>
            <w:tcW w:w="3117" w:type="dxa"/>
            <w:shd w:val="clear" w:color="auto" w:fill="FFFFFF" w:themeFill="background1"/>
            <w:vAlign w:val="center"/>
          </w:tcPr>
          <w:p w14:paraId="744F124B" w14:textId="5E4BA8B3" w:rsidR="0E695FC8" w:rsidRDefault="0E695FC8" w:rsidP="0013699B">
            <w:pPr>
              <w:jc w:val="left"/>
              <w:cnfStyle w:val="000000000000" w:firstRow="0" w:lastRow="0" w:firstColumn="0" w:lastColumn="0" w:oddVBand="0" w:evenVBand="0" w:oddHBand="0" w:evenHBand="0" w:firstRowFirstColumn="0" w:firstRowLastColumn="0" w:lastRowFirstColumn="0" w:lastRowLastColumn="0"/>
            </w:pPr>
            <w:r w:rsidRPr="0013699B">
              <w:rPr>
                <w:rFonts w:eastAsia="Arial" w:cstheme="minorHAnsi"/>
              </w:rPr>
              <w:t xml:space="preserve">Listado de </w:t>
            </w:r>
            <w:r w:rsidR="07C2D4D4" w:rsidRPr="0013699B">
              <w:rPr>
                <w:rFonts w:eastAsia="Arial" w:cstheme="minorHAnsi"/>
              </w:rPr>
              <w:t>vehículos</w:t>
            </w:r>
            <w:r w:rsidRPr="0013699B">
              <w:rPr>
                <w:rFonts w:eastAsia="Arial" w:cstheme="minorHAnsi"/>
              </w:rPr>
              <w:t xml:space="preserve"> parados</w:t>
            </w:r>
          </w:p>
        </w:tc>
        <w:tc>
          <w:tcPr>
            <w:tcW w:w="2739" w:type="dxa"/>
            <w:shd w:val="clear" w:color="auto" w:fill="FFFFFF" w:themeFill="background1"/>
            <w:vAlign w:val="center"/>
          </w:tcPr>
          <w:p w14:paraId="54CF0B01" w14:textId="0B06E7D4" w:rsidR="0E695FC8" w:rsidRDefault="0E695FC8" w:rsidP="0013699B">
            <w:pPr>
              <w:jc w:val="left"/>
              <w:cnfStyle w:val="000000000000" w:firstRow="0" w:lastRow="0" w:firstColumn="0" w:lastColumn="0" w:oddVBand="0" w:evenVBand="0" w:oddHBand="0" w:evenHBand="0" w:firstRowFirstColumn="0" w:firstRowLastColumn="0" w:lastRowFirstColumn="0" w:lastRowLastColumn="0"/>
            </w:pPr>
            <w:r w:rsidRPr="0013699B">
              <w:rPr>
                <w:rFonts w:eastAsia="Arial" w:cstheme="minorHAnsi"/>
              </w:rPr>
              <w:t>Nº Salidas de usuario (OUT)</w:t>
            </w:r>
          </w:p>
        </w:tc>
        <w:tc>
          <w:tcPr>
            <w:tcW w:w="2070" w:type="dxa"/>
            <w:shd w:val="clear" w:color="auto" w:fill="FFFFFF" w:themeFill="background1"/>
            <w:vAlign w:val="center"/>
          </w:tcPr>
          <w:p w14:paraId="02F3D148" w14:textId="6312C772" w:rsidR="0E695FC8" w:rsidRDefault="0E695FC8" w:rsidP="0013699B">
            <w:pPr>
              <w:jc w:val="center"/>
              <w:cnfStyle w:val="000000000000" w:firstRow="0" w:lastRow="0" w:firstColumn="0" w:lastColumn="0" w:oddVBand="0" w:evenVBand="0" w:oddHBand="0" w:evenHBand="0" w:firstRowFirstColumn="0" w:firstRowLastColumn="0" w:lastRowFirstColumn="0" w:lastRowLastColumn="0"/>
            </w:pPr>
            <w:r w:rsidRPr="0013699B">
              <w:rPr>
                <w:rFonts w:eastAsia="Arial" w:cstheme="minorHAnsi"/>
              </w:rPr>
              <w:t>Elemental</w:t>
            </w:r>
          </w:p>
        </w:tc>
      </w:tr>
      <w:tr w:rsidR="0E695FC8" w14:paraId="3C21A8FE" w14:textId="77777777" w:rsidTr="0013699B">
        <w:trPr>
          <w:trHeight w:val="300"/>
        </w:trPr>
        <w:tc>
          <w:tcPr>
            <w:cnfStyle w:val="001000000000" w:firstRow="0" w:lastRow="0" w:firstColumn="1" w:lastColumn="0" w:oddVBand="0" w:evenVBand="0" w:oddHBand="0" w:evenHBand="0" w:firstRowFirstColumn="0" w:firstRowLastColumn="0" w:lastRowFirstColumn="0" w:lastRowLastColumn="0"/>
            <w:tcW w:w="568" w:type="dxa"/>
            <w:shd w:val="clear" w:color="auto" w:fill="FFFFFF" w:themeFill="background1"/>
            <w:vAlign w:val="center"/>
          </w:tcPr>
          <w:p w14:paraId="6BC7845A" w14:textId="7D732FE7" w:rsidR="0E695FC8" w:rsidRDefault="0E695FC8" w:rsidP="0013699B">
            <w:pPr>
              <w:jc w:val="center"/>
            </w:pPr>
            <w:r w:rsidRPr="0013699B">
              <w:rPr>
                <w:rFonts w:eastAsia="Arial" w:cstheme="minorHAnsi"/>
                <w:b w:val="0"/>
              </w:rPr>
              <w:t>3</w:t>
            </w:r>
          </w:p>
        </w:tc>
        <w:tc>
          <w:tcPr>
            <w:tcW w:w="3117" w:type="dxa"/>
            <w:shd w:val="clear" w:color="auto" w:fill="FFFFFF" w:themeFill="background1"/>
            <w:vAlign w:val="center"/>
          </w:tcPr>
          <w:p w14:paraId="3305C2DC" w14:textId="7979B728" w:rsidR="0E695FC8" w:rsidRDefault="0E695FC8" w:rsidP="0013699B">
            <w:pPr>
              <w:jc w:val="left"/>
              <w:cnfStyle w:val="000000000000" w:firstRow="0" w:lastRow="0" w:firstColumn="0" w:lastColumn="0" w:oddVBand="0" w:evenVBand="0" w:oddHBand="0" w:evenHBand="0" w:firstRowFirstColumn="0" w:firstRowLastColumn="0" w:lastRowFirstColumn="0" w:lastRowLastColumn="0"/>
            </w:pPr>
            <w:r w:rsidRPr="0013699B">
              <w:rPr>
                <w:rFonts w:eastAsia="Arial" w:cstheme="minorHAnsi"/>
              </w:rPr>
              <w:t>Seguimiento en tiempo real de los vehículos</w:t>
            </w:r>
          </w:p>
        </w:tc>
        <w:tc>
          <w:tcPr>
            <w:tcW w:w="2739" w:type="dxa"/>
            <w:shd w:val="clear" w:color="auto" w:fill="FFFFFF" w:themeFill="background1"/>
            <w:vAlign w:val="center"/>
          </w:tcPr>
          <w:p w14:paraId="144B369D" w14:textId="2729B50B" w:rsidR="0E695FC8" w:rsidRDefault="0E695FC8" w:rsidP="0013699B">
            <w:pPr>
              <w:jc w:val="left"/>
              <w:cnfStyle w:val="000000000000" w:firstRow="0" w:lastRow="0" w:firstColumn="0" w:lastColumn="0" w:oddVBand="0" w:evenVBand="0" w:oddHBand="0" w:evenHBand="0" w:firstRowFirstColumn="0" w:firstRowLastColumn="0" w:lastRowFirstColumn="0" w:lastRowLastColumn="0"/>
            </w:pPr>
            <w:r w:rsidRPr="0013699B">
              <w:rPr>
                <w:rFonts w:eastAsia="Arial" w:cstheme="minorHAnsi"/>
              </w:rPr>
              <w:t>Nº Consultas usuario (Q)</w:t>
            </w:r>
          </w:p>
        </w:tc>
        <w:tc>
          <w:tcPr>
            <w:tcW w:w="2070" w:type="dxa"/>
            <w:shd w:val="clear" w:color="auto" w:fill="FFFFFF" w:themeFill="background1"/>
            <w:vAlign w:val="center"/>
          </w:tcPr>
          <w:p w14:paraId="626C61D4" w14:textId="3F49341F" w:rsidR="0E695FC8" w:rsidRDefault="0E695FC8" w:rsidP="0013699B">
            <w:pPr>
              <w:jc w:val="center"/>
              <w:cnfStyle w:val="000000000000" w:firstRow="0" w:lastRow="0" w:firstColumn="0" w:lastColumn="0" w:oddVBand="0" w:evenVBand="0" w:oddHBand="0" w:evenHBand="0" w:firstRowFirstColumn="0" w:firstRowLastColumn="0" w:lastRowFirstColumn="0" w:lastRowLastColumn="0"/>
            </w:pPr>
            <w:r w:rsidRPr="0013699B">
              <w:rPr>
                <w:rFonts w:eastAsia="Arial" w:cstheme="minorHAnsi"/>
              </w:rPr>
              <w:t>Medio</w:t>
            </w:r>
          </w:p>
        </w:tc>
      </w:tr>
      <w:tr w:rsidR="0E695FC8" w14:paraId="6B107551" w14:textId="77777777" w:rsidTr="0013699B">
        <w:trPr>
          <w:trHeight w:val="300"/>
        </w:trPr>
        <w:tc>
          <w:tcPr>
            <w:cnfStyle w:val="001000000000" w:firstRow="0" w:lastRow="0" w:firstColumn="1" w:lastColumn="0" w:oddVBand="0" w:evenVBand="0" w:oddHBand="0" w:evenHBand="0" w:firstRowFirstColumn="0" w:firstRowLastColumn="0" w:lastRowFirstColumn="0" w:lastRowLastColumn="0"/>
            <w:tcW w:w="568" w:type="dxa"/>
            <w:shd w:val="clear" w:color="auto" w:fill="FFFFFF" w:themeFill="background1"/>
            <w:vAlign w:val="center"/>
          </w:tcPr>
          <w:p w14:paraId="7B999963" w14:textId="55104561" w:rsidR="0E695FC8" w:rsidRDefault="0E695FC8" w:rsidP="0013699B">
            <w:pPr>
              <w:jc w:val="center"/>
            </w:pPr>
            <w:r w:rsidRPr="0013699B">
              <w:rPr>
                <w:rFonts w:eastAsia="Arial" w:cstheme="minorHAnsi"/>
                <w:b w:val="0"/>
              </w:rPr>
              <w:t>4</w:t>
            </w:r>
          </w:p>
        </w:tc>
        <w:tc>
          <w:tcPr>
            <w:tcW w:w="3117" w:type="dxa"/>
            <w:shd w:val="clear" w:color="auto" w:fill="FFFFFF" w:themeFill="background1"/>
            <w:vAlign w:val="center"/>
          </w:tcPr>
          <w:p w14:paraId="0D4CC4FB" w14:textId="1989CBAD" w:rsidR="0E695FC8" w:rsidRDefault="0E695FC8" w:rsidP="0013699B">
            <w:pPr>
              <w:jc w:val="left"/>
              <w:cnfStyle w:val="000000000000" w:firstRow="0" w:lastRow="0" w:firstColumn="0" w:lastColumn="0" w:oddVBand="0" w:evenVBand="0" w:oddHBand="0" w:evenHBand="0" w:firstRowFirstColumn="0" w:firstRowLastColumn="0" w:lastRowFirstColumn="0" w:lastRowLastColumn="0"/>
            </w:pPr>
            <w:r w:rsidRPr="0013699B">
              <w:rPr>
                <w:rFonts w:eastAsia="Arial" w:cstheme="minorHAnsi"/>
              </w:rPr>
              <w:t>Histórico de rutas</w:t>
            </w:r>
          </w:p>
        </w:tc>
        <w:tc>
          <w:tcPr>
            <w:tcW w:w="2739" w:type="dxa"/>
            <w:shd w:val="clear" w:color="auto" w:fill="FFFFFF" w:themeFill="background1"/>
            <w:vAlign w:val="center"/>
          </w:tcPr>
          <w:p w14:paraId="5DA32BF0" w14:textId="3B5C7663" w:rsidR="0E695FC8" w:rsidRDefault="0E695FC8" w:rsidP="0013699B">
            <w:pPr>
              <w:jc w:val="left"/>
              <w:cnfStyle w:val="000000000000" w:firstRow="0" w:lastRow="0" w:firstColumn="0" w:lastColumn="0" w:oddVBand="0" w:evenVBand="0" w:oddHBand="0" w:evenHBand="0" w:firstRowFirstColumn="0" w:firstRowLastColumn="0" w:lastRowFirstColumn="0" w:lastRowLastColumn="0"/>
            </w:pPr>
            <w:r w:rsidRPr="0013699B">
              <w:rPr>
                <w:rFonts w:eastAsia="Arial" w:cstheme="minorHAnsi"/>
              </w:rPr>
              <w:t>Nº Salidas de usuario (OUT)</w:t>
            </w:r>
          </w:p>
        </w:tc>
        <w:tc>
          <w:tcPr>
            <w:tcW w:w="2070" w:type="dxa"/>
            <w:shd w:val="clear" w:color="auto" w:fill="FFFFFF" w:themeFill="background1"/>
            <w:vAlign w:val="center"/>
          </w:tcPr>
          <w:p w14:paraId="1CC4441F" w14:textId="13BA70BC" w:rsidR="0E695FC8" w:rsidRDefault="0E695FC8" w:rsidP="0013699B">
            <w:pPr>
              <w:jc w:val="center"/>
              <w:cnfStyle w:val="000000000000" w:firstRow="0" w:lastRow="0" w:firstColumn="0" w:lastColumn="0" w:oddVBand="0" w:evenVBand="0" w:oddHBand="0" w:evenHBand="0" w:firstRowFirstColumn="0" w:firstRowLastColumn="0" w:lastRowFirstColumn="0" w:lastRowLastColumn="0"/>
            </w:pPr>
            <w:r w:rsidRPr="0013699B">
              <w:rPr>
                <w:rFonts w:eastAsia="Arial" w:cstheme="minorHAnsi"/>
              </w:rPr>
              <w:t>Medio</w:t>
            </w:r>
          </w:p>
        </w:tc>
      </w:tr>
      <w:tr w:rsidR="0E695FC8" w14:paraId="1FEAB578" w14:textId="77777777" w:rsidTr="0013699B">
        <w:trPr>
          <w:trHeight w:val="300"/>
        </w:trPr>
        <w:tc>
          <w:tcPr>
            <w:cnfStyle w:val="001000000000" w:firstRow="0" w:lastRow="0" w:firstColumn="1" w:lastColumn="0" w:oddVBand="0" w:evenVBand="0" w:oddHBand="0" w:evenHBand="0" w:firstRowFirstColumn="0" w:firstRowLastColumn="0" w:lastRowFirstColumn="0" w:lastRowLastColumn="0"/>
            <w:tcW w:w="568" w:type="dxa"/>
            <w:shd w:val="clear" w:color="auto" w:fill="FFFFFF" w:themeFill="background1"/>
            <w:vAlign w:val="center"/>
          </w:tcPr>
          <w:p w14:paraId="27CFE0C5" w14:textId="7685C233" w:rsidR="0E695FC8" w:rsidRDefault="0E695FC8" w:rsidP="0013699B">
            <w:pPr>
              <w:jc w:val="center"/>
            </w:pPr>
            <w:r w:rsidRPr="0013699B">
              <w:rPr>
                <w:rFonts w:eastAsia="Arial" w:cstheme="minorHAnsi"/>
                <w:b w:val="0"/>
              </w:rPr>
              <w:t>5</w:t>
            </w:r>
          </w:p>
        </w:tc>
        <w:tc>
          <w:tcPr>
            <w:tcW w:w="3117" w:type="dxa"/>
            <w:shd w:val="clear" w:color="auto" w:fill="FFFFFF" w:themeFill="background1"/>
            <w:vAlign w:val="center"/>
          </w:tcPr>
          <w:p w14:paraId="3DDB2869" w14:textId="2868CEEB" w:rsidR="0E695FC8" w:rsidRDefault="0E695FC8" w:rsidP="0013699B">
            <w:pPr>
              <w:jc w:val="left"/>
              <w:cnfStyle w:val="000000000000" w:firstRow="0" w:lastRow="0" w:firstColumn="0" w:lastColumn="0" w:oddVBand="0" w:evenVBand="0" w:oddHBand="0" w:evenHBand="0" w:firstRowFirstColumn="0" w:firstRowLastColumn="0" w:lastRowFirstColumn="0" w:lastRowLastColumn="0"/>
            </w:pPr>
            <w:r w:rsidRPr="0013699B">
              <w:rPr>
                <w:rFonts w:eastAsia="Arial" w:cstheme="minorHAnsi"/>
              </w:rPr>
              <w:t>Informes de actividad y desempeño</w:t>
            </w:r>
          </w:p>
        </w:tc>
        <w:tc>
          <w:tcPr>
            <w:tcW w:w="2739" w:type="dxa"/>
            <w:shd w:val="clear" w:color="auto" w:fill="FFFFFF" w:themeFill="background1"/>
            <w:vAlign w:val="center"/>
          </w:tcPr>
          <w:p w14:paraId="160C5D33" w14:textId="4C18E1EC" w:rsidR="0E695FC8" w:rsidRDefault="0E695FC8" w:rsidP="0013699B">
            <w:pPr>
              <w:jc w:val="left"/>
              <w:cnfStyle w:val="000000000000" w:firstRow="0" w:lastRow="0" w:firstColumn="0" w:lastColumn="0" w:oddVBand="0" w:evenVBand="0" w:oddHBand="0" w:evenHBand="0" w:firstRowFirstColumn="0" w:firstRowLastColumn="0" w:lastRowFirstColumn="0" w:lastRowLastColumn="0"/>
            </w:pPr>
            <w:r w:rsidRPr="0013699B">
              <w:rPr>
                <w:rFonts w:eastAsia="Arial" w:cstheme="minorHAnsi"/>
              </w:rPr>
              <w:t>Nº Entradas de usuario (IN)</w:t>
            </w:r>
          </w:p>
        </w:tc>
        <w:tc>
          <w:tcPr>
            <w:tcW w:w="2070" w:type="dxa"/>
            <w:shd w:val="clear" w:color="auto" w:fill="FFFFFF" w:themeFill="background1"/>
            <w:vAlign w:val="center"/>
          </w:tcPr>
          <w:p w14:paraId="0D83DA9F" w14:textId="4B5383A3" w:rsidR="0E695FC8" w:rsidRDefault="0E695FC8" w:rsidP="0013699B">
            <w:pPr>
              <w:jc w:val="center"/>
              <w:cnfStyle w:val="000000000000" w:firstRow="0" w:lastRow="0" w:firstColumn="0" w:lastColumn="0" w:oddVBand="0" w:evenVBand="0" w:oddHBand="0" w:evenHBand="0" w:firstRowFirstColumn="0" w:firstRowLastColumn="0" w:lastRowFirstColumn="0" w:lastRowLastColumn="0"/>
            </w:pPr>
            <w:r w:rsidRPr="0013699B">
              <w:rPr>
                <w:rFonts w:eastAsia="Arial" w:cstheme="minorHAnsi"/>
              </w:rPr>
              <w:t>Elemental</w:t>
            </w:r>
          </w:p>
        </w:tc>
      </w:tr>
      <w:tr w:rsidR="0E695FC8" w14:paraId="665D4840" w14:textId="77777777" w:rsidTr="0013699B">
        <w:trPr>
          <w:trHeight w:val="300"/>
        </w:trPr>
        <w:tc>
          <w:tcPr>
            <w:cnfStyle w:val="001000000000" w:firstRow="0" w:lastRow="0" w:firstColumn="1" w:lastColumn="0" w:oddVBand="0" w:evenVBand="0" w:oddHBand="0" w:evenHBand="0" w:firstRowFirstColumn="0" w:firstRowLastColumn="0" w:lastRowFirstColumn="0" w:lastRowLastColumn="0"/>
            <w:tcW w:w="568" w:type="dxa"/>
            <w:shd w:val="clear" w:color="auto" w:fill="FFFFFF" w:themeFill="background1"/>
            <w:vAlign w:val="center"/>
          </w:tcPr>
          <w:p w14:paraId="15CBF499" w14:textId="742A9E4C" w:rsidR="0E695FC8" w:rsidRDefault="0E695FC8" w:rsidP="0013699B">
            <w:pPr>
              <w:jc w:val="center"/>
            </w:pPr>
            <w:r w:rsidRPr="0013699B">
              <w:rPr>
                <w:rFonts w:eastAsia="Arial" w:cstheme="minorHAnsi"/>
                <w:b w:val="0"/>
              </w:rPr>
              <w:t>6</w:t>
            </w:r>
          </w:p>
        </w:tc>
        <w:tc>
          <w:tcPr>
            <w:tcW w:w="3117" w:type="dxa"/>
            <w:shd w:val="clear" w:color="auto" w:fill="FFFFFF" w:themeFill="background1"/>
            <w:vAlign w:val="center"/>
          </w:tcPr>
          <w:p w14:paraId="44B954B0" w14:textId="666692A8" w:rsidR="0E695FC8" w:rsidRDefault="0E695FC8" w:rsidP="0013699B">
            <w:pPr>
              <w:jc w:val="left"/>
              <w:cnfStyle w:val="000000000000" w:firstRow="0" w:lastRow="0" w:firstColumn="0" w:lastColumn="0" w:oddVBand="0" w:evenVBand="0" w:oddHBand="0" w:evenHBand="0" w:firstRowFirstColumn="0" w:firstRowLastColumn="0" w:lastRowFirstColumn="0" w:lastRowLastColumn="0"/>
            </w:pPr>
            <w:r w:rsidRPr="0013699B">
              <w:rPr>
                <w:rFonts w:eastAsia="Arial" w:cstheme="minorHAnsi"/>
              </w:rPr>
              <w:t>Notificaciones de emergencias</w:t>
            </w:r>
          </w:p>
        </w:tc>
        <w:tc>
          <w:tcPr>
            <w:tcW w:w="2739" w:type="dxa"/>
            <w:shd w:val="clear" w:color="auto" w:fill="FFFFFF" w:themeFill="background1"/>
            <w:vAlign w:val="center"/>
          </w:tcPr>
          <w:p w14:paraId="6181F19C" w14:textId="7D931650" w:rsidR="0E695FC8" w:rsidRDefault="0E695FC8" w:rsidP="0013699B">
            <w:pPr>
              <w:jc w:val="left"/>
              <w:cnfStyle w:val="000000000000" w:firstRow="0" w:lastRow="0" w:firstColumn="0" w:lastColumn="0" w:oddVBand="0" w:evenVBand="0" w:oddHBand="0" w:evenHBand="0" w:firstRowFirstColumn="0" w:firstRowLastColumn="0" w:lastRowFirstColumn="0" w:lastRowLastColumn="0"/>
            </w:pPr>
            <w:r w:rsidRPr="0013699B">
              <w:rPr>
                <w:rFonts w:eastAsia="Arial" w:cstheme="minorHAnsi"/>
              </w:rPr>
              <w:t>Nº Salidas de usuario (OUT)</w:t>
            </w:r>
          </w:p>
        </w:tc>
        <w:tc>
          <w:tcPr>
            <w:tcW w:w="2070" w:type="dxa"/>
            <w:shd w:val="clear" w:color="auto" w:fill="FFFFFF" w:themeFill="background1"/>
            <w:vAlign w:val="center"/>
          </w:tcPr>
          <w:p w14:paraId="59C44478" w14:textId="14AE076F" w:rsidR="0E695FC8" w:rsidRDefault="0E695FC8" w:rsidP="0013699B">
            <w:pPr>
              <w:jc w:val="center"/>
              <w:cnfStyle w:val="000000000000" w:firstRow="0" w:lastRow="0" w:firstColumn="0" w:lastColumn="0" w:oddVBand="0" w:evenVBand="0" w:oddHBand="0" w:evenHBand="0" w:firstRowFirstColumn="0" w:firstRowLastColumn="0" w:lastRowFirstColumn="0" w:lastRowLastColumn="0"/>
            </w:pPr>
            <w:r w:rsidRPr="0013699B">
              <w:rPr>
                <w:rFonts w:eastAsia="Arial" w:cstheme="minorHAnsi"/>
              </w:rPr>
              <w:t>Complejo</w:t>
            </w:r>
          </w:p>
        </w:tc>
      </w:tr>
      <w:tr w:rsidR="0E695FC8" w14:paraId="44ADF5B1" w14:textId="77777777" w:rsidTr="0013699B">
        <w:trPr>
          <w:trHeight w:val="300"/>
        </w:trPr>
        <w:tc>
          <w:tcPr>
            <w:cnfStyle w:val="001000000000" w:firstRow="0" w:lastRow="0" w:firstColumn="1" w:lastColumn="0" w:oddVBand="0" w:evenVBand="0" w:oddHBand="0" w:evenHBand="0" w:firstRowFirstColumn="0" w:firstRowLastColumn="0" w:lastRowFirstColumn="0" w:lastRowLastColumn="0"/>
            <w:tcW w:w="568" w:type="dxa"/>
            <w:shd w:val="clear" w:color="auto" w:fill="FFFFFF" w:themeFill="background1"/>
            <w:vAlign w:val="center"/>
          </w:tcPr>
          <w:p w14:paraId="547BA0CE" w14:textId="14FB15D2" w:rsidR="0E695FC8" w:rsidRDefault="0E695FC8" w:rsidP="0013699B">
            <w:pPr>
              <w:jc w:val="center"/>
            </w:pPr>
            <w:r w:rsidRPr="0013699B">
              <w:rPr>
                <w:rFonts w:eastAsia="Arial" w:cstheme="minorHAnsi"/>
                <w:b w:val="0"/>
              </w:rPr>
              <w:t>7</w:t>
            </w:r>
          </w:p>
        </w:tc>
        <w:tc>
          <w:tcPr>
            <w:tcW w:w="3117" w:type="dxa"/>
            <w:shd w:val="clear" w:color="auto" w:fill="FFFFFF" w:themeFill="background1"/>
            <w:vAlign w:val="center"/>
          </w:tcPr>
          <w:p w14:paraId="174A9839" w14:textId="398B4263" w:rsidR="0E695FC8" w:rsidRDefault="0E695FC8" w:rsidP="0013699B">
            <w:pPr>
              <w:jc w:val="left"/>
              <w:cnfStyle w:val="000000000000" w:firstRow="0" w:lastRow="0" w:firstColumn="0" w:lastColumn="0" w:oddVBand="0" w:evenVBand="0" w:oddHBand="0" w:evenHBand="0" w:firstRowFirstColumn="0" w:firstRowLastColumn="0" w:lastRowFirstColumn="0" w:lastRowLastColumn="0"/>
            </w:pPr>
            <w:r w:rsidRPr="0013699B">
              <w:rPr>
                <w:rFonts w:eastAsia="Arial" w:cstheme="minorHAnsi"/>
              </w:rPr>
              <w:t>Notificaciones a familiares</w:t>
            </w:r>
          </w:p>
        </w:tc>
        <w:tc>
          <w:tcPr>
            <w:tcW w:w="2739" w:type="dxa"/>
            <w:shd w:val="clear" w:color="auto" w:fill="FFFFFF" w:themeFill="background1"/>
            <w:vAlign w:val="center"/>
          </w:tcPr>
          <w:p w14:paraId="2F221284" w14:textId="10CC4F27" w:rsidR="0E695FC8" w:rsidRDefault="0E695FC8" w:rsidP="0013699B">
            <w:pPr>
              <w:jc w:val="left"/>
              <w:cnfStyle w:val="000000000000" w:firstRow="0" w:lastRow="0" w:firstColumn="0" w:lastColumn="0" w:oddVBand="0" w:evenVBand="0" w:oddHBand="0" w:evenHBand="0" w:firstRowFirstColumn="0" w:firstRowLastColumn="0" w:lastRowFirstColumn="0" w:lastRowLastColumn="0"/>
            </w:pPr>
            <w:r w:rsidRPr="0013699B">
              <w:rPr>
                <w:rFonts w:eastAsia="Arial" w:cstheme="minorHAnsi"/>
              </w:rPr>
              <w:t>Nº Salidas de usuario (OUT)</w:t>
            </w:r>
          </w:p>
        </w:tc>
        <w:tc>
          <w:tcPr>
            <w:tcW w:w="2070" w:type="dxa"/>
            <w:shd w:val="clear" w:color="auto" w:fill="FFFFFF" w:themeFill="background1"/>
            <w:vAlign w:val="center"/>
          </w:tcPr>
          <w:p w14:paraId="775BADA6" w14:textId="38451500" w:rsidR="0E695FC8" w:rsidRDefault="0E695FC8" w:rsidP="0013699B">
            <w:pPr>
              <w:jc w:val="center"/>
              <w:cnfStyle w:val="000000000000" w:firstRow="0" w:lastRow="0" w:firstColumn="0" w:lastColumn="0" w:oddVBand="0" w:evenVBand="0" w:oddHBand="0" w:evenHBand="0" w:firstRowFirstColumn="0" w:firstRowLastColumn="0" w:lastRowFirstColumn="0" w:lastRowLastColumn="0"/>
            </w:pPr>
            <w:r w:rsidRPr="0013699B">
              <w:rPr>
                <w:rFonts w:eastAsia="Arial" w:cstheme="minorHAnsi"/>
              </w:rPr>
              <w:t>Elemental</w:t>
            </w:r>
          </w:p>
        </w:tc>
      </w:tr>
      <w:tr w:rsidR="0E695FC8" w14:paraId="70665BB8" w14:textId="77777777" w:rsidTr="0013699B">
        <w:trPr>
          <w:trHeight w:val="300"/>
        </w:trPr>
        <w:tc>
          <w:tcPr>
            <w:cnfStyle w:val="001000000000" w:firstRow="0" w:lastRow="0" w:firstColumn="1" w:lastColumn="0" w:oddVBand="0" w:evenVBand="0" w:oddHBand="0" w:evenHBand="0" w:firstRowFirstColumn="0" w:firstRowLastColumn="0" w:lastRowFirstColumn="0" w:lastRowLastColumn="0"/>
            <w:tcW w:w="568" w:type="dxa"/>
            <w:shd w:val="clear" w:color="auto" w:fill="FFFFFF" w:themeFill="background1"/>
            <w:vAlign w:val="center"/>
          </w:tcPr>
          <w:p w14:paraId="3C0D7171" w14:textId="72D5B327" w:rsidR="0E695FC8" w:rsidRDefault="0E695FC8" w:rsidP="0013699B">
            <w:pPr>
              <w:jc w:val="center"/>
            </w:pPr>
            <w:r w:rsidRPr="0013699B">
              <w:rPr>
                <w:rFonts w:eastAsia="Arial" w:cstheme="minorHAnsi"/>
                <w:b w:val="0"/>
              </w:rPr>
              <w:t>8</w:t>
            </w:r>
          </w:p>
        </w:tc>
        <w:tc>
          <w:tcPr>
            <w:tcW w:w="3117" w:type="dxa"/>
            <w:shd w:val="clear" w:color="auto" w:fill="FFFFFF" w:themeFill="background1"/>
            <w:vAlign w:val="center"/>
          </w:tcPr>
          <w:p w14:paraId="60A2AB44" w14:textId="28599466" w:rsidR="0E695FC8" w:rsidRDefault="0E695FC8" w:rsidP="0013699B">
            <w:pPr>
              <w:jc w:val="left"/>
              <w:cnfStyle w:val="000000000000" w:firstRow="0" w:lastRow="0" w:firstColumn="0" w:lastColumn="0" w:oddVBand="0" w:evenVBand="0" w:oddHBand="0" w:evenHBand="0" w:firstRowFirstColumn="0" w:firstRowLastColumn="0" w:lastRowFirstColumn="0" w:lastRowLastColumn="0"/>
            </w:pPr>
            <w:r w:rsidRPr="0013699B">
              <w:rPr>
                <w:rFonts w:eastAsia="Arial" w:cstheme="minorHAnsi"/>
              </w:rPr>
              <w:t>Registro de mantenimiento de vehículos</w:t>
            </w:r>
          </w:p>
        </w:tc>
        <w:tc>
          <w:tcPr>
            <w:tcW w:w="2739" w:type="dxa"/>
            <w:shd w:val="clear" w:color="auto" w:fill="FFFFFF" w:themeFill="background1"/>
            <w:vAlign w:val="center"/>
          </w:tcPr>
          <w:p w14:paraId="2189AD46" w14:textId="1B7032A8" w:rsidR="0E695FC8" w:rsidRDefault="0E695FC8" w:rsidP="0013699B">
            <w:pPr>
              <w:jc w:val="left"/>
              <w:cnfStyle w:val="000000000000" w:firstRow="0" w:lastRow="0" w:firstColumn="0" w:lastColumn="0" w:oddVBand="0" w:evenVBand="0" w:oddHBand="0" w:evenHBand="0" w:firstRowFirstColumn="0" w:firstRowLastColumn="0" w:lastRowFirstColumn="0" w:lastRowLastColumn="0"/>
            </w:pPr>
            <w:r w:rsidRPr="0013699B">
              <w:rPr>
                <w:rFonts w:eastAsia="Arial" w:cstheme="minorHAnsi"/>
              </w:rPr>
              <w:t>Nº Salidas de usuario (OUT)</w:t>
            </w:r>
          </w:p>
        </w:tc>
        <w:tc>
          <w:tcPr>
            <w:tcW w:w="2070" w:type="dxa"/>
            <w:shd w:val="clear" w:color="auto" w:fill="FFFFFF" w:themeFill="background1"/>
            <w:vAlign w:val="center"/>
          </w:tcPr>
          <w:p w14:paraId="14BBBD96" w14:textId="5B9E6A7E" w:rsidR="0E695FC8" w:rsidRDefault="0E695FC8" w:rsidP="0013699B">
            <w:pPr>
              <w:jc w:val="center"/>
              <w:cnfStyle w:val="000000000000" w:firstRow="0" w:lastRow="0" w:firstColumn="0" w:lastColumn="0" w:oddVBand="0" w:evenVBand="0" w:oddHBand="0" w:evenHBand="0" w:firstRowFirstColumn="0" w:firstRowLastColumn="0" w:lastRowFirstColumn="0" w:lastRowLastColumn="0"/>
            </w:pPr>
            <w:r w:rsidRPr="0013699B">
              <w:rPr>
                <w:rFonts w:eastAsia="Arial" w:cstheme="minorHAnsi"/>
              </w:rPr>
              <w:t>Elemental</w:t>
            </w:r>
          </w:p>
        </w:tc>
      </w:tr>
      <w:tr w:rsidR="0E695FC8" w14:paraId="6EFDF5EB" w14:textId="77777777" w:rsidTr="0013699B">
        <w:trPr>
          <w:trHeight w:val="300"/>
        </w:trPr>
        <w:tc>
          <w:tcPr>
            <w:cnfStyle w:val="001000000000" w:firstRow="0" w:lastRow="0" w:firstColumn="1" w:lastColumn="0" w:oddVBand="0" w:evenVBand="0" w:oddHBand="0" w:evenHBand="0" w:firstRowFirstColumn="0" w:firstRowLastColumn="0" w:lastRowFirstColumn="0" w:lastRowLastColumn="0"/>
            <w:tcW w:w="568" w:type="dxa"/>
            <w:shd w:val="clear" w:color="auto" w:fill="FFFFFF" w:themeFill="background1"/>
            <w:vAlign w:val="center"/>
          </w:tcPr>
          <w:p w14:paraId="2D03CC8A" w14:textId="78EEE514" w:rsidR="0E695FC8" w:rsidRDefault="0E695FC8" w:rsidP="0013699B">
            <w:pPr>
              <w:jc w:val="center"/>
            </w:pPr>
            <w:r w:rsidRPr="0013699B">
              <w:rPr>
                <w:rFonts w:eastAsia="Arial" w:cstheme="minorHAnsi"/>
                <w:b w:val="0"/>
              </w:rPr>
              <w:t>9</w:t>
            </w:r>
          </w:p>
        </w:tc>
        <w:tc>
          <w:tcPr>
            <w:tcW w:w="3117" w:type="dxa"/>
            <w:shd w:val="clear" w:color="auto" w:fill="FFFFFF" w:themeFill="background1"/>
            <w:vAlign w:val="center"/>
          </w:tcPr>
          <w:p w14:paraId="10EBC076" w14:textId="69F94C36" w:rsidR="0E695FC8" w:rsidRDefault="0E695FC8" w:rsidP="0013699B">
            <w:pPr>
              <w:jc w:val="left"/>
              <w:cnfStyle w:val="000000000000" w:firstRow="0" w:lastRow="0" w:firstColumn="0" w:lastColumn="0" w:oddVBand="0" w:evenVBand="0" w:oddHBand="0" w:evenHBand="0" w:firstRowFirstColumn="0" w:firstRowLastColumn="0" w:lastRowFirstColumn="0" w:lastRowLastColumn="0"/>
            </w:pPr>
            <w:r w:rsidRPr="0013699B">
              <w:rPr>
                <w:rFonts w:eastAsia="Arial" w:cstheme="minorHAnsi"/>
              </w:rPr>
              <w:t>Comunicación con el centro de control</w:t>
            </w:r>
          </w:p>
        </w:tc>
        <w:tc>
          <w:tcPr>
            <w:tcW w:w="2739" w:type="dxa"/>
            <w:shd w:val="clear" w:color="auto" w:fill="FFFFFF" w:themeFill="background1"/>
            <w:vAlign w:val="center"/>
          </w:tcPr>
          <w:p w14:paraId="75B930BF" w14:textId="07C8DD61" w:rsidR="0E695FC8" w:rsidRDefault="0E695FC8" w:rsidP="0013699B">
            <w:pPr>
              <w:jc w:val="left"/>
              <w:cnfStyle w:val="000000000000" w:firstRow="0" w:lastRow="0" w:firstColumn="0" w:lastColumn="0" w:oddVBand="0" w:evenVBand="0" w:oddHBand="0" w:evenHBand="0" w:firstRowFirstColumn="0" w:firstRowLastColumn="0" w:lastRowFirstColumn="0" w:lastRowLastColumn="0"/>
            </w:pPr>
            <w:r w:rsidRPr="0013699B">
              <w:rPr>
                <w:rFonts w:eastAsia="Arial" w:cstheme="minorHAnsi"/>
              </w:rPr>
              <w:t>Nº Consultas usuario (Q)</w:t>
            </w:r>
          </w:p>
        </w:tc>
        <w:tc>
          <w:tcPr>
            <w:tcW w:w="2070" w:type="dxa"/>
            <w:shd w:val="clear" w:color="auto" w:fill="FFFFFF" w:themeFill="background1"/>
            <w:vAlign w:val="center"/>
          </w:tcPr>
          <w:p w14:paraId="58D59B7F" w14:textId="11A71267" w:rsidR="0E695FC8" w:rsidRDefault="0E695FC8" w:rsidP="0013699B">
            <w:pPr>
              <w:jc w:val="center"/>
              <w:cnfStyle w:val="000000000000" w:firstRow="0" w:lastRow="0" w:firstColumn="0" w:lastColumn="0" w:oddVBand="0" w:evenVBand="0" w:oddHBand="0" w:evenHBand="0" w:firstRowFirstColumn="0" w:firstRowLastColumn="0" w:lastRowFirstColumn="0" w:lastRowLastColumn="0"/>
            </w:pPr>
            <w:r w:rsidRPr="0013699B">
              <w:rPr>
                <w:rFonts w:eastAsia="Arial" w:cstheme="minorHAnsi"/>
              </w:rPr>
              <w:t>Medio</w:t>
            </w:r>
          </w:p>
        </w:tc>
      </w:tr>
      <w:tr w:rsidR="0E695FC8" w14:paraId="46EEFC3E" w14:textId="77777777" w:rsidTr="0013699B">
        <w:trPr>
          <w:trHeight w:val="300"/>
        </w:trPr>
        <w:tc>
          <w:tcPr>
            <w:cnfStyle w:val="001000000000" w:firstRow="0" w:lastRow="0" w:firstColumn="1" w:lastColumn="0" w:oddVBand="0" w:evenVBand="0" w:oddHBand="0" w:evenHBand="0" w:firstRowFirstColumn="0" w:firstRowLastColumn="0" w:lastRowFirstColumn="0" w:lastRowLastColumn="0"/>
            <w:tcW w:w="568" w:type="dxa"/>
            <w:shd w:val="clear" w:color="auto" w:fill="FFFFFF" w:themeFill="background1"/>
            <w:vAlign w:val="center"/>
          </w:tcPr>
          <w:p w14:paraId="7E7C61CF" w14:textId="153EBAA7" w:rsidR="0E695FC8" w:rsidRDefault="0E695FC8" w:rsidP="0013699B">
            <w:pPr>
              <w:jc w:val="center"/>
            </w:pPr>
            <w:r w:rsidRPr="0013699B">
              <w:rPr>
                <w:rFonts w:eastAsia="Arial" w:cstheme="minorHAnsi"/>
                <w:b w:val="0"/>
              </w:rPr>
              <w:t>10</w:t>
            </w:r>
          </w:p>
        </w:tc>
        <w:tc>
          <w:tcPr>
            <w:tcW w:w="3117" w:type="dxa"/>
            <w:shd w:val="clear" w:color="auto" w:fill="FFFFFF" w:themeFill="background1"/>
            <w:vAlign w:val="center"/>
          </w:tcPr>
          <w:p w14:paraId="3BF8BA19" w14:textId="39140625" w:rsidR="0E695FC8" w:rsidRDefault="0E695FC8" w:rsidP="0013699B">
            <w:pPr>
              <w:jc w:val="left"/>
              <w:cnfStyle w:val="000000000000" w:firstRow="0" w:lastRow="0" w:firstColumn="0" w:lastColumn="0" w:oddVBand="0" w:evenVBand="0" w:oddHBand="0" w:evenHBand="0" w:firstRowFirstColumn="0" w:firstRowLastColumn="0" w:lastRowFirstColumn="0" w:lastRowLastColumn="0"/>
            </w:pPr>
            <w:r w:rsidRPr="0013699B">
              <w:rPr>
                <w:rFonts w:eastAsia="Arial" w:cstheme="minorHAnsi"/>
              </w:rPr>
              <w:t>Asignación de ambulancias en función de la proximidad y la carga de trabajo.</w:t>
            </w:r>
          </w:p>
        </w:tc>
        <w:tc>
          <w:tcPr>
            <w:tcW w:w="2739" w:type="dxa"/>
            <w:shd w:val="clear" w:color="auto" w:fill="FFFFFF" w:themeFill="background1"/>
            <w:vAlign w:val="center"/>
          </w:tcPr>
          <w:p w14:paraId="5B6A621E" w14:textId="219646A8" w:rsidR="0E695FC8" w:rsidRDefault="0E695FC8" w:rsidP="0013699B">
            <w:pPr>
              <w:jc w:val="left"/>
              <w:cnfStyle w:val="000000000000" w:firstRow="0" w:lastRow="0" w:firstColumn="0" w:lastColumn="0" w:oddVBand="0" w:evenVBand="0" w:oddHBand="0" w:evenHBand="0" w:firstRowFirstColumn="0" w:firstRowLastColumn="0" w:lastRowFirstColumn="0" w:lastRowLastColumn="0"/>
            </w:pPr>
            <w:r w:rsidRPr="0013699B">
              <w:rPr>
                <w:rFonts w:eastAsia="Arial" w:cstheme="minorHAnsi"/>
              </w:rPr>
              <w:t>Nº Consultas usuario (Q)</w:t>
            </w:r>
          </w:p>
        </w:tc>
        <w:tc>
          <w:tcPr>
            <w:tcW w:w="2070" w:type="dxa"/>
            <w:shd w:val="clear" w:color="auto" w:fill="FFFFFF" w:themeFill="background1"/>
            <w:vAlign w:val="center"/>
          </w:tcPr>
          <w:p w14:paraId="1EE36D9F" w14:textId="6B1C853E" w:rsidR="0E695FC8" w:rsidRDefault="0E695FC8" w:rsidP="0013699B">
            <w:pPr>
              <w:jc w:val="center"/>
              <w:cnfStyle w:val="000000000000" w:firstRow="0" w:lastRow="0" w:firstColumn="0" w:lastColumn="0" w:oddVBand="0" w:evenVBand="0" w:oddHBand="0" w:evenHBand="0" w:firstRowFirstColumn="0" w:firstRowLastColumn="0" w:lastRowFirstColumn="0" w:lastRowLastColumn="0"/>
            </w:pPr>
            <w:r w:rsidRPr="0013699B">
              <w:rPr>
                <w:rFonts w:eastAsia="Arial" w:cstheme="minorHAnsi"/>
              </w:rPr>
              <w:t>Complejo</w:t>
            </w:r>
          </w:p>
        </w:tc>
      </w:tr>
    </w:tbl>
    <w:p w14:paraId="72333F5E" w14:textId="02C52011" w:rsidR="0E695FC8" w:rsidRDefault="006906C1" w:rsidP="00EA7E24">
      <w:pPr>
        <w:pStyle w:val="CitadeTablas"/>
      </w:pPr>
      <w:bookmarkStart w:id="597" w:name="_Toc165126439"/>
      <w:r>
        <w:t xml:space="preserve">Sistema de geoposicionamiento </w:t>
      </w:r>
      <w:r w:rsidR="00475F61">
        <w:t>–</w:t>
      </w:r>
      <w:r>
        <w:t xml:space="preserve"> </w:t>
      </w:r>
      <w:r w:rsidR="00475F61">
        <w:t>Clasificación de las funciones</w:t>
      </w:r>
      <w:bookmarkEnd w:id="597"/>
    </w:p>
    <w:p w14:paraId="505024B6" w14:textId="60613F9C" w:rsidR="55A4A8F7" w:rsidRDefault="4F355394" w:rsidP="00A12411">
      <w:pPr>
        <w:pStyle w:val="Ttulo5"/>
      </w:pPr>
      <w:bookmarkStart w:id="598" w:name="_Toc302763588"/>
      <w:bookmarkStart w:id="599" w:name="_Toc164120924"/>
      <w:r>
        <w:t>Cálculo de los puntos de función no ajustados</w:t>
      </w:r>
      <w:bookmarkEnd w:id="598"/>
      <w:bookmarkEnd w:id="599"/>
    </w:p>
    <w:p w14:paraId="2A7E4A3C" w14:textId="6ECC9999" w:rsidR="3957D92B" w:rsidRDefault="3957D92B">
      <w:r>
        <w:t>Usando la tabla referenciada en el apartado de “Puntos función”, obtenemos la siguiente tabla con los puntos función con los siguientes datos:</w:t>
      </w:r>
    </w:p>
    <w:tbl>
      <w:tblPr>
        <w:tblStyle w:val="Tablaconcuadrculaclara"/>
        <w:tblW w:w="0" w:type="auto"/>
        <w:jc w:val="center"/>
        <w:tblLook w:val="0680" w:firstRow="0" w:lastRow="0" w:firstColumn="1" w:lastColumn="0" w:noHBand="1" w:noVBand="1"/>
      </w:tblPr>
      <w:tblGrid>
        <w:gridCol w:w="3137"/>
        <w:gridCol w:w="1249"/>
        <w:gridCol w:w="1141"/>
        <w:gridCol w:w="1219"/>
      </w:tblGrid>
      <w:tr w:rsidR="0E695FC8" w14:paraId="1B49B117" w14:textId="77777777" w:rsidTr="0013699B">
        <w:trPr>
          <w:trHeight w:val="510"/>
          <w:jc w:val="center"/>
        </w:trPr>
        <w:tc>
          <w:tcPr>
            <w:tcW w:w="3137" w:type="dxa"/>
            <w:vMerge w:val="restart"/>
            <w:shd w:val="clear" w:color="auto" w:fill="AEAAAA" w:themeFill="background2" w:themeFillShade="BF"/>
          </w:tcPr>
          <w:p w14:paraId="67C9B8F9" w14:textId="61E6A683" w:rsidR="0E695FC8" w:rsidRDefault="0E695FC8" w:rsidP="0E695FC8">
            <w:pPr>
              <w:jc w:val="center"/>
            </w:pPr>
            <w:r w:rsidRPr="0013699B">
              <w:rPr>
                <w:rFonts w:eastAsia="Arial" w:cstheme="minorHAnsi"/>
                <w:b/>
                <w:i/>
              </w:rPr>
              <w:t>Parámetro de medida</w:t>
            </w:r>
          </w:p>
        </w:tc>
        <w:tc>
          <w:tcPr>
            <w:tcW w:w="3609" w:type="dxa"/>
            <w:gridSpan w:val="3"/>
            <w:shd w:val="clear" w:color="auto" w:fill="AEAAAA" w:themeFill="background2" w:themeFillShade="BF"/>
          </w:tcPr>
          <w:p w14:paraId="3D5D32E4" w14:textId="0C9B5658" w:rsidR="0E695FC8" w:rsidRDefault="0E695FC8" w:rsidP="0E695FC8">
            <w:pPr>
              <w:jc w:val="center"/>
            </w:pPr>
            <w:r w:rsidRPr="0013699B">
              <w:rPr>
                <w:rFonts w:eastAsia="Arial" w:cstheme="minorHAnsi"/>
                <w:b/>
              </w:rPr>
              <w:t>Contador Funciones</w:t>
            </w:r>
          </w:p>
        </w:tc>
      </w:tr>
      <w:tr w:rsidR="0E695FC8" w14:paraId="261021A6" w14:textId="77777777" w:rsidTr="0013699B">
        <w:trPr>
          <w:trHeight w:val="255"/>
          <w:jc w:val="center"/>
        </w:trPr>
        <w:tc>
          <w:tcPr>
            <w:tcW w:w="3137" w:type="dxa"/>
            <w:vMerge/>
          </w:tcPr>
          <w:p w14:paraId="77EF4D47" w14:textId="77777777" w:rsidR="008B119C" w:rsidRDefault="008B119C"/>
        </w:tc>
        <w:tc>
          <w:tcPr>
            <w:tcW w:w="1249" w:type="dxa"/>
            <w:shd w:val="clear" w:color="auto" w:fill="D0CECE" w:themeFill="background2" w:themeFillShade="E6"/>
          </w:tcPr>
          <w:p w14:paraId="534C8A52" w14:textId="1905EBC4" w:rsidR="0E695FC8" w:rsidRDefault="0E695FC8" w:rsidP="0E695FC8">
            <w:pPr>
              <w:jc w:val="center"/>
            </w:pPr>
            <w:r w:rsidRPr="0013699B">
              <w:rPr>
                <w:rFonts w:eastAsia="Arial" w:cstheme="minorHAnsi"/>
                <w:b/>
              </w:rPr>
              <w:t>Elemental</w:t>
            </w:r>
          </w:p>
        </w:tc>
        <w:tc>
          <w:tcPr>
            <w:tcW w:w="1141" w:type="dxa"/>
            <w:shd w:val="clear" w:color="auto" w:fill="D0CECE" w:themeFill="background2" w:themeFillShade="E6"/>
          </w:tcPr>
          <w:p w14:paraId="48747BD6" w14:textId="66ECDC42" w:rsidR="0E695FC8" w:rsidRDefault="0E695FC8" w:rsidP="0E695FC8">
            <w:pPr>
              <w:jc w:val="center"/>
            </w:pPr>
            <w:r w:rsidRPr="0013699B">
              <w:rPr>
                <w:rFonts w:eastAsia="Arial" w:cstheme="minorHAnsi"/>
                <w:b/>
              </w:rPr>
              <w:t>Medio</w:t>
            </w:r>
          </w:p>
        </w:tc>
        <w:tc>
          <w:tcPr>
            <w:tcW w:w="1219" w:type="dxa"/>
            <w:shd w:val="clear" w:color="auto" w:fill="D0CECE" w:themeFill="background2" w:themeFillShade="E6"/>
          </w:tcPr>
          <w:p w14:paraId="6883C945" w14:textId="6812A7F0" w:rsidR="0E695FC8" w:rsidRDefault="0E695FC8" w:rsidP="0E695FC8">
            <w:pPr>
              <w:jc w:val="center"/>
            </w:pPr>
            <w:r w:rsidRPr="0013699B">
              <w:rPr>
                <w:rFonts w:eastAsia="Arial" w:cstheme="minorHAnsi"/>
                <w:b/>
              </w:rPr>
              <w:t>Complejo</w:t>
            </w:r>
          </w:p>
        </w:tc>
      </w:tr>
      <w:tr w:rsidR="0E695FC8" w14:paraId="414DC097" w14:textId="77777777" w:rsidTr="00752C61">
        <w:trPr>
          <w:trHeight w:val="255"/>
          <w:jc w:val="center"/>
        </w:trPr>
        <w:tc>
          <w:tcPr>
            <w:tcW w:w="3137" w:type="dxa"/>
            <w:shd w:val="clear" w:color="auto" w:fill="FFFFFF" w:themeFill="background1"/>
          </w:tcPr>
          <w:p w14:paraId="535A44C1" w14:textId="63415B37" w:rsidR="0E695FC8" w:rsidRDefault="0E695FC8" w:rsidP="0E695FC8">
            <w:r w:rsidRPr="0013699B">
              <w:rPr>
                <w:rFonts w:eastAsia="Arial" w:cstheme="minorHAnsi"/>
                <w:b/>
                <w:i/>
              </w:rPr>
              <w:t>N.º Entradas de usuario (IN)</w:t>
            </w:r>
          </w:p>
        </w:tc>
        <w:tc>
          <w:tcPr>
            <w:tcW w:w="1249" w:type="dxa"/>
            <w:shd w:val="clear" w:color="auto" w:fill="FFFFFF" w:themeFill="background1"/>
          </w:tcPr>
          <w:p w14:paraId="0A555906" w14:textId="2B0A3BB7" w:rsidR="0E695FC8" w:rsidRDefault="0E695FC8" w:rsidP="0E695FC8">
            <w:pPr>
              <w:jc w:val="center"/>
            </w:pPr>
            <w:r w:rsidRPr="0013699B">
              <w:rPr>
                <w:rFonts w:eastAsia="Arial" w:cstheme="minorHAnsi"/>
              </w:rPr>
              <w:t>1</w:t>
            </w:r>
          </w:p>
        </w:tc>
        <w:tc>
          <w:tcPr>
            <w:tcW w:w="1141" w:type="dxa"/>
            <w:shd w:val="clear" w:color="auto" w:fill="FFFFFF" w:themeFill="background1"/>
          </w:tcPr>
          <w:p w14:paraId="19C5CA71" w14:textId="5CBE55E4" w:rsidR="0E695FC8" w:rsidRDefault="0E695FC8" w:rsidP="0E695FC8">
            <w:pPr>
              <w:jc w:val="center"/>
            </w:pPr>
            <w:r w:rsidRPr="0013699B">
              <w:rPr>
                <w:rFonts w:eastAsia="Arial" w:cstheme="minorHAnsi"/>
              </w:rPr>
              <w:t>0</w:t>
            </w:r>
          </w:p>
        </w:tc>
        <w:tc>
          <w:tcPr>
            <w:tcW w:w="1219" w:type="dxa"/>
            <w:shd w:val="clear" w:color="auto" w:fill="FFFFFF" w:themeFill="background1"/>
          </w:tcPr>
          <w:p w14:paraId="38646D3D" w14:textId="2925765D" w:rsidR="0E695FC8" w:rsidRDefault="0E695FC8" w:rsidP="0E695FC8">
            <w:pPr>
              <w:jc w:val="center"/>
            </w:pPr>
            <w:r w:rsidRPr="0013699B">
              <w:rPr>
                <w:rFonts w:eastAsia="Arial" w:cstheme="minorHAnsi"/>
              </w:rPr>
              <w:t>0</w:t>
            </w:r>
          </w:p>
        </w:tc>
      </w:tr>
      <w:tr w:rsidR="0E695FC8" w14:paraId="6298B58C" w14:textId="77777777" w:rsidTr="00752C61">
        <w:trPr>
          <w:trHeight w:val="255"/>
          <w:jc w:val="center"/>
        </w:trPr>
        <w:tc>
          <w:tcPr>
            <w:tcW w:w="3137" w:type="dxa"/>
            <w:shd w:val="clear" w:color="auto" w:fill="FFFFFF" w:themeFill="background1"/>
          </w:tcPr>
          <w:p w14:paraId="543B8D58" w14:textId="6001C4BB" w:rsidR="0E695FC8" w:rsidRDefault="0E695FC8" w:rsidP="0E695FC8">
            <w:r w:rsidRPr="0013699B">
              <w:rPr>
                <w:rFonts w:eastAsia="Arial" w:cstheme="minorHAnsi"/>
                <w:b/>
                <w:i/>
              </w:rPr>
              <w:t>N.º Salidas de usuario (OUT)</w:t>
            </w:r>
          </w:p>
        </w:tc>
        <w:tc>
          <w:tcPr>
            <w:tcW w:w="1249" w:type="dxa"/>
            <w:shd w:val="clear" w:color="auto" w:fill="FFFFFF" w:themeFill="background1"/>
          </w:tcPr>
          <w:p w14:paraId="55994571" w14:textId="7E4EC65B" w:rsidR="0E695FC8" w:rsidRDefault="0E695FC8" w:rsidP="0E695FC8">
            <w:pPr>
              <w:jc w:val="center"/>
            </w:pPr>
            <w:r w:rsidRPr="0013699B">
              <w:rPr>
                <w:rFonts w:eastAsia="Arial" w:cstheme="minorHAnsi"/>
              </w:rPr>
              <w:t>4</w:t>
            </w:r>
          </w:p>
        </w:tc>
        <w:tc>
          <w:tcPr>
            <w:tcW w:w="1141" w:type="dxa"/>
            <w:shd w:val="clear" w:color="auto" w:fill="FFFFFF" w:themeFill="background1"/>
          </w:tcPr>
          <w:p w14:paraId="4962615B" w14:textId="4C97C84E" w:rsidR="0E695FC8" w:rsidRDefault="0E695FC8" w:rsidP="0E695FC8">
            <w:pPr>
              <w:jc w:val="center"/>
            </w:pPr>
            <w:r w:rsidRPr="0013699B">
              <w:rPr>
                <w:rFonts w:eastAsia="Arial" w:cstheme="minorHAnsi"/>
              </w:rPr>
              <w:t>1</w:t>
            </w:r>
          </w:p>
        </w:tc>
        <w:tc>
          <w:tcPr>
            <w:tcW w:w="1219" w:type="dxa"/>
            <w:shd w:val="clear" w:color="auto" w:fill="FFFFFF" w:themeFill="background1"/>
          </w:tcPr>
          <w:p w14:paraId="0ED3952D" w14:textId="5EF42ECE" w:rsidR="0E695FC8" w:rsidRDefault="0E695FC8" w:rsidP="0E695FC8">
            <w:pPr>
              <w:jc w:val="center"/>
            </w:pPr>
            <w:r w:rsidRPr="0013699B">
              <w:rPr>
                <w:rFonts w:eastAsia="Arial" w:cstheme="minorHAnsi"/>
              </w:rPr>
              <w:t>1</w:t>
            </w:r>
          </w:p>
        </w:tc>
      </w:tr>
      <w:tr w:rsidR="0E695FC8" w14:paraId="0CE35388" w14:textId="77777777" w:rsidTr="00752C61">
        <w:trPr>
          <w:trHeight w:val="255"/>
          <w:jc w:val="center"/>
        </w:trPr>
        <w:tc>
          <w:tcPr>
            <w:tcW w:w="3137" w:type="dxa"/>
            <w:shd w:val="clear" w:color="auto" w:fill="FFFFFF" w:themeFill="background1"/>
          </w:tcPr>
          <w:p w14:paraId="7BC746A8" w14:textId="0DB96B3C" w:rsidR="0E695FC8" w:rsidRDefault="0E695FC8" w:rsidP="0E695FC8">
            <w:r w:rsidRPr="0013699B">
              <w:rPr>
                <w:rFonts w:eastAsia="Arial" w:cstheme="minorHAnsi"/>
                <w:b/>
                <w:i/>
              </w:rPr>
              <w:t>N.º de ficheros maestros (FM)</w:t>
            </w:r>
          </w:p>
        </w:tc>
        <w:tc>
          <w:tcPr>
            <w:tcW w:w="1249" w:type="dxa"/>
            <w:shd w:val="clear" w:color="auto" w:fill="FFFFFF" w:themeFill="background1"/>
          </w:tcPr>
          <w:p w14:paraId="0716BEDA" w14:textId="7ADF1530" w:rsidR="0E695FC8" w:rsidRDefault="0E695FC8" w:rsidP="0E695FC8">
            <w:pPr>
              <w:jc w:val="center"/>
            </w:pPr>
            <w:r w:rsidRPr="0013699B">
              <w:rPr>
                <w:rFonts w:eastAsia="Arial" w:cstheme="minorHAnsi"/>
              </w:rPr>
              <w:t>0</w:t>
            </w:r>
          </w:p>
        </w:tc>
        <w:tc>
          <w:tcPr>
            <w:tcW w:w="1141" w:type="dxa"/>
            <w:shd w:val="clear" w:color="auto" w:fill="FFFFFF" w:themeFill="background1"/>
          </w:tcPr>
          <w:p w14:paraId="707765D6" w14:textId="697A3C0C" w:rsidR="0E695FC8" w:rsidRDefault="0E695FC8" w:rsidP="0E695FC8">
            <w:pPr>
              <w:jc w:val="center"/>
            </w:pPr>
            <w:r w:rsidRPr="0013699B">
              <w:rPr>
                <w:rFonts w:eastAsia="Arial" w:cstheme="minorHAnsi"/>
              </w:rPr>
              <w:t>0</w:t>
            </w:r>
          </w:p>
        </w:tc>
        <w:tc>
          <w:tcPr>
            <w:tcW w:w="1219" w:type="dxa"/>
            <w:shd w:val="clear" w:color="auto" w:fill="FFFFFF" w:themeFill="background1"/>
          </w:tcPr>
          <w:p w14:paraId="4044D3B6" w14:textId="58B697CF" w:rsidR="0E695FC8" w:rsidRDefault="0E695FC8" w:rsidP="0E695FC8">
            <w:pPr>
              <w:jc w:val="center"/>
            </w:pPr>
            <w:r w:rsidRPr="0013699B">
              <w:rPr>
                <w:rFonts w:eastAsia="Arial" w:cstheme="minorHAnsi"/>
              </w:rPr>
              <w:t>0</w:t>
            </w:r>
          </w:p>
        </w:tc>
      </w:tr>
      <w:tr w:rsidR="0E695FC8" w14:paraId="11CAAA5D" w14:textId="77777777" w:rsidTr="00752C61">
        <w:trPr>
          <w:trHeight w:val="255"/>
          <w:jc w:val="center"/>
        </w:trPr>
        <w:tc>
          <w:tcPr>
            <w:tcW w:w="3137" w:type="dxa"/>
            <w:shd w:val="clear" w:color="auto" w:fill="FFFFFF" w:themeFill="background1"/>
          </w:tcPr>
          <w:p w14:paraId="72B50F33" w14:textId="60F6C710" w:rsidR="0E695FC8" w:rsidRDefault="0E695FC8" w:rsidP="0E695FC8">
            <w:r w:rsidRPr="0013699B">
              <w:rPr>
                <w:rFonts w:eastAsia="Arial" w:cstheme="minorHAnsi"/>
                <w:b/>
                <w:i/>
              </w:rPr>
              <w:t>N.º Consultas usuario (Q)</w:t>
            </w:r>
          </w:p>
        </w:tc>
        <w:tc>
          <w:tcPr>
            <w:tcW w:w="1249" w:type="dxa"/>
            <w:shd w:val="clear" w:color="auto" w:fill="FFFFFF" w:themeFill="background1"/>
          </w:tcPr>
          <w:p w14:paraId="2A8CC054" w14:textId="7486E3B9" w:rsidR="0E695FC8" w:rsidRDefault="0E695FC8" w:rsidP="0E695FC8">
            <w:pPr>
              <w:jc w:val="center"/>
            </w:pPr>
            <w:r w:rsidRPr="0013699B">
              <w:rPr>
                <w:rFonts w:eastAsia="Arial" w:cstheme="minorHAnsi"/>
              </w:rPr>
              <w:t>0</w:t>
            </w:r>
          </w:p>
        </w:tc>
        <w:tc>
          <w:tcPr>
            <w:tcW w:w="1141" w:type="dxa"/>
            <w:shd w:val="clear" w:color="auto" w:fill="FFFFFF" w:themeFill="background1"/>
          </w:tcPr>
          <w:p w14:paraId="0D10C7F7" w14:textId="080962C4" w:rsidR="0E695FC8" w:rsidRDefault="0E695FC8" w:rsidP="0E695FC8">
            <w:pPr>
              <w:jc w:val="center"/>
            </w:pPr>
            <w:r w:rsidRPr="0013699B">
              <w:rPr>
                <w:rFonts w:eastAsia="Arial" w:cstheme="minorHAnsi"/>
              </w:rPr>
              <w:t>2</w:t>
            </w:r>
          </w:p>
        </w:tc>
        <w:tc>
          <w:tcPr>
            <w:tcW w:w="1219" w:type="dxa"/>
            <w:shd w:val="clear" w:color="auto" w:fill="FFFFFF" w:themeFill="background1"/>
          </w:tcPr>
          <w:p w14:paraId="2DF7F897" w14:textId="03A2713B" w:rsidR="0E695FC8" w:rsidRDefault="0E695FC8" w:rsidP="0E695FC8">
            <w:pPr>
              <w:jc w:val="center"/>
            </w:pPr>
            <w:r w:rsidRPr="0013699B">
              <w:rPr>
                <w:rFonts w:eastAsia="Arial" w:cstheme="minorHAnsi"/>
              </w:rPr>
              <w:t>1</w:t>
            </w:r>
          </w:p>
        </w:tc>
      </w:tr>
      <w:tr w:rsidR="0E695FC8" w14:paraId="11C4D05F" w14:textId="77777777" w:rsidTr="00752C61">
        <w:trPr>
          <w:trHeight w:val="255"/>
          <w:jc w:val="center"/>
        </w:trPr>
        <w:tc>
          <w:tcPr>
            <w:tcW w:w="3137" w:type="dxa"/>
            <w:shd w:val="clear" w:color="auto" w:fill="FFFFFF" w:themeFill="background1"/>
          </w:tcPr>
          <w:p w14:paraId="0C3CBA4D" w14:textId="5D4C043F" w:rsidR="0E695FC8" w:rsidRDefault="0E695FC8" w:rsidP="0E695FC8">
            <w:r w:rsidRPr="0013699B">
              <w:rPr>
                <w:rFonts w:eastAsia="Arial" w:cstheme="minorHAnsi"/>
                <w:b/>
                <w:i/>
              </w:rPr>
              <w:t>N.º de interfaces externos</w:t>
            </w:r>
          </w:p>
        </w:tc>
        <w:tc>
          <w:tcPr>
            <w:tcW w:w="1249" w:type="dxa"/>
            <w:shd w:val="clear" w:color="auto" w:fill="FFFFFF" w:themeFill="background1"/>
          </w:tcPr>
          <w:p w14:paraId="31EF4C22" w14:textId="6803F05B" w:rsidR="0E695FC8" w:rsidRDefault="0E695FC8" w:rsidP="0E695FC8">
            <w:pPr>
              <w:jc w:val="center"/>
            </w:pPr>
            <w:r w:rsidRPr="0013699B">
              <w:rPr>
                <w:rFonts w:eastAsia="Arial" w:cstheme="minorHAnsi"/>
              </w:rPr>
              <w:t>0</w:t>
            </w:r>
          </w:p>
        </w:tc>
        <w:tc>
          <w:tcPr>
            <w:tcW w:w="1141" w:type="dxa"/>
            <w:shd w:val="clear" w:color="auto" w:fill="FFFFFF" w:themeFill="background1"/>
          </w:tcPr>
          <w:p w14:paraId="2BDA43A3" w14:textId="5B6F918C" w:rsidR="0E695FC8" w:rsidRDefault="0E695FC8" w:rsidP="0E695FC8">
            <w:pPr>
              <w:jc w:val="center"/>
            </w:pPr>
            <w:r w:rsidRPr="0013699B">
              <w:rPr>
                <w:rFonts w:eastAsia="Arial" w:cstheme="minorHAnsi"/>
              </w:rPr>
              <w:t>0</w:t>
            </w:r>
          </w:p>
        </w:tc>
        <w:tc>
          <w:tcPr>
            <w:tcW w:w="1219" w:type="dxa"/>
            <w:shd w:val="clear" w:color="auto" w:fill="FFFFFF" w:themeFill="background1"/>
          </w:tcPr>
          <w:p w14:paraId="7326E59A" w14:textId="3738850E" w:rsidR="0E695FC8" w:rsidRDefault="0E695FC8" w:rsidP="0E695FC8">
            <w:pPr>
              <w:jc w:val="center"/>
            </w:pPr>
            <w:r w:rsidRPr="0013699B">
              <w:rPr>
                <w:rFonts w:eastAsia="Arial" w:cstheme="minorHAnsi"/>
              </w:rPr>
              <w:t>0</w:t>
            </w:r>
          </w:p>
        </w:tc>
      </w:tr>
    </w:tbl>
    <w:p w14:paraId="2239F312" w14:textId="6012B051" w:rsidR="0E695FC8" w:rsidRDefault="00475F61" w:rsidP="00EA7E24">
      <w:pPr>
        <w:pStyle w:val="CitadeTablas"/>
      </w:pPr>
      <w:bookmarkStart w:id="600" w:name="_Toc165126440"/>
      <w:r>
        <w:t>Sistema de geoposicionamiento – Cálculo de los puntos de función no ajustados</w:t>
      </w:r>
      <w:bookmarkEnd w:id="600"/>
    </w:p>
    <w:p w14:paraId="33EC6DED" w14:textId="77777777" w:rsidR="00794F37" w:rsidRDefault="00794F37">
      <w:pPr>
        <w:jc w:val="left"/>
        <w:rPr>
          <w:rFonts w:asciiTheme="majorHAnsi" w:eastAsiaTheme="majorEastAsia" w:hAnsiTheme="majorHAnsi" w:cstheme="majorBidi"/>
          <w:b/>
          <w:color w:val="000000" w:themeColor="text1"/>
          <w:sz w:val="24"/>
        </w:rPr>
      </w:pPr>
      <w:bookmarkStart w:id="601" w:name="_Toc979193621"/>
      <w:bookmarkStart w:id="602" w:name="_Toc164120925"/>
      <w:r>
        <w:br w:type="page"/>
      </w:r>
    </w:p>
    <w:p w14:paraId="38C9DE69" w14:textId="45A05BBE" w:rsidR="55A4A8F7" w:rsidRDefault="4F355394" w:rsidP="00A12411">
      <w:pPr>
        <w:pStyle w:val="Ttulo5"/>
      </w:pPr>
      <w:r>
        <w:lastRenderedPageBreak/>
        <w:t>Cálculo del factor de ajuste</w:t>
      </w:r>
      <w:bookmarkEnd w:id="601"/>
      <w:bookmarkEnd w:id="602"/>
    </w:p>
    <w:p w14:paraId="61F098F9" w14:textId="5587CDAE" w:rsidR="6C01F8BA" w:rsidRDefault="6C01F8BA">
      <w:r>
        <w:t>Para realizar el cálculo del factor de ajuste responderemos a las preguntas planteadas en el apartado anterior:</w:t>
      </w:r>
    </w:p>
    <w:tbl>
      <w:tblPr>
        <w:tblStyle w:val="Tablaconcuadrcula4-nfasis3"/>
        <w:tblW w:w="0" w:type="auto"/>
        <w:tblLook w:val="06A0" w:firstRow="1" w:lastRow="0" w:firstColumn="1" w:lastColumn="0" w:noHBand="1" w:noVBand="1"/>
      </w:tblPr>
      <w:tblGrid>
        <w:gridCol w:w="7110"/>
        <w:gridCol w:w="1380"/>
      </w:tblGrid>
      <w:tr w:rsidR="0E695FC8" w14:paraId="6C88C81C" w14:textId="77777777" w:rsidTr="0013699B">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110" w:type="dxa"/>
            <w:shd w:val="clear" w:color="auto" w:fill="AEAAAA" w:themeFill="background2" w:themeFillShade="BF"/>
          </w:tcPr>
          <w:p w14:paraId="7AD943CD" w14:textId="1E583E45" w:rsidR="0E695FC8" w:rsidRPr="0013699B" w:rsidRDefault="0E695FC8" w:rsidP="0E695FC8">
            <w:pPr>
              <w:jc w:val="center"/>
              <w:rPr>
                <w:rFonts w:cstheme="minorHAnsi"/>
                <w:color w:val="auto"/>
              </w:rPr>
            </w:pPr>
            <w:r w:rsidRPr="0013699B">
              <w:rPr>
                <w:rFonts w:cstheme="minorHAnsi"/>
                <w:color w:val="auto"/>
              </w:rPr>
              <w:t>Característica</w:t>
            </w:r>
          </w:p>
        </w:tc>
        <w:tc>
          <w:tcPr>
            <w:tcW w:w="1380" w:type="dxa"/>
            <w:shd w:val="clear" w:color="auto" w:fill="AEAAAA" w:themeFill="background2" w:themeFillShade="BF"/>
          </w:tcPr>
          <w:p w14:paraId="0A905803" w14:textId="511B2D17" w:rsidR="0E695FC8" w:rsidRPr="0013699B" w:rsidRDefault="0E695FC8" w:rsidP="0E695FC8">
            <w:pPr>
              <w:jc w:val="center"/>
              <w:cnfStyle w:val="100000000000" w:firstRow="1" w:lastRow="0" w:firstColumn="0" w:lastColumn="0" w:oddVBand="0" w:evenVBand="0" w:oddHBand="0" w:evenHBand="0" w:firstRowFirstColumn="0" w:firstRowLastColumn="0" w:lastRowFirstColumn="0" w:lastRowLastColumn="0"/>
              <w:rPr>
                <w:rFonts w:cstheme="minorHAnsi"/>
                <w:color w:val="auto"/>
              </w:rPr>
            </w:pPr>
            <w:r w:rsidRPr="0013699B">
              <w:rPr>
                <w:rFonts w:cstheme="minorHAnsi"/>
                <w:color w:val="auto"/>
              </w:rPr>
              <w:t>Puntuación</w:t>
            </w:r>
          </w:p>
        </w:tc>
      </w:tr>
      <w:tr w:rsidR="0E695FC8" w14:paraId="1D3C3A43" w14:textId="77777777" w:rsidTr="00752C61">
        <w:trPr>
          <w:trHeight w:val="300"/>
        </w:trPr>
        <w:tc>
          <w:tcPr>
            <w:cnfStyle w:val="001000000000" w:firstRow="0" w:lastRow="0" w:firstColumn="1" w:lastColumn="0" w:oddVBand="0" w:evenVBand="0" w:oddHBand="0" w:evenHBand="0" w:firstRowFirstColumn="0" w:firstRowLastColumn="0" w:lastRowFirstColumn="0" w:lastRowLastColumn="0"/>
            <w:tcW w:w="7110" w:type="dxa"/>
            <w:shd w:val="clear" w:color="auto" w:fill="FFFFFF" w:themeFill="background1"/>
            <w:vAlign w:val="center"/>
          </w:tcPr>
          <w:p w14:paraId="2864F5F2" w14:textId="67ADC405" w:rsidR="0E695FC8" w:rsidRDefault="007B3456" w:rsidP="0013699B">
            <w:pPr>
              <w:jc w:val="left"/>
            </w:pPr>
            <w:r w:rsidRPr="0013699B">
              <w:rPr>
                <w:rFonts w:eastAsia="Arial" w:cstheme="minorHAnsi"/>
                <w:b w:val="0"/>
              </w:rPr>
              <w:t xml:space="preserve">1. </w:t>
            </w:r>
            <w:r w:rsidRPr="0013699B">
              <w:rPr>
                <w:rFonts w:eastAsia="Arial" w:cstheme="minorHAnsi"/>
              </w:rPr>
              <w:t>¿</w:t>
            </w:r>
            <w:r w:rsidR="0E695FC8" w:rsidRPr="0013699B">
              <w:rPr>
                <w:rFonts w:eastAsia="Arial" w:cstheme="minorHAnsi"/>
                <w:b w:val="0"/>
              </w:rPr>
              <w:t>Requiere el sistema copias de seguridad y de recuperación fiables?</w:t>
            </w:r>
          </w:p>
        </w:tc>
        <w:tc>
          <w:tcPr>
            <w:tcW w:w="1380" w:type="dxa"/>
            <w:shd w:val="clear" w:color="auto" w:fill="FFFFFF" w:themeFill="background1"/>
            <w:vAlign w:val="center"/>
          </w:tcPr>
          <w:p w14:paraId="29FB97A7" w14:textId="100C6A8F" w:rsidR="0E695FC8" w:rsidRDefault="0E695FC8" w:rsidP="0E695FC8">
            <w:pPr>
              <w:jc w:val="center"/>
              <w:cnfStyle w:val="000000000000" w:firstRow="0" w:lastRow="0" w:firstColumn="0" w:lastColumn="0" w:oddVBand="0" w:evenVBand="0" w:oddHBand="0" w:evenHBand="0" w:firstRowFirstColumn="0" w:firstRowLastColumn="0" w:lastRowFirstColumn="0" w:lastRowLastColumn="0"/>
            </w:pPr>
            <w:r w:rsidRPr="0013699B">
              <w:rPr>
                <w:rFonts w:eastAsia="Arial" w:cstheme="minorHAnsi"/>
              </w:rPr>
              <w:t>1</w:t>
            </w:r>
          </w:p>
        </w:tc>
      </w:tr>
      <w:tr w:rsidR="0E695FC8" w14:paraId="4EF7CB6B" w14:textId="77777777" w:rsidTr="00752C61">
        <w:trPr>
          <w:trHeight w:val="300"/>
        </w:trPr>
        <w:tc>
          <w:tcPr>
            <w:cnfStyle w:val="001000000000" w:firstRow="0" w:lastRow="0" w:firstColumn="1" w:lastColumn="0" w:oddVBand="0" w:evenVBand="0" w:oddHBand="0" w:evenHBand="0" w:firstRowFirstColumn="0" w:firstRowLastColumn="0" w:lastRowFirstColumn="0" w:lastRowLastColumn="0"/>
            <w:tcW w:w="7110" w:type="dxa"/>
            <w:shd w:val="clear" w:color="auto" w:fill="FFFFFF" w:themeFill="background1"/>
            <w:vAlign w:val="center"/>
          </w:tcPr>
          <w:p w14:paraId="7B59BC54" w14:textId="7FCA51AB" w:rsidR="0E695FC8" w:rsidRDefault="007B3456" w:rsidP="0013699B">
            <w:pPr>
              <w:jc w:val="left"/>
            </w:pPr>
            <w:r w:rsidRPr="0013699B">
              <w:rPr>
                <w:rFonts w:eastAsia="Arial" w:cstheme="minorHAnsi"/>
                <w:b w:val="0"/>
              </w:rPr>
              <w:t xml:space="preserve">2. </w:t>
            </w:r>
            <w:r w:rsidRPr="0013699B">
              <w:rPr>
                <w:rFonts w:eastAsia="Arial" w:cstheme="minorHAnsi"/>
              </w:rPr>
              <w:t>¿</w:t>
            </w:r>
            <w:r w:rsidR="0E695FC8" w:rsidRPr="0013699B">
              <w:rPr>
                <w:rFonts w:eastAsia="Arial" w:cstheme="minorHAnsi"/>
                <w:b w:val="0"/>
              </w:rPr>
              <w:t>Se requiere comunicación de datos?</w:t>
            </w:r>
          </w:p>
        </w:tc>
        <w:tc>
          <w:tcPr>
            <w:tcW w:w="1380" w:type="dxa"/>
            <w:shd w:val="clear" w:color="auto" w:fill="FFFFFF" w:themeFill="background1"/>
            <w:vAlign w:val="center"/>
          </w:tcPr>
          <w:p w14:paraId="36ED035A" w14:textId="30303170" w:rsidR="0E695FC8" w:rsidRDefault="0E695FC8" w:rsidP="0E695FC8">
            <w:pPr>
              <w:jc w:val="center"/>
              <w:cnfStyle w:val="000000000000" w:firstRow="0" w:lastRow="0" w:firstColumn="0" w:lastColumn="0" w:oddVBand="0" w:evenVBand="0" w:oddHBand="0" w:evenHBand="0" w:firstRowFirstColumn="0" w:firstRowLastColumn="0" w:lastRowFirstColumn="0" w:lastRowLastColumn="0"/>
            </w:pPr>
            <w:r w:rsidRPr="0013699B">
              <w:rPr>
                <w:rFonts w:eastAsia="Arial" w:cstheme="minorHAnsi"/>
              </w:rPr>
              <w:t>2</w:t>
            </w:r>
          </w:p>
        </w:tc>
      </w:tr>
      <w:tr w:rsidR="0E695FC8" w14:paraId="026B4F18" w14:textId="77777777" w:rsidTr="00752C61">
        <w:trPr>
          <w:trHeight w:val="300"/>
        </w:trPr>
        <w:tc>
          <w:tcPr>
            <w:cnfStyle w:val="001000000000" w:firstRow="0" w:lastRow="0" w:firstColumn="1" w:lastColumn="0" w:oddVBand="0" w:evenVBand="0" w:oddHBand="0" w:evenHBand="0" w:firstRowFirstColumn="0" w:firstRowLastColumn="0" w:lastRowFirstColumn="0" w:lastRowLastColumn="0"/>
            <w:tcW w:w="7110" w:type="dxa"/>
            <w:shd w:val="clear" w:color="auto" w:fill="FFFFFF" w:themeFill="background1"/>
            <w:vAlign w:val="center"/>
          </w:tcPr>
          <w:p w14:paraId="7FAB4DEC" w14:textId="5EE75492" w:rsidR="0E695FC8" w:rsidRDefault="007B3456" w:rsidP="0013699B">
            <w:pPr>
              <w:jc w:val="left"/>
            </w:pPr>
            <w:r w:rsidRPr="0013699B">
              <w:rPr>
                <w:rFonts w:eastAsia="Arial" w:cstheme="minorHAnsi"/>
                <w:b w:val="0"/>
              </w:rPr>
              <w:t xml:space="preserve">3. </w:t>
            </w:r>
            <w:r w:rsidRPr="0013699B">
              <w:rPr>
                <w:rFonts w:eastAsia="Arial" w:cstheme="minorHAnsi"/>
              </w:rPr>
              <w:t>¿</w:t>
            </w:r>
            <w:r w:rsidR="0E695FC8" w:rsidRPr="0013699B">
              <w:rPr>
                <w:rFonts w:eastAsia="Arial" w:cstheme="minorHAnsi"/>
                <w:b w:val="0"/>
              </w:rPr>
              <w:t>Existen funciones de procesamiento distribuido?</w:t>
            </w:r>
          </w:p>
        </w:tc>
        <w:tc>
          <w:tcPr>
            <w:tcW w:w="1380" w:type="dxa"/>
            <w:shd w:val="clear" w:color="auto" w:fill="FFFFFF" w:themeFill="background1"/>
            <w:vAlign w:val="center"/>
          </w:tcPr>
          <w:p w14:paraId="1D011360" w14:textId="73815968" w:rsidR="0E695FC8" w:rsidRDefault="0E695FC8" w:rsidP="0E695FC8">
            <w:pPr>
              <w:jc w:val="center"/>
              <w:cnfStyle w:val="000000000000" w:firstRow="0" w:lastRow="0" w:firstColumn="0" w:lastColumn="0" w:oddVBand="0" w:evenVBand="0" w:oddHBand="0" w:evenHBand="0" w:firstRowFirstColumn="0" w:firstRowLastColumn="0" w:lastRowFirstColumn="0" w:lastRowLastColumn="0"/>
            </w:pPr>
            <w:r w:rsidRPr="0013699B">
              <w:rPr>
                <w:rFonts w:eastAsia="Arial" w:cstheme="minorHAnsi"/>
              </w:rPr>
              <w:t>1</w:t>
            </w:r>
          </w:p>
        </w:tc>
      </w:tr>
      <w:tr w:rsidR="0E695FC8" w14:paraId="6FF3BACF" w14:textId="77777777" w:rsidTr="00752C61">
        <w:trPr>
          <w:trHeight w:val="300"/>
        </w:trPr>
        <w:tc>
          <w:tcPr>
            <w:cnfStyle w:val="001000000000" w:firstRow="0" w:lastRow="0" w:firstColumn="1" w:lastColumn="0" w:oddVBand="0" w:evenVBand="0" w:oddHBand="0" w:evenHBand="0" w:firstRowFirstColumn="0" w:firstRowLastColumn="0" w:lastRowFirstColumn="0" w:lastRowLastColumn="0"/>
            <w:tcW w:w="7110" w:type="dxa"/>
            <w:shd w:val="clear" w:color="auto" w:fill="FFFFFF" w:themeFill="background1"/>
            <w:vAlign w:val="center"/>
          </w:tcPr>
          <w:p w14:paraId="72FA2E5B" w14:textId="586DD9E8" w:rsidR="0E695FC8" w:rsidRPr="0013699B" w:rsidRDefault="007B3456" w:rsidP="0013699B">
            <w:pPr>
              <w:jc w:val="left"/>
              <w:rPr>
                <w:rFonts w:eastAsia="Arial" w:cstheme="minorHAnsi"/>
                <w:b w:val="0"/>
              </w:rPr>
            </w:pPr>
            <w:r w:rsidRPr="0013699B">
              <w:rPr>
                <w:rFonts w:eastAsia="Arial" w:cstheme="minorHAnsi"/>
                <w:b w:val="0"/>
              </w:rPr>
              <w:t xml:space="preserve">4. </w:t>
            </w:r>
            <w:r w:rsidRPr="0013699B">
              <w:rPr>
                <w:rFonts w:eastAsia="Arial" w:cstheme="minorHAnsi"/>
              </w:rPr>
              <w:t>¿</w:t>
            </w:r>
            <w:r w:rsidR="0E695FC8" w:rsidRPr="0013699B">
              <w:rPr>
                <w:rFonts w:eastAsia="Arial" w:cstheme="minorHAnsi"/>
                <w:b w:val="0"/>
              </w:rPr>
              <w:t>Es crítico el rendimiento?</w:t>
            </w:r>
          </w:p>
        </w:tc>
        <w:tc>
          <w:tcPr>
            <w:tcW w:w="1380" w:type="dxa"/>
            <w:shd w:val="clear" w:color="auto" w:fill="FFFFFF" w:themeFill="background1"/>
            <w:vAlign w:val="center"/>
          </w:tcPr>
          <w:p w14:paraId="4CEB1215" w14:textId="6BE1007B" w:rsidR="0E695FC8" w:rsidRDefault="0E695FC8" w:rsidP="0E695FC8">
            <w:pPr>
              <w:jc w:val="center"/>
              <w:cnfStyle w:val="000000000000" w:firstRow="0" w:lastRow="0" w:firstColumn="0" w:lastColumn="0" w:oddVBand="0" w:evenVBand="0" w:oddHBand="0" w:evenHBand="0" w:firstRowFirstColumn="0" w:firstRowLastColumn="0" w:lastRowFirstColumn="0" w:lastRowLastColumn="0"/>
            </w:pPr>
            <w:r w:rsidRPr="0013699B">
              <w:rPr>
                <w:rFonts w:eastAsia="Arial" w:cstheme="minorHAnsi"/>
              </w:rPr>
              <w:t>3</w:t>
            </w:r>
          </w:p>
        </w:tc>
      </w:tr>
      <w:tr w:rsidR="0E695FC8" w14:paraId="5601CAB3" w14:textId="77777777" w:rsidTr="00752C61">
        <w:trPr>
          <w:trHeight w:val="300"/>
        </w:trPr>
        <w:tc>
          <w:tcPr>
            <w:cnfStyle w:val="001000000000" w:firstRow="0" w:lastRow="0" w:firstColumn="1" w:lastColumn="0" w:oddVBand="0" w:evenVBand="0" w:oddHBand="0" w:evenHBand="0" w:firstRowFirstColumn="0" w:firstRowLastColumn="0" w:lastRowFirstColumn="0" w:lastRowLastColumn="0"/>
            <w:tcW w:w="7110" w:type="dxa"/>
            <w:shd w:val="clear" w:color="auto" w:fill="FFFFFF" w:themeFill="background1"/>
            <w:vAlign w:val="center"/>
          </w:tcPr>
          <w:p w14:paraId="26F40068" w14:textId="78A71E4B" w:rsidR="0E695FC8" w:rsidRDefault="007B3456" w:rsidP="0013699B">
            <w:pPr>
              <w:jc w:val="left"/>
            </w:pPr>
            <w:r w:rsidRPr="0013699B">
              <w:rPr>
                <w:rFonts w:eastAsia="Arial" w:cstheme="minorHAnsi"/>
                <w:b w:val="0"/>
              </w:rPr>
              <w:t xml:space="preserve">5. </w:t>
            </w:r>
            <w:r w:rsidRPr="0013699B">
              <w:rPr>
                <w:rFonts w:eastAsia="Arial" w:cstheme="minorHAnsi"/>
              </w:rPr>
              <w:t>¿</w:t>
            </w:r>
            <w:r w:rsidR="0E695FC8" w:rsidRPr="0013699B">
              <w:rPr>
                <w:rFonts w:eastAsia="Arial" w:cstheme="minorHAnsi"/>
                <w:b w:val="0"/>
              </w:rPr>
              <w:t>Se ejecutaría el sistema en un entorno operativo existente y fuertemente utilizado?</w:t>
            </w:r>
          </w:p>
        </w:tc>
        <w:tc>
          <w:tcPr>
            <w:tcW w:w="1380" w:type="dxa"/>
            <w:shd w:val="clear" w:color="auto" w:fill="FFFFFF" w:themeFill="background1"/>
            <w:vAlign w:val="center"/>
          </w:tcPr>
          <w:p w14:paraId="3D785F6E" w14:textId="61C02B1E" w:rsidR="0E695FC8" w:rsidRDefault="0E695FC8" w:rsidP="0E695FC8">
            <w:pPr>
              <w:jc w:val="center"/>
              <w:cnfStyle w:val="000000000000" w:firstRow="0" w:lastRow="0" w:firstColumn="0" w:lastColumn="0" w:oddVBand="0" w:evenVBand="0" w:oddHBand="0" w:evenHBand="0" w:firstRowFirstColumn="0" w:firstRowLastColumn="0" w:lastRowFirstColumn="0" w:lastRowLastColumn="0"/>
            </w:pPr>
            <w:r w:rsidRPr="0013699B">
              <w:rPr>
                <w:rFonts w:eastAsia="Arial" w:cstheme="minorHAnsi"/>
              </w:rPr>
              <w:t>2</w:t>
            </w:r>
          </w:p>
        </w:tc>
      </w:tr>
      <w:tr w:rsidR="0E695FC8" w14:paraId="677BDDEB" w14:textId="77777777" w:rsidTr="00752C61">
        <w:trPr>
          <w:trHeight w:val="300"/>
        </w:trPr>
        <w:tc>
          <w:tcPr>
            <w:cnfStyle w:val="001000000000" w:firstRow="0" w:lastRow="0" w:firstColumn="1" w:lastColumn="0" w:oddVBand="0" w:evenVBand="0" w:oddHBand="0" w:evenHBand="0" w:firstRowFirstColumn="0" w:firstRowLastColumn="0" w:lastRowFirstColumn="0" w:lastRowLastColumn="0"/>
            <w:tcW w:w="7110" w:type="dxa"/>
            <w:shd w:val="clear" w:color="auto" w:fill="FFFFFF" w:themeFill="background1"/>
            <w:vAlign w:val="center"/>
          </w:tcPr>
          <w:p w14:paraId="39E9E5B0" w14:textId="486FF079" w:rsidR="0E695FC8" w:rsidRDefault="007B3456" w:rsidP="0013699B">
            <w:pPr>
              <w:jc w:val="left"/>
            </w:pPr>
            <w:r w:rsidRPr="0013699B">
              <w:rPr>
                <w:rFonts w:eastAsia="Arial" w:cstheme="minorHAnsi"/>
                <w:b w:val="0"/>
              </w:rPr>
              <w:t xml:space="preserve">6. </w:t>
            </w:r>
            <w:r w:rsidRPr="0013699B">
              <w:rPr>
                <w:rFonts w:eastAsia="Arial" w:cstheme="minorHAnsi"/>
              </w:rPr>
              <w:t>¿</w:t>
            </w:r>
            <w:r w:rsidR="0E695FC8" w:rsidRPr="0013699B">
              <w:rPr>
                <w:rFonts w:eastAsia="Arial" w:cstheme="minorHAnsi"/>
                <w:b w:val="0"/>
              </w:rPr>
              <w:t>Requiere el sistema entrada de datos interactiva?</w:t>
            </w:r>
          </w:p>
        </w:tc>
        <w:tc>
          <w:tcPr>
            <w:tcW w:w="1380" w:type="dxa"/>
            <w:shd w:val="clear" w:color="auto" w:fill="FFFFFF" w:themeFill="background1"/>
            <w:vAlign w:val="center"/>
          </w:tcPr>
          <w:p w14:paraId="7DD7CA38" w14:textId="2FB53435" w:rsidR="0E695FC8" w:rsidRDefault="0E695FC8" w:rsidP="0E695FC8">
            <w:pPr>
              <w:jc w:val="center"/>
              <w:cnfStyle w:val="000000000000" w:firstRow="0" w:lastRow="0" w:firstColumn="0" w:lastColumn="0" w:oddVBand="0" w:evenVBand="0" w:oddHBand="0" w:evenHBand="0" w:firstRowFirstColumn="0" w:firstRowLastColumn="0" w:lastRowFirstColumn="0" w:lastRowLastColumn="0"/>
            </w:pPr>
            <w:r w:rsidRPr="0013699B">
              <w:rPr>
                <w:rFonts w:eastAsia="Arial" w:cstheme="minorHAnsi"/>
              </w:rPr>
              <w:t>1</w:t>
            </w:r>
          </w:p>
        </w:tc>
      </w:tr>
      <w:tr w:rsidR="0E695FC8" w14:paraId="2F84CE8C" w14:textId="77777777" w:rsidTr="00752C61">
        <w:trPr>
          <w:trHeight w:val="300"/>
        </w:trPr>
        <w:tc>
          <w:tcPr>
            <w:cnfStyle w:val="001000000000" w:firstRow="0" w:lastRow="0" w:firstColumn="1" w:lastColumn="0" w:oddVBand="0" w:evenVBand="0" w:oddHBand="0" w:evenHBand="0" w:firstRowFirstColumn="0" w:firstRowLastColumn="0" w:lastRowFirstColumn="0" w:lastRowLastColumn="0"/>
            <w:tcW w:w="7110" w:type="dxa"/>
            <w:shd w:val="clear" w:color="auto" w:fill="FFFFFF" w:themeFill="background1"/>
            <w:vAlign w:val="center"/>
          </w:tcPr>
          <w:p w14:paraId="0FAA8B5D" w14:textId="5A0A8A24" w:rsidR="0E695FC8" w:rsidRDefault="007B3456" w:rsidP="0013699B">
            <w:pPr>
              <w:jc w:val="left"/>
            </w:pPr>
            <w:r w:rsidRPr="0013699B">
              <w:rPr>
                <w:rFonts w:eastAsia="Arial" w:cstheme="minorHAnsi"/>
                <w:b w:val="0"/>
              </w:rPr>
              <w:t xml:space="preserve">7. </w:t>
            </w:r>
            <w:r w:rsidRPr="0013699B">
              <w:rPr>
                <w:rFonts w:eastAsia="Arial" w:cstheme="minorHAnsi"/>
              </w:rPr>
              <w:t>¿</w:t>
            </w:r>
            <w:r w:rsidR="0E695FC8" w:rsidRPr="0013699B">
              <w:rPr>
                <w:rFonts w:eastAsia="Arial" w:cstheme="minorHAnsi"/>
                <w:b w:val="0"/>
              </w:rPr>
              <w:t>Requiere la entrada de datos interactiva que las transacciones de entrada se lleven a cabo sobre múltiples pantallas u operaciones?</w:t>
            </w:r>
          </w:p>
        </w:tc>
        <w:tc>
          <w:tcPr>
            <w:tcW w:w="1380" w:type="dxa"/>
            <w:shd w:val="clear" w:color="auto" w:fill="FFFFFF" w:themeFill="background1"/>
            <w:vAlign w:val="center"/>
          </w:tcPr>
          <w:p w14:paraId="7E7D5DFE" w14:textId="555CD967" w:rsidR="0E695FC8" w:rsidRDefault="0E695FC8" w:rsidP="0E695FC8">
            <w:pPr>
              <w:jc w:val="center"/>
              <w:cnfStyle w:val="000000000000" w:firstRow="0" w:lastRow="0" w:firstColumn="0" w:lastColumn="0" w:oddVBand="0" w:evenVBand="0" w:oddHBand="0" w:evenHBand="0" w:firstRowFirstColumn="0" w:firstRowLastColumn="0" w:lastRowFirstColumn="0" w:lastRowLastColumn="0"/>
            </w:pPr>
            <w:r w:rsidRPr="0013699B">
              <w:rPr>
                <w:rFonts w:eastAsia="Arial" w:cstheme="minorHAnsi"/>
              </w:rPr>
              <w:t>2</w:t>
            </w:r>
          </w:p>
        </w:tc>
      </w:tr>
      <w:tr w:rsidR="0E695FC8" w14:paraId="59ED0D1D" w14:textId="77777777" w:rsidTr="00752C61">
        <w:trPr>
          <w:trHeight w:val="300"/>
        </w:trPr>
        <w:tc>
          <w:tcPr>
            <w:cnfStyle w:val="001000000000" w:firstRow="0" w:lastRow="0" w:firstColumn="1" w:lastColumn="0" w:oddVBand="0" w:evenVBand="0" w:oddHBand="0" w:evenHBand="0" w:firstRowFirstColumn="0" w:firstRowLastColumn="0" w:lastRowFirstColumn="0" w:lastRowLastColumn="0"/>
            <w:tcW w:w="7110" w:type="dxa"/>
            <w:shd w:val="clear" w:color="auto" w:fill="FFFFFF" w:themeFill="background1"/>
            <w:vAlign w:val="center"/>
          </w:tcPr>
          <w:p w14:paraId="3CF2994D" w14:textId="38C2F350" w:rsidR="0E695FC8" w:rsidRDefault="007B3456" w:rsidP="0013699B">
            <w:pPr>
              <w:jc w:val="left"/>
            </w:pPr>
            <w:r w:rsidRPr="0013699B">
              <w:rPr>
                <w:rFonts w:eastAsia="Arial" w:cstheme="minorHAnsi"/>
                <w:b w:val="0"/>
              </w:rPr>
              <w:t xml:space="preserve">8. </w:t>
            </w:r>
            <w:r w:rsidRPr="0013699B">
              <w:rPr>
                <w:rFonts w:eastAsia="Arial" w:cstheme="minorHAnsi"/>
              </w:rPr>
              <w:t>¿</w:t>
            </w:r>
            <w:r w:rsidR="0E695FC8" w:rsidRPr="0013699B">
              <w:rPr>
                <w:rFonts w:eastAsia="Arial" w:cstheme="minorHAnsi"/>
                <w:b w:val="0"/>
              </w:rPr>
              <w:t>Se actualizan los archivos maestros de forma interactiva?</w:t>
            </w:r>
          </w:p>
        </w:tc>
        <w:tc>
          <w:tcPr>
            <w:tcW w:w="1380" w:type="dxa"/>
            <w:shd w:val="clear" w:color="auto" w:fill="FFFFFF" w:themeFill="background1"/>
            <w:vAlign w:val="center"/>
          </w:tcPr>
          <w:p w14:paraId="56FF191C" w14:textId="65F3FD84" w:rsidR="0E695FC8" w:rsidRDefault="0E695FC8" w:rsidP="0E695FC8">
            <w:pPr>
              <w:jc w:val="center"/>
              <w:cnfStyle w:val="000000000000" w:firstRow="0" w:lastRow="0" w:firstColumn="0" w:lastColumn="0" w:oddVBand="0" w:evenVBand="0" w:oddHBand="0" w:evenHBand="0" w:firstRowFirstColumn="0" w:firstRowLastColumn="0" w:lastRowFirstColumn="0" w:lastRowLastColumn="0"/>
            </w:pPr>
            <w:r w:rsidRPr="0013699B">
              <w:rPr>
                <w:rFonts w:eastAsia="Arial" w:cstheme="minorHAnsi"/>
              </w:rPr>
              <w:t>1</w:t>
            </w:r>
          </w:p>
        </w:tc>
      </w:tr>
      <w:tr w:rsidR="0E695FC8" w14:paraId="356DC1DF" w14:textId="77777777" w:rsidTr="00752C61">
        <w:trPr>
          <w:trHeight w:val="300"/>
        </w:trPr>
        <w:tc>
          <w:tcPr>
            <w:cnfStyle w:val="001000000000" w:firstRow="0" w:lastRow="0" w:firstColumn="1" w:lastColumn="0" w:oddVBand="0" w:evenVBand="0" w:oddHBand="0" w:evenHBand="0" w:firstRowFirstColumn="0" w:firstRowLastColumn="0" w:lastRowFirstColumn="0" w:lastRowLastColumn="0"/>
            <w:tcW w:w="7110" w:type="dxa"/>
            <w:shd w:val="clear" w:color="auto" w:fill="FFFFFF" w:themeFill="background1"/>
            <w:vAlign w:val="center"/>
          </w:tcPr>
          <w:p w14:paraId="10A9C642" w14:textId="42E380A1" w:rsidR="0E695FC8" w:rsidRDefault="0E695FC8" w:rsidP="0013699B">
            <w:pPr>
              <w:jc w:val="left"/>
            </w:pPr>
            <w:r w:rsidRPr="0013699B">
              <w:rPr>
                <w:rFonts w:eastAsia="Arial" w:cstheme="minorHAnsi"/>
                <w:b w:val="0"/>
              </w:rPr>
              <w:t>9. ¿Son complejas las entradas, las salidas, los archivos o las peticiones?</w:t>
            </w:r>
          </w:p>
        </w:tc>
        <w:tc>
          <w:tcPr>
            <w:tcW w:w="1380" w:type="dxa"/>
            <w:shd w:val="clear" w:color="auto" w:fill="FFFFFF" w:themeFill="background1"/>
            <w:vAlign w:val="center"/>
          </w:tcPr>
          <w:p w14:paraId="65A1936D" w14:textId="7EEC72A7" w:rsidR="0E695FC8" w:rsidRDefault="0E695FC8" w:rsidP="0E695FC8">
            <w:pPr>
              <w:jc w:val="center"/>
              <w:cnfStyle w:val="000000000000" w:firstRow="0" w:lastRow="0" w:firstColumn="0" w:lastColumn="0" w:oddVBand="0" w:evenVBand="0" w:oddHBand="0" w:evenHBand="0" w:firstRowFirstColumn="0" w:firstRowLastColumn="0" w:lastRowFirstColumn="0" w:lastRowLastColumn="0"/>
            </w:pPr>
            <w:r w:rsidRPr="0013699B">
              <w:rPr>
                <w:rFonts w:eastAsia="Arial" w:cstheme="minorHAnsi"/>
              </w:rPr>
              <w:t>1</w:t>
            </w:r>
          </w:p>
        </w:tc>
      </w:tr>
      <w:tr w:rsidR="0E695FC8" w14:paraId="1CCB6B0B" w14:textId="77777777" w:rsidTr="00752C61">
        <w:trPr>
          <w:trHeight w:val="300"/>
        </w:trPr>
        <w:tc>
          <w:tcPr>
            <w:cnfStyle w:val="001000000000" w:firstRow="0" w:lastRow="0" w:firstColumn="1" w:lastColumn="0" w:oddVBand="0" w:evenVBand="0" w:oddHBand="0" w:evenHBand="0" w:firstRowFirstColumn="0" w:firstRowLastColumn="0" w:lastRowFirstColumn="0" w:lastRowLastColumn="0"/>
            <w:tcW w:w="7110" w:type="dxa"/>
            <w:shd w:val="clear" w:color="auto" w:fill="FFFFFF" w:themeFill="background1"/>
            <w:vAlign w:val="center"/>
          </w:tcPr>
          <w:p w14:paraId="036863F4" w14:textId="728A5780" w:rsidR="0E695FC8" w:rsidRDefault="007B3456" w:rsidP="0013699B">
            <w:pPr>
              <w:jc w:val="left"/>
            </w:pPr>
            <w:r w:rsidRPr="0013699B">
              <w:rPr>
                <w:rFonts w:eastAsia="Arial" w:cstheme="minorHAnsi"/>
                <w:b w:val="0"/>
              </w:rPr>
              <w:t xml:space="preserve">10. </w:t>
            </w:r>
            <w:r w:rsidRPr="0013699B">
              <w:rPr>
                <w:rFonts w:eastAsia="Arial" w:cstheme="minorHAnsi"/>
              </w:rPr>
              <w:t>¿</w:t>
            </w:r>
            <w:r w:rsidR="0E695FC8" w:rsidRPr="0013699B">
              <w:rPr>
                <w:rFonts w:eastAsia="Arial" w:cstheme="minorHAnsi"/>
                <w:b w:val="0"/>
              </w:rPr>
              <w:t>Es complejo el procesamiento interno?</w:t>
            </w:r>
          </w:p>
        </w:tc>
        <w:tc>
          <w:tcPr>
            <w:tcW w:w="1380" w:type="dxa"/>
            <w:shd w:val="clear" w:color="auto" w:fill="FFFFFF" w:themeFill="background1"/>
            <w:vAlign w:val="center"/>
          </w:tcPr>
          <w:p w14:paraId="63BC8FB7" w14:textId="2374B34A" w:rsidR="0E695FC8" w:rsidRDefault="0E695FC8" w:rsidP="0E695FC8">
            <w:pPr>
              <w:jc w:val="center"/>
              <w:cnfStyle w:val="000000000000" w:firstRow="0" w:lastRow="0" w:firstColumn="0" w:lastColumn="0" w:oddVBand="0" w:evenVBand="0" w:oddHBand="0" w:evenHBand="0" w:firstRowFirstColumn="0" w:firstRowLastColumn="0" w:lastRowFirstColumn="0" w:lastRowLastColumn="0"/>
            </w:pPr>
            <w:r w:rsidRPr="0013699B">
              <w:rPr>
                <w:rFonts w:eastAsia="Arial" w:cstheme="minorHAnsi"/>
              </w:rPr>
              <w:t>2</w:t>
            </w:r>
          </w:p>
        </w:tc>
      </w:tr>
      <w:tr w:rsidR="0E695FC8" w14:paraId="651B0D91" w14:textId="77777777" w:rsidTr="00752C61">
        <w:trPr>
          <w:trHeight w:val="300"/>
        </w:trPr>
        <w:tc>
          <w:tcPr>
            <w:cnfStyle w:val="001000000000" w:firstRow="0" w:lastRow="0" w:firstColumn="1" w:lastColumn="0" w:oddVBand="0" w:evenVBand="0" w:oddHBand="0" w:evenHBand="0" w:firstRowFirstColumn="0" w:firstRowLastColumn="0" w:lastRowFirstColumn="0" w:lastRowLastColumn="0"/>
            <w:tcW w:w="7110" w:type="dxa"/>
            <w:shd w:val="clear" w:color="auto" w:fill="FFFFFF" w:themeFill="background1"/>
            <w:vAlign w:val="center"/>
          </w:tcPr>
          <w:p w14:paraId="784203D3" w14:textId="6FEB40E9" w:rsidR="0E695FC8" w:rsidRDefault="007B3456" w:rsidP="0013699B">
            <w:pPr>
              <w:jc w:val="left"/>
            </w:pPr>
            <w:r w:rsidRPr="0013699B">
              <w:rPr>
                <w:rFonts w:eastAsia="Arial" w:cstheme="minorHAnsi"/>
                <w:b w:val="0"/>
              </w:rPr>
              <w:t xml:space="preserve">11. </w:t>
            </w:r>
            <w:r w:rsidRPr="0013699B">
              <w:rPr>
                <w:rFonts w:eastAsia="Arial" w:cstheme="minorHAnsi"/>
              </w:rPr>
              <w:t>¿</w:t>
            </w:r>
            <w:r w:rsidR="0E695FC8" w:rsidRPr="0013699B">
              <w:rPr>
                <w:rFonts w:eastAsia="Arial" w:cstheme="minorHAnsi"/>
                <w:b w:val="0"/>
              </w:rPr>
              <w:t>Se ha diseñado el código para ser reutilizable?</w:t>
            </w:r>
          </w:p>
        </w:tc>
        <w:tc>
          <w:tcPr>
            <w:tcW w:w="1380" w:type="dxa"/>
            <w:shd w:val="clear" w:color="auto" w:fill="FFFFFF" w:themeFill="background1"/>
            <w:vAlign w:val="center"/>
          </w:tcPr>
          <w:p w14:paraId="60D53A06" w14:textId="36D6A428" w:rsidR="0E695FC8" w:rsidRDefault="0E695FC8" w:rsidP="0E695FC8">
            <w:pPr>
              <w:jc w:val="center"/>
              <w:cnfStyle w:val="000000000000" w:firstRow="0" w:lastRow="0" w:firstColumn="0" w:lastColumn="0" w:oddVBand="0" w:evenVBand="0" w:oddHBand="0" w:evenHBand="0" w:firstRowFirstColumn="0" w:firstRowLastColumn="0" w:lastRowFirstColumn="0" w:lastRowLastColumn="0"/>
            </w:pPr>
            <w:r w:rsidRPr="0013699B">
              <w:rPr>
                <w:rFonts w:eastAsia="Arial" w:cstheme="minorHAnsi"/>
              </w:rPr>
              <w:t>2</w:t>
            </w:r>
          </w:p>
        </w:tc>
      </w:tr>
      <w:tr w:rsidR="0E695FC8" w14:paraId="39D07A5F" w14:textId="77777777" w:rsidTr="00752C61">
        <w:trPr>
          <w:trHeight w:val="300"/>
        </w:trPr>
        <w:tc>
          <w:tcPr>
            <w:cnfStyle w:val="001000000000" w:firstRow="0" w:lastRow="0" w:firstColumn="1" w:lastColumn="0" w:oddVBand="0" w:evenVBand="0" w:oddHBand="0" w:evenHBand="0" w:firstRowFirstColumn="0" w:firstRowLastColumn="0" w:lastRowFirstColumn="0" w:lastRowLastColumn="0"/>
            <w:tcW w:w="7110" w:type="dxa"/>
            <w:shd w:val="clear" w:color="auto" w:fill="FFFFFF" w:themeFill="background1"/>
            <w:vAlign w:val="center"/>
          </w:tcPr>
          <w:p w14:paraId="74DED8C8" w14:textId="79F75121" w:rsidR="0E695FC8" w:rsidRDefault="007B3456" w:rsidP="0013699B">
            <w:pPr>
              <w:jc w:val="left"/>
            </w:pPr>
            <w:r w:rsidRPr="0013699B">
              <w:rPr>
                <w:rFonts w:eastAsia="Arial" w:cstheme="minorHAnsi"/>
                <w:b w:val="0"/>
              </w:rPr>
              <w:t xml:space="preserve">12. </w:t>
            </w:r>
            <w:r w:rsidRPr="0013699B">
              <w:rPr>
                <w:rFonts w:eastAsia="Arial" w:cstheme="minorHAnsi"/>
              </w:rPr>
              <w:t>¿</w:t>
            </w:r>
            <w:r w:rsidR="0E695FC8" w:rsidRPr="0013699B">
              <w:rPr>
                <w:rFonts w:eastAsia="Arial" w:cstheme="minorHAnsi"/>
                <w:b w:val="0"/>
              </w:rPr>
              <w:t>Están incluidas en el diseño la conversión y la instalación?</w:t>
            </w:r>
          </w:p>
        </w:tc>
        <w:tc>
          <w:tcPr>
            <w:tcW w:w="1380" w:type="dxa"/>
            <w:shd w:val="clear" w:color="auto" w:fill="FFFFFF" w:themeFill="background1"/>
            <w:vAlign w:val="center"/>
          </w:tcPr>
          <w:p w14:paraId="086AAA3B" w14:textId="22062532" w:rsidR="0E695FC8" w:rsidRDefault="0E695FC8" w:rsidP="0E695FC8">
            <w:pPr>
              <w:jc w:val="center"/>
              <w:cnfStyle w:val="000000000000" w:firstRow="0" w:lastRow="0" w:firstColumn="0" w:lastColumn="0" w:oddVBand="0" w:evenVBand="0" w:oddHBand="0" w:evenHBand="0" w:firstRowFirstColumn="0" w:firstRowLastColumn="0" w:lastRowFirstColumn="0" w:lastRowLastColumn="0"/>
            </w:pPr>
            <w:r w:rsidRPr="0013699B">
              <w:rPr>
                <w:rFonts w:eastAsia="Arial" w:cstheme="minorHAnsi"/>
              </w:rPr>
              <w:t>3</w:t>
            </w:r>
          </w:p>
        </w:tc>
      </w:tr>
      <w:tr w:rsidR="0E695FC8" w14:paraId="00C5DDB2" w14:textId="77777777" w:rsidTr="00752C61">
        <w:trPr>
          <w:trHeight w:val="300"/>
        </w:trPr>
        <w:tc>
          <w:tcPr>
            <w:cnfStyle w:val="001000000000" w:firstRow="0" w:lastRow="0" w:firstColumn="1" w:lastColumn="0" w:oddVBand="0" w:evenVBand="0" w:oddHBand="0" w:evenHBand="0" w:firstRowFirstColumn="0" w:firstRowLastColumn="0" w:lastRowFirstColumn="0" w:lastRowLastColumn="0"/>
            <w:tcW w:w="7110" w:type="dxa"/>
            <w:shd w:val="clear" w:color="auto" w:fill="FFFFFF" w:themeFill="background1"/>
            <w:vAlign w:val="center"/>
          </w:tcPr>
          <w:p w14:paraId="5B6D2D03" w14:textId="7F3815F0" w:rsidR="0E695FC8" w:rsidRDefault="007B3456" w:rsidP="0013699B">
            <w:pPr>
              <w:jc w:val="left"/>
            </w:pPr>
            <w:r w:rsidRPr="0013699B">
              <w:rPr>
                <w:rFonts w:eastAsia="Arial" w:cstheme="minorHAnsi"/>
                <w:b w:val="0"/>
              </w:rPr>
              <w:t xml:space="preserve">13. </w:t>
            </w:r>
            <w:r w:rsidRPr="0013699B">
              <w:rPr>
                <w:rFonts w:eastAsia="Arial" w:cstheme="minorHAnsi"/>
              </w:rPr>
              <w:t>¿</w:t>
            </w:r>
            <w:r w:rsidR="0E695FC8" w:rsidRPr="0013699B">
              <w:rPr>
                <w:rFonts w:eastAsia="Arial" w:cstheme="minorHAnsi"/>
                <w:b w:val="0"/>
              </w:rPr>
              <w:t>Se ha diseñado el sistema para soportar múltiples instalaciones en diferentes organizaciones?</w:t>
            </w:r>
          </w:p>
        </w:tc>
        <w:tc>
          <w:tcPr>
            <w:tcW w:w="1380" w:type="dxa"/>
            <w:shd w:val="clear" w:color="auto" w:fill="FFFFFF" w:themeFill="background1"/>
            <w:vAlign w:val="center"/>
          </w:tcPr>
          <w:p w14:paraId="17861B8B" w14:textId="588FC6D0" w:rsidR="0E695FC8" w:rsidRDefault="0E695FC8" w:rsidP="0E695FC8">
            <w:pPr>
              <w:jc w:val="center"/>
              <w:cnfStyle w:val="000000000000" w:firstRow="0" w:lastRow="0" w:firstColumn="0" w:lastColumn="0" w:oddVBand="0" w:evenVBand="0" w:oddHBand="0" w:evenHBand="0" w:firstRowFirstColumn="0" w:firstRowLastColumn="0" w:lastRowFirstColumn="0" w:lastRowLastColumn="0"/>
            </w:pPr>
            <w:r w:rsidRPr="0013699B">
              <w:rPr>
                <w:rFonts w:eastAsia="Arial" w:cstheme="minorHAnsi"/>
              </w:rPr>
              <w:t>3</w:t>
            </w:r>
          </w:p>
        </w:tc>
      </w:tr>
      <w:tr w:rsidR="0E695FC8" w14:paraId="3D2E7C08" w14:textId="77777777" w:rsidTr="00752C61">
        <w:trPr>
          <w:trHeight w:val="300"/>
        </w:trPr>
        <w:tc>
          <w:tcPr>
            <w:cnfStyle w:val="001000000000" w:firstRow="0" w:lastRow="0" w:firstColumn="1" w:lastColumn="0" w:oddVBand="0" w:evenVBand="0" w:oddHBand="0" w:evenHBand="0" w:firstRowFirstColumn="0" w:firstRowLastColumn="0" w:lastRowFirstColumn="0" w:lastRowLastColumn="0"/>
            <w:tcW w:w="7110" w:type="dxa"/>
            <w:shd w:val="clear" w:color="auto" w:fill="FFFFFF" w:themeFill="background1"/>
            <w:vAlign w:val="center"/>
          </w:tcPr>
          <w:p w14:paraId="1444B48E" w14:textId="24BCD43F" w:rsidR="0E695FC8" w:rsidRDefault="007B3456" w:rsidP="0013699B">
            <w:pPr>
              <w:jc w:val="left"/>
            </w:pPr>
            <w:r w:rsidRPr="0013699B">
              <w:rPr>
                <w:rFonts w:eastAsia="Arial" w:cstheme="minorHAnsi"/>
                <w:b w:val="0"/>
              </w:rPr>
              <w:t xml:space="preserve">14. </w:t>
            </w:r>
            <w:r w:rsidRPr="0013699B">
              <w:rPr>
                <w:rFonts w:eastAsia="Arial" w:cstheme="minorHAnsi"/>
              </w:rPr>
              <w:t>¿</w:t>
            </w:r>
            <w:r w:rsidR="0E695FC8" w:rsidRPr="0013699B">
              <w:rPr>
                <w:rFonts w:eastAsia="Arial" w:cstheme="minorHAnsi"/>
                <w:b w:val="0"/>
              </w:rPr>
              <w:t>Se ha diseñado la aplicación para facilitar los cambios y para ser fácilmente utilizada por el usuario?</w:t>
            </w:r>
          </w:p>
        </w:tc>
        <w:tc>
          <w:tcPr>
            <w:tcW w:w="1380" w:type="dxa"/>
            <w:shd w:val="clear" w:color="auto" w:fill="FFFFFF" w:themeFill="background1"/>
            <w:vAlign w:val="center"/>
          </w:tcPr>
          <w:p w14:paraId="5F2290DE" w14:textId="3FCF4653" w:rsidR="0E695FC8" w:rsidRDefault="0E695FC8" w:rsidP="0E695FC8">
            <w:pPr>
              <w:jc w:val="center"/>
              <w:cnfStyle w:val="000000000000" w:firstRow="0" w:lastRow="0" w:firstColumn="0" w:lastColumn="0" w:oddVBand="0" w:evenVBand="0" w:oddHBand="0" w:evenHBand="0" w:firstRowFirstColumn="0" w:firstRowLastColumn="0" w:lastRowFirstColumn="0" w:lastRowLastColumn="0"/>
            </w:pPr>
            <w:r w:rsidRPr="0013699B">
              <w:rPr>
                <w:rFonts w:eastAsia="Arial" w:cstheme="minorHAnsi"/>
              </w:rPr>
              <w:t>4</w:t>
            </w:r>
          </w:p>
        </w:tc>
      </w:tr>
    </w:tbl>
    <w:p w14:paraId="14DD5A7B" w14:textId="112765DD" w:rsidR="0013699B" w:rsidRPr="00794F37" w:rsidRDefault="00475F61" w:rsidP="00794F37">
      <w:pPr>
        <w:pStyle w:val="CitadeTablas"/>
      </w:pPr>
      <w:bookmarkStart w:id="603" w:name="_Toc165126441"/>
      <w:r>
        <w:t>Sistema de geoposicionamiento – Cálculo del factor de ajuste</w:t>
      </w:r>
      <w:bookmarkStart w:id="604" w:name="_Toc1075782481"/>
      <w:bookmarkStart w:id="605" w:name="_Toc164120926"/>
      <w:bookmarkEnd w:id="603"/>
    </w:p>
    <w:p w14:paraId="24B996E6" w14:textId="5B0830B0" w:rsidR="55A4A8F7" w:rsidRDefault="4F355394" w:rsidP="00A12411">
      <w:pPr>
        <w:pStyle w:val="Ttulo5"/>
      </w:pPr>
      <w:r>
        <w:t>Cálculo de los puntos función</w:t>
      </w:r>
      <w:bookmarkEnd w:id="604"/>
      <w:bookmarkEnd w:id="605"/>
    </w:p>
    <w:p w14:paraId="7F3830C2" w14:textId="1B532CD9" w:rsidR="39290C6B" w:rsidRDefault="39290C6B">
      <w:r>
        <w:t>Ahora con los datos sacados en los apartados anteriores podemos calcular los puntos función:</w:t>
      </w:r>
    </w:p>
    <w:tbl>
      <w:tblPr>
        <w:tblStyle w:val="Tablaconcuadrculaclara"/>
        <w:tblW w:w="0" w:type="auto"/>
        <w:tblLook w:val="06A0" w:firstRow="1" w:lastRow="0" w:firstColumn="1" w:lastColumn="0" w:noHBand="1" w:noVBand="1"/>
      </w:tblPr>
      <w:tblGrid>
        <w:gridCol w:w="4245"/>
        <w:gridCol w:w="4245"/>
      </w:tblGrid>
      <w:tr w:rsidR="0E695FC8" w14:paraId="6223698F" w14:textId="77777777" w:rsidTr="0013699B">
        <w:trPr>
          <w:trHeight w:val="300"/>
        </w:trPr>
        <w:tc>
          <w:tcPr>
            <w:tcW w:w="4245" w:type="dxa"/>
            <w:shd w:val="clear" w:color="auto" w:fill="AEAAAA" w:themeFill="background2" w:themeFillShade="BF"/>
          </w:tcPr>
          <w:p w14:paraId="49CF1D04" w14:textId="397EB9C0" w:rsidR="0E695FC8" w:rsidRPr="0013699B" w:rsidRDefault="0E695FC8" w:rsidP="0E695FC8">
            <w:pPr>
              <w:jc w:val="center"/>
              <w:rPr>
                <w:b/>
              </w:rPr>
            </w:pPr>
            <w:r w:rsidRPr="0013699B">
              <w:rPr>
                <w:b/>
              </w:rPr>
              <w:t>Variable</w:t>
            </w:r>
          </w:p>
        </w:tc>
        <w:tc>
          <w:tcPr>
            <w:tcW w:w="4245" w:type="dxa"/>
            <w:shd w:val="clear" w:color="auto" w:fill="AEAAAA" w:themeFill="background2" w:themeFillShade="BF"/>
          </w:tcPr>
          <w:p w14:paraId="5B7ECA72" w14:textId="3DFFEEF9" w:rsidR="0E695FC8" w:rsidRPr="0013699B" w:rsidRDefault="0E695FC8" w:rsidP="0E695FC8">
            <w:pPr>
              <w:jc w:val="center"/>
              <w:rPr>
                <w:b/>
              </w:rPr>
            </w:pPr>
            <w:r w:rsidRPr="0013699B">
              <w:rPr>
                <w:b/>
              </w:rPr>
              <w:t>Valor</w:t>
            </w:r>
          </w:p>
        </w:tc>
      </w:tr>
      <w:tr w:rsidR="0E695FC8" w14:paraId="141C8907" w14:textId="77777777" w:rsidTr="0013699B">
        <w:trPr>
          <w:trHeight w:val="300"/>
        </w:trPr>
        <w:tc>
          <w:tcPr>
            <w:tcW w:w="4245" w:type="dxa"/>
            <w:shd w:val="clear" w:color="auto" w:fill="FFFFFF" w:themeFill="background1"/>
          </w:tcPr>
          <w:p w14:paraId="5D9A1B5D" w14:textId="532C45E7" w:rsidR="0E695FC8" w:rsidRDefault="003766FE" w:rsidP="0E695FC8">
            <w:pPr>
              <w:jc w:val="center"/>
            </w:pPr>
            <w:r w:rsidRPr="00DA735B">
              <w:t>CF</w:t>
            </w:r>
            <w:r>
              <w:t xml:space="preserve"> (Contador Función)</w:t>
            </w:r>
          </w:p>
        </w:tc>
        <w:tc>
          <w:tcPr>
            <w:tcW w:w="4245" w:type="dxa"/>
            <w:shd w:val="clear" w:color="auto" w:fill="FFFFFF" w:themeFill="background1"/>
          </w:tcPr>
          <w:p w14:paraId="52579EF5" w14:textId="4861905C" w:rsidR="2CFBA61D" w:rsidRDefault="2CFBA61D" w:rsidP="0E695FC8">
            <w:pPr>
              <w:jc w:val="center"/>
            </w:pPr>
            <w:r>
              <w:t>45</w:t>
            </w:r>
          </w:p>
        </w:tc>
      </w:tr>
      <w:tr w:rsidR="0E695FC8" w14:paraId="445DB27C" w14:textId="77777777" w:rsidTr="0013699B">
        <w:trPr>
          <w:trHeight w:val="300"/>
        </w:trPr>
        <w:tc>
          <w:tcPr>
            <w:tcW w:w="4245" w:type="dxa"/>
            <w:shd w:val="clear" w:color="auto" w:fill="FFFFFF" w:themeFill="background1"/>
          </w:tcPr>
          <w:p w14:paraId="199DD6CC" w14:textId="6CEAC931" w:rsidR="0E695FC8" w:rsidRDefault="0E695FC8" w:rsidP="0E695FC8">
            <w:pPr>
              <w:jc w:val="center"/>
            </w:pPr>
            <w:r w:rsidRPr="0013699B">
              <w:t>Σ</w:t>
            </w:r>
            <w:r>
              <w:t xml:space="preserve"> factores de ajuste</w:t>
            </w:r>
          </w:p>
        </w:tc>
        <w:tc>
          <w:tcPr>
            <w:tcW w:w="4245" w:type="dxa"/>
            <w:shd w:val="clear" w:color="auto" w:fill="FFFFFF" w:themeFill="background1"/>
          </w:tcPr>
          <w:p w14:paraId="68EC462A" w14:textId="38F8B0FD" w:rsidR="4B91A6DA" w:rsidRDefault="4B91A6DA" w:rsidP="0E695FC8">
            <w:pPr>
              <w:jc w:val="center"/>
            </w:pPr>
            <w:r>
              <w:t>28</w:t>
            </w:r>
          </w:p>
        </w:tc>
      </w:tr>
      <w:tr w:rsidR="0E695FC8" w14:paraId="2E34F530" w14:textId="77777777" w:rsidTr="0013699B">
        <w:trPr>
          <w:trHeight w:val="300"/>
        </w:trPr>
        <w:tc>
          <w:tcPr>
            <w:tcW w:w="4245" w:type="dxa"/>
            <w:shd w:val="clear" w:color="auto" w:fill="FFFFFF" w:themeFill="background1"/>
          </w:tcPr>
          <w:p w14:paraId="58C12CC4" w14:textId="5CC8FDE7" w:rsidR="0E695FC8" w:rsidRDefault="0E695FC8" w:rsidP="0E695FC8">
            <w:pPr>
              <w:jc w:val="center"/>
            </w:pPr>
            <w:r>
              <w:t>C</w:t>
            </w:r>
            <w:r w:rsidRPr="0013699B">
              <w:rPr>
                <w:vertAlign w:val="subscript"/>
              </w:rPr>
              <w:t>k</w:t>
            </w:r>
          </w:p>
        </w:tc>
        <w:tc>
          <w:tcPr>
            <w:tcW w:w="4245" w:type="dxa"/>
            <w:shd w:val="clear" w:color="auto" w:fill="FFFFFF" w:themeFill="background1"/>
          </w:tcPr>
          <w:p w14:paraId="145D273E" w14:textId="470EAB03" w:rsidR="38FEBC30" w:rsidRDefault="38FEBC30" w:rsidP="0E695FC8">
            <w:pPr>
              <w:jc w:val="center"/>
            </w:pPr>
            <w:r>
              <w:t>0,93</w:t>
            </w:r>
          </w:p>
        </w:tc>
      </w:tr>
      <w:tr w:rsidR="0E695FC8" w14:paraId="7B166A5D" w14:textId="77777777" w:rsidTr="0013699B">
        <w:trPr>
          <w:trHeight w:val="300"/>
        </w:trPr>
        <w:tc>
          <w:tcPr>
            <w:tcW w:w="4245" w:type="dxa"/>
            <w:shd w:val="clear" w:color="auto" w:fill="FFFFFF" w:themeFill="background1"/>
          </w:tcPr>
          <w:p w14:paraId="5341E597" w14:textId="7077F5AE" w:rsidR="0E695FC8" w:rsidRDefault="0E695FC8" w:rsidP="0E695FC8">
            <w:pPr>
              <w:jc w:val="center"/>
            </w:pPr>
            <w:r w:rsidRPr="0013699B">
              <w:t>PF</w:t>
            </w:r>
            <w:r w:rsidR="003766FE">
              <w:t xml:space="preserve"> (Puntos Función)</w:t>
            </w:r>
          </w:p>
        </w:tc>
        <w:tc>
          <w:tcPr>
            <w:tcW w:w="4245" w:type="dxa"/>
            <w:shd w:val="clear" w:color="auto" w:fill="FFFFFF" w:themeFill="background1"/>
          </w:tcPr>
          <w:p w14:paraId="6FFB852D" w14:textId="4D5FBC73" w:rsidR="7B772205" w:rsidRDefault="7B772205" w:rsidP="0E695FC8">
            <w:pPr>
              <w:jc w:val="center"/>
            </w:pPr>
            <w:r>
              <w:t>41,85</w:t>
            </w:r>
          </w:p>
        </w:tc>
      </w:tr>
    </w:tbl>
    <w:p w14:paraId="53A66A0B" w14:textId="64B077AB" w:rsidR="0E695FC8" w:rsidRDefault="00475F61" w:rsidP="00EA7E24">
      <w:pPr>
        <w:pStyle w:val="CitadeTablas"/>
      </w:pPr>
      <w:bookmarkStart w:id="606" w:name="_Toc165126442"/>
      <w:r>
        <w:t>Sistema de geoposicionamiento – Cálculo de los puntos funcioón</w:t>
      </w:r>
      <w:bookmarkEnd w:id="606"/>
    </w:p>
    <w:p w14:paraId="2BED16E8" w14:textId="77777777" w:rsidR="00794F37" w:rsidRDefault="00794F37">
      <w:pPr>
        <w:jc w:val="left"/>
        <w:rPr>
          <w:rFonts w:asciiTheme="majorHAnsi" w:eastAsiaTheme="majorEastAsia" w:hAnsiTheme="majorHAnsi" w:cstheme="majorBidi"/>
          <w:b/>
          <w:iCs/>
          <w:sz w:val="24"/>
        </w:rPr>
      </w:pPr>
      <w:bookmarkStart w:id="607" w:name="_Toc332917800"/>
      <w:bookmarkStart w:id="608" w:name="_Toc164120927"/>
      <w:r>
        <w:br w:type="page"/>
      </w:r>
    </w:p>
    <w:p w14:paraId="60D5E800" w14:textId="04362319" w:rsidR="1095F1A2" w:rsidRDefault="379269C1" w:rsidP="00971F70">
      <w:pPr>
        <w:pStyle w:val="Ttulo4"/>
      </w:pPr>
      <w:r>
        <w:lastRenderedPageBreak/>
        <w:t>Módulo de Aplicaciones de usuario app de avisos y mensajería</w:t>
      </w:r>
      <w:bookmarkEnd w:id="607"/>
      <w:bookmarkEnd w:id="608"/>
    </w:p>
    <w:p w14:paraId="6DF28B08" w14:textId="370D8B66" w:rsidR="16F8728A" w:rsidRDefault="189F738B" w:rsidP="00A12411">
      <w:pPr>
        <w:pStyle w:val="Ttulo5"/>
      </w:pPr>
      <w:bookmarkStart w:id="609" w:name="_Toc1483869794"/>
      <w:bookmarkStart w:id="610" w:name="_Toc164120928"/>
      <w:r>
        <w:t>Identificación de las funciones</w:t>
      </w:r>
      <w:bookmarkEnd w:id="609"/>
      <w:bookmarkEnd w:id="610"/>
    </w:p>
    <w:p w14:paraId="6C197D61" w14:textId="5012CB49" w:rsidR="0416EC43" w:rsidRDefault="0416EC43" w:rsidP="0E695FC8">
      <w:r>
        <w:t>El módulo contiene las siguientes funciones:</w:t>
      </w:r>
    </w:p>
    <w:p w14:paraId="25E29519" w14:textId="3C577AB7" w:rsidR="0416EC43" w:rsidRPr="005A6B67" w:rsidRDefault="0416EC43" w:rsidP="00777473">
      <w:pPr>
        <w:pStyle w:val="Prrafodelista"/>
        <w:numPr>
          <w:ilvl w:val="0"/>
          <w:numId w:val="83"/>
        </w:numPr>
        <w:rPr>
          <w:rFonts w:eastAsia="Aptos" w:cstheme="minorHAnsi"/>
        </w:rPr>
      </w:pPr>
      <w:r w:rsidRPr="005A6B67">
        <w:rPr>
          <w:rFonts w:eastAsia="Aptos" w:cstheme="minorHAnsi"/>
          <w:b/>
          <w:color w:val="000000" w:themeColor="text1"/>
        </w:rPr>
        <w:t>Archivo de mensajes:</w:t>
      </w:r>
      <w:r w:rsidR="09EB176B" w:rsidRPr="005A6B67">
        <w:rPr>
          <w:rFonts w:eastAsia="Aptos" w:cstheme="minorHAnsi"/>
          <w:color w:val="000000" w:themeColor="text1"/>
        </w:rPr>
        <w:t xml:space="preserve"> Uso del archivo de mensajes para presentar las conversaciones y los mensajes de dentro de las conversaciones</w:t>
      </w:r>
    </w:p>
    <w:p w14:paraId="3D1D9A0A" w14:textId="0A757D9F" w:rsidR="0416EC43" w:rsidRPr="005A6B67" w:rsidRDefault="0416EC43" w:rsidP="00777473">
      <w:pPr>
        <w:pStyle w:val="Prrafodelista"/>
        <w:numPr>
          <w:ilvl w:val="0"/>
          <w:numId w:val="83"/>
        </w:numPr>
        <w:rPr>
          <w:rFonts w:eastAsia="Aptos" w:cstheme="minorHAnsi"/>
        </w:rPr>
      </w:pPr>
      <w:r w:rsidRPr="005A6B67">
        <w:rPr>
          <w:rFonts w:eastAsia="Aptos" w:cstheme="minorHAnsi"/>
          <w:b/>
          <w:color w:val="000000" w:themeColor="text1"/>
        </w:rPr>
        <w:t>Histórico de alertas:</w:t>
      </w:r>
      <w:r w:rsidR="45E80019" w:rsidRPr="005A6B67">
        <w:rPr>
          <w:rFonts w:eastAsia="Aptos" w:cstheme="minorHAnsi"/>
          <w:color w:val="000000" w:themeColor="text1"/>
        </w:rPr>
        <w:t xml:space="preserve"> Consumo de la interfaz externa con el middleware de mensajería para obtener el listado de alertas</w:t>
      </w:r>
    </w:p>
    <w:p w14:paraId="3DCC5BC5" w14:textId="2E3A5529" w:rsidR="0416EC43" w:rsidRPr="005A6B67" w:rsidRDefault="0416EC43" w:rsidP="00777473">
      <w:pPr>
        <w:pStyle w:val="Prrafodelista"/>
        <w:numPr>
          <w:ilvl w:val="0"/>
          <w:numId w:val="83"/>
        </w:numPr>
        <w:rPr>
          <w:rFonts w:eastAsia="Aptos" w:cstheme="minorHAnsi"/>
        </w:rPr>
      </w:pPr>
      <w:r w:rsidRPr="005A6B67">
        <w:rPr>
          <w:rFonts w:eastAsia="Aptos" w:cstheme="minorHAnsi"/>
          <w:b/>
          <w:color w:val="000000" w:themeColor="text1"/>
        </w:rPr>
        <w:t>Adición de mensajes:</w:t>
      </w:r>
      <w:r w:rsidR="4142004A" w:rsidRPr="005A6B67">
        <w:rPr>
          <w:rFonts w:eastAsia="Aptos" w:cstheme="minorHAnsi"/>
          <w:color w:val="000000" w:themeColor="text1"/>
        </w:rPr>
        <w:t xml:space="preserve"> Modificación del archivo de mensajes para añadir nuevos mensajes</w:t>
      </w:r>
    </w:p>
    <w:p w14:paraId="4A13181D" w14:textId="4C62D962" w:rsidR="0D257F2A" w:rsidRPr="005A6B67" w:rsidRDefault="0D257F2A" w:rsidP="00777473">
      <w:pPr>
        <w:pStyle w:val="Prrafodelista"/>
        <w:numPr>
          <w:ilvl w:val="0"/>
          <w:numId w:val="83"/>
        </w:numPr>
        <w:rPr>
          <w:rFonts w:eastAsia="Aptos" w:cstheme="minorHAnsi"/>
        </w:rPr>
      </w:pPr>
      <w:r w:rsidRPr="005A6B67">
        <w:rPr>
          <w:rFonts w:eastAsia="Aptos" w:cstheme="minorHAnsi"/>
          <w:b/>
          <w:color w:val="000000" w:themeColor="text1"/>
        </w:rPr>
        <w:t>Creación de una conversación:</w:t>
      </w:r>
      <w:r w:rsidR="16B84433" w:rsidRPr="005A6B67">
        <w:rPr>
          <w:rFonts w:eastAsia="Aptos" w:cstheme="minorHAnsi"/>
          <w:color w:val="000000" w:themeColor="text1"/>
        </w:rPr>
        <w:t xml:space="preserve"> Introduciendo el código de un usuario comienza una conversación, es decir, se abre la pantalla para poder enviar el primero de los mensajes en esa conversación.</w:t>
      </w:r>
    </w:p>
    <w:p w14:paraId="667DB0C9" w14:textId="4B7B2BD0" w:rsidR="0D257F2A" w:rsidRPr="005A6B67" w:rsidRDefault="0D257F2A" w:rsidP="00777473">
      <w:pPr>
        <w:pStyle w:val="Prrafodelista"/>
        <w:numPr>
          <w:ilvl w:val="0"/>
          <w:numId w:val="83"/>
        </w:numPr>
        <w:rPr>
          <w:rFonts w:eastAsia="Aptos" w:cstheme="minorHAnsi"/>
        </w:rPr>
      </w:pPr>
      <w:r w:rsidRPr="005A6B67">
        <w:rPr>
          <w:rFonts w:eastAsia="Aptos" w:cstheme="minorHAnsi"/>
          <w:b/>
          <w:color w:val="000000" w:themeColor="text1"/>
        </w:rPr>
        <w:t>Listado de conversaciones (conversación entendida como colección de mensajes entre 2 usuarios):</w:t>
      </w:r>
      <w:r w:rsidRPr="005A6B67">
        <w:rPr>
          <w:rFonts w:eastAsia="Aptos" w:cstheme="minorHAnsi"/>
          <w:color w:val="000000" w:themeColor="text1"/>
        </w:rPr>
        <w:t xml:space="preserve"> </w:t>
      </w:r>
      <w:r w:rsidR="467714AA" w:rsidRPr="005A6B67">
        <w:rPr>
          <w:rFonts w:eastAsia="Aptos" w:cstheme="minorHAnsi"/>
          <w:color w:val="000000" w:themeColor="text1"/>
        </w:rPr>
        <w:t>Listado con las conversaciones de un usuario (consultado en el archivo de mensajes)</w:t>
      </w:r>
    </w:p>
    <w:p w14:paraId="4A727098" w14:textId="06D086C8" w:rsidR="0D257F2A" w:rsidRPr="005A6B67" w:rsidRDefault="0D257F2A" w:rsidP="00777473">
      <w:pPr>
        <w:pStyle w:val="Prrafodelista"/>
        <w:numPr>
          <w:ilvl w:val="0"/>
          <w:numId w:val="83"/>
        </w:numPr>
        <w:rPr>
          <w:rFonts w:eastAsia="Aptos" w:cstheme="minorHAnsi"/>
        </w:rPr>
      </w:pPr>
      <w:r w:rsidRPr="005A6B67">
        <w:rPr>
          <w:rFonts w:eastAsia="Aptos" w:cstheme="minorHAnsi"/>
          <w:b/>
          <w:color w:val="000000" w:themeColor="text1"/>
        </w:rPr>
        <w:t>Listado de mensajes (dentro de una conversación):</w:t>
      </w:r>
      <w:r w:rsidR="5008BF5D" w:rsidRPr="005A6B67">
        <w:rPr>
          <w:rFonts w:eastAsia="Aptos" w:cstheme="minorHAnsi"/>
          <w:b/>
          <w:color w:val="000000" w:themeColor="text1"/>
        </w:rPr>
        <w:t xml:space="preserve"> </w:t>
      </w:r>
      <w:r w:rsidR="5008BF5D" w:rsidRPr="005A6B67">
        <w:rPr>
          <w:rFonts w:eastAsia="Aptos" w:cstheme="minorHAnsi"/>
          <w:color w:val="000000" w:themeColor="text1"/>
        </w:rPr>
        <w:t>Listado con los mensajes de un usuario (consultado en el archivo de mensajes)</w:t>
      </w:r>
    </w:p>
    <w:p w14:paraId="42A1C062" w14:textId="5751B199" w:rsidR="0D257F2A" w:rsidRPr="005A6B67" w:rsidRDefault="0D257F2A" w:rsidP="00777473">
      <w:pPr>
        <w:pStyle w:val="Prrafodelista"/>
        <w:numPr>
          <w:ilvl w:val="0"/>
          <w:numId w:val="83"/>
        </w:numPr>
        <w:rPr>
          <w:rFonts w:eastAsia="Aptos" w:cstheme="minorHAnsi"/>
        </w:rPr>
      </w:pPr>
      <w:r w:rsidRPr="005A6B67">
        <w:rPr>
          <w:rFonts w:eastAsia="Aptos" w:cstheme="minorHAnsi"/>
          <w:b/>
          <w:color w:val="000000" w:themeColor="text1"/>
        </w:rPr>
        <w:t>Listado de alertas:</w:t>
      </w:r>
      <w:r w:rsidR="2829C126" w:rsidRPr="005A6B67">
        <w:rPr>
          <w:rFonts w:eastAsia="Aptos" w:cstheme="minorHAnsi"/>
          <w:color w:val="000000" w:themeColor="text1"/>
        </w:rPr>
        <w:t xml:space="preserve"> Resultado del procesado de los datos relativos a las alertas por parte de este modulo </w:t>
      </w:r>
    </w:p>
    <w:p w14:paraId="223F6B24" w14:textId="28D673AA" w:rsidR="0D257F2A" w:rsidRPr="005A6B67" w:rsidRDefault="0D257F2A" w:rsidP="00777473">
      <w:pPr>
        <w:pStyle w:val="Prrafodelista"/>
        <w:numPr>
          <w:ilvl w:val="0"/>
          <w:numId w:val="83"/>
        </w:numPr>
        <w:rPr>
          <w:rFonts w:eastAsia="Aptos" w:cstheme="minorHAnsi"/>
        </w:rPr>
      </w:pPr>
      <w:r w:rsidRPr="005A6B67">
        <w:rPr>
          <w:rFonts w:eastAsia="Aptos" w:cstheme="minorHAnsi"/>
          <w:b/>
          <w:color w:val="000000" w:themeColor="text1"/>
        </w:rPr>
        <w:t>Filtrado de alertas:</w:t>
      </w:r>
      <w:r w:rsidR="5B3F8DA6" w:rsidRPr="005A6B67">
        <w:rPr>
          <w:rFonts w:eastAsia="Aptos" w:cstheme="minorHAnsi"/>
          <w:color w:val="000000" w:themeColor="text1"/>
        </w:rPr>
        <w:t xml:space="preserve"> Una vez pulsado el filtro, se permite la búsqueda por coincidencia de texto en las alertas.</w:t>
      </w:r>
    </w:p>
    <w:p w14:paraId="2FC4DBF4" w14:textId="07AF8A75" w:rsidR="0D257F2A" w:rsidRPr="005A6B67" w:rsidRDefault="0D257F2A" w:rsidP="00777473">
      <w:pPr>
        <w:pStyle w:val="Prrafodelista"/>
        <w:numPr>
          <w:ilvl w:val="0"/>
          <w:numId w:val="83"/>
        </w:numPr>
        <w:rPr>
          <w:rFonts w:eastAsia="Aptos" w:cstheme="minorHAnsi"/>
        </w:rPr>
      </w:pPr>
      <w:r w:rsidRPr="005A6B67">
        <w:rPr>
          <w:rFonts w:eastAsia="Aptos" w:cstheme="minorHAnsi"/>
          <w:b/>
          <w:color w:val="000000" w:themeColor="text1"/>
        </w:rPr>
        <w:t>Notificaciones push para los mensajes:</w:t>
      </w:r>
      <w:r w:rsidR="76169153" w:rsidRPr="005A6B67">
        <w:rPr>
          <w:rFonts w:eastAsia="Aptos" w:cstheme="minorHAnsi"/>
          <w:color w:val="000000" w:themeColor="text1"/>
        </w:rPr>
        <w:t xml:space="preserve"> Al recibir un mensaje, la aplicación ha de mostrar un mensaje push en la aplicación </w:t>
      </w:r>
    </w:p>
    <w:p w14:paraId="08E4574F" w14:textId="191C7CD1" w:rsidR="0D257F2A" w:rsidRPr="005A6B67" w:rsidRDefault="0D257F2A" w:rsidP="00777473">
      <w:pPr>
        <w:pStyle w:val="Prrafodelista"/>
        <w:numPr>
          <w:ilvl w:val="0"/>
          <w:numId w:val="83"/>
        </w:numPr>
        <w:rPr>
          <w:rFonts w:eastAsia="Aptos" w:cstheme="minorHAnsi"/>
        </w:rPr>
      </w:pPr>
      <w:r w:rsidRPr="005A6B67">
        <w:rPr>
          <w:rFonts w:eastAsia="Aptos" w:cstheme="minorHAnsi"/>
          <w:b/>
          <w:color w:val="000000" w:themeColor="text1"/>
        </w:rPr>
        <w:t>Notificaciones push para las alertas:</w:t>
      </w:r>
      <w:r w:rsidR="2FE953FE" w:rsidRPr="005A6B67">
        <w:rPr>
          <w:rFonts w:eastAsia="Aptos" w:cstheme="minorHAnsi"/>
          <w:b/>
          <w:color w:val="000000" w:themeColor="text1"/>
        </w:rPr>
        <w:t xml:space="preserve"> </w:t>
      </w:r>
      <w:r w:rsidR="2FE953FE" w:rsidRPr="005A6B67">
        <w:rPr>
          <w:rFonts w:eastAsia="Aptos" w:cstheme="minorHAnsi"/>
          <w:color w:val="000000" w:themeColor="text1"/>
        </w:rPr>
        <w:t>Al recibir una alerta nueva, la aplicación ha de mostrarla en una notificación push en la aplicación</w:t>
      </w:r>
    </w:p>
    <w:p w14:paraId="32DF8850" w14:textId="4E224268" w:rsidR="2FE953FE" w:rsidRDefault="2FE953FE" w:rsidP="0E695FC8">
      <w:pPr>
        <w:rPr>
          <w:rFonts w:eastAsiaTheme="minorEastAsia"/>
        </w:rPr>
      </w:pPr>
      <w:r w:rsidRPr="0E695FC8">
        <w:rPr>
          <w:rFonts w:eastAsiaTheme="minorEastAsia"/>
        </w:rPr>
        <w:t>Además, el módulo cuenta con los siguientes archivos lógicos internos:</w:t>
      </w:r>
    </w:p>
    <w:p w14:paraId="28799CA5" w14:textId="619F0964" w:rsidR="2FE953FE" w:rsidRDefault="2FE953FE" w:rsidP="00777473">
      <w:pPr>
        <w:pStyle w:val="Prrafodelista"/>
        <w:numPr>
          <w:ilvl w:val="0"/>
          <w:numId w:val="78"/>
        </w:numPr>
      </w:pPr>
      <w:r w:rsidRPr="005A6B67">
        <w:rPr>
          <w:rFonts w:eastAsia="Aptos" w:cstheme="minorHAnsi"/>
          <w:color w:val="000000" w:themeColor="text1"/>
        </w:rPr>
        <w:t>Archivo de mensajes</w:t>
      </w:r>
    </w:p>
    <w:p w14:paraId="5EB64B7F" w14:textId="07EE303A" w:rsidR="2FE953FE" w:rsidRDefault="2FE953FE" w:rsidP="0E695FC8">
      <w:pPr>
        <w:rPr>
          <w:rFonts w:eastAsiaTheme="minorEastAsia"/>
        </w:rPr>
      </w:pPr>
      <w:r w:rsidRPr="0E695FC8">
        <w:rPr>
          <w:rFonts w:eastAsiaTheme="minorEastAsia"/>
        </w:rPr>
        <w:t>Además, el módulo cuenta con los siguientes archivos de interfaces externas:</w:t>
      </w:r>
    </w:p>
    <w:p w14:paraId="2D62D74D" w14:textId="7A2C0AD7" w:rsidR="2FE953FE" w:rsidRDefault="2FE953FE" w:rsidP="00777473">
      <w:pPr>
        <w:pStyle w:val="Prrafodelista"/>
        <w:numPr>
          <w:ilvl w:val="0"/>
          <w:numId w:val="77"/>
        </w:numPr>
        <w:shd w:val="clear" w:color="auto" w:fill="FFFFFF" w:themeFill="background1"/>
        <w:spacing w:before="220" w:after="220"/>
      </w:pPr>
      <w:r w:rsidRPr="005A6B67">
        <w:rPr>
          <w:rFonts w:eastAsia="Aptos" w:cstheme="minorHAnsi"/>
          <w:color w:val="000000" w:themeColor="text1"/>
        </w:rPr>
        <w:t>Histórico de alertas</w:t>
      </w:r>
    </w:p>
    <w:p w14:paraId="3216D748" w14:textId="2BFCD388" w:rsidR="2FE953FE" w:rsidRDefault="2FE953FE" w:rsidP="0E695FC8">
      <w:pPr>
        <w:rPr>
          <w:rFonts w:eastAsiaTheme="minorEastAsia"/>
        </w:rPr>
      </w:pPr>
      <w:r w:rsidRPr="0E695FC8">
        <w:rPr>
          <w:rFonts w:eastAsiaTheme="minorEastAsia"/>
        </w:rPr>
        <w:t>Además, el módulo cuenta con las siguientes entradas externas:</w:t>
      </w:r>
    </w:p>
    <w:p w14:paraId="064AD9F5" w14:textId="578560C1" w:rsidR="2FE953FE" w:rsidRPr="005A6B67" w:rsidRDefault="2FE953FE" w:rsidP="00777473">
      <w:pPr>
        <w:pStyle w:val="Prrafodelista"/>
        <w:numPr>
          <w:ilvl w:val="0"/>
          <w:numId w:val="76"/>
        </w:numPr>
        <w:rPr>
          <w:rFonts w:eastAsia="Aptos" w:cstheme="minorHAnsi"/>
          <w:color w:val="000000" w:themeColor="text1"/>
        </w:rPr>
      </w:pPr>
      <w:r w:rsidRPr="005A6B67">
        <w:rPr>
          <w:rFonts w:eastAsia="Aptos" w:cstheme="minorHAnsi"/>
          <w:color w:val="000000" w:themeColor="text1"/>
        </w:rPr>
        <w:t>Adición de mensajes</w:t>
      </w:r>
    </w:p>
    <w:p w14:paraId="184CFBF0" w14:textId="33B054A8" w:rsidR="2FE953FE" w:rsidRPr="005A6B67" w:rsidRDefault="2FE953FE" w:rsidP="00777473">
      <w:pPr>
        <w:pStyle w:val="Prrafodelista"/>
        <w:numPr>
          <w:ilvl w:val="0"/>
          <w:numId w:val="76"/>
        </w:numPr>
        <w:rPr>
          <w:rFonts w:eastAsia="Aptos" w:cstheme="minorHAnsi"/>
          <w:color w:val="000000" w:themeColor="text1"/>
        </w:rPr>
      </w:pPr>
      <w:r w:rsidRPr="005A6B67">
        <w:rPr>
          <w:rFonts w:eastAsia="Aptos" w:cstheme="minorHAnsi"/>
          <w:color w:val="000000" w:themeColor="text1"/>
        </w:rPr>
        <w:t>Creación de una conversación (primer mensaje con un usuario con el que antes no existía relación de mensajes)</w:t>
      </w:r>
    </w:p>
    <w:p w14:paraId="4BDAB7D7" w14:textId="7F3037E9" w:rsidR="2FE953FE" w:rsidRPr="005A6B67" w:rsidRDefault="2FE953FE" w:rsidP="00777473">
      <w:pPr>
        <w:pStyle w:val="Prrafodelista"/>
        <w:numPr>
          <w:ilvl w:val="0"/>
          <w:numId w:val="76"/>
        </w:numPr>
        <w:rPr>
          <w:rFonts w:eastAsia="Aptos" w:cstheme="minorHAnsi"/>
          <w:color w:val="000000" w:themeColor="text1"/>
        </w:rPr>
      </w:pPr>
      <w:r w:rsidRPr="005A6B67">
        <w:rPr>
          <w:rFonts w:eastAsia="Aptos" w:cstheme="minorHAnsi"/>
          <w:color w:val="000000" w:themeColor="text1"/>
        </w:rPr>
        <w:t>Filtrado de alertas</w:t>
      </w:r>
    </w:p>
    <w:p w14:paraId="64CBEC18" w14:textId="75624D2C" w:rsidR="2FE953FE" w:rsidRDefault="2FE953FE" w:rsidP="0E695FC8">
      <w:pPr>
        <w:rPr>
          <w:rFonts w:eastAsiaTheme="minorEastAsia"/>
        </w:rPr>
      </w:pPr>
      <w:r w:rsidRPr="0E695FC8">
        <w:rPr>
          <w:rFonts w:eastAsiaTheme="minorEastAsia"/>
        </w:rPr>
        <w:t>Además, el módulo cuenta con las siguientes salidas externas:</w:t>
      </w:r>
    </w:p>
    <w:p w14:paraId="568E9F46" w14:textId="68AA1B65" w:rsidR="2FE953FE" w:rsidRPr="005A6B67" w:rsidRDefault="2FE953FE" w:rsidP="00777473">
      <w:pPr>
        <w:pStyle w:val="Prrafodelista"/>
        <w:numPr>
          <w:ilvl w:val="0"/>
          <w:numId w:val="75"/>
        </w:numPr>
        <w:rPr>
          <w:rFonts w:eastAsia="Aptos" w:cstheme="minorHAnsi"/>
          <w:color w:val="000000" w:themeColor="text1"/>
        </w:rPr>
      </w:pPr>
      <w:r w:rsidRPr="005A6B67">
        <w:rPr>
          <w:rFonts w:eastAsia="Aptos" w:cstheme="minorHAnsi"/>
          <w:color w:val="000000" w:themeColor="text1"/>
        </w:rPr>
        <w:t>Listado de conversaciones (conversación entendida como colección de mensajes entre 2 usuarios)</w:t>
      </w:r>
    </w:p>
    <w:p w14:paraId="51237B05" w14:textId="05783272" w:rsidR="2FE953FE" w:rsidRPr="005A6B67" w:rsidRDefault="2FE953FE" w:rsidP="00777473">
      <w:pPr>
        <w:pStyle w:val="Prrafodelista"/>
        <w:numPr>
          <w:ilvl w:val="0"/>
          <w:numId w:val="75"/>
        </w:numPr>
        <w:rPr>
          <w:rFonts w:eastAsia="Aptos" w:cstheme="minorHAnsi"/>
          <w:color w:val="000000" w:themeColor="text1"/>
        </w:rPr>
      </w:pPr>
      <w:r w:rsidRPr="005A6B67">
        <w:rPr>
          <w:rFonts w:eastAsia="Aptos" w:cstheme="minorHAnsi"/>
          <w:color w:val="000000" w:themeColor="text1"/>
        </w:rPr>
        <w:lastRenderedPageBreak/>
        <w:t>Listado de mensajes (dentro de una conversación)</w:t>
      </w:r>
    </w:p>
    <w:p w14:paraId="517958E7" w14:textId="7FABA248" w:rsidR="2FE953FE" w:rsidRPr="005A6B67" w:rsidRDefault="2FE953FE" w:rsidP="00777473">
      <w:pPr>
        <w:pStyle w:val="Prrafodelista"/>
        <w:numPr>
          <w:ilvl w:val="0"/>
          <w:numId w:val="75"/>
        </w:numPr>
        <w:rPr>
          <w:rFonts w:eastAsia="Aptos" w:cstheme="minorHAnsi"/>
          <w:color w:val="000000" w:themeColor="text1"/>
        </w:rPr>
      </w:pPr>
      <w:r w:rsidRPr="005A6B67">
        <w:rPr>
          <w:rFonts w:eastAsia="Aptos" w:cstheme="minorHAnsi"/>
          <w:color w:val="000000" w:themeColor="text1"/>
        </w:rPr>
        <w:t>Listado de alertas</w:t>
      </w:r>
    </w:p>
    <w:p w14:paraId="4B807DDC" w14:textId="1CE8FC90" w:rsidR="2FE953FE" w:rsidRPr="005A6B67" w:rsidRDefault="2FE953FE" w:rsidP="00777473">
      <w:pPr>
        <w:pStyle w:val="Prrafodelista"/>
        <w:numPr>
          <w:ilvl w:val="0"/>
          <w:numId w:val="75"/>
        </w:numPr>
        <w:rPr>
          <w:rFonts w:eastAsia="Aptos" w:cstheme="minorHAnsi"/>
          <w:color w:val="000000" w:themeColor="text1"/>
        </w:rPr>
      </w:pPr>
      <w:r w:rsidRPr="005A6B67">
        <w:rPr>
          <w:rFonts w:eastAsia="Aptos" w:cstheme="minorHAnsi"/>
          <w:color w:val="000000" w:themeColor="text1"/>
        </w:rPr>
        <w:t>Notificaciones push para la notificación de los mensajes</w:t>
      </w:r>
    </w:p>
    <w:p w14:paraId="2F28C9DA" w14:textId="1F52FC80" w:rsidR="2FE953FE" w:rsidRPr="005A6B67" w:rsidRDefault="2FE953FE" w:rsidP="00777473">
      <w:pPr>
        <w:pStyle w:val="Prrafodelista"/>
        <w:numPr>
          <w:ilvl w:val="0"/>
          <w:numId w:val="75"/>
        </w:numPr>
        <w:rPr>
          <w:rFonts w:eastAsia="Aptos" w:cstheme="minorHAnsi"/>
          <w:color w:val="000000" w:themeColor="text1"/>
        </w:rPr>
      </w:pPr>
      <w:r w:rsidRPr="005A6B67">
        <w:rPr>
          <w:rFonts w:eastAsia="Aptos" w:cstheme="minorHAnsi"/>
          <w:color w:val="000000" w:themeColor="text1"/>
        </w:rPr>
        <w:t>Notificaciones push para las alertas</w:t>
      </w:r>
    </w:p>
    <w:p w14:paraId="288229D5" w14:textId="07DF24DB" w:rsidR="2FE953FE" w:rsidRDefault="2FE953FE" w:rsidP="0E695FC8">
      <w:pPr>
        <w:rPr>
          <w:rFonts w:eastAsiaTheme="minorEastAsia"/>
        </w:rPr>
      </w:pPr>
      <w:r w:rsidRPr="0E695FC8">
        <w:rPr>
          <w:rFonts w:eastAsiaTheme="minorEastAsia"/>
        </w:rPr>
        <w:t>Además, el módulo cuenta con las siguientes consultas externas:</w:t>
      </w:r>
    </w:p>
    <w:p w14:paraId="1C23FFF0" w14:textId="14D0D25F" w:rsidR="6B51F5E8" w:rsidRDefault="02B7DC06" w:rsidP="00777473">
      <w:pPr>
        <w:pStyle w:val="Prrafodelista"/>
        <w:numPr>
          <w:ilvl w:val="0"/>
          <w:numId w:val="74"/>
        </w:numPr>
      </w:pPr>
      <w:r w:rsidRPr="005A6B67">
        <w:rPr>
          <w:rFonts w:eastAsia="Aptos" w:cstheme="minorHAnsi"/>
          <w:color w:val="000000" w:themeColor="text1"/>
        </w:rPr>
        <w:t>Histórico de alertas</w:t>
      </w:r>
    </w:p>
    <w:p w14:paraId="2296676D" w14:textId="4023A89D" w:rsidR="16F8728A" w:rsidRDefault="189F738B" w:rsidP="00A12411">
      <w:pPr>
        <w:pStyle w:val="Ttulo5"/>
      </w:pPr>
      <w:bookmarkStart w:id="611" w:name="_Toc1804546576"/>
      <w:bookmarkStart w:id="612" w:name="_Toc164120929"/>
      <w:r>
        <w:t>Clasificación de las funciones</w:t>
      </w:r>
      <w:bookmarkEnd w:id="611"/>
      <w:bookmarkEnd w:id="612"/>
    </w:p>
    <w:tbl>
      <w:tblPr>
        <w:tblStyle w:val="Tablaconcuadrcula4-nfasis3"/>
        <w:tblW w:w="0" w:type="auto"/>
        <w:tblLook w:val="06A0" w:firstRow="1" w:lastRow="0" w:firstColumn="1" w:lastColumn="0" w:noHBand="1" w:noVBand="1"/>
      </w:tblPr>
      <w:tblGrid>
        <w:gridCol w:w="568"/>
        <w:gridCol w:w="3117"/>
        <w:gridCol w:w="2739"/>
        <w:gridCol w:w="2070"/>
      </w:tblGrid>
      <w:tr w:rsidR="0E695FC8" w14:paraId="45CA6C1F" w14:textId="77777777" w:rsidTr="005A6B67">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68" w:type="dxa"/>
            <w:shd w:val="clear" w:color="auto" w:fill="AEAAAA" w:themeFill="background2" w:themeFillShade="BF"/>
            <w:vAlign w:val="center"/>
          </w:tcPr>
          <w:p w14:paraId="31EF239D" w14:textId="0BEBC00E" w:rsidR="0E695FC8" w:rsidRDefault="0E695FC8" w:rsidP="0E695FC8">
            <w:pPr>
              <w:jc w:val="center"/>
              <w:rPr>
                <w:color w:val="000000" w:themeColor="text1"/>
              </w:rPr>
            </w:pPr>
            <w:r w:rsidRPr="0E695FC8">
              <w:rPr>
                <w:color w:val="000000" w:themeColor="text1"/>
              </w:rPr>
              <w:t>N.º</w:t>
            </w:r>
          </w:p>
        </w:tc>
        <w:tc>
          <w:tcPr>
            <w:tcW w:w="3117" w:type="dxa"/>
            <w:shd w:val="clear" w:color="auto" w:fill="AEAAAA" w:themeFill="background2" w:themeFillShade="BF"/>
            <w:vAlign w:val="center"/>
          </w:tcPr>
          <w:p w14:paraId="453A7387" w14:textId="651F6A2D" w:rsidR="0E695FC8" w:rsidRDefault="0E695FC8" w:rsidP="0E695FC8">
            <w:pPr>
              <w:jc w:val="center"/>
              <w:cnfStyle w:val="100000000000" w:firstRow="1" w:lastRow="0" w:firstColumn="0" w:lastColumn="0" w:oddVBand="0" w:evenVBand="0" w:oddHBand="0" w:evenHBand="0" w:firstRowFirstColumn="0" w:firstRowLastColumn="0" w:lastRowFirstColumn="0" w:lastRowLastColumn="0"/>
              <w:rPr>
                <w:color w:val="000000" w:themeColor="text1"/>
              </w:rPr>
            </w:pPr>
            <w:r w:rsidRPr="0E695FC8">
              <w:rPr>
                <w:color w:val="000000" w:themeColor="text1"/>
              </w:rPr>
              <w:t>Función</w:t>
            </w:r>
          </w:p>
        </w:tc>
        <w:tc>
          <w:tcPr>
            <w:tcW w:w="2739" w:type="dxa"/>
            <w:shd w:val="clear" w:color="auto" w:fill="AEAAAA" w:themeFill="background2" w:themeFillShade="BF"/>
            <w:vAlign w:val="center"/>
          </w:tcPr>
          <w:p w14:paraId="5853EEFB" w14:textId="5431BE85" w:rsidR="0E695FC8" w:rsidRDefault="0E695FC8" w:rsidP="0E695FC8">
            <w:pPr>
              <w:jc w:val="center"/>
              <w:cnfStyle w:val="100000000000" w:firstRow="1" w:lastRow="0" w:firstColumn="0" w:lastColumn="0" w:oddVBand="0" w:evenVBand="0" w:oddHBand="0" w:evenHBand="0" w:firstRowFirstColumn="0" w:firstRowLastColumn="0" w:lastRowFirstColumn="0" w:lastRowLastColumn="0"/>
              <w:rPr>
                <w:color w:val="000000" w:themeColor="text1"/>
              </w:rPr>
            </w:pPr>
            <w:r w:rsidRPr="0E695FC8">
              <w:rPr>
                <w:color w:val="000000" w:themeColor="text1"/>
              </w:rPr>
              <w:t>Tipo función</w:t>
            </w:r>
          </w:p>
        </w:tc>
        <w:tc>
          <w:tcPr>
            <w:tcW w:w="2070" w:type="dxa"/>
            <w:shd w:val="clear" w:color="auto" w:fill="AEAAAA" w:themeFill="background2" w:themeFillShade="BF"/>
            <w:vAlign w:val="center"/>
          </w:tcPr>
          <w:p w14:paraId="14F6A377" w14:textId="68E6650C" w:rsidR="0E695FC8" w:rsidRDefault="0E695FC8" w:rsidP="0E695FC8">
            <w:pPr>
              <w:jc w:val="center"/>
              <w:cnfStyle w:val="100000000000" w:firstRow="1" w:lastRow="0" w:firstColumn="0" w:lastColumn="0" w:oddVBand="0" w:evenVBand="0" w:oddHBand="0" w:evenHBand="0" w:firstRowFirstColumn="0" w:firstRowLastColumn="0" w:lastRowFirstColumn="0" w:lastRowLastColumn="0"/>
              <w:rPr>
                <w:color w:val="000000" w:themeColor="text1"/>
              </w:rPr>
            </w:pPr>
            <w:r w:rsidRPr="0E695FC8">
              <w:rPr>
                <w:color w:val="000000" w:themeColor="text1"/>
              </w:rPr>
              <w:t>Grado de la función</w:t>
            </w:r>
          </w:p>
        </w:tc>
      </w:tr>
      <w:tr w:rsidR="0E695FC8" w14:paraId="73A15A01" w14:textId="77777777" w:rsidTr="005A6B67">
        <w:trPr>
          <w:trHeight w:val="300"/>
        </w:trPr>
        <w:tc>
          <w:tcPr>
            <w:cnfStyle w:val="001000000000" w:firstRow="0" w:lastRow="0" w:firstColumn="1" w:lastColumn="0" w:oddVBand="0" w:evenVBand="0" w:oddHBand="0" w:evenHBand="0" w:firstRowFirstColumn="0" w:firstRowLastColumn="0" w:lastRowFirstColumn="0" w:lastRowLastColumn="0"/>
            <w:tcW w:w="568" w:type="dxa"/>
            <w:shd w:val="clear" w:color="auto" w:fill="FFFFFF" w:themeFill="background1"/>
            <w:vAlign w:val="center"/>
          </w:tcPr>
          <w:p w14:paraId="03F20530" w14:textId="6F58EB40" w:rsidR="0E695FC8" w:rsidRDefault="0E695FC8" w:rsidP="005A6B67">
            <w:pPr>
              <w:jc w:val="center"/>
            </w:pPr>
            <w:r w:rsidRPr="005A6B67">
              <w:rPr>
                <w:rFonts w:eastAsia="Arial" w:cstheme="minorHAnsi"/>
                <w:b w:val="0"/>
              </w:rPr>
              <w:t>1</w:t>
            </w:r>
          </w:p>
        </w:tc>
        <w:tc>
          <w:tcPr>
            <w:tcW w:w="3117" w:type="dxa"/>
            <w:shd w:val="clear" w:color="auto" w:fill="FFFFFF" w:themeFill="background1"/>
            <w:vAlign w:val="center"/>
          </w:tcPr>
          <w:p w14:paraId="436E8429" w14:textId="512A18FF" w:rsidR="0E695FC8" w:rsidRDefault="0E695FC8" w:rsidP="005A6B67">
            <w:pPr>
              <w:jc w:val="left"/>
              <w:cnfStyle w:val="000000000000" w:firstRow="0" w:lastRow="0" w:firstColumn="0" w:lastColumn="0" w:oddVBand="0" w:evenVBand="0" w:oddHBand="0" w:evenHBand="0" w:firstRowFirstColumn="0" w:firstRowLastColumn="0" w:lastRowFirstColumn="0" w:lastRowLastColumn="0"/>
            </w:pPr>
            <w:r w:rsidRPr="005A6B67">
              <w:rPr>
                <w:rFonts w:eastAsia="Arial" w:cstheme="minorHAnsi"/>
              </w:rPr>
              <w:t>Archivo de mensajes</w:t>
            </w:r>
          </w:p>
        </w:tc>
        <w:tc>
          <w:tcPr>
            <w:tcW w:w="2739" w:type="dxa"/>
            <w:shd w:val="clear" w:color="auto" w:fill="FFFFFF" w:themeFill="background1"/>
            <w:vAlign w:val="center"/>
          </w:tcPr>
          <w:p w14:paraId="7BCD7D4E" w14:textId="5C2CE000" w:rsidR="0E695FC8" w:rsidRDefault="0E695FC8" w:rsidP="005A6B67">
            <w:pPr>
              <w:jc w:val="left"/>
              <w:cnfStyle w:val="000000000000" w:firstRow="0" w:lastRow="0" w:firstColumn="0" w:lastColumn="0" w:oddVBand="0" w:evenVBand="0" w:oddHBand="0" w:evenHBand="0" w:firstRowFirstColumn="0" w:firstRowLastColumn="0" w:lastRowFirstColumn="0" w:lastRowLastColumn="0"/>
            </w:pPr>
            <w:r w:rsidRPr="005A6B67">
              <w:rPr>
                <w:rFonts w:eastAsia="Arial" w:cstheme="minorHAnsi"/>
              </w:rPr>
              <w:t>Nº de ficheros maestros (FM)</w:t>
            </w:r>
          </w:p>
        </w:tc>
        <w:tc>
          <w:tcPr>
            <w:tcW w:w="2070" w:type="dxa"/>
            <w:shd w:val="clear" w:color="auto" w:fill="FFFFFF" w:themeFill="background1"/>
            <w:vAlign w:val="center"/>
          </w:tcPr>
          <w:p w14:paraId="71B5BF17" w14:textId="1E48DA65" w:rsidR="0E695FC8" w:rsidRDefault="0E695FC8" w:rsidP="005A6B67">
            <w:pPr>
              <w:jc w:val="center"/>
              <w:cnfStyle w:val="000000000000" w:firstRow="0" w:lastRow="0" w:firstColumn="0" w:lastColumn="0" w:oddVBand="0" w:evenVBand="0" w:oddHBand="0" w:evenHBand="0" w:firstRowFirstColumn="0" w:firstRowLastColumn="0" w:lastRowFirstColumn="0" w:lastRowLastColumn="0"/>
            </w:pPr>
            <w:r w:rsidRPr="005A6B67">
              <w:rPr>
                <w:rFonts w:eastAsia="Arial" w:cstheme="minorHAnsi"/>
              </w:rPr>
              <w:t>Medio</w:t>
            </w:r>
          </w:p>
        </w:tc>
      </w:tr>
      <w:tr w:rsidR="0E695FC8" w14:paraId="478B5B98" w14:textId="77777777" w:rsidTr="005A6B67">
        <w:trPr>
          <w:trHeight w:val="300"/>
        </w:trPr>
        <w:tc>
          <w:tcPr>
            <w:cnfStyle w:val="001000000000" w:firstRow="0" w:lastRow="0" w:firstColumn="1" w:lastColumn="0" w:oddVBand="0" w:evenVBand="0" w:oddHBand="0" w:evenHBand="0" w:firstRowFirstColumn="0" w:firstRowLastColumn="0" w:lastRowFirstColumn="0" w:lastRowLastColumn="0"/>
            <w:tcW w:w="568" w:type="dxa"/>
            <w:shd w:val="clear" w:color="auto" w:fill="FFFFFF" w:themeFill="background1"/>
            <w:vAlign w:val="center"/>
          </w:tcPr>
          <w:p w14:paraId="013AC421" w14:textId="60ACD81C" w:rsidR="0E695FC8" w:rsidRDefault="0E695FC8" w:rsidP="005A6B67">
            <w:pPr>
              <w:jc w:val="center"/>
            </w:pPr>
            <w:r w:rsidRPr="005A6B67">
              <w:rPr>
                <w:rFonts w:eastAsia="Arial" w:cstheme="minorHAnsi"/>
                <w:b w:val="0"/>
              </w:rPr>
              <w:t>2</w:t>
            </w:r>
          </w:p>
        </w:tc>
        <w:tc>
          <w:tcPr>
            <w:tcW w:w="3117" w:type="dxa"/>
            <w:shd w:val="clear" w:color="auto" w:fill="FFFFFF" w:themeFill="background1"/>
            <w:vAlign w:val="center"/>
          </w:tcPr>
          <w:p w14:paraId="6E1E0491" w14:textId="1005E720" w:rsidR="0E695FC8" w:rsidRDefault="0E695FC8" w:rsidP="005A6B67">
            <w:pPr>
              <w:jc w:val="left"/>
              <w:cnfStyle w:val="000000000000" w:firstRow="0" w:lastRow="0" w:firstColumn="0" w:lastColumn="0" w:oddVBand="0" w:evenVBand="0" w:oddHBand="0" w:evenHBand="0" w:firstRowFirstColumn="0" w:firstRowLastColumn="0" w:lastRowFirstColumn="0" w:lastRowLastColumn="0"/>
            </w:pPr>
            <w:r w:rsidRPr="005A6B67">
              <w:rPr>
                <w:rFonts w:eastAsia="Arial" w:cstheme="minorHAnsi"/>
              </w:rPr>
              <w:t>Histórico de alertas</w:t>
            </w:r>
          </w:p>
        </w:tc>
        <w:tc>
          <w:tcPr>
            <w:tcW w:w="2739" w:type="dxa"/>
            <w:shd w:val="clear" w:color="auto" w:fill="FFFFFF" w:themeFill="background1"/>
            <w:vAlign w:val="center"/>
          </w:tcPr>
          <w:p w14:paraId="0257B06F" w14:textId="556531A9" w:rsidR="0E695FC8" w:rsidRDefault="0E695FC8" w:rsidP="005A6B67">
            <w:pPr>
              <w:jc w:val="left"/>
              <w:cnfStyle w:val="000000000000" w:firstRow="0" w:lastRow="0" w:firstColumn="0" w:lastColumn="0" w:oddVBand="0" w:evenVBand="0" w:oddHBand="0" w:evenHBand="0" w:firstRowFirstColumn="0" w:firstRowLastColumn="0" w:lastRowFirstColumn="0" w:lastRowLastColumn="0"/>
            </w:pPr>
            <w:r w:rsidRPr="005A6B67">
              <w:rPr>
                <w:rFonts w:eastAsia="Arial" w:cstheme="minorHAnsi"/>
              </w:rPr>
              <w:t>Nº de interfaces externos</w:t>
            </w:r>
          </w:p>
        </w:tc>
        <w:tc>
          <w:tcPr>
            <w:tcW w:w="2070" w:type="dxa"/>
            <w:shd w:val="clear" w:color="auto" w:fill="FFFFFF" w:themeFill="background1"/>
            <w:vAlign w:val="center"/>
          </w:tcPr>
          <w:p w14:paraId="327B710D" w14:textId="6DE0C17C" w:rsidR="0E695FC8" w:rsidRDefault="0E695FC8" w:rsidP="005A6B67">
            <w:pPr>
              <w:jc w:val="center"/>
              <w:cnfStyle w:val="000000000000" w:firstRow="0" w:lastRow="0" w:firstColumn="0" w:lastColumn="0" w:oddVBand="0" w:evenVBand="0" w:oddHBand="0" w:evenHBand="0" w:firstRowFirstColumn="0" w:firstRowLastColumn="0" w:lastRowFirstColumn="0" w:lastRowLastColumn="0"/>
            </w:pPr>
            <w:r w:rsidRPr="005A6B67">
              <w:rPr>
                <w:rFonts w:eastAsia="Arial" w:cstheme="minorHAnsi"/>
              </w:rPr>
              <w:t>Elemental</w:t>
            </w:r>
          </w:p>
        </w:tc>
      </w:tr>
      <w:tr w:rsidR="0E695FC8" w14:paraId="0A3ED3F3" w14:textId="77777777" w:rsidTr="005A6B67">
        <w:trPr>
          <w:trHeight w:val="300"/>
        </w:trPr>
        <w:tc>
          <w:tcPr>
            <w:cnfStyle w:val="001000000000" w:firstRow="0" w:lastRow="0" w:firstColumn="1" w:lastColumn="0" w:oddVBand="0" w:evenVBand="0" w:oddHBand="0" w:evenHBand="0" w:firstRowFirstColumn="0" w:firstRowLastColumn="0" w:lastRowFirstColumn="0" w:lastRowLastColumn="0"/>
            <w:tcW w:w="568" w:type="dxa"/>
            <w:shd w:val="clear" w:color="auto" w:fill="FFFFFF" w:themeFill="background1"/>
            <w:vAlign w:val="center"/>
          </w:tcPr>
          <w:p w14:paraId="47900D82" w14:textId="7D732FE7" w:rsidR="0E695FC8" w:rsidRDefault="0E695FC8" w:rsidP="005A6B67">
            <w:pPr>
              <w:jc w:val="center"/>
            </w:pPr>
            <w:r w:rsidRPr="005A6B67">
              <w:rPr>
                <w:rFonts w:eastAsia="Arial" w:cstheme="minorHAnsi"/>
                <w:b w:val="0"/>
              </w:rPr>
              <w:t>3</w:t>
            </w:r>
          </w:p>
        </w:tc>
        <w:tc>
          <w:tcPr>
            <w:tcW w:w="3117" w:type="dxa"/>
            <w:shd w:val="clear" w:color="auto" w:fill="FFFFFF" w:themeFill="background1"/>
            <w:vAlign w:val="center"/>
          </w:tcPr>
          <w:p w14:paraId="666384FD" w14:textId="496A0C7C" w:rsidR="0E695FC8" w:rsidRDefault="0E695FC8" w:rsidP="005A6B67">
            <w:pPr>
              <w:jc w:val="left"/>
              <w:cnfStyle w:val="000000000000" w:firstRow="0" w:lastRow="0" w:firstColumn="0" w:lastColumn="0" w:oddVBand="0" w:evenVBand="0" w:oddHBand="0" w:evenHBand="0" w:firstRowFirstColumn="0" w:firstRowLastColumn="0" w:lastRowFirstColumn="0" w:lastRowLastColumn="0"/>
            </w:pPr>
            <w:r w:rsidRPr="005A6B67">
              <w:rPr>
                <w:rFonts w:eastAsia="Arial" w:cstheme="minorHAnsi"/>
              </w:rPr>
              <w:t>Adición de mensajes</w:t>
            </w:r>
          </w:p>
        </w:tc>
        <w:tc>
          <w:tcPr>
            <w:tcW w:w="2739" w:type="dxa"/>
            <w:shd w:val="clear" w:color="auto" w:fill="FFFFFF" w:themeFill="background1"/>
            <w:vAlign w:val="center"/>
          </w:tcPr>
          <w:p w14:paraId="2FD1A146" w14:textId="02183690" w:rsidR="0E695FC8" w:rsidRDefault="0E695FC8" w:rsidP="005A6B67">
            <w:pPr>
              <w:jc w:val="left"/>
              <w:cnfStyle w:val="000000000000" w:firstRow="0" w:lastRow="0" w:firstColumn="0" w:lastColumn="0" w:oddVBand="0" w:evenVBand="0" w:oddHBand="0" w:evenHBand="0" w:firstRowFirstColumn="0" w:firstRowLastColumn="0" w:lastRowFirstColumn="0" w:lastRowLastColumn="0"/>
            </w:pPr>
            <w:r w:rsidRPr="005A6B67">
              <w:rPr>
                <w:rFonts w:eastAsia="Arial" w:cstheme="minorHAnsi"/>
              </w:rPr>
              <w:t>Nº Entradas de usuario (IN)</w:t>
            </w:r>
          </w:p>
        </w:tc>
        <w:tc>
          <w:tcPr>
            <w:tcW w:w="2070" w:type="dxa"/>
            <w:shd w:val="clear" w:color="auto" w:fill="FFFFFF" w:themeFill="background1"/>
            <w:vAlign w:val="center"/>
          </w:tcPr>
          <w:p w14:paraId="2E0BB8BE" w14:textId="37E1FB17" w:rsidR="0E695FC8" w:rsidRDefault="0E695FC8" w:rsidP="005A6B67">
            <w:pPr>
              <w:jc w:val="center"/>
              <w:cnfStyle w:val="000000000000" w:firstRow="0" w:lastRow="0" w:firstColumn="0" w:lastColumn="0" w:oddVBand="0" w:evenVBand="0" w:oddHBand="0" w:evenHBand="0" w:firstRowFirstColumn="0" w:firstRowLastColumn="0" w:lastRowFirstColumn="0" w:lastRowLastColumn="0"/>
            </w:pPr>
            <w:r w:rsidRPr="005A6B67">
              <w:rPr>
                <w:rFonts w:eastAsia="Arial" w:cstheme="minorHAnsi"/>
              </w:rPr>
              <w:t>Elemental</w:t>
            </w:r>
          </w:p>
        </w:tc>
      </w:tr>
      <w:tr w:rsidR="0E695FC8" w14:paraId="6AE087F9" w14:textId="77777777" w:rsidTr="005A6B67">
        <w:trPr>
          <w:trHeight w:val="300"/>
        </w:trPr>
        <w:tc>
          <w:tcPr>
            <w:cnfStyle w:val="001000000000" w:firstRow="0" w:lastRow="0" w:firstColumn="1" w:lastColumn="0" w:oddVBand="0" w:evenVBand="0" w:oddHBand="0" w:evenHBand="0" w:firstRowFirstColumn="0" w:firstRowLastColumn="0" w:lastRowFirstColumn="0" w:lastRowLastColumn="0"/>
            <w:tcW w:w="568" w:type="dxa"/>
            <w:shd w:val="clear" w:color="auto" w:fill="FFFFFF" w:themeFill="background1"/>
            <w:vAlign w:val="center"/>
          </w:tcPr>
          <w:p w14:paraId="4D3FC33E" w14:textId="55104561" w:rsidR="0E695FC8" w:rsidRDefault="0E695FC8" w:rsidP="005A6B67">
            <w:pPr>
              <w:jc w:val="center"/>
            </w:pPr>
            <w:r w:rsidRPr="005A6B67">
              <w:rPr>
                <w:rFonts w:eastAsia="Arial" w:cstheme="minorHAnsi"/>
                <w:b w:val="0"/>
              </w:rPr>
              <w:t>4</w:t>
            </w:r>
          </w:p>
        </w:tc>
        <w:tc>
          <w:tcPr>
            <w:tcW w:w="3117" w:type="dxa"/>
            <w:shd w:val="clear" w:color="auto" w:fill="FFFFFF" w:themeFill="background1"/>
            <w:vAlign w:val="center"/>
          </w:tcPr>
          <w:p w14:paraId="3F46108F" w14:textId="192A2BF3" w:rsidR="0E695FC8" w:rsidRDefault="0E695FC8" w:rsidP="005A6B67">
            <w:pPr>
              <w:jc w:val="left"/>
              <w:cnfStyle w:val="000000000000" w:firstRow="0" w:lastRow="0" w:firstColumn="0" w:lastColumn="0" w:oddVBand="0" w:evenVBand="0" w:oddHBand="0" w:evenHBand="0" w:firstRowFirstColumn="0" w:firstRowLastColumn="0" w:lastRowFirstColumn="0" w:lastRowLastColumn="0"/>
            </w:pPr>
            <w:r w:rsidRPr="005A6B67">
              <w:rPr>
                <w:rFonts w:eastAsia="Arial" w:cstheme="minorHAnsi"/>
              </w:rPr>
              <w:t>Creación de una conversación</w:t>
            </w:r>
          </w:p>
        </w:tc>
        <w:tc>
          <w:tcPr>
            <w:tcW w:w="2739" w:type="dxa"/>
            <w:shd w:val="clear" w:color="auto" w:fill="FFFFFF" w:themeFill="background1"/>
            <w:vAlign w:val="center"/>
          </w:tcPr>
          <w:p w14:paraId="7A5F9DB7" w14:textId="59875D45" w:rsidR="0E695FC8" w:rsidRDefault="0E695FC8" w:rsidP="005A6B67">
            <w:pPr>
              <w:jc w:val="left"/>
              <w:cnfStyle w:val="000000000000" w:firstRow="0" w:lastRow="0" w:firstColumn="0" w:lastColumn="0" w:oddVBand="0" w:evenVBand="0" w:oddHBand="0" w:evenHBand="0" w:firstRowFirstColumn="0" w:firstRowLastColumn="0" w:lastRowFirstColumn="0" w:lastRowLastColumn="0"/>
            </w:pPr>
            <w:r w:rsidRPr="005A6B67">
              <w:rPr>
                <w:rFonts w:eastAsia="Arial" w:cstheme="minorHAnsi"/>
              </w:rPr>
              <w:t>Nº Entradas de usuario (IN)</w:t>
            </w:r>
          </w:p>
        </w:tc>
        <w:tc>
          <w:tcPr>
            <w:tcW w:w="2070" w:type="dxa"/>
            <w:shd w:val="clear" w:color="auto" w:fill="FFFFFF" w:themeFill="background1"/>
            <w:vAlign w:val="center"/>
          </w:tcPr>
          <w:p w14:paraId="2902D59E" w14:textId="75D12279" w:rsidR="0E695FC8" w:rsidRDefault="0E695FC8" w:rsidP="005A6B67">
            <w:pPr>
              <w:jc w:val="center"/>
              <w:cnfStyle w:val="000000000000" w:firstRow="0" w:lastRow="0" w:firstColumn="0" w:lastColumn="0" w:oddVBand="0" w:evenVBand="0" w:oddHBand="0" w:evenHBand="0" w:firstRowFirstColumn="0" w:firstRowLastColumn="0" w:lastRowFirstColumn="0" w:lastRowLastColumn="0"/>
            </w:pPr>
            <w:r w:rsidRPr="005A6B67">
              <w:rPr>
                <w:rFonts w:eastAsia="Arial" w:cstheme="minorHAnsi"/>
              </w:rPr>
              <w:t>Elemental</w:t>
            </w:r>
          </w:p>
        </w:tc>
      </w:tr>
      <w:tr w:rsidR="0E695FC8" w14:paraId="1ACFD1A3" w14:textId="77777777" w:rsidTr="005A6B67">
        <w:trPr>
          <w:trHeight w:val="300"/>
        </w:trPr>
        <w:tc>
          <w:tcPr>
            <w:cnfStyle w:val="001000000000" w:firstRow="0" w:lastRow="0" w:firstColumn="1" w:lastColumn="0" w:oddVBand="0" w:evenVBand="0" w:oddHBand="0" w:evenHBand="0" w:firstRowFirstColumn="0" w:firstRowLastColumn="0" w:lastRowFirstColumn="0" w:lastRowLastColumn="0"/>
            <w:tcW w:w="568" w:type="dxa"/>
            <w:shd w:val="clear" w:color="auto" w:fill="FFFFFF" w:themeFill="background1"/>
            <w:vAlign w:val="center"/>
          </w:tcPr>
          <w:p w14:paraId="2037CEC2" w14:textId="7685C233" w:rsidR="0E695FC8" w:rsidRDefault="0E695FC8" w:rsidP="005A6B67">
            <w:pPr>
              <w:jc w:val="center"/>
            </w:pPr>
            <w:r w:rsidRPr="005A6B67">
              <w:rPr>
                <w:rFonts w:eastAsia="Arial" w:cstheme="minorHAnsi"/>
                <w:b w:val="0"/>
              </w:rPr>
              <w:t>5</w:t>
            </w:r>
          </w:p>
        </w:tc>
        <w:tc>
          <w:tcPr>
            <w:tcW w:w="3117" w:type="dxa"/>
            <w:shd w:val="clear" w:color="auto" w:fill="FFFFFF" w:themeFill="background1"/>
            <w:vAlign w:val="center"/>
          </w:tcPr>
          <w:p w14:paraId="0152F701" w14:textId="5C56A18D" w:rsidR="0E695FC8" w:rsidRDefault="0E695FC8" w:rsidP="005A6B67">
            <w:pPr>
              <w:jc w:val="left"/>
              <w:cnfStyle w:val="000000000000" w:firstRow="0" w:lastRow="0" w:firstColumn="0" w:lastColumn="0" w:oddVBand="0" w:evenVBand="0" w:oddHBand="0" w:evenHBand="0" w:firstRowFirstColumn="0" w:firstRowLastColumn="0" w:lastRowFirstColumn="0" w:lastRowLastColumn="0"/>
            </w:pPr>
            <w:r w:rsidRPr="005A6B67">
              <w:rPr>
                <w:rFonts w:eastAsia="Aptos" w:cstheme="minorHAnsi"/>
              </w:rPr>
              <w:t>Listado de conversaciones (conversación entendida como colección de mensajes entre 2 usuarios)</w:t>
            </w:r>
          </w:p>
        </w:tc>
        <w:tc>
          <w:tcPr>
            <w:tcW w:w="2739" w:type="dxa"/>
            <w:shd w:val="clear" w:color="auto" w:fill="FFFFFF" w:themeFill="background1"/>
            <w:vAlign w:val="center"/>
          </w:tcPr>
          <w:p w14:paraId="0C5D8A17" w14:textId="6C645028" w:rsidR="0E695FC8" w:rsidRDefault="0E695FC8" w:rsidP="005A6B67">
            <w:pPr>
              <w:jc w:val="left"/>
              <w:cnfStyle w:val="000000000000" w:firstRow="0" w:lastRow="0" w:firstColumn="0" w:lastColumn="0" w:oddVBand="0" w:evenVBand="0" w:oddHBand="0" w:evenHBand="0" w:firstRowFirstColumn="0" w:firstRowLastColumn="0" w:lastRowFirstColumn="0" w:lastRowLastColumn="0"/>
            </w:pPr>
            <w:r w:rsidRPr="005A6B67">
              <w:rPr>
                <w:rFonts w:eastAsia="Arial" w:cstheme="minorHAnsi"/>
              </w:rPr>
              <w:t>Nº Salidas de usuario (OUT)</w:t>
            </w:r>
          </w:p>
        </w:tc>
        <w:tc>
          <w:tcPr>
            <w:tcW w:w="2070" w:type="dxa"/>
            <w:shd w:val="clear" w:color="auto" w:fill="FFFFFF" w:themeFill="background1"/>
            <w:vAlign w:val="center"/>
          </w:tcPr>
          <w:p w14:paraId="329FC1F0" w14:textId="7F2718FE" w:rsidR="0E695FC8" w:rsidRDefault="0E695FC8" w:rsidP="005A6B67">
            <w:pPr>
              <w:jc w:val="center"/>
              <w:cnfStyle w:val="000000000000" w:firstRow="0" w:lastRow="0" w:firstColumn="0" w:lastColumn="0" w:oddVBand="0" w:evenVBand="0" w:oddHBand="0" w:evenHBand="0" w:firstRowFirstColumn="0" w:firstRowLastColumn="0" w:lastRowFirstColumn="0" w:lastRowLastColumn="0"/>
            </w:pPr>
            <w:r w:rsidRPr="005A6B67">
              <w:rPr>
                <w:rFonts w:eastAsia="Arial" w:cstheme="minorHAnsi"/>
              </w:rPr>
              <w:t>Elemental</w:t>
            </w:r>
          </w:p>
        </w:tc>
      </w:tr>
      <w:tr w:rsidR="0E695FC8" w14:paraId="2BD8FE4D" w14:textId="77777777" w:rsidTr="005A6B67">
        <w:trPr>
          <w:trHeight w:val="300"/>
        </w:trPr>
        <w:tc>
          <w:tcPr>
            <w:cnfStyle w:val="001000000000" w:firstRow="0" w:lastRow="0" w:firstColumn="1" w:lastColumn="0" w:oddVBand="0" w:evenVBand="0" w:oddHBand="0" w:evenHBand="0" w:firstRowFirstColumn="0" w:firstRowLastColumn="0" w:lastRowFirstColumn="0" w:lastRowLastColumn="0"/>
            <w:tcW w:w="568" w:type="dxa"/>
            <w:shd w:val="clear" w:color="auto" w:fill="FFFFFF" w:themeFill="background1"/>
            <w:vAlign w:val="center"/>
          </w:tcPr>
          <w:p w14:paraId="58EBB173" w14:textId="742A9E4C" w:rsidR="0E695FC8" w:rsidRDefault="0E695FC8" w:rsidP="005A6B67">
            <w:pPr>
              <w:jc w:val="center"/>
            </w:pPr>
            <w:r w:rsidRPr="005A6B67">
              <w:rPr>
                <w:rFonts w:eastAsia="Arial" w:cstheme="minorHAnsi"/>
                <w:b w:val="0"/>
              </w:rPr>
              <w:t>6</w:t>
            </w:r>
          </w:p>
        </w:tc>
        <w:tc>
          <w:tcPr>
            <w:tcW w:w="3117" w:type="dxa"/>
            <w:shd w:val="clear" w:color="auto" w:fill="FFFFFF" w:themeFill="background1"/>
            <w:vAlign w:val="center"/>
          </w:tcPr>
          <w:p w14:paraId="39B44E64" w14:textId="19099871" w:rsidR="0E695FC8" w:rsidRDefault="0E695FC8" w:rsidP="005A6B67">
            <w:pPr>
              <w:jc w:val="left"/>
              <w:cnfStyle w:val="000000000000" w:firstRow="0" w:lastRow="0" w:firstColumn="0" w:lastColumn="0" w:oddVBand="0" w:evenVBand="0" w:oddHBand="0" w:evenHBand="0" w:firstRowFirstColumn="0" w:firstRowLastColumn="0" w:lastRowFirstColumn="0" w:lastRowLastColumn="0"/>
            </w:pPr>
            <w:r w:rsidRPr="005A6B67">
              <w:rPr>
                <w:rFonts w:eastAsia="Aptos" w:cstheme="minorHAnsi"/>
              </w:rPr>
              <w:t>Listado de mensajes (dentro de una conversación)</w:t>
            </w:r>
          </w:p>
        </w:tc>
        <w:tc>
          <w:tcPr>
            <w:tcW w:w="2739" w:type="dxa"/>
            <w:shd w:val="clear" w:color="auto" w:fill="FFFFFF" w:themeFill="background1"/>
            <w:vAlign w:val="center"/>
          </w:tcPr>
          <w:p w14:paraId="5572FFC8" w14:textId="60DA9E08" w:rsidR="0E695FC8" w:rsidRDefault="0E695FC8" w:rsidP="005A6B67">
            <w:pPr>
              <w:jc w:val="left"/>
              <w:cnfStyle w:val="000000000000" w:firstRow="0" w:lastRow="0" w:firstColumn="0" w:lastColumn="0" w:oddVBand="0" w:evenVBand="0" w:oddHBand="0" w:evenHBand="0" w:firstRowFirstColumn="0" w:firstRowLastColumn="0" w:lastRowFirstColumn="0" w:lastRowLastColumn="0"/>
            </w:pPr>
            <w:r w:rsidRPr="005A6B67">
              <w:rPr>
                <w:rFonts w:eastAsia="Arial" w:cstheme="minorHAnsi"/>
              </w:rPr>
              <w:t>Nº Salidas de usuario (OUT)</w:t>
            </w:r>
          </w:p>
        </w:tc>
        <w:tc>
          <w:tcPr>
            <w:tcW w:w="2070" w:type="dxa"/>
            <w:shd w:val="clear" w:color="auto" w:fill="FFFFFF" w:themeFill="background1"/>
            <w:vAlign w:val="center"/>
          </w:tcPr>
          <w:p w14:paraId="4BDDB138" w14:textId="0FF944B1" w:rsidR="0E695FC8" w:rsidRDefault="0E695FC8" w:rsidP="005A6B67">
            <w:pPr>
              <w:jc w:val="center"/>
              <w:cnfStyle w:val="000000000000" w:firstRow="0" w:lastRow="0" w:firstColumn="0" w:lastColumn="0" w:oddVBand="0" w:evenVBand="0" w:oddHBand="0" w:evenHBand="0" w:firstRowFirstColumn="0" w:firstRowLastColumn="0" w:lastRowFirstColumn="0" w:lastRowLastColumn="0"/>
            </w:pPr>
            <w:r w:rsidRPr="005A6B67">
              <w:rPr>
                <w:rFonts w:eastAsia="Arial" w:cstheme="minorHAnsi"/>
              </w:rPr>
              <w:t>Elemental</w:t>
            </w:r>
          </w:p>
        </w:tc>
      </w:tr>
      <w:tr w:rsidR="0E695FC8" w14:paraId="64E76D32" w14:textId="77777777" w:rsidTr="005A6B67">
        <w:trPr>
          <w:trHeight w:val="300"/>
        </w:trPr>
        <w:tc>
          <w:tcPr>
            <w:cnfStyle w:val="001000000000" w:firstRow="0" w:lastRow="0" w:firstColumn="1" w:lastColumn="0" w:oddVBand="0" w:evenVBand="0" w:oddHBand="0" w:evenHBand="0" w:firstRowFirstColumn="0" w:firstRowLastColumn="0" w:lastRowFirstColumn="0" w:lastRowLastColumn="0"/>
            <w:tcW w:w="568" w:type="dxa"/>
            <w:shd w:val="clear" w:color="auto" w:fill="FFFFFF" w:themeFill="background1"/>
            <w:vAlign w:val="center"/>
          </w:tcPr>
          <w:p w14:paraId="4D4145AE" w14:textId="14FB15D2" w:rsidR="0E695FC8" w:rsidRDefault="0E695FC8" w:rsidP="005A6B67">
            <w:pPr>
              <w:jc w:val="center"/>
            </w:pPr>
            <w:r w:rsidRPr="005A6B67">
              <w:rPr>
                <w:rFonts w:eastAsia="Arial" w:cstheme="minorHAnsi"/>
                <w:b w:val="0"/>
              </w:rPr>
              <w:t>7</w:t>
            </w:r>
          </w:p>
        </w:tc>
        <w:tc>
          <w:tcPr>
            <w:tcW w:w="3117" w:type="dxa"/>
            <w:shd w:val="clear" w:color="auto" w:fill="FFFFFF" w:themeFill="background1"/>
            <w:vAlign w:val="center"/>
          </w:tcPr>
          <w:p w14:paraId="205C1EE5" w14:textId="13DB0A97" w:rsidR="0E695FC8" w:rsidRDefault="0E695FC8" w:rsidP="005A6B67">
            <w:pPr>
              <w:jc w:val="left"/>
              <w:cnfStyle w:val="000000000000" w:firstRow="0" w:lastRow="0" w:firstColumn="0" w:lastColumn="0" w:oddVBand="0" w:evenVBand="0" w:oddHBand="0" w:evenHBand="0" w:firstRowFirstColumn="0" w:firstRowLastColumn="0" w:lastRowFirstColumn="0" w:lastRowLastColumn="0"/>
            </w:pPr>
            <w:r w:rsidRPr="005A6B67">
              <w:rPr>
                <w:rFonts w:eastAsia="Aptos" w:cstheme="minorHAnsi"/>
              </w:rPr>
              <w:t>Listado de alertas</w:t>
            </w:r>
          </w:p>
        </w:tc>
        <w:tc>
          <w:tcPr>
            <w:tcW w:w="2739" w:type="dxa"/>
            <w:shd w:val="clear" w:color="auto" w:fill="FFFFFF" w:themeFill="background1"/>
            <w:vAlign w:val="center"/>
          </w:tcPr>
          <w:p w14:paraId="3053AD38" w14:textId="0022DD48" w:rsidR="0E695FC8" w:rsidRDefault="0E695FC8" w:rsidP="005A6B67">
            <w:pPr>
              <w:jc w:val="left"/>
              <w:cnfStyle w:val="000000000000" w:firstRow="0" w:lastRow="0" w:firstColumn="0" w:lastColumn="0" w:oddVBand="0" w:evenVBand="0" w:oddHBand="0" w:evenHBand="0" w:firstRowFirstColumn="0" w:firstRowLastColumn="0" w:lastRowFirstColumn="0" w:lastRowLastColumn="0"/>
            </w:pPr>
            <w:r w:rsidRPr="005A6B67">
              <w:rPr>
                <w:rFonts w:eastAsia="Arial" w:cstheme="minorHAnsi"/>
              </w:rPr>
              <w:t>Nº Salidas de usuario (OUT)</w:t>
            </w:r>
          </w:p>
        </w:tc>
        <w:tc>
          <w:tcPr>
            <w:tcW w:w="2070" w:type="dxa"/>
            <w:shd w:val="clear" w:color="auto" w:fill="FFFFFF" w:themeFill="background1"/>
            <w:vAlign w:val="center"/>
          </w:tcPr>
          <w:p w14:paraId="3817DACB" w14:textId="721B7435" w:rsidR="0E695FC8" w:rsidRDefault="0E695FC8" w:rsidP="005A6B67">
            <w:pPr>
              <w:jc w:val="center"/>
              <w:cnfStyle w:val="000000000000" w:firstRow="0" w:lastRow="0" w:firstColumn="0" w:lastColumn="0" w:oddVBand="0" w:evenVBand="0" w:oddHBand="0" w:evenHBand="0" w:firstRowFirstColumn="0" w:firstRowLastColumn="0" w:lastRowFirstColumn="0" w:lastRowLastColumn="0"/>
            </w:pPr>
            <w:r w:rsidRPr="005A6B67">
              <w:rPr>
                <w:rFonts w:eastAsia="Arial" w:cstheme="minorHAnsi"/>
              </w:rPr>
              <w:t>Elemental</w:t>
            </w:r>
          </w:p>
        </w:tc>
      </w:tr>
      <w:tr w:rsidR="0E695FC8" w14:paraId="1749AEF1" w14:textId="77777777" w:rsidTr="005A6B67">
        <w:trPr>
          <w:trHeight w:val="300"/>
        </w:trPr>
        <w:tc>
          <w:tcPr>
            <w:cnfStyle w:val="001000000000" w:firstRow="0" w:lastRow="0" w:firstColumn="1" w:lastColumn="0" w:oddVBand="0" w:evenVBand="0" w:oddHBand="0" w:evenHBand="0" w:firstRowFirstColumn="0" w:firstRowLastColumn="0" w:lastRowFirstColumn="0" w:lastRowLastColumn="0"/>
            <w:tcW w:w="568" w:type="dxa"/>
            <w:shd w:val="clear" w:color="auto" w:fill="FFFFFF" w:themeFill="background1"/>
            <w:vAlign w:val="center"/>
          </w:tcPr>
          <w:p w14:paraId="2684B872" w14:textId="72D5B327" w:rsidR="0E695FC8" w:rsidRDefault="0E695FC8" w:rsidP="005A6B67">
            <w:pPr>
              <w:jc w:val="center"/>
            </w:pPr>
            <w:r w:rsidRPr="005A6B67">
              <w:rPr>
                <w:rFonts w:eastAsia="Arial" w:cstheme="minorHAnsi"/>
                <w:b w:val="0"/>
              </w:rPr>
              <w:t>8</w:t>
            </w:r>
          </w:p>
        </w:tc>
        <w:tc>
          <w:tcPr>
            <w:tcW w:w="3117" w:type="dxa"/>
            <w:shd w:val="clear" w:color="auto" w:fill="FFFFFF" w:themeFill="background1"/>
            <w:vAlign w:val="center"/>
          </w:tcPr>
          <w:p w14:paraId="040522D4" w14:textId="78E20743" w:rsidR="0E695FC8" w:rsidRDefault="0E695FC8" w:rsidP="005A6B67">
            <w:pPr>
              <w:jc w:val="left"/>
              <w:cnfStyle w:val="000000000000" w:firstRow="0" w:lastRow="0" w:firstColumn="0" w:lastColumn="0" w:oddVBand="0" w:evenVBand="0" w:oddHBand="0" w:evenHBand="0" w:firstRowFirstColumn="0" w:firstRowLastColumn="0" w:lastRowFirstColumn="0" w:lastRowLastColumn="0"/>
            </w:pPr>
            <w:r w:rsidRPr="005A6B67">
              <w:rPr>
                <w:rFonts w:eastAsia="Aptos" w:cstheme="minorHAnsi"/>
              </w:rPr>
              <w:t>Filtrado de alertas</w:t>
            </w:r>
          </w:p>
        </w:tc>
        <w:tc>
          <w:tcPr>
            <w:tcW w:w="2739" w:type="dxa"/>
            <w:shd w:val="clear" w:color="auto" w:fill="FFFFFF" w:themeFill="background1"/>
            <w:vAlign w:val="center"/>
          </w:tcPr>
          <w:p w14:paraId="23578290" w14:textId="0AE52E27" w:rsidR="0E695FC8" w:rsidRDefault="0E695FC8" w:rsidP="005A6B67">
            <w:pPr>
              <w:jc w:val="left"/>
              <w:cnfStyle w:val="000000000000" w:firstRow="0" w:lastRow="0" w:firstColumn="0" w:lastColumn="0" w:oddVBand="0" w:evenVBand="0" w:oddHBand="0" w:evenHBand="0" w:firstRowFirstColumn="0" w:firstRowLastColumn="0" w:lastRowFirstColumn="0" w:lastRowLastColumn="0"/>
            </w:pPr>
            <w:r w:rsidRPr="005A6B67">
              <w:rPr>
                <w:rFonts w:eastAsia="Aptos" w:cstheme="minorHAnsi"/>
              </w:rPr>
              <w:t>Nº Consultas usuario (Q)</w:t>
            </w:r>
          </w:p>
        </w:tc>
        <w:tc>
          <w:tcPr>
            <w:tcW w:w="2070" w:type="dxa"/>
            <w:shd w:val="clear" w:color="auto" w:fill="FFFFFF" w:themeFill="background1"/>
            <w:vAlign w:val="center"/>
          </w:tcPr>
          <w:p w14:paraId="24B2BD3D" w14:textId="3622DAA5" w:rsidR="0E695FC8" w:rsidRDefault="0E695FC8" w:rsidP="005A6B67">
            <w:pPr>
              <w:jc w:val="center"/>
              <w:cnfStyle w:val="000000000000" w:firstRow="0" w:lastRow="0" w:firstColumn="0" w:lastColumn="0" w:oddVBand="0" w:evenVBand="0" w:oddHBand="0" w:evenHBand="0" w:firstRowFirstColumn="0" w:firstRowLastColumn="0" w:lastRowFirstColumn="0" w:lastRowLastColumn="0"/>
            </w:pPr>
            <w:r w:rsidRPr="005A6B67">
              <w:rPr>
                <w:rFonts w:eastAsia="Aptos" w:cstheme="minorHAnsi"/>
              </w:rPr>
              <w:t>Medio</w:t>
            </w:r>
          </w:p>
        </w:tc>
      </w:tr>
      <w:tr w:rsidR="0E695FC8" w14:paraId="36E2DFBA" w14:textId="77777777" w:rsidTr="005A6B67">
        <w:trPr>
          <w:trHeight w:val="300"/>
        </w:trPr>
        <w:tc>
          <w:tcPr>
            <w:cnfStyle w:val="001000000000" w:firstRow="0" w:lastRow="0" w:firstColumn="1" w:lastColumn="0" w:oddVBand="0" w:evenVBand="0" w:oddHBand="0" w:evenHBand="0" w:firstRowFirstColumn="0" w:firstRowLastColumn="0" w:lastRowFirstColumn="0" w:lastRowLastColumn="0"/>
            <w:tcW w:w="568" w:type="dxa"/>
            <w:shd w:val="clear" w:color="auto" w:fill="FFFFFF" w:themeFill="background1"/>
            <w:vAlign w:val="center"/>
          </w:tcPr>
          <w:p w14:paraId="5D69F473" w14:textId="78EEE514" w:rsidR="0E695FC8" w:rsidRDefault="0E695FC8" w:rsidP="005A6B67">
            <w:pPr>
              <w:jc w:val="center"/>
            </w:pPr>
            <w:r w:rsidRPr="005A6B67">
              <w:rPr>
                <w:rFonts w:eastAsia="Arial" w:cstheme="minorHAnsi"/>
                <w:b w:val="0"/>
              </w:rPr>
              <w:t>9</w:t>
            </w:r>
          </w:p>
        </w:tc>
        <w:tc>
          <w:tcPr>
            <w:tcW w:w="3117" w:type="dxa"/>
            <w:shd w:val="clear" w:color="auto" w:fill="FFFFFF" w:themeFill="background1"/>
            <w:vAlign w:val="center"/>
          </w:tcPr>
          <w:p w14:paraId="0480D829" w14:textId="73171BE8" w:rsidR="0E695FC8" w:rsidRDefault="0E695FC8" w:rsidP="005A6B67">
            <w:pPr>
              <w:jc w:val="left"/>
              <w:cnfStyle w:val="000000000000" w:firstRow="0" w:lastRow="0" w:firstColumn="0" w:lastColumn="0" w:oddVBand="0" w:evenVBand="0" w:oddHBand="0" w:evenHBand="0" w:firstRowFirstColumn="0" w:firstRowLastColumn="0" w:lastRowFirstColumn="0" w:lastRowLastColumn="0"/>
            </w:pPr>
            <w:r w:rsidRPr="005A6B67">
              <w:rPr>
                <w:rFonts w:eastAsia="Arial" w:cstheme="minorHAnsi"/>
              </w:rPr>
              <w:t>Notificaciones push para los mensajes</w:t>
            </w:r>
          </w:p>
        </w:tc>
        <w:tc>
          <w:tcPr>
            <w:tcW w:w="2739" w:type="dxa"/>
            <w:shd w:val="clear" w:color="auto" w:fill="FFFFFF" w:themeFill="background1"/>
            <w:vAlign w:val="center"/>
          </w:tcPr>
          <w:p w14:paraId="7FC85404" w14:textId="7EC55E33" w:rsidR="0E695FC8" w:rsidRDefault="0E695FC8" w:rsidP="005A6B67">
            <w:pPr>
              <w:jc w:val="left"/>
              <w:cnfStyle w:val="000000000000" w:firstRow="0" w:lastRow="0" w:firstColumn="0" w:lastColumn="0" w:oddVBand="0" w:evenVBand="0" w:oddHBand="0" w:evenHBand="0" w:firstRowFirstColumn="0" w:firstRowLastColumn="0" w:lastRowFirstColumn="0" w:lastRowLastColumn="0"/>
            </w:pPr>
            <w:r w:rsidRPr="005A6B67">
              <w:rPr>
                <w:rFonts w:eastAsia="Arial" w:cstheme="minorHAnsi"/>
              </w:rPr>
              <w:t>Nº Salidas de usuario (OUT)</w:t>
            </w:r>
          </w:p>
        </w:tc>
        <w:tc>
          <w:tcPr>
            <w:tcW w:w="2070" w:type="dxa"/>
            <w:shd w:val="clear" w:color="auto" w:fill="FFFFFF" w:themeFill="background1"/>
            <w:vAlign w:val="center"/>
          </w:tcPr>
          <w:p w14:paraId="269C5D6D" w14:textId="4A090C38" w:rsidR="0E695FC8" w:rsidRDefault="0E695FC8" w:rsidP="005A6B67">
            <w:pPr>
              <w:jc w:val="center"/>
              <w:cnfStyle w:val="000000000000" w:firstRow="0" w:lastRow="0" w:firstColumn="0" w:lastColumn="0" w:oddVBand="0" w:evenVBand="0" w:oddHBand="0" w:evenHBand="0" w:firstRowFirstColumn="0" w:firstRowLastColumn="0" w:lastRowFirstColumn="0" w:lastRowLastColumn="0"/>
            </w:pPr>
            <w:r w:rsidRPr="005A6B67">
              <w:rPr>
                <w:rFonts w:eastAsia="Arial" w:cstheme="minorHAnsi"/>
              </w:rPr>
              <w:t>Elemental</w:t>
            </w:r>
          </w:p>
        </w:tc>
      </w:tr>
      <w:tr w:rsidR="0E695FC8" w14:paraId="35AC8DF8" w14:textId="77777777" w:rsidTr="005A6B67">
        <w:trPr>
          <w:trHeight w:val="300"/>
        </w:trPr>
        <w:tc>
          <w:tcPr>
            <w:cnfStyle w:val="001000000000" w:firstRow="0" w:lastRow="0" w:firstColumn="1" w:lastColumn="0" w:oddVBand="0" w:evenVBand="0" w:oddHBand="0" w:evenHBand="0" w:firstRowFirstColumn="0" w:firstRowLastColumn="0" w:lastRowFirstColumn="0" w:lastRowLastColumn="0"/>
            <w:tcW w:w="568" w:type="dxa"/>
            <w:shd w:val="clear" w:color="auto" w:fill="FFFFFF" w:themeFill="background1"/>
            <w:vAlign w:val="center"/>
          </w:tcPr>
          <w:p w14:paraId="1E9F5ECB" w14:textId="153EBAA7" w:rsidR="0E695FC8" w:rsidRDefault="0E695FC8" w:rsidP="005A6B67">
            <w:pPr>
              <w:jc w:val="center"/>
            </w:pPr>
            <w:r w:rsidRPr="005A6B67">
              <w:rPr>
                <w:rFonts w:eastAsia="Arial" w:cstheme="minorHAnsi"/>
                <w:b w:val="0"/>
              </w:rPr>
              <w:t>10</w:t>
            </w:r>
          </w:p>
        </w:tc>
        <w:tc>
          <w:tcPr>
            <w:tcW w:w="3117" w:type="dxa"/>
            <w:shd w:val="clear" w:color="auto" w:fill="FFFFFF" w:themeFill="background1"/>
            <w:vAlign w:val="center"/>
          </w:tcPr>
          <w:p w14:paraId="34860965" w14:textId="2530646F" w:rsidR="0E695FC8" w:rsidRDefault="0E695FC8" w:rsidP="005A6B67">
            <w:pPr>
              <w:jc w:val="left"/>
              <w:cnfStyle w:val="000000000000" w:firstRow="0" w:lastRow="0" w:firstColumn="0" w:lastColumn="0" w:oddVBand="0" w:evenVBand="0" w:oddHBand="0" w:evenHBand="0" w:firstRowFirstColumn="0" w:firstRowLastColumn="0" w:lastRowFirstColumn="0" w:lastRowLastColumn="0"/>
            </w:pPr>
            <w:r w:rsidRPr="005A6B67">
              <w:rPr>
                <w:rFonts w:eastAsia="Arial" w:cstheme="minorHAnsi"/>
              </w:rPr>
              <w:t>Notificaciones push para las alertas</w:t>
            </w:r>
          </w:p>
        </w:tc>
        <w:tc>
          <w:tcPr>
            <w:tcW w:w="2739" w:type="dxa"/>
            <w:shd w:val="clear" w:color="auto" w:fill="FFFFFF" w:themeFill="background1"/>
            <w:vAlign w:val="center"/>
          </w:tcPr>
          <w:p w14:paraId="4C2A1580" w14:textId="4D293084" w:rsidR="0E695FC8" w:rsidRDefault="0E695FC8" w:rsidP="005A6B67">
            <w:pPr>
              <w:jc w:val="left"/>
              <w:cnfStyle w:val="000000000000" w:firstRow="0" w:lastRow="0" w:firstColumn="0" w:lastColumn="0" w:oddVBand="0" w:evenVBand="0" w:oddHBand="0" w:evenHBand="0" w:firstRowFirstColumn="0" w:firstRowLastColumn="0" w:lastRowFirstColumn="0" w:lastRowLastColumn="0"/>
            </w:pPr>
            <w:r w:rsidRPr="005A6B67">
              <w:rPr>
                <w:rFonts w:eastAsia="Arial" w:cstheme="minorHAnsi"/>
              </w:rPr>
              <w:t>Nº Salidas de usuario (OUT)</w:t>
            </w:r>
          </w:p>
        </w:tc>
        <w:tc>
          <w:tcPr>
            <w:tcW w:w="2070" w:type="dxa"/>
            <w:shd w:val="clear" w:color="auto" w:fill="FFFFFF" w:themeFill="background1"/>
            <w:vAlign w:val="center"/>
          </w:tcPr>
          <w:p w14:paraId="2AD310CD" w14:textId="03BDD643" w:rsidR="0E695FC8" w:rsidRDefault="0E695FC8" w:rsidP="005A6B67">
            <w:pPr>
              <w:jc w:val="center"/>
              <w:cnfStyle w:val="000000000000" w:firstRow="0" w:lastRow="0" w:firstColumn="0" w:lastColumn="0" w:oddVBand="0" w:evenVBand="0" w:oddHBand="0" w:evenHBand="0" w:firstRowFirstColumn="0" w:firstRowLastColumn="0" w:lastRowFirstColumn="0" w:lastRowLastColumn="0"/>
            </w:pPr>
            <w:r w:rsidRPr="005A6B67">
              <w:rPr>
                <w:rFonts w:eastAsia="Arial" w:cstheme="minorHAnsi"/>
              </w:rPr>
              <w:t>Elemental</w:t>
            </w:r>
          </w:p>
        </w:tc>
      </w:tr>
    </w:tbl>
    <w:p w14:paraId="30DE3CA3" w14:textId="4D5F962A" w:rsidR="005A6B67" w:rsidRPr="00794F37" w:rsidRDefault="00DC426F" w:rsidP="00794F37">
      <w:pPr>
        <w:pStyle w:val="CitadeTablas"/>
      </w:pPr>
      <w:bookmarkStart w:id="613" w:name="_Toc165126443"/>
      <w:r>
        <w:t>App de avisos y mensajería – Clasificación de funciones</w:t>
      </w:r>
      <w:bookmarkStart w:id="614" w:name="_Toc2034786742"/>
      <w:bookmarkStart w:id="615" w:name="_Toc164120930"/>
      <w:bookmarkEnd w:id="613"/>
    </w:p>
    <w:p w14:paraId="239A8FCB" w14:textId="60613F9C" w:rsidR="16F8728A" w:rsidRDefault="189F738B" w:rsidP="00A12411">
      <w:pPr>
        <w:pStyle w:val="Ttulo5"/>
      </w:pPr>
      <w:r>
        <w:t>Cálculo de los puntos de función no ajustados</w:t>
      </w:r>
      <w:bookmarkEnd w:id="614"/>
      <w:bookmarkEnd w:id="615"/>
    </w:p>
    <w:p w14:paraId="2F68E86A" w14:textId="6ECC9999" w:rsidR="1F49D556" w:rsidRDefault="1F49D556">
      <w:r>
        <w:t>Usando la tabla referenciada en el apartado de “Puntos función”, obtenemos la siguiente tabla con los puntos función con los siguientes datos:</w:t>
      </w:r>
    </w:p>
    <w:tbl>
      <w:tblPr>
        <w:tblStyle w:val="Tablaconcuadrculaclara"/>
        <w:tblW w:w="0" w:type="auto"/>
        <w:jc w:val="center"/>
        <w:tblLook w:val="0680" w:firstRow="0" w:lastRow="0" w:firstColumn="1" w:lastColumn="0" w:noHBand="1" w:noVBand="1"/>
      </w:tblPr>
      <w:tblGrid>
        <w:gridCol w:w="3137"/>
        <w:gridCol w:w="1249"/>
        <w:gridCol w:w="1141"/>
        <w:gridCol w:w="1219"/>
      </w:tblGrid>
      <w:tr w:rsidR="0E695FC8" w14:paraId="496FF3E3" w14:textId="77777777" w:rsidTr="005A6B67">
        <w:trPr>
          <w:trHeight w:val="510"/>
          <w:jc w:val="center"/>
        </w:trPr>
        <w:tc>
          <w:tcPr>
            <w:tcW w:w="3137" w:type="dxa"/>
            <w:vMerge w:val="restart"/>
            <w:shd w:val="clear" w:color="auto" w:fill="AEAAAA" w:themeFill="background2" w:themeFillShade="BF"/>
          </w:tcPr>
          <w:p w14:paraId="4F3C3D55" w14:textId="61E6A683" w:rsidR="0E695FC8" w:rsidRDefault="0E695FC8" w:rsidP="0E695FC8">
            <w:pPr>
              <w:jc w:val="center"/>
            </w:pPr>
            <w:r w:rsidRPr="005A6B67">
              <w:rPr>
                <w:rFonts w:eastAsia="Arial" w:cstheme="minorHAnsi"/>
                <w:b/>
                <w:i/>
              </w:rPr>
              <w:t>Parámetro de medida</w:t>
            </w:r>
          </w:p>
        </w:tc>
        <w:tc>
          <w:tcPr>
            <w:tcW w:w="3609" w:type="dxa"/>
            <w:gridSpan w:val="3"/>
            <w:shd w:val="clear" w:color="auto" w:fill="AEAAAA" w:themeFill="background2" w:themeFillShade="BF"/>
          </w:tcPr>
          <w:p w14:paraId="4FD508EE" w14:textId="0C9B5658" w:rsidR="0E695FC8" w:rsidRDefault="0E695FC8" w:rsidP="0E695FC8">
            <w:pPr>
              <w:jc w:val="center"/>
            </w:pPr>
            <w:r w:rsidRPr="005A6B67">
              <w:rPr>
                <w:rFonts w:eastAsia="Arial" w:cstheme="minorHAnsi"/>
                <w:b/>
              </w:rPr>
              <w:t>Contador Funciones</w:t>
            </w:r>
          </w:p>
        </w:tc>
      </w:tr>
      <w:tr w:rsidR="0E695FC8" w14:paraId="687DFE03" w14:textId="77777777" w:rsidTr="005A6B67">
        <w:trPr>
          <w:trHeight w:val="255"/>
          <w:jc w:val="center"/>
        </w:trPr>
        <w:tc>
          <w:tcPr>
            <w:tcW w:w="3137" w:type="dxa"/>
            <w:vMerge/>
          </w:tcPr>
          <w:p w14:paraId="66D6AA8A" w14:textId="77777777" w:rsidR="008B119C" w:rsidRDefault="008B119C"/>
        </w:tc>
        <w:tc>
          <w:tcPr>
            <w:tcW w:w="1249" w:type="dxa"/>
            <w:shd w:val="clear" w:color="auto" w:fill="D0CECE" w:themeFill="background2" w:themeFillShade="E6"/>
          </w:tcPr>
          <w:p w14:paraId="7315EE65" w14:textId="1905EBC4" w:rsidR="0E695FC8" w:rsidRDefault="0E695FC8" w:rsidP="0E695FC8">
            <w:pPr>
              <w:jc w:val="center"/>
            </w:pPr>
            <w:r w:rsidRPr="005A6B67">
              <w:rPr>
                <w:rFonts w:eastAsia="Arial" w:cstheme="minorHAnsi"/>
                <w:b/>
              </w:rPr>
              <w:t>Elemental</w:t>
            </w:r>
          </w:p>
        </w:tc>
        <w:tc>
          <w:tcPr>
            <w:tcW w:w="1141" w:type="dxa"/>
            <w:shd w:val="clear" w:color="auto" w:fill="D0CECE" w:themeFill="background2" w:themeFillShade="E6"/>
          </w:tcPr>
          <w:p w14:paraId="01EE4A43" w14:textId="66ECDC42" w:rsidR="0E695FC8" w:rsidRDefault="0E695FC8" w:rsidP="0E695FC8">
            <w:pPr>
              <w:jc w:val="center"/>
            </w:pPr>
            <w:r w:rsidRPr="005A6B67">
              <w:rPr>
                <w:rFonts w:eastAsia="Arial" w:cstheme="minorHAnsi"/>
                <w:b/>
              </w:rPr>
              <w:t>Medio</w:t>
            </w:r>
          </w:p>
        </w:tc>
        <w:tc>
          <w:tcPr>
            <w:tcW w:w="1219" w:type="dxa"/>
            <w:shd w:val="clear" w:color="auto" w:fill="D0CECE" w:themeFill="background2" w:themeFillShade="E6"/>
          </w:tcPr>
          <w:p w14:paraId="5AB87058" w14:textId="6812A7F0" w:rsidR="0E695FC8" w:rsidRDefault="0E695FC8" w:rsidP="0E695FC8">
            <w:pPr>
              <w:jc w:val="center"/>
            </w:pPr>
            <w:r w:rsidRPr="005A6B67">
              <w:rPr>
                <w:rFonts w:eastAsia="Arial" w:cstheme="minorHAnsi"/>
                <w:b/>
              </w:rPr>
              <w:t>Complejo</w:t>
            </w:r>
          </w:p>
        </w:tc>
      </w:tr>
      <w:tr w:rsidR="0E695FC8" w14:paraId="7684C07C" w14:textId="77777777" w:rsidTr="005A6B67">
        <w:trPr>
          <w:trHeight w:val="255"/>
          <w:jc w:val="center"/>
        </w:trPr>
        <w:tc>
          <w:tcPr>
            <w:tcW w:w="3137" w:type="dxa"/>
            <w:shd w:val="clear" w:color="auto" w:fill="FFFFFF" w:themeFill="background1"/>
          </w:tcPr>
          <w:p w14:paraId="325CF94F" w14:textId="63415B37" w:rsidR="0E695FC8" w:rsidRDefault="0E695FC8" w:rsidP="0E695FC8">
            <w:r w:rsidRPr="005A6B67">
              <w:rPr>
                <w:rFonts w:eastAsia="Arial" w:cstheme="minorHAnsi"/>
                <w:b/>
                <w:i/>
              </w:rPr>
              <w:t>N.º Entradas de usuario (IN)</w:t>
            </w:r>
          </w:p>
        </w:tc>
        <w:tc>
          <w:tcPr>
            <w:tcW w:w="1249" w:type="dxa"/>
            <w:shd w:val="clear" w:color="auto" w:fill="FFFFFF" w:themeFill="background1"/>
          </w:tcPr>
          <w:p w14:paraId="68654D7E" w14:textId="742391CC" w:rsidR="0E695FC8" w:rsidRDefault="0E695FC8" w:rsidP="0E695FC8">
            <w:pPr>
              <w:jc w:val="center"/>
            </w:pPr>
            <w:r w:rsidRPr="005A6B67">
              <w:rPr>
                <w:rFonts w:eastAsia="Arial" w:cstheme="minorHAnsi"/>
              </w:rPr>
              <w:t>2</w:t>
            </w:r>
          </w:p>
        </w:tc>
        <w:tc>
          <w:tcPr>
            <w:tcW w:w="1141" w:type="dxa"/>
            <w:shd w:val="clear" w:color="auto" w:fill="FFFFFF" w:themeFill="background1"/>
          </w:tcPr>
          <w:p w14:paraId="54D4AB19" w14:textId="30E656DE" w:rsidR="0E695FC8" w:rsidRDefault="0E695FC8" w:rsidP="0E695FC8">
            <w:pPr>
              <w:jc w:val="center"/>
            </w:pPr>
            <w:r w:rsidRPr="005A6B67">
              <w:rPr>
                <w:rFonts w:eastAsia="Arial" w:cstheme="minorHAnsi"/>
              </w:rPr>
              <w:t>0</w:t>
            </w:r>
          </w:p>
        </w:tc>
        <w:tc>
          <w:tcPr>
            <w:tcW w:w="1219" w:type="dxa"/>
            <w:shd w:val="clear" w:color="auto" w:fill="FFFFFF" w:themeFill="background1"/>
          </w:tcPr>
          <w:p w14:paraId="7885AADF" w14:textId="14B1FB73" w:rsidR="0E695FC8" w:rsidRDefault="0E695FC8" w:rsidP="0E695FC8">
            <w:pPr>
              <w:jc w:val="center"/>
            </w:pPr>
            <w:r w:rsidRPr="005A6B67">
              <w:rPr>
                <w:rFonts w:eastAsia="Arial" w:cstheme="minorHAnsi"/>
              </w:rPr>
              <w:t>0</w:t>
            </w:r>
          </w:p>
        </w:tc>
      </w:tr>
      <w:tr w:rsidR="0E695FC8" w14:paraId="19DBB0A9" w14:textId="77777777" w:rsidTr="005A6B67">
        <w:trPr>
          <w:trHeight w:val="255"/>
          <w:jc w:val="center"/>
        </w:trPr>
        <w:tc>
          <w:tcPr>
            <w:tcW w:w="3137" w:type="dxa"/>
            <w:shd w:val="clear" w:color="auto" w:fill="FFFFFF" w:themeFill="background1"/>
          </w:tcPr>
          <w:p w14:paraId="0261317F" w14:textId="6001C4BB" w:rsidR="0E695FC8" w:rsidRDefault="0E695FC8" w:rsidP="0E695FC8">
            <w:r w:rsidRPr="005A6B67">
              <w:rPr>
                <w:rFonts w:eastAsia="Arial" w:cstheme="minorHAnsi"/>
                <w:b/>
                <w:i/>
              </w:rPr>
              <w:t>N.º Salidas de usuario (OUT)</w:t>
            </w:r>
          </w:p>
        </w:tc>
        <w:tc>
          <w:tcPr>
            <w:tcW w:w="1249" w:type="dxa"/>
            <w:shd w:val="clear" w:color="auto" w:fill="FFFFFF" w:themeFill="background1"/>
          </w:tcPr>
          <w:p w14:paraId="032AD039" w14:textId="7B15C3DF" w:rsidR="0E695FC8" w:rsidRDefault="0E695FC8" w:rsidP="0E695FC8">
            <w:pPr>
              <w:jc w:val="center"/>
            </w:pPr>
            <w:r w:rsidRPr="005A6B67">
              <w:rPr>
                <w:rFonts w:eastAsia="Arial" w:cstheme="minorHAnsi"/>
              </w:rPr>
              <w:t>5</w:t>
            </w:r>
          </w:p>
        </w:tc>
        <w:tc>
          <w:tcPr>
            <w:tcW w:w="1141" w:type="dxa"/>
            <w:shd w:val="clear" w:color="auto" w:fill="FFFFFF" w:themeFill="background1"/>
          </w:tcPr>
          <w:p w14:paraId="04911702" w14:textId="5EBEB1B1" w:rsidR="0E695FC8" w:rsidRDefault="0E695FC8" w:rsidP="0E695FC8">
            <w:pPr>
              <w:jc w:val="center"/>
            </w:pPr>
            <w:r w:rsidRPr="005A6B67">
              <w:rPr>
                <w:rFonts w:eastAsia="Arial" w:cstheme="minorHAnsi"/>
              </w:rPr>
              <w:t>0</w:t>
            </w:r>
          </w:p>
        </w:tc>
        <w:tc>
          <w:tcPr>
            <w:tcW w:w="1219" w:type="dxa"/>
            <w:shd w:val="clear" w:color="auto" w:fill="FFFFFF" w:themeFill="background1"/>
          </w:tcPr>
          <w:p w14:paraId="5A39A7E9" w14:textId="33107429" w:rsidR="0E695FC8" w:rsidRDefault="0E695FC8" w:rsidP="0E695FC8">
            <w:pPr>
              <w:jc w:val="center"/>
            </w:pPr>
            <w:r w:rsidRPr="005A6B67">
              <w:rPr>
                <w:rFonts w:eastAsia="Arial" w:cstheme="minorHAnsi"/>
              </w:rPr>
              <w:t>0</w:t>
            </w:r>
          </w:p>
        </w:tc>
      </w:tr>
      <w:tr w:rsidR="0E695FC8" w14:paraId="4455C77D" w14:textId="77777777" w:rsidTr="005A6B67">
        <w:trPr>
          <w:trHeight w:val="255"/>
          <w:jc w:val="center"/>
        </w:trPr>
        <w:tc>
          <w:tcPr>
            <w:tcW w:w="3137" w:type="dxa"/>
            <w:shd w:val="clear" w:color="auto" w:fill="FFFFFF" w:themeFill="background1"/>
          </w:tcPr>
          <w:p w14:paraId="30990B22" w14:textId="0DB96B3C" w:rsidR="0E695FC8" w:rsidRDefault="0E695FC8" w:rsidP="0E695FC8">
            <w:r w:rsidRPr="005A6B67">
              <w:rPr>
                <w:rFonts w:eastAsia="Arial" w:cstheme="minorHAnsi"/>
                <w:b/>
                <w:i/>
              </w:rPr>
              <w:t>N.º de ficheros maestros (FM)</w:t>
            </w:r>
          </w:p>
        </w:tc>
        <w:tc>
          <w:tcPr>
            <w:tcW w:w="1249" w:type="dxa"/>
            <w:shd w:val="clear" w:color="auto" w:fill="FFFFFF" w:themeFill="background1"/>
          </w:tcPr>
          <w:p w14:paraId="259F9A69" w14:textId="03F80A32" w:rsidR="0E695FC8" w:rsidRDefault="0E695FC8" w:rsidP="0E695FC8">
            <w:pPr>
              <w:jc w:val="center"/>
            </w:pPr>
            <w:r w:rsidRPr="005A6B67">
              <w:rPr>
                <w:rFonts w:eastAsia="Arial" w:cstheme="minorHAnsi"/>
              </w:rPr>
              <w:t>0</w:t>
            </w:r>
          </w:p>
        </w:tc>
        <w:tc>
          <w:tcPr>
            <w:tcW w:w="1141" w:type="dxa"/>
            <w:shd w:val="clear" w:color="auto" w:fill="FFFFFF" w:themeFill="background1"/>
          </w:tcPr>
          <w:p w14:paraId="41596251" w14:textId="7761A437" w:rsidR="0E695FC8" w:rsidRDefault="0E695FC8" w:rsidP="0E695FC8">
            <w:pPr>
              <w:jc w:val="center"/>
            </w:pPr>
            <w:r w:rsidRPr="005A6B67">
              <w:rPr>
                <w:rFonts w:eastAsia="Arial" w:cstheme="minorHAnsi"/>
              </w:rPr>
              <w:t>1</w:t>
            </w:r>
          </w:p>
        </w:tc>
        <w:tc>
          <w:tcPr>
            <w:tcW w:w="1219" w:type="dxa"/>
            <w:shd w:val="clear" w:color="auto" w:fill="FFFFFF" w:themeFill="background1"/>
          </w:tcPr>
          <w:p w14:paraId="2F585F28" w14:textId="1C200A39" w:rsidR="0E695FC8" w:rsidRDefault="0E695FC8" w:rsidP="0E695FC8">
            <w:pPr>
              <w:jc w:val="center"/>
            </w:pPr>
            <w:r w:rsidRPr="005A6B67">
              <w:rPr>
                <w:rFonts w:eastAsia="Arial" w:cstheme="minorHAnsi"/>
              </w:rPr>
              <w:t>0</w:t>
            </w:r>
          </w:p>
        </w:tc>
      </w:tr>
      <w:tr w:rsidR="0E695FC8" w14:paraId="511114C5" w14:textId="77777777" w:rsidTr="005A6B67">
        <w:trPr>
          <w:trHeight w:val="255"/>
          <w:jc w:val="center"/>
        </w:trPr>
        <w:tc>
          <w:tcPr>
            <w:tcW w:w="3137" w:type="dxa"/>
            <w:shd w:val="clear" w:color="auto" w:fill="FFFFFF" w:themeFill="background1"/>
          </w:tcPr>
          <w:p w14:paraId="3B75F02B" w14:textId="60F6C710" w:rsidR="0E695FC8" w:rsidRDefault="0E695FC8" w:rsidP="0E695FC8">
            <w:r w:rsidRPr="005A6B67">
              <w:rPr>
                <w:rFonts w:eastAsia="Arial" w:cstheme="minorHAnsi"/>
                <w:b/>
                <w:i/>
              </w:rPr>
              <w:t>N.º Consultas usuario (Q)</w:t>
            </w:r>
          </w:p>
        </w:tc>
        <w:tc>
          <w:tcPr>
            <w:tcW w:w="1249" w:type="dxa"/>
            <w:shd w:val="clear" w:color="auto" w:fill="FFFFFF" w:themeFill="background1"/>
          </w:tcPr>
          <w:p w14:paraId="0ADEC615" w14:textId="305C05F4" w:rsidR="0E695FC8" w:rsidRDefault="0E695FC8" w:rsidP="0E695FC8">
            <w:pPr>
              <w:jc w:val="center"/>
            </w:pPr>
            <w:r w:rsidRPr="005A6B67">
              <w:rPr>
                <w:rFonts w:eastAsia="Arial" w:cstheme="minorHAnsi"/>
              </w:rPr>
              <w:t>0</w:t>
            </w:r>
          </w:p>
        </w:tc>
        <w:tc>
          <w:tcPr>
            <w:tcW w:w="1141" w:type="dxa"/>
            <w:shd w:val="clear" w:color="auto" w:fill="FFFFFF" w:themeFill="background1"/>
          </w:tcPr>
          <w:p w14:paraId="5830396C" w14:textId="549B3621" w:rsidR="0E695FC8" w:rsidRDefault="0E695FC8" w:rsidP="0E695FC8">
            <w:pPr>
              <w:jc w:val="center"/>
            </w:pPr>
            <w:r w:rsidRPr="005A6B67">
              <w:rPr>
                <w:rFonts w:eastAsia="Arial" w:cstheme="minorHAnsi"/>
              </w:rPr>
              <w:t>1</w:t>
            </w:r>
          </w:p>
        </w:tc>
        <w:tc>
          <w:tcPr>
            <w:tcW w:w="1219" w:type="dxa"/>
            <w:shd w:val="clear" w:color="auto" w:fill="FFFFFF" w:themeFill="background1"/>
          </w:tcPr>
          <w:p w14:paraId="61CA5BE0" w14:textId="4E7BD86B" w:rsidR="0E695FC8" w:rsidRDefault="0E695FC8" w:rsidP="0E695FC8">
            <w:pPr>
              <w:jc w:val="center"/>
            </w:pPr>
            <w:r w:rsidRPr="005A6B67">
              <w:rPr>
                <w:rFonts w:eastAsia="Arial" w:cstheme="minorHAnsi"/>
              </w:rPr>
              <w:t>0</w:t>
            </w:r>
          </w:p>
        </w:tc>
      </w:tr>
      <w:tr w:rsidR="0E695FC8" w14:paraId="78D6311A" w14:textId="77777777" w:rsidTr="005A6B67">
        <w:trPr>
          <w:trHeight w:val="300"/>
          <w:jc w:val="center"/>
        </w:trPr>
        <w:tc>
          <w:tcPr>
            <w:tcW w:w="3137" w:type="dxa"/>
            <w:shd w:val="clear" w:color="auto" w:fill="FFFFFF" w:themeFill="background1"/>
          </w:tcPr>
          <w:p w14:paraId="0FC24A94" w14:textId="5D4C043F" w:rsidR="0E695FC8" w:rsidRDefault="0E695FC8" w:rsidP="0E695FC8">
            <w:r w:rsidRPr="005A6B67">
              <w:rPr>
                <w:rFonts w:eastAsia="Arial" w:cstheme="minorHAnsi"/>
                <w:b/>
                <w:i/>
              </w:rPr>
              <w:t>N.º de interfaces externos</w:t>
            </w:r>
          </w:p>
        </w:tc>
        <w:tc>
          <w:tcPr>
            <w:tcW w:w="1249" w:type="dxa"/>
            <w:shd w:val="clear" w:color="auto" w:fill="FFFFFF" w:themeFill="background1"/>
          </w:tcPr>
          <w:p w14:paraId="6D57507A" w14:textId="49D3098F" w:rsidR="0E695FC8" w:rsidRDefault="0E695FC8" w:rsidP="0E695FC8">
            <w:pPr>
              <w:jc w:val="center"/>
            </w:pPr>
            <w:r w:rsidRPr="005A6B67">
              <w:rPr>
                <w:rFonts w:eastAsia="Arial" w:cstheme="minorHAnsi"/>
              </w:rPr>
              <w:t>1</w:t>
            </w:r>
          </w:p>
        </w:tc>
        <w:tc>
          <w:tcPr>
            <w:tcW w:w="1141" w:type="dxa"/>
            <w:shd w:val="clear" w:color="auto" w:fill="FFFFFF" w:themeFill="background1"/>
          </w:tcPr>
          <w:p w14:paraId="6484978C" w14:textId="1F11B442" w:rsidR="0E695FC8" w:rsidRDefault="0E695FC8" w:rsidP="0E695FC8">
            <w:pPr>
              <w:jc w:val="center"/>
            </w:pPr>
            <w:r w:rsidRPr="005A6B67">
              <w:rPr>
                <w:rFonts w:eastAsia="Arial" w:cstheme="minorHAnsi"/>
              </w:rPr>
              <w:t>0</w:t>
            </w:r>
          </w:p>
        </w:tc>
        <w:tc>
          <w:tcPr>
            <w:tcW w:w="1219" w:type="dxa"/>
            <w:shd w:val="clear" w:color="auto" w:fill="FFFFFF" w:themeFill="background1"/>
          </w:tcPr>
          <w:p w14:paraId="4E3242DD" w14:textId="6F5E260A" w:rsidR="0E695FC8" w:rsidRDefault="0E695FC8" w:rsidP="0E695FC8">
            <w:pPr>
              <w:jc w:val="center"/>
            </w:pPr>
            <w:r w:rsidRPr="005A6B67">
              <w:rPr>
                <w:rFonts w:eastAsia="Arial" w:cstheme="minorHAnsi"/>
              </w:rPr>
              <w:t>0</w:t>
            </w:r>
          </w:p>
        </w:tc>
      </w:tr>
    </w:tbl>
    <w:p w14:paraId="3D3F3078" w14:textId="7AE3DDD0" w:rsidR="0E695FC8" w:rsidRDefault="00DC426F" w:rsidP="00124C91">
      <w:pPr>
        <w:pStyle w:val="CitadeTablas"/>
      </w:pPr>
      <w:bookmarkStart w:id="616" w:name="_Toc165126444"/>
      <w:r>
        <w:t>App de avisos y mensajería – Cálculo de puntos función no ajustados</w:t>
      </w:r>
      <w:bookmarkEnd w:id="616"/>
    </w:p>
    <w:p w14:paraId="1A5573BD" w14:textId="448DD222" w:rsidR="16F8728A" w:rsidRDefault="189F738B" w:rsidP="00A12411">
      <w:pPr>
        <w:pStyle w:val="Ttulo5"/>
      </w:pPr>
      <w:bookmarkStart w:id="617" w:name="_Toc1520006084"/>
      <w:bookmarkStart w:id="618" w:name="_Toc164120931"/>
      <w:r>
        <w:lastRenderedPageBreak/>
        <w:t>Cálculo del factor de ajuste</w:t>
      </w:r>
      <w:bookmarkEnd w:id="617"/>
      <w:bookmarkEnd w:id="618"/>
    </w:p>
    <w:p w14:paraId="27D6DA58" w14:textId="5587CDAE" w:rsidR="407B94DF" w:rsidRDefault="407B94DF">
      <w:r>
        <w:t>Para realizar el cálculo del factor de ajuste responderemos a las preguntas planteadas en el apartado anterior:</w:t>
      </w:r>
    </w:p>
    <w:tbl>
      <w:tblPr>
        <w:tblStyle w:val="Tablaconcuadrcula4-nfasis3"/>
        <w:tblW w:w="0" w:type="auto"/>
        <w:tblLook w:val="06A0" w:firstRow="1" w:lastRow="0" w:firstColumn="1" w:lastColumn="0" w:noHBand="1" w:noVBand="1"/>
      </w:tblPr>
      <w:tblGrid>
        <w:gridCol w:w="7110"/>
        <w:gridCol w:w="1380"/>
      </w:tblGrid>
      <w:tr w:rsidR="0E695FC8" w14:paraId="3825CC8C" w14:textId="77777777" w:rsidTr="00DA735B">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110" w:type="dxa"/>
            <w:shd w:val="clear" w:color="auto" w:fill="AEAAAA" w:themeFill="background2" w:themeFillShade="BF"/>
            <w:vAlign w:val="center"/>
          </w:tcPr>
          <w:p w14:paraId="4BB9E980" w14:textId="1E583E45" w:rsidR="0E695FC8" w:rsidRPr="005A6B67" w:rsidRDefault="0E695FC8" w:rsidP="0E695FC8">
            <w:pPr>
              <w:jc w:val="center"/>
              <w:rPr>
                <w:rFonts w:cstheme="minorHAnsi"/>
                <w:color w:val="auto"/>
              </w:rPr>
            </w:pPr>
            <w:r w:rsidRPr="005A6B67">
              <w:rPr>
                <w:rFonts w:cstheme="minorHAnsi"/>
                <w:color w:val="auto"/>
              </w:rPr>
              <w:t>Característica</w:t>
            </w:r>
          </w:p>
        </w:tc>
        <w:tc>
          <w:tcPr>
            <w:tcW w:w="1380" w:type="dxa"/>
            <w:shd w:val="clear" w:color="auto" w:fill="AEAAAA" w:themeFill="background2" w:themeFillShade="BF"/>
            <w:vAlign w:val="center"/>
          </w:tcPr>
          <w:p w14:paraId="099EF778" w14:textId="511B2D17" w:rsidR="0E695FC8" w:rsidRPr="005A6B67" w:rsidRDefault="0E695FC8" w:rsidP="0E695FC8">
            <w:pPr>
              <w:jc w:val="center"/>
              <w:cnfStyle w:val="100000000000" w:firstRow="1" w:lastRow="0" w:firstColumn="0" w:lastColumn="0" w:oddVBand="0" w:evenVBand="0" w:oddHBand="0" w:evenHBand="0" w:firstRowFirstColumn="0" w:firstRowLastColumn="0" w:lastRowFirstColumn="0" w:lastRowLastColumn="0"/>
              <w:rPr>
                <w:rFonts w:cstheme="minorHAnsi"/>
                <w:color w:val="auto"/>
              </w:rPr>
            </w:pPr>
            <w:r w:rsidRPr="005A6B67">
              <w:rPr>
                <w:rFonts w:cstheme="minorHAnsi"/>
                <w:color w:val="auto"/>
              </w:rPr>
              <w:t>Puntuación</w:t>
            </w:r>
          </w:p>
        </w:tc>
      </w:tr>
      <w:tr w:rsidR="0E695FC8" w14:paraId="1D3EBD18" w14:textId="77777777" w:rsidTr="00752C61">
        <w:trPr>
          <w:trHeight w:val="300"/>
        </w:trPr>
        <w:tc>
          <w:tcPr>
            <w:cnfStyle w:val="001000000000" w:firstRow="0" w:lastRow="0" w:firstColumn="1" w:lastColumn="0" w:oddVBand="0" w:evenVBand="0" w:oddHBand="0" w:evenHBand="0" w:firstRowFirstColumn="0" w:firstRowLastColumn="0" w:lastRowFirstColumn="0" w:lastRowLastColumn="0"/>
            <w:tcW w:w="7110" w:type="dxa"/>
            <w:shd w:val="clear" w:color="auto" w:fill="FFFFFF" w:themeFill="background1"/>
            <w:vAlign w:val="center"/>
          </w:tcPr>
          <w:p w14:paraId="0C896293" w14:textId="259DC448" w:rsidR="0E695FC8" w:rsidRDefault="007B3456" w:rsidP="005A6B67">
            <w:pPr>
              <w:jc w:val="left"/>
            </w:pPr>
            <w:r w:rsidRPr="005A6B67">
              <w:rPr>
                <w:rFonts w:eastAsia="Arial" w:cstheme="minorHAnsi"/>
                <w:b w:val="0"/>
              </w:rPr>
              <w:t xml:space="preserve">1. </w:t>
            </w:r>
            <w:r w:rsidRPr="005A6B67">
              <w:rPr>
                <w:rFonts w:eastAsia="Arial" w:cstheme="minorHAnsi"/>
              </w:rPr>
              <w:t>¿</w:t>
            </w:r>
            <w:r w:rsidR="0E695FC8" w:rsidRPr="005A6B67">
              <w:rPr>
                <w:rFonts w:eastAsia="Arial" w:cstheme="minorHAnsi"/>
                <w:b w:val="0"/>
              </w:rPr>
              <w:t>Requiere el sistema copias de seguridad y de recuperación fiables?</w:t>
            </w:r>
          </w:p>
        </w:tc>
        <w:tc>
          <w:tcPr>
            <w:tcW w:w="1380" w:type="dxa"/>
            <w:shd w:val="clear" w:color="auto" w:fill="FFFFFF" w:themeFill="background1"/>
            <w:vAlign w:val="center"/>
          </w:tcPr>
          <w:p w14:paraId="0521909C" w14:textId="6C8F44AD" w:rsidR="0E695FC8" w:rsidRDefault="0E695FC8" w:rsidP="0E695FC8">
            <w:pPr>
              <w:jc w:val="center"/>
              <w:cnfStyle w:val="000000000000" w:firstRow="0" w:lastRow="0" w:firstColumn="0" w:lastColumn="0" w:oddVBand="0" w:evenVBand="0" w:oddHBand="0" w:evenHBand="0" w:firstRowFirstColumn="0" w:firstRowLastColumn="0" w:lastRowFirstColumn="0" w:lastRowLastColumn="0"/>
            </w:pPr>
            <w:r w:rsidRPr="005A6B67">
              <w:rPr>
                <w:rFonts w:eastAsia="Arial" w:cstheme="minorHAnsi"/>
              </w:rPr>
              <w:t>2</w:t>
            </w:r>
          </w:p>
        </w:tc>
      </w:tr>
      <w:tr w:rsidR="0E695FC8" w14:paraId="2B645569" w14:textId="77777777" w:rsidTr="00752C61">
        <w:trPr>
          <w:trHeight w:val="300"/>
        </w:trPr>
        <w:tc>
          <w:tcPr>
            <w:cnfStyle w:val="001000000000" w:firstRow="0" w:lastRow="0" w:firstColumn="1" w:lastColumn="0" w:oddVBand="0" w:evenVBand="0" w:oddHBand="0" w:evenHBand="0" w:firstRowFirstColumn="0" w:firstRowLastColumn="0" w:lastRowFirstColumn="0" w:lastRowLastColumn="0"/>
            <w:tcW w:w="7110" w:type="dxa"/>
            <w:shd w:val="clear" w:color="auto" w:fill="FFFFFF" w:themeFill="background1"/>
            <w:vAlign w:val="center"/>
          </w:tcPr>
          <w:p w14:paraId="0AD63B63" w14:textId="4BD14821" w:rsidR="0E695FC8" w:rsidRDefault="007B3456" w:rsidP="005A6B67">
            <w:pPr>
              <w:jc w:val="left"/>
            </w:pPr>
            <w:r w:rsidRPr="005A6B67">
              <w:rPr>
                <w:rFonts w:eastAsia="Arial" w:cstheme="minorHAnsi"/>
                <w:b w:val="0"/>
              </w:rPr>
              <w:t xml:space="preserve">2. </w:t>
            </w:r>
            <w:r w:rsidRPr="005A6B67">
              <w:rPr>
                <w:rFonts w:eastAsia="Arial" w:cstheme="minorHAnsi"/>
              </w:rPr>
              <w:t>¿</w:t>
            </w:r>
            <w:r w:rsidR="0E695FC8" w:rsidRPr="005A6B67">
              <w:rPr>
                <w:rFonts w:eastAsia="Arial" w:cstheme="minorHAnsi"/>
                <w:b w:val="0"/>
              </w:rPr>
              <w:t>Se requiere comunicación de datos?</w:t>
            </w:r>
          </w:p>
        </w:tc>
        <w:tc>
          <w:tcPr>
            <w:tcW w:w="1380" w:type="dxa"/>
            <w:shd w:val="clear" w:color="auto" w:fill="FFFFFF" w:themeFill="background1"/>
            <w:vAlign w:val="center"/>
          </w:tcPr>
          <w:p w14:paraId="2E14B786" w14:textId="0CBFE9FD" w:rsidR="0E695FC8" w:rsidRDefault="0E695FC8" w:rsidP="0E695FC8">
            <w:pPr>
              <w:jc w:val="center"/>
              <w:cnfStyle w:val="000000000000" w:firstRow="0" w:lastRow="0" w:firstColumn="0" w:lastColumn="0" w:oddVBand="0" w:evenVBand="0" w:oddHBand="0" w:evenHBand="0" w:firstRowFirstColumn="0" w:firstRowLastColumn="0" w:lastRowFirstColumn="0" w:lastRowLastColumn="0"/>
            </w:pPr>
            <w:r w:rsidRPr="005A6B67">
              <w:rPr>
                <w:rFonts w:eastAsia="Arial" w:cstheme="minorHAnsi"/>
              </w:rPr>
              <w:t>4</w:t>
            </w:r>
          </w:p>
        </w:tc>
      </w:tr>
      <w:tr w:rsidR="0E695FC8" w14:paraId="567034D5" w14:textId="77777777" w:rsidTr="00752C61">
        <w:trPr>
          <w:trHeight w:val="300"/>
        </w:trPr>
        <w:tc>
          <w:tcPr>
            <w:cnfStyle w:val="001000000000" w:firstRow="0" w:lastRow="0" w:firstColumn="1" w:lastColumn="0" w:oddVBand="0" w:evenVBand="0" w:oddHBand="0" w:evenHBand="0" w:firstRowFirstColumn="0" w:firstRowLastColumn="0" w:lastRowFirstColumn="0" w:lastRowLastColumn="0"/>
            <w:tcW w:w="7110" w:type="dxa"/>
            <w:shd w:val="clear" w:color="auto" w:fill="FFFFFF" w:themeFill="background1"/>
            <w:vAlign w:val="center"/>
          </w:tcPr>
          <w:p w14:paraId="29CCE834" w14:textId="3AAA3E82" w:rsidR="0E695FC8" w:rsidRDefault="007B3456" w:rsidP="005A6B67">
            <w:pPr>
              <w:jc w:val="left"/>
            </w:pPr>
            <w:r w:rsidRPr="005A6B67">
              <w:rPr>
                <w:rFonts w:eastAsia="Arial" w:cstheme="minorHAnsi"/>
                <w:b w:val="0"/>
              </w:rPr>
              <w:t xml:space="preserve">3. </w:t>
            </w:r>
            <w:r w:rsidRPr="005A6B67">
              <w:rPr>
                <w:rFonts w:eastAsia="Arial" w:cstheme="minorHAnsi"/>
              </w:rPr>
              <w:t>¿</w:t>
            </w:r>
            <w:r w:rsidR="0E695FC8" w:rsidRPr="005A6B67">
              <w:rPr>
                <w:rFonts w:eastAsia="Arial" w:cstheme="minorHAnsi"/>
                <w:b w:val="0"/>
              </w:rPr>
              <w:t>Existen funciones de procesamiento distribuido?</w:t>
            </w:r>
          </w:p>
        </w:tc>
        <w:tc>
          <w:tcPr>
            <w:tcW w:w="1380" w:type="dxa"/>
            <w:shd w:val="clear" w:color="auto" w:fill="FFFFFF" w:themeFill="background1"/>
            <w:vAlign w:val="center"/>
          </w:tcPr>
          <w:p w14:paraId="0DB418B7" w14:textId="52072028" w:rsidR="0E695FC8" w:rsidRDefault="0E695FC8" w:rsidP="0E695FC8">
            <w:pPr>
              <w:jc w:val="center"/>
              <w:cnfStyle w:val="000000000000" w:firstRow="0" w:lastRow="0" w:firstColumn="0" w:lastColumn="0" w:oddVBand="0" w:evenVBand="0" w:oddHBand="0" w:evenHBand="0" w:firstRowFirstColumn="0" w:firstRowLastColumn="0" w:lastRowFirstColumn="0" w:lastRowLastColumn="0"/>
            </w:pPr>
            <w:r w:rsidRPr="005A6B67">
              <w:rPr>
                <w:rFonts w:eastAsia="Arial" w:cstheme="minorHAnsi"/>
              </w:rPr>
              <w:t>1</w:t>
            </w:r>
          </w:p>
        </w:tc>
      </w:tr>
      <w:tr w:rsidR="0E695FC8" w14:paraId="4A4C6128" w14:textId="77777777" w:rsidTr="00752C61">
        <w:trPr>
          <w:trHeight w:val="300"/>
        </w:trPr>
        <w:tc>
          <w:tcPr>
            <w:cnfStyle w:val="001000000000" w:firstRow="0" w:lastRow="0" w:firstColumn="1" w:lastColumn="0" w:oddVBand="0" w:evenVBand="0" w:oddHBand="0" w:evenHBand="0" w:firstRowFirstColumn="0" w:firstRowLastColumn="0" w:lastRowFirstColumn="0" w:lastRowLastColumn="0"/>
            <w:tcW w:w="7110" w:type="dxa"/>
            <w:shd w:val="clear" w:color="auto" w:fill="FFFFFF" w:themeFill="background1"/>
            <w:vAlign w:val="center"/>
          </w:tcPr>
          <w:p w14:paraId="77CA3EB3" w14:textId="2DEA904C" w:rsidR="0E695FC8" w:rsidRPr="005A6B67" w:rsidRDefault="007B3456" w:rsidP="005A6B67">
            <w:pPr>
              <w:jc w:val="left"/>
              <w:rPr>
                <w:rFonts w:eastAsia="Arial" w:cstheme="minorHAnsi"/>
                <w:b w:val="0"/>
              </w:rPr>
            </w:pPr>
            <w:r w:rsidRPr="005A6B67">
              <w:rPr>
                <w:rFonts w:eastAsia="Arial" w:cstheme="minorHAnsi"/>
                <w:b w:val="0"/>
              </w:rPr>
              <w:t xml:space="preserve">4. </w:t>
            </w:r>
            <w:r w:rsidRPr="005A6B67">
              <w:rPr>
                <w:rFonts w:eastAsia="Arial" w:cstheme="minorHAnsi"/>
              </w:rPr>
              <w:t>¿</w:t>
            </w:r>
            <w:r w:rsidR="0E695FC8" w:rsidRPr="005A6B67">
              <w:rPr>
                <w:rFonts w:eastAsia="Arial" w:cstheme="minorHAnsi"/>
                <w:b w:val="0"/>
              </w:rPr>
              <w:t>Es crítico el rendimiento?</w:t>
            </w:r>
          </w:p>
        </w:tc>
        <w:tc>
          <w:tcPr>
            <w:tcW w:w="1380" w:type="dxa"/>
            <w:shd w:val="clear" w:color="auto" w:fill="FFFFFF" w:themeFill="background1"/>
            <w:vAlign w:val="center"/>
          </w:tcPr>
          <w:p w14:paraId="205F91E8" w14:textId="31F6CDEF" w:rsidR="0E695FC8" w:rsidRDefault="0E695FC8" w:rsidP="0E695FC8">
            <w:pPr>
              <w:jc w:val="center"/>
              <w:cnfStyle w:val="000000000000" w:firstRow="0" w:lastRow="0" w:firstColumn="0" w:lastColumn="0" w:oddVBand="0" w:evenVBand="0" w:oddHBand="0" w:evenHBand="0" w:firstRowFirstColumn="0" w:firstRowLastColumn="0" w:lastRowFirstColumn="0" w:lastRowLastColumn="0"/>
            </w:pPr>
            <w:r w:rsidRPr="005A6B67">
              <w:rPr>
                <w:rFonts w:eastAsia="Arial" w:cstheme="minorHAnsi"/>
              </w:rPr>
              <w:t>1</w:t>
            </w:r>
          </w:p>
        </w:tc>
      </w:tr>
      <w:tr w:rsidR="0E695FC8" w14:paraId="51204F4A" w14:textId="77777777" w:rsidTr="00752C61">
        <w:trPr>
          <w:trHeight w:val="300"/>
        </w:trPr>
        <w:tc>
          <w:tcPr>
            <w:cnfStyle w:val="001000000000" w:firstRow="0" w:lastRow="0" w:firstColumn="1" w:lastColumn="0" w:oddVBand="0" w:evenVBand="0" w:oddHBand="0" w:evenHBand="0" w:firstRowFirstColumn="0" w:firstRowLastColumn="0" w:lastRowFirstColumn="0" w:lastRowLastColumn="0"/>
            <w:tcW w:w="7110" w:type="dxa"/>
            <w:shd w:val="clear" w:color="auto" w:fill="FFFFFF" w:themeFill="background1"/>
            <w:vAlign w:val="center"/>
          </w:tcPr>
          <w:p w14:paraId="23D8AD80" w14:textId="1EBC624D" w:rsidR="0E695FC8" w:rsidRDefault="007B3456" w:rsidP="005A6B67">
            <w:pPr>
              <w:jc w:val="left"/>
            </w:pPr>
            <w:r w:rsidRPr="005A6B67">
              <w:rPr>
                <w:rFonts w:eastAsia="Arial" w:cstheme="minorHAnsi"/>
                <w:b w:val="0"/>
              </w:rPr>
              <w:t xml:space="preserve">5. </w:t>
            </w:r>
            <w:r w:rsidRPr="005A6B67">
              <w:rPr>
                <w:rFonts w:eastAsia="Arial" w:cstheme="minorHAnsi"/>
              </w:rPr>
              <w:t>¿</w:t>
            </w:r>
            <w:r w:rsidR="0E695FC8" w:rsidRPr="005A6B67">
              <w:rPr>
                <w:rFonts w:eastAsia="Arial" w:cstheme="minorHAnsi"/>
                <w:b w:val="0"/>
              </w:rPr>
              <w:t>Se ejecutaría el sistema en un entorno operativo existente y fuertemente utilizado?</w:t>
            </w:r>
          </w:p>
        </w:tc>
        <w:tc>
          <w:tcPr>
            <w:tcW w:w="1380" w:type="dxa"/>
            <w:shd w:val="clear" w:color="auto" w:fill="FFFFFF" w:themeFill="background1"/>
            <w:vAlign w:val="center"/>
          </w:tcPr>
          <w:p w14:paraId="14EC99B4" w14:textId="46A1BE66" w:rsidR="0E695FC8" w:rsidRDefault="0E695FC8" w:rsidP="0E695FC8">
            <w:pPr>
              <w:jc w:val="center"/>
              <w:cnfStyle w:val="000000000000" w:firstRow="0" w:lastRow="0" w:firstColumn="0" w:lastColumn="0" w:oddVBand="0" w:evenVBand="0" w:oddHBand="0" w:evenHBand="0" w:firstRowFirstColumn="0" w:firstRowLastColumn="0" w:lastRowFirstColumn="0" w:lastRowLastColumn="0"/>
            </w:pPr>
            <w:r w:rsidRPr="005A6B67">
              <w:rPr>
                <w:rFonts w:eastAsia="Arial" w:cstheme="minorHAnsi"/>
              </w:rPr>
              <w:t>1</w:t>
            </w:r>
          </w:p>
        </w:tc>
      </w:tr>
      <w:tr w:rsidR="0E695FC8" w14:paraId="0ECBF3DC" w14:textId="77777777" w:rsidTr="00752C61">
        <w:trPr>
          <w:trHeight w:val="300"/>
        </w:trPr>
        <w:tc>
          <w:tcPr>
            <w:cnfStyle w:val="001000000000" w:firstRow="0" w:lastRow="0" w:firstColumn="1" w:lastColumn="0" w:oddVBand="0" w:evenVBand="0" w:oddHBand="0" w:evenHBand="0" w:firstRowFirstColumn="0" w:firstRowLastColumn="0" w:lastRowFirstColumn="0" w:lastRowLastColumn="0"/>
            <w:tcW w:w="7110" w:type="dxa"/>
            <w:shd w:val="clear" w:color="auto" w:fill="FFFFFF" w:themeFill="background1"/>
            <w:vAlign w:val="center"/>
          </w:tcPr>
          <w:p w14:paraId="04871300" w14:textId="1C30A460" w:rsidR="0E695FC8" w:rsidRDefault="007B3456" w:rsidP="005A6B67">
            <w:pPr>
              <w:jc w:val="left"/>
            </w:pPr>
            <w:r w:rsidRPr="005A6B67">
              <w:rPr>
                <w:rFonts w:eastAsia="Arial" w:cstheme="minorHAnsi"/>
                <w:b w:val="0"/>
              </w:rPr>
              <w:t xml:space="preserve">6. </w:t>
            </w:r>
            <w:r w:rsidRPr="005A6B67">
              <w:rPr>
                <w:rFonts w:eastAsia="Arial" w:cstheme="minorHAnsi"/>
              </w:rPr>
              <w:t>¿</w:t>
            </w:r>
            <w:r w:rsidR="0E695FC8" w:rsidRPr="005A6B67">
              <w:rPr>
                <w:rFonts w:eastAsia="Arial" w:cstheme="minorHAnsi"/>
                <w:b w:val="0"/>
              </w:rPr>
              <w:t>Requiere el sistema entrada de datos interactiva?</w:t>
            </w:r>
          </w:p>
        </w:tc>
        <w:tc>
          <w:tcPr>
            <w:tcW w:w="1380" w:type="dxa"/>
            <w:shd w:val="clear" w:color="auto" w:fill="FFFFFF" w:themeFill="background1"/>
            <w:vAlign w:val="center"/>
          </w:tcPr>
          <w:p w14:paraId="53A25AD0" w14:textId="65C9A7A0" w:rsidR="0E695FC8" w:rsidRDefault="0E695FC8" w:rsidP="0E695FC8">
            <w:pPr>
              <w:jc w:val="center"/>
              <w:cnfStyle w:val="000000000000" w:firstRow="0" w:lastRow="0" w:firstColumn="0" w:lastColumn="0" w:oddVBand="0" w:evenVBand="0" w:oddHBand="0" w:evenHBand="0" w:firstRowFirstColumn="0" w:firstRowLastColumn="0" w:lastRowFirstColumn="0" w:lastRowLastColumn="0"/>
            </w:pPr>
            <w:r w:rsidRPr="005A6B67">
              <w:rPr>
                <w:rFonts w:eastAsia="Arial" w:cstheme="minorHAnsi"/>
              </w:rPr>
              <w:t>3</w:t>
            </w:r>
          </w:p>
        </w:tc>
      </w:tr>
      <w:tr w:rsidR="0E695FC8" w14:paraId="247C5FBC" w14:textId="77777777" w:rsidTr="00752C61">
        <w:trPr>
          <w:trHeight w:val="300"/>
        </w:trPr>
        <w:tc>
          <w:tcPr>
            <w:cnfStyle w:val="001000000000" w:firstRow="0" w:lastRow="0" w:firstColumn="1" w:lastColumn="0" w:oddVBand="0" w:evenVBand="0" w:oddHBand="0" w:evenHBand="0" w:firstRowFirstColumn="0" w:firstRowLastColumn="0" w:lastRowFirstColumn="0" w:lastRowLastColumn="0"/>
            <w:tcW w:w="7110" w:type="dxa"/>
            <w:shd w:val="clear" w:color="auto" w:fill="FFFFFF" w:themeFill="background1"/>
            <w:vAlign w:val="center"/>
          </w:tcPr>
          <w:p w14:paraId="16207AC0" w14:textId="754B002E" w:rsidR="0E695FC8" w:rsidRDefault="007B3456" w:rsidP="005A6B67">
            <w:pPr>
              <w:jc w:val="left"/>
            </w:pPr>
            <w:r w:rsidRPr="005A6B67">
              <w:rPr>
                <w:rFonts w:eastAsia="Arial" w:cstheme="minorHAnsi"/>
                <w:b w:val="0"/>
              </w:rPr>
              <w:t xml:space="preserve">7. </w:t>
            </w:r>
            <w:r w:rsidRPr="005A6B67">
              <w:rPr>
                <w:rFonts w:eastAsia="Arial" w:cstheme="minorHAnsi"/>
              </w:rPr>
              <w:t>¿</w:t>
            </w:r>
            <w:r w:rsidR="0E695FC8" w:rsidRPr="005A6B67">
              <w:rPr>
                <w:rFonts w:eastAsia="Arial" w:cstheme="minorHAnsi"/>
                <w:b w:val="0"/>
              </w:rPr>
              <w:t>Requiere la entrada de datos interactiva que las transacciones de entrada se lleven a cabo sobre múltiples pantallas u operaciones?</w:t>
            </w:r>
          </w:p>
        </w:tc>
        <w:tc>
          <w:tcPr>
            <w:tcW w:w="1380" w:type="dxa"/>
            <w:shd w:val="clear" w:color="auto" w:fill="FFFFFF" w:themeFill="background1"/>
            <w:vAlign w:val="center"/>
          </w:tcPr>
          <w:p w14:paraId="69811563" w14:textId="475EA3E4" w:rsidR="0E695FC8" w:rsidRDefault="0E695FC8" w:rsidP="0E695FC8">
            <w:pPr>
              <w:jc w:val="center"/>
              <w:cnfStyle w:val="000000000000" w:firstRow="0" w:lastRow="0" w:firstColumn="0" w:lastColumn="0" w:oddVBand="0" w:evenVBand="0" w:oddHBand="0" w:evenHBand="0" w:firstRowFirstColumn="0" w:firstRowLastColumn="0" w:lastRowFirstColumn="0" w:lastRowLastColumn="0"/>
            </w:pPr>
            <w:r w:rsidRPr="005A6B67">
              <w:rPr>
                <w:rFonts w:eastAsia="Arial" w:cstheme="minorHAnsi"/>
              </w:rPr>
              <w:t>4</w:t>
            </w:r>
          </w:p>
        </w:tc>
      </w:tr>
      <w:tr w:rsidR="0E695FC8" w14:paraId="6859ADFD" w14:textId="77777777" w:rsidTr="00752C61">
        <w:trPr>
          <w:trHeight w:val="300"/>
        </w:trPr>
        <w:tc>
          <w:tcPr>
            <w:cnfStyle w:val="001000000000" w:firstRow="0" w:lastRow="0" w:firstColumn="1" w:lastColumn="0" w:oddVBand="0" w:evenVBand="0" w:oddHBand="0" w:evenHBand="0" w:firstRowFirstColumn="0" w:firstRowLastColumn="0" w:lastRowFirstColumn="0" w:lastRowLastColumn="0"/>
            <w:tcW w:w="7110" w:type="dxa"/>
            <w:shd w:val="clear" w:color="auto" w:fill="FFFFFF" w:themeFill="background1"/>
            <w:vAlign w:val="center"/>
          </w:tcPr>
          <w:p w14:paraId="2EB90AAA" w14:textId="6F47AB7F" w:rsidR="0E695FC8" w:rsidRDefault="007B3456" w:rsidP="005A6B67">
            <w:pPr>
              <w:jc w:val="left"/>
            </w:pPr>
            <w:r w:rsidRPr="005A6B67">
              <w:rPr>
                <w:rFonts w:eastAsia="Arial" w:cstheme="minorHAnsi"/>
                <w:b w:val="0"/>
              </w:rPr>
              <w:t xml:space="preserve">8. </w:t>
            </w:r>
            <w:r w:rsidRPr="005A6B67">
              <w:rPr>
                <w:rFonts w:eastAsia="Arial" w:cstheme="minorHAnsi"/>
              </w:rPr>
              <w:t>¿</w:t>
            </w:r>
            <w:r w:rsidR="0E695FC8" w:rsidRPr="005A6B67">
              <w:rPr>
                <w:rFonts w:eastAsia="Arial" w:cstheme="minorHAnsi"/>
                <w:b w:val="0"/>
              </w:rPr>
              <w:t>Se actualizan los archivos maestros de forma interactiva?</w:t>
            </w:r>
          </w:p>
        </w:tc>
        <w:tc>
          <w:tcPr>
            <w:tcW w:w="1380" w:type="dxa"/>
            <w:shd w:val="clear" w:color="auto" w:fill="FFFFFF" w:themeFill="background1"/>
            <w:vAlign w:val="center"/>
          </w:tcPr>
          <w:p w14:paraId="00444249" w14:textId="7A0B386C" w:rsidR="0E695FC8" w:rsidRDefault="0E695FC8" w:rsidP="0E695FC8">
            <w:pPr>
              <w:jc w:val="center"/>
              <w:cnfStyle w:val="000000000000" w:firstRow="0" w:lastRow="0" w:firstColumn="0" w:lastColumn="0" w:oddVBand="0" w:evenVBand="0" w:oddHBand="0" w:evenHBand="0" w:firstRowFirstColumn="0" w:firstRowLastColumn="0" w:lastRowFirstColumn="0" w:lastRowLastColumn="0"/>
            </w:pPr>
            <w:r w:rsidRPr="005A6B67">
              <w:rPr>
                <w:rFonts w:eastAsia="Arial" w:cstheme="minorHAnsi"/>
              </w:rPr>
              <w:t>3</w:t>
            </w:r>
          </w:p>
        </w:tc>
      </w:tr>
      <w:tr w:rsidR="0E695FC8" w14:paraId="44A79A67" w14:textId="77777777" w:rsidTr="00752C61">
        <w:trPr>
          <w:trHeight w:val="300"/>
        </w:trPr>
        <w:tc>
          <w:tcPr>
            <w:cnfStyle w:val="001000000000" w:firstRow="0" w:lastRow="0" w:firstColumn="1" w:lastColumn="0" w:oddVBand="0" w:evenVBand="0" w:oddHBand="0" w:evenHBand="0" w:firstRowFirstColumn="0" w:firstRowLastColumn="0" w:lastRowFirstColumn="0" w:lastRowLastColumn="0"/>
            <w:tcW w:w="7110" w:type="dxa"/>
            <w:shd w:val="clear" w:color="auto" w:fill="FFFFFF" w:themeFill="background1"/>
            <w:vAlign w:val="center"/>
          </w:tcPr>
          <w:p w14:paraId="538DDE81" w14:textId="42E380A1" w:rsidR="0E695FC8" w:rsidRDefault="0E695FC8" w:rsidP="005A6B67">
            <w:pPr>
              <w:jc w:val="left"/>
            </w:pPr>
            <w:r w:rsidRPr="005A6B67">
              <w:rPr>
                <w:rFonts w:eastAsia="Arial" w:cstheme="minorHAnsi"/>
                <w:b w:val="0"/>
              </w:rPr>
              <w:t>9. ¿Son complejas las entradas, las salidas, los archivos o las peticiones?</w:t>
            </w:r>
          </w:p>
        </w:tc>
        <w:tc>
          <w:tcPr>
            <w:tcW w:w="1380" w:type="dxa"/>
            <w:shd w:val="clear" w:color="auto" w:fill="FFFFFF" w:themeFill="background1"/>
            <w:vAlign w:val="center"/>
          </w:tcPr>
          <w:p w14:paraId="5F563C10" w14:textId="525D9B00" w:rsidR="0E695FC8" w:rsidRDefault="0E695FC8" w:rsidP="0E695FC8">
            <w:pPr>
              <w:jc w:val="center"/>
              <w:cnfStyle w:val="000000000000" w:firstRow="0" w:lastRow="0" w:firstColumn="0" w:lastColumn="0" w:oddVBand="0" w:evenVBand="0" w:oddHBand="0" w:evenHBand="0" w:firstRowFirstColumn="0" w:firstRowLastColumn="0" w:lastRowFirstColumn="0" w:lastRowLastColumn="0"/>
            </w:pPr>
            <w:r w:rsidRPr="005A6B67">
              <w:rPr>
                <w:rFonts w:eastAsia="Arial" w:cstheme="minorHAnsi"/>
              </w:rPr>
              <w:t>1</w:t>
            </w:r>
          </w:p>
        </w:tc>
      </w:tr>
      <w:tr w:rsidR="0E695FC8" w14:paraId="62A251BC" w14:textId="77777777" w:rsidTr="00752C61">
        <w:trPr>
          <w:trHeight w:val="300"/>
        </w:trPr>
        <w:tc>
          <w:tcPr>
            <w:cnfStyle w:val="001000000000" w:firstRow="0" w:lastRow="0" w:firstColumn="1" w:lastColumn="0" w:oddVBand="0" w:evenVBand="0" w:oddHBand="0" w:evenHBand="0" w:firstRowFirstColumn="0" w:firstRowLastColumn="0" w:lastRowFirstColumn="0" w:lastRowLastColumn="0"/>
            <w:tcW w:w="7110" w:type="dxa"/>
            <w:shd w:val="clear" w:color="auto" w:fill="FFFFFF" w:themeFill="background1"/>
            <w:vAlign w:val="center"/>
          </w:tcPr>
          <w:p w14:paraId="1A57367E" w14:textId="50E257BC" w:rsidR="0E695FC8" w:rsidRDefault="007B3456" w:rsidP="005A6B67">
            <w:pPr>
              <w:jc w:val="left"/>
            </w:pPr>
            <w:r w:rsidRPr="005A6B67">
              <w:rPr>
                <w:rFonts w:eastAsia="Arial" w:cstheme="minorHAnsi"/>
                <w:b w:val="0"/>
              </w:rPr>
              <w:t xml:space="preserve">10. </w:t>
            </w:r>
            <w:r w:rsidRPr="005A6B67">
              <w:rPr>
                <w:rFonts w:eastAsia="Arial" w:cstheme="minorHAnsi"/>
              </w:rPr>
              <w:t>¿</w:t>
            </w:r>
            <w:r w:rsidR="0E695FC8" w:rsidRPr="005A6B67">
              <w:rPr>
                <w:rFonts w:eastAsia="Arial" w:cstheme="minorHAnsi"/>
                <w:b w:val="0"/>
              </w:rPr>
              <w:t>Es complejo el procesamiento interno?</w:t>
            </w:r>
          </w:p>
        </w:tc>
        <w:tc>
          <w:tcPr>
            <w:tcW w:w="1380" w:type="dxa"/>
            <w:shd w:val="clear" w:color="auto" w:fill="FFFFFF" w:themeFill="background1"/>
            <w:vAlign w:val="center"/>
          </w:tcPr>
          <w:p w14:paraId="340373D6" w14:textId="22E812CC" w:rsidR="0E695FC8" w:rsidRDefault="0E695FC8" w:rsidP="0E695FC8">
            <w:pPr>
              <w:jc w:val="center"/>
              <w:cnfStyle w:val="000000000000" w:firstRow="0" w:lastRow="0" w:firstColumn="0" w:lastColumn="0" w:oddVBand="0" w:evenVBand="0" w:oddHBand="0" w:evenHBand="0" w:firstRowFirstColumn="0" w:firstRowLastColumn="0" w:lastRowFirstColumn="0" w:lastRowLastColumn="0"/>
            </w:pPr>
            <w:r w:rsidRPr="005A6B67">
              <w:rPr>
                <w:rFonts w:eastAsia="Arial" w:cstheme="minorHAnsi"/>
              </w:rPr>
              <w:t>1</w:t>
            </w:r>
          </w:p>
        </w:tc>
      </w:tr>
      <w:tr w:rsidR="0E695FC8" w14:paraId="15F3A0FA" w14:textId="77777777" w:rsidTr="00752C61">
        <w:trPr>
          <w:trHeight w:val="300"/>
        </w:trPr>
        <w:tc>
          <w:tcPr>
            <w:cnfStyle w:val="001000000000" w:firstRow="0" w:lastRow="0" w:firstColumn="1" w:lastColumn="0" w:oddVBand="0" w:evenVBand="0" w:oddHBand="0" w:evenHBand="0" w:firstRowFirstColumn="0" w:firstRowLastColumn="0" w:lastRowFirstColumn="0" w:lastRowLastColumn="0"/>
            <w:tcW w:w="7110" w:type="dxa"/>
            <w:shd w:val="clear" w:color="auto" w:fill="FFFFFF" w:themeFill="background1"/>
            <w:vAlign w:val="center"/>
          </w:tcPr>
          <w:p w14:paraId="1DB7BB1A" w14:textId="3AC29B75" w:rsidR="0E695FC8" w:rsidRDefault="007B3456" w:rsidP="005A6B67">
            <w:pPr>
              <w:jc w:val="left"/>
            </w:pPr>
            <w:r w:rsidRPr="005A6B67">
              <w:rPr>
                <w:rFonts w:eastAsia="Arial" w:cstheme="minorHAnsi"/>
                <w:b w:val="0"/>
              </w:rPr>
              <w:t xml:space="preserve">11. </w:t>
            </w:r>
            <w:r w:rsidRPr="005A6B67">
              <w:rPr>
                <w:rFonts w:eastAsia="Arial" w:cstheme="minorHAnsi"/>
              </w:rPr>
              <w:t>¿</w:t>
            </w:r>
            <w:r w:rsidR="0E695FC8" w:rsidRPr="005A6B67">
              <w:rPr>
                <w:rFonts w:eastAsia="Arial" w:cstheme="minorHAnsi"/>
                <w:b w:val="0"/>
              </w:rPr>
              <w:t>Se ha diseñado el código para ser reutilizable?</w:t>
            </w:r>
          </w:p>
        </w:tc>
        <w:tc>
          <w:tcPr>
            <w:tcW w:w="1380" w:type="dxa"/>
            <w:shd w:val="clear" w:color="auto" w:fill="FFFFFF" w:themeFill="background1"/>
            <w:vAlign w:val="center"/>
          </w:tcPr>
          <w:p w14:paraId="63ED1FCD" w14:textId="05FB213D" w:rsidR="0E695FC8" w:rsidRDefault="0E695FC8" w:rsidP="0E695FC8">
            <w:pPr>
              <w:jc w:val="center"/>
              <w:cnfStyle w:val="000000000000" w:firstRow="0" w:lastRow="0" w:firstColumn="0" w:lastColumn="0" w:oddVBand="0" w:evenVBand="0" w:oddHBand="0" w:evenHBand="0" w:firstRowFirstColumn="0" w:firstRowLastColumn="0" w:lastRowFirstColumn="0" w:lastRowLastColumn="0"/>
            </w:pPr>
            <w:r w:rsidRPr="005A6B67">
              <w:rPr>
                <w:rFonts w:eastAsia="Arial" w:cstheme="minorHAnsi"/>
              </w:rPr>
              <w:t>4</w:t>
            </w:r>
          </w:p>
        </w:tc>
      </w:tr>
      <w:tr w:rsidR="0E695FC8" w14:paraId="5AF22E16" w14:textId="77777777" w:rsidTr="00752C61">
        <w:trPr>
          <w:trHeight w:val="300"/>
        </w:trPr>
        <w:tc>
          <w:tcPr>
            <w:cnfStyle w:val="001000000000" w:firstRow="0" w:lastRow="0" w:firstColumn="1" w:lastColumn="0" w:oddVBand="0" w:evenVBand="0" w:oddHBand="0" w:evenHBand="0" w:firstRowFirstColumn="0" w:firstRowLastColumn="0" w:lastRowFirstColumn="0" w:lastRowLastColumn="0"/>
            <w:tcW w:w="7110" w:type="dxa"/>
            <w:shd w:val="clear" w:color="auto" w:fill="FFFFFF" w:themeFill="background1"/>
            <w:vAlign w:val="center"/>
          </w:tcPr>
          <w:p w14:paraId="01CDBCC9" w14:textId="3A28A050" w:rsidR="0E695FC8" w:rsidRDefault="007B3456" w:rsidP="005A6B67">
            <w:pPr>
              <w:jc w:val="left"/>
            </w:pPr>
            <w:r w:rsidRPr="005A6B67">
              <w:rPr>
                <w:rFonts w:eastAsia="Arial" w:cstheme="minorHAnsi"/>
                <w:b w:val="0"/>
              </w:rPr>
              <w:t xml:space="preserve">12. </w:t>
            </w:r>
            <w:r w:rsidRPr="005A6B67">
              <w:rPr>
                <w:rFonts w:eastAsia="Arial" w:cstheme="minorHAnsi"/>
              </w:rPr>
              <w:t>¿</w:t>
            </w:r>
            <w:r w:rsidR="0E695FC8" w:rsidRPr="005A6B67">
              <w:rPr>
                <w:rFonts w:eastAsia="Arial" w:cstheme="minorHAnsi"/>
                <w:b w:val="0"/>
              </w:rPr>
              <w:t>Están incluidas en el diseño la conversión y la instalación?</w:t>
            </w:r>
          </w:p>
        </w:tc>
        <w:tc>
          <w:tcPr>
            <w:tcW w:w="1380" w:type="dxa"/>
            <w:shd w:val="clear" w:color="auto" w:fill="FFFFFF" w:themeFill="background1"/>
            <w:vAlign w:val="center"/>
          </w:tcPr>
          <w:p w14:paraId="077F77A5" w14:textId="3F59BE16" w:rsidR="0E695FC8" w:rsidRDefault="0E695FC8" w:rsidP="0E695FC8">
            <w:pPr>
              <w:jc w:val="center"/>
              <w:cnfStyle w:val="000000000000" w:firstRow="0" w:lastRow="0" w:firstColumn="0" w:lastColumn="0" w:oddVBand="0" w:evenVBand="0" w:oddHBand="0" w:evenHBand="0" w:firstRowFirstColumn="0" w:firstRowLastColumn="0" w:lastRowFirstColumn="0" w:lastRowLastColumn="0"/>
            </w:pPr>
            <w:r w:rsidRPr="005A6B67">
              <w:rPr>
                <w:rFonts w:eastAsia="Arial" w:cstheme="minorHAnsi"/>
              </w:rPr>
              <w:t>1</w:t>
            </w:r>
          </w:p>
        </w:tc>
      </w:tr>
      <w:tr w:rsidR="0E695FC8" w14:paraId="38ACC887" w14:textId="77777777" w:rsidTr="00752C61">
        <w:trPr>
          <w:trHeight w:val="300"/>
        </w:trPr>
        <w:tc>
          <w:tcPr>
            <w:cnfStyle w:val="001000000000" w:firstRow="0" w:lastRow="0" w:firstColumn="1" w:lastColumn="0" w:oddVBand="0" w:evenVBand="0" w:oddHBand="0" w:evenHBand="0" w:firstRowFirstColumn="0" w:firstRowLastColumn="0" w:lastRowFirstColumn="0" w:lastRowLastColumn="0"/>
            <w:tcW w:w="7110" w:type="dxa"/>
            <w:shd w:val="clear" w:color="auto" w:fill="FFFFFF" w:themeFill="background1"/>
            <w:vAlign w:val="center"/>
          </w:tcPr>
          <w:p w14:paraId="5BEB2106" w14:textId="38943078" w:rsidR="0E695FC8" w:rsidRDefault="007B3456" w:rsidP="005A6B67">
            <w:pPr>
              <w:jc w:val="left"/>
            </w:pPr>
            <w:r w:rsidRPr="005A6B67">
              <w:rPr>
                <w:rFonts w:eastAsia="Arial" w:cstheme="minorHAnsi"/>
                <w:b w:val="0"/>
              </w:rPr>
              <w:t xml:space="preserve">13. </w:t>
            </w:r>
            <w:r w:rsidRPr="005A6B67">
              <w:rPr>
                <w:rFonts w:eastAsia="Arial" w:cstheme="minorHAnsi"/>
              </w:rPr>
              <w:t>¿</w:t>
            </w:r>
            <w:r w:rsidR="0E695FC8" w:rsidRPr="005A6B67">
              <w:rPr>
                <w:rFonts w:eastAsia="Arial" w:cstheme="minorHAnsi"/>
                <w:b w:val="0"/>
              </w:rPr>
              <w:t>Se ha diseñado el sistema para soportar múltiples instalaciones en diferentes organizaciones?</w:t>
            </w:r>
          </w:p>
        </w:tc>
        <w:tc>
          <w:tcPr>
            <w:tcW w:w="1380" w:type="dxa"/>
            <w:shd w:val="clear" w:color="auto" w:fill="FFFFFF" w:themeFill="background1"/>
            <w:vAlign w:val="center"/>
          </w:tcPr>
          <w:p w14:paraId="0E7C1496" w14:textId="0738B4BB" w:rsidR="0E695FC8" w:rsidRDefault="0E695FC8" w:rsidP="0E695FC8">
            <w:pPr>
              <w:jc w:val="center"/>
              <w:cnfStyle w:val="000000000000" w:firstRow="0" w:lastRow="0" w:firstColumn="0" w:lastColumn="0" w:oddVBand="0" w:evenVBand="0" w:oddHBand="0" w:evenHBand="0" w:firstRowFirstColumn="0" w:firstRowLastColumn="0" w:lastRowFirstColumn="0" w:lastRowLastColumn="0"/>
            </w:pPr>
            <w:r w:rsidRPr="005A6B67">
              <w:rPr>
                <w:rFonts w:eastAsia="Arial" w:cstheme="minorHAnsi"/>
              </w:rPr>
              <w:t>2</w:t>
            </w:r>
          </w:p>
        </w:tc>
      </w:tr>
      <w:tr w:rsidR="0E695FC8" w14:paraId="63A74721" w14:textId="77777777" w:rsidTr="00752C61">
        <w:trPr>
          <w:trHeight w:val="300"/>
        </w:trPr>
        <w:tc>
          <w:tcPr>
            <w:cnfStyle w:val="001000000000" w:firstRow="0" w:lastRow="0" w:firstColumn="1" w:lastColumn="0" w:oddVBand="0" w:evenVBand="0" w:oddHBand="0" w:evenHBand="0" w:firstRowFirstColumn="0" w:firstRowLastColumn="0" w:lastRowFirstColumn="0" w:lastRowLastColumn="0"/>
            <w:tcW w:w="7110" w:type="dxa"/>
            <w:shd w:val="clear" w:color="auto" w:fill="FFFFFF" w:themeFill="background1"/>
            <w:vAlign w:val="center"/>
          </w:tcPr>
          <w:p w14:paraId="2294FA02" w14:textId="613EBD93" w:rsidR="0E695FC8" w:rsidRDefault="007B3456" w:rsidP="005A6B67">
            <w:pPr>
              <w:jc w:val="left"/>
            </w:pPr>
            <w:r w:rsidRPr="005A6B67">
              <w:rPr>
                <w:rFonts w:eastAsia="Arial" w:cstheme="minorHAnsi"/>
                <w:b w:val="0"/>
              </w:rPr>
              <w:t xml:space="preserve">14. </w:t>
            </w:r>
            <w:r w:rsidRPr="005A6B67">
              <w:rPr>
                <w:rFonts w:eastAsia="Arial" w:cstheme="minorHAnsi"/>
              </w:rPr>
              <w:t>¿</w:t>
            </w:r>
            <w:r w:rsidR="0E695FC8" w:rsidRPr="005A6B67">
              <w:rPr>
                <w:rFonts w:eastAsia="Arial" w:cstheme="minorHAnsi"/>
                <w:b w:val="0"/>
              </w:rPr>
              <w:t>Se ha diseñado la aplicación para facilitar los cambios y para ser fácilmente utilizada por el usuario?</w:t>
            </w:r>
          </w:p>
        </w:tc>
        <w:tc>
          <w:tcPr>
            <w:tcW w:w="1380" w:type="dxa"/>
            <w:shd w:val="clear" w:color="auto" w:fill="FFFFFF" w:themeFill="background1"/>
            <w:vAlign w:val="center"/>
          </w:tcPr>
          <w:p w14:paraId="5AC6EC43" w14:textId="5DEC3879" w:rsidR="0E695FC8" w:rsidRDefault="0E695FC8" w:rsidP="0E695FC8">
            <w:pPr>
              <w:jc w:val="center"/>
              <w:cnfStyle w:val="000000000000" w:firstRow="0" w:lastRow="0" w:firstColumn="0" w:lastColumn="0" w:oddVBand="0" w:evenVBand="0" w:oddHBand="0" w:evenHBand="0" w:firstRowFirstColumn="0" w:firstRowLastColumn="0" w:lastRowFirstColumn="0" w:lastRowLastColumn="0"/>
            </w:pPr>
            <w:r w:rsidRPr="005A6B67">
              <w:rPr>
                <w:rFonts w:eastAsia="Arial" w:cstheme="minorHAnsi"/>
              </w:rPr>
              <w:t>1</w:t>
            </w:r>
          </w:p>
        </w:tc>
      </w:tr>
    </w:tbl>
    <w:p w14:paraId="75629387" w14:textId="259CC251" w:rsidR="00841FA9" w:rsidRPr="00794F37" w:rsidRDefault="00DC426F" w:rsidP="00794F37">
      <w:pPr>
        <w:pStyle w:val="CitadeTablas"/>
      </w:pPr>
      <w:bookmarkStart w:id="619" w:name="_Toc165126445"/>
      <w:r>
        <w:t>App de avisos y mensajería – Cálculo de factores de ajuste</w:t>
      </w:r>
      <w:bookmarkStart w:id="620" w:name="_Toc1269434385"/>
      <w:bookmarkStart w:id="621" w:name="_Toc164120932"/>
      <w:bookmarkEnd w:id="619"/>
    </w:p>
    <w:p w14:paraId="33C5F8C6" w14:textId="30F27158" w:rsidR="16F8728A" w:rsidRDefault="189F738B" w:rsidP="00A12411">
      <w:pPr>
        <w:pStyle w:val="Ttulo5"/>
      </w:pPr>
      <w:r>
        <w:t>Cálculo de los puntos función</w:t>
      </w:r>
      <w:bookmarkEnd w:id="620"/>
      <w:bookmarkEnd w:id="621"/>
    </w:p>
    <w:p w14:paraId="74891C74" w14:textId="1B532CD9" w:rsidR="6121422A" w:rsidRDefault="1FCE0778" w:rsidP="6121422A">
      <w:r>
        <w:t>Ahora con los datos sacados en los apartados anteriores podemos calcular los puntos función:</w:t>
      </w:r>
    </w:p>
    <w:tbl>
      <w:tblPr>
        <w:tblStyle w:val="Tablaconcuadrculaclara"/>
        <w:tblW w:w="0" w:type="auto"/>
        <w:shd w:val="clear" w:color="auto" w:fill="FFFFFF" w:themeFill="background1"/>
        <w:tblLook w:val="06A0" w:firstRow="1" w:lastRow="0" w:firstColumn="1" w:lastColumn="0" w:noHBand="1" w:noVBand="1"/>
      </w:tblPr>
      <w:tblGrid>
        <w:gridCol w:w="4245"/>
        <w:gridCol w:w="4245"/>
      </w:tblGrid>
      <w:tr w:rsidR="0E695FC8" w14:paraId="11313C05" w14:textId="77777777" w:rsidTr="005A6B67">
        <w:trPr>
          <w:trHeight w:val="300"/>
        </w:trPr>
        <w:tc>
          <w:tcPr>
            <w:tcW w:w="4245" w:type="dxa"/>
            <w:shd w:val="clear" w:color="auto" w:fill="AEAAAA" w:themeFill="background2" w:themeFillShade="BF"/>
          </w:tcPr>
          <w:p w14:paraId="6AE5E9DA" w14:textId="397EB9C0" w:rsidR="0E695FC8" w:rsidRPr="005A6B67" w:rsidRDefault="0E695FC8" w:rsidP="0E695FC8">
            <w:pPr>
              <w:jc w:val="center"/>
              <w:rPr>
                <w:b/>
              </w:rPr>
            </w:pPr>
            <w:r w:rsidRPr="005A6B67">
              <w:rPr>
                <w:b/>
              </w:rPr>
              <w:t>Variable</w:t>
            </w:r>
          </w:p>
        </w:tc>
        <w:tc>
          <w:tcPr>
            <w:tcW w:w="4245" w:type="dxa"/>
            <w:shd w:val="clear" w:color="auto" w:fill="AEAAAA" w:themeFill="background2" w:themeFillShade="BF"/>
          </w:tcPr>
          <w:p w14:paraId="52CCCA19" w14:textId="3DFFEEF9" w:rsidR="0E695FC8" w:rsidRPr="005A6B67" w:rsidRDefault="0E695FC8" w:rsidP="0E695FC8">
            <w:pPr>
              <w:jc w:val="center"/>
              <w:rPr>
                <w:b/>
              </w:rPr>
            </w:pPr>
            <w:r w:rsidRPr="005A6B67">
              <w:rPr>
                <w:b/>
              </w:rPr>
              <w:t>Valor</w:t>
            </w:r>
          </w:p>
        </w:tc>
      </w:tr>
      <w:tr w:rsidR="0E695FC8" w14:paraId="37472376" w14:textId="77777777" w:rsidTr="005A6B67">
        <w:trPr>
          <w:trHeight w:val="300"/>
        </w:trPr>
        <w:tc>
          <w:tcPr>
            <w:tcW w:w="4245" w:type="dxa"/>
            <w:shd w:val="clear" w:color="auto" w:fill="FFFFFF" w:themeFill="background1"/>
          </w:tcPr>
          <w:p w14:paraId="0D84B145" w14:textId="63EF08B5" w:rsidR="0E695FC8" w:rsidRDefault="003766FE" w:rsidP="0E695FC8">
            <w:pPr>
              <w:jc w:val="center"/>
            </w:pPr>
            <w:r w:rsidRPr="00DA735B">
              <w:t>CF</w:t>
            </w:r>
            <w:r>
              <w:t xml:space="preserve"> (Contador Función)</w:t>
            </w:r>
          </w:p>
        </w:tc>
        <w:tc>
          <w:tcPr>
            <w:tcW w:w="4245" w:type="dxa"/>
            <w:shd w:val="clear" w:color="auto" w:fill="FFFFFF" w:themeFill="background1"/>
          </w:tcPr>
          <w:p w14:paraId="6852ED39" w14:textId="4206D46E" w:rsidR="580C5645" w:rsidRDefault="580C5645" w:rsidP="0E695FC8">
            <w:pPr>
              <w:jc w:val="center"/>
            </w:pPr>
            <w:r>
              <w:t>45</w:t>
            </w:r>
          </w:p>
        </w:tc>
      </w:tr>
      <w:tr w:rsidR="0E695FC8" w14:paraId="462DD2E8" w14:textId="77777777" w:rsidTr="005A6B67">
        <w:trPr>
          <w:trHeight w:val="300"/>
        </w:trPr>
        <w:tc>
          <w:tcPr>
            <w:tcW w:w="4245" w:type="dxa"/>
            <w:shd w:val="clear" w:color="auto" w:fill="FFFFFF" w:themeFill="background1"/>
          </w:tcPr>
          <w:p w14:paraId="01EEFC45" w14:textId="6CEAC931" w:rsidR="0E695FC8" w:rsidRDefault="0E695FC8" w:rsidP="0E695FC8">
            <w:pPr>
              <w:jc w:val="center"/>
            </w:pPr>
            <w:r w:rsidRPr="005A6B67">
              <w:t>Σ</w:t>
            </w:r>
            <w:r>
              <w:t xml:space="preserve"> factores de ajuste</w:t>
            </w:r>
          </w:p>
        </w:tc>
        <w:tc>
          <w:tcPr>
            <w:tcW w:w="4245" w:type="dxa"/>
            <w:shd w:val="clear" w:color="auto" w:fill="FFFFFF" w:themeFill="background1"/>
          </w:tcPr>
          <w:p w14:paraId="7C5DCD7A" w14:textId="5D10EE67" w:rsidR="71E5CDF0" w:rsidRDefault="71E5CDF0" w:rsidP="0E695FC8">
            <w:pPr>
              <w:jc w:val="center"/>
            </w:pPr>
            <w:r>
              <w:t>29</w:t>
            </w:r>
          </w:p>
        </w:tc>
      </w:tr>
      <w:tr w:rsidR="0E695FC8" w14:paraId="62ECFD21" w14:textId="77777777" w:rsidTr="005A6B67">
        <w:trPr>
          <w:trHeight w:val="300"/>
        </w:trPr>
        <w:tc>
          <w:tcPr>
            <w:tcW w:w="4245" w:type="dxa"/>
            <w:shd w:val="clear" w:color="auto" w:fill="FFFFFF" w:themeFill="background1"/>
          </w:tcPr>
          <w:p w14:paraId="68820EED" w14:textId="5CC8FDE7" w:rsidR="0E695FC8" w:rsidRDefault="0E695FC8" w:rsidP="0E695FC8">
            <w:pPr>
              <w:jc w:val="center"/>
            </w:pPr>
            <w:r>
              <w:t>C</w:t>
            </w:r>
            <w:r w:rsidRPr="005A6B67">
              <w:rPr>
                <w:vertAlign w:val="subscript"/>
              </w:rPr>
              <w:t>k</w:t>
            </w:r>
          </w:p>
        </w:tc>
        <w:tc>
          <w:tcPr>
            <w:tcW w:w="4245" w:type="dxa"/>
            <w:shd w:val="clear" w:color="auto" w:fill="FFFFFF" w:themeFill="background1"/>
          </w:tcPr>
          <w:p w14:paraId="51103598" w14:textId="1438EF45" w:rsidR="6C64779D" w:rsidRDefault="6C64779D" w:rsidP="0E695FC8">
            <w:pPr>
              <w:jc w:val="center"/>
            </w:pPr>
            <w:r>
              <w:t>0,94</w:t>
            </w:r>
          </w:p>
        </w:tc>
      </w:tr>
      <w:tr w:rsidR="0E695FC8" w14:paraId="70C9E832" w14:textId="77777777" w:rsidTr="005A6B67">
        <w:trPr>
          <w:trHeight w:val="300"/>
        </w:trPr>
        <w:tc>
          <w:tcPr>
            <w:tcW w:w="4245" w:type="dxa"/>
            <w:shd w:val="clear" w:color="auto" w:fill="FFFFFF" w:themeFill="background1"/>
          </w:tcPr>
          <w:p w14:paraId="61F15CA5" w14:textId="4541B610" w:rsidR="0E695FC8" w:rsidRDefault="0E695FC8" w:rsidP="0E695FC8">
            <w:pPr>
              <w:jc w:val="center"/>
            </w:pPr>
            <w:r w:rsidRPr="005A6B67">
              <w:t>PF</w:t>
            </w:r>
            <w:r w:rsidR="003766FE">
              <w:t xml:space="preserve"> (Puntos Función)</w:t>
            </w:r>
          </w:p>
        </w:tc>
        <w:tc>
          <w:tcPr>
            <w:tcW w:w="4245" w:type="dxa"/>
            <w:shd w:val="clear" w:color="auto" w:fill="FFFFFF" w:themeFill="background1"/>
          </w:tcPr>
          <w:p w14:paraId="62C264B4" w14:textId="111C67C0" w:rsidR="6ABBE74F" w:rsidRDefault="6ABBE74F" w:rsidP="0E695FC8">
            <w:pPr>
              <w:jc w:val="center"/>
            </w:pPr>
            <w:r>
              <w:t>42,3</w:t>
            </w:r>
          </w:p>
        </w:tc>
      </w:tr>
    </w:tbl>
    <w:p w14:paraId="0B7439D9" w14:textId="2289252E" w:rsidR="6121422A" w:rsidRDefault="00DC426F" w:rsidP="00124C91">
      <w:pPr>
        <w:pStyle w:val="CitadeTablas"/>
      </w:pPr>
      <w:bookmarkStart w:id="622" w:name="_Toc165126446"/>
      <w:r>
        <w:t>App de avisos y mensajería – Cálculo de puntos función</w:t>
      </w:r>
      <w:bookmarkEnd w:id="622"/>
    </w:p>
    <w:p w14:paraId="786C5F68" w14:textId="77777777" w:rsidR="00794F37" w:rsidRDefault="00794F37">
      <w:pPr>
        <w:jc w:val="left"/>
        <w:rPr>
          <w:rFonts w:asciiTheme="majorHAnsi" w:eastAsiaTheme="majorEastAsia" w:hAnsiTheme="majorHAnsi" w:cstheme="majorBidi"/>
          <w:b/>
          <w:iCs/>
          <w:sz w:val="24"/>
        </w:rPr>
      </w:pPr>
      <w:bookmarkStart w:id="623" w:name="_Toc1288499238"/>
      <w:bookmarkStart w:id="624" w:name="_Toc164120933"/>
      <w:r>
        <w:br w:type="page"/>
      </w:r>
    </w:p>
    <w:p w14:paraId="00311E53" w14:textId="198758F5" w:rsidR="35B52A3A" w:rsidRDefault="0C5E6F57" w:rsidP="00971F70">
      <w:pPr>
        <w:pStyle w:val="Ttulo4"/>
      </w:pPr>
      <w:r>
        <w:lastRenderedPageBreak/>
        <w:t>Módulo de Dashboard de seguimiento</w:t>
      </w:r>
      <w:bookmarkEnd w:id="623"/>
      <w:bookmarkEnd w:id="624"/>
    </w:p>
    <w:p w14:paraId="4A4E0F0D" w14:textId="370D8B66" w:rsidR="5A3FA2DB" w:rsidRDefault="4A7EA8A2" w:rsidP="00A12411">
      <w:pPr>
        <w:pStyle w:val="Ttulo5"/>
      </w:pPr>
      <w:bookmarkStart w:id="625" w:name="_Toc1565881185"/>
      <w:bookmarkStart w:id="626" w:name="_Toc164120934"/>
      <w:r>
        <w:t>Identificación de las funciones</w:t>
      </w:r>
      <w:bookmarkEnd w:id="625"/>
      <w:bookmarkEnd w:id="626"/>
    </w:p>
    <w:p w14:paraId="686A7BCD" w14:textId="1BA56CEE" w:rsidR="3DC55F42" w:rsidRPr="009E439B" w:rsidRDefault="3DC55F42" w:rsidP="0E695FC8">
      <w:pPr>
        <w:rPr>
          <w:rFonts w:cstheme="minorHAnsi"/>
        </w:rPr>
      </w:pPr>
      <w:r w:rsidRPr="009E439B">
        <w:rPr>
          <w:rFonts w:cstheme="minorHAnsi"/>
        </w:rPr>
        <w:t>El módulo cuenta con las siguientes funciones:</w:t>
      </w:r>
    </w:p>
    <w:p w14:paraId="5BB8E2AB" w14:textId="633F7790" w:rsidR="421B905D" w:rsidRPr="009E439B" w:rsidRDefault="421B905D" w:rsidP="00777473">
      <w:pPr>
        <w:pStyle w:val="Prrafodelista"/>
        <w:numPr>
          <w:ilvl w:val="0"/>
          <w:numId w:val="82"/>
        </w:numPr>
        <w:rPr>
          <w:rFonts w:eastAsia="Aptos" w:cstheme="minorHAnsi"/>
        </w:rPr>
      </w:pPr>
      <w:r w:rsidRPr="009E439B">
        <w:rPr>
          <w:rFonts w:eastAsia="Aptos" w:cstheme="minorHAnsi"/>
          <w:b/>
        </w:rPr>
        <w:t xml:space="preserve">Histórico de usuarios: </w:t>
      </w:r>
      <w:r w:rsidRPr="009E439B">
        <w:rPr>
          <w:rFonts w:eastAsia="Aptos" w:cstheme="minorHAnsi"/>
          <w:color w:val="000000" w:themeColor="text1"/>
        </w:rPr>
        <w:t>Consumo de la interfaz externa en el módulo de gestión de usuarios para obtener el número de usuarios en línea</w:t>
      </w:r>
    </w:p>
    <w:p w14:paraId="685E44D9" w14:textId="010A537A" w:rsidR="421B905D" w:rsidRPr="009E439B" w:rsidRDefault="421B905D" w:rsidP="00777473">
      <w:pPr>
        <w:pStyle w:val="Prrafodelista"/>
        <w:numPr>
          <w:ilvl w:val="0"/>
          <w:numId w:val="82"/>
        </w:numPr>
        <w:rPr>
          <w:rFonts w:eastAsia="Aptos" w:cstheme="minorHAnsi"/>
        </w:rPr>
      </w:pPr>
      <w:r w:rsidRPr="009E439B">
        <w:rPr>
          <w:rFonts w:eastAsia="Aptos" w:cstheme="minorHAnsi"/>
          <w:b/>
        </w:rPr>
        <w:t>Histórico de alertas:</w:t>
      </w:r>
      <w:r w:rsidRPr="009E439B">
        <w:rPr>
          <w:rFonts w:eastAsia="Aptos" w:cstheme="minorHAnsi"/>
          <w:color w:val="000000" w:themeColor="text1"/>
        </w:rPr>
        <w:t xml:space="preserve"> Consumo de la interfaz externa con el middleware de mensajería para obtener el listado de alertas</w:t>
      </w:r>
    </w:p>
    <w:p w14:paraId="4B5AB4F5" w14:textId="47BBFBFC" w:rsidR="421B905D" w:rsidRPr="009E439B" w:rsidRDefault="421B905D" w:rsidP="00777473">
      <w:pPr>
        <w:pStyle w:val="Prrafodelista"/>
        <w:numPr>
          <w:ilvl w:val="0"/>
          <w:numId w:val="82"/>
        </w:numPr>
        <w:rPr>
          <w:rFonts w:eastAsia="Aptos" w:cstheme="minorHAnsi"/>
        </w:rPr>
      </w:pPr>
      <w:r w:rsidRPr="009E439B">
        <w:rPr>
          <w:rFonts w:eastAsia="Aptos" w:cstheme="minorHAnsi"/>
          <w:b/>
          <w:color w:val="000000" w:themeColor="text1"/>
        </w:rPr>
        <w:t>Histórico de ubicaciones de los vehículos de emergencia:</w:t>
      </w:r>
      <w:r w:rsidRPr="009E439B">
        <w:rPr>
          <w:rFonts w:eastAsia="Aptos" w:cstheme="minorHAnsi"/>
          <w:color w:val="000000" w:themeColor="text1"/>
        </w:rPr>
        <w:t xml:space="preserve"> Consumo de la interfaz externa con el middleware de localización para obtener las ubicaciones de los vehículos de emergencia</w:t>
      </w:r>
    </w:p>
    <w:p w14:paraId="17BA6CEF" w14:textId="72154432" w:rsidR="421B905D" w:rsidRPr="009E439B" w:rsidRDefault="421B905D" w:rsidP="00777473">
      <w:pPr>
        <w:pStyle w:val="Prrafodelista"/>
        <w:numPr>
          <w:ilvl w:val="0"/>
          <w:numId w:val="82"/>
        </w:numPr>
        <w:rPr>
          <w:rFonts w:eastAsia="Aptos" w:cstheme="minorHAnsi"/>
        </w:rPr>
      </w:pPr>
      <w:r w:rsidRPr="009E439B">
        <w:rPr>
          <w:rFonts w:eastAsia="Aptos" w:cstheme="minorHAnsi"/>
          <w:b/>
          <w:color w:val="000000" w:themeColor="text1"/>
        </w:rPr>
        <w:t>Listado de clientes activos:</w:t>
      </w:r>
      <w:r w:rsidRPr="009E439B">
        <w:rPr>
          <w:rFonts w:eastAsia="Aptos" w:cstheme="minorHAnsi"/>
          <w:color w:val="000000" w:themeColor="text1"/>
        </w:rPr>
        <w:t xml:space="preserve"> Resultado del procesado de los datos relativos a los usuarios activos por parte de este modulo</w:t>
      </w:r>
    </w:p>
    <w:p w14:paraId="3D51D00D" w14:textId="1C9F2F69" w:rsidR="421B905D" w:rsidRPr="009E439B" w:rsidRDefault="421B905D" w:rsidP="00777473">
      <w:pPr>
        <w:pStyle w:val="Prrafodelista"/>
        <w:numPr>
          <w:ilvl w:val="0"/>
          <w:numId w:val="82"/>
        </w:numPr>
        <w:rPr>
          <w:rFonts w:eastAsia="Aptos" w:cstheme="minorHAnsi"/>
        </w:rPr>
      </w:pPr>
      <w:r w:rsidRPr="009E439B">
        <w:rPr>
          <w:rFonts w:eastAsia="Aptos" w:cstheme="minorHAnsi"/>
          <w:b/>
          <w:color w:val="000000" w:themeColor="text1"/>
        </w:rPr>
        <w:t>Listado de alertas:</w:t>
      </w:r>
      <w:r w:rsidRPr="009E439B">
        <w:rPr>
          <w:rFonts w:eastAsia="Aptos" w:cstheme="minorHAnsi"/>
          <w:color w:val="000000" w:themeColor="text1"/>
        </w:rPr>
        <w:t xml:space="preserve"> Resultado del procesado de los datos relativos a las alertas por parte de este modulo</w:t>
      </w:r>
    </w:p>
    <w:p w14:paraId="51E81579" w14:textId="4F5D4B5E" w:rsidR="421B905D" w:rsidRPr="009E439B" w:rsidRDefault="421B905D" w:rsidP="00777473">
      <w:pPr>
        <w:pStyle w:val="Prrafodelista"/>
        <w:numPr>
          <w:ilvl w:val="0"/>
          <w:numId w:val="82"/>
        </w:numPr>
        <w:rPr>
          <w:rFonts w:eastAsia="Aptos" w:cstheme="minorHAnsi"/>
        </w:rPr>
      </w:pPr>
      <w:r w:rsidRPr="009E439B">
        <w:rPr>
          <w:rFonts w:eastAsia="Aptos" w:cstheme="minorHAnsi"/>
          <w:b/>
          <w:color w:val="000000" w:themeColor="text1"/>
        </w:rPr>
        <w:t xml:space="preserve">Listado de ubicaciones actuales de los vehículos de emergencia: </w:t>
      </w:r>
      <w:r w:rsidRPr="009E439B">
        <w:rPr>
          <w:rFonts w:eastAsia="Aptos" w:cstheme="minorHAnsi"/>
          <w:color w:val="000000" w:themeColor="text1"/>
        </w:rPr>
        <w:t>Resultado del procesado de los datos relativos a las ubicaciones de los vehículos de emergencia por parte de este modulo</w:t>
      </w:r>
    </w:p>
    <w:p w14:paraId="3676F54E" w14:textId="181D07B9" w:rsidR="421B905D" w:rsidRPr="009E439B" w:rsidRDefault="421B905D" w:rsidP="00777473">
      <w:pPr>
        <w:pStyle w:val="Prrafodelista"/>
        <w:numPr>
          <w:ilvl w:val="0"/>
          <w:numId w:val="82"/>
        </w:numPr>
        <w:rPr>
          <w:rFonts w:eastAsia="Aptos" w:cstheme="minorHAnsi"/>
        </w:rPr>
      </w:pPr>
      <w:r w:rsidRPr="009E439B">
        <w:rPr>
          <w:rFonts w:eastAsia="Aptos" w:cstheme="minorHAnsi"/>
          <w:b/>
          <w:color w:val="000000" w:themeColor="text1"/>
        </w:rPr>
        <w:t xml:space="preserve">Filtrado de clientes activos: </w:t>
      </w:r>
      <w:r w:rsidRPr="009E439B">
        <w:rPr>
          <w:rFonts w:eastAsia="Aptos" w:cstheme="minorHAnsi"/>
          <w:color w:val="000000" w:themeColor="text1"/>
        </w:rPr>
        <w:t>Permite filtrar los usuarios por código</w:t>
      </w:r>
    </w:p>
    <w:p w14:paraId="436F9FEE" w14:textId="2BB87D43" w:rsidR="421B905D" w:rsidRPr="009E439B" w:rsidRDefault="421B905D" w:rsidP="00777473">
      <w:pPr>
        <w:pStyle w:val="Prrafodelista"/>
        <w:numPr>
          <w:ilvl w:val="0"/>
          <w:numId w:val="82"/>
        </w:numPr>
        <w:rPr>
          <w:rFonts w:eastAsia="Aptos" w:cstheme="minorHAnsi"/>
        </w:rPr>
      </w:pPr>
      <w:r w:rsidRPr="009E439B">
        <w:rPr>
          <w:rFonts w:eastAsia="Aptos" w:cstheme="minorHAnsi"/>
          <w:b/>
          <w:color w:val="000000" w:themeColor="text1"/>
        </w:rPr>
        <w:t>Filtrado de vehículos de emergencia:</w:t>
      </w:r>
      <w:r w:rsidR="07270BF3" w:rsidRPr="009E439B">
        <w:rPr>
          <w:rFonts w:eastAsia="Aptos" w:cstheme="minorHAnsi"/>
          <w:b/>
          <w:color w:val="000000" w:themeColor="text1"/>
        </w:rPr>
        <w:t xml:space="preserve"> </w:t>
      </w:r>
      <w:r w:rsidR="07270BF3" w:rsidRPr="009E439B">
        <w:rPr>
          <w:rFonts w:eastAsia="Aptos" w:cstheme="minorHAnsi"/>
          <w:color w:val="000000" w:themeColor="text1"/>
        </w:rPr>
        <w:t>Permite filtrar los vehículos por código</w:t>
      </w:r>
    </w:p>
    <w:p w14:paraId="62AE7EC2" w14:textId="672D2E41" w:rsidR="421B905D" w:rsidRPr="009E439B" w:rsidRDefault="421B905D" w:rsidP="00777473">
      <w:pPr>
        <w:pStyle w:val="Prrafodelista"/>
        <w:numPr>
          <w:ilvl w:val="0"/>
          <w:numId w:val="82"/>
        </w:numPr>
        <w:rPr>
          <w:rFonts w:eastAsia="Aptos" w:cstheme="minorHAnsi"/>
        </w:rPr>
      </w:pPr>
      <w:r w:rsidRPr="009E439B">
        <w:rPr>
          <w:rFonts w:eastAsia="Aptos" w:cstheme="minorHAnsi"/>
          <w:b/>
          <w:color w:val="000000" w:themeColor="text1"/>
        </w:rPr>
        <w:t>Filtrado de alertas:</w:t>
      </w:r>
      <w:r w:rsidR="7C80287A" w:rsidRPr="009E439B">
        <w:rPr>
          <w:rFonts w:eastAsia="Aptos" w:cstheme="minorHAnsi"/>
          <w:b/>
          <w:color w:val="000000" w:themeColor="text1"/>
        </w:rPr>
        <w:t xml:space="preserve"> </w:t>
      </w:r>
      <w:r w:rsidR="7C80287A" w:rsidRPr="009E439B">
        <w:rPr>
          <w:rFonts w:eastAsia="Aptos" w:cstheme="minorHAnsi"/>
          <w:color w:val="000000" w:themeColor="text1"/>
        </w:rPr>
        <w:t>Permite filtrar las alertas en busca de las que contengan un texto dado</w:t>
      </w:r>
    </w:p>
    <w:p w14:paraId="4B6EF261" w14:textId="07EE303A" w:rsidR="7C80287A" w:rsidRPr="009E439B" w:rsidRDefault="7C80287A" w:rsidP="0E695FC8">
      <w:pPr>
        <w:rPr>
          <w:rFonts w:eastAsiaTheme="minorEastAsia" w:cstheme="minorHAnsi"/>
        </w:rPr>
      </w:pPr>
      <w:r w:rsidRPr="009E439B">
        <w:rPr>
          <w:rFonts w:eastAsiaTheme="minorEastAsia" w:cstheme="minorHAnsi"/>
        </w:rPr>
        <w:t>Además, el módulo cuenta con los siguientes archivos de interfaces externas:</w:t>
      </w:r>
    </w:p>
    <w:p w14:paraId="64FE4E62" w14:textId="64C2B9EB" w:rsidR="7C80287A" w:rsidRPr="009E439B" w:rsidRDefault="7C80287A" w:rsidP="00777473">
      <w:pPr>
        <w:pStyle w:val="Prrafodelista"/>
        <w:numPr>
          <w:ilvl w:val="0"/>
          <w:numId w:val="77"/>
        </w:numPr>
        <w:shd w:val="clear" w:color="auto" w:fill="FFFFFF" w:themeFill="background1"/>
        <w:spacing w:before="220" w:after="220"/>
        <w:rPr>
          <w:rFonts w:eastAsia="Aptos" w:cstheme="minorHAnsi"/>
          <w:color w:val="000000" w:themeColor="text1"/>
        </w:rPr>
      </w:pPr>
      <w:r w:rsidRPr="009E439B">
        <w:rPr>
          <w:rFonts w:eastAsia="Aptos" w:cstheme="minorHAnsi"/>
          <w:color w:val="000000" w:themeColor="text1"/>
        </w:rPr>
        <w:t>Histórico de usuarios</w:t>
      </w:r>
    </w:p>
    <w:p w14:paraId="2A949149" w14:textId="7A186AF3" w:rsidR="7C80287A" w:rsidRPr="009E439B" w:rsidRDefault="7C80287A" w:rsidP="00777473">
      <w:pPr>
        <w:pStyle w:val="Prrafodelista"/>
        <w:numPr>
          <w:ilvl w:val="0"/>
          <w:numId w:val="77"/>
        </w:numPr>
        <w:rPr>
          <w:rFonts w:eastAsia="Aptos" w:cstheme="minorHAnsi"/>
          <w:color w:val="000000" w:themeColor="text1"/>
        </w:rPr>
      </w:pPr>
      <w:r w:rsidRPr="009E439B">
        <w:rPr>
          <w:rFonts w:eastAsia="Aptos" w:cstheme="minorHAnsi"/>
          <w:color w:val="000000" w:themeColor="text1"/>
        </w:rPr>
        <w:t>Histórico de alertas</w:t>
      </w:r>
    </w:p>
    <w:p w14:paraId="5B6B92A6" w14:textId="7BD07408" w:rsidR="7C80287A" w:rsidRPr="009E439B" w:rsidRDefault="7C80287A" w:rsidP="00777473">
      <w:pPr>
        <w:pStyle w:val="Prrafodelista"/>
        <w:numPr>
          <w:ilvl w:val="0"/>
          <w:numId w:val="77"/>
        </w:numPr>
        <w:rPr>
          <w:rFonts w:eastAsia="Aptos" w:cstheme="minorHAnsi"/>
          <w:color w:val="000000" w:themeColor="text1"/>
        </w:rPr>
      </w:pPr>
      <w:r w:rsidRPr="009E439B">
        <w:rPr>
          <w:rFonts w:eastAsia="Aptos" w:cstheme="minorHAnsi"/>
          <w:color w:val="000000" w:themeColor="text1"/>
        </w:rPr>
        <w:t>Histórico de ubicaciones de los vehículos de emergencia</w:t>
      </w:r>
    </w:p>
    <w:p w14:paraId="018D979F" w14:textId="75624D2C" w:rsidR="7C80287A" w:rsidRPr="009E439B" w:rsidRDefault="7C80287A" w:rsidP="0E695FC8">
      <w:pPr>
        <w:rPr>
          <w:rFonts w:eastAsiaTheme="minorEastAsia" w:cstheme="minorHAnsi"/>
        </w:rPr>
      </w:pPr>
      <w:r w:rsidRPr="009E439B">
        <w:rPr>
          <w:rFonts w:eastAsiaTheme="minorEastAsia" w:cstheme="minorHAnsi"/>
        </w:rPr>
        <w:t>Además, el módulo cuenta con las siguientes salidas externas:</w:t>
      </w:r>
    </w:p>
    <w:p w14:paraId="431E55A8" w14:textId="1DCAFC82" w:rsidR="7C80287A" w:rsidRPr="009E439B" w:rsidRDefault="7C80287A" w:rsidP="00777473">
      <w:pPr>
        <w:pStyle w:val="Prrafodelista"/>
        <w:numPr>
          <w:ilvl w:val="0"/>
          <w:numId w:val="75"/>
        </w:numPr>
        <w:rPr>
          <w:rFonts w:eastAsia="Aptos" w:cstheme="minorHAnsi"/>
          <w:color w:val="000000" w:themeColor="text1"/>
        </w:rPr>
      </w:pPr>
      <w:r w:rsidRPr="009E439B">
        <w:rPr>
          <w:rFonts w:eastAsia="Aptos" w:cstheme="minorHAnsi"/>
          <w:color w:val="000000" w:themeColor="text1"/>
        </w:rPr>
        <w:t>Listado de clientes activos</w:t>
      </w:r>
    </w:p>
    <w:p w14:paraId="47CEC62A" w14:textId="5B20A0E7" w:rsidR="7C80287A" w:rsidRPr="009E439B" w:rsidRDefault="7C80287A" w:rsidP="00777473">
      <w:pPr>
        <w:pStyle w:val="Prrafodelista"/>
        <w:numPr>
          <w:ilvl w:val="0"/>
          <w:numId w:val="75"/>
        </w:numPr>
        <w:rPr>
          <w:rFonts w:eastAsia="Aptos" w:cstheme="minorHAnsi"/>
          <w:color w:val="000000" w:themeColor="text1"/>
        </w:rPr>
      </w:pPr>
      <w:r w:rsidRPr="009E439B">
        <w:rPr>
          <w:rFonts w:eastAsia="Aptos" w:cstheme="minorHAnsi"/>
          <w:color w:val="000000" w:themeColor="text1"/>
        </w:rPr>
        <w:t>Listado de alertas</w:t>
      </w:r>
    </w:p>
    <w:p w14:paraId="0C6CBBD9" w14:textId="31A5C74A" w:rsidR="7C80287A" w:rsidRPr="009E439B" w:rsidRDefault="7C80287A" w:rsidP="00777473">
      <w:pPr>
        <w:pStyle w:val="Prrafodelista"/>
        <w:numPr>
          <w:ilvl w:val="0"/>
          <w:numId w:val="75"/>
        </w:numPr>
        <w:rPr>
          <w:rFonts w:eastAsia="Aptos" w:cstheme="minorHAnsi"/>
          <w:color w:val="000000" w:themeColor="text1"/>
        </w:rPr>
      </w:pPr>
      <w:r w:rsidRPr="009E439B">
        <w:rPr>
          <w:rFonts w:eastAsia="Aptos" w:cstheme="minorHAnsi"/>
          <w:color w:val="000000" w:themeColor="text1"/>
        </w:rPr>
        <w:t>Listado de ubicaciones actuales de los vehículos de emergencia</w:t>
      </w:r>
    </w:p>
    <w:p w14:paraId="27DE1A71" w14:textId="07DF24DB" w:rsidR="7C80287A" w:rsidRPr="009E439B" w:rsidRDefault="7C80287A" w:rsidP="0E695FC8">
      <w:pPr>
        <w:rPr>
          <w:rFonts w:eastAsiaTheme="minorEastAsia" w:cstheme="minorHAnsi"/>
        </w:rPr>
      </w:pPr>
      <w:r w:rsidRPr="009E439B">
        <w:rPr>
          <w:rFonts w:eastAsiaTheme="minorEastAsia" w:cstheme="minorHAnsi"/>
        </w:rPr>
        <w:t>Además, el módulo cuenta con las siguientes consultas externas:</w:t>
      </w:r>
    </w:p>
    <w:p w14:paraId="737F9846" w14:textId="7B6466EA" w:rsidR="7C80287A" w:rsidRPr="009E439B" w:rsidRDefault="7C80287A" w:rsidP="00777473">
      <w:pPr>
        <w:pStyle w:val="Prrafodelista"/>
        <w:numPr>
          <w:ilvl w:val="0"/>
          <w:numId w:val="74"/>
        </w:numPr>
        <w:rPr>
          <w:rFonts w:eastAsia="Aptos" w:cstheme="minorHAnsi"/>
          <w:color w:val="000000" w:themeColor="text1"/>
        </w:rPr>
      </w:pPr>
      <w:r w:rsidRPr="009E439B">
        <w:rPr>
          <w:rFonts w:eastAsia="Aptos" w:cstheme="minorHAnsi"/>
          <w:color w:val="000000" w:themeColor="text1"/>
        </w:rPr>
        <w:t>Histórico de usuarios</w:t>
      </w:r>
    </w:p>
    <w:p w14:paraId="0DFDF259" w14:textId="2FE86158" w:rsidR="7C80287A" w:rsidRPr="009E439B" w:rsidRDefault="7C80287A" w:rsidP="00777473">
      <w:pPr>
        <w:pStyle w:val="Prrafodelista"/>
        <w:numPr>
          <w:ilvl w:val="0"/>
          <w:numId w:val="74"/>
        </w:numPr>
        <w:rPr>
          <w:rFonts w:eastAsia="Aptos" w:cstheme="minorHAnsi"/>
          <w:color w:val="000000" w:themeColor="text1"/>
        </w:rPr>
      </w:pPr>
      <w:r w:rsidRPr="009E439B">
        <w:rPr>
          <w:rFonts w:eastAsia="Aptos" w:cstheme="minorHAnsi"/>
          <w:color w:val="000000" w:themeColor="text1"/>
        </w:rPr>
        <w:t>Histórico de alertas</w:t>
      </w:r>
    </w:p>
    <w:p w14:paraId="7243A129" w14:textId="285435A1" w:rsidR="7C80287A" w:rsidRPr="009E439B" w:rsidRDefault="7C80287A" w:rsidP="00777473">
      <w:pPr>
        <w:pStyle w:val="Prrafodelista"/>
        <w:numPr>
          <w:ilvl w:val="0"/>
          <w:numId w:val="74"/>
        </w:numPr>
        <w:rPr>
          <w:rFonts w:eastAsia="Aptos" w:cstheme="minorHAnsi"/>
          <w:color w:val="000000" w:themeColor="text1"/>
        </w:rPr>
      </w:pPr>
      <w:r w:rsidRPr="009E439B">
        <w:rPr>
          <w:rFonts w:eastAsia="Aptos" w:cstheme="minorHAnsi"/>
          <w:color w:val="000000" w:themeColor="text1"/>
        </w:rPr>
        <w:t>Histórico de ubicaciones de los vehículos de emergencia</w:t>
      </w:r>
    </w:p>
    <w:p w14:paraId="19102ECF" w14:textId="493A8DFB" w:rsidR="7C80287A" w:rsidRPr="009E439B" w:rsidRDefault="7C80287A" w:rsidP="00777473">
      <w:pPr>
        <w:pStyle w:val="Prrafodelista"/>
        <w:numPr>
          <w:ilvl w:val="0"/>
          <w:numId w:val="74"/>
        </w:numPr>
        <w:rPr>
          <w:rFonts w:eastAsia="Aptos" w:cstheme="minorHAnsi"/>
          <w:color w:val="000000" w:themeColor="text1"/>
        </w:rPr>
      </w:pPr>
      <w:r w:rsidRPr="009E439B">
        <w:rPr>
          <w:rFonts w:eastAsia="Aptos" w:cstheme="minorHAnsi"/>
          <w:color w:val="000000" w:themeColor="text1"/>
        </w:rPr>
        <w:t>Filtrado de usuarios</w:t>
      </w:r>
    </w:p>
    <w:p w14:paraId="32A6CC6B" w14:textId="1F706CF3" w:rsidR="7C80287A" w:rsidRPr="009E439B" w:rsidRDefault="7C80287A" w:rsidP="00777473">
      <w:pPr>
        <w:pStyle w:val="Prrafodelista"/>
        <w:numPr>
          <w:ilvl w:val="0"/>
          <w:numId w:val="74"/>
        </w:numPr>
        <w:rPr>
          <w:rFonts w:eastAsia="Aptos" w:cstheme="minorHAnsi"/>
          <w:color w:val="000000" w:themeColor="text1"/>
        </w:rPr>
      </w:pPr>
      <w:r w:rsidRPr="009E439B">
        <w:rPr>
          <w:rFonts w:eastAsia="Aptos" w:cstheme="minorHAnsi"/>
          <w:color w:val="000000" w:themeColor="text1"/>
        </w:rPr>
        <w:t>Filtrado de alertas</w:t>
      </w:r>
    </w:p>
    <w:p w14:paraId="10738579" w14:textId="45AED28F" w:rsidR="7C80287A" w:rsidRPr="009E439B" w:rsidRDefault="7C80287A" w:rsidP="00777473">
      <w:pPr>
        <w:pStyle w:val="Prrafodelista"/>
        <w:numPr>
          <w:ilvl w:val="0"/>
          <w:numId w:val="74"/>
        </w:numPr>
        <w:rPr>
          <w:rFonts w:eastAsia="Aptos" w:cstheme="minorHAnsi"/>
          <w:color w:val="000000" w:themeColor="text1"/>
        </w:rPr>
      </w:pPr>
      <w:r w:rsidRPr="009E439B">
        <w:rPr>
          <w:rFonts w:eastAsia="Aptos" w:cstheme="minorHAnsi"/>
          <w:color w:val="000000" w:themeColor="text1"/>
        </w:rPr>
        <w:t>Filtrado de ubicaciones d ellos vehículos de emergencia</w:t>
      </w:r>
    </w:p>
    <w:p w14:paraId="0B731638" w14:textId="4023A89D" w:rsidR="5A3FA2DB" w:rsidRDefault="4A7EA8A2" w:rsidP="00A12411">
      <w:pPr>
        <w:pStyle w:val="Ttulo5"/>
      </w:pPr>
      <w:bookmarkStart w:id="627" w:name="_Toc1537569519"/>
      <w:bookmarkStart w:id="628" w:name="_Toc164120935"/>
      <w:r>
        <w:lastRenderedPageBreak/>
        <w:t>Clasificación de las funciones</w:t>
      </w:r>
      <w:bookmarkEnd w:id="627"/>
      <w:bookmarkEnd w:id="628"/>
    </w:p>
    <w:tbl>
      <w:tblPr>
        <w:tblStyle w:val="Tablaconcuadrcula4-nfasis3"/>
        <w:tblW w:w="0" w:type="auto"/>
        <w:tblLook w:val="06A0" w:firstRow="1" w:lastRow="0" w:firstColumn="1" w:lastColumn="0" w:noHBand="1" w:noVBand="1"/>
      </w:tblPr>
      <w:tblGrid>
        <w:gridCol w:w="568"/>
        <w:gridCol w:w="3117"/>
        <w:gridCol w:w="2739"/>
        <w:gridCol w:w="2070"/>
      </w:tblGrid>
      <w:tr w:rsidR="0E695FC8" w14:paraId="069A67E7" w14:textId="77777777" w:rsidTr="000F0B91">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68" w:type="dxa"/>
            <w:vAlign w:val="center"/>
          </w:tcPr>
          <w:p w14:paraId="6517ADD5" w14:textId="0BEBC00E" w:rsidR="0E695FC8" w:rsidRPr="000F0B91" w:rsidRDefault="0E695FC8" w:rsidP="0E695FC8">
            <w:pPr>
              <w:jc w:val="center"/>
              <w:rPr>
                <w:rFonts w:cstheme="minorHAnsi"/>
                <w:color w:val="000000" w:themeColor="text1"/>
              </w:rPr>
            </w:pPr>
            <w:r w:rsidRPr="000F0B91">
              <w:rPr>
                <w:rFonts w:cstheme="minorHAnsi"/>
                <w:color w:val="000000" w:themeColor="text1"/>
              </w:rPr>
              <w:t>N.º</w:t>
            </w:r>
          </w:p>
        </w:tc>
        <w:tc>
          <w:tcPr>
            <w:tcW w:w="3117" w:type="dxa"/>
            <w:vAlign w:val="center"/>
          </w:tcPr>
          <w:p w14:paraId="2FA654F1" w14:textId="651F6A2D" w:rsidR="0E695FC8" w:rsidRPr="000F0B91" w:rsidRDefault="0E695FC8" w:rsidP="0E695FC8">
            <w:pPr>
              <w:jc w:val="cente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0F0B91">
              <w:rPr>
                <w:rFonts w:cstheme="minorHAnsi"/>
                <w:color w:val="000000" w:themeColor="text1"/>
              </w:rPr>
              <w:t>Función</w:t>
            </w:r>
          </w:p>
        </w:tc>
        <w:tc>
          <w:tcPr>
            <w:tcW w:w="2739" w:type="dxa"/>
            <w:vAlign w:val="center"/>
          </w:tcPr>
          <w:p w14:paraId="1CEA44AA" w14:textId="5431BE85" w:rsidR="0E695FC8" w:rsidRPr="000F0B91" w:rsidRDefault="0E695FC8" w:rsidP="0E695FC8">
            <w:pPr>
              <w:jc w:val="cente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0F0B91">
              <w:rPr>
                <w:rFonts w:cstheme="minorHAnsi"/>
                <w:color w:val="000000" w:themeColor="text1"/>
              </w:rPr>
              <w:t>Tipo función</w:t>
            </w:r>
          </w:p>
        </w:tc>
        <w:tc>
          <w:tcPr>
            <w:tcW w:w="2070" w:type="dxa"/>
            <w:vAlign w:val="center"/>
          </w:tcPr>
          <w:p w14:paraId="1D95D168" w14:textId="68E6650C" w:rsidR="0E695FC8" w:rsidRPr="000F0B91" w:rsidRDefault="0E695FC8" w:rsidP="0E695FC8">
            <w:pPr>
              <w:jc w:val="cente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0F0B91">
              <w:rPr>
                <w:rFonts w:cstheme="minorHAnsi"/>
                <w:color w:val="000000" w:themeColor="text1"/>
              </w:rPr>
              <w:t>Grado de la función</w:t>
            </w:r>
          </w:p>
        </w:tc>
      </w:tr>
      <w:tr w:rsidR="0E695FC8" w14:paraId="525FF68A" w14:textId="77777777" w:rsidTr="000F0B91">
        <w:trPr>
          <w:trHeight w:val="300"/>
        </w:trPr>
        <w:tc>
          <w:tcPr>
            <w:cnfStyle w:val="001000000000" w:firstRow="0" w:lastRow="0" w:firstColumn="1" w:lastColumn="0" w:oddVBand="0" w:evenVBand="0" w:oddHBand="0" w:evenHBand="0" w:firstRowFirstColumn="0" w:firstRowLastColumn="0" w:lastRowFirstColumn="0" w:lastRowLastColumn="0"/>
            <w:tcW w:w="568" w:type="dxa"/>
            <w:shd w:val="clear" w:color="auto" w:fill="FFFFFF" w:themeFill="background1"/>
            <w:vAlign w:val="center"/>
          </w:tcPr>
          <w:p w14:paraId="3BAE084C" w14:textId="6F58EB40" w:rsidR="0E695FC8" w:rsidRPr="000F0B91" w:rsidRDefault="0E695FC8" w:rsidP="000F0B91">
            <w:pPr>
              <w:jc w:val="center"/>
              <w:rPr>
                <w:rFonts w:cstheme="minorHAnsi"/>
              </w:rPr>
            </w:pPr>
            <w:r w:rsidRPr="000F0B91">
              <w:rPr>
                <w:rFonts w:eastAsia="Arial" w:cstheme="minorHAnsi"/>
                <w:b w:val="0"/>
              </w:rPr>
              <w:t>1</w:t>
            </w:r>
          </w:p>
        </w:tc>
        <w:tc>
          <w:tcPr>
            <w:tcW w:w="3117" w:type="dxa"/>
            <w:shd w:val="clear" w:color="auto" w:fill="FFFFFF" w:themeFill="background1"/>
            <w:vAlign w:val="center"/>
          </w:tcPr>
          <w:p w14:paraId="2EB39497" w14:textId="481DCB6E" w:rsidR="0E695FC8" w:rsidRPr="000F0B91" w:rsidRDefault="00EC4CA2" w:rsidP="000F0B91">
            <w:pPr>
              <w:jc w:val="left"/>
              <w:cnfStyle w:val="000000000000" w:firstRow="0" w:lastRow="0" w:firstColumn="0" w:lastColumn="0" w:oddVBand="0" w:evenVBand="0" w:oddHBand="0" w:evenHBand="0" w:firstRowFirstColumn="0" w:firstRowLastColumn="0" w:lastRowFirstColumn="0" w:lastRowLastColumn="0"/>
              <w:rPr>
                <w:rFonts w:cstheme="minorHAnsi"/>
              </w:rPr>
            </w:pPr>
            <w:r w:rsidRPr="000F0B91">
              <w:rPr>
                <w:rFonts w:eastAsia="Arial" w:cstheme="minorHAnsi"/>
              </w:rPr>
              <w:t>Histórico</w:t>
            </w:r>
            <w:r w:rsidR="0E695FC8" w:rsidRPr="000F0B91">
              <w:rPr>
                <w:rFonts w:eastAsia="Arial" w:cstheme="minorHAnsi"/>
              </w:rPr>
              <w:t xml:space="preserve"> de usuarios</w:t>
            </w:r>
          </w:p>
        </w:tc>
        <w:tc>
          <w:tcPr>
            <w:tcW w:w="2739" w:type="dxa"/>
            <w:shd w:val="clear" w:color="auto" w:fill="FFFFFF" w:themeFill="background1"/>
            <w:vAlign w:val="center"/>
          </w:tcPr>
          <w:p w14:paraId="408E2AA7" w14:textId="6CB9C9E2" w:rsidR="0E695FC8" w:rsidRPr="000F0B91" w:rsidRDefault="0E695FC8" w:rsidP="000F0B91">
            <w:pPr>
              <w:jc w:val="left"/>
              <w:cnfStyle w:val="000000000000" w:firstRow="0" w:lastRow="0" w:firstColumn="0" w:lastColumn="0" w:oddVBand="0" w:evenVBand="0" w:oddHBand="0" w:evenHBand="0" w:firstRowFirstColumn="0" w:firstRowLastColumn="0" w:lastRowFirstColumn="0" w:lastRowLastColumn="0"/>
              <w:rPr>
                <w:rFonts w:cstheme="minorHAnsi"/>
              </w:rPr>
            </w:pPr>
            <w:r w:rsidRPr="000F0B91">
              <w:rPr>
                <w:rFonts w:eastAsia="Arial" w:cstheme="minorHAnsi"/>
              </w:rPr>
              <w:t>Nº de interfaces externos</w:t>
            </w:r>
          </w:p>
        </w:tc>
        <w:tc>
          <w:tcPr>
            <w:tcW w:w="2070" w:type="dxa"/>
            <w:shd w:val="clear" w:color="auto" w:fill="FFFFFF" w:themeFill="background1"/>
            <w:vAlign w:val="center"/>
          </w:tcPr>
          <w:p w14:paraId="398AE84E" w14:textId="38D5D9BA" w:rsidR="0E695FC8" w:rsidRPr="000F0B91" w:rsidRDefault="0E695FC8" w:rsidP="000F0B91">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0F0B91">
              <w:rPr>
                <w:rFonts w:eastAsia="Arial" w:cstheme="minorHAnsi"/>
              </w:rPr>
              <w:t>Elemental</w:t>
            </w:r>
          </w:p>
        </w:tc>
      </w:tr>
      <w:tr w:rsidR="0E695FC8" w14:paraId="00CC722C" w14:textId="77777777" w:rsidTr="000F0B91">
        <w:trPr>
          <w:trHeight w:val="300"/>
        </w:trPr>
        <w:tc>
          <w:tcPr>
            <w:cnfStyle w:val="001000000000" w:firstRow="0" w:lastRow="0" w:firstColumn="1" w:lastColumn="0" w:oddVBand="0" w:evenVBand="0" w:oddHBand="0" w:evenHBand="0" w:firstRowFirstColumn="0" w:firstRowLastColumn="0" w:lastRowFirstColumn="0" w:lastRowLastColumn="0"/>
            <w:tcW w:w="568" w:type="dxa"/>
            <w:shd w:val="clear" w:color="auto" w:fill="FFFFFF" w:themeFill="background1"/>
            <w:vAlign w:val="center"/>
          </w:tcPr>
          <w:p w14:paraId="2BB07953" w14:textId="60ACD81C" w:rsidR="0E695FC8" w:rsidRPr="000F0B91" w:rsidRDefault="0E695FC8" w:rsidP="000F0B91">
            <w:pPr>
              <w:jc w:val="center"/>
              <w:rPr>
                <w:rFonts w:cstheme="minorHAnsi"/>
              </w:rPr>
            </w:pPr>
            <w:r w:rsidRPr="000F0B91">
              <w:rPr>
                <w:rFonts w:eastAsia="Arial" w:cstheme="minorHAnsi"/>
                <w:b w:val="0"/>
              </w:rPr>
              <w:t>2</w:t>
            </w:r>
          </w:p>
        </w:tc>
        <w:tc>
          <w:tcPr>
            <w:tcW w:w="3117" w:type="dxa"/>
            <w:shd w:val="clear" w:color="auto" w:fill="FFFFFF" w:themeFill="background1"/>
            <w:vAlign w:val="center"/>
          </w:tcPr>
          <w:p w14:paraId="52829647" w14:textId="494E8779" w:rsidR="0E695FC8" w:rsidRPr="000F0B91" w:rsidRDefault="00EC4CA2" w:rsidP="000F0B91">
            <w:pPr>
              <w:jc w:val="left"/>
              <w:cnfStyle w:val="000000000000" w:firstRow="0" w:lastRow="0" w:firstColumn="0" w:lastColumn="0" w:oddVBand="0" w:evenVBand="0" w:oddHBand="0" w:evenHBand="0" w:firstRowFirstColumn="0" w:firstRowLastColumn="0" w:lastRowFirstColumn="0" w:lastRowLastColumn="0"/>
              <w:rPr>
                <w:rFonts w:cstheme="minorHAnsi"/>
              </w:rPr>
            </w:pPr>
            <w:r w:rsidRPr="000F0B91">
              <w:rPr>
                <w:rFonts w:eastAsia="Arial" w:cstheme="minorHAnsi"/>
              </w:rPr>
              <w:t>Histórico</w:t>
            </w:r>
            <w:r w:rsidR="0E695FC8" w:rsidRPr="000F0B91">
              <w:rPr>
                <w:rFonts w:eastAsia="Arial" w:cstheme="minorHAnsi"/>
              </w:rPr>
              <w:t xml:space="preserve"> de alertas</w:t>
            </w:r>
          </w:p>
        </w:tc>
        <w:tc>
          <w:tcPr>
            <w:tcW w:w="2739" w:type="dxa"/>
            <w:shd w:val="clear" w:color="auto" w:fill="FFFFFF" w:themeFill="background1"/>
            <w:vAlign w:val="center"/>
          </w:tcPr>
          <w:p w14:paraId="134F4F7D" w14:textId="6716BF11" w:rsidR="0E695FC8" w:rsidRPr="000F0B91" w:rsidRDefault="0E695FC8" w:rsidP="000F0B91">
            <w:pPr>
              <w:jc w:val="left"/>
              <w:cnfStyle w:val="000000000000" w:firstRow="0" w:lastRow="0" w:firstColumn="0" w:lastColumn="0" w:oddVBand="0" w:evenVBand="0" w:oddHBand="0" w:evenHBand="0" w:firstRowFirstColumn="0" w:firstRowLastColumn="0" w:lastRowFirstColumn="0" w:lastRowLastColumn="0"/>
              <w:rPr>
                <w:rFonts w:cstheme="minorHAnsi"/>
              </w:rPr>
            </w:pPr>
            <w:r w:rsidRPr="000F0B91">
              <w:rPr>
                <w:rFonts w:eastAsia="Arial" w:cstheme="minorHAnsi"/>
              </w:rPr>
              <w:t>Nº de interfaces externos</w:t>
            </w:r>
          </w:p>
        </w:tc>
        <w:tc>
          <w:tcPr>
            <w:tcW w:w="2070" w:type="dxa"/>
            <w:shd w:val="clear" w:color="auto" w:fill="FFFFFF" w:themeFill="background1"/>
            <w:vAlign w:val="center"/>
          </w:tcPr>
          <w:p w14:paraId="38F440E1" w14:textId="49A330BF" w:rsidR="0E695FC8" w:rsidRPr="000F0B91" w:rsidRDefault="0E695FC8" w:rsidP="000F0B91">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0F0B91">
              <w:rPr>
                <w:rFonts w:eastAsia="Arial" w:cstheme="minorHAnsi"/>
              </w:rPr>
              <w:t>Elemental</w:t>
            </w:r>
          </w:p>
        </w:tc>
      </w:tr>
      <w:tr w:rsidR="0E695FC8" w14:paraId="1EEE0729" w14:textId="77777777" w:rsidTr="000F0B91">
        <w:trPr>
          <w:trHeight w:val="300"/>
        </w:trPr>
        <w:tc>
          <w:tcPr>
            <w:cnfStyle w:val="001000000000" w:firstRow="0" w:lastRow="0" w:firstColumn="1" w:lastColumn="0" w:oddVBand="0" w:evenVBand="0" w:oddHBand="0" w:evenHBand="0" w:firstRowFirstColumn="0" w:firstRowLastColumn="0" w:lastRowFirstColumn="0" w:lastRowLastColumn="0"/>
            <w:tcW w:w="568" w:type="dxa"/>
            <w:shd w:val="clear" w:color="auto" w:fill="FFFFFF" w:themeFill="background1"/>
            <w:vAlign w:val="center"/>
          </w:tcPr>
          <w:p w14:paraId="35B9C07E" w14:textId="7D732FE7" w:rsidR="0E695FC8" w:rsidRPr="000F0B91" w:rsidRDefault="0E695FC8" w:rsidP="000F0B91">
            <w:pPr>
              <w:jc w:val="center"/>
              <w:rPr>
                <w:rFonts w:cstheme="minorHAnsi"/>
              </w:rPr>
            </w:pPr>
            <w:r w:rsidRPr="000F0B91">
              <w:rPr>
                <w:rFonts w:eastAsia="Arial" w:cstheme="minorHAnsi"/>
                <w:b w:val="0"/>
              </w:rPr>
              <w:t>3</w:t>
            </w:r>
          </w:p>
        </w:tc>
        <w:tc>
          <w:tcPr>
            <w:tcW w:w="3117" w:type="dxa"/>
            <w:shd w:val="clear" w:color="auto" w:fill="FFFFFF" w:themeFill="background1"/>
            <w:vAlign w:val="center"/>
          </w:tcPr>
          <w:p w14:paraId="342CEA36" w14:textId="1CB4D502" w:rsidR="0E695FC8" w:rsidRPr="000F0B91" w:rsidRDefault="00EC4CA2" w:rsidP="000F0B91">
            <w:pPr>
              <w:jc w:val="left"/>
              <w:cnfStyle w:val="000000000000" w:firstRow="0" w:lastRow="0" w:firstColumn="0" w:lastColumn="0" w:oddVBand="0" w:evenVBand="0" w:oddHBand="0" w:evenHBand="0" w:firstRowFirstColumn="0" w:firstRowLastColumn="0" w:lastRowFirstColumn="0" w:lastRowLastColumn="0"/>
              <w:rPr>
                <w:rFonts w:cstheme="minorHAnsi"/>
              </w:rPr>
            </w:pPr>
            <w:r w:rsidRPr="000F0B91">
              <w:rPr>
                <w:rFonts w:eastAsia="Arial" w:cstheme="minorHAnsi"/>
              </w:rPr>
              <w:t>Histórico</w:t>
            </w:r>
            <w:r w:rsidR="0E695FC8" w:rsidRPr="000F0B91">
              <w:rPr>
                <w:rFonts w:eastAsia="Arial" w:cstheme="minorHAnsi"/>
              </w:rPr>
              <w:t xml:space="preserve"> de ubicaciones de los </w:t>
            </w:r>
            <w:r w:rsidRPr="000F0B91">
              <w:rPr>
                <w:rFonts w:eastAsia="Arial" w:cstheme="minorHAnsi"/>
              </w:rPr>
              <w:t>vehículos</w:t>
            </w:r>
            <w:r w:rsidR="0E695FC8" w:rsidRPr="000F0B91">
              <w:rPr>
                <w:rFonts w:eastAsia="Arial" w:cstheme="minorHAnsi"/>
              </w:rPr>
              <w:t xml:space="preserve"> de emergencia</w:t>
            </w:r>
          </w:p>
        </w:tc>
        <w:tc>
          <w:tcPr>
            <w:tcW w:w="2739" w:type="dxa"/>
            <w:shd w:val="clear" w:color="auto" w:fill="FFFFFF" w:themeFill="background1"/>
            <w:vAlign w:val="center"/>
          </w:tcPr>
          <w:p w14:paraId="5BFFD44B" w14:textId="7003504A" w:rsidR="0E695FC8" w:rsidRPr="000F0B91" w:rsidRDefault="0E695FC8" w:rsidP="000F0B91">
            <w:pPr>
              <w:jc w:val="left"/>
              <w:cnfStyle w:val="000000000000" w:firstRow="0" w:lastRow="0" w:firstColumn="0" w:lastColumn="0" w:oddVBand="0" w:evenVBand="0" w:oddHBand="0" w:evenHBand="0" w:firstRowFirstColumn="0" w:firstRowLastColumn="0" w:lastRowFirstColumn="0" w:lastRowLastColumn="0"/>
              <w:rPr>
                <w:rFonts w:cstheme="minorHAnsi"/>
              </w:rPr>
            </w:pPr>
            <w:r w:rsidRPr="000F0B91">
              <w:rPr>
                <w:rFonts w:eastAsia="Arial" w:cstheme="minorHAnsi"/>
              </w:rPr>
              <w:t>Nº de interfaces externos</w:t>
            </w:r>
          </w:p>
        </w:tc>
        <w:tc>
          <w:tcPr>
            <w:tcW w:w="2070" w:type="dxa"/>
            <w:shd w:val="clear" w:color="auto" w:fill="FFFFFF" w:themeFill="background1"/>
            <w:vAlign w:val="center"/>
          </w:tcPr>
          <w:p w14:paraId="3FEC4C5C" w14:textId="50DC6398" w:rsidR="0E695FC8" w:rsidRPr="000F0B91" w:rsidRDefault="0E695FC8" w:rsidP="000F0B91">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0F0B91">
              <w:rPr>
                <w:rFonts w:eastAsia="Arial" w:cstheme="minorHAnsi"/>
              </w:rPr>
              <w:t>Elemental</w:t>
            </w:r>
          </w:p>
        </w:tc>
      </w:tr>
      <w:tr w:rsidR="0E695FC8" w14:paraId="039A3E7A" w14:textId="77777777" w:rsidTr="000F0B91">
        <w:trPr>
          <w:trHeight w:val="300"/>
        </w:trPr>
        <w:tc>
          <w:tcPr>
            <w:cnfStyle w:val="001000000000" w:firstRow="0" w:lastRow="0" w:firstColumn="1" w:lastColumn="0" w:oddVBand="0" w:evenVBand="0" w:oddHBand="0" w:evenHBand="0" w:firstRowFirstColumn="0" w:firstRowLastColumn="0" w:lastRowFirstColumn="0" w:lastRowLastColumn="0"/>
            <w:tcW w:w="568" w:type="dxa"/>
            <w:shd w:val="clear" w:color="auto" w:fill="FFFFFF" w:themeFill="background1"/>
            <w:vAlign w:val="center"/>
          </w:tcPr>
          <w:p w14:paraId="4E4394B7" w14:textId="55104561" w:rsidR="0E695FC8" w:rsidRPr="000F0B91" w:rsidRDefault="0E695FC8" w:rsidP="000F0B91">
            <w:pPr>
              <w:jc w:val="center"/>
              <w:rPr>
                <w:rFonts w:cstheme="minorHAnsi"/>
              </w:rPr>
            </w:pPr>
            <w:r w:rsidRPr="000F0B91">
              <w:rPr>
                <w:rFonts w:eastAsia="Arial" w:cstheme="minorHAnsi"/>
                <w:b w:val="0"/>
              </w:rPr>
              <w:t>4</w:t>
            </w:r>
          </w:p>
        </w:tc>
        <w:tc>
          <w:tcPr>
            <w:tcW w:w="3117" w:type="dxa"/>
            <w:shd w:val="clear" w:color="auto" w:fill="FFFFFF" w:themeFill="background1"/>
            <w:vAlign w:val="center"/>
          </w:tcPr>
          <w:p w14:paraId="67DFF82F" w14:textId="448198C6" w:rsidR="0E695FC8" w:rsidRPr="000F0B91" w:rsidRDefault="0E695FC8" w:rsidP="000F0B91">
            <w:pPr>
              <w:jc w:val="left"/>
              <w:cnfStyle w:val="000000000000" w:firstRow="0" w:lastRow="0" w:firstColumn="0" w:lastColumn="0" w:oddVBand="0" w:evenVBand="0" w:oddHBand="0" w:evenHBand="0" w:firstRowFirstColumn="0" w:firstRowLastColumn="0" w:lastRowFirstColumn="0" w:lastRowLastColumn="0"/>
              <w:rPr>
                <w:rFonts w:cstheme="minorHAnsi"/>
              </w:rPr>
            </w:pPr>
            <w:r w:rsidRPr="000F0B91">
              <w:rPr>
                <w:rFonts w:eastAsia="Arial" w:cstheme="minorHAnsi"/>
              </w:rPr>
              <w:t>Listado de clientes activos</w:t>
            </w:r>
          </w:p>
        </w:tc>
        <w:tc>
          <w:tcPr>
            <w:tcW w:w="2739" w:type="dxa"/>
            <w:shd w:val="clear" w:color="auto" w:fill="FFFFFF" w:themeFill="background1"/>
            <w:vAlign w:val="center"/>
          </w:tcPr>
          <w:p w14:paraId="56ABE677" w14:textId="5DFD989C" w:rsidR="0E695FC8" w:rsidRPr="000F0B91" w:rsidRDefault="0E695FC8" w:rsidP="000F0B91">
            <w:pPr>
              <w:jc w:val="left"/>
              <w:cnfStyle w:val="000000000000" w:firstRow="0" w:lastRow="0" w:firstColumn="0" w:lastColumn="0" w:oddVBand="0" w:evenVBand="0" w:oddHBand="0" w:evenHBand="0" w:firstRowFirstColumn="0" w:firstRowLastColumn="0" w:lastRowFirstColumn="0" w:lastRowLastColumn="0"/>
              <w:rPr>
                <w:rFonts w:cstheme="minorHAnsi"/>
              </w:rPr>
            </w:pPr>
            <w:r w:rsidRPr="000F0B91">
              <w:rPr>
                <w:rFonts w:eastAsia="Arial" w:cstheme="minorHAnsi"/>
              </w:rPr>
              <w:t>Nº Salidas de usuario (OUT)</w:t>
            </w:r>
          </w:p>
        </w:tc>
        <w:tc>
          <w:tcPr>
            <w:tcW w:w="2070" w:type="dxa"/>
            <w:shd w:val="clear" w:color="auto" w:fill="FFFFFF" w:themeFill="background1"/>
            <w:vAlign w:val="center"/>
          </w:tcPr>
          <w:p w14:paraId="16E108C6" w14:textId="4DC5D4A8" w:rsidR="0E695FC8" w:rsidRPr="000F0B91" w:rsidRDefault="0E695FC8" w:rsidP="000F0B91">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0F0B91">
              <w:rPr>
                <w:rFonts w:eastAsia="Arial" w:cstheme="minorHAnsi"/>
              </w:rPr>
              <w:t>Elemental</w:t>
            </w:r>
          </w:p>
        </w:tc>
      </w:tr>
      <w:tr w:rsidR="0E695FC8" w14:paraId="1081766F" w14:textId="77777777" w:rsidTr="000F0B91">
        <w:trPr>
          <w:trHeight w:val="300"/>
        </w:trPr>
        <w:tc>
          <w:tcPr>
            <w:cnfStyle w:val="001000000000" w:firstRow="0" w:lastRow="0" w:firstColumn="1" w:lastColumn="0" w:oddVBand="0" w:evenVBand="0" w:oddHBand="0" w:evenHBand="0" w:firstRowFirstColumn="0" w:firstRowLastColumn="0" w:lastRowFirstColumn="0" w:lastRowLastColumn="0"/>
            <w:tcW w:w="568" w:type="dxa"/>
            <w:shd w:val="clear" w:color="auto" w:fill="FFFFFF" w:themeFill="background1"/>
            <w:vAlign w:val="center"/>
          </w:tcPr>
          <w:p w14:paraId="5DFE34B3" w14:textId="7685C233" w:rsidR="0E695FC8" w:rsidRPr="000F0B91" w:rsidRDefault="0E695FC8" w:rsidP="000F0B91">
            <w:pPr>
              <w:jc w:val="center"/>
              <w:rPr>
                <w:rFonts w:cstheme="minorHAnsi"/>
              </w:rPr>
            </w:pPr>
            <w:r w:rsidRPr="000F0B91">
              <w:rPr>
                <w:rFonts w:eastAsia="Arial" w:cstheme="minorHAnsi"/>
                <w:b w:val="0"/>
              </w:rPr>
              <w:t>5</w:t>
            </w:r>
          </w:p>
        </w:tc>
        <w:tc>
          <w:tcPr>
            <w:tcW w:w="3117" w:type="dxa"/>
            <w:shd w:val="clear" w:color="auto" w:fill="FFFFFF" w:themeFill="background1"/>
            <w:vAlign w:val="center"/>
          </w:tcPr>
          <w:p w14:paraId="00A011D7" w14:textId="2FB84C7F" w:rsidR="0E695FC8" w:rsidRPr="000F0B91" w:rsidRDefault="0E695FC8" w:rsidP="000F0B91">
            <w:pPr>
              <w:jc w:val="left"/>
              <w:cnfStyle w:val="000000000000" w:firstRow="0" w:lastRow="0" w:firstColumn="0" w:lastColumn="0" w:oddVBand="0" w:evenVBand="0" w:oddHBand="0" w:evenHBand="0" w:firstRowFirstColumn="0" w:firstRowLastColumn="0" w:lastRowFirstColumn="0" w:lastRowLastColumn="0"/>
              <w:rPr>
                <w:rFonts w:cstheme="minorHAnsi"/>
              </w:rPr>
            </w:pPr>
            <w:r w:rsidRPr="000F0B91">
              <w:rPr>
                <w:rFonts w:eastAsia="Arial" w:cstheme="minorHAnsi"/>
              </w:rPr>
              <w:t>Listado de alertas</w:t>
            </w:r>
          </w:p>
        </w:tc>
        <w:tc>
          <w:tcPr>
            <w:tcW w:w="2739" w:type="dxa"/>
            <w:shd w:val="clear" w:color="auto" w:fill="FFFFFF" w:themeFill="background1"/>
            <w:vAlign w:val="center"/>
          </w:tcPr>
          <w:p w14:paraId="10938909" w14:textId="223BBB9F" w:rsidR="0E695FC8" w:rsidRPr="000F0B91" w:rsidRDefault="0E695FC8" w:rsidP="000F0B91">
            <w:pPr>
              <w:jc w:val="left"/>
              <w:cnfStyle w:val="000000000000" w:firstRow="0" w:lastRow="0" w:firstColumn="0" w:lastColumn="0" w:oddVBand="0" w:evenVBand="0" w:oddHBand="0" w:evenHBand="0" w:firstRowFirstColumn="0" w:firstRowLastColumn="0" w:lastRowFirstColumn="0" w:lastRowLastColumn="0"/>
              <w:rPr>
                <w:rFonts w:cstheme="minorHAnsi"/>
              </w:rPr>
            </w:pPr>
            <w:r w:rsidRPr="000F0B91">
              <w:rPr>
                <w:rFonts w:eastAsia="Arial" w:cstheme="minorHAnsi"/>
              </w:rPr>
              <w:t>Nº Salidas de usuario (OUT)</w:t>
            </w:r>
          </w:p>
        </w:tc>
        <w:tc>
          <w:tcPr>
            <w:tcW w:w="2070" w:type="dxa"/>
            <w:shd w:val="clear" w:color="auto" w:fill="FFFFFF" w:themeFill="background1"/>
            <w:vAlign w:val="center"/>
          </w:tcPr>
          <w:p w14:paraId="288E9151" w14:textId="24D575E5" w:rsidR="0E695FC8" w:rsidRPr="000F0B91" w:rsidRDefault="0E695FC8" w:rsidP="000F0B91">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0F0B91">
              <w:rPr>
                <w:rFonts w:eastAsia="Arial" w:cstheme="minorHAnsi"/>
              </w:rPr>
              <w:t>Elemental</w:t>
            </w:r>
          </w:p>
        </w:tc>
      </w:tr>
      <w:tr w:rsidR="0E695FC8" w14:paraId="1D19DAED" w14:textId="77777777" w:rsidTr="000F0B91">
        <w:trPr>
          <w:trHeight w:val="300"/>
        </w:trPr>
        <w:tc>
          <w:tcPr>
            <w:cnfStyle w:val="001000000000" w:firstRow="0" w:lastRow="0" w:firstColumn="1" w:lastColumn="0" w:oddVBand="0" w:evenVBand="0" w:oddHBand="0" w:evenHBand="0" w:firstRowFirstColumn="0" w:firstRowLastColumn="0" w:lastRowFirstColumn="0" w:lastRowLastColumn="0"/>
            <w:tcW w:w="568" w:type="dxa"/>
            <w:shd w:val="clear" w:color="auto" w:fill="FFFFFF" w:themeFill="background1"/>
            <w:vAlign w:val="center"/>
          </w:tcPr>
          <w:p w14:paraId="2AD0F3F5" w14:textId="742A9E4C" w:rsidR="0E695FC8" w:rsidRPr="000F0B91" w:rsidRDefault="0E695FC8" w:rsidP="000F0B91">
            <w:pPr>
              <w:jc w:val="center"/>
              <w:rPr>
                <w:rFonts w:cstheme="minorHAnsi"/>
              </w:rPr>
            </w:pPr>
            <w:r w:rsidRPr="000F0B91">
              <w:rPr>
                <w:rFonts w:eastAsia="Arial" w:cstheme="minorHAnsi"/>
                <w:b w:val="0"/>
              </w:rPr>
              <w:t>6</w:t>
            </w:r>
          </w:p>
        </w:tc>
        <w:tc>
          <w:tcPr>
            <w:tcW w:w="3117" w:type="dxa"/>
            <w:shd w:val="clear" w:color="auto" w:fill="FFFFFF" w:themeFill="background1"/>
            <w:vAlign w:val="center"/>
          </w:tcPr>
          <w:p w14:paraId="67197E4D" w14:textId="1E26E311" w:rsidR="0E695FC8" w:rsidRPr="000F0B91" w:rsidRDefault="0E695FC8" w:rsidP="000F0B91">
            <w:pPr>
              <w:jc w:val="left"/>
              <w:cnfStyle w:val="000000000000" w:firstRow="0" w:lastRow="0" w:firstColumn="0" w:lastColumn="0" w:oddVBand="0" w:evenVBand="0" w:oddHBand="0" w:evenHBand="0" w:firstRowFirstColumn="0" w:firstRowLastColumn="0" w:lastRowFirstColumn="0" w:lastRowLastColumn="0"/>
              <w:rPr>
                <w:rFonts w:cstheme="minorHAnsi"/>
              </w:rPr>
            </w:pPr>
            <w:r w:rsidRPr="000F0B91">
              <w:rPr>
                <w:rFonts w:eastAsia="Arial" w:cstheme="minorHAnsi"/>
              </w:rPr>
              <w:t>Listado de ubicaciones actuales de los vehículos de emergencia</w:t>
            </w:r>
          </w:p>
        </w:tc>
        <w:tc>
          <w:tcPr>
            <w:tcW w:w="2739" w:type="dxa"/>
            <w:shd w:val="clear" w:color="auto" w:fill="FFFFFF" w:themeFill="background1"/>
            <w:vAlign w:val="center"/>
          </w:tcPr>
          <w:p w14:paraId="760511D9" w14:textId="32538B13" w:rsidR="0E695FC8" w:rsidRPr="000F0B91" w:rsidRDefault="0E695FC8" w:rsidP="000F0B91">
            <w:pPr>
              <w:jc w:val="left"/>
              <w:cnfStyle w:val="000000000000" w:firstRow="0" w:lastRow="0" w:firstColumn="0" w:lastColumn="0" w:oddVBand="0" w:evenVBand="0" w:oddHBand="0" w:evenHBand="0" w:firstRowFirstColumn="0" w:firstRowLastColumn="0" w:lastRowFirstColumn="0" w:lastRowLastColumn="0"/>
              <w:rPr>
                <w:rFonts w:cstheme="minorHAnsi"/>
              </w:rPr>
            </w:pPr>
            <w:r w:rsidRPr="000F0B91">
              <w:rPr>
                <w:rFonts w:eastAsia="Arial" w:cstheme="minorHAnsi"/>
              </w:rPr>
              <w:t>Nº Salidas de usuario (OUT)</w:t>
            </w:r>
          </w:p>
        </w:tc>
        <w:tc>
          <w:tcPr>
            <w:tcW w:w="2070" w:type="dxa"/>
            <w:shd w:val="clear" w:color="auto" w:fill="FFFFFF" w:themeFill="background1"/>
            <w:vAlign w:val="center"/>
          </w:tcPr>
          <w:p w14:paraId="0085044A" w14:textId="63970004" w:rsidR="0E695FC8" w:rsidRPr="000F0B91" w:rsidRDefault="0E695FC8" w:rsidP="000F0B91">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0F0B91">
              <w:rPr>
                <w:rFonts w:eastAsia="Arial" w:cstheme="minorHAnsi"/>
              </w:rPr>
              <w:t>Elemental</w:t>
            </w:r>
          </w:p>
        </w:tc>
      </w:tr>
      <w:tr w:rsidR="0E695FC8" w14:paraId="73A14FBB" w14:textId="77777777" w:rsidTr="000F0B91">
        <w:trPr>
          <w:trHeight w:val="300"/>
        </w:trPr>
        <w:tc>
          <w:tcPr>
            <w:cnfStyle w:val="001000000000" w:firstRow="0" w:lastRow="0" w:firstColumn="1" w:lastColumn="0" w:oddVBand="0" w:evenVBand="0" w:oddHBand="0" w:evenHBand="0" w:firstRowFirstColumn="0" w:firstRowLastColumn="0" w:lastRowFirstColumn="0" w:lastRowLastColumn="0"/>
            <w:tcW w:w="568" w:type="dxa"/>
            <w:shd w:val="clear" w:color="auto" w:fill="FFFFFF" w:themeFill="background1"/>
            <w:vAlign w:val="center"/>
          </w:tcPr>
          <w:p w14:paraId="7DD49369" w14:textId="14FB15D2" w:rsidR="0E695FC8" w:rsidRPr="000F0B91" w:rsidRDefault="0E695FC8" w:rsidP="000F0B91">
            <w:pPr>
              <w:jc w:val="center"/>
              <w:rPr>
                <w:rFonts w:cstheme="minorHAnsi"/>
              </w:rPr>
            </w:pPr>
            <w:r w:rsidRPr="000F0B91">
              <w:rPr>
                <w:rFonts w:eastAsia="Arial" w:cstheme="minorHAnsi"/>
                <w:b w:val="0"/>
              </w:rPr>
              <w:t>7</w:t>
            </w:r>
          </w:p>
        </w:tc>
        <w:tc>
          <w:tcPr>
            <w:tcW w:w="3117" w:type="dxa"/>
            <w:shd w:val="clear" w:color="auto" w:fill="FFFFFF" w:themeFill="background1"/>
            <w:vAlign w:val="center"/>
          </w:tcPr>
          <w:p w14:paraId="2A9201F2" w14:textId="5504851E" w:rsidR="0E695FC8" w:rsidRPr="000F0B91" w:rsidRDefault="0E695FC8" w:rsidP="000F0B91">
            <w:pPr>
              <w:jc w:val="left"/>
              <w:cnfStyle w:val="000000000000" w:firstRow="0" w:lastRow="0" w:firstColumn="0" w:lastColumn="0" w:oddVBand="0" w:evenVBand="0" w:oddHBand="0" w:evenHBand="0" w:firstRowFirstColumn="0" w:firstRowLastColumn="0" w:lastRowFirstColumn="0" w:lastRowLastColumn="0"/>
              <w:rPr>
                <w:rFonts w:cstheme="minorHAnsi"/>
              </w:rPr>
            </w:pPr>
            <w:r w:rsidRPr="000F0B91">
              <w:rPr>
                <w:rFonts w:eastAsia="Arial" w:cstheme="minorHAnsi"/>
              </w:rPr>
              <w:t>Filtrado de clientes activos</w:t>
            </w:r>
          </w:p>
        </w:tc>
        <w:tc>
          <w:tcPr>
            <w:tcW w:w="2739" w:type="dxa"/>
            <w:shd w:val="clear" w:color="auto" w:fill="FFFFFF" w:themeFill="background1"/>
            <w:vAlign w:val="center"/>
          </w:tcPr>
          <w:p w14:paraId="28E60831" w14:textId="6A8277AA" w:rsidR="0E695FC8" w:rsidRPr="000F0B91" w:rsidRDefault="0E695FC8" w:rsidP="000F0B91">
            <w:pPr>
              <w:jc w:val="left"/>
              <w:cnfStyle w:val="000000000000" w:firstRow="0" w:lastRow="0" w:firstColumn="0" w:lastColumn="0" w:oddVBand="0" w:evenVBand="0" w:oddHBand="0" w:evenHBand="0" w:firstRowFirstColumn="0" w:firstRowLastColumn="0" w:lastRowFirstColumn="0" w:lastRowLastColumn="0"/>
              <w:rPr>
                <w:rFonts w:cstheme="minorHAnsi"/>
              </w:rPr>
            </w:pPr>
            <w:r w:rsidRPr="000F0B91">
              <w:rPr>
                <w:rFonts w:eastAsia="Arial" w:cstheme="minorHAnsi"/>
              </w:rPr>
              <w:t>Nº Consultas usuario (Q)</w:t>
            </w:r>
          </w:p>
        </w:tc>
        <w:tc>
          <w:tcPr>
            <w:tcW w:w="2070" w:type="dxa"/>
            <w:shd w:val="clear" w:color="auto" w:fill="FFFFFF" w:themeFill="background1"/>
            <w:vAlign w:val="center"/>
          </w:tcPr>
          <w:p w14:paraId="6EF7D4A6" w14:textId="672EC313" w:rsidR="0E695FC8" w:rsidRPr="000F0B91" w:rsidRDefault="0E695FC8" w:rsidP="000F0B91">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0F0B91">
              <w:rPr>
                <w:rFonts w:eastAsia="Arial" w:cstheme="minorHAnsi"/>
              </w:rPr>
              <w:t>Medio</w:t>
            </w:r>
          </w:p>
        </w:tc>
      </w:tr>
      <w:tr w:rsidR="0E695FC8" w14:paraId="5A41D23F" w14:textId="77777777" w:rsidTr="000F0B91">
        <w:trPr>
          <w:trHeight w:val="300"/>
        </w:trPr>
        <w:tc>
          <w:tcPr>
            <w:cnfStyle w:val="001000000000" w:firstRow="0" w:lastRow="0" w:firstColumn="1" w:lastColumn="0" w:oddVBand="0" w:evenVBand="0" w:oddHBand="0" w:evenHBand="0" w:firstRowFirstColumn="0" w:firstRowLastColumn="0" w:lastRowFirstColumn="0" w:lastRowLastColumn="0"/>
            <w:tcW w:w="568" w:type="dxa"/>
            <w:shd w:val="clear" w:color="auto" w:fill="FFFFFF" w:themeFill="background1"/>
            <w:vAlign w:val="center"/>
          </w:tcPr>
          <w:p w14:paraId="074D5F51" w14:textId="72D5B327" w:rsidR="0E695FC8" w:rsidRPr="000F0B91" w:rsidRDefault="0E695FC8" w:rsidP="000F0B91">
            <w:pPr>
              <w:jc w:val="center"/>
              <w:rPr>
                <w:rFonts w:cstheme="minorHAnsi"/>
              </w:rPr>
            </w:pPr>
            <w:r w:rsidRPr="000F0B91">
              <w:rPr>
                <w:rFonts w:eastAsia="Arial" w:cstheme="minorHAnsi"/>
                <w:b w:val="0"/>
              </w:rPr>
              <w:t>8</w:t>
            </w:r>
          </w:p>
        </w:tc>
        <w:tc>
          <w:tcPr>
            <w:tcW w:w="3117" w:type="dxa"/>
            <w:shd w:val="clear" w:color="auto" w:fill="FFFFFF" w:themeFill="background1"/>
            <w:vAlign w:val="center"/>
          </w:tcPr>
          <w:p w14:paraId="5A1638F4" w14:textId="0441E215" w:rsidR="0E695FC8" w:rsidRPr="000F0B91" w:rsidRDefault="0E695FC8" w:rsidP="000F0B91">
            <w:pPr>
              <w:jc w:val="left"/>
              <w:cnfStyle w:val="000000000000" w:firstRow="0" w:lastRow="0" w:firstColumn="0" w:lastColumn="0" w:oddVBand="0" w:evenVBand="0" w:oddHBand="0" w:evenHBand="0" w:firstRowFirstColumn="0" w:firstRowLastColumn="0" w:lastRowFirstColumn="0" w:lastRowLastColumn="0"/>
              <w:rPr>
                <w:rFonts w:cstheme="minorHAnsi"/>
              </w:rPr>
            </w:pPr>
            <w:r w:rsidRPr="000F0B91">
              <w:rPr>
                <w:rFonts w:eastAsia="Arial" w:cstheme="minorHAnsi"/>
              </w:rPr>
              <w:t xml:space="preserve">Filtrado de </w:t>
            </w:r>
            <w:r w:rsidR="00EC4CA2" w:rsidRPr="000F0B91">
              <w:rPr>
                <w:rFonts w:eastAsia="Arial" w:cstheme="minorHAnsi"/>
              </w:rPr>
              <w:t>vehículos</w:t>
            </w:r>
            <w:r w:rsidRPr="000F0B91">
              <w:rPr>
                <w:rFonts w:eastAsia="Arial" w:cstheme="minorHAnsi"/>
              </w:rPr>
              <w:t xml:space="preserve"> de emergencia</w:t>
            </w:r>
          </w:p>
        </w:tc>
        <w:tc>
          <w:tcPr>
            <w:tcW w:w="2739" w:type="dxa"/>
            <w:shd w:val="clear" w:color="auto" w:fill="FFFFFF" w:themeFill="background1"/>
            <w:vAlign w:val="center"/>
          </w:tcPr>
          <w:p w14:paraId="4303D559" w14:textId="258D77AC" w:rsidR="0E695FC8" w:rsidRPr="000F0B91" w:rsidRDefault="0E695FC8" w:rsidP="000F0B91">
            <w:pPr>
              <w:jc w:val="left"/>
              <w:cnfStyle w:val="000000000000" w:firstRow="0" w:lastRow="0" w:firstColumn="0" w:lastColumn="0" w:oddVBand="0" w:evenVBand="0" w:oddHBand="0" w:evenHBand="0" w:firstRowFirstColumn="0" w:firstRowLastColumn="0" w:lastRowFirstColumn="0" w:lastRowLastColumn="0"/>
              <w:rPr>
                <w:rFonts w:cstheme="minorHAnsi"/>
              </w:rPr>
            </w:pPr>
            <w:r w:rsidRPr="000F0B91">
              <w:rPr>
                <w:rFonts w:eastAsia="Arial" w:cstheme="minorHAnsi"/>
              </w:rPr>
              <w:t>Nº Consultas usuario (Q)</w:t>
            </w:r>
          </w:p>
        </w:tc>
        <w:tc>
          <w:tcPr>
            <w:tcW w:w="2070" w:type="dxa"/>
            <w:shd w:val="clear" w:color="auto" w:fill="FFFFFF" w:themeFill="background1"/>
            <w:vAlign w:val="center"/>
          </w:tcPr>
          <w:p w14:paraId="40354598" w14:textId="78C5695A" w:rsidR="0E695FC8" w:rsidRPr="000F0B91" w:rsidRDefault="0E695FC8" w:rsidP="000F0B91">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0F0B91">
              <w:rPr>
                <w:rFonts w:eastAsia="Arial" w:cstheme="minorHAnsi"/>
              </w:rPr>
              <w:t>Medio</w:t>
            </w:r>
          </w:p>
        </w:tc>
      </w:tr>
      <w:tr w:rsidR="0E695FC8" w14:paraId="68C64FCE" w14:textId="77777777" w:rsidTr="000F0B91">
        <w:trPr>
          <w:trHeight w:val="300"/>
        </w:trPr>
        <w:tc>
          <w:tcPr>
            <w:cnfStyle w:val="001000000000" w:firstRow="0" w:lastRow="0" w:firstColumn="1" w:lastColumn="0" w:oddVBand="0" w:evenVBand="0" w:oddHBand="0" w:evenHBand="0" w:firstRowFirstColumn="0" w:firstRowLastColumn="0" w:lastRowFirstColumn="0" w:lastRowLastColumn="0"/>
            <w:tcW w:w="568" w:type="dxa"/>
            <w:shd w:val="clear" w:color="auto" w:fill="FFFFFF" w:themeFill="background1"/>
            <w:vAlign w:val="center"/>
          </w:tcPr>
          <w:p w14:paraId="1FD3AE86" w14:textId="78EEE514" w:rsidR="0E695FC8" w:rsidRPr="000F0B91" w:rsidRDefault="0E695FC8" w:rsidP="000F0B91">
            <w:pPr>
              <w:jc w:val="center"/>
              <w:rPr>
                <w:rFonts w:cstheme="minorHAnsi"/>
              </w:rPr>
            </w:pPr>
            <w:r w:rsidRPr="000F0B91">
              <w:rPr>
                <w:rFonts w:eastAsia="Arial" w:cstheme="minorHAnsi"/>
                <w:b w:val="0"/>
              </w:rPr>
              <w:t>9</w:t>
            </w:r>
          </w:p>
        </w:tc>
        <w:tc>
          <w:tcPr>
            <w:tcW w:w="3117" w:type="dxa"/>
            <w:shd w:val="clear" w:color="auto" w:fill="FFFFFF" w:themeFill="background1"/>
            <w:vAlign w:val="center"/>
          </w:tcPr>
          <w:p w14:paraId="09DB7D46" w14:textId="206B7C07" w:rsidR="0E695FC8" w:rsidRPr="000F0B91" w:rsidRDefault="0E695FC8" w:rsidP="000F0B91">
            <w:pPr>
              <w:jc w:val="left"/>
              <w:cnfStyle w:val="000000000000" w:firstRow="0" w:lastRow="0" w:firstColumn="0" w:lastColumn="0" w:oddVBand="0" w:evenVBand="0" w:oddHBand="0" w:evenHBand="0" w:firstRowFirstColumn="0" w:firstRowLastColumn="0" w:lastRowFirstColumn="0" w:lastRowLastColumn="0"/>
              <w:rPr>
                <w:rFonts w:cstheme="minorHAnsi"/>
              </w:rPr>
            </w:pPr>
            <w:r w:rsidRPr="000F0B91">
              <w:rPr>
                <w:rFonts w:eastAsia="Arial" w:cstheme="minorHAnsi"/>
              </w:rPr>
              <w:t>Filtrado de alertas</w:t>
            </w:r>
          </w:p>
        </w:tc>
        <w:tc>
          <w:tcPr>
            <w:tcW w:w="2739" w:type="dxa"/>
            <w:shd w:val="clear" w:color="auto" w:fill="FFFFFF" w:themeFill="background1"/>
            <w:vAlign w:val="center"/>
          </w:tcPr>
          <w:p w14:paraId="6486F849" w14:textId="76CE3C38" w:rsidR="0E695FC8" w:rsidRPr="000F0B91" w:rsidRDefault="0E695FC8" w:rsidP="000F0B91">
            <w:pPr>
              <w:jc w:val="left"/>
              <w:cnfStyle w:val="000000000000" w:firstRow="0" w:lastRow="0" w:firstColumn="0" w:lastColumn="0" w:oddVBand="0" w:evenVBand="0" w:oddHBand="0" w:evenHBand="0" w:firstRowFirstColumn="0" w:firstRowLastColumn="0" w:lastRowFirstColumn="0" w:lastRowLastColumn="0"/>
              <w:rPr>
                <w:rFonts w:cstheme="minorHAnsi"/>
              </w:rPr>
            </w:pPr>
            <w:r w:rsidRPr="000F0B91">
              <w:rPr>
                <w:rFonts w:eastAsia="Arial" w:cstheme="minorHAnsi"/>
              </w:rPr>
              <w:t>Nº Consultas usuario (Q)</w:t>
            </w:r>
          </w:p>
        </w:tc>
        <w:tc>
          <w:tcPr>
            <w:tcW w:w="2070" w:type="dxa"/>
            <w:shd w:val="clear" w:color="auto" w:fill="FFFFFF" w:themeFill="background1"/>
            <w:vAlign w:val="center"/>
          </w:tcPr>
          <w:p w14:paraId="233E966A" w14:textId="19D0DE77" w:rsidR="0E695FC8" w:rsidRPr="000F0B91" w:rsidRDefault="0E695FC8" w:rsidP="000F0B91">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0F0B91">
              <w:rPr>
                <w:rFonts w:eastAsia="Arial" w:cstheme="minorHAnsi"/>
              </w:rPr>
              <w:t>Medio</w:t>
            </w:r>
          </w:p>
        </w:tc>
      </w:tr>
    </w:tbl>
    <w:p w14:paraId="195780AE" w14:textId="18C27AEE" w:rsidR="0E695FC8" w:rsidRDefault="00DC426F" w:rsidP="00C4686B">
      <w:pPr>
        <w:pStyle w:val="CitadeTablas"/>
      </w:pPr>
      <w:bookmarkStart w:id="629" w:name="_Toc165126447"/>
      <w:r>
        <w:t>Dashboard de seguimiento – Clasificación de las funciones</w:t>
      </w:r>
      <w:bookmarkEnd w:id="629"/>
    </w:p>
    <w:p w14:paraId="6F96261E" w14:textId="60613F9C" w:rsidR="5A3FA2DB" w:rsidRDefault="4A7EA8A2" w:rsidP="00A12411">
      <w:pPr>
        <w:pStyle w:val="Ttulo5"/>
      </w:pPr>
      <w:bookmarkStart w:id="630" w:name="_Toc337754632"/>
      <w:bookmarkStart w:id="631" w:name="_Toc164120936"/>
      <w:r>
        <w:t>Cálculo de los puntos de función no ajustados</w:t>
      </w:r>
      <w:bookmarkEnd w:id="630"/>
      <w:bookmarkEnd w:id="631"/>
    </w:p>
    <w:p w14:paraId="4D7A2184" w14:textId="6ECC9999" w:rsidR="63C348EE" w:rsidRDefault="63C348EE">
      <w:r>
        <w:t>Usando la tabla referenciada en el apartado de “Puntos función”, obtenemos la siguiente tabla con los puntos función con los siguientes datos:</w:t>
      </w:r>
    </w:p>
    <w:tbl>
      <w:tblPr>
        <w:tblStyle w:val="Tablaconcuadrculaclara"/>
        <w:tblW w:w="0" w:type="auto"/>
        <w:jc w:val="center"/>
        <w:tblLook w:val="0680" w:firstRow="0" w:lastRow="0" w:firstColumn="1" w:lastColumn="0" w:noHBand="1" w:noVBand="1"/>
      </w:tblPr>
      <w:tblGrid>
        <w:gridCol w:w="3137"/>
        <w:gridCol w:w="1249"/>
        <w:gridCol w:w="1141"/>
        <w:gridCol w:w="1219"/>
      </w:tblGrid>
      <w:tr w:rsidR="0E695FC8" w14:paraId="32CE9D40" w14:textId="77777777" w:rsidTr="00841FA9">
        <w:trPr>
          <w:trHeight w:val="510"/>
          <w:jc w:val="center"/>
        </w:trPr>
        <w:tc>
          <w:tcPr>
            <w:tcW w:w="3137" w:type="dxa"/>
            <w:vMerge w:val="restart"/>
            <w:shd w:val="clear" w:color="auto" w:fill="AEAAAA" w:themeFill="background2" w:themeFillShade="BF"/>
          </w:tcPr>
          <w:p w14:paraId="4020BE2E" w14:textId="61E6A683" w:rsidR="0E695FC8" w:rsidRDefault="0E695FC8" w:rsidP="0E695FC8">
            <w:pPr>
              <w:jc w:val="center"/>
            </w:pPr>
            <w:r w:rsidRPr="00841FA9">
              <w:rPr>
                <w:rFonts w:eastAsia="Arial" w:cstheme="minorHAnsi"/>
                <w:b/>
                <w:i/>
              </w:rPr>
              <w:t>Parámetro de medida</w:t>
            </w:r>
          </w:p>
        </w:tc>
        <w:tc>
          <w:tcPr>
            <w:tcW w:w="3609" w:type="dxa"/>
            <w:gridSpan w:val="3"/>
            <w:shd w:val="clear" w:color="auto" w:fill="AEAAAA" w:themeFill="background2" w:themeFillShade="BF"/>
          </w:tcPr>
          <w:p w14:paraId="539A3CED" w14:textId="0C9B5658" w:rsidR="0E695FC8" w:rsidRDefault="0E695FC8" w:rsidP="0E695FC8">
            <w:pPr>
              <w:jc w:val="center"/>
            </w:pPr>
            <w:r w:rsidRPr="00841FA9">
              <w:rPr>
                <w:rFonts w:eastAsia="Arial" w:cstheme="minorHAnsi"/>
                <w:b/>
              </w:rPr>
              <w:t>Contador Funciones</w:t>
            </w:r>
          </w:p>
        </w:tc>
      </w:tr>
      <w:tr w:rsidR="0E695FC8" w14:paraId="2BC2AB1D" w14:textId="77777777" w:rsidTr="00841FA9">
        <w:trPr>
          <w:trHeight w:val="255"/>
          <w:jc w:val="center"/>
        </w:trPr>
        <w:tc>
          <w:tcPr>
            <w:tcW w:w="3137" w:type="dxa"/>
            <w:vMerge/>
          </w:tcPr>
          <w:p w14:paraId="59CD0415" w14:textId="77777777" w:rsidR="008B119C" w:rsidRDefault="008B119C"/>
        </w:tc>
        <w:tc>
          <w:tcPr>
            <w:tcW w:w="1249" w:type="dxa"/>
            <w:shd w:val="clear" w:color="auto" w:fill="D0CECE" w:themeFill="background2" w:themeFillShade="E6"/>
          </w:tcPr>
          <w:p w14:paraId="758F2A1C" w14:textId="1905EBC4" w:rsidR="0E695FC8" w:rsidRDefault="0E695FC8" w:rsidP="0E695FC8">
            <w:pPr>
              <w:jc w:val="center"/>
            </w:pPr>
            <w:r w:rsidRPr="00841FA9">
              <w:rPr>
                <w:rFonts w:eastAsia="Arial" w:cstheme="minorHAnsi"/>
                <w:b/>
              </w:rPr>
              <w:t>Elemental</w:t>
            </w:r>
          </w:p>
        </w:tc>
        <w:tc>
          <w:tcPr>
            <w:tcW w:w="1141" w:type="dxa"/>
            <w:shd w:val="clear" w:color="auto" w:fill="D0CECE" w:themeFill="background2" w:themeFillShade="E6"/>
          </w:tcPr>
          <w:p w14:paraId="6E14F5E0" w14:textId="66ECDC42" w:rsidR="0E695FC8" w:rsidRDefault="0E695FC8" w:rsidP="0E695FC8">
            <w:pPr>
              <w:jc w:val="center"/>
            </w:pPr>
            <w:r w:rsidRPr="00841FA9">
              <w:rPr>
                <w:rFonts w:eastAsia="Arial" w:cstheme="minorHAnsi"/>
                <w:b/>
              </w:rPr>
              <w:t>Medio</w:t>
            </w:r>
          </w:p>
        </w:tc>
        <w:tc>
          <w:tcPr>
            <w:tcW w:w="1219" w:type="dxa"/>
            <w:shd w:val="clear" w:color="auto" w:fill="D0CECE" w:themeFill="background2" w:themeFillShade="E6"/>
          </w:tcPr>
          <w:p w14:paraId="21FF2C5D" w14:textId="6812A7F0" w:rsidR="0E695FC8" w:rsidRDefault="0E695FC8" w:rsidP="0E695FC8">
            <w:pPr>
              <w:jc w:val="center"/>
            </w:pPr>
            <w:r w:rsidRPr="00841FA9">
              <w:rPr>
                <w:rFonts w:eastAsia="Arial" w:cstheme="minorHAnsi"/>
                <w:b/>
              </w:rPr>
              <w:t>Complejo</w:t>
            </w:r>
          </w:p>
        </w:tc>
      </w:tr>
      <w:tr w:rsidR="0E695FC8" w14:paraId="205CE224" w14:textId="77777777" w:rsidTr="00841FA9">
        <w:trPr>
          <w:trHeight w:val="255"/>
          <w:jc w:val="center"/>
        </w:trPr>
        <w:tc>
          <w:tcPr>
            <w:tcW w:w="3137" w:type="dxa"/>
          </w:tcPr>
          <w:p w14:paraId="34C154CE" w14:textId="63415B37" w:rsidR="0E695FC8" w:rsidRDefault="0E695FC8" w:rsidP="0E695FC8">
            <w:r w:rsidRPr="00841FA9">
              <w:rPr>
                <w:rFonts w:eastAsia="Arial" w:cstheme="minorHAnsi"/>
                <w:b/>
                <w:i/>
              </w:rPr>
              <w:t>N.º Entradas de usuario (IN)</w:t>
            </w:r>
          </w:p>
        </w:tc>
        <w:tc>
          <w:tcPr>
            <w:tcW w:w="1249" w:type="dxa"/>
          </w:tcPr>
          <w:p w14:paraId="2114EF96" w14:textId="5E8E8C2E" w:rsidR="0E695FC8" w:rsidRDefault="0E695FC8" w:rsidP="0E695FC8">
            <w:pPr>
              <w:jc w:val="center"/>
            </w:pPr>
            <w:r w:rsidRPr="00841FA9">
              <w:rPr>
                <w:rFonts w:eastAsia="Arial" w:cstheme="minorHAnsi"/>
              </w:rPr>
              <w:t>0</w:t>
            </w:r>
          </w:p>
        </w:tc>
        <w:tc>
          <w:tcPr>
            <w:tcW w:w="1141" w:type="dxa"/>
          </w:tcPr>
          <w:p w14:paraId="1E3EF3BC" w14:textId="6194CED0" w:rsidR="0E695FC8" w:rsidRDefault="0E695FC8" w:rsidP="0E695FC8">
            <w:pPr>
              <w:jc w:val="center"/>
            </w:pPr>
            <w:r w:rsidRPr="00841FA9">
              <w:rPr>
                <w:rFonts w:eastAsia="Arial" w:cstheme="minorHAnsi"/>
              </w:rPr>
              <w:t>0</w:t>
            </w:r>
          </w:p>
        </w:tc>
        <w:tc>
          <w:tcPr>
            <w:tcW w:w="1219" w:type="dxa"/>
          </w:tcPr>
          <w:p w14:paraId="715DE84A" w14:textId="768FE5B8" w:rsidR="0E695FC8" w:rsidRDefault="0E695FC8" w:rsidP="0E695FC8">
            <w:pPr>
              <w:jc w:val="center"/>
            </w:pPr>
            <w:r w:rsidRPr="00841FA9">
              <w:rPr>
                <w:rFonts w:eastAsia="Arial" w:cstheme="minorHAnsi"/>
              </w:rPr>
              <w:t>0</w:t>
            </w:r>
          </w:p>
        </w:tc>
      </w:tr>
      <w:tr w:rsidR="0E695FC8" w14:paraId="2EDD4ACD" w14:textId="77777777" w:rsidTr="00841FA9">
        <w:trPr>
          <w:trHeight w:val="255"/>
          <w:jc w:val="center"/>
        </w:trPr>
        <w:tc>
          <w:tcPr>
            <w:tcW w:w="3137" w:type="dxa"/>
          </w:tcPr>
          <w:p w14:paraId="1E73B461" w14:textId="6001C4BB" w:rsidR="0E695FC8" w:rsidRDefault="0E695FC8" w:rsidP="0E695FC8">
            <w:r w:rsidRPr="00841FA9">
              <w:rPr>
                <w:rFonts w:eastAsia="Arial" w:cstheme="minorHAnsi"/>
                <w:b/>
                <w:i/>
              </w:rPr>
              <w:t>N.º Salidas de usuario (OUT)</w:t>
            </w:r>
          </w:p>
        </w:tc>
        <w:tc>
          <w:tcPr>
            <w:tcW w:w="1249" w:type="dxa"/>
          </w:tcPr>
          <w:p w14:paraId="169AF4C4" w14:textId="3EA45ED9" w:rsidR="0E695FC8" w:rsidRDefault="0E695FC8" w:rsidP="0E695FC8">
            <w:pPr>
              <w:jc w:val="center"/>
            </w:pPr>
            <w:r w:rsidRPr="00841FA9">
              <w:rPr>
                <w:rFonts w:eastAsia="Arial" w:cstheme="minorHAnsi"/>
              </w:rPr>
              <w:t>3</w:t>
            </w:r>
          </w:p>
        </w:tc>
        <w:tc>
          <w:tcPr>
            <w:tcW w:w="1141" w:type="dxa"/>
          </w:tcPr>
          <w:p w14:paraId="298AA0BE" w14:textId="4B21BBFC" w:rsidR="0E695FC8" w:rsidRDefault="0E695FC8" w:rsidP="0E695FC8">
            <w:pPr>
              <w:jc w:val="center"/>
            </w:pPr>
            <w:r w:rsidRPr="00841FA9">
              <w:rPr>
                <w:rFonts w:eastAsia="Arial" w:cstheme="minorHAnsi"/>
              </w:rPr>
              <w:t>0</w:t>
            </w:r>
          </w:p>
        </w:tc>
        <w:tc>
          <w:tcPr>
            <w:tcW w:w="1219" w:type="dxa"/>
          </w:tcPr>
          <w:p w14:paraId="7D137F40" w14:textId="6443F892" w:rsidR="0E695FC8" w:rsidRDefault="0E695FC8" w:rsidP="0E695FC8">
            <w:pPr>
              <w:jc w:val="center"/>
            </w:pPr>
            <w:r w:rsidRPr="00841FA9">
              <w:rPr>
                <w:rFonts w:eastAsia="Arial" w:cstheme="minorHAnsi"/>
              </w:rPr>
              <w:t>0</w:t>
            </w:r>
          </w:p>
        </w:tc>
      </w:tr>
      <w:tr w:rsidR="0E695FC8" w14:paraId="4EBD49BA" w14:textId="77777777" w:rsidTr="00841FA9">
        <w:trPr>
          <w:trHeight w:val="255"/>
          <w:jc w:val="center"/>
        </w:trPr>
        <w:tc>
          <w:tcPr>
            <w:tcW w:w="3137" w:type="dxa"/>
          </w:tcPr>
          <w:p w14:paraId="590F3471" w14:textId="0DB96B3C" w:rsidR="0E695FC8" w:rsidRDefault="0E695FC8" w:rsidP="0E695FC8">
            <w:r w:rsidRPr="00841FA9">
              <w:rPr>
                <w:rFonts w:eastAsia="Arial" w:cstheme="minorHAnsi"/>
                <w:b/>
                <w:i/>
              </w:rPr>
              <w:t>N.º de ficheros maestros (FM)</w:t>
            </w:r>
          </w:p>
        </w:tc>
        <w:tc>
          <w:tcPr>
            <w:tcW w:w="1249" w:type="dxa"/>
          </w:tcPr>
          <w:p w14:paraId="6667D5CC" w14:textId="22EC18E4" w:rsidR="0E695FC8" w:rsidRDefault="0E695FC8" w:rsidP="0E695FC8">
            <w:pPr>
              <w:jc w:val="center"/>
            </w:pPr>
            <w:r w:rsidRPr="00841FA9">
              <w:rPr>
                <w:rFonts w:eastAsia="Arial" w:cstheme="minorHAnsi"/>
              </w:rPr>
              <w:t>0</w:t>
            </w:r>
          </w:p>
        </w:tc>
        <w:tc>
          <w:tcPr>
            <w:tcW w:w="1141" w:type="dxa"/>
          </w:tcPr>
          <w:p w14:paraId="5B87AA7F" w14:textId="783A91E9" w:rsidR="0E695FC8" w:rsidRDefault="0E695FC8" w:rsidP="0E695FC8">
            <w:pPr>
              <w:jc w:val="center"/>
            </w:pPr>
            <w:r w:rsidRPr="00841FA9">
              <w:rPr>
                <w:rFonts w:eastAsia="Arial" w:cstheme="minorHAnsi"/>
              </w:rPr>
              <w:t>0</w:t>
            </w:r>
          </w:p>
        </w:tc>
        <w:tc>
          <w:tcPr>
            <w:tcW w:w="1219" w:type="dxa"/>
          </w:tcPr>
          <w:p w14:paraId="3A1B532B" w14:textId="52B2A024" w:rsidR="0E695FC8" w:rsidRDefault="0E695FC8" w:rsidP="0E695FC8">
            <w:pPr>
              <w:jc w:val="center"/>
            </w:pPr>
            <w:r w:rsidRPr="00841FA9">
              <w:rPr>
                <w:rFonts w:eastAsia="Arial" w:cstheme="minorHAnsi"/>
              </w:rPr>
              <w:t>0</w:t>
            </w:r>
          </w:p>
        </w:tc>
      </w:tr>
      <w:tr w:rsidR="0E695FC8" w14:paraId="4F6D54D2" w14:textId="77777777" w:rsidTr="00841FA9">
        <w:trPr>
          <w:trHeight w:val="255"/>
          <w:jc w:val="center"/>
        </w:trPr>
        <w:tc>
          <w:tcPr>
            <w:tcW w:w="3137" w:type="dxa"/>
          </w:tcPr>
          <w:p w14:paraId="3C971C60" w14:textId="60F6C710" w:rsidR="0E695FC8" w:rsidRDefault="0E695FC8" w:rsidP="0E695FC8">
            <w:r w:rsidRPr="00841FA9">
              <w:rPr>
                <w:rFonts w:eastAsia="Arial" w:cstheme="minorHAnsi"/>
                <w:b/>
                <w:i/>
              </w:rPr>
              <w:t>N.º Consultas usuario (Q)</w:t>
            </w:r>
          </w:p>
        </w:tc>
        <w:tc>
          <w:tcPr>
            <w:tcW w:w="1249" w:type="dxa"/>
          </w:tcPr>
          <w:p w14:paraId="62E8DD33" w14:textId="1000D8DD" w:rsidR="0E695FC8" w:rsidRDefault="0E695FC8" w:rsidP="0E695FC8">
            <w:pPr>
              <w:jc w:val="center"/>
            </w:pPr>
            <w:r w:rsidRPr="00841FA9">
              <w:rPr>
                <w:rFonts w:eastAsia="Arial" w:cstheme="minorHAnsi"/>
              </w:rPr>
              <w:t>0</w:t>
            </w:r>
          </w:p>
        </w:tc>
        <w:tc>
          <w:tcPr>
            <w:tcW w:w="1141" w:type="dxa"/>
          </w:tcPr>
          <w:p w14:paraId="59E156C0" w14:textId="4FC67073" w:rsidR="0E695FC8" w:rsidRDefault="0E695FC8" w:rsidP="0E695FC8">
            <w:pPr>
              <w:jc w:val="center"/>
            </w:pPr>
            <w:r w:rsidRPr="00841FA9">
              <w:rPr>
                <w:rFonts w:eastAsia="Arial" w:cstheme="minorHAnsi"/>
              </w:rPr>
              <w:t>3</w:t>
            </w:r>
          </w:p>
        </w:tc>
        <w:tc>
          <w:tcPr>
            <w:tcW w:w="1219" w:type="dxa"/>
          </w:tcPr>
          <w:p w14:paraId="07860AE9" w14:textId="5786AE3F" w:rsidR="0E695FC8" w:rsidRDefault="0E695FC8" w:rsidP="0E695FC8">
            <w:pPr>
              <w:jc w:val="center"/>
            </w:pPr>
            <w:r w:rsidRPr="00841FA9">
              <w:rPr>
                <w:rFonts w:eastAsia="Arial" w:cstheme="minorHAnsi"/>
              </w:rPr>
              <w:t>0</w:t>
            </w:r>
          </w:p>
        </w:tc>
      </w:tr>
      <w:tr w:rsidR="0E695FC8" w14:paraId="1EFD2A12" w14:textId="77777777" w:rsidTr="00841FA9">
        <w:trPr>
          <w:trHeight w:val="300"/>
          <w:jc w:val="center"/>
        </w:trPr>
        <w:tc>
          <w:tcPr>
            <w:tcW w:w="3137" w:type="dxa"/>
          </w:tcPr>
          <w:p w14:paraId="75F4AE64" w14:textId="5D4C043F" w:rsidR="0E695FC8" w:rsidRDefault="0E695FC8" w:rsidP="0E695FC8">
            <w:r w:rsidRPr="00841FA9">
              <w:rPr>
                <w:rFonts w:eastAsia="Arial" w:cstheme="minorHAnsi"/>
                <w:b/>
                <w:i/>
              </w:rPr>
              <w:t>N.º de interfaces externos</w:t>
            </w:r>
          </w:p>
        </w:tc>
        <w:tc>
          <w:tcPr>
            <w:tcW w:w="1249" w:type="dxa"/>
          </w:tcPr>
          <w:p w14:paraId="3D93D093" w14:textId="52D017F1" w:rsidR="0E695FC8" w:rsidRDefault="0E695FC8" w:rsidP="0E695FC8">
            <w:pPr>
              <w:jc w:val="center"/>
            </w:pPr>
            <w:r w:rsidRPr="00841FA9">
              <w:rPr>
                <w:rFonts w:eastAsia="Arial" w:cstheme="minorHAnsi"/>
              </w:rPr>
              <w:t>3</w:t>
            </w:r>
          </w:p>
        </w:tc>
        <w:tc>
          <w:tcPr>
            <w:tcW w:w="1141" w:type="dxa"/>
          </w:tcPr>
          <w:p w14:paraId="66841BE0" w14:textId="4E4FC094" w:rsidR="0E695FC8" w:rsidRDefault="0E695FC8" w:rsidP="0E695FC8">
            <w:pPr>
              <w:jc w:val="center"/>
            </w:pPr>
            <w:r w:rsidRPr="00841FA9">
              <w:rPr>
                <w:rFonts w:eastAsia="Arial" w:cstheme="minorHAnsi"/>
              </w:rPr>
              <w:t>0</w:t>
            </w:r>
          </w:p>
        </w:tc>
        <w:tc>
          <w:tcPr>
            <w:tcW w:w="1219" w:type="dxa"/>
          </w:tcPr>
          <w:p w14:paraId="282911D8" w14:textId="59F46F85" w:rsidR="0E695FC8" w:rsidRDefault="0E695FC8" w:rsidP="0E695FC8">
            <w:pPr>
              <w:jc w:val="center"/>
            </w:pPr>
            <w:r w:rsidRPr="00841FA9">
              <w:rPr>
                <w:rFonts w:eastAsia="Arial" w:cstheme="minorHAnsi"/>
              </w:rPr>
              <w:t>0</w:t>
            </w:r>
          </w:p>
        </w:tc>
      </w:tr>
    </w:tbl>
    <w:p w14:paraId="795B9E8B" w14:textId="2B42EBCA" w:rsidR="0E695FC8" w:rsidRDefault="00DC426F" w:rsidP="00C4686B">
      <w:pPr>
        <w:pStyle w:val="CitadeTablas"/>
      </w:pPr>
      <w:bookmarkStart w:id="632" w:name="_Toc165126448"/>
      <w:r w:rsidRPr="00DC426F">
        <w:t>Dashboard de seguimiento – Cálculo de los puntos de función</w:t>
      </w:r>
      <w:r>
        <w:t xml:space="preserve"> no ajustados</w:t>
      </w:r>
      <w:bookmarkEnd w:id="632"/>
    </w:p>
    <w:p w14:paraId="39CE43F0" w14:textId="448DD222" w:rsidR="5A3FA2DB" w:rsidRDefault="4A7EA8A2" w:rsidP="00A12411">
      <w:pPr>
        <w:pStyle w:val="Ttulo5"/>
      </w:pPr>
      <w:bookmarkStart w:id="633" w:name="_Toc1153686421"/>
      <w:bookmarkStart w:id="634" w:name="_Toc164120937"/>
      <w:r>
        <w:t>Cálculo del factor de ajuste</w:t>
      </w:r>
      <w:bookmarkEnd w:id="633"/>
      <w:bookmarkEnd w:id="634"/>
    </w:p>
    <w:p w14:paraId="3CD069A2" w14:textId="5587CDAE" w:rsidR="490E8D50" w:rsidRDefault="490E8D50">
      <w:r>
        <w:t>Para realizar el cálculo del factor de ajuste responderemos a las preguntas planteadas en el apartado anterior:</w:t>
      </w:r>
    </w:p>
    <w:tbl>
      <w:tblPr>
        <w:tblStyle w:val="Tablaconcuadrcula4-nfasis3"/>
        <w:tblW w:w="0" w:type="auto"/>
        <w:tblLook w:val="06A0" w:firstRow="1" w:lastRow="0" w:firstColumn="1" w:lastColumn="0" w:noHBand="1" w:noVBand="1"/>
      </w:tblPr>
      <w:tblGrid>
        <w:gridCol w:w="7110"/>
        <w:gridCol w:w="1380"/>
      </w:tblGrid>
      <w:tr w:rsidR="0E695FC8" w14:paraId="6CCFAC81" w14:textId="77777777" w:rsidTr="00DA735B">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110" w:type="dxa"/>
            <w:shd w:val="clear" w:color="auto" w:fill="AEAAAA" w:themeFill="background2" w:themeFillShade="BF"/>
            <w:vAlign w:val="center"/>
          </w:tcPr>
          <w:p w14:paraId="3474A62C" w14:textId="1E583E45" w:rsidR="0E695FC8" w:rsidRPr="00980EEC" w:rsidRDefault="0E695FC8" w:rsidP="0E695FC8">
            <w:pPr>
              <w:jc w:val="center"/>
              <w:rPr>
                <w:rFonts w:cstheme="minorHAnsi"/>
                <w:color w:val="auto"/>
              </w:rPr>
            </w:pPr>
            <w:r w:rsidRPr="00980EEC">
              <w:rPr>
                <w:rFonts w:cstheme="minorHAnsi"/>
                <w:color w:val="auto"/>
              </w:rPr>
              <w:t>Característica</w:t>
            </w:r>
          </w:p>
        </w:tc>
        <w:tc>
          <w:tcPr>
            <w:tcW w:w="1380" w:type="dxa"/>
            <w:shd w:val="clear" w:color="auto" w:fill="AEAAAA" w:themeFill="background2" w:themeFillShade="BF"/>
            <w:vAlign w:val="center"/>
          </w:tcPr>
          <w:p w14:paraId="73E19982" w14:textId="511B2D17" w:rsidR="0E695FC8" w:rsidRPr="00980EEC" w:rsidRDefault="0E695FC8" w:rsidP="0E695FC8">
            <w:pPr>
              <w:jc w:val="center"/>
              <w:cnfStyle w:val="100000000000" w:firstRow="1" w:lastRow="0" w:firstColumn="0" w:lastColumn="0" w:oddVBand="0" w:evenVBand="0" w:oddHBand="0" w:evenHBand="0" w:firstRowFirstColumn="0" w:firstRowLastColumn="0" w:lastRowFirstColumn="0" w:lastRowLastColumn="0"/>
              <w:rPr>
                <w:rFonts w:cstheme="minorHAnsi"/>
                <w:color w:val="auto"/>
              </w:rPr>
            </w:pPr>
            <w:r w:rsidRPr="00980EEC">
              <w:rPr>
                <w:rFonts w:cstheme="minorHAnsi"/>
                <w:color w:val="auto"/>
              </w:rPr>
              <w:t>Puntuación</w:t>
            </w:r>
          </w:p>
        </w:tc>
      </w:tr>
      <w:tr w:rsidR="0E695FC8" w14:paraId="05C13C60" w14:textId="77777777" w:rsidTr="00E26620">
        <w:trPr>
          <w:trHeight w:val="300"/>
        </w:trPr>
        <w:tc>
          <w:tcPr>
            <w:cnfStyle w:val="001000000000" w:firstRow="0" w:lastRow="0" w:firstColumn="1" w:lastColumn="0" w:oddVBand="0" w:evenVBand="0" w:oddHBand="0" w:evenHBand="0" w:firstRowFirstColumn="0" w:firstRowLastColumn="0" w:lastRowFirstColumn="0" w:lastRowLastColumn="0"/>
            <w:tcW w:w="7110" w:type="dxa"/>
            <w:shd w:val="clear" w:color="auto" w:fill="FFFFFF" w:themeFill="background1"/>
            <w:vAlign w:val="center"/>
          </w:tcPr>
          <w:p w14:paraId="2CE9992E" w14:textId="0CF892B6" w:rsidR="0E695FC8" w:rsidRPr="00980EEC" w:rsidRDefault="007B3456" w:rsidP="00841FA9">
            <w:pPr>
              <w:jc w:val="left"/>
              <w:rPr>
                <w:rFonts w:cstheme="minorHAnsi"/>
              </w:rPr>
            </w:pPr>
            <w:r w:rsidRPr="00980EEC">
              <w:rPr>
                <w:rFonts w:eastAsia="Arial" w:cstheme="minorHAnsi"/>
                <w:b w:val="0"/>
              </w:rPr>
              <w:t xml:space="preserve">1. </w:t>
            </w:r>
            <w:r w:rsidRPr="00980EEC">
              <w:rPr>
                <w:rFonts w:eastAsia="Arial" w:cstheme="minorHAnsi"/>
              </w:rPr>
              <w:t>¿</w:t>
            </w:r>
            <w:r w:rsidR="0E695FC8" w:rsidRPr="00980EEC">
              <w:rPr>
                <w:rFonts w:eastAsia="Arial" w:cstheme="minorHAnsi"/>
                <w:b w:val="0"/>
              </w:rPr>
              <w:t>Requiere el sistema copias de seguridad y de recuperación fiables?</w:t>
            </w:r>
          </w:p>
        </w:tc>
        <w:tc>
          <w:tcPr>
            <w:tcW w:w="1380" w:type="dxa"/>
            <w:shd w:val="clear" w:color="auto" w:fill="FFFFFF" w:themeFill="background1"/>
            <w:vAlign w:val="center"/>
          </w:tcPr>
          <w:p w14:paraId="3AA5636C" w14:textId="4A796401" w:rsidR="0E695FC8" w:rsidRPr="00980EEC" w:rsidRDefault="0E695FC8" w:rsidP="0E695FC8">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980EEC">
              <w:rPr>
                <w:rFonts w:eastAsia="Arial" w:cstheme="minorHAnsi"/>
              </w:rPr>
              <w:t>0</w:t>
            </w:r>
          </w:p>
        </w:tc>
      </w:tr>
      <w:tr w:rsidR="0E695FC8" w14:paraId="01AAD395" w14:textId="77777777" w:rsidTr="00E26620">
        <w:trPr>
          <w:trHeight w:val="300"/>
        </w:trPr>
        <w:tc>
          <w:tcPr>
            <w:cnfStyle w:val="001000000000" w:firstRow="0" w:lastRow="0" w:firstColumn="1" w:lastColumn="0" w:oddVBand="0" w:evenVBand="0" w:oddHBand="0" w:evenHBand="0" w:firstRowFirstColumn="0" w:firstRowLastColumn="0" w:lastRowFirstColumn="0" w:lastRowLastColumn="0"/>
            <w:tcW w:w="7110" w:type="dxa"/>
            <w:shd w:val="clear" w:color="auto" w:fill="FFFFFF" w:themeFill="background1"/>
            <w:vAlign w:val="center"/>
          </w:tcPr>
          <w:p w14:paraId="51A78CF5" w14:textId="5D17C85D" w:rsidR="0E695FC8" w:rsidRPr="00980EEC" w:rsidRDefault="007B3456" w:rsidP="00841FA9">
            <w:pPr>
              <w:jc w:val="left"/>
              <w:rPr>
                <w:rFonts w:cstheme="minorHAnsi"/>
              </w:rPr>
            </w:pPr>
            <w:r w:rsidRPr="00980EEC">
              <w:rPr>
                <w:rFonts w:eastAsia="Arial" w:cstheme="minorHAnsi"/>
                <w:b w:val="0"/>
              </w:rPr>
              <w:t xml:space="preserve">2. </w:t>
            </w:r>
            <w:r w:rsidRPr="00980EEC">
              <w:rPr>
                <w:rFonts w:eastAsia="Arial" w:cstheme="minorHAnsi"/>
              </w:rPr>
              <w:t>¿</w:t>
            </w:r>
            <w:r w:rsidR="0E695FC8" w:rsidRPr="00980EEC">
              <w:rPr>
                <w:rFonts w:eastAsia="Arial" w:cstheme="minorHAnsi"/>
                <w:b w:val="0"/>
              </w:rPr>
              <w:t>Se requiere comunicación de datos?</w:t>
            </w:r>
          </w:p>
        </w:tc>
        <w:tc>
          <w:tcPr>
            <w:tcW w:w="1380" w:type="dxa"/>
            <w:shd w:val="clear" w:color="auto" w:fill="FFFFFF" w:themeFill="background1"/>
            <w:vAlign w:val="center"/>
          </w:tcPr>
          <w:p w14:paraId="4ED49F68" w14:textId="14C5ECE3" w:rsidR="0E695FC8" w:rsidRPr="00980EEC" w:rsidRDefault="0E695FC8" w:rsidP="0E695FC8">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980EEC">
              <w:rPr>
                <w:rFonts w:eastAsia="Arial" w:cstheme="minorHAnsi"/>
              </w:rPr>
              <w:t>3</w:t>
            </w:r>
          </w:p>
        </w:tc>
      </w:tr>
      <w:tr w:rsidR="0E695FC8" w14:paraId="44BCA418" w14:textId="77777777" w:rsidTr="00E26620">
        <w:trPr>
          <w:trHeight w:val="300"/>
        </w:trPr>
        <w:tc>
          <w:tcPr>
            <w:cnfStyle w:val="001000000000" w:firstRow="0" w:lastRow="0" w:firstColumn="1" w:lastColumn="0" w:oddVBand="0" w:evenVBand="0" w:oddHBand="0" w:evenHBand="0" w:firstRowFirstColumn="0" w:firstRowLastColumn="0" w:lastRowFirstColumn="0" w:lastRowLastColumn="0"/>
            <w:tcW w:w="7110" w:type="dxa"/>
            <w:shd w:val="clear" w:color="auto" w:fill="FFFFFF" w:themeFill="background1"/>
            <w:vAlign w:val="center"/>
          </w:tcPr>
          <w:p w14:paraId="0773E252" w14:textId="051050C6" w:rsidR="0E695FC8" w:rsidRPr="00980EEC" w:rsidRDefault="007B3456" w:rsidP="00841FA9">
            <w:pPr>
              <w:jc w:val="left"/>
              <w:rPr>
                <w:rFonts w:cstheme="minorHAnsi"/>
              </w:rPr>
            </w:pPr>
            <w:r w:rsidRPr="00980EEC">
              <w:rPr>
                <w:rFonts w:eastAsia="Arial" w:cstheme="minorHAnsi"/>
                <w:b w:val="0"/>
              </w:rPr>
              <w:t xml:space="preserve">3. </w:t>
            </w:r>
            <w:r w:rsidRPr="00980EEC">
              <w:rPr>
                <w:rFonts w:eastAsia="Arial" w:cstheme="minorHAnsi"/>
              </w:rPr>
              <w:t>¿</w:t>
            </w:r>
            <w:r w:rsidR="0E695FC8" w:rsidRPr="00980EEC">
              <w:rPr>
                <w:rFonts w:eastAsia="Arial" w:cstheme="minorHAnsi"/>
                <w:b w:val="0"/>
              </w:rPr>
              <w:t>Existen funciones de procesamiento distribuido?</w:t>
            </w:r>
          </w:p>
        </w:tc>
        <w:tc>
          <w:tcPr>
            <w:tcW w:w="1380" w:type="dxa"/>
            <w:shd w:val="clear" w:color="auto" w:fill="FFFFFF" w:themeFill="background1"/>
            <w:vAlign w:val="center"/>
          </w:tcPr>
          <w:p w14:paraId="0DBF5469" w14:textId="6FC9D8D5" w:rsidR="0E695FC8" w:rsidRPr="00980EEC" w:rsidRDefault="0E695FC8" w:rsidP="0E695FC8">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980EEC">
              <w:rPr>
                <w:rFonts w:eastAsia="Arial" w:cstheme="minorHAnsi"/>
              </w:rPr>
              <w:t>0</w:t>
            </w:r>
          </w:p>
        </w:tc>
      </w:tr>
      <w:tr w:rsidR="0E695FC8" w14:paraId="1754F23F" w14:textId="77777777" w:rsidTr="00E26620">
        <w:trPr>
          <w:trHeight w:val="300"/>
        </w:trPr>
        <w:tc>
          <w:tcPr>
            <w:cnfStyle w:val="001000000000" w:firstRow="0" w:lastRow="0" w:firstColumn="1" w:lastColumn="0" w:oddVBand="0" w:evenVBand="0" w:oddHBand="0" w:evenHBand="0" w:firstRowFirstColumn="0" w:firstRowLastColumn="0" w:lastRowFirstColumn="0" w:lastRowLastColumn="0"/>
            <w:tcW w:w="7110" w:type="dxa"/>
            <w:shd w:val="clear" w:color="auto" w:fill="FFFFFF" w:themeFill="background1"/>
            <w:vAlign w:val="center"/>
          </w:tcPr>
          <w:p w14:paraId="5AF3E7B2" w14:textId="4BD57211" w:rsidR="0E695FC8" w:rsidRPr="00980EEC" w:rsidRDefault="007B3456" w:rsidP="00841FA9">
            <w:pPr>
              <w:jc w:val="left"/>
              <w:rPr>
                <w:rFonts w:eastAsia="Arial" w:cstheme="minorHAnsi"/>
                <w:b w:val="0"/>
              </w:rPr>
            </w:pPr>
            <w:r w:rsidRPr="00980EEC">
              <w:rPr>
                <w:rFonts w:eastAsia="Arial" w:cstheme="minorHAnsi"/>
                <w:b w:val="0"/>
              </w:rPr>
              <w:t xml:space="preserve">4. </w:t>
            </w:r>
            <w:r w:rsidRPr="00980EEC">
              <w:rPr>
                <w:rFonts w:eastAsia="Arial" w:cstheme="minorHAnsi"/>
              </w:rPr>
              <w:t>¿</w:t>
            </w:r>
            <w:r w:rsidR="0E695FC8" w:rsidRPr="00980EEC">
              <w:rPr>
                <w:rFonts w:eastAsia="Arial" w:cstheme="minorHAnsi"/>
                <w:b w:val="0"/>
              </w:rPr>
              <w:t>Es crítico el rendimiento?</w:t>
            </w:r>
          </w:p>
        </w:tc>
        <w:tc>
          <w:tcPr>
            <w:tcW w:w="1380" w:type="dxa"/>
            <w:shd w:val="clear" w:color="auto" w:fill="FFFFFF" w:themeFill="background1"/>
            <w:vAlign w:val="center"/>
          </w:tcPr>
          <w:p w14:paraId="7C4F5B68" w14:textId="336D1D76" w:rsidR="0E695FC8" w:rsidRPr="00980EEC" w:rsidRDefault="0E695FC8" w:rsidP="0E695FC8">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980EEC">
              <w:rPr>
                <w:rFonts w:eastAsia="Arial" w:cstheme="minorHAnsi"/>
              </w:rPr>
              <w:t>2</w:t>
            </w:r>
          </w:p>
        </w:tc>
      </w:tr>
      <w:tr w:rsidR="0E695FC8" w14:paraId="6F9D5E13" w14:textId="77777777" w:rsidTr="00E26620">
        <w:trPr>
          <w:trHeight w:val="300"/>
        </w:trPr>
        <w:tc>
          <w:tcPr>
            <w:cnfStyle w:val="001000000000" w:firstRow="0" w:lastRow="0" w:firstColumn="1" w:lastColumn="0" w:oddVBand="0" w:evenVBand="0" w:oddHBand="0" w:evenHBand="0" w:firstRowFirstColumn="0" w:firstRowLastColumn="0" w:lastRowFirstColumn="0" w:lastRowLastColumn="0"/>
            <w:tcW w:w="7110" w:type="dxa"/>
            <w:shd w:val="clear" w:color="auto" w:fill="FFFFFF" w:themeFill="background1"/>
            <w:vAlign w:val="center"/>
          </w:tcPr>
          <w:p w14:paraId="67B987AA" w14:textId="4F9DA4AB" w:rsidR="0E695FC8" w:rsidRPr="00980EEC" w:rsidRDefault="007B3456" w:rsidP="00841FA9">
            <w:pPr>
              <w:jc w:val="left"/>
              <w:rPr>
                <w:rFonts w:cstheme="minorHAnsi"/>
              </w:rPr>
            </w:pPr>
            <w:r w:rsidRPr="00980EEC">
              <w:rPr>
                <w:rFonts w:eastAsia="Arial" w:cstheme="minorHAnsi"/>
                <w:b w:val="0"/>
              </w:rPr>
              <w:t xml:space="preserve">5. </w:t>
            </w:r>
            <w:r w:rsidRPr="00980EEC">
              <w:rPr>
                <w:rFonts w:eastAsia="Arial" w:cstheme="minorHAnsi"/>
              </w:rPr>
              <w:t>¿</w:t>
            </w:r>
            <w:r w:rsidR="0E695FC8" w:rsidRPr="00980EEC">
              <w:rPr>
                <w:rFonts w:eastAsia="Arial" w:cstheme="minorHAnsi"/>
                <w:b w:val="0"/>
              </w:rPr>
              <w:t>Se ejecutaría el sistema en un entorno operativo existente y fuertemente utilizado?</w:t>
            </w:r>
          </w:p>
        </w:tc>
        <w:tc>
          <w:tcPr>
            <w:tcW w:w="1380" w:type="dxa"/>
            <w:shd w:val="clear" w:color="auto" w:fill="FFFFFF" w:themeFill="background1"/>
            <w:vAlign w:val="center"/>
          </w:tcPr>
          <w:p w14:paraId="52439722" w14:textId="1BC15AA0" w:rsidR="0E695FC8" w:rsidRPr="00980EEC" w:rsidRDefault="0E695FC8" w:rsidP="0E695FC8">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980EEC">
              <w:rPr>
                <w:rFonts w:eastAsia="Arial" w:cstheme="minorHAnsi"/>
              </w:rPr>
              <w:t>0</w:t>
            </w:r>
          </w:p>
        </w:tc>
      </w:tr>
      <w:tr w:rsidR="0E695FC8" w14:paraId="17BEBF5A" w14:textId="77777777" w:rsidTr="00E26620">
        <w:trPr>
          <w:trHeight w:val="300"/>
        </w:trPr>
        <w:tc>
          <w:tcPr>
            <w:cnfStyle w:val="001000000000" w:firstRow="0" w:lastRow="0" w:firstColumn="1" w:lastColumn="0" w:oddVBand="0" w:evenVBand="0" w:oddHBand="0" w:evenHBand="0" w:firstRowFirstColumn="0" w:firstRowLastColumn="0" w:lastRowFirstColumn="0" w:lastRowLastColumn="0"/>
            <w:tcW w:w="7110" w:type="dxa"/>
            <w:shd w:val="clear" w:color="auto" w:fill="FFFFFF" w:themeFill="background1"/>
            <w:vAlign w:val="center"/>
          </w:tcPr>
          <w:p w14:paraId="4522F326" w14:textId="0DA20A72" w:rsidR="0E695FC8" w:rsidRPr="00980EEC" w:rsidRDefault="007B3456" w:rsidP="00841FA9">
            <w:pPr>
              <w:jc w:val="left"/>
              <w:rPr>
                <w:rFonts w:cstheme="minorHAnsi"/>
              </w:rPr>
            </w:pPr>
            <w:r w:rsidRPr="00980EEC">
              <w:rPr>
                <w:rFonts w:eastAsia="Arial" w:cstheme="minorHAnsi"/>
                <w:b w:val="0"/>
              </w:rPr>
              <w:t xml:space="preserve">6. </w:t>
            </w:r>
            <w:r w:rsidRPr="00980EEC">
              <w:rPr>
                <w:rFonts w:eastAsia="Arial" w:cstheme="minorHAnsi"/>
              </w:rPr>
              <w:t>¿</w:t>
            </w:r>
            <w:r w:rsidR="0E695FC8" w:rsidRPr="00980EEC">
              <w:rPr>
                <w:rFonts w:eastAsia="Arial" w:cstheme="minorHAnsi"/>
                <w:b w:val="0"/>
              </w:rPr>
              <w:t>Requiere el sistema entrada de datos interactiva?</w:t>
            </w:r>
          </w:p>
        </w:tc>
        <w:tc>
          <w:tcPr>
            <w:tcW w:w="1380" w:type="dxa"/>
            <w:shd w:val="clear" w:color="auto" w:fill="FFFFFF" w:themeFill="background1"/>
            <w:vAlign w:val="center"/>
          </w:tcPr>
          <w:p w14:paraId="2D6924B7" w14:textId="46C87FAE" w:rsidR="0E695FC8" w:rsidRPr="00980EEC" w:rsidRDefault="0E695FC8" w:rsidP="0E695FC8">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980EEC">
              <w:rPr>
                <w:rFonts w:eastAsia="Arial" w:cstheme="minorHAnsi"/>
              </w:rPr>
              <w:t>0</w:t>
            </w:r>
          </w:p>
        </w:tc>
      </w:tr>
      <w:tr w:rsidR="0E695FC8" w14:paraId="223C59EA" w14:textId="77777777" w:rsidTr="00E26620">
        <w:trPr>
          <w:trHeight w:val="300"/>
        </w:trPr>
        <w:tc>
          <w:tcPr>
            <w:cnfStyle w:val="001000000000" w:firstRow="0" w:lastRow="0" w:firstColumn="1" w:lastColumn="0" w:oddVBand="0" w:evenVBand="0" w:oddHBand="0" w:evenHBand="0" w:firstRowFirstColumn="0" w:firstRowLastColumn="0" w:lastRowFirstColumn="0" w:lastRowLastColumn="0"/>
            <w:tcW w:w="7110" w:type="dxa"/>
            <w:shd w:val="clear" w:color="auto" w:fill="FFFFFF" w:themeFill="background1"/>
            <w:vAlign w:val="center"/>
          </w:tcPr>
          <w:p w14:paraId="73F0DFC5" w14:textId="72945CA5" w:rsidR="0E695FC8" w:rsidRPr="00980EEC" w:rsidRDefault="007B3456" w:rsidP="00841FA9">
            <w:pPr>
              <w:jc w:val="left"/>
              <w:rPr>
                <w:rFonts w:cstheme="minorHAnsi"/>
              </w:rPr>
            </w:pPr>
            <w:r w:rsidRPr="00980EEC">
              <w:rPr>
                <w:rFonts w:eastAsia="Arial" w:cstheme="minorHAnsi"/>
                <w:b w:val="0"/>
              </w:rPr>
              <w:t xml:space="preserve">7. </w:t>
            </w:r>
            <w:r w:rsidRPr="00980EEC">
              <w:rPr>
                <w:rFonts w:eastAsia="Arial" w:cstheme="minorHAnsi"/>
              </w:rPr>
              <w:t>¿</w:t>
            </w:r>
            <w:r w:rsidR="0E695FC8" w:rsidRPr="00980EEC">
              <w:rPr>
                <w:rFonts w:eastAsia="Arial" w:cstheme="minorHAnsi"/>
                <w:b w:val="0"/>
              </w:rPr>
              <w:t>Requiere la entrada de datos interactiva que las transacciones de entrada se lleven a cabo sobre múltiples pantallas u operaciones?</w:t>
            </w:r>
          </w:p>
        </w:tc>
        <w:tc>
          <w:tcPr>
            <w:tcW w:w="1380" w:type="dxa"/>
            <w:shd w:val="clear" w:color="auto" w:fill="FFFFFF" w:themeFill="background1"/>
            <w:vAlign w:val="center"/>
          </w:tcPr>
          <w:p w14:paraId="03DCD9B1" w14:textId="6FB46CAC" w:rsidR="0E695FC8" w:rsidRPr="00980EEC" w:rsidRDefault="0E695FC8" w:rsidP="0E695FC8">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980EEC">
              <w:rPr>
                <w:rFonts w:eastAsia="Arial" w:cstheme="minorHAnsi"/>
              </w:rPr>
              <w:t>0</w:t>
            </w:r>
          </w:p>
        </w:tc>
      </w:tr>
      <w:tr w:rsidR="0E695FC8" w14:paraId="0F9280FB" w14:textId="77777777" w:rsidTr="00E26620">
        <w:trPr>
          <w:trHeight w:val="300"/>
        </w:trPr>
        <w:tc>
          <w:tcPr>
            <w:cnfStyle w:val="001000000000" w:firstRow="0" w:lastRow="0" w:firstColumn="1" w:lastColumn="0" w:oddVBand="0" w:evenVBand="0" w:oddHBand="0" w:evenHBand="0" w:firstRowFirstColumn="0" w:firstRowLastColumn="0" w:lastRowFirstColumn="0" w:lastRowLastColumn="0"/>
            <w:tcW w:w="7110" w:type="dxa"/>
            <w:shd w:val="clear" w:color="auto" w:fill="FFFFFF" w:themeFill="background1"/>
            <w:vAlign w:val="center"/>
          </w:tcPr>
          <w:p w14:paraId="5267277D" w14:textId="639EC291" w:rsidR="0E695FC8" w:rsidRPr="00980EEC" w:rsidRDefault="007B3456" w:rsidP="00841FA9">
            <w:pPr>
              <w:jc w:val="left"/>
              <w:rPr>
                <w:rFonts w:cstheme="minorHAnsi"/>
              </w:rPr>
            </w:pPr>
            <w:r w:rsidRPr="00980EEC">
              <w:rPr>
                <w:rFonts w:eastAsia="Arial" w:cstheme="minorHAnsi"/>
                <w:b w:val="0"/>
              </w:rPr>
              <w:t xml:space="preserve">8. </w:t>
            </w:r>
            <w:r w:rsidRPr="00980EEC">
              <w:rPr>
                <w:rFonts w:eastAsia="Arial" w:cstheme="minorHAnsi"/>
              </w:rPr>
              <w:t>¿</w:t>
            </w:r>
            <w:r w:rsidR="0E695FC8" w:rsidRPr="00980EEC">
              <w:rPr>
                <w:rFonts w:eastAsia="Arial" w:cstheme="minorHAnsi"/>
                <w:b w:val="0"/>
              </w:rPr>
              <w:t>Se actualizan los archivos maestros de forma interactiva?</w:t>
            </w:r>
          </w:p>
        </w:tc>
        <w:tc>
          <w:tcPr>
            <w:tcW w:w="1380" w:type="dxa"/>
            <w:shd w:val="clear" w:color="auto" w:fill="FFFFFF" w:themeFill="background1"/>
            <w:vAlign w:val="center"/>
          </w:tcPr>
          <w:p w14:paraId="37C0501E" w14:textId="0786AD08" w:rsidR="0E695FC8" w:rsidRPr="00980EEC" w:rsidRDefault="0E695FC8" w:rsidP="0E695FC8">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980EEC">
              <w:rPr>
                <w:rFonts w:eastAsia="Arial" w:cstheme="minorHAnsi"/>
              </w:rPr>
              <w:t>0</w:t>
            </w:r>
          </w:p>
        </w:tc>
      </w:tr>
      <w:tr w:rsidR="0E695FC8" w14:paraId="16EECF83" w14:textId="77777777" w:rsidTr="00E26620">
        <w:trPr>
          <w:trHeight w:val="300"/>
        </w:trPr>
        <w:tc>
          <w:tcPr>
            <w:cnfStyle w:val="001000000000" w:firstRow="0" w:lastRow="0" w:firstColumn="1" w:lastColumn="0" w:oddVBand="0" w:evenVBand="0" w:oddHBand="0" w:evenHBand="0" w:firstRowFirstColumn="0" w:firstRowLastColumn="0" w:lastRowFirstColumn="0" w:lastRowLastColumn="0"/>
            <w:tcW w:w="7110" w:type="dxa"/>
            <w:shd w:val="clear" w:color="auto" w:fill="FFFFFF" w:themeFill="background1"/>
            <w:vAlign w:val="center"/>
          </w:tcPr>
          <w:p w14:paraId="0AD5CCAA" w14:textId="42E380A1" w:rsidR="0E695FC8" w:rsidRPr="00980EEC" w:rsidRDefault="0E695FC8" w:rsidP="00841FA9">
            <w:pPr>
              <w:jc w:val="left"/>
              <w:rPr>
                <w:rFonts w:cstheme="minorHAnsi"/>
              </w:rPr>
            </w:pPr>
            <w:r w:rsidRPr="00980EEC">
              <w:rPr>
                <w:rFonts w:eastAsia="Arial" w:cstheme="minorHAnsi"/>
                <w:b w:val="0"/>
              </w:rPr>
              <w:lastRenderedPageBreak/>
              <w:t>9. ¿Son complejas las entradas, las salidas, los archivos o las peticiones?</w:t>
            </w:r>
          </w:p>
        </w:tc>
        <w:tc>
          <w:tcPr>
            <w:tcW w:w="1380" w:type="dxa"/>
            <w:shd w:val="clear" w:color="auto" w:fill="FFFFFF" w:themeFill="background1"/>
            <w:vAlign w:val="center"/>
          </w:tcPr>
          <w:p w14:paraId="357420D8" w14:textId="570AD7EA" w:rsidR="0E695FC8" w:rsidRPr="00980EEC" w:rsidRDefault="0E695FC8" w:rsidP="0E695FC8">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980EEC">
              <w:rPr>
                <w:rFonts w:eastAsia="Arial" w:cstheme="minorHAnsi"/>
              </w:rPr>
              <w:t>1</w:t>
            </w:r>
          </w:p>
        </w:tc>
      </w:tr>
      <w:tr w:rsidR="0E695FC8" w14:paraId="6690D057" w14:textId="77777777" w:rsidTr="00E26620">
        <w:trPr>
          <w:trHeight w:val="300"/>
        </w:trPr>
        <w:tc>
          <w:tcPr>
            <w:cnfStyle w:val="001000000000" w:firstRow="0" w:lastRow="0" w:firstColumn="1" w:lastColumn="0" w:oddVBand="0" w:evenVBand="0" w:oddHBand="0" w:evenHBand="0" w:firstRowFirstColumn="0" w:firstRowLastColumn="0" w:lastRowFirstColumn="0" w:lastRowLastColumn="0"/>
            <w:tcW w:w="7110" w:type="dxa"/>
            <w:shd w:val="clear" w:color="auto" w:fill="FFFFFF" w:themeFill="background1"/>
            <w:vAlign w:val="center"/>
          </w:tcPr>
          <w:p w14:paraId="3E6D7577" w14:textId="6D94B9FA" w:rsidR="0E695FC8" w:rsidRPr="00980EEC" w:rsidRDefault="007B3456" w:rsidP="00841FA9">
            <w:pPr>
              <w:jc w:val="left"/>
              <w:rPr>
                <w:rFonts w:cstheme="minorHAnsi"/>
              </w:rPr>
            </w:pPr>
            <w:r w:rsidRPr="00980EEC">
              <w:rPr>
                <w:rFonts w:eastAsia="Arial" w:cstheme="minorHAnsi"/>
                <w:b w:val="0"/>
              </w:rPr>
              <w:t xml:space="preserve">10. </w:t>
            </w:r>
            <w:r w:rsidRPr="00980EEC">
              <w:rPr>
                <w:rFonts w:eastAsia="Arial" w:cstheme="minorHAnsi"/>
              </w:rPr>
              <w:t>¿</w:t>
            </w:r>
            <w:r w:rsidR="0E695FC8" w:rsidRPr="00980EEC">
              <w:rPr>
                <w:rFonts w:eastAsia="Arial" w:cstheme="minorHAnsi"/>
                <w:b w:val="0"/>
              </w:rPr>
              <w:t>Es complejo el procesamiento interno?</w:t>
            </w:r>
          </w:p>
        </w:tc>
        <w:tc>
          <w:tcPr>
            <w:tcW w:w="1380" w:type="dxa"/>
            <w:shd w:val="clear" w:color="auto" w:fill="FFFFFF" w:themeFill="background1"/>
            <w:vAlign w:val="center"/>
          </w:tcPr>
          <w:p w14:paraId="314969E1" w14:textId="1DBA9433" w:rsidR="0E695FC8" w:rsidRPr="00980EEC" w:rsidRDefault="0E695FC8" w:rsidP="0E695FC8">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980EEC">
              <w:rPr>
                <w:rFonts w:eastAsia="Arial" w:cstheme="minorHAnsi"/>
              </w:rPr>
              <w:t>1</w:t>
            </w:r>
          </w:p>
        </w:tc>
      </w:tr>
      <w:tr w:rsidR="0E695FC8" w14:paraId="4BA222C6" w14:textId="77777777" w:rsidTr="00E26620">
        <w:trPr>
          <w:trHeight w:val="300"/>
        </w:trPr>
        <w:tc>
          <w:tcPr>
            <w:cnfStyle w:val="001000000000" w:firstRow="0" w:lastRow="0" w:firstColumn="1" w:lastColumn="0" w:oddVBand="0" w:evenVBand="0" w:oddHBand="0" w:evenHBand="0" w:firstRowFirstColumn="0" w:firstRowLastColumn="0" w:lastRowFirstColumn="0" w:lastRowLastColumn="0"/>
            <w:tcW w:w="7110" w:type="dxa"/>
            <w:shd w:val="clear" w:color="auto" w:fill="FFFFFF" w:themeFill="background1"/>
            <w:vAlign w:val="center"/>
          </w:tcPr>
          <w:p w14:paraId="0182364F" w14:textId="4ACC6F13" w:rsidR="0E695FC8" w:rsidRPr="00980EEC" w:rsidRDefault="007B3456" w:rsidP="00841FA9">
            <w:pPr>
              <w:jc w:val="left"/>
              <w:rPr>
                <w:rFonts w:cstheme="minorHAnsi"/>
              </w:rPr>
            </w:pPr>
            <w:r w:rsidRPr="00980EEC">
              <w:rPr>
                <w:rFonts w:eastAsia="Arial" w:cstheme="minorHAnsi"/>
                <w:b w:val="0"/>
              </w:rPr>
              <w:t xml:space="preserve">11. </w:t>
            </w:r>
            <w:r w:rsidRPr="00980EEC">
              <w:rPr>
                <w:rFonts w:eastAsia="Arial" w:cstheme="minorHAnsi"/>
              </w:rPr>
              <w:t>¿</w:t>
            </w:r>
            <w:r w:rsidR="0E695FC8" w:rsidRPr="00980EEC">
              <w:rPr>
                <w:rFonts w:eastAsia="Arial" w:cstheme="minorHAnsi"/>
                <w:b w:val="0"/>
              </w:rPr>
              <w:t>Se ha diseñado el código para ser reutilizable?</w:t>
            </w:r>
          </w:p>
        </w:tc>
        <w:tc>
          <w:tcPr>
            <w:tcW w:w="1380" w:type="dxa"/>
            <w:shd w:val="clear" w:color="auto" w:fill="FFFFFF" w:themeFill="background1"/>
            <w:vAlign w:val="center"/>
          </w:tcPr>
          <w:p w14:paraId="5054068D" w14:textId="19A02C24" w:rsidR="0E695FC8" w:rsidRPr="00980EEC" w:rsidRDefault="0E695FC8" w:rsidP="0E695FC8">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980EEC">
              <w:rPr>
                <w:rFonts w:eastAsia="Arial" w:cstheme="minorHAnsi"/>
              </w:rPr>
              <w:t>5</w:t>
            </w:r>
          </w:p>
        </w:tc>
      </w:tr>
      <w:tr w:rsidR="0E695FC8" w14:paraId="17E50AED" w14:textId="77777777" w:rsidTr="00E26620">
        <w:trPr>
          <w:trHeight w:val="300"/>
        </w:trPr>
        <w:tc>
          <w:tcPr>
            <w:cnfStyle w:val="001000000000" w:firstRow="0" w:lastRow="0" w:firstColumn="1" w:lastColumn="0" w:oddVBand="0" w:evenVBand="0" w:oddHBand="0" w:evenHBand="0" w:firstRowFirstColumn="0" w:firstRowLastColumn="0" w:lastRowFirstColumn="0" w:lastRowLastColumn="0"/>
            <w:tcW w:w="7110" w:type="dxa"/>
            <w:shd w:val="clear" w:color="auto" w:fill="FFFFFF" w:themeFill="background1"/>
            <w:vAlign w:val="center"/>
          </w:tcPr>
          <w:p w14:paraId="75E2F5F3" w14:textId="1D5880DB" w:rsidR="0E695FC8" w:rsidRPr="00980EEC" w:rsidRDefault="007B3456" w:rsidP="00841FA9">
            <w:pPr>
              <w:jc w:val="left"/>
              <w:rPr>
                <w:rFonts w:cstheme="minorHAnsi"/>
              </w:rPr>
            </w:pPr>
            <w:r w:rsidRPr="00980EEC">
              <w:rPr>
                <w:rFonts w:eastAsia="Arial" w:cstheme="minorHAnsi"/>
                <w:b w:val="0"/>
              </w:rPr>
              <w:t xml:space="preserve">12. </w:t>
            </w:r>
            <w:r w:rsidRPr="00980EEC">
              <w:rPr>
                <w:rFonts w:eastAsia="Arial" w:cstheme="minorHAnsi"/>
              </w:rPr>
              <w:t>¿</w:t>
            </w:r>
            <w:r w:rsidR="0E695FC8" w:rsidRPr="00980EEC">
              <w:rPr>
                <w:rFonts w:eastAsia="Arial" w:cstheme="minorHAnsi"/>
                <w:b w:val="0"/>
              </w:rPr>
              <w:t>Están incluidas en el diseño la conversión y la instalación?</w:t>
            </w:r>
          </w:p>
        </w:tc>
        <w:tc>
          <w:tcPr>
            <w:tcW w:w="1380" w:type="dxa"/>
            <w:shd w:val="clear" w:color="auto" w:fill="FFFFFF" w:themeFill="background1"/>
            <w:vAlign w:val="center"/>
          </w:tcPr>
          <w:p w14:paraId="31AE0730" w14:textId="59029FC7" w:rsidR="0E695FC8" w:rsidRPr="00980EEC" w:rsidRDefault="0E695FC8" w:rsidP="0E695FC8">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980EEC">
              <w:rPr>
                <w:rFonts w:eastAsia="Arial" w:cstheme="minorHAnsi"/>
              </w:rPr>
              <w:t>1</w:t>
            </w:r>
          </w:p>
        </w:tc>
      </w:tr>
      <w:tr w:rsidR="0E695FC8" w14:paraId="0680328C" w14:textId="77777777" w:rsidTr="00E26620">
        <w:trPr>
          <w:trHeight w:val="300"/>
        </w:trPr>
        <w:tc>
          <w:tcPr>
            <w:cnfStyle w:val="001000000000" w:firstRow="0" w:lastRow="0" w:firstColumn="1" w:lastColumn="0" w:oddVBand="0" w:evenVBand="0" w:oddHBand="0" w:evenHBand="0" w:firstRowFirstColumn="0" w:firstRowLastColumn="0" w:lastRowFirstColumn="0" w:lastRowLastColumn="0"/>
            <w:tcW w:w="7110" w:type="dxa"/>
            <w:shd w:val="clear" w:color="auto" w:fill="FFFFFF" w:themeFill="background1"/>
            <w:vAlign w:val="center"/>
          </w:tcPr>
          <w:p w14:paraId="2CA8FE74" w14:textId="08F92338" w:rsidR="0E695FC8" w:rsidRPr="00980EEC" w:rsidRDefault="007B3456" w:rsidP="00841FA9">
            <w:pPr>
              <w:jc w:val="left"/>
              <w:rPr>
                <w:rFonts w:cstheme="minorHAnsi"/>
              </w:rPr>
            </w:pPr>
            <w:r w:rsidRPr="00980EEC">
              <w:rPr>
                <w:rFonts w:eastAsia="Arial" w:cstheme="minorHAnsi"/>
                <w:b w:val="0"/>
              </w:rPr>
              <w:t xml:space="preserve">13. </w:t>
            </w:r>
            <w:r w:rsidRPr="00980EEC">
              <w:rPr>
                <w:rFonts w:eastAsia="Arial" w:cstheme="minorHAnsi"/>
              </w:rPr>
              <w:t>¿</w:t>
            </w:r>
            <w:r w:rsidR="0E695FC8" w:rsidRPr="00980EEC">
              <w:rPr>
                <w:rFonts w:eastAsia="Arial" w:cstheme="minorHAnsi"/>
                <w:b w:val="0"/>
              </w:rPr>
              <w:t>Se ha diseñado el sistema para soportar múltiples instalaciones en diferentes organizaciones?</w:t>
            </w:r>
          </w:p>
        </w:tc>
        <w:tc>
          <w:tcPr>
            <w:tcW w:w="1380" w:type="dxa"/>
            <w:shd w:val="clear" w:color="auto" w:fill="FFFFFF" w:themeFill="background1"/>
            <w:vAlign w:val="center"/>
          </w:tcPr>
          <w:p w14:paraId="260DC032" w14:textId="3CB2D56A" w:rsidR="0E695FC8" w:rsidRPr="00980EEC" w:rsidRDefault="0E695FC8" w:rsidP="0E695FC8">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980EEC">
              <w:rPr>
                <w:rFonts w:eastAsia="Arial" w:cstheme="minorHAnsi"/>
              </w:rPr>
              <w:t>2</w:t>
            </w:r>
          </w:p>
        </w:tc>
      </w:tr>
      <w:tr w:rsidR="0E695FC8" w14:paraId="431F7014" w14:textId="77777777" w:rsidTr="00E26620">
        <w:trPr>
          <w:trHeight w:val="300"/>
        </w:trPr>
        <w:tc>
          <w:tcPr>
            <w:cnfStyle w:val="001000000000" w:firstRow="0" w:lastRow="0" w:firstColumn="1" w:lastColumn="0" w:oddVBand="0" w:evenVBand="0" w:oddHBand="0" w:evenHBand="0" w:firstRowFirstColumn="0" w:firstRowLastColumn="0" w:lastRowFirstColumn="0" w:lastRowLastColumn="0"/>
            <w:tcW w:w="7110" w:type="dxa"/>
            <w:shd w:val="clear" w:color="auto" w:fill="FFFFFF" w:themeFill="background1"/>
            <w:vAlign w:val="center"/>
          </w:tcPr>
          <w:p w14:paraId="7209FCAA" w14:textId="12BC03F9" w:rsidR="0E695FC8" w:rsidRPr="00980EEC" w:rsidRDefault="007B3456" w:rsidP="00841FA9">
            <w:pPr>
              <w:jc w:val="left"/>
              <w:rPr>
                <w:rFonts w:cstheme="minorHAnsi"/>
              </w:rPr>
            </w:pPr>
            <w:r w:rsidRPr="00980EEC">
              <w:rPr>
                <w:rFonts w:eastAsia="Arial" w:cstheme="minorHAnsi"/>
                <w:b w:val="0"/>
              </w:rPr>
              <w:t xml:space="preserve">14. </w:t>
            </w:r>
            <w:r w:rsidRPr="00980EEC">
              <w:rPr>
                <w:rFonts w:eastAsia="Arial" w:cstheme="minorHAnsi"/>
              </w:rPr>
              <w:t>¿</w:t>
            </w:r>
            <w:r w:rsidR="0E695FC8" w:rsidRPr="00980EEC">
              <w:rPr>
                <w:rFonts w:eastAsia="Arial" w:cstheme="minorHAnsi"/>
                <w:b w:val="0"/>
              </w:rPr>
              <w:t>Se ha diseñado la aplicación para facilitar los cambios y para ser fácilmente utilizada por el usuario?</w:t>
            </w:r>
          </w:p>
        </w:tc>
        <w:tc>
          <w:tcPr>
            <w:tcW w:w="1380" w:type="dxa"/>
            <w:shd w:val="clear" w:color="auto" w:fill="FFFFFF" w:themeFill="background1"/>
            <w:vAlign w:val="center"/>
          </w:tcPr>
          <w:p w14:paraId="7FF4C7CA" w14:textId="4EFE433B" w:rsidR="0E695FC8" w:rsidRPr="00980EEC" w:rsidRDefault="0E695FC8" w:rsidP="0E695FC8">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980EEC">
              <w:rPr>
                <w:rFonts w:eastAsia="Arial" w:cstheme="minorHAnsi"/>
              </w:rPr>
              <w:t>4</w:t>
            </w:r>
          </w:p>
        </w:tc>
      </w:tr>
    </w:tbl>
    <w:p w14:paraId="11EB58E8" w14:textId="5C4478FB" w:rsidR="0E695FC8" w:rsidRPr="00DC426F" w:rsidRDefault="00DC426F" w:rsidP="00C4686B">
      <w:pPr>
        <w:pStyle w:val="CitadeTablas"/>
        <w:rPr>
          <w:lang w:val="pt-PT"/>
        </w:rPr>
      </w:pPr>
      <w:bookmarkStart w:id="635" w:name="_Toc165126449"/>
      <w:r w:rsidRPr="00DC426F">
        <w:rPr>
          <w:lang w:val="pt-PT"/>
        </w:rPr>
        <w:t>Dashboard de seguimiento – Cálculo d</w:t>
      </w:r>
      <w:r>
        <w:rPr>
          <w:lang w:val="pt-PT"/>
        </w:rPr>
        <w:t>el factor de ajuste</w:t>
      </w:r>
      <w:bookmarkEnd w:id="635"/>
    </w:p>
    <w:p w14:paraId="21591955" w14:textId="30F27158" w:rsidR="5A3FA2DB" w:rsidRDefault="4A7EA8A2" w:rsidP="00A12411">
      <w:pPr>
        <w:pStyle w:val="Ttulo5"/>
      </w:pPr>
      <w:bookmarkStart w:id="636" w:name="_Toc2065905849"/>
      <w:bookmarkStart w:id="637" w:name="_Toc164120938"/>
      <w:r>
        <w:t>Cálculo de los puntos función</w:t>
      </w:r>
      <w:bookmarkEnd w:id="636"/>
      <w:bookmarkEnd w:id="637"/>
    </w:p>
    <w:p w14:paraId="5036AC58" w14:textId="1B532CD9" w:rsidR="6121422A" w:rsidRDefault="1C0197BC" w:rsidP="6121422A">
      <w:r>
        <w:t>Ahora con los datos sacados en los apartados anteriores podemos calcular los puntos función:</w:t>
      </w:r>
    </w:p>
    <w:tbl>
      <w:tblPr>
        <w:tblStyle w:val="Tablaconcuadrculaclara"/>
        <w:tblW w:w="0" w:type="auto"/>
        <w:tblLook w:val="06A0" w:firstRow="1" w:lastRow="0" w:firstColumn="1" w:lastColumn="0" w:noHBand="1" w:noVBand="1"/>
      </w:tblPr>
      <w:tblGrid>
        <w:gridCol w:w="4245"/>
        <w:gridCol w:w="4245"/>
      </w:tblGrid>
      <w:tr w:rsidR="0E695FC8" w14:paraId="46A338E4" w14:textId="77777777" w:rsidTr="00B151B1">
        <w:trPr>
          <w:trHeight w:val="300"/>
        </w:trPr>
        <w:tc>
          <w:tcPr>
            <w:tcW w:w="4245" w:type="dxa"/>
            <w:shd w:val="clear" w:color="auto" w:fill="AEAAAA" w:themeFill="background2" w:themeFillShade="BF"/>
          </w:tcPr>
          <w:p w14:paraId="483CC8BC" w14:textId="397EB9C0" w:rsidR="0E695FC8" w:rsidRPr="00B151B1" w:rsidRDefault="0E695FC8" w:rsidP="0E695FC8">
            <w:pPr>
              <w:jc w:val="center"/>
              <w:rPr>
                <w:b/>
              </w:rPr>
            </w:pPr>
            <w:r w:rsidRPr="00B151B1">
              <w:rPr>
                <w:b/>
              </w:rPr>
              <w:t>Variable</w:t>
            </w:r>
          </w:p>
        </w:tc>
        <w:tc>
          <w:tcPr>
            <w:tcW w:w="4245" w:type="dxa"/>
            <w:shd w:val="clear" w:color="auto" w:fill="AEAAAA" w:themeFill="background2" w:themeFillShade="BF"/>
          </w:tcPr>
          <w:p w14:paraId="349963CB" w14:textId="3DFFEEF9" w:rsidR="0E695FC8" w:rsidRPr="00B151B1" w:rsidRDefault="0E695FC8" w:rsidP="0E695FC8">
            <w:pPr>
              <w:jc w:val="center"/>
              <w:rPr>
                <w:b/>
              </w:rPr>
            </w:pPr>
            <w:r w:rsidRPr="00B151B1">
              <w:rPr>
                <w:b/>
              </w:rPr>
              <w:t>Valor</w:t>
            </w:r>
          </w:p>
        </w:tc>
      </w:tr>
      <w:tr w:rsidR="0E695FC8" w14:paraId="26172822" w14:textId="77777777" w:rsidTr="00B151B1">
        <w:trPr>
          <w:trHeight w:val="300"/>
        </w:trPr>
        <w:tc>
          <w:tcPr>
            <w:tcW w:w="4245" w:type="dxa"/>
            <w:shd w:val="clear" w:color="auto" w:fill="FFFFFF" w:themeFill="background1"/>
          </w:tcPr>
          <w:p w14:paraId="734625D1" w14:textId="310BA265" w:rsidR="0E695FC8" w:rsidRDefault="003766FE" w:rsidP="0E695FC8">
            <w:pPr>
              <w:jc w:val="center"/>
            </w:pPr>
            <w:r w:rsidRPr="00DA735B">
              <w:t>CF</w:t>
            </w:r>
            <w:r>
              <w:t xml:space="preserve"> (Contador Función)</w:t>
            </w:r>
          </w:p>
        </w:tc>
        <w:tc>
          <w:tcPr>
            <w:tcW w:w="4245" w:type="dxa"/>
            <w:shd w:val="clear" w:color="auto" w:fill="FFFFFF" w:themeFill="background1"/>
          </w:tcPr>
          <w:p w14:paraId="314D05C3" w14:textId="71B5EE02" w:rsidR="0DEE31E7" w:rsidRDefault="0DEE31E7" w:rsidP="0E695FC8">
            <w:pPr>
              <w:jc w:val="center"/>
            </w:pPr>
            <w:r>
              <w:t>39</w:t>
            </w:r>
          </w:p>
        </w:tc>
      </w:tr>
      <w:tr w:rsidR="0E695FC8" w14:paraId="58DD80CE" w14:textId="77777777" w:rsidTr="00B151B1">
        <w:trPr>
          <w:trHeight w:val="300"/>
        </w:trPr>
        <w:tc>
          <w:tcPr>
            <w:tcW w:w="4245" w:type="dxa"/>
            <w:shd w:val="clear" w:color="auto" w:fill="FFFFFF" w:themeFill="background1"/>
          </w:tcPr>
          <w:p w14:paraId="1EC92745" w14:textId="6CEAC931" w:rsidR="0E695FC8" w:rsidRDefault="0E695FC8" w:rsidP="0E695FC8">
            <w:pPr>
              <w:jc w:val="center"/>
            </w:pPr>
            <w:r w:rsidRPr="00B151B1">
              <w:t>Σ</w:t>
            </w:r>
            <w:r>
              <w:t xml:space="preserve"> factores de ajuste</w:t>
            </w:r>
          </w:p>
        </w:tc>
        <w:tc>
          <w:tcPr>
            <w:tcW w:w="4245" w:type="dxa"/>
            <w:shd w:val="clear" w:color="auto" w:fill="FFFFFF" w:themeFill="background1"/>
          </w:tcPr>
          <w:p w14:paraId="642F8DC5" w14:textId="3B80B15E" w:rsidR="23187243" w:rsidRDefault="23187243" w:rsidP="0E695FC8">
            <w:pPr>
              <w:jc w:val="center"/>
            </w:pPr>
            <w:r>
              <w:t>19</w:t>
            </w:r>
          </w:p>
        </w:tc>
      </w:tr>
      <w:tr w:rsidR="0E695FC8" w14:paraId="601D09B1" w14:textId="77777777" w:rsidTr="00B151B1">
        <w:trPr>
          <w:trHeight w:val="300"/>
        </w:trPr>
        <w:tc>
          <w:tcPr>
            <w:tcW w:w="4245" w:type="dxa"/>
            <w:shd w:val="clear" w:color="auto" w:fill="FFFFFF" w:themeFill="background1"/>
          </w:tcPr>
          <w:p w14:paraId="2CB0A9A1" w14:textId="5CC8FDE7" w:rsidR="0E695FC8" w:rsidRDefault="0E695FC8" w:rsidP="0E695FC8">
            <w:pPr>
              <w:jc w:val="center"/>
            </w:pPr>
            <w:r>
              <w:t>C</w:t>
            </w:r>
            <w:r w:rsidRPr="00B151B1">
              <w:rPr>
                <w:vertAlign w:val="subscript"/>
              </w:rPr>
              <w:t>k</w:t>
            </w:r>
          </w:p>
        </w:tc>
        <w:tc>
          <w:tcPr>
            <w:tcW w:w="4245" w:type="dxa"/>
            <w:shd w:val="clear" w:color="auto" w:fill="FFFFFF" w:themeFill="background1"/>
          </w:tcPr>
          <w:p w14:paraId="131E3C1B" w14:textId="04440279" w:rsidR="0E695FC8" w:rsidRDefault="0E695FC8" w:rsidP="0E695FC8">
            <w:pPr>
              <w:jc w:val="center"/>
            </w:pPr>
            <w:r>
              <w:t>0,</w:t>
            </w:r>
            <w:r w:rsidR="643F803A">
              <w:t>84</w:t>
            </w:r>
          </w:p>
        </w:tc>
      </w:tr>
      <w:tr w:rsidR="0E695FC8" w14:paraId="1FB450F2" w14:textId="77777777" w:rsidTr="00B151B1">
        <w:trPr>
          <w:trHeight w:val="300"/>
        </w:trPr>
        <w:tc>
          <w:tcPr>
            <w:tcW w:w="4245" w:type="dxa"/>
            <w:shd w:val="clear" w:color="auto" w:fill="FFFFFF" w:themeFill="background1"/>
          </w:tcPr>
          <w:p w14:paraId="5E6C5E99" w14:textId="17A5C71F" w:rsidR="0E695FC8" w:rsidRDefault="0E695FC8" w:rsidP="0E695FC8">
            <w:pPr>
              <w:jc w:val="center"/>
            </w:pPr>
            <w:r w:rsidRPr="00B151B1">
              <w:t>PF</w:t>
            </w:r>
            <w:r w:rsidR="003766FE">
              <w:t xml:space="preserve"> (Puntos Función)</w:t>
            </w:r>
          </w:p>
        </w:tc>
        <w:tc>
          <w:tcPr>
            <w:tcW w:w="4245" w:type="dxa"/>
            <w:shd w:val="clear" w:color="auto" w:fill="FFFFFF" w:themeFill="background1"/>
          </w:tcPr>
          <w:p w14:paraId="038D5D10" w14:textId="4694929F" w:rsidR="32558D21" w:rsidRDefault="32558D21" w:rsidP="0E695FC8">
            <w:pPr>
              <w:jc w:val="center"/>
            </w:pPr>
            <w:r>
              <w:t>32,76</w:t>
            </w:r>
          </w:p>
        </w:tc>
      </w:tr>
    </w:tbl>
    <w:p w14:paraId="53E73BA7" w14:textId="111D054B" w:rsidR="6121422A" w:rsidRDefault="00DC426F" w:rsidP="00C4686B">
      <w:pPr>
        <w:pStyle w:val="CitadeTablas"/>
      </w:pPr>
      <w:bookmarkStart w:id="638" w:name="_Toc165126450"/>
      <w:r w:rsidRPr="00DC426F">
        <w:t>Dashboard de seguimiento –Cálculo de los punto</w:t>
      </w:r>
      <w:r>
        <w:t>s función</w:t>
      </w:r>
      <w:bookmarkEnd w:id="638"/>
    </w:p>
    <w:p w14:paraId="6EB97704" w14:textId="66321BA7" w:rsidR="35B52A3A" w:rsidRDefault="0C5E6F57" w:rsidP="00971F70">
      <w:pPr>
        <w:pStyle w:val="Ttulo4"/>
      </w:pPr>
      <w:bookmarkStart w:id="639" w:name="_Toc660147428"/>
      <w:bookmarkStart w:id="640" w:name="_Toc164120939"/>
      <w:r>
        <w:t>Aplicaciones de usuario para la gestión de emergencias</w:t>
      </w:r>
      <w:bookmarkEnd w:id="639"/>
      <w:bookmarkEnd w:id="640"/>
    </w:p>
    <w:p w14:paraId="5E7051B1" w14:textId="370D8B66" w:rsidR="19A06656" w:rsidRDefault="0647AF44" w:rsidP="00A12411">
      <w:pPr>
        <w:pStyle w:val="Ttulo5"/>
      </w:pPr>
      <w:bookmarkStart w:id="641" w:name="_Toc1054994771"/>
      <w:bookmarkStart w:id="642" w:name="_Toc164120940"/>
      <w:r>
        <w:t>Identificación de las funciones</w:t>
      </w:r>
      <w:bookmarkEnd w:id="641"/>
      <w:bookmarkEnd w:id="642"/>
    </w:p>
    <w:p w14:paraId="43B09F15" w14:textId="2EA853B9" w:rsidR="168DFC24" w:rsidRPr="00DA735B" w:rsidRDefault="168DFC24" w:rsidP="0E695FC8">
      <w:pPr>
        <w:rPr>
          <w:rFonts w:cstheme="minorHAnsi"/>
        </w:rPr>
      </w:pPr>
      <w:r w:rsidRPr="00DA735B">
        <w:rPr>
          <w:rFonts w:cstheme="minorHAnsi"/>
        </w:rPr>
        <w:t>EL módulo contiene las siguientes funciones:</w:t>
      </w:r>
    </w:p>
    <w:p w14:paraId="39886FD2" w14:textId="5CA30410" w:rsidR="168DFC24" w:rsidRPr="00DA735B" w:rsidRDefault="168DFC24" w:rsidP="00777473">
      <w:pPr>
        <w:pStyle w:val="Prrafodelista"/>
        <w:numPr>
          <w:ilvl w:val="0"/>
          <w:numId w:val="81"/>
        </w:numPr>
        <w:rPr>
          <w:rFonts w:eastAsia="Aptos" w:cstheme="minorHAnsi"/>
        </w:rPr>
      </w:pPr>
      <w:r w:rsidRPr="00DA735B">
        <w:rPr>
          <w:rFonts w:eastAsia="Aptos" w:cstheme="minorHAnsi"/>
          <w:b/>
          <w:color w:val="000000" w:themeColor="text1"/>
        </w:rPr>
        <w:t>Registro de Emergencias</w:t>
      </w:r>
      <w:r w:rsidR="00E26620" w:rsidRPr="00DA735B">
        <w:rPr>
          <w:rFonts w:eastAsia="Aptos" w:cstheme="minorHAnsi"/>
          <w:b/>
          <w:bCs/>
          <w:color w:val="000000" w:themeColor="text1"/>
        </w:rPr>
        <w:t>:</w:t>
      </w:r>
      <w:r w:rsidRPr="00DA735B">
        <w:rPr>
          <w:rFonts w:eastAsia="Aptos" w:cstheme="minorHAnsi"/>
          <w:color w:val="000000" w:themeColor="text1"/>
        </w:rPr>
        <w:t xml:space="preserve"> El sistema permite al personal de emergencia registrar nuevas emergencias en el sistema.</w:t>
      </w:r>
    </w:p>
    <w:p w14:paraId="338228F3" w14:textId="63455B92" w:rsidR="168DFC24" w:rsidRPr="00DA735B" w:rsidRDefault="168DFC24" w:rsidP="00777473">
      <w:pPr>
        <w:pStyle w:val="Prrafodelista"/>
        <w:numPr>
          <w:ilvl w:val="0"/>
          <w:numId w:val="81"/>
        </w:numPr>
        <w:rPr>
          <w:rFonts w:eastAsia="Aptos" w:cstheme="minorHAnsi"/>
        </w:rPr>
      </w:pPr>
      <w:r w:rsidRPr="00DA735B">
        <w:rPr>
          <w:rFonts w:eastAsia="Aptos" w:cstheme="minorHAnsi"/>
          <w:b/>
          <w:color w:val="000000" w:themeColor="text1"/>
        </w:rPr>
        <w:t>Visualización de Emergencias Activas</w:t>
      </w:r>
      <w:r w:rsidR="00E26620" w:rsidRPr="00DA735B">
        <w:rPr>
          <w:rFonts w:eastAsia="Aptos" w:cstheme="minorHAnsi"/>
          <w:b/>
          <w:bCs/>
          <w:color w:val="000000" w:themeColor="text1"/>
        </w:rPr>
        <w:t>:</w:t>
      </w:r>
      <w:r w:rsidRPr="00DA735B">
        <w:rPr>
          <w:rFonts w:eastAsia="Aptos" w:cstheme="minorHAnsi"/>
          <w:color w:val="000000" w:themeColor="text1"/>
        </w:rPr>
        <w:t xml:space="preserve"> El sistema proporciona al personal de emergencia en la sala un listado actualizado de todas las emergencias activas</w:t>
      </w:r>
      <w:r w:rsidR="00E26620" w:rsidRPr="00DA735B">
        <w:rPr>
          <w:rFonts w:eastAsia="Aptos" w:cstheme="minorHAnsi"/>
          <w:color w:val="000000" w:themeColor="text1"/>
        </w:rPr>
        <w:t>.</w:t>
      </w:r>
    </w:p>
    <w:p w14:paraId="084AEF3E" w14:textId="738D6FA3" w:rsidR="168DFC24" w:rsidRPr="00DA735B" w:rsidRDefault="168DFC24" w:rsidP="00777473">
      <w:pPr>
        <w:pStyle w:val="Prrafodelista"/>
        <w:numPr>
          <w:ilvl w:val="0"/>
          <w:numId w:val="81"/>
        </w:numPr>
        <w:rPr>
          <w:rFonts w:eastAsia="Aptos" w:cstheme="minorHAnsi"/>
        </w:rPr>
      </w:pPr>
      <w:r w:rsidRPr="00DA735B">
        <w:rPr>
          <w:rFonts w:eastAsia="Aptos" w:cstheme="minorHAnsi"/>
          <w:b/>
          <w:color w:val="000000" w:themeColor="text1"/>
        </w:rPr>
        <w:t>Seguimiento de Emergencias</w:t>
      </w:r>
      <w:r w:rsidR="00E26620" w:rsidRPr="00DA735B">
        <w:rPr>
          <w:rFonts w:eastAsia="Aptos" w:cstheme="minorHAnsi"/>
          <w:b/>
          <w:bCs/>
          <w:color w:val="000000" w:themeColor="text1"/>
        </w:rPr>
        <w:t>:</w:t>
      </w:r>
      <w:r w:rsidRPr="00DA735B">
        <w:rPr>
          <w:rFonts w:eastAsia="Aptos" w:cstheme="minorHAnsi"/>
          <w:color w:val="000000" w:themeColor="text1"/>
        </w:rPr>
        <w:t xml:space="preserve"> El sistema permite al personal de emergencia realizar un seguimiento en tiempo real de todas las emergencias registradas en un mapa interactivo</w:t>
      </w:r>
      <w:r w:rsidR="00E26620" w:rsidRPr="00DA735B">
        <w:rPr>
          <w:rFonts w:eastAsia="Aptos" w:cstheme="minorHAnsi"/>
          <w:color w:val="000000" w:themeColor="text1"/>
        </w:rPr>
        <w:t>.</w:t>
      </w:r>
    </w:p>
    <w:p w14:paraId="12F27FC7" w14:textId="31BD58AE" w:rsidR="168DFC24" w:rsidRPr="00DA735B" w:rsidRDefault="168DFC24" w:rsidP="00777473">
      <w:pPr>
        <w:pStyle w:val="Prrafodelista"/>
        <w:numPr>
          <w:ilvl w:val="0"/>
          <w:numId w:val="81"/>
        </w:numPr>
        <w:rPr>
          <w:rFonts w:eastAsia="Aptos" w:cstheme="minorHAnsi"/>
        </w:rPr>
      </w:pPr>
      <w:r w:rsidRPr="00DA735B">
        <w:rPr>
          <w:rFonts w:eastAsia="Aptos" w:cstheme="minorHAnsi"/>
          <w:b/>
          <w:color w:val="000000" w:themeColor="text1"/>
        </w:rPr>
        <w:t>Asignación de Recursos para Emergencias</w:t>
      </w:r>
      <w:r w:rsidR="00E26620" w:rsidRPr="00DA735B">
        <w:rPr>
          <w:rFonts w:eastAsia="Aptos" w:cstheme="minorHAnsi"/>
          <w:b/>
          <w:bCs/>
          <w:color w:val="000000" w:themeColor="text1"/>
        </w:rPr>
        <w:t>:</w:t>
      </w:r>
      <w:r w:rsidRPr="00DA735B">
        <w:rPr>
          <w:rFonts w:eastAsia="Aptos" w:cstheme="minorHAnsi"/>
          <w:color w:val="000000" w:themeColor="text1"/>
        </w:rPr>
        <w:t xml:space="preserve"> El sistema permite al personal de emergencia en la sala coordinar y asignar recursos, como personal médico y ambulancias, para responder a las emergencias.</w:t>
      </w:r>
    </w:p>
    <w:p w14:paraId="414AC828" w14:textId="3319CB47" w:rsidR="168DFC24" w:rsidRPr="00DA735B" w:rsidRDefault="168DFC24" w:rsidP="00777473">
      <w:pPr>
        <w:pStyle w:val="Prrafodelista"/>
        <w:numPr>
          <w:ilvl w:val="0"/>
          <w:numId w:val="81"/>
        </w:numPr>
        <w:rPr>
          <w:rFonts w:eastAsia="Aptos" w:cstheme="minorHAnsi"/>
        </w:rPr>
      </w:pPr>
      <w:r w:rsidRPr="00DA735B">
        <w:rPr>
          <w:rFonts w:eastAsia="Aptos" w:cstheme="minorHAnsi"/>
          <w:b/>
          <w:color w:val="000000" w:themeColor="text1"/>
        </w:rPr>
        <w:t>Informe de Estado de Emergencias</w:t>
      </w:r>
      <w:r w:rsidR="00E26620" w:rsidRPr="00DA735B">
        <w:rPr>
          <w:rFonts w:eastAsia="Aptos" w:cstheme="minorHAnsi"/>
          <w:b/>
          <w:bCs/>
          <w:color w:val="000000" w:themeColor="text1"/>
        </w:rPr>
        <w:t>:</w:t>
      </w:r>
      <w:r w:rsidRPr="00DA735B">
        <w:rPr>
          <w:rFonts w:eastAsia="Aptos" w:cstheme="minorHAnsi"/>
          <w:color w:val="000000" w:themeColor="text1"/>
        </w:rPr>
        <w:t xml:space="preserve"> El sistema proporciona al personal de emergencia en la sala información actualizada sobre el estado de las emergencias en curso y las acciones tomadas.</w:t>
      </w:r>
    </w:p>
    <w:p w14:paraId="49FE81A5" w14:textId="624E4288" w:rsidR="168DFC24" w:rsidRPr="00DA735B" w:rsidRDefault="168DFC24" w:rsidP="00777473">
      <w:pPr>
        <w:pStyle w:val="Prrafodelista"/>
        <w:numPr>
          <w:ilvl w:val="0"/>
          <w:numId w:val="81"/>
        </w:numPr>
        <w:rPr>
          <w:rFonts w:eastAsia="Aptos" w:cstheme="minorHAnsi"/>
        </w:rPr>
      </w:pPr>
      <w:r w:rsidRPr="00DA735B">
        <w:rPr>
          <w:rFonts w:eastAsia="Aptos" w:cstheme="minorHAnsi"/>
          <w:b/>
          <w:color w:val="000000" w:themeColor="text1"/>
        </w:rPr>
        <w:t>Alertas de Emergencias</w:t>
      </w:r>
      <w:r w:rsidR="00E26620" w:rsidRPr="00DA735B">
        <w:rPr>
          <w:rFonts w:eastAsia="Aptos" w:cstheme="minorHAnsi"/>
          <w:b/>
          <w:bCs/>
          <w:color w:val="000000" w:themeColor="text1"/>
        </w:rPr>
        <w:t>:</w:t>
      </w:r>
      <w:r w:rsidRPr="00DA735B">
        <w:rPr>
          <w:rFonts w:eastAsia="Aptos" w:cstheme="minorHAnsi"/>
          <w:color w:val="000000" w:themeColor="text1"/>
        </w:rPr>
        <w:t xml:space="preserve"> El sistema envía notificaciones automáticas al personal de emergencia sobre eventos críticos o emergencias que requieren atención inmediata.</w:t>
      </w:r>
    </w:p>
    <w:p w14:paraId="43532047" w14:textId="306FAD67" w:rsidR="168DFC24" w:rsidRPr="00DA735B" w:rsidRDefault="168DFC24" w:rsidP="00777473">
      <w:pPr>
        <w:pStyle w:val="Prrafodelista"/>
        <w:numPr>
          <w:ilvl w:val="0"/>
          <w:numId w:val="81"/>
        </w:numPr>
        <w:rPr>
          <w:rFonts w:eastAsia="Aptos" w:cstheme="minorHAnsi"/>
        </w:rPr>
      </w:pPr>
      <w:r w:rsidRPr="00DA735B">
        <w:rPr>
          <w:rFonts w:eastAsia="Aptos" w:cstheme="minorHAnsi"/>
          <w:b/>
          <w:color w:val="000000" w:themeColor="text1"/>
        </w:rPr>
        <w:t xml:space="preserve">Gestión de Recursos en </w:t>
      </w:r>
      <w:r w:rsidRPr="00DA735B">
        <w:rPr>
          <w:rFonts w:eastAsia="Aptos" w:cstheme="minorHAnsi"/>
          <w:b/>
          <w:bCs/>
          <w:color w:val="000000" w:themeColor="text1"/>
        </w:rPr>
        <w:t>Emergencias</w:t>
      </w:r>
      <w:r w:rsidR="00E26620" w:rsidRPr="00DA735B">
        <w:rPr>
          <w:rFonts w:eastAsia="Aptos" w:cstheme="minorHAnsi"/>
          <w:b/>
          <w:bCs/>
          <w:color w:val="000000" w:themeColor="text1"/>
        </w:rPr>
        <w:softHyphen/>
        <w:t>:</w:t>
      </w:r>
      <w:r w:rsidRPr="00DA735B">
        <w:rPr>
          <w:rFonts w:eastAsia="Aptos" w:cstheme="minorHAnsi"/>
          <w:color w:val="000000" w:themeColor="text1"/>
        </w:rPr>
        <w:t xml:space="preserve"> El sistema facilita la gestión y asignación eficiente de recursos, como personal médico, ambulancias y suministros médicos, para responder de manera efectiva a las emergencias.</w:t>
      </w:r>
    </w:p>
    <w:p w14:paraId="48F47203" w14:textId="0315D352" w:rsidR="168DFC24" w:rsidRPr="00DA735B" w:rsidRDefault="168DFC24" w:rsidP="00777473">
      <w:pPr>
        <w:pStyle w:val="Prrafodelista"/>
        <w:numPr>
          <w:ilvl w:val="0"/>
          <w:numId w:val="81"/>
        </w:numPr>
        <w:rPr>
          <w:rFonts w:eastAsia="Aptos" w:cstheme="minorHAnsi"/>
        </w:rPr>
      </w:pPr>
      <w:r w:rsidRPr="00DA735B">
        <w:rPr>
          <w:rFonts w:eastAsia="Aptos" w:cstheme="minorHAnsi"/>
          <w:b/>
          <w:color w:val="000000" w:themeColor="text1"/>
        </w:rPr>
        <w:lastRenderedPageBreak/>
        <w:t>Comunicación con Servicios Externos</w:t>
      </w:r>
      <w:r w:rsidR="00E26620" w:rsidRPr="00DA735B">
        <w:rPr>
          <w:rFonts w:eastAsia="Aptos" w:cstheme="minorHAnsi"/>
          <w:b/>
          <w:bCs/>
          <w:color w:val="000000" w:themeColor="text1"/>
        </w:rPr>
        <w:t>:</w:t>
      </w:r>
      <w:r w:rsidRPr="00DA735B">
        <w:rPr>
          <w:rFonts w:eastAsia="Aptos" w:cstheme="minorHAnsi"/>
          <w:color w:val="000000" w:themeColor="text1"/>
        </w:rPr>
        <w:t xml:space="preserve"> El sistema permite la comunicación bidireccional con otros servicios externos relacionados con la atención médica, como hospitales, centros de salud y servicios de emergencia.</w:t>
      </w:r>
    </w:p>
    <w:p w14:paraId="21F0E558" w14:textId="18CF8F11" w:rsidR="168DFC24" w:rsidRPr="00DA735B" w:rsidRDefault="168DFC24" w:rsidP="00777473">
      <w:pPr>
        <w:pStyle w:val="Prrafodelista"/>
        <w:numPr>
          <w:ilvl w:val="0"/>
          <w:numId w:val="81"/>
        </w:numPr>
        <w:rPr>
          <w:rFonts w:eastAsia="Aptos" w:cstheme="minorHAnsi"/>
        </w:rPr>
      </w:pPr>
      <w:r w:rsidRPr="00DA735B">
        <w:rPr>
          <w:rFonts w:eastAsia="Aptos" w:cstheme="minorHAnsi"/>
          <w:b/>
          <w:color w:val="000000" w:themeColor="text1"/>
        </w:rPr>
        <w:t>Comunicación con Conductores de Vehículos de Transporte</w:t>
      </w:r>
      <w:r w:rsidR="00E26620" w:rsidRPr="00DA735B">
        <w:rPr>
          <w:rFonts w:eastAsia="Aptos" w:cstheme="minorHAnsi"/>
          <w:b/>
          <w:bCs/>
          <w:color w:val="000000" w:themeColor="text1"/>
        </w:rPr>
        <w:t>:</w:t>
      </w:r>
      <w:r w:rsidRPr="00DA735B">
        <w:rPr>
          <w:rFonts w:eastAsia="Aptos" w:cstheme="minorHAnsi"/>
          <w:color w:val="000000" w:themeColor="text1"/>
        </w:rPr>
        <w:t xml:space="preserve"> El sistema posibilita la comunicación directa entre el personal de emergencia y los conductores de los vehículos de transporte, permitiendo la coordinación y asignación eficiente de recursos para atender las emergencias.</w:t>
      </w:r>
    </w:p>
    <w:p w14:paraId="59DB1CA0" w14:textId="63B9685F" w:rsidR="168DFC24" w:rsidRPr="00DA735B" w:rsidRDefault="168DFC24" w:rsidP="00777473">
      <w:pPr>
        <w:pStyle w:val="Prrafodelista"/>
        <w:numPr>
          <w:ilvl w:val="0"/>
          <w:numId w:val="81"/>
        </w:numPr>
        <w:rPr>
          <w:rFonts w:eastAsia="Aptos" w:cstheme="minorHAnsi"/>
        </w:rPr>
      </w:pPr>
      <w:r w:rsidRPr="00DA735B">
        <w:rPr>
          <w:rFonts w:eastAsia="Aptos" w:cstheme="minorHAnsi"/>
          <w:b/>
          <w:color w:val="000000" w:themeColor="text1"/>
        </w:rPr>
        <w:t>Comunicación con Clientes Finales</w:t>
      </w:r>
      <w:r w:rsidR="00E26620" w:rsidRPr="00DA735B">
        <w:rPr>
          <w:rFonts w:eastAsia="Aptos" w:cstheme="minorHAnsi"/>
          <w:b/>
          <w:bCs/>
          <w:color w:val="000000" w:themeColor="text1"/>
        </w:rPr>
        <w:t>:</w:t>
      </w:r>
      <w:r w:rsidR="62000E1D" w:rsidRPr="00DA735B">
        <w:rPr>
          <w:rFonts w:eastAsia="Aptos" w:cstheme="minorHAnsi"/>
          <w:color w:val="000000" w:themeColor="text1"/>
        </w:rPr>
        <w:t xml:space="preserve"> El sistema permite la comunicación bidireccional entre el personal de emergencia y los usuarios finales del sistema de teleasistencia sanitaria, brindando asistencia, información o coordinando la atención en caso de emergencia.</w:t>
      </w:r>
    </w:p>
    <w:p w14:paraId="7AF38113" w14:textId="4E224268" w:rsidR="62000E1D" w:rsidRPr="00DA735B" w:rsidRDefault="62000E1D" w:rsidP="0E695FC8">
      <w:pPr>
        <w:rPr>
          <w:rFonts w:eastAsiaTheme="minorEastAsia" w:cstheme="minorHAnsi"/>
        </w:rPr>
      </w:pPr>
      <w:r w:rsidRPr="00DA735B">
        <w:rPr>
          <w:rFonts w:eastAsiaTheme="minorEastAsia" w:cstheme="minorHAnsi"/>
        </w:rPr>
        <w:t>Además, el módulo cuenta con los siguientes archivos lógicos internos:</w:t>
      </w:r>
    </w:p>
    <w:p w14:paraId="5707E7C7" w14:textId="7840039F" w:rsidR="513453D1" w:rsidRPr="00DA735B" w:rsidRDefault="513453D1" w:rsidP="00777473">
      <w:pPr>
        <w:pStyle w:val="Prrafodelista"/>
        <w:numPr>
          <w:ilvl w:val="0"/>
          <w:numId w:val="78"/>
        </w:numPr>
        <w:rPr>
          <w:rFonts w:cstheme="minorHAnsi"/>
        </w:rPr>
      </w:pPr>
      <w:r w:rsidRPr="00DA735B">
        <w:rPr>
          <w:rFonts w:eastAsia="Aptos" w:cstheme="minorHAnsi"/>
          <w:color w:val="000000" w:themeColor="text1"/>
        </w:rPr>
        <w:t>Se utiliza el registro de emergencias como fuente principal de información.</w:t>
      </w:r>
    </w:p>
    <w:p w14:paraId="0D49BEEB" w14:textId="07EE303A" w:rsidR="62000E1D" w:rsidRPr="00DA735B" w:rsidRDefault="62000E1D" w:rsidP="0E695FC8">
      <w:pPr>
        <w:rPr>
          <w:rFonts w:eastAsiaTheme="minorEastAsia" w:cstheme="minorHAnsi"/>
        </w:rPr>
      </w:pPr>
      <w:r w:rsidRPr="00DA735B">
        <w:rPr>
          <w:rFonts w:eastAsiaTheme="minorEastAsia" w:cstheme="minorHAnsi"/>
        </w:rPr>
        <w:t>Además, el módulo cuenta con los siguientes archivos de interfaces externas:</w:t>
      </w:r>
    </w:p>
    <w:p w14:paraId="0B29AAEC" w14:textId="0E590396" w:rsidR="6AAF1A0F" w:rsidRPr="00DA735B" w:rsidRDefault="6AAF1A0F" w:rsidP="00777473">
      <w:pPr>
        <w:pStyle w:val="Prrafodelista"/>
        <w:numPr>
          <w:ilvl w:val="0"/>
          <w:numId w:val="77"/>
        </w:numPr>
        <w:shd w:val="clear" w:color="auto" w:fill="FFFFFF" w:themeFill="background1"/>
        <w:spacing w:before="220" w:after="220"/>
        <w:rPr>
          <w:rFonts w:cstheme="minorHAnsi"/>
        </w:rPr>
      </w:pPr>
      <w:r w:rsidRPr="00DA735B">
        <w:rPr>
          <w:rFonts w:eastAsia="Aptos" w:cstheme="minorHAnsi"/>
          <w:color w:val="000000" w:themeColor="text1"/>
        </w:rPr>
        <w:t>Datos recopilados del Middleware de localización para la comunicación efectiva.</w:t>
      </w:r>
    </w:p>
    <w:p w14:paraId="2002F5BE" w14:textId="2BFCD388" w:rsidR="62000E1D" w:rsidRPr="00DA735B" w:rsidRDefault="62000E1D" w:rsidP="0E695FC8">
      <w:pPr>
        <w:rPr>
          <w:rFonts w:eastAsiaTheme="minorEastAsia" w:cstheme="minorHAnsi"/>
        </w:rPr>
      </w:pPr>
      <w:r w:rsidRPr="00DA735B">
        <w:rPr>
          <w:rFonts w:eastAsiaTheme="minorEastAsia" w:cstheme="minorHAnsi"/>
        </w:rPr>
        <w:t>Además, el módulo cuenta con las siguientes entradas externas:</w:t>
      </w:r>
    </w:p>
    <w:p w14:paraId="3FC1CA6A" w14:textId="64A135B2" w:rsidR="0E695FC8" w:rsidRPr="00DA735B" w:rsidRDefault="7AEC5D58" w:rsidP="00777473">
      <w:pPr>
        <w:pStyle w:val="Prrafodelista"/>
        <w:numPr>
          <w:ilvl w:val="0"/>
          <w:numId w:val="76"/>
        </w:numPr>
        <w:rPr>
          <w:rFonts w:eastAsia="Aptos" w:cstheme="minorHAnsi"/>
          <w:color w:val="000000" w:themeColor="text1"/>
        </w:rPr>
      </w:pPr>
      <w:r w:rsidRPr="00DA735B">
        <w:rPr>
          <w:rFonts w:eastAsia="Aptos" w:cstheme="minorHAnsi"/>
          <w:color w:val="000000" w:themeColor="text1"/>
        </w:rPr>
        <w:t>El registro de emergencias necesita la introducción de los campos por parte del usuario.</w:t>
      </w:r>
    </w:p>
    <w:p w14:paraId="33CFDCD4" w14:textId="75624D2C" w:rsidR="62000E1D" w:rsidRPr="00DA735B" w:rsidRDefault="62000E1D" w:rsidP="0E695FC8">
      <w:pPr>
        <w:rPr>
          <w:rFonts w:eastAsiaTheme="minorEastAsia" w:cstheme="minorHAnsi"/>
        </w:rPr>
      </w:pPr>
      <w:r w:rsidRPr="00DA735B">
        <w:rPr>
          <w:rFonts w:eastAsiaTheme="minorEastAsia" w:cstheme="minorHAnsi"/>
        </w:rPr>
        <w:t>Además, el módulo cuenta con las siguientes salidas externas:</w:t>
      </w:r>
    </w:p>
    <w:p w14:paraId="07F4A92B" w14:textId="1B7B7084" w:rsidR="2EA2FA06" w:rsidRPr="00DA735B" w:rsidRDefault="2EA2FA06" w:rsidP="00777473">
      <w:pPr>
        <w:pStyle w:val="Prrafodelista"/>
        <w:numPr>
          <w:ilvl w:val="0"/>
          <w:numId w:val="75"/>
        </w:numPr>
        <w:rPr>
          <w:rFonts w:cstheme="minorHAnsi"/>
        </w:rPr>
      </w:pPr>
      <w:r w:rsidRPr="00DA735B">
        <w:rPr>
          <w:rFonts w:eastAsia="Aptos" w:cstheme="minorHAnsi"/>
          <w:color w:val="000000" w:themeColor="text1"/>
        </w:rPr>
        <w:t>Listado actualizado de emergencias activas y su ubicación.</w:t>
      </w:r>
    </w:p>
    <w:p w14:paraId="5837982E" w14:textId="1CD7858E" w:rsidR="2EA2FA06" w:rsidRPr="00DA735B" w:rsidRDefault="2EA2FA06" w:rsidP="00777473">
      <w:pPr>
        <w:pStyle w:val="Prrafodelista"/>
        <w:numPr>
          <w:ilvl w:val="0"/>
          <w:numId w:val="75"/>
        </w:numPr>
        <w:rPr>
          <w:rFonts w:eastAsiaTheme="minorEastAsia" w:cstheme="minorHAnsi"/>
        </w:rPr>
      </w:pPr>
      <w:r w:rsidRPr="00DA735B">
        <w:rPr>
          <w:rFonts w:eastAsia="Aptos" w:cstheme="minorHAnsi"/>
          <w:color w:val="000000" w:themeColor="text1"/>
        </w:rPr>
        <w:t xml:space="preserve">Comunicación con conductores de vehículos de transporte y clientes finales del sistema de teleasistencia </w:t>
      </w:r>
      <w:r w:rsidR="007B3456" w:rsidRPr="00DA735B">
        <w:rPr>
          <w:rFonts w:eastAsia="Aptos" w:cstheme="minorHAnsi"/>
          <w:color w:val="000000" w:themeColor="text1"/>
        </w:rPr>
        <w:t>sanitaria.</w:t>
      </w:r>
      <w:r w:rsidR="007B3456" w:rsidRPr="00DA735B">
        <w:rPr>
          <w:rFonts w:eastAsiaTheme="minorEastAsia" w:cstheme="minorHAnsi"/>
        </w:rPr>
        <w:t xml:space="preserve"> Además</w:t>
      </w:r>
      <w:r w:rsidR="62000E1D" w:rsidRPr="00DA735B">
        <w:rPr>
          <w:rFonts w:eastAsiaTheme="minorEastAsia" w:cstheme="minorHAnsi"/>
        </w:rPr>
        <w:t>, el módulo cuenta con las siguientes consultas externas:</w:t>
      </w:r>
    </w:p>
    <w:p w14:paraId="29CDC027" w14:textId="719144FB" w:rsidR="243DCBC4" w:rsidRPr="00DA735B" w:rsidRDefault="243DCBC4" w:rsidP="0E695FC8">
      <w:pPr>
        <w:rPr>
          <w:rFonts w:eastAsia="Aptos" w:cstheme="minorHAnsi"/>
          <w:color w:val="000000" w:themeColor="text1"/>
        </w:rPr>
      </w:pPr>
      <w:r w:rsidRPr="00DA735B">
        <w:rPr>
          <w:rFonts w:eastAsia="Aptos" w:cstheme="minorHAnsi"/>
          <w:color w:val="000000" w:themeColor="text1"/>
        </w:rPr>
        <w:t>Además, contiene las siguientes consultas externas:</w:t>
      </w:r>
    </w:p>
    <w:p w14:paraId="22F24990" w14:textId="64F65505" w:rsidR="243DCBC4" w:rsidRPr="00DA735B" w:rsidRDefault="243DCBC4" w:rsidP="00777473">
      <w:pPr>
        <w:pStyle w:val="Prrafodelista"/>
        <w:numPr>
          <w:ilvl w:val="0"/>
          <w:numId w:val="80"/>
        </w:numPr>
        <w:rPr>
          <w:rFonts w:cstheme="minorHAnsi"/>
        </w:rPr>
      </w:pPr>
      <w:r w:rsidRPr="00DA735B">
        <w:rPr>
          <w:rFonts w:eastAsia="Aptos" w:cstheme="minorHAnsi"/>
          <w:color w:val="000000" w:themeColor="text1"/>
        </w:rPr>
        <w:t>Middleware de mensajería para la comunicación con los conductores y clientes.</w:t>
      </w:r>
    </w:p>
    <w:p w14:paraId="06326AF7" w14:textId="77777777" w:rsidR="00DA735B" w:rsidRDefault="00DA735B">
      <w:pPr>
        <w:jc w:val="left"/>
        <w:rPr>
          <w:rFonts w:asciiTheme="majorHAnsi" w:eastAsiaTheme="majorEastAsia" w:hAnsiTheme="majorHAnsi" w:cstheme="majorBidi"/>
          <w:color w:val="000000" w:themeColor="text1"/>
        </w:rPr>
      </w:pPr>
      <w:bookmarkStart w:id="643" w:name="_Toc1321519865"/>
      <w:bookmarkStart w:id="644" w:name="_Toc164120941"/>
      <w:r>
        <w:br w:type="page"/>
      </w:r>
    </w:p>
    <w:p w14:paraId="68BFEDB0" w14:textId="275BC21C" w:rsidR="19A06656" w:rsidRDefault="0647AF44" w:rsidP="00A12411">
      <w:pPr>
        <w:pStyle w:val="Ttulo5"/>
      </w:pPr>
      <w:r>
        <w:lastRenderedPageBreak/>
        <w:t>Clasificación de las funciones</w:t>
      </w:r>
      <w:bookmarkEnd w:id="643"/>
      <w:bookmarkEnd w:id="644"/>
    </w:p>
    <w:tbl>
      <w:tblPr>
        <w:tblStyle w:val="Tablaconcuadrcula4-nfasis3"/>
        <w:tblW w:w="0" w:type="auto"/>
        <w:tblLook w:val="06A0" w:firstRow="1" w:lastRow="0" w:firstColumn="1" w:lastColumn="0" w:noHBand="1" w:noVBand="1"/>
      </w:tblPr>
      <w:tblGrid>
        <w:gridCol w:w="568"/>
        <w:gridCol w:w="3117"/>
        <w:gridCol w:w="2739"/>
        <w:gridCol w:w="2070"/>
      </w:tblGrid>
      <w:tr w:rsidR="0E695FC8" w14:paraId="130D6C11" w14:textId="77777777" w:rsidTr="00DA735B">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68" w:type="dxa"/>
            <w:vAlign w:val="center"/>
          </w:tcPr>
          <w:p w14:paraId="2A3633FF" w14:textId="0BEBC00E" w:rsidR="0E695FC8" w:rsidRPr="00DA735B" w:rsidRDefault="0E695FC8" w:rsidP="0E695FC8">
            <w:pPr>
              <w:jc w:val="center"/>
              <w:rPr>
                <w:rFonts w:cstheme="minorHAnsi"/>
                <w:color w:val="000000" w:themeColor="text1"/>
              </w:rPr>
            </w:pPr>
            <w:r w:rsidRPr="00DA735B">
              <w:rPr>
                <w:rFonts w:cstheme="minorHAnsi"/>
                <w:color w:val="000000" w:themeColor="text1"/>
              </w:rPr>
              <w:t>N.º</w:t>
            </w:r>
          </w:p>
        </w:tc>
        <w:tc>
          <w:tcPr>
            <w:tcW w:w="3117" w:type="dxa"/>
            <w:vAlign w:val="center"/>
          </w:tcPr>
          <w:p w14:paraId="4B1D5C07" w14:textId="651F6A2D" w:rsidR="0E695FC8" w:rsidRPr="00DA735B" w:rsidRDefault="0E695FC8" w:rsidP="0E695FC8">
            <w:pPr>
              <w:jc w:val="cente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DA735B">
              <w:rPr>
                <w:rFonts w:cstheme="minorHAnsi"/>
                <w:color w:val="000000" w:themeColor="text1"/>
              </w:rPr>
              <w:t>Función</w:t>
            </w:r>
          </w:p>
        </w:tc>
        <w:tc>
          <w:tcPr>
            <w:tcW w:w="2739" w:type="dxa"/>
            <w:vAlign w:val="center"/>
          </w:tcPr>
          <w:p w14:paraId="4811B16A" w14:textId="5431BE85" w:rsidR="0E695FC8" w:rsidRPr="00DA735B" w:rsidRDefault="0E695FC8" w:rsidP="0E695FC8">
            <w:pPr>
              <w:jc w:val="cente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DA735B">
              <w:rPr>
                <w:rFonts w:cstheme="minorHAnsi"/>
                <w:color w:val="000000" w:themeColor="text1"/>
              </w:rPr>
              <w:t>Tipo función</w:t>
            </w:r>
          </w:p>
        </w:tc>
        <w:tc>
          <w:tcPr>
            <w:tcW w:w="2070" w:type="dxa"/>
            <w:vAlign w:val="center"/>
          </w:tcPr>
          <w:p w14:paraId="3E4BA110" w14:textId="68E6650C" w:rsidR="0E695FC8" w:rsidRPr="00DA735B" w:rsidRDefault="0E695FC8" w:rsidP="0E695FC8">
            <w:pPr>
              <w:jc w:val="cente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DA735B">
              <w:rPr>
                <w:rFonts w:cstheme="minorHAnsi"/>
                <w:color w:val="000000" w:themeColor="text1"/>
              </w:rPr>
              <w:t>Grado de la función</w:t>
            </w:r>
          </w:p>
        </w:tc>
      </w:tr>
      <w:tr w:rsidR="0E695FC8" w14:paraId="4C2B9168" w14:textId="77777777" w:rsidTr="00DA735B">
        <w:trPr>
          <w:trHeight w:val="300"/>
        </w:trPr>
        <w:tc>
          <w:tcPr>
            <w:cnfStyle w:val="001000000000" w:firstRow="0" w:lastRow="0" w:firstColumn="1" w:lastColumn="0" w:oddVBand="0" w:evenVBand="0" w:oddHBand="0" w:evenHBand="0" w:firstRowFirstColumn="0" w:firstRowLastColumn="0" w:lastRowFirstColumn="0" w:lastRowLastColumn="0"/>
            <w:tcW w:w="568" w:type="dxa"/>
            <w:shd w:val="clear" w:color="auto" w:fill="FFFFFF" w:themeFill="background1"/>
            <w:vAlign w:val="center"/>
          </w:tcPr>
          <w:p w14:paraId="1980D7D6" w14:textId="6F58EB40" w:rsidR="0E695FC8" w:rsidRPr="00DA735B" w:rsidRDefault="0E695FC8" w:rsidP="00DA735B">
            <w:pPr>
              <w:jc w:val="center"/>
              <w:rPr>
                <w:rFonts w:cstheme="minorHAnsi"/>
              </w:rPr>
            </w:pPr>
            <w:r w:rsidRPr="00DA735B">
              <w:rPr>
                <w:rFonts w:eastAsia="Arial" w:cstheme="minorHAnsi"/>
                <w:b w:val="0"/>
              </w:rPr>
              <w:t>1</w:t>
            </w:r>
          </w:p>
        </w:tc>
        <w:tc>
          <w:tcPr>
            <w:tcW w:w="3117" w:type="dxa"/>
            <w:shd w:val="clear" w:color="auto" w:fill="FFFFFF" w:themeFill="background1"/>
            <w:vAlign w:val="center"/>
          </w:tcPr>
          <w:p w14:paraId="2A031C1A" w14:textId="0EAF1AD0" w:rsidR="0E695FC8" w:rsidRPr="00DA735B" w:rsidRDefault="0E695FC8" w:rsidP="00DA735B">
            <w:pPr>
              <w:jc w:val="left"/>
              <w:cnfStyle w:val="000000000000" w:firstRow="0" w:lastRow="0" w:firstColumn="0" w:lastColumn="0" w:oddVBand="0" w:evenVBand="0" w:oddHBand="0" w:evenHBand="0" w:firstRowFirstColumn="0" w:firstRowLastColumn="0" w:lastRowFirstColumn="0" w:lastRowLastColumn="0"/>
              <w:rPr>
                <w:rFonts w:cstheme="minorHAnsi"/>
              </w:rPr>
            </w:pPr>
            <w:r w:rsidRPr="00DA735B">
              <w:rPr>
                <w:rFonts w:eastAsia="Arial" w:cstheme="minorHAnsi"/>
              </w:rPr>
              <w:t>Registro de Emergencias.</w:t>
            </w:r>
          </w:p>
        </w:tc>
        <w:tc>
          <w:tcPr>
            <w:tcW w:w="2739" w:type="dxa"/>
            <w:shd w:val="clear" w:color="auto" w:fill="FFFFFF" w:themeFill="background1"/>
            <w:vAlign w:val="center"/>
          </w:tcPr>
          <w:p w14:paraId="44D4E330" w14:textId="3F87E08A" w:rsidR="0E695FC8" w:rsidRPr="00DA735B" w:rsidRDefault="0E695FC8" w:rsidP="00DA735B">
            <w:pPr>
              <w:jc w:val="left"/>
              <w:cnfStyle w:val="000000000000" w:firstRow="0" w:lastRow="0" w:firstColumn="0" w:lastColumn="0" w:oddVBand="0" w:evenVBand="0" w:oddHBand="0" w:evenHBand="0" w:firstRowFirstColumn="0" w:firstRowLastColumn="0" w:lastRowFirstColumn="0" w:lastRowLastColumn="0"/>
              <w:rPr>
                <w:rFonts w:cstheme="minorHAnsi"/>
              </w:rPr>
            </w:pPr>
            <w:r w:rsidRPr="00DA735B">
              <w:rPr>
                <w:rFonts w:eastAsia="Arial" w:cstheme="minorHAnsi"/>
              </w:rPr>
              <w:t>Nº Entradas de usuario (IN)</w:t>
            </w:r>
          </w:p>
        </w:tc>
        <w:tc>
          <w:tcPr>
            <w:tcW w:w="2070" w:type="dxa"/>
            <w:shd w:val="clear" w:color="auto" w:fill="FFFFFF" w:themeFill="background1"/>
            <w:vAlign w:val="center"/>
          </w:tcPr>
          <w:p w14:paraId="4AD18A63" w14:textId="4DD23BE2" w:rsidR="0E695FC8" w:rsidRPr="00DA735B" w:rsidRDefault="0E695FC8" w:rsidP="00DA735B">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DA735B">
              <w:rPr>
                <w:rFonts w:eastAsia="Arial" w:cstheme="minorHAnsi"/>
              </w:rPr>
              <w:t>Elemental</w:t>
            </w:r>
          </w:p>
        </w:tc>
      </w:tr>
      <w:tr w:rsidR="0E695FC8" w14:paraId="1EEB506E" w14:textId="77777777" w:rsidTr="00DA735B">
        <w:trPr>
          <w:trHeight w:val="300"/>
        </w:trPr>
        <w:tc>
          <w:tcPr>
            <w:cnfStyle w:val="001000000000" w:firstRow="0" w:lastRow="0" w:firstColumn="1" w:lastColumn="0" w:oddVBand="0" w:evenVBand="0" w:oddHBand="0" w:evenHBand="0" w:firstRowFirstColumn="0" w:firstRowLastColumn="0" w:lastRowFirstColumn="0" w:lastRowLastColumn="0"/>
            <w:tcW w:w="568" w:type="dxa"/>
            <w:shd w:val="clear" w:color="auto" w:fill="FFFFFF" w:themeFill="background1"/>
            <w:vAlign w:val="center"/>
          </w:tcPr>
          <w:p w14:paraId="44AB9E99" w14:textId="60ACD81C" w:rsidR="0E695FC8" w:rsidRPr="00DA735B" w:rsidRDefault="0E695FC8" w:rsidP="00DA735B">
            <w:pPr>
              <w:jc w:val="center"/>
              <w:rPr>
                <w:rFonts w:cstheme="minorHAnsi"/>
              </w:rPr>
            </w:pPr>
            <w:r w:rsidRPr="00DA735B">
              <w:rPr>
                <w:rFonts w:eastAsia="Arial" w:cstheme="minorHAnsi"/>
                <w:b w:val="0"/>
              </w:rPr>
              <w:t>2</w:t>
            </w:r>
          </w:p>
        </w:tc>
        <w:tc>
          <w:tcPr>
            <w:tcW w:w="3117" w:type="dxa"/>
            <w:shd w:val="clear" w:color="auto" w:fill="FFFFFF" w:themeFill="background1"/>
            <w:vAlign w:val="center"/>
          </w:tcPr>
          <w:p w14:paraId="33C5C62A" w14:textId="1EB7042C" w:rsidR="0E695FC8" w:rsidRPr="00DA735B" w:rsidRDefault="0E695FC8" w:rsidP="00DA735B">
            <w:pPr>
              <w:jc w:val="left"/>
              <w:cnfStyle w:val="000000000000" w:firstRow="0" w:lastRow="0" w:firstColumn="0" w:lastColumn="0" w:oddVBand="0" w:evenVBand="0" w:oddHBand="0" w:evenHBand="0" w:firstRowFirstColumn="0" w:firstRowLastColumn="0" w:lastRowFirstColumn="0" w:lastRowLastColumn="0"/>
              <w:rPr>
                <w:rFonts w:cstheme="minorHAnsi"/>
              </w:rPr>
            </w:pPr>
            <w:r w:rsidRPr="00DA735B">
              <w:rPr>
                <w:rFonts w:eastAsia="Arial" w:cstheme="minorHAnsi"/>
              </w:rPr>
              <w:t>Visualización de Emergencias Activas.</w:t>
            </w:r>
          </w:p>
        </w:tc>
        <w:tc>
          <w:tcPr>
            <w:tcW w:w="2739" w:type="dxa"/>
            <w:shd w:val="clear" w:color="auto" w:fill="FFFFFF" w:themeFill="background1"/>
            <w:vAlign w:val="center"/>
          </w:tcPr>
          <w:p w14:paraId="2AFC8323" w14:textId="0483FE66" w:rsidR="0E695FC8" w:rsidRPr="00DA735B" w:rsidRDefault="0E695FC8" w:rsidP="00DA735B">
            <w:pPr>
              <w:jc w:val="left"/>
              <w:cnfStyle w:val="000000000000" w:firstRow="0" w:lastRow="0" w:firstColumn="0" w:lastColumn="0" w:oddVBand="0" w:evenVBand="0" w:oddHBand="0" w:evenHBand="0" w:firstRowFirstColumn="0" w:firstRowLastColumn="0" w:lastRowFirstColumn="0" w:lastRowLastColumn="0"/>
              <w:rPr>
                <w:rFonts w:cstheme="minorHAnsi"/>
              </w:rPr>
            </w:pPr>
            <w:r w:rsidRPr="00DA735B">
              <w:rPr>
                <w:rFonts w:eastAsia="Arial" w:cstheme="minorHAnsi"/>
              </w:rPr>
              <w:t>Nº Salidas de usuario (OUT)</w:t>
            </w:r>
          </w:p>
        </w:tc>
        <w:tc>
          <w:tcPr>
            <w:tcW w:w="2070" w:type="dxa"/>
            <w:shd w:val="clear" w:color="auto" w:fill="FFFFFF" w:themeFill="background1"/>
            <w:vAlign w:val="center"/>
          </w:tcPr>
          <w:p w14:paraId="5AFD428F" w14:textId="0C9CD429" w:rsidR="0E695FC8" w:rsidRPr="00DA735B" w:rsidRDefault="0E695FC8" w:rsidP="00DA735B">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DA735B">
              <w:rPr>
                <w:rFonts w:eastAsia="Arial" w:cstheme="minorHAnsi"/>
              </w:rPr>
              <w:t>Elemental</w:t>
            </w:r>
          </w:p>
        </w:tc>
      </w:tr>
      <w:tr w:rsidR="0E695FC8" w14:paraId="157DFC53" w14:textId="77777777" w:rsidTr="00DA735B">
        <w:trPr>
          <w:trHeight w:val="300"/>
        </w:trPr>
        <w:tc>
          <w:tcPr>
            <w:cnfStyle w:val="001000000000" w:firstRow="0" w:lastRow="0" w:firstColumn="1" w:lastColumn="0" w:oddVBand="0" w:evenVBand="0" w:oddHBand="0" w:evenHBand="0" w:firstRowFirstColumn="0" w:firstRowLastColumn="0" w:lastRowFirstColumn="0" w:lastRowLastColumn="0"/>
            <w:tcW w:w="568" w:type="dxa"/>
            <w:shd w:val="clear" w:color="auto" w:fill="FFFFFF" w:themeFill="background1"/>
            <w:vAlign w:val="center"/>
          </w:tcPr>
          <w:p w14:paraId="3D1853BC" w14:textId="7D732FE7" w:rsidR="0E695FC8" w:rsidRPr="00DA735B" w:rsidRDefault="0E695FC8" w:rsidP="00DA735B">
            <w:pPr>
              <w:jc w:val="center"/>
              <w:rPr>
                <w:rFonts w:cstheme="minorHAnsi"/>
              </w:rPr>
            </w:pPr>
            <w:r w:rsidRPr="00DA735B">
              <w:rPr>
                <w:rFonts w:eastAsia="Arial" w:cstheme="minorHAnsi"/>
                <w:b w:val="0"/>
              </w:rPr>
              <w:t>3</w:t>
            </w:r>
          </w:p>
        </w:tc>
        <w:tc>
          <w:tcPr>
            <w:tcW w:w="3117" w:type="dxa"/>
            <w:shd w:val="clear" w:color="auto" w:fill="FFFFFF" w:themeFill="background1"/>
            <w:vAlign w:val="center"/>
          </w:tcPr>
          <w:p w14:paraId="09B95AE9" w14:textId="3F5B3451" w:rsidR="0E695FC8" w:rsidRPr="00DA735B" w:rsidRDefault="0E695FC8" w:rsidP="00DA735B">
            <w:pPr>
              <w:jc w:val="left"/>
              <w:cnfStyle w:val="000000000000" w:firstRow="0" w:lastRow="0" w:firstColumn="0" w:lastColumn="0" w:oddVBand="0" w:evenVBand="0" w:oddHBand="0" w:evenHBand="0" w:firstRowFirstColumn="0" w:firstRowLastColumn="0" w:lastRowFirstColumn="0" w:lastRowLastColumn="0"/>
              <w:rPr>
                <w:rFonts w:cstheme="minorHAnsi"/>
              </w:rPr>
            </w:pPr>
            <w:r w:rsidRPr="00DA735B">
              <w:rPr>
                <w:rFonts w:eastAsia="Arial" w:cstheme="minorHAnsi"/>
              </w:rPr>
              <w:t>Seguimiento de Emergencias.</w:t>
            </w:r>
          </w:p>
        </w:tc>
        <w:tc>
          <w:tcPr>
            <w:tcW w:w="2739" w:type="dxa"/>
            <w:shd w:val="clear" w:color="auto" w:fill="FFFFFF" w:themeFill="background1"/>
            <w:vAlign w:val="center"/>
          </w:tcPr>
          <w:p w14:paraId="3738A41A" w14:textId="45E04F12" w:rsidR="0E695FC8" w:rsidRPr="00DA735B" w:rsidRDefault="0E695FC8" w:rsidP="00DA735B">
            <w:pPr>
              <w:jc w:val="left"/>
              <w:cnfStyle w:val="000000000000" w:firstRow="0" w:lastRow="0" w:firstColumn="0" w:lastColumn="0" w:oddVBand="0" w:evenVBand="0" w:oddHBand="0" w:evenHBand="0" w:firstRowFirstColumn="0" w:firstRowLastColumn="0" w:lastRowFirstColumn="0" w:lastRowLastColumn="0"/>
              <w:rPr>
                <w:rFonts w:cstheme="minorHAnsi"/>
              </w:rPr>
            </w:pPr>
            <w:r w:rsidRPr="00DA735B">
              <w:rPr>
                <w:rFonts w:eastAsia="Arial" w:cstheme="minorHAnsi"/>
              </w:rPr>
              <w:t>Nº Salidas de usuario (OUT)</w:t>
            </w:r>
          </w:p>
        </w:tc>
        <w:tc>
          <w:tcPr>
            <w:tcW w:w="2070" w:type="dxa"/>
            <w:shd w:val="clear" w:color="auto" w:fill="FFFFFF" w:themeFill="background1"/>
            <w:vAlign w:val="center"/>
          </w:tcPr>
          <w:p w14:paraId="3451BACE" w14:textId="5A022DA9" w:rsidR="0E695FC8" w:rsidRPr="00DA735B" w:rsidRDefault="0E695FC8" w:rsidP="00DA735B">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DA735B">
              <w:rPr>
                <w:rFonts w:eastAsia="Arial" w:cstheme="minorHAnsi"/>
              </w:rPr>
              <w:t>Elemental</w:t>
            </w:r>
          </w:p>
        </w:tc>
      </w:tr>
      <w:tr w:rsidR="0E695FC8" w14:paraId="55E26EED" w14:textId="77777777" w:rsidTr="00DA735B">
        <w:trPr>
          <w:trHeight w:val="300"/>
        </w:trPr>
        <w:tc>
          <w:tcPr>
            <w:cnfStyle w:val="001000000000" w:firstRow="0" w:lastRow="0" w:firstColumn="1" w:lastColumn="0" w:oddVBand="0" w:evenVBand="0" w:oddHBand="0" w:evenHBand="0" w:firstRowFirstColumn="0" w:firstRowLastColumn="0" w:lastRowFirstColumn="0" w:lastRowLastColumn="0"/>
            <w:tcW w:w="568" w:type="dxa"/>
            <w:shd w:val="clear" w:color="auto" w:fill="FFFFFF" w:themeFill="background1"/>
            <w:vAlign w:val="center"/>
          </w:tcPr>
          <w:p w14:paraId="22E18666" w14:textId="55104561" w:rsidR="0E695FC8" w:rsidRPr="00DA735B" w:rsidRDefault="0E695FC8" w:rsidP="00DA735B">
            <w:pPr>
              <w:jc w:val="center"/>
              <w:rPr>
                <w:rFonts w:cstheme="minorHAnsi"/>
              </w:rPr>
            </w:pPr>
            <w:r w:rsidRPr="00DA735B">
              <w:rPr>
                <w:rFonts w:eastAsia="Arial" w:cstheme="minorHAnsi"/>
                <w:b w:val="0"/>
              </w:rPr>
              <w:t>4</w:t>
            </w:r>
          </w:p>
        </w:tc>
        <w:tc>
          <w:tcPr>
            <w:tcW w:w="3117" w:type="dxa"/>
            <w:shd w:val="clear" w:color="auto" w:fill="FFFFFF" w:themeFill="background1"/>
            <w:vAlign w:val="center"/>
          </w:tcPr>
          <w:p w14:paraId="239999C7" w14:textId="713395B0" w:rsidR="0E695FC8" w:rsidRPr="00DA735B" w:rsidRDefault="0E695FC8" w:rsidP="00DA735B">
            <w:pPr>
              <w:jc w:val="left"/>
              <w:cnfStyle w:val="000000000000" w:firstRow="0" w:lastRow="0" w:firstColumn="0" w:lastColumn="0" w:oddVBand="0" w:evenVBand="0" w:oddHBand="0" w:evenHBand="0" w:firstRowFirstColumn="0" w:firstRowLastColumn="0" w:lastRowFirstColumn="0" w:lastRowLastColumn="0"/>
              <w:rPr>
                <w:rFonts w:cstheme="minorHAnsi"/>
              </w:rPr>
            </w:pPr>
            <w:r w:rsidRPr="00DA735B">
              <w:rPr>
                <w:rFonts w:eastAsia="Arial" w:cstheme="minorHAnsi"/>
              </w:rPr>
              <w:t>Asignación de Recursos para Emergencias.</w:t>
            </w:r>
          </w:p>
        </w:tc>
        <w:tc>
          <w:tcPr>
            <w:tcW w:w="2739" w:type="dxa"/>
            <w:shd w:val="clear" w:color="auto" w:fill="FFFFFF" w:themeFill="background1"/>
            <w:vAlign w:val="center"/>
          </w:tcPr>
          <w:p w14:paraId="35072723" w14:textId="7B599D93" w:rsidR="0E695FC8" w:rsidRPr="00DA735B" w:rsidRDefault="0E695FC8" w:rsidP="00DA735B">
            <w:pPr>
              <w:jc w:val="left"/>
              <w:cnfStyle w:val="000000000000" w:firstRow="0" w:lastRow="0" w:firstColumn="0" w:lastColumn="0" w:oddVBand="0" w:evenVBand="0" w:oddHBand="0" w:evenHBand="0" w:firstRowFirstColumn="0" w:firstRowLastColumn="0" w:lastRowFirstColumn="0" w:lastRowLastColumn="0"/>
              <w:rPr>
                <w:rFonts w:cstheme="minorHAnsi"/>
              </w:rPr>
            </w:pPr>
            <w:r w:rsidRPr="00DA735B">
              <w:rPr>
                <w:rFonts w:eastAsia="Arial" w:cstheme="minorHAnsi"/>
              </w:rPr>
              <w:t>Nº Entradas de usuario (IN)</w:t>
            </w:r>
          </w:p>
        </w:tc>
        <w:tc>
          <w:tcPr>
            <w:tcW w:w="2070" w:type="dxa"/>
            <w:shd w:val="clear" w:color="auto" w:fill="FFFFFF" w:themeFill="background1"/>
            <w:vAlign w:val="center"/>
          </w:tcPr>
          <w:p w14:paraId="12CE86A7" w14:textId="7C636813" w:rsidR="0E695FC8" w:rsidRPr="00DA735B" w:rsidRDefault="0E695FC8" w:rsidP="00DA735B">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DA735B">
              <w:rPr>
                <w:rFonts w:eastAsia="Arial" w:cstheme="minorHAnsi"/>
              </w:rPr>
              <w:t>Medio</w:t>
            </w:r>
          </w:p>
        </w:tc>
      </w:tr>
      <w:tr w:rsidR="0E695FC8" w14:paraId="0BABCCD3" w14:textId="77777777" w:rsidTr="00DA735B">
        <w:trPr>
          <w:trHeight w:val="300"/>
        </w:trPr>
        <w:tc>
          <w:tcPr>
            <w:cnfStyle w:val="001000000000" w:firstRow="0" w:lastRow="0" w:firstColumn="1" w:lastColumn="0" w:oddVBand="0" w:evenVBand="0" w:oddHBand="0" w:evenHBand="0" w:firstRowFirstColumn="0" w:firstRowLastColumn="0" w:lastRowFirstColumn="0" w:lastRowLastColumn="0"/>
            <w:tcW w:w="568" w:type="dxa"/>
            <w:shd w:val="clear" w:color="auto" w:fill="FFFFFF" w:themeFill="background1"/>
            <w:vAlign w:val="center"/>
          </w:tcPr>
          <w:p w14:paraId="52E6273C" w14:textId="7685C233" w:rsidR="0E695FC8" w:rsidRPr="00DA735B" w:rsidRDefault="0E695FC8" w:rsidP="00DA735B">
            <w:pPr>
              <w:jc w:val="center"/>
              <w:rPr>
                <w:rFonts w:cstheme="minorHAnsi"/>
              </w:rPr>
            </w:pPr>
            <w:r w:rsidRPr="00DA735B">
              <w:rPr>
                <w:rFonts w:eastAsia="Arial" w:cstheme="minorHAnsi"/>
                <w:b w:val="0"/>
              </w:rPr>
              <w:t>5</w:t>
            </w:r>
          </w:p>
        </w:tc>
        <w:tc>
          <w:tcPr>
            <w:tcW w:w="3117" w:type="dxa"/>
            <w:shd w:val="clear" w:color="auto" w:fill="FFFFFF" w:themeFill="background1"/>
            <w:vAlign w:val="center"/>
          </w:tcPr>
          <w:p w14:paraId="36D59EB0" w14:textId="2A5E1BE9" w:rsidR="0E695FC8" w:rsidRPr="00DA735B" w:rsidRDefault="0E695FC8" w:rsidP="00DA735B">
            <w:pPr>
              <w:jc w:val="left"/>
              <w:cnfStyle w:val="000000000000" w:firstRow="0" w:lastRow="0" w:firstColumn="0" w:lastColumn="0" w:oddVBand="0" w:evenVBand="0" w:oddHBand="0" w:evenHBand="0" w:firstRowFirstColumn="0" w:firstRowLastColumn="0" w:lastRowFirstColumn="0" w:lastRowLastColumn="0"/>
              <w:rPr>
                <w:rFonts w:cstheme="minorHAnsi"/>
              </w:rPr>
            </w:pPr>
            <w:r w:rsidRPr="00DA735B">
              <w:rPr>
                <w:rFonts w:eastAsia="Arial" w:cstheme="minorHAnsi"/>
              </w:rPr>
              <w:t>Informe de Estado de Emergencias.</w:t>
            </w:r>
          </w:p>
        </w:tc>
        <w:tc>
          <w:tcPr>
            <w:tcW w:w="2739" w:type="dxa"/>
            <w:shd w:val="clear" w:color="auto" w:fill="FFFFFF" w:themeFill="background1"/>
            <w:vAlign w:val="center"/>
          </w:tcPr>
          <w:p w14:paraId="5E791AA7" w14:textId="7FBB28B9" w:rsidR="0E695FC8" w:rsidRPr="00DA735B" w:rsidRDefault="0E695FC8" w:rsidP="00DA735B">
            <w:pPr>
              <w:jc w:val="left"/>
              <w:cnfStyle w:val="000000000000" w:firstRow="0" w:lastRow="0" w:firstColumn="0" w:lastColumn="0" w:oddVBand="0" w:evenVBand="0" w:oddHBand="0" w:evenHBand="0" w:firstRowFirstColumn="0" w:firstRowLastColumn="0" w:lastRowFirstColumn="0" w:lastRowLastColumn="0"/>
              <w:rPr>
                <w:rFonts w:cstheme="minorHAnsi"/>
              </w:rPr>
            </w:pPr>
            <w:r w:rsidRPr="00DA735B">
              <w:rPr>
                <w:rFonts w:eastAsia="Arial" w:cstheme="minorHAnsi"/>
              </w:rPr>
              <w:t>Nº Salidas de usuario (OUT)</w:t>
            </w:r>
          </w:p>
        </w:tc>
        <w:tc>
          <w:tcPr>
            <w:tcW w:w="2070" w:type="dxa"/>
            <w:shd w:val="clear" w:color="auto" w:fill="FFFFFF" w:themeFill="background1"/>
            <w:vAlign w:val="center"/>
          </w:tcPr>
          <w:p w14:paraId="2F007BC1" w14:textId="4970539F" w:rsidR="0E695FC8" w:rsidRPr="00DA735B" w:rsidRDefault="0E695FC8" w:rsidP="00DA735B">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DA735B">
              <w:rPr>
                <w:rFonts w:eastAsia="Arial" w:cstheme="minorHAnsi"/>
              </w:rPr>
              <w:t>Medio</w:t>
            </w:r>
          </w:p>
        </w:tc>
      </w:tr>
      <w:tr w:rsidR="0E695FC8" w14:paraId="74FF8A06" w14:textId="77777777" w:rsidTr="00DA735B">
        <w:trPr>
          <w:trHeight w:val="300"/>
        </w:trPr>
        <w:tc>
          <w:tcPr>
            <w:cnfStyle w:val="001000000000" w:firstRow="0" w:lastRow="0" w:firstColumn="1" w:lastColumn="0" w:oddVBand="0" w:evenVBand="0" w:oddHBand="0" w:evenHBand="0" w:firstRowFirstColumn="0" w:firstRowLastColumn="0" w:lastRowFirstColumn="0" w:lastRowLastColumn="0"/>
            <w:tcW w:w="568" w:type="dxa"/>
            <w:shd w:val="clear" w:color="auto" w:fill="FFFFFF" w:themeFill="background1"/>
            <w:vAlign w:val="center"/>
          </w:tcPr>
          <w:p w14:paraId="525ECBD5" w14:textId="742A9E4C" w:rsidR="0E695FC8" w:rsidRPr="00DA735B" w:rsidRDefault="0E695FC8" w:rsidP="00DA735B">
            <w:pPr>
              <w:jc w:val="center"/>
              <w:rPr>
                <w:rFonts w:cstheme="minorHAnsi"/>
              </w:rPr>
            </w:pPr>
            <w:r w:rsidRPr="00DA735B">
              <w:rPr>
                <w:rFonts w:eastAsia="Arial" w:cstheme="minorHAnsi"/>
                <w:b w:val="0"/>
              </w:rPr>
              <w:t>6</w:t>
            </w:r>
          </w:p>
        </w:tc>
        <w:tc>
          <w:tcPr>
            <w:tcW w:w="3117" w:type="dxa"/>
            <w:shd w:val="clear" w:color="auto" w:fill="FFFFFF" w:themeFill="background1"/>
            <w:vAlign w:val="center"/>
          </w:tcPr>
          <w:p w14:paraId="7D2AE34C" w14:textId="260E0A10" w:rsidR="0E695FC8" w:rsidRPr="00DA735B" w:rsidRDefault="0E695FC8" w:rsidP="00DA735B">
            <w:pPr>
              <w:jc w:val="left"/>
              <w:cnfStyle w:val="000000000000" w:firstRow="0" w:lastRow="0" w:firstColumn="0" w:lastColumn="0" w:oddVBand="0" w:evenVBand="0" w:oddHBand="0" w:evenHBand="0" w:firstRowFirstColumn="0" w:firstRowLastColumn="0" w:lastRowFirstColumn="0" w:lastRowLastColumn="0"/>
              <w:rPr>
                <w:rFonts w:cstheme="minorHAnsi"/>
              </w:rPr>
            </w:pPr>
            <w:r w:rsidRPr="00DA735B">
              <w:rPr>
                <w:rFonts w:eastAsia="Arial" w:cstheme="minorHAnsi"/>
              </w:rPr>
              <w:t>Alertas de Emergencias.</w:t>
            </w:r>
          </w:p>
        </w:tc>
        <w:tc>
          <w:tcPr>
            <w:tcW w:w="2739" w:type="dxa"/>
            <w:shd w:val="clear" w:color="auto" w:fill="FFFFFF" w:themeFill="background1"/>
            <w:vAlign w:val="center"/>
          </w:tcPr>
          <w:p w14:paraId="2ED2F5D6" w14:textId="27707B02" w:rsidR="0E695FC8" w:rsidRPr="00DA735B" w:rsidRDefault="0E695FC8" w:rsidP="00DA735B">
            <w:pPr>
              <w:jc w:val="left"/>
              <w:cnfStyle w:val="000000000000" w:firstRow="0" w:lastRow="0" w:firstColumn="0" w:lastColumn="0" w:oddVBand="0" w:evenVBand="0" w:oddHBand="0" w:evenHBand="0" w:firstRowFirstColumn="0" w:firstRowLastColumn="0" w:lastRowFirstColumn="0" w:lastRowLastColumn="0"/>
              <w:rPr>
                <w:rFonts w:cstheme="minorHAnsi"/>
              </w:rPr>
            </w:pPr>
            <w:r w:rsidRPr="00DA735B">
              <w:rPr>
                <w:rFonts w:eastAsia="Arial" w:cstheme="minorHAnsi"/>
              </w:rPr>
              <w:t>Nº Salidas de usuario (OUT)</w:t>
            </w:r>
          </w:p>
        </w:tc>
        <w:tc>
          <w:tcPr>
            <w:tcW w:w="2070" w:type="dxa"/>
            <w:shd w:val="clear" w:color="auto" w:fill="FFFFFF" w:themeFill="background1"/>
            <w:vAlign w:val="center"/>
          </w:tcPr>
          <w:p w14:paraId="4ED3B6C0" w14:textId="460E40F8" w:rsidR="0E695FC8" w:rsidRPr="00DA735B" w:rsidRDefault="0E695FC8" w:rsidP="00DA735B">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DA735B">
              <w:rPr>
                <w:rFonts w:eastAsia="Arial" w:cstheme="minorHAnsi"/>
              </w:rPr>
              <w:t>Medio</w:t>
            </w:r>
          </w:p>
        </w:tc>
      </w:tr>
      <w:tr w:rsidR="0E695FC8" w14:paraId="4849F908" w14:textId="77777777" w:rsidTr="00DA735B">
        <w:trPr>
          <w:trHeight w:val="300"/>
        </w:trPr>
        <w:tc>
          <w:tcPr>
            <w:cnfStyle w:val="001000000000" w:firstRow="0" w:lastRow="0" w:firstColumn="1" w:lastColumn="0" w:oddVBand="0" w:evenVBand="0" w:oddHBand="0" w:evenHBand="0" w:firstRowFirstColumn="0" w:firstRowLastColumn="0" w:lastRowFirstColumn="0" w:lastRowLastColumn="0"/>
            <w:tcW w:w="568" w:type="dxa"/>
            <w:shd w:val="clear" w:color="auto" w:fill="FFFFFF" w:themeFill="background1"/>
            <w:vAlign w:val="center"/>
          </w:tcPr>
          <w:p w14:paraId="755AE3D2" w14:textId="14FB15D2" w:rsidR="0E695FC8" w:rsidRPr="00DA735B" w:rsidRDefault="0E695FC8" w:rsidP="00DA735B">
            <w:pPr>
              <w:jc w:val="center"/>
              <w:rPr>
                <w:rFonts w:cstheme="minorHAnsi"/>
              </w:rPr>
            </w:pPr>
            <w:r w:rsidRPr="00DA735B">
              <w:rPr>
                <w:rFonts w:eastAsia="Arial" w:cstheme="minorHAnsi"/>
                <w:b w:val="0"/>
              </w:rPr>
              <w:t>7</w:t>
            </w:r>
          </w:p>
        </w:tc>
        <w:tc>
          <w:tcPr>
            <w:tcW w:w="3117" w:type="dxa"/>
            <w:shd w:val="clear" w:color="auto" w:fill="FFFFFF" w:themeFill="background1"/>
            <w:vAlign w:val="center"/>
          </w:tcPr>
          <w:p w14:paraId="5FCADDF5" w14:textId="07239BB1" w:rsidR="0E695FC8" w:rsidRPr="00DA735B" w:rsidRDefault="0E695FC8" w:rsidP="00DA735B">
            <w:pPr>
              <w:jc w:val="left"/>
              <w:cnfStyle w:val="000000000000" w:firstRow="0" w:lastRow="0" w:firstColumn="0" w:lastColumn="0" w:oddVBand="0" w:evenVBand="0" w:oddHBand="0" w:evenHBand="0" w:firstRowFirstColumn="0" w:firstRowLastColumn="0" w:lastRowFirstColumn="0" w:lastRowLastColumn="0"/>
              <w:rPr>
                <w:rFonts w:cstheme="minorHAnsi"/>
              </w:rPr>
            </w:pPr>
            <w:r w:rsidRPr="00DA735B">
              <w:rPr>
                <w:rFonts w:eastAsia="Arial" w:cstheme="minorHAnsi"/>
              </w:rPr>
              <w:t>Gestión de Recursos en Emergencias.</w:t>
            </w:r>
          </w:p>
        </w:tc>
        <w:tc>
          <w:tcPr>
            <w:tcW w:w="2739" w:type="dxa"/>
            <w:shd w:val="clear" w:color="auto" w:fill="FFFFFF" w:themeFill="background1"/>
            <w:vAlign w:val="center"/>
          </w:tcPr>
          <w:p w14:paraId="47C7405B" w14:textId="61FD3951" w:rsidR="0E695FC8" w:rsidRPr="00DA735B" w:rsidRDefault="0E695FC8" w:rsidP="00DA735B">
            <w:pPr>
              <w:jc w:val="left"/>
              <w:cnfStyle w:val="000000000000" w:firstRow="0" w:lastRow="0" w:firstColumn="0" w:lastColumn="0" w:oddVBand="0" w:evenVBand="0" w:oddHBand="0" w:evenHBand="0" w:firstRowFirstColumn="0" w:firstRowLastColumn="0" w:lastRowFirstColumn="0" w:lastRowLastColumn="0"/>
              <w:rPr>
                <w:rFonts w:cstheme="minorHAnsi"/>
              </w:rPr>
            </w:pPr>
            <w:r w:rsidRPr="00DA735B">
              <w:rPr>
                <w:rFonts w:eastAsia="Arial" w:cstheme="minorHAnsi"/>
              </w:rPr>
              <w:t>Nº de ficheros maestros (FM)</w:t>
            </w:r>
          </w:p>
        </w:tc>
        <w:tc>
          <w:tcPr>
            <w:tcW w:w="2070" w:type="dxa"/>
            <w:shd w:val="clear" w:color="auto" w:fill="FFFFFF" w:themeFill="background1"/>
            <w:vAlign w:val="center"/>
          </w:tcPr>
          <w:p w14:paraId="183687E5" w14:textId="18345F7B" w:rsidR="0E695FC8" w:rsidRPr="00DA735B" w:rsidRDefault="0E695FC8" w:rsidP="00DA735B">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DA735B">
              <w:rPr>
                <w:rFonts w:eastAsia="Arial" w:cstheme="minorHAnsi"/>
              </w:rPr>
              <w:t>Complejo</w:t>
            </w:r>
          </w:p>
        </w:tc>
      </w:tr>
      <w:tr w:rsidR="0E695FC8" w14:paraId="33628C8B" w14:textId="77777777" w:rsidTr="00DA735B">
        <w:trPr>
          <w:trHeight w:val="300"/>
        </w:trPr>
        <w:tc>
          <w:tcPr>
            <w:cnfStyle w:val="001000000000" w:firstRow="0" w:lastRow="0" w:firstColumn="1" w:lastColumn="0" w:oddVBand="0" w:evenVBand="0" w:oddHBand="0" w:evenHBand="0" w:firstRowFirstColumn="0" w:firstRowLastColumn="0" w:lastRowFirstColumn="0" w:lastRowLastColumn="0"/>
            <w:tcW w:w="568" w:type="dxa"/>
            <w:shd w:val="clear" w:color="auto" w:fill="FFFFFF" w:themeFill="background1"/>
            <w:vAlign w:val="center"/>
          </w:tcPr>
          <w:p w14:paraId="60B0CE04" w14:textId="72D5B327" w:rsidR="0E695FC8" w:rsidRPr="00DA735B" w:rsidRDefault="0E695FC8" w:rsidP="00DA735B">
            <w:pPr>
              <w:jc w:val="center"/>
              <w:rPr>
                <w:rFonts w:cstheme="minorHAnsi"/>
              </w:rPr>
            </w:pPr>
            <w:r w:rsidRPr="00DA735B">
              <w:rPr>
                <w:rFonts w:eastAsia="Arial" w:cstheme="minorHAnsi"/>
                <w:b w:val="0"/>
              </w:rPr>
              <w:t>8</w:t>
            </w:r>
          </w:p>
        </w:tc>
        <w:tc>
          <w:tcPr>
            <w:tcW w:w="3117" w:type="dxa"/>
            <w:shd w:val="clear" w:color="auto" w:fill="FFFFFF" w:themeFill="background1"/>
            <w:vAlign w:val="center"/>
          </w:tcPr>
          <w:p w14:paraId="5B77147A" w14:textId="27A98AB4" w:rsidR="0E695FC8" w:rsidRPr="00DA735B" w:rsidRDefault="0E695FC8" w:rsidP="00DA735B">
            <w:pPr>
              <w:jc w:val="left"/>
              <w:cnfStyle w:val="000000000000" w:firstRow="0" w:lastRow="0" w:firstColumn="0" w:lastColumn="0" w:oddVBand="0" w:evenVBand="0" w:oddHBand="0" w:evenHBand="0" w:firstRowFirstColumn="0" w:firstRowLastColumn="0" w:lastRowFirstColumn="0" w:lastRowLastColumn="0"/>
              <w:rPr>
                <w:rFonts w:cstheme="minorHAnsi"/>
              </w:rPr>
            </w:pPr>
            <w:r w:rsidRPr="00DA735B">
              <w:rPr>
                <w:rFonts w:eastAsia="Arial" w:cstheme="minorHAnsi"/>
              </w:rPr>
              <w:t>Comunicación con Servicios Externos.</w:t>
            </w:r>
          </w:p>
        </w:tc>
        <w:tc>
          <w:tcPr>
            <w:tcW w:w="2739" w:type="dxa"/>
            <w:shd w:val="clear" w:color="auto" w:fill="FFFFFF" w:themeFill="background1"/>
            <w:vAlign w:val="center"/>
          </w:tcPr>
          <w:p w14:paraId="691C3D86" w14:textId="3FF6DAD2" w:rsidR="0E695FC8" w:rsidRPr="00DA735B" w:rsidRDefault="0E695FC8" w:rsidP="00DA735B">
            <w:pPr>
              <w:jc w:val="left"/>
              <w:cnfStyle w:val="000000000000" w:firstRow="0" w:lastRow="0" w:firstColumn="0" w:lastColumn="0" w:oddVBand="0" w:evenVBand="0" w:oddHBand="0" w:evenHBand="0" w:firstRowFirstColumn="0" w:firstRowLastColumn="0" w:lastRowFirstColumn="0" w:lastRowLastColumn="0"/>
              <w:rPr>
                <w:rFonts w:cstheme="minorHAnsi"/>
              </w:rPr>
            </w:pPr>
            <w:r w:rsidRPr="00DA735B">
              <w:rPr>
                <w:rFonts w:eastAsia="Arial" w:cstheme="minorHAnsi"/>
              </w:rPr>
              <w:t>Nº de interfaces externos</w:t>
            </w:r>
          </w:p>
        </w:tc>
        <w:tc>
          <w:tcPr>
            <w:tcW w:w="2070" w:type="dxa"/>
            <w:shd w:val="clear" w:color="auto" w:fill="FFFFFF" w:themeFill="background1"/>
            <w:vAlign w:val="center"/>
          </w:tcPr>
          <w:p w14:paraId="18942C2D" w14:textId="1AAB8277" w:rsidR="0E695FC8" w:rsidRPr="00DA735B" w:rsidRDefault="0E695FC8" w:rsidP="00DA735B">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DA735B">
              <w:rPr>
                <w:rFonts w:eastAsia="Arial" w:cstheme="minorHAnsi"/>
              </w:rPr>
              <w:t>Complejo</w:t>
            </w:r>
          </w:p>
        </w:tc>
      </w:tr>
      <w:tr w:rsidR="0E695FC8" w14:paraId="643BF056" w14:textId="77777777" w:rsidTr="00DA735B">
        <w:trPr>
          <w:trHeight w:val="300"/>
        </w:trPr>
        <w:tc>
          <w:tcPr>
            <w:cnfStyle w:val="001000000000" w:firstRow="0" w:lastRow="0" w:firstColumn="1" w:lastColumn="0" w:oddVBand="0" w:evenVBand="0" w:oddHBand="0" w:evenHBand="0" w:firstRowFirstColumn="0" w:firstRowLastColumn="0" w:lastRowFirstColumn="0" w:lastRowLastColumn="0"/>
            <w:tcW w:w="568" w:type="dxa"/>
            <w:shd w:val="clear" w:color="auto" w:fill="FFFFFF" w:themeFill="background1"/>
            <w:vAlign w:val="center"/>
          </w:tcPr>
          <w:p w14:paraId="402479EA" w14:textId="78EEE514" w:rsidR="0E695FC8" w:rsidRPr="00DA735B" w:rsidRDefault="0E695FC8" w:rsidP="00DA735B">
            <w:pPr>
              <w:jc w:val="center"/>
              <w:rPr>
                <w:rFonts w:cstheme="minorHAnsi"/>
              </w:rPr>
            </w:pPr>
            <w:r w:rsidRPr="00DA735B">
              <w:rPr>
                <w:rFonts w:eastAsia="Arial" w:cstheme="minorHAnsi"/>
                <w:b w:val="0"/>
              </w:rPr>
              <w:t>9</w:t>
            </w:r>
          </w:p>
        </w:tc>
        <w:tc>
          <w:tcPr>
            <w:tcW w:w="3117" w:type="dxa"/>
            <w:shd w:val="clear" w:color="auto" w:fill="FFFFFF" w:themeFill="background1"/>
            <w:vAlign w:val="center"/>
          </w:tcPr>
          <w:p w14:paraId="21A538AE" w14:textId="23AFBDD8" w:rsidR="0E695FC8" w:rsidRPr="00DA735B" w:rsidRDefault="0E695FC8" w:rsidP="00DA735B">
            <w:pPr>
              <w:jc w:val="left"/>
              <w:cnfStyle w:val="000000000000" w:firstRow="0" w:lastRow="0" w:firstColumn="0" w:lastColumn="0" w:oddVBand="0" w:evenVBand="0" w:oddHBand="0" w:evenHBand="0" w:firstRowFirstColumn="0" w:firstRowLastColumn="0" w:lastRowFirstColumn="0" w:lastRowLastColumn="0"/>
              <w:rPr>
                <w:rFonts w:cstheme="minorHAnsi"/>
              </w:rPr>
            </w:pPr>
            <w:r w:rsidRPr="00DA735B">
              <w:rPr>
                <w:rFonts w:eastAsia="Arial" w:cstheme="minorHAnsi"/>
              </w:rPr>
              <w:t>Comunicación con Conductores de Vehículos de Transporte.</w:t>
            </w:r>
          </w:p>
        </w:tc>
        <w:tc>
          <w:tcPr>
            <w:tcW w:w="2739" w:type="dxa"/>
            <w:shd w:val="clear" w:color="auto" w:fill="FFFFFF" w:themeFill="background1"/>
            <w:vAlign w:val="center"/>
          </w:tcPr>
          <w:p w14:paraId="6B5383C9" w14:textId="17A22CA9" w:rsidR="0E695FC8" w:rsidRPr="00DA735B" w:rsidRDefault="0E695FC8" w:rsidP="00DA735B">
            <w:pPr>
              <w:jc w:val="left"/>
              <w:cnfStyle w:val="000000000000" w:firstRow="0" w:lastRow="0" w:firstColumn="0" w:lastColumn="0" w:oddVBand="0" w:evenVBand="0" w:oddHBand="0" w:evenHBand="0" w:firstRowFirstColumn="0" w:firstRowLastColumn="0" w:lastRowFirstColumn="0" w:lastRowLastColumn="0"/>
              <w:rPr>
                <w:rFonts w:cstheme="minorHAnsi"/>
                <w:lang w:val="pt-PT"/>
              </w:rPr>
            </w:pPr>
            <w:r w:rsidRPr="00DA735B">
              <w:rPr>
                <w:rFonts w:eastAsia="Arial" w:cstheme="minorHAnsi"/>
                <w:lang w:val="pt-PT"/>
              </w:rPr>
              <w:t>Nº de interfaces externos (OUT)</w:t>
            </w:r>
          </w:p>
        </w:tc>
        <w:tc>
          <w:tcPr>
            <w:tcW w:w="2070" w:type="dxa"/>
            <w:shd w:val="clear" w:color="auto" w:fill="FFFFFF" w:themeFill="background1"/>
            <w:vAlign w:val="center"/>
          </w:tcPr>
          <w:p w14:paraId="17B1C228" w14:textId="7AB9E8F6" w:rsidR="0E695FC8" w:rsidRPr="00DA735B" w:rsidRDefault="0E695FC8" w:rsidP="00DA735B">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DA735B">
              <w:rPr>
                <w:rFonts w:eastAsia="Arial" w:cstheme="minorHAnsi"/>
              </w:rPr>
              <w:t>Medio</w:t>
            </w:r>
          </w:p>
        </w:tc>
      </w:tr>
      <w:tr w:rsidR="0E695FC8" w14:paraId="0FE9F394" w14:textId="77777777" w:rsidTr="00DA735B">
        <w:trPr>
          <w:trHeight w:val="300"/>
        </w:trPr>
        <w:tc>
          <w:tcPr>
            <w:cnfStyle w:val="001000000000" w:firstRow="0" w:lastRow="0" w:firstColumn="1" w:lastColumn="0" w:oddVBand="0" w:evenVBand="0" w:oddHBand="0" w:evenHBand="0" w:firstRowFirstColumn="0" w:firstRowLastColumn="0" w:lastRowFirstColumn="0" w:lastRowLastColumn="0"/>
            <w:tcW w:w="568" w:type="dxa"/>
            <w:shd w:val="clear" w:color="auto" w:fill="FFFFFF" w:themeFill="background1"/>
            <w:vAlign w:val="center"/>
          </w:tcPr>
          <w:p w14:paraId="0435A813" w14:textId="153EBAA7" w:rsidR="0E695FC8" w:rsidRPr="00DA735B" w:rsidRDefault="0E695FC8" w:rsidP="00DA735B">
            <w:pPr>
              <w:jc w:val="center"/>
              <w:rPr>
                <w:rFonts w:cstheme="minorHAnsi"/>
              </w:rPr>
            </w:pPr>
            <w:r w:rsidRPr="00DA735B">
              <w:rPr>
                <w:rFonts w:eastAsia="Arial" w:cstheme="minorHAnsi"/>
                <w:b w:val="0"/>
              </w:rPr>
              <w:t>10</w:t>
            </w:r>
          </w:p>
        </w:tc>
        <w:tc>
          <w:tcPr>
            <w:tcW w:w="3117" w:type="dxa"/>
            <w:shd w:val="clear" w:color="auto" w:fill="FFFFFF" w:themeFill="background1"/>
            <w:vAlign w:val="center"/>
          </w:tcPr>
          <w:p w14:paraId="1419D60F" w14:textId="3A734F12" w:rsidR="0E695FC8" w:rsidRPr="00DA735B" w:rsidRDefault="0E695FC8" w:rsidP="00DA735B">
            <w:pPr>
              <w:jc w:val="left"/>
              <w:cnfStyle w:val="000000000000" w:firstRow="0" w:lastRow="0" w:firstColumn="0" w:lastColumn="0" w:oddVBand="0" w:evenVBand="0" w:oddHBand="0" w:evenHBand="0" w:firstRowFirstColumn="0" w:firstRowLastColumn="0" w:lastRowFirstColumn="0" w:lastRowLastColumn="0"/>
              <w:rPr>
                <w:rFonts w:cstheme="minorHAnsi"/>
              </w:rPr>
            </w:pPr>
            <w:r w:rsidRPr="00DA735B">
              <w:rPr>
                <w:rFonts w:eastAsia="Arial" w:cstheme="minorHAnsi"/>
              </w:rPr>
              <w:t>Comunicación con Clientes Finales.</w:t>
            </w:r>
          </w:p>
        </w:tc>
        <w:tc>
          <w:tcPr>
            <w:tcW w:w="2739" w:type="dxa"/>
            <w:shd w:val="clear" w:color="auto" w:fill="FFFFFF" w:themeFill="background1"/>
            <w:vAlign w:val="center"/>
          </w:tcPr>
          <w:p w14:paraId="6C9813B3" w14:textId="37837610" w:rsidR="0E695FC8" w:rsidRPr="00DA735B" w:rsidRDefault="0E695FC8" w:rsidP="00DA735B">
            <w:pPr>
              <w:jc w:val="left"/>
              <w:cnfStyle w:val="000000000000" w:firstRow="0" w:lastRow="0" w:firstColumn="0" w:lastColumn="0" w:oddVBand="0" w:evenVBand="0" w:oddHBand="0" w:evenHBand="0" w:firstRowFirstColumn="0" w:firstRowLastColumn="0" w:lastRowFirstColumn="0" w:lastRowLastColumn="0"/>
              <w:rPr>
                <w:rFonts w:cstheme="minorHAnsi"/>
                <w:lang w:val="pt-PT"/>
              </w:rPr>
            </w:pPr>
            <w:r w:rsidRPr="00DA735B">
              <w:rPr>
                <w:rFonts w:eastAsia="Arial" w:cstheme="minorHAnsi"/>
                <w:lang w:val="pt-PT"/>
              </w:rPr>
              <w:t>Nº de interfaces externos (OUT)</w:t>
            </w:r>
          </w:p>
        </w:tc>
        <w:tc>
          <w:tcPr>
            <w:tcW w:w="2070" w:type="dxa"/>
            <w:shd w:val="clear" w:color="auto" w:fill="FFFFFF" w:themeFill="background1"/>
            <w:vAlign w:val="center"/>
          </w:tcPr>
          <w:p w14:paraId="139B01F5" w14:textId="582989D9" w:rsidR="0E695FC8" w:rsidRPr="00DA735B" w:rsidRDefault="0E695FC8" w:rsidP="00DA735B">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DA735B">
              <w:rPr>
                <w:rFonts w:eastAsia="Arial" w:cstheme="minorHAnsi"/>
              </w:rPr>
              <w:t>Medio</w:t>
            </w:r>
          </w:p>
        </w:tc>
      </w:tr>
    </w:tbl>
    <w:p w14:paraId="213BBCFB" w14:textId="0CDB28B2" w:rsidR="0E695FC8" w:rsidRDefault="00DC426F" w:rsidP="00C4686B">
      <w:pPr>
        <w:pStyle w:val="CitadeTablas"/>
      </w:pPr>
      <w:bookmarkStart w:id="645" w:name="_Toc165126451"/>
      <w:r>
        <w:t>Gestión de emergencias – Clasificación de las funciones</w:t>
      </w:r>
      <w:bookmarkEnd w:id="645"/>
    </w:p>
    <w:p w14:paraId="33C36AEE" w14:textId="60613F9C" w:rsidR="19A06656" w:rsidRDefault="0647AF44" w:rsidP="00A12411">
      <w:pPr>
        <w:pStyle w:val="Ttulo5"/>
      </w:pPr>
      <w:bookmarkStart w:id="646" w:name="_Toc1101819044"/>
      <w:bookmarkStart w:id="647" w:name="_Toc164120942"/>
      <w:r>
        <w:t>Cálculo de los puntos de función no ajustados</w:t>
      </w:r>
      <w:bookmarkEnd w:id="646"/>
      <w:bookmarkEnd w:id="647"/>
    </w:p>
    <w:p w14:paraId="18DA9C77" w14:textId="6ECC9999" w:rsidR="612DAF3E" w:rsidRDefault="612DAF3E">
      <w:r>
        <w:t>Usando la tabla referenciada en el apartado de “Puntos función”, obtenemos la siguiente tabla con los puntos función con los siguientes datos:</w:t>
      </w:r>
    </w:p>
    <w:tbl>
      <w:tblPr>
        <w:tblStyle w:val="Tablaconcuadrculaclara"/>
        <w:tblW w:w="0" w:type="auto"/>
        <w:jc w:val="center"/>
        <w:tblLook w:val="0680" w:firstRow="0" w:lastRow="0" w:firstColumn="1" w:lastColumn="0" w:noHBand="1" w:noVBand="1"/>
      </w:tblPr>
      <w:tblGrid>
        <w:gridCol w:w="3137"/>
        <w:gridCol w:w="1249"/>
        <w:gridCol w:w="1141"/>
        <w:gridCol w:w="1219"/>
      </w:tblGrid>
      <w:tr w:rsidR="0E695FC8" w14:paraId="44432845" w14:textId="77777777" w:rsidTr="00DA735B">
        <w:trPr>
          <w:trHeight w:val="510"/>
          <w:jc w:val="center"/>
        </w:trPr>
        <w:tc>
          <w:tcPr>
            <w:tcW w:w="3137" w:type="dxa"/>
            <w:vMerge w:val="restart"/>
            <w:shd w:val="clear" w:color="auto" w:fill="AEAAAA" w:themeFill="background2" w:themeFillShade="BF"/>
          </w:tcPr>
          <w:p w14:paraId="7755C678" w14:textId="61E6A683" w:rsidR="0E695FC8" w:rsidRPr="00DA735B" w:rsidRDefault="0E695FC8" w:rsidP="00C4686B">
            <w:pPr>
              <w:jc w:val="center"/>
              <w:rPr>
                <w:rFonts w:cstheme="minorHAnsi"/>
              </w:rPr>
            </w:pPr>
            <w:r w:rsidRPr="00DA735B">
              <w:rPr>
                <w:rFonts w:eastAsia="Arial" w:cstheme="minorHAnsi"/>
                <w:b/>
                <w:i/>
              </w:rPr>
              <w:t>Parámetro de medida</w:t>
            </w:r>
          </w:p>
        </w:tc>
        <w:tc>
          <w:tcPr>
            <w:tcW w:w="3609" w:type="dxa"/>
            <w:gridSpan w:val="3"/>
            <w:shd w:val="clear" w:color="auto" w:fill="AEAAAA" w:themeFill="background2" w:themeFillShade="BF"/>
          </w:tcPr>
          <w:p w14:paraId="74B28B38" w14:textId="0C9B5658" w:rsidR="0E695FC8" w:rsidRPr="00DA735B" w:rsidRDefault="0E695FC8" w:rsidP="00C4686B">
            <w:pPr>
              <w:jc w:val="center"/>
              <w:rPr>
                <w:rFonts w:cstheme="minorHAnsi"/>
              </w:rPr>
            </w:pPr>
            <w:r w:rsidRPr="00DA735B">
              <w:rPr>
                <w:rFonts w:eastAsia="Arial" w:cstheme="minorHAnsi"/>
                <w:b/>
              </w:rPr>
              <w:t>Contador Funciones</w:t>
            </w:r>
          </w:p>
        </w:tc>
      </w:tr>
      <w:tr w:rsidR="0E695FC8" w14:paraId="7F4A33E5" w14:textId="77777777" w:rsidTr="00DA735B">
        <w:trPr>
          <w:trHeight w:val="255"/>
          <w:jc w:val="center"/>
        </w:trPr>
        <w:tc>
          <w:tcPr>
            <w:tcW w:w="3137" w:type="dxa"/>
            <w:vMerge/>
          </w:tcPr>
          <w:p w14:paraId="0CDD6060" w14:textId="77777777" w:rsidR="008B119C" w:rsidRPr="00DA735B" w:rsidRDefault="008B119C" w:rsidP="00C4686B">
            <w:pPr>
              <w:jc w:val="center"/>
              <w:rPr>
                <w:rFonts w:cstheme="minorHAnsi"/>
              </w:rPr>
            </w:pPr>
          </w:p>
        </w:tc>
        <w:tc>
          <w:tcPr>
            <w:tcW w:w="1249" w:type="dxa"/>
            <w:shd w:val="clear" w:color="auto" w:fill="D0CECE" w:themeFill="background2" w:themeFillShade="E6"/>
          </w:tcPr>
          <w:p w14:paraId="07A965CC" w14:textId="1905EBC4" w:rsidR="0E695FC8" w:rsidRPr="00DA735B" w:rsidRDefault="0E695FC8" w:rsidP="00C4686B">
            <w:pPr>
              <w:jc w:val="center"/>
              <w:rPr>
                <w:rFonts w:cstheme="minorHAnsi"/>
              </w:rPr>
            </w:pPr>
            <w:r w:rsidRPr="00DA735B">
              <w:rPr>
                <w:rFonts w:eastAsia="Arial" w:cstheme="minorHAnsi"/>
                <w:b/>
              </w:rPr>
              <w:t>Elemental</w:t>
            </w:r>
          </w:p>
        </w:tc>
        <w:tc>
          <w:tcPr>
            <w:tcW w:w="1141" w:type="dxa"/>
            <w:shd w:val="clear" w:color="auto" w:fill="D0CECE" w:themeFill="background2" w:themeFillShade="E6"/>
          </w:tcPr>
          <w:p w14:paraId="26373BD5" w14:textId="66ECDC42" w:rsidR="0E695FC8" w:rsidRPr="00DA735B" w:rsidRDefault="0E695FC8" w:rsidP="00C4686B">
            <w:pPr>
              <w:jc w:val="center"/>
              <w:rPr>
                <w:rFonts w:cstheme="minorHAnsi"/>
              </w:rPr>
            </w:pPr>
            <w:r w:rsidRPr="00DA735B">
              <w:rPr>
                <w:rFonts w:eastAsia="Arial" w:cstheme="minorHAnsi"/>
                <w:b/>
              </w:rPr>
              <w:t>Medio</w:t>
            </w:r>
          </w:p>
        </w:tc>
        <w:tc>
          <w:tcPr>
            <w:tcW w:w="1219" w:type="dxa"/>
            <w:shd w:val="clear" w:color="auto" w:fill="D0CECE" w:themeFill="background2" w:themeFillShade="E6"/>
          </w:tcPr>
          <w:p w14:paraId="36D03D0E" w14:textId="6812A7F0" w:rsidR="0E695FC8" w:rsidRPr="00DA735B" w:rsidRDefault="0E695FC8" w:rsidP="00C4686B">
            <w:pPr>
              <w:jc w:val="center"/>
              <w:rPr>
                <w:rFonts w:cstheme="minorHAnsi"/>
              </w:rPr>
            </w:pPr>
            <w:r w:rsidRPr="00DA735B">
              <w:rPr>
                <w:rFonts w:eastAsia="Arial" w:cstheme="minorHAnsi"/>
                <w:b/>
              </w:rPr>
              <w:t>Complejo</w:t>
            </w:r>
          </w:p>
        </w:tc>
      </w:tr>
      <w:tr w:rsidR="0E695FC8" w14:paraId="4A2999FA" w14:textId="77777777" w:rsidTr="00DA735B">
        <w:trPr>
          <w:trHeight w:val="255"/>
          <w:jc w:val="center"/>
        </w:trPr>
        <w:tc>
          <w:tcPr>
            <w:tcW w:w="3137" w:type="dxa"/>
            <w:shd w:val="clear" w:color="auto" w:fill="FFFFFF" w:themeFill="background1"/>
          </w:tcPr>
          <w:p w14:paraId="22F447DD" w14:textId="63415B37" w:rsidR="0E695FC8" w:rsidRPr="00DA735B" w:rsidRDefault="0E695FC8" w:rsidP="00C4686B">
            <w:pPr>
              <w:jc w:val="center"/>
              <w:rPr>
                <w:rFonts w:cstheme="minorHAnsi"/>
              </w:rPr>
            </w:pPr>
            <w:r w:rsidRPr="00DA735B">
              <w:rPr>
                <w:rFonts w:eastAsia="Arial" w:cstheme="minorHAnsi"/>
                <w:b/>
                <w:i/>
              </w:rPr>
              <w:t>N.º Entradas de usuario (IN)</w:t>
            </w:r>
          </w:p>
        </w:tc>
        <w:tc>
          <w:tcPr>
            <w:tcW w:w="1249" w:type="dxa"/>
            <w:shd w:val="clear" w:color="auto" w:fill="FFFFFF" w:themeFill="background1"/>
          </w:tcPr>
          <w:p w14:paraId="466A74CC" w14:textId="159A98BD" w:rsidR="0E695FC8" w:rsidRPr="00DA735B" w:rsidRDefault="0E695FC8" w:rsidP="00C4686B">
            <w:pPr>
              <w:jc w:val="center"/>
              <w:rPr>
                <w:rFonts w:cstheme="minorHAnsi"/>
              </w:rPr>
            </w:pPr>
            <w:r w:rsidRPr="00DA735B">
              <w:rPr>
                <w:rFonts w:eastAsia="Arial" w:cstheme="minorHAnsi"/>
              </w:rPr>
              <w:t>1</w:t>
            </w:r>
          </w:p>
        </w:tc>
        <w:tc>
          <w:tcPr>
            <w:tcW w:w="1141" w:type="dxa"/>
            <w:shd w:val="clear" w:color="auto" w:fill="FFFFFF" w:themeFill="background1"/>
          </w:tcPr>
          <w:p w14:paraId="517478B1" w14:textId="1704E995" w:rsidR="0E695FC8" w:rsidRPr="00DA735B" w:rsidRDefault="0E695FC8" w:rsidP="00C4686B">
            <w:pPr>
              <w:jc w:val="center"/>
              <w:rPr>
                <w:rFonts w:cstheme="minorHAnsi"/>
              </w:rPr>
            </w:pPr>
            <w:r w:rsidRPr="00DA735B">
              <w:rPr>
                <w:rFonts w:eastAsia="Arial" w:cstheme="minorHAnsi"/>
              </w:rPr>
              <w:t>1</w:t>
            </w:r>
          </w:p>
        </w:tc>
        <w:tc>
          <w:tcPr>
            <w:tcW w:w="1219" w:type="dxa"/>
            <w:shd w:val="clear" w:color="auto" w:fill="FFFFFF" w:themeFill="background1"/>
          </w:tcPr>
          <w:p w14:paraId="7E4ACAA2" w14:textId="1CA5B410" w:rsidR="0E695FC8" w:rsidRPr="00DA735B" w:rsidRDefault="0E695FC8" w:rsidP="00C4686B">
            <w:pPr>
              <w:jc w:val="center"/>
              <w:rPr>
                <w:rFonts w:cstheme="minorHAnsi"/>
              </w:rPr>
            </w:pPr>
            <w:r w:rsidRPr="00DA735B">
              <w:rPr>
                <w:rFonts w:eastAsia="Arial" w:cstheme="minorHAnsi"/>
              </w:rPr>
              <w:t>0</w:t>
            </w:r>
          </w:p>
        </w:tc>
      </w:tr>
      <w:tr w:rsidR="0E695FC8" w14:paraId="7CEF9602" w14:textId="77777777" w:rsidTr="00DA735B">
        <w:trPr>
          <w:trHeight w:val="255"/>
          <w:jc w:val="center"/>
        </w:trPr>
        <w:tc>
          <w:tcPr>
            <w:tcW w:w="3137" w:type="dxa"/>
            <w:shd w:val="clear" w:color="auto" w:fill="FFFFFF" w:themeFill="background1"/>
          </w:tcPr>
          <w:p w14:paraId="13076C0B" w14:textId="6001C4BB" w:rsidR="0E695FC8" w:rsidRPr="00DA735B" w:rsidRDefault="0E695FC8" w:rsidP="00C4686B">
            <w:pPr>
              <w:jc w:val="center"/>
              <w:rPr>
                <w:rFonts w:cstheme="minorHAnsi"/>
              </w:rPr>
            </w:pPr>
            <w:r w:rsidRPr="00DA735B">
              <w:rPr>
                <w:rFonts w:eastAsia="Arial" w:cstheme="minorHAnsi"/>
                <w:b/>
                <w:i/>
              </w:rPr>
              <w:t>N.º Salidas de usuario (OUT)</w:t>
            </w:r>
          </w:p>
        </w:tc>
        <w:tc>
          <w:tcPr>
            <w:tcW w:w="1249" w:type="dxa"/>
            <w:shd w:val="clear" w:color="auto" w:fill="FFFFFF" w:themeFill="background1"/>
          </w:tcPr>
          <w:p w14:paraId="0553BF67" w14:textId="52B411A9" w:rsidR="0E695FC8" w:rsidRPr="00DA735B" w:rsidRDefault="0E695FC8" w:rsidP="00C4686B">
            <w:pPr>
              <w:jc w:val="center"/>
              <w:rPr>
                <w:rFonts w:cstheme="minorHAnsi"/>
              </w:rPr>
            </w:pPr>
            <w:r w:rsidRPr="00DA735B">
              <w:rPr>
                <w:rFonts w:eastAsia="Arial" w:cstheme="minorHAnsi"/>
              </w:rPr>
              <w:t>2</w:t>
            </w:r>
          </w:p>
        </w:tc>
        <w:tc>
          <w:tcPr>
            <w:tcW w:w="1141" w:type="dxa"/>
            <w:shd w:val="clear" w:color="auto" w:fill="FFFFFF" w:themeFill="background1"/>
          </w:tcPr>
          <w:p w14:paraId="6513429B" w14:textId="142036CA" w:rsidR="0E695FC8" w:rsidRPr="00DA735B" w:rsidRDefault="0E695FC8" w:rsidP="00C4686B">
            <w:pPr>
              <w:jc w:val="center"/>
              <w:rPr>
                <w:rFonts w:cstheme="minorHAnsi"/>
              </w:rPr>
            </w:pPr>
            <w:r w:rsidRPr="00DA735B">
              <w:rPr>
                <w:rFonts w:eastAsia="Arial" w:cstheme="minorHAnsi"/>
              </w:rPr>
              <w:t>2</w:t>
            </w:r>
          </w:p>
        </w:tc>
        <w:tc>
          <w:tcPr>
            <w:tcW w:w="1219" w:type="dxa"/>
            <w:shd w:val="clear" w:color="auto" w:fill="FFFFFF" w:themeFill="background1"/>
          </w:tcPr>
          <w:p w14:paraId="42CCEDB9" w14:textId="035ECE09" w:rsidR="0E695FC8" w:rsidRPr="00DA735B" w:rsidRDefault="0E695FC8" w:rsidP="00C4686B">
            <w:pPr>
              <w:jc w:val="center"/>
              <w:rPr>
                <w:rFonts w:cstheme="minorHAnsi"/>
              </w:rPr>
            </w:pPr>
            <w:r w:rsidRPr="00DA735B">
              <w:rPr>
                <w:rFonts w:eastAsia="Arial" w:cstheme="minorHAnsi"/>
              </w:rPr>
              <w:t>0</w:t>
            </w:r>
          </w:p>
        </w:tc>
      </w:tr>
      <w:tr w:rsidR="0E695FC8" w14:paraId="56AAE54D" w14:textId="77777777" w:rsidTr="00DA735B">
        <w:trPr>
          <w:trHeight w:val="255"/>
          <w:jc w:val="center"/>
        </w:trPr>
        <w:tc>
          <w:tcPr>
            <w:tcW w:w="3137" w:type="dxa"/>
            <w:shd w:val="clear" w:color="auto" w:fill="FFFFFF" w:themeFill="background1"/>
          </w:tcPr>
          <w:p w14:paraId="6CD54DF9" w14:textId="0DB96B3C" w:rsidR="0E695FC8" w:rsidRPr="00DA735B" w:rsidRDefault="0E695FC8" w:rsidP="00C4686B">
            <w:pPr>
              <w:jc w:val="center"/>
              <w:rPr>
                <w:rFonts w:cstheme="minorHAnsi"/>
              </w:rPr>
            </w:pPr>
            <w:r w:rsidRPr="00DA735B">
              <w:rPr>
                <w:rFonts w:eastAsia="Arial" w:cstheme="minorHAnsi"/>
                <w:b/>
                <w:i/>
              </w:rPr>
              <w:t>N.º de ficheros maestros (FM)</w:t>
            </w:r>
          </w:p>
        </w:tc>
        <w:tc>
          <w:tcPr>
            <w:tcW w:w="1249" w:type="dxa"/>
            <w:shd w:val="clear" w:color="auto" w:fill="FFFFFF" w:themeFill="background1"/>
          </w:tcPr>
          <w:p w14:paraId="770A870A" w14:textId="3E4F61BD" w:rsidR="0E695FC8" w:rsidRPr="00DA735B" w:rsidRDefault="0E695FC8" w:rsidP="00C4686B">
            <w:pPr>
              <w:jc w:val="center"/>
              <w:rPr>
                <w:rFonts w:cstheme="minorHAnsi"/>
              </w:rPr>
            </w:pPr>
            <w:r w:rsidRPr="00DA735B">
              <w:rPr>
                <w:rFonts w:eastAsia="Arial" w:cstheme="minorHAnsi"/>
              </w:rPr>
              <w:t>0</w:t>
            </w:r>
          </w:p>
        </w:tc>
        <w:tc>
          <w:tcPr>
            <w:tcW w:w="1141" w:type="dxa"/>
            <w:shd w:val="clear" w:color="auto" w:fill="FFFFFF" w:themeFill="background1"/>
          </w:tcPr>
          <w:p w14:paraId="3B33B976" w14:textId="6194BA56" w:rsidR="0E695FC8" w:rsidRPr="00DA735B" w:rsidRDefault="0E695FC8" w:rsidP="00C4686B">
            <w:pPr>
              <w:jc w:val="center"/>
              <w:rPr>
                <w:rFonts w:cstheme="minorHAnsi"/>
              </w:rPr>
            </w:pPr>
            <w:r w:rsidRPr="00DA735B">
              <w:rPr>
                <w:rFonts w:eastAsia="Arial" w:cstheme="minorHAnsi"/>
              </w:rPr>
              <w:t>0</w:t>
            </w:r>
          </w:p>
        </w:tc>
        <w:tc>
          <w:tcPr>
            <w:tcW w:w="1219" w:type="dxa"/>
            <w:shd w:val="clear" w:color="auto" w:fill="FFFFFF" w:themeFill="background1"/>
          </w:tcPr>
          <w:p w14:paraId="1A36D6E2" w14:textId="40DFAE21" w:rsidR="0E695FC8" w:rsidRPr="00DA735B" w:rsidRDefault="0E695FC8" w:rsidP="00C4686B">
            <w:pPr>
              <w:jc w:val="center"/>
              <w:rPr>
                <w:rFonts w:cstheme="minorHAnsi"/>
              </w:rPr>
            </w:pPr>
            <w:r w:rsidRPr="00DA735B">
              <w:rPr>
                <w:rFonts w:eastAsia="Arial" w:cstheme="minorHAnsi"/>
              </w:rPr>
              <w:t>1</w:t>
            </w:r>
          </w:p>
        </w:tc>
      </w:tr>
      <w:tr w:rsidR="0E695FC8" w14:paraId="5282C42D" w14:textId="77777777" w:rsidTr="00DA735B">
        <w:trPr>
          <w:trHeight w:val="255"/>
          <w:jc w:val="center"/>
        </w:trPr>
        <w:tc>
          <w:tcPr>
            <w:tcW w:w="3137" w:type="dxa"/>
            <w:shd w:val="clear" w:color="auto" w:fill="FFFFFF" w:themeFill="background1"/>
          </w:tcPr>
          <w:p w14:paraId="5BE28078" w14:textId="60F6C710" w:rsidR="0E695FC8" w:rsidRPr="00DA735B" w:rsidRDefault="0E695FC8" w:rsidP="00C4686B">
            <w:pPr>
              <w:jc w:val="center"/>
              <w:rPr>
                <w:rFonts w:cstheme="minorHAnsi"/>
              </w:rPr>
            </w:pPr>
            <w:r w:rsidRPr="00DA735B">
              <w:rPr>
                <w:rFonts w:eastAsia="Arial" w:cstheme="minorHAnsi"/>
                <w:b/>
                <w:i/>
              </w:rPr>
              <w:t>N.º Consultas usuario (Q)</w:t>
            </w:r>
          </w:p>
        </w:tc>
        <w:tc>
          <w:tcPr>
            <w:tcW w:w="1249" w:type="dxa"/>
            <w:shd w:val="clear" w:color="auto" w:fill="FFFFFF" w:themeFill="background1"/>
          </w:tcPr>
          <w:p w14:paraId="45E41CEF" w14:textId="775B5CB6" w:rsidR="0E695FC8" w:rsidRPr="00DA735B" w:rsidRDefault="0E695FC8" w:rsidP="00C4686B">
            <w:pPr>
              <w:jc w:val="center"/>
              <w:rPr>
                <w:rFonts w:cstheme="minorHAnsi"/>
              </w:rPr>
            </w:pPr>
            <w:r w:rsidRPr="00DA735B">
              <w:rPr>
                <w:rFonts w:eastAsia="Arial" w:cstheme="minorHAnsi"/>
              </w:rPr>
              <w:t>0</w:t>
            </w:r>
          </w:p>
        </w:tc>
        <w:tc>
          <w:tcPr>
            <w:tcW w:w="1141" w:type="dxa"/>
            <w:shd w:val="clear" w:color="auto" w:fill="FFFFFF" w:themeFill="background1"/>
          </w:tcPr>
          <w:p w14:paraId="601F8E47" w14:textId="67608EA1" w:rsidR="0E695FC8" w:rsidRPr="00DA735B" w:rsidRDefault="0E695FC8" w:rsidP="00C4686B">
            <w:pPr>
              <w:jc w:val="center"/>
              <w:rPr>
                <w:rFonts w:cstheme="minorHAnsi"/>
              </w:rPr>
            </w:pPr>
            <w:r w:rsidRPr="00DA735B">
              <w:rPr>
                <w:rFonts w:eastAsia="Arial" w:cstheme="minorHAnsi"/>
              </w:rPr>
              <w:t>0</w:t>
            </w:r>
          </w:p>
        </w:tc>
        <w:tc>
          <w:tcPr>
            <w:tcW w:w="1219" w:type="dxa"/>
            <w:shd w:val="clear" w:color="auto" w:fill="FFFFFF" w:themeFill="background1"/>
          </w:tcPr>
          <w:p w14:paraId="63B7C79F" w14:textId="3328D69F" w:rsidR="0E695FC8" w:rsidRPr="00DA735B" w:rsidRDefault="0E695FC8" w:rsidP="00C4686B">
            <w:pPr>
              <w:jc w:val="center"/>
              <w:rPr>
                <w:rFonts w:cstheme="minorHAnsi"/>
              </w:rPr>
            </w:pPr>
            <w:r w:rsidRPr="00DA735B">
              <w:rPr>
                <w:rFonts w:eastAsia="Arial" w:cstheme="minorHAnsi"/>
              </w:rPr>
              <w:t>0</w:t>
            </w:r>
          </w:p>
        </w:tc>
      </w:tr>
      <w:tr w:rsidR="0E695FC8" w14:paraId="603ABCE5" w14:textId="77777777" w:rsidTr="00DA735B">
        <w:trPr>
          <w:trHeight w:val="300"/>
          <w:jc w:val="center"/>
        </w:trPr>
        <w:tc>
          <w:tcPr>
            <w:tcW w:w="3137" w:type="dxa"/>
            <w:shd w:val="clear" w:color="auto" w:fill="FFFFFF" w:themeFill="background1"/>
          </w:tcPr>
          <w:p w14:paraId="0016311A" w14:textId="5D4C043F" w:rsidR="0E695FC8" w:rsidRPr="00DA735B" w:rsidRDefault="0E695FC8" w:rsidP="00C4686B">
            <w:pPr>
              <w:jc w:val="center"/>
              <w:rPr>
                <w:rFonts w:cstheme="minorHAnsi"/>
              </w:rPr>
            </w:pPr>
            <w:r w:rsidRPr="00DA735B">
              <w:rPr>
                <w:rFonts w:eastAsia="Arial" w:cstheme="minorHAnsi"/>
                <w:b/>
                <w:i/>
              </w:rPr>
              <w:t>N.º de interfaces externos</w:t>
            </w:r>
          </w:p>
        </w:tc>
        <w:tc>
          <w:tcPr>
            <w:tcW w:w="1249" w:type="dxa"/>
            <w:shd w:val="clear" w:color="auto" w:fill="FFFFFF" w:themeFill="background1"/>
          </w:tcPr>
          <w:p w14:paraId="4ACCED47" w14:textId="131CF579" w:rsidR="0E695FC8" w:rsidRPr="00DA735B" w:rsidRDefault="0E695FC8" w:rsidP="00C4686B">
            <w:pPr>
              <w:jc w:val="center"/>
              <w:rPr>
                <w:rFonts w:cstheme="minorHAnsi"/>
              </w:rPr>
            </w:pPr>
            <w:r w:rsidRPr="00DA735B">
              <w:rPr>
                <w:rFonts w:eastAsia="Arial" w:cstheme="minorHAnsi"/>
              </w:rPr>
              <w:t>0</w:t>
            </w:r>
          </w:p>
        </w:tc>
        <w:tc>
          <w:tcPr>
            <w:tcW w:w="1141" w:type="dxa"/>
            <w:shd w:val="clear" w:color="auto" w:fill="FFFFFF" w:themeFill="background1"/>
          </w:tcPr>
          <w:p w14:paraId="3AD064A9" w14:textId="7BD5D39C" w:rsidR="0E695FC8" w:rsidRPr="00DA735B" w:rsidRDefault="0E695FC8" w:rsidP="00C4686B">
            <w:pPr>
              <w:jc w:val="center"/>
              <w:rPr>
                <w:rFonts w:cstheme="minorHAnsi"/>
              </w:rPr>
            </w:pPr>
            <w:r w:rsidRPr="00DA735B">
              <w:rPr>
                <w:rFonts w:eastAsia="Arial" w:cstheme="minorHAnsi"/>
              </w:rPr>
              <w:t>0</w:t>
            </w:r>
          </w:p>
        </w:tc>
        <w:tc>
          <w:tcPr>
            <w:tcW w:w="1219" w:type="dxa"/>
            <w:shd w:val="clear" w:color="auto" w:fill="FFFFFF" w:themeFill="background1"/>
          </w:tcPr>
          <w:p w14:paraId="5BCA38EB" w14:textId="55B4DD64" w:rsidR="0E695FC8" w:rsidRPr="00DA735B" w:rsidRDefault="0E695FC8" w:rsidP="00C4686B">
            <w:pPr>
              <w:jc w:val="center"/>
              <w:rPr>
                <w:rFonts w:cstheme="minorHAnsi"/>
              </w:rPr>
            </w:pPr>
            <w:r w:rsidRPr="00DA735B">
              <w:rPr>
                <w:rFonts w:eastAsia="Arial" w:cstheme="minorHAnsi"/>
              </w:rPr>
              <w:t>1</w:t>
            </w:r>
          </w:p>
        </w:tc>
      </w:tr>
    </w:tbl>
    <w:p w14:paraId="726D53EF" w14:textId="62D19913" w:rsidR="0E695FC8" w:rsidRDefault="00DC426F" w:rsidP="00C4686B">
      <w:pPr>
        <w:pStyle w:val="CitadeTablas"/>
      </w:pPr>
      <w:bookmarkStart w:id="648" w:name="_Toc165126452"/>
      <w:r>
        <w:t>Gestión de emergencias – Cálculo de los puntos función no ajustados</w:t>
      </w:r>
      <w:bookmarkEnd w:id="648"/>
    </w:p>
    <w:p w14:paraId="75957392" w14:textId="77777777" w:rsidR="00794F37" w:rsidRDefault="00794F37">
      <w:pPr>
        <w:jc w:val="left"/>
        <w:rPr>
          <w:rFonts w:asciiTheme="majorHAnsi" w:eastAsiaTheme="majorEastAsia" w:hAnsiTheme="majorHAnsi" w:cstheme="majorBidi"/>
          <w:b/>
          <w:color w:val="000000" w:themeColor="text1"/>
          <w:sz w:val="24"/>
        </w:rPr>
      </w:pPr>
      <w:bookmarkStart w:id="649" w:name="_Toc1871334411"/>
      <w:bookmarkStart w:id="650" w:name="_Toc164120943"/>
      <w:r>
        <w:br w:type="page"/>
      </w:r>
    </w:p>
    <w:p w14:paraId="1CCF7923" w14:textId="07A8E63D" w:rsidR="19A06656" w:rsidRDefault="0647AF44" w:rsidP="00A12411">
      <w:pPr>
        <w:pStyle w:val="Ttulo5"/>
      </w:pPr>
      <w:r>
        <w:lastRenderedPageBreak/>
        <w:t>Cálculo del factor de ajuste</w:t>
      </w:r>
      <w:bookmarkEnd w:id="649"/>
      <w:bookmarkEnd w:id="650"/>
    </w:p>
    <w:tbl>
      <w:tblPr>
        <w:tblStyle w:val="Tablaconcuadrcula4-nfasis3"/>
        <w:tblW w:w="0" w:type="auto"/>
        <w:tblLook w:val="06A0" w:firstRow="1" w:lastRow="0" w:firstColumn="1" w:lastColumn="0" w:noHBand="1" w:noVBand="1"/>
      </w:tblPr>
      <w:tblGrid>
        <w:gridCol w:w="7110"/>
        <w:gridCol w:w="1380"/>
      </w:tblGrid>
      <w:tr w:rsidR="0E695FC8" w14:paraId="3B7FF329" w14:textId="77777777" w:rsidTr="00DA735B">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110" w:type="dxa"/>
            <w:shd w:val="clear" w:color="auto" w:fill="AEAAAA" w:themeFill="background2" w:themeFillShade="BF"/>
          </w:tcPr>
          <w:p w14:paraId="63C122E6" w14:textId="1E583E45" w:rsidR="0E695FC8" w:rsidRPr="00DA735B" w:rsidRDefault="0E695FC8" w:rsidP="0E695FC8">
            <w:pPr>
              <w:jc w:val="center"/>
              <w:rPr>
                <w:rFonts w:cstheme="minorHAnsi"/>
                <w:color w:val="auto"/>
              </w:rPr>
            </w:pPr>
            <w:r w:rsidRPr="00DA735B">
              <w:rPr>
                <w:rFonts w:cstheme="minorHAnsi"/>
                <w:color w:val="auto"/>
              </w:rPr>
              <w:t>Característica</w:t>
            </w:r>
          </w:p>
        </w:tc>
        <w:tc>
          <w:tcPr>
            <w:tcW w:w="1380" w:type="dxa"/>
            <w:shd w:val="clear" w:color="auto" w:fill="AEAAAA" w:themeFill="background2" w:themeFillShade="BF"/>
          </w:tcPr>
          <w:p w14:paraId="23EAB87D" w14:textId="511B2D17" w:rsidR="0E695FC8" w:rsidRPr="00DA735B" w:rsidRDefault="0E695FC8" w:rsidP="0E695FC8">
            <w:pPr>
              <w:jc w:val="center"/>
              <w:cnfStyle w:val="100000000000" w:firstRow="1" w:lastRow="0" w:firstColumn="0" w:lastColumn="0" w:oddVBand="0" w:evenVBand="0" w:oddHBand="0" w:evenHBand="0" w:firstRowFirstColumn="0" w:firstRowLastColumn="0" w:lastRowFirstColumn="0" w:lastRowLastColumn="0"/>
              <w:rPr>
                <w:rFonts w:cstheme="minorHAnsi"/>
                <w:color w:val="auto"/>
              </w:rPr>
            </w:pPr>
            <w:r w:rsidRPr="00DA735B">
              <w:rPr>
                <w:rFonts w:cstheme="minorHAnsi"/>
                <w:color w:val="auto"/>
              </w:rPr>
              <w:t>Puntuación</w:t>
            </w:r>
          </w:p>
        </w:tc>
      </w:tr>
      <w:tr w:rsidR="0E695FC8" w14:paraId="68638532" w14:textId="77777777" w:rsidTr="00DA735B">
        <w:trPr>
          <w:trHeight w:val="300"/>
        </w:trPr>
        <w:tc>
          <w:tcPr>
            <w:cnfStyle w:val="001000000000" w:firstRow="0" w:lastRow="0" w:firstColumn="1" w:lastColumn="0" w:oddVBand="0" w:evenVBand="0" w:oddHBand="0" w:evenHBand="0" w:firstRowFirstColumn="0" w:firstRowLastColumn="0" w:lastRowFirstColumn="0" w:lastRowLastColumn="0"/>
            <w:tcW w:w="7110" w:type="dxa"/>
            <w:shd w:val="clear" w:color="auto" w:fill="FFFFFF" w:themeFill="background1"/>
          </w:tcPr>
          <w:p w14:paraId="43A8180E" w14:textId="6C23A03C" w:rsidR="0E695FC8" w:rsidRPr="00DA735B" w:rsidRDefault="007B3456">
            <w:pPr>
              <w:rPr>
                <w:rFonts w:cstheme="minorHAnsi"/>
              </w:rPr>
            </w:pPr>
            <w:r w:rsidRPr="00DA735B">
              <w:rPr>
                <w:rFonts w:eastAsia="Arial" w:cstheme="minorHAnsi"/>
                <w:b w:val="0"/>
              </w:rPr>
              <w:t xml:space="preserve">1. </w:t>
            </w:r>
            <w:r w:rsidRPr="00DA735B">
              <w:rPr>
                <w:rFonts w:eastAsia="Arial" w:cstheme="minorHAnsi"/>
              </w:rPr>
              <w:t>¿</w:t>
            </w:r>
            <w:r w:rsidR="0E695FC8" w:rsidRPr="00DA735B">
              <w:rPr>
                <w:rFonts w:eastAsia="Arial" w:cstheme="minorHAnsi"/>
                <w:b w:val="0"/>
              </w:rPr>
              <w:t>Requiere el sistema copias de seguridad y de recuperación fiables?</w:t>
            </w:r>
          </w:p>
        </w:tc>
        <w:tc>
          <w:tcPr>
            <w:tcW w:w="1380" w:type="dxa"/>
            <w:shd w:val="clear" w:color="auto" w:fill="FFFFFF" w:themeFill="background1"/>
          </w:tcPr>
          <w:p w14:paraId="7E817D6D" w14:textId="6E7FB74E" w:rsidR="0E695FC8" w:rsidRPr="00DA735B" w:rsidRDefault="0E695FC8" w:rsidP="0E695FC8">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DA735B">
              <w:rPr>
                <w:rFonts w:eastAsia="Arial" w:cstheme="minorHAnsi"/>
              </w:rPr>
              <w:t>4</w:t>
            </w:r>
          </w:p>
        </w:tc>
      </w:tr>
      <w:tr w:rsidR="0E695FC8" w14:paraId="32ADDA18" w14:textId="77777777" w:rsidTr="00DA735B">
        <w:trPr>
          <w:trHeight w:val="300"/>
        </w:trPr>
        <w:tc>
          <w:tcPr>
            <w:cnfStyle w:val="001000000000" w:firstRow="0" w:lastRow="0" w:firstColumn="1" w:lastColumn="0" w:oddVBand="0" w:evenVBand="0" w:oddHBand="0" w:evenHBand="0" w:firstRowFirstColumn="0" w:firstRowLastColumn="0" w:lastRowFirstColumn="0" w:lastRowLastColumn="0"/>
            <w:tcW w:w="7110" w:type="dxa"/>
            <w:shd w:val="clear" w:color="auto" w:fill="FFFFFF" w:themeFill="background1"/>
          </w:tcPr>
          <w:p w14:paraId="58793369" w14:textId="3FACFD49" w:rsidR="0E695FC8" w:rsidRPr="00DA735B" w:rsidRDefault="007B3456">
            <w:pPr>
              <w:rPr>
                <w:rFonts w:cstheme="minorHAnsi"/>
              </w:rPr>
            </w:pPr>
            <w:r w:rsidRPr="00DA735B">
              <w:rPr>
                <w:rFonts w:eastAsia="Arial" w:cstheme="minorHAnsi"/>
                <w:b w:val="0"/>
              </w:rPr>
              <w:t xml:space="preserve">2. </w:t>
            </w:r>
            <w:r w:rsidRPr="00DA735B">
              <w:rPr>
                <w:rFonts w:eastAsia="Arial" w:cstheme="minorHAnsi"/>
              </w:rPr>
              <w:t>¿</w:t>
            </w:r>
            <w:r w:rsidR="0E695FC8" w:rsidRPr="00DA735B">
              <w:rPr>
                <w:rFonts w:eastAsia="Arial" w:cstheme="minorHAnsi"/>
                <w:b w:val="0"/>
              </w:rPr>
              <w:t>Se requiere comunicación de datos?</w:t>
            </w:r>
          </w:p>
        </w:tc>
        <w:tc>
          <w:tcPr>
            <w:tcW w:w="1380" w:type="dxa"/>
            <w:shd w:val="clear" w:color="auto" w:fill="FFFFFF" w:themeFill="background1"/>
          </w:tcPr>
          <w:p w14:paraId="48639157" w14:textId="7F00FE65" w:rsidR="0E695FC8" w:rsidRPr="00DA735B" w:rsidRDefault="0E695FC8" w:rsidP="0E695FC8">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DA735B">
              <w:rPr>
                <w:rFonts w:eastAsia="Arial" w:cstheme="minorHAnsi"/>
              </w:rPr>
              <w:t>3</w:t>
            </w:r>
          </w:p>
        </w:tc>
      </w:tr>
      <w:tr w:rsidR="0E695FC8" w14:paraId="22E13435" w14:textId="77777777" w:rsidTr="00DA735B">
        <w:trPr>
          <w:trHeight w:val="300"/>
        </w:trPr>
        <w:tc>
          <w:tcPr>
            <w:cnfStyle w:val="001000000000" w:firstRow="0" w:lastRow="0" w:firstColumn="1" w:lastColumn="0" w:oddVBand="0" w:evenVBand="0" w:oddHBand="0" w:evenHBand="0" w:firstRowFirstColumn="0" w:firstRowLastColumn="0" w:lastRowFirstColumn="0" w:lastRowLastColumn="0"/>
            <w:tcW w:w="7110" w:type="dxa"/>
            <w:shd w:val="clear" w:color="auto" w:fill="FFFFFF" w:themeFill="background1"/>
          </w:tcPr>
          <w:p w14:paraId="24DBC664" w14:textId="43CE56B6" w:rsidR="0E695FC8" w:rsidRPr="00DA735B" w:rsidRDefault="007B3456">
            <w:pPr>
              <w:rPr>
                <w:rFonts w:cstheme="minorHAnsi"/>
              </w:rPr>
            </w:pPr>
            <w:r w:rsidRPr="00DA735B">
              <w:rPr>
                <w:rFonts w:eastAsia="Arial" w:cstheme="minorHAnsi"/>
                <w:b w:val="0"/>
              </w:rPr>
              <w:t xml:space="preserve">3. </w:t>
            </w:r>
            <w:r w:rsidRPr="00DA735B">
              <w:rPr>
                <w:rFonts w:eastAsia="Arial" w:cstheme="minorHAnsi"/>
              </w:rPr>
              <w:t>¿</w:t>
            </w:r>
            <w:r w:rsidR="0E695FC8" w:rsidRPr="00DA735B">
              <w:rPr>
                <w:rFonts w:eastAsia="Arial" w:cstheme="minorHAnsi"/>
                <w:b w:val="0"/>
              </w:rPr>
              <w:t>Existen funciones de procesamiento distribuido?</w:t>
            </w:r>
          </w:p>
        </w:tc>
        <w:tc>
          <w:tcPr>
            <w:tcW w:w="1380" w:type="dxa"/>
            <w:shd w:val="clear" w:color="auto" w:fill="FFFFFF" w:themeFill="background1"/>
          </w:tcPr>
          <w:p w14:paraId="256352BF" w14:textId="4016A7F9" w:rsidR="0E695FC8" w:rsidRPr="00DA735B" w:rsidRDefault="0E695FC8" w:rsidP="0E695FC8">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DA735B">
              <w:rPr>
                <w:rFonts w:eastAsia="Arial" w:cstheme="minorHAnsi"/>
              </w:rPr>
              <w:t>0</w:t>
            </w:r>
          </w:p>
        </w:tc>
      </w:tr>
      <w:tr w:rsidR="0E695FC8" w14:paraId="764D4C82" w14:textId="77777777" w:rsidTr="00DA735B">
        <w:trPr>
          <w:trHeight w:val="300"/>
        </w:trPr>
        <w:tc>
          <w:tcPr>
            <w:cnfStyle w:val="001000000000" w:firstRow="0" w:lastRow="0" w:firstColumn="1" w:lastColumn="0" w:oddVBand="0" w:evenVBand="0" w:oddHBand="0" w:evenHBand="0" w:firstRowFirstColumn="0" w:firstRowLastColumn="0" w:lastRowFirstColumn="0" w:lastRowLastColumn="0"/>
            <w:tcW w:w="7110" w:type="dxa"/>
            <w:shd w:val="clear" w:color="auto" w:fill="FFFFFF" w:themeFill="background1"/>
          </w:tcPr>
          <w:p w14:paraId="4A4E4CB8" w14:textId="6E1F4D1F" w:rsidR="0E695FC8" w:rsidRPr="00DA735B" w:rsidRDefault="007B3456" w:rsidP="0E695FC8">
            <w:pPr>
              <w:rPr>
                <w:rFonts w:eastAsia="Arial" w:cstheme="minorHAnsi"/>
                <w:b w:val="0"/>
              </w:rPr>
            </w:pPr>
            <w:r w:rsidRPr="00DA735B">
              <w:rPr>
                <w:rFonts w:eastAsia="Arial" w:cstheme="minorHAnsi"/>
                <w:b w:val="0"/>
              </w:rPr>
              <w:t xml:space="preserve">4. </w:t>
            </w:r>
            <w:r w:rsidRPr="00DA735B">
              <w:rPr>
                <w:rFonts w:eastAsia="Arial" w:cstheme="minorHAnsi"/>
              </w:rPr>
              <w:t>¿</w:t>
            </w:r>
            <w:r w:rsidR="0E695FC8" w:rsidRPr="00DA735B">
              <w:rPr>
                <w:rFonts w:eastAsia="Arial" w:cstheme="minorHAnsi"/>
                <w:b w:val="0"/>
              </w:rPr>
              <w:t>Es crítico el rendimiento?</w:t>
            </w:r>
          </w:p>
        </w:tc>
        <w:tc>
          <w:tcPr>
            <w:tcW w:w="1380" w:type="dxa"/>
            <w:shd w:val="clear" w:color="auto" w:fill="FFFFFF" w:themeFill="background1"/>
          </w:tcPr>
          <w:p w14:paraId="5A927BE6" w14:textId="0E7BFCA0" w:rsidR="0E695FC8" w:rsidRPr="00DA735B" w:rsidRDefault="0E695FC8" w:rsidP="0E695FC8">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DA735B">
              <w:rPr>
                <w:rFonts w:eastAsia="Arial" w:cstheme="minorHAnsi"/>
              </w:rPr>
              <w:t>3</w:t>
            </w:r>
          </w:p>
        </w:tc>
      </w:tr>
      <w:tr w:rsidR="0E695FC8" w14:paraId="24C5A407" w14:textId="77777777" w:rsidTr="00DA735B">
        <w:trPr>
          <w:trHeight w:val="300"/>
        </w:trPr>
        <w:tc>
          <w:tcPr>
            <w:cnfStyle w:val="001000000000" w:firstRow="0" w:lastRow="0" w:firstColumn="1" w:lastColumn="0" w:oddVBand="0" w:evenVBand="0" w:oddHBand="0" w:evenHBand="0" w:firstRowFirstColumn="0" w:firstRowLastColumn="0" w:lastRowFirstColumn="0" w:lastRowLastColumn="0"/>
            <w:tcW w:w="7110" w:type="dxa"/>
            <w:shd w:val="clear" w:color="auto" w:fill="FFFFFF" w:themeFill="background1"/>
          </w:tcPr>
          <w:p w14:paraId="0F55EE52" w14:textId="61B5C35C" w:rsidR="0E695FC8" w:rsidRPr="00DA735B" w:rsidRDefault="007B3456">
            <w:pPr>
              <w:rPr>
                <w:rFonts w:cstheme="minorHAnsi"/>
              </w:rPr>
            </w:pPr>
            <w:r w:rsidRPr="00DA735B">
              <w:rPr>
                <w:rFonts w:eastAsia="Arial" w:cstheme="minorHAnsi"/>
                <w:b w:val="0"/>
              </w:rPr>
              <w:t xml:space="preserve">5. </w:t>
            </w:r>
            <w:r w:rsidRPr="00DA735B">
              <w:rPr>
                <w:rFonts w:eastAsia="Arial" w:cstheme="minorHAnsi"/>
              </w:rPr>
              <w:t>¿</w:t>
            </w:r>
            <w:r w:rsidR="0E695FC8" w:rsidRPr="00DA735B">
              <w:rPr>
                <w:rFonts w:eastAsia="Arial" w:cstheme="minorHAnsi"/>
                <w:b w:val="0"/>
              </w:rPr>
              <w:t>Se ejecutaría el sistema en un entorno operativo existente y fuertemente utilizado?</w:t>
            </w:r>
          </w:p>
        </w:tc>
        <w:tc>
          <w:tcPr>
            <w:tcW w:w="1380" w:type="dxa"/>
            <w:shd w:val="clear" w:color="auto" w:fill="FFFFFF" w:themeFill="background1"/>
          </w:tcPr>
          <w:p w14:paraId="1044EEB8" w14:textId="74CCA3E4" w:rsidR="0E695FC8" w:rsidRPr="00DA735B" w:rsidRDefault="0E695FC8" w:rsidP="0E695FC8">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DA735B">
              <w:rPr>
                <w:rFonts w:eastAsia="Arial" w:cstheme="minorHAnsi"/>
              </w:rPr>
              <w:t>1</w:t>
            </w:r>
          </w:p>
        </w:tc>
      </w:tr>
      <w:tr w:rsidR="0E695FC8" w14:paraId="540E8AEA" w14:textId="77777777" w:rsidTr="00DA735B">
        <w:trPr>
          <w:trHeight w:val="300"/>
        </w:trPr>
        <w:tc>
          <w:tcPr>
            <w:cnfStyle w:val="001000000000" w:firstRow="0" w:lastRow="0" w:firstColumn="1" w:lastColumn="0" w:oddVBand="0" w:evenVBand="0" w:oddHBand="0" w:evenHBand="0" w:firstRowFirstColumn="0" w:firstRowLastColumn="0" w:lastRowFirstColumn="0" w:lastRowLastColumn="0"/>
            <w:tcW w:w="7110" w:type="dxa"/>
            <w:shd w:val="clear" w:color="auto" w:fill="FFFFFF" w:themeFill="background1"/>
          </w:tcPr>
          <w:p w14:paraId="4E5D6CE8" w14:textId="79B25877" w:rsidR="0E695FC8" w:rsidRPr="00DA735B" w:rsidRDefault="007B3456">
            <w:pPr>
              <w:rPr>
                <w:rFonts w:cstheme="minorHAnsi"/>
              </w:rPr>
            </w:pPr>
            <w:r w:rsidRPr="00DA735B">
              <w:rPr>
                <w:rFonts w:eastAsia="Arial" w:cstheme="minorHAnsi"/>
                <w:b w:val="0"/>
              </w:rPr>
              <w:t xml:space="preserve">6. </w:t>
            </w:r>
            <w:r w:rsidRPr="00DA735B">
              <w:rPr>
                <w:rFonts w:eastAsia="Arial" w:cstheme="minorHAnsi"/>
              </w:rPr>
              <w:t>¿</w:t>
            </w:r>
            <w:r w:rsidR="0E695FC8" w:rsidRPr="00DA735B">
              <w:rPr>
                <w:rFonts w:eastAsia="Arial" w:cstheme="minorHAnsi"/>
                <w:b w:val="0"/>
              </w:rPr>
              <w:t>Requiere el sistema entrada de datos interactiva?</w:t>
            </w:r>
          </w:p>
        </w:tc>
        <w:tc>
          <w:tcPr>
            <w:tcW w:w="1380" w:type="dxa"/>
            <w:shd w:val="clear" w:color="auto" w:fill="FFFFFF" w:themeFill="background1"/>
          </w:tcPr>
          <w:p w14:paraId="5FABD903" w14:textId="2CA04494" w:rsidR="0E695FC8" w:rsidRPr="00DA735B" w:rsidRDefault="0E695FC8" w:rsidP="0E695FC8">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DA735B">
              <w:rPr>
                <w:rFonts w:eastAsia="Arial" w:cstheme="minorHAnsi"/>
              </w:rPr>
              <w:t>3</w:t>
            </w:r>
          </w:p>
        </w:tc>
      </w:tr>
      <w:tr w:rsidR="0E695FC8" w14:paraId="538ED8AF" w14:textId="77777777" w:rsidTr="00DA735B">
        <w:trPr>
          <w:trHeight w:val="300"/>
        </w:trPr>
        <w:tc>
          <w:tcPr>
            <w:cnfStyle w:val="001000000000" w:firstRow="0" w:lastRow="0" w:firstColumn="1" w:lastColumn="0" w:oddVBand="0" w:evenVBand="0" w:oddHBand="0" w:evenHBand="0" w:firstRowFirstColumn="0" w:firstRowLastColumn="0" w:lastRowFirstColumn="0" w:lastRowLastColumn="0"/>
            <w:tcW w:w="7110" w:type="dxa"/>
            <w:shd w:val="clear" w:color="auto" w:fill="FFFFFF" w:themeFill="background1"/>
          </w:tcPr>
          <w:p w14:paraId="30C6E5AE" w14:textId="1D538DF9" w:rsidR="0E695FC8" w:rsidRPr="00DA735B" w:rsidRDefault="007B3456">
            <w:pPr>
              <w:rPr>
                <w:rFonts w:cstheme="minorHAnsi"/>
              </w:rPr>
            </w:pPr>
            <w:r w:rsidRPr="00DA735B">
              <w:rPr>
                <w:rFonts w:eastAsia="Arial" w:cstheme="minorHAnsi"/>
                <w:b w:val="0"/>
              </w:rPr>
              <w:t xml:space="preserve">7. </w:t>
            </w:r>
            <w:r w:rsidRPr="00DA735B">
              <w:rPr>
                <w:rFonts w:eastAsia="Arial" w:cstheme="minorHAnsi"/>
              </w:rPr>
              <w:t>¿</w:t>
            </w:r>
            <w:r w:rsidR="0E695FC8" w:rsidRPr="00DA735B">
              <w:rPr>
                <w:rFonts w:eastAsia="Arial" w:cstheme="minorHAnsi"/>
                <w:b w:val="0"/>
              </w:rPr>
              <w:t>Requiere la entrada de datos interactiva que las transacciones de entrada se lleven a cabo sobre múltiples pantallas u operaciones?</w:t>
            </w:r>
          </w:p>
        </w:tc>
        <w:tc>
          <w:tcPr>
            <w:tcW w:w="1380" w:type="dxa"/>
            <w:shd w:val="clear" w:color="auto" w:fill="FFFFFF" w:themeFill="background1"/>
          </w:tcPr>
          <w:p w14:paraId="2B340C25" w14:textId="414648CA" w:rsidR="0E695FC8" w:rsidRPr="00DA735B" w:rsidRDefault="0E695FC8" w:rsidP="0E695FC8">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DA735B">
              <w:rPr>
                <w:rFonts w:eastAsia="Arial" w:cstheme="minorHAnsi"/>
              </w:rPr>
              <w:t>0</w:t>
            </w:r>
          </w:p>
        </w:tc>
      </w:tr>
      <w:tr w:rsidR="0E695FC8" w14:paraId="62901EA4" w14:textId="77777777" w:rsidTr="00DA735B">
        <w:trPr>
          <w:trHeight w:val="300"/>
        </w:trPr>
        <w:tc>
          <w:tcPr>
            <w:cnfStyle w:val="001000000000" w:firstRow="0" w:lastRow="0" w:firstColumn="1" w:lastColumn="0" w:oddVBand="0" w:evenVBand="0" w:oddHBand="0" w:evenHBand="0" w:firstRowFirstColumn="0" w:firstRowLastColumn="0" w:lastRowFirstColumn="0" w:lastRowLastColumn="0"/>
            <w:tcW w:w="7110" w:type="dxa"/>
            <w:shd w:val="clear" w:color="auto" w:fill="FFFFFF" w:themeFill="background1"/>
          </w:tcPr>
          <w:p w14:paraId="78F2DF09" w14:textId="7D2192B9" w:rsidR="0E695FC8" w:rsidRPr="00DA735B" w:rsidRDefault="0E695FC8">
            <w:pPr>
              <w:rPr>
                <w:rFonts w:cstheme="minorHAnsi"/>
              </w:rPr>
            </w:pPr>
            <w:r w:rsidRPr="00DA735B">
              <w:rPr>
                <w:rFonts w:eastAsia="Arial" w:cstheme="minorHAnsi"/>
                <w:b w:val="0"/>
              </w:rPr>
              <w:t>8</w:t>
            </w:r>
            <w:r w:rsidR="003E4B40" w:rsidRPr="00DA735B">
              <w:rPr>
                <w:rFonts w:eastAsia="Arial" w:cstheme="minorHAnsi"/>
                <w:b w:val="0"/>
                <w:bCs w:val="0"/>
              </w:rPr>
              <w:t xml:space="preserve">. </w:t>
            </w:r>
            <w:r w:rsidR="003E4B40" w:rsidRPr="00DA735B">
              <w:rPr>
                <w:rFonts w:eastAsia="Arial" w:cstheme="minorHAnsi"/>
              </w:rPr>
              <w:t>¿</w:t>
            </w:r>
            <w:r w:rsidRPr="00DA735B">
              <w:rPr>
                <w:rFonts w:eastAsia="Arial" w:cstheme="minorHAnsi"/>
                <w:b w:val="0"/>
              </w:rPr>
              <w:t>Se actualizan los archivos maestros de forma interactiva?</w:t>
            </w:r>
          </w:p>
        </w:tc>
        <w:tc>
          <w:tcPr>
            <w:tcW w:w="1380" w:type="dxa"/>
            <w:shd w:val="clear" w:color="auto" w:fill="FFFFFF" w:themeFill="background1"/>
          </w:tcPr>
          <w:p w14:paraId="15F80D74" w14:textId="1B2511B0" w:rsidR="0E695FC8" w:rsidRPr="00DA735B" w:rsidRDefault="0E695FC8" w:rsidP="0E695FC8">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DA735B">
              <w:rPr>
                <w:rFonts w:eastAsia="Arial" w:cstheme="minorHAnsi"/>
              </w:rPr>
              <w:t>1</w:t>
            </w:r>
          </w:p>
        </w:tc>
      </w:tr>
      <w:tr w:rsidR="0E695FC8" w14:paraId="439FCD57" w14:textId="77777777" w:rsidTr="00DA735B">
        <w:trPr>
          <w:trHeight w:val="300"/>
        </w:trPr>
        <w:tc>
          <w:tcPr>
            <w:cnfStyle w:val="001000000000" w:firstRow="0" w:lastRow="0" w:firstColumn="1" w:lastColumn="0" w:oddVBand="0" w:evenVBand="0" w:oddHBand="0" w:evenHBand="0" w:firstRowFirstColumn="0" w:firstRowLastColumn="0" w:lastRowFirstColumn="0" w:lastRowLastColumn="0"/>
            <w:tcW w:w="7110" w:type="dxa"/>
            <w:shd w:val="clear" w:color="auto" w:fill="FFFFFF" w:themeFill="background1"/>
          </w:tcPr>
          <w:p w14:paraId="4D68B99C" w14:textId="42E380A1" w:rsidR="0E695FC8" w:rsidRPr="00DA735B" w:rsidRDefault="0E695FC8">
            <w:pPr>
              <w:rPr>
                <w:rFonts w:cstheme="minorHAnsi"/>
              </w:rPr>
            </w:pPr>
            <w:r w:rsidRPr="00DA735B">
              <w:rPr>
                <w:rFonts w:eastAsia="Arial" w:cstheme="minorHAnsi"/>
                <w:b w:val="0"/>
              </w:rPr>
              <w:t>9. ¿Son complejas las entradas, las salidas, los archivos o las peticiones?</w:t>
            </w:r>
          </w:p>
        </w:tc>
        <w:tc>
          <w:tcPr>
            <w:tcW w:w="1380" w:type="dxa"/>
            <w:shd w:val="clear" w:color="auto" w:fill="FFFFFF" w:themeFill="background1"/>
          </w:tcPr>
          <w:p w14:paraId="7F24B582" w14:textId="22053C82" w:rsidR="0E695FC8" w:rsidRPr="00DA735B" w:rsidRDefault="0E695FC8" w:rsidP="0E695FC8">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DA735B">
              <w:rPr>
                <w:rFonts w:eastAsia="Arial" w:cstheme="minorHAnsi"/>
              </w:rPr>
              <w:t>2</w:t>
            </w:r>
          </w:p>
        </w:tc>
      </w:tr>
      <w:tr w:rsidR="0E695FC8" w14:paraId="119B2EBA" w14:textId="77777777" w:rsidTr="00DA735B">
        <w:trPr>
          <w:trHeight w:val="300"/>
        </w:trPr>
        <w:tc>
          <w:tcPr>
            <w:cnfStyle w:val="001000000000" w:firstRow="0" w:lastRow="0" w:firstColumn="1" w:lastColumn="0" w:oddVBand="0" w:evenVBand="0" w:oddHBand="0" w:evenHBand="0" w:firstRowFirstColumn="0" w:firstRowLastColumn="0" w:lastRowFirstColumn="0" w:lastRowLastColumn="0"/>
            <w:tcW w:w="7110" w:type="dxa"/>
            <w:shd w:val="clear" w:color="auto" w:fill="FFFFFF" w:themeFill="background1"/>
          </w:tcPr>
          <w:p w14:paraId="552C1A7F" w14:textId="28684E73" w:rsidR="0E695FC8" w:rsidRPr="00DA735B" w:rsidRDefault="0E695FC8">
            <w:pPr>
              <w:rPr>
                <w:rFonts w:cstheme="minorHAnsi"/>
              </w:rPr>
            </w:pPr>
            <w:r w:rsidRPr="00DA735B">
              <w:rPr>
                <w:rFonts w:eastAsia="Arial" w:cstheme="minorHAnsi"/>
                <w:b w:val="0"/>
              </w:rPr>
              <w:t>10</w:t>
            </w:r>
            <w:r w:rsidR="003E4B40" w:rsidRPr="00DA735B">
              <w:rPr>
                <w:rFonts w:eastAsia="Arial" w:cstheme="minorHAnsi"/>
                <w:b w:val="0"/>
                <w:bCs w:val="0"/>
              </w:rPr>
              <w:t xml:space="preserve">. </w:t>
            </w:r>
            <w:r w:rsidR="003E4B40" w:rsidRPr="00DA735B">
              <w:rPr>
                <w:rFonts w:eastAsia="Arial" w:cstheme="minorHAnsi"/>
              </w:rPr>
              <w:t>¿</w:t>
            </w:r>
            <w:r w:rsidRPr="00DA735B">
              <w:rPr>
                <w:rFonts w:eastAsia="Arial" w:cstheme="minorHAnsi"/>
                <w:b w:val="0"/>
              </w:rPr>
              <w:t>Es complejo el procesamiento interno?</w:t>
            </w:r>
          </w:p>
        </w:tc>
        <w:tc>
          <w:tcPr>
            <w:tcW w:w="1380" w:type="dxa"/>
            <w:shd w:val="clear" w:color="auto" w:fill="FFFFFF" w:themeFill="background1"/>
          </w:tcPr>
          <w:p w14:paraId="753F8316" w14:textId="3E64F7AC" w:rsidR="0E695FC8" w:rsidRPr="00DA735B" w:rsidRDefault="0E695FC8" w:rsidP="0E695FC8">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DA735B">
              <w:rPr>
                <w:rFonts w:eastAsia="Arial" w:cstheme="minorHAnsi"/>
              </w:rPr>
              <w:t>3</w:t>
            </w:r>
          </w:p>
        </w:tc>
      </w:tr>
      <w:tr w:rsidR="0E695FC8" w14:paraId="548EABB6" w14:textId="77777777" w:rsidTr="00DA735B">
        <w:trPr>
          <w:trHeight w:val="300"/>
        </w:trPr>
        <w:tc>
          <w:tcPr>
            <w:cnfStyle w:val="001000000000" w:firstRow="0" w:lastRow="0" w:firstColumn="1" w:lastColumn="0" w:oddVBand="0" w:evenVBand="0" w:oddHBand="0" w:evenHBand="0" w:firstRowFirstColumn="0" w:firstRowLastColumn="0" w:lastRowFirstColumn="0" w:lastRowLastColumn="0"/>
            <w:tcW w:w="7110" w:type="dxa"/>
            <w:shd w:val="clear" w:color="auto" w:fill="FFFFFF" w:themeFill="background1"/>
          </w:tcPr>
          <w:p w14:paraId="2361330C" w14:textId="5D62F9C9" w:rsidR="0E695FC8" w:rsidRPr="00DA735B" w:rsidRDefault="0E695FC8">
            <w:pPr>
              <w:rPr>
                <w:rFonts w:cstheme="minorHAnsi"/>
              </w:rPr>
            </w:pPr>
            <w:r w:rsidRPr="00DA735B">
              <w:rPr>
                <w:rFonts w:eastAsia="Arial" w:cstheme="minorHAnsi"/>
                <w:b w:val="0"/>
              </w:rPr>
              <w:t>11</w:t>
            </w:r>
            <w:r w:rsidR="003E4B40" w:rsidRPr="00DA735B">
              <w:rPr>
                <w:rFonts w:eastAsia="Arial" w:cstheme="minorHAnsi"/>
                <w:b w:val="0"/>
                <w:bCs w:val="0"/>
              </w:rPr>
              <w:t xml:space="preserve">. </w:t>
            </w:r>
            <w:r w:rsidR="003E4B40" w:rsidRPr="00DA735B">
              <w:rPr>
                <w:rFonts w:eastAsia="Arial" w:cstheme="minorHAnsi"/>
              </w:rPr>
              <w:t>¿</w:t>
            </w:r>
            <w:r w:rsidRPr="00DA735B">
              <w:rPr>
                <w:rFonts w:eastAsia="Arial" w:cstheme="minorHAnsi"/>
                <w:b w:val="0"/>
              </w:rPr>
              <w:t>Se ha diseñado el código para ser reutilizable?</w:t>
            </w:r>
          </w:p>
        </w:tc>
        <w:tc>
          <w:tcPr>
            <w:tcW w:w="1380" w:type="dxa"/>
            <w:shd w:val="clear" w:color="auto" w:fill="FFFFFF" w:themeFill="background1"/>
          </w:tcPr>
          <w:p w14:paraId="5112A7F2" w14:textId="70549027" w:rsidR="0E695FC8" w:rsidRPr="00DA735B" w:rsidRDefault="0E695FC8" w:rsidP="0E695FC8">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DA735B">
              <w:rPr>
                <w:rFonts w:eastAsia="Arial" w:cstheme="minorHAnsi"/>
              </w:rPr>
              <w:t>2</w:t>
            </w:r>
          </w:p>
        </w:tc>
      </w:tr>
      <w:tr w:rsidR="0E695FC8" w14:paraId="45B37970" w14:textId="77777777" w:rsidTr="00DA735B">
        <w:trPr>
          <w:trHeight w:val="300"/>
        </w:trPr>
        <w:tc>
          <w:tcPr>
            <w:cnfStyle w:val="001000000000" w:firstRow="0" w:lastRow="0" w:firstColumn="1" w:lastColumn="0" w:oddVBand="0" w:evenVBand="0" w:oddHBand="0" w:evenHBand="0" w:firstRowFirstColumn="0" w:firstRowLastColumn="0" w:lastRowFirstColumn="0" w:lastRowLastColumn="0"/>
            <w:tcW w:w="7110" w:type="dxa"/>
            <w:shd w:val="clear" w:color="auto" w:fill="FFFFFF" w:themeFill="background1"/>
          </w:tcPr>
          <w:p w14:paraId="44F12B12" w14:textId="69549027" w:rsidR="0E695FC8" w:rsidRPr="00DA735B" w:rsidRDefault="0E695FC8">
            <w:pPr>
              <w:rPr>
                <w:rFonts w:cstheme="minorHAnsi"/>
              </w:rPr>
            </w:pPr>
            <w:r w:rsidRPr="00DA735B">
              <w:rPr>
                <w:rFonts w:eastAsia="Arial" w:cstheme="minorHAnsi"/>
                <w:b w:val="0"/>
              </w:rPr>
              <w:t>12</w:t>
            </w:r>
            <w:r w:rsidR="003E4B40" w:rsidRPr="00DA735B">
              <w:rPr>
                <w:rFonts w:eastAsia="Arial" w:cstheme="minorHAnsi"/>
                <w:b w:val="0"/>
                <w:bCs w:val="0"/>
              </w:rPr>
              <w:t xml:space="preserve">. </w:t>
            </w:r>
            <w:r w:rsidR="003E4B40" w:rsidRPr="00DA735B">
              <w:rPr>
                <w:rFonts w:eastAsia="Arial" w:cstheme="minorHAnsi"/>
              </w:rPr>
              <w:t>¿</w:t>
            </w:r>
            <w:r w:rsidRPr="00DA735B">
              <w:rPr>
                <w:rFonts w:eastAsia="Arial" w:cstheme="minorHAnsi"/>
                <w:b w:val="0"/>
              </w:rPr>
              <w:t>Están incluidas en el diseño la conversión y la instalación?</w:t>
            </w:r>
          </w:p>
        </w:tc>
        <w:tc>
          <w:tcPr>
            <w:tcW w:w="1380" w:type="dxa"/>
            <w:shd w:val="clear" w:color="auto" w:fill="FFFFFF" w:themeFill="background1"/>
          </w:tcPr>
          <w:p w14:paraId="3A05EA4E" w14:textId="7B5CDF8E" w:rsidR="0E695FC8" w:rsidRPr="00DA735B" w:rsidRDefault="0E695FC8" w:rsidP="0E695FC8">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DA735B">
              <w:rPr>
                <w:rFonts w:eastAsia="Arial" w:cstheme="minorHAnsi"/>
              </w:rPr>
              <w:t>1</w:t>
            </w:r>
          </w:p>
        </w:tc>
      </w:tr>
      <w:tr w:rsidR="0E695FC8" w14:paraId="0FD3EA17" w14:textId="77777777" w:rsidTr="00DA735B">
        <w:trPr>
          <w:trHeight w:val="300"/>
        </w:trPr>
        <w:tc>
          <w:tcPr>
            <w:cnfStyle w:val="001000000000" w:firstRow="0" w:lastRow="0" w:firstColumn="1" w:lastColumn="0" w:oddVBand="0" w:evenVBand="0" w:oddHBand="0" w:evenHBand="0" w:firstRowFirstColumn="0" w:firstRowLastColumn="0" w:lastRowFirstColumn="0" w:lastRowLastColumn="0"/>
            <w:tcW w:w="7110" w:type="dxa"/>
            <w:shd w:val="clear" w:color="auto" w:fill="FFFFFF" w:themeFill="background1"/>
          </w:tcPr>
          <w:p w14:paraId="5472412A" w14:textId="23FDB55B" w:rsidR="0E695FC8" w:rsidRPr="00DA735B" w:rsidRDefault="0E695FC8">
            <w:pPr>
              <w:rPr>
                <w:rFonts w:cstheme="minorHAnsi"/>
              </w:rPr>
            </w:pPr>
            <w:r w:rsidRPr="00DA735B">
              <w:rPr>
                <w:rFonts w:eastAsia="Arial" w:cstheme="minorHAnsi"/>
                <w:b w:val="0"/>
              </w:rPr>
              <w:t>13</w:t>
            </w:r>
            <w:r w:rsidR="003E4B40" w:rsidRPr="00DA735B">
              <w:rPr>
                <w:rFonts w:eastAsia="Arial" w:cstheme="minorHAnsi"/>
                <w:b w:val="0"/>
                <w:bCs w:val="0"/>
              </w:rPr>
              <w:t xml:space="preserve">. </w:t>
            </w:r>
            <w:r w:rsidR="003E4B40" w:rsidRPr="00DA735B">
              <w:rPr>
                <w:rFonts w:eastAsia="Arial" w:cstheme="minorHAnsi"/>
              </w:rPr>
              <w:t>¿</w:t>
            </w:r>
            <w:r w:rsidRPr="00DA735B">
              <w:rPr>
                <w:rFonts w:eastAsia="Arial" w:cstheme="minorHAnsi"/>
                <w:b w:val="0"/>
              </w:rPr>
              <w:t>Se ha diseñado el sistema para soportar múltiples instalaciones en diferentes organizaciones?</w:t>
            </w:r>
          </w:p>
        </w:tc>
        <w:tc>
          <w:tcPr>
            <w:tcW w:w="1380" w:type="dxa"/>
            <w:shd w:val="clear" w:color="auto" w:fill="FFFFFF" w:themeFill="background1"/>
          </w:tcPr>
          <w:p w14:paraId="10D0AA15" w14:textId="2A052997" w:rsidR="0E695FC8" w:rsidRPr="00DA735B" w:rsidRDefault="0E695FC8" w:rsidP="0E695FC8">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DA735B">
              <w:rPr>
                <w:rFonts w:eastAsia="Arial" w:cstheme="minorHAnsi"/>
              </w:rPr>
              <w:t>1</w:t>
            </w:r>
          </w:p>
        </w:tc>
      </w:tr>
      <w:tr w:rsidR="0E695FC8" w14:paraId="1F50E840" w14:textId="77777777" w:rsidTr="00DA735B">
        <w:trPr>
          <w:trHeight w:val="300"/>
        </w:trPr>
        <w:tc>
          <w:tcPr>
            <w:cnfStyle w:val="001000000000" w:firstRow="0" w:lastRow="0" w:firstColumn="1" w:lastColumn="0" w:oddVBand="0" w:evenVBand="0" w:oddHBand="0" w:evenHBand="0" w:firstRowFirstColumn="0" w:firstRowLastColumn="0" w:lastRowFirstColumn="0" w:lastRowLastColumn="0"/>
            <w:tcW w:w="7110" w:type="dxa"/>
            <w:shd w:val="clear" w:color="auto" w:fill="FFFFFF" w:themeFill="background1"/>
          </w:tcPr>
          <w:p w14:paraId="2615A53F" w14:textId="7CB7FEC1" w:rsidR="0E695FC8" w:rsidRPr="00DA735B" w:rsidRDefault="0E695FC8">
            <w:pPr>
              <w:rPr>
                <w:rFonts w:cstheme="minorHAnsi"/>
              </w:rPr>
            </w:pPr>
            <w:r w:rsidRPr="00DA735B">
              <w:rPr>
                <w:rFonts w:eastAsia="Arial" w:cstheme="minorHAnsi"/>
                <w:b w:val="0"/>
              </w:rPr>
              <w:t>14</w:t>
            </w:r>
            <w:r w:rsidR="003E4B40" w:rsidRPr="00DA735B">
              <w:rPr>
                <w:rFonts w:eastAsia="Arial" w:cstheme="minorHAnsi"/>
                <w:b w:val="0"/>
                <w:bCs w:val="0"/>
              </w:rPr>
              <w:t xml:space="preserve">. </w:t>
            </w:r>
            <w:r w:rsidR="003E4B40" w:rsidRPr="00DA735B">
              <w:rPr>
                <w:rFonts w:eastAsia="Arial" w:cstheme="minorHAnsi"/>
              </w:rPr>
              <w:t>¿</w:t>
            </w:r>
            <w:r w:rsidRPr="00DA735B">
              <w:rPr>
                <w:rFonts w:eastAsia="Arial" w:cstheme="minorHAnsi"/>
                <w:b w:val="0"/>
              </w:rPr>
              <w:t>Se ha diseñado la aplicación para facilitar los cambios y para ser fácilmente utilizada por el usuario?</w:t>
            </w:r>
          </w:p>
        </w:tc>
        <w:tc>
          <w:tcPr>
            <w:tcW w:w="1380" w:type="dxa"/>
            <w:shd w:val="clear" w:color="auto" w:fill="FFFFFF" w:themeFill="background1"/>
          </w:tcPr>
          <w:p w14:paraId="6E1B32F8" w14:textId="09B5DB6D" w:rsidR="0E695FC8" w:rsidRPr="00DA735B" w:rsidRDefault="0E695FC8" w:rsidP="0E695FC8">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DA735B">
              <w:rPr>
                <w:rFonts w:eastAsia="Arial" w:cstheme="minorHAnsi"/>
              </w:rPr>
              <w:t>2</w:t>
            </w:r>
          </w:p>
        </w:tc>
      </w:tr>
    </w:tbl>
    <w:p w14:paraId="68B7D2B1" w14:textId="71E30820" w:rsidR="0E695FC8" w:rsidRDefault="00DC426F" w:rsidP="00C4686B">
      <w:pPr>
        <w:pStyle w:val="CitadeTablas"/>
      </w:pPr>
      <w:bookmarkStart w:id="651" w:name="_Toc165126453"/>
      <w:r>
        <w:t>Gestión de emergencias – Cálculo de los factores de ajuste</w:t>
      </w:r>
      <w:bookmarkEnd w:id="651"/>
      <w:r>
        <w:t xml:space="preserve"> </w:t>
      </w:r>
    </w:p>
    <w:p w14:paraId="1EF462E2" w14:textId="30F27158" w:rsidR="19A06656" w:rsidRDefault="0647AF44" w:rsidP="00A12411">
      <w:pPr>
        <w:pStyle w:val="Ttulo5"/>
      </w:pPr>
      <w:bookmarkStart w:id="652" w:name="_Toc228777228"/>
      <w:bookmarkStart w:id="653" w:name="_Toc164120944"/>
      <w:r>
        <w:t>Cálculo de los puntos función</w:t>
      </w:r>
      <w:bookmarkEnd w:id="652"/>
      <w:bookmarkEnd w:id="653"/>
    </w:p>
    <w:p w14:paraId="2B73618E" w14:textId="1B532CD9" w:rsidR="6121422A" w:rsidRDefault="76853CCB" w:rsidP="6121422A">
      <w:r>
        <w:t>Ahora con los datos sacados en los apartados anteriores podemos calcular los puntos función:</w:t>
      </w:r>
    </w:p>
    <w:tbl>
      <w:tblPr>
        <w:tblStyle w:val="Tablaconcuadrculaclara"/>
        <w:tblW w:w="0" w:type="auto"/>
        <w:shd w:val="clear" w:color="auto" w:fill="FFFFFF" w:themeFill="background1"/>
        <w:tblLook w:val="06A0" w:firstRow="1" w:lastRow="0" w:firstColumn="1" w:lastColumn="0" w:noHBand="1" w:noVBand="1"/>
      </w:tblPr>
      <w:tblGrid>
        <w:gridCol w:w="4245"/>
        <w:gridCol w:w="4245"/>
      </w:tblGrid>
      <w:tr w:rsidR="0E695FC8" w14:paraId="57D5316B" w14:textId="77777777" w:rsidTr="00726B2E">
        <w:trPr>
          <w:trHeight w:val="300"/>
        </w:trPr>
        <w:tc>
          <w:tcPr>
            <w:tcW w:w="4245" w:type="dxa"/>
            <w:shd w:val="clear" w:color="auto" w:fill="AEAAAA" w:themeFill="background2" w:themeFillShade="BF"/>
          </w:tcPr>
          <w:p w14:paraId="67B78B45" w14:textId="397EB9C0" w:rsidR="0E695FC8" w:rsidRPr="00726B2E" w:rsidRDefault="0E695FC8" w:rsidP="0E695FC8">
            <w:pPr>
              <w:jc w:val="center"/>
              <w:rPr>
                <w:b/>
              </w:rPr>
            </w:pPr>
            <w:r w:rsidRPr="00726B2E">
              <w:rPr>
                <w:b/>
              </w:rPr>
              <w:t>Variable</w:t>
            </w:r>
          </w:p>
        </w:tc>
        <w:tc>
          <w:tcPr>
            <w:tcW w:w="4245" w:type="dxa"/>
            <w:shd w:val="clear" w:color="auto" w:fill="AEAAAA" w:themeFill="background2" w:themeFillShade="BF"/>
          </w:tcPr>
          <w:p w14:paraId="4A4A74BA" w14:textId="3DFFEEF9" w:rsidR="0E695FC8" w:rsidRPr="00726B2E" w:rsidRDefault="0E695FC8" w:rsidP="0E695FC8">
            <w:pPr>
              <w:jc w:val="center"/>
              <w:rPr>
                <w:b/>
              </w:rPr>
            </w:pPr>
            <w:r w:rsidRPr="00726B2E">
              <w:rPr>
                <w:b/>
              </w:rPr>
              <w:t>Valor</w:t>
            </w:r>
          </w:p>
        </w:tc>
      </w:tr>
      <w:tr w:rsidR="0E695FC8" w14:paraId="60C11C9D" w14:textId="77777777" w:rsidTr="00726B2E">
        <w:trPr>
          <w:trHeight w:val="300"/>
        </w:trPr>
        <w:tc>
          <w:tcPr>
            <w:tcW w:w="4245" w:type="dxa"/>
            <w:shd w:val="clear" w:color="auto" w:fill="FFFFFF" w:themeFill="background1"/>
          </w:tcPr>
          <w:p w14:paraId="770B61DE" w14:textId="09111EEA" w:rsidR="0E695FC8" w:rsidRDefault="003766FE" w:rsidP="0E695FC8">
            <w:pPr>
              <w:jc w:val="center"/>
            </w:pPr>
            <w:r w:rsidRPr="00DA735B">
              <w:t>CF</w:t>
            </w:r>
            <w:r>
              <w:t xml:space="preserve"> (Contador Función)</w:t>
            </w:r>
          </w:p>
        </w:tc>
        <w:tc>
          <w:tcPr>
            <w:tcW w:w="4245" w:type="dxa"/>
            <w:shd w:val="clear" w:color="auto" w:fill="FFFFFF" w:themeFill="background1"/>
          </w:tcPr>
          <w:p w14:paraId="13E01541" w14:textId="7547740A" w:rsidR="7F250708" w:rsidRDefault="7F250708" w:rsidP="0E695FC8">
            <w:pPr>
              <w:jc w:val="center"/>
            </w:pPr>
            <w:r>
              <w:t>50</w:t>
            </w:r>
          </w:p>
        </w:tc>
      </w:tr>
      <w:tr w:rsidR="0E695FC8" w14:paraId="5F28DB5C" w14:textId="77777777" w:rsidTr="00726B2E">
        <w:trPr>
          <w:trHeight w:val="300"/>
        </w:trPr>
        <w:tc>
          <w:tcPr>
            <w:tcW w:w="4245" w:type="dxa"/>
            <w:shd w:val="clear" w:color="auto" w:fill="FFFFFF" w:themeFill="background1"/>
          </w:tcPr>
          <w:p w14:paraId="164B2D90" w14:textId="6CEAC931" w:rsidR="0E695FC8" w:rsidRDefault="0E695FC8" w:rsidP="0E695FC8">
            <w:pPr>
              <w:jc w:val="center"/>
            </w:pPr>
            <w:r w:rsidRPr="00DA735B">
              <w:t>Σ</w:t>
            </w:r>
            <w:r>
              <w:t xml:space="preserve"> factores de ajuste</w:t>
            </w:r>
          </w:p>
        </w:tc>
        <w:tc>
          <w:tcPr>
            <w:tcW w:w="4245" w:type="dxa"/>
            <w:shd w:val="clear" w:color="auto" w:fill="FFFFFF" w:themeFill="background1"/>
          </w:tcPr>
          <w:p w14:paraId="02C81CAB" w14:textId="3D2AEAF8" w:rsidR="3CD4B587" w:rsidRDefault="3CD4B587" w:rsidP="0E695FC8">
            <w:pPr>
              <w:jc w:val="center"/>
            </w:pPr>
            <w:r>
              <w:t>26</w:t>
            </w:r>
          </w:p>
        </w:tc>
      </w:tr>
      <w:tr w:rsidR="0E695FC8" w14:paraId="2D2FD962" w14:textId="77777777" w:rsidTr="00726B2E">
        <w:trPr>
          <w:trHeight w:val="300"/>
        </w:trPr>
        <w:tc>
          <w:tcPr>
            <w:tcW w:w="4245" w:type="dxa"/>
            <w:shd w:val="clear" w:color="auto" w:fill="FFFFFF" w:themeFill="background1"/>
          </w:tcPr>
          <w:p w14:paraId="7229F037" w14:textId="5CC8FDE7" w:rsidR="0E695FC8" w:rsidRDefault="0E695FC8" w:rsidP="0E695FC8">
            <w:pPr>
              <w:jc w:val="center"/>
            </w:pPr>
            <w:r>
              <w:t>C</w:t>
            </w:r>
            <w:r w:rsidRPr="00DA735B">
              <w:rPr>
                <w:vertAlign w:val="subscript"/>
              </w:rPr>
              <w:t>k</w:t>
            </w:r>
          </w:p>
        </w:tc>
        <w:tc>
          <w:tcPr>
            <w:tcW w:w="4245" w:type="dxa"/>
            <w:shd w:val="clear" w:color="auto" w:fill="FFFFFF" w:themeFill="background1"/>
          </w:tcPr>
          <w:p w14:paraId="75C3D937" w14:textId="57A6A36F" w:rsidR="0E695FC8" w:rsidRDefault="0E695FC8" w:rsidP="0E695FC8">
            <w:pPr>
              <w:jc w:val="center"/>
            </w:pPr>
            <w:r>
              <w:t>0,</w:t>
            </w:r>
            <w:r w:rsidR="732BA646">
              <w:t>91</w:t>
            </w:r>
          </w:p>
        </w:tc>
      </w:tr>
      <w:tr w:rsidR="0E695FC8" w14:paraId="4D57DE0E" w14:textId="77777777" w:rsidTr="00726B2E">
        <w:trPr>
          <w:trHeight w:val="300"/>
        </w:trPr>
        <w:tc>
          <w:tcPr>
            <w:tcW w:w="4245" w:type="dxa"/>
            <w:shd w:val="clear" w:color="auto" w:fill="FFFFFF" w:themeFill="background1"/>
          </w:tcPr>
          <w:p w14:paraId="5281CF49" w14:textId="04AACCD3" w:rsidR="0E695FC8" w:rsidRDefault="003766FE" w:rsidP="0E695FC8">
            <w:pPr>
              <w:jc w:val="center"/>
            </w:pPr>
            <w:r w:rsidRPr="00DA735B">
              <w:t>PF</w:t>
            </w:r>
            <w:r>
              <w:t xml:space="preserve"> (Puntos Función)</w:t>
            </w:r>
          </w:p>
        </w:tc>
        <w:tc>
          <w:tcPr>
            <w:tcW w:w="4245" w:type="dxa"/>
            <w:shd w:val="clear" w:color="auto" w:fill="FFFFFF" w:themeFill="background1"/>
          </w:tcPr>
          <w:p w14:paraId="3452329B" w14:textId="758E9686" w:rsidR="4963D9B5" w:rsidRDefault="4963D9B5" w:rsidP="0E695FC8">
            <w:pPr>
              <w:jc w:val="center"/>
            </w:pPr>
            <w:r>
              <w:t>45,5</w:t>
            </w:r>
          </w:p>
        </w:tc>
      </w:tr>
    </w:tbl>
    <w:p w14:paraId="1F0D0BC7" w14:textId="0DD5AEF2" w:rsidR="6121422A" w:rsidRDefault="00DC426F" w:rsidP="00C4686B">
      <w:pPr>
        <w:pStyle w:val="CitadeTablas"/>
      </w:pPr>
      <w:bookmarkStart w:id="654" w:name="_Toc165126454"/>
      <w:r>
        <w:t>Gestión de emergencias – Cálculo de los puntos función</w:t>
      </w:r>
      <w:bookmarkEnd w:id="654"/>
    </w:p>
    <w:p w14:paraId="00CBBAE1" w14:textId="77777777" w:rsidR="00794F37" w:rsidRDefault="00794F37">
      <w:pPr>
        <w:jc w:val="left"/>
        <w:rPr>
          <w:rFonts w:asciiTheme="majorHAnsi" w:eastAsiaTheme="majorEastAsia" w:hAnsiTheme="majorHAnsi" w:cstheme="majorBidi"/>
          <w:b/>
          <w:color w:val="404040" w:themeColor="text1" w:themeTint="BF"/>
          <w:sz w:val="28"/>
          <w:szCs w:val="24"/>
        </w:rPr>
      </w:pPr>
      <w:bookmarkStart w:id="655" w:name="_Toc2128783820"/>
      <w:bookmarkStart w:id="656" w:name="_Toc164120945"/>
      <w:bookmarkStart w:id="657" w:name="_Toc165126216"/>
      <w:r>
        <w:br w:type="page"/>
      </w:r>
    </w:p>
    <w:p w14:paraId="342157E0" w14:textId="769D04BD" w:rsidR="18E9F910" w:rsidRDefault="68BFC581" w:rsidP="00C920C4">
      <w:pPr>
        <w:pStyle w:val="Ttulo3"/>
      </w:pPr>
      <w:r>
        <w:lastRenderedPageBreak/>
        <w:t>Técnica Delphi</w:t>
      </w:r>
      <w:bookmarkEnd w:id="655"/>
      <w:bookmarkEnd w:id="656"/>
      <w:bookmarkEnd w:id="657"/>
    </w:p>
    <w:p w14:paraId="0B47C8CE" w14:textId="77B15D33" w:rsidR="18E9F910" w:rsidRDefault="68BFC581" w:rsidP="00971F70">
      <w:pPr>
        <w:pStyle w:val="Ttulo4"/>
      </w:pPr>
      <w:bookmarkStart w:id="658" w:name="_Toc945450302"/>
      <w:bookmarkStart w:id="659" w:name="_Toc164120946"/>
      <w:r>
        <w:t>Explicación de la técnica</w:t>
      </w:r>
      <w:bookmarkEnd w:id="658"/>
      <w:bookmarkEnd w:id="659"/>
    </w:p>
    <w:p w14:paraId="0DE93EBE" w14:textId="3CFEE8AA" w:rsidR="283FAF31" w:rsidRDefault="283FAF31" w:rsidP="0E695FC8">
      <w:r>
        <w:t>El método Delphi se engloba dentro de los métodos de prospectiva, que estudian el futuro, en lo que se refiere a la evolución de los factores del entorno tecno-socioeconómico y sus interacciones.</w:t>
      </w:r>
    </w:p>
    <w:p w14:paraId="34F5891A" w14:textId="2ACE9B33" w:rsidR="283FAF31" w:rsidRDefault="283FAF31" w:rsidP="0E695FC8">
      <w:r>
        <w:t>Es una consulta individual a un grupo de expertos mediante la interacción sucesiva de un cuestionario apoyado por los resultados promedio de la ronda anterior para generar convergencia de opiniones.</w:t>
      </w:r>
    </w:p>
    <w:p w14:paraId="4009B098" w14:textId="3FE7F328" w:rsidR="6B51F5E8" w:rsidRDefault="049C2EB2" w:rsidP="6B51F5E8">
      <w:r>
        <w:t>El método Delphi utiliza como fuente de información un grupo de personas a las que se supone un conocimiento elevado de la materia que se va a tratar.</w:t>
      </w:r>
    </w:p>
    <w:p w14:paraId="2790F9E9" w14:textId="6A0B9D42" w:rsidR="18E9F910" w:rsidRDefault="68BFC581" w:rsidP="00971F70">
      <w:pPr>
        <w:pStyle w:val="Ttulo4"/>
      </w:pPr>
      <w:bookmarkStart w:id="660" w:name="_Toc1017172107"/>
      <w:bookmarkStart w:id="661" w:name="_Toc164120947"/>
      <w:r>
        <w:t>Resumen de los puntos función</w:t>
      </w:r>
      <w:bookmarkEnd w:id="660"/>
      <w:bookmarkEnd w:id="661"/>
    </w:p>
    <w:tbl>
      <w:tblPr>
        <w:tblStyle w:val="Tablaconcuadrcula4-nfasis3"/>
        <w:tblW w:w="0" w:type="auto"/>
        <w:tblLayout w:type="fixed"/>
        <w:tblLook w:val="06A0" w:firstRow="1" w:lastRow="0" w:firstColumn="1" w:lastColumn="0" w:noHBand="1" w:noVBand="1"/>
      </w:tblPr>
      <w:tblGrid>
        <w:gridCol w:w="421"/>
        <w:gridCol w:w="5885"/>
        <w:gridCol w:w="2188"/>
      </w:tblGrid>
      <w:tr w:rsidR="00C93EDC" w:rsidRPr="00C93EDC" w14:paraId="08CD34D9" w14:textId="77777777" w:rsidTr="00E74738">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21" w:type="dxa"/>
            <w:shd w:val="clear" w:color="auto" w:fill="AEAAAA" w:themeFill="background2" w:themeFillShade="BF"/>
          </w:tcPr>
          <w:p w14:paraId="28DF2788" w14:textId="19CD6E1E" w:rsidR="00C93EDC" w:rsidRPr="00C93EDC" w:rsidRDefault="00C93EDC" w:rsidP="00C93EDC">
            <w:pPr>
              <w:jc w:val="center"/>
              <w:rPr>
                <w:color w:val="000000" w:themeColor="text1"/>
              </w:rPr>
            </w:pPr>
            <w:r w:rsidRPr="00C93EDC">
              <w:rPr>
                <w:color w:val="000000" w:themeColor="text1"/>
              </w:rPr>
              <w:t>ID</w:t>
            </w:r>
          </w:p>
        </w:tc>
        <w:tc>
          <w:tcPr>
            <w:tcW w:w="5885" w:type="dxa"/>
            <w:shd w:val="clear" w:color="auto" w:fill="AEAAAA" w:themeFill="background2" w:themeFillShade="BF"/>
          </w:tcPr>
          <w:p w14:paraId="624B0083" w14:textId="4E7991E7" w:rsidR="00C93EDC" w:rsidRPr="00C93EDC" w:rsidRDefault="00C93EDC" w:rsidP="0E695FC8">
            <w:pPr>
              <w:jc w:val="center"/>
              <w:cnfStyle w:val="100000000000" w:firstRow="1" w:lastRow="0" w:firstColumn="0" w:lastColumn="0" w:oddVBand="0" w:evenVBand="0" w:oddHBand="0" w:evenHBand="0" w:firstRowFirstColumn="0" w:firstRowLastColumn="0" w:lastRowFirstColumn="0" w:lastRowLastColumn="0"/>
              <w:rPr>
                <w:color w:val="000000" w:themeColor="text1"/>
              </w:rPr>
            </w:pPr>
            <w:r w:rsidRPr="00C93EDC">
              <w:rPr>
                <w:color w:val="000000" w:themeColor="text1"/>
              </w:rPr>
              <w:t>Módulo</w:t>
            </w:r>
          </w:p>
        </w:tc>
        <w:tc>
          <w:tcPr>
            <w:tcW w:w="2188" w:type="dxa"/>
            <w:shd w:val="clear" w:color="auto" w:fill="AEAAAA" w:themeFill="background2" w:themeFillShade="BF"/>
          </w:tcPr>
          <w:p w14:paraId="44E6D192" w14:textId="6E41B2A4" w:rsidR="00C93EDC" w:rsidRPr="00C93EDC" w:rsidRDefault="00C93EDC" w:rsidP="0E695FC8">
            <w:pPr>
              <w:jc w:val="center"/>
              <w:cnfStyle w:val="100000000000" w:firstRow="1" w:lastRow="0" w:firstColumn="0" w:lastColumn="0" w:oddVBand="0" w:evenVBand="0" w:oddHBand="0" w:evenHBand="0" w:firstRowFirstColumn="0" w:firstRowLastColumn="0" w:lastRowFirstColumn="0" w:lastRowLastColumn="0"/>
              <w:rPr>
                <w:color w:val="000000" w:themeColor="text1"/>
              </w:rPr>
            </w:pPr>
            <w:r w:rsidRPr="00C93EDC">
              <w:rPr>
                <w:color w:val="000000" w:themeColor="text1"/>
              </w:rPr>
              <w:t>Puntos función</w:t>
            </w:r>
          </w:p>
        </w:tc>
      </w:tr>
      <w:tr w:rsidR="00C93EDC" w14:paraId="75D89A35" w14:textId="77777777" w:rsidTr="00E74738">
        <w:trPr>
          <w:trHeight w:val="300"/>
        </w:trPr>
        <w:tc>
          <w:tcPr>
            <w:cnfStyle w:val="001000000000" w:firstRow="0" w:lastRow="0" w:firstColumn="1" w:lastColumn="0" w:oddVBand="0" w:evenVBand="0" w:oddHBand="0" w:evenHBand="0" w:firstRowFirstColumn="0" w:firstRowLastColumn="0" w:lastRowFirstColumn="0" w:lastRowLastColumn="0"/>
            <w:tcW w:w="421" w:type="dxa"/>
            <w:shd w:val="clear" w:color="auto" w:fill="FFFFFF" w:themeFill="background1"/>
          </w:tcPr>
          <w:p w14:paraId="64CA7FBB" w14:textId="5F4D3A2E" w:rsidR="00C93EDC" w:rsidRDefault="00C93EDC" w:rsidP="00C93EDC">
            <w:pPr>
              <w:jc w:val="center"/>
            </w:pPr>
            <w:r>
              <w:t>1</w:t>
            </w:r>
          </w:p>
        </w:tc>
        <w:tc>
          <w:tcPr>
            <w:tcW w:w="5885" w:type="dxa"/>
            <w:shd w:val="clear" w:color="auto" w:fill="FFFFFF" w:themeFill="background1"/>
          </w:tcPr>
          <w:p w14:paraId="375B355A" w14:textId="552E1AE4" w:rsidR="00C93EDC" w:rsidRDefault="00C93EDC" w:rsidP="0E695FC8">
            <w:pPr>
              <w:cnfStyle w:val="000000000000" w:firstRow="0" w:lastRow="0" w:firstColumn="0" w:lastColumn="0" w:oddVBand="0" w:evenVBand="0" w:oddHBand="0" w:evenHBand="0" w:firstRowFirstColumn="0" w:firstRowLastColumn="0" w:lastRowFirstColumn="0" w:lastRowLastColumn="0"/>
            </w:pPr>
            <w:r>
              <w:t>Gestión de Usuarios</w:t>
            </w:r>
          </w:p>
        </w:tc>
        <w:tc>
          <w:tcPr>
            <w:tcW w:w="2188" w:type="dxa"/>
            <w:shd w:val="clear" w:color="auto" w:fill="FFFFFF" w:themeFill="background1"/>
          </w:tcPr>
          <w:p w14:paraId="2297BEA4" w14:textId="69E28C0B" w:rsidR="00C93EDC" w:rsidRDefault="00C93EDC" w:rsidP="0E695FC8">
            <w:pPr>
              <w:jc w:val="center"/>
              <w:cnfStyle w:val="000000000000" w:firstRow="0" w:lastRow="0" w:firstColumn="0" w:lastColumn="0" w:oddVBand="0" w:evenVBand="0" w:oddHBand="0" w:evenHBand="0" w:firstRowFirstColumn="0" w:firstRowLastColumn="0" w:lastRowFirstColumn="0" w:lastRowLastColumn="0"/>
            </w:pPr>
            <w:r>
              <w:t>73,83</w:t>
            </w:r>
          </w:p>
        </w:tc>
      </w:tr>
      <w:tr w:rsidR="00C93EDC" w14:paraId="4D643461" w14:textId="77777777" w:rsidTr="00E74738">
        <w:trPr>
          <w:trHeight w:val="300"/>
        </w:trPr>
        <w:tc>
          <w:tcPr>
            <w:cnfStyle w:val="001000000000" w:firstRow="0" w:lastRow="0" w:firstColumn="1" w:lastColumn="0" w:oddVBand="0" w:evenVBand="0" w:oddHBand="0" w:evenHBand="0" w:firstRowFirstColumn="0" w:firstRowLastColumn="0" w:lastRowFirstColumn="0" w:lastRowLastColumn="0"/>
            <w:tcW w:w="421" w:type="dxa"/>
            <w:shd w:val="clear" w:color="auto" w:fill="FFFFFF" w:themeFill="background1"/>
          </w:tcPr>
          <w:p w14:paraId="3443C907" w14:textId="23A01CD3" w:rsidR="00C93EDC" w:rsidRDefault="00C93EDC" w:rsidP="00C93EDC">
            <w:pPr>
              <w:jc w:val="center"/>
            </w:pPr>
            <w:r>
              <w:t>2</w:t>
            </w:r>
          </w:p>
        </w:tc>
        <w:tc>
          <w:tcPr>
            <w:tcW w:w="5885" w:type="dxa"/>
            <w:shd w:val="clear" w:color="auto" w:fill="FFFFFF" w:themeFill="background1"/>
          </w:tcPr>
          <w:p w14:paraId="6FFF05F4" w14:textId="5CDA0D79" w:rsidR="00C93EDC" w:rsidRDefault="00C93EDC" w:rsidP="0E695FC8">
            <w:pPr>
              <w:cnfStyle w:val="000000000000" w:firstRow="0" w:lastRow="0" w:firstColumn="0" w:lastColumn="0" w:oddVBand="0" w:evenVBand="0" w:oddHBand="0" w:evenHBand="0" w:firstRowFirstColumn="0" w:firstRowLastColumn="0" w:lastRowFirstColumn="0" w:lastRowLastColumn="0"/>
            </w:pPr>
            <w:r>
              <w:t>Sistema de Mensajería</w:t>
            </w:r>
          </w:p>
        </w:tc>
        <w:tc>
          <w:tcPr>
            <w:tcW w:w="2188" w:type="dxa"/>
            <w:shd w:val="clear" w:color="auto" w:fill="FFFFFF" w:themeFill="background1"/>
          </w:tcPr>
          <w:p w14:paraId="662C0D56" w14:textId="6AE20552" w:rsidR="00C93EDC" w:rsidRDefault="00C93EDC" w:rsidP="0E695FC8">
            <w:pPr>
              <w:jc w:val="center"/>
              <w:cnfStyle w:val="000000000000" w:firstRow="0" w:lastRow="0" w:firstColumn="0" w:lastColumn="0" w:oddVBand="0" w:evenVBand="0" w:oddHBand="0" w:evenHBand="0" w:firstRowFirstColumn="0" w:firstRowLastColumn="0" w:lastRowFirstColumn="0" w:lastRowLastColumn="0"/>
            </w:pPr>
            <w:r>
              <w:t>62,06</w:t>
            </w:r>
          </w:p>
        </w:tc>
      </w:tr>
      <w:tr w:rsidR="00C93EDC" w14:paraId="225E4B36" w14:textId="77777777" w:rsidTr="00E74738">
        <w:trPr>
          <w:trHeight w:val="300"/>
        </w:trPr>
        <w:tc>
          <w:tcPr>
            <w:cnfStyle w:val="001000000000" w:firstRow="0" w:lastRow="0" w:firstColumn="1" w:lastColumn="0" w:oddVBand="0" w:evenVBand="0" w:oddHBand="0" w:evenHBand="0" w:firstRowFirstColumn="0" w:firstRowLastColumn="0" w:lastRowFirstColumn="0" w:lastRowLastColumn="0"/>
            <w:tcW w:w="421" w:type="dxa"/>
            <w:shd w:val="clear" w:color="auto" w:fill="FFFFFF" w:themeFill="background1"/>
          </w:tcPr>
          <w:p w14:paraId="267C22E0" w14:textId="5758CB65" w:rsidR="00C93EDC" w:rsidRDefault="00C93EDC" w:rsidP="00C93EDC">
            <w:pPr>
              <w:jc w:val="center"/>
            </w:pPr>
            <w:r>
              <w:t>3</w:t>
            </w:r>
          </w:p>
        </w:tc>
        <w:tc>
          <w:tcPr>
            <w:tcW w:w="5885" w:type="dxa"/>
            <w:shd w:val="clear" w:color="auto" w:fill="FFFFFF" w:themeFill="background1"/>
          </w:tcPr>
          <w:p w14:paraId="0E96AD0F" w14:textId="4F5FBA55" w:rsidR="00C93EDC" w:rsidRDefault="00C93EDC" w:rsidP="0E695FC8">
            <w:pPr>
              <w:cnfStyle w:val="000000000000" w:firstRow="0" w:lastRow="0" w:firstColumn="0" w:lastColumn="0" w:oddVBand="0" w:evenVBand="0" w:oddHBand="0" w:evenHBand="0" w:firstRowFirstColumn="0" w:firstRowLastColumn="0" w:lastRowFirstColumn="0" w:lastRowLastColumn="0"/>
            </w:pPr>
            <w:r>
              <w:t>Aplicaciones de Usuario. App de avisos y mensajería</w:t>
            </w:r>
          </w:p>
        </w:tc>
        <w:tc>
          <w:tcPr>
            <w:tcW w:w="2188" w:type="dxa"/>
            <w:shd w:val="clear" w:color="auto" w:fill="FFFFFF" w:themeFill="background1"/>
          </w:tcPr>
          <w:p w14:paraId="1C0351EA" w14:textId="76DE0548" w:rsidR="00C93EDC" w:rsidRDefault="00C93EDC" w:rsidP="0E695FC8">
            <w:pPr>
              <w:jc w:val="center"/>
              <w:cnfStyle w:val="000000000000" w:firstRow="0" w:lastRow="0" w:firstColumn="0" w:lastColumn="0" w:oddVBand="0" w:evenVBand="0" w:oddHBand="0" w:evenHBand="0" w:firstRowFirstColumn="0" w:firstRowLastColumn="0" w:lastRowFirstColumn="0" w:lastRowLastColumn="0"/>
            </w:pPr>
            <w:r>
              <w:t>42,30</w:t>
            </w:r>
          </w:p>
        </w:tc>
      </w:tr>
      <w:tr w:rsidR="00C93EDC" w14:paraId="3511CCB4" w14:textId="77777777" w:rsidTr="00E74738">
        <w:trPr>
          <w:trHeight w:val="300"/>
        </w:trPr>
        <w:tc>
          <w:tcPr>
            <w:cnfStyle w:val="001000000000" w:firstRow="0" w:lastRow="0" w:firstColumn="1" w:lastColumn="0" w:oddVBand="0" w:evenVBand="0" w:oddHBand="0" w:evenHBand="0" w:firstRowFirstColumn="0" w:firstRowLastColumn="0" w:lastRowFirstColumn="0" w:lastRowLastColumn="0"/>
            <w:tcW w:w="421" w:type="dxa"/>
            <w:shd w:val="clear" w:color="auto" w:fill="FFFFFF" w:themeFill="background1"/>
          </w:tcPr>
          <w:p w14:paraId="2E120D24" w14:textId="5171C57D" w:rsidR="00C93EDC" w:rsidRPr="00C93EDC" w:rsidRDefault="00C93EDC" w:rsidP="00C93EDC">
            <w:pPr>
              <w:jc w:val="center"/>
              <w:rPr>
                <w:b w:val="0"/>
                <w:bCs w:val="0"/>
              </w:rPr>
            </w:pPr>
            <w:r>
              <w:t>4</w:t>
            </w:r>
          </w:p>
        </w:tc>
        <w:tc>
          <w:tcPr>
            <w:tcW w:w="5885" w:type="dxa"/>
            <w:shd w:val="clear" w:color="auto" w:fill="FFFFFF" w:themeFill="background1"/>
          </w:tcPr>
          <w:p w14:paraId="40A1B1A4" w14:textId="44D15761" w:rsidR="00C93EDC" w:rsidRDefault="00C93EDC" w:rsidP="0E695FC8">
            <w:pPr>
              <w:cnfStyle w:val="000000000000" w:firstRow="0" w:lastRow="0" w:firstColumn="0" w:lastColumn="0" w:oddVBand="0" w:evenVBand="0" w:oddHBand="0" w:evenHBand="0" w:firstRowFirstColumn="0" w:firstRowLastColumn="0" w:lastRowFirstColumn="0" w:lastRowLastColumn="0"/>
            </w:pPr>
            <w:r>
              <w:t>Sistema de Geoposicionamiento</w:t>
            </w:r>
          </w:p>
        </w:tc>
        <w:tc>
          <w:tcPr>
            <w:tcW w:w="2188" w:type="dxa"/>
            <w:shd w:val="clear" w:color="auto" w:fill="FFFFFF" w:themeFill="background1"/>
          </w:tcPr>
          <w:p w14:paraId="3AB95ACC" w14:textId="20D0223B" w:rsidR="00C93EDC" w:rsidRDefault="00C93EDC" w:rsidP="0E695FC8">
            <w:pPr>
              <w:jc w:val="center"/>
              <w:cnfStyle w:val="000000000000" w:firstRow="0" w:lastRow="0" w:firstColumn="0" w:lastColumn="0" w:oddVBand="0" w:evenVBand="0" w:oddHBand="0" w:evenHBand="0" w:firstRowFirstColumn="0" w:firstRowLastColumn="0" w:lastRowFirstColumn="0" w:lastRowLastColumn="0"/>
            </w:pPr>
            <w:r>
              <w:t>41,85</w:t>
            </w:r>
          </w:p>
        </w:tc>
      </w:tr>
      <w:tr w:rsidR="00C93EDC" w14:paraId="073B2221" w14:textId="77777777" w:rsidTr="00E74738">
        <w:trPr>
          <w:trHeight w:val="300"/>
        </w:trPr>
        <w:tc>
          <w:tcPr>
            <w:cnfStyle w:val="001000000000" w:firstRow="0" w:lastRow="0" w:firstColumn="1" w:lastColumn="0" w:oddVBand="0" w:evenVBand="0" w:oddHBand="0" w:evenHBand="0" w:firstRowFirstColumn="0" w:firstRowLastColumn="0" w:lastRowFirstColumn="0" w:lastRowLastColumn="0"/>
            <w:tcW w:w="421" w:type="dxa"/>
            <w:shd w:val="clear" w:color="auto" w:fill="FFFFFF" w:themeFill="background1"/>
          </w:tcPr>
          <w:p w14:paraId="5B07E231" w14:textId="3024EBD6" w:rsidR="00C93EDC" w:rsidRDefault="00C93EDC" w:rsidP="00C93EDC">
            <w:pPr>
              <w:jc w:val="center"/>
            </w:pPr>
            <w:r>
              <w:t>5</w:t>
            </w:r>
          </w:p>
        </w:tc>
        <w:tc>
          <w:tcPr>
            <w:tcW w:w="5885" w:type="dxa"/>
            <w:shd w:val="clear" w:color="auto" w:fill="FFFFFF" w:themeFill="background1"/>
          </w:tcPr>
          <w:p w14:paraId="57CA175B" w14:textId="3C6DCABF" w:rsidR="00C93EDC" w:rsidRDefault="00C93EDC" w:rsidP="0E695FC8">
            <w:pPr>
              <w:cnfStyle w:val="000000000000" w:firstRow="0" w:lastRow="0" w:firstColumn="0" w:lastColumn="0" w:oddVBand="0" w:evenVBand="0" w:oddHBand="0" w:evenHBand="0" w:firstRowFirstColumn="0" w:firstRowLastColumn="0" w:lastRowFirstColumn="0" w:lastRowLastColumn="0"/>
            </w:pPr>
            <w:r>
              <w:t>Integración con Sistemas centrales</w:t>
            </w:r>
          </w:p>
        </w:tc>
        <w:tc>
          <w:tcPr>
            <w:tcW w:w="2188" w:type="dxa"/>
            <w:shd w:val="clear" w:color="auto" w:fill="FFFFFF" w:themeFill="background1"/>
          </w:tcPr>
          <w:p w14:paraId="063F82D7" w14:textId="2D2F3A98" w:rsidR="00C93EDC" w:rsidRDefault="00C93EDC" w:rsidP="0E695FC8">
            <w:pPr>
              <w:jc w:val="center"/>
              <w:cnfStyle w:val="000000000000" w:firstRow="0" w:lastRow="0" w:firstColumn="0" w:lastColumn="0" w:oddVBand="0" w:evenVBand="0" w:oddHBand="0" w:evenHBand="0" w:firstRowFirstColumn="0" w:firstRowLastColumn="0" w:lastRowFirstColumn="0" w:lastRowLastColumn="0"/>
            </w:pPr>
            <w:r>
              <w:t>35,00</w:t>
            </w:r>
          </w:p>
        </w:tc>
      </w:tr>
      <w:tr w:rsidR="00C93EDC" w14:paraId="6ED799BA" w14:textId="77777777" w:rsidTr="00E74738">
        <w:trPr>
          <w:trHeight w:val="300"/>
        </w:trPr>
        <w:tc>
          <w:tcPr>
            <w:cnfStyle w:val="001000000000" w:firstRow="0" w:lastRow="0" w:firstColumn="1" w:lastColumn="0" w:oddVBand="0" w:evenVBand="0" w:oddHBand="0" w:evenHBand="0" w:firstRowFirstColumn="0" w:firstRowLastColumn="0" w:lastRowFirstColumn="0" w:lastRowLastColumn="0"/>
            <w:tcW w:w="421" w:type="dxa"/>
            <w:shd w:val="clear" w:color="auto" w:fill="FFFFFF" w:themeFill="background1"/>
          </w:tcPr>
          <w:p w14:paraId="77A0DC5D" w14:textId="0DAC6FE7" w:rsidR="00C93EDC" w:rsidRDefault="00C93EDC" w:rsidP="00C93EDC">
            <w:pPr>
              <w:jc w:val="center"/>
            </w:pPr>
            <w:r>
              <w:t>6</w:t>
            </w:r>
          </w:p>
        </w:tc>
        <w:tc>
          <w:tcPr>
            <w:tcW w:w="5885" w:type="dxa"/>
            <w:shd w:val="clear" w:color="auto" w:fill="FFFFFF" w:themeFill="background1"/>
          </w:tcPr>
          <w:p w14:paraId="6137A8E7" w14:textId="5C20F697" w:rsidR="00C93EDC" w:rsidRDefault="00C93EDC" w:rsidP="0E695FC8">
            <w:pPr>
              <w:cnfStyle w:val="000000000000" w:firstRow="0" w:lastRow="0" w:firstColumn="0" w:lastColumn="0" w:oddVBand="0" w:evenVBand="0" w:oddHBand="0" w:evenHBand="0" w:firstRowFirstColumn="0" w:firstRowLastColumn="0" w:lastRowFirstColumn="0" w:lastRowLastColumn="0"/>
            </w:pPr>
            <w:r>
              <w:t>Dashboard de seguimiento</w:t>
            </w:r>
          </w:p>
        </w:tc>
        <w:tc>
          <w:tcPr>
            <w:tcW w:w="2188" w:type="dxa"/>
            <w:shd w:val="clear" w:color="auto" w:fill="FFFFFF" w:themeFill="background1"/>
          </w:tcPr>
          <w:p w14:paraId="55E2E4B3" w14:textId="38290675" w:rsidR="00C93EDC" w:rsidRDefault="00C93EDC" w:rsidP="0E695FC8">
            <w:pPr>
              <w:jc w:val="center"/>
              <w:cnfStyle w:val="000000000000" w:firstRow="0" w:lastRow="0" w:firstColumn="0" w:lastColumn="0" w:oddVBand="0" w:evenVBand="0" w:oddHBand="0" w:evenHBand="0" w:firstRowFirstColumn="0" w:firstRowLastColumn="0" w:lastRowFirstColumn="0" w:lastRowLastColumn="0"/>
            </w:pPr>
            <w:r>
              <w:t>32,76</w:t>
            </w:r>
          </w:p>
        </w:tc>
      </w:tr>
      <w:tr w:rsidR="00C93EDC" w14:paraId="4D3C614A" w14:textId="77777777" w:rsidTr="00E74738">
        <w:trPr>
          <w:trHeight w:val="300"/>
        </w:trPr>
        <w:tc>
          <w:tcPr>
            <w:cnfStyle w:val="001000000000" w:firstRow="0" w:lastRow="0" w:firstColumn="1" w:lastColumn="0" w:oddVBand="0" w:evenVBand="0" w:oddHBand="0" w:evenHBand="0" w:firstRowFirstColumn="0" w:firstRowLastColumn="0" w:lastRowFirstColumn="0" w:lastRowLastColumn="0"/>
            <w:tcW w:w="421" w:type="dxa"/>
            <w:shd w:val="clear" w:color="auto" w:fill="FFFFFF" w:themeFill="background1"/>
          </w:tcPr>
          <w:p w14:paraId="542758DC" w14:textId="29DA3B49" w:rsidR="00C93EDC" w:rsidRDefault="00C93EDC" w:rsidP="00C93EDC">
            <w:pPr>
              <w:jc w:val="center"/>
            </w:pPr>
            <w:r>
              <w:t>7</w:t>
            </w:r>
          </w:p>
        </w:tc>
        <w:tc>
          <w:tcPr>
            <w:tcW w:w="5885" w:type="dxa"/>
            <w:shd w:val="clear" w:color="auto" w:fill="FFFFFF" w:themeFill="background1"/>
          </w:tcPr>
          <w:p w14:paraId="59422ADB" w14:textId="335C50D6" w:rsidR="00C93EDC" w:rsidRDefault="00C93EDC" w:rsidP="0E695FC8">
            <w:pPr>
              <w:cnfStyle w:val="000000000000" w:firstRow="0" w:lastRow="0" w:firstColumn="0" w:lastColumn="0" w:oddVBand="0" w:evenVBand="0" w:oddHBand="0" w:evenHBand="0" w:firstRowFirstColumn="0" w:firstRowLastColumn="0" w:lastRowFirstColumn="0" w:lastRowLastColumn="0"/>
            </w:pPr>
            <w:r>
              <w:t xml:space="preserve">Aplicaciones de </w:t>
            </w:r>
            <w:r w:rsidR="001A2F09">
              <w:t>U</w:t>
            </w:r>
            <w:r>
              <w:t>suario. Gestión de emergencias</w:t>
            </w:r>
          </w:p>
        </w:tc>
        <w:tc>
          <w:tcPr>
            <w:tcW w:w="2188" w:type="dxa"/>
            <w:shd w:val="clear" w:color="auto" w:fill="FFFFFF" w:themeFill="background1"/>
          </w:tcPr>
          <w:p w14:paraId="47204197" w14:textId="529E2B61" w:rsidR="00C93EDC" w:rsidRDefault="00C93EDC" w:rsidP="0E695FC8">
            <w:pPr>
              <w:jc w:val="center"/>
              <w:cnfStyle w:val="000000000000" w:firstRow="0" w:lastRow="0" w:firstColumn="0" w:lastColumn="0" w:oddVBand="0" w:evenVBand="0" w:oddHBand="0" w:evenHBand="0" w:firstRowFirstColumn="0" w:firstRowLastColumn="0" w:lastRowFirstColumn="0" w:lastRowLastColumn="0"/>
            </w:pPr>
            <w:r>
              <w:t>45,50</w:t>
            </w:r>
          </w:p>
        </w:tc>
      </w:tr>
    </w:tbl>
    <w:p w14:paraId="343C76EA" w14:textId="6175909B" w:rsidR="00C4686B" w:rsidRDefault="00DC426F" w:rsidP="00C4686B">
      <w:pPr>
        <w:pStyle w:val="CitadeTablas"/>
      </w:pPr>
      <w:bookmarkStart w:id="662" w:name="_Toc165126455"/>
      <w:bookmarkStart w:id="663" w:name="_Toc390650197"/>
      <w:r>
        <w:t>Puntos función de cada módulo</w:t>
      </w:r>
      <w:bookmarkEnd w:id="662"/>
    </w:p>
    <w:p w14:paraId="23720B08" w14:textId="44BA2579" w:rsidR="18E9F910" w:rsidRDefault="68BFC581" w:rsidP="00971F70">
      <w:pPr>
        <w:pStyle w:val="Ttulo4"/>
      </w:pPr>
      <w:bookmarkStart w:id="664" w:name="_Toc164120948"/>
      <w:r>
        <w:t>Estimación</w:t>
      </w:r>
      <w:bookmarkEnd w:id="663"/>
      <w:bookmarkEnd w:id="664"/>
    </w:p>
    <w:p w14:paraId="0F180BAE" w14:textId="7B74B68C" w:rsidR="13E24CCE" w:rsidRPr="0047784C" w:rsidRDefault="13E24CCE" w:rsidP="0E695FC8">
      <w:pPr>
        <w:rPr>
          <w:rFonts w:eastAsia="Calibri" w:cstheme="minorHAnsi"/>
        </w:rPr>
      </w:pPr>
      <w:r w:rsidRPr="0047784C">
        <w:rPr>
          <w:rFonts w:eastAsia="Aptos" w:cstheme="minorHAnsi"/>
          <w:color w:val="000000" w:themeColor="text1"/>
        </w:rPr>
        <w:t>Para calcular el esfuerzo de los módulos del sistema que se plantea desarrollar, podemos aplicar el método Delphi para estimar el esfuerzo de los módulos de menor y mayor valor de PF. Para el resto de los módulos, podemos estimar el esfuerzo aplicando ajuste regresivo. En la tabla que sigue se muestran los resultados de estimar los módulos 1 y 6 recurriendo a 4 expertos para hacer la valoración. En este caso, el valor considerado se obtiene calculando la media aritmética de 4 veces la media más probable, el mínimo más bajo de las valoraciones y el máximo más alto. Hemos decidido optar por estos dos módulos ya que tras calcular los puntos de función de todos los módulos son los valores mínimo y máximo respectivamente. Como podemos comprobar en la siguiente tabla:</w:t>
      </w:r>
    </w:p>
    <w:tbl>
      <w:tblPr>
        <w:tblStyle w:val="Tablanormal1"/>
        <w:tblW w:w="0" w:type="auto"/>
        <w:tblLayout w:type="fixed"/>
        <w:tblLook w:val="06A0" w:firstRow="1" w:lastRow="0" w:firstColumn="1" w:lastColumn="0" w:noHBand="1" w:noVBand="1"/>
      </w:tblPr>
      <w:tblGrid>
        <w:gridCol w:w="1140"/>
        <w:gridCol w:w="960"/>
        <w:gridCol w:w="1050"/>
        <w:gridCol w:w="1050"/>
        <w:gridCol w:w="1050"/>
        <w:gridCol w:w="1050"/>
        <w:gridCol w:w="1050"/>
        <w:gridCol w:w="1050"/>
      </w:tblGrid>
      <w:tr w:rsidR="0E695FC8" w14:paraId="39E2D312" w14:textId="77777777" w:rsidTr="00752C61">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40" w:type="dxa"/>
            <w:tcBorders>
              <w:right w:val="single" w:sz="4" w:space="0" w:color="0D0D0D" w:themeColor="text1" w:themeTint="F2"/>
            </w:tcBorders>
            <w:shd w:val="clear" w:color="auto" w:fill="AEAAAA" w:themeFill="background2" w:themeFillShade="BF"/>
          </w:tcPr>
          <w:p w14:paraId="43449507" w14:textId="36D5F0CA" w:rsidR="0E695FC8" w:rsidRPr="0047784C" w:rsidRDefault="0E695FC8" w:rsidP="0E695FC8">
            <w:pPr>
              <w:jc w:val="left"/>
              <w:rPr>
                <w:rFonts w:eastAsia="Aptos" w:cstheme="minorHAnsi"/>
                <w:color w:val="000000" w:themeColor="text1"/>
              </w:rPr>
            </w:pPr>
            <w:r w:rsidRPr="0047784C">
              <w:rPr>
                <w:rFonts w:eastAsia="Aptos" w:cstheme="minorHAnsi"/>
                <w:color w:val="000000" w:themeColor="text1"/>
              </w:rPr>
              <w:t>MODULO</w:t>
            </w:r>
          </w:p>
        </w:tc>
        <w:tc>
          <w:tcPr>
            <w:tcW w:w="960" w:type="dxa"/>
            <w:tcBorders>
              <w:top w:val="single" w:sz="4" w:space="0" w:color="0D0D0D" w:themeColor="text1" w:themeTint="F2"/>
              <w:left w:val="single" w:sz="4" w:space="0" w:color="0D0D0D" w:themeColor="text1" w:themeTint="F2"/>
              <w:bottom w:val="single" w:sz="4" w:space="0" w:color="0D0D0D" w:themeColor="text1" w:themeTint="F2"/>
              <w:right w:val="single" w:sz="4" w:space="0" w:color="0D0D0D" w:themeColor="text1" w:themeTint="F2"/>
            </w:tcBorders>
            <w:shd w:val="clear" w:color="auto" w:fill="D0CECE" w:themeFill="background2" w:themeFillShade="E6"/>
          </w:tcPr>
          <w:p w14:paraId="5978277A" w14:textId="11AE7D62" w:rsidR="0E695FC8" w:rsidRPr="0047784C" w:rsidRDefault="0E695FC8" w:rsidP="0E695FC8">
            <w:pPr>
              <w:jc w:val="center"/>
              <w:cnfStyle w:val="100000000000" w:firstRow="1" w:lastRow="0" w:firstColumn="0" w:lastColumn="0" w:oddVBand="0" w:evenVBand="0" w:oddHBand="0" w:evenHBand="0" w:firstRowFirstColumn="0" w:firstRowLastColumn="0" w:lastRowFirstColumn="0" w:lastRowLastColumn="0"/>
              <w:rPr>
                <w:rFonts w:eastAsia="Aptos" w:cstheme="minorHAnsi"/>
                <w:b w:val="0"/>
                <w:caps/>
                <w:color w:val="000000" w:themeColor="text1"/>
              </w:rPr>
            </w:pPr>
            <w:r w:rsidRPr="0047784C">
              <w:rPr>
                <w:rFonts w:eastAsia="Aptos" w:cstheme="minorHAnsi"/>
                <w:color w:val="000000" w:themeColor="text1"/>
              </w:rPr>
              <w:t>1</w:t>
            </w:r>
          </w:p>
        </w:tc>
        <w:tc>
          <w:tcPr>
            <w:tcW w:w="1050" w:type="dxa"/>
            <w:tcBorders>
              <w:left w:val="single" w:sz="4" w:space="0" w:color="0D0D0D" w:themeColor="text1" w:themeTint="F2"/>
            </w:tcBorders>
            <w:shd w:val="clear" w:color="auto" w:fill="FFFFFF" w:themeFill="background1"/>
          </w:tcPr>
          <w:p w14:paraId="01D646D0" w14:textId="4622FD96" w:rsidR="0E695FC8" w:rsidRPr="0047784C" w:rsidRDefault="0E695FC8" w:rsidP="0E695FC8">
            <w:pPr>
              <w:jc w:val="center"/>
              <w:cnfStyle w:val="100000000000" w:firstRow="1" w:lastRow="0" w:firstColumn="0" w:lastColumn="0" w:oddVBand="0" w:evenVBand="0" w:oddHBand="0" w:evenHBand="0" w:firstRowFirstColumn="0" w:firstRowLastColumn="0" w:lastRowFirstColumn="0" w:lastRowLastColumn="0"/>
              <w:rPr>
                <w:rFonts w:eastAsia="Aptos" w:cstheme="minorHAnsi"/>
                <w:b w:val="0"/>
                <w:caps/>
                <w:color w:val="000000" w:themeColor="text1"/>
              </w:rPr>
            </w:pPr>
            <w:r w:rsidRPr="0047784C">
              <w:rPr>
                <w:rFonts w:eastAsia="Aptos" w:cstheme="minorHAnsi"/>
                <w:color w:val="000000" w:themeColor="text1"/>
              </w:rPr>
              <w:t>2</w:t>
            </w:r>
          </w:p>
        </w:tc>
        <w:tc>
          <w:tcPr>
            <w:tcW w:w="1050" w:type="dxa"/>
            <w:shd w:val="clear" w:color="auto" w:fill="FFFFFF" w:themeFill="background1"/>
          </w:tcPr>
          <w:p w14:paraId="1A0F380C" w14:textId="182C8CB7" w:rsidR="0E695FC8" w:rsidRPr="0047784C" w:rsidRDefault="0E695FC8" w:rsidP="0E695FC8">
            <w:pPr>
              <w:jc w:val="center"/>
              <w:cnfStyle w:val="100000000000" w:firstRow="1" w:lastRow="0" w:firstColumn="0" w:lastColumn="0" w:oddVBand="0" w:evenVBand="0" w:oddHBand="0" w:evenHBand="0" w:firstRowFirstColumn="0" w:firstRowLastColumn="0" w:lastRowFirstColumn="0" w:lastRowLastColumn="0"/>
              <w:rPr>
                <w:rFonts w:eastAsia="Aptos" w:cstheme="minorHAnsi"/>
                <w:b w:val="0"/>
                <w:caps/>
                <w:color w:val="000000" w:themeColor="text1"/>
              </w:rPr>
            </w:pPr>
            <w:r w:rsidRPr="0047784C">
              <w:rPr>
                <w:rFonts w:eastAsia="Aptos" w:cstheme="minorHAnsi"/>
                <w:color w:val="000000" w:themeColor="text1"/>
              </w:rPr>
              <w:t>3</w:t>
            </w:r>
          </w:p>
        </w:tc>
        <w:tc>
          <w:tcPr>
            <w:tcW w:w="1050" w:type="dxa"/>
            <w:shd w:val="clear" w:color="auto" w:fill="FFFFFF" w:themeFill="background1"/>
          </w:tcPr>
          <w:p w14:paraId="23997050" w14:textId="4624D91C" w:rsidR="0E695FC8" w:rsidRPr="0047784C" w:rsidRDefault="0E695FC8" w:rsidP="0E695FC8">
            <w:pPr>
              <w:jc w:val="center"/>
              <w:cnfStyle w:val="100000000000" w:firstRow="1" w:lastRow="0" w:firstColumn="0" w:lastColumn="0" w:oddVBand="0" w:evenVBand="0" w:oddHBand="0" w:evenHBand="0" w:firstRowFirstColumn="0" w:firstRowLastColumn="0" w:lastRowFirstColumn="0" w:lastRowLastColumn="0"/>
              <w:rPr>
                <w:rFonts w:eastAsia="Aptos" w:cstheme="minorHAnsi"/>
                <w:b w:val="0"/>
                <w:caps/>
                <w:color w:val="000000" w:themeColor="text1"/>
              </w:rPr>
            </w:pPr>
            <w:r w:rsidRPr="0047784C">
              <w:rPr>
                <w:rFonts w:eastAsia="Aptos" w:cstheme="minorHAnsi"/>
                <w:color w:val="000000" w:themeColor="text1"/>
              </w:rPr>
              <w:t>4</w:t>
            </w:r>
          </w:p>
        </w:tc>
        <w:tc>
          <w:tcPr>
            <w:tcW w:w="1050" w:type="dxa"/>
            <w:tcBorders>
              <w:right w:val="single" w:sz="4" w:space="0" w:color="0D0D0D" w:themeColor="text1" w:themeTint="F2"/>
            </w:tcBorders>
            <w:shd w:val="clear" w:color="auto" w:fill="FFFFFF" w:themeFill="background1"/>
          </w:tcPr>
          <w:p w14:paraId="3CE8443A" w14:textId="1A331F67" w:rsidR="0E695FC8" w:rsidRPr="0047784C" w:rsidRDefault="0E695FC8" w:rsidP="0E695FC8">
            <w:pPr>
              <w:jc w:val="center"/>
              <w:cnfStyle w:val="100000000000" w:firstRow="1" w:lastRow="0" w:firstColumn="0" w:lastColumn="0" w:oddVBand="0" w:evenVBand="0" w:oddHBand="0" w:evenHBand="0" w:firstRowFirstColumn="0" w:firstRowLastColumn="0" w:lastRowFirstColumn="0" w:lastRowLastColumn="0"/>
              <w:rPr>
                <w:rFonts w:eastAsia="Aptos" w:cstheme="minorHAnsi"/>
                <w:b w:val="0"/>
                <w:caps/>
                <w:color w:val="000000" w:themeColor="text1"/>
              </w:rPr>
            </w:pPr>
            <w:r w:rsidRPr="0047784C">
              <w:rPr>
                <w:rFonts w:eastAsia="Aptos" w:cstheme="minorHAnsi"/>
                <w:color w:val="000000" w:themeColor="text1"/>
              </w:rPr>
              <w:t>5</w:t>
            </w:r>
          </w:p>
        </w:tc>
        <w:tc>
          <w:tcPr>
            <w:tcW w:w="1050" w:type="dxa"/>
            <w:tcBorders>
              <w:top w:val="single" w:sz="4" w:space="0" w:color="0D0D0D" w:themeColor="text1" w:themeTint="F2"/>
              <w:left w:val="single" w:sz="4" w:space="0" w:color="0D0D0D" w:themeColor="text1" w:themeTint="F2"/>
              <w:bottom w:val="single" w:sz="4" w:space="0" w:color="0D0D0D" w:themeColor="text1" w:themeTint="F2"/>
              <w:right w:val="single" w:sz="4" w:space="0" w:color="0D0D0D" w:themeColor="text1" w:themeTint="F2"/>
            </w:tcBorders>
            <w:shd w:val="clear" w:color="auto" w:fill="D0CECE" w:themeFill="background2" w:themeFillShade="E6"/>
          </w:tcPr>
          <w:p w14:paraId="4E2A99E8" w14:textId="746DD325" w:rsidR="0E695FC8" w:rsidRPr="0047784C" w:rsidRDefault="0E695FC8" w:rsidP="0E695FC8">
            <w:pPr>
              <w:jc w:val="center"/>
              <w:cnfStyle w:val="100000000000" w:firstRow="1" w:lastRow="0" w:firstColumn="0" w:lastColumn="0" w:oddVBand="0" w:evenVBand="0" w:oddHBand="0" w:evenHBand="0" w:firstRowFirstColumn="0" w:firstRowLastColumn="0" w:lastRowFirstColumn="0" w:lastRowLastColumn="0"/>
              <w:rPr>
                <w:rFonts w:eastAsia="Aptos" w:cstheme="minorHAnsi"/>
                <w:b w:val="0"/>
                <w:caps/>
                <w:color w:val="000000" w:themeColor="text1"/>
              </w:rPr>
            </w:pPr>
            <w:r w:rsidRPr="0047784C">
              <w:rPr>
                <w:rFonts w:eastAsia="Aptos" w:cstheme="minorHAnsi"/>
                <w:color w:val="000000" w:themeColor="text1"/>
              </w:rPr>
              <w:t>6</w:t>
            </w:r>
          </w:p>
        </w:tc>
        <w:tc>
          <w:tcPr>
            <w:tcW w:w="1050" w:type="dxa"/>
            <w:tcBorders>
              <w:left w:val="single" w:sz="4" w:space="0" w:color="0D0D0D" w:themeColor="text1" w:themeTint="F2"/>
            </w:tcBorders>
            <w:shd w:val="clear" w:color="auto" w:fill="FFFFFF" w:themeFill="background1"/>
          </w:tcPr>
          <w:p w14:paraId="54392246" w14:textId="489631E2" w:rsidR="0E695FC8" w:rsidRPr="0047784C" w:rsidRDefault="0E695FC8" w:rsidP="0E695FC8">
            <w:pPr>
              <w:jc w:val="center"/>
              <w:cnfStyle w:val="100000000000" w:firstRow="1" w:lastRow="0" w:firstColumn="0" w:lastColumn="0" w:oddVBand="0" w:evenVBand="0" w:oddHBand="0" w:evenHBand="0" w:firstRowFirstColumn="0" w:firstRowLastColumn="0" w:lastRowFirstColumn="0" w:lastRowLastColumn="0"/>
              <w:rPr>
                <w:rFonts w:eastAsia="Aptos" w:cstheme="minorHAnsi"/>
                <w:b w:val="0"/>
                <w:caps/>
                <w:color w:val="000000" w:themeColor="text1"/>
              </w:rPr>
            </w:pPr>
            <w:r w:rsidRPr="0047784C">
              <w:rPr>
                <w:rFonts w:eastAsia="Aptos" w:cstheme="minorHAnsi"/>
                <w:color w:val="000000" w:themeColor="text1"/>
              </w:rPr>
              <w:t>7</w:t>
            </w:r>
          </w:p>
        </w:tc>
      </w:tr>
      <w:tr w:rsidR="0E695FC8" w14:paraId="63643AE7" w14:textId="77777777" w:rsidTr="00752C61">
        <w:trPr>
          <w:trHeight w:val="300"/>
        </w:trPr>
        <w:tc>
          <w:tcPr>
            <w:cnfStyle w:val="001000000000" w:firstRow="0" w:lastRow="0" w:firstColumn="1" w:lastColumn="0" w:oddVBand="0" w:evenVBand="0" w:oddHBand="0" w:evenHBand="0" w:firstRowFirstColumn="0" w:firstRowLastColumn="0" w:lastRowFirstColumn="0" w:lastRowLastColumn="0"/>
            <w:tcW w:w="1140" w:type="dxa"/>
            <w:tcBorders>
              <w:right w:val="single" w:sz="4" w:space="0" w:color="0D0D0D" w:themeColor="text1" w:themeTint="F2"/>
            </w:tcBorders>
            <w:shd w:val="clear" w:color="auto" w:fill="AEAAAA" w:themeFill="background2" w:themeFillShade="BF"/>
          </w:tcPr>
          <w:p w14:paraId="00DAB19E" w14:textId="0AA3743F" w:rsidR="0E695FC8" w:rsidRPr="0047784C" w:rsidRDefault="0E695FC8" w:rsidP="0E695FC8">
            <w:pPr>
              <w:jc w:val="left"/>
              <w:rPr>
                <w:rFonts w:eastAsia="Aptos" w:cstheme="minorHAnsi"/>
                <w:color w:val="000000" w:themeColor="text1"/>
              </w:rPr>
            </w:pPr>
            <w:r w:rsidRPr="0047784C">
              <w:rPr>
                <w:rFonts w:eastAsia="Aptos" w:cstheme="minorHAnsi"/>
                <w:color w:val="000000" w:themeColor="text1"/>
              </w:rPr>
              <w:t>PF</w:t>
            </w:r>
          </w:p>
        </w:tc>
        <w:tc>
          <w:tcPr>
            <w:tcW w:w="960" w:type="dxa"/>
            <w:tcBorders>
              <w:top w:val="single" w:sz="4" w:space="0" w:color="0D0D0D" w:themeColor="text1" w:themeTint="F2"/>
              <w:left w:val="single" w:sz="4" w:space="0" w:color="0D0D0D" w:themeColor="text1" w:themeTint="F2"/>
              <w:bottom w:val="single" w:sz="4" w:space="0" w:color="0D0D0D" w:themeColor="text1" w:themeTint="F2"/>
              <w:right w:val="single" w:sz="4" w:space="0" w:color="0D0D0D" w:themeColor="text1" w:themeTint="F2"/>
            </w:tcBorders>
            <w:shd w:val="clear" w:color="auto" w:fill="D0CECE" w:themeFill="background2" w:themeFillShade="E6"/>
          </w:tcPr>
          <w:p w14:paraId="5A6BDC20" w14:textId="4FAA9CF3" w:rsidR="0E695FC8" w:rsidRPr="0047784C" w:rsidRDefault="0E695FC8" w:rsidP="0E695FC8">
            <w:pPr>
              <w:jc w:val="center"/>
              <w:cnfStyle w:val="000000000000" w:firstRow="0" w:lastRow="0" w:firstColumn="0" w:lastColumn="0" w:oddVBand="0" w:evenVBand="0" w:oddHBand="0" w:evenHBand="0" w:firstRowFirstColumn="0" w:firstRowLastColumn="0" w:lastRowFirstColumn="0" w:lastRowLastColumn="0"/>
              <w:rPr>
                <w:rFonts w:eastAsia="Aptos" w:cstheme="minorHAnsi"/>
                <w:color w:val="000000" w:themeColor="text1"/>
              </w:rPr>
            </w:pPr>
            <w:r w:rsidRPr="0047784C">
              <w:rPr>
                <w:rFonts w:eastAsia="Aptos" w:cstheme="minorHAnsi"/>
                <w:b/>
                <w:color w:val="000000" w:themeColor="text1"/>
              </w:rPr>
              <w:t>73,83</w:t>
            </w:r>
          </w:p>
        </w:tc>
        <w:tc>
          <w:tcPr>
            <w:tcW w:w="1050" w:type="dxa"/>
            <w:tcBorders>
              <w:left w:val="single" w:sz="4" w:space="0" w:color="0D0D0D" w:themeColor="text1" w:themeTint="F2"/>
            </w:tcBorders>
            <w:shd w:val="clear" w:color="auto" w:fill="FFFFFF" w:themeFill="background1"/>
          </w:tcPr>
          <w:p w14:paraId="600BBE5A" w14:textId="3FD98E71" w:rsidR="0E695FC8" w:rsidRPr="0047784C" w:rsidRDefault="00D65C3B" w:rsidP="0E695FC8">
            <w:pPr>
              <w:jc w:val="center"/>
              <w:cnfStyle w:val="000000000000" w:firstRow="0" w:lastRow="0" w:firstColumn="0" w:lastColumn="0" w:oddVBand="0" w:evenVBand="0" w:oddHBand="0" w:evenHBand="0" w:firstRowFirstColumn="0" w:firstRowLastColumn="0" w:lastRowFirstColumn="0" w:lastRowLastColumn="0"/>
              <w:rPr>
                <w:rFonts w:eastAsia="Aptos" w:cstheme="minorHAnsi"/>
                <w:color w:val="000000" w:themeColor="text1"/>
              </w:rPr>
            </w:pPr>
            <w:r>
              <w:t>62,06</w:t>
            </w:r>
          </w:p>
        </w:tc>
        <w:tc>
          <w:tcPr>
            <w:tcW w:w="1050" w:type="dxa"/>
            <w:shd w:val="clear" w:color="auto" w:fill="FFFFFF" w:themeFill="background1"/>
          </w:tcPr>
          <w:p w14:paraId="0CF93D6F" w14:textId="446B152B" w:rsidR="0E695FC8" w:rsidRPr="0047784C" w:rsidRDefault="0E695FC8" w:rsidP="0E695FC8">
            <w:pPr>
              <w:jc w:val="center"/>
              <w:cnfStyle w:val="000000000000" w:firstRow="0" w:lastRow="0" w:firstColumn="0" w:lastColumn="0" w:oddVBand="0" w:evenVBand="0" w:oddHBand="0" w:evenHBand="0" w:firstRowFirstColumn="0" w:firstRowLastColumn="0" w:lastRowFirstColumn="0" w:lastRowLastColumn="0"/>
              <w:rPr>
                <w:rFonts w:eastAsia="Aptos" w:cstheme="minorHAnsi"/>
                <w:color w:val="000000" w:themeColor="text1"/>
              </w:rPr>
            </w:pPr>
            <w:r w:rsidRPr="0047784C">
              <w:rPr>
                <w:rFonts w:eastAsia="Aptos" w:cstheme="minorHAnsi"/>
                <w:color w:val="000000" w:themeColor="text1"/>
              </w:rPr>
              <w:t>42,3</w:t>
            </w:r>
          </w:p>
        </w:tc>
        <w:tc>
          <w:tcPr>
            <w:tcW w:w="1050" w:type="dxa"/>
            <w:shd w:val="clear" w:color="auto" w:fill="FFFFFF" w:themeFill="background1"/>
          </w:tcPr>
          <w:p w14:paraId="57AEB06E" w14:textId="538CD48F" w:rsidR="0E695FC8" w:rsidRPr="0047784C" w:rsidRDefault="0E695FC8" w:rsidP="0E695FC8">
            <w:pPr>
              <w:jc w:val="center"/>
              <w:cnfStyle w:val="000000000000" w:firstRow="0" w:lastRow="0" w:firstColumn="0" w:lastColumn="0" w:oddVBand="0" w:evenVBand="0" w:oddHBand="0" w:evenHBand="0" w:firstRowFirstColumn="0" w:firstRowLastColumn="0" w:lastRowFirstColumn="0" w:lastRowLastColumn="0"/>
              <w:rPr>
                <w:rFonts w:eastAsia="Aptos" w:cstheme="minorHAnsi"/>
                <w:color w:val="000000" w:themeColor="text1"/>
              </w:rPr>
            </w:pPr>
            <w:r w:rsidRPr="0047784C">
              <w:rPr>
                <w:rFonts w:eastAsia="Aptos" w:cstheme="minorHAnsi"/>
                <w:color w:val="000000" w:themeColor="text1"/>
              </w:rPr>
              <w:t>41,85</w:t>
            </w:r>
          </w:p>
        </w:tc>
        <w:tc>
          <w:tcPr>
            <w:tcW w:w="1050" w:type="dxa"/>
            <w:tcBorders>
              <w:right w:val="single" w:sz="4" w:space="0" w:color="0D0D0D" w:themeColor="text1" w:themeTint="F2"/>
            </w:tcBorders>
            <w:shd w:val="clear" w:color="auto" w:fill="FFFFFF" w:themeFill="background1"/>
          </w:tcPr>
          <w:p w14:paraId="131176CC" w14:textId="4987E304" w:rsidR="0E695FC8" w:rsidRPr="0047784C" w:rsidRDefault="0E695FC8" w:rsidP="0E695FC8">
            <w:pPr>
              <w:jc w:val="center"/>
              <w:cnfStyle w:val="000000000000" w:firstRow="0" w:lastRow="0" w:firstColumn="0" w:lastColumn="0" w:oddVBand="0" w:evenVBand="0" w:oddHBand="0" w:evenHBand="0" w:firstRowFirstColumn="0" w:firstRowLastColumn="0" w:lastRowFirstColumn="0" w:lastRowLastColumn="0"/>
              <w:rPr>
                <w:rFonts w:eastAsia="Aptos" w:cstheme="minorHAnsi"/>
                <w:color w:val="000000" w:themeColor="text1"/>
              </w:rPr>
            </w:pPr>
            <w:r w:rsidRPr="0047784C">
              <w:rPr>
                <w:rFonts w:eastAsia="Aptos" w:cstheme="minorHAnsi"/>
                <w:color w:val="000000" w:themeColor="text1"/>
              </w:rPr>
              <w:t>35</w:t>
            </w:r>
          </w:p>
        </w:tc>
        <w:tc>
          <w:tcPr>
            <w:tcW w:w="1050" w:type="dxa"/>
            <w:tcBorders>
              <w:top w:val="single" w:sz="4" w:space="0" w:color="0D0D0D" w:themeColor="text1" w:themeTint="F2"/>
              <w:left w:val="single" w:sz="4" w:space="0" w:color="0D0D0D" w:themeColor="text1" w:themeTint="F2"/>
              <w:bottom w:val="single" w:sz="4" w:space="0" w:color="0D0D0D" w:themeColor="text1" w:themeTint="F2"/>
              <w:right w:val="single" w:sz="4" w:space="0" w:color="0D0D0D" w:themeColor="text1" w:themeTint="F2"/>
            </w:tcBorders>
            <w:shd w:val="clear" w:color="auto" w:fill="D0CECE" w:themeFill="background2" w:themeFillShade="E6"/>
          </w:tcPr>
          <w:p w14:paraId="41A37D4B" w14:textId="2B3A5848" w:rsidR="0E695FC8" w:rsidRPr="0047784C" w:rsidRDefault="0E695FC8" w:rsidP="0E695FC8">
            <w:pPr>
              <w:jc w:val="center"/>
              <w:cnfStyle w:val="000000000000" w:firstRow="0" w:lastRow="0" w:firstColumn="0" w:lastColumn="0" w:oddVBand="0" w:evenVBand="0" w:oddHBand="0" w:evenHBand="0" w:firstRowFirstColumn="0" w:firstRowLastColumn="0" w:lastRowFirstColumn="0" w:lastRowLastColumn="0"/>
              <w:rPr>
                <w:rFonts w:eastAsia="Aptos" w:cstheme="minorHAnsi"/>
                <w:color w:val="000000" w:themeColor="text1"/>
              </w:rPr>
            </w:pPr>
            <w:r w:rsidRPr="0047784C">
              <w:rPr>
                <w:rFonts w:eastAsia="Aptos" w:cstheme="minorHAnsi"/>
                <w:b/>
                <w:color w:val="000000" w:themeColor="text1"/>
              </w:rPr>
              <w:t>32,76</w:t>
            </w:r>
          </w:p>
        </w:tc>
        <w:tc>
          <w:tcPr>
            <w:tcW w:w="1050" w:type="dxa"/>
            <w:tcBorders>
              <w:left w:val="single" w:sz="4" w:space="0" w:color="0D0D0D" w:themeColor="text1" w:themeTint="F2"/>
            </w:tcBorders>
            <w:shd w:val="clear" w:color="auto" w:fill="FFFFFF" w:themeFill="background1"/>
          </w:tcPr>
          <w:p w14:paraId="62193E53" w14:textId="3AC710B2" w:rsidR="0E695FC8" w:rsidRPr="0047784C" w:rsidRDefault="0E695FC8" w:rsidP="0E695FC8">
            <w:pPr>
              <w:jc w:val="center"/>
              <w:cnfStyle w:val="000000000000" w:firstRow="0" w:lastRow="0" w:firstColumn="0" w:lastColumn="0" w:oddVBand="0" w:evenVBand="0" w:oddHBand="0" w:evenHBand="0" w:firstRowFirstColumn="0" w:firstRowLastColumn="0" w:lastRowFirstColumn="0" w:lastRowLastColumn="0"/>
              <w:rPr>
                <w:rFonts w:eastAsia="Aptos" w:cstheme="minorHAnsi"/>
                <w:color w:val="000000" w:themeColor="text1"/>
              </w:rPr>
            </w:pPr>
            <w:r w:rsidRPr="0047784C">
              <w:rPr>
                <w:rFonts w:eastAsia="Aptos" w:cstheme="minorHAnsi"/>
                <w:color w:val="000000" w:themeColor="text1"/>
              </w:rPr>
              <w:t>45,5</w:t>
            </w:r>
          </w:p>
        </w:tc>
      </w:tr>
    </w:tbl>
    <w:p w14:paraId="61C9C674" w14:textId="532E2BC6" w:rsidR="0E695FC8" w:rsidRPr="0047784C" w:rsidRDefault="00781771" w:rsidP="00C4686B">
      <w:pPr>
        <w:pStyle w:val="CitadeTablas"/>
        <w:rPr>
          <w:rFonts w:cstheme="minorHAnsi"/>
          <w:sz w:val="22"/>
        </w:rPr>
      </w:pPr>
      <w:bookmarkStart w:id="665" w:name="_Toc165126456"/>
      <w:r>
        <w:rPr>
          <w:rFonts w:cstheme="minorHAnsi"/>
          <w:sz w:val="22"/>
        </w:rPr>
        <w:t>Módulos y PF</w:t>
      </w:r>
      <w:bookmarkEnd w:id="665"/>
    </w:p>
    <w:p w14:paraId="1D011AA9" w14:textId="5A890433" w:rsidR="675A8D6A" w:rsidRPr="0047784C" w:rsidRDefault="675A8D6A" w:rsidP="0E695FC8">
      <w:pPr>
        <w:rPr>
          <w:rFonts w:eastAsia="Aptos" w:cstheme="minorHAnsi"/>
          <w:color w:val="000000" w:themeColor="text1"/>
        </w:rPr>
      </w:pPr>
      <w:r w:rsidRPr="0047784C">
        <w:rPr>
          <w:rFonts w:eastAsia="Aptos" w:cstheme="minorHAnsi"/>
          <w:color w:val="000000" w:themeColor="text1"/>
        </w:rPr>
        <w:t>A continuación, tomando cada miembro del equipo como experto llegamos a las siguientes estimaciones:</w:t>
      </w:r>
    </w:p>
    <w:p w14:paraId="173F834E" w14:textId="77777777" w:rsidR="0047784C" w:rsidRPr="0047784C" w:rsidRDefault="0047784C">
      <w:pPr>
        <w:jc w:val="left"/>
        <w:rPr>
          <w:rFonts w:eastAsia="Aptos" w:cstheme="minorHAnsi"/>
          <w:color w:val="000000" w:themeColor="text1"/>
        </w:rPr>
      </w:pPr>
      <w:r w:rsidRPr="0047784C">
        <w:rPr>
          <w:rFonts w:eastAsia="Aptos" w:cstheme="minorHAnsi"/>
          <w:color w:val="000000" w:themeColor="text1"/>
        </w:rPr>
        <w:br w:type="page"/>
      </w:r>
    </w:p>
    <w:p w14:paraId="7486B1C7" w14:textId="4584EB31" w:rsidR="675A8D6A" w:rsidRPr="0047784C" w:rsidRDefault="675A8D6A" w:rsidP="0E695FC8">
      <w:pPr>
        <w:rPr>
          <w:rFonts w:cstheme="minorHAnsi"/>
        </w:rPr>
      </w:pPr>
      <w:r w:rsidRPr="0047784C">
        <w:rPr>
          <w:rFonts w:eastAsia="Aptos" w:cstheme="minorHAnsi"/>
          <w:color w:val="000000" w:themeColor="text1"/>
        </w:rPr>
        <w:lastRenderedPageBreak/>
        <w:t>Para el módulo 1 llegamos a una estimación media en el caso más probable de 142:</w:t>
      </w:r>
    </w:p>
    <w:tbl>
      <w:tblPr>
        <w:tblW w:w="8490" w:type="dxa"/>
        <w:tblBorders>
          <w:top w:val="single" w:sz="4" w:space="0" w:color="0D0D0D" w:themeColor="text1" w:themeTint="F2"/>
          <w:left w:val="single" w:sz="4" w:space="0" w:color="0D0D0D" w:themeColor="text1" w:themeTint="F2"/>
          <w:bottom w:val="single" w:sz="4" w:space="0" w:color="0D0D0D" w:themeColor="text1" w:themeTint="F2"/>
          <w:right w:val="single" w:sz="4" w:space="0" w:color="0D0D0D" w:themeColor="text1" w:themeTint="F2"/>
          <w:insideH w:val="single" w:sz="4" w:space="0" w:color="0D0D0D" w:themeColor="text1" w:themeTint="F2"/>
          <w:insideV w:val="single" w:sz="4" w:space="0" w:color="0D0D0D" w:themeColor="text1" w:themeTint="F2"/>
        </w:tblBorders>
        <w:tblLayout w:type="fixed"/>
        <w:tblLook w:val="06A0" w:firstRow="1" w:lastRow="0" w:firstColumn="1" w:lastColumn="0" w:noHBand="1" w:noVBand="1"/>
      </w:tblPr>
      <w:tblGrid>
        <w:gridCol w:w="274"/>
        <w:gridCol w:w="283"/>
        <w:gridCol w:w="3374"/>
        <w:gridCol w:w="338"/>
        <w:gridCol w:w="340"/>
        <w:gridCol w:w="501"/>
        <w:gridCol w:w="340"/>
        <w:gridCol w:w="338"/>
        <w:gridCol w:w="340"/>
        <w:gridCol w:w="501"/>
        <w:gridCol w:w="340"/>
        <w:gridCol w:w="338"/>
        <w:gridCol w:w="340"/>
        <w:gridCol w:w="501"/>
        <w:gridCol w:w="342"/>
      </w:tblGrid>
      <w:tr w:rsidR="0E695FC8" w14:paraId="1F4D731C" w14:textId="77777777" w:rsidTr="005832B9">
        <w:trPr>
          <w:trHeight w:val="510"/>
        </w:trPr>
        <w:tc>
          <w:tcPr>
            <w:tcW w:w="557" w:type="dxa"/>
            <w:gridSpan w:val="2"/>
            <w:vMerge w:val="restart"/>
            <w:shd w:val="clear" w:color="auto" w:fill="AEAAAA" w:themeFill="background2" w:themeFillShade="BF"/>
            <w:tcMar>
              <w:top w:w="15" w:type="dxa"/>
              <w:left w:w="15" w:type="dxa"/>
              <w:right w:w="15" w:type="dxa"/>
            </w:tcMar>
            <w:vAlign w:val="center"/>
          </w:tcPr>
          <w:p w14:paraId="63E71F40" w14:textId="3867FB52" w:rsidR="0E695FC8" w:rsidRPr="0047784C" w:rsidRDefault="0E695FC8" w:rsidP="0E695FC8">
            <w:pPr>
              <w:spacing w:after="0"/>
              <w:jc w:val="center"/>
              <w:rPr>
                <w:rFonts w:cstheme="minorHAnsi"/>
              </w:rPr>
            </w:pPr>
            <w:r w:rsidRPr="0047784C">
              <w:rPr>
                <w:rFonts w:eastAsia="Arial" w:cstheme="minorHAnsi"/>
              </w:rPr>
              <w:t>ID</w:t>
            </w:r>
          </w:p>
        </w:tc>
        <w:tc>
          <w:tcPr>
            <w:tcW w:w="3374" w:type="dxa"/>
            <w:vMerge w:val="restart"/>
            <w:shd w:val="clear" w:color="auto" w:fill="AEAAAA" w:themeFill="background2" w:themeFillShade="BF"/>
            <w:tcMar>
              <w:top w:w="15" w:type="dxa"/>
              <w:left w:w="15" w:type="dxa"/>
              <w:right w:w="15" w:type="dxa"/>
            </w:tcMar>
            <w:vAlign w:val="center"/>
          </w:tcPr>
          <w:p w14:paraId="234A02C3" w14:textId="4131C910" w:rsidR="0E695FC8" w:rsidRPr="0047784C" w:rsidRDefault="0E695FC8" w:rsidP="0E695FC8">
            <w:pPr>
              <w:spacing w:after="0"/>
              <w:jc w:val="center"/>
              <w:rPr>
                <w:rFonts w:cstheme="minorHAnsi"/>
              </w:rPr>
            </w:pPr>
            <w:r w:rsidRPr="0047784C">
              <w:rPr>
                <w:rFonts w:eastAsia="Arial" w:cstheme="minorHAnsi"/>
              </w:rPr>
              <w:t>Funcionalidad</w:t>
            </w:r>
          </w:p>
        </w:tc>
        <w:tc>
          <w:tcPr>
            <w:tcW w:w="1519" w:type="dxa"/>
            <w:gridSpan w:val="4"/>
            <w:shd w:val="clear" w:color="auto" w:fill="AEAAAA" w:themeFill="background2" w:themeFillShade="BF"/>
            <w:tcMar>
              <w:top w:w="15" w:type="dxa"/>
              <w:left w:w="15" w:type="dxa"/>
              <w:right w:w="15" w:type="dxa"/>
            </w:tcMar>
            <w:vAlign w:val="center"/>
          </w:tcPr>
          <w:p w14:paraId="10353BE0" w14:textId="019CB1DD" w:rsidR="0E695FC8" w:rsidRPr="0047784C" w:rsidRDefault="0E695FC8" w:rsidP="0047784C">
            <w:pPr>
              <w:spacing w:after="0"/>
              <w:jc w:val="center"/>
              <w:rPr>
                <w:rFonts w:cstheme="minorHAnsi"/>
              </w:rPr>
            </w:pPr>
            <w:r w:rsidRPr="0047784C">
              <w:rPr>
                <w:rFonts w:eastAsia="Arial" w:cstheme="minorHAnsi"/>
                <w:b/>
              </w:rPr>
              <w:t>Más probable</w:t>
            </w:r>
          </w:p>
        </w:tc>
        <w:tc>
          <w:tcPr>
            <w:tcW w:w="1519" w:type="dxa"/>
            <w:gridSpan w:val="4"/>
            <w:shd w:val="clear" w:color="auto" w:fill="AEAAAA" w:themeFill="background2" w:themeFillShade="BF"/>
            <w:tcMar>
              <w:top w:w="15" w:type="dxa"/>
              <w:left w:w="15" w:type="dxa"/>
              <w:right w:w="15" w:type="dxa"/>
            </w:tcMar>
            <w:vAlign w:val="center"/>
          </w:tcPr>
          <w:p w14:paraId="1BCDF079" w14:textId="68B92EA4" w:rsidR="0E695FC8" w:rsidRPr="0047784C" w:rsidRDefault="0E695FC8" w:rsidP="0047784C">
            <w:pPr>
              <w:spacing w:after="0"/>
              <w:jc w:val="center"/>
              <w:rPr>
                <w:rFonts w:cstheme="minorHAnsi"/>
              </w:rPr>
            </w:pPr>
            <w:r w:rsidRPr="0047784C">
              <w:rPr>
                <w:rFonts w:eastAsia="Arial" w:cstheme="minorHAnsi"/>
                <w:b/>
              </w:rPr>
              <w:t>Mínimo</w:t>
            </w:r>
          </w:p>
        </w:tc>
        <w:tc>
          <w:tcPr>
            <w:tcW w:w="1521" w:type="dxa"/>
            <w:gridSpan w:val="4"/>
            <w:shd w:val="clear" w:color="auto" w:fill="AEAAAA" w:themeFill="background2" w:themeFillShade="BF"/>
            <w:tcMar>
              <w:top w:w="15" w:type="dxa"/>
              <w:left w:w="15" w:type="dxa"/>
              <w:right w:w="15" w:type="dxa"/>
            </w:tcMar>
            <w:vAlign w:val="center"/>
          </w:tcPr>
          <w:p w14:paraId="3AEDF59B" w14:textId="3EFED2AB" w:rsidR="0E695FC8" w:rsidRPr="0047784C" w:rsidRDefault="0E695FC8" w:rsidP="0047784C">
            <w:pPr>
              <w:spacing w:after="0"/>
              <w:jc w:val="center"/>
              <w:rPr>
                <w:rFonts w:cstheme="minorHAnsi"/>
              </w:rPr>
            </w:pPr>
            <w:r w:rsidRPr="0047784C">
              <w:rPr>
                <w:rFonts w:eastAsia="Arial" w:cstheme="minorHAnsi"/>
                <w:b/>
              </w:rPr>
              <w:t>Máximo</w:t>
            </w:r>
          </w:p>
        </w:tc>
      </w:tr>
      <w:tr w:rsidR="0E695FC8" w14:paraId="525DBBAD" w14:textId="77777777" w:rsidTr="005832B9">
        <w:trPr>
          <w:cantSplit/>
          <w:trHeight w:val="1134"/>
        </w:trPr>
        <w:tc>
          <w:tcPr>
            <w:tcW w:w="557" w:type="dxa"/>
            <w:gridSpan w:val="2"/>
            <w:vMerge/>
            <w:vAlign w:val="center"/>
          </w:tcPr>
          <w:p w14:paraId="3CC259A4" w14:textId="77777777" w:rsidR="008B119C" w:rsidRPr="0047784C" w:rsidRDefault="008B119C" w:rsidP="0047784C">
            <w:pPr>
              <w:jc w:val="center"/>
              <w:rPr>
                <w:rFonts w:cstheme="minorHAnsi"/>
              </w:rPr>
            </w:pPr>
          </w:p>
        </w:tc>
        <w:tc>
          <w:tcPr>
            <w:tcW w:w="3374" w:type="dxa"/>
            <w:vMerge/>
            <w:vAlign w:val="center"/>
          </w:tcPr>
          <w:p w14:paraId="4C5E4D53" w14:textId="77777777" w:rsidR="008B119C" w:rsidRPr="0047784C" w:rsidRDefault="008B119C" w:rsidP="0047784C">
            <w:pPr>
              <w:jc w:val="center"/>
              <w:rPr>
                <w:rFonts w:cstheme="minorHAnsi"/>
              </w:rPr>
            </w:pPr>
          </w:p>
        </w:tc>
        <w:tc>
          <w:tcPr>
            <w:tcW w:w="338" w:type="dxa"/>
            <w:shd w:val="clear" w:color="auto" w:fill="D0CECE" w:themeFill="background2" w:themeFillShade="E6"/>
            <w:tcMar>
              <w:top w:w="15" w:type="dxa"/>
              <w:left w:w="15" w:type="dxa"/>
              <w:right w:w="15" w:type="dxa"/>
            </w:tcMar>
            <w:textDirection w:val="btLr"/>
            <w:vAlign w:val="center"/>
          </w:tcPr>
          <w:p w14:paraId="3EEF1E39" w14:textId="6CF42E39" w:rsidR="0E695FC8" w:rsidRPr="0047784C" w:rsidRDefault="0E695FC8" w:rsidP="0047784C">
            <w:pPr>
              <w:spacing w:after="0"/>
              <w:ind w:left="113" w:right="113"/>
              <w:jc w:val="center"/>
              <w:rPr>
                <w:rFonts w:cstheme="minorHAnsi"/>
              </w:rPr>
            </w:pPr>
            <w:r w:rsidRPr="0047784C">
              <w:rPr>
                <w:rFonts w:eastAsia="Arial" w:cstheme="minorHAnsi"/>
                <w:i/>
              </w:rPr>
              <w:t>Omar</w:t>
            </w:r>
          </w:p>
        </w:tc>
        <w:tc>
          <w:tcPr>
            <w:tcW w:w="340" w:type="dxa"/>
            <w:shd w:val="clear" w:color="auto" w:fill="D0CECE" w:themeFill="background2" w:themeFillShade="E6"/>
            <w:tcMar>
              <w:top w:w="15" w:type="dxa"/>
              <w:left w:w="15" w:type="dxa"/>
              <w:right w:w="15" w:type="dxa"/>
            </w:tcMar>
            <w:textDirection w:val="btLr"/>
            <w:vAlign w:val="center"/>
          </w:tcPr>
          <w:p w14:paraId="205E6D8F" w14:textId="3C900828" w:rsidR="0E695FC8" w:rsidRPr="0047784C" w:rsidRDefault="0E695FC8" w:rsidP="0047784C">
            <w:pPr>
              <w:spacing w:after="0"/>
              <w:ind w:left="113" w:right="113"/>
              <w:jc w:val="center"/>
              <w:rPr>
                <w:rFonts w:cstheme="minorHAnsi"/>
              </w:rPr>
            </w:pPr>
            <w:r w:rsidRPr="0047784C">
              <w:rPr>
                <w:rFonts w:eastAsia="Arial" w:cstheme="minorHAnsi"/>
                <w:i/>
              </w:rPr>
              <w:t>Pablo</w:t>
            </w:r>
          </w:p>
        </w:tc>
        <w:tc>
          <w:tcPr>
            <w:tcW w:w="501" w:type="dxa"/>
            <w:shd w:val="clear" w:color="auto" w:fill="D0CECE" w:themeFill="background2" w:themeFillShade="E6"/>
            <w:tcMar>
              <w:top w:w="15" w:type="dxa"/>
              <w:left w:w="15" w:type="dxa"/>
              <w:right w:w="15" w:type="dxa"/>
            </w:tcMar>
            <w:textDirection w:val="btLr"/>
            <w:vAlign w:val="center"/>
          </w:tcPr>
          <w:p w14:paraId="285D87C7" w14:textId="3EA550EB" w:rsidR="0E695FC8" w:rsidRPr="0047784C" w:rsidRDefault="0E695FC8" w:rsidP="0047784C">
            <w:pPr>
              <w:spacing w:after="0"/>
              <w:ind w:left="113" w:right="113"/>
              <w:jc w:val="center"/>
              <w:rPr>
                <w:rFonts w:cstheme="minorHAnsi"/>
              </w:rPr>
            </w:pPr>
            <w:r w:rsidRPr="0047784C">
              <w:rPr>
                <w:rFonts w:eastAsia="Arial" w:cstheme="minorHAnsi"/>
                <w:i/>
              </w:rPr>
              <w:t>Mercurio</w:t>
            </w:r>
          </w:p>
        </w:tc>
        <w:tc>
          <w:tcPr>
            <w:tcW w:w="340" w:type="dxa"/>
            <w:shd w:val="clear" w:color="auto" w:fill="D0CECE" w:themeFill="background2" w:themeFillShade="E6"/>
            <w:tcMar>
              <w:top w:w="15" w:type="dxa"/>
              <w:left w:w="15" w:type="dxa"/>
              <w:right w:w="15" w:type="dxa"/>
            </w:tcMar>
            <w:textDirection w:val="btLr"/>
            <w:vAlign w:val="center"/>
          </w:tcPr>
          <w:p w14:paraId="7E285AE5" w14:textId="14F80F88" w:rsidR="0E695FC8" w:rsidRPr="0047784C" w:rsidRDefault="0E695FC8" w:rsidP="0047784C">
            <w:pPr>
              <w:spacing w:after="0"/>
              <w:ind w:left="113" w:right="113"/>
              <w:jc w:val="center"/>
              <w:rPr>
                <w:rFonts w:cstheme="minorHAnsi"/>
              </w:rPr>
            </w:pPr>
            <w:r w:rsidRPr="0047784C">
              <w:rPr>
                <w:rFonts w:eastAsia="Arial" w:cstheme="minorHAnsi"/>
                <w:i/>
              </w:rPr>
              <w:t>David</w:t>
            </w:r>
          </w:p>
        </w:tc>
        <w:tc>
          <w:tcPr>
            <w:tcW w:w="338" w:type="dxa"/>
            <w:shd w:val="clear" w:color="auto" w:fill="D0CECE" w:themeFill="background2" w:themeFillShade="E6"/>
            <w:tcMar>
              <w:top w:w="15" w:type="dxa"/>
              <w:left w:w="15" w:type="dxa"/>
              <w:right w:w="15" w:type="dxa"/>
            </w:tcMar>
            <w:textDirection w:val="btLr"/>
            <w:vAlign w:val="center"/>
          </w:tcPr>
          <w:p w14:paraId="0F8E972F" w14:textId="691B9BA7" w:rsidR="0E695FC8" w:rsidRPr="0047784C" w:rsidRDefault="0E695FC8" w:rsidP="0047784C">
            <w:pPr>
              <w:spacing w:after="0"/>
              <w:ind w:left="113" w:right="113"/>
              <w:jc w:val="center"/>
              <w:rPr>
                <w:rFonts w:cstheme="minorHAnsi"/>
              </w:rPr>
            </w:pPr>
            <w:r w:rsidRPr="0047784C">
              <w:rPr>
                <w:rFonts w:eastAsia="Arial" w:cstheme="minorHAnsi"/>
                <w:i/>
              </w:rPr>
              <w:t>Omar</w:t>
            </w:r>
          </w:p>
        </w:tc>
        <w:tc>
          <w:tcPr>
            <w:tcW w:w="340" w:type="dxa"/>
            <w:shd w:val="clear" w:color="auto" w:fill="D0CECE" w:themeFill="background2" w:themeFillShade="E6"/>
            <w:tcMar>
              <w:top w:w="15" w:type="dxa"/>
              <w:left w:w="15" w:type="dxa"/>
              <w:right w:w="15" w:type="dxa"/>
            </w:tcMar>
            <w:textDirection w:val="btLr"/>
            <w:vAlign w:val="center"/>
          </w:tcPr>
          <w:p w14:paraId="22BA272C" w14:textId="3B4C777F" w:rsidR="0E695FC8" w:rsidRPr="0047784C" w:rsidRDefault="0E695FC8" w:rsidP="0047784C">
            <w:pPr>
              <w:spacing w:after="0"/>
              <w:ind w:left="113" w:right="113"/>
              <w:jc w:val="center"/>
              <w:rPr>
                <w:rFonts w:cstheme="minorHAnsi"/>
              </w:rPr>
            </w:pPr>
            <w:r w:rsidRPr="0047784C">
              <w:rPr>
                <w:rFonts w:eastAsia="Arial" w:cstheme="minorHAnsi"/>
                <w:i/>
              </w:rPr>
              <w:t>Pablo</w:t>
            </w:r>
          </w:p>
        </w:tc>
        <w:tc>
          <w:tcPr>
            <w:tcW w:w="501" w:type="dxa"/>
            <w:shd w:val="clear" w:color="auto" w:fill="D0CECE" w:themeFill="background2" w:themeFillShade="E6"/>
            <w:tcMar>
              <w:top w:w="15" w:type="dxa"/>
              <w:left w:w="15" w:type="dxa"/>
              <w:right w:w="15" w:type="dxa"/>
            </w:tcMar>
            <w:textDirection w:val="btLr"/>
            <w:vAlign w:val="center"/>
          </w:tcPr>
          <w:p w14:paraId="2A064930" w14:textId="2729A68A" w:rsidR="0E695FC8" w:rsidRPr="0047784C" w:rsidRDefault="0E695FC8" w:rsidP="0047784C">
            <w:pPr>
              <w:spacing w:after="0"/>
              <w:ind w:left="113" w:right="113"/>
              <w:jc w:val="center"/>
              <w:rPr>
                <w:rFonts w:cstheme="minorHAnsi"/>
              </w:rPr>
            </w:pPr>
            <w:r w:rsidRPr="0047784C">
              <w:rPr>
                <w:rFonts w:eastAsia="Arial" w:cstheme="minorHAnsi"/>
                <w:i/>
              </w:rPr>
              <w:t>Mercurio</w:t>
            </w:r>
          </w:p>
        </w:tc>
        <w:tc>
          <w:tcPr>
            <w:tcW w:w="340" w:type="dxa"/>
            <w:shd w:val="clear" w:color="auto" w:fill="D0CECE" w:themeFill="background2" w:themeFillShade="E6"/>
            <w:tcMar>
              <w:top w:w="15" w:type="dxa"/>
              <w:left w:w="15" w:type="dxa"/>
              <w:right w:w="15" w:type="dxa"/>
            </w:tcMar>
            <w:textDirection w:val="btLr"/>
            <w:vAlign w:val="center"/>
          </w:tcPr>
          <w:p w14:paraId="01E3959E" w14:textId="7F85443E" w:rsidR="0E695FC8" w:rsidRPr="0047784C" w:rsidRDefault="0E695FC8" w:rsidP="0047784C">
            <w:pPr>
              <w:spacing w:after="0"/>
              <w:ind w:left="113" w:right="113"/>
              <w:jc w:val="center"/>
              <w:rPr>
                <w:rFonts w:cstheme="minorHAnsi"/>
              </w:rPr>
            </w:pPr>
            <w:r w:rsidRPr="0047784C">
              <w:rPr>
                <w:rFonts w:eastAsia="Arial" w:cstheme="minorHAnsi"/>
                <w:i/>
              </w:rPr>
              <w:t>David</w:t>
            </w:r>
          </w:p>
        </w:tc>
        <w:tc>
          <w:tcPr>
            <w:tcW w:w="338" w:type="dxa"/>
            <w:shd w:val="clear" w:color="auto" w:fill="D0CECE" w:themeFill="background2" w:themeFillShade="E6"/>
            <w:tcMar>
              <w:top w:w="15" w:type="dxa"/>
              <w:left w:w="15" w:type="dxa"/>
              <w:right w:w="15" w:type="dxa"/>
            </w:tcMar>
            <w:textDirection w:val="btLr"/>
            <w:vAlign w:val="center"/>
          </w:tcPr>
          <w:p w14:paraId="0E983C29" w14:textId="79816671" w:rsidR="0E695FC8" w:rsidRPr="0047784C" w:rsidRDefault="0E695FC8" w:rsidP="0047784C">
            <w:pPr>
              <w:spacing w:after="0"/>
              <w:ind w:left="113" w:right="113"/>
              <w:jc w:val="center"/>
              <w:rPr>
                <w:rFonts w:cstheme="minorHAnsi"/>
              </w:rPr>
            </w:pPr>
            <w:r w:rsidRPr="0047784C">
              <w:rPr>
                <w:rFonts w:eastAsia="Arial" w:cstheme="minorHAnsi"/>
                <w:i/>
              </w:rPr>
              <w:t>Omar</w:t>
            </w:r>
          </w:p>
        </w:tc>
        <w:tc>
          <w:tcPr>
            <w:tcW w:w="340" w:type="dxa"/>
            <w:shd w:val="clear" w:color="auto" w:fill="D0CECE" w:themeFill="background2" w:themeFillShade="E6"/>
            <w:tcMar>
              <w:top w:w="15" w:type="dxa"/>
              <w:left w:w="15" w:type="dxa"/>
              <w:right w:w="15" w:type="dxa"/>
            </w:tcMar>
            <w:textDirection w:val="btLr"/>
            <w:vAlign w:val="center"/>
          </w:tcPr>
          <w:p w14:paraId="5E7C1E96" w14:textId="39E563AA" w:rsidR="0E695FC8" w:rsidRPr="0047784C" w:rsidRDefault="0E695FC8" w:rsidP="0047784C">
            <w:pPr>
              <w:spacing w:after="0"/>
              <w:ind w:left="113" w:right="113"/>
              <w:jc w:val="center"/>
              <w:rPr>
                <w:rFonts w:cstheme="minorHAnsi"/>
              </w:rPr>
            </w:pPr>
            <w:r w:rsidRPr="0047784C">
              <w:rPr>
                <w:rFonts w:eastAsia="Arial" w:cstheme="minorHAnsi"/>
                <w:i/>
              </w:rPr>
              <w:t>Pablo</w:t>
            </w:r>
          </w:p>
        </w:tc>
        <w:tc>
          <w:tcPr>
            <w:tcW w:w="501" w:type="dxa"/>
            <w:shd w:val="clear" w:color="auto" w:fill="D0CECE" w:themeFill="background2" w:themeFillShade="E6"/>
            <w:tcMar>
              <w:top w:w="15" w:type="dxa"/>
              <w:left w:w="15" w:type="dxa"/>
              <w:right w:w="15" w:type="dxa"/>
            </w:tcMar>
            <w:textDirection w:val="btLr"/>
            <w:vAlign w:val="center"/>
          </w:tcPr>
          <w:p w14:paraId="4D72E33D" w14:textId="2F8BE64C" w:rsidR="0E695FC8" w:rsidRPr="0047784C" w:rsidRDefault="0E695FC8" w:rsidP="0047784C">
            <w:pPr>
              <w:spacing w:after="0"/>
              <w:ind w:left="113" w:right="113"/>
              <w:jc w:val="center"/>
              <w:rPr>
                <w:rFonts w:cstheme="minorHAnsi"/>
              </w:rPr>
            </w:pPr>
            <w:r w:rsidRPr="0047784C">
              <w:rPr>
                <w:rFonts w:eastAsia="Arial" w:cstheme="minorHAnsi"/>
                <w:i/>
              </w:rPr>
              <w:t>Mercurio</w:t>
            </w:r>
          </w:p>
        </w:tc>
        <w:tc>
          <w:tcPr>
            <w:tcW w:w="342" w:type="dxa"/>
            <w:shd w:val="clear" w:color="auto" w:fill="D0CECE" w:themeFill="background2" w:themeFillShade="E6"/>
            <w:tcMar>
              <w:top w:w="15" w:type="dxa"/>
              <w:left w:w="15" w:type="dxa"/>
              <w:right w:w="15" w:type="dxa"/>
            </w:tcMar>
            <w:textDirection w:val="btLr"/>
            <w:vAlign w:val="center"/>
          </w:tcPr>
          <w:p w14:paraId="5FFC43B5" w14:textId="0A101799" w:rsidR="0E695FC8" w:rsidRPr="0047784C" w:rsidRDefault="0E695FC8" w:rsidP="0047784C">
            <w:pPr>
              <w:spacing w:after="0"/>
              <w:ind w:left="113" w:right="113"/>
              <w:jc w:val="center"/>
              <w:rPr>
                <w:rFonts w:cstheme="minorHAnsi"/>
              </w:rPr>
            </w:pPr>
            <w:r w:rsidRPr="0047784C">
              <w:rPr>
                <w:rFonts w:eastAsia="Arial" w:cstheme="minorHAnsi"/>
                <w:i/>
              </w:rPr>
              <w:t>David</w:t>
            </w:r>
          </w:p>
        </w:tc>
      </w:tr>
      <w:tr w:rsidR="0E695FC8" w14:paraId="3B03DFEC" w14:textId="77777777" w:rsidTr="005832B9">
        <w:trPr>
          <w:trHeight w:val="420"/>
        </w:trPr>
        <w:tc>
          <w:tcPr>
            <w:tcW w:w="274" w:type="dxa"/>
            <w:vMerge w:val="restart"/>
            <w:shd w:val="clear" w:color="auto" w:fill="D9D9D9" w:themeFill="background1" w:themeFillShade="D9"/>
            <w:tcMar>
              <w:top w:w="15" w:type="dxa"/>
              <w:left w:w="15" w:type="dxa"/>
              <w:right w:w="15" w:type="dxa"/>
            </w:tcMar>
            <w:textDirection w:val="btLr"/>
            <w:vAlign w:val="center"/>
          </w:tcPr>
          <w:p w14:paraId="5488775E" w14:textId="0A9ABBD8" w:rsidR="0E695FC8" w:rsidRPr="0047784C" w:rsidRDefault="0E695FC8" w:rsidP="00374ADD">
            <w:pPr>
              <w:spacing w:after="0"/>
              <w:ind w:left="113" w:right="113"/>
              <w:jc w:val="center"/>
              <w:rPr>
                <w:rFonts w:cstheme="minorHAnsi"/>
              </w:rPr>
            </w:pPr>
            <w:r w:rsidRPr="0047784C">
              <w:rPr>
                <w:rFonts w:eastAsia="Arial" w:cstheme="minorHAnsi"/>
              </w:rPr>
              <w:t>MODULO 1</w:t>
            </w:r>
          </w:p>
        </w:tc>
        <w:tc>
          <w:tcPr>
            <w:tcW w:w="283" w:type="dxa"/>
            <w:shd w:val="clear" w:color="auto" w:fill="FFFFFF" w:themeFill="background1"/>
            <w:tcMar>
              <w:top w:w="15" w:type="dxa"/>
              <w:left w:w="15" w:type="dxa"/>
              <w:right w:w="15" w:type="dxa"/>
            </w:tcMar>
            <w:vAlign w:val="center"/>
          </w:tcPr>
          <w:p w14:paraId="7A66EC28" w14:textId="4FA9B62A" w:rsidR="0E695FC8" w:rsidRPr="0047784C" w:rsidRDefault="0E695FC8" w:rsidP="0047784C">
            <w:pPr>
              <w:spacing w:after="0"/>
              <w:jc w:val="center"/>
              <w:rPr>
                <w:rFonts w:cstheme="minorHAnsi"/>
              </w:rPr>
            </w:pPr>
            <w:r w:rsidRPr="0047784C">
              <w:rPr>
                <w:rFonts w:eastAsia="Arial" w:cstheme="minorHAnsi"/>
              </w:rPr>
              <w:t>1</w:t>
            </w:r>
          </w:p>
        </w:tc>
        <w:tc>
          <w:tcPr>
            <w:tcW w:w="3374" w:type="dxa"/>
            <w:shd w:val="clear" w:color="auto" w:fill="FFFFFF" w:themeFill="background1"/>
            <w:tcMar>
              <w:top w:w="15" w:type="dxa"/>
              <w:left w:w="15" w:type="dxa"/>
              <w:right w:w="15" w:type="dxa"/>
            </w:tcMar>
            <w:vAlign w:val="center"/>
          </w:tcPr>
          <w:p w14:paraId="5D8C8ABA" w14:textId="79B1DA4C" w:rsidR="0E695FC8" w:rsidRPr="0047784C" w:rsidRDefault="0E695FC8" w:rsidP="0047784C">
            <w:pPr>
              <w:spacing w:after="0"/>
              <w:jc w:val="left"/>
              <w:rPr>
                <w:rFonts w:eastAsia="Arial" w:cstheme="minorHAnsi"/>
              </w:rPr>
            </w:pPr>
            <w:r w:rsidRPr="0047784C">
              <w:rPr>
                <w:rFonts w:eastAsia="Arial" w:cstheme="minorHAnsi"/>
              </w:rPr>
              <w:t xml:space="preserve">Visualizar Historial </w:t>
            </w:r>
            <w:r w:rsidR="4D139667" w:rsidRPr="0047784C">
              <w:rPr>
                <w:rFonts w:eastAsia="Arial" w:cstheme="minorHAnsi"/>
              </w:rPr>
              <w:t>Clínico</w:t>
            </w:r>
          </w:p>
        </w:tc>
        <w:tc>
          <w:tcPr>
            <w:tcW w:w="338" w:type="dxa"/>
            <w:shd w:val="clear" w:color="auto" w:fill="FFFFFF" w:themeFill="background1"/>
            <w:tcMar>
              <w:top w:w="15" w:type="dxa"/>
              <w:left w:w="15" w:type="dxa"/>
              <w:right w:w="15" w:type="dxa"/>
            </w:tcMar>
            <w:vAlign w:val="center"/>
          </w:tcPr>
          <w:p w14:paraId="76AB9F5F" w14:textId="44D8A5E9" w:rsidR="0E695FC8" w:rsidRPr="0047784C" w:rsidRDefault="0E695FC8" w:rsidP="0E695FC8">
            <w:pPr>
              <w:spacing w:after="0"/>
              <w:jc w:val="center"/>
              <w:rPr>
                <w:rFonts w:cstheme="minorHAnsi"/>
              </w:rPr>
            </w:pPr>
            <w:r w:rsidRPr="0047784C">
              <w:rPr>
                <w:rFonts w:eastAsia="Arial" w:cstheme="minorHAnsi"/>
              </w:rPr>
              <w:t>7</w:t>
            </w:r>
          </w:p>
        </w:tc>
        <w:tc>
          <w:tcPr>
            <w:tcW w:w="340" w:type="dxa"/>
            <w:shd w:val="clear" w:color="auto" w:fill="FFFFFF" w:themeFill="background1"/>
            <w:tcMar>
              <w:top w:w="15" w:type="dxa"/>
              <w:left w:w="15" w:type="dxa"/>
              <w:right w:w="15" w:type="dxa"/>
            </w:tcMar>
            <w:vAlign w:val="center"/>
          </w:tcPr>
          <w:p w14:paraId="0A161A29" w14:textId="5DB7CE7A" w:rsidR="0E695FC8" w:rsidRPr="0047784C" w:rsidRDefault="0E695FC8" w:rsidP="0E695FC8">
            <w:pPr>
              <w:spacing w:after="0"/>
              <w:jc w:val="center"/>
              <w:rPr>
                <w:rFonts w:cstheme="minorHAnsi"/>
              </w:rPr>
            </w:pPr>
            <w:r w:rsidRPr="0047784C">
              <w:rPr>
                <w:rFonts w:eastAsia="Arial" w:cstheme="minorHAnsi"/>
              </w:rPr>
              <w:t>9</w:t>
            </w:r>
          </w:p>
        </w:tc>
        <w:tc>
          <w:tcPr>
            <w:tcW w:w="501" w:type="dxa"/>
            <w:shd w:val="clear" w:color="auto" w:fill="FFFFFF" w:themeFill="background1"/>
            <w:tcMar>
              <w:top w:w="15" w:type="dxa"/>
              <w:left w:w="15" w:type="dxa"/>
              <w:right w:w="15" w:type="dxa"/>
            </w:tcMar>
            <w:vAlign w:val="center"/>
          </w:tcPr>
          <w:p w14:paraId="34CF4E11" w14:textId="5CAFBED6" w:rsidR="0E695FC8" w:rsidRPr="0047784C" w:rsidRDefault="0E695FC8" w:rsidP="0E695FC8">
            <w:pPr>
              <w:spacing w:after="0"/>
              <w:jc w:val="center"/>
              <w:rPr>
                <w:rFonts w:cstheme="minorHAnsi"/>
              </w:rPr>
            </w:pPr>
            <w:r w:rsidRPr="0047784C">
              <w:rPr>
                <w:rFonts w:eastAsia="Arial" w:cstheme="minorHAnsi"/>
              </w:rPr>
              <w:t>7</w:t>
            </w:r>
          </w:p>
        </w:tc>
        <w:tc>
          <w:tcPr>
            <w:tcW w:w="340" w:type="dxa"/>
            <w:shd w:val="clear" w:color="auto" w:fill="FFFFFF" w:themeFill="background1"/>
            <w:tcMar>
              <w:top w:w="15" w:type="dxa"/>
              <w:left w:w="15" w:type="dxa"/>
              <w:right w:w="15" w:type="dxa"/>
            </w:tcMar>
            <w:vAlign w:val="center"/>
          </w:tcPr>
          <w:p w14:paraId="6B2D5BAC" w14:textId="30CFD799" w:rsidR="0E695FC8" w:rsidRPr="0047784C" w:rsidRDefault="0E695FC8" w:rsidP="0E695FC8">
            <w:pPr>
              <w:spacing w:after="0"/>
              <w:jc w:val="center"/>
              <w:rPr>
                <w:rFonts w:cstheme="minorHAnsi"/>
              </w:rPr>
            </w:pPr>
            <w:r w:rsidRPr="0047784C">
              <w:rPr>
                <w:rFonts w:eastAsia="Arial" w:cstheme="minorHAnsi"/>
              </w:rPr>
              <w:t>9</w:t>
            </w:r>
          </w:p>
        </w:tc>
        <w:tc>
          <w:tcPr>
            <w:tcW w:w="338" w:type="dxa"/>
            <w:shd w:val="clear" w:color="auto" w:fill="FFFFFF" w:themeFill="background1"/>
            <w:tcMar>
              <w:top w:w="15" w:type="dxa"/>
              <w:left w:w="15" w:type="dxa"/>
              <w:right w:w="15" w:type="dxa"/>
            </w:tcMar>
            <w:vAlign w:val="center"/>
          </w:tcPr>
          <w:p w14:paraId="4075D353" w14:textId="45EF9999" w:rsidR="0E695FC8" w:rsidRPr="0047784C" w:rsidRDefault="0E695FC8" w:rsidP="0E695FC8">
            <w:pPr>
              <w:spacing w:after="0"/>
              <w:jc w:val="center"/>
              <w:rPr>
                <w:rFonts w:cstheme="minorHAnsi"/>
              </w:rPr>
            </w:pPr>
            <w:r w:rsidRPr="0047784C">
              <w:rPr>
                <w:rFonts w:eastAsia="Arial" w:cstheme="minorHAnsi"/>
              </w:rPr>
              <w:t>4</w:t>
            </w:r>
          </w:p>
        </w:tc>
        <w:tc>
          <w:tcPr>
            <w:tcW w:w="340" w:type="dxa"/>
            <w:shd w:val="clear" w:color="auto" w:fill="FFFFFF" w:themeFill="background1"/>
            <w:tcMar>
              <w:top w:w="15" w:type="dxa"/>
              <w:left w:w="15" w:type="dxa"/>
              <w:right w:w="15" w:type="dxa"/>
            </w:tcMar>
            <w:vAlign w:val="center"/>
          </w:tcPr>
          <w:p w14:paraId="5A2DBE50" w14:textId="5584DB53" w:rsidR="0E695FC8" w:rsidRPr="0047784C" w:rsidRDefault="0E695FC8" w:rsidP="0E695FC8">
            <w:pPr>
              <w:spacing w:after="0"/>
              <w:jc w:val="center"/>
              <w:rPr>
                <w:rFonts w:cstheme="minorHAnsi"/>
              </w:rPr>
            </w:pPr>
            <w:r w:rsidRPr="0047784C">
              <w:rPr>
                <w:rFonts w:eastAsia="Arial" w:cstheme="minorHAnsi"/>
              </w:rPr>
              <w:t>3</w:t>
            </w:r>
          </w:p>
        </w:tc>
        <w:tc>
          <w:tcPr>
            <w:tcW w:w="501" w:type="dxa"/>
            <w:shd w:val="clear" w:color="auto" w:fill="FFFFFF" w:themeFill="background1"/>
            <w:tcMar>
              <w:top w:w="15" w:type="dxa"/>
              <w:left w:w="15" w:type="dxa"/>
              <w:right w:w="15" w:type="dxa"/>
            </w:tcMar>
            <w:vAlign w:val="center"/>
          </w:tcPr>
          <w:p w14:paraId="0316F243" w14:textId="03ACC4BA" w:rsidR="0E695FC8" w:rsidRPr="0047784C" w:rsidRDefault="0E695FC8" w:rsidP="0E695FC8">
            <w:pPr>
              <w:spacing w:after="0"/>
              <w:jc w:val="center"/>
              <w:rPr>
                <w:rFonts w:cstheme="minorHAnsi"/>
              </w:rPr>
            </w:pPr>
            <w:r w:rsidRPr="0047784C">
              <w:rPr>
                <w:rFonts w:eastAsia="Arial" w:cstheme="minorHAnsi"/>
              </w:rPr>
              <w:t>3,5</w:t>
            </w:r>
          </w:p>
        </w:tc>
        <w:tc>
          <w:tcPr>
            <w:tcW w:w="340" w:type="dxa"/>
            <w:shd w:val="clear" w:color="auto" w:fill="FFFFFF" w:themeFill="background1"/>
            <w:tcMar>
              <w:top w:w="15" w:type="dxa"/>
              <w:left w:w="15" w:type="dxa"/>
              <w:right w:w="15" w:type="dxa"/>
            </w:tcMar>
            <w:vAlign w:val="center"/>
          </w:tcPr>
          <w:p w14:paraId="40CB7AA8" w14:textId="0146183A" w:rsidR="0E695FC8" w:rsidRPr="0047784C" w:rsidRDefault="0E695FC8" w:rsidP="0E695FC8">
            <w:pPr>
              <w:spacing w:after="0"/>
              <w:jc w:val="center"/>
              <w:rPr>
                <w:rFonts w:cstheme="minorHAnsi"/>
              </w:rPr>
            </w:pPr>
            <w:r w:rsidRPr="0047784C">
              <w:rPr>
                <w:rFonts w:eastAsia="Arial" w:cstheme="minorHAnsi"/>
              </w:rPr>
              <w:t>5</w:t>
            </w:r>
          </w:p>
        </w:tc>
        <w:tc>
          <w:tcPr>
            <w:tcW w:w="338" w:type="dxa"/>
            <w:shd w:val="clear" w:color="auto" w:fill="FFFFFF" w:themeFill="background1"/>
            <w:tcMar>
              <w:top w:w="15" w:type="dxa"/>
              <w:left w:w="15" w:type="dxa"/>
              <w:right w:w="15" w:type="dxa"/>
            </w:tcMar>
            <w:vAlign w:val="center"/>
          </w:tcPr>
          <w:p w14:paraId="53ABE923" w14:textId="306E73E8" w:rsidR="0E695FC8" w:rsidRPr="0047784C" w:rsidRDefault="0E695FC8" w:rsidP="0E695FC8">
            <w:pPr>
              <w:spacing w:after="0"/>
              <w:jc w:val="center"/>
              <w:rPr>
                <w:rFonts w:cstheme="minorHAnsi"/>
              </w:rPr>
            </w:pPr>
            <w:r w:rsidRPr="0047784C">
              <w:rPr>
                <w:rFonts w:eastAsia="Arial" w:cstheme="minorHAnsi"/>
              </w:rPr>
              <w:t>7</w:t>
            </w:r>
          </w:p>
        </w:tc>
        <w:tc>
          <w:tcPr>
            <w:tcW w:w="340" w:type="dxa"/>
            <w:shd w:val="clear" w:color="auto" w:fill="FFFFFF" w:themeFill="background1"/>
            <w:tcMar>
              <w:top w:w="15" w:type="dxa"/>
              <w:left w:w="15" w:type="dxa"/>
              <w:right w:w="15" w:type="dxa"/>
            </w:tcMar>
            <w:vAlign w:val="center"/>
          </w:tcPr>
          <w:p w14:paraId="790D111C" w14:textId="21E5EB90" w:rsidR="0E695FC8" w:rsidRPr="0047784C" w:rsidRDefault="0E695FC8" w:rsidP="0E695FC8">
            <w:pPr>
              <w:spacing w:after="0"/>
              <w:jc w:val="center"/>
              <w:rPr>
                <w:rFonts w:cstheme="minorHAnsi"/>
              </w:rPr>
            </w:pPr>
            <w:r w:rsidRPr="0047784C">
              <w:rPr>
                <w:rFonts w:eastAsia="Arial" w:cstheme="minorHAnsi"/>
              </w:rPr>
              <w:t>10</w:t>
            </w:r>
          </w:p>
        </w:tc>
        <w:tc>
          <w:tcPr>
            <w:tcW w:w="501" w:type="dxa"/>
            <w:shd w:val="clear" w:color="auto" w:fill="FFFFFF" w:themeFill="background1"/>
            <w:tcMar>
              <w:top w:w="15" w:type="dxa"/>
              <w:left w:w="15" w:type="dxa"/>
              <w:right w:w="15" w:type="dxa"/>
            </w:tcMar>
            <w:vAlign w:val="center"/>
          </w:tcPr>
          <w:p w14:paraId="68CA5A60" w14:textId="2C9CDE9C" w:rsidR="0E695FC8" w:rsidRPr="0047784C" w:rsidRDefault="0E695FC8" w:rsidP="0E695FC8">
            <w:pPr>
              <w:spacing w:after="0"/>
              <w:jc w:val="center"/>
              <w:rPr>
                <w:rFonts w:cstheme="minorHAnsi"/>
              </w:rPr>
            </w:pPr>
            <w:r w:rsidRPr="0047784C">
              <w:rPr>
                <w:rFonts w:eastAsia="Arial" w:cstheme="minorHAnsi"/>
              </w:rPr>
              <w:t>8</w:t>
            </w:r>
          </w:p>
        </w:tc>
        <w:tc>
          <w:tcPr>
            <w:tcW w:w="342" w:type="dxa"/>
            <w:shd w:val="clear" w:color="auto" w:fill="FFFFFF" w:themeFill="background1"/>
            <w:tcMar>
              <w:top w:w="15" w:type="dxa"/>
              <w:left w:w="15" w:type="dxa"/>
              <w:right w:w="15" w:type="dxa"/>
            </w:tcMar>
            <w:vAlign w:val="center"/>
          </w:tcPr>
          <w:p w14:paraId="641EF7E3" w14:textId="3EDCA07C" w:rsidR="0E695FC8" w:rsidRPr="0047784C" w:rsidRDefault="0E695FC8" w:rsidP="0E695FC8">
            <w:pPr>
              <w:spacing w:after="0"/>
              <w:jc w:val="center"/>
              <w:rPr>
                <w:rFonts w:cstheme="minorHAnsi"/>
              </w:rPr>
            </w:pPr>
            <w:r w:rsidRPr="0047784C">
              <w:rPr>
                <w:rFonts w:eastAsia="Arial" w:cstheme="minorHAnsi"/>
              </w:rPr>
              <w:t>12</w:t>
            </w:r>
          </w:p>
        </w:tc>
      </w:tr>
      <w:tr w:rsidR="0E695FC8" w14:paraId="198320E2" w14:textId="77777777" w:rsidTr="005832B9">
        <w:trPr>
          <w:trHeight w:val="255"/>
        </w:trPr>
        <w:tc>
          <w:tcPr>
            <w:tcW w:w="274" w:type="dxa"/>
            <w:vMerge/>
            <w:vAlign w:val="center"/>
          </w:tcPr>
          <w:p w14:paraId="0726AB56" w14:textId="77777777" w:rsidR="008B119C" w:rsidRPr="0047784C" w:rsidRDefault="008B119C" w:rsidP="0047784C">
            <w:pPr>
              <w:jc w:val="center"/>
              <w:rPr>
                <w:rFonts w:cstheme="minorHAnsi"/>
              </w:rPr>
            </w:pPr>
          </w:p>
        </w:tc>
        <w:tc>
          <w:tcPr>
            <w:tcW w:w="283" w:type="dxa"/>
            <w:shd w:val="clear" w:color="auto" w:fill="FFFFFF" w:themeFill="background1"/>
            <w:tcMar>
              <w:top w:w="15" w:type="dxa"/>
              <w:left w:w="15" w:type="dxa"/>
              <w:right w:w="15" w:type="dxa"/>
            </w:tcMar>
            <w:vAlign w:val="center"/>
          </w:tcPr>
          <w:p w14:paraId="4A69D621" w14:textId="09E67650" w:rsidR="0E695FC8" w:rsidRPr="0047784C" w:rsidRDefault="0E695FC8" w:rsidP="0047784C">
            <w:pPr>
              <w:spacing w:after="0"/>
              <w:jc w:val="center"/>
              <w:rPr>
                <w:rFonts w:cstheme="minorHAnsi"/>
              </w:rPr>
            </w:pPr>
            <w:r w:rsidRPr="0047784C">
              <w:rPr>
                <w:rFonts w:eastAsia="Arial" w:cstheme="minorHAnsi"/>
              </w:rPr>
              <w:t>2</w:t>
            </w:r>
          </w:p>
        </w:tc>
        <w:tc>
          <w:tcPr>
            <w:tcW w:w="3374" w:type="dxa"/>
            <w:shd w:val="clear" w:color="auto" w:fill="FFFFFF" w:themeFill="background1"/>
            <w:tcMar>
              <w:top w:w="15" w:type="dxa"/>
              <w:left w:w="15" w:type="dxa"/>
              <w:right w:w="15" w:type="dxa"/>
            </w:tcMar>
            <w:vAlign w:val="center"/>
          </w:tcPr>
          <w:p w14:paraId="5AFFE6FA" w14:textId="55E46B8B" w:rsidR="0E695FC8" w:rsidRPr="0047784C" w:rsidRDefault="0E695FC8" w:rsidP="0047784C">
            <w:pPr>
              <w:spacing w:after="0"/>
              <w:jc w:val="left"/>
              <w:rPr>
                <w:rFonts w:cstheme="minorHAnsi"/>
              </w:rPr>
            </w:pPr>
            <w:r w:rsidRPr="0047784C">
              <w:rPr>
                <w:rFonts w:eastAsia="Arial" w:cstheme="minorHAnsi"/>
              </w:rPr>
              <w:t>Listado de citas</w:t>
            </w:r>
          </w:p>
        </w:tc>
        <w:tc>
          <w:tcPr>
            <w:tcW w:w="338" w:type="dxa"/>
            <w:shd w:val="clear" w:color="auto" w:fill="FFFFFF" w:themeFill="background1"/>
            <w:tcMar>
              <w:top w:w="15" w:type="dxa"/>
              <w:left w:w="15" w:type="dxa"/>
              <w:right w:w="15" w:type="dxa"/>
            </w:tcMar>
            <w:vAlign w:val="center"/>
          </w:tcPr>
          <w:p w14:paraId="05121FDB" w14:textId="23BC0A31" w:rsidR="0E695FC8" w:rsidRPr="0047784C" w:rsidRDefault="0E695FC8" w:rsidP="0E695FC8">
            <w:pPr>
              <w:spacing w:after="0"/>
              <w:jc w:val="center"/>
              <w:rPr>
                <w:rFonts w:cstheme="minorHAnsi"/>
              </w:rPr>
            </w:pPr>
            <w:r w:rsidRPr="0047784C">
              <w:rPr>
                <w:rFonts w:eastAsia="Arial" w:cstheme="minorHAnsi"/>
              </w:rPr>
              <w:t>5</w:t>
            </w:r>
          </w:p>
        </w:tc>
        <w:tc>
          <w:tcPr>
            <w:tcW w:w="340" w:type="dxa"/>
            <w:shd w:val="clear" w:color="auto" w:fill="FFFFFF" w:themeFill="background1"/>
            <w:tcMar>
              <w:top w:w="15" w:type="dxa"/>
              <w:left w:w="15" w:type="dxa"/>
              <w:right w:w="15" w:type="dxa"/>
            </w:tcMar>
            <w:vAlign w:val="center"/>
          </w:tcPr>
          <w:p w14:paraId="1C43CDA6" w14:textId="01B5FE1B" w:rsidR="0E695FC8" w:rsidRPr="0047784C" w:rsidRDefault="0E695FC8" w:rsidP="0E695FC8">
            <w:pPr>
              <w:spacing w:after="0"/>
              <w:jc w:val="center"/>
              <w:rPr>
                <w:rFonts w:cstheme="minorHAnsi"/>
              </w:rPr>
            </w:pPr>
            <w:r w:rsidRPr="0047784C">
              <w:rPr>
                <w:rFonts w:eastAsia="Arial" w:cstheme="minorHAnsi"/>
              </w:rPr>
              <w:t>6</w:t>
            </w:r>
          </w:p>
        </w:tc>
        <w:tc>
          <w:tcPr>
            <w:tcW w:w="501" w:type="dxa"/>
            <w:shd w:val="clear" w:color="auto" w:fill="FFFFFF" w:themeFill="background1"/>
            <w:tcMar>
              <w:top w:w="15" w:type="dxa"/>
              <w:left w:w="15" w:type="dxa"/>
              <w:right w:w="15" w:type="dxa"/>
            </w:tcMar>
            <w:vAlign w:val="center"/>
          </w:tcPr>
          <w:p w14:paraId="4028B947" w14:textId="1D01929C" w:rsidR="0E695FC8" w:rsidRPr="0047784C" w:rsidRDefault="0E695FC8" w:rsidP="0E695FC8">
            <w:pPr>
              <w:spacing w:after="0"/>
              <w:jc w:val="center"/>
              <w:rPr>
                <w:rFonts w:cstheme="minorHAnsi"/>
              </w:rPr>
            </w:pPr>
            <w:r w:rsidRPr="0047784C">
              <w:rPr>
                <w:rFonts w:eastAsia="Arial" w:cstheme="minorHAnsi"/>
              </w:rPr>
              <w:t>5</w:t>
            </w:r>
          </w:p>
        </w:tc>
        <w:tc>
          <w:tcPr>
            <w:tcW w:w="340" w:type="dxa"/>
            <w:shd w:val="clear" w:color="auto" w:fill="FFFFFF" w:themeFill="background1"/>
            <w:tcMar>
              <w:top w:w="15" w:type="dxa"/>
              <w:left w:w="15" w:type="dxa"/>
              <w:right w:w="15" w:type="dxa"/>
            </w:tcMar>
            <w:vAlign w:val="center"/>
          </w:tcPr>
          <w:p w14:paraId="216F116E" w14:textId="1D433F29" w:rsidR="0E695FC8" w:rsidRPr="0047784C" w:rsidRDefault="0E695FC8" w:rsidP="0E695FC8">
            <w:pPr>
              <w:spacing w:after="0"/>
              <w:jc w:val="center"/>
              <w:rPr>
                <w:rFonts w:cstheme="minorHAnsi"/>
              </w:rPr>
            </w:pPr>
            <w:r w:rsidRPr="0047784C">
              <w:rPr>
                <w:rFonts w:eastAsia="Arial" w:cstheme="minorHAnsi"/>
              </w:rPr>
              <w:t>4</w:t>
            </w:r>
          </w:p>
        </w:tc>
        <w:tc>
          <w:tcPr>
            <w:tcW w:w="338" w:type="dxa"/>
            <w:shd w:val="clear" w:color="auto" w:fill="FFFFFF" w:themeFill="background1"/>
            <w:tcMar>
              <w:top w:w="15" w:type="dxa"/>
              <w:left w:w="15" w:type="dxa"/>
              <w:right w:w="15" w:type="dxa"/>
            </w:tcMar>
            <w:vAlign w:val="center"/>
          </w:tcPr>
          <w:p w14:paraId="564E01B4" w14:textId="2AD26E29" w:rsidR="0E695FC8" w:rsidRPr="0047784C" w:rsidRDefault="0E695FC8" w:rsidP="0E695FC8">
            <w:pPr>
              <w:spacing w:after="0"/>
              <w:jc w:val="center"/>
              <w:rPr>
                <w:rFonts w:cstheme="minorHAnsi"/>
              </w:rPr>
            </w:pPr>
            <w:r w:rsidRPr="0047784C">
              <w:rPr>
                <w:rFonts w:eastAsia="Arial" w:cstheme="minorHAnsi"/>
              </w:rPr>
              <w:t>2</w:t>
            </w:r>
          </w:p>
        </w:tc>
        <w:tc>
          <w:tcPr>
            <w:tcW w:w="340" w:type="dxa"/>
            <w:shd w:val="clear" w:color="auto" w:fill="FFFFFF" w:themeFill="background1"/>
            <w:tcMar>
              <w:top w:w="15" w:type="dxa"/>
              <w:left w:w="15" w:type="dxa"/>
              <w:right w:w="15" w:type="dxa"/>
            </w:tcMar>
            <w:vAlign w:val="center"/>
          </w:tcPr>
          <w:p w14:paraId="63B1A3FF" w14:textId="355386BC" w:rsidR="0E695FC8" w:rsidRPr="0047784C" w:rsidRDefault="0E695FC8" w:rsidP="0E695FC8">
            <w:pPr>
              <w:spacing w:after="0"/>
              <w:jc w:val="center"/>
              <w:rPr>
                <w:rFonts w:cstheme="minorHAnsi"/>
              </w:rPr>
            </w:pPr>
            <w:r w:rsidRPr="0047784C">
              <w:rPr>
                <w:rFonts w:eastAsia="Arial" w:cstheme="minorHAnsi"/>
              </w:rPr>
              <w:t>3</w:t>
            </w:r>
          </w:p>
        </w:tc>
        <w:tc>
          <w:tcPr>
            <w:tcW w:w="501" w:type="dxa"/>
            <w:shd w:val="clear" w:color="auto" w:fill="FFFFFF" w:themeFill="background1"/>
            <w:tcMar>
              <w:top w:w="15" w:type="dxa"/>
              <w:left w:w="15" w:type="dxa"/>
              <w:right w:w="15" w:type="dxa"/>
            </w:tcMar>
            <w:vAlign w:val="center"/>
          </w:tcPr>
          <w:p w14:paraId="2A207CF5" w14:textId="09361A7B" w:rsidR="0E695FC8" w:rsidRPr="0047784C" w:rsidRDefault="0E695FC8" w:rsidP="0E695FC8">
            <w:pPr>
              <w:spacing w:after="0"/>
              <w:jc w:val="center"/>
              <w:rPr>
                <w:rFonts w:cstheme="minorHAnsi"/>
              </w:rPr>
            </w:pPr>
            <w:r w:rsidRPr="0047784C">
              <w:rPr>
                <w:rFonts w:eastAsia="Arial" w:cstheme="minorHAnsi"/>
              </w:rPr>
              <w:t>3</w:t>
            </w:r>
          </w:p>
        </w:tc>
        <w:tc>
          <w:tcPr>
            <w:tcW w:w="340" w:type="dxa"/>
            <w:shd w:val="clear" w:color="auto" w:fill="FFFFFF" w:themeFill="background1"/>
            <w:tcMar>
              <w:top w:w="15" w:type="dxa"/>
              <w:left w:w="15" w:type="dxa"/>
              <w:right w:w="15" w:type="dxa"/>
            </w:tcMar>
            <w:vAlign w:val="center"/>
          </w:tcPr>
          <w:p w14:paraId="0736B525" w14:textId="602541C3" w:rsidR="0E695FC8" w:rsidRPr="0047784C" w:rsidRDefault="0E695FC8" w:rsidP="0E695FC8">
            <w:pPr>
              <w:spacing w:after="0"/>
              <w:jc w:val="center"/>
              <w:rPr>
                <w:rFonts w:cstheme="minorHAnsi"/>
              </w:rPr>
            </w:pPr>
            <w:r w:rsidRPr="0047784C">
              <w:rPr>
                <w:rFonts w:eastAsia="Arial" w:cstheme="minorHAnsi"/>
              </w:rPr>
              <w:t>1</w:t>
            </w:r>
          </w:p>
        </w:tc>
        <w:tc>
          <w:tcPr>
            <w:tcW w:w="338" w:type="dxa"/>
            <w:shd w:val="clear" w:color="auto" w:fill="FFFFFF" w:themeFill="background1"/>
            <w:tcMar>
              <w:top w:w="15" w:type="dxa"/>
              <w:left w:w="15" w:type="dxa"/>
              <w:right w:w="15" w:type="dxa"/>
            </w:tcMar>
            <w:vAlign w:val="center"/>
          </w:tcPr>
          <w:p w14:paraId="7104FC3A" w14:textId="09043828" w:rsidR="0E695FC8" w:rsidRPr="0047784C" w:rsidRDefault="0E695FC8" w:rsidP="0E695FC8">
            <w:pPr>
              <w:spacing w:after="0"/>
              <w:jc w:val="center"/>
              <w:rPr>
                <w:rFonts w:cstheme="minorHAnsi"/>
              </w:rPr>
            </w:pPr>
            <w:r w:rsidRPr="0047784C">
              <w:rPr>
                <w:rFonts w:eastAsia="Arial" w:cstheme="minorHAnsi"/>
              </w:rPr>
              <w:t>7</w:t>
            </w:r>
          </w:p>
        </w:tc>
        <w:tc>
          <w:tcPr>
            <w:tcW w:w="340" w:type="dxa"/>
            <w:shd w:val="clear" w:color="auto" w:fill="FFFFFF" w:themeFill="background1"/>
            <w:tcMar>
              <w:top w:w="15" w:type="dxa"/>
              <w:left w:w="15" w:type="dxa"/>
              <w:right w:w="15" w:type="dxa"/>
            </w:tcMar>
            <w:vAlign w:val="center"/>
          </w:tcPr>
          <w:p w14:paraId="2EC45F49" w14:textId="7ACC124B" w:rsidR="0E695FC8" w:rsidRPr="0047784C" w:rsidRDefault="0E695FC8" w:rsidP="0E695FC8">
            <w:pPr>
              <w:spacing w:after="0"/>
              <w:jc w:val="center"/>
              <w:rPr>
                <w:rFonts w:cstheme="minorHAnsi"/>
              </w:rPr>
            </w:pPr>
            <w:r w:rsidRPr="0047784C">
              <w:rPr>
                <w:rFonts w:eastAsia="Arial" w:cstheme="minorHAnsi"/>
              </w:rPr>
              <w:t>8</w:t>
            </w:r>
          </w:p>
        </w:tc>
        <w:tc>
          <w:tcPr>
            <w:tcW w:w="501" w:type="dxa"/>
            <w:shd w:val="clear" w:color="auto" w:fill="FFFFFF" w:themeFill="background1"/>
            <w:tcMar>
              <w:top w:w="15" w:type="dxa"/>
              <w:left w:w="15" w:type="dxa"/>
              <w:right w:w="15" w:type="dxa"/>
            </w:tcMar>
            <w:vAlign w:val="center"/>
          </w:tcPr>
          <w:p w14:paraId="57BD559F" w14:textId="0996F5A9" w:rsidR="0E695FC8" w:rsidRPr="0047784C" w:rsidRDefault="0E695FC8" w:rsidP="0E695FC8">
            <w:pPr>
              <w:spacing w:after="0"/>
              <w:jc w:val="center"/>
              <w:rPr>
                <w:rFonts w:cstheme="minorHAnsi"/>
              </w:rPr>
            </w:pPr>
            <w:r w:rsidRPr="0047784C">
              <w:rPr>
                <w:rFonts w:eastAsia="Arial" w:cstheme="minorHAnsi"/>
              </w:rPr>
              <w:t>6</w:t>
            </w:r>
          </w:p>
        </w:tc>
        <w:tc>
          <w:tcPr>
            <w:tcW w:w="342" w:type="dxa"/>
            <w:shd w:val="clear" w:color="auto" w:fill="FFFFFF" w:themeFill="background1"/>
            <w:tcMar>
              <w:top w:w="15" w:type="dxa"/>
              <w:left w:w="15" w:type="dxa"/>
              <w:right w:w="15" w:type="dxa"/>
            </w:tcMar>
            <w:vAlign w:val="center"/>
          </w:tcPr>
          <w:p w14:paraId="516073E0" w14:textId="064C98F1" w:rsidR="0E695FC8" w:rsidRPr="0047784C" w:rsidRDefault="0E695FC8" w:rsidP="0E695FC8">
            <w:pPr>
              <w:spacing w:after="0"/>
              <w:jc w:val="center"/>
              <w:rPr>
                <w:rFonts w:cstheme="minorHAnsi"/>
              </w:rPr>
            </w:pPr>
            <w:r w:rsidRPr="0047784C">
              <w:rPr>
                <w:rFonts w:eastAsia="Arial" w:cstheme="minorHAnsi"/>
              </w:rPr>
              <w:t>8</w:t>
            </w:r>
          </w:p>
        </w:tc>
      </w:tr>
      <w:tr w:rsidR="0E695FC8" w14:paraId="1BB35973" w14:textId="77777777" w:rsidTr="005832B9">
        <w:trPr>
          <w:trHeight w:val="255"/>
        </w:trPr>
        <w:tc>
          <w:tcPr>
            <w:tcW w:w="274" w:type="dxa"/>
            <w:vMerge/>
            <w:vAlign w:val="center"/>
          </w:tcPr>
          <w:p w14:paraId="0980C99F" w14:textId="77777777" w:rsidR="008B119C" w:rsidRPr="0047784C" w:rsidRDefault="008B119C" w:rsidP="0047784C">
            <w:pPr>
              <w:jc w:val="center"/>
              <w:rPr>
                <w:rFonts w:cstheme="minorHAnsi"/>
              </w:rPr>
            </w:pPr>
          </w:p>
        </w:tc>
        <w:tc>
          <w:tcPr>
            <w:tcW w:w="283" w:type="dxa"/>
            <w:shd w:val="clear" w:color="auto" w:fill="FFFFFF" w:themeFill="background1"/>
            <w:tcMar>
              <w:top w:w="15" w:type="dxa"/>
              <w:left w:w="15" w:type="dxa"/>
              <w:right w:w="15" w:type="dxa"/>
            </w:tcMar>
            <w:vAlign w:val="center"/>
          </w:tcPr>
          <w:p w14:paraId="3BE4E4B3" w14:textId="61FD7F44" w:rsidR="0E695FC8" w:rsidRPr="0047784C" w:rsidRDefault="0E695FC8" w:rsidP="0047784C">
            <w:pPr>
              <w:spacing w:after="0"/>
              <w:jc w:val="center"/>
              <w:rPr>
                <w:rFonts w:cstheme="minorHAnsi"/>
              </w:rPr>
            </w:pPr>
            <w:r w:rsidRPr="0047784C">
              <w:rPr>
                <w:rFonts w:eastAsia="Arial" w:cstheme="minorHAnsi"/>
              </w:rPr>
              <w:t>3</w:t>
            </w:r>
          </w:p>
        </w:tc>
        <w:tc>
          <w:tcPr>
            <w:tcW w:w="3374" w:type="dxa"/>
            <w:shd w:val="clear" w:color="auto" w:fill="FFFFFF" w:themeFill="background1"/>
            <w:tcMar>
              <w:top w:w="15" w:type="dxa"/>
              <w:left w:w="15" w:type="dxa"/>
              <w:right w:w="15" w:type="dxa"/>
            </w:tcMar>
            <w:vAlign w:val="center"/>
          </w:tcPr>
          <w:p w14:paraId="61CA4DBA" w14:textId="75AB9AB1" w:rsidR="0E695FC8" w:rsidRPr="0047784C" w:rsidRDefault="0E695FC8" w:rsidP="0047784C">
            <w:pPr>
              <w:spacing w:after="0"/>
              <w:jc w:val="left"/>
              <w:rPr>
                <w:rFonts w:cstheme="minorHAnsi"/>
              </w:rPr>
            </w:pPr>
            <w:r w:rsidRPr="0047784C">
              <w:rPr>
                <w:rFonts w:eastAsia="Arial" w:cstheme="minorHAnsi"/>
              </w:rPr>
              <w:t>Listado de pruebas</w:t>
            </w:r>
          </w:p>
        </w:tc>
        <w:tc>
          <w:tcPr>
            <w:tcW w:w="338" w:type="dxa"/>
            <w:shd w:val="clear" w:color="auto" w:fill="FFFFFF" w:themeFill="background1"/>
            <w:tcMar>
              <w:top w:w="15" w:type="dxa"/>
              <w:left w:w="15" w:type="dxa"/>
              <w:right w:w="15" w:type="dxa"/>
            </w:tcMar>
            <w:vAlign w:val="center"/>
          </w:tcPr>
          <w:p w14:paraId="437D9870" w14:textId="6338851E" w:rsidR="0E695FC8" w:rsidRPr="0047784C" w:rsidRDefault="0E695FC8" w:rsidP="0E695FC8">
            <w:pPr>
              <w:spacing w:after="0"/>
              <w:jc w:val="center"/>
              <w:rPr>
                <w:rFonts w:cstheme="minorHAnsi"/>
              </w:rPr>
            </w:pPr>
            <w:r w:rsidRPr="0047784C">
              <w:rPr>
                <w:rFonts w:eastAsia="Arial" w:cstheme="minorHAnsi"/>
              </w:rPr>
              <w:t>6</w:t>
            </w:r>
          </w:p>
        </w:tc>
        <w:tc>
          <w:tcPr>
            <w:tcW w:w="340" w:type="dxa"/>
            <w:shd w:val="clear" w:color="auto" w:fill="FFFFFF" w:themeFill="background1"/>
            <w:tcMar>
              <w:top w:w="15" w:type="dxa"/>
              <w:left w:w="15" w:type="dxa"/>
              <w:right w:w="15" w:type="dxa"/>
            </w:tcMar>
            <w:vAlign w:val="center"/>
          </w:tcPr>
          <w:p w14:paraId="3A17931A" w14:textId="1BC391DB" w:rsidR="0E695FC8" w:rsidRPr="0047784C" w:rsidRDefault="0E695FC8" w:rsidP="0E695FC8">
            <w:pPr>
              <w:spacing w:after="0"/>
              <w:jc w:val="center"/>
              <w:rPr>
                <w:rFonts w:cstheme="minorHAnsi"/>
              </w:rPr>
            </w:pPr>
            <w:r w:rsidRPr="0047784C">
              <w:rPr>
                <w:rFonts w:eastAsia="Arial" w:cstheme="minorHAnsi"/>
              </w:rPr>
              <w:t>7</w:t>
            </w:r>
          </w:p>
        </w:tc>
        <w:tc>
          <w:tcPr>
            <w:tcW w:w="501" w:type="dxa"/>
            <w:shd w:val="clear" w:color="auto" w:fill="FFFFFF" w:themeFill="background1"/>
            <w:tcMar>
              <w:top w:w="15" w:type="dxa"/>
              <w:left w:w="15" w:type="dxa"/>
              <w:right w:w="15" w:type="dxa"/>
            </w:tcMar>
            <w:vAlign w:val="center"/>
          </w:tcPr>
          <w:p w14:paraId="231D950C" w14:textId="04A6E127" w:rsidR="0E695FC8" w:rsidRPr="0047784C" w:rsidRDefault="0E695FC8" w:rsidP="0E695FC8">
            <w:pPr>
              <w:spacing w:after="0"/>
              <w:jc w:val="center"/>
              <w:rPr>
                <w:rFonts w:cstheme="minorHAnsi"/>
              </w:rPr>
            </w:pPr>
            <w:r w:rsidRPr="0047784C">
              <w:rPr>
                <w:rFonts w:eastAsia="Arial" w:cstheme="minorHAnsi"/>
              </w:rPr>
              <w:t>7</w:t>
            </w:r>
          </w:p>
        </w:tc>
        <w:tc>
          <w:tcPr>
            <w:tcW w:w="340" w:type="dxa"/>
            <w:shd w:val="clear" w:color="auto" w:fill="FFFFFF" w:themeFill="background1"/>
            <w:tcMar>
              <w:top w:w="15" w:type="dxa"/>
              <w:left w:w="15" w:type="dxa"/>
              <w:right w:w="15" w:type="dxa"/>
            </w:tcMar>
            <w:vAlign w:val="center"/>
          </w:tcPr>
          <w:p w14:paraId="6376A63D" w14:textId="3840AF62" w:rsidR="0E695FC8" w:rsidRPr="0047784C" w:rsidRDefault="0E695FC8" w:rsidP="0E695FC8">
            <w:pPr>
              <w:spacing w:after="0"/>
              <w:jc w:val="center"/>
              <w:rPr>
                <w:rFonts w:cstheme="minorHAnsi"/>
              </w:rPr>
            </w:pPr>
            <w:r w:rsidRPr="0047784C">
              <w:rPr>
                <w:rFonts w:eastAsia="Arial" w:cstheme="minorHAnsi"/>
              </w:rPr>
              <w:t>4</w:t>
            </w:r>
          </w:p>
        </w:tc>
        <w:tc>
          <w:tcPr>
            <w:tcW w:w="338" w:type="dxa"/>
            <w:shd w:val="clear" w:color="auto" w:fill="FFFFFF" w:themeFill="background1"/>
            <w:tcMar>
              <w:top w:w="15" w:type="dxa"/>
              <w:left w:w="15" w:type="dxa"/>
              <w:right w:w="15" w:type="dxa"/>
            </w:tcMar>
            <w:vAlign w:val="center"/>
          </w:tcPr>
          <w:p w14:paraId="7AC0542B" w14:textId="258DC778" w:rsidR="0E695FC8" w:rsidRPr="0047784C" w:rsidRDefault="0E695FC8" w:rsidP="0E695FC8">
            <w:pPr>
              <w:spacing w:after="0"/>
              <w:jc w:val="center"/>
              <w:rPr>
                <w:rFonts w:cstheme="minorHAnsi"/>
              </w:rPr>
            </w:pPr>
            <w:r w:rsidRPr="0047784C">
              <w:rPr>
                <w:rFonts w:eastAsia="Arial" w:cstheme="minorHAnsi"/>
              </w:rPr>
              <w:t>2</w:t>
            </w:r>
          </w:p>
        </w:tc>
        <w:tc>
          <w:tcPr>
            <w:tcW w:w="340" w:type="dxa"/>
            <w:shd w:val="clear" w:color="auto" w:fill="FFFFFF" w:themeFill="background1"/>
            <w:tcMar>
              <w:top w:w="15" w:type="dxa"/>
              <w:left w:w="15" w:type="dxa"/>
              <w:right w:w="15" w:type="dxa"/>
            </w:tcMar>
            <w:vAlign w:val="center"/>
          </w:tcPr>
          <w:p w14:paraId="7F5EF82A" w14:textId="49475245" w:rsidR="0E695FC8" w:rsidRPr="0047784C" w:rsidRDefault="0E695FC8" w:rsidP="0E695FC8">
            <w:pPr>
              <w:spacing w:after="0"/>
              <w:jc w:val="center"/>
              <w:rPr>
                <w:rFonts w:cstheme="minorHAnsi"/>
              </w:rPr>
            </w:pPr>
            <w:r w:rsidRPr="0047784C">
              <w:rPr>
                <w:rFonts w:eastAsia="Arial" w:cstheme="minorHAnsi"/>
              </w:rPr>
              <w:t>4</w:t>
            </w:r>
          </w:p>
        </w:tc>
        <w:tc>
          <w:tcPr>
            <w:tcW w:w="501" w:type="dxa"/>
            <w:shd w:val="clear" w:color="auto" w:fill="FFFFFF" w:themeFill="background1"/>
            <w:tcMar>
              <w:top w:w="15" w:type="dxa"/>
              <w:left w:w="15" w:type="dxa"/>
              <w:right w:w="15" w:type="dxa"/>
            </w:tcMar>
            <w:vAlign w:val="center"/>
          </w:tcPr>
          <w:p w14:paraId="7CFAB1CE" w14:textId="0F8D0C69" w:rsidR="0E695FC8" w:rsidRPr="0047784C" w:rsidRDefault="0E695FC8" w:rsidP="0E695FC8">
            <w:pPr>
              <w:spacing w:after="0"/>
              <w:jc w:val="center"/>
              <w:rPr>
                <w:rFonts w:cstheme="minorHAnsi"/>
              </w:rPr>
            </w:pPr>
            <w:r w:rsidRPr="0047784C">
              <w:rPr>
                <w:rFonts w:eastAsia="Arial" w:cstheme="minorHAnsi"/>
              </w:rPr>
              <w:t>4</w:t>
            </w:r>
          </w:p>
        </w:tc>
        <w:tc>
          <w:tcPr>
            <w:tcW w:w="340" w:type="dxa"/>
            <w:shd w:val="clear" w:color="auto" w:fill="FFFFFF" w:themeFill="background1"/>
            <w:tcMar>
              <w:top w:w="15" w:type="dxa"/>
              <w:left w:w="15" w:type="dxa"/>
              <w:right w:w="15" w:type="dxa"/>
            </w:tcMar>
            <w:vAlign w:val="center"/>
          </w:tcPr>
          <w:p w14:paraId="4AF91244" w14:textId="704B8D55" w:rsidR="0E695FC8" w:rsidRPr="0047784C" w:rsidRDefault="0E695FC8" w:rsidP="0E695FC8">
            <w:pPr>
              <w:spacing w:after="0"/>
              <w:jc w:val="center"/>
              <w:rPr>
                <w:rFonts w:cstheme="minorHAnsi"/>
              </w:rPr>
            </w:pPr>
            <w:r w:rsidRPr="0047784C">
              <w:rPr>
                <w:rFonts w:eastAsia="Arial" w:cstheme="minorHAnsi"/>
              </w:rPr>
              <w:t>2</w:t>
            </w:r>
          </w:p>
        </w:tc>
        <w:tc>
          <w:tcPr>
            <w:tcW w:w="338" w:type="dxa"/>
            <w:shd w:val="clear" w:color="auto" w:fill="FFFFFF" w:themeFill="background1"/>
            <w:tcMar>
              <w:top w:w="15" w:type="dxa"/>
              <w:left w:w="15" w:type="dxa"/>
              <w:right w:w="15" w:type="dxa"/>
            </w:tcMar>
            <w:vAlign w:val="center"/>
          </w:tcPr>
          <w:p w14:paraId="0B85E81B" w14:textId="527EDD8E" w:rsidR="0E695FC8" w:rsidRPr="0047784C" w:rsidRDefault="0E695FC8" w:rsidP="0E695FC8">
            <w:pPr>
              <w:spacing w:after="0"/>
              <w:jc w:val="center"/>
              <w:rPr>
                <w:rFonts w:cstheme="minorHAnsi"/>
              </w:rPr>
            </w:pPr>
            <w:r w:rsidRPr="0047784C">
              <w:rPr>
                <w:rFonts w:eastAsia="Arial" w:cstheme="minorHAnsi"/>
              </w:rPr>
              <w:t>8</w:t>
            </w:r>
          </w:p>
        </w:tc>
        <w:tc>
          <w:tcPr>
            <w:tcW w:w="340" w:type="dxa"/>
            <w:shd w:val="clear" w:color="auto" w:fill="FFFFFF" w:themeFill="background1"/>
            <w:tcMar>
              <w:top w:w="15" w:type="dxa"/>
              <w:left w:w="15" w:type="dxa"/>
              <w:right w:w="15" w:type="dxa"/>
            </w:tcMar>
            <w:vAlign w:val="center"/>
          </w:tcPr>
          <w:p w14:paraId="7621ED62" w14:textId="551E45B2" w:rsidR="0E695FC8" w:rsidRPr="0047784C" w:rsidRDefault="0E695FC8" w:rsidP="0E695FC8">
            <w:pPr>
              <w:spacing w:after="0"/>
              <w:jc w:val="center"/>
              <w:rPr>
                <w:rFonts w:cstheme="minorHAnsi"/>
              </w:rPr>
            </w:pPr>
            <w:r w:rsidRPr="0047784C">
              <w:rPr>
                <w:rFonts w:eastAsia="Arial" w:cstheme="minorHAnsi"/>
              </w:rPr>
              <w:t>8</w:t>
            </w:r>
          </w:p>
        </w:tc>
        <w:tc>
          <w:tcPr>
            <w:tcW w:w="501" w:type="dxa"/>
            <w:shd w:val="clear" w:color="auto" w:fill="FFFFFF" w:themeFill="background1"/>
            <w:tcMar>
              <w:top w:w="15" w:type="dxa"/>
              <w:left w:w="15" w:type="dxa"/>
              <w:right w:w="15" w:type="dxa"/>
            </w:tcMar>
            <w:vAlign w:val="center"/>
          </w:tcPr>
          <w:p w14:paraId="44F4D127" w14:textId="5B785DBE" w:rsidR="0E695FC8" w:rsidRPr="0047784C" w:rsidRDefault="0E695FC8" w:rsidP="0E695FC8">
            <w:pPr>
              <w:spacing w:after="0"/>
              <w:jc w:val="center"/>
              <w:rPr>
                <w:rFonts w:cstheme="minorHAnsi"/>
              </w:rPr>
            </w:pPr>
            <w:r w:rsidRPr="0047784C">
              <w:rPr>
                <w:rFonts w:eastAsia="Arial" w:cstheme="minorHAnsi"/>
              </w:rPr>
              <w:t>7</w:t>
            </w:r>
          </w:p>
        </w:tc>
        <w:tc>
          <w:tcPr>
            <w:tcW w:w="342" w:type="dxa"/>
            <w:shd w:val="clear" w:color="auto" w:fill="FFFFFF" w:themeFill="background1"/>
            <w:tcMar>
              <w:top w:w="15" w:type="dxa"/>
              <w:left w:w="15" w:type="dxa"/>
              <w:right w:w="15" w:type="dxa"/>
            </w:tcMar>
            <w:vAlign w:val="center"/>
          </w:tcPr>
          <w:p w14:paraId="0C2EEEEB" w14:textId="25B4F0A7" w:rsidR="0E695FC8" w:rsidRPr="0047784C" w:rsidRDefault="0E695FC8" w:rsidP="0E695FC8">
            <w:pPr>
              <w:spacing w:after="0"/>
              <w:jc w:val="center"/>
              <w:rPr>
                <w:rFonts w:cstheme="minorHAnsi"/>
              </w:rPr>
            </w:pPr>
            <w:r w:rsidRPr="0047784C">
              <w:rPr>
                <w:rFonts w:eastAsia="Arial" w:cstheme="minorHAnsi"/>
              </w:rPr>
              <w:t>7</w:t>
            </w:r>
          </w:p>
        </w:tc>
      </w:tr>
      <w:tr w:rsidR="0E695FC8" w14:paraId="6E49B7D9" w14:textId="77777777" w:rsidTr="005832B9">
        <w:trPr>
          <w:trHeight w:val="255"/>
        </w:trPr>
        <w:tc>
          <w:tcPr>
            <w:tcW w:w="274" w:type="dxa"/>
            <w:vMerge/>
            <w:vAlign w:val="center"/>
          </w:tcPr>
          <w:p w14:paraId="2259E752" w14:textId="77777777" w:rsidR="008B119C" w:rsidRPr="0047784C" w:rsidRDefault="008B119C" w:rsidP="0047784C">
            <w:pPr>
              <w:jc w:val="center"/>
              <w:rPr>
                <w:rFonts w:cstheme="minorHAnsi"/>
              </w:rPr>
            </w:pPr>
          </w:p>
        </w:tc>
        <w:tc>
          <w:tcPr>
            <w:tcW w:w="283" w:type="dxa"/>
            <w:shd w:val="clear" w:color="auto" w:fill="FFFFFF" w:themeFill="background1"/>
            <w:tcMar>
              <w:top w:w="15" w:type="dxa"/>
              <w:left w:w="15" w:type="dxa"/>
              <w:right w:w="15" w:type="dxa"/>
            </w:tcMar>
            <w:vAlign w:val="center"/>
          </w:tcPr>
          <w:p w14:paraId="1148932B" w14:textId="0AEFC0E7" w:rsidR="0E695FC8" w:rsidRPr="0047784C" w:rsidRDefault="0E695FC8" w:rsidP="0047784C">
            <w:pPr>
              <w:spacing w:after="0"/>
              <w:jc w:val="center"/>
              <w:rPr>
                <w:rFonts w:cstheme="minorHAnsi"/>
              </w:rPr>
            </w:pPr>
            <w:r w:rsidRPr="0047784C">
              <w:rPr>
                <w:rFonts w:eastAsia="Arial" w:cstheme="minorHAnsi"/>
              </w:rPr>
              <w:t>4</w:t>
            </w:r>
          </w:p>
        </w:tc>
        <w:tc>
          <w:tcPr>
            <w:tcW w:w="3374" w:type="dxa"/>
            <w:shd w:val="clear" w:color="auto" w:fill="FFFFFF" w:themeFill="background1"/>
            <w:tcMar>
              <w:top w:w="15" w:type="dxa"/>
              <w:left w:w="15" w:type="dxa"/>
              <w:right w:w="15" w:type="dxa"/>
            </w:tcMar>
            <w:vAlign w:val="center"/>
          </w:tcPr>
          <w:p w14:paraId="0043CAD3" w14:textId="67234FBD" w:rsidR="00BD321A" w:rsidRPr="0047784C" w:rsidRDefault="00BD321A" w:rsidP="0047784C">
            <w:pPr>
              <w:spacing w:after="0"/>
              <w:jc w:val="left"/>
              <w:rPr>
                <w:rFonts w:cstheme="minorHAnsi"/>
              </w:rPr>
            </w:pPr>
            <w:r w:rsidRPr="0047784C">
              <w:rPr>
                <w:rFonts w:eastAsia="Arial" w:cstheme="minorHAnsi"/>
              </w:rPr>
              <w:t>Visualización</w:t>
            </w:r>
            <w:r w:rsidR="0E695FC8" w:rsidRPr="0047784C">
              <w:rPr>
                <w:rFonts w:eastAsia="Arial" w:cstheme="minorHAnsi"/>
              </w:rPr>
              <w:t xml:space="preserve"> de una prueba especifica</w:t>
            </w:r>
          </w:p>
        </w:tc>
        <w:tc>
          <w:tcPr>
            <w:tcW w:w="338" w:type="dxa"/>
            <w:shd w:val="clear" w:color="auto" w:fill="FFFFFF" w:themeFill="background1"/>
            <w:tcMar>
              <w:top w:w="15" w:type="dxa"/>
              <w:left w:w="15" w:type="dxa"/>
              <w:right w:w="15" w:type="dxa"/>
            </w:tcMar>
            <w:vAlign w:val="center"/>
          </w:tcPr>
          <w:p w14:paraId="16D246C9" w14:textId="56F2DFA7" w:rsidR="0E695FC8" w:rsidRPr="0047784C" w:rsidRDefault="0E695FC8" w:rsidP="0E695FC8">
            <w:pPr>
              <w:spacing w:after="0"/>
              <w:jc w:val="center"/>
              <w:rPr>
                <w:rFonts w:cstheme="minorHAnsi"/>
              </w:rPr>
            </w:pPr>
            <w:r w:rsidRPr="0047784C">
              <w:rPr>
                <w:rFonts w:eastAsia="Arial" w:cstheme="minorHAnsi"/>
              </w:rPr>
              <w:t>5</w:t>
            </w:r>
          </w:p>
        </w:tc>
        <w:tc>
          <w:tcPr>
            <w:tcW w:w="340" w:type="dxa"/>
            <w:shd w:val="clear" w:color="auto" w:fill="FFFFFF" w:themeFill="background1"/>
            <w:tcMar>
              <w:top w:w="15" w:type="dxa"/>
              <w:left w:w="15" w:type="dxa"/>
              <w:right w:w="15" w:type="dxa"/>
            </w:tcMar>
            <w:vAlign w:val="center"/>
          </w:tcPr>
          <w:p w14:paraId="361A1718" w14:textId="0570663A" w:rsidR="0E695FC8" w:rsidRPr="0047784C" w:rsidRDefault="0E695FC8" w:rsidP="0E695FC8">
            <w:pPr>
              <w:spacing w:after="0"/>
              <w:jc w:val="center"/>
              <w:rPr>
                <w:rFonts w:cstheme="minorHAnsi"/>
              </w:rPr>
            </w:pPr>
            <w:r w:rsidRPr="0047784C">
              <w:rPr>
                <w:rFonts w:eastAsia="Arial" w:cstheme="minorHAnsi"/>
              </w:rPr>
              <w:t>5</w:t>
            </w:r>
          </w:p>
        </w:tc>
        <w:tc>
          <w:tcPr>
            <w:tcW w:w="501" w:type="dxa"/>
            <w:shd w:val="clear" w:color="auto" w:fill="FFFFFF" w:themeFill="background1"/>
            <w:tcMar>
              <w:top w:w="15" w:type="dxa"/>
              <w:left w:w="15" w:type="dxa"/>
              <w:right w:w="15" w:type="dxa"/>
            </w:tcMar>
            <w:vAlign w:val="center"/>
          </w:tcPr>
          <w:p w14:paraId="402D4014" w14:textId="5AB7BC3A" w:rsidR="0E695FC8" w:rsidRPr="0047784C" w:rsidRDefault="0E695FC8" w:rsidP="0E695FC8">
            <w:pPr>
              <w:spacing w:after="0"/>
              <w:jc w:val="center"/>
              <w:rPr>
                <w:rFonts w:cstheme="minorHAnsi"/>
              </w:rPr>
            </w:pPr>
            <w:r w:rsidRPr="0047784C">
              <w:rPr>
                <w:rFonts w:eastAsia="Arial" w:cstheme="minorHAnsi"/>
              </w:rPr>
              <w:t>6</w:t>
            </w:r>
          </w:p>
        </w:tc>
        <w:tc>
          <w:tcPr>
            <w:tcW w:w="340" w:type="dxa"/>
            <w:shd w:val="clear" w:color="auto" w:fill="FFFFFF" w:themeFill="background1"/>
            <w:tcMar>
              <w:top w:w="15" w:type="dxa"/>
              <w:left w:w="15" w:type="dxa"/>
              <w:right w:w="15" w:type="dxa"/>
            </w:tcMar>
            <w:vAlign w:val="center"/>
          </w:tcPr>
          <w:p w14:paraId="01BFAA45" w14:textId="05A3D46A" w:rsidR="0E695FC8" w:rsidRPr="0047784C" w:rsidRDefault="0E695FC8" w:rsidP="0E695FC8">
            <w:pPr>
              <w:spacing w:after="0"/>
              <w:jc w:val="center"/>
              <w:rPr>
                <w:rFonts w:cstheme="minorHAnsi"/>
              </w:rPr>
            </w:pPr>
            <w:r w:rsidRPr="0047784C">
              <w:rPr>
                <w:rFonts w:eastAsia="Arial" w:cstheme="minorHAnsi"/>
              </w:rPr>
              <w:t>5</w:t>
            </w:r>
          </w:p>
        </w:tc>
        <w:tc>
          <w:tcPr>
            <w:tcW w:w="338" w:type="dxa"/>
            <w:shd w:val="clear" w:color="auto" w:fill="FFFFFF" w:themeFill="background1"/>
            <w:tcMar>
              <w:top w:w="15" w:type="dxa"/>
              <w:left w:w="15" w:type="dxa"/>
              <w:right w:w="15" w:type="dxa"/>
            </w:tcMar>
            <w:vAlign w:val="center"/>
          </w:tcPr>
          <w:p w14:paraId="52EC15EC" w14:textId="3585F26E" w:rsidR="0E695FC8" w:rsidRPr="0047784C" w:rsidRDefault="0E695FC8" w:rsidP="0E695FC8">
            <w:pPr>
              <w:spacing w:after="0"/>
              <w:jc w:val="center"/>
              <w:rPr>
                <w:rFonts w:cstheme="minorHAnsi"/>
              </w:rPr>
            </w:pPr>
            <w:r w:rsidRPr="0047784C">
              <w:rPr>
                <w:rFonts w:eastAsia="Arial" w:cstheme="minorHAnsi"/>
              </w:rPr>
              <w:t>2</w:t>
            </w:r>
          </w:p>
        </w:tc>
        <w:tc>
          <w:tcPr>
            <w:tcW w:w="340" w:type="dxa"/>
            <w:shd w:val="clear" w:color="auto" w:fill="FFFFFF" w:themeFill="background1"/>
            <w:tcMar>
              <w:top w:w="15" w:type="dxa"/>
              <w:left w:w="15" w:type="dxa"/>
              <w:right w:w="15" w:type="dxa"/>
            </w:tcMar>
            <w:vAlign w:val="center"/>
          </w:tcPr>
          <w:p w14:paraId="578023E4" w14:textId="0BCB2C90" w:rsidR="0E695FC8" w:rsidRPr="0047784C" w:rsidRDefault="0E695FC8" w:rsidP="0E695FC8">
            <w:pPr>
              <w:spacing w:after="0"/>
              <w:jc w:val="center"/>
              <w:rPr>
                <w:rFonts w:cstheme="minorHAnsi"/>
              </w:rPr>
            </w:pPr>
            <w:r w:rsidRPr="0047784C">
              <w:rPr>
                <w:rFonts w:eastAsia="Arial" w:cstheme="minorHAnsi"/>
              </w:rPr>
              <w:t>2</w:t>
            </w:r>
          </w:p>
        </w:tc>
        <w:tc>
          <w:tcPr>
            <w:tcW w:w="501" w:type="dxa"/>
            <w:shd w:val="clear" w:color="auto" w:fill="FFFFFF" w:themeFill="background1"/>
            <w:tcMar>
              <w:top w:w="15" w:type="dxa"/>
              <w:left w:w="15" w:type="dxa"/>
              <w:right w:w="15" w:type="dxa"/>
            </w:tcMar>
            <w:vAlign w:val="center"/>
          </w:tcPr>
          <w:p w14:paraId="27400E5B" w14:textId="30452EAB" w:rsidR="0E695FC8" w:rsidRPr="0047784C" w:rsidRDefault="0E695FC8" w:rsidP="0E695FC8">
            <w:pPr>
              <w:spacing w:after="0"/>
              <w:jc w:val="center"/>
              <w:rPr>
                <w:rFonts w:cstheme="minorHAnsi"/>
              </w:rPr>
            </w:pPr>
            <w:r w:rsidRPr="0047784C">
              <w:rPr>
                <w:rFonts w:eastAsia="Arial" w:cstheme="minorHAnsi"/>
              </w:rPr>
              <w:t>3</w:t>
            </w:r>
          </w:p>
        </w:tc>
        <w:tc>
          <w:tcPr>
            <w:tcW w:w="340" w:type="dxa"/>
            <w:shd w:val="clear" w:color="auto" w:fill="FFFFFF" w:themeFill="background1"/>
            <w:tcMar>
              <w:top w:w="15" w:type="dxa"/>
              <w:left w:w="15" w:type="dxa"/>
              <w:right w:w="15" w:type="dxa"/>
            </w:tcMar>
            <w:vAlign w:val="center"/>
          </w:tcPr>
          <w:p w14:paraId="3BA3DD87" w14:textId="53ACE9AD" w:rsidR="0E695FC8" w:rsidRPr="0047784C" w:rsidRDefault="0E695FC8" w:rsidP="0E695FC8">
            <w:pPr>
              <w:spacing w:after="0"/>
              <w:jc w:val="center"/>
              <w:rPr>
                <w:rFonts w:cstheme="minorHAnsi"/>
              </w:rPr>
            </w:pPr>
            <w:r w:rsidRPr="0047784C">
              <w:rPr>
                <w:rFonts w:eastAsia="Arial" w:cstheme="minorHAnsi"/>
              </w:rPr>
              <w:t>3</w:t>
            </w:r>
          </w:p>
        </w:tc>
        <w:tc>
          <w:tcPr>
            <w:tcW w:w="338" w:type="dxa"/>
            <w:shd w:val="clear" w:color="auto" w:fill="FFFFFF" w:themeFill="background1"/>
            <w:tcMar>
              <w:top w:w="15" w:type="dxa"/>
              <w:left w:w="15" w:type="dxa"/>
              <w:right w:w="15" w:type="dxa"/>
            </w:tcMar>
            <w:vAlign w:val="center"/>
          </w:tcPr>
          <w:p w14:paraId="28A8BB86" w14:textId="58881083" w:rsidR="0E695FC8" w:rsidRPr="0047784C" w:rsidRDefault="0E695FC8" w:rsidP="0E695FC8">
            <w:pPr>
              <w:spacing w:after="0"/>
              <w:jc w:val="center"/>
              <w:rPr>
                <w:rFonts w:cstheme="minorHAnsi"/>
              </w:rPr>
            </w:pPr>
            <w:r w:rsidRPr="0047784C">
              <w:rPr>
                <w:rFonts w:eastAsia="Arial" w:cstheme="minorHAnsi"/>
              </w:rPr>
              <w:t>6</w:t>
            </w:r>
          </w:p>
        </w:tc>
        <w:tc>
          <w:tcPr>
            <w:tcW w:w="340" w:type="dxa"/>
            <w:shd w:val="clear" w:color="auto" w:fill="FFFFFF" w:themeFill="background1"/>
            <w:tcMar>
              <w:top w:w="15" w:type="dxa"/>
              <w:left w:w="15" w:type="dxa"/>
              <w:right w:w="15" w:type="dxa"/>
            </w:tcMar>
            <w:vAlign w:val="center"/>
          </w:tcPr>
          <w:p w14:paraId="045162DB" w14:textId="0D822EB6" w:rsidR="0E695FC8" w:rsidRPr="0047784C" w:rsidRDefault="0E695FC8" w:rsidP="0E695FC8">
            <w:pPr>
              <w:spacing w:after="0"/>
              <w:jc w:val="center"/>
              <w:rPr>
                <w:rFonts w:cstheme="minorHAnsi"/>
              </w:rPr>
            </w:pPr>
            <w:r w:rsidRPr="0047784C">
              <w:rPr>
                <w:rFonts w:eastAsia="Arial" w:cstheme="minorHAnsi"/>
              </w:rPr>
              <w:t>7</w:t>
            </w:r>
          </w:p>
        </w:tc>
        <w:tc>
          <w:tcPr>
            <w:tcW w:w="501" w:type="dxa"/>
            <w:shd w:val="clear" w:color="auto" w:fill="FFFFFF" w:themeFill="background1"/>
            <w:tcMar>
              <w:top w:w="15" w:type="dxa"/>
              <w:left w:w="15" w:type="dxa"/>
              <w:right w:w="15" w:type="dxa"/>
            </w:tcMar>
            <w:vAlign w:val="center"/>
          </w:tcPr>
          <w:p w14:paraId="0D34CB1D" w14:textId="4A0C3562" w:rsidR="0E695FC8" w:rsidRPr="0047784C" w:rsidRDefault="0E695FC8" w:rsidP="0E695FC8">
            <w:pPr>
              <w:spacing w:after="0"/>
              <w:jc w:val="center"/>
              <w:rPr>
                <w:rFonts w:cstheme="minorHAnsi"/>
              </w:rPr>
            </w:pPr>
            <w:r w:rsidRPr="0047784C">
              <w:rPr>
                <w:rFonts w:eastAsia="Arial" w:cstheme="minorHAnsi"/>
              </w:rPr>
              <w:t>8</w:t>
            </w:r>
          </w:p>
        </w:tc>
        <w:tc>
          <w:tcPr>
            <w:tcW w:w="342" w:type="dxa"/>
            <w:shd w:val="clear" w:color="auto" w:fill="FFFFFF" w:themeFill="background1"/>
            <w:tcMar>
              <w:top w:w="15" w:type="dxa"/>
              <w:left w:w="15" w:type="dxa"/>
              <w:right w:w="15" w:type="dxa"/>
            </w:tcMar>
            <w:vAlign w:val="center"/>
          </w:tcPr>
          <w:p w14:paraId="7D348849" w14:textId="18943111" w:rsidR="0E695FC8" w:rsidRPr="0047784C" w:rsidRDefault="0E695FC8" w:rsidP="0E695FC8">
            <w:pPr>
              <w:spacing w:after="0"/>
              <w:jc w:val="center"/>
              <w:rPr>
                <w:rFonts w:cstheme="minorHAnsi"/>
              </w:rPr>
            </w:pPr>
            <w:r w:rsidRPr="0047784C">
              <w:rPr>
                <w:rFonts w:eastAsia="Arial" w:cstheme="minorHAnsi"/>
              </w:rPr>
              <w:t>9</w:t>
            </w:r>
          </w:p>
        </w:tc>
      </w:tr>
      <w:tr w:rsidR="0E695FC8" w14:paraId="15DD89C1" w14:textId="77777777" w:rsidTr="005832B9">
        <w:trPr>
          <w:trHeight w:val="255"/>
        </w:trPr>
        <w:tc>
          <w:tcPr>
            <w:tcW w:w="274" w:type="dxa"/>
            <w:vMerge/>
            <w:vAlign w:val="center"/>
          </w:tcPr>
          <w:p w14:paraId="05B9550C" w14:textId="77777777" w:rsidR="008B119C" w:rsidRPr="0047784C" w:rsidRDefault="008B119C" w:rsidP="0047784C">
            <w:pPr>
              <w:jc w:val="center"/>
              <w:rPr>
                <w:rFonts w:cstheme="minorHAnsi"/>
              </w:rPr>
            </w:pPr>
          </w:p>
        </w:tc>
        <w:tc>
          <w:tcPr>
            <w:tcW w:w="283" w:type="dxa"/>
            <w:shd w:val="clear" w:color="auto" w:fill="FFFFFF" w:themeFill="background1"/>
            <w:tcMar>
              <w:top w:w="15" w:type="dxa"/>
              <w:left w:w="15" w:type="dxa"/>
              <w:right w:w="15" w:type="dxa"/>
            </w:tcMar>
            <w:vAlign w:val="center"/>
          </w:tcPr>
          <w:p w14:paraId="7E87861A" w14:textId="01D3BFEA" w:rsidR="0E695FC8" w:rsidRPr="0047784C" w:rsidRDefault="0E695FC8" w:rsidP="0047784C">
            <w:pPr>
              <w:spacing w:after="0"/>
              <w:jc w:val="center"/>
              <w:rPr>
                <w:rFonts w:cstheme="minorHAnsi"/>
              </w:rPr>
            </w:pPr>
            <w:r w:rsidRPr="0047784C">
              <w:rPr>
                <w:rFonts w:eastAsia="Arial" w:cstheme="minorHAnsi"/>
              </w:rPr>
              <w:t>5</w:t>
            </w:r>
          </w:p>
        </w:tc>
        <w:tc>
          <w:tcPr>
            <w:tcW w:w="3374" w:type="dxa"/>
            <w:shd w:val="clear" w:color="auto" w:fill="FFFFFF" w:themeFill="background1"/>
            <w:tcMar>
              <w:top w:w="15" w:type="dxa"/>
              <w:left w:w="15" w:type="dxa"/>
              <w:right w:w="15" w:type="dxa"/>
            </w:tcMar>
            <w:vAlign w:val="center"/>
          </w:tcPr>
          <w:p w14:paraId="1EA0D420" w14:textId="1F29D812" w:rsidR="59653291" w:rsidRPr="0047784C" w:rsidRDefault="59653291" w:rsidP="0047784C">
            <w:pPr>
              <w:spacing w:after="0"/>
              <w:jc w:val="left"/>
              <w:rPr>
                <w:rFonts w:cstheme="minorHAnsi"/>
              </w:rPr>
            </w:pPr>
            <w:r w:rsidRPr="0047784C">
              <w:rPr>
                <w:rFonts w:eastAsia="Arial" w:cstheme="minorHAnsi"/>
              </w:rPr>
              <w:t>Visualización</w:t>
            </w:r>
            <w:r w:rsidR="0E695FC8" w:rsidRPr="0047784C">
              <w:rPr>
                <w:rFonts w:eastAsia="Arial" w:cstheme="minorHAnsi"/>
              </w:rPr>
              <w:t xml:space="preserve"> de una cita especifica</w:t>
            </w:r>
          </w:p>
        </w:tc>
        <w:tc>
          <w:tcPr>
            <w:tcW w:w="338" w:type="dxa"/>
            <w:shd w:val="clear" w:color="auto" w:fill="FFFFFF" w:themeFill="background1"/>
            <w:tcMar>
              <w:top w:w="15" w:type="dxa"/>
              <w:left w:w="15" w:type="dxa"/>
              <w:right w:w="15" w:type="dxa"/>
            </w:tcMar>
            <w:vAlign w:val="center"/>
          </w:tcPr>
          <w:p w14:paraId="1CD98AC6" w14:textId="2D977002" w:rsidR="0E695FC8" w:rsidRPr="0047784C" w:rsidRDefault="0E695FC8" w:rsidP="0E695FC8">
            <w:pPr>
              <w:spacing w:after="0"/>
              <w:jc w:val="center"/>
              <w:rPr>
                <w:rFonts w:cstheme="minorHAnsi"/>
              </w:rPr>
            </w:pPr>
            <w:r w:rsidRPr="0047784C">
              <w:rPr>
                <w:rFonts w:eastAsia="Arial" w:cstheme="minorHAnsi"/>
              </w:rPr>
              <w:t>6</w:t>
            </w:r>
          </w:p>
        </w:tc>
        <w:tc>
          <w:tcPr>
            <w:tcW w:w="340" w:type="dxa"/>
            <w:shd w:val="clear" w:color="auto" w:fill="FFFFFF" w:themeFill="background1"/>
            <w:tcMar>
              <w:top w:w="15" w:type="dxa"/>
              <w:left w:w="15" w:type="dxa"/>
              <w:right w:w="15" w:type="dxa"/>
            </w:tcMar>
            <w:vAlign w:val="center"/>
          </w:tcPr>
          <w:p w14:paraId="7B45F0FE" w14:textId="00151DB2" w:rsidR="0E695FC8" w:rsidRPr="0047784C" w:rsidRDefault="0E695FC8" w:rsidP="0E695FC8">
            <w:pPr>
              <w:spacing w:after="0"/>
              <w:jc w:val="center"/>
              <w:rPr>
                <w:rFonts w:cstheme="minorHAnsi"/>
              </w:rPr>
            </w:pPr>
            <w:r w:rsidRPr="0047784C">
              <w:rPr>
                <w:rFonts w:eastAsia="Arial" w:cstheme="minorHAnsi"/>
              </w:rPr>
              <w:t>5</w:t>
            </w:r>
          </w:p>
        </w:tc>
        <w:tc>
          <w:tcPr>
            <w:tcW w:w="501" w:type="dxa"/>
            <w:shd w:val="clear" w:color="auto" w:fill="FFFFFF" w:themeFill="background1"/>
            <w:tcMar>
              <w:top w:w="15" w:type="dxa"/>
              <w:left w:w="15" w:type="dxa"/>
              <w:right w:w="15" w:type="dxa"/>
            </w:tcMar>
            <w:vAlign w:val="center"/>
          </w:tcPr>
          <w:p w14:paraId="6EDA28C9" w14:textId="453FA949" w:rsidR="0E695FC8" w:rsidRPr="0047784C" w:rsidRDefault="0E695FC8" w:rsidP="0E695FC8">
            <w:pPr>
              <w:spacing w:after="0"/>
              <w:jc w:val="center"/>
              <w:rPr>
                <w:rFonts w:cstheme="minorHAnsi"/>
              </w:rPr>
            </w:pPr>
            <w:r w:rsidRPr="0047784C">
              <w:rPr>
                <w:rFonts w:eastAsia="Arial" w:cstheme="minorHAnsi"/>
              </w:rPr>
              <w:t>7</w:t>
            </w:r>
          </w:p>
        </w:tc>
        <w:tc>
          <w:tcPr>
            <w:tcW w:w="340" w:type="dxa"/>
            <w:shd w:val="clear" w:color="auto" w:fill="FFFFFF" w:themeFill="background1"/>
            <w:tcMar>
              <w:top w:w="15" w:type="dxa"/>
              <w:left w:w="15" w:type="dxa"/>
              <w:right w:w="15" w:type="dxa"/>
            </w:tcMar>
            <w:vAlign w:val="center"/>
          </w:tcPr>
          <w:p w14:paraId="2AD75D75" w14:textId="4310C465" w:rsidR="0E695FC8" w:rsidRPr="0047784C" w:rsidRDefault="0E695FC8" w:rsidP="0E695FC8">
            <w:pPr>
              <w:spacing w:after="0"/>
              <w:jc w:val="center"/>
              <w:rPr>
                <w:rFonts w:cstheme="minorHAnsi"/>
              </w:rPr>
            </w:pPr>
            <w:r w:rsidRPr="0047784C">
              <w:rPr>
                <w:rFonts w:eastAsia="Arial" w:cstheme="minorHAnsi"/>
              </w:rPr>
              <w:t>5</w:t>
            </w:r>
          </w:p>
        </w:tc>
        <w:tc>
          <w:tcPr>
            <w:tcW w:w="338" w:type="dxa"/>
            <w:shd w:val="clear" w:color="auto" w:fill="FFFFFF" w:themeFill="background1"/>
            <w:tcMar>
              <w:top w:w="15" w:type="dxa"/>
              <w:left w:w="15" w:type="dxa"/>
              <w:right w:w="15" w:type="dxa"/>
            </w:tcMar>
            <w:vAlign w:val="center"/>
          </w:tcPr>
          <w:p w14:paraId="5AE8D3E7" w14:textId="6748A301" w:rsidR="0E695FC8" w:rsidRPr="0047784C" w:rsidRDefault="0E695FC8" w:rsidP="0E695FC8">
            <w:pPr>
              <w:spacing w:after="0"/>
              <w:jc w:val="center"/>
              <w:rPr>
                <w:rFonts w:cstheme="minorHAnsi"/>
              </w:rPr>
            </w:pPr>
            <w:r w:rsidRPr="0047784C">
              <w:rPr>
                <w:rFonts w:eastAsia="Arial" w:cstheme="minorHAnsi"/>
              </w:rPr>
              <w:t>3</w:t>
            </w:r>
          </w:p>
        </w:tc>
        <w:tc>
          <w:tcPr>
            <w:tcW w:w="340" w:type="dxa"/>
            <w:shd w:val="clear" w:color="auto" w:fill="FFFFFF" w:themeFill="background1"/>
            <w:tcMar>
              <w:top w:w="15" w:type="dxa"/>
              <w:left w:w="15" w:type="dxa"/>
              <w:right w:w="15" w:type="dxa"/>
            </w:tcMar>
            <w:vAlign w:val="center"/>
          </w:tcPr>
          <w:p w14:paraId="32C7AF18" w14:textId="13EDB933" w:rsidR="0E695FC8" w:rsidRPr="0047784C" w:rsidRDefault="0E695FC8" w:rsidP="0E695FC8">
            <w:pPr>
              <w:spacing w:after="0"/>
              <w:jc w:val="center"/>
              <w:rPr>
                <w:rFonts w:cstheme="minorHAnsi"/>
              </w:rPr>
            </w:pPr>
            <w:r w:rsidRPr="0047784C">
              <w:rPr>
                <w:rFonts w:eastAsia="Arial" w:cstheme="minorHAnsi"/>
              </w:rPr>
              <w:t>1</w:t>
            </w:r>
          </w:p>
        </w:tc>
        <w:tc>
          <w:tcPr>
            <w:tcW w:w="501" w:type="dxa"/>
            <w:shd w:val="clear" w:color="auto" w:fill="FFFFFF" w:themeFill="background1"/>
            <w:tcMar>
              <w:top w:w="15" w:type="dxa"/>
              <w:left w:w="15" w:type="dxa"/>
              <w:right w:w="15" w:type="dxa"/>
            </w:tcMar>
            <w:vAlign w:val="center"/>
          </w:tcPr>
          <w:p w14:paraId="32B57096" w14:textId="3FB722D6" w:rsidR="0E695FC8" w:rsidRPr="0047784C" w:rsidRDefault="0E695FC8" w:rsidP="0E695FC8">
            <w:pPr>
              <w:spacing w:after="0"/>
              <w:jc w:val="center"/>
              <w:rPr>
                <w:rFonts w:cstheme="minorHAnsi"/>
              </w:rPr>
            </w:pPr>
            <w:r w:rsidRPr="0047784C">
              <w:rPr>
                <w:rFonts w:eastAsia="Arial" w:cstheme="minorHAnsi"/>
              </w:rPr>
              <w:t>3</w:t>
            </w:r>
          </w:p>
        </w:tc>
        <w:tc>
          <w:tcPr>
            <w:tcW w:w="340" w:type="dxa"/>
            <w:shd w:val="clear" w:color="auto" w:fill="FFFFFF" w:themeFill="background1"/>
            <w:tcMar>
              <w:top w:w="15" w:type="dxa"/>
              <w:left w:w="15" w:type="dxa"/>
              <w:right w:w="15" w:type="dxa"/>
            </w:tcMar>
            <w:vAlign w:val="center"/>
          </w:tcPr>
          <w:p w14:paraId="2CD57EA7" w14:textId="2FD5FCD1" w:rsidR="0E695FC8" w:rsidRPr="0047784C" w:rsidRDefault="0E695FC8" w:rsidP="0E695FC8">
            <w:pPr>
              <w:spacing w:after="0"/>
              <w:jc w:val="center"/>
              <w:rPr>
                <w:rFonts w:cstheme="minorHAnsi"/>
              </w:rPr>
            </w:pPr>
            <w:r w:rsidRPr="0047784C">
              <w:rPr>
                <w:rFonts w:eastAsia="Arial" w:cstheme="minorHAnsi"/>
              </w:rPr>
              <w:t>2</w:t>
            </w:r>
          </w:p>
        </w:tc>
        <w:tc>
          <w:tcPr>
            <w:tcW w:w="338" w:type="dxa"/>
            <w:shd w:val="clear" w:color="auto" w:fill="FFFFFF" w:themeFill="background1"/>
            <w:tcMar>
              <w:top w:w="15" w:type="dxa"/>
              <w:left w:w="15" w:type="dxa"/>
              <w:right w:w="15" w:type="dxa"/>
            </w:tcMar>
            <w:vAlign w:val="center"/>
          </w:tcPr>
          <w:p w14:paraId="03731A0C" w14:textId="5ABBCEDE" w:rsidR="0E695FC8" w:rsidRPr="0047784C" w:rsidRDefault="0E695FC8" w:rsidP="0E695FC8">
            <w:pPr>
              <w:spacing w:after="0"/>
              <w:jc w:val="center"/>
              <w:rPr>
                <w:rFonts w:cstheme="minorHAnsi"/>
              </w:rPr>
            </w:pPr>
            <w:r w:rsidRPr="0047784C">
              <w:rPr>
                <w:rFonts w:eastAsia="Arial" w:cstheme="minorHAnsi"/>
              </w:rPr>
              <w:t>6</w:t>
            </w:r>
          </w:p>
        </w:tc>
        <w:tc>
          <w:tcPr>
            <w:tcW w:w="340" w:type="dxa"/>
            <w:shd w:val="clear" w:color="auto" w:fill="FFFFFF" w:themeFill="background1"/>
            <w:tcMar>
              <w:top w:w="15" w:type="dxa"/>
              <w:left w:w="15" w:type="dxa"/>
              <w:right w:w="15" w:type="dxa"/>
            </w:tcMar>
            <w:vAlign w:val="center"/>
          </w:tcPr>
          <w:p w14:paraId="781AFBF5" w14:textId="5EC5E0B2" w:rsidR="0E695FC8" w:rsidRPr="0047784C" w:rsidRDefault="0E695FC8" w:rsidP="0E695FC8">
            <w:pPr>
              <w:spacing w:after="0"/>
              <w:jc w:val="center"/>
              <w:rPr>
                <w:rFonts w:cstheme="minorHAnsi"/>
              </w:rPr>
            </w:pPr>
            <w:r w:rsidRPr="0047784C">
              <w:rPr>
                <w:rFonts w:eastAsia="Arial" w:cstheme="minorHAnsi"/>
              </w:rPr>
              <w:t>6</w:t>
            </w:r>
          </w:p>
        </w:tc>
        <w:tc>
          <w:tcPr>
            <w:tcW w:w="501" w:type="dxa"/>
            <w:shd w:val="clear" w:color="auto" w:fill="FFFFFF" w:themeFill="background1"/>
            <w:tcMar>
              <w:top w:w="15" w:type="dxa"/>
              <w:left w:w="15" w:type="dxa"/>
              <w:right w:w="15" w:type="dxa"/>
            </w:tcMar>
            <w:vAlign w:val="center"/>
          </w:tcPr>
          <w:p w14:paraId="6353ABA8" w14:textId="3B15B2C2" w:rsidR="0E695FC8" w:rsidRPr="0047784C" w:rsidRDefault="0E695FC8" w:rsidP="0E695FC8">
            <w:pPr>
              <w:spacing w:after="0"/>
              <w:jc w:val="center"/>
              <w:rPr>
                <w:rFonts w:cstheme="minorHAnsi"/>
              </w:rPr>
            </w:pPr>
            <w:r w:rsidRPr="0047784C">
              <w:rPr>
                <w:rFonts w:eastAsia="Arial" w:cstheme="minorHAnsi"/>
              </w:rPr>
              <w:t>9</w:t>
            </w:r>
          </w:p>
        </w:tc>
        <w:tc>
          <w:tcPr>
            <w:tcW w:w="342" w:type="dxa"/>
            <w:shd w:val="clear" w:color="auto" w:fill="FFFFFF" w:themeFill="background1"/>
            <w:tcMar>
              <w:top w:w="15" w:type="dxa"/>
              <w:left w:w="15" w:type="dxa"/>
              <w:right w:w="15" w:type="dxa"/>
            </w:tcMar>
            <w:vAlign w:val="center"/>
          </w:tcPr>
          <w:p w14:paraId="3F9A2271" w14:textId="661A5F2F" w:rsidR="0E695FC8" w:rsidRPr="0047784C" w:rsidRDefault="0E695FC8" w:rsidP="0E695FC8">
            <w:pPr>
              <w:spacing w:after="0"/>
              <w:jc w:val="center"/>
              <w:rPr>
                <w:rFonts w:cstheme="minorHAnsi"/>
              </w:rPr>
            </w:pPr>
            <w:r w:rsidRPr="0047784C">
              <w:rPr>
                <w:rFonts w:eastAsia="Arial" w:cstheme="minorHAnsi"/>
              </w:rPr>
              <w:t>10</w:t>
            </w:r>
          </w:p>
        </w:tc>
      </w:tr>
      <w:tr w:rsidR="0E695FC8" w14:paraId="19EEF5C5" w14:textId="77777777" w:rsidTr="005832B9">
        <w:trPr>
          <w:trHeight w:val="255"/>
        </w:trPr>
        <w:tc>
          <w:tcPr>
            <w:tcW w:w="274" w:type="dxa"/>
            <w:vMerge/>
            <w:vAlign w:val="center"/>
          </w:tcPr>
          <w:p w14:paraId="5855B54B" w14:textId="77777777" w:rsidR="008B119C" w:rsidRPr="0047784C" w:rsidRDefault="008B119C" w:rsidP="0047784C">
            <w:pPr>
              <w:jc w:val="center"/>
              <w:rPr>
                <w:rFonts w:cstheme="minorHAnsi"/>
              </w:rPr>
            </w:pPr>
          </w:p>
        </w:tc>
        <w:tc>
          <w:tcPr>
            <w:tcW w:w="283" w:type="dxa"/>
            <w:shd w:val="clear" w:color="auto" w:fill="FFFFFF" w:themeFill="background1"/>
            <w:tcMar>
              <w:top w:w="15" w:type="dxa"/>
              <w:left w:w="15" w:type="dxa"/>
              <w:right w:w="15" w:type="dxa"/>
            </w:tcMar>
            <w:vAlign w:val="center"/>
          </w:tcPr>
          <w:p w14:paraId="36F47B76" w14:textId="47645D20" w:rsidR="0E695FC8" w:rsidRPr="0047784C" w:rsidRDefault="0E695FC8" w:rsidP="0047784C">
            <w:pPr>
              <w:spacing w:after="0"/>
              <w:jc w:val="center"/>
              <w:rPr>
                <w:rFonts w:cstheme="minorHAnsi"/>
              </w:rPr>
            </w:pPr>
            <w:r w:rsidRPr="0047784C">
              <w:rPr>
                <w:rFonts w:eastAsia="Arial" w:cstheme="minorHAnsi"/>
              </w:rPr>
              <w:t>6</w:t>
            </w:r>
          </w:p>
        </w:tc>
        <w:tc>
          <w:tcPr>
            <w:tcW w:w="3374" w:type="dxa"/>
            <w:shd w:val="clear" w:color="auto" w:fill="FFFFFF" w:themeFill="background1"/>
            <w:tcMar>
              <w:top w:w="15" w:type="dxa"/>
              <w:left w:w="15" w:type="dxa"/>
              <w:right w:w="15" w:type="dxa"/>
            </w:tcMar>
            <w:vAlign w:val="center"/>
          </w:tcPr>
          <w:p w14:paraId="398F572D" w14:textId="599FA1F4" w:rsidR="0E695FC8" w:rsidRPr="0047784C" w:rsidRDefault="0E695FC8" w:rsidP="0047784C">
            <w:pPr>
              <w:spacing w:after="0"/>
              <w:jc w:val="left"/>
              <w:rPr>
                <w:rFonts w:cstheme="minorHAnsi"/>
              </w:rPr>
            </w:pPr>
            <w:r w:rsidRPr="0047784C">
              <w:rPr>
                <w:rFonts w:eastAsia="Arial" w:cstheme="minorHAnsi"/>
              </w:rPr>
              <w:t xml:space="preserve">Filtrar historial </w:t>
            </w:r>
            <w:r w:rsidR="72CFA327" w:rsidRPr="0047784C">
              <w:rPr>
                <w:rFonts w:eastAsia="Arial" w:cstheme="minorHAnsi"/>
              </w:rPr>
              <w:t>clínico</w:t>
            </w:r>
            <w:r w:rsidRPr="0047784C">
              <w:rPr>
                <w:rFonts w:eastAsia="Arial" w:cstheme="minorHAnsi"/>
              </w:rPr>
              <w:t xml:space="preserve"> por usuario</w:t>
            </w:r>
          </w:p>
        </w:tc>
        <w:tc>
          <w:tcPr>
            <w:tcW w:w="338" w:type="dxa"/>
            <w:shd w:val="clear" w:color="auto" w:fill="FFFFFF" w:themeFill="background1"/>
            <w:tcMar>
              <w:top w:w="15" w:type="dxa"/>
              <w:left w:w="15" w:type="dxa"/>
              <w:right w:w="15" w:type="dxa"/>
            </w:tcMar>
            <w:vAlign w:val="center"/>
          </w:tcPr>
          <w:p w14:paraId="60F3BB4D" w14:textId="32553157" w:rsidR="0E695FC8" w:rsidRPr="0047784C" w:rsidRDefault="0E695FC8" w:rsidP="0E695FC8">
            <w:pPr>
              <w:spacing w:after="0"/>
              <w:jc w:val="center"/>
              <w:rPr>
                <w:rFonts w:cstheme="minorHAnsi"/>
              </w:rPr>
            </w:pPr>
            <w:r w:rsidRPr="0047784C">
              <w:rPr>
                <w:rFonts w:eastAsia="Arial" w:cstheme="minorHAnsi"/>
              </w:rPr>
              <w:t>7</w:t>
            </w:r>
          </w:p>
        </w:tc>
        <w:tc>
          <w:tcPr>
            <w:tcW w:w="340" w:type="dxa"/>
            <w:shd w:val="clear" w:color="auto" w:fill="FFFFFF" w:themeFill="background1"/>
            <w:tcMar>
              <w:top w:w="15" w:type="dxa"/>
              <w:left w:w="15" w:type="dxa"/>
              <w:right w:w="15" w:type="dxa"/>
            </w:tcMar>
            <w:vAlign w:val="center"/>
          </w:tcPr>
          <w:p w14:paraId="7AF13208" w14:textId="530C3068" w:rsidR="0E695FC8" w:rsidRPr="0047784C" w:rsidRDefault="0E695FC8" w:rsidP="0E695FC8">
            <w:pPr>
              <w:spacing w:after="0"/>
              <w:jc w:val="center"/>
              <w:rPr>
                <w:rFonts w:cstheme="minorHAnsi"/>
              </w:rPr>
            </w:pPr>
            <w:r w:rsidRPr="0047784C">
              <w:rPr>
                <w:rFonts w:eastAsia="Arial" w:cstheme="minorHAnsi"/>
              </w:rPr>
              <w:t>5</w:t>
            </w:r>
          </w:p>
        </w:tc>
        <w:tc>
          <w:tcPr>
            <w:tcW w:w="501" w:type="dxa"/>
            <w:shd w:val="clear" w:color="auto" w:fill="FFFFFF" w:themeFill="background1"/>
            <w:tcMar>
              <w:top w:w="15" w:type="dxa"/>
              <w:left w:w="15" w:type="dxa"/>
              <w:right w:w="15" w:type="dxa"/>
            </w:tcMar>
            <w:vAlign w:val="center"/>
          </w:tcPr>
          <w:p w14:paraId="5AE36451" w14:textId="411F4D8E" w:rsidR="0E695FC8" w:rsidRPr="0047784C" w:rsidRDefault="0E695FC8" w:rsidP="0E695FC8">
            <w:pPr>
              <w:spacing w:after="0"/>
              <w:jc w:val="center"/>
              <w:rPr>
                <w:rFonts w:cstheme="minorHAnsi"/>
              </w:rPr>
            </w:pPr>
            <w:r w:rsidRPr="0047784C">
              <w:rPr>
                <w:rFonts w:eastAsia="Arial" w:cstheme="minorHAnsi"/>
              </w:rPr>
              <w:t>5</w:t>
            </w:r>
          </w:p>
        </w:tc>
        <w:tc>
          <w:tcPr>
            <w:tcW w:w="340" w:type="dxa"/>
            <w:shd w:val="clear" w:color="auto" w:fill="FFFFFF" w:themeFill="background1"/>
            <w:tcMar>
              <w:top w:w="15" w:type="dxa"/>
              <w:left w:w="15" w:type="dxa"/>
              <w:right w:w="15" w:type="dxa"/>
            </w:tcMar>
            <w:vAlign w:val="center"/>
          </w:tcPr>
          <w:p w14:paraId="6A0987F8" w14:textId="45B3218F" w:rsidR="0E695FC8" w:rsidRPr="0047784C" w:rsidRDefault="0E695FC8" w:rsidP="0E695FC8">
            <w:pPr>
              <w:spacing w:after="0"/>
              <w:jc w:val="center"/>
              <w:rPr>
                <w:rFonts w:cstheme="minorHAnsi"/>
              </w:rPr>
            </w:pPr>
            <w:r w:rsidRPr="0047784C">
              <w:rPr>
                <w:rFonts w:eastAsia="Arial" w:cstheme="minorHAnsi"/>
              </w:rPr>
              <w:t>6</w:t>
            </w:r>
          </w:p>
        </w:tc>
        <w:tc>
          <w:tcPr>
            <w:tcW w:w="338" w:type="dxa"/>
            <w:shd w:val="clear" w:color="auto" w:fill="FFFFFF" w:themeFill="background1"/>
            <w:tcMar>
              <w:top w:w="15" w:type="dxa"/>
              <w:left w:w="15" w:type="dxa"/>
              <w:right w:w="15" w:type="dxa"/>
            </w:tcMar>
            <w:vAlign w:val="center"/>
          </w:tcPr>
          <w:p w14:paraId="27B16F33" w14:textId="1BC70298" w:rsidR="0E695FC8" w:rsidRPr="0047784C" w:rsidRDefault="0E695FC8" w:rsidP="0E695FC8">
            <w:pPr>
              <w:spacing w:after="0"/>
              <w:jc w:val="center"/>
              <w:rPr>
                <w:rFonts w:cstheme="minorHAnsi"/>
              </w:rPr>
            </w:pPr>
            <w:r w:rsidRPr="0047784C">
              <w:rPr>
                <w:rFonts w:eastAsia="Arial" w:cstheme="minorHAnsi"/>
              </w:rPr>
              <w:t>4</w:t>
            </w:r>
          </w:p>
        </w:tc>
        <w:tc>
          <w:tcPr>
            <w:tcW w:w="340" w:type="dxa"/>
            <w:shd w:val="clear" w:color="auto" w:fill="FFFFFF" w:themeFill="background1"/>
            <w:tcMar>
              <w:top w:w="15" w:type="dxa"/>
              <w:left w:w="15" w:type="dxa"/>
              <w:right w:w="15" w:type="dxa"/>
            </w:tcMar>
            <w:vAlign w:val="center"/>
          </w:tcPr>
          <w:p w14:paraId="44598624" w14:textId="3A2F41A3" w:rsidR="0E695FC8" w:rsidRPr="0047784C" w:rsidRDefault="0E695FC8" w:rsidP="0E695FC8">
            <w:pPr>
              <w:spacing w:after="0"/>
              <w:jc w:val="center"/>
              <w:rPr>
                <w:rFonts w:cstheme="minorHAnsi"/>
              </w:rPr>
            </w:pPr>
            <w:r w:rsidRPr="0047784C">
              <w:rPr>
                <w:rFonts w:eastAsia="Arial" w:cstheme="minorHAnsi"/>
              </w:rPr>
              <w:t>3</w:t>
            </w:r>
          </w:p>
        </w:tc>
        <w:tc>
          <w:tcPr>
            <w:tcW w:w="501" w:type="dxa"/>
            <w:shd w:val="clear" w:color="auto" w:fill="FFFFFF" w:themeFill="background1"/>
            <w:tcMar>
              <w:top w:w="15" w:type="dxa"/>
              <w:left w:w="15" w:type="dxa"/>
              <w:right w:w="15" w:type="dxa"/>
            </w:tcMar>
            <w:vAlign w:val="center"/>
          </w:tcPr>
          <w:p w14:paraId="00358C25" w14:textId="2997E34C" w:rsidR="0E695FC8" w:rsidRPr="0047784C" w:rsidRDefault="0E695FC8" w:rsidP="0E695FC8">
            <w:pPr>
              <w:spacing w:after="0"/>
              <w:jc w:val="center"/>
              <w:rPr>
                <w:rFonts w:cstheme="minorHAnsi"/>
              </w:rPr>
            </w:pPr>
            <w:r w:rsidRPr="0047784C">
              <w:rPr>
                <w:rFonts w:eastAsia="Arial" w:cstheme="minorHAnsi"/>
              </w:rPr>
              <w:t>2</w:t>
            </w:r>
          </w:p>
        </w:tc>
        <w:tc>
          <w:tcPr>
            <w:tcW w:w="340" w:type="dxa"/>
            <w:shd w:val="clear" w:color="auto" w:fill="FFFFFF" w:themeFill="background1"/>
            <w:tcMar>
              <w:top w:w="15" w:type="dxa"/>
              <w:left w:w="15" w:type="dxa"/>
              <w:right w:w="15" w:type="dxa"/>
            </w:tcMar>
            <w:vAlign w:val="center"/>
          </w:tcPr>
          <w:p w14:paraId="4354DDFD" w14:textId="426C2A33" w:rsidR="0E695FC8" w:rsidRPr="0047784C" w:rsidRDefault="0E695FC8" w:rsidP="0E695FC8">
            <w:pPr>
              <w:spacing w:after="0"/>
              <w:jc w:val="center"/>
              <w:rPr>
                <w:rFonts w:cstheme="minorHAnsi"/>
              </w:rPr>
            </w:pPr>
            <w:r w:rsidRPr="0047784C">
              <w:rPr>
                <w:rFonts w:eastAsia="Arial" w:cstheme="minorHAnsi"/>
              </w:rPr>
              <w:t>3</w:t>
            </w:r>
          </w:p>
        </w:tc>
        <w:tc>
          <w:tcPr>
            <w:tcW w:w="338" w:type="dxa"/>
            <w:shd w:val="clear" w:color="auto" w:fill="FFFFFF" w:themeFill="background1"/>
            <w:tcMar>
              <w:top w:w="15" w:type="dxa"/>
              <w:left w:w="15" w:type="dxa"/>
              <w:right w:w="15" w:type="dxa"/>
            </w:tcMar>
            <w:vAlign w:val="center"/>
          </w:tcPr>
          <w:p w14:paraId="663658D1" w14:textId="74792E03" w:rsidR="0E695FC8" w:rsidRPr="0047784C" w:rsidRDefault="0E695FC8" w:rsidP="0E695FC8">
            <w:pPr>
              <w:spacing w:after="0"/>
              <w:jc w:val="center"/>
              <w:rPr>
                <w:rFonts w:cstheme="minorHAnsi"/>
              </w:rPr>
            </w:pPr>
            <w:r w:rsidRPr="0047784C">
              <w:rPr>
                <w:rFonts w:eastAsia="Arial" w:cstheme="minorHAnsi"/>
              </w:rPr>
              <w:t>8</w:t>
            </w:r>
          </w:p>
        </w:tc>
        <w:tc>
          <w:tcPr>
            <w:tcW w:w="340" w:type="dxa"/>
            <w:shd w:val="clear" w:color="auto" w:fill="FFFFFF" w:themeFill="background1"/>
            <w:tcMar>
              <w:top w:w="15" w:type="dxa"/>
              <w:left w:w="15" w:type="dxa"/>
              <w:right w:w="15" w:type="dxa"/>
            </w:tcMar>
            <w:vAlign w:val="center"/>
          </w:tcPr>
          <w:p w14:paraId="5E0B5610" w14:textId="1D5A1174" w:rsidR="0E695FC8" w:rsidRPr="0047784C" w:rsidRDefault="0E695FC8" w:rsidP="0E695FC8">
            <w:pPr>
              <w:spacing w:after="0"/>
              <w:jc w:val="center"/>
              <w:rPr>
                <w:rFonts w:cstheme="minorHAnsi"/>
              </w:rPr>
            </w:pPr>
            <w:r w:rsidRPr="0047784C">
              <w:rPr>
                <w:rFonts w:eastAsia="Arial" w:cstheme="minorHAnsi"/>
              </w:rPr>
              <w:t>6</w:t>
            </w:r>
          </w:p>
        </w:tc>
        <w:tc>
          <w:tcPr>
            <w:tcW w:w="501" w:type="dxa"/>
            <w:shd w:val="clear" w:color="auto" w:fill="FFFFFF" w:themeFill="background1"/>
            <w:tcMar>
              <w:top w:w="15" w:type="dxa"/>
              <w:left w:w="15" w:type="dxa"/>
              <w:right w:w="15" w:type="dxa"/>
            </w:tcMar>
            <w:vAlign w:val="center"/>
          </w:tcPr>
          <w:p w14:paraId="4E690E35" w14:textId="27267ED5" w:rsidR="0E695FC8" w:rsidRPr="0047784C" w:rsidRDefault="0E695FC8" w:rsidP="0E695FC8">
            <w:pPr>
              <w:spacing w:after="0"/>
              <w:jc w:val="center"/>
              <w:rPr>
                <w:rFonts w:cstheme="minorHAnsi"/>
              </w:rPr>
            </w:pPr>
            <w:r w:rsidRPr="0047784C">
              <w:rPr>
                <w:rFonts w:eastAsia="Arial" w:cstheme="minorHAnsi"/>
              </w:rPr>
              <w:t>7</w:t>
            </w:r>
          </w:p>
        </w:tc>
        <w:tc>
          <w:tcPr>
            <w:tcW w:w="342" w:type="dxa"/>
            <w:shd w:val="clear" w:color="auto" w:fill="FFFFFF" w:themeFill="background1"/>
            <w:tcMar>
              <w:top w:w="15" w:type="dxa"/>
              <w:left w:w="15" w:type="dxa"/>
              <w:right w:w="15" w:type="dxa"/>
            </w:tcMar>
            <w:vAlign w:val="center"/>
          </w:tcPr>
          <w:p w14:paraId="75743225" w14:textId="175A9FEC" w:rsidR="0E695FC8" w:rsidRPr="0047784C" w:rsidRDefault="0E695FC8" w:rsidP="0E695FC8">
            <w:pPr>
              <w:spacing w:after="0"/>
              <w:jc w:val="center"/>
              <w:rPr>
                <w:rFonts w:cstheme="minorHAnsi"/>
              </w:rPr>
            </w:pPr>
            <w:r w:rsidRPr="0047784C">
              <w:rPr>
                <w:rFonts w:eastAsia="Arial" w:cstheme="minorHAnsi"/>
              </w:rPr>
              <w:t>8</w:t>
            </w:r>
          </w:p>
        </w:tc>
      </w:tr>
      <w:tr w:rsidR="0E695FC8" w14:paraId="7DF009E3" w14:textId="77777777" w:rsidTr="005832B9">
        <w:trPr>
          <w:trHeight w:val="255"/>
        </w:trPr>
        <w:tc>
          <w:tcPr>
            <w:tcW w:w="274" w:type="dxa"/>
            <w:vMerge/>
            <w:vAlign w:val="center"/>
          </w:tcPr>
          <w:p w14:paraId="77E1777D" w14:textId="77777777" w:rsidR="008B119C" w:rsidRPr="0047784C" w:rsidRDefault="008B119C" w:rsidP="0047784C">
            <w:pPr>
              <w:jc w:val="center"/>
              <w:rPr>
                <w:rFonts w:cstheme="minorHAnsi"/>
              </w:rPr>
            </w:pPr>
          </w:p>
        </w:tc>
        <w:tc>
          <w:tcPr>
            <w:tcW w:w="283" w:type="dxa"/>
            <w:shd w:val="clear" w:color="auto" w:fill="FFFFFF" w:themeFill="background1"/>
            <w:tcMar>
              <w:top w:w="15" w:type="dxa"/>
              <w:left w:w="15" w:type="dxa"/>
              <w:right w:w="15" w:type="dxa"/>
            </w:tcMar>
            <w:vAlign w:val="center"/>
          </w:tcPr>
          <w:p w14:paraId="7F457D83" w14:textId="7650D16F" w:rsidR="0E695FC8" w:rsidRPr="0047784C" w:rsidRDefault="0E695FC8" w:rsidP="0047784C">
            <w:pPr>
              <w:spacing w:after="0"/>
              <w:jc w:val="center"/>
              <w:rPr>
                <w:rFonts w:cstheme="minorHAnsi"/>
              </w:rPr>
            </w:pPr>
            <w:r w:rsidRPr="0047784C">
              <w:rPr>
                <w:rFonts w:eastAsia="Arial" w:cstheme="minorHAnsi"/>
              </w:rPr>
              <w:t>7</w:t>
            </w:r>
          </w:p>
        </w:tc>
        <w:tc>
          <w:tcPr>
            <w:tcW w:w="3374" w:type="dxa"/>
            <w:shd w:val="clear" w:color="auto" w:fill="FFFFFF" w:themeFill="background1"/>
            <w:tcMar>
              <w:top w:w="15" w:type="dxa"/>
              <w:left w:w="15" w:type="dxa"/>
              <w:right w:w="15" w:type="dxa"/>
            </w:tcMar>
            <w:vAlign w:val="center"/>
          </w:tcPr>
          <w:p w14:paraId="5D250372" w14:textId="42EFC39E" w:rsidR="0E695FC8" w:rsidRPr="0047784C" w:rsidRDefault="0E695FC8" w:rsidP="0047784C">
            <w:pPr>
              <w:spacing w:after="0"/>
              <w:jc w:val="left"/>
              <w:rPr>
                <w:rFonts w:eastAsia="Arial" w:cstheme="minorHAnsi"/>
                <w:lang w:val="pt-PT"/>
              </w:rPr>
            </w:pPr>
            <w:r w:rsidRPr="0047784C">
              <w:rPr>
                <w:rFonts w:eastAsia="Arial" w:cstheme="minorHAnsi"/>
                <w:lang w:val="pt-PT"/>
              </w:rPr>
              <w:t xml:space="preserve">Filtrar historial </w:t>
            </w:r>
            <w:r w:rsidR="15DF1240" w:rsidRPr="0047784C">
              <w:rPr>
                <w:rFonts w:eastAsia="Arial" w:cstheme="minorHAnsi"/>
                <w:lang w:val="pt-PT"/>
              </w:rPr>
              <w:t>clínico</w:t>
            </w:r>
            <w:r w:rsidRPr="0047784C">
              <w:rPr>
                <w:rFonts w:eastAsia="Arial" w:cstheme="minorHAnsi"/>
                <w:lang w:val="pt-PT"/>
              </w:rPr>
              <w:t xml:space="preserve"> por </w:t>
            </w:r>
            <w:r w:rsidR="5ADECD6E" w:rsidRPr="0047784C">
              <w:rPr>
                <w:rFonts w:eastAsia="Arial" w:cstheme="minorHAnsi"/>
                <w:lang w:val="pt-PT"/>
              </w:rPr>
              <w:t>características</w:t>
            </w:r>
          </w:p>
        </w:tc>
        <w:tc>
          <w:tcPr>
            <w:tcW w:w="338" w:type="dxa"/>
            <w:shd w:val="clear" w:color="auto" w:fill="FFFFFF" w:themeFill="background1"/>
            <w:tcMar>
              <w:top w:w="15" w:type="dxa"/>
              <w:left w:w="15" w:type="dxa"/>
              <w:right w:w="15" w:type="dxa"/>
            </w:tcMar>
            <w:vAlign w:val="center"/>
          </w:tcPr>
          <w:p w14:paraId="76211FF9" w14:textId="6AFF8649" w:rsidR="0E695FC8" w:rsidRPr="0047784C" w:rsidRDefault="0E695FC8" w:rsidP="0E695FC8">
            <w:pPr>
              <w:spacing w:after="0"/>
              <w:jc w:val="center"/>
              <w:rPr>
                <w:rFonts w:cstheme="minorHAnsi"/>
              </w:rPr>
            </w:pPr>
            <w:r w:rsidRPr="0047784C">
              <w:rPr>
                <w:rFonts w:eastAsia="Arial" w:cstheme="minorHAnsi"/>
              </w:rPr>
              <w:t>8</w:t>
            </w:r>
          </w:p>
        </w:tc>
        <w:tc>
          <w:tcPr>
            <w:tcW w:w="340" w:type="dxa"/>
            <w:shd w:val="clear" w:color="auto" w:fill="FFFFFF" w:themeFill="background1"/>
            <w:tcMar>
              <w:top w:w="15" w:type="dxa"/>
              <w:left w:w="15" w:type="dxa"/>
              <w:right w:w="15" w:type="dxa"/>
            </w:tcMar>
            <w:vAlign w:val="center"/>
          </w:tcPr>
          <w:p w14:paraId="36B5D5EB" w14:textId="154B8DA5" w:rsidR="0E695FC8" w:rsidRPr="0047784C" w:rsidRDefault="0E695FC8" w:rsidP="0E695FC8">
            <w:pPr>
              <w:spacing w:after="0"/>
              <w:jc w:val="center"/>
              <w:rPr>
                <w:rFonts w:cstheme="minorHAnsi"/>
              </w:rPr>
            </w:pPr>
            <w:r w:rsidRPr="0047784C">
              <w:rPr>
                <w:rFonts w:eastAsia="Arial" w:cstheme="minorHAnsi"/>
              </w:rPr>
              <w:t>4</w:t>
            </w:r>
          </w:p>
        </w:tc>
        <w:tc>
          <w:tcPr>
            <w:tcW w:w="501" w:type="dxa"/>
            <w:shd w:val="clear" w:color="auto" w:fill="FFFFFF" w:themeFill="background1"/>
            <w:tcMar>
              <w:top w:w="15" w:type="dxa"/>
              <w:left w:w="15" w:type="dxa"/>
              <w:right w:w="15" w:type="dxa"/>
            </w:tcMar>
            <w:vAlign w:val="center"/>
          </w:tcPr>
          <w:p w14:paraId="3A8E88E1" w14:textId="6FC42705" w:rsidR="0E695FC8" w:rsidRPr="0047784C" w:rsidRDefault="0E695FC8" w:rsidP="0E695FC8">
            <w:pPr>
              <w:spacing w:after="0"/>
              <w:jc w:val="center"/>
              <w:rPr>
                <w:rFonts w:cstheme="minorHAnsi"/>
              </w:rPr>
            </w:pPr>
            <w:r w:rsidRPr="0047784C">
              <w:rPr>
                <w:rFonts w:eastAsia="Arial" w:cstheme="minorHAnsi"/>
              </w:rPr>
              <w:t>7</w:t>
            </w:r>
          </w:p>
        </w:tc>
        <w:tc>
          <w:tcPr>
            <w:tcW w:w="340" w:type="dxa"/>
            <w:shd w:val="clear" w:color="auto" w:fill="FFFFFF" w:themeFill="background1"/>
            <w:tcMar>
              <w:top w:w="15" w:type="dxa"/>
              <w:left w:w="15" w:type="dxa"/>
              <w:right w:w="15" w:type="dxa"/>
            </w:tcMar>
            <w:vAlign w:val="center"/>
          </w:tcPr>
          <w:p w14:paraId="1A6F2ED8" w14:textId="0DB81915" w:rsidR="0E695FC8" w:rsidRPr="0047784C" w:rsidRDefault="0E695FC8" w:rsidP="0E695FC8">
            <w:pPr>
              <w:spacing w:after="0"/>
              <w:jc w:val="center"/>
              <w:rPr>
                <w:rFonts w:cstheme="minorHAnsi"/>
              </w:rPr>
            </w:pPr>
            <w:r w:rsidRPr="0047784C">
              <w:rPr>
                <w:rFonts w:eastAsia="Arial" w:cstheme="minorHAnsi"/>
              </w:rPr>
              <w:t>7</w:t>
            </w:r>
          </w:p>
        </w:tc>
        <w:tc>
          <w:tcPr>
            <w:tcW w:w="338" w:type="dxa"/>
            <w:shd w:val="clear" w:color="auto" w:fill="FFFFFF" w:themeFill="background1"/>
            <w:tcMar>
              <w:top w:w="15" w:type="dxa"/>
              <w:left w:w="15" w:type="dxa"/>
              <w:right w:w="15" w:type="dxa"/>
            </w:tcMar>
            <w:vAlign w:val="center"/>
          </w:tcPr>
          <w:p w14:paraId="616A6181" w14:textId="638404A1" w:rsidR="0E695FC8" w:rsidRPr="0047784C" w:rsidRDefault="0E695FC8" w:rsidP="0E695FC8">
            <w:pPr>
              <w:spacing w:after="0"/>
              <w:jc w:val="center"/>
              <w:rPr>
                <w:rFonts w:cstheme="minorHAnsi"/>
              </w:rPr>
            </w:pPr>
            <w:r w:rsidRPr="0047784C">
              <w:rPr>
                <w:rFonts w:eastAsia="Arial" w:cstheme="minorHAnsi"/>
              </w:rPr>
              <w:t>5</w:t>
            </w:r>
          </w:p>
        </w:tc>
        <w:tc>
          <w:tcPr>
            <w:tcW w:w="340" w:type="dxa"/>
            <w:shd w:val="clear" w:color="auto" w:fill="FFFFFF" w:themeFill="background1"/>
            <w:tcMar>
              <w:top w:w="15" w:type="dxa"/>
              <w:left w:w="15" w:type="dxa"/>
              <w:right w:w="15" w:type="dxa"/>
            </w:tcMar>
            <w:vAlign w:val="center"/>
          </w:tcPr>
          <w:p w14:paraId="383827E0" w14:textId="6947D25F" w:rsidR="0E695FC8" w:rsidRPr="0047784C" w:rsidRDefault="0E695FC8" w:rsidP="0E695FC8">
            <w:pPr>
              <w:spacing w:after="0"/>
              <w:jc w:val="center"/>
              <w:rPr>
                <w:rFonts w:cstheme="minorHAnsi"/>
              </w:rPr>
            </w:pPr>
            <w:r w:rsidRPr="0047784C">
              <w:rPr>
                <w:rFonts w:eastAsia="Arial" w:cstheme="minorHAnsi"/>
              </w:rPr>
              <w:t>2</w:t>
            </w:r>
          </w:p>
        </w:tc>
        <w:tc>
          <w:tcPr>
            <w:tcW w:w="501" w:type="dxa"/>
            <w:shd w:val="clear" w:color="auto" w:fill="FFFFFF" w:themeFill="background1"/>
            <w:tcMar>
              <w:top w:w="15" w:type="dxa"/>
              <w:left w:w="15" w:type="dxa"/>
              <w:right w:w="15" w:type="dxa"/>
            </w:tcMar>
            <w:vAlign w:val="center"/>
          </w:tcPr>
          <w:p w14:paraId="68FB48AE" w14:textId="11E66442" w:rsidR="0E695FC8" w:rsidRPr="0047784C" w:rsidRDefault="0E695FC8" w:rsidP="0E695FC8">
            <w:pPr>
              <w:spacing w:after="0"/>
              <w:jc w:val="center"/>
              <w:rPr>
                <w:rFonts w:cstheme="minorHAnsi"/>
              </w:rPr>
            </w:pPr>
            <w:r w:rsidRPr="0047784C">
              <w:rPr>
                <w:rFonts w:eastAsia="Arial" w:cstheme="minorHAnsi"/>
              </w:rPr>
              <w:t>4</w:t>
            </w:r>
          </w:p>
        </w:tc>
        <w:tc>
          <w:tcPr>
            <w:tcW w:w="340" w:type="dxa"/>
            <w:shd w:val="clear" w:color="auto" w:fill="FFFFFF" w:themeFill="background1"/>
            <w:tcMar>
              <w:top w:w="15" w:type="dxa"/>
              <w:left w:w="15" w:type="dxa"/>
              <w:right w:w="15" w:type="dxa"/>
            </w:tcMar>
            <w:vAlign w:val="center"/>
          </w:tcPr>
          <w:p w14:paraId="76AED478" w14:textId="53B1A93C" w:rsidR="0E695FC8" w:rsidRPr="0047784C" w:rsidRDefault="0E695FC8" w:rsidP="0E695FC8">
            <w:pPr>
              <w:spacing w:after="0"/>
              <w:jc w:val="center"/>
              <w:rPr>
                <w:rFonts w:cstheme="minorHAnsi"/>
              </w:rPr>
            </w:pPr>
            <w:r w:rsidRPr="0047784C">
              <w:rPr>
                <w:rFonts w:eastAsia="Arial" w:cstheme="minorHAnsi"/>
              </w:rPr>
              <w:t>4</w:t>
            </w:r>
          </w:p>
        </w:tc>
        <w:tc>
          <w:tcPr>
            <w:tcW w:w="338" w:type="dxa"/>
            <w:shd w:val="clear" w:color="auto" w:fill="FFFFFF" w:themeFill="background1"/>
            <w:tcMar>
              <w:top w:w="15" w:type="dxa"/>
              <w:left w:w="15" w:type="dxa"/>
              <w:right w:w="15" w:type="dxa"/>
            </w:tcMar>
            <w:vAlign w:val="center"/>
          </w:tcPr>
          <w:p w14:paraId="783FB56E" w14:textId="6773973F" w:rsidR="0E695FC8" w:rsidRPr="0047784C" w:rsidRDefault="0E695FC8" w:rsidP="0E695FC8">
            <w:pPr>
              <w:spacing w:after="0"/>
              <w:jc w:val="center"/>
              <w:rPr>
                <w:rFonts w:cstheme="minorHAnsi"/>
              </w:rPr>
            </w:pPr>
            <w:r w:rsidRPr="0047784C">
              <w:rPr>
                <w:rFonts w:eastAsia="Arial" w:cstheme="minorHAnsi"/>
              </w:rPr>
              <w:t>10</w:t>
            </w:r>
          </w:p>
        </w:tc>
        <w:tc>
          <w:tcPr>
            <w:tcW w:w="340" w:type="dxa"/>
            <w:shd w:val="clear" w:color="auto" w:fill="FFFFFF" w:themeFill="background1"/>
            <w:tcMar>
              <w:top w:w="15" w:type="dxa"/>
              <w:left w:w="15" w:type="dxa"/>
              <w:right w:w="15" w:type="dxa"/>
            </w:tcMar>
            <w:vAlign w:val="center"/>
          </w:tcPr>
          <w:p w14:paraId="022C7FDF" w14:textId="31AC86A9" w:rsidR="0E695FC8" w:rsidRPr="0047784C" w:rsidRDefault="0E695FC8" w:rsidP="0E695FC8">
            <w:pPr>
              <w:spacing w:after="0"/>
              <w:jc w:val="center"/>
              <w:rPr>
                <w:rFonts w:cstheme="minorHAnsi"/>
              </w:rPr>
            </w:pPr>
            <w:r w:rsidRPr="0047784C">
              <w:rPr>
                <w:rFonts w:eastAsia="Arial" w:cstheme="minorHAnsi"/>
              </w:rPr>
              <w:t>7</w:t>
            </w:r>
          </w:p>
        </w:tc>
        <w:tc>
          <w:tcPr>
            <w:tcW w:w="501" w:type="dxa"/>
            <w:shd w:val="clear" w:color="auto" w:fill="FFFFFF" w:themeFill="background1"/>
            <w:tcMar>
              <w:top w:w="15" w:type="dxa"/>
              <w:left w:w="15" w:type="dxa"/>
              <w:right w:w="15" w:type="dxa"/>
            </w:tcMar>
            <w:vAlign w:val="center"/>
          </w:tcPr>
          <w:p w14:paraId="67308718" w14:textId="218271A9" w:rsidR="0E695FC8" w:rsidRPr="0047784C" w:rsidRDefault="0E695FC8" w:rsidP="0E695FC8">
            <w:pPr>
              <w:spacing w:after="0"/>
              <w:jc w:val="center"/>
              <w:rPr>
                <w:rFonts w:cstheme="minorHAnsi"/>
              </w:rPr>
            </w:pPr>
            <w:r w:rsidRPr="0047784C">
              <w:rPr>
                <w:rFonts w:eastAsia="Arial" w:cstheme="minorHAnsi"/>
              </w:rPr>
              <w:t>8</w:t>
            </w:r>
          </w:p>
        </w:tc>
        <w:tc>
          <w:tcPr>
            <w:tcW w:w="342" w:type="dxa"/>
            <w:shd w:val="clear" w:color="auto" w:fill="FFFFFF" w:themeFill="background1"/>
            <w:tcMar>
              <w:top w:w="15" w:type="dxa"/>
              <w:left w:w="15" w:type="dxa"/>
              <w:right w:w="15" w:type="dxa"/>
            </w:tcMar>
            <w:vAlign w:val="center"/>
          </w:tcPr>
          <w:p w14:paraId="2CB06C58" w14:textId="4E1FD443" w:rsidR="0E695FC8" w:rsidRPr="0047784C" w:rsidRDefault="0E695FC8" w:rsidP="0E695FC8">
            <w:pPr>
              <w:spacing w:after="0"/>
              <w:jc w:val="center"/>
              <w:rPr>
                <w:rFonts w:cstheme="minorHAnsi"/>
              </w:rPr>
            </w:pPr>
            <w:r w:rsidRPr="0047784C">
              <w:rPr>
                <w:rFonts w:eastAsia="Arial" w:cstheme="minorHAnsi"/>
              </w:rPr>
              <w:t>9</w:t>
            </w:r>
          </w:p>
        </w:tc>
      </w:tr>
      <w:tr w:rsidR="0E695FC8" w14:paraId="7972473A" w14:textId="77777777" w:rsidTr="005832B9">
        <w:trPr>
          <w:trHeight w:val="255"/>
        </w:trPr>
        <w:tc>
          <w:tcPr>
            <w:tcW w:w="274" w:type="dxa"/>
            <w:vMerge/>
            <w:vAlign w:val="center"/>
          </w:tcPr>
          <w:p w14:paraId="03E05458" w14:textId="77777777" w:rsidR="008B119C" w:rsidRPr="0047784C" w:rsidRDefault="008B119C" w:rsidP="0047784C">
            <w:pPr>
              <w:jc w:val="center"/>
              <w:rPr>
                <w:rFonts w:cstheme="minorHAnsi"/>
              </w:rPr>
            </w:pPr>
          </w:p>
        </w:tc>
        <w:tc>
          <w:tcPr>
            <w:tcW w:w="283" w:type="dxa"/>
            <w:shd w:val="clear" w:color="auto" w:fill="FFFFFF" w:themeFill="background1"/>
            <w:tcMar>
              <w:top w:w="15" w:type="dxa"/>
              <w:left w:w="15" w:type="dxa"/>
              <w:right w:w="15" w:type="dxa"/>
            </w:tcMar>
            <w:vAlign w:val="center"/>
          </w:tcPr>
          <w:p w14:paraId="5E62C44E" w14:textId="24B81479" w:rsidR="0E695FC8" w:rsidRPr="0047784C" w:rsidRDefault="0E695FC8" w:rsidP="0047784C">
            <w:pPr>
              <w:spacing w:after="0"/>
              <w:jc w:val="center"/>
              <w:rPr>
                <w:rFonts w:cstheme="minorHAnsi"/>
              </w:rPr>
            </w:pPr>
            <w:r w:rsidRPr="0047784C">
              <w:rPr>
                <w:rFonts w:eastAsia="Arial" w:cstheme="minorHAnsi"/>
              </w:rPr>
              <w:t>8</w:t>
            </w:r>
          </w:p>
        </w:tc>
        <w:tc>
          <w:tcPr>
            <w:tcW w:w="3374" w:type="dxa"/>
            <w:shd w:val="clear" w:color="auto" w:fill="FFFFFF" w:themeFill="background1"/>
            <w:tcMar>
              <w:top w:w="15" w:type="dxa"/>
              <w:left w:w="15" w:type="dxa"/>
              <w:right w:w="15" w:type="dxa"/>
            </w:tcMar>
            <w:vAlign w:val="center"/>
          </w:tcPr>
          <w:p w14:paraId="5D4D02CF" w14:textId="719B15F0" w:rsidR="0E695FC8" w:rsidRPr="0047784C" w:rsidRDefault="0E695FC8" w:rsidP="0047784C">
            <w:pPr>
              <w:spacing w:after="0"/>
              <w:jc w:val="left"/>
              <w:rPr>
                <w:rFonts w:eastAsia="Arial" w:cstheme="minorHAnsi"/>
              </w:rPr>
            </w:pPr>
            <w:r w:rsidRPr="0047784C">
              <w:rPr>
                <w:rFonts w:eastAsia="Arial" w:cstheme="minorHAnsi"/>
              </w:rPr>
              <w:t xml:space="preserve">Filtrar citas por </w:t>
            </w:r>
            <w:r w:rsidR="4EDF1A84" w:rsidRPr="0047784C">
              <w:rPr>
                <w:rFonts w:eastAsia="Arial" w:cstheme="minorHAnsi"/>
              </w:rPr>
              <w:t>características</w:t>
            </w:r>
          </w:p>
        </w:tc>
        <w:tc>
          <w:tcPr>
            <w:tcW w:w="338" w:type="dxa"/>
            <w:shd w:val="clear" w:color="auto" w:fill="FFFFFF" w:themeFill="background1"/>
            <w:tcMar>
              <w:top w:w="15" w:type="dxa"/>
              <w:left w:w="15" w:type="dxa"/>
              <w:right w:w="15" w:type="dxa"/>
            </w:tcMar>
            <w:vAlign w:val="center"/>
          </w:tcPr>
          <w:p w14:paraId="7299D0B0" w14:textId="682CAAE9" w:rsidR="0E695FC8" w:rsidRPr="0047784C" w:rsidRDefault="0E695FC8" w:rsidP="0E695FC8">
            <w:pPr>
              <w:spacing w:after="0"/>
              <w:jc w:val="center"/>
              <w:rPr>
                <w:rFonts w:cstheme="minorHAnsi"/>
              </w:rPr>
            </w:pPr>
            <w:r w:rsidRPr="0047784C">
              <w:rPr>
                <w:rFonts w:eastAsia="Arial" w:cstheme="minorHAnsi"/>
              </w:rPr>
              <w:t>9</w:t>
            </w:r>
          </w:p>
        </w:tc>
        <w:tc>
          <w:tcPr>
            <w:tcW w:w="340" w:type="dxa"/>
            <w:shd w:val="clear" w:color="auto" w:fill="FFFFFF" w:themeFill="background1"/>
            <w:tcMar>
              <w:top w:w="15" w:type="dxa"/>
              <w:left w:w="15" w:type="dxa"/>
              <w:right w:w="15" w:type="dxa"/>
            </w:tcMar>
            <w:vAlign w:val="center"/>
          </w:tcPr>
          <w:p w14:paraId="7B79A5EE" w14:textId="56C15E98" w:rsidR="0E695FC8" w:rsidRPr="0047784C" w:rsidRDefault="0E695FC8" w:rsidP="0E695FC8">
            <w:pPr>
              <w:spacing w:after="0"/>
              <w:jc w:val="center"/>
              <w:rPr>
                <w:rFonts w:cstheme="minorHAnsi"/>
              </w:rPr>
            </w:pPr>
            <w:r w:rsidRPr="0047784C">
              <w:rPr>
                <w:rFonts w:eastAsia="Arial" w:cstheme="minorHAnsi"/>
              </w:rPr>
              <w:t>6</w:t>
            </w:r>
          </w:p>
        </w:tc>
        <w:tc>
          <w:tcPr>
            <w:tcW w:w="501" w:type="dxa"/>
            <w:shd w:val="clear" w:color="auto" w:fill="FFFFFF" w:themeFill="background1"/>
            <w:tcMar>
              <w:top w:w="15" w:type="dxa"/>
              <w:left w:w="15" w:type="dxa"/>
              <w:right w:w="15" w:type="dxa"/>
            </w:tcMar>
            <w:vAlign w:val="center"/>
          </w:tcPr>
          <w:p w14:paraId="3544AF6B" w14:textId="496B2B08" w:rsidR="0E695FC8" w:rsidRPr="0047784C" w:rsidRDefault="0E695FC8" w:rsidP="0E695FC8">
            <w:pPr>
              <w:spacing w:after="0"/>
              <w:jc w:val="center"/>
              <w:rPr>
                <w:rFonts w:cstheme="minorHAnsi"/>
              </w:rPr>
            </w:pPr>
            <w:r w:rsidRPr="0047784C">
              <w:rPr>
                <w:rFonts w:eastAsia="Arial" w:cstheme="minorHAnsi"/>
              </w:rPr>
              <w:t>4</w:t>
            </w:r>
          </w:p>
        </w:tc>
        <w:tc>
          <w:tcPr>
            <w:tcW w:w="340" w:type="dxa"/>
            <w:shd w:val="clear" w:color="auto" w:fill="FFFFFF" w:themeFill="background1"/>
            <w:tcMar>
              <w:top w:w="15" w:type="dxa"/>
              <w:left w:w="15" w:type="dxa"/>
              <w:right w:w="15" w:type="dxa"/>
            </w:tcMar>
            <w:vAlign w:val="center"/>
          </w:tcPr>
          <w:p w14:paraId="1AD11BE0" w14:textId="28D147A9" w:rsidR="0E695FC8" w:rsidRPr="0047784C" w:rsidRDefault="0E695FC8" w:rsidP="0E695FC8">
            <w:pPr>
              <w:spacing w:after="0"/>
              <w:jc w:val="center"/>
              <w:rPr>
                <w:rFonts w:cstheme="minorHAnsi"/>
              </w:rPr>
            </w:pPr>
            <w:r w:rsidRPr="0047784C">
              <w:rPr>
                <w:rFonts w:eastAsia="Arial" w:cstheme="minorHAnsi"/>
              </w:rPr>
              <w:t>6</w:t>
            </w:r>
          </w:p>
        </w:tc>
        <w:tc>
          <w:tcPr>
            <w:tcW w:w="338" w:type="dxa"/>
            <w:shd w:val="clear" w:color="auto" w:fill="FFFFFF" w:themeFill="background1"/>
            <w:tcMar>
              <w:top w:w="15" w:type="dxa"/>
              <w:left w:w="15" w:type="dxa"/>
              <w:right w:w="15" w:type="dxa"/>
            </w:tcMar>
            <w:vAlign w:val="center"/>
          </w:tcPr>
          <w:p w14:paraId="4B33012D" w14:textId="16D5ECB8" w:rsidR="0E695FC8" w:rsidRPr="0047784C" w:rsidRDefault="0E695FC8" w:rsidP="0E695FC8">
            <w:pPr>
              <w:spacing w:after="0"/>
              <w:jc w:val="center"/>
              <w:rPr>
                <w:rFonts w:cstheme="minorHAnsi"/>
              </w:rPr>
            </w:pPr>
            <w:r w:rsidRPr="0047784C">
              <w:rPr>
                <w:rFonts w:eastAsia="Arial" w:cstheme="minorHAnsi"/>
              </w:rPr>
              <w:t>4</w:t>
            </w:r>
          </w:p>
        </w:tc>
        <w:tc>
          <w:tcPr>
            <w:tcW w:w="340" w:type="dxa"/>
            <w:shd w:val="clear" w:color="auto" w:fill="FFFFFF" w:themeFill="background1"/>
            <w:tcMar>
              <w:top w:w="15" w:type="dxa"/>
              <w:left w:w="15" w:type="dxa"/>
              <w:right w:w="15" w:type="dxa"/>
            </w:tcMar>
            <w:vAlign w:val="center"/>
          </w:tcPr>
          <w:p w14:paraId="4394E0F3" w14:textId="305CCC87" w:rsidR="0E695FC8" w:rsidRPr="0047784C" w:rsidRDefault="0E695FC8" w:rsidP="0E695FC8">
            <w:pPr>
              <w:spacing w:after="0"/>
              <w:jc w:val="center"/>
              <w:rPr>
                <w:rFonts w:cstheme="minorHAnsi"/>
              </w:rPr>
            </w:pPr>
            <w:r w:rsidRPr="0047784C">
              <w:rPr>
                <w:rFonts w:eastAsia="Arial" w:cstheme="minorHAnsi"/>
              </w:rPr>
              <w:t>3</w:t>
            </w:r>
          </w:p>
        </w:tc>
        <w:tc>
          <w:tcPr>
            <w:tcW w:w="501" w:type="dxa"/>
            <w:shd w:val="clear" w:color="auto" w:fill="FFFFFF" w:themeFill="background1"/>
            <w:tcMar>
              <w:top w:w="15" w:type="dxa"/>
              <w:left w:w="15" w:type="dxa"/>
              <w:right w:w="15" w:type="dxa"/>
            </w:tcMar>
            <w:vAlign w:val="center"/>
          </w:tcPr>
          <w:p w14:paraId="04D4518C" w14:textId="6F55B92C" w:rsidR="0E695FC8" w:rsidRPr="0047784C" w:rsidRDefault="0E695FC8" w:rsidP="0E695FC8">
            <w:pPr>
              <w:spacing w:after="0"/>
              <w:jc w:val="center"/>
              <w:rPr>
                <w:rFonts w:cstheme="minorHAnsi"/>
              </w:rPr>
            </w:pPr>
            <w:r w:rsidRPr="0047784C">
              <w:rPr>
                <w:rFonts w:eastAsia="Arial" w:cstheme="minorHAnsi"/>
              </w:rPr>
              <w:t>1</w:t>
            </w:r>
          </w:p>
        </w:tc>
        <w:tc>
          <w:tcPr>
            <w:tcW w:w="340" w:type="dxa"/>
            <w:shd w:val="clear" w:color="auto" w:fill="FFFFFF" w:themeFill="background1"/>
            <w:tcMar>
              <w:top w:w="15" w:type="dxa"/>
              <w:left w:w="15" w:type="dxa"/>
              <w:right w:w="15" w:type="dxa"/>
            </w:tcMar>
            <w:vAlign w:val="center"/>
          </w:tcPr>
          <w:p w14:paraId="2A8DBF46" w14:textId="4E0CE655" w:rsidR="0E695FC8" w:rsidRPr="0047784C" w:rsidRDefault="0E695FC8" w:rsidP="0E695FC8">
            <w:pPr>
              <w:spacing w:after="0"/>
              <w:jc w:val="center"/>
              <w:rPr>
                <w:rFonts w:cstheme="minorHAnsi"/>
              </w:rPr>
            </w:pPr>
            <w:r w:rsidRPr="0047784C">
              <w:rPr>
                <w:rFonts w:eastAsia="Arial" w:cstheme="minorHAnsi"/>
              </w:rPr>
              <w:t>4</w:t>
            </w:r>
          </w:p>
        </w:tc>
        <w:tc>
          <w:tcPr>
            <w:tcW w:w="338" w:type="dxa"/>
            <w:shd w:val="clear" w:color="auto" w:fill="FFFFFF" w:themeFill="background1"/>
            <w:tcMar>
              <w:top w:w="15" w:type="dxa"/>
              <w:left w:w="15" w:type="dxa"/>
              <w:right w:w="15" w:type="dxa"/>
            </w:tcMar>
            <w:vAlign w:val="center"/>
          </w:tcPr>
          <w:p w14:paraId="5D1AC752" w14:textId="1545A243" w:rsidR="0E695FC8" w:rsidRPr="0047784C" w:rsidRDefault="0E695FC8" w:rsidP="0E695FC8">
            <w:pPr>
              <w:spacing w:after="0"/>
              <w:jc w:val="center"/>
              <w:rPr>
                <w:rFonts w:cstheme="minorHAnsi"/>
              </w:rPr>
            </w:pPr>
            <w:r w:rsidRPr="0047784C">
              <w:rPr>
                <w:rFonts w:eastAsia="Arial" w:cstheme="minorHAnsi"/>
              </w:rPr>
              <w:t>10</w:t>
            </w:r>
          </w:p>
        </w:tc>
        <w:tc>
          <w:tcPr>
            <w:tcW w:w="340" w:type="dxa"/>
            <w:shd w:val="clear" w:color="auto" w:fill="FFFFFF" w:themeFill="background1"/>
            <w:tcMar>
              <w:top w:w="15" w:type="dxa"/>
              <w:left w:w="15" w:type="dxa"/>
              <w:right w:w="15" w:type="dxa"/>
            </w:tcMar>
            <w:vAlign w:val="center"/>
          </w:tcPr>
          <w:p w14:paraId="182D11C1" w14:textId="37F9026C" w:rsidR="0E695FC8" w:rsidRPr="0047784C" w:rsidRDefault="0E695FC8" w:rsidP="0E695FC8">
            <w:pPr>
              <w:spacing w:after="0"/>
              <w:jc w:val="center"/>
              <w:rPr>
                <w:rFonts w:cstheme="minorHAnsi"/>
              </w:rPr>
            </w:pPr>
            <w:r w:rsidRPr="0047784C">
              <w:rPr>
                <w:rFonts w:eastAsia="Arial" w:cstheme="minorHAnsi"/>
              </w:rPr>
              <w:t>7</w:t>
            </w:r>
          </w:p>
        </w:tc>
        <w:tc>
          <w:tcPr>
            <w:tcW w:w="501" w:type="dxa"/>
            <w:shd w:val="clear" w:color="auto" w:fill="FFFFFF" w:themeFill="background1"/>
            <w:tcMar>
              <w:top w:w="15" w:type="dxa"/>
              <w:left w:w="15" w:type="dxa"/>
              <w:right w:w="15" w:type="dxa"/>
            </w:tcMar>
            <w:vAlign w:val="center"/>
          </w:tcPr>
          <w:p w14:paraId="459320A0" w14:textId="0D5E03FE" w:rsidR="0E695FC8" w:rsidRPr="0047784C" w:rsidRDefault="0E695FC8" w:rsidP="0E695FC8">
            <w:pPr>
              <w:spacing w:after="0"/>
              <w:jc w:val="center"/>
              <w:rPr>
                <w:rFonts w:cstheme="minorHAnsi"/>
              </w:rPr>
            </w:pPr>
            <w:r w:rsidRPr="0047784C">
              <w:rPr>
                <w:rFonts w:eastAsia="Arial" w:cstheme="minorHAnsi"/>
              </w:rPr>
              <w:t>7</w:t>
            </w:r>
          </w:p>
        </w:tc>
        <w:tc>
          <w:tcPr>
            <w:tcW w:w="342" w:type="dxa"/>
            <w:shd w:val="clear" w:color="auto" w:fill="FFFFFF" w:themeFill="background1"/>
            <w:tcMar>
              <w:top w:w="15" w:type="dxa"/>
              <w:left w:w="15" w:type="dxa"/>
              <w:right w:w="15" w:type="dxa"/>
            </w:tcMar>
            <w:vAlign w:val="center"/>
          </w:tcPr>
          <w:p w14:paraId="59A89DBE" w14:textId="7820E61D" w:rsidR="0E695FC8" w:rsidRPr="0047784C" w:rsidRDefault="0E695FC8" w:rsidP="0E695FC8">
            <w:pPr>
              <w:spacing w:after="0"/>
              <w:jc w:val="center"/>
              <w:rPr>
                <w:rFonts w:cstheme="minorHAnsi"/>
              </w:rPr>
            </w:pPr>
            <w:r w:rsidRPr="0047784C">
              <w:rPr>
                <w:rFonts w:eastAsia="Arial" w:cstheme="minorHAnsi"/>
              </w:rPr>
              <w:t>9</w:t>
            </w:r>
          </w:p>
        </w:tc>
      </w:tr>
      <w:tr w:rsidR="0E695FC8" w14:paraId="0A3CBF1E" w14:textId="77777777" w:rsidTr="005832B9">
        <w:trPr>
          <w:trHeight w:val="255"/>
        </w:trPr>
        <w:tc>
          <w:tcPr>
            <w:tcW w:w="274" w:type="dxa"/>
            <w:vMerge/>
            <w:vAlign w:val="center"/>
          </w:tcPr>
          <w:p w14:paraId="324DEDB3" w14:textId="77777777" w:rsidR="008B119C" w:rsidRPr="0047784C" w:rsidRDefault="008B119C" w:rsidP="0047784C">
            <w:pPr>
              <w:jc w:val="center"/>
              <w:rPr>
                <w:rFonts w:cstheme="minorHAnsi"/>
              </w:rPr>
            </w:pPr>
          </w:p>
        </w:tc>
        <w:tc>
          <w:tcPr>
            <w:tcW w:w="283" w:type="dxa"/>
            <w:shd w:val="clear" w:color="auto" w:fill="FFFFFF" w:themeFill="background1"/>
            <w:tcMar>
              <w:top w:w="15" w:type="dxa"/>
              <w:left w:w="15" w:type="dxa"/>
              <w:right w:w="15" w:type="dxa"/>
            </w:tcMar>
            <w:vAlign w:val="center"/>
          </w:tcPr>
          <w:p w14:paraId="3CAC68C8" w14:textId="0E25C547" w:rsidR="0E695FC8" w:rsidRPr="0047784C" w:rsidRDefault="0E695FC8" w:rsidP="0047784C">
            <w:pPr>
              <w:spacing w:after="0"/>
              <w:jc w:val="center"/>
              <w:rPr>
                <w:rFonts w:cstheme="minorHAnsi"/>
              </w:rPr>
            </w:pPr>
            <w:r w:rsidRPr="0047784C">
              <w:rPr>
                <w:rFonts w:eastAsia="Arial" w:cstheme="minorHAnsi"/>
              </w:rPr>
              <w:t>9</w:t>
            </w:r>
          </w:p>
        </w:tc>
        <w:tc>
          <w:tcPr>
            <w:tcW w:w="3374" w:type="dxa"/>
            <w:shd w:val="clear" w:color="auto" w:fill="FFFFFF" w:themeFill="background1"/>
            <w:tcMar>
              <w:top w:w="15" w:type="dxa"/>
              <w:left w:w="15" w:type="dxa"/>
              <w:right w:w="15" w:type="dxa"/>
            </w:tcMar>
            <w:vAlign w:val="center"/>
          </w:tcPr>
          <w:p w14:paraId="66EE3845" w14:textId="5E934DFA" w:rsidR="0E695FC8" w:rsidRPr="0047784C" w:rsidRDefault="0E695FC8" w:rsidP="0047784C">
            <w:pPr>
              <w:spacing w:after="0"/>
              <w:jc w:val="left"/>
              <w:rPr>
                <w:rFonts w:eastAsia="Arial" w:cstheme="minorHAnsi"/>
              </w:rPr>
            </w:pPr>
            <w:r w:rsidRPr="0047784C">
              <w:rPr>
                <w:rFonts w:eastAsia="Arial" w:cstheme="minorHAnsi"/>
              </w:rPr>
              <w:t xml:space="preserve">Filtrar pruebas por </w:t>
            </w:r>
            <w:r w:rsidR="1752BD63" w:rsidRPr="0047784C">
              <w:rPr>
                <w:rFonts w:eastAsia="Arial" w:cstheme="minorHAnsi"/>
              </w:rPr>
              <w:t>características</w:t>
            </w:r>
          </w:p>
        </w:tc>
        <w:tc>
          <w:tcPr>
            <w:tcW w:w="338" w:type="dxa"/>
            <w:shd w:val="clear" w:color="auto" w:fill="FFFFFF" w:themeFill="background1"/>
            <w:tcMar>
              <w:top w:w="15" w:type="dxa"/>
              <w:left w:w="15" w:type="dxa"/>
              <w:right w:w="15" w:type="dxa"/>
            </w:tcMar>
            <w:vAlign w:val="center"/>
          </w:tcPr>
          <w:p w14:paraId="5DEEF590" w14:textId="5D6320BB" w:rsidR="0E695FC8" w:rsidRPr="0047784C" w:rsidRDefault="0E695FC8" w:rsidP="0E695FC8">
            <w:pPr>
              <w:spacing w:after="0"/>
              <w:jc w:val="center"/>
              <w:rPr>
                <w:rFonts w:cstheme="minorHAnsi"/>
              </w:rPr>
            </w:pPr>
            <w:r w:rsidRPr="0047784C">
              <w:rPr>
                <w:rFonts w:eastAsia="Arial" w:cstheme="minorHAnsi"/>
              </w:rPr>
              <w:t>10</w:t>
            </w:r>
          </w:p>
        </w:tc>
        <w:tc>
          <w:tcPr>
            <w:tcW w:w="340" w:type="dxa"/>
            <w:shd w:val="clear" w:color="auto" w:fill="FFFFFF" w:themeFill="background1"/>
            <w:tcMar>
              <w:top w:w="15" w:type="dxa"/>
              <w:left w:w="15" w:type="dxa"/>
              <w:right w:w="15" w:type="dxa"/>
            </w:tcMar>
            <w:vAlign w:val="center"/>
          </w:tcPr>
          <w:p w14:paraId="5DAF850B" w14:textId="056A449A" w:rsidR="0E695FC8" w:rsidRPr="0047784C" w:rsidRDefault="0E695FC8" w:rsidP="0E695FC8">
            <w:pPr>
              <w:spacing w:after="0"/>
              <w:jc w:val="center"/>
              <w:rPr>
                <w:rFonts w:cstheme="minorHAnsi"/>
              </w:rPr>
            </w:pPr>
            <w:r w:rsidRPr="0047784C">
              <w:rPr>
                <w:rFonts w:eastAsia="Arial" w:cstheme="minorHAnsi"/>
              </w:rPr>
              <w:t>7</w:t>
            </w:r>
          </w:p>
        </w:tc>
        <w:tc>
          <w:tcPr>
            <w:tcW w:w="501" w:type="dxa"/>
            <w:shd w:val="clear" w:color="auto" w:fill="FFFFFF" w:themeFill="background1"/>
            <w:tcMar>
              <w:top w:w="15" w:type="dxa"/>
              <w:left w:w="15" w:type="dxa"/>
              <w:right w:w="15" w:type="dxa"/>
            </w:tcMar>
            <w:vAlign w:val="center"/>
          </w:tcPr>
          <w:p w14:paraId="588FFF8F" w14:textId="198F2119" w:rsidR="0E695FC8" w:rsidRPr="0047784C" w:rsidRDefault="0E695FC8" w:rsidP="0E695FC8">
            <w:pPr>
              <w:spacing w:after="0"/>
              <w:jc w:val="center"/>
              <w:rPr>
                <w:rFonts w:cstheme="minorHAnsi"/>
              </w:rPr>
            </w:pPr>
            <w:r w:rsidRPr="0047784C">
              <w:rPr>
                <w:rFonts w:eastAsia="Arial" w:cstheme="minorHAnsi"/>
              </w:rPr>
              <w:t>8</w:t>
            </w:r>
          </w:p>
        </w:tc>
        <w:tc>
          <w:tcPr>
            <w:tcW w:w="340" w:type="dxa"/>
            <w:shd w:val="clear" w:color="auto" w:fill="FFFFFF" w:themeFill="background1"/>
            <w:tcMar>
              <w:top w:w="15" w:type="dxa"/>
              <w:left w:w="15" w:type="dxa"/>
              <w:right w:w="15" w:type="dxa"/>
            </w:tcMar>
            <w:vAlign w:val="center"/>
          </w:tcPr>
          <w:p w14:paraId="585258F6" w14:textId="0393DCA3" w:rsidR="0E695FC8" w:rsidRPr="0047784C" w:rsidRDefault="0E695FC8" w:rsidP="0E695FC8">
            <w:pPr>
              <w:spacing w:after="0"/>
              <w:jc w:val="center"/>
              <w:rPr>
                <w:rFonts w:cstheme="minorHAnsi"/>
              </w:rPr>
            </w:pPr>
            <w:r w:rsidRPr="0047784C">
              <w:rPr>
                <w:rFonts w:eastAsia="Arial" w:cstheme="minorHAnsi"/>
              </w:rPr>
              <w:t>6</w:t>
            </w:r>
          </w:p>
        </w:tc>
        <w:tc>
          <w:tcPr>
            <w:tcW w:w="338" w:type="dxa"/>
            <w:shd w:val="clear" w:color="auto" w:fill="FFFFFF" w:themeFill="background1"/>
            <w:tcMar>
              <w:top w:w="15" w:type="dxa"/>
              <w:left w:w="15" w:type="dxa"/>
              <w:right w:w="15" w:type="dxa"/>
            </w:tcMar>
            <w:vAlign w:val="center"/>
          </w:tcPr>
          <w:p w14:paraId="7053A312" w14:textId="2E5E7B6F" w:rsidR="0E695FC8" w:rsidRPr="0047784C" w:rsidRDefault="0E695FC8" w:rsidP="0E695FC8">
            <w:pPr>
              <w:spacing w:after="0"/>
              <w:jc w:val="center"/>
              <w:rPr>
                <w:rFonts w:cstheme="minorHAnsi"/>
              </w:rPr>
            </w:pPr>
            <w:r w:rsidRPr="0047784C">
              <w:rPr>
                <w:rFonts w:eastAsia="Arial" w:cstheme="minorHAnsi"/>
              </w:rPr>
              <w:t>3</w:t>
            </w:r>
          </w:p>
        </w:tc>
        <w:tc>
          <w:tcPr>
            <w:tcW w:w="340" w:type="dxa"/>
            <w:shd w:val="clear" w:color="auto" w:fill="FFFFFF" w:themeFill="background1"/>
            <w:tcMar>
              <w:top w:w="15" w:type="dxa"/>
              <w:left w:w="15" w:type="dxa"/>
              <w:right w:w="15" w:type="dxa"/>
            </w:tcMar>
            <w:vAlign w:val="center"/>
          </w:tcPr>
          <w:p w14:paraId="3D51F2F0" w14:textId="63197F5D" w:rsidR="0E695FC8" w:rsidRPr="0047784C" w:rsidRDefault="0E695FC8" w:rsidP="0E695FC8">
            <w:pPr>
              <w:spacing w:after="0"/>
              <w:jc w:val="center"/>
              <w:rPr>
                <w:rFonts w:cstheme="minorHAnsi"/>
              </w:rPr>
            </w:pPr>
            <w:r w:rsidRPr="0047784C">
              <w:rPr>
                <w:rFonts w:eastAsia="Arial" w:cstheme="minorHAnsi"/>
              </w:rPr>
              <w:t>3</w:t>
            </w:r>
          </w:p>
        </w:tc>
        <w:tc>
          <w:tcPr>
            <w:tcW w:w="501" w:type="dxa"/>
            <w:shd w:val="clear" w:color="auto" w:fill="FFFFFF" w:themeFill="background1"/>
            <w:tcMar>
              <w:top w:w="15" w:type="dxa"/>
              <w:left w:w="15" w:type="dxa"/>
              <w:right w:w="15" w:type="dxa"/>
            </w:tcMar>
            <w:vAlign w:val="center"/>
          </w:tcPr>
          <w:p w14:paraId="3EEF410C" w14:textId="35CD5002" w:rsidR="0E695FC8" w:rsidRPr="0047784C" w:rsidRDefault="0E695FC8" w:rsidP="0E695FC8">
            <w:pPr>
              <w:spacing w:after="0"/>
              <w:jc w:val="center"/>
              <w:rPr>
                <w:rFonts w:cstheme="minorHAnsi"/>
              </w:rPr>
            </w:pPr>
            <w:r w:rsidRPr="0047784C">
              <w:rPr>
                <w:rFonts w:eastAsia="Arial" w:cstheme="minorHAnsi"/>
              </w:rPr>
              <w:t>5</w:t>
            </w:r>
          </w:p>
        </w:tc>
        <w:tc>
          <w:tcPr>
            <w:tcW w:w="340" w:type="dxa"/>
            <w:shd w:val="clear" w:color="auto" w:fill="FFFFFF" w:themeFill="background1"/>
            <w:tcMar>
              <w:top w:w="15" w:type="dxa"/>
              <w:left w:w="15" w:type="dxa"/>
              <w:right w:w="15" w:type="dxa"/>
            </w:tcMar>
            <w:vAlign w:val="center"/>
          </w:tcPr>
          <w:p w14:paraId="54FE54F5" w14:textId="2BC50B61" w:rsidR="0E695FC8" w:rsidRPr="0047784C" w:rsidRDefault="0E695FC8" w:rsidP="0E695FC8">
            <w:pPr>
              <w:spacing w:after="0"/>
              <w:jc w:val="center"/>
              <w:rPr>
                <w:rFonts w:cstheme="minorHAnsi"/>
              </w:rPr>
            </w:pPr>
            <w:r w:rsidRPr="0047784C">
              <w:rPr>
                <w:rFonts w:eastAsia="Arial" w:cstheme="minorHAnsi"/>
              </w:rPr>
              <w:t>3</w:t>
            </w:r>
          </w:p>
        </w:tc>
        <w:tc>
          <w:tcPr>
            <w:tcW w:w="338" w:type="dxa"/>
            <w:shd w:val="clear" w:color="auto" w:fill="FFFFFF" w:themeFill="background1"/>
            <w:tcMar>
              <w:top w:w="15" w:type="dxa"/>
              <w:left w:w="15" w:type="dxa"/>
              <w:right w:w="15" w:type="dxa"/>
            </w:tcMar>
            <w:vAlign w:val="center"/>
          </w:tcPr>
          <w:p w14:paraId="0E03D2F1" w14:textId="283DAA24" w:rsidR="0E695FC8" w:rsidRPr="0047784C" w:rsidRDefault="0E695FC8" w:rsidP="0E695FC8">
            <w:pPr>
              <w:spacing w:after="0"/>
              <w:jc w:val="center"/>
              <w:rPr>
                <w:rFonts w:cstheme="minorHAnsi"/>
              </w:rPr>
            </w:pPr>
            <w:r w:rsidRPr="0047784C">
              <w:rPr>
                <w:rFonts w:eastAsia="Arial" w:cstheme="minorHAnsi"/>
              </w:rPr>
              <w:t>13</w:t>
            </w:r>
          </w:p>
        </w:tc>
        <w:tc>
          <w:tcPr>
            <w:tcW w:w="340" w:type="dxa"/>
            <w:shd w:val="clear" w:color="auto" w:fill="FFFFFF" w:themeFill="background1"/>
            <w:tcMar>
              <w:top w:w="15" w:type="dxa"/>
              <w:left w:w="15" w:type="dxa"/>
              <w:right w:w="15" w:type="dxa"/>
            </w:tcMar>
            <w:vAlign w:val="center"/>
          </w:tcPr>
          <w:p w14:paraId="3193915C" w14:textId="3BD78733" w:rsidR="0E695FC8" w:rsidRPr="0047784C" w:rsidRDefault="0E695FC8" w:rsidP="0E695FC8">
            <w:pPr>
              <w:spacing w:after="0"/>
              <w:jc w:val="center"/>
              <w:rPr>
                <w:rFonts w:cstheme="minorHAnsi"/>
              </w:rPr>
            </w:pPr>
            <w:r w:rsidRPr="0047784C">
              <w:rPr>
                <w:rFonts w:eastAsia="Arial" w:cstheme="minorHAnsi"/>
              </w:rPr>
              <w:t>8</w:t>
            </w:r>
          </w:p>
        </w:tc>
        <w:tc>
          <w:tcPr>
            <w:tcW w:w="501" w:type="dxa"/>
            <w:shd w:val="clear" w:color="auto" w:fill="FFFFFF" w:themeFill="background1"/>
            <w:tcMar>
              <w:top w:w="15" w:type="dxa"/>
              <w:left w:w="15" w:type="dxa"/>
              <w:right w:w="15" w:type="dxa"/>
            </w:tcMar>
            <w:vAlign w:val="center"/>
          </w:tcPr>
          <w:p w14:paraId="6495E943" w14:textId="10AE296E" w:rsidR="0E695FC8" w:rsidRPr="0047784C" w:rsidRDefault="0E695FC8" w:rsidP="0E695FC8">
            <w:pPr>
              <w:spacing w:after="0"/>
              <w:jc w:val="center"/>
              <w:rPr>
                <w:rFonts w:cstheme="minorHAnsi"/>
              </w:rPr>
            </w:pPr>
            <w:r w:rsidRPr="0047784C">
              <w:rPr>
                <w:rFonts w:eastAsia="Arial" w:cstheme="minorHAnsi"/>
              </w:rPr>
              <w:t>9</w:t>
            </w:r>
          </w:p>
        </w:tc>
        <w:tc>
          <w:tcPr>
            <w:tcW w:w="342" w:type="dxa"/>
            <w:shd w:val="clear" w:color="auto" w:fill="FFFFFF" w:themeFill="background1"/>
            <w:tcMar>
              <w:top w:w="15" w:type="dxa"/>
              <w:left w:w="15" w:type="dxa"/>
              <w:right w:w="15" w:type="dxa"/>
            </w:tcMar>
            <w:vAlign w:val="center"/>
          </w:tcPr>
          <w:p w14:paraId="0D3E2052" w14:textId="1FEEEEF3" w:rsidR="0E695FC8" w:rsidRPr="0047784C" w:rsidRDefault="0E695FC8" w:rsidP="0E695FC8">
            <w:pPr>
              <w:spacing w:after="0"/>
              <w:jc w:val="center"/>
              <w:rPr>
                <w:rFonts w:cstheme="minorHAnsi"/>
              </w:rPr>
            </w:pPr>
            <w:r w:rsidRPr="0047784C">
              <w:rPr>
                <w:rFonts w:eastAsia="Arial" w:cstheme="minorHAnsi"/>
              </w:rPr>
              <w:t>8</w:t>
            </w:r>
          </w:p>
        </w:tc>
      </w:tr>
      <w:tr w:rsidR="0E695FC8" w14:paraId="41AB0C66" w14:textId="77777777" w:rsidTr="005832B9">
        <w:trPr>
          <w:trHeight w:val="255"/>
        </w:trPr>
        <w:tc>
          <w:tcPr>
            <w:tcW w:w="274" w:type="dxa"/>
            <w:vMerge/>
            <w:vAlign w:val="center"/>
          </w:tcPr>
          <w:p w14:paraId="26159C8F" w14:textId="77777777" w:rsidR="008B119C" w:rsidRPr="0047784C" w:rsidRDefault="008B119C" w:rsidP="0047784C">
            <w:pPr>
              <w:jc w:val="center"/>
              <w:rPr>
                <w:rFonts w:cstheme="minorHAnsi"/>
              </w:rPr>
            </w:pPr>
          </w:p>
        </w:tc>
        <w:tc>
          <w:tcPr>
            <w:tcW w:w="283" w:type="dxa"/>
            <w:shd w:val="clear" w:color="auto" w:fill="FFFFFF" w:themeFill="background1"/>
            <w:tcMar>
              <w:top w:w="15" w:type="dxa"/>
              <w:left w:w="15" w:type="dxa"/>
              <w:right w:w="15" w:type="dxa"/>
            </w:tcMar>
            <w:vAlign w:val="center"/>
          </w:tcPr>
          <w:p w14:paraId="2E44E9B3" w14:textId="4FAAB703" w:rsidR="0E695FC8" w:rsidRPr="0047784C" w:rsidRDefault="0E695FC8" w:rsidP="0047784C">
            <w:pPr>
              <w:spacing w:after="0"/>
              <w:jc w:val="center"/>
              <w:rPr>
                <w:rFonts w:cstheme="minorHAnsi"/>
              </w:rPr>
            </w:pPr>
            <w:r w:rsidRPr="0047784C">
              <w:rPr>
                <w:rFonts w:eastAsia="Arial" w:cstheme="minorHAnsi"/>
              </w:rPr>
              <w:t>10</w:t>
            </w:r>
          </w:p>
        </w:tc>
        <w:tc>
          <w:tcPr>
            <w:tcW w:w="3374" w:type="dxa"/>
            <w:shd w:val="clear" w:color="auto" w:fill="FFFFFF" w:themeFill="background1"/>
            <w:tcMar>
              <w:top w:w="15" w:type="dxa"/>
              <w:left w:w="15" w:type="dxa"/>
              <w:right w:w="15" w:type="dxa"/>
            </w:tcMar>
            <w:vAlign w:val="center"/>
          </w:tcPr>
          <w:p w14:paraId="59BE9E80" w14:textId="2204FC28" w:rsidR="0E695FC8" w:rsidRPr="0047784C" w:rsidRDefault="0E695FC8" w:rsidP="0047784C">
            <w:pPr>
              <w:spacing w:after="0"/>
              <w:jc w:val="left"/>
              <w:rPr>
                <w:rFonts w:cstheme="minorHAnsi"/>
              </w:rPr>
            </w:pPr>
            <w:r w:rsidRPr="0047784C">
              <w:rPr>
                <w:rFonts w:eastAsia="Arial" w:cstheme="minorHAnsi"/>
              </w:rPr>
              <w:t>Obtener datos de una cita en concreto</w:t>
            </w:r>
          </w:p>
        </w:tc>
        <w:tc>
          <w:tcPr>
            <w:tcW w:w="338" w:type="dxa"/>
            <w:shd w:val="clear" w:color="auto" w:fill="FFFFFF" w:themeFill="background1"/>
            <w:tcMar>
              <w:top w:w="15" w:type="dxa"/>
              <w:left w:w="15" w:type="dxa"/>
              <w:right w:w="15" w:type="dxa"/>
            </w:tcMar>
            <w:vAlign w:val="center"/>
          </w:tcPr>
          <w:p w14:paraId="22FB6DCE" w14:textId="13ADFCC9" w:rsidR="0E695FC8" w:rsidRPr="0047784C" w:rsidRDefault="0E695FC8" w:rsidP="0E695FC8">
            <w:pPr>
              <w:spacing w:after="0"/>
              <w:jc w:val="center"/>
              <w:rPr>
                <w:rFonts w:cstheme="minorHAnsi"/>
              </w:rPr>
            </w:pPr>
            <w:r w:rsidRPr="0047784C">
              <w:rPr>
                <w:rFonts w:eastAsia="Arial" w:cstheme="minorHAnsi"/>
              </w:rPr>
              <w:t>7</w:t>
            </w:r>
          </w:p>
        </w:tc>
        <w:tc>
          <w:tcPr>
            <w:tcW w:w="340" w:type="dxa"/>
            <w:shd w:val="clear" w:color="auto" w:fill="FFFFFF" w:themeFill="background1"/>
            <w:tcMar>
              <w:top w:w="15" w:type="dxa"/>
              <w:left w:w="15" w:type="dxa"/>
              <w:right w:w="15" w:type="dxa"/>
            </w:tcMar>
            <w:vAlign w:val="center"/>
          </w:tcPr>
          <w:p w14:paraId="504091B3" w14:textId="6F60C7EB" w:rsidR="0E695FC8" w:rsidRPr="0047784C" w:rsidRDefault="0E695FC8" w:rsidP="0E695FC8">
            <w:pPr>
              <w:spacing w:after="0"/>
              <w:jc w:val="center"/>
              <w:rPr>
                <w:rFonts w:cstheme="minorHAnsi"/>
              </w:rPr>
            </w:pPr>
            <w:r w:rsidRPr="0047784C">
              <w:rPr>
                <w:rFonts w:eastAsia="Arial" w:cstheme="minorHAnsi"/>
              </w:rPr>
              <w:t>5</w:t>
            </w:r>
          </w:p>
        </w:tc>
        <w:tc>
          <w:tcPr>
            <w:tcW w:w="501" w:type="dxa"/>
            <w:shd w:val="clear" w:color="auto" w:fill="FFFFFF" w:themeFill="background1"/>
            <w:tcMar>
              <w:top w:w="15" w:type="dxa"/>
              <w:left w:w="15" w:type="dxa"/>
              <w:right w:w="15" w:type="dxa"/>
            </w:tcMar>
            <w:vAlign w:val="center"/>
          </w:tcPr>
          <w:p w14:paraId="2DE174AA" w14:textId="17757F4E" w:rsidR="0E695FC8" w:rsidRPr="0047784C" w:rsidRDefault="0E695FC8" w:rsidP="0E695FC8">
            <w:pPr>
              <w:spacing w:after="0"/>
              <w:jc w:val="center"/>
              <w:rPr>
                <w:rFonts w:cstheme="minorHAnsi"/>
              </w:rPr>
            </w:pPr>
            <w:r w:rsidRPr="0047784C">
              <w:rPr>
                <w:rFonts w:eastAsia="Arial" w:cstheme="minorHAnsi"/>
              </w:rPr>
              <w:t>6</w:t>
            </w:r>
          </w:p>
        </w:tc>
        <w:tc>
          <w:tcPr>
            <w:tcW w:w="340" w:type="dxa"/>
            <w:shd w:val="clear" w:color="auto" w:fill="FFFFFF" w:themeFill="background1"/>
            <w:tcMar>
              <w:top w:w="15" w:type="dxa"/>
              <w:left w:w="15" w:type="dxa"/>
              <w:right w:w="15" w:type="dxa"/>
            </w:tcMar>
            <w:vAlign w:val="center"/>
          </w:tcPr>
          <w:p w14:paraId="4440A25A" w14:textId="3AAAAE53" w:rsidR="0E695FC8" w:rsidRPr="0047784C" w:rsidRDefault="0E695FC8" w:rsidP="0E695FC8">
            <w:pPr>
              <w:spacing w:after="0"/>
              <w:jc w:val="center"/>
              <w:rPr>
                <w:rFonts w:cstheme="minorHAnsi"/>
              </w:rPr>
            </w:pPr>
            <w:r w:rsidRPr="0047784C">
              <w:rPr>
                <w:rFonts w:eastAsia="Arial" w:cstheme="minorHAnsi"/>
              </w:rPr>
              <w:t>5</w:t>
            </w:r>
          </w:p>
        </w:tc>
        <w:tc>
          <w:tcPr>
            <w:tcW w:w="338" w:type="dxa"/>
            <w:shd w:val="clear" w:color="auto" w:fill="FFFFFF" w:themeFill="background1"/>
            <w:tcMar>
              <w:top w:w="15" w:type="dxa"/>
              <w:left w:w="15" w:type="dxa"/>
              <w:right w:w="15" w:type="dxa"/>
            </w:tcMar>
            <w:vAlign w:val="center"/>
          </w:tcPr>
          <w:p w14:paraId="17323936" w14:textId="52F6D054" w:rsidR="0E695FC8" w:rsidRPr="0047784C" w:rsidRDefault="0E695FC8" w:rsidP="0E695FC8">
            <w:pPr>
              <w:spacing w:after="0"/>
              <w:jc w:val="center"/>
              <w:rPr>
                <w:rFonts w:cstheme="minorHAnsi"/>
              </w:rPr>
            </w:pPr>
            <w:r w:rsidRPr="0047784C">
              <w:rPr>
                <w:rFonts w:eastAsia="Arial" w:cstheme="minorHAnsi"/>
              </w:rPr>
              <w:t>4</w:t>
            </w:r>
          </w:p>
        </w:tc>
        <w:tc>
          <w:tcPr>
            <w:tcW w:w="340" w:type="dxa"/>
            <w:shd w:val="clear" w:color="auto" w:fill="FFFFFF" w:themeFill="background1"/>
            <w:tcMar>
              <w:top w:w="15" w:type="dxa"/>
              <w:left w:w="15" w:type="dxa"/>
              <w:right w:w="15" w:type="dxa"/>
            </w:tcMar>
            <w:vAlign w:val="center"/>
          </w:tcPr>
          <w:p w14:paraId="30A2F895" w14:textId="3DB43841" w:rsidR="0E695FC8" w:rsidRPr="0047784C" w:rsidRDefault="0E695FC8" w:rsidP="0E695FC8">
            <w:pPr>
              <w:spacing w:after="0"/>
              <w:jc w:val="center"/>
              <w:rPr>
                <w:rFonts w:cstheme="minorHAnsi"/>
              </w:rPr>
            </w:pPr>
            <w:r w:rsidRPr="0047784C">
              <w:rPr>
                <w:rFonts w:eastAsia="Arial" w:cstheme="minorHAnsi"/>
              </w:rPr>
              <w:t>2</w:t>
            </w:r>
          </w:p>
        </w:tc>
        <w:tc>
          <w:tcPr>
            <w:tcW w:w="501" w:type="dxa"/>
            <w:shd w:val="clear" w:color="auto" w:fill="FFFFFF" w:themeFill="background1"/>
            <w:tcMar>
              <w:top w:w="15" w:type="dxa"/>
              <w:left w:w="15" w:type="dxa"/>
              <w:right w:w="15" w:type="dxa"/>
            </w:tcMar>
            <w:vAlign w:val="center"/>
          </w:tcPr>
          <w:p w14:paraId="78F90C52" w14:textId="38C6BF46" w:rsidR="0E695FC8" w:rsidRPr="0047784C" w:rsidRDefault="0E695FC8" w:rsidP="0E695FC8">
            <w:pPr>
              <w:spacing w:after="0"/>
              <w:jc w:val="center"/>
              <w:rPr>
                <w:rFonts w:cstheme="minorHAnsi"/>
              </w:rPr>
            </w:pPr>
            <w:r w:rsidRPr="0047784C">
              <w:rPr>
                <w:rFonts w:eastAsia="Arial" w:cstheme="minorHAnsi"/>
              </w:rPr>
              <w:t>3</w:t>
            </w:r>
          </w:p>
        </w:tc>
        <w:tc>
          <w:tcPr>
            <w:tcW w:w="340" w:type="dxa"/>
            <w:shd w:val="clear" w:color="auto" w:fill="FFFFFF" w:themeFill="background1"/>
            <w:tcMar>
              <w:top w:w="15" w:type="dxa"/>
              <w:left w:w="15" w:type="dxa"/>
              <w:right w:w="15" w:type="dxa"/>
            </w:tcMar>
            <w:vAlign w:val="center"/>
          </w:tcPr>
          <w:p w14:paraId="0913CE15" w14:textId="5902D733" w:rsidR="0E695FC8" w:rsidRPr="0047784C" w:rsidRDefault="0E695FC8" w:rsidP="0E695FC8">
            <w:pPr>
              <w:spacing w:after="0"/>
              <w:jc w:val="center"/>
              <w:rPr>
                <w:rFonts w:cstheme="minorHAnsi"/>
              </w:rPr>
            </w:pPr>
            <w:r w:rsidRPr="0047784C">
              <w:rPr>
                <w:rFonts w:eastAsia="Arial" w:cstheme="minorHAnsi"/>
              </w:rPr>
              <w:t>2</w:t>
            </w:r>
          </w:p>
        </w:tc>
        <w:tc>
          <w:tcPr>
            <w:tcW w:w="338" w:type="dxa"/>
            <w:shd w:val="clear" w:color="auto" w:fill="FFFFFF" w:themeFill="background1"/>
            <w:tcMar>
              <w:top w:w="15" w:type="dxa"/>
              <w:left w:w="15" w:type="dxa"/>
              <w:right w:w="15" w:type="dxa"/>
            </w:tcMar>
            <w:vAlign w:val="center"/>
          </w:tcPr>
          <w:p w14:paraId="5E8418E9" w14:textId="3001F944" w:rsidR="0E695FC8" w:rsidRPr="0047784C" w:rsidRDefault="0E695FC8" w:rsidP="0E695FC8">
            <w:pPr>
              <w:spacing w:after="0"/>
              <w:jc w:val="center"/>
              <w:rPr>
                <w:rFonts w:cstheme="minorHAnsi"/>
              </w:rPr>
            </w:pPr>
            <w:r w:rsidRPr="0047784C">
              <w:rPr>
                <w:rFonts w:eastAsia="Arial" w:cstheme="minorHAnsi"/>
              </w:rPr>
              <w:t>8</w:t>
            </w:r>
          </w:p>
        </w:tc>
        <w:tc>
          <w:tcPr>
            <w:tcW w:w="340" w:type="dxa"/>
            <w:shd w:val="clear" w:color="auto" w:fill="FFFFFF" w:themeFill="background1"/>
            <w:tcMar>
              <w:top w:w="15" w:type="dxa"/>
              <w:left w:w="15" w:type="dxa"/>
              <w:right w:w="15" w:type="dxa"/>
            </w:tcMar>
            <w:vAlign w:val="center"/>
          </w:tcPr>
          <w:p w14:paraId="2FA12E07" w14:textId="0E84F169" w:rsidR="0E695FC8" w:rsidRPr="0047784C" w:rsidRDefault="0E695FC8" w:rsidP="0E695FC8">
            <w:pPr>
              <w:spacing w:after="0"/>
              <w:jc w:val="center"/>
              <w:rPr>
                <w:rFonts w:cstheme="minorHAnsi"/>
              </w:rPr>
            </w:pPr>
            <w:r w:rsidRPr="0047784C">
              <w:rPr>
                <w:rFonts w:eastAsia="Arial" w:cstheme="minorHAnsi"/>
              </w:rPr>
              <w:t>6</w:t>
            </w:r>
          </w:p>
        </w:tc>
        <w:tc>
          <w:tcPr>
            <w:tcW w:w="501" w:type="dxa"/>
            <w:shd w:val="clear" w:color="auto" w:fill="FFFFFF" w:themeFill="background1"/>
            <w:tcMar>
              <w:top w:w="15" w:type="dxa"/>
              <w:left w:w="15" w:type="dxa"/>
              <w:right w:w="15" w:type="dxa"/>
            </w:tcMar>
            <w:vAlign w:val="center"/>
          </w:tcPr>
          <w:p w14:paraId="0E17F73E" w14:textId="475AE161" w:rsidR="0E695FC8" w:rsidRPr="0047784C" w:rsidRDefault="0E695FC8" w:rsidP="0E695FC8">
            <w:pPr>
              <w:spacing w:after="0"/>
              <w:jc w:val="center"/>
              <w:rPr>
                <w:rFonts w:cstheme="minorHAnsi"/>
              </w:rPr>
            </w:pPr>
            <w:r w:rsidRPr="0047784C">
              <w:rPr>
                <w:rFonts w:eastAsia="Arial" w:cstheme="minorHAnsi"/>
              </w:rPr>
              <w:t>7</w:t>
            </w:r>
          </w:p>
        </w:tc>
        <w:tc>
          <w:tcPr>
            <w:tcW w:w="342" w:type="dxa"/>
            <w:shd w:val="clear" w:color="auto" w:fill="FFFFFF" w:themeFill="background1"/>
            <w:tcMar>
              <w:top w:w="15" w:type="dxa"/>
              <w:left w:w="15" w:type="dxa"/>
              <w:right w:w="15" w:type="dxa"/>
            </w:tcMar>
            <w:vAlign w:val="center"/>
          </w:tcPr>
          <w:p w14:paraId="7053E3FE" w14:textId="169D6DF5" w:rsidR="0E695FC8" w:rsidRPr="0047784C" w:rsidRDefault="0E695FC8" w:rsidP="0E695FC8">
            <w:pPr>
              <w:spacing w:after="0"/>
              <w:jc w:val="center"/>
              <w:rPr>
                <w:rFonts w:cstheme="minorHAnsi"/>
              </w:rPr>
            </w:pPr>
            <w:r w:rsidRPr="0047784C">
              <w:rPr>
                <w:rFonts w:eastAsia="Arial" w:cstheme="minorHAnsi"/>
              </w:rPr>
              <w:t>7</w:t>
            </w:r>
          </w:p>
        </w:tc>
      </w:tr>
      <w:tr w:rsidR="0E695FC8" w14:paraId="00D12197" w14:textId="77777777" w:rsidTr="005832B9">
        <w:trPr>
          <w:trHeight w:val="255"/>
        </w:trPr>
        <w:tc>
          <w:tcPr>
            <w:tcW w:w="274" w:type="dxa"/>
            <w:vMerge/>
            <w:vAlign w:val="center"/>
          </w:tcPr>
          <w:p w14:paraId="33F4CE7D" w14:textId="77777777" w:rsidR="008B119C" w:rsidRPr="0047784C" w:rsidRDefault="008B119C" w:rsidP="0047784C">
            <w:pPr>
              <w:jc w:val="center"/>
              <w:rPr>
                <w:rFonts w:cstheme="minorHAnsi"/>
              </w:rPr>
            </w:pPr>
          </w:p>
        </w:tc>
        <w:tc>
          <w:tcPr>
            <w:tcW w:w="283" w:type="dxa"/>
            <w:shd w:val="clear" w:color="auto" w:fill="FFFFFF" w:themeFill="background1"/>
            <w:tcMar>
              <w:top w:w="15" w:type="dxa"/>
              <w:left w:w="15" w:type="dxa"/>
              <w:right w:w="15" w:type="dxa"/>
            </w:tcMar>
            <w:vAlign w:val="center"/>
          </w:tcPr>
          <w:p w14:paraId="257B338A" w14:textId="54ED9543" w:rsidR="0E695FC8" w:rsidRPr="0047784C" w:rsidRDefault="0E695FC8" w:rsidP="0047784C">
            <w:pPr>
              <w:spacing w:after="0"/>
              <w:jc w:val="center"/>
              <w:rPr>
                <w:rFonts w:cstheme="minorHAnsi"/>
              </w:rPr>
            </w:pPr>
            <w:r w:rsidRPr="0047784C">
              <w:rPr>
                <w:rFonts w:eastAsia="Arial" w:cstheme="minorHAnsi"/>
              </w:rPr>
              <w:t>11</w:t>
            </w:r>
          </w:p>
        </w:tc>
        <w:tc>
          <w:tcPr>
            <w:tcW w:w="3374" w:type="dxa"/>
            <w:shd w:val="clear" w:color="auto" w:fill="FFFFFF" w:themeFill="background1"/>
            <w:tcMar>
              <w:top w:w="15" w:type="dxa"/>
              <w:left w:w="15" w:type="dxa"/>
              <w:right w:w="15" w:type="dxa"/>
            </w:tcMar>
            <w:vAlign w:val="center"/>
          </w:tcPr>
          <w:p w14:paraId="070E4E7A" w14:textId="1A07D73B" w:rsidR="0E695FC8" w:rsidRPr="0047784C" w:rsidRDefault="0E695FC8" w:rsidP="0047784C">
            <w:pPr>
              <w:spacing w:after="0"/>
              <w:jc w:val="left"/>
              <w:rPr>
                <w:rFonts w:cstheme="minorHAnsi"/>
              </w:rPr>
            </w:pPr>
            <w:r w:rsidRPr="0047784C">
              <w:rPr>
                <w:rFonts w:eastAsia="Arial" w:cstheme="minorHAnsi"/>
              </w:rPr>
              <w:t>Obtener datos de una prueba en concreto</w:t>
            </w:r>
          </w:p>
        </w:tc>
        <w:tc>
          <w:tcPr>
            <w:tcW w:w="338" w:type="dxa"/>
            <w:shd w:val="clear" w:color="auto" w:fill="FFFFFF" w:themeFill="background1"/>
            <w:tcMar>
              <w:top w:w="15" w:type="dxa"/>
              <w:left w:w="15" w:type="dxa"/>
              <w:right w:w="15" w:type="dxa"/>
            </w:tcMar>
            <w:vAlign w:val="center"/>
          </w:tcPr>
          <w:p w14:paraId="4253D0C8" w14:textId="6AC0E056" w:rsidR="0E695FC8" w:rsidRPr="0047784C" w:rsidRDefault="0E695FC8" w:rsidP="0E695FC8">
            <w:pPr>
              <w:spacing w:after="0"/>
              <w:jc w:val="center"/>
              <w:rPr>
                <w:rFonts w:cstheme="minorHAnsi"/>
              </w:rPr>
            </w:pPr>
            <w:r w:rsidRPr="0047784C">
              <w:rPr>
                <w:rFonts w:eastAsia="Arial" w:cstheme="minorHAnsi"/>
              </w:rPr>
              <w:t>5</w:t>
            </w:r>
          </w:p>
        </w:tc>
        <w:tc>
          <w:tcPr>
            <w:tcW w:w="340" w:type="dxa"/>
            <w:shd w:val="clear" w:color="auto" w:fill="FFFFFF" w:themeFill="background1"/>
            <w:tcMar>
              <w:top w:w="15" w:type="dxa"/>
              <w:left w:w="15" w:type="dxa"/>
              <w:right w:w="15" w:type="dxa"/>
            </w:tcMar>
            <w:vAlign w:val="center"/>
          </w:tcPr>
          <w:p w14:paraId="0EEE1CC0" w14:textId="2C503F49" w:rsidR="0E695FC8" w:rsidRPr="0047784C" w:rsidRDefault="0E695FC8" w:rsidP="0E695FC8">
            <w:pPr>
              <w:spacing w:after="0"/>
              <w:jc w:val="center"/>
              <w:rPr>
                <w:rFonts w:cstheme="minorHAnsi"/>
              </w:rPr>
            </w:pPr>
            <w:r w:rsidRPr="0047784C">
              <w:rPr>
                <w:rFonts w:eastAsia="Arial" w:cstheme="minorHAnsi"/>
              </w:rPr>
              <w:t>5</w:t>
            </w:r>
          </w:p>
        </w:tc>
        <w:tc>
          <w:tcPr>
            <w:tcW w:w="501" w:type="dxa"/>
            <w:shd w:val="clear" w:color="auto" w:fill="FFFFFF" w:themeFill="background1"/>
            <w:tcMar>
              <w:top w:w="15" w:type="dxa"/>
              <w:left w:w="15" w:type="dxa"/>
              <w:right w:w="15" w:type="dxa"/>
            </w:tcMar>
            <w:vAlign w:val="center"/>
          </w:tcPr>
          <w:p w14:paraId="1B4CC312" w14:textId="5288A47D" w:rsidR="0E695FC8" w:rsidRPr="0047784C" w:rsidRDefault="0E695FC8" w:rsidP="0E695FC8">
            <w:pPr>
              <w:spacing w:after="0"/>
              <w:jc w:val="center"/>
              <w:rPr>
                <w:rFonts w:cstheme="minorHAnsi"/>
              </w:rPr>
            </w:pPr>
            <w:r w:rsidRPr="0047784C">
              <w:rPr>
                <w:rFonts w:eastAsia="Arial" w:cstheme="minorHAnsi"/>
              </w:rPr>
              <w:t>5</w:t>
            </w:r>
          </w:p>
        </w:tc>
        <w:tc>
          <w:tcPr>
            <w:tcW w:w="340" w:type="dxa"/>
            <w:shd w:val="clear" w:color="auto" w:fill="FFFFFF" w:themeFill="background1"/>
            <w:tcMar>
              <w:top w:w="15" w:type="dxa"/>
              <w:left w:w="15" w:type="dxa"/>
              <w:right w:w="15" w:type="dxa"/>
            </w:tcMar>
            <w:vAlign w:val="center"/>
          </w:tcPr>
          <w:p w14:paraId="75CEA65C" w14:textId="5AB43B87" w:rsidR="0E695FC8" w:rsidRPr="0047784C" w:rsidRDefault="0E695FC8" w:rsidP="0E695FC8">
            <w:pPr>
              <w:spacing w:after="0"/>
              <w:jc w:val="center"/>
              <w:rPr>
                <w:rFonts w:cstheme="minorHAnsi"/>
              </w:rPr>
            </w:pPr>
            <w:r w:rsidRPr="0047784C">
              <w:rPr>
                <w:rFonts w:eastAsia="Arial" w:cstheme="minorHAnsi"/>
              </w:rPr>
              <w:t>5</w:t>
            </w:r>
          </w:p>
        </w:tc>
        <w:tc>
          <w:tcPr>
            <w:tcW w:w="338" w:type="dxa"/>
            <w:shd w:val="clear" w:color="auto" w:fill="FFFFFF" w:themeFill="background1"/>
            <w:tcMar>
              <w:top w:w="15" w:type="dxa"/>
              <w:left w:w="15" w:type="dxa"/>
              <w:right w:w="15" w:type="dxa"/>
            </w:tcMar>
            <w:vAlign w:val="center"/>
          </w:tcPr>
          <w:p w14:paraId="3D2A0935" w14:textId="7761EA35" w:rsidR="0E695FC8" w:rsidRPr="0047784C" w:rsidRDefault="0E695FC8" w:rsidP="0E695FC8">
            <w:pPr>
              <w:spacing w:after="0"/>
              <w:jc w:val="center"/>
              <w:rPr>
                <w:rFonts w:cstheme="minorHAnsi"/>
              </w:rPr>
            </w:pPr>
            <w:r w:rsidRPr="0047784C">
              <w:rPr>
                <w:rFonts w:eastAsia="Arial" w:cstheme="minorHAnsi"/>
              </w:rPr>
              <w:t>3</w:t>
            </w:r>
          </w:p>
        </w:tc>
        <w:tc>
          <w:tcPr>
            <w:tcW w:w="340" w:type="dxa"/>
            <w:shd w:val="clear" w:color="auto" w:fill="FFFFFF" w:themeFill="background1"/>
            <w:tcMar>
              <w:top w:w="15" w:type="dxa"/>
              <w:left w:w="15" w:type="dxa"/>
              <w:right w:w="15" w:type="dxa"/>
            </w:tcMar>
            <w:vAlign w:val="center"/>
          </w:tcPr>
          <w:p w14:paraId="139FF6EF" w14:textId="48DAE755" w:rsidR="0E695FC8" w:rsidRPr="0047784C" w:rsidRDefault="0E695FC8" w:rsidP="0E695FC8">
            <w:pPr>
              <w:spacing w:after="0"/>
              <w:jc w:val="center"/>
              <w:rPr>
                <w:rFonts w:cstheme="minorHAnsi"/>
              </w:rPr>
            </w:pPr>
            <w:r w:rsidRPr="0047784C">
              <w:rPr>
                <w:rFonts w:eastAsia="Arial" w:cstheme="minorHAnsi"/>
              </w:rPr>
              <w:t>1</w:t>
            </w:r>
          </w:p>
        </w:tc>
        <w:tc>
          <w:tcPr>
            <w:tcW w:w="501" w:type="dxa"/>
            <w:shd w:val="clear" w:color="auto" w:fill="FFFFFF" w:themeFill="background1"/>
            <w:tcMar>
              <w:top w:w="15" w:type="dxa"/>
              <w:left w:w="15" w:type="dxa"/>
              <w:right w:w="15" w:type="dxa"/>
            </w:tcMar>
            <w:vAlign w:val="center"/>
          </w:tcPr>
          <w:p w14:paraId="7FEB7758" w14:textId="568E1930" w:rsidR="0E695FC8" w:rsidRPr="0047784C" w:rsidRDefault="0E695FC8" w:rsidP="0E695FC8">
            <w:pPr>
              <w:spacing w:after="0"/>
              <w:jc w:val="center"/>
              <w:rPr>
                <w:rFonts w:cstheme="minorHAnsi"/>
              </w:rPr>
            </w:pPr>
            <w:r w:rsidRPr="0047784C">
              <w:rPr>
                <w:rFonts w:eastAsia="Arial" w:cstheme="minorHAnsi"/>
              </w:rPr>
              <w:t>2</w:t>
            </w:r>
          </w:p>
        </w:tc>
        <w:tc>
          <w:tcPr>
            <w:tcW w:w="340" w:type="dxa"/>
            <w:shd w:val="clear" w:color="auto" w:fill="FFFFFF" w:themeFill="background1"/>
            <w:tcMar>
              <w:top w:w="15" w:type="dxa"/>
              <w:left w:w="15" w:type="dxa"/>
              <w:right w:w="15" w:type="dxa"/>
            </w:tcMar>
            <w:vAlign w:val="center"/>
          </w:tcPr>
          <w:p w14:paraId="1510D42A" w14:textId="057E3D2E" w:rsidR="0E695FC8" w:rsidRPr="0047784C" w:rsidRDefault="0E695FC8" w:rsidP="0E695FC8">
            <w:pPr>
              <w:spacing w:after="0"/>
              <w:jc w:val="center"/>
              <w:rPr>
                <w:rFonts w:cstheme="minorHAnsi"/>
              </w:rPr>
            </w:pPr>
            <w:r w:rsidRPr="0047784C">
              <w:rPr>
                <w:rFonts w:eastAsia="Arial" w:cstheme="minorHAnsi"/>
              </w:rPr>
              <w:t>1</w:t>
            </w:r>
          </w:p>
        </w:tc>
        <w:tc>
          <w:tcPr>
            <w:tcW w:w="338" w:type="dxa"/>
            <w:shd w:val="clear" w:color="auto" w:fill="FFFFFF" w:themeFill="background1"/>
            <w:tcMar>
              <w:top w:w="15" w:type="dxa"/>
              <w:left w:w="15" w:type="dxa"/>
              <w:right w:w="15" w:type="dxa"/>
            </w:tcMar>
            <w:vAlign w:val="center"/>
          </w:tcPr>
          <w:p w14:paraId="308F3EAA" w14:textId="1059E292" w:rsidR="0E695FC8" w:rsidRPr="0047784C" w:rsidRDefault="0E695FC8" w:rsidP="0E695FC8">
            <w:pPr>
              <w:spacing w:after="0"/>
              <w:jc w:val="center"/>
              <w:rPr>
                <w:rFonts w:cstheme="minorHAnsi"/>
              </w:rPr>
            </w:pPr>
            <w:r w:rsidRPr="0047784C">
              <w:rPr>
                <w:rFonts w:eastAsia="Arial" w:cstheme="minorHAnsi"/>
              </w:rPr>
              <w:t>6</w:t>
            </w:r>
          </w:p>
        </w:tc>
        <w:tc>
          <w:tcPr>
            <w:tcW w:w="340" w:type="dxa"/>
            <w:shd w:val="clear" w:color="auto" w:fill="FFFFFF" w:themeFill="background1"/>
            <w:tcMar>
              <w:top w:w="15" w:type="dxa"/>
              <w:left w:w="15" w:type="dxa"/>
              <w:right w:w="15" w:type="dxa"/>
            </w:tcMar>
            <w:vAlign w:val="center"/>
          </w:tcPr>
          <w:p w14:paraId="5D8B10E6" w14:textId="62D2B685" w:rsidR="0E695FC8" w:rsidRPr="0047784C" w:rsidRDefault="0E695FC8" w:rsidP="0E695FC8">
            <w:pPr>
              <w:spacing w:after="0"/>
              <w:jc w:val="center"/>
              <w:rPr>
                <w:rFonts w:cstheme="minorHAnsi"/>
              </w:rPr>
            </w:pPr>
            <w:r w:rsidRPr="0047784C">
              <w:rPr>
                <w:rFonts w:eastAsia="Arial" w:cstheme="minorHAnsi"/>
              </w:rPr>
              <w:t>5</w:t>
            </w:r>
          </w:p>
        </w:tc>
        <w:tc>
          <w:tcPr>
            <w:tcW w:w="501" w:type="dxa"/>
            <w:shd w:val="clear" w:color="auto" w:fill="FFFFFF" w:themeFill="background1"/>
            <w:tcMar>
              <w:top w:w="15" w:type="dxa"/>
              <w:left w:w="15" w:type="dxa"/>
              <w:right w:w="15" w:type="dxa"/>
            </w:tcMar>
            <w:vAlign w:val="center"/>
          </w:tcPr>
          <w:p w14:paraId="46E6CA32" w14:textId="17B0518F" w:rsidR="0E695FC8" w:rsidRPr="0047784C" w:rsidRDefault="0E695FC8" w:rsidP="0E695FC8">
            <w:pPr>
              <w:spacing w:after="0"/>
              <w:jc w:val="center"/>
              <w:rPr>
                <w:rFonts w:cstheme="minorHAnsi"/>
              </w:rPr>
            </w:pPr>
            <w:r w:rsidRPr="0047784C">
              <w:rPr>
                <w:rFonts w:eastAsia="Arial" w:cstheme="minorHAnsi"/>
              </w:rPr>
              <w:t>8</w:t>
            </w:r>
          </w:p>
        </w:tc>
        <w:tc>
          <w:tcPr>
            <w:tcW w:w="342" w:type="dxa"/>
            <w:shd w:val="clear" w:color="auto" w:fill="FFFFFF" w:themeFill="background1"/>
            <w:tcMar>
              <w:top w:w="15" w:type="dxa"/>
              <w:left w:w="15" w:type="dxa"/>
              <w:right w:w="15" w:type="dxa"/>
            </w:tcMar>
            <w:vAlign w:val="center"/>
          </w:tcPr>
          <w:p w14:paraId="40A02935" w14:textId="293FEA94" w:rsidR="0E695FC8" w:rsidRPr="0047784C" w:rsidRDefault="0E695FC8" w:rsidP="0E695FC8">
            <w:pPr>
              <w:spacing w:after="0"/>
              <w:jc w:val="center"/>
              <w:rPr>
                <w:rFonts w:cstheme="minorHAnsi"/>
              </w:rPr>
            </w:pPr>
            <w:r w:rsidRPr="0047784C">
              <w:rPr>
                <w:rFonts w:eastAsia="Arial" w:cstheme="minorHAnsi"/>
              </w:rPr>
              <w:t>8</w:t>
            </w:r>
          </w:p>
        </w:tc>
      </w:tr>
      <w:tr w:rsidR="0E695FC8" w14:paraId="58A68034" w14:textId="77777777" w:rsidTr="005832B9">
        <w:trPr>
          <w:trHeight w:val="255"/>
        </w:trPr>
        <w:tc>
          <w:tcPr>
            <w:tcW w:w="274" w:type="dxa"/>
            <w:vMerge/>
            <w:vAlign w:val="center"/>
          </w:tcPr>
          <w:p w14:paraId="65D2D27E" w14:textId="77777777" w:rsidR="008B119C" w:rsidRPr="0047784C" w:rsidRDefault="008B119C" w:rsidP="0047784C">
            <w:pPr>
              <w:jc w:val="center"/>
              <w:rPr>
                <w:rFonts w:cstheme="minorHAnsi"/>
              </w:rPr>
            </w:pPr>
          </w:p>
        </w:tc>
        <w:tc>
          <w:tcPr>
            <w:tcW w:w="283" w:type="dxa"/>
            <w:shd w:val="clear" w:color="auto" w:fill="FFFFFF" w:themeFill="background1"/>
            <w:tcMar>
              <w:top w:w="15" w:type="dxa"/>
              <w:left w:w="15" w:type="dxa"/>
              <w:right w:w="15" w:type="dxa"/>
            </w:tcMar>
            <w:vAlign w:val="center"/>
          </w:tcPr>
          <w:p w14:paraId="27CE07B0" w14:textId="17F11781" w:rsidR="0E695FC8" w:rsidRPr="0047784C" w:rsidRDefault="0E695FC8" w:rsidP="0047784C">
            <w:pPr>
              <w:spacing w:after="0"/>
              <w:jc w:val="center"/>
              <w:rPr>
                <w:rFonts w:cstheme="minorHAnsi"/>
              </w:rPr>
            </w:pPr>
            <w:r w:rsidRPr="0047784C">
              <w:rPr>
                <w:rFonts w:eastAsia="Arial" w:cstheme="minorHAnsi"/>
              </w:rPr>
              <w:t>12</w:t>
            </w:r>
          </w:p>
        </w:tc>
        <w:tc>
          <w:tcPr>
            <w:tcW w:w="3374" w:type="dxa"/>
            <w:shd w:val="clear" w:color="auto" w:fill="FFFFFF" w:themeFill="background1"/>
            <w:tcMar>
              <w:top w:w="15" w:type="dxa"/>
              <w:left w:w="15" w:type="dxa"/>
              <w:right w:w="15" w:type="dxa"/>
            </w:tcMar>
            <w:vAlign w:val="center"/>
          </w:tcPr>
          <w:p w14:paraId="64963BBB" w14:textId="674B696B" w:rsidR="0E695FC8" w:rsidRPr="0047784C" w:rsidRDefault="0E695FC8" w:rsidP="0047784C">
            <w:pPr>
              <w:spacing w:after="0"/>
              <w:jc w:val="left"/>
              <w:rPr>
                <w:rFonts w:cstheme="minorHAnsi"/>
              </w:rPr>
            </w:pPr>
            <w:r w:rsidRPr="0047784C">
              <w:rPr>
                <w:rFonts w:eastAsia="Arial" w:cstheme="minorHAnsi"/>
              </w:rPr>
              <w:t>Obtener datos de un h.c en concreto</w:t>
            </w:r>
          </w:p>
        </w:tc>
        <w:tc>
          <w:tcPr>
            <w:tcW w:w="338" w:type="dxa"/>
            <w:shd w:val="clear" w:color="auto" w:fill="FFFFFF" w:themeFill="background1"/>
            <w:tcMar>
              <w:top w:w="15" w:type="dxa"/>
              <w:left w:w="15" w:type="dxa"/>
              <w:right w:w="15" w:type="dxa"/>
            </w:tcMar>
            <w:vAlign w:val="center"/>
          </w:tcPr>
          <w:p w14:paraId="38843159" w14:textId="1EBD6344" w:rsidR="0E695FC8" w:rsidRPr="0047784C" w:rsidRDefault="0E695FC8" w:rsidP="0E695FC8">
            <w:pPr>
              <w:spacing w:after="0"/>
              <w:jc w:val="center"/>
              <w:rPr>
                <w:rFonts w:cstheme="minorHAnsi"/>
              </w:rPr>
            </w:pPr>
            <w:r w:rsidRPr="0047784C">
              <w:rPr>
                <w:rFonts w:eastAsia="Arial" w:cstheme="minorHAnsi"/>
              </w:rPr>
              <w:t>4</w:t>
            </w:r>
          </w:p>
        </w:tc>
        <w:tc>
          <w:tcPr>
            <w:tcW w:w="340" w:type="dxa"/>
            <w:shd w:val="clear" w:color="auto" w:fill="FFFFFF" w:themeFill="background1"/>
            <w:tcMar>
              <w:top w:w="15" w:type="dxa"/>
              <w:left w:w="15" w:type="dxa"/>
              <w:right w:w="15" w:type="dxa"/>
            </w:tcMar>
            <w:vAlign w:val="center"/>
          </w:tcPr>
          <w:p w14:paraId="08228863" w14:textId="31BFD515" w:rsidR="0E695FC8" w:rsidRPr="0047784C" w:rsidRDefault="0E695FC8" w:rsidP="0E695FC8">
            <w:pPr>
              <w:spacing w:after="0"/>
              <w:jc w:val="center"/>
              <w:rPr>
                <w:rFonts w:cstheme="minorHAnsi"/>
              </w:rPr>
            </w:pPr>
            <w:r w:rsidRPr="0047784C">
              <w:rPr>
                <w:rFonts w:eastAsia="Arial" w:cstheme="minorHAnsi"/>
              </w:rPr>
              <w:t>4</w:t>
            </w:r>
          </w:p>
        </w:tc>
        <w:tc>
          <w:tcPr>
            <w:tcW w:w="501" w:type="dxa"/>
            <w:shd w:val="clear" w:color="auto" w:fill="FFFFFF" w:themeFill="background1"/>
            <w:tcMar>
              <w:top w:w="15" w:type="dxa"/>
              <w:left w:w="15" w:type="dxa"/>
              <w:right w:w="15" w:type="dxa"/>
            </w:tcMar>
            <w:vAlign w:val="center"/>
          </w:tcPr>
          <w:p w14:paraId="76E62A67" w14:textId="01EB96E6" w:rsidR="0E695FC8" w:rsidRPr="0047784C" w:rsidRDefault="0E695FC8" w:rsidP="0E695FC8">
            <w:pPr>
              <w:spacing w:after="0"/>
              <w:jc w:val="center"/>
              <w:rPr>
                <w:rFonts w:cstheme="minorHAnsi"/>
              </w:rPr>
            </w:pPr>
            <w:r w:rsidRPr="0047784C">
              <w:rPr>
                <w:rFonts w:eastAsia="Arial" w:cstheme="minorHAnsi"/>
              </w:rPr>
              <w:t>7</w:t>
            </w:r>
          </w:p>
        </w:tc>
        <w:tc>
          <w:tcPr>
            <w:tcW w:w="340" w:type="dxa"/>
            <w:shd w:val="clear" w:color="auto" w:fill="FFFFFF" w:themeFill="background1"/>
            <w:tcMar>
              <w:top w:w="15" w:type="dxa"/>
              <w:left w:w="15" w:type="dxa"/>
              <w:right w:w="15" w:type="dxa"/>
            </w:tcMar>
            <w:vAlign w:val="center"/>
          </w:tcPr>
          <w:p w14:paraId="1383C8FE" w14:textId="4018E56F" w:rsidR="0E695FC8" w:rsidRPr="0047784C" w:rsidRDefault="0E695FC8" w:rsidP="0E695FC8">
            <w:pPr>
              <w:spacing w:after="0"/>
              <w:jc w:val="center"/>
              <w:rPr>
                <w:rFonts w:cstheme="minorHAnsi"/>
              </w:rPr>
            </w:pPr>
            <w:r w:rsidRPr="0047784C">
              <w:rPr>
                <w:rFonts w:eastAsia="Arial" w:cstheme="minorHAnsi"/>
              </w:rPr>
              <w:t>5</w:t>
            </w:r>
          </w:p>
        </w:tc>
        <w:tc>
          <w:tcPr>
            <w:tcW w:w="338" w:type="dxa"/>
            <w:shd w:val="clear" w:color="auto" w:fill="FFFFFF" w:themeFill="background1"/>
            <w:tcMar>
              <w:top w:w="15" w:type="dxa"/>
              <w:left w:w="15" w:type="dxa"/>
              <w:right w:w="15" w:type="dxa"/>
            </w:tcMar>
            <w:vAlign w:val="center"/>
          </w:tcPr>
          <w:p w14:paraId="78D277DF" w14:textId="7D3B7A38" w:rsidR="0E695FC8" w:rsidRPr="0047784C" w:rsidRDefault="0E695FC8" w:rsidP="0E695FC8">
            <w:pPr>
              <w:spacing w:after="0"/>
              <w:jc w:val="center"/>
              <w:rPr>
                <w:rFonts w:cstheme="minorHAnsi"/>
              </w:rPr>
            </w:pPr>
            <w:r w:rsidRPr="0047784C">
              <w:rPr>
                <w:rFonts w:eastAsia="Arial" w:cstheme="minorHAnsi"/>
              </w:rPr>
              <w:t>1</w:t>
            </w:r>
          </w:p>
        </w:tc>
        <w:tc>
          <w:tcPr>
            <w:tcW w:w="340" w:type="dxa"/>
            <w:shd w:val="clear" w:color="auto" w:fill="FFFFFF" w:themeFill="background1"/>
            <w:tcMar>
              <w:top w:w="15" w:type="dxa"/>
              <w:left w:w="15" w:type="dxa"/>
              <w:right w:w="15" w:type="dxa"/>
            </w:tcMar>
            <w:vAlign w:val="center"/>
          </w:tcPr>
          <w:p w14:paraId="6A10A9AB" w14:textId="42DF9DFF" w:rsidR="0E695FC8" w:rsidRPr="0047784C" w:rsidRDefault="0E695FC8" w:rsidP="0E695FC8">
            <w:pPr>
              <w:spacing w:after="0"/>
              <w:jc w:val="center"/>
              <w:rPr>
                <w:rFonts w:cstheme="minorHAnsi"/>
              </w:rPr>
            </w:pPr>
            <w:r w:rsidRPr="0047784C">
              <w:rPr>
                <w:rFonts w:eastAsia="Arial" w:cstheme="minorHAnsi"/>
              </w:rPr>
              <w:t>1</w:t>
            </w:r>
          </w:p>
        </w:tc>
        <w:tc>
          <w:tcPr>
            <w:tcW w:w="501" w:type="dxa"/>
            <w:shd w:val="clear" w:color="auto" w:fill="FFFFFF" w:themeFill="background1"/>
            <w:tcMar>
              <w:top w:w="15" w:type="dxa"/>
              <w:left w:w="15" w:type="dxa"/>
              <w:right w:w="15" w:type="dxa"/>
            </w:tcMar>
            <w:vAlign w:val="center"/>
          </w:tcPr>
          <w:p w14:paraId="0CA5103D" w14:textId="71D2D402" w:rsidR="0E695FC8" w:rsidRPr="0047784C" w:rsidRDefault="0E695FC8" w:rsidP="0E695FC8">
            <w:pPr>
              <w:spacing w:after="0"/>
              <w:jc w:val="center"/>
              <w:rPr>
                <w:rFonts w:cstheme="minorHAnsi"/>
              </w:rPr>
            </w:pPr>
            <w:r w:rsidRPr="0047784C">
              <w:rPr>
                <w:rFonts w:eastAsia="Arial" w:cstheme="minorHAnsi"/>
              </w:rPr>
              <w:t>3</w:t>
            </w:r>
          </w:p>
        </w:tc>
        <w:tc>
          <w:tcPr>
            <w:tcW w:w="340" w:type="dxa"/>
            <w:shd w:val="clear" w:color="auto" w:fill="FFFFFF" w:themeFill="background1"/>
            <w:tcMar>
              <w:top w:w="15" w:type="dxa"/>
              <w:left w:w="15" w:type="dxa"/>
              <w:right w:w="15" w:type="dxa"/>
            </w:tcMar>
            <w:vAlign w:val="center"/>
          </w:tcPr>
          <w:p w14:paraId="115CD129" w14:textId="6D6F0BF6" w:rsidR="0E695FC8" w:rsidRPr="0047784C" w:rsidRDefault="0E695FC8" w:rsidP="0E695FC8">
            <w:pPr>
              <w:spacing w:after="0"/>
              <w:jc w:val="center"/>
              <w:rPr>
                <w:rFonts w:cstheme="minorHAnsi"/>
              </w:rPr>
            </w:pPr>
            <w:r w:rsidRPr="0047784C">
              <w:rPr>
                <w:rFonts w:eastAsia="Arial" w:cstheme="minorHAnsi"/>
              </w:rPr>
              <w:t>1</w:t>
            </w:r>
          </w:p>
        </w:tc>
        <w:tc>
          <w:tcPr>
            <w:tcW w:w="338" w:type="dxa"/>
            <w:shd w:val="clear" w:color="auto" w:fill="FFFFFF" w:themeFill="background1"/>
            <w:tcMar>
              <w:top w:w="15" w:type="dxa"/>
              <w:left w:w="15" w:type="dxa"/>
              <w:right w:w="15" w:type="dxa"/>
            </w:tcMar>
            <w:vAlign w:val="center"/>
          </w:tcPr>
          <w:p w14:paraId="2440C81A" w14:textId="6B8CAE5A" w:rsidR="0E695FC8" w:rsidRPr="0047784C" w:rsidRDefault="0E695FC8" w:rsidP="0E695FC8">
            <w:pPr>
              <w:spacing w:after="0"/>
              <w:jc w:val="center"/>
              <w:rPr>
                <w:rFonts w:cstheme="minorHAnsi"/>
              </w:rPr>
            </w:pPr>
            <w:r w:rsidRPr="0047784C">
              <w:rPr>
                <w:rFonts w:eastAsia="Arial" w:cstheme="minorHAnsi"/>
              </w:rPr>
              <w:t>5</w:t>
            </w:r>
          </w:p>
        </w:tc>
        <w:tc>
          <w:tcPr>
            <w:tcW w:w="340" w:type="dxa"/>
            <w:shd w:val="clear" w:color="auto" w:fill="FFFFFF" w:themeFill="background1"/>
            <w:tcMar>
              <w:top w:w="15" w:type="dxa"/>
              <w:left w:w="15" w:type="dxa"/>
              <w:right w:w="15" w:type="dxa"/>
            </w:tcMar>
            <w:vAlign w:val="center"/>
          </w:tcPr>
          <w:p w14:paraId="08F50DF2" w14:textId="3253E63C" w:rsidR="0E695FC8" w:rsidRPr="0047784C" w:rsidRDefault="0E695FC8" w:rsidP="0E695FC8">
            <w:pPr>
              <w:spacing w:after="0"/>
              <w:jc w:val="center"/>
              <w:rPr>
                <w:rFonts w:cstheme="minorHAnsi"/>
              </w:rPr>
            </w:pPr>
            <w:r w:rsidRPr="0047784C">
              <w:rPr>
                <w:rFonts w:eastAsia="Arial" w:cstheme="minorHAnsi"/>
              </w:rPr>
              <w:t>6</w:t>
            </w:r>
          </w:p>
        </w:tc>
        <w:tc>
          <w:tcPr>
            <w:tcW w:w="501" w:type="dxa"/>
            <w:shd w:val="clear" w:color="auto" w:fill="FFFFFF" w:themeFill="background1"/>
            <w:tcMar>
              <w:top w:w="15" w:type="dxa"/>
              <w:left w:w="15" w:type="dxa"/>
              <w:right w:w="15" w:type="dxa"/>
            </w:tcMar>
            <w:vAlign w:val="center"/>
          </w:tcPr>
          <w:p w14:paraId="02A5C991" w14:textId="5AC00139" w:rsidR="0E695FC8" w:rsidRPr="0047784C" w:rsidRDefault="0E695FC8" w:rsidP="0E695FC8">
            <w:pPr>
              <w:spacing w:after="0"/>
              <w:jc w:val="center"/>
              <w:rPr>
                <w:rFonts w:cstheme="minorHAnsi"/>
              </w:rPr>
            </w:pPr>
            <w:r w:rsidRPr="0047784C">
              <w:rPr>
                <w:rFonts w:eastAsia="Arial" w:cstheme="minorHAnsi"/>
              </w:rPr>
              <w:t>10</w:t>
            </w:r>
          </w:p>
        </w:tc>
        <w:tc>
          <w:tcPr>
            <w:tcW w:w="342" w:type="dxa"/>
            <w:shd w:val="clear" w:color="auto" w:fill="FFFFFF" w:themeFill="background1"/>
            <w:tcMar>
              <w:top w:w="15" w:type="dxa"/>
              <w:left w:w="15" w:type="dxa"/>
              <w:right w:w="15" w:type="dxa"/>
            </w:tcMar>
            <w:vAlign w:val="center"/>
          </w:tcPr>
          <w:p w14:paraId="62109C03" w14:textId="55FC02CA" w:rsidR="0E695FC8" w:rsidRPr="0047784C" w:rsidRDefault="0E695FC8" w:rsidP="0E695FC8">
            <w:pPr>
              <w:spacing w:after="0"/>
              <w:jc w:val="center"/>
              <w:rPr>
                <w:rFonts w:cstheme="minorHAnsi"/>
              </w:rPr>
            </w:pPr>
            <w:r w:rsidRPr="0047784C">
              <w:rPr>
                <w:rFonts w:eastAsia="Arial" w:cstheme="minorHAnsi"/>
              </w:rPr>
              <w:t>7</w:t>
            </w:r>
          </w:p>
        </w:tc>
      </w:tr>
      <w:tr w:rsidR="0E695FC8" w14:paraId="206845F0" w14:textId="77777777" w:rsidTr="005832B9">
        <w:trPr>
          <w:trHeight w:val="255"/>
        </w:trPr>
        <w:tc>
          <w:tcPr>
            <w:tcW w:w="274" w:type="dxa"/>
            <w:vMerge/>
            <w:vAlign w:val="center"/>
          </w:tcPr>
          <w:p w14:paraId="4167A1C2" w14:textId="77777777" w:rsidR="008B119C" w:rsidRPr="0047784C" w:rsidRDefault="008B119C" w:rsidP="0047784C">
            <w:pPr>
              <w:jc w:val="center"/>
              <w:rPr>
                <w:rFonts w:cstheme="minorHAnsi"/>
              </w:rPr>
            </w:pPr>
          </w:p>
        </w:tc>
        <w:tc>
          <w:tcPr>
            <w:tcW w:w="283" w:type="dxa"/>
            <w:shd w:val="clear" w:color="auto" w:fill="FFFFFF" w:themeFill="background1"/>
            <w:tcMar>
              <w:top w:w="15" w:type="dxa"/>
              <w:left w:w="15" w:type="dxa"/>
              <w:right w:w="15" w:type="dxa"/>
            </w:tcMar>
            <w:vAlign w:val="center"/>
          </w:tcPr>
          <w:p w14:paraId="4B39721E" w14:textId="54B785AF" w:rsidR="0E695FC8" w:rsidRPr="0047784C" w:rsidRDefault="0E695FC8" w:rsidP="0047784C">
            <w:pPr>
              <w:spacing w:after="0"/>
              <w:jc w:val="center"/>
              <w:rPr>
                <w:rFonts w:cstheme="minorHAnsi"/>
              </w:rPr>
            </w:pPr>
            <w:r w:rsidRPr="0047784C">
              <w:rPr>
                <w:rFonts w:eastAsia="Arial" w:cstheme="minorHAnsi"/>
              </w:rPr>
              <w:t>13</w:t>
            </w:r>
          </w:p>
        </w:tc>
        <w:tc>
          <w:tcPr>
            <w:tcW w:w="3374" w:type="dxa"/>
            <w:shd w:val="clear" w:color="auto" w:fill="FFFFFF" w:themeFill="background1"/>
            <w:tcMar>
              <w:top w:w="15" w:type="dxa"/>
              <w:left w:w="15" w:type="dxa"/>
              <w:right w:w="15" w:type="dxa"/>
            </w:tcMar>
            <w:vAlign w:val="center"/>
          </w:tcPr>
          <w:p w14:paraId="1437C536" w14:textId="2E758F8F" w:rsidR="0E695FC8" w:rsidRPr="0047784C" w:rsidRDefault="0E695FC8" w:rsidP="0047784C">
            <w:pPr>
              <w:spacing w:after="0"/>
              <w:jc w:val="left"/>
              <w:rPr>
                <w:rFonts w:eastAsia="Arial" w:cstheme="minorHAnsi"/>
              </w:rPr>
            </w:pPr>
            <w:r w:rsidRPr="0047784C">
              <w:rPr>
                <w:rFonts w:eastAsia="Arial" w:cstheme="minorHAnsi"/>
              </w:rPr>
              <w:t xml:space="preserve">Validar </w:t>
            </w:r>
            <w:r w:rsidR="05BE500A" w:rsidRPr="0047784C">
              <w:rPr>
                <w:rFonts w:eastAsia="Arial" w:cstheme="minorHAnsi"/>
              </w:rPr>
              <w:t>filtros historiales</w:t>
            </w:r>
            <w:r w:rsidRPr="0047784C">
              <w:rPr>
                <w:rFonts w:eastAsia="Arial" w:cstheme="minorHAnsi"/>
              </w:rPr>
              <w:t xml:space="preserve"> </w:t>
            </w:r>
            <w:r w:rsidR="34F96694" w:rsidRPr="0047784C">
              <w:rPr>
                <w:rFonts w:eastAsia="Arial" w:cstheme="minorHAnsi"/>
              </w:rPr>
              <w:t>clínico</w:t>
            </w:r>
          </w:p>
        </w:tc>
        <w:tc>
          <w:tcPr>
            <w:tcW w:w="338" w:type="dxa"/>
            <w:shd w:val="clear" w:color="auto" w:fill="FFFFFF" w:themeFill="background1"/>
            <w:tcMar>
              <w:top w:w="15" w:type="dxa"/>
              <w:left w:w="15" w:type="dxa"/>
              <w:right w:w="15" w:type="dxa"/>
            </w:tcMar>
            <w:vAlign w:val="center"/>
          </w:tcPr>
          <w:p w14:paraId="7BE4042A" w14:textId="664F14D0" w:rsidR="0E695FC8" w:rsidRPr="0047784C" w:rsidRDefault="0E695FC8" w:rsidP="0E695FC8">
            <w:pPr>
              <w:spacing w:after="0"/>
              <w:jc w:val="center"/>
              <w:rPr>
                <w:rFonts w:cstheme="minorHAnsi"/>
              </w:rPr>
            </w:pPr>
            <w:r w:rsidRPr="0047784C">
              <w:rPr>
                <w:rFonts w:eastAsia="Arial" w:cstheme="minorHAnsi"/>
              </w:rPr>
              <w:t>6</w:t>
            </w:r>
          </w:p>
        </w:tc>
        <w:tc>
          <w:tcPr>
            <w:tcW w:w="340" w:type="dxa"/>
            <w:shd w:val="clear" w:color="auto" w:fill="FFFFFF" w:themeFill="background1"/>
            <w:tcMar>
              <w:top w:w="15" w:type="dxa"/>
              <w:left w:w="15" w:type="dxa"/>
              <w:right w:w="15" w:type="dxa"/>
            </w:tcMar>
            <w:vAlign w:val="center"/>
          </w:tcPr>
          <w:p w14:paraId="5E2EB72F" w14:textId="089A11B7" w:rsidR="0E695FC8" w:rsidRPr="0047784C" w:rsidRDefault="0E695FC8" w:rsidP="0E695FC8">
            <w:pPr>
              <w:spacing w:after="0"/>
              <w:jc w:val="center"/>
              <w:rPr>
                <w:rFonts w:cstheme="minorHAnsi"/>
              </w:rPr>
            </w:pPr>
            <w:r w:rsidRPr="0047784C">
              <w:rPr>
                <w:rFonts w:eastAsia="Arial" w:cstheme="minorHAnsi"/>
              </w:rPr>
              <w:t>3</w:t>
            </w:r>
          </w:p>
        </w:tc>
        <w:tc>
          <w:tcPr>
            <w:tcW w:w="501" w:type="dxa"/>
            <w:shd w:val="clear" w:color="auto" w:fill="FFFFFF" w:themeFill="background1"/>
            <w:tcMar>
              <w:top w:w="15" w:type="dxa"/>
              <w:left w:w="15" w:type="dxa"/>
              <w:right w:w="15" w:type="dxa"/>
            </w:tcMar>
            <w:vAlign w:val="center"/>
          </w:tcPr>
          <w:p w14:paraId="44FE7021" w14:textId="1E3D707A" w:rsidR="0E695FC8" w:rsidRPr="0047784C" w:rsidRDefault="0E695FC8" w:rsidP="0E695FC8">
            <w:pPr>
              <w:spacing w:after="0"/>
              <w:jc w:val="center"/>
              <w:rPr>
                <w:rFonts w:cstheme="minorHAnsi"/>
              </w:rPr>
            </w:pPr>
            <w:r w:rsidRPr="0047784C">
              <w:rPr>
                <w:rFonts w:eastAsia="Arial" w:cstheme="minorHAnsi"/>
              </w:rPr>
              <w:t>5</w:t>
            </w:r>
          </w:p>
        </w:tc>
        <w:tc>
          <w:tcPr>
            <w:tcW w:w="340" w:type="dxa"/>
            <w:shd w:val="clear" w:color="auto" w:fill="FFFFFF" w:themeFill="background1"/>
            <w:tcMar>
              <w:top w:w="15" w:type="dxa"/>
              <w:left w:w="15" w:type="dxa"/>
              <w:right w:w="15" w:type="dxa"/>
            </w:tcMar>
            <w:vAlign w:val="center"/>
          </w:tcPr>
          <w:p w14:paraId="0FF810E1" w14:textId="4ED32815" w:rsidR="0E695FC8" w:rsidRPr="0047784C" w:rsidRDefault="0E695FC8" w:rsidP="0E695FC8">
            <w:pPr>
              <w:spacing w:after="0"/>
              <w:jc w:val="center"/>
              <w:rPr>
                <w:rFonts w:cstheme="minorHAnsi"/>
              </w:rPr>
            </w:pPr>
            <w:r w:rsidRPr="0047784C">
              <w:rPr>
                <w:rFonts w:eastAsia="Arial" w:cstheme="minorHAnsi"/>
              </w:rPr>
              <w:t>6</w:t>
            </w:r>
          </w:p>
        </w:tc>
        <w:tc>
          <w:tcPr>
            <w:tcW w:w="338" w:type="dxa"/>
            <w:shd w:val="clear" w:color="auto" w:fill="FFFFFF" w:themeFill="background1"/>
            <w:tcMar>
              <w:top w:w="15" w:type="dxa"/>
              <w:left w:w="15" w:type="dxa"/>
              <w:right w:w="15" w:type="dxa"/>
            </w:tcMar>
            <w:vAlign w:val="center"/>
          </w:tcPr>
          <w:p w14:paraId="7F4B36FD" w14:textId="3434C749" w:rsidR="0E695FC8" w:rsidRPr="0047784C" w:rsidRDefault="0E695FC8" w:rsidP="0E695FC8">
            <w:pPr>
              <w:spacing w:after="0"/>
              <w:jc w:val="center"/>
              <w:rPr>
                <w:rFonts w:cstheme="minorHAnsi"/>
              </w:rPr>
            </w:pPr>
            <w:r w:rsidRPr="0047784C">
              <w:rPr>
                <w:rFonts w:eastAsia="Arial" w:cstheme="minorHAnsi"/>
              </w:rPr>
              <w:t>2</w:t>
            </w:r>
          </w:p>
        </w:tc>
        <w:tc>
          <w:tcPr>
            <w:tcW w:w="340" w:type="dxa"/>
            <w:shd w:val="clear" w:color="auto" w:fill="FFFFFF" w:themeFill="background1"/>
            <w:tcMar>
              <w:top w:w="15" w:type="dxa"/>
              <w:left w:w="15" w:type="dxa"/>
              <w:right w:w="15" w:type="dxa"/>
            </w:tcMar>
            <w:vAlign w:val="center"/>
          </w:tcPr>
          <w:p w14:paraId="2893DB70" w14:textId="79E4102C" w:rsidR="0E695FC8" w:rsidRPr="0047784C" w:rsidRDefault="0E695FC8" w:rsidP="0E695FC8">
            <w:pPr>
              <w:spacing w:after="0"/>
              <w:jc w:val="center"/>
              <w:rPr>
                <w:rFonts w:cstheme="minorHAnsi"/>
              </w:rPr>
            </w:pPr>
            <w:r w:rsidRPr="0047784C">
              <w:rPr>
                <w:rFonts w:eastAsia="Arial" w:cstheme="minorHAnsi"/>
              </w:rPr>
              <w:t>1</w:t>
            </w:r>
          </w:p>
        </w:tc>
        <w:tc>
          <w:tcPr>
            <w:tcW w:w="501" w:type="dxa"/>
            <w:shd w:val="clear" w:color="auto" w:fill="FFFFFF" w:themeFill="background1"/>
            <w:tcMar>
              <w:top w:w="15" w:type="dxa"/>
              <w:left w:w="15" w:type="dxa"/>
              <w:right w:w="15" w:type="dxa"/>
            </w:tcMar>
            <w:vAlign w:val="center"/>
          </w:tcPr>
          <w:p w14:paraId="69003191" w14:textId="7A0988FF" w:rsidR="0E695FC8" w:rsidRPr="0047784C" w:rsidRDefault="0E695FC8" w:rsidP="0E695FC8">
            <w:pPr>
              <w:spacing w:after="0"/>
              <w:jc w:val="center"/>
              <w:rPr>
                <w:rFonts w:cstheme="minorHAnsi"/>
              </w:rPr>
            </w:pPr>
            <w:r w:rsidRPr="0047784C">
              <w:rPr>
                <w:rFonts w:eastAsia="Arial" w:cstheme="minorHAnsi"/>
              </w:rPr>
              <w:t>2</w:t>
            </w:r>
          </w:p>
        </w:tc>
        <w:tc>
          <w:tcPr>
            <w:tcW w:w="340" w:type="dxa"/>
            <w:shd w:val="clear" w:color="auto" w:fill="FFFFFF" w:themeFill="background1"/>
            <w:tcMar>
              <w:top w:w="15" w:type="dxa"/>
              <w:left w:w="15" w:type="dxa"/>
              <w:right w:w="15" w:type="dxa"/>
            </w:tcMar>
            <w:vAlign w:val="center"/>
          </w:tcPr>
          <w:p w14:paraId="6767635F" w14:textId="294C6C18" w:rsidR="0E695FC8" w:rsidRPr="0047784C" w:rsidRDefault="0E695FC8" w:rsidP="0E695FC8">
            <w:pPr>
              <w:spacing w:after="0"/>
              <w:jc w:val="center"/>
              <w:rPr>
                <w:rFonts w:cstheme="minorHAnsi"/>
              </w:rPr>
            </w:pPr>
            <w:r w:rsidRPr="0047784C">
              <w:rPr>
                <w:rFonts w:eastAsia="Arial" w:cstheme="minorHAnsi"/>
              </w:rPr>
              <w:t>2</w:t>
            </w:r>
          </w:p>
        </w:tc>
        <w:tc>
          <w:tcPr>
            <w:tcW w:w="338" w:type="dxa"/>
            <w:shd w:val="clear" w:color="auto" w:fill="FFFFFF" w:themeFill="background1"/>
            <w:tcMar>
              <w:top w:w="15" w:type="dxa"/>
              <w:left w:w="15" w:type="dxa"/>
              <w:right w:w="15" w:type="dxa"/>
            </w:tcMar>
            <w:vAlign w:val="center"/>
          </w:tcPr>
          <w:p w14:paraId="710E85B5" w14:textId="59D0245E" w:rsidR="0E695FC8" w:rsidRPr="0047784C" w:rsidRDefault="0E695FC8" w:rsidP="0E695FC8">
            <w:pPr>
              <w:spacing w:after="0"/>
              <w:jc w:val="center"/>
              <w:rPr>
                <w:rFonts w:cstheme="minorHAnsi"/>
              </w:rPr>
            </w:pPr>
            <w:r w:rsidRPr="0047784C">
              <w:rPr>
                <w:rFonts w:eastAsia="Arial" w:cstheme="minorHAnsi"/>
              </w:rPr>
              <w:t>7</w:t>
            </w:r>
          </w:p>
        </w:tc>
        <w:tc>
          <w:tcPr>
            <w:tcW w:w="340" w:type="dxa"/>
            <w:shd w:val="clear" w:color="auto" w:fill="FFFFFF" w:themeFill="background1"/>
            <w:tcMar>
              <w:top w:w="15" w:type="dxa"/>
              <w:left w:w="15" w:type="dxa"/>
              <w:right w:w="15" w:type="dxa"/>
            </w:tcMar>
            <w:vAlign w:val="center"/>
          </w:tcPr>
          <w:p w14:paraId="0BC88580" w14:textId="032A677C" w:rsidR="0E695FC8" w:rsidRPr="0047784C" w:rsidRDefault="0E695FC8" w:rsidP="0E695FC8">
            <w:pPr>
              <w:spacing w:after="0"/>
              <w:jc w:val="center"/>
              <w:rPr>
                <w:rFonts w:cstheme="minorHAnsi"/>
              </w:rPr>
            </w:pPr>
            <w:r w:rsidRPr="0047784C">
              <w:rPr>
                <w:rFonts w:eastAsia="Arial" w:cstheme="minorHAnsi"/>
              </w:rPr>
              <w:t>4</w:t>
            </w:r>
          </w:p>
        </w:tc>
        <w:tc>
          <w:tcPr>
            <w:tcW w:w="501" w:type="dxa"/>
            <w:shd w:val="clear" w:color="auto" w:fill="FFFFFF" w:themeFill="background1"/>
            <w:tcMar>
              <w:top w:w="15" w:type="dxa"/>
              <w:left w:w="15" w:type="dxa"/>
              <w:right w:w="15" w:type="dxa"/>
            </w:tcMar>
            <w:vAlign w:val="center"/>
          </w:tcPr>
          <w:p w14:paraId="4877E29B" w14:textId="7754ADA6" w:rsidR="0E695FC8" w:rsidRPr="0047784C" w:rsidRDefault="0E695FC8" w:rsidP="0E695FC8">
            <w:pPr>
              <w:spacing w:after="0"/>
              <w:jc w:val="center"/>
              <w:rPr>
                <w:rFonts w:cstheme="minorHAnsi"/>
              </w:rPr>
            </w:pPr>
            <w:r w:rsidRPr="0047784C">
              <w:rPr>
                <w:rFonts w:eastAsia="Arial" w:cstheme="minorHAnsi"/>
              </w:rPr>
              <w:t>6</w:t>
            </w:r>
          </w:p>
        </w:tc>
        <w:tc>
          <w:tcPr>
            <w:tcW w:w="342" w:type="dxa"/>
            <w:shd w:val="clear" w:color="auto" w:fill="FFFFFF" w:themeFill="background1"/>
            <w:tcMar>
              <w:top w:w="15" w:type="dxa"/>
              <w:left w:w="15" w:type="dxa"/>
              <w:right w:w="15" w:type="dxa"/>
            </w:tcMar>
            <w:vAlign w:val="center"/>
          </w:tcPr>
          <w:p w14:paraId="6F385A33" w14:textId="531F5BC6" w:rsidR="0E695FC8" w:rsidRPr="0047784C" w:rsidRDefault="0E695FC8" w:rsidP="0E695FC8">
            <w:pPr>
              <w:spacing w:after="0"/>
              <w:jc w:val="center"/>
              <w:rPr>
                <w:rFonts w:cstheme="minorHAnsi"/>
              </w:rPr>
            </w:pPr>
            <w:r w:rsidRPr="0047784C">
              <w:rPr>
                <w:rFonts w:eastAsia="Arial" w:cstheme="minorHAnsi"/>
              </w:rPr>
              <w:t>9</w:t>
            </w:r>
          </w:p>
        </w:tc>
      </w:tr>
      <w:tr w:rsidR="0E695FC8" w14:paraId="6F205F2F" w14:textId="77777777" w:rsidTr="005832B9">
        <w:trPr>
          <w:trHeight w:val="255"/>
        </w:trPr>
        <w:tc>
          <w:tcPr>
            <w:tcW w:w="274" w:type="dxa"/>
            <w:vMerge/>
            <w:vAlign w:val="center"/>
          </w:tcPr>
          <w:p w14:paraId="2545E55B" w14:textId="77777777" w:rsidR="008B119C" w:rsidRPr="0047784C" w:rsidRDefault="008B119C" w:rsidP="0047784C">
            <w:pPr>
              <w:jc w:val="center"/>
              <w:rPr>
                <w:rFonts w:cstheme="minorHAnsi"/>
              </w:rPr>
            </w:pPr>
          </w:p>
        </w:tc>
        <w:tc>
          <w:tcPr>
            <w:tcW w:w="283" w:type="dxa"/>
            <w:shd w:val="clear" w:color="auto" w:fill="FFFFFF" w:themeFill="background1"/>
            <w:tcMar>
              <w:top w:w="15" w:type="dxa"/>
              <w:left w:w="15" w:type="dxa"/>
              <w:right w:w="15" w:type="dxa"/>
            </w:tcMar>
            <w:vAlign w:val="center"/>
          </w:tcPr>
          <w:p w14:paraId="40792722" w14:textId="709C823D" w:rsidR="0E695FC8" w:rsidRPr="0047784C" w:rsidRDefault="0E695FC8" w:rsidP="0047784C">
            <w:pPr>
              <w:spacing w:after="0"/>
              <w:jc w:val="center"/>
              <w:rPr>
                <w:rFonts w:cstheme="minorHAnsi"/>
              </w:rPr>
            </w:pPr>
            <w:r w:rsidRPr="0047784C">
              <w:rPr>
                <w:rFonts w:eastAsia="Arial" w:cstheme="minorHAnsi"/>
              </w:rPr>
              <w:t>14</w:t>
            </w:r>
          </w:p>
        </w:tc>
        <w:tc>
          <w:tcPr>
            <w:tcW w:w="3374" w:type="dxa"/>
            <w:shd w:val="clear" w:color="auto" w:fill="FFFFFF" w:themeFill="background1"/>
            <w:tcMar>
              <w:top w:w="15" w:type="dxa"/>
              <w:left w:w="15" w:type="dxa"/>
              <w:right w:w="15" w:type="dxa"/>
            </w:tcMar>
            <w:vAlign w:val="center"/>
          </w:tcPr>
          <w:p w14:paraId="4704852F" w14:textId="73154EF8" w:rsidR="0E695FC8" w:rsidRPr="0047784C" w:rsidRDefault="0E695FC8" w:rsidP="0047784C">
            <w:pPr>
              <w:spacing w:after="0"/>
              <w:jc w:val="left"/>
              <w:rPr>
                <w:rFonts w:cstheme="minorHAnsi"/>
              </w:rPr>
            </w:pPr>
            <w:r w:rsidRPr="0047784C">
              <w:rPr>
                <w:rFonts w:eastAsia="Arial" w:cstheme="minorHAnsi"/>
              </w:rPr>
              <w:t>Validar filtros citas</w:t>
            </w:r>
          </w:p>
        </w:tc>
        <w:tc>
          <w:tcPr>
            <w:tcW w:w="338" w:type="dxa"/>
            <w:shd w:val="clear" w:color="auto" w:fill="FFFFFF" w:themeFill="background1"/>
            <w:tcMar>
              <w:top w:w="15" w:type="dxa"/>
              <w:left w:w="15" w:type="dxa"/>
              <w:right w:w="15" w:type="dxa"/>
            </w:tcMar>
            <w:vAlign w:val="center"/>
          </w:tcPr>
          <w:p w14:paraId="54503A5A" w14:textId="567832F9" w:rsidR="0E695FC8" w:rsidRPr="0047784C" w:rsidRDefault="0E695FC8" w:rsidP="0E695FC8">
            <w:pPr>
              <w:spacing w:after="0"/>
              <w:jc w:val="center"/>
              <w:rPr>
                <w:rFonts w:cstheme="minorHAnsi"/>
              </w:rPr>
            </w:pPr>
            <w:r w:rsidRPr="0047784C">
              <w:rPr>
                <w:rFonts w:eastAsia="Arial" w:cstheme="minorHAnsi"/>
              </w:rPr>
              <w:t>7</w:t>
            </w:r>
          </w:p>
        </w:tc>
        <w:tc>
          <w:tcPr>
            <w:tcW w:w="340" w:type="dxa"/>
            <w:shd w:val="clear" w:color="auto" w:fill="FFFFFF" w:themeFill="background1"/>
            <w:tcMar>
              <w:top w:w="15" w:type="dxa"/>
              <w:left w:w="15" w:type="dxa"/>
              <w:right w:w="15" w:type="dxa"/>
            </w:tcMar>
            <w:vAlign w:val="center"/>
          </w:tcPr>
          <w:p w14:paraId="282066D0" w14:textId="4E8144D3" w:rsidR="0E695FC8" w:rsidRPr="0047784C" w:rsidRDefault="0E695FC8" w:rsidP="0E695FC8">
            <w:pPr>
              <w:spacing w:after="0"/>
              <w:jc w:val="center"/>
              <w:rPr>
                <w:rFonts w:cstheme="minorHAnsi"/>
              </w:rPr>
            </w:pPr>
            <w:r w:rsidRPr="0047784C">
              <w:rPr>
                <w:rFonts w:eastAsia="Arial" w:cstheme="minorHAnsi"/>
              </w:rPr>
              <w:t>4</w:t>
            </w:r>
          </w:p>
        </w:tc>
        <w:tc>
          <w:tcPr>
            <w:tcW w:w="501" w:type="dxa"/>
            <w:shd w:val="clear" w:color="auto" w:fill="FFFFFF" w:themeFill="background1"/>
            <w:tcMar>
              <w:top w:w="15" w:type="dxa"/>
              <w:left w:w="15" w:type="dxa"/>
              <w:right w:w="15" w:type="dxa"/>
            </w:tcMar>
            <w:vAlign w:val="center"/>
          </w:tcPr>
          <w:p w14:paraId="63071E68" w14:textId="023DC834" w:rsidR="0E695FC8" w:rsidRPr="0047784C" w:rsidRDefault="0E695FC8" w:rsidP="0E695FC8">
            <w:pPr>
              <w:spacing w:after="0"/>
              <w:jc w:val="center"/>
              <w:rPr>
                <w:rFonts w:cstheme="minorHAnsi"/>
              </w:rPr>
            </w:pPr>
            <w:r w:rsidRPr="0047784C">
              <w:rPr>
                <w:rFonts w:eastAsia="Arial" w:cstheme="minorHAnsi"/>
              </w:rPr>
              <w:t>5</w:t>
            </w:r>
          </w:p>
        </w:tc>
        <w:tc>
          <w:tcPr>
            <w:tcW w:w="340" w:type="dxa"/>
            <w:shd w:val="clear" w:color="auto" w:fill="FFFFFF" w:themeFill="background1"/>
            <w:tcMar>
              <w:top w:w="15" w:type="dxa"/>
              <w:left w:w="15" w:type="dxa"/>
              <w:right w:w="15" w:type="dxa"/>
            </w:tcMar>
            <w:vAlign w:val="center"/>
          </w:tcPr>
          <w:p w14:paraId="48D43692" w14:textId="78348B74" w:rsidR="0E695FC8" w:rsidRPr="0047784C" w:rsidRDefault="0E695FC8" w:rsidP="0E695FC8">
            <w:pPr>
              <w:spacing w:after="0"/>
              <w:jc w:val="center"/>
              <w:rPr>
                <w:rFonts w:cstheme="minorHAnsi"/>
              </w:rPr>
            </w:pPr>
            <w:r w:rsidRPr="0047784C">
              <w:rPr>
                <w:rFonts w:eastAsia="Arial" w:cstheme="minorHAnsi"/>
              </w:rPr>
              <w:t>6</w:t>
            </w:r>
          </w:p>
        </w:tc>
        <w:tc>
          <w:tcPr>
            <w:tcW w:w="338" w:type="dxa"/>
            <w:shd w:val="clear" w:color="auto" w:fill="FFFFFF" w:themeFill="background1"/>
            <w:tcMar>
              <w:top w:w="15" w:type="dxa"/>
              <w:left w:w="15" w:type="dxa"/>
              <w:right w:w="15" w:type="dxa"/>
            </w:tcMar>
            <w:vAlign w:val="center"/>
          </w:tcPr>
          <w:p w14:paraId="31ADC8AC" w14:textId="4BF29B30" w:rsidR="0E695FC8" w:rsidRPr="0047784C" w:rsidRDefault="0E695FC8" w:rsidP="0E695FC8">
            <w:pPr>
              <w:spacing w:after="0"/>
              <w:jc w:val="center"/>
              <w:rPr>
                <w:rFonts w:cstheme="minorHAnsi"/>
              </w:rPr>
            </w:pPr>
            <w:r w:rsidRPr="0047784C">
              <w:rPr>
                <w:rFonts w:eastAsia="Arial" w:cstheme="minorHAnsi"/>
              </w:rPr>
              <w:t>3</w:t>
            </w:r>
          </w:p>
        </w:tc>
        <w:tc>
          <w:tcPr>
            <w:tcW w:w="340" w:type="dxa"/>
            <w:shd w:val="clear" w:color="auto" w:fill="FFFFFF" w:themeFill="background1"/>
            <w:tcMar>
              <w:top w:w="15" w:type="dxa"/>
              <w:left w:w="15" w:type="dxa"/>
              <w:right w:w="15" w:type="dxa"/>
            </w:tcMar>
            <w:vAlign w:val="center"/>
          </w:tcPr>
          <w:p w14:paraId="4123C052" w14:textId="3AE272E7" w:rsidR="0E695FC8" w:rsidRPr="0047784C" w:rsidRDefault="0E695FC8" w:rsidP="0E695FC8">
            <w:pPr>
              <w:spacing w:after="0"/>
              <w:jc w:val="center"/>
              <w:rPr>
                <w:rFonts w:cstheme="minorHAnsi"/>
              </w:rPr>
            </w:pPr>
            <w:r w:rsidRPr="0047784C">
              <w:rPr>
                <w:rFonts w:eastAsia="Arial" w:cstheme="minorHAnsi"/>
              </w:rPr>
              <w:t>1</w:t>
            </w:r>
          </w:p>
        </w:tc>
        <w:tc>
          <w:tcPr>
            <w:tcW w:w="501" w:type="dxa"/>
            <w:shd w:val="clear" w:color="auto" w:fill="FFFFFF" w:themeFill="background1"/>
            <w:tcMar>
              <w:top w:w="15" w:type="dxa"/>
              <w:left w:w="15" w:type="dxa"/>
              <w:right w:w="15" w:type="dxa"/>
            </w:tcMar>
            <w:vAlign w:val="center"/>
          </w:tcPr>
          <w:p w14:paraId="3460DBE1" w14:textId="6A07A54D" w:rsidR="0E695FC8" w:rsidRPr="0047784C" w:rsidRDefault="0E695FC8" w:rsidP="0E695FC8">
            <w:pPr>
              <w:spacing w:after="0"/>
              <w:jc w:val="center"/>
              <w:rPr>
                <w:rFonts w:cstheme="minorHAnsi"/>
              </w:rPr>
            </w:pPr>
            <w:r w:rsidRPr="0047784C">
              <w:rPr>
                <w:rFonts w:eastAsia="Arial" w:cstheme="minorHAnsi"/>
              </w:rPr>
              <w:t>1</w:t>
            </w:r>
          </w:p>
        </w:tc>
        <w:tc>
          <w:tcPr>
            <w:tcW w:w="340" w:type="dxa"/>
            <w:shd w:val="clear" w:color="auto" w:fill="FFFFFF" w:themeFill="background1"/>
            <w:tcMar>
              <w:top w:w="15" w:type="dxa"/>
              <w:left w:w="15" w:type="dxa"/>
              <w:right w:w="15" w:type="dxa"/>
            </w:tcMar>
            <w:vAlign w:val="center"/>
          </w:tcPr>
          <w:p w14:paraId="7651D452" w14:textId="1F04356C" w:rsidR="0E695FC8" w:rsidRPr="0047784C" w:rsidRDefault="0E695FC8" w:rsidP="0E695FC8">
            <w:pPr>
              <w:spacing w:after="0"/>
              <w:jc w:val="center"/>
              <w:rPr>
                <w:rFonts w:cstheme="minorHAnsi"/>
              </w:rPr>
            </w:pPr>
            <w:r w:rsidRPr="0047784C">
              <w:rPr>
                <w:rFonts w:eastAsia="Arial" w:cstheme="minorHAnsi"/>
              </w:rPr>
              <w:t>3</w:t>
            </w:r>
          </w:p>
        </w:tc>
        <w:tc>
          <w:tcPr>
            <w:tcW w:w="338" w:type="dxa"/>
            <w:shd w:val="clear" w:color="auto" w:fill="FFFFFF" w:themeFill="background1"/>
            <w:tcMar>
              <w:top w:w="15" w:type="dxa"/>
              <w:left w:w="15" w:type="dxa"/>
              <w:right w:w="15" w:type="dxa"/>
            </w:tcMar>
            <w:vAlign w:val="center"/>
          </w:tcPr>
          <w:p w14:paraId="4157CA59" w14:textId="0E05D13D" w:rsidR="0E695FC8" w:rsidRPr="0047784C" w:rsidRDefault="0E695FC8" w:rsidP="0E695FC8">
            <w:pPr>
              <w:spacing w:after="0"/>
              <w:jc w:val="center"/>
              <w:rPr>
                <w:rFonts w:cstheme="minorHAnsi"/>
              </w:rPr>
            </w:pPr>
            <w:r w:rsidRPr="0047784C">
              <w:rPr>
                <w:rFonts w:eastAsia="Arial" w:cstheme="minorHAnsi"/>
              </w:rPr>
              <w:t>8</w:t>
            </w:r>
          </w:p>
        </w:tc>
        <w:tc>
          <w:tcPr>
            <w:tcW w:w="340" w:type="dxa"/>
            <w:shd w:val="clear" w:color="auto" w:fill="FFFFFF" w:themeFill="background1"/>
            <w:tcMar>
              <w:top w:w="15" w:type="dxa"/>
              <w:left w:w="15" w:type="dxa"/>
              <w:right w:w="15" w:type="dxa"/>
            </w:tcMar>
            <w:vAlign w:val="center"/>
          </w:tcPr>
          <w:p w14:paraId="06205342" w14:textId="619DE186" w:rsidR="0E695FC8" w:rsidRPr="0047784C" w:rsidRDefault="0E695FC8" w:rsidP="0E695FC8">
            <w:pPr>
              <w:spacing w:after="0"/>
              <w:jc w:val="center"/>
              <w:rPr>
                <w:rFonts w:cstheme="minorHAnsi"/>
              </w:rPr>
            </w:pPr>
            <w:r w:rsidRPr="0047784C">
              <w:rPr>
                <w:rFonts w:eastAsia="Arial" w:cstheme="minorHAnsi"/>
              </w:rPr>
              <w:t>5</w:t>
            </w:r>
          </w:p>
        </w:tc>
        <w:tc>
          <w:tcPr>
            <w:tcW w:w="501" w:type="dxa"/>
            <w:shd w:val="clear" w:color="auto" w:fill="FFFFFF" w:themeFill="background1"/>
            <w:tcMar>
              <w:top w:w="15" w:type="dxa"/>
              <w:left w:w="15" w:type="dxa"/>
              <w:right w:w="15" w:type="dxa"/>
            </w:tcMar>
            <w:vAlign w:val="center"/>
          </w:tcPr>
          <w:p w14:paraId="2787389B" w14:textId="5AF4762B" w:rsidR="0E695FC8" w:rsidRPr="0047784C" w:rsidRDefault="0E695FC8" w:rsidP="0E695FC8">
            <w:pPr>
              <w:spacing w:after="0"/>
              <w:jc w:val="center"/>
              <w:rPr>
                <w:rFonts w:cstheme="minorHAnsi"/>
              </w:rPr>
            </w:pPr>
            <w:r w:rsidRPr="0047784C">
              <w:rPr>
                <w:rFonts w:eastAsia="Arial" w:cstheme="minorHAnsi"/>
              </w:rPr>
              <w:t>5</w:t>
            </w:r>
          </w:p>
        </w:tc>
        <w:tc>
          <w:tcPr>
            <w:tcW w:w="342" w:type="dxa"/>
            <w:shd w:val="clear" w:color="auto" w:fill="FFFFFF" w:themeFill="background1"/>
            <w:tcMar>
              <w:top w:w="15" w:type="dxa"/>
              <w:left w:w="15" w:type="dxa"/>
              <w:right w:w="15" w:type="dxa"/>
            </w:tcMar>
            <w:vAlign w:val="center"/>
          </w:tcPr>
          <w:p w14:paraId="6D52EF9E" w14:textId="389B8EB6" w:rsidR="0E695FC8" w:rsidRPr="0047784C" w:rsidRDefault="0E695FC8" w:rsidP="0E695FC8">
            <w:pPr>
              <w:spacing w:after="0"/>
              <w:jc w:val="center"/>
              <w:rPr>
                <w:rFonts w:cstheme="minorHAnsi"/>
              </w:rPr>
            </w:pPr>
            <w:r w:rsidRPr="0047784C">
              <w:rPr>
                <w:rFonts w:eastAsia="Arial" w:cstheme="minorHAnsi"/>
              </w:rPr>
              <w:t>10</w:t>
            </w:r>
          </w:p>
        </w:tc>
      </w:tr>
      <w:tr w:rsidR="0E695FC8" w14:paraId="76CC4073" w14:textId="77777777" w:rsidTr="005832B9">
        <w:trPr>
          <w:trHeight w:val="255"/>
        </w:trPr>
        <w:tc>
          <w:tcPr>
            <w:tcW w:w="274" w:type="dxa"/>
            <w:vMerge/>
            <w:vAlign w:val="center"/>
          </w:tcPr>
          <w:p w14:paraId="2CE4E022" w14:textId="77777777" w:rsidR="008B119C" w:rsidRPr="0047784C" w:rsidRDefault="008B119C" w:rsidP="0047784C">
            <w:pPr>
              <w:jc w:val="center"/>
              <w:rPr>
                <w:rFonts w:cstheme="minorHAnsi"/>
              </w:rPr>
            </w:pPr>
          </w:p>
        </w:tc>
        <w:tc>
          <w:tcPr>
            <w:tcW w:w="283" w:type="dxa"/>
            <w:shd w:val="clear" w:color="auto" w:fill="FFFFFF" w:themeFill="background1"/>
            <w:tcMar>
              <w:top w:w="15" w:type="dxa"/>
              <w:left w:w="15" w:type="dxa"/>
              <w:right w:w="15" w:type="dxa"/>
            </w:tcMar>
            <w:vAlign w:val="center"/>
          </w:tcPr>
          <w:p w14:paraId="2846C6A7" w14:textId="52C34A40" w:rsidR="0E695FC8" w:rsidRPr="0047784C" w:rsidRDefault="0E695FC8" w:rsidP="0047784C">
            <w:pPr>
              <w:spacing w:after="0"/>
              <w:jc w:val="center"/>
              <w:rPr>
                <w:rFonts w:cstheme="minorHAnsi"/>
              </w:rPr>
            </w:pPr>
            <w:r w:rsidRPr="0047784C">
              <w:rPr>
                <w:rFonts w:eastAsia="Arial" w:cstheme="minorHAnsi"/>
              </w:rPr>
              <w:t>15</w:t>
            </w:r>
          </w:p>
        </w:tc>
        <w:tc>
          <w:tcPr>
            <w:tcW w:w="3374" w:type="dxa"/>
            <w:shd w:val="clear" w:color="auto" w:fill="FFFFFF" w:themeFill="background1"/>
            <w:tcMar>
              <w:top w:w="15" w:type="dxa"/>
              <w:left w:w="15" w:type="dxa"/>
              <w:right w:w="15" w:type="dxa"/>
            </w:tcMar>
            <w:vAlign w:val="center"/>
          </w:tcPr>
          <w:p w14:paraId="1F4BDC2C" w14:textId="056610C9" w:rsidR="0E695FC8" w:rsidRPr="0047784C" w:rsidRDefault="0E695FC8" w:rsidP="0047784C">
            <w:pPr>
              <w:spacing w:after="0"/>
              <w:jc w:val="left"/>
              <w:rPr>
                <w:rFonts w:cstheme="minorHAnsi"/>
              </w:rPr>
            </w:pPr>
            <w:r w:rsidRPr="0047784C">
              <w:rPr>
                <w:rFonts w:eastAsia="Arial" w:cstheme="minorHAnsi"/>
              </w:rPr>
              <w:t>Validar filtros consultas</w:t>
            </w:r>
          </w:p>
        </w:tc>
        <w:tc>
          <w:tcPr>
            <w:tcW w:w="338" w:type="dxa"/>
            <w:shd w:val="clear" w:color="auto" w:fill="FFFFFF" w:themeFill="background1"/>
            <w:tcMar>
              <w:top w:w="15" w:type="dxa"/>
              <w:left w:w="15" w:type="dxa"/>
              <w:right w:w="15" w:type="dxa"/>
            </w:tcMar>
            <w:vAlign w:val="center"/>
          </w:tcPr>
          <w:p w14:paraId="5A49BEB1" w14:textId="204A4E0A" w:rsidR="0E695FC8" w:rsidRPr="0047784C" w:rsidRDefault="0E695FC8" w:rsidP="0E695FC8">
            <w:pPr>
              <w:spacing w:after="0"/>
              <w:jc w:val="center"/>
              <w:rPr>
                <w:rFonts w:cstheme="minorHAnsi"/>
              </w:rPr>
            </w:pPr>
            <w:r w:rsidRPr="0047784C">
              <w:rPr>
                <w:rFonts w:eastAsia="Arial" w:cstheme="minorHAnsi"/>
              </w:rPr>
              <w:t>8</w:t>
            </w:r>
          </w:p>
        </w:tc>
        <w:tc>
          <w:tcPr>
            <w:tcW w:w="340" w:type="dxa"/>
            <w:shd w:val="clear" w:color="auto" w:fill="FFFFFF" w:themeFill="background1"/>
            <w:tcMar>
              <w:top w:w="15" w:type="dxa"/>
              <w:left w:w="15" w:type="dxa"/>
              <w:right w:w="15" w:type="dxa"/>
            </w:tcMar>
            <w:vAlign w:val="center"/>
          </w:tcPr>
          <w:p w14:paraId="0C2480A6" w14:textId="58CC9A0A" w:rsidR="0E695FC8" w:rsidRPr="0047784C" w:rsidRDefault="0E695FC8" w:rsidP="0E695FC8">
            <w:pPr>
              <w:spacing w:after="0"/>
              <w:jc w:val="center"/>
              <w:rPr>
                <w:rFonts w:cstheme="minorHAnsi"/>
              </w:rPr>
            </w:pPr>
            <w:r w:rsidRPr="0047784C">
              <w:rPr>
                <w:rFonts w:eastAsia="Arial" w:cstheme="minorHAnsi"/>
              </w:rPr>
              <w:t>5</w:t>
            </w:r>
          </w:p>
        </w:tc>
        <w:tc>
          <w:tcPr>
            <w:tcW w:w="501" w:type="dxa"/>
            <w:shd w:val="clear" w:color="auto" w:fill="FFFFFF" w:themeFill="background1"/>
            <w:tcMar>
              <w:top w:w="15" w:type="dxa"/>
              <w:left w:w="15" w:type="dxa"/>
              <w:right w:w="15" w:type="dxa"/>
            </w:tcMar>
            <w:vAlign w:val="center"/>
          </w:tcPr>
          <w:p w14:paraId="29F651BE" w14:textId="313ABC43" w:rsidR="0E695FC8" w:rsidRPr="0047784C" w:rsidRDefault="0E695FC8" w:rsidP="0E695FC8">
            <w:pPr>
              <w:spacing w:after="0"/>
              <w:jc w:val="center"/>
              <w:rPr>
                <w:rFonts w:cstheme="minorHAnsi"/>
              </w:rPr>
            </w:pPr>
            <w:r w:rsidRPr="0047784C">
              <w:rPr>
                <w:rFonts w:eastAsia="Arial" w:cstheme="minorHAnsi"/>
              </w:rPr>
              <w:t>6</w:t>
            </w:r>
          </w:p>
        </w:tc>
        <w:tc>
          <w:tcPr>
            <w:tcW w:w="340" w:type="dxa"/>
            <w:shd w:val="clear" w:color="auto" w:fill="FFFFFF" w:themeFill="background1"/>
            <w:tcMar>
              <w:top w:w="15" w:type="dxa"/>
              <w:left w:w="15" w:type="dxa"/>
              <w:right w:w="15" w:type="dxa"/>
            </w:tcMar>
            <w:vAlign w:val="center"/>
          </w:tcPr>
          <w:p w14:paraId="13CF087E" w14:textId="4FDBDA53" w:rsidR="0E695FC8" w:rsidRPr="0047784C" w:rsidRDefault="0E695FC8" w:rsidP="0E695FC8">
            <w:pPr>
              <w:spacing w:after="0"/>
              <w:jc w:val="center"/>
              <w:rPr>
                <w:rFonts w:cstheme="minorHAnsi"/>
              </w:rPr>
            </w:pPr>
            <w:r w:rsidRPr="0047784C">
              <w:rPr>
                <w:rFonts w:eastAsia="Arial" w:cstheme="minorHAnsi"/>
              </w:rPr>
              <w:t>6</w:t>
            </w:r>
          </w:p>
        </w:tc>
        <w:tc>
          <w:tcPr>
            <w:tcW w:w="338" w:type="dxa"/>
            <w:shd w:val="clear" w:color="auto" w:fill="FFFFFF" w:themeFill="background1"/>
            <w:tcMar>
              <w:top w:w="15" w:type="dxa"/>
              <w:left w:w="15" w:type="dxa"/>
              <w:right w:w="15" w:type="dxa"/>
            </w:tcMar>
            <w:vAlign w:val="center"/>
          </w:tcPr>
          <w:p w14:paraId="2F564C7A" w14:textId="1D4BD41C" w:rsidR="0E695FC8" w:rsidRPr="0047784C" w:rsidRDefault="0E695FC8" w:rsidP="0E695FC8">
            <w:pPr>
              <w:spacing w:after="0"/>
              <w:jc w:val="center"/>
              <w:rPr>
                <w:rFonts w:cstheme="minorHAnsi"/>
              </w:rPr>
            </w:pPr>
            <w:r w:rsidRPr="0047784C">
              <w:rPr>
                <w:rFonts w:eastAsia="Arial" w:cstheme="minorHAnsi"/>
              </w:rPr>
              <w:t>4</w:t>
            </w:r>
          </w:p>
        </w:tc>
        <w:tc>
          <w:tcPr>
            <w:tcW w:w="340" w:type="dxa"/>
            <w:shd w:val="clear" w:color="auto" w:fill="FFFFFF" w:themeFill="background1"/>
            <w:tcMar>
              <w:top w:w="15" w:type="dxa"/>
              <w:left w:w="15" w:type="dxa"/>
              <w:right w:w="15" w:type="dxa"/>
            </w:tcMar>
            <w:vAlign w:val="center"/>
          </w:tcPr>
          <w:p w14:paraId="2AC3742D" w14:textId="2A17909A" w:rsidR="0E695FC8" w:rsidRPr="0047784C" w:rsidRDefault="0E695FC8" w:rsidP="0E695FC8">
            <w:pPr>
              <w:spacing w:after="0"/>
              <w:jc w:val="center"/>
              <w:rPr>
                <w:rFonts w:cstheme="minorHAnsi"/>
              </w:rPr>
            </w:pPr>
            <w:r w:rsidRPr="0047784C">
              <w:rPr>
                <w:rFonts w:eastAsia="Arial" w:cstheme="minorHAnsi"/>
              </w:rPr>
              <w:t>2</w:t>
            </w:r>
          </w:p>
        </w:tc>
        <w:tc>
          <w:tcPr>
            <w:tcW w:w="501" w:type="dxa"/>
            <w:shd w:val="clear" w:color="auto" w:fill="FFFFFF" w:themeFill="background1"/>
            <w:tcMar>
              <w:top w:w="15" w:type="dxa"/>
              <w:left w:w="15" w:type="dxa"/>
              <w:right w:w="15" w:type="dxa"/>
            </w:tcMar>
            <w:vAlign w:val="center"/>
          </w:tcPr>
          <w:p w14:paraId="23713631" w14:textId="2B217050" w:rsidR="0E695FC8" w:rsidRPr="0047784C" w:rsidRDefault="0E695FC8" w:rsidP="0E695FC8">
            <w:pPr>
              <w:spacing w:after="0"/>
              <w:jc w:val="center"/>
              <w:rPr>
                <w:rFonts w:cstheme="minorHAnsi"/>
              </w:rPr>
            </w:pPr>
            <w:r w:rsidRPr="0047784C">
              <w:rPr>
                <w:rFonts w:eastAsia="Arial" w:cstheme="minorHAnsi"/>
              </w:rPr>
              <w:t>3</w:t>
            </w:r>
          </w:p>
        </w:tc>
        <w:tc>
          <w:tcPr>
            <w:tcW w:w="340" w:type="dxa"/>
            <w:shd w:val="clear" w:color="auto" w:fill="FFFFFF" w:themeFill="background1"/>
            <w:tcMar>
              <w:top w:w="15" w:type="dxa"/>
              <w:left w:w="15" w:type="dxa"/>
              <w:right w:w="15" w:type="dxa"/>
            </w:tcMar>
            <w:vAlign w:val="center"/>
          </w:tcPr>
          <w:p w14:paraId="32D5F503" w14:textId="5F89B0B3" w:rsidR="0E695FC8" w:rsidRPr="0047784C" w:rsidRDefault="0E695FC8" w:rsidP="0E695FC8">
            <w:pPr>
              <w:spacing w:after="0"/>
              <w:jc w:val="center"/>
              <w:rPr>
                <w:rFonts w:cstheme="minorHAnsi"/>
              </w:rPr>
            </w:pPr>
            <w:r w:rsidRPr="0047784C">
              <w:rPr>
                <w:rFonts w:eastAsia="Arial" w:cstheme="minorHAnsi"/>
              </w:rPr>
              <w:t>2</w:t>
            </w:r>
          </w:p>
        </w:tc>
        <w:tc>
          <w:tcPr>
            <w:tcW w:w="338" w:type="dxa"/>
            <w:shd w:val="clear" w:color="auto" w:fill="FFFFFF" w:themeFill="background1"/>
            <w:tcMar>
              <w:top w:w="15" w:type="dxa"/>
              <w:left w:w="15" w:type="dxa"/>
              <w:right w:w="15" w:type="dxa"/>
            </w:tcMar>
            <w:vAlign w:val="center"/>
          </w:tcPr>
          <w:p w14:paraId="1B54D1E0" w14:textId="47664E7B" w:rsidR="0E695FC8" w:rsidRPr="0047784C" w:rsidRDefault="0E695FC8" w:rsidP="0E695FC8">
            <w:pPr>
              <w:spacing w:after="0"/>
              <w:jc w:val="center"/>
              <w:rPr>
                <w:rFonts w:cstheme="minorHAnsi"/>
              </w:rPr>
            </w:pPr>
            <w:r w:rsidRPr="0047784C">
              <w:rPr>
                <w:rFonts w:eastAsia="Arial" w:cstheme="minorHAnsi"/>
              </w:rPr>
              <w:t>9</w:t>
            </w:r>
          </w:p>
        </w:tc>
        <w:tc>
          <w:tcPr>
            <w:tcW w:w="340" w:type="dxa"/>
            <w:shd w:val="clear" w:color="auto" w:fill="FFFFFF" w:themeFill="background1"/>
            <w:tcMar>
              <w:top w:w="15" w:type="dxa"/>
              <w:left w:w="15" w:type="dxa"/>
              <w:right w:w="15" w:type="dxa"/>
            </w:tcMar>
            <w:vAlign w:val="center"/>
          </w:tcPr>
          <w:p w14:paraId="1F5FA32C" w14:textId="677FC904" w:rsidR="0E695FC8" w:rsidRPr="0047784C" w:rsidRDefault="0E695FC8" w:rsidP="0E695FC8">
            <w:pPr>
              <w:spacing w:after="0"/>
              <w:jc w:val="center"/>
              <w:rPr>
                <w:rFonts w:cstheme="minorHAnsi"/>
              </w:rPr>
            </w:pPr>
            <w:r w:rsidRPr="0047784C">
              <w:rPr>
                <w:rFonts w:eastAsia="Arial" w:cstheme="minorHAnsi"/>
              </w:rPr>
              <w:t>7</w:t>
            </w:r>
          </w:p>
        </w:tc>
        <w:tc>
          <w:tcPr>
            <w:tcW w:w="501" w:type="dxa"/>
            <w:shd w:val="clear" w:color="auto" w:fill="FFFFFF" w:themeFill="background1"/>
            <w:tcMar>
              <w:top w:w="15" w:type="dxa"/>
              <w:left w:w="15" w:type="dxa"/>
              <w:right w:w="15" w:type="dxa"/>
            </w:tcMar>
            <w:vAlign w:val="center"/>
          </w:tcPr>
          <w:p w14:paraId="4314FB03" w14:textId="61C67AD6" w:rsidR="0E695FC8" w:rsidRPr="0047784C" w:rsidRDefault="0E695FC8" w:rsidP="0E695FC8">
            <w:pPr>
              <w:spacing w:after="0"/>
              <w:jc w:val="center"/>
              <w:rPr>
                <w:rFonts w:cstheme="minorHAnsi"/>
              </w:rPr>
            </w:pPr>
            <w:r w:rsidRPr="0047784C">
              <w:rPr>
                <w:rFonts w:eastAsia="Arial" w:cstheme="minorHAnsi"/>
              </w:rPr>
              <w:t>8</w:t>
            </w:r>
          </w:p>
        </w:tc>
        <w:tc>
          <w:tcPr>
            <w:tcW w:w="342" w:type="dxa"/>
            <w:shd w:val="clear" w:color="auto" w:fill="FFFFFF" w:themeFill="background1"/>
            <w:tcMar>
              <w:top w:w="15" w:type="dxa"/>
              <w:left w:w="15" w:type="dxa"/>
              <w:right w:w="15" w:type="dxa"/>
            </w:tcMar>
            <w:vAlign w:val="center"/>
          </w:tcPr>
          <w:p w14:paraId="1D6001A5" w14:textId="1A288B6A" w:rsidR="0E695FC8" w:rsidRPr="0047784C" w:rsidRDefault="0E695FC8" w:rsidP="0E695FC8">
            <w:pPr>
              <w:spacing w:after="0"/>
              <w:jc w:val="center"/>
              <w:rPr>
                <w:rFonts w:cstheme="minorHAnsi"/>
              </w:rPr>
            </w:pPr>
            <w:r w:rsidRPr="0047784C">
              <w:rPr>
                <w:rFonts w:eastAsia="Arial" w:cstheme="minorHAnsi"/>
              </w:rPr>
              <w:t>12</w:t>
            </w:r>
          </w:p>
        </w:tc>
      </w:tr>
    </w:tbl>
    <w:p w14:paraId="3B68E986" w14:textId="61384D62" w:rsidR="0E695FC8" w:rsidRPr="0047784C" w:rsidRDefault="00781771" w:rsidP="00374ADD">
      <w:pPr>
        <w:pStyle w:val="CitadeTablas"/>
        <w:rPr>
          <w:rFonts w:cstheme="minorHAnsi"/>
          <w:sz w:val="22"/>
        </w:rPr>
      </w:pPr>
      <w:bookmarkStart w:id="666" w:name="_Toc165126457"/>
      <w:r>
        <w:rPr>
          <w:rFonts w:cstheme="minorHAnsi"/>
          <w:sz w:val="22"/>
        </w:rPr>
        <w:t>Estimación en h del Módulo 1</w:t>
      </w:r>
      <w:bookmarkEnd w:id="666"/>
    </w:p>
    <w:tbl>
      <w:tblPr>
        <w:tblW w:w="8490" w:type="dxa"/>
        <w:tblLayout w:type="fixed"/>
        <w:tblLook w:val="06A0" w:firstRow="1" w:lastRow="0" w:firstColumn="1" w:lastColumn="0" w:noHBand="1" w:noVBand="1"/>
      </w:tblPr>
      <w:tblGrid>
        <w:gridCol w:w="1785"/>
        <w:gridCol w:w="678"/>
        <w:gridCol w:w="660"/>
        <w:gridCol w:w="990"/>
        <w:gridCol w:w="657"/>
        <w:gridCol w:w="615"/>
        <w:gridCol w:w="1051"/>
        <w:gridCol w:w="1070"/>
        <w:gridCol w:w="984"/>
      </w:tblGrid>
      <w:tr w:rsidR="005832B9" w:rsidRPr="005832B9" w14:paraId="6A9B2EB1" w14:textId="77777777" w:rsidTr="005832B9">
        <w:trPr>
          <w:trHeight w:val="270"/>
        </w:trPr>
        <w:tc>
          <w:tcPr>
            <w:tcW w:w="1785" w:type="dxa"/>
            <w:tcBorders>
              <w:top w:val="single" w:sz="8" w:space="0" w:color="auto"/>
              <w:left w:val="single" w:sz="8" w:space="0" w:color="auto"/>
              <w:bottom w:val="single" w:sz="8" w:space="0" w:color="auto"/>
              <w:right w:val="nil"/>
            </w:tcBorders>
            <w:shd w:val="clear" w:color="auto" w:fill="AEAAAA" w:themeFill="background2" w:themeFillShade="BF"/>
            <w:tcMar>
              <w:top w:w="15" w:type="dxa"/>
              <w:left w:w="15" w:type="dxa"/>
              <w:right w:w="15" w:type="dxa"/>
            </w:tcMar>
            <w:vAlign w:val="center"/>
          </w:tcPr>
          <w:p w14:paraId="183D14D1" w14:textId="77777777" w:rsidR="0047784C" w:rsidRPr="005832B9" w:rsidRDefault="0047784C" w:rsidP="00125F6C">
            <w:pPr>
              <w:spacing w:after="0"/>
              <w:jc w:val="left"/>
              <w:rPr>
                <w:rFonts w:cstheme="minorHAnsi"/>
                <w:b/>
                <w:bCs/>
              </w:rPr>
            </w:pPr>
            <w:r w:rsidRPr="005832B9">
              <w:rPr>
                <w:rFonts w:eastAsia="Arial" w:cstheme="minorHAnsi"/>
                <w:b/>
                <w:bCs/>
              </w:rPr>
              <w:t>Miembro del equipo</w:t>
            </w:r>
          </w:p>
        </w:tc>
        <w:tc>
          <w:tcPr>
            <w:tcW w:w="678" w:type="dxa"/>
            <w:tcBorders>
              <w:top w:val="single" w:sz="8" w:space="0" w:color="auto"/>
              <w:left w:val="single" w:sz="8" w:space="0" w:color="auto"/>
              <w:bottom w:val="single" w:sz="8" w:space="0" w:color="auto"/>
              <w:right w:val="single" w:sz="4" w:space="0" w:color="auto"/>
            </w:tcBorders>
            <w:shd w:val="clear" w:color="auto" w:fill="AEAAAA" w:themeFill="background2" w:themeFillShade="BF"/>
            <w:tcMar>
              <w:top w:w="15" w:type="dxa"/>
              <w:left w:w="15" w:type="dxa"/>
              <w:right w:w="15" w:type="dxa"/>
            </w:tcMar>
            <w:vAlign w:val="center"/>
          </w:tcPr>
          <w:p w14:paraId="7A546293" w14:textId="77777777" w:rsidR="0047784C" w:rsidRPr="005832B9" w:rsidRDefault="0047784C" w:rsidP="00125F6C">
            <w:pPr>
              <w:spacing w:after="0"/>
              <w:jc w:val="center"/>
              <w:rPr>
                <w:rFonts w:cstheme="minorHAnsi"/>
                <w:b/>
                <w:bCs/>
              </w:rPr>
            </w:pPr>
            <w:r w:rsidRPr="005832B9">
              <w:rPr>
                <w:rFonts w:eastAsia="Arial" w:cstheme="minorHAnsi"/>
                <w:b/>
                <w:bCs/>
              </w:rPr>
              <w:t>Omar</w:t>
            </w:r>
          </w:p>
        </w:tc>
        <w:tc>
          <w:tcPr>
            <w:tcW w:w="660" w:type="dxa"/>
            <w:tcBorders>
              <w:top w:val="single" w:sz="8" w:space="0" w:color="auto"/>
              <w:left w:val="single" w:sz="4" w:space="0" w:color="auto"/>
              <w:bottom w:val="single" w:sz="8" w:space="0" w:color="auto"/>
              <w:right w:val="single" w:sz="4" w:space="0" w:color="auto"/>
            </w:tcBorders>
            <w:shd w:val="clear" w:color="auto" w:fill="AEAAAA" w:themeFill="background2" w:themeFillShade="BF"/>
            <w:tcMar>
              <w:top w:w="15" w:type="dxa"/>
              <w:left w:w="15" w:type="dxa"/>
              <w:right w:w="15" w:type="dxa"/>
            </w:tcMar>
            <w:vAlign w:val="center"/>
          </w:tcPr>
          <w:p w14:paraId="12569AA4" w14:textId="77777777" w:rsidR="0047784C" w:rsidRPr="005832B9" w:rsidRDefault="0047784C" w:rsidP="00125F6C">
            <w:pPr>
              <w:spacing w:after="0"/>
              <w:jc w:val="center"/>
              <w:rPr>
                <w:rFonts w:cstheme="minorHAnsi"/>
                <w:b/>
                <w:bCs/>
              </w:rPr>
            </w:pPr>
            <w:r w:rsidRPr="005832B9">
              <w:rPr>
                <w:rFonts w:eastAsia="Arial" w:cstheme="minorHAnsi"/>
                <w:b/>
                <w:bCs/>
              </w:rPr>
              <w:t>Pablo</w:t>
            </w:r>
          </w:p>
        </w:tc>
        <w:tc>
          <w:tcPr>
            <w:tcW w:w="990" w:type="dxa"/>
            <w:tcBorders>
              <w:top w:val="single" w:sz="8" w:space="0" w:color="auto"/>
              <w:left w:val="single" w:sz="4" w:space="0" w:color="auto"/>
              <w:bottom w:val="single" w:sz="8" w:space="0" w:color="auto"/>
              <w:right w:val="single" w:sz="4" w:space="0" w:color="auto"/>
            </w:tcBorders>
            <w:shd w:val="clear" w:color="auto" w:fill="AEAAAA" w:themeFill="background2" w:themeFillShade="BF"/>
            <w:tcMar>
              <w:top w:w="15" w:type="dxa"/>
              <w:left w:w="15" w:type="dxa"/>
              <w:right w:w="15" w:type="dxa"/>
            </w:tcMar>
            <w:vAlign w:val="center"/>
          </w:tcPr>
          <w:p w14:paraId="1F773529" w14:textId="77777777" w:rsidR="0047784C" w:rsidRPr="005832B9" w:rsidRDefault="0047784C" w:rsidP="00125F6C">
            <w:pPr>
              <w:spacing w:after="0"/>
              <w:jc w:val="center"/>
              <w:rPr>
                <w:rFonts w:cstheme="minorHAnsi"/>
                <w:b/>
                <w:bCs/>
              </w:rPr>
            </w:pPr>
            <w:r w:rsidRPr="005832B9">
              <w:rPr>
                <w:rFonts w:eastAsia="Arial" w:cstheme="minorHAnsi"/>
                <w:b/>
                <w:bCs/>
              </w:rPr>
              <w:t>Mercurio</w:t>
            </w:r>
          </w:p>
        </w:tc>
        <w:tc>
          <w:tcPr>
            <w:tcW w:w="657" w:type="dxa"/>
            <w:tcBorders>
              <w:top w:val="single" w:sz="8" w:space="0" w:color="auto"/>
              <w:left w:val="single" w:sz="4" w:space="0" w:color="auto"/>
              <w:bottom w:val="single" w:sz="8" w:space="0" w:color="auto"/>
              <w:right w:val="nil"/>
            </w:tcBorders>
            <w:shd w:val="clear" w:color="auto" w:fill="AEAAAA" w:themeFill="background2" w:themeFillShade="BF"/>
            <w:tcMar>
              <w:top w:w="15" w:type="dxa"/>
              <w:left w:w="15" w:type="dxa"/>
              <w:right w:w="15" w:type="dxa"/>
            </w:tcMar>
            <w:vAlign w:val="center"/>
          </w:tcPr>
          <w:p w14:paraId="3B3F267C" w14:textId="77777777" w:rsidR="0047784C" w:rsidRPr="005832B9" w:rsidRDefault="0047784C" w:rsidP="00125F6C">
            <w:pPr>
              <w:spacing w:after="0"/>
              <w:jc w:val="center"/>
              <w:rPr>
                <w:rFonts w:cstheme="minorHAnsi"/>
                <w:b/>
                <w:bCs/>
              </w:rPr>
            </w:pPr>
            <w:r w:rsidRPr="005832B9">
              <w:rPr>
                <w:rFonts w:eastAsia="Arial" w:cstheme="minorHAnsi"/>
                <w:b/>
                <w:bCs/>
              </w:rPr>
              <w:t>David</w:t>
            </w:r>
          </w:p>
        </w:tc>
        <w:tc>
          <w:tcPr>
            <w:tcW w:w="615" w:type="dxa"/>
            <w:tcBorders>
              <w:top w:val="single" w:sz="8" w:space="0" w:color="auto"/>
              <w:left w:val="single" w:sz="8" w:space="0" w:color="auto"/>
              <w:bottom w:val="single" w:sz="8" w:space="0" w:color="auto"/>
              <w:right w:val="nil"/>
            </w:tcBorders>
            <w:shd w:val="clear" w:color="auto" w:fill="AEAAAA" w:themeFill="background2" w:themeFillShade="BF"/>
            <w:tcMar>
              <w:top w:w="15" w:type="dxa"/>
              <w:left w:w="15" w:type="dxa"/>
              <w:right w:w="15" w:type="dxa"/>
            </w:tcMar>
            <w:vAlign w:val="center"/>
          </w:tcPr>
          <w:p w14:paraId="00B42C8E" w14:textId="77777777" w:rsidR="0047784C" w:rsidRPr="005832B9" w:rsidRDefault="0047784C" w:rsidP="00125F6C">
            <w:pPr>
              <w:spacing w:after="0"/>
              <w:jc w:val="center"/>
              <w:rPr>
                <w:rFonts w:cstheme="minorHAnsi"/>
                <w:b/>
                <w:bCs/>
              </w:rPr>
            </w:pPr>
            <w:r w:rsidRPr="005832B9">
              <w:rPr>
                <w:rFonts w:eastAsia="Arial" w:cstheme="minorHAnsi"/>
                <w:b/>
                <w:bCs/>
              </w:rPr>
              <w:t>Total</w:t>
            </w:r>
          </w:p>
        </w:tc>
        <w:tc>
          <w:tcPr>
            <w:tcW w:w="1051" w:type="dxa"/>
            <w:tcBorders>
              <w:top w:val="single" w:sz="8" w:space="0" w:color="auto"/>
              <w:left w:val="single" w:sz="8" w:space="0" w:color="auto"/>
              <w:bottom w:val="single" w:sz="8" w:space="0" w:color="auto"/>
              <w:right w:val="nil"/>
            </w:tcBorders>
            <w:shd w:val="clear" w:color="auto" w:fill="AEAAAA" w:themeFill="background2" w:themeFillShade="BF"/>
            <w:tcMar>
              <w:top w:w="15" w:type="dxa"/>
              <w:left w:w="15" w:type="dxa"/>
              <w:right w:w="15" w:type="dxa"/>
            </w:tcMar>
            <w:vAlign w:val="center"/>
          </w:tcPr>
          <w:p w14:paraId="1B1DFE55" w14:textId="77777777" w:rsidR="0047784C" w:rsidRPr="005832B9" w:rsidRDefault="0047784C" w:rsidP="00125F6C">
            <w:pPr>
              <w:spacing w:after="0"/>
              <w:jc w:val="center"/>
              <w:rPr>
                <w:rFonts w:cstheme="minorHAnsi"/>
                <w:b/>
                <w:bCs/>
              </w:rPr>
            </w:pPr>
            <w:r w:rsidRPr="005832B9">
              <w:rPr>
                <w:rFonts w:eastAsia="Arial" w:cstheme="minorHAnsi"/>
                <w:b/>
                <w:bCs/>
              </w:rPr>
              <w:t>Media</w:t>
            </w:r>
          </w:p>
        </w:tc>
        <w:tc>
          <w:tcPr>
            <w:tcW w:w="1070" w:type="dxa"/>
            <w:tcBorders>
              <w:top w:val="single" w:sz="8" w:space="0" w:color="auto"/>
              <w:left w:val="single" w:sz="8" w:space="0" w:color="auto"/>
              <w:bottom w:val="single" w:sz="8" w:space="0" w:color="auto"/>
              <w:right w:val="single" w:sz="8" w:space="0" w:color="auto"/>
            </w:tcBorders>
            <w:shd w:val="clear" w:color="auto" w:fill="AEAAAA" w:themeFill="background2" w:themeFillShade="BF"/>
            <w:tcMar>
              <w:top w:w="15" w:type="dxa"/>
              <w:left w:w="15" w:type="dxa"/>
              <w:right w:w="15" w:type="dxa"/>
            </w:tcMar>
            <w:vAlign w:val="center"/>
          </w:tcPr>
          <w:p w14:paraId="68B2C5F0" w14:textId="77777777" w:rsidR="0047784C" w:rsidRPr="005832B9" w:rsidRDefault="0047784C" w:rsidP="00125F6C">
            <w:pPr>
              <w:spacing w:after="0"/>
              <w:jc w:val="center"/>
              <w:rPr>
                <w:rFonts w:cstheme="minorHAnsi"/>
                <w:b/>
                <w:bCs/>
              </w:rPr>
            </w:pPr>
            <w:r w:rsidRPr="005832B9">
              <w:rPr>
                <w:rFonts w:eastAsia="Arial" w:cstheme="minorHAnsi"/>
                <w:b/>
                <w:bCs/>
              </w:rPr>
              <w:t>Mínimo</w:t>
            </w:r>
          </w:p>
        </w:tc>
        <w:tc>
          <w:tcPr>
            <w:tcW w:w="984" w:type="dxa"/>
            <w:tcBorders>
              <w:top w:val="single" w:sz="8" w:space="0" w:color="auto"/>
              <w:left w:val="single" w:sz="8" w:space="0" w:color="auto"/>
              <w:bottom w:val="single" w:sz="8" w:space="0" w:color="auto"/>
              <w:right w:val="single" w:sz="8" w:space="0" w:color="auto"/>
            </w:tcBorders>
            <w:shd w:val="clear" w:color="auto" w:fill="AEAAAA" w:themeFill="background2" w:themeFillShade="BF"/>
            <w:tcMar>
              <w:top w:w="15" w:type="dxa"/>
              <w:left w:w="15" w:type="dxa"/>
              <w:right w:w="15" w:type="dxa"/>
            </w:tcMar>
            <w:vAlign w:val="center"/>
          </w:tcPr>
          <w:p w14:paraId="2D608355" w14:textId="77777777" w:rsidR="0047784C" w:rsidRPr="005832B9" w:rsidRDefault="0047784C" w:rsidP="00125F6C">
            <w:pPr>
              <w:spacing w:after="0"/>
              <w:jc w:val="center"/>
              <w:rPr>
                <w:rFonts w:cstheme="minorHAnsi"/>
                <w:b/>
                <w:bCs/>
              </w:rPr>
            </w:pPr>
            <w:r w:rsidRPr="005832B9">
              <w:rPr>
                <w:rFonts w:eastAsia="Arial" w:cstheme="minorHAnsi"/>
                <w:b/>
                <w:bCs/>
              </w:rPr>
              <w:t>Max</w:t>
            </w:r>
          </w:p>
        </w:tc>
      </w:tr>
      <w:tr w:rsidR="0047784C" w:rsidRPr="0047784C" w14:paraId="1422D8CB" w14:textId="77777777" w:rsidTr="005832B9">
        <w:trPr>
          <w:trHeight w:val="255"/>
        </w:trPr>
        <w:tc>
          <w:tcPr>
            <w:tcW w:w="1785" w:type="dxa"/>
            <w:tcBorders>
              <w:top w:val="single" w:sz="8" w:space="0" w:color="auto"/>
              <w:left w:val="single" w:sz="8" w:space="0" w:color="auto"/>
              <w:bottom w:val="single" w:sz="4" w:space="0" w:color="auto"/>
              <w:right w:val="nil"/>
            </w:tcBorders>
            <w:shd w:val="clear" w:color="auto" w:fill="D0CECE" w:themeFill="background2" w:themeFillShade="E6"/>
            <w:tcMar>
              <w:top w:w="15" w:type="dxa"/>
              <w:left w:w="15" w:type="dxa"/>
              <w:right w:w="15" w:type="dxa"/>
            </w:tcMar>
            <w:vAlign w:val="center"/>
          </w:tcPr>
          <w:p w14:paraId="5E5B1BD5" w14:textId="48EB7EFB" w:rsidR="0047784C" w:rsidRPr="0047784C" w:rsidRDefault="0047784C" w:rsidP="00125F6C">
            <w:pPr>
              <w:spacing w:after="0"/>
              <w:jc w:val="left"/>
              <w:rPr>
                <w:rFonts w:cstheme="minorHAnsi"/>
              </w:rPr>
            </w:pPr>
            <w:r w:rsidRPr="0047784C">
              <w:rPr>
                <w:rFonts w:eastAsia="Arial" w:cstheme="minorHAnsi"/>
              </w:rPr>
              <w:t>M</w:t>
            </w:r>
            <w:r w:rsidR="005832B9">
              <w:rPr>
                <w:rFonts w:eastAsia="Arial" w:cstheme="minorHAnsi"/>
              </w:rPr>
              <w:t>á</w:t>
            </w:r>
            <w:r w:rsidRPr="0047784C">
              <w:rPr>
                <w:rFonts w:eastAsia="Arial" w:cstheme="minorHAnsi"/>
              </w:rPr>
              <w:t>s probable</w:t>
            </w:r>
          </w:p>
        </w:tc>
        <w:tc>
          <w:tcPr>
            <w:tcW w:w="678" w:type="dxa"/>
            <w:tcBorders>
              <w:top w:val="single" w:sz="8" w:space="0" w:color="auto"/>
              <w:left w:val="single" w:sz="8"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6847AAEB" w14:textId="77777777" w:rsidR="0047784C" w:rsidRPr="0047784C" w:rsidRDefault="0047784C" w:rsidP="00125F6C">
            <w:pPr>
              <w:spacing w:after="0"/>
              <w:jc w:val="center"/>
              <w:rPr>
                <w:rFonts w:cstheme="minorHAnsi"/>
              </w:rPr>
            </w:pPr>
            <w:r w:rsidRPr="0047784C">
              <w:rPr>
                <w:rFonts w:eastAsia="Arial" w:cstheme="minorHAnsi"/>
              </w:rPr>
              <w:t>100</w:t>
            </w:r>
          </w:p>
        </w:tc>
        <w:tc>
          <w:tcPr>
            <w:tcW w:w="660" w:type="dxa"/>
            <w:tcBorders>
              <w:top w:val="single" w:sz="8"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2074F2D5" w14:textId="77777777" w:rsidR="0047784C" w:rsidRPr="0047784C" w:rsidRDefault="0047784C" w:rsidP="00125F6C">
            <w:pPr>
              <w:spacing w:after="0"/>
              <w:jc w:val="center"/>
              <w:rPr>
                <w:rFonts w:cstheme="minorHAnsi"/>
              </w:rPr>
            </w:pPr>
            <w:r w:rsidRPr="0047784C">
              <w:rPr>
                <w:rFonts w:eastAsia="Arial" w:cstheme="minorHAnsi"/>
              </w:rPr>
              <w:t>80</w:t>
            </w:r>
          </w:p>
        </w:tc>
        <w:tc>
          <w:tcPr>
            <w:tcW w:w="990" w:type="dxa"/>
            <w:tcBorders>
              <w:top w:val="single" w:sz="8"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419499B7" w14:textId="77777777" w:rsidR="0047784C" w:rsidRPr="0047784C" w:rsidRDefault="0047784C" w:rsidP="00125F6C">
            <w:pPr>
              <w:spacing w:after="0"/>
              <w:jc w:val="center"/>
              <w:rPr>
                <w:rFonts w:cstheme="minorHAnsi"/>
              </w:rPr>
            </w:pPr>
            <w:r w:rsidRPr="0047784C">
              <w:rPr>
                <w:rFonts w:eastAsia="Arial" w:cstheme="minorHAnsi"/>
              </w:rPr>
              <w:t>90</w:t>
            </w:r>
          </w:p>
        </w:tc>
        <w:tc>
          <w:tcPr>
            <w:tcW w:w="657" w:type="dxa"/>
            <w:tcBorders>
              <w:top w:val="single" w:sz="8" w:space="0" w:color="auto"/>
              <w:left w:val="single" w:sz="4" w:space="0" w:color="auto"/>
              <w:bottom w:val="single" w:sz="4" w:space="0" w:color="auto"/>
              <w:right w:val="nil"/>
            </w:tcBorders>
            <w:shd w:val="clear" w:color="auto" w:fill="FFFFFF" w:themeFill="background1"/>
            <w:tcMar>
              <w:top w:w="15" w:type="dxa"/>
              <w:left w:w="15" w:type="dxa"/>
              <w:right w:w="15" w:type="dxa"/>
            </w:tcMar>
            <w:vAlign w:val="center"/>
          </w:tcPr>
          <w:p w14:paraId="7CD9CE21" w14:textId="77777777" w:rsidR="0047784C" w:rsidRPr="0047784C" w:rsidRDefault="0047784C" w:rsidP="00125F6C">
            <w:pPr>
              <w:spacing w:after="0"/>
              <w:jc w:val="center"/>
              <w:rPr>
                <w:rFonts w:cstheme="minorHAnsi"/>
              </w:rPr>
            </w:pPr>
            <w:r w:rsidRPr="0047784C">
              <w:rPr>
                <w:rFonts w:eastAsia="Arial" w:cstheme="minorHAnsi"/>
              </w:rPr>
              <w:t>85</w:t>
            </w:r>
          </w:p>
        </w:tc>
        <w:tc>
          <w:tcPr>
            <w:tcW w:w="615" w:type="dxa"/>
            <w:tcBorders>
              <w:top w:val="single" w:sz="8" w:space="0" w:color="auto"/>
              <w:left w:val="single" w:sz="8" w:space="0" w:color="auto"/>
              <w:bottom w:val="single" w:sz="4" w:space="0" w:color="auto"/>
              <w:right w:val="nil"/>
            </w:tcBorders>
            <w:shd w:val="clear" w:color="auto" w:fill="FFFFFF" w:themeFill="background1"/>
            <w:tcMar>
              <w:top w:w="15" w:type="dxa"/>
              <w:left w:w="15" w:type="dxa"/>
              <w:right w:w="15" w:type="dxa"/>
            </w:tcMar>
            <w:vAlign w:val="center"/>
          </w:tcPr>
          <w:p w14:paraId="4AC5C139" w14:textId="77777777" w:rsidR="0047784C" w:rsidRPr="0047784C" w:rsidRDefault="0047784C" w:rsidP="00125F6C">
            <w:pPr>
              <w:spacing w:after="0"/>
              <w:jc w:val="center"/>
              <w:rPr>
                <w:rFonts w:cstheme="minorHAnsi"/>
              </w:rPr>
            </w:pPr>
            <w:r w:rsidRPr="0047784C">
              <w:rPr>
                <w:rFonts w:eastAsia="Arial" w:cstheme="minorHAnsi"/>
              </w:rPr>
              <w:t>355</w:t>
            </w:r>
          </w:p>
        </w:tc>
        <w:tc>
          <w:tcPr>
            <w:tcW w:w="1051" w:type="dxa"/>
            <w:tcBorders>
              <w:top w:val="single" w:sz="8" w:space="0" w:color="auto"/>
              <w:left w:val="single" w:sz="8" w:space="0" w:color="auto"/>
              <w:bottom w:val="single" w:sz="4" w:space="0" w:color="auto"/>
              <w:right w:val="nil"/>
            </w:tcBorders>
            <w:shd w:val="clear" w:color="auto" w:fill="FFFFFF" w:themeFill="background1"/>
            <w:tcMar>
              <w:top w:w="15" w:type="dxa"/>
              <w:left w:w="15" w:type="dxa"/>
              <w:right w:w="15" w:type="dxa"/>
            </w:tcMar>
            <w:vAlign w:val="center"/>
          </w:tcPr>
          <w:p w14:paraId="1F927DA7" w14:textId="77777777" w:rsidR="0047784C" w:rsidRPr="0047784C" w:rsidRDefault="0047784C" w:rsidP="00125F6C">
            <w:pPr>
              <w:spacing w:after="0"/>
              <w:jc w:val="center"/>
              <w:rPr>
                <w:rFonts w:cstheme="minorHAnsi"/>
              </w:rPr>
            </w:pPr>
            <w:r w:rsidRPr="0047784C">
              <w:rPr>
                <w:rFonts w:eastAsia="Arial" w:cstheme="minorHAnsi"/>
              </w:rPr>
              <w:t>142</w:t>
            </w:r>
          </w:p>
        </w:tc>
        <w:tc>
          <w:tcPr>
            <w:tcW w:w="1070" w:type="dxa"/>
            <w:tcBorders>
              <w:top w:val="single" w:sz="8" w:space="0" w:color="auto"/>
              <w:left w:val="single" w:sz="8" w:space="0" w:color="auto"/>
              <w:bottom w:val="single" w:sz="4" w:space="0" w:color="auto"/>
              <w:right w:val="single" w:sz="8" w:space="0" w:color="auto"/>
            </w:tcBorders>
            <w:shd w:val="clear" w:color="auto" w:fill="FFFFFF" w:themeFill="background1"/>
            <w:tcMar>
              <w:top w:w="15" w:type="dxa"/>
              <w:left w:w="15" w:type="dxa"/>
              <w:right w:w="15" w:type="dxa"/>
            </w:tcMar>
            <w:vAlign w:val="center"/>
          </w:tcPr>
          <w:p w14:paraId="51EB3041" w14:textId="77777777" w:rsidR="0047784C" w:rsidRPr="0047784C" w:rsidRDefault="0047784C" w:rsidP="00125F6C">
            <w:pPr>
              <w:spacing w:after="0"/>
              <w:jc w:val="center"/>
              <w:rPr>
                <w:rFonts w:cstheme="minorHAnsi"/>
              </w:rPr>
            </w:pPr>
            <w:r w:rsidRPr="0047784C">
              <w:rPr>
                <w:rFonts w:eastAsia="Arial" w:cstheme="minorHAnsi"/>
              </w:rPr>
              <w:t>80</w:t>
            </w:r>
          </w:p>
        </w:tc>
        <w:tc>
          <w:tcPr>
            <w:tcW w:w="984" w:type="dxa"/>
            <w:tcBorders>
              <w:top w:val="single" w:sz="8" w:space="0" w:color="auto"/>
              <w:left w:val="single" w:sz="8" w:space="0" w:color="auto"/>
              <w:bottom w:val="single" w:sz="4" w:space="0" w:color="auto"/>
              <w:right w:val="single" w:sz="8" w:space="0" w:color="auto"/>
            </w:tcBorders>
            <w:shd w:val="clear" w:color="auto" w:fill="FFFFFF" w:themeFill="background1"/>
            <w:tcMar>
              <w:top w:w="15" w:type="dxa"/>
              <w:left w:w="15" w:type="dxa"/>
              <w:right w:w="15" w:type="dxa"/>
            </w:tcMar>
            <w:vAlign w:val="center"/>
          </w:tcPr>
          <w:p w14:paraId="46A71D7B" w14:textId="77777777" w:rsidR="0047784C" w:rsidRPr="0047784C" w:rsidRDefault="0047784C" w:rsidP="00125F6C">
            <w:pPr>
              <w:spacing w:after="0"/>
              <w:jc w:val="center"/>
              <w:rPr>
                <w:rFonts w:cstheme="minorHAnsi"/>
              </w:rPr>
            </w:pPr>
            <w:r w:rsidRPr="0047784C">
              <w:rPr>
                <w:rFonts w:eastAsia="Arial" w:cstheme="minorHAnsi"/>
              </w:rPr>
              <w:t>100</w:t>
            </w:r>
          </w:p>
        </w:tc>
      </w:tr>
      <w:tr w:rsidR="0047784C" w:rsidRPr="0047784C" w14:paraId="3E6AC6CD" w14:textId="77777777" w:rsidTr="005832B9">
        <w:trPr>
          <w:trHeight w:val="255"/>
        </w:trPr>
        <w:tc>
          <w:tcPr>
            <w:tcW w:w="1785" w:type="dxa"/>
            <w:tcBorders>
              <w:top w:val="single" w:sz="4" w:space="0" w:color="auto"/>
              <w:left w:val="single" w:sz="8" w:space="0" w:color="auto"/>
              <w:bottom w:val="single" w:sz="4" w:space="0" w:color="auto"/>
              <w:right w:val="nil"/>
            </w:tcBorders>
            <w:shd w:val="clear" w:color="auto" w:fill="D0CECE" w:themeFill="background2" w:themeFillShade="E6"/>
            <w:tcMar>
              <w:top w:w="15" w:type="dxa"/>
              <w:left w:w="15" w:type="dxa"/>
              <w:right w:w="15" w:type="dxa"/>
            </w:tcMar>
            <w:vAlign w:val="center"/>
          </w:tcPr>
          <w:p w14:paraId="17E3A6CF" w14:textId="77777777" w:rsidR="0047784C" w:rsidRPr="0047784C" w:rsidRDefault="0047784C" w:rsidP="00125F6C">
            <w:pPr>
              <w:spacing w:after="0"/>
              <w:jc w:val="left"/>
              <w:rPr>
                <w:rFonts w:cstheme="minorHAnsi"/>
              </w:rPr>
            </w:pPr>
            <w:r w:rsidRPr="0047784C">
              <w:rPr>
                <w:rFonts w:eastAsia="Arial" w:cstheme="minorHAnsi"/>
              </w:rPr>
              <w:t>Mínimo</w:t>
            </w:r>
          </w:p>
        </w:tc>
        <w:tc>
          <w:tcPr>
            <w:tcW w:w="678" w:type="dxa"/>
            <w:tcBorders>
              <w:top w:val="single" w:sz="4" w:space="0" w:color="auto"/>
              <w:left w:val="single" w:sz="8"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13831C7B" w14:textId="77777777" w:rsidR="0047784C" w:rsidRPr="0047784C" w:rsidRDefault="0047784C" w:rsidP="00125F6C">
            <w:pPr>
              <w:spacing w:after="0"/>
              <w:jc w:val="center"/>
              <w:rPr>
                <w:rFonts w:cstheme="minorHAnsi"/>
              </w:rPr>
            </w:pPr>
            <w:r w:rsidRPr="0047784C">
              <w:rPr>
                <w:rFonts w:eastAsia="Arial" w:cstheme="minorHAnsi"/>
              </w:rPr>
              <w:t>46</w:t>
            </w:r>
          </w:p>
        </w:tc>
        <w:tc>
          <w:tcPr>
            <w:tcW w:w="660"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27E866E3" w14:textId="77777777" w:rsidR="0047784C" w:rsidRPr="0047784C" w:rsidRDefault="0047784C" w:rsidP="00125F6C">
            <w:pPr>
              <w:spacing w:after="0"/>
              <w:jc w:val="center"/>
              <w:rPr>
                <w:rFonts w:cstheme="minorHAnsi"/>
              </w:rPr>
            </w:pPr>
            <w:r w:rsidRPr="0047784C">
              <w:rPr>
                <w:rFonts w:eastAsia="Arial" w:cstheme="minorHAnsi"/>
              </w:rPr>
              <w:t>32</w:t>
            </w:r>
          </w:p>
        </w:tc>
        <w:tc>
          <w:tcPr>
            <w:tcW w:w="990"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19BFE1E4" w14:textId="77777777" w:rsidR="0047784C" w:rsidRPr="0047784C" w:rsidRDefault="0047784C" w:rsidP="00125F6C">
            <w:pPr>
              <w:spacing w:after="0"/>
              <w:jc w:val="center"/>
              <w:rPr>
                <w:rFonts w:cstheme="minorHAnsi"/>
              </w:rPr>
            </w:pPr>
            <w:r w:rsidRPr="0047784C">
              <w:rPr>
                <w:rFonts w:eastAsia="Arial" w:cstheme="minorHAnsi"/>
              </w:rPr>
              <w:t>42,5</w:t>
            </w:r>
          </w:p>
        </w:tc>
        <w:tc>
          <w:tcPr>
            <w:tcW w:w="657" w:type="dxa"/>
            <w:tcBorders>
              <w:top w:val="single" w:sz="4" w:space="0" w:color="auto"/>
              <w:left w:val="single" w:sz="4" w:space="0" w:color="auto"/>
              <w:bottom w:val="single" w:sz="4" w:space="0" w:color="auto"/>
              <w:right w:val="nil"/>
            </w:tcBorders>
            <w:shd w:val="clear" w:color="auto" w:fill="FFFFFF" w:themeFill="background1"/>
            <w:tcMar>
              <w:top w:w="15" w:type="dxa"/>
              <w:left w:w="15" w:type="dxa"/>
              <w:right w:w="15" w:type="dxa"/>
            </w:tcMar>
            <w:vAlign w:val="center"/>
          </w:tcPr>
          <w:p w14:paraId="7149AFFB" w14:textId="77777777" w:rsidR="0047784C" w:rsidRPr="0047784C" w:rsidRDefault="0047784C" w:rsidP="00125F6C">
            <w:pPr>
              <w:spacing w:after="0"/>
              <w:jc w:val="center"/>
              <w:rPr>
                <w:rFonts w:cstheme="minorHAnsi"/>
              </w:rPr>
            </w:pPr>
            <w:r w:rsidRPr="0047784C">
              <w:rPr>
                <w:rFonts w:eastAsia="Arial" w:cstheme="minorHAnsi"/>
              </w:rPr>
              <w:t>38</w:t>
            </w:r>
          </w:p>
        </w:tc>
        <w:tc>
          <w:tcPr>
            <w:tcW w:w="615" w:type="dxa"/>
            <w:tcBorders>
              <w:top w:val="single" w:sz="4" w:space="0" w:color="auto"/>
              <w:left w:val="single" w:sz="8" w:space="0" w:color="auto"/>
              <w:bottom w:val="single" w:sz="4" w:space="0" w:color="auto"/>
              <w:right w:val="nil"/>
            </w:tcBorders>
            <w:shd w:val="clear" w:color="auto" w:fill="FFFFFF" w:themeFill="background1"/>
            <w:tcMar>
              <w:top w:w="15" w:type="dxa"/>
              <w:left w:w="15" w:type="dxa"/>
              <w:right w:w="15" w:type="dxa"/>
            </w:tcMar>
            <w:vAlign w:val="center"/>
          </w:tcPr>
          <w:p w14:paraId="32F12D51" w14:textId="77777777" w:rsidR="0047784C" w:rsidRPr="0047784C" w:rsidRDefault="0047784C" w:rsidP="00125F6C">
            <w:pPr>
              <w:spacing w:after="0"/>
              <w:jc w:val="center"/>
              <w:rPr>
                <w:rFonts w:cstheme="minorHAnsi"/>
              </w:rPr>
            </w:pPr>
            <w:r w:rsidRPr="0047784C">
              <w:rPr>
                <w:rFonts w:eastAsia="Arial" w:cstheme="minorHAnsi"/>
              </w:rPr>
              <w:t>158,5</w:t>
            </w:r>
          </w:p>
        </w:tc>
        <w:tc>
          <w:tcPr>
            <w:tcW w:w="1051" w:type="dxa"/>
            <w:tcBorders>
              <w:top w:val="single" w:sz="4" w:space="0" w:color="auto"/>
              <w:left w:val="single" w:sz="8" w:space="0" w:color="auto"/>
              <w:bottom w:val="single" w:sz="4" w:space="0" w:color="auto"/>
              <w:right w:val="nil"/>
            </w:tcBorders>
            <w:shd w:val="clear" w:color="auto" w:fill="FFFFFF" w:themeFill="background1"/>
            <w:tcMar>
              <w:top w:w="15" w:type="dxa"/>
              <w:left w:w="15" w:type="dxa"/>
              <w:right w:w="15" w:type="dxa"/>
            </w:tcMar>
            <w:vAlign w:val="center"/>
          </w:tcPr>
          <w:p w14:paraId="69643D16" w14:textId="77777777" w:rsidR="0047784C" w:rsidRPr="0047784C" w:rsidRDefault="0047784C" w:rsidP="00125F6C">
            <w:pPr>
              <w:spacing w:after="0"/>
              <w:jc w:val="center"/>
              <w:rPr>
                <w:rFonts w:cstheme="minorHAnsi"/>
              </w:rPr>
            </w:pPr>
            <w:r w:rsidRPr="0047784C">
              <w:rPr>
                <w:rFonts w:eastAsia="Arial" w:cstheme="minorHAnsi"/>
              </w:rPr>
              <w:t>39,625</w:t>
            </w:r>
          </w:p>
        </w:tc>
        <w:tc>
          <w:tcPr>
            <w:tcW w:w="1070" w:type="dxa"/>
            <w:tcBorders>
              <w:top w:val="single" w:sz="4" w:space="0" w:color="auto"/>
              <w:left w:val="single" w:sz="8" w:space="0" w:color="auto"/>
              <w:bottom w:val="single" w:sz="4" w:space="0" w:color="auto"/>
              <w:right w:val="single" w:sz="8" w:space="0" w:color="auto"/>
            </w:tcBorders>
            <w:shd w:val="clear" w:color="auto" w:fill="FFFFFF" w:themeFill="background1"/>
            <w:tcMar>
              <w:top w:w="15" w:type="dxa"/>
              <w:left w:w="15" w:type="dxa"/>
              <w:right w:w="15" w:type="dxa"/>
            </w:tcMar>
            <w:vAlign w:val="center"/>
          </w:tcPr>
          <w:p w14:paraId="45886BD4" w14:textId="77777777" w:rsidR="0047784C" w:rsidRPr="0047784C" w:rsidRDefault="0047784C" w:rsidP="00125F6C">
            <w:pPr>
              <w:spacing w:after="0"/>
              <w:jc w:val="center"/>
              <w:rPr>
                <w:rFonts w:cstheme="minorHAnsi"/>
              </w:rPr>
            </w:pPr>
            <w:r w:rsidRPr="0047784C">
              <w:rPr>
                <w:rFonts w:eastAsia="Arial" w:cstheme="minorHAnsi"/>
              </w:rPr>
              <w:t>32</w:t>
            </w:r>
          </w:p>
        </w:tc>
        <w:tc>
          <w:tcPr>
            <w:tcW w:w="984" w:type="dxa"/>
            <w:tcBorders>
              <w:top w:val="single" w:sz="4" w:space="0" w:color="auto"/>
              <w:left w:val="single" w:sz="8" w:space="0" w:color="auto"/>
              <w:bottom w:val="single" w:sz="4" w:space="0" w:color="auto"/>
              <w:right w:val="single" w:sz="8" w:space="0" w:color="auto"/>
            </w:tcBorders>
            <w:shd w:val="clear" w:color="auto" w:fill="FFFFFF" w:themeFill="background1"/>
            <w:tcMar>
              <w:top w:w="15" w:type="dxa"/>
              <w:left w:w="15" w:type="dxa"/>
              <w:right w:w="15" w:type="dxa"/>
            </w:tcMar>
            <w:vAlign w:val="center"/>
          </w:tcPr>
          <w:p w14:paraId="1D9D8101" w14:textId="77777777" w:rsidR="0047784C" w:rsidRPr="0047784C" w:rsidRDefault="0047784C" w:rsidP="00125F6C">
            <w:pPr>
              <w:spacing w:after="0"/>
              <w:jc w:val="center"/>
              <w:rPr>
                <w:rFonts w:cstheme="minorHAnsi"/>
              </w:rPr>
            </w:pPr>
            <w:r w:rsidRPr="0047784C">
              <w:rPr>
                <w:rFonts w:eastAsia="Arial" w:cstheme="minorHAnsi"/>
              </w:rPr>
              <w:t>46</w:t>
            </w:r>
          </w:p>
        </w:tc>
      </w:tr>
      <w:tr w:rsidR="0047784C" w:rsidRPr="0047784C" w14:paraId="6A7346C2" w14:textId="77777777" w:rsidTr="005832B9">
        <w:trPr>
          <w:trHeight w:val="270"/>
        </w:trPr>
        <w:tc>
          <w:tcPr>
            <w:tcW w:w="1785" w:type="dxa"/>
            <w:tcBorders>
              <w:top w:val="single" w:sz="4" w:space="0" w:color="auto"/>
              <w:left w:val="single" w:sz="8" w:space="0" w:color="auto"/>
              <w:bottom w:val="single" w:sz="8" w:space="0" w:color="auto"/>
              <w:right w:val="nil"/>
            </w:tcBorders>
            <w:shd w:val="clear" w:color="auto" w:fill="D0CECE" w:themeFill="background2" w:themeFillShade="E6"/>
            <w:tcMar>
              <w:top w:w="15" w:type="dxa"/>
              <w:left w:w="15" w:type="dxa"/>
              <w:right w:w="15" w:type="dxa"/>
            </w:tcMar>
            <w:vAlign w:val="center"/>
          </w:tcPr>
          <w:p w14:paraId="21596C3C" w14:textId="77777777" w:rsidR="0047784C" w:rsidRPr="0047784C" w:rsidRDefault="0047784C" w:rsidP="00125F6C">
            <w:pPr>
              <w:spacing w:after="0"/>
              <w:jc w:val="left"/>
              <w:rPr>
                <w:rFonts w:cstheme="minorHAnsi"/>
              </w:rPr>
            </w:pPr>
            <w:r w:rsidRPr="0047784C">
              <w:rPr>
                <w:rFonts w:eastAsia="Arial" w:cstheme="minorHAnsi"/>
              </w:rPr>
              <w:t>Máximo</w:t>
            </w:r>
          </w:p>
        </w:tc>
        <w:tc>
          <w:tcPr>
            <w:tcW w:w="678" w:type="dxa"/>
            <w:tcBorders>
              <w:top w:val="single" w:sz="4" w:space="0" w:color="auto"/>
              <w:left w:val="single" w:sz="8" w:space="0" w:color="auto"/>
              <w:bottom w:val="single" w:sz="8" w:space="0" w:color="auto"/>
              <w:right w:val="single" w:sz="4" w:space="0" w:color="auto"/>
            </w:tcBorders>
            <w:shd w:val="clear" w:color="auto" w:fill="FFFFFF" w:themeFill="background1"/>
            <w:tcMar>
              <w:top w:w="15" w:type="dxa"/>
              <w:left w:w="15" w:type="dxa"/>
              <w:right w:w="15" w:type="dxa"/>
            </w:tcMar>
            <w:vAlign w:val="center"/>
          </w:tcPr>
          <w:p w14:paraId="7E99F164" w14:textId="77777777" w:rsidR="0047784C" w:rsidRPr="0047784C" w:rsidRDefault="0047784C" w:rsidP="00125F6C">
            <w:pPr>
              <w:spacing w:after="0"/>
              <w:jc w:val="center"/>
              <w:rPr>
                <w:rFonts w:cstheme="minorHAnsi"/>
              </w:rPr>
            </w:pPr>
            <w:r w:rsidRPr="0047784C">
              <w:rPr>
                <w:rFonts w:eastAsia="Arial" w:cstheme="minorHAnsi"/>
              </w:rPr>
              <w:t>118</w:t>
            </w:r>
          </w:p>
        </w:tc>
        <w:tc>
          <w:tcPr>
            <w:tcW w:w="660" w:type="dxa"/>
            <w:tcBorders>
              <w:top w:val="single" w:sz="4" w:space="0" w:color="auto"/>
              <w:left w:val="single" w:sz="4" w:space="0" w:color="auto"/>
              <w:bottom w:val="single" w:sz="8" w:space="0" w:color="auto"/>
              <w:right w:val="single" w:sz="4" w:space="0" w:color="auto"/>
            </w:tcBorders>
            <w:shd w:val="clear" w:color="auto" w:fill="FFFFFF" w:themeFill="background1"/>
            <w:tcMar>
              <w:top w:w="15" w:type="dxa"/>
              <w:left w:w="15" w:type="dxa"/>
              <w:right w:w="15" w:type="dxa"/>
            </w:tcMar>
            <w:vAlign w:val="center"/>
          </w:tcPr>
          <w:p w14:paraId="72CE80FC" w14:textId="77777777" w:rsidR="0047784C" w:rsidRPr="0047784C" w:rsidRDefault="0047784C" w:rsidP="00125F6C">
            <w:pPr>
              <w:spacing w:after="0"/>
              <w:jc w:val="center"/>
              <w:rPr>
                <w:rFonts w:cstheme="minorHAnsi"/>
              </w:rPr>
            </w:pPr>
            <w:r w:rsidRPr="0047784C">
              <w:rPr>
                <w:rFonts w:eastAsia="Arial" w:cstheme="minorHAnsi"/>
              </w:rPr>
              <w:t>100</w:t>
            </w:r>
          </w:p>
        </w:tc>
        <w:tc>
          <w:tcPr>
            <w:tcW w:w="990" w:type="dxa"/>
            <w:tcBorders>
              <w:top w:val="single" w:sz="4" w:space="0" w:color="auto"/>
              <w:left w:val="single" w:sz="4" w:space="0" w:color="auto"/>
              <w:bottom w:val="single" w:sz="8" w:space="0" w:color="auto"/>
              <w:right w:val="single" w:sz="4" w:space="0" w:color="auto"/>
            </w:tcBorders>
            <w:shd w:val="clear" w:color="auto" w:fill="FFFFFF" w:themeFill="background1"/>
            <w:tcMar>
              <w:top w:w="15" w:type="dxa"/>
              <w:left w:w="15" w:type="dxa"/>
              <w:right w:w="15" w:type="dxa"/>
            </w:tcMar>
            <w:vAlign w:val="center"/>
          </w:tcPr>
          <w:p w14:paraId="773746E5" w14:textId="77777777" w:rsidR="0047784C" w:rsidRPr="0047784C" w:rsidRDefault="0047784C" w:rsidP="00125F6C">
            <w:pPr>
              <w:spacing w:after="0"/>
              <w:jc w:val="center"/>
              <w:rPr>
                <w:rFonts w:cstheme="minorHAnsi"/>
              </w:rPr>
            </w:pPr>
            <w:r w:rsidRPr="0047784C">
              <w:rPr>
                <w:rFonts w:eastAsia="Arial" w:cstheme="minorHAnsi"/>
              </w:rPr>
              <w:t>113</w:t>
            </w:r>
          </w:p>
        </w:tc>
        <w:tc>
          <w:tcPr>
            <w:tcW w:w="657" w:type="dxa"/>
            <w:tcBorders>
              <w:top w:val="single" w:sz="4" w:space="0" w:color="auto"/>
              <w:left w:val="single" w:sz="4" w:space="0" w:color="auto"/>
              <w:bottom w:val="single" w:sz="8" w:space="0" w:color="auto"/>
              <w:right w:val="nil"/>
            </w:tcBorders>
            <w:shd w:val="clear" w:color="auto" w:fill="FFFFFF" w:themeFill="background1"/>
            <w:tcMar>
              <w:top w:w="15" w:type="dxa"/>
              <w:left w:w="15" w:type="dxa"/>
              <w:right w:w="15" w:type="dxa"/>
            </w:tcMar>
            <w:vAlign w:val="center"/>
          </w:tcPr>
          <w:p w14:paraId="1EA7A911" w14:textId="77777777" w:rsidR="0047784C" w:rsidRPr="0047784C" w:rsidRDefault="0047784C" w:rsidP="00125F6C">
            <w:pPr>
              <w:spacing w:after="0"/>
              <w:jc w:val="center"/>
              <w:rPr>
                <w:rFonts w:cstheme="minorHAnsi"/>
              </w:rPr>
            </w:pPr>
            <w:r w:rsidRPr="0047784C">
              <w:rPr>
                <w:rFonts w:eastAsia="Arial" w:cstheme="minorHAnsi"/>
              </w:rPr>
              <w:t>133</w:t>
            </w:r>
          </w:p>
        </w:tc>
        <w:tc>
          <w:tcPr>
            <w:tcW w:w="615" w:type="dxa"/>
            <w:tcBorders>
              <w:top w:val="single" w:sz="4" w:space="0" w:color="auto"/>
              <w:left w:val="single" w:sz="8" w:space="0" w:color="auto"/>
              <w:bottom w:val="single" w:sz="8" w:space="0" w:color="auto"/>
              <w:right w:val="nil"/>
            </w:tcBorders>
            <w:shd w:val="clear" w:color="auto" w:fill="FFFFFF" w:themeFill="background1"/>
            <w:tcMar>
              <w:top w:w="15" w:type="dxa"/>
              <w:left w:w="15" w:type="dxa"/>
              <w:right w:w="15" w:type="dxa"/>
            </w:tcMar>
            <w:vAlign w:val="center"/>
          </w:tcPr>
          <w:p w14:paraId="210DBDFB" w14:textId="77777777" w:rsidR="0047784C" w:rsidRPr="0047784C" w:rsidRDefault="0047784C" w:rsidP="00125F6C">
            <w:pPr>
              <w:spacing w:after="0"/>
              <w:jc w:val="center"/>
              <w:rPr>
                <w:rFonts w:cstheme="minorHAnsi"/>
              </w:rPr>
            </w:pPr>
            <w:r w:rsidRPr="0047784C">
              <w:rPr>
                <w:rFonts w:eastAsia="Arial" w:cstheme="minorHAnsi"/>
              </w:rPr>
              <w:t>464</w:t>
            </w:r>
          </w:p>
        </w:tc>
        <w:tc>
          <w:tcPr>
            <w:tcW w:w="1051" w:type="dxa"/>
            <w:tcBorders>
              <w:top w:val="single" w:sz="4" w:space="0" w:color="auto"/>
              <w:left w:val="single" w:sz="8" w:space="0" w:color="auto"/>
              <w:bottom w:val="single" w:sz="8" w:space="0" w:color="auto"/>
              <w:right w:val="nil"/>
            </w:tcBorders>
            <w:shd w:val="clear" w:color="auto" w:fill="FFFFFF" w:themeFill="background1"/>
            <w:tcMar>
              <w:top w:w="15" w:type="dxa"/>
              <w:left w:w="15" w:type="dxa"/>
              <w:right w:w="15" w:type="dxa"/>
            </w:tcMar>
            <w:vAlign w:val="center"/>
          </w:tcPr>
          <w:p w14:paraId="273E00A1" w14:textId="77777777" w:rsidR="0047784C" w:rsidRPr="0047784C" w:rsidRDefault="0047784C" w:rsidP="00125F6C">
            <w:pPr>
              <w:spacing w:after="0"/>
              <w:jc w:val="center"/>
              <w:rPr>
                <w:rFonts w:cstheme="minorHAnsi"/>
              </w:rPr>
            </w:pPr>
            <w:r w:rsidRPr="0047784C">
              <w:rPr>
                <w:rFonts w:eastAsia="Arial" w:cstheme="minorHAnsi"/>
              </w:rPr>
              <w:t>116</w:t>
            </w:r>
          </w:p>
        </w:tc>
        <w:tc>
          <w:tcPr>
            <w:tcW w:w="1070" w:type="dxa"/>
            <w:tcBorders>
              <w:top w:val="single" w:sz="4" w:space="0" w:color="auto"/>
              <w:left w:val="single" w:sz="8" w:space="0" w:color="auto"/>
              <w:bottom w:val="single" w:sz="8" w:space="0" w:color="auto"/>
              <w:right w:val="single" w:sz="8" w:space="0" w:color="auto"/>
            </w:tcBorders>
            <w:shd w:val="clear" w:color="auto" w:fill="FFFFFF" w:themeFill="background1"/>
            <w:tcMar>
              <w:top w:w="15" w:type="dxa"/>
              <w:left w:w="15" w:type="dxa"/>
              <w:right w:w="15" w:type="dxa"/>
            </w:tcMar>
            <w:vAlign w:val="center"/>
          </w:tcPr>
          <w:p w14:paraId="10AAEE0B" w14:textId="77777777" w:rsidR="0047784C" w:rsidRPr="0047784C" w:rsidRDefault="0047784C" w:rsidP="00125F6C">
            <w:pPr>
              <w:spacing w:after="0"/>
              <w:jc w:val="center"/>
              <w:rPr>
                <w:rFonts w:cstheme="minorHAnsi"/>
              </w:rPr>
            </w:pPr>
            <w:r w:rsidRPr="0047784C">
              <w:rPr>
                <w:rFonts w:eastAsia="Arial" w:cstheme="minorHAnsi"/>
              </w:rPr>
              <w:t>100</w:t>
            </w:r>
          </w:p>
        </w:tc>
        <w:tc>
          <w:tcPr>
            <w:tcW w:w="984" w:type="dxa"/>
            <w:tcBorders>
              <w:top w:val="single" w:sz="4" w:space="0" w:color="auto"/>
              <w:left w:val="single" w:sz="8" w:space="0" w:color="auto"/>
              <w:bottom w:val="single" w:sz="8" w:space="0" w:color="auto"/>
              <w:right w:val="single" w:sz="8" w:space="0" w:color="auto"/>
            </w:tcBorders>
            <w:shd w:val="clear" w:color="auto" w:fill="FFFFFF" w:themeFill="background1"/>
            <w:tcMar>
              <w:top w:w="15" w:type="dxa"/>
              <w:left w:w="15" w:type="dxa"/>
              <w:right w:w="15" w:type="dxa"/>
            </w:tcMar>
            <w:vAlign w:val="center"/>
          </w:tcPr>
          <w:p w14:paraId="087ACF67" w14:textId="77777777" w:rsidR="0047784C" w:rsidRPr="0047784C" w:rsidRDefault="0047784C" w:rsidP="00125F6C">
            <w:pPr>
              <w:spacing w:after="0"/>
              <w:jc w:val="center"/>
              <w:rPr>
                <w:rFonts w:cstheme="minorHAnsi"/>
              </w:rPr>
            </w:pPr>
            <w:r w:rsidRPr="0047784C">
              <w:rPr>
                <w:rFonts w:eastAsia="Arial" w:cstheme="minorHAnsi"/>
              </w:rPr>
              <w:t>133</w:t>
            </w:r>
          </w:p>
        </w:tc>
      </w:tr>
    </w:tbl>
    <w:p w14:paraId="534D41C7" w14:textId="6D5596E3" w:rsidR="0047784C" w:rsidRPr="0047784C" w:rsidRDefault="004F459C" w:rsidP="0047784C">
      <w:pPr>
        <w:pStyle w:val="CitadeTablas"/>
        <w:rPr>
          <w:rFonts w:cstheme="minorHAnsi"/>
          <w:sz w:val="22"/>
        </w:rPr>
      </w:pPr>
      <w:bookmarkStart w:id="667" w:name="_Toc165126458"/>
      <w:r>
        <w:rPr>
          <w:rFonts w:cstheme="minorHAnsi"/>
          <w:sz w:val="22"/>
        </w:rPr>
        <w:t>Media, Mínimo y Max de las estimaciones del módulo 1</w:t>
      </w:r>
      <w:bookmarkEnd w:id="667"/>
    </w:p>
    <w:p w14:paraId="6315BB22" w14:textId="77777777" w:rsidR="0047784C" w:rsidRPr="0047784C" w:rsidRDefault="0047784C">
      <w:pPr>
        <w:jc w:val="left"/>
        <w:rPr>
          <w:rFonts w:eastAsia="Aptos" w:cstheme="minorHAnsi"/>
          <w:color w:val="000000" w:themeColor="text1"/>
        </w:rPr>
      </w:pPr>
      <w:r w:rsidRPr="0047784C">
        <w:rPr>
          <w:rFonts w:eastAsia="Aptos" w:cstheme="minorHAnsi"/>
          <w:color w:val="000000" w:themeColor="text1"/>
        </w:rPr>
        <w:br w:type="page"/>
      </w:r>
    </w:p>
    <w:p w14:paraId="5DE87250" w14:textId="7836A2F0" w:rsidR="70ED5273" w:rsidRPr="0047784C" w:rsidRDefault="70ED5273" w:rsidP="0E695FC8">
      <w:pPr>
        <w:rPr>
          <w:rFonts w:eastAsia="Aptos" w:cstheme="minorHAnsi"/>
          <w:color w:val="000000" w:themeColor="text1"/>
        </w:rPr>
      </w:pPr>
      <w:r w:rsidRPr="0047784C">
        <w:rPr>
          <w:rFonts w:eastAsia="Aptos" w:cstheme="minorHAnsi"/>
          <w:color w:val="000000" w:themeColor="text1"/>
        </w:rPr>
        <w:lastRenderedPageBreak/>
        <w:t>Para el módulo 6 obtenemos los siguientes resultados</w:t>
      </w:r>
      <w:r w:rsidR="2E2F0EAB" w:rsidRPr="0047784C">
        <w:rPr>
          <w:rFonts w:eastAsia="Aptos" w:cstheme="minorHAnsi"/>
          <w:color w:val="000000" w:themeColor="text1"/>
        </w:rPr>
        <w:t>, obteniendo como media del más probable 80,4</w:t>
      </w:r>
      <w:r w:rsidR="52C08025" w:rsidRPr="0047784C">
        <w:rPr>
          <w:rFonts w:eastAsia="Aptos" w:cstheme="minorHAnsi"/>
          <w:color w:val="000000" w:themeColor="text1"/>
        </w:rPr>
        <w:t xml:space="preserve"> pero decidimos optar por 80</w:t>
      </w:r>
      <w:r w:rsidRPr="0047784C">
        <w:rPr>
          <w:rFonts w:eastAsia="Aptos" w:cstheme="minorHAnsi"/>
          <w:color w:val="000000" w:themeColor="text1"/>
        </w:rPr>
        <w:t>:</w:t>
      </w:r>
    </w:p>
    <w:tbl>
      <w:tblPr>
        <w:tblW w:w="0" w:type="auto"/>
        <w:tblLayout w:type="fixed"/>
        <w:tblLook w:val="06A0" w:firstRow="1" w:lastRow="0" w:firstColumn="1" w:lastColumn="0" w:noHBand="1" w:noVBand="1"/>
      </w:tblPr>
      <w:tblGrid>
        <w:gridCol w:w="274"/>
        <w:gridCol w:w="283"/>
        <w:gridCol w:w="2982"/>
        <w:gridCol w:w="410"/>
        <w:gridCol w:w="411"/>
        <w:gridCol w:w="418"/>
        <w:gridCol w:w="411"/>
        <w:gridCol w:w="410"/>
        <w:gridCol w:w="411"/>
        <w:gridCol w:w="418"/>
        <w:gridCol w:w="411"/>
        <w:gridCol w:w="410"/>
        <w:gridCol w:w="411"/>
        <w:gridCol w:w="418"/>
        <w:gridCol w:w="411"/>
      </w:tblGrid>
      <w:tr w:rsidR="0E695FC8" w14:paraId="19D4BB18" w14:textId="77777777" w:rsidTr="005832B9">
        <w:trPr>
          <w:trHeight w:val="510"/>
        </w:trPr>
        <w:tc>
          <w:tcPr>
            <w:tcW w:w="557" w:type="dxa"/>
            <w:gridSpan w:val="2"/>
            <w:vMerge w:val="restart"/>
            <w:tcBorders>
              <w:top w:val="single" w:sz="8" w:space="0" w:color="auto"/>
              <w:left w:val="single" w:sz="8" w:space="0" w:color="auto"/>
              <w:bottom w:val="nil"/>
              <w:right w:val="nil"/>
            </w:tcBorders>
            <w:shd w:val="clear" w:color="auto" w:fill="AEAAAA" w:themeFill="background2" w:themeFillShade="BF"/>
            <w:tcMar>
              <w:top w:w="15" w:type="dxa"/>
              <w:left w:w="15" w:type="dxa"/>
              <w:right w:w="15" w:type="dxa"/>
            </w:tcMar>
            <w:vAlign w:val="center"/>
          </w:tcPr>
          <w:p w14:paraId="66BBD80B" w14:textId="016B2F52" w:rsidR="0E695FC8" w:rsidRPr="0047784C" w:rsidRDefault="0E695FC8" w:rsidP="0E695FC8">
            <w:pPr>
              <w:spacing w:after="0"/>
              <w:jc w:val="center"/>
              <w:rPr>
                <w:rFonts w:cstheme="minorHAnsi"/>
              </w:rPr>
            </w:pPr>
            <w:r w:rsidRPr="0047784C">
              <w:rPr>
                <w:rFonts w:eastAsia="Arial" w:cstheme="minorHAnsi"/>
              </w:rPr>
              <w:t>ID</w:t>
            </w:r>
          </w:p>
        </w:tc>
        <w:tc>
          <w:tcPr>
            <w:tcW w:w="2982" w:type="dxa"/>
            <w:vMerge w:val="restart"/>
            <w:tcBorders>
              <w:top w:val="single" w:sz="8" w:space="0" w:color="auto"/>
              <w:left w:val="single" w:sz="4" w:space="0" w:color="auto"/>
              <w:bottom w:val="nil"/>
              <w:right w:val="nil"/>
            </w:tcBorders>
            <w:shd w:val="clear" w:color="auto" w:fill="AEAAAA" w:themeFill="background2" w:themeFillShade="BF"/>
            <w:tcMar>
              <w:top w:w="15" w:type="dxa"/>
              <w:left w:w="15" w:type="dxa"/>
              <w:right w:w="15" w:type="dxa"/>
            </w:tcMar>
            <w:vAlign w:val="center"/>
          </w:tcPr>
          <w:p w14:paraId="221DE145" w14:textId="5B05F925" w:rsidR="0E695FC8" w:rsidRPr="0047784C" w:rsidRDefault="0E695FC8" w:rsidP="0E695FC8">
            <w:pPr>
              <w:spacing w:after="0"/>
              <w:jc w:val="center"/>
              <w:rPr>
                <w:rFonts w:cstheme="minorHAnsi"/>
              </w:rPr>
            </w:pPr>
            <w:r w:rsidRPr="0047784C">
              <w:rPr>
                <w:rFonts w:eastAsia="Arial" w:cstheme="minorHAnsi"/>
              </w:rPr>
              <w:t>Funcionalidad</w:t>
            </w:r>
          </w:p>
        </w:tc>
        <w:tc>
          <w:tcPr>
            <w:tcW w:w="1650" w:type="dxa"/>
            <w:gridSpan w:val="4"/>
            <w:tcBorders>
              <w:top w:val="single" w:sz="8" w:space="0" w:color="auto"/>
              <w:left w:val="single" w:sz="8" w:space="0" w:color="auto"/>
              <w:bottom w:val="single" w:sz="4" w:space="0" w:color="auto"/>
              <w:right w:val="single" w:sz="4" w:space="0" w:color="auto"/>
            </w:tcBorders>
            <w:shd w:val="clear" w:color="auto" w:fill="AEAAAA" w:themeFill="background2" w:themeFillShade="BF"/>
            <w:tcMar>
              <w:top w:w="15" w:type="dxa"/>
              <w:left w:w="15" w:type="dxa"/>
              <w:right w:w="15" w:type="dxa"/>
            </w:tcMar>
            <w:vAlign w:val="center"/>
          </w:tcPr>
          <w:p w14:paraId="45C9C4B0" w14:textId="34536A3B" w:rsidR="0E695FC8" w:rsidRPr="0047784C" w:rsidRDefault="0E695FC8" w:rsidP="00DD06D6">
            <w:pPr>
              <w:spacing w:after="0"/>
              <w:jc w:val="center"/>
              <w:rPr>
                <w:rFonts w:cstheme="minorHAnsi"/>
              </w:rPr>
            </w:pPr>
            <w:r w:rsidRPr="0047784C">
              <w:rPr>
                <w:rFonts w:eastAsia="Arial" w:cstheme="minorHAnsi"/>
                <w:b/>
              </w:rPr>
              <w:t>Más probable</w:t>
            </w:r>
          </w:p>
        </w:tc>
        <w:tc>
          <w:tcPr>
            <w:tcW w:w="1650" w:type="dxa"/>
            <w:gridSpan w:val="4"/>
            <w:tcBorders>
              <w:top w:val="single" w:sz="8" w:space="0" w:color="auto"/>
              <w:left w:val="single" w:sz="8" w:space="0" w:color="auto"/>
              <w:bottom w:val="single" w:sz="4" w:space="0" w:color="auto"/>
              <w:right w:val="single" w:sz="4" w:space="0" w:color="auto"/>
            </w:tcBorders>
            <w:shd w:val="clear" w:color="auto" w:fill="AEAAAA" w:themeFill="background2" w:themeFillShade="BF"/>
            <w:tcMar>
              <w:top w:w="15" w:type="dxa"/>
              <w:left w:w="15" w:type="dxa"/>
              <w:right w:w="15" w:type="dxa"/>
            </w:tcMar>
            <w:vAlign w:val="center"/>
          </w:tcPr>
          <w:p w14:paraId="62B854E4" w14:textId="58C91921" w:rsidR="0E695FC8" w:rsidRPr="0047784C" w:rsidRDefault="0E695FC8" w:rsidP="00DD06D6">
            <w:pPr>
              <w:spacing w:after="0"/>
              <w:jc w:val="center"/>
              <w:rPr>
                <w:rFonts w:cstheme="minorHAnsi"/>
              </w:rPr>
            </w:pPr>
            <w:r w:rsidRPr="0047784C">
              <w:rPr>
                <w:rFonts w:eastAsia="Arial" w:cstheme="minorHAnsi"/>
                <w:b/>
              </w:rPr>
              <w:t>Mínimo</w:t>
            </w:r>
          </w:p>
        </w:tc>
        <w:tc>
          <w:tcPr>
            <w:tcW w:w="1650" w:type="dxa"/>
            <w:gridSpan w:val="4"/>
            <w:tcBorders>
              <w:top w:val="single" w:sz="8" w:space="0" w:color="auto"/>
              <w:left w:val="nil"/>
              <w:bottom w:val="single" w:sz="4" w:space="0" w:color="auto"/>
              <w:right w:val="single" w:sz="4" w:space="0" w:color="auto"/>
            </w:tcBorders>
            <w:shd w:val="clear" w:color="auto" w:fill="AEAAAA" w:themeFill="background2" w:themeFillShade="BF"/>
            <w:tcMar>
              <w:top w:w="15" w:type="dxa"/>
              <w:left w:w="15" w:type="dxa"/>
              <w:right w:w="15" w:type="dxa"/>
            </w:tcMar>
            <w:vAlign w:val="center"/>
          </w:tcPr>
          <w:p w14:paraId="16226D76" w14:textId="29D0CDC4" w:rsidR="0E695FC8" w:rsidRPr="0047784C" w:rsidRDefault="0E695FC8" w:rsidP="00DD06D6">
            <w:pPr>
              <w:spacing w:after="0"/>
              <w:jc w:val="center"/>
              <w:rPr>
                <w:rFonts w:cstheme="minorHAnsi"/>
              </w:rPr>
            </w:pPr>
            <w:r w:rsidRPr="0047784C">
              <w:rPr>
                <w:rFonts w:eastAsia="Arial" w:cstheme="minorHAnsi"/>
                <w:b/>
              </w:rPr>
              <w:t>Máximo</w:t>
            </w:r>
          </w:p>
        </w:tc>
      </w:tr>
      <w:tr w:rsidR="008000C3" w14:paraId="13FBACF1" w14:textId="77777777" w:rsidTr="005832B9">
        <w:trPr>
          <w:cantSplit/>
          <w:trHeight w:val="1134"/>
        </w:trPr>
        <w:tc>
          <w:tcPr>
            <w:tcW w:w="557" w:type="dxa"/>
            <w:gridSpan w:val="2"/>
            <w:vMerge/>
            <w:tcBorders>
              <w:left w:val="single" w:sz="0" w:space="0" w:color="auto"/>
            </w:tcBorders>
            <w:vAlign w:val="center"/>
          </w:tcPr>
          <w:p w14:paraId="41F341E8" w14:textId="77777777" w:rsidR="008B119C" w:rsidRPr="0047784C" w:rsidRDefault="008B119C" w:rsidP="00DD06D6">
            <w:pPr>
              <w:jc w:val="center"/>
              <w:rPr>
                <w:rFonts w:cstheme="minorHAnsi"/>
              </w:rPr>
            </w:pPr>
          </w:p>
        </w:tc>
        <w:tc>
          <w:tcPr>
            <w:tcW w:w="2982" w:type="dxa"/>
            <w:vMerge/>
            <w:tcBorders>
              <w:left w:val="single" w:sz="0" w:space="0" w:color="auto"/>
            </w:tcBorders>
            <w:vAlign w:val="center"/>
          </w:tcPr>
          <w:p w14:paraId="6422EF4E" w14:textId="77777777" w:rsidR="008B119C" w:rsidRPr="0047784C" w:rsidRDefault="008B119C" w:rsidP="00DD06D6">
            <w:pPr>
              <w:jc w:val="center"/>
              <w:rPr>
                <w:rFonts w:cstheme="minorHAnsi"/>
              </w:rPr>
            </w:pPr>
          </w:p>
        </w:tc>
        <w:tc>
          <w:tcPr>
            <w:tcW w:w="410" w:type="dxa"/>
            <w:tcBorders>
              <w:top w:val="single" w:sz="4" w:space="0" w:color="auto"/>
              <w:left w:val="single" w:sz="8" w:space="0" w:color="auto"/>
              <w:bottom w:val="nil"/>
              <w:right w:val="single" w:sz="4" w:space="0" w:color="auto"/>
            </w:tcBorders>
            <w:shd w:val="clear" w:color="auto" w:fill="D0CECE" w:themeFill="background2" w:themeFillShade="E6"/>
            <w:tcMar>
              <w:top w:w="15" w:type="dxa"/>
              <w:left w:w="15" w:type="dxa"/>
              <w:right w:w="15" w:type="dxa"/>
            </w:tcMar>
            <w:textDirection w:val="btLr"/>
            <w:vAlign w:val="center"/>
          </w:tcPr>
          <w:p w14:paraId="2F5C2C5C" w14:textId="20A85794" w:rsidR="0E695FC8" w:rsidRPr="0047784C" w:rsidRDefault="0E695FC8" w:rsidP="00DD06D6">
            <w:pPr>
              <w:spacing w:after="0"/>
              <w:ind w:left="113" w:right="113"/>
              <w:jc w:val="center"/>
              <w:rPr>
                <w:rFonts w:cstheme="minorHAnsi"/>
              </w:rPr>
            </w:pPr>
            <w:r w:rsidRPr="0047784C">
              <w:rPr>
                <w:rFonts w:eastAsia="Arial" w:cstheme="minorHAnsi"/>
                <w:i/>
              </w:rPr>
              <w:t>Omar</w:t>
            </w:r>
          </w:p>
        </w:tc>
        <w:tc>
          <w:tcPr>
            <w:tcW w:w="411" w:type="dxa"/>
            <w:tcBorders>
              <w:top w:val="single" w:sz="4" w:space="0" w:color="auto"/>
              <w:left w:val="single" w:sz="4" w:space="0" w:color="auto"/>
              <w:bottom w:val="nil"/>
              <w:right w:val="single" w:sz="4" w:space="0" w:color="auto"/>
            </w:tcBorders>
            <w:shd w:val="clear" w:color="auto" w:fill="D0CECE" w:themeFill="background2" w:themeFillShade="E6"/>
            <w:tcMar>
              <w:top w:w="15" w:type="dxa"/>
              <w:left w:w="15" w:type="dxa"/>
              <w:right w:w="15" w:type="dxa"/>
            </w:tcMar>
            <w:textDirection w:val="btLr"/>
            <w:vAlign w:val="center"/>
          </w:tcPr>
          <w:p w14:paraId="13B332C9" w14:textId="0266867D" w:rsidR="0E695FC8" w:rsidRPr="0047784C" w:rsidRDefault="0E695FC8" w:rsidP="00DD06D6">
            <w:pPr>
              <w:spacing w:after="0"/>
              <w:ind w:left="113" w:right="113"/>
              <w:jc w:val="center"/>
              <w:rPr>
                <w:rFonts w:cstheme="minorHAnsi"/>
              </w:rPr>
            </w:pPr>
            <w:r w:rsidRPr="0047784C">
              <w:rPr>
                <w:rFonts w:eastAsia="Arial" w:cstheme="minorHAnsi"/>
                <w:i/>
              </w:rPr>
              <w:t>Pablo</w:t>
            </w:r>
          </w:p>
        </w:tc>
        <w:tc>
          <w:tcPr>
            <w:tcW w:w="418" w:type="dxa"/>
            <w:tcBorders>
              <w:top w:val="single" w:sz="4" w:space="0" w:color="auto"/>
              <w:left w:val="single" w:sz="4" w:space="0" w:color="auto"/>
              <w:bottom w:val="nil"/>
              <w:right w:val="single" w:sz="4" w:space="0" w:color="auto"/>
            </w:tcBorders>
            <w:shd w:val="clear" w:color="auto" w:fill="D0CECE" w:themeFill="background2" w:themeFillShade="E6"/>
            <w:tcMar>
              <w:top w:w="15" w:type="dxa"/>
              <w:left w:w="15" w:type="dxa"/>
              <w:right w:w="15" w:type="dxa"/>
            </w:tcMar>
            <w:textDirection w:val="btLr"/>
            <w:vAlign w:val="center"/>
          </w:tcPr>
          <w:p w14:paraId="244B32A5" w14:textId="5F719FB5" w:rsidR="0E695FC8" w:rsidRPr="0047784C" w:rsidRDefault="0E695FC8" w:rsidP="00DD06D6">
            <w:pPr>
              <w:spacing w:after="0"/>
              <w:ind w:left="113" w:right="113"/>
              <w:jc w:val="center"/>
              <w:rPr>
                <w:rFonts w:cstheme="minorHAnsi"/>
              </w:rPr>
            </w:pPr>
            <w:r w:rsidRPr="0047784C">
              <w:rPr>
                <w:rFonts w:eastAsia="Arial" w:cstheme="minorHAnsi"/>
                <w:i/>
              </w:rPr>
              <w:t>Mercurio</w:t>
            </w:r>
          </w:p>
        </w:tc>
        <w:tc>
          <w:tcPr>
            <w:tcW w:w="411" w:type="dxa"/>
            <w:tcBorders>
              <w:top w:val="single" w:sz="4" w:space="0" w:color="auto"/>
              <w:left w:val="single" w:sz="4" w:space="0" w:color="auto"/>
              <w:bottom w:val="nil"/>
              <w:right w:val="nil"/>
            </w:tcBorders>
            <w:shd w:val="clear" w:color="auto" w:fill="D0CECE" w:themeFill="background2" w:themeFillShade="E6"/>
            <w:tcMar>
              <w:top w:w="15" w:type="dxa"/>
              <w:left w:w="15" w:type="dxa"/>
              <w:right w:w="15" w:type="dxa"/>
            </w:tcMar>
            <w:textDirection w:val="btLr"/>
            <w:vAlign w:val="center"/>
          </w:tcPr>
          <w:p w14:paraId="5B559476" w14:textId="5D7917E0" w:rsidR="0E695FC8" w:rsidRPr="0047784C" w:rsidRDefault="0E695FC8" w:rsidP="00DD06D6">
            <w:pPr>
              <w:spacing w:after="0"/>
              <w:ind w:left="113" w:right="113"/>
              <w:jc w:val="center"/>
              <w:rPr>
                <w:rFonts w:cstheme="minorHAnsi"/>
              </w:rPr>
            </w:pPr>
            <w:r w:rsidRPr="0047784C">
              <w:rPr>
                <w:rFonts w:eastAsia="Arial" w:cstheme="minorHAnsi"/>
                <w:i/>
              </w:rPr>
              <w:t>David</w:t>
            </w:r>
          </w:p>
        </w:tc>
        <w:tc>
          <w:tcPr>
            <w:tcW w:w="410" w:type="dxa"/>
            <w:tcBorders>
              <w:top w:val="single" w:sz="4" w:space="0" w:color="auto"/>
              <w:left w:val="single" w:sz="8" w:space="0" w:color="auto"/>
              <w:bottom w:val="nil"/>
              <w:right w:val="single" w:sz="4" w:space="0" w:color="auto"/>
            </w:tcBorders>
            <w:shd w:val="clear" w:color="auto" w:fill="D0CECE" w:themeFill="background2" w:themeFillShade="E6"/>
            <w:tcMar>
              <w:top w:w="15" w:type="dxa"/>
              <w:left w:w="15" w:type="dxa"/>
              <w:right w:w="15" w:type="dxa"/>
            </w:tcMar>
            <w:textDirection w:val="btLr"/>
            <w:vAlign w:val="center"/>
          </w:tcPr>
          <w:p w14:paraId="5A038FA1" w14:textId="059315DF" w:rsidR="0E695FC8" w:rsidRPr="0047784C" w:rsidRDefault="0E695FC8" w:rsidP="00DD06D6">
            <w:pPr>
              <w:spacing w:after="0"/>
              <w:ind w:left="113" w:right="113"/>
              <w:jc w:val="center"/>
              <w:rPr>
                <w:rFonts w:cstheme="minorHAnsi"/>
              </w:rPr>
            </w:pPr>
            <w:r w:rsidRPr="0047784C">
              <w:rPr>
                <w:rFonts w:eastAsia="Arial" w:cstheme="minorHAnsi"/>
                <w:i/>
              </w:rPr>
              <w:t>Omar</w:t>
            </w:r>
          </w:p>
        </w:tc>
        <w:tc>
          <w:tcPr>
            <w:tcW w:w="411" w:type="dxa"/>
            <w:tcBorders>
              <w:top w:val="single" w:sz="4" w:space="0" w:color="auto"/>
              <w:left w:val="single" w:sz="4" w:space="0" w:color="auto"/>
              <w:bottom w:val="nil"/>
              <w:right w:val="single" w:sz="4" w:space="0" w:color="auto"/>
            </w:tcBorders>
            <w:shd w:val="clear" w:color="auto" w:fill="D0CECE" w:themeFill="background2" w:themeFillShade="E6"/>
            <w:tcMar>
              <w:top w:w="15" w:type="dxa"/>
              <w:left w:w="15" w:type="dxa"/>
              <w:right w:w="15" w:type="dxa"/>
            </w:tcMar>
            <w:textDirection w:val="btLr"/>
            <w:vAlign w:val="center"/>
          </w:tcPr>
          <w:p w14:paraId="48618BF3" w14:textId="7DD8F528" w:rsidR="0E695FC8" w:rsidRPr="0047784C" w:rsidRDefault="0E695FC8" w:rsidP="00DD06D6">
            <w:pPr>
              <w:spacing w:after="0"/>
              <w:ind w:left="113" w:right="113"/>
              <w:jc w:val="center"/>
              <w:rPr>
                <w:rFonts w:cstheme="minorHAnsi"/>
              </w:rPr>
            </w:pPr>
            <w:r w:rsidRPr="0047784C">
              <w:rPr>
                <w:rFonts w:eastAsia="Arial" w:cstheme="minorHAnsi"/>
                <w:i/>
              </w:rPr>
              <w:t>Pablo</w:t>
            </w:r>
          </w:p>
        </w:tc>
        <w:tc>
          <w:tcPr>
            <w:tcW w:w="418" w:type="dxa"/>
            <w:tcBorders>
              <w:top w:val="single" w:sz="4" w:space="0" w:color="auto"/>
              <w:left w:val="single" w:sz="4" w:space="0" w:color="auto"/>
              <w:bottom w:val="nil"/>
              <w:right w:val="single" w:sz="4" w:space="0" w:color="auto"/>
            </w:tcBorders>
            <w:shd w:val="clear" w:color="auto" w:fill="D0CECE" w:themeFill="background2" w:themeFillShade="E6"/>
            <w:tcMar>
              <w:top w:w="15" w:type="dxa"/>
              <w:left w:w="15" w:type="dxa"/>
              <w:right w:w="15" w:type="dxa"/>
            </w:tcMar>
            <w:textDirection w:val="btLr"/>
            <w:vAlign w:val="center"/>
          </w:tcPr>
          <w:p w14:paraId="445097E7" w14:textId="60FBF0C8" w:rsidR="0E695FC8" w:rsidRPr="0047784C" w:rsidRDefault="0E695FC8" w:rsidP="00DD06D6">
            <w:pPr>
              <w:spacing w:after="0"/>
              <w:ind w:left="113" w:right="113"/>
              <w:jc w:val="center"/>
              <w:rPr>
                <w:rFonts w:cstheme="minorHAnsi"/>
              </w:rPr>
            </w:pPr>
            <w:r w:rsidRPr="0047784C">
              <w:rPr>
                <w:rFonts w:eastAsia="Arial" w:cstheme="minorHAnsi"/>
                <w:i/>
              </w:rPr>
              <w:t>Mercurio</w:t>
            </w:r>
          </w:p>
        </w:tc>
        <w:tc>
          <w:tcPr>
            <w:tcW w:w="411" w:type="dxa"/>
            <w:tcBorders>
              <w:top w:val="single" w:sz="4" w:space="0" w:color="auto"/>
              <w:left w:val="single" w:sz="4" w:space="0" w:color="auto"/>
              <w:bottom w:val="nil"/>
              <w:right w:val="single" w:sz="8" w:space="0" w:color="auto"/>
            </w:tcBorders>
            <w:shd w:val="clear" w:color="auto" w:fill="D0CECE" w:themeFill="background2" w:themeFillShade="E6"/>
            <w:tcMar>
              <w:top w:w="15" w:type="dxa"/>
              <w:left w:w="15" w:type="dxa"/>
              <w:right w:w="15" w:type="dxa"/>
            </w:tcMar>
            <w:textDirection w:val="btLr"/>
            <w:vAlign w:val="center"/>
          </w:tcPr>
          <w:p w14:paraId="040F67E2" w14:textId="0C9F4BC5" w:rsidR="0E695FC8" w:rsidRPr="0047784C" w:rsidRDefault="0E695FC8" w:rsidP="00DD06D6">
            <w:pPr>
              <w:spacing w:after="0"/>
              <w:ind w:left="113" w:right="113"/>
              <w:jc w:val="center"/>
              <w:rPr>
                <w:rFonts w:cstheme="minorHAnsi"/>
              </w:rPr>
            </w:pPr>
            <w:r w:rsidRPr="0047784C">
              <w:rPr>
                <w:rFonts w:eastAsia="Arial" w:cstheme="minorHAnsi"/>
                <w:i/>
              </w:rPr>
              <w:t>David</w:t>
            </w:r>
          </w:p>
        </w:tc>
        <w:tc>
          <w:tcPr>
            <w:tcW w:w="410" w:type="dxa"/>
            <w:tcBorders>
              <w:top w:val="single" w:sz="4" w:space="0" w:color="auto"/>
              <w:left w:val="single" w:sz="8" w:space="0" w:color="auto"/>
              <w:bottom w:val="nil"/>
              <w:right w:val="single" w:sz="4" w:space="0" w:color="auto"/>
            </w:tcBorders>
            <w:shd w:val="clear" w:color="auto" w:fill="D0CECE" w:themeFill="background2" w:themeFillShade="E6"/>
            <w:tcMar>
              <w:top w:w="15" w:type="dxa"/>
              <w:left w:w="15" w:type="dxa"/>
              <w:right w:w="15" w:type="dxa"/>
            </w:tcMar>
            <w:textDirection w:val="btLr"/>
            <w:vAlign w:val="center"/>
          </w:tcPr>
          <w:p w14:paraId="2252B3E4" w14:textId="3A8D6315" w:rsidR="0E695FC8" w:rsidRPr="0047784C" w:rsidRDefault="0E695FC8" w:rsidP="00DD06D6">
            <w:pPr>
              <w:spacing w:after="0"/>
              <w:ind w:left="113" w:right="113"/>
              <w:jc w:val="center"/>
              <w:rPr>
                <w:rFonts w:cstheme="minorHAnsi"/>
              </w:rPr>
            </w:pPr>
            <w:r w:rsidRPr="0047784C">
              <w:rPr>
                <w:rFonts w:eastAsia="Arial" w:cstheme="minorHAnsi"/>
                <w:i/>
              </w:rPr>
              <w:t>Omar</w:t>
            </w:r>
          </w:p>
        </w:tc>
        <w:tc>
          <w:tcPr>
            <w:tcW w:w="411" w:type="dxa"/>
            <w:tcBorders>
              <w:top w:val="single" w:sz="4" w:space="0" w:color="auto"/>
              <w:left w:val="single" w:sz="4" w:space="0" w:color="auto"/>
              <w:bottom w:val="nil"/>
              <w:right w:val="single" w:sz="4" w:space="0" w:color="auto"/>
            </w:tcBorders>
            <w:shd w:val="clear" w:color="auto" w:fill="D0CECE" w:themeFill="background2" w:themeFillShade="E6"/>
            <w:tcMar>
              <w:top w:w="15" w:type="dxa"/>
              <w:left w:w="15" w:type="dxa"/>
              <w:right w:w="15" w:type="dxa"/>
            </w:tcMar>
            <w:textDirection w:val="btLr"/>
            <w:vAlign w:val="center"/>
          </w:tcPr>
          <w:p w14:paraId="29079B8B" w14:textId="3831E88E" w:rsidR="0E695FC8" w:rsidRPr="0047784C" w:rsidRDefault="0E695FC8" w:rsidP="00DD06D6">
            <w:pPr>
              <w:spacing w:after="0"/>
              <w:ind w:left="113" w:right="113"/>
              <w:jc w:val="center"/>
              <w:rPr>
                <w:rFonts w:cstheme="minorHAnsi"/>
              </w:rPr>
            </w:pPr>
            <w:r w:rsidRPr="0047784C">
              <w:rPr>
                <w:rFonts w:eastAsia="Arial" w:cstheme="minorHAnsi"/>
                <w:i/>
              </w:rPr>
              <w:t>Pablo</w:t>
            </w:r>
          </w:p>
        </w:tc>
        <w:tc>
          <w:tcPr>
            <w:tcW w:w="418" w:type="dxa"/>
            <w:tcBorders>
              <w:top w:val="single" w:sz="4" w:space="0" w:color="auto"/>
              <w:left w:val="single" w:sz="4" w:space="0" w:color="auto"/>
              <w:bottom w:val="nil"/>
              <w:right w:val="single" w:sz="4" w:space="0" w:color="auto"/>
            </w:tcBorders>
            <w:shd w:val="clear" w:color="auto" w:fill="D0CECE" w:themeFill="background2" w:themeFillShade="E6"/>
            <w:tcMar>
              <w:top w:w="15" w:type="dxa"/>
              <w:left w:w="15" w:type="dxa"/>
              <w:right w:w="15" w:type="dxa"/>
            </w:tcMar>
            <w:textDirection w:val="btLr"/>
            <w:vAlign w:val="center"/>
          </w:tcPr>
          <w:p w14:paraId="3B7E5DF7" w14:textId="628FB485" w:rsidR="0E695FC8" w:rsidRPr="0047784C" w:rsidRDefault="0E695FC8" w:rsidP="00DD06D6">
            <w:pPr>
              <w:spacing w:after="0"/>
              <w:ind w:left="113" w:right="113"/>
              <w:jc w:val="center"/>
              <w:rPr>
                <w:rFonts w:cstheme="minorHAnsi"/>
              </w:rPr>
            </w:pPr>
            <w:r w:rsidRPr="0047784C">
              <w:rPr>
                <w:rFonts w:eastAsia="Arial" w:cstheme="minorHAnsi"/>
                <w:i/>
              </w:rPr>
              <w:t>Mercurio</w:t>
            </w:r>
          </w:p>
        </w:tc>
        <w:tc>
          <w:tcPr>
            <w:tcW w:w="411" w:type="dxa"/>
            <w:tcBorders>
              <w:top w:val="single" w:sz="4" w:space="0" w:color="auto"/>
              <w:left w:val="single" w:sz="4" w:space="0" w:color="auto"/>
              <w:bottom w:val="nil"/>
              <w:right w:val="single" w:sz="8" w:space="0" w:color="auto"/>
            </w:tcBorders>
            <w:shd w:val="clear" w:color="auto" w:fill="D0CECE" w:themeFill="background2" w:themeFillShade="E6"/>
            <w:tcMar>
              <w:top w:w="15" w:type="dxa"/>
              <w:left w:w="15" w:type="dxa"/>
              <w:right w:w="15" w:type="dxa"/>
            </w:tcMar>
            <w:textDirection w:val="btLr"/>
            <w:vAlign w:val="center"/>
          </w:tcPr>
          <w:p w14:paraId="1A4F00F1" w14:textId="10153DBE" w:rsidR="0E695FC8" w:rsidRPr="0047784C" w:rsidRDefault="0E695FC8" w:rsidP="00DD06D6">
            <w:pPr>
              <w:spacing w:after="0"/>
              <w:ind w:left="113" w:right="113"/>
              <w:jc w:val="center"/>
              <w:rPr>
                <w:rFonts w:cstheme="minorHAnsi"/>
              </w:rPr>
            </w:pPr>
            <w:r w:rsidRPr="0047784C">
              <w:rPr>
                <w:rFonts w:eastAsia="Arial" w:cstheme="minorHAnsi"/>
                <w:i/>
              </w:rPr>
              <w:t>David</w:t>
            </w:r>
          </w:p>
        </w:tc>
      </w:tr>
      <w:tr w:rsidR="008000C3" w14:paraId="5A5B1AA1" w14:textId="77777777" w:rsidTr="005832B9">
        <w:trPr>
          <w:trHeight w:val="275"/>
        </w:trPr>
        <w:tc>
          <w:tcPr>
            <w:tcW w:w="274"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tcMar>
              <w:top w:w="15" w:type="dxa"/>
              <w:left w:w="15" w:type="dxa"/>
              <w:right w:w="15" w:type="dxa"/>
            </w:tcMar>
            <w:textDirection w:val="btLr"/>
            <w:vAlign w:val="center"/>
          </w:tcPr>
          <w:p w14:paraId="25FAC071" w14:textId="05B0CC81" w:rsidR="0E695FC8" w:rsidRPr="0047784C" w:rsidRDefault="0E695FC8" w:rsidP="00374ADD">
            <w:pPr>
              <w:spacing w:after="0"/>
              <w:ind w:left="113" w:right="113"/>
              <w:jc w:val="center"/>
              <w:rPr>
                <w:rFonts w:cstheme="minorHAnsi"/>
              </w:rPr>
            </w:pPr>
            <w:r w:rsidRPr="0047784C">
              <w:rPr>
                <w:rFonts w:eastAsia="Arial" w:cstheme="minorHAnsi"/>
              </w:rPr>
              <w:t>MODULO 6</w:t>
            </w:r>
          </w:p>
        </w:tc>
        <w:tc>
          <w:tcPr>
            <w:tcW w:w="283" w:type="dxa"/>
            <w:tcBorders>
              <w:top w:val="single" w:sz="8" w:space="0" w:color="auto"/>
              <w:left w:val="single" w:sz="4" w:space="0" w:color="000000" w:themeColor="text1"/>
              <w:bottom w:val="single" w:sz="4" w:space="0" w:color="auto"/>
              <w:right w:val="nil"/>
            </w:tcBorders>
            <w:shd w:val="clear" w:color="auto" w:fill="FFFFFF" w:themeFill="background1"/>
            <w:tcMar>
              <w:top w:w="15" w:type="dxa"/>
              <w:left w:w="15" w:type="dxa"/>
              <w:right w:w="15" w:type="dxa"/>
            </w:tcMar>
            <w:vAlign w:val="center"/>
          </w:tcPr>
          <w:p w14:paraId="7DFC2879" w14:textId="7888AC48" w:rsidR="0E695FC8" w:rsidRPr="0047784C" w:rsidRDefault="0E695FC8" w:rsidP="00577F77">
            <w:pPr>
              <w:spacing w:after="0"/>
              <w:jc w:val="center"/>
              <w:rPr>
                <w:rFonts w:cstheme="minorHAnsi"/>
              </w:rPr>
            </w:pPr>
            <w:r w:rsidRPr="0047784C">
              <w:rPr>
                <w:rFonts w:eastAsia="Arial" w:cstheme="minorHAnsi"/>
              </w:rPr>
              <w:t>1</w:t>
            </w:r>
          </w:p>
        </w:tc>
        <w:tc>
          <w:tcPr>
            <w:tcW w:w="2982" w:type="dxa"/>
            <w:tcBorders>
              <w:top w:val="single" w:sz="8" w:space="0" w:color="auto"/>
              <w:left w:val="single" w:sz="8" w:space="0" w:color="auto"/>
              <w:bottom w:val="single" w:sz="4" w:space="0" w:color="auto"/>
              <w:right w:val="nil"/>
            </w:tcBorders>
            <w:shd w:val="clear" w:color="auto" w:fill="FFFFFF" w:themeFill="background1"/>
            <w:tcMar>
              <w:top w:w="15" w:type="dxa"/>
              <w:left w:w="15" w:type="dxa"/>
              <w:right w:w="15" w:type="dxa"/>
            </w:tcMar>
            <w:vAlign w:val="center"/>
          </w:tcPr>
          <w:p w14:paraId="1FA7F426" w14:textId="24382F67" w:rsidR="0E695FC8" w:rsidRPr="0047784C" w:rsidRDefault="00577F77" w:rsidP="00577F77">
            <w:pPr>
              <w:spacing w:after="0"/>
              <w:jc w:val="left"/>
              <w:rPr>
                <w:rFonts w:cstheme="minorHAnsi"/>
              </w:rPr>
            </w:pPr>
            <w:r w:rsidRPr="0047784C">
              <w:rPr>
                <w:rFonts w:eastAsia="Arial" w:cstheme="minorHAnsi"/>
              </w:rPr>
              <w:t>Histórico</w:t>
            </w:r>
            <w:r w:rsidR="0E695FC8" w:rsidRPr="0047784C">
              <w:rPr>
                <w:rFonts w:eastAsia="Arial" w:cstheme="minorHAnsi"/>
              </w:rPr>
              <w:t xml:space="preserve"> de usuarios</w:t>
            </w:r>
          </w:p>
        </w:tc>
        <w:tc>
          <w:tcPr>
            <w:tcW w:w="410" w:type="dxa"/>
            <w:tcBorders>
              <w:top w:val="single" w:sz="4" w:space="0" w:color="auto"/>
              <w:left w:val="single" w:sz="8"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1E5A809E" w14:textId="40336F0E" w:rsidR="0E695FC8" w:rsidRPr="009E0D72" w:rsidRDefault="00577F77" w:rsidP="0E695FC8">
            <w:pPr>
              <w:spacing w:after="0"/>
              <w:jc w:val="center"/>
              <w:rPr>
                <w:rFonts w:cstheme="minorHAnsi"/>
              </w:rPr>
            </w:pPr>
            <w:r w:rsidRPr="009E0D72">
              <w:rPr>
                <w:rFonts w:cstheme="minorHAnsi"/>
              </w:rPr>
              <w:t>9</w:t>
            </w:r>
          </w:p>
        </w:tc>
        <w:tc>
          <w:tcPr>
            <w:tcW w:w="41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0B4D2F3C" w14:textId="5A526198" w:rsidR="0E695FC8" w:rsidRPr="009E0D72" w:rsidRDefault="00577F77" w:rsidP="0E695FC8">
            <w:pPr>
              <w:spacing w:after="0"/>
              <w:jc w:val="center"/>
              <w:rPr>
                <w:rFonts w:cstheme="minorHAnsi"/>
              </w:rPr>
            </w:pPr>
            <w:r w:rsidRPr="009E0D72">
              <w:rPr>
                <w:rFonts w:cstheme="minorHAnsi"/>
              </w:rPr>
              <w:t>7</w:t>
            </w:r>
          </w:p>
        </w:tc>
        <w:tc>
          <w:tcPr>
            <w:tcW w:w="418"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5B83A079" w14:textId="602B4957" w:rsidR="0E695FC8" w:rsidRPr="009E0D72" w:rsidRDefault="00577F77" w:rsidP="0E695FC8">
            <w:pPr>
              <w:spacing w:after="0"/>
              <w:jc w:val="center"/>
              <w:rPr>
                <w:rFonts w:cstheme="minorHAnsi"/>
              </w:rPr>
            </w:pPr>
            <w:r w:rsidRPr="009E0D72">
              <w:rPr>
                <w:rFonts w:cstheme="minorHAnsi"/>
              </w:rPr>
              <w:t>8</w:t>
            </w:r>
          </w:p>
        </w:tc>
        <w:tc>
          <w:tcPr>
            <w:tcW w:w="411" w:type="dxa"/>
            <w:tcBorders>
              <w:top w:val="single" w:sz="4" w:space="0" w:color="auto"/>
              <w:left w:val="single" w:sz="4" w:space="0" w:color="auto"/>
              <w:bottom w:val="single" w:sz="4" w:space="0" w:color="auto"/>
              <w:right w:val="nil"/>
            </w:tcBorders>
            <w:shd w:val="clear" w:color="auto" w:fill="FFFFFF" w:themeFill="background1"/>
            <w:tcMar>
              <w:top w:w="15" w:type="dxa"/>
              <w:left w:w="15" w:type="dxa"/>
              <w:right w:w="15" w:type="dxa"/>
            </w:tcMar>
            <w:vAlign w:val="center"/>
          </w:tcPr>
          <w:p w14:paraId="02A28986" w14:textId="38DF31AC" w:rsidR="0E695FC8" w:rsidRPr="009E0D72" w:rsidRDefault="00577F77" w:rsidP="0E695FC8">
            <w:pPr>
              <w:spacing w:after="0"/>
              <w:jc w:val="center"/>
              <w:rPr>
                <w:rFonts w:cstheme="minorHAnsi"/>
              </w:rPr>
            </w:pPr>
            <w:r w:rsidRPr="009E0D72">
              <w:rPr>
                <w:rFonts w:cstheme="minorHAnsi"/>
              </w:rPr>
              <w:t>8</w:t>
            </w:r>
          </w:p>
        </w:tc>
        <w:tc>
          <w:tcPr>
            <w:tcW w:w="410" w:type="dxa"/>
            <w:tcBorders>
              <w:top w:val="single" w:sz="4" w:space="0" w:color="auto"/>
              <w:left w:val="single" w:sz="8"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4EBCFC12" w14:textId="1AD319F9" w:rsidR="0E695FC8" w:rsidRPr="0047784C" w:rsidRDefault="0E695FC8" w:rsidP="0E695FC8">
            <w:pPr>
              <w:spacing w:after="0"/>
              <w:jc w:val="center"/>
              <w:rPr>
                <w:rFonts w:cstheme="minorHAnsi"/>
              </w:rPr>
            </w:pPr>
            <w:r w:rsidRPr="0047784C">
              <w:rPr>
                <w:rFonts w:eastAsia="Arial" w:cstheme="minorHAnsi"/>
              </w:rPr>
              <w:t>3</w:t>
            </w:r>
          </w:p>
        </w:tc>
        <w:tc>
          <w:tcPr>
            <w:tcW w:w="41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305598D8" w14:textId="194AC5E1" w:rsidR="0E695FC8" w:rsidRPr="0047784C" w:rsidRDefault="0E695FC8" w:rsidP="0E695FC8">
            <w:pPr>
              <w:spacing w:after="0"/>
              <w:jc w:val="center"/>
              <w:rPr>
                <w:rFonts w:cstheme="minorHAnsi"/>
              </w:rPr>
            </w:pPr>
            <w:r w:rsidRPr="0047784C">
              <w:rPr>
                <w:rFonts w:eastAsia="Arial" w:cstheme="minorHAnsi"/>
              </w:rPr>
              <w:t>2,5</w:t>
            </w:r>
          </w:p>
        </w:tc>
        <w:tc>
          <w:tcPr>
            <w:tcW w:w="418"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253FAFF5" w14:textId="2883A875" w:rsidR="0E695FC8" w:rsidRPr="0047784C" w:rsidRDefault="0E695FC8" w:rsidP="0E695FC8">
            <w:pPr>
              <w:spacing w:after="0"/>
              <w:jc w:val="center"/>
              <w:rPr>
                <w:rFonts w:cstheme="minorHAnsi"/>
              </w:rPr>
            </w:pPr>
            <w:r w:rsidRPr="0047784C">
              <w:rPr>
                <w:rFonts w:eastAsia="Arial" w:cstheme="minorHAnsi"/>
              </w:rPr>
              <w:t>4</w:t>
            </w:r>
          </w:p>
        </w:tc>
        <w:tc>
          <w:tcPr>
            <w:tcW w:w="411" w:type="dxa"/>
            <w:tcBorders>
              <w:top w:val="single" w:sz="4" w:space="0" w:color="auto"/>
              <w:left w:val="single" w:sz="4" w:space="0" w:color="auto"/>
              <w:bottom w:val="single" w:sz="4" w:space="0" w:color="auto"/>
              <w:right w:val="nil"/>
            </w:tcBorders>
            <w:shd w:val="clear" w:color="auto" w:fill="FFFFFF" w:themeFill="background1"/>
            <w:tcMar>
              <w:top w:w="15" w:type="dxa"/>
              <w:left w:w="15" w:type="dxa"/>
              <w:right w:w="15" w:type="dxa"/>
            </w:tcMar>
            <w:vAlign w:val="center"/>
          </w:tcPr>
          <w:p w14:paraId="21A748B9" w14:textId="476F8A95" w:rsidR="0E695FC8" w:rsidRPr="0047784C" w:rsidRDefault="0E695FC8" w:rsidP="0E695FC8">
            <w:pPr>
              <w:spacing w:after="0"/>
              <w:jc w:val="center"/>
              <w:rPr>
                <w:rFonts w:cstheme="minorHAnsi"/>
              </w:rPr>
            </w:pPr>
            <w:r w:rsidRPr="0047784C">
              <w:rPr>
                <w:rFonts w:eastAsia="Arial" w:cstheme="minorHAnsi"/>
              </w:rPr>
              <w:t>3</w:t>
            </w:r>
          </w:p>
        </w:tc>
        <w:tc>
          <w:tcPr>
            <w:tcW w:w="410" w:type="dxa"/>
            <w:tcBorders>
              <w:top w:val="single" w:sz="4" w:space="0" w:color="auto"/>
              <w:left w:val="single" w:sz="8"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49E6D710" w14:textId="5A531556" w:rsidR="0E695FC8" w:rsidRPr="00577F77" w:rsidRDefault="00577F77" w:rsidP="0E695FC8">
            <w:pPr>
              <w:spacing w:after="0"/>
              <w:jc w:val="center"/>
              <w:rPr>
                <w:rFonts w:cstheme="minorHAnsi"/>
              </w:rPr>
            </w:pPr>
            <w:r w:rsidRPr="00577F77">
              <w:rPr>
                <w:rFonts w:cstheme="minorHAnsi"/>
              </w:rPr>
              <w:t>10</w:t>
            </w:r>
          </w:p>
        </w:tc>
        <w:tc>
          <w:tcPr>
            <w:tcW w:w="41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28B843F9" w14:textId="33C0CB74" w:rsidR="0E695FC8" w:rsidRPr="00577F77" w:rsidRDefault="00577F77" w:rsidP="0E695FC8">
            <w:pPr>
              <w:spacing w:after="0"/>
              <w:jc w:val="center"/>
              <w:rPr>
                <w:rFonts w:cstheme="minorHAnsi"/>
              </w:rPr>
            </w:pPr>
            <w:r w:rsidRPr="00577F77">
              <w:rPr>
                <w:rFonts w:cstheme="minorHAnsi"/>
              </w:rPr>
              <w:t>9</w:t>
            </w:r>
          </w:p>
        </w:tc>
        <w:tc>
          <w:tcPr>
            <w:tcW w:w="418"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3D49D4DC" w14:textId="601FB5FE" w:rsidR="0E695FC8" w:rsidRPr="00577F77" w:rsidRDefault="00577F77" w:rsidP="0E695FC8">
            <w:pPr>
              <w:spacing w:after="0"/>
              <w:jc w:val="center"/>
              <w:rPr>
                <w:rFonts w:cstheme="minorHAnsi"/>
              </w:rPr>
            </w:pPr>
            <w:r w:rsidRPr="00577F77">
              <w:rPr>
                <w:rFonts w:cstheme="minorHAnsi"/>
              </w:rPr>
              <w:t>10</w:t>
            </w:r>
          </w:p>
        </w:tc>
        <w:tc>
          <w:tcPr>
            <w:tcW w:w="411" w:type="dxa"/>
            <w:tcBorders>
              <w:top w:val="single" w:sz="4" w:space="0" w:color="auto"/>
              <w:left w:val="single" w:sz="4" w:space="0" w:color="auto"/>
              <w:bottom w:val="single" w:sz="4" w:space="0" w:color="auto"/>
              <w:right w:val="single" w:sz="8" w:space="0" w:color="auto"/>
            </w:tcBorders>
            <w:shd w:val="clear" w:color="auto" w:fill="FFFFFF" w:themeFill="background1"/>
            <w:tcMar>
              <w:top w:w="15" w:type="dxa"/>
              <w:left w:w="15" w:type="dxa"/>
              <w:right w:w="15" w:type="dxa"/>
            </w:tcMar>
            <w:vAlign w:val="center"/>
          </w:tcPr>
          <w:p w14:paraId="4ACD472A" w14:textId="779E8B88" w:rsidR="0E695FC8" w:rsidRPr="00577F77" w:rsidRDefault="00577F77" w:rsidP="0E695FC8">
            <w:pPr>
              <w:spacing w:after="0"/>
              <w:jc w:val="center"/>
              <w:rPr>
                <w:rFonts w:cstheme="minorHAnsi"/>
              </w:rPr>
            </w:pPr>
            <w:r w:rsidRPr="00577F77">
              <w:rPr>
                <w:rFonts w:cstheme="minorHAnsi"/>
              </w:rPr>
              <w:t>10</w:t>
            </w:r>
          </w:p>
        </w:tc>
      </w:tr>
      <w:tr w:rsidR="008000C3" w14:paraId="4ACF1307" w14:textId="77777777" w:rsidTr="005832B9">
        <w:trPr>
          <w:trHeight w:val="255"/>
        </w:trPr>
        <w:tc>
          <w:tcPr>
            <w:tcW w:w="274" w:type="dxa"/>
            <w:vMerge/>
            <w:tcBorders>
              <w:left w:val="single" w:sz="0" w:space="0" w:color="000000" w:themeColor="text1"/>
              <w:right w:val="single" w:sz="0" w:space="0" w:color="000000" w:themeColor="text1"/>
            </w:tcBorders>
            <w:vAlign w:val="center"/>
          </w:tcPr>
          <w:p w14:paraId="60CA7915" w14:textId="77777777" w:rsidR="008B119C" w:rsidRPr="0047784C" w:rsidRDefault="008B119C" w:rsidP="00577F77">
            <w:pPr>
              <w:jc w:val="center"/>
              <w:rPr>
                <w:rFonts w:cstheme="minorHAnsi"/>
              </w:rPr>
            </w:pPr>
          </w:p>
        </w:tc>
        <w:tc>
          <w:tcPr>
            <w:tcW w:w="283" w:type="dxa"/>
            <w:tcBorders>
              <w:top w:val="single" w:sz="4" w:space="0" w:color="auto"/>
              <w:left w:val="nil"/>
              <w:bottom w:val="single" w:sz="4" w:space="0" w:color="auto"/>
              <w:right w:val="nil"/>
            </w:tcBorders>
            <w:shd w:val="clear" w:color="auto" w:fill="FFFFFF" w:themeFill="background1"/>
            <w:tcMar>
              <w:top w:w="15" w:type="dxa"/>
              <w:left w:w="15" w:type="dxa"/>
              <w:right w:w="15" w:type="dxa"/>
            </w:tcMar>
            <w:vAlign w:val="center"/>
          </w:tcPr>
          <w:p w14:paraId="525ED081" w14:textId="59156663" w:rsidR="0E695FC8" w:rsidRPr="0047784C" w:rsidRDefault="0E695FC8" w:rsidP="00577F77">
            <w:pPr>
              <w:spacing w:after="0"/>
              <w:jc w:val="center"/>
              <w:rPr>
                <w:rFonts w:cstheme="minorHAnsi"/>
              </w:rPr>
            </w:pPr>
            <w:r w:rsidRPr="0047784C">
              <w:rPr>
                <w:rFonts w:eastAsia="Arial" w:cstheme="minorHAnsi"/>
              </w:rPr>
              <w:t>2</w:t>
            </w:r>
          </w:p>
        </w:tc>
        <w:tc>
          <w:tcPr>
            <w:tcW w:w="2982" w:type="dxa"/>
            <w:tcBorders>
              <w:top w:val="single" w:sz="4" w:space="0" w:color="auto"/>
              <w:left w:val="single" w:sz="8" w:space="0" w:color="auto"/>
              <w:bottom w:val="single" w:sz="4" w:space="0" w:color="auto"/>
              <w:right w:val="nil"/>
            </w:tcBorders>
            <w:shd w:val="clear" w:color="auto" w:fill="FFFFFF" w:themeFill="background1"/>
            <w:tcMar>
              <w:top w:w="15" w:type="dxa"/>
              <w:left w:w="15" w:type="dxa"/>
              <w:right w:w="15" w:type="dxa"/>
            </w:tcMar>
            <w:vAlign w:val="center"/>
          </w:tcPr>
          <w:p w14:paraId="3E2CF850" w14:textId="569A20DD" w:rsidR="0E695FC8" w:rsidRPr="0047784C" w:rsidRDefault="00577F77" w:rsidP="00577F77">
            <w:pPr>
              <w:spacing w:after="0"/>
              <w:jc w:val="left"/>
              <w:rPr>
                <w:rFonts w:cstheme="minorHAnsi"/>
              </w:rPr>
            </w:pPr>
            <w:r w:rsidRPr="0047784C">
              <w:rPr>
                <w:rFonts w:eastAsia="Arial" w:cstheme="minorHAnsi"/>
              </w:rPr>
              <w:t>Histórico</w:t>
            </w:r>
            <w:r w:rsidR="0E695FC8" w:rsidRPr="0047784C">
              <w:rPr>
                <w:rFonts w:eastAsia="Arial" w:cstheme="minorHAnsi"/>
              </w:rPr>
              <w:t xml:space="preserve"> de alertas</w:t>
            </w:r>
          </w:p>
        </w:tc>
        <w:tc>
          <w:tcPr>
            <w:tcW w:w="410" w:type="dxa"/>
            <w:tcBorders>
              <w:top w:val="single" w:sz="4" w:space="0" w:color="auto"/>
              <w:left w:val="single" w:sz="8"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2ADF4653" w14:textId="321AD184" w:rsidR="0E695FC8" w:rsidRPr="009E0D72" w:rsidRDefault="00577F77" w:rsidP="0E695FC8">
            <w:pPr>
              <w:spacing w:after="0"/>
              <w:jc w:val="center"/>
              <w:rPr>
                <w:rFonts w:cstheme="minorHAnsi"/>
              </w:rPr>
            </w:pPr>
            <w:r w:rsidRPr="009E0D72">
              <w:rPr>
                <w:rFonts w:cstheme="minorHAnsi"/>
              </w:rPr>
              <w:t>9</w:t>
            </w:r>
          </w:p>
        </w:tc>
        <w:tc>
          <w:tcPr>
            <w:tcW w:w="41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618C99F6" w14:textId="5BFCC4D2" w:rsidR="0E695FC8" w:rsidRPr="009E0D72" w:rsidRDefault="00577F77" w:rsidP="0E695FC8">
            <w:pPr>
              <w:spacing w:after="0"/>
              <w:jc w:val="center"/>
              <w:rPr>
                <w:rFonts w:cstheme="minorHAnsi"/>
              </w:rPr>
            </w:pPr>
            <w:r w:rsidRPr="009E0D72">
              <w:rPr>
                <w:rFonts w:cstheme="minorHAnsi"/>
              </w:rPr>
              <w:t>8</w:t>
            </w:r>
          </w:p>
        </w:tc>
        <w:tc>
          <w:tcPr>
            <w:tcW w:w="418"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52E60F9F" w14:textId="20A3F01C" w:rsidR="0E695FC8" w:rsidRPr="009E0D72" w:rsidRDefault="00577F77" w:rsidP="0E695FC8">
            <w:pPr>
              <w:spacing w:after="0"/>
              <w:jc w:val="center"/>
              <w:rPr>
                <w:rFonts w:cstheme="minorHAnsi"/>
              </w:rPr>
            </w:pPr>
            <w:r w:rsidRPr="009E0D72">
              <w:rPr>
                <w:rFonts w:cstheme="minorHAnsi"/>
              </w:rPr>
              <w:t>9</w:t>
            </w:r>
          </w:p>
        </w:tc>
        <w:tc>
          <w:tcPr>
            <w:tcW w:w="411" w:type="dxa"/>
            <w:tcBorders>
              <w:top w:val="single" w:sz="4" w:space="0" w:color="auto"/>
              <w:left w:val="single" w:sz="4" w:space="0" w:color="auto"/>
              <w:bottom w:val="single" w:sz="4" w:space="0" w:color="auto"/>
              <w:right w:val="nil"/>
            </w:tcBorders>
            <w:shd w:val="clear" w:color="auto" w:fill="FFFFFF" w:themeFill="background1"/>
            <w:tcMar>
              <w:top w:w="15" w:type="dxa"/>
              <w:left w:w="15" w:type="dxa"/>
              <w:right w:w="15" w:type="dxa"/>
            </w:tcMar>
            <w:vAlign w:val="center"/>
          </w:tcPr>
          <w:p w14:paraId="054E77AD" w14:textId="2F3364AE" w:rsidR="0E695FC8" w:rsidRPr="009E0D72" w:rsidRDefault="00577F77" w:rsidP="0E695FC8">
            <w:pPr>
              <w:spacing w:after="0"/>
              <w:jc w:val="center"/>
              <w:rPr>
                <w:rFonts w:cstheme="minorHAnsi"/>
              </w:rPr>
            </w:pPr>
            <w:r w:rsidRPr="009E0D72">
              <w:rPr>
                <w:rFonts w:cstheme="minorHAnsi"/>
              </w:rPr>
              <w:t>7</w:t>
            </w:r>
          </w:p>
        </w:tc>
        <w:tc>
          <w:tcPr>
            <w:tcW w:w="410" w:type="dxa"/>
            <w:tcBorders>
              <w:top w:val="single" w:sz="4" w:space="0" w:color="auto"/>
              <w:left w:val="single" w:sz="8"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57E9C77A" w14:textId="4CCC33AA" w:rsidR="0E695FC8" w:rsidRPr="0047784C" w:rsidRDefault="0E695FC8" w:rsidP="0E695FC8">
            <w:pPr>
              <w:spacing w:after="0"/>
              <w:jc w:val="center"/>
              <w:rPr>
                <w:rFonts w:cstheme="minorHAnsi"/>
              </w:rPr>
            </w:pPr>
            <w:r w:rsidRPr="0047784C">
              <w:rPr>
                <w:rFonts w:eastAsia="Arial" w:cstheme="minorHAnsi"/>
              </w:rPr>
              <w:t>4</w:t>
            </w:r>
          </w:p>
        </w:tc>
        <w:tc>
          <w:tcPr>
            <w:tcW w:w="41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14E75241" w14:textId="18380A61" w:rsidR="0E695FC8" w:rsidRPr="0047784C" w:rsidRDefault="0E695FC8" w:rsidP="0E695FC8">
            <w:pPr>
              <w:spacing w:after="0"/>
              <w:jc w:val="center"/>
              <w:rPr>
                <w:rFonts w:cstheme="minorHAnsi"/>
              </w:rPr>
            </w:pPr>
            <w:r w:rsidRPr="0047784C">
              <w:rPr>
                <w:rFonts w:eastAsia="Arial" w:cstheme="minorHAnsi"/>
              </w:rPr>
              <w:t>3</w:t>
            </w:r>
          </w:p>
        </w:tc>
        <w:tc>
          <w:tcPr>
            <w:tcW w:w="418"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42D8DB27" w14:textId="6C14644A" w:rsidR="0E695FC8" w:rsidRPr="0047784C" w:rsidRDefault="0E695FC8" w:rsidP="0E695FC8">
            <w:pPr>
              <w:spacing w:after="0"/>
              <w:jc w:val="center"/>
              <w:rPr>
                <w:rFonts w:cstheme="minorHAnsi"/>
              </w:rPr>
            </w:pPr>
            <w:r w:rsidRPr="0047784C">
              <w:rPr>
                <w:rFonts w:eastAsia="Arial" w:cstheme="minorHAnsi"/>
              </w:rPr>
              <w:t>6,5</w:t>
            </w:r>
          </w:p>
        </w:tc>
        <w:tc>
          <w:tcPr>
            <w:tcW w:w="411" w:type="dxa"/>
            <w:tcBorders>
              <w:top w:val="single" w:sz="4" w:space="0" w:color="auto"/>
              <w:left w:val="single" w:sz="4" w:space="0" w:color="auto"/>
              <w:bottom w:val="single" w:sz="4" w:space="0" w:color="auto"/>
              <w:right w:val="nil"/>
            </w:tcBorders>
            <w:shd w:val="clear" w:color="auto" w:fill="FFFFFF" w:themeFill="background1"/>
            <w:tcMar>
              <w:top w:w="15" w:type="dxa"/>
              <w:left w:w="15" w:type="dxa"/>
              <w:right w:w="15" w:type="dxa"/>
            </w:tcMar>
            <w:vAlign w:val="center"/>
          </w:tcPr>
          <w:p w14:paraId="666A3273" w14:textId="11F15264" w:rsidR="0E695FC8" w:rsidRPr="0047784C" w:rsidRDefault="0E695FC8" w:rsidP="0E695FC8">
            <w:pPr>
              <w:spacing w:after="0"/>
              <w:jc w:val="center"/>
              <w:rPr>
                <w:rFonts w:cstheme="minorHAnsi"/>
              </w:rPr>
            </w:pPr>
            <w:r w:rsidRPr="0047784C">
              <w:rPr>
                <w:rFonts w:eastAsia="Arial" w:cstheme="minorHAnsi"/>
              </w:rPr>
              <w:t>4</w:t>
            </w:r>
          </w:p>
        </w:tc>
        <w:tc>
          <w:tcPr>
            <w:tcW w:w="410" w:type="dxa"/>
            <w:tcBorders>
              <w:top w:val="single" w:sz="4" w:space="0" w:color="auto"/>
              <w:left w:val="single" w:sz="8"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3510752F" w14:textId="17519798" w:rsidR="0E695FC8" w:rsidRPr="00577F77" w:rsidRDefault="00577F77" w:rsidP="0E695FC8">
            <w:pPr>
              <w:spacing w:after="0"/>
              <w:jc w:val="center"/>
              <w:rPr>
                <w:rFonts w:cstheme="minorHAnsi"/>
              </w:rPr>
            </w:pPr>
            <w:r w:rsidRPr="00577F77">
              <w:rPr>
                <w:rFonts w:cstheme="minorHAnsi"/>
              </w:rPr>
              <w:t>9</w:t>
            </w:r>
          </w:p>
        </w:tc>
        <w:tc>
          <w:tcPr>
            <w:tcW w:w="41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3BB0C6EF" w14:textId="7260606D" w:rsidR="0E695FC8" w:rsidRPr="00577F77" w:rsidRDefault="00577F77" w:rsidP="0E695FC8">
            <w:pPr>
              <w:spacing w:after="0"/>
              <w:jc w:val="center"/>
              <w:rPr>
                <w:rFonts w:cstheme="minorHAnsi"/>
              </w:rPr>
            </w:pPr>
            <w:r w:rsidRPr="00577F77">
              <w:rPr>
                <w:rFonts w:cstheme="minorHAnsi"/>
              </w:rPr>
              <w:t>11</w:t>
            </w:r>
          </w:p>
        </w:tc>
        <w:tc>
          <w:tcPr>
            <w:tcW w:w="418"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2922454D" w14:textId="600BD889" w:rsidR="0E695FC8" w:rsidRPr="00577F77" w:rsidRDefault="00577F77" w:rsidP="0E695FC8">
            <w:pPr>
              <w:spacing w:after="0"/>
              <w:jc w:val="center"/>
              <w:rPr>
                <w:rFonts w:cstheme="minorHAnsi"/>
              </w:rPr>
            </w:pPr>
            <w:r w:rsidRPr="00577F77">
              <w:rPr>
                <w:rFonts w:cstheme="minorHAnsi"/>
              </w:rPr>
              <w:t>11</w:t>
            </w:r>
          </w:p>
        </w:tc>
        <w:tc>
          <w:tcPr>
            <w:tcW w:w="411" w:type="dxa"/>
            <w:tcBorders>
              <w:top w:val="single" w:sz="4" w:space="0" w:color="auto"/>
              <w:left w:val="single" w:sz="4" w:space="0" w:color="auto"/>
              <w:bottom w:val="single" w:sz="4" w:space="0" w:color="auto"/>
              <w:right w:val="single" w:sz="8" w:space="0" w:color="auto"/>
            </w:tcBorders>
            <w:shd w:val="clear" w:color="auto" w:fill="FFFFFF" w:themeFill="background1"/>
            <w:tcMar>
              <w:top w:w="15" w:type="dxa"/>
              <w:left w:w="15" w:type="dxa"/>
              <w:right w:w="15" w:type="dxa"/>
            </w:tcMar>
            <w:vAlign w:val="center"/>
          </w:tcPr>
          <w:p w14:paraId="3FB6876E" w14:textId="3E6E594E" w:rsidR="0E695FC8" w:rsidRPr="00577F77" w:rsidRDefault="00577F77" w:rsidP="0E695FC8">
            <w:pPr>
              <w:spacing w:after="0"/>
              <w:jc w:val="center"/>
              <w:rPr>
                <w:rFonts w:cstheme="minorHAnsi"/>
              </w:rPr>
            </w:pPr>
            <w:r w:rsidRPr="00577F77">
              <w:rPr>
                <w:rFonts w:cstheme="minorHAnsi"/>
              </w:rPr>
              <w:t>9</w:t>
            </w:r>
          </w:p>
        </w:tc>
      </w:tr>
      <w:tr w:rsidR="008000C3" w14:paraId="6D7635FB" w14:textId="77777777" w:rsidTr="005832B9">
        <w:trPr>
          <w:trHeight w:val="255"/>
        </w:trPr>
        <w:tc>
          <w:tcPr>
            <w:tcW w:w="274" w:type="dxa"/>
            <w:vMerge/>
            <w:tcBorders>
              <w:left w:val="single" w:sz="0" w:space="0" w:color="000000" w:themeColor="text1"/>
              <w:right w:val="single" w:sz="0" w:space="0" w:color="000000" w:themeColor="text1"/>
            </w:tcBorders>
            <w:vAlign w:val="center"/>
          </w:tcPr>
          <w:p w14:paraId="41AD965F" w14:textId="77777777" w:rsidR="008B119C" w:rsidRPr="0047784C" w:rsidRDefault="008B119C" w:rsidP="00577F77">
            <w:pPr>
              <w:jc w:val="center"/>
              <w:rPr>
                <w:rFonts w:cstheme="minorHAnsi"/>
              </w:rPr>
            </w:pPr>
          </w:p>
        </w:tc>
        <w:tc>
          <w:tcPr>
            <w:tcW w:w="283" w:type="dxa"/>
            <w:tcBorders>
              <w:top w:val="single" w:sz="4" w:space="0" w:color="auto"/>
              <w:left w:val="nil"/>
              <w:bottom w:val="single" w:sz="4" w:space="0" w:color="auto"/>
              <w:right w:val="nil"/>
            </w:tcBorders>
            <w:shd w:val="clear" w:color="auto" w:fill="FFFFFF" w:themeFill="background1"/>
            <w:tcMar>
              <w:top w:w="15" w:type="dxa"/>
              <w:left w:w="15" w:type="dxa"/>
              <w:right w:w="15" w:type="dxa"/>
            </w:tcMar>
            <w:vAlign w:val="center"/>
          </w:tcPr>
          <w:p w14:paraId="77F735D5" w14:textId="509BE6A9" w:rsidR="0E695FC8" w:rsidRPr="0047784C" w:rsidRDefault="0E695FC8" w:rsidP="00577F77">
            <w:pPr>
              <w:spacing w:after="0"/>
              <w:jc w:val="center"/>
              <w:rPr>
                <w:rFonts w:cstheme="minorHAnsi"/>
              </w:rPr>
            </w:pPr>
            <w:r w:rsidRPr="0047784C">
              <w:rPr>
                <w:rFonts w:eastAsia="Arial" w:cstheme="minorHAnsi"/>
              </w:rPr>
              <w:t>3</w:t>
            </w:r>
          </w:p>
        </w:tc>
        <w:tc>
          <w:tcPr>
            <w:tcW w:w="2982" w:type="dxa"/>
            <w:tcBorders>
              <w:top w:val="single" w:sz="4" w:space="0" w:color="auto"/>
              <w:left w:val="single" w:sz="8" w:space="0" w:color="auto"/>
              <w:bottom w:val="single" w:sz="4" w:space="0" w:color="auto"/>
              <w:right w:val="nil"/>
            </w:tcBorders>
            <w:shd w:val="clear" w:color="auto" w:fill="FFFFFF" w:themeFill="background1"/>
            <w:tcMar>
              <w:top w:w="15" w:type="dxa"/>
              <w:left w:w="15" w:type="dxa"/>
              <w:right w:w="15" w:type="dxa"/>
            </w:tcMar>
            <w:vAlign w:val="center"/>
          </w:tcPr>
          <w:p w14:paraId="57C00C52" w14:textId="37D61028" w:rsidR="0E695FC8" w:rsidRPr="0047784C" w:rsidRDefault="00577F77" w:rsidP="00577F77">
            <w:pPr>
              <w:spacing w:after="0"/>
              <w:jc w:val="left"/>
              <w:rPr>
                <w:rFonts w:cstheme="minorHAnsi"/>
              </w:rPr>
            </w:pPr>
            <w:r w:rsidRPr="0047784C">
              <w:rPr>
                <w:rFonts w:eastAsia="Arial" w:cstheme="minorHAnsi"/>
              </w:rPr>
              <w:t>Histórico</w:t>
            </w:r>
            <w:r w:rsidR="0E695FC8" w:rsidRPr="0047784C">
              <w:rPr>
                <w:rFonts w:eastAsia="Arial" w:cstheme="minorHAnsi"/>
              </w:rPr>
              <w:t xml:space="preserve"> de ubicaciones de los </w:t>
            </w:r>
            <w:r w:rsidRPr="0047784C">
              <w:rPr>
                <w:rFonts w:eastAsia="Arial" w:cstheme="minorHAnsi"/>
              </w:rPr>
              <w:t>vehículos</w:t>
            </w:r>
            <w:r w:rsidR="0E695FC8" w:rsidRPr="0047784C">
              <w:rPr>
                <w:rFonts w:eastAsia="Arial" w:cstheme="minorHAnsi"/>
              </w:rPr>
              <w:t xml:space="preserve"> de emergencia</w:t>
            </w:r>
          </w:p>
        </w:tc>
        <w:tc>
          <w:tcPr>
            <w:tcW w:w="410" w:type="dxa"/>
            <w:tcBorders>
              <w:top w:val="single" w:sz="4" w:space="0" w:color="auto"/>
              <w:left w:val="single" w:sz="8"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5512B8B0" w14:textId="58DC806E" w:rsidR="0E695FC8" w:rsidRPr="009E0D72" w:rsidRDefault="00577F77" w:rsidP="0E695FC8">
            <w:pPr>
              <w:spacing w:after="0"/>
              <w:jc w:val="center"/>
              <w:rPr>
                <w:rFonts w:cstheme="minorHAnsi"/>
              </w:rPr>
            </w:pPr>
            <w:r w:rsidRPr="009E0D72">
              <w:rPr>
                <w:rFonts w:cstheme="minorHAnsi"/>
              </w:rPr>
              <w:t>10</w:t>
            </w:r>
          </w:p>
        </w:tc>
        <w:tc>
          <w:tcPr>
            <w:tcW w:w="41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6687620C" w14:textId="637E7830" w:rsidR="0E695FC8" w:rsidRPr="009E0D72" w:rsidRDefault="00577F77" w:rsidP="0E695FC8">
            <w:pPr>
              <w:spacing w:after="0"/>
              <w:jc w:val="center"/>
              <w:rPr>
                <w:rFonts w:cstheme="minorHAnsi"/>
              </w:rPr>
            </w:pPr>
            <w:r w:rsidRPr="009E0D72">
              <w:rPr>
                <w:rFonts w:cstheme="minorHAnsi"/>
              </w:rPr>
              <w:t>7,1</w:t>
            </w:r>
          </w:p>
        </w:tc>
        <w:tc>
          <w:tcPr>
            <w:tcW w:w="418"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1075EEBF" w14:textId="73B7007E" w:rsidR="0E695FC8" w:rsidRPr="009E0D72" w:rsidRDefault="00577F77" w:rsidP="0E695FC8">
            <w:pPr>
              <w:spacing w:after="0"/>
              <w:jc w:val="center"/>
              <w:rPr>
                <w:rFonts w:cstheme="minorHAnsi"/>
              </w:rPr>
            </w:pPr>
            <w:r w:rsidRPr="009E0D72">
              <w:rPr>
                <w:rFonts w:cstheme="minorHAnsi"/>
              </w:rPr>
              <w:t>8</w:t>
            </w:r>
          </w:p>
        </w:tc>
        <w:tc>
          <w:tcPr>
            <w:tcW w:w="411" w:type="dxa"/>
            <w:tcBorders>
              <w:top w:val="single" w:sz="4" w:space="0" w:color="auto"/>
              <w:left w:val="single" w:sz="4" w:space="0" w:color="auto"/>
              <w:bottom w:val="single" w:sz="4" w:space="0" w:color="auto"/>
              <w:right w:val="nil"/>
            </w:tcBorders>
            <w:shd w:val="clear" w:color="auto" w:fill="FFFFFF" w:themeFill="background1"/>
            <w:tcMar>
              <w:top w:w="15" w:type="dxa"/>
              <w:left w:w="15" w:type="dxa"/>
              <w:right w:w="15" w:type="dxa"/>
            </w:tcMar>
            <w:vAlign w:val="center"/>
          </w:tcPr>
          <w:p w14:paraId="780A0170" w14:textId="23C86901" w:rsidR="0E695FC8" w:rsidRPr="009E0D72" w:rsidRDefault="00577F77" w:rsidP="0E695FC8">
            <w:pPr>
              <w:spacing w:after="0"/>
              <w:jc w:val="center"/>
              <w:rPr>
                <w:rFonts w:cstheme="minorHAnsi"/>
              </w:rPr>
            </w:pPr>
            <w:r w:rsidRPr="009E0D72">
              <w:rPr>
                <w:rFonts w:cstheme="minorHAnsi"/>
              </w:rPr>
              <w:t>7,</w:t>
            </w:r>
            <w:r w:rsidR="0E695FC8" w:rsidRPr="009E0D72">
              <w:rPr>
                <w:rFonts w:cstheme="minorHAnsi"/>
              </w:rPr>
              <w:t>5</w:t>
            </w:r>
          </w:p>
        </w:tc>
        <w:tc>
          <w:tcPr>
            <w:tcW w:w="410" w:type="dxa"/>
            <w:tcBorders>
              <w:top w:val="single" w:sz="4" w:space="0" w:color="auto"/>
              <w:left w:val="single" w:sz="8"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564B6503" w14:textId="22FFF2F5" w:rsidR="0E695FC8" w:rsidRPr="0047784C" w:rsidRDefault="0E695FC8" w:rsidP="0E695FC8">
            <w:pPr>
              <w:spacing w:after="0"/>
              <w:jc w:val="center"/>
              <w:rPr>
                <w:rFonts w:cstheme="minorHAnsi"/>
              </w:rPr>
            </w:pPr>
            <w:r w:rsidRPr="0047784C">
              <w:rPr>
                <w:rFonts w:eastAsia="Arial" w:cstheme="minorHAnsi"/>
              </w:rPr>
              <w:t>4,5</w:t>
            </w:r>
          </w:p>
        </w:tc>
        <w:tc>
          <w:tcPr>
            <w:tcW w:w="41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5711EA9B" w14:textId="31F505F5" w:rsidR="0E695FC8" w:rsidRPr="0047784C" w:rsidRDefault="0E695FC8" w:rsidP="0E695FC8">
            <w:pPr>
              <w:spacing w:after="0"/>
              <w:jc w:val="center"/>
              <w:rPr>
                <w:rFonts w:cstheme="minorHAnsi"/>
              </w:rPr>
            </w:pPr>
            <w:r w:rsidRPr="0047784C">
              <w:rPr>
                <w:rFonts w:eastAsia="Arial" w:cstheme="minorHAnsi"/>
              </w:rPr>
              <w:t>3</w:t>
            </w:r>
          </w:p>
        </w:tc>
        <w:tc>
          <w:tcPr>
            <w:tcW w:w="418"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4FE9B0D1" w14:textId="69C85D64" w:rsidR="0E695FC8" w:rsidRPr="0047784C" w:rsidRDefault="0E695FC8" w:rsidP="0E695FC8">
            <w:pPr>
              <w:spacing w:after="0"/>
              <w:jc w:val="center"/>
              <w:rPr>
                <w:rFonts w:cstheme="minorHAnsi"/>
              </w:rPr>
            </w:pPr>
            <w:r w:rsidRPr="0047784C">
              <w:rPr>
                <w:rFonts w:eastAsia="Arial" w:cstheme="minorHAnsi"/>
              </w:rPr>
              <w:t>5,5</w:t>
            </w:r>
          </w:p>
        </w:tc>
        <w:tc>
          <w:tcPr>
            <w:tcW w:w="411" w:type="dxa"/>
            <w:tcBorders>
              <w:top w:val="single" w:sz="4" w:space="0" w:color="auto"/>
              <w:left w:val="single" w:sz="4" w:space="0" w:color="auto"/>
              <w:bottom w:val="single" w:sz="4" w:space="0" w:color="auto"/>
              <w:right w:val="nil"/>
            </w:tcBorders>
            <w:shd w:val="clear" w:color="auto" w:fill="FFFFFF" w:themeFill="background1"/>
            <w:tcMar>
              <w:top w:w="15" w:type="dxa"/>
              <w:left w:w="15" w:type="dxa"/>
              <w:right w:w="15" w:type="dxa"/>
            </w:tcMar>
            <w:vAlign w:val="center"/>
          </w:tcPr>
          <w:p w14:paraId="3400A93A" w14:textId="25E82E31" w:rsidR="0E695FC8" w:rsidRPr="0047784C" w:rsidRDefault="0E695FC8" w:rsidP="0E695FC8">
            <w:pPr>
              <w:spacing w:after="0"/>
              <w:jc w:val="center"/>
              <w:rPr>
                <w:rFonts w:cstheme="minorHAnsi"/>
              </w:rPr>
            </w:pPr>
            <w:r w:rsidRPr="0047784C">
              <w:rPr>
                <w:rFonts w:eastAsia="Arial" w:cstheme="minorHAnsi"/>
              </w:rPr>
              <w:t>2</w:t>
            </w:r>
          </w:p>
        </w:tc>
        <w:tc>
          <w:tcPr>
            <w:tcW w:w="410" w:type="dxa"/>
            <w:tcBorders>
              <w:top w:val="single" w:sz="4" w:space="0" w:color="auto"/>
              <w:left w:val="single" w:sz="8"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1056187F" w14:textId="795CE3D4" w:rsidR="0E695FC8" w:rsidRPr="00577F77" w:rsidRDefault="00577F77" w:rsidP="0E695FC8">
            <w:pPr>
              <w:spacing w:after="0"/>
              <w:jc w:val="center"/>
              <w:rPr>
                <w:rFonts w:cstheme="minorHAnsi"/>
              </w:rPr>
            </w:pPr>
            <w:r w:rsidRPr="00577F77">
              <w:rPr>
                <w:rFonts w:cstheme="minorHAnsi"/>
              </w:rPr>
              <w:t>10</w:t>
            </w:r>
          </w:p>
        </w:tc>
        <w:tc>
          <w:tcPr>
            <w:tcW w:w="41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62045567" w14:textId="59D70531" w:rsidR="0E695FC8" w:rsidRPr="00577F77" w:rsidRDefault="00577F77" w:rsidP="0E695FC8">
            <w:pPr>
              <w:spacing w:after="0"/>
              <w:jc w:val="center"/>
              <w:rPr>
                <w:rFonts w:cstheme="minorHAnsi"/>
              </w:rPr>
            </w:pPr>
            <w:r w:rsidRPr="00577F77">
              <w:rPr>
                <w:rFonts w:cstheme="minorHAnsi"/>
              </w:rPr>
              <w:t>8</w:t>
            </w:r>
          </w:p>
        </w:tc>
        <w:tc>
          <w:tcPr>
            <w:tcW w:w="418"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31D437A6" w14:textId="7894ED96" w:rsidR="0E695FC8" w:rsidRPr="00577F77" w:rsidRDefault="00577F77" w:rsidP="0E695FC8">
            <w:pPr>
              <w:spacing w:after="0"/>
              <w:jc w:val="center"/>
              <w:rPr>
                <w:rFonts w:cstheme="minorHAnsi"/>
              </w:rPr>
            </w:pPr>
            <w:r w:rsidRPr="00577F77">
              <w:rPr>
                <w:rFonts w:cstheme="minorHAnsi"/>
              </w:rPr>
              <w:t>13</w:t>
            </w:r>
          </w:p>
        </w:tc>
        <w:tc>
          <w:tcPr>
            <w:tcW w:w="411" w:type="dxa"/>
            <w:tcBorders>
              <w:top w:val="single" w:sz="4" w:space="0" w:color="auto"/>
              <w:left w:val="single" w:sz="4" w:space="0" w:color="auto"/>
              <w:bottom w:val="single" w:sz="4" w:space="0" w:color="auto"/>
              <w:right w:val="single" w:sz="8" w:space="0" w:color="auto"/>
            </w:tcBorders>
            <w:shd w:val="clear" w:color="auto" w:fill="FFFFFF" w:themeFill="background1"/>
            <w:tcMar>
              <w:top w:w="15" w:type="dxa"/>
              <w:left w:w="15" w:type="dxa"/>
              <w:right w:w="15" w:type="dxa"/>
            </w:tcMar>
            <w:vAlign w:val="center"/>
          </w:tcPr>
          <w:p w14:paraId="63D142B2" w14:textId="2C8CB6BE" w:rsidR="0E695FC8" w:rsidRPr="00577F77" w:rsidRDefault="00577F77" w:rsidP="0E695FC8">
            <w:pPr>
              <w:spacing w:after="0"/>
              <w:jc w:val="center"/>
              <w:rPr>
                <w:rFonts w:cstheme="minorHAnsi"/>
              </w:rPr>
            </w:pPr>
            <w:r w:rsidRPr="00577F77">
              <w:rPr>
                <w:rFonts w:cstheme="minorHAnsi"/>
              </w:rPr>
              <w:t>9,5</w:t>
            </w:r>
          </w:p>
        </w:tc>
      </w:tr>
      <w:tr w:rsidR="008000C3" w14:paraId="74A0E8A6" w14:textId="77777777" w:rsidTr="005832B9">
        <w:trPr>
          <w:trHeight w:val="255"/>
        </w:trPr>
        <w:tc>
          <w:tcPr>
            <w:tcW w:w="274" w:type="dxa"/>
            <w:vMerge/>
            <w:tcBorders>
              <w:left w:val="single" w:sz="0" w:space="0" w:color="000000" w:themeColor="text1"/>
              <w:right w:val="single" w:sz="0" w:space="0" w:color="000000" w:themeColor="text1"/>
            </w:tcBorders>
            <w:vAlign w:val="center"/>
          </w:tcPr>
          <w:p w14:paraId="7B734510" w14:textId="77777777" w:rsidR="008B119C" w:rsidRPr="0047784C" w:rsidRDefault="008B119C" w:rsidP="00577F77">
            <w:pPr>
              <w:jc w:val="center"/>
              <w:rPr>
                <w:rFonts w:cstheme="minorHAnsi"/>
              </w:rPr>
            </w:pPr>
          </w:p>
        </w:tc>
        <w:tc>
          <w:tcPr>
            <w:tcW w:w="283" w:type="dxa"/>
            <w:tcBorders>
              <w:top w:val="single" w:sz="4" w:space="0" w:color="auto"/>
              <w:left w:val="nil"/>
              <w:bottom w:val="single" w:sz="4" w:space="0" w:color="auto"/>
              <w:right w:val="nil"/>
            </w:tcBorders>
            <w:shd w:val="clear" w:color="auto" w:fill="FFFFFF" w:themeFill="background1"/>
            <w:tcMar>
              <w:top w:w="15" w:type="dxa"/>
              <w:left w:w="15" w:type="dxa"/>
              <w:right w:w="15" w:type="dxa"/>
            </w:tcMar>
            <w:vAlign w:val="center"/>
          </w:tcPr>
          <w:p w14:paraId="680AFCB2" w14:textId="4598C100" w:rsidR="0E695FC8" w:rsidRPr="0047784C" w:rsidRDefault="0E695FC8" w:rsidP="00577F77">
            <w:pPr>
              <w:spacing w:after="0"/>
              <w:jc w:val="center"/>
              <w:rPr>
                <w:rFonts w:cstheme="minorHAnsi"/>
              </w:rPr>
            </w:pPr>
            <w:r w:rsidRPr="0047784C">
              <w:rPr>
                <w:rFonts w:eastAsia="Arial" w:cstheme="minorHAnsi"/>
              </w:rPr>
              <w:t>4</w:t>
            </w:r>
          </w:p>
        </w:tc>
        <w:tc>
          <w:tcPr>
            <w:tcW w:w="2982" w:type="dxa"/>
            <w:tcBorders>
              <w:top w:val="single" w:sz="4" w:space="0" w:color="auto"/>
              <w:left w:val="single" w:sz="8" w:space="0" w:color="auto"/>
              <w:bottom w:val="single" w:sz="4" w:space="0" w:color="auto"/>
              <w:right w:val="nil"/>
            </w:tcBorders>
            <w:shd w:val="clear" w:color="auto" w:fill="FFFFFF" w:themeFill="background1"/>
            <w:tcMar>
              <w:top w:w="15" w:type="dxa"/>
              <w:left w:w="15" w:type="dxa"/>
              <w:right w:w="15" w:type="dxa"/>
            </w:tcMar>
            <w:vAlign w:val="center"/>
          </w:tcPr>
          <w:p w14:paraId="181CB2E4" w14:textId="787738A3" w:rsidR="0E695FC8" w:rsidRPr="0047784C" w:rsidRDefault="0E695FC8" w:rsidP="00577F77">
            <w:pPr>
              <w:spacing w:after="0"/>
              <w:jc w:val="left"/>
              <w:rPr>
                <w:rFonts w:cstheme="minorHAnsi"/>
              </w:rPr>
            </w:pPr>
            <w:r w:rsidRPr="0047784C">
              <w:rPr>
                <w:rFonts w:eastAsia="Arial" w:cstheme="minorHAnsi"/>
              </w:rPr>
              <w:t>Listado de clientes activos</w:t>
            </w:r>
          </w:p>
        </w:tc>
        <w:tc>
          <w:tcPr>
            <w:tcW w:w="410" w:type="dxa"/>
            <w:tcBorders>
              <w:top w:val="single" w:sz="4" w:space="0" w:color="auto"/>
              <w:left w:val="single" w:sz="8"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6760A60B" w14:textId="3F6587D1" w:rsidR="0E695FC8" w:rsidRPr="009E0D72" w:rsidRDefault="00577F77" w:rsidP="0E695FC8">
            <w:pPr>
              <w:spacing w:after="0"/>
              <w:jc w:val="center"/>
              <w:rPr>
                <w:rFonts w:cstheme="minorHAnsi"/>
              </w:rPr>
            </w:pPr>
            <w:r w:rsidRPr="009E0D72">
              <w:rPr>
                <w:rFonts w:cstheme="minorHAnsi"/>
              </w:rPr>
              <w:t>10</w:t>
            </w:r>
          </w:p>
        </w:tc>
        <w:tc>
          <w:tcPr>
            <w:tcW w:w="41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24EEE9C5" w14:textId="7BCBFC73" w:rsidR="0E695FC8" w:rsidRPr="009E0D72" w:rsidRDefault="00577F77" w:rsidP="0E695FC8">
            <w:pPr>
              <w:spacing w:after="0"/>
              <w:jc w:val="center"/>
              <w:rPr>
                <w:rFonts w:cstheme="minorHAnsi"/>
              </w:rPr>
            </w:pPr>
            <w:r w:rsidRPr="009E0D72">
              <w:rPr>
                <w:rFonts w:cstheme="minorHAnsi"/>
              </w:rPr>
              <w:t>8</w:t>
            </w:r>
          </w:p>
        </w:tc>
        <w:tc>
          <w:tcPr>
            <w:tcW w:w="418"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60E3EBB6" w14:textId="43AE8823" w:rsidR="0E695FC8" w:rsidRPr="009E0D72" w:rsidRDefault="00577F77" w:rsidP="0E695FC8">
            <w:pPr>
              <w:spacing w:after="0"/>
              <w:jc w:val="center"/>
              <w:rPr>
                <w:rFonts w:cstheme="minorHAnsi"/>
              </w:rPr>
            </w:pPr>
            <w:r w:rsidRPr="009E0D72">
              <w:rPr>
                <w:rFonts w:cstheme="minorHAnsi"/>
              </w:rPr>
              <w:t>9</w:t>
            </w:r>
          </w:p>
        </w:tc>
        <w:tc>
          <w:tcPr>
            <w:tcW w:w="411" w:type="dxa"/>
            <w:tcBorders>
              <w:top w:val="single" w:sz="4" w:space="0" w:color="auto"/>
              <w:left w:val="single" w:sz="4" w:space="0" w:color="auto"/>
              <w:bottom w:val="single" w:sz="4" w:space="0" w:color="auto"/>
              <w:right w:val="nil"/>
            </w:tcBorders>
            <w:shd w:val="clear" w:color="auto" w:fill="FFFFFF" w:themeFill="background1"/>
            <w:tcMar>
              <w:top w:w="15" w:type="dxa"/>
              <w:left w:w="15" w:type="dxa"/>
              <w:right w:w="15" w:type="dxa"/>
            </w:tcMar>
            <w:vAlign w:val="center"/>
          </w:tcPr>
          <w:p w14:paraId="64CCC4D0" w14:textId="18452749" w:rsidR="0E695FC8" w:rsidRPr="009E0D72" w:rsidRDefault="00577F77" w:rsidP="0E695FC8">
            <w:pPr>
              <w:spacing w:after="0"/>
              <w:jc w:val="center"/>
              <w:rPr>
                <w:rFonts w:cstheme="minorHAnsi"/>
              </w:rPr>
            </w:pPr>
            <w:r w:rsidRPr="009E0D72">
              <w:rPr>
                <w:rFonts w:cstheme="minorHAnsi"/>
              </w:rPr>
              <w:t>8</w:t>
            </w:r>
          </w:p>
        </w:tc>
        <w:tc>
          <w:tcPr>
            <w:tcW w:w="410" w:type="dxa"/>
            <w:tcBorders>
              <w:top w:val="single" w:sz="4" w:space="0" w:color="auto"/>
              <w:left w:val="single" w:sz="8"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126409F2" w14:textId="18006B5A" w:rsidR="0E695FC8" w:rsidRPr="0047784C" w:rsidRDefault="0E695FC8" w:rsidP="0E695FC8">
            <w:pPr>
              <w:spacing w:after="0"/>
              <w:jc w:val="center"/>
              <w:rPr>
                <w:rFonts w:cstheme="minorHAnsi"/>
              </w:rPr>
            </w:pPr>
            <w:r w:rsidRPr="0047784C">
              <w:rPr>
                <w:rFonts w:eastAsia="Arial" w:cstheme="minorHAnsi"/>
              </w:rPr>
              <w:t>5</w:t>
            </w:r>
          </w:p>
        </w:tc>
        <w:tc>
          <w:tcPr>
            <w:tcW w:w="41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6868F23F" w14:textId="15D8EEF5" w:rsidR="0E695FC8" w:rsidRPr="0047784C" w:rsidRDefault="0E695FC8" w:rsidP="0E695FC8">
            <w:pPr>
              <w:spacing w:after="0"/>
              <w:jc w:val="center"/>
              <w:rPr>
                <w:rFonts w:cstheme="minorHAnsi"/>
              </w:rPr>
            </w:pPr>
            <w:r w:rsidRPr="0047784C">
              <w:rPr>
                <w:rFonts w:eastAsia="Arial" w:cstheme="minorHAnsi"/>
              </w:rPr>
              <w:t>4</w:t>
            </w:r>
          </w:p>
        </w:tc>
        <w:tc>
          <w:tcPr>
            <w:tcW w:w="418"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39A7BA7C" w14:textId="09F52E49" w:rsidR="0E695FC8" w:rsidRPr="0047784C" w:rsidRDefault="0E695FC8" w:rsidP="0E695FC8">
            <w:pPr>
              <w:spacing w:after="0"/>
              <w:jc w:val="center"/>
              <w:rPr>
                <w:rFonts w:cstheme="minorHAnsi"/>
              </w:rPr>
            </w:pPr>
            <w:r w:rsidRPr="0047784C">
              <w:rPr>
                <w:rFonts w:eastAsia="Arial" w:cstheme="minorHAnsi"/>
              </w:rPr>
              <w:t>4</w:t>
            </w:r>
          </w:p>
        </w:tc>
        <w:tc>
          <w:tcPr>
            <w:tcW w:w="411" w:type="dxa"/>
            <w:tcBorders>
              <w:top w:val="single" w:sz="4" w:space="0" w:color="auto"/>
              <w:left w:val="single" w:sz="4" w:space="0" w:color="auto"/>
              <w:bottom w:val="single" w:sz="4" w:space="0" w:color="auto"/>
              <w:right w:val="nil"/>
            </w:tcBorders>
            <w:shd w:val="clear" w:color="auto" w:fill="FFFFFF" w:themeFill="background1"/>
            <w:tcMar>
              <w:top w:w="15" w:type="dxa"/>
              <w:left w:w="15" w:type="dxa"/>
              <w:right w:w="15" w:type="dxa"/>
            </w:tcMar>
            <w:vAlign w:val="center"/>
          </w:tcPr>
          <w:p w14:paraId="2AFB1FA0" w14:textId="4475814E" w:rsidR="0E695FC8" w:rsidRPr="0047784C" w:rsidRDefault="0E695FC8" w:rsidP="0E695FC8">
            <w:pPr>
              <w:spacing w:after="0"/>
              <w:jc w:val="center"/>
              <w:rPr>
                <w:rFonts w:cstheme="minorHAnsi"/>
              </w:rPr>
            </w:pPr>
            <w:r w:rsidRPr="0047784C">
              <w:rPr>
                <w:rFonts w:eastAsia="Arial" w:cstheme="minorHAnsi"/>
              </w:rPr>
              <w:t>1,5</w:t>
            </w:r>
          </w:p>
        </w:tc>
        <w:tc>
          <w:tcPr>
            <w:tcW w:w="410" w:type="dxa"/>
            <w:tcBorders>
              <w:top w:val="single" w:sz="4" w:space="0" w:color="auto"/>
              <w:left w:val="single" w:sz="8"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6F86ABCD" w14:textId="3FB49CCC" w:rsidR="0E695FC8" w:rsidRPr="00577F77" w:rsidRDefault="00577F77" w:rsidP="0E695FC8">
            <w:pPr>
              <w:spacing w:after="0"/>
              <w:jc w:val="center"/>
              <w:rPr>
                <w:rFonts w:cstheme="minorHAnsi"/>
              </w:rPr>
            </w:pPr>
            <w:r w:rsidRPr="00577F77">
              <w:rPr>
                <w:rFonts w:cstheme="minorHAnsi"/>
              </w:rPr>
              <w:t>12</w:t>
            </w:r>
          </w:p>
        </w:tc>
        <w:tc>
          <w:tcPr>
            <w:tcW w:w="41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57395EA3" w14:textId="2B803AB4" w:rsidR="0E695FC8" w:rsidRPr="00577F77" w:rsidRDefault="00577F77" w:rsidP="0E695FC8">
            <w:pPr>
              <w:spacing w:after="0"/>
              <w:jc w:val="center"/>
              <w:rPr>
                <w:rFonts w:cstheme="minorHAnsi"/>
              </w:rPr>
            </w:pPr>
            <w:r w:rsidRPr="00577F77">
              <w:rPr>
                <w:rFonts w:cstheme="minorHAnsi"/>
              </w:rPr>
              <w:t>10</w:t>
            </w:r>
          </w:p>
        </w:tc>
        <w:tc>
          <w:tcPr>
            <w:tcW w:w="418"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69D84822" w14:textId="75377577" w:rsidR="0E695FC8" w:rsidRPr="00577F77" w:rsidRDefault="00577F77" w:rsidP="0E695FC8">
            <w:pPr>
              <w:spacing w:after="0"/>
              <w:jc w:val="center"/>
              <w:rPr>
                <w:rFonts w:cstheme="minorHAnsi"/>
              </w:rPr>
            </w:pPr>
            <w:r w:rsidRPr="00577F77">
              <w:rPr>
                <w:rFonts w:cstheme="minorHAnsi"/>
              </w:rPr>
              <w:t>11</w:t>
            </w:r>
          </w:p>
        </w:tc>
        <w:tc>
          <w:tcPr>
            <w:tcW w:w="411" w:type="dxa"/>
            <w:tcBorders>
              <w:top w:val="single" w:sz="4" w:space="0" w:color="auto"/>
              <w:left w:val="single" w:sz="4" w:space="0" w:color="auto"/>
              <w:bottom w:val="single" w:sz="4" w:space="0" w:color="auto"/>
              <w:right w:val="single" w:sz="8" w:space="0" w:color="auto"/>
            </w:tcBorders>
            <w:shd w:val="clear" w:color="auto" w:fill="FFFFFF" w:themeFill="background1"/>
            <w:tcMar>
              <w:top w:w="15" w:type="dxa"/>
              <w:left w:w="15" w:type="dxa"/>
              <w:right w:w="15" w:type="dxa"/>
            </w:tcMar>
            <w:vAlign w:val="center"/>
          </w:tcPr>
          <w:p w14:paraId="007E9173" w14:textId="49CFE0A1" w:rsidR="0E695FC8" w:rsidRPr="00577F77" w:rsidRDefault="00577F77" w:rsidP="0E695FC8">
            <w:pPr>
              <w:spacing w:after="0"/>
              <w:jc w:val="center"/>
              <w:rPr>
                <w:rFonts w:cstheme="minorHAnsi"/>
              </w:rPr>
            </w:pPr>
            <w:r w:rsidRPr="00577F77">
              <w:rPr>
                <w:rFonts w:cstheme="minorHAnsi"/>
              </w:rPr>
              <w:t>10</w:t>
            </w:r>
          </w:p>
        </w:tc>
      </w:tr>
      <w:tr w:rsidR="008000C3" w14:paraId="7C5E2FCB" w14:textId="77777777" w:rsidTr="005832B9">
        <w:trPr>
          <w:trHeight w:val="255"/>
        </w:trPr>
        <w:tc>
          <w:tcPr>
            <w:tcW w:w="274" w:type="dxa"/>
            <w:vMerge/>
            <w:tcBorders>
              <w:left w:val="single" w:sz="0" w:space="0" w:color="000000" w:themeColor="text1"/>
              <w:right w:val="single" w:sz="0" w:space="0" w:color="000000" w:themeColor="text1"/>
            </w:tcBorders>
            <w:vAlign w:val="center"/>
          </w:tcPr>
          <w:p w14:paraId="1B2FBCE1" w14:textId="77777777" w:rsidR="008B119C" w:rsidRPr="0047784C" w:rsidRDefault="008B119C" w:rsidP="00577F77">
            <w:pPr>
              <w:jc w:val="center"/>
              <w:rPr>
                <w:rFonts w:cstheme="minorHAnsi"/>
              </w:rPr>
            </w:pPr>
          </w:p>
        </w:tc>
        <w:tc>
          <w:tcPr>
            <w:tcW w:w="283" w:type="dxa"/>
            <w:tcBorders>
              <w:top w:val="single" w:sz="4" w:space="0" w:color="auto"/>
              <w:left w:val="nil"/>
              <w:bottom w:val="single" w:sz="4" w:space="0" w:color="auto"/>
              <w:right w:val="nil"/>
            </w:tcBorders>
            <w:shd w:val="clear" w:color="auto" w:fill="FFFFFF" w:themeFill="background1"/>
            <w:tcMar>
              <w:top w:w="15" w:type="dxa"/>
              <w:left w:w="15" w:type="dxa"/>
              <w:right w:w="15" w:type="dxa"/>
            </w:tcMar>
            <w:vAlign w:val="center"/>
          </w:tcPr>
          <w:p w14:paraId="75067549" w14:textId="26492753" w:rsidR="0E695FC8" w:rsidRPr="0047784C" w:rsidRDefault="0E695FC8" w:rsidP="00577F77">
            <w:pPr>
              <w:spacing w:after="0"/>
              <w:jc w:val="center"/>
              <w:rPr>
                <w:rFonts w:cstheme="minorHAnsi"/>
              </w:rPr>
            </w:pPr>
            <w:r w:rsidRPr="0047784C">
              <w:rPr>
                <w:rFonts w:eastAsia="Arial" w:cstheme="minorHAnsi"/>
              </w:rPr>
              <w:t>5</w:t>
            </w:r>
          </w:p>
        </w:tc>
        <w:tc>
          <w:tcPr>
            <w:tcW w:w="2982" w:type="dxa"/>
            <w:tcBorders>
              <w:top w:val="single" w:sz="4" w:space="0" w:color="auto"/>
              <w:left w:val="single" w:sz="8" w:space="0" w:color="auto"/>
              <w:bottom w:val="single" w:sz="4" w:space="0" w:color="auto"/>
              <w:right w:val="nil"/>
            </w:tcBorders>
            <w:shd w:val="clear" w:color="auto" w:fill="FFFFFF" w:themeFill="background1"/>
            <w:tcMar>
              <w:top w:w="15" w:type="dxa"/>
              <w:left w:w="15" w:type="dxa"/>
              <w:right w:w="15" w:type="dxa"/>
            </w:tcMar>
            <w:vAlign w:val="center"/>
          </w:tcPr>
          <w:p w14:paraId="2B18422C" w14:textId="64B973C6" w:rsidR="0E695FC8" w:rsidRPr="0047784C" w:rsidRDefault="0E695FC8" w:rsidP="00577F77">
            <w:pPr>
              <w:spacing w:after="0"/>
              <w:jc w:val="left"/>
              <w:rPr>
                <w:rFonts w:cstheme="minorHAnsi"/>
              </w:rPr>
            </w:pPr>
            <w:r w:rsidRPr="0047784C">
              <w:rPr>
                <w:rFonts w:eastAsia="Arial" w:cstheme="minorHAnsi"/>
              </w:rPr>
              <w:t>Listado de alertas</w:t>
            </w:r>
          </w:p>
        </w:tc>
        <w:tc>
          <w:tcPr>
            <w:tcW w:w="410" w:type="dxa"/>
            <w:tcBorders>
              <w:top w:val="single" w:sz="4" w:space="0" w:color="auto"/>
              <w:left w:val="single" w:sz="8"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447FF9C6" w14:textId="2A653A8F" w:rsidR="0E695FC8" w:rsidRPr="009E0D72" w:rsidRDefault="00577F77" w:rsidP="0E695FC8">
            <w:pPr>
              <w:spacing w:after="0"/>
              <w:jc w:val="center"/>
              <w:rPr>
                <w:rFonts w:cstheme="minorHAnsi"/>
              </w:rPr>
            </w:pPr>
            <w:r w:rsidRPr="009E0D72">
              <w:rPr>
                <w:rFonts w:cstheme="minorHAnsi"/>
              </w:rPr>
              <w:t>9</w:t>
            </w:r>
          </w:p>
        </w:tc>
        <w:tc>
          <w:tcPr>
            <w:tcW w:w="41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67479D20" w14:textId="57BA9476" w:rsidR="0E695FC8" w:rsidRPr="009E0D72" w:rsidRDefault="00577F77" w:rsidP="0E695FC8">
            <w:pPr>
              <w:spacing w:after="0"/>
              <w:jc w:val="center"/>
              <w:rPr>
                <w:rFonts w:cstheme="minorHAnsi"/>
              </w:rPr>
            </w:pPr>
            <w:r w:rsidRPr="009E0D72">
              <w:rPr>
                <w:rFonts w:cstheme="minorHAnsi"/>
              </w:rPr>
              <w:t>8</w:t>
            </w:r>
          </w:p>
        </w:tc>
        <w:tc>
          <w:tcPr>
            <w:tcW w:w="418"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68282844" w14:textId="0A066F5F" w:rsidR="0E695FC8" w:rsidRPr="009E0D72" w:rsidRDefault="00577F77" w:rsidP="0E695FC8">
            <w:pPr>
              <w:spacing w:after="0"/>
              <w:jc w:val="center"/>
              <w:rPr>
                <w:rFonts w:cstheme="minorHAnsi"/>
              </w:rPr>
            </w:pPr>
            <w:r w:rsidRPr="009E0D72">
              <w:rPr>
                <w:rFonts w:cstheme="minorHAnsi"/>
              </w:rPr>
              <w:t>10</w:t>
            </w:r>
          </w:p>
        </w:tc>
        <w:tc>
          <w:tcPr>
            <w:tcW w:w="411" w:type="dxa"/>
            <w:tcBorders>
              <w:top w:val="single" w:sz="4" w:space="0" w:color="auto"/>
              <w:left w:val="single" w:sz="4" w:space="0" w:color="auto"/>
              <w:bottom w:val="single" w:sz="4" w:space="0" w:color="auto"/>
              <w:right w:val="nil"/>
            </w:tcBorders>
            <w:shd w:val="clear" w:color="auto" w:fill="FFFFFF" w:themeFill="background1"/>
            <w:tcMar>
              <w:top w:w="15" w:type="dxa"/>
              <w:left w:w="15" w:type="dxa"/>
              <w:right w:w="15" w:type="dxa"/>
            </w:tcMar>
            <w:vAlign w:val="center"/>
          </w:tcPr>
          <w:p w14:paraId="42A404D4" w14:textId="61287018" w:rsidR="0E695FC8" w:rsidRPr="009E0D72" w:rsidRDefault="00577F77" w:rsidP="0E695FC8">
            <w:pPr>
              <w:spacing w:after="0"/>
              <w:jc w:val="center"/>
              <w:rPr>
                <w:rFonts w:cstheme="minorHAnsi"/>
              </w:rPr>
            </w:pPr>
            <w:r w:rsidRPr="009E0D72">
              <w:rPr>
                <w:rFonts w:cstheme="minorHAnsi"/>
              </w:rPr>
              <w:t>9</w:t>
            </w:r>
          </w:p>
        </w:tc>
        <w:tc>
          <w:tcPr>
            <w:tcW w:w="410" w:type="dxa"/>
            <w:tcBorders>
              <w:top w:val="single" w:sz="4" w:space="0" w:color="auto"/>
              <w:left w:val="single" w:sz="8" w:space="0" w:color="auto"/>
              <w:bottom w:val="nil"/>
              <w:right w:val="single" w:sz="4" w:space="0" w:color="auto"/>
            </w:tcBorders>
            <w:shd w:val="clear" w:color="auto" w:fill="FFFFFF" w:themeFill="background1"/>
            <w:tcMar>
              <w:top w:w="15" w:type="dxa"/>
              <w:left w:w="15" w:type="dxa"/>
              <w:right w:w="15" w:type="dxa"/>
            </w:tcMar>
            <w:vAlign w:val="center"/>
          </w:tcPr>
          <w:p w14:paraId="19F27559" w14:textId="14DFDDC3" w:rsidR="0E695FC8" w:rsidRPr="0047784C" w:rsidRDefault="0E695FC8" w:rsidP="0E695FC8">
            <w:pPr>
              <w:spacing w:after="0"/>
              <w:jc w:val="center"/>
              <w:rPr>
                <w:rFonts w:cstheme="minorHAnsi"/>
              </w:rPr>
            </w:pPr>
            <w:r w:rsidRPr="0047784C">
              <w:rPr>
                <w:rFonts w:eastAsia="Arial" w:cstheme="minorHAnsi"/>
              </w:rPr>
              <w:t>3,5</w:t>
            </w:r>
          </w:p>
        </w:tc>
        <w:tc>
          <w:tcPr>
            <w:tcW w:w="41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6A832093" w14:textId="74CB000B" w:rsidR="0E695FC8" w:rsidRPr="0047784C" w:rsidRDefault="0E695FC8" w:rsidP="0E695FC8">
            <w:pPr>
              <w:spacing w:after="0"/>
              <w:jc w:val="center"/>
              <w:rPr>
                <w:rFonts w:cstheme="minorHAnsi"/>
              </w:rPr>
            </w:pPr>
            <w:r w:rsidRPr="0047784C">
              <w:rPr>
                <w:rFonts w:eastAsia="Arial" w:cstheme="minorHAnsi"/>
              </w:rPr>
              <w:t>4</w:t>
            </w:r>
          </w:p>
        </w:tc>
        <w:tc>
          <w:tcPr>
            <w:tcW w:w="418"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3FC92A7D" w14:textId="701B63E2" w:rsidR="0E695FC8" w:rsidRPr="0047784C" w:rsidRDefault="0E695FC8" w:rsidP="0E695FC8">
            <w:pPr>
              <w:spacing w:after="0"/>
              <w:jc w:val="center"/>
              <w:rPr>
                <w:rFonts w:cstheme="minorHAnsi"/>
              </w:rPr>
            </w:pPr>
            <w:r w:rsidRPr="0047784C">
              <w:rPr>
                <w:rFonts w:eastAsia="Arial" w:cstheme="minorHAnsi"/>
              </w:rPr>
              <w:t>3</w:t>
            </w:r>
          </w:p>
        </w:tc>
        <w:tc>
          <w:tcPr>
            <w:tcW w:w="411" w:type="dxa"/>
            <w:tcBorders>
              <w:top w:val="single" w:sz="4" w:space="0" w:color="auto"/>
              <w:left w:val="single" w:sz="4" w:space="0" w:color="auto"/>
              <w:bottom w:val="single" w:sz="4" w:space="0" w:color="auto"/>
              <w:right w:val="nil"/>
            </w:tcBorders>
            <w:shd w:val="clear" w:color="auto" w:fill="FFFFFF" w:themeFill="background1"/>
            <w:tcMar>
              <w:top w:w="15" w:type="dxa"/>
              <w:left w:w="15" w:type="dxa"/>
              <w:right w:w="15" w:type="dxa"/>
            </w:tcMar>
            <w:vAlign w:val="center"/>
          </w:tcPr>
          <w:p w14:paraId="7B72E881" w14:textId="5A625B28" w:rsidR="0E695FC8" w:rsidRPr="0047784C" w:rsidRDefault="0E695FC8" w:rsidP="0E695FC8">
            <w:pPr>
              <w:spacing w:after="0"/>
              <w:jc w:val="center"/>
              <w:rPr>
                <w:rFonts w:cstheme="minorHAnsi"/>
              </w:rPr>
            </w:pPr>
            <w:r w:rsidRPr="0047784C">
              <w:rPr>
                <w:rFonts w:eastAsia="Arial" w:cstheme="minorHAnsi"/>
              </w:rPr>
              <w:t>3</w:t>
            </w:r>
          </w:p>
        </w:tc>
        <w:tc>
          <w:tcPr>
            <w:tcW w:w="410" w:type="dxa"/>
            <w:tcBorders>
              <w:top w:val="single" w:sz="4" w:space="0" w:color="auto"/>
              <w:left w:val="single" w:sz="8"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0C27D542" w14:textId="0055248A" w:rsidR="0E695FC8" w:rsidRPr="00577F77" w:rsidRDefault="00577F77" w:rsidP="0E695FC8">
            <w:pPr>
              <w:spacing w:after="0"/>
              <w:jc w:val="center"/>
              <w:rPr>
                <w:rFonts w:cstheme="minorHAnsi"/>
              </w:rPr>
            </w:pPr>
            <w:r w:rsidRPr="00577F77">
              <w:rPr>
                <w:rFonts w:cstheme="minorHAnsi"/>
              </w:rPr>
              <w:t>9</w:t>
            </w:r>
          </w:p>
        </w:tc>
        <w:tc>
          <w:tcPr>
            <w:tcW w:w="41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206AB8EC" w14:textId="62B08F05" w:rsidR="0E695FC8" w:rsidRPr="00577F77" w:rsidRDefault="00577F77" w:rsidP="0E695FC8">
            <w:pPr>
              <w:spacing w:after="0"/>
              <w:jc w:val="center"/>
              <w:rPr>
                <w:rFonts w:cstheme="minorHAnsi"/>
              </w:rPr>
            </w:pPr>
            <w:r w:rsidRPr="00577F77">
              <w:rPr>
                <w:rFonts w:cstheme="minorHAnsi"/>
              </w:rPr>
              <w:t>9</w:t>
            </w:r>
          </w:p>
        </w:tc>
        <w:tc>
          <w:tcPr>
            <w:tcW w:w="418"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4FD267A1" w14:textId="7D05436C" w:rsidR="0E695FC8" w:rsidRPr="00577F77" w:rsidRDefault="00577F77" w:rsidP="0E695FC8">
            <w:pPr>
              <w:spacing w:after="0"/>
              <w:jc w:val="center"/>
              <w:rPr>
                <w:rFonts w:cstheme="minorHAnsi"/>
              </w:rPr>
            </w:pPr>
            <w:r w:rsidRPr="00577F77">
              <w:rPr>
                <w:rFonts w:cstheme="minorHAnsi"/>
              </w:rPr>
              <w:t>11</w:t>
            </w:r>
          </w:p>
        </w:tc>
        <w:tc>
          <w:tcPr>
            <w:tcW w:w="411" w:type="dxa"/>
            <w:tcBorders>
              <w:top w:val="single" w:sz="4" w:space="0" w:color="auto"/>
              <w:left w:val="single" w:sz="4" w:space="0" w:color="auto"/>
              <w:bottom w:val="single" w:sz="4" w:space="0" w:color="auto"/>
              <w:right w:val="single" w:sz="8" w:space="0" w:color="auto"/>
            </w:tcBorders>
            <w:shd w:val="clear" w:color="auto" w:fill="FFFFFF" w:themeFill="background1"/>
            <w:tcMar>
              <w:top w:w="15" w:type="dxa"/>
              <w:left w:w="15" w:type="dxa"/>
              <w:right w:w="15" w:type="dxa"/>
            </w:tcMar>
            <w:vAlign w:val="center"/>
          </w:tcPr>
          <w:p w14:paraId="1963EDF0" w14:textId="504A9F74" w:rsidR="0E695FC8" w:rsidRPr="00577F77" w:rsidRDefault="00577F77" w:rsidP="0E695FC8">
            <w:pPr>
              <w:spacing w:after="0"/>
              <w:jc w:val="center"/>
              <w:rPr>
                <w:rFonts w:cstheme="minorHAnsi"/>
              </w:rPr>
            </w:pPr>
            <w:r w:rsidRPr="00577F77">
              <w:rPr>
                <w:rFonts w:cstheme="minorHAnsi"/>
              </w:rPr>
              <w:t>11</w:t>
            </w:r>
          </w:p>
        </w:tc>
      </w:tr>
      <w:tr w:rsidR="008000C3" w14:paraId="2648265E" w14:textId="77777777" w:rsidTr="005832B9">
        <w:trPr>
          <w:trHeight w:val="255"/>
        </w:trPr>
        <w:tc>
          <w:tcPr>
            <w:tcW w:w="274" w:type="dxa"/>
            <w:vMerge/>
            <w:tcBorders>
              <w:left w:val="single" w:sz="0" w:space="0" w:color="000000" w:themeColor="text1"/>
              <w:right w:val="single" w:sz="0" w:space="0" w:color="000000" w:themeColor="text1"/>
            </w:tcBorders>
            <w:vAlign w:val="center"/>
          </w:tcPr>
          <w:p w14:paraId="6444D2E5" w14:textId="77777777" w:rsidR="008B119C" w:rsidRPr="0047784C" w:rsidRDefault="008B119C" w:rsidP="00577F77">
            <w:pPr>
              <w:jc w:val="center"/>
              <w:rPr>
                <w:rFonts w:cstheme="minorHAnsi"/>
              </w:rPr>
            </w:pPr>
          </w:p>
        </w:tc>
        <w:tc>
          <w:tcPr>
            <w:tcW w:w="283" w:type="dxa"/>
            <w:tcBorders>
              <w:top w:val="single" w:sz="4" w:space="0" w:color="auto"/>
              <w:left w:val="nil"/>
              <w:bottom w:val="single" w:sz="4" w:space="0" w:color="auto"/>
              <w:right w:val="nil"/>
            </w:tcBorders>
            <w:shd w:val="clear" w:color="auto" w:fill="FFFFFF" w:themeFill="background1"/>
            <w:tcMar>
              <w:top w:w="15" w:type="dxa"/>
              <w:left w:w="15" w:type="dxa"/>
              <w:right w:w="15" w:type="dxa"/>
            </w:tcMar>
            <w:vAlign w:val="center"/>
          </w:tcPr>
          <w:p w14:paraId="0568B523" w14:textId="6D0ED026" w:rsidR="0E695FC8" w:rsidRPr="0047784C" w:rsidRDefault="0E695FC8" w:rsidP="00577F77">
            <w:pPr>
              <w:spacing w:after="0"/>
              <w:jc w:val="center"/>
              <w:rPr>
                <w:rFonts w:cstheme="minorHAnsi"/>
              </w:rPr>
            </w:pPr>
            <w:r w:rsidRPr="0047784C">
              <w:rPr>
                <w:rFonts w:eastAsia="Arial" w:cstheme="minorHAnsi"/>
              </w:rPr>
              <w:t>6</w:t>
            </w:r>
          </w:p>
        </w:tc>
        <w:tc>
          <w:tcPr>
            <w:tcW w:w="2982" w:type="dxa"/>
            <w:tcBorders>
              <w:top w:val="single" w:sz="4" w:space="0" w:color="auto"/>
              <w:left w:val="single" w:sz="8" w:space="0" w:color="auto"/>
              <w:bottom w:val="single" w:sz="4" w:space="0" w:color="auto"/>
              <w:right w:val="nil"/>
            </w:tcBorders>
            <w:shd w:val="clear" w:color="auto" w:fill="FFFFFF" w:themeFill="background1"/>
            <w:tcMar>
              <w:top w:w="15" w:type="dxa"/>
              <w:left w:w="15" w:type="dxa"/>
              <w:right w:w="15" w:type="dxa"/>
            </w:tcMar>
            <w:vAlign w:val="center"/>
          </w:tcPr>
          <w:p w14:paraId="2AFA65EA" w14:textId="34870A4B" w:rsidR="0E695FC8" w:rsidRPr="0047784C" w:rsidRDefault="0E695FC8" w:rsidP="00577F77">
            <w:pPr>
              <w:spacing w:after="0"/>
              <w:jc w:val="left"/>
              <w:rPr>
                <w:rFonts w:cstheme="minorHAnsi"/>
              </w:rPr>
            </w:pPr>
            <w:r w:rsidRPr="0047784C">
              <w:rPr>
                <w:rFonts w:eastAsia="Arial" w:cstheme="minorHAnsi"/>
              </w:rPr>
              <w:t>Listado de ubicaciones actuales de los vehículos de emergencia</w:t>
            </w:r>
          </w:p>
        </w:tc>
        <w:tc>
          <w:tcPr>
            <w:tcW w:w="410" w:type="dxa"/>
            <w:tcBorders>
              <w:top w:val="single" w:sz="4" w:space="0" w:color="auto"/>
              <w:left w:val="single" w:sz="8"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243119A2" w14:textId="1485F8FA" w:rsidR="0E695FC8" w:rsidRPr="009E0D72" w:rsidRDefault="00577F77" w:rsidP="0E695FC8">
            <w:pPr>
              <w:spacing w:after="0"/>
              <w:jc w:val="center"/>
              <w:rPr>
                <w:rFonts w:cstheme="minorHAnsi"/>
              </w:rPr>
            </w:pPr>
            <w:r w:rsidRPr="009E0D72">
              <w:rPr>
                <w:rFonts w:cstheme="minorHAnsi"/>
              </w:rPr>
              <w:t>9</w:t>
            </w:r>
          </w:p>
        </w:tc>
        <w:tc>
          <w:tcPr>
            <w:tcW w:w="41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64885754" w14:textId="7E6D3167" w:rsidR="0E695FC8" w:rsidRPr="009E0D72" w:rsidRDefault="00577F77" w:rsidP="0E695FC8">
            <w:pPr>
              <w:spacing w:after="0"/>
              <w:jc w:val="center"/>
              <w:rPr>
                <w:rFonts w:cstheme="minorHAnsi"/>
              </w:rPr>
            </w:pPr>
            <w:r w:rsidRPr="009E0D72">
              <w:rPr>
                <w:rFonts w:cstheme="minorHAnsi"/>
              </w:rPr>
              <w:t>8</w:t>
            </w:r>
          </w:p>
        </w:tc>
        <w:tc>
          <w:tcPr>
            <w:tcW w:w="418"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1C15EF19" w14:textId="1DDE25DF" w:rsidR="0E695FC8" w:rsidRPr="009E0D72" w:rsidRDefault="00577F77" w:rsidP="0E695FC8">
            <w:pPr>
              <w:spacing w:after="0"/>
              <w:jc w:val="center"/>
              <w:rPr>
                <w:rFonts w:cstheme="minorHAnsi"/>
              </w:rPr>
            </w:pPr>
            <w:r w:rsidRPr="009E0D72">
              <w:rPr>
                <w:rFonts w:cstheme="minorHAnsi"/>
              </w:rPr>
              <w:t>9</w:t>
            </w:r>
          </w:p>
        </w:tc>
        <w:tc>
          <w:tcPr>
            <w:tcW w:w="411" w:type="dxa"/>
            <w:tcBorders>
              <w:top w:val="single" w:sz="4" w:space="0" w:color="auto"/>
              <w:left w:val="single" w:sz="4" w:space="0" w:color="auto"/>
              <w:bottom w:val="single" w:sz="4" w:space="0" w:color="auto"/>
              <w:right w:val="nil"/>
            </w:tcBorders>
            <w:shd w:val="clear" w:color="auto" w:fill="FFFFFF" w:themeFill="background1"/>
            <w:tcMar>
              <w:top w:w="15" w:type="dxa"/>
              <w:left w:w="15" w:type="dxa"/>
              <w:right w:w="15" w:type="dxa"/>
            </w:tcMar>
            <w:vAlign w:val="center"/>
          </w:tcPr>
          <w:p w14:paraId="78BC28C2" w14:textId="65F33ED8" w:rsidR="0E695FC8" w:rsidRPr="009E0D72" w:rsidRDefault="00577F77" w:rsidP="0E695FC8">
            <w:pPr>
              <w:spacing w:after="0"/>
              <w:jc w:val="center"/>
              <w:rPr>
                <w:rFonts w:cstheme="minorHAnsi"/>
              </w:rPr>
            </w:pPr>
            <w:r w:rsidRPr="009E0D72">
              <w:rPr>
                <w:rFonts w:cstheme="minorHAnsi"/>
              </w:rPr>
              <w:t>8</w:t>
            </w:r>
          </w:p>
        </w:tc>
        <w:tc>
          <w:tcPr>
            <w:tcW w:w="410" w:type="dxa"/>
            <w:tcBorders>
              <w:top w:val="single" w:sz="4" w:space="0" w:color="auto"/>
              <w:left w:val="single" w:sz="8"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79AA8079" w14:textId="14EBBCE2" w:rsidR="0E695FC8" w:rsidRPr="0047784C" w:rsidRDefault="0E695FC8" w:rsidP="0E695FC8">
            <w:pPr>
              <w:spacing w:after="0"/>
              <w:jc w:val="center"/>
              <w:rPr>
                <w:rFonts w:cstheme="minorHAnsi"/>
              </w:rPr>
            </w:pPr>
            <w:r w:rsidRPr="0047784C">
              <w:rPr>
                <w:rFonts w:eastAsia="Arial" w:cstheme="minorHAnsi"/>
              </w:rPr>
              <w:t>3</w:t>
            </w:r>
          </w:p>
        </w:tc>
        <w:tc>
          <w:tcPr>
            <w:tcW w:w="41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7433B2F6" w14:textId="13866E72" w:rsidR="0E695FC8" w:rsidRPr="0047784C" w:rsidRDefault="0E695FC8" w:rsidP="0E695FC8">
            <w:pPr>
              <w:spacing w:after="0"/>
              <w:jc w:val="center"/>
              <w:rPr>
                <w:rFonts w:cstheme="minorHAnsi"/>
              </w:rPr>
            </w:pPr>
            <w:r w:rsidRPr="0047784C">
              <w:rPr>
                <w:rFonts w:eastAsia="Arial" w:cstheme="minorHAnsi"/>
              </w:rPr>
              <w:t>4,5</w:t>
            </w:r>
          </w:p>
        </w:tc>
        <w:tc>
          <w:tcPr>
            <w:tcW w:w="418"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54893419" w14:textId="39B69083" w:rsidR="0E695FC8" w:rsidRPr="0047784C" w:rsidRDefault="0E695FC8" w:rsidP="0E695FC8">
            <w:pPr>
              <w:spacing w:after="0"/>
              <w:jc w:val="center"/>
              <w:rPr>
                <w:rFonts w:cstheme="minorHAnsi"/>
              </w:rPr>
            </w:pPr>
            <w:r w:rsidRPr="0047784C">
              <w:rPr>
                <w:rFonts w:eastAsia="Arial" w:cstheme="minorHAnsi"/>
              </w:rPr>
              <w:t>4</w:t>
            </w:r>
          </w:p>
        </w:tc>
        <w:tc>
          <w:tcPr>
            <w:tcW w:w="411" w:type="dxa"/>
            <w:tcBorders>
              <w:top w:val="single" w:sz="4" w:space="0" w:color="auto"/>
              <w:left w:val="single" w:sz="4" w:space="0" w:color="auto"/>
              <w:bottom w:val="single" w:sz="4" w:space="0" w:color="auto"/>
              <w:right w:val="nil"/>
            </w:tcBorders>
            <w:shd w:val="clear" w:color="auto" w:fill="FFFFFF" w:themeFill="background1"/>
            <w:tcMar>
              <w:top w:w="15" w:type="dxa"/>
              <w:left w:w="15" w:type="dxa"/>
              <w:right w:w="15" w:type="dxa"/>
            </w:tcMar>
            <w:vAlign w:val="center"/>
          </w:tcPr>
          <w:p w14:paraId="3349DD3C" w14:textId="101B5811" w:rsidR="0E695FC8" w:rsidRPr="0047784C" w:rsidRDefault="0E695FC8" w:rsidP="0E695FC8">
            <w:pPr>
              <w:spacing w:after="0"/>
              <w:jc w:val="center"/>
              <w:rPr>
                <w:rFonts w:cstheme="minorHAnsi"/>
              </w:rPr>
            </w:pPr>
            <w:r w:rsidRPr="0047784C">
              <w:rPr>
                <w:rFonts w:eastAsia="Arial" w:cstheme="minorHAnsi"/>
              </w:rPr>
              <w:t>1,5</w:t>
            </w:r>
          </w:p>
        </w:tc>
        <w:tc>
          <w:tcPr>
            <w:tcW w:w="410" w:type="dxa"/>
            <w:tcBorders>
              <w:top w:val="single" w:sz="4" w:space="0" w:color="auto"/>
              <w:left w:val="single" w:sz="8"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4ABB0C39" w14:textId="36960196" w:rsidR="0E695FC8" w:rsidRPr="00577F77" w:rsidRDefault="00577F77" w:rsidP="0E695FC8">
            <w:pPr>
              <w:spacing w:after="0"/>
              <w:jc w:val="center"/>
              <w:rPr>
                <w:rFonts w:cstheme="minorHAnsi"/>
              </w:rPr>
            </w:pPr>
            <w:r w:rsidRPr="00577F77">
              <w:rPr>
                <w:rFonts w:cstheme="minorHAnsi"/>
              </w:rPr>
              <w:t>10</w:t>
            </w:r>
          </w:p>
        </w:tc>
        <w:tc>
          <w:tcPr>
            <w:tcW w:w="41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3D5A2EDF" w14:textId="0ED0FCB8" w:rsidR="0E695FC8" w:rsidRPr="00577F77" w:rsidRDefault="00577F77" w:rsidP="0E695FC8">
            <w:pPr>
              <w:spacing w:after="0"/>
              <w:jc w:val="center"/>
              <w:rPr>
                <w:rFonts w:cstheme="minorHAnsi"/>
              </w:rPr>
            </w:pPr>
            <w:r w:rsidRPr="00577F77">
              <w:rPr>
                <w:rFonts w:cstheme="minorHAnsi"/>
              </w:rPr>
              <w:t>10</w:t>
            </w:r>
          </w:p>
        </w:tc>
        <w:tc>
          <w:tcPr>
            <w:tcW w:w="418"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603C39F2" w14:textId="62FE486F" w:rsidR="0E695FC8" w:rsidRPr="00577F77" w:rsidRDefault="00577F77" w:rsidP="0E695FC8">
            <w:pPr>
              <w:spacing w:after="0"/>
              <w:jc w:val="center"/>
              <w:rPr>
                <w:rFonts w:cstheme="minorHAnsi"/>
              </w:rPr>
            </w:pPr>
            <w:r w:rsidRPr="00577F77">
              <w:rPr>
                <w:rFonts w:cstheme="minorHAnsi"/>
              </w:rPr>
              <w:t>11</w:t>
            </w:r>
          </w:p>
        </w:tc>
        <w:tc>
          <w:tcPr>
            <w:tcW w:w="411" w:type="dxa"/>
            <w:tcBorders>
              <w:top w:val="single" w:sz="4" w:space="0" w:color="auto"/>
              <w:left w:val="single" w:sz="4" w:space="0" w:color="auto"/>
              <w:bottom w:val="single" w:sz="4" w:space="0" w:color="auto"/>
              <w:right w:val="single" w:sz="8" w:space="0" w:color="auto"/>
            </w:tcBorders>
            <w:shd w:val="clear" w:color="auto" w:fill="FFFFFF" w:themeFill="background1"/>
            <w:tcMar>
              <w:top w:w="15" w:type="dxa"/>
              <w:left w:w="15" w:type="dxa"/>
              <w:right w:w="15" w:type="dxa"/>
            </w:tcMar>
            <w:vAlign w:val="center"/>
          </w:tcPr>
          <w:p w14:paraId="384738BB" w14:textId="04A3498C" w:rsidR="0E695FC8" w:rsidRPr="00577F77" w:rsidRDefault="00577F77" w:rsidP="0E695FC8">
            <w:pPr>
              <w:spacing w:after="0"/>
              <w:jc w:val="center"/>
              <w:rPr>
                <w:rFonts w:cstheme="minorHAnsi"/>
              </w:rPr>
            </w:pPr>
            <w:r w:rsidRPr="00577F77">
              <w:rPr>
                <w:rFonts w:cstheme="minorHAnsi"/>
              </w:rPr>
              <w:t>10</w:t>
            </w:r>
          </w:p>
        </w:tc>
      </w:tr>
      <w:tr w:rsidR="008000C3" w14:paraId="727FDE50" w14:textId="77777777" w:rsidTr="005832B9">
        <w:trPr>
          <w:trHeight w:val="255"/>
        </w:trPr>
        <w:tc>
          <w:tcPr>
            <w:tcW w:w="274" w:type="dxa"/>
            <w:vMerge/>
            <w:tcBorders>
              <w:left w:val="single" w:sz="0" w:space="0" w:color="000000" w:themeColor="text1"/>
              <w:right w:val="single" w:sz="0" w:space="0" w:color="000000" w:themeColor="text1"/>
            </w:tcBorders>
            <w:vAlign w:val="center"/>
          </w:tcPr>
          <w:p w14:paraId="654B6D32" w14:textId="77777777" w:rsidR="008B119C" w:rsidRPr="0047784C" w:rsidRDefault="008B119C" w:rsidP="00577F77">
            <w:pPr>
              <w:jc w:val="center"/>
              <w:rPr>
                <w:rFonts w:cstheme="minorHAnsi"/>
              </w:rPr>
            </w:pPr>
          </w:p>
        </w:tc>
        <w:tc>
          <w:tcPr>
            <w:tcW w:w="283" w:type="dxa"/>
            <w:tcBorders>
              <w:top w:val="single" w:sz="4" w:space="0" w:color="auto"/>
              <w:left w:val="nil"/>
              <w:bottom w:val="single" w:sz="4" w:space="0" w:color="auto"/>
              <w:right w:val="nil"/>
            </w:tcBorders>
            <w:shd w:val="clear" w:color="auto" w:fill="FFFFFF" w:themeFill="background1"/>
            <w:tcMar>
              <w:top w:w="15" w:type="dxa"/>
              <w:left w:w="15" w:type="dxa"/>
              <w:right w:w="15" w:type="dxa"/>
            </w:tcMar>
            <w:vAlign w:val="center"/>
          </w:tcPr>
          <w:p w14:paraId="56E2C896" w14:textId="5607C656" w:rsidR="0E695FC8" w:rsidRPr="0047784C" w:rsidRDefault="0E695FC8" w:rsidP="00577F77">
            <w:pPr>
              <w:spacing w:after="0"/>
              <w:jc w:val="center"/>
              <w:rPr>
                <w:rFonts w:cstheme="minorHAnsi"/>
              </w:rPr>
            </w:pPr>
            <w:r w:rsidRPr="0047784C">
              <w:rPr>
                <w:rFonts w:eastAsia="Arial" w:cstheme="minorHAnsi"/>
              </w:rPr>
              <w:t>7</w:t>
            </w:r>
          </w:p>
        </w:tc>
        <w:tc>
          <w:tcPr>
            <w:tcW w:w="2982" w:type="dxa"/>
            <w:tcBorders>
              <w:top w:val="single" w:sz="4" w:space="0" w:color="auto"/>
              <w:left w:val="single" w:sz="8" w:space="0" w:color="auto"/>
              <w:bottom w:val="single" w:sz="4" w:space="0" w:color="auto"/>
              <w:right w:val="nil"/>
            </w:tcBorders>
            <w:shd w:val="clear" w:color="auto" w:fill="FFFFFF" w:themeFill="background1"/>
            <w:tcMar>
              <w:top w:w="15" w:type="dxa"/>
              <w:left w:w="15" w:type="dxa"/>
              <w:right w:w="15" w:type="dxa"/>
            </w:tcMar>
            <w:vAlign w:val="center"/>
          </w:tcPr>
          <w:p w14:paraId="76B7C89C" w14:textId="43C7D468" w:rsidR="0E695FC8" w:rsidRPr="0047784C" w:rsidRDefault="0E695FC8" w:rsidP="00577F77">
            <w:pPr>
              <w:spacing w:after="0"/>
              <w:jc w:val="left"/>
              <w:rPr>
                <w:rFonts w:cstheme="minorHAnsi"/>
              </w:rPr>
            </w:pPr>
            <w:r w:rsidRPr="0047784C">
              <w:rPr>
                <w:rFonts w:eastAsia="Arial" w:cstheme="minorHAnsi"/>
              </w:rPr>
              <w:t>Filtrado de clientes activos</w:t>
            </w:r>
          </w:p>
        </w:tc>
        <w:tc>
          <w:tcPr>
            <w:tcW w:w="410" w:type="dxa"/>
            <w:tcBorders>
              <w:top w:val="single" w:sz="4" w:space="0" w:color="auto"/>
              <w:left w:val="single" w:sz="8"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3E858D93" w14:textId="15CB1507" w:rsidR="0E695FC8" w:rsidRPr="009E0D72" w:rsidRDefault="00577F77" w:rsidP="0E695FC8">
            <w:pPr>
              <w:spacing w:after="0"/>
              <w:jc w:val="center"/>
              <w:rPr>
                <w:rFonts w:cstheme="minorHAnsi"/>
              </w:rPr>
            </w:pPr>
            <w:r w:rsidRPr="009E0D72">
              <w:rPr>
                <w:rFonts w:cstheme="minorHAnsi"/>
              </w:rPr>
              <w:t>10</w:t>
            </w:r>
          </w:p>
        </w:tc>
        <w:tc>
          <w:tcPr>
            <w:tcW w:w="41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38FB061F" w14:textId="2F1F12E3" w:rsidR="0E695FC8" w:rsidRPr="009E0D72" w:rsidRDefault="00577F77" w:rsidP="0E695FC8">
            <w:pPr>
              <w:spacing w:after="0"/>
              <w:jc w:val="center"/>
              <w:rPr>
                <w:rFonts w:cstheme="minorHAnsi"/>
              </w:rPr>
            </w:pPr>
            <w:r w:rsidRPr="009E0D72">
              <w:rPr>
                <w:rFonts w:cstheme="minorHAnsi"/>
              </w:rPr>
              <w:t>9</w:t>
            </w:r>
          </w:p>
        </w:tc>
        <w:tc>
          <w:tcPr>
            <w:tcW w:w="418"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4230BA3D" w14:textId="4BB161CE" w:rsidR="0E695FC8" w:rsidRPr="009E0D72" w:rsidRDefault="00577F77" w:rsidP="0E695FC8">
            <w:pPr>
              <w:spacing w:after="0"/>
              <w:jc w:val="center"/>
              <w:rPr>
                <w:rFonts w:cstheme="minorHAnsi"/>
              </w:rPr>
            </w:pPr>
            <w:r w:rsidRPr="009E0D72">
              <w:rPr>
                <w:rFonts w:cstheme="minorHAnsi"/>
              </w:rPr>
              <w:t>10</w:t>
            </w:r>
          </w:p>
        </w:tc>
        <w:tc>
          <w:tcPr>
            <w:tcW w:w="411" w:type="dxa"/>
            <w:tcBorders>
              <w:top w:val="single" w:sz="4" w:space="0" w:color="auto"/>
              <w:left w:val="single" w:sz="4" w:space="0" w:color="auto"/>
              <w:bottom w:val="single" w:sz="4" w:space="0" w:color="auto"/>
              <w:right w:val="nil"/>
            </w:tcBorders>
            <w:shd w:val="clear" w:color="auto" w:fill="FFFFFF" w:themeFill="background1"/>
            <w:tcMar>
              <w:top w:w="15" w:type="dxa"/>
              <w:left w:w="15" w:type="dxa"/>
              <w:right w:w="15" w:type="dxa"/>
            </w:tcMar>
            <w:vAlign w:val="center"/>
          </w:tcPr>
          <w:p w14:paraId="0983F8D8" w14:textId="37D08FD1" w:rsidR="0E695FC8" w:rsidRPr="009E0D72" w:rsidRDefault="00577F77" w:rsidP="0E695FC8">
            <w:pPr>
              <w:spacing w:after="0"/>
              <w:jc w:val="center"/>
              <w:rPr>
                <w:rFonts w:cstheme="minorHAnsi"/>
              </w:rPr>
            </w:pPr>
            <w:r w:rsidRPr="009E0D72">
              <w:rPr>
                <w:rFonts w:cstheme="minorHAnsi"/>
              </w:rPr>
              <w:t>9</w:t>
            </w:r>
          </w:p>
        </w:tc>
        <w:tc>
          <w:tcPr>
            <w:tcW w:w="410" w:type="dxa"/>
            <w:tcBorders>
              <w:top w:val="single" w:sz="4" w:space="0" w:color="auto"/>
              <w:left w:val="single" w:sz="8"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3C1CAB32" w14:textId="300E9EF6" w:rsidR="0E695FC8" w:rsidRPr="0047784C" w:rsidRDefault="0E695FC8" w:rsidP="0E695FC8">
            <w:pPr>
              <w:spacing w:after="0"/>
              <w:jc w:val="center"/>
              <w:rPr>
                <w:rFonts w:cstheme="minorHAnsi"/>
              </w:rPr>
            </w:pPr>
            <w:r w:rsidRPr="0047784C">
              <w:rPr>
                <w:rFonts w:eastAsia="Arial" w:cstheme="minorHAnsi"/>
              </w:rPr>
              <w:t>5</w:t>
            </w:r>
          </w:p>
        </w:tc>
        <w:tc>
          <w:tcPr>
            <w:tcW w:w="41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1EAAA33A" w14:textId="088C063E" w:rsidR="0E695FC8" w:rsidRPr="0047784C" w:rsidRDefault="0E695FC8" w:rsidP="0E695FC8">
            <w:pPr>
              <w:spacing w:after="0"/>
              <w:jc w:val="center"/>
              <w:rPr>
                <w:rFonts w:cstheme="minorHAnsi"/>
              </w:rPr>
            </w:pPr>
            <w:r w:rsidRPr="0047784C">
              <w:rPr>
                <w:rFonts w:eastAsia="Arial" w:cstheme="minorHAnsi"/>
              </w:rPr>
              <w:t>3</w:t>
            </w:r>
          </w:p>
        </w:tc>
        <w:tc>
          <w:tcPr>
            <w:tcW w:w="418"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6EB1434A" w14:textId="3804B968" w:rsidR="0E695FC8" w:rsidRPr="0047784C" w:rsidRDefault="0E695FC8" w:rsidP="0E695FC8">
            <w:pPr>
              <w:spacing w:after="0"/>
              <w:jc w:val="center"/>
              <w:rPr>
                <w:rFonts w:cstheme="minorHAnsi"/>
              </w:rPr>
            </w:pPr>
            <w:r w:rsidRPr="0047784C">
              <w:rPr>
                <w:rFonts w:eastAsia="Arial" w:cstheme="minorHAnsi"/>
              </w:rPr>
              <w:t>4</w:t>
            </w:r>
          </w:p>
        </w:tc>
        <w:tc>
          <w:tcPr>
            <w:tcW w:w="411" w:type="dxa"/>
            <w:tcBorders>
              <w:top w:val="single" w:sz="4" w:space="0" w:color="auto"/>
              <w:left w:val="single" w:sz="4" w:space="0" w:color="auto"/>
              <w:bottom w:val="single" w:sz="4" w:space="0" w:color="auto"/>
              <w:right w:val="nil"/>
            </w:tcBorders>
            <w:shd w:val="clear" w:color="auto" w:fill="FFFFFF" w:themeFill="background1"/>
            <w:tcMar>
              <w:top w:w="15" w:type="dxa"/>
              <w:left w:w="15" w:type="dxa"/>
              <w:right w:w="15" w:type="dxa"/>
            </w:tcMar>
            <w:vAlign w:val="center"/>
          </w:tcPr>
          <w:p w14:paraId="3289EB23" w14:textId="7ADA5E39" w:rsidR="0E695FC8" w:rsidRPr="0047784C" w:rsidRDefault="0E695FC8" w:rsidP="0E695FC8">
            <w:pPr>
              <w:spacing w:after="0"/>
              <w:jc w:val="center"/>
              <w:rPr>
                <w:rFonts w:cstheme="minorHAnsi"/>
              </w:rPr>
            </w:pPr>
            <w:r w:rsidRPr="0047784C">
              <w:rPr>
                <w:rFonts w:eastAsia="Arial" w:cstheme="minorHAnsi"/>
              </w:rPr>
              <w:t>5</w:t>
            </w:r>
          </w:p>
        </w:tc>
        <w:tc>
          <w:tcPr>
            <w:tcW w:w="410" w:type="dxa"/>
            <w:tcBorders>
              <w:top w:val="single" w:sz="4" w:space="0" w:color="auto"/>
              <w:left w:val="single" w:sz="8"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01BC7147" w14:textId="1B6EDC82" w:rsidR="0E695FC8" w:rsidRPr="00577F77" w:rsidRDefault="00577F77" w:rsidP="0E695FC8">
            <w:pPr>
              <w:spacing w:after="0"/>
              <w:jc w:val="center"/>
              <w:rPr>
                <w:rFonts w:cstheme="minorHAnsi"/>
              </w:rPr>
            </w:pPr>
            <w:r w:rsidRPr="00577F77">
              <w:rPr>
                <w:rFonts w:cstheme="minorHAnsi"/>
              </w:rPr>
              <w:t>13</w:t>
            </w:r>
          </w:p>
        </w:tc>
        <w:tc>
          <w:tcPr>
            <w:tcW w:w="41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11C988F2" w14:textId="4379792F" w:rsidR="0E695FC8" w:rsidRPr="00577F77" w:rsidRDefault="00577F77" w:rsidP="0E695FC8">
            <w:pPr>
              <w:spacing w:after="0"/>
              <w:jc w:val="center"/>
              <w:rPr>
                <w:rFonts w:cstheme="minorHAnsi"/>
              </w:rPr>
            </w:pPr>
            <w:r w:rsidRPr="00577F77">
              <w:rPr>
                <w:rFonts w:cstheme="minorHAnsi"/>
              </w:rPr>
              <w:t>9</w:t>
            </w:r>
          </w:p>
        </w:tc>
        <w:tc>
          <w:tcPr>
            <w:tcW w:w="418"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30E8B168" w14:textId="539DC733" w:rsidR="0E695FC8" w:rsidRPr="00577F77" w:rsidRDefault="00577F77" w:rsidP="0E695FC8">
            <w:pPr>
              <w:spacing w:after="0"/>
              <w:jc w:val="center"/>
              <w:rPr>
                <w:rFonts w:cstheme="minorHAnsi"/>
              </w:rPr>
            </w:pPr>
            <w:r w:rsidRPr="00577F77">
              <w:rPr>
                <w:rFonts w:cstheme="minorHAnsi"/>
              </w:rPr>
              <w:t>12</w:t>
            </w:r>
          </w:p>
        </w:tc>
        <w:tc>
          <w:tcPr>
            <w:tcW w:w="411" w:type="dxa"/>
            <w:tcBorders>
              <w:top w:val="single" w:sz="4" w:space="0" w:color="auto"/>
              <w:left w:val="single" w:sz="4" w:space="0" w:color="auto"/>
              <w:bottom w:val="single" w:sz="4" w:space="0" w:color="auto"/>
              <w:right w:val="single" w:sz="8" w:space="0" w:color="auto"/>
            </w:tcBorders>
            <w:shd w:val="clear" w:color="auto" w:fill="FFFFFF" w:themeFill="background1"/>
            <w:tcMar>
              <w:top w:w="15" w:type="dxa"/>
              <w:left w:w="15" w:type="dxa"/>
              <w:right w:w="15" w:type="dxa"/>
            </w:tcMar>
            <w:vAlign w:val="center"/>
          </w:tcPr>
          <w:p w14:paraId="7CD5C409" w14:textId="175AB4D7" w:rsidR="0E695FC8" w:rsidRPr="00577F77" w:rsidRDefault="00577F77" w:rsidP="0E695FC8">
            <w:pPr>
              <w:spacing w:after="0"/>
              <w:jc w:val="center"/>
              <w:rPr>
                <w:rFonts w:cstheme="minorHAnsi"/>
              </w:rPr>
            </w:pPr>
            <w:r w:rsidRPr="00577F77">
              <w:rPr>
                <w:rFonts w:cstheme="minorHAnsi"/>
              </w:rPr>
              <w:t>11</w:t>
            </w:r>
          </w:p>
        </w:tc>
      </w:tr>
      <w:tr w:rsidR="008000C3" w14:paraId="274C34E7" w14:textId="77777777" w:rsidTr="005832B9">
        <w:trPr>
          <w:trHeight w:val="255"/>
        </w:trPr>
        <w:tc>
          <w:tcPr>
            <w:tcW w:w="274" w:type="dxa"/>
            <w:vMerge/>
            <w:tcBorders>
              <w:left w:val="single" w:sz="0" w:space="0" w:color="000000" w:themeColor="text1"/>
              <w:right w:val="single" w:sz="0" w:space="0" w:color="000000" w:themeColor="text1"/>
            </w:tcBorders>
            <w:vAlign w:val="center"/>
          </w:tcPr>
          <w:p w14:paraId="272F0435" w14:textId="77777777" w:rsidR="008B119C" w:rsidRPr="0047784C" w:rsidRDefault="008B119C" w:rsidP="00577F77">
            <w:pPr>
              <w:jc w:val="center"/>
              <w:rPr>
                <w:rFonts w:cstheme="minorHAnsi"/>
              </w:rPr>
            </w:pPr>
          </w:p>
        </w:tc>
        <w:tc>
          <w:tcPr>
            <w:tcW w:w="283" w:type="dxa"/>
            <w:tcBorders>
              <w:top w:val="single" w:sz="4" w:space="0" w:color="auto"/>
              <w:left w:val="nil"/>
              <w:bottom w:val="single" w:sz="4" w:space="0" w:color="auto"/>
              <w:right w:val="nil"/>
            </w:tcBorders>
            <w:shd w:val="clear" w:color="auto" w:fill="FFFFFF" w:themeFill="background1"/>
            <w:tcMar>
              <w:top w:w="15" w:type="dxa"/>
              <w:left w:w="15" w:type="dxa"/>
              <w:right w:w="15" w:type="dxa"/>
            </w:tcMar>
            <w:vAlign w:val="center"/>
          </w:tcPr>
          <w:p w14:paraId="20CBEB06" w14:textId="086EE7C0" w:rsidR="0E695FC8" w:rsidRPr="0047784C" w:rsidRDefault="0E695FC8" w:rsidP="00577F77">
            <w:pPr>
              <w:spacing w:after="0"/>
              <w:jc w:val="center"/>
              <w:rPr>
                <w:rFonts w:cstheme="minorHAnsi"/>
              </w:rPr>
            </w:pPr>
            <w:r w:rsidRPr="0047784C">
              <w:rPr>
                <w:rFonts w:eastAsia="Arial" w:cstheme="minorHAnsi"/>
              </w:rPr>
              <w:t>8</w:t>
            </w:r>
          </w:p>
        </w:tc>
        <w:tc>
          <w:tcPr>
            <w:tcW w:w="2982" w:type="dxa"/>
            <w:tcBorders>
              <w:top w:val="single" w:sz="4" w:space="0" w:color="auto"/>
              <w:left w:val="single" w:sz="8" w:space="0" w:color="auto"/>
              <w:bottom w:val="single" w:sz="4" w:space="0" w:color="auto"/>
              <w:right w:val="nil"/>
            </w:tcBorders>
            <w:shd w:val="clear" w:color="auto" w:fill="FFFFFF" w:themeFill="background1"/>
            <w:tcMar>
              <w:top w:w="15" w:type="dxa"/>
              <w:left w:w="15" w:type="dxa"/>
              <w:right w:w="15" w:type="dxa"/>
            </w:tcMar>
            <w:vAlign w:val="center"/>
          </w:tcPr>
          <w:p w14:paraId="421201D3" w14:textId="448020A4" w:rsidR="0E695FC8" w:rsidRPr="0047784C" w:rsidRDefault="0E695FC8" w:rsidP="00577F77">
            <w:pPr>
              <w:spacing w:after="0"/>
              <w:jc w:val="left"/>
              <w:rPr>
                <w:rFonts w:cstheme="minorHAnsi"/>
              </w:rPr>
            </w:pPr>
            <w:r w:rsidRPr="0047784C">
              <w:rPr>
                <w:rFonts w:eastAsia="Arial" w:cstheme="minorHAnsi"/>
              </w:rPr>
              <w:t xml:space="preserve">Filtrado de </w:t>
            </w:r>
            <w:r w:rsidR="00577F77" w:rsidRPr="0047784C">
              <w:rPr>
                <w:rFonts w:eastAsia="Arial" w:cstheme="minorHAnsi"/>
              </w:rPr>
              <w:t>vehículos</w:t>
            </w:r>
            <w:r w:rsidRPr="0047784C">
              <w:rPr>
                <w:rFonts w:eastAsia="Arial" w:cstheme="minorHAnsi"/>
              </w:rPr>
              <w:t xml:space="preserve"> de emergencia</w:t>
            </w:r>
          </w:p>
        </w:tc>
        <w:tc>
          <w:tcPr>
            <w:tcW w:w="410" w:type="dxa"/>
            <w:tcBorders>
              <w:top w:val="single" w:sz="4" w:space="0" w:color="auto"/>
              <w:left w:val="single" w:sz="8"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067D7D73" w14:textId="032DB66F" w:rsidR="0E695FC8" w:rsidRPr="009E0D72" w:rsidRDefault="00577F77" w:rsidP="0E695FC8">
            <w:pPr>
              <w:spacing w:after="0"/>
              <w:jc w:val="center"/>
              <w:rPr>
                <w:rFonts w:cstheme="minorHAnsi"/>
              </w:rPr>
            </w:pPr>
            <w:r w:rsidRPr="009E0D72">
              <w:rPr>
                <w:rFonts w:cstheme="minorHAnsi"/>
              </w:rPr>
              <w:t>10</w:t>
            </w:r>
          </w:p>
        </w:tc>
        <w:tc>
          <w:tcPr>
            <w:tcW w:w="41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055AC418" w14:textId="58D883F4" w:rsidR="0E695FC8" w:rsidRPr="009E0D72" w:rsidRDefault="00577F77" w:rsidP="0E695FC8">
            <w:pPr>
              <w:spacing w:after="0"/>
              <w:jc w:val="center"/>
              <w:rPr>
                <w:rFonts w:cstheme="minorHAnsi"/>
              </w:rPr>
            </w:pPr>
            <w:r w:rsidRPr="009E0D72">
              <w:rPr>
                <w:rFonts w:cstheme="minorHAnsi"/>
              </w:rPr>
              <w:t>9</w:t>
            </w:r>
          </w:p>
        </w:tc>
        <w:tc>
          <w:tcPr>
            <w:tcW w:w="418"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513F92F1" w14:textId="2D24B793" w:rsidR="0E695FC8" w:rsidRPr="009E0D72" w:rsidRDefault="00577F77" w:rsidP="0E695FC8">
            <w:pPr>
              <w:spacing w:after="0"/>
              <w:jc w:val="center"/>
              <w:rPr>
                <w:rFonts w:cstheme="minorHAnsi"/>
              </w:rPr>
            </w:pPr>
            <w:r w:rsidRPr="009E0D72">
              <w:rPr>
                <w:rFonts w:cstheme="minorHAnsi"/>
              </w:rPr>
              <w:t>9</w:t>
            </w:r>
          </w:p>
        </w:tc>
        <w:tc>
          <w:tcPr>
            <w:tcW w:w="411" w:type="dxa"/>
            <w:tcBorders>
              <w:top w:val="single" w:sz="4" w:space="0" w:color="auto"/>
              <w:left w:val="single" w:sz="4" w:space="0" w:color="auto"/>
              <w:bottom w:val="single" w:sz="4" w:space="0" w:color="auto"/>
              <w:right w:val="nil"/>
            </w:tcBorders>
            <w:shd w:val="clear" w:color="auto" w:fill="FFFFFF" w:themeFill="background1"/>
            <w:tcMar>
              <w:top w:w="15" w:type="dxa"/>
              <w:left w:w="15" w:type="dxa"/>
              <w:right w:w="15" w:type="dxa"/>
            </w:tcMar>
            <w:vAlign w:val="center"/>
          </w:tcPr>
          <w:p w14:paraId="64369111" w14:textId="35B29AC3" w:rsidR="0E695FC8" w:rsidRPr="009E0D72" w:rsidRDefault="00577F77" w:rsidP="0E695FC8">
            <w:pPr>
              <w:spacing w:after="0"/>
              <w:jc w:val="center"/>
              <w:rPr>
                <w:rFonts w:cstheme="minorHAnsi"/>
              </w:rPr>
            </w:pPr>
            <w:r w:rsidRPr="009E0D72">
              <w:rPr>
                <w:rFonts w:cstheme="minorHAnsi"/>
              </w:rPr>
              <w:t>8</w:t>
            </w:r>
          </w:p>
        </w:tc>
        <w:tc>
          <w:tcPr>
            <w:tcW w:w="410" w:type="dxa"/>
            <w:tcBorders>
              <w:top w:val="single" w:sz="4" w:space="0" w:color="auto"/>
              <w:left w:val="single" w:sz="8"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480568A0" w14:textId="3E8E8C1C" w:rsidR="0E695FC8" w:rsidRPr="0047784C" w:rsidRDefault="0E695FC8" w:rsidP="0E695FC8">
            <w:pPr>
              <w:spacing w:after="0"/>
              <w:jc w:val="center"/>
              <w:rPr>
                <w:rFonts w:cstheme="minorHAnsi"/>
              </w:rPr>
            </w:pPr>
            <w:r w:rsidRPr="0047784C">
              <w:rPr>
                <w:rFonts w:eastAsia="Arial" w:cstheme="minorHAnsi"/>
              </w:rPr>
              <w:t>4,5</w:t>
            </w:r>
          </w:p>
        </w:tc>
        <w:tc>
          <w:tcPr>
            <w:tcW w:w="41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71120FBC" w14:textId="4FAF702B" w:rsidR="0E695FC8" w:rsidRPr="0047784C" w:rsidRDefault="0E695FC8" w:rsidP="0E695FC8">
            <w:pPr>
              <w:spacing w:after="0"/>
              <w:jc w:val="center"/>
              <w:rPr>
                <w:rFonts w:cstheme="minorHAnsi"/>
              </w:rPr>
            </w:pPr>
            <w:r w:rsidRPr="0047784C">
              <w:rPr>
                <w:rFonts w:eastAsia="Arial" w:cstheme="minorHAnsi"/>
              </w:rPr>
              <w:t>3</w:t>
            </w:r>
          </w:p>
        </w:tc>
        <w:tc>
          <w:tcPr>
            <w:tcW w:w="418"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04150A56" w14:textId="5078A24F" w:rsidR="0E695FC8" w:rsidRPr="0047784C" w:rsidRDefault="0E695FC8" w:rsidP="0E695FC8">
            <w:pPr>
              <w:spacing w:after="0"/>
              <w:jc w:val="center"/>
              <w:rPr>
                <w:rFonts w:cstheme="minorHAnsi"/>
              </w:rPr>
            </w:pPr>
            <w:r w:rsidRPr="0047784C">
              <w:rPr>
                <w:rFonts w:eastAsia="Arial" w:cstheme="minorHAnsi"/>
              </w:rPr>
              <w:t>3</w:t>
            </w:r>
          </w:p>
        </w:tc>
        <w:tc>
          <w:tcPr>
            <w:tcW w:w="411" w:type="dxa"/>
            <w:tcBorders>
              <w:top w:val="single" w:sz="4" w:space="0" w:color="auto"/>
              <w:left w:val="single" w:sz="4" w:space="0" w:color="auto"/>
              <w:bottom w:val="single" w:sz="4" w:space="0" w:color="auto"/>
              <w:right w:val="nil"/>
            </w:tcBorders>
            <w:shd w:val="clear" w:color="auto" w:fill="FFFFFF" w:themeFill="background1"/>
            <w:tcMar>
              <w:top w:w="15" w:type="dxa"/>
              <w:left w:w="15" w:type="dxa"/>
              <w:right w:w="15" w:type="dxa"/>
            </w:tcMar>
            <w:vAlign w:val="center"/>
          </w:tcPr>
          <w:p w14:paraId="06BB1C5D" w14:textId="4A333286" w:rsidR="0E695FC8" w:rsidRPr="0047784C" w:rsidRDefault="0E695FC8" w:rsidP="0E695FC8">
            <w:pPr>
              <w:spacing w:after="0"/>
              <w:jc w:val="center"/>
              <w:rPr>
                <w:rFonts w:cstheme="minorHAnsi"/>
              </w:rPr>
            </w:pPr>
            <w:r w:rsidRPr="0047784C">
              <w:rPr>
                <w:rFonts w:eastAsia="Arial" w:cstheme="minorHAnsi"/>
              </w:rPr>
              <w:t>6</w:t>
            </w:r>
          </w:p>
        </w:tc>
        <w:tc>
          <w:tcPr>
            <w:tcW w:w="410" w:type="dxa"/>
            <w:tcBorders>
              <w:top w:val="single" w:sz="4" w:space="0" w:color="auto"/>
              <w:left w:val="single" w:sz="8"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24854F3E" w14:textId="422C2DDD" w:rsidR="0E695FC8" w:rsidRPr="00577F77" w:rsidRDefault="00577F77" w:rsidP="0E695FC8">
            <w:pPr>
              <w:spacing w:after="0"/>
              <w:jc w:val="center"/>
              <w:rPr>
                <w:rFonts w:cstheme="minorHAnsi"/>
              </w:rPr>
            </w:pPr>
            <w:r w:rsidRPr="00577F77">
              <w:rPr>
                <w:rFonts w:cstheme="minorHAnsi"/>
              </w:rPr>
              <w:t>12</w:t>
            </w:r>
          </w:p>
        </w:tc>
        <w:tc>
          <w:tcPr>
            <w:tcW w:w="41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353C0113" w14:textId="745A34D3" w:rsidR="0E695FC8" w:rsidRPr="00577F77" w:rsidRDefault="00577F77" w:rsidP="0E695FC8">
            <w:pPr>
              <w:spacing w:after="0"/>
              <w:jc w:val="center"/>
              <w:rPr>
                <w:rFonts w:cstheme="minorHAnsi"/>
              </w:rPr>
            </w:pPr>
            <w:r w:rsidRPr="00577F77">
              <w:rPr>
                <w:rFonts w:cstheme="minorHAnsi"/>
              </w:rPr>
              <w:t>9</w:t>
            </w:r>
          </w:p>
        </w:tc>
        <w:tc>
          <w:tcPr>
            <w:tcW w:w="418"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1CAC9CCE" w14:textId="59F3D2F5" w:rsidR="0E695FC8" w:rsidRPr="00577F77" w:rsidRDefault="0E695FC8" w:rsidP="0E695FC8">
            <w:pPr>
              <w:spacing w:after="0"/>
              <w:jc w:val="center"/>
              <w:rPr>
                <w:rFonts w:cstheme="minorHAnsi"/>
              </w:rPr>
            </w:pPr>
            <w:r w:rsidRPr="00577F77">
              <w:rPr>
                <w:rFonts w:cstheme="minorHAnsi"/>
              </w:rPr>
              <w:t>8</w:t>
            </w:r>
          </w:p>
        </w:tc>
        <w:tc>
          <w:tcPr>
            <w:tcW w:w="411" w:type="dxa"/>
            <w:tcBorders>
              <w:top w:val="single" w:sz="4" w:space="0" w:color="auto"/>
              <w:left w:val="single" w:sz="4" w:space="0" w:color="auto"/>
              <w:bottom w:val="single" w:sz="4" w:space="0" w:color="auto"/>
              <w:right w:val="single" w:sz="8" w:space="0" w:color="auto"/>
            </w:tcBorders>
            <w:shd w:val="clear" w:color="auto" w:fill="FFFFFF" w:themeFill="background1"/>
            <w:tcMar>
              <w:top w:w="15" w:type="dxa"/>
              <w:left w:w="15" w:type="dxa"/>
              <w:right w:w="15" w:type="dxa"/>
            </w:tcMar>
            <w:vAlign w:val="center"/>
          </w:tcPr>
          <w:p w14:paraId="10FE5EDC" w14:textId="2B585BFE" w:rsidR="0E695FC8" w:rsidRPr="00577F77" w:rsidRDefault="00577F77" w:rsidP="0E695FC8">
            <w:pPr>
              <w:spacing w:after="0"/>
              <w:jc w:val="center"/>
              <w:rPr>
                <w:rFonts w:cstheme="minorHAnsi"/>
              </w:rPr>
            </w:pPr>
            <w:r w:rsidRPr="00577F77">
              <w:rPr>
                <w:rFonts w:cstheme="minorHAnsi"/>
              </w:rPr>
              <w:t>10</w:t>
            </w:r>
          </w:p>
        </w:tc>
      </w:tr>
      <w:tr w:rsidR="008000C3" w14:paraId="5EBBB317" w14:textId="77777777" w:rsidTr="005832B9">
        <w:trPr>
          <w:trHeight w:val="255"/>
        </w:trPr>
        <w:tc>
          <w:tcPr>
            <w:tcW w:w="274" w:type="dxa"/>
            <w:vMerge/>
            <w:tcBorders>
              <w:top w:val="single" w:sz="0" w:space="0" w:color="000000" w:themeColor="text1"/>
              <w:left w:val="single" w:sz="0" w:space="0" w:color="000000" w:themeColor="text1"/>
              <w:bottom w:val="single" w:sz="0" w:space="0" w:color="000000" w:themeColor="text1"/>
              <w:right w:val="single" w:sz="0" w:space="0" w:color="000000" w:themeColor="text1"/>
            </w:tcBorders>
            <w:vAlign w:val="center"/>
          </w:tcPr>
          <w:p w14:paraId="1B0AB24B" w14:textId="77777777" w:rsidR="008B119C" w:rsidRPr="0047784C" w:rsidRDefault="008B119C" w:rsidP="00577F77">
            <w:pPr>
              <w:jc w:val="center"/>
              <w:rPr>
                <w:rFonts w:cstheme="minorHAnsi"/>
              </w:rPr>
            </w:pPr>
          </w:p>
        </w:tc>
        <w:tc>
          <w:tcPr>
            <w:tcW w:w="283" w:type="dxa"/>
            <w:tcBorders>
              <w:top w:val="single" w:sz="4" w:space="0" w:color="auto"/>
              <w:left w:val="nil"/>
              <w:bottom w:val="single" w:sz="8" w:space="0" w:color="auto"/>
              <w:right w:val="nil"/>
            </w:tcBorders>
            <w:shd w:val="clear" w:color="auto" w:fill="FFFFFF" w:themeFill="background1"/>
            <w:tcMar>
              <w:top w:w="15" w:type="dxa"/>
              <w:left w:w="15" w:type="dxa"/>
              <w:right w:w="15" w:type="dxa"/>
            </w:tcMar>
            <w:vAlign w:val="center"/>
          </w:tcPr>
          <w:p w14:paraId="20AA8C6A" w14:textId="55315497" w:rsidR="0E695FC8" w:rsidRPr="0047784C" w:rsidRDefault="0E695FC8" w:rsidP="00577F77">
            <w:pPr>
              <w:spacing w:after="0"/>
              <w:jc w:val="center"/>
              <w:rPr>
                <w:rFonts w:cstheme="minorHAnsi"/>
              </w:rPr>
            </w:pPr>
            <w:r w:rsidRPr="0047784C">
              <w:rPr>
                <w:rFonts w:eastAsia="Arial" w:cstheme="minorHAnsi"/>
              </w:rPr>
              <w:t>9</w:t>
            </w:r>
          </w:p>
        </w:tc>
        <w:tc>
          <w:tcPr>
            <w:tcW w:w="2982" w:type="dxa"/>
            <w:tcBorders>
              <w:top w:val="single" w:sz="4" w:space="0" w:color="auto"/>
              <w:left w:val="single" w:sz="8" w:space="0" w:color="auto"/>
              <w:bottom w:val="single" w:sz="8" w:space="0" w:color="auto"/>
              <w:right w:val="nil"/>
            </w:tcBorders>
            <w:shd w:val="clear" w:color="auto" w:fill="FFFFFF" w:themeFill="background1"/>
            <w:tcMar>
              <w:top w:w="15" w:type="dxa"/>
              <w:left w:w="15" w:type="dxa"/>
              <w:right w:w="15" w:type="dxa"/>
            </w:tcMar>
            <w:vAlign w:val="center"/>
          </w:tcPr>
          <w:p w14:paraId="6342C91E" w14:textId="05232810" w:rsidR="0E695FC8" w:rsidRPr="0047784C" w:rsidRDefault="0E695FC8" w:rsidP="00577F77">
            <w:pPr>
              <w:spacing w:after="0"/>
              <w:jc w:val="left"/>
              <w:rPr>
                <w:rFonts w:cstheme="minorHAnsi"/>
              </w:rPr>
            </w:pPr>
            <w:r w:rsidRPr="0047784C">
              <w:rPr>
                <w:rFonts w:eastAsia="Arial" w:cstheme="minorHAnsi"/>
              </w:rPr>
              <w:t>Filtrado de alertas</w:t>
            </w:r>
          </w:p>
        </w:tc>
        <w:tc>
          <w:tcPr>
            <w:tcW w:w="410" w:type="dxa"/>
            <w:tcBorders>
              <w:top w:val="single" w:sz="4" w:space="0" w:color="auto"/>
              <w:left w:val="single" w:sz="8" w:space="0" w:color="auto"/>
              <w:bottom w:val="single" w:sz="8" w:space="0" w:color="auto"/>
              <w:right w:val="single" w:sz="4" w:space="0" w:color="auto"/>
            </w:tcBorders>
            <w:shd w:val="clear" w:color="auto" w:fill="FFFFFF" w:themeFill="background1"/>
            <w:tcMar>
              <w:top w:w="15" w:type="dxa"/>
              <w:left w:w="15" w:type="dxa"/>
              <w:right w:w="15" w:type="dxa"/>
            </w:tcMar>
            <w:vAlign w:val="center"/>
          </w:tcPr>
          <w:p w14:paraId="216849EE" w14:textId="22FCD967" w:rsidR="0E695FC8" w:rsidRPr="009E0D72" w:rsidRDefault="00577F77" w:rsidP="0E695FC8">
            <w:pPr>
              <w:spacing w:after="0"/>
              <w:jc w:val="center"/>
              <w:rPr>
                <w:rFonts w:cstheme="minorHAnsi"/>
              </w:rPr>
            </w:pPr>
            <w:r w:rsidRPr="009E0D72">
              <w:rPr>
                <w:rFonts w:cstheme="minorHAnsi"/>
              </w:rPr>
              <w:t>12</w:t>
            </w:r>
          </w:p>
        </w:tc>
        <w:tc>
          <w:tcPr>
            <w:tcW w:w="411" w:type="dxa"/>
            <w:tcBorders>
              <w:top w:val="single" w:sz="4" w:space="0" w:color="auto"/>
              <w:left w:val="single" w:sz="4" w:space="0" w:color="auto"/>
              <w:bottom w:val="single" w:sz="8" w:space="0" w:color="auto"/>
              <w:right w:val="single" w:sz="4" w:space="0" w:color="auto"/>
            </w:tcBorders>
            <w:shd w:val="clear" w:color="auto" w:fill="FFFFFF" w:themeFill="background1"/>
            <w:tcMar>
              <w:top w:w="15" w:type="dxa"/>
              <w:left w:w="15" w:type="dxa"/>
              <w:right w:w="15" w:type="dxa"/>
            </w:tcMar>
            <w:vAlign w:val="center"/>
          </w:tcPr>
          <w:p w14:paraId="3E35C0BE" w14:textId="2F960230" w:rsidR="0E695FC8" w:rsidRPr="009E0D72" w:rsidRDefault="00577F77" w:rsidP="0E695FC8">
            <w:pPr>
              <w:spacing w:after="0"/>
              <w:jc w:val="center"/>
              <w:rPr>
                <w:rFonts w:cstheme="minorHAnsi"/>
              </w:rPr>
            </w:pPr>
            <w:r w:rsidRPr="009E0D72">
              <w:rPr>
                <w:rFonts w:cstheme="minorHAnsi"/>
              </w:rPr>
              <w:t>11</w:t>
            </w:r>
          </w:p>
        </w:tc>
        <w:tc>
          <w:tcPr>
            <w:tcW w:w="418" w:type="dxa"/>
            <w:tcBorders>
              <w:top w:val="single" w:sz="4" w:space="0" w:color="auto"/>
              <w:left w:val="single" w:sz="4" w:space="0" w:color="auto"/>
              <w:bottom w:val="single" w:sz="8" w:space="0" w:color="auto"/>
              <w:right w:val="single" w:sz="4" w:space="0" w:color="auto"/>
            </w:tcBorders>
            <w:shd w:val="clear" w:color="auto" w:fill="FFFFFF" w:themeFill="background1"/>
            <w:tcMar>
              <w:top w:w="15" w:type="dxa"/>
              <w:left w:w="15" w:type="dxa"/>
              <w:right w:w="15" w:type="dxa"/>
            </w:tcMar>
            <w:vAlign w:val="center"/>
          </w:tcPr>
          <w:p w14:paraId="56363BEE" w14:textId="05430678" w:rsidR="0E695FC8" w:rsidRPr="009E0D72" w:rsidRDefault="00577F77" w:rsidP="0E695FC8">
            <w:pPr>
              <w:spacing w:after="0"/>
              <w:jc w:val="center"/>
              <w:rPr>
                <w:rFonts w:cstheme="minorHAnsi"/>
              </w:rPr>
            </w:pPr>
            <w:r w:rsidRPr="009E0D72">
              <w:rPr>
                <w:rFonts w:cstheme="minorHAnsi"/>
              </w:rPr>
              <w:t>12</w:t>
            </w:r>
          </w:p>
        </w:tc>
        <w:tc>
          <w:tcPr>
            <w:tcW w:w="411" w:type="dxa"/>
            <w:tcBorders>
              <w:top w:val="single" w:sz="4" w:space="0" w:color="auto"/>
              <w:left w:val="single" w:sz="4" w:space="0" w:color="auto"/>
              <w:bottom w:val="single" w:sz="8" w:space="0" w:color="auto"/>
              <w:right w:val="nil"/>
            </w:tcBorders>
            <w:shd w:val="clear" w:color="auto" w:fill="FFFFFF" w:themeFill="background1"/>
            <w:tcMar>
              <w:top w:w="15" w:type="dxa"/>
              <w:left w:w="15" w:type="dxa"/>
              <w:right w:w="15" w:type="dxa"/>
            </w:tcMar>
            <w:vAlign w:val="center"/>
          </w:tcPr>
          <w:p w14:paraId="24FFB4BF" w14:textId="1A2B8DFD" w:rsidR="0E695FC8" w:rsidRPr="009E0D72" w:rsidRDefault="00577F77" w:rsidP="0E695FC8">
            <w:pPr>
              <w:spacing w:after="0"/>
              <w:jc w:val="center"/>
              <w:rPr>
                <w:rFonts w:cstheme="minorHAnsi"/>
              </w:rPr>
            </w:pPr>
            <w:r w:rsidRPr="009E0D72">
              <w:rPr>
                <w:rFonts w:cstheme="minorHAnsi"/>
              </w:rPr>
              <w:t>10</w:t>
            </w:r>
          </w:p>
        </w:tc>
        <w:tc>
          <w:tcPr>
            <w:tcW w:w="410" w:type="dxa"/>
            <w:tcBorders>
              <w:top w:val="single" w:sz="4" w:space="0" w:color="auto"/>
              <w:left w:val="single" w:sz="8" w:space="0" w:color="auto"/>
              <w:bottom w:val="single" w:sz="8" w:space="0" w:color="auto"/>
              <w:right w:val="single" w:sz="4" w:space="0" w:color="auto"/>
            </w:tcBorders>
            <w:shd w:val="clear" w:color="auto" w:fill="FFFFFF" w:themeFill="background1"/>
            <w:tcMar>
              <w:top w:w="15" w:type="dxa"/>
              <w:left w:w="15" w:type="dxa"/>
              <w:right w:w="15" w:type="dxa"/>
            </w:tcMar>
            <w:vAlign w:val="center"/>
          </w:tcPr>
          <w:p w14:paraId="43246D82" w14:textId="10EC1C97" w:rsidR="0E695FC8" w:rsidRPr="0047784C" w:rsidRDefault="0E695FC8" w:rsidP="0E695FC8">
            <w:pPr>
              <w:spacing w:after="0"/>
              <w:jc w:val="center"/>
              <w:rPr>
                <w:rFonts w:cstheme="minorHAnsi"/>
              </w:rPr>
            </w:pPr>
            <w:r w:rsidRPr="0047784C">
              <w:rPr>
                <w:rFonts w:eastAsia="Arial" w:cstheme="minorHAnsi"/>
              </w:rPr>
              <w:t>6</w:t>
            </w:r>
          </w:p>
        </w:tc>
        <w:tc>
          <w:tcPr>
            <w:tcW w:w="411" w:type="dxa"/>
            <w:tcBorders>
              <w:top w:val="single" w:sz="4" w:space="0" w:color="auto"/>
              <w:left w:val="single" w:sz="4" w:space="0" w:color="auto"/>
              <w:bottom w:val="single" w:sz="8" w:space="0" w:color="auto"/>
              <w:right w:val="single" w:sz="4" w:space="0" w:color="auto"/>
            </w:tcBorders>
            <w:shd w:val="clear" w:color="auto" w:fill="FFFFFF" w:themeFill="background1"/>
            <w:tcMar>
              <w:top w:w="15" w:type="dxa"/>
              <w:left w:w="15" w:type="dxa"/>
              <w:right w:w="15" w:type="dxa"/>
            </w:tcMar>
            <w:vAlign w:val="center"/>
          </w:tcPr>
          <w:p w14:paraId="1C8D20D6" w14:textId="67D4E3D0" w:rsidR="0E695FC8" w:rsidRPr="0047784C" w:rsidRDefault="0E695FC8" w:rsidP="0E695FC8">
            <w:pPr>
              <w:spacing w:after="0"/>
              <w:jc w:val="center"/>
              <w:rPr>
                <w:rFonts w:cstheme="minorHAnsi"/>
              </w:rPr>
            </w:pPr>
            <w:r w:rsidRPr="0047784C">
              <w:rPr>
                <w:rFonts w:eastAsia="Arial" w:cstheme="minorHAnsi"/>
              </w:rPr>
              <w:t>5</w:t>
            </w:r>
          </w:p>
        </w:tc>
        <w:tc>
          <w:tcPr>
            <w:tcW w:w="418" w:type="dxa"/>
            <w:tcBorders>
              <w:top w:val="single" w:sz="4" w:space="0" w:color="auto"/>
              <w:left w:val="single" w:sz="4" w:space="0" w:color="auto"/>
              <w:bottom w:val="single" w:sz="8" w:space="0" w:color="auto"/>
              <w:right w:val="single" w:sz="4" w:space="0" w:color="auto"/>
            </w:tcBorders>
            <w:shd w:val="clear" w:color="auto" w:fill="FFFFFF" w:themeFill="background1"/>
            <w:tcMar>
              <w:top w:w="15" w:type="dxa"/>
              <w:left w:w="15" w:type="dxa"/>
              <w:right w:w="15" w:type="dxa"/>
            </w:tcMar>
            <w:vAlign w:val="center"/>
          </w:tcPr>
          <w:p w14:paraId="3E18A2A4" w14:textId="5C204762" w:rsidR="0E695FC8" w:rsidRPr="0047784C" w:rsidRDefault="0E695FC8" w:rsidP="0E695FC8">
            <w:pPr>
              <w:spacing w:after="0"/>
              <w:jc w:val="center"/>
              <w:rPr>
                <w:rFonts w:cstheme="minorHAnsi"/>
              </w:rPr>
            </w:pPr>
            <w:r w:rsidRPr="0047784C">
              <w:rPr>
                <w:rFonts w:eastAsia="Arial" w:cstheme="minorHAnsi"/>
              </w:rPr>
              <w:t>6</w:t>
            </w:r>
          </w:p>
        </w:tc>
        <w:tc>
          <w:tcPr>
            <w:tcW w:w="411" w:type="dxa"/>
            <w:tcBorders>
              <w:top w:val="single" w:sz="4" w:space="0" w:color="auto"/>
              <w:left w:val="single" w:sz="4" w:space="0" w:color="auto"/>
              <w:bottom w:val="single" w:sz="8" w:space="0" w:color="auto"/>
              <w:right w:val="nil"/>
            </w:tcBorders>
            <w:shd w:val="clear" w:color="auto" w:fill="FFFFFF" w:themeFill="background1"/>
            <w:tcMar>
              <w:top w:w="15" w:type="dxa"/>
              <w:left w:w="15" w:type="dxa"/>
              <w:right w:w="15" w:type="dxa"/>
            </w:tcMar>
            <w:vAlign w:val="center"/>
          </w:tcPr>
          <w:p w14:paraId="57FCFB95" w14:textId="7F14DD08" w:rsidR="0E695FC8" w:rsidRPr="0047784C" w:rsidRDefault="0E695FC8" w:rsidP="0E695FC8">
            <w:pPr>
              <w:spacing w:after="0"/>
              <w:jc w:val="center"/>
              <w:rPr>
                <w:rFonts w:cstheme="minorHAnsi"/>
              </w:rPr>
            </w:pPr>
            <w:r w:rsidRPr="0047784C">
              <w:rPr>
                <w:rFonts w:eastAsia="Arial" w:cstheme="minorHAnsi"/>
              </w:rPr>
              <w:t>3</w:t>
            </w:r>
          </w:p>
        </w:tc>
        <w:tc>
          <w:tcPr>
            <w:tcW w:w="410" w:type="dxa"/>
            <w:tcBorders>
              <w:top w:val="single" w:sz="4" w:space="0" w:color="auto"/>
              <w:left w:val="single" w:sz="8" w:space="0" w:color="auto"/>
              <w:bottom w:val="single" w:sz="8" w:space="0" w:color="auto"/>
              <w:right w:val="single" w:sz="4" w:space="0" w:color="auto"/>
            </w:tcBorders>
            <w:shd w:val="clear" w:color="auto" w:fill="FFFFFF" w:themeFill="background1"/>
            <w:tcMar>
              <w:top w:w="15" w:type="dxa"/>
              <w:left w:w="15" w:type="dxa"/>
              <w:right w:w="15" w:type="dxa"/>
            </w:tcMar>
            <w:vAlign w:val="center"/>
          </w:tcPr>
          <w:p w14:paraId="798B12ED" w14:textId="2FD58D82" w:rsidR="0E695FC8" w:rsidRPr="00577F77" w:rsidRDefault="00577F77" w:rsidP="0E695FC8">
            <w:pPr>
              <w:spacing w:after="0"/>
              <w:jc w:val="center"/>
              <w:rPr>
                <w:rFonts w:cstheme="minorHAnsi"/>
              </w:rPr>
            </w:pPr>
            <w:r w:rsidRPr="00577F77">
              <w:rPr>
                <w:rFonts w:cstheme="minorHAnsi"/>
              </w:rPr>
              <w:t>13</w:t>
            </w:r>
          </w:p>
        </w:tc>
        <w:tc>
          <w:tcPr>
            <w:tcW w:w="411" w:type="dxa"/>
            <w:tcBorders>
              <w:top w:val="single" w:sz="4" w:space="0" w:color="auto"/>
              <w:left w:val="single" w:sz="4" w:space="0" w:color="auto"/>
              <w:bottom w:val="single" w:sz="8" w:space="0" w:color="auto"/>
              <w:right w:val="single" w:sz="4" w:space="0" w:color="auto"/>
            </w:tcBorders>
            <w:shd w:val="clear" w:color="auto" w:fill="FFFFFF" w:themeFill="background1"/>
            <w:tcMar>
              <w:top w:w="15" w:type="dxa"/>
              <w:left w:w="15" w:type="dxa"/>
              <w:right w:w="15" w:type="dxa"/>
            </w:tcMar>
            <w:vAlign w:val="center"/>
          </w:tcPr>
          <w:p w14:paraId="46570F59" w14:textId="2A009894" w:rsidR="0E695FC8" w:rsidRPr="00577F77" w:rsidRDefault="00577F77" w:rsidP="0E695FC8">
            <w:pPr>
              <w:spacing w:after="0"/>
              <w:jc w:val="center"/>
              <w:rPr>
                <w:rFonts w:cstheme="minorHAnsi"/>
              </w:rPr>
            </w:pPr>
            <w:r w:rsidRPr="00577F77">
              <w:rPr>
                <w:rFonts w:cstheme="minorHAnsi"/>
              </w:rPr>
              <w:t>13</w:t>
            </w:r>
          </w:p>
        </w:tc>
        <w:tc>
          <w:tcPr>
            <w:tcW w:w="418" w:type="dxa"/>
            <w:tcBorders>
              <w:top w:val="single" w:sz="4" w:space="0" w:color="auto"/>
              <w:left w:val="single" w:sz="4" w:space="0" w:color="auto"/>
              <w:bottom w:val="single" w:sz="8" w:space="0" w:color="auto"/>
              <w:right w:val="single" w:sz="4" w:space="0" w:color="auto"/>
            </w:tcBorders>
            <w:shd w:val="clear" w:color="auto" w:fill="FFFFFF" w:themeFill="background1"/>
            <w:tcMar>
              <w:top w:w="15" w:type="dxa"/>
              <w:left w:w="15" w:type="dxa"/>
              <w:right w:w="15" w:type="dxa"/>
            </w:tcMar>
            <w:vAlign w:val="center"/>
          </w:tcPr>
          <w:p w14:paraId="2043E01B" w14:textId="79B15058" w:rsidR="0E695FC8" w:rsidRPr="00577F77" w:rsidRDefault="00577F77" w:rsidP="0E695FC8">
            <w:pPr>
              <w:spacing w:after="0"/>
              <w:jc w:val="center"/>
              <w:rPr>
                <w:rFonts w:cstheme="minorHAnsi"/>
              </w:rPr>
            </w:pPr>
            <w:r w:rsidRPr="00577F77">
              <w:rPr>
                <w:rFonts w:cstheme="minorHAnsi"/>
              </w:rPr>
              <w:t>14</w:t>
            </w:r>
          </w:p>
        </w:tc>
        <w:tc>
          <w:tcPr>
            <w:tcW w:w="411" w:type="dxa"/>
            <w:tcBorders>
              <w:top w:val="single" w:sz="4" w:space="0" w:color="auto"/>
              <w:left w:val="single" w:sz="4" w:space="0" w:color="auto"/>
              <w:bottom w:val="single" w:sz="8" w:space="0" w:color="auto"/>
              <w:right w:val="single" w:sz="8" w:space="0" w:color="auto"/>
            </w:tcBorders>
            <w:shd w:val="clear" w:color="auto" w:fill="FFFFFF" w:themeFill="background1"/>
            <w:tcMar>
              <w:top w:w="15" w:type="dxa"/>
              <w:left w:w="15" w:type="dxa"/>
              <w:right w:w="15" w:type="dxa"/>
            </w:tcMar>
            <w:vAlign w:val="center"/>
          </w:tcPr>
          <w:p w14:paraId="0819018B" w14:textId="7949BD63" w:rsidR="0E695FC8" w:rsidRPr="00577F77" w:rsidRDefault="00577F77" w:rsidP="0E695FC8">
            <w:pPr>
              <w:spacing w:after="0"/>
              <w:jc w:val="center"/>
              <w:rPr>
                <w:rFonts w:cstheme="minorHAnsi"/>
              </w:rPr>
            </w:pPr>
            <w:r w:rsidRPr="00577F77">
              <w:rPr>
                <w:rFonts w:cstheme="minorHAnsi"/>
              </w:rPr>
              <w:t>12</w:t>
            </w:r>
          </w:p>
        </w:tc>
      </w:tr>
    </w:tbl>
    <w:p w14:paraId="5463BCBA" w14:textId="49B280B3" w:rsidR="0E695FC8" w:rsidRPr="0047784C" w:rsidRDefault="004F459C" w:rsidP="00374ADD">
      <w:pPr>
        <w:pStyle w:val="CitadeTablas"/>
        <w:rPr>
          <w:rFonts w:cstheme="minorHAnsi"/>
          <w:sz w:val="22"/>
        </w:rPr>
      </w:pPr>
      <w:bookmarkStart w:id="668" w:name="_Toc165126459"/>
      <w:r>
        <w:rPr>
          <w:rFonts w:cstheme="minorHAnsi"/>
          <w:sz w:val="22"/>
        </w:rPr>
        <w:t>Estimación en h del módulo 6</w:t>
      </w:r>
      <w:bookmarkEnd w:id="668"/>
    </w:p>
    <w:tbl>
      <w:tblPr>
        <w:tblW w:w="8488" w:type="dxa"/>
        <w:tblLayout w:type="fixed"/>
        <w:tblLook w:val="06A0" w:firstRow="1" w:lastRow="0" w:firstColumn="1" w:lastColumn="0" w:noHBand="1" w:noVBand="1"/>
      </w:tblPr>
      <w:tblGrid>
        <w:gridCol w:w="1687"/>
        <w:gridCol w:w="776"/>
        <w:gridCol w:w="780"/>
        <w:gridCol w:w="900"/>
        <w:gridCol w:w="627"/>
        <w:gridCol w:w="815"/>
        <w:gridCol w:w="850"/>
        <w:gridCol w:w="1070"/>
        <w:gridCol w:w="983"/>
      </w:tblGrid>
      <w:tr w:rsidR="0E695FC8" w14:paraId="75132F2B" w14:textId="77777777" w:rsidTr="00721AD3">
        <w:trPr>
          <w:trHeight w:val="270"/>
        </w:trPr>
        <w:tc>
          <w:tcPr>
            <w:tcW w:w="1687" w:type="dxa"/>
            <w:tcBorders>
              <w:top w:val="single" w:sz="8" w:space="0" w:color="auto"/>
              <w:left w:val="single" w:sz="8" w:space="0" w:color="auto"/>
              <w:bottom w:val="single" w:sz="8" w:space="0" w:color="auto"/>
              <w:right w:val="single" w:sz="8" w:space="0" w:color="auto"/>
            </w:tcBorders>
            <w:shd w:val="clear" w:color="auto" w:fill="AEAAAA" w:themeFill="background2" w:themeFillShade="BF"/>
            <w:tcMar>
              <w:top w:w="15" w:type="dxa"/>
              <w:left w:w="15" w:type="dxa"/>
              <w:right w:w="15" w:type="dxa"/>
            </w:tcMar>
            <w:vAlign w:val="center"/>
          </w:tcPr>
          <w:p w14:paraId="3EC7B0D8" w14:textId="07385F35" w:rsidR="0E695FC8" w:rsidRPr="005832B9" w:rsidRDefault="0E695FC8" w:rsidP="0E695FC8">
            <w:pPr>
              <w:spacing w:after="0"/>
              <w:jc w:val="left"/>
              <w:rPr>
                <w:rFonts w:cstheme="minorHAnsi"/>
                <w:b/>
              </w:rPr>
            </w:pPr>
            <w:r w:rsidRPr="005832B9">
              <w:rPr>
                <w:rFonts w:eastAsia="Arial" w:cstheme="minorHAnsi"/>
                <w:b/>
              </w:rPr>
              <w:t>Miembro del equipo</w:t>
            </w:r>
          </w:p>
        </w:tc>
        <w:tc>
          <w:tcPr>
            <w:tcW w:w="776" w:type="dxa"/>
            <w:tcBorders>
              <w:top w:val="single" w:sz="8" w:space="0" w:color="auto"/>
              <w:left w:val="single" w:sz="8" w:space="0" w:color="auto"/>
              <w:bottom w:val="nil"/>
              <w:right w:val="single" w:sz="4" w:space="0" w:color="auto"/>
            </w:tcBorders>
            <w:shd w:val="clear" w:color="auto" w:fill="AEAAAA" w:themeFill="background2" w:themeFillShade="BF"/>
            <w:tcMar>
              <w:top w:w="15" w:type="dxa"/>
              <w:left w:w="15" w:type="dxa"/>
              <w:right w:w="15" w:type="dxa"/>
            </w:tcMar>
            <w:vAlign w:val="center"/>
          </w:tcPr>
          <w:p w14:paraId="3126931B" w14:textId="512F7D05" w:rsidR="0E695FC8" w:rsidRPr="005832B9" w:rsidRDefault="0E695FC8" w:rsidP="0E695FC8">
            <w:pPr>
              <w:spacing w:after="0"/>
              <w:jc w:val="center"/>
              <w:rPr>
                <w:rFonts w:cstheme="minorHAnsi"/>
                <w:b/>
              </w:rPr>
            </w:pPr>
            <w:r w:rsidRPr="005832B9">
              <w:rPr>
                <w:rFonts w:eastAsia="Arial" w:cstheme="minorHAnsi"/>
                <w:b/>
              </w:rPr>
              <w:t>Omar</w:t>
            </w:r>
          </w:p>
        </w:tc>
        <w:tc>
          <w:tcPr>
            <w:tcW w:w="780" w:type="dxa"/>
            <w:tcBorders>
              <w:top w:val="single" w:sz="8" w:space="0" w:color="auto"/>
              <w:left w:val="single" w:sz="4" w:space="0" w:color="auto"/>
              <w:bottom w:val="nil"/>
              <w:right w:val="single" w:sz="4" w:space="0" w:color="auto"/>
            </w:tcBorders>
            <w:shd w:val="clear" w:color="auto" w:fill="AEAAAA" w:themeFill="background2" w:themeFillShade="BF"/>
            <w:tcMar>
              <w:top w:w="15" w:type="dxa"/>
              <w:left w:w="15" w:type="dxa"/>
              <w:right w:w="15" w:type="dxa"/>
            </w:tcMar>
            <w:vAlign w:val="center"/>
          </w:tcPr>
          <w:p w14:paraId="1784BD31" w14:textId="79B141DB" w:rsidR="0E695FC8" w:rsidRPr="005832B9" w:rsidRDefault="0E695FC8" w:rsidP="0E695FC8">
            <w:pPr>
              <w:spacing w:after="0"/>
              <w:jc w:val="center"/>
              <w:rPr>
                <w:rFonts w:cstheme="minorHAnsi"/>
                <w:b/>
              </w:rPr>
            </w:pPr>
            <w:r w:rsidRPr="005832B9">
              <w:rPr>
                <w:rFonts w:eastAsia="Arial" w:cstheme="minorHAnsi"/>
                <w:b/>
              </w:rPr>
              <w:t>Pablo</w:t>
            </w:r>
          </w:p>
        </w:tc>
        <w:tc>
          <w:tcPr>
            <w:tcW w:w="900" w:type="dxa"/>
            <w:tcBorders>
              <w:top w:val="single" w:sz="8" w:space="0" w:color="auto"/>
              <w:left w:val="single" w:sz="4" w:space="0" w:color="auto"/>
              <w:bottom w:val="nil"/>
              <w:right w:val="single" w:sz="4" w:space="0" w:color="auto"/>
            </w:tcBorders>
            <w:shd w:val="clear" w:color="auto" w:fill="AEAAAA" w:themeFill="background2" w:themeFillShade="BF"/>
            <w:tcMar>
              <w:top w:w="15" w:type="dxa"/>
              <w:left w:w="15" w:type="dxa"/>
              <w:right w:w="15" w:type="dxa"/>
            </w:tcMar>
            <w:vAlign w:val="center"/>
          </w:tcPr>
          <w:p w14:paraId="4455CC0A" w14:textId="0A1D003E" w:rsidR="0E695FC8" w:rsidRPr="005832B9" w:rsidRDefault="0E695FC8" w:rsidP="0E695FC8">
            <w:pPr>
              <w:spacing w:after="0"/>
              <w:jc w:val="center"/>
              <w:rPr>
                <w:rFonts w:cstheme="minorHAnsi"/>
                <w:b/>
              </w:rPr>
            </w:pPr>
            <w:r w:rsidRPr="005832B9">
              <w:rPr>
                <w:rFonts w:eastAsia="Arial" w:cstheme="minorHAnsi"/>
                <w:b/>
              </w:rPr>
              <w:t>Mercurio</w:t>
            </w:r>
          </w:p>
        </w:tc>
        <w:tc>
          <w:tcPr>
            <w:tcW w:w="627" w:type="dxa"/>
            <w:tcBorders>
              <w:top w:val="single" w:sz="8" w:space="0" w:color="auto"/>
              <w:left w:val="single" w:sz="4" w:space="0" w:color="auto"/>
              <w:bottom w:val="nil"/>
              <w:right w:val="single" w:sz="8" w:space="0" w:color="auto"/>
            </w:tcBorders>
            <w:shd w:val="clear" w:color="auto" w:fill="AEAAAA" w:themeFill="background2" w:themeFillShade="BF"/>
            <w:tcMar>
              <w:top w:w="15" w:type="dxa"/>
              <w:left w:w="15" w:type="dxa"/>
              <w:right w:w="15" w:type="dxa"/>
            </w:tcMar>
            <w:vAlign w:val="center"/>
          </w:tcPr>
          <w:p w14:paraId="7B1CA8EB" w14:textId="5FBE2974" w:rsidR="0E695FC8" w:rsidRPr="005832B9" w:rsidRDefault="0E695FC8" w:rsidP="0E695FC8">
            <w:pPr>
              <w:spacing w:after="0"/>
              <w:jc w:val="center"/>
              <w:rPr>
                <w:rFonts w:cstheme="minorHAnsi"/>
                <w:b/>
              </w:rPr>
            </w:pPr>
            <w:r w:rsidRPr="005832B9">
              <w:rPr>
                <w:rFonts w:eastAsia="Arial" w:cstheme="minorHAnsi"/>
                <w:b/>
              </w:rPr>
              <w:t>David</w:t>
            </w:r>
          </w:p>
        </w:tc>
        <w:tc>
          <w:tcPr>
            <w:tcW w:w="815" w:type="dxa"/>
            <w:tcBorders>
              <w:top w:val="single" w:sz="8" w:space="0" w:color="auto"/>
              <w:left w:val="single" w:sz="8" w:space="0" w:color="auto"/>
              <w:bottom w:val="single" w:sz="8" w:space="0" w:color="auto"/>
              <w:right w:val="single" w:sz="8" w:space="0" w:color="auto"/>
            </w:tcBorders>
            <w:shd w:val="clear" w:color="auto" w:fill="AEAAAA" w:themeFill="background2" w:themeFillShade="BF"/>
            <w:tcMar>
              <w:top w:w="15" w:type="dxa"/>
              <w:left w:w="15" w:type="dxa"/>
              <w:right w:w="15" w:type="dxa"/>
            </w:tcMar>
            <w:vAlign w:val="center"/>
          </w:tcPr>
          <w:p w14:paraId="572A4FDD" w14:textId="44703A12" w:rsidR="0E695FC8" w:rsidRPr="005832B9" w:rsidRDefault="0E695FC8" w:rsidP="0E695FC8">
            <w:pPr>
              <w:spacing w:after="0"/>
              <w:jc w:val="center"/>
              <w:rPr>
                <w:rFonts w:cstheme="minorHAnsi"/>
                <w:b/>
              </w:rPr>
            </w:pPr>
            <w:r w:rsidRPr="005832B9">
              <w:rPr>
                <w:rFonts w:eastAsia="Arial" w:cstheme="minorHAnsi"/>
                <w:b/>
              </w:rPr>
              <w:t>Total</w:t>
            </w:r>
          </w:p>
        </w:tc>
        <w:tc>
          <w:tcPr>
            <w:tcW w:w="850" w:type="dxa"/>
            <w:tcBorders>
              <w:top w:val="single" w:sz="8" w:space="0" w:color="auto"/>
              <w:left w:val="single" w:sz="8" w:space="0" w:color="auto"/>
              <w:bottom w:val="single" w:sz="8" w:space="0" w:color="auto"/>
              <w:right w:val="single" w:sz="8" w:space="0" w:color="auto"/>
            </w:tcBorders>
            <w:shd w:val="clear" w:color="auto" w:fill="AEAAAA" w:themeFill="background2" w:themeFillShade="BF"/>
            <w:tcMar>
              <w:top w:w="15" w:type="dxa"/>
              <w:left w:w="15" w:type="dxa"/>
              <w:right w:w="15" w:type="dxa"/>
            </w:tcMar>
            <w:vAlign w:val="center"/>
          </w:tcPr>
          <w:p w14:paraId="5D7F6036" w14:textId="72980029" w:rsidR="0E695FC8" w:rsidRPr="005832B9" w:rsidRDefault="0E695FC8" w:rsidP="0E695FC8">
            <w:pPr>
              <w:spacing w:after="0"/>
              <w:jc w:val="center"/>
              <w:rPr>
                <w:rFonts w:cstheme="minorHAnsi"/>
                <w:b/>
              </w:rPr>
            </w:pPr>
            <w:r w:rsidRPr="005832B9">
              <w:rPr>
                <w:rFonts w:eastAsia="Arial" w:cstheme="minorHAnsi"/>
                <w:b/>
              </w:rPr>
              <w:t>Media</w:t>
            </w:r>
          </w:p>
        </w:tc>
        <w:tc>
          <w:tcPr>
            <w:tcW w:w="1070" w:type="dxa"/>
            <w:tcBorders>
              <w:top w:val="single" w:sz="8" w:space="0" w:color="auto"/>
              <w:left w:val="single" w:sz="8" w:space="0" w:color="auto"/>
              <w:bottom w:val="single" w:sz="8" w:space="0" w:color="auto"/>
              <w:right w:val="single" w:sz="8" w:space="0" w:color="auto"/>
            </w:tcBorders>
            <w:shd w:val="clear" w:color="auto" w:fill="AEAAAA" w:themeFill="background2" w:themeFillShade="BF"/>
            <w:tcMar>
              <w:top w:w="15" w:type="dxa"/>
              <w:left w:w="15" w:type="dxa"/>
              <w:right w:w="15" w:type="dxa"/>
            </w:tcMar>
            <w:vAlign w:val="center"/>
          </w:tcPr>
          <w:p w14:paraId="4EC88D24" w14:textId="5679F498" w:rsidR="0E695FC8" w:rsidRPr="005832B9" w:rsidRDefault="0E695FC8" w:rsidP="0E695FC8">
            <w:pPr>
              <w:spacing w:after="0"/>
              <w:jc w:val="center"/>
              <w:rPr>
                <w:rFonts w:cstheme="minorHAnsi"/>
                <w:b/>
              </w:rPr>
            </w:pPr>
            <w:r w:rsidRPr="005832B9">
              <w:rPr>
                <w:rFonts w:eastAsia="Arial" w:cstheme="minorHAnsi"/>
                <w:b/>
              </w:rPr>
              <w:t>Mínimo</w:t>
            </w:r>
          </w:p>
        </w:tc>
        <w:tc>
          <w:tcPr>
            <w:tcW w:w="983" w:type="dxa"/>
            <w:tcBorders>
              <w:top w:val="single" w:sz="8" w:space="0" w:color="auto"/>
              <w:left w:val="single" w:sz="8" w:space="0" w:color="auto"/>
              <w:bottom w:val="single" w:sz="8" w:space="0" w:color="auto"/>
              <w:right w:val="single" w:sz="8" w:space="0" w:color="auto"/>
            </w:tcBorders>
            <w:shd w:val="clear" w:color="auto" w:fill="AEAAAA" w:themeFill="background2" w:themeFillShade="BF"/>
            <w:tcMar>
              <w:top w:w="15" w:type="dxa"/>
              <w:left w:w="15" w:type="dxa"/>
              <w:right w:w="15" w:type="dxa"/>
            </w:tcMar>
            <w:vAlign w:val="center"/>
          </w:tcPr>
          <w:p w14:paraId="358F535F" w14:textId="5715D3B9" w:rsidR="0E695FC8" w:rsidRPr="005832B9" w:rsidRDefault="0E695FC8" w:rsidP="0E695FC8">
            <w:pPr>
              <w:spacing w:after="0"/>
              <w:jc w:val="center"/>
              <w:rPr>
                <w:rFonts w:cstheme="minorHAnsi"/>
                <w:b/>
              </w:rPr>
            </w:pPr>
            <w:r w:rsidRPr="005832B9">
              <w:rPr>
                <w:rFonts w:eastAsia="Arial" w:cstheme="minorHAnsi"/>
                <w:b/>
              </w:rPr>
              <w:t>Max</w:t>
            </w:r>
          </w:p>
        </w:tc>
      </w:tr>
      <w:tr w:rsidR="0E695FC8" w14:paraId="0C4122DE" w14:textId="77777777" w:rsidTr="00721AD3">
        <w:trPr>
          <w:trHeight w:val="255"/>
        </w:trPr>
        <w:tc>
          <w:tcPr>
            <w:tcW w:w="1687" w:type="dxa"/>
            <w:tcBorders>
              <w:top w:val="single" w:sz="8" w:space="0" w:color="auto"/>
              <w:left w:val="single" w:sz="8" w:space="0" w:color="auto"/>
              <w:bottom w:val="single" w:sz="4" w:space="0" w:color="auto"/>
              <w:right w:val="nil"/>
            </w:tcBorders>
            <w:shd w:val="clear" w:color="auto" w:fill="D0CECE" w:themeFill="background2" w:themeFillShade="E6"/>
            <w:tcMar>
              <w:top w:w="15" w:type="dxa"/>
              <w:left w:w="15" w:type="dxa"/>
              <w:right w:w="15" w:type="dxa"/>
            </w:tcMar>
            <w:vAlign w:val="center"/>
          </w:tcPr>
          <w:p w14:paraId="7BB29BAB" w14:textId="1E25A541" w:rsidR="0E695FC8" w:rsidRPr="0047784C" w:rsidRDefault="00721AD3" w:rsidP="0E695FC8">
            <w:pPr>
              <w:spacing w:after="0"/>
              <w:jc w:val="left"/>
              <w:rPr>
                <w:rFonts w:cstheme="minorHAnsi"/>
              </w:rPr>
            </w:pPr>
            <w:r w:rsidRPr="0047784C">
              <w:rPr>
                <w:rFonts w:eastAsia="Arial" w:cstheme="minorHAnsi"/>
              </w:rPr>
              <w:t>M</w:t>
            </w:r>
            <w:r>
              <w:rPr>
                <w:rFonts w:eastAsia="Arial" w:cstheme="minorHAnsi"/>
              </w:rPr>
              <w:t>á</w:t>
            </w:r>
            <w:r w:rsidRPr="0047784C">
              <w:rPr>
                <w:rFonts w:eastAsia="Arial" w:cstheme="minorHAnsi"/>
              </w:rPr>
              <w:t>s</w:t>
            </w:r>
            <w:r w:rsidR="0E695FC8" w:rsidRPr="0047784C">
              <w:rPr>
                <w:rFonts w:eastAsia="Arial" w:cstheme="minorHAnsi"/>
              </w:rPr>
              <w:t xml:space="preserve"> probable</w:t>
            </w:r>
          </w:p>
        </w:tc>
        <w:tc>
          <w:tcPr>
            <w:tcW w:w="776" w:type="dxa"/>
            <w:tcBorders>
              <w:top w:val="single" w:sz="8" w:space="0" w:color="auto"/>
              <w:left w:val="single" w:sz="8"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02258490" w14:textId="7336C7D4" w:rsidR="0E695FC8" w:rsidRPr="00721AD3" w:rsidRDefault="00721AD3" w:rsidP="0E695FC8">
            <w:pPr>
              <w:spacing w:after="0"/>
              <w:jc w:val="center"/>
              <w:rPr>
                <w:rFonts w:cstheme="minorHAnsi"/>
              </w:rPr>
            </w:pPr>
            <w:r w:rsidRPr="00721AD3">
              <w:rPr>
                <w:rFonts w:cstheme="minorHAnsi"/>
              </w:rPr>
              <w:t>88</w:t>
            </w:r>
          </w:p>
        </w:tc>
        <w:tc>
          <w:tcPr>
            <w:tcW w:w="780" w:type="dxa"/>
            <w:tcBorders>
              <w:top w:val="single" w:sz="8"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7066FCA4" w14:textId="7E591389" w:rsidR="0E695FC8" w:rsidRPr="00721AD3" w:rsidRDefault="00721AD3" w:rsidP="0E695FC8">
            <w:pPr>
              <w:spacing w:after="0"/>
              <w:jc w:val="center"/>
              <w:rPr>
                <w:rFonts w:cstheme="minorHAnsi"/>
              </w:rPr>
            </w:pPr>
            <w:r w:rsidRPr="00721AD3">
              <w:rPr>
                <w:rFonts w:cstheme="minorHAnsi"/>
              </w:rPr>
              <w:t>75,1</w:t>
            </w:r>
          </w:p>
        </w:tc>
        <w:tc>
          <w:tcPr>
            <w:tcW w:w="900" w:type="dxa"/>
            <w:tcBorders>
              <w:top w:val="single" w:sz="8"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3C277967" w14:textId="165821A6" w:rsidR="0E695FC8" w:rsidRPr="00721AD3" w:rsidRDefault="00721AD3" w:rsidP="0E695FC8">
            <w:pPr>
              <w:spacing w:after="0"/>
              <w:jc w:val="center"/>
              <w:rPr>
                <w:rFonts w:cstheme="minorHAnsi"/>
              </w:rPr>
            </w:pPr>
            <w:r w:rsidRPr="00721AD3">
              <w:rPr>
                <w:rFonts w:cstheme="minorHAnsi"/>
              </w:rPr>
              <w:t>84</w:t>
            </w:r>
          </w:p>
        </w:tc>
        <w:tc>
          <w:tcPr>
            <w:tcW w:w="627" w:type="dxa"/>
            <w:tcBorders>
              <w:top w:val="single" w:sz="8" w:space="0" w:color="auto"/>
              <w:left w:val="single" w:sz="4" w:space="0" w:color="auto"/>
              <w:bottom w:val="single" w:sz="4" w:space="0" w:color="auto"/>
              <w:right w:val="single" w:sz="8" w:space="0" w:color="auto"/>
            </w:tcBorders>
            <w:shd w:val="clear" w:color="auto" w:fill="FFFFFF" w:themeFill="background1"/>
            <w:tcMar>
              <w:top w:w="15" w:type="dxa"/>
              <w:left w:w="15" w:type="dxa"/>
              <w:right w:w="15" w:type="dxa"/>
            </w:tcMar>
            <w:vAlign w:val="center"/>
          </w:tcPr>
          <w:p w14:paraId="1BDE9876" w14:textId="495F95BB" w:rsidR="0E695FC8" w:rsidRPr="00721AD3" w:rsidRDefault="00721AD3" w:rsidP="0E695FC8">
            <w:pPr>
              <w:spacing w:after="0"/>
              <w:jc w:val="center"/>
              <w:rPr>
                <w:rFonts w:cstheme="minorHAnsi"/>
              </w:rPr>
            </w:pPr>
            <w:r w:rsidRPr="00721AD3">
              <w:rPr>
                <w:rFonts w:cstheme="minorHAnsi"/>
              </w:rPr>
              <w:t>74,5</w:t>
            </w:r>
          </w:p>
        </w:tc>
        <w:tc>
          <w:tcPr>
            <w:tcW w:w="815" w:type="dxa"/>
            <w:tcBorders>
              <w:top w:val="single" w:sz="8" w:space="0" w:color="auto"/>
              <w:left w:val="single" w:sz="8" w:space="0" w:color="auto"/>
              <w:bottom w:val="single" w:sz="4" w:space="0" w:color="auto"/>
              <w:right w:val="single" w:sz="8" w:space="0" w:color="auto"/>
            </w:tcBorders>
            <w:shd w:val="clear" w:color="auto" w:fill="FFFFFF" w:themeFill="background1"/>
            <w:tcMar>
              <w:top w:w="15" w:type="dxa"/>
              <w:left w:w="15" w:type="dxa"/>
              <w:right w:w="15" w:type="dxa"/>
            </w:tcMar>
            <w:vAlign w:val="center"/>
          </w:tcPr>
          <w:p w14:paraId="26DB5053" w14:textId="5FCBF8E3" w:rsidR="0E695FC8" w:rsidRPr="00721AD3" w:rsidRDefault="00721AD3" w:rsidP="0E695FC8">
            <w:pPr>
              <w:spacing w:after="0"/>
              <w:jc w:val="center"/>
              <w:rPr>
                <w:rFonts w:cstheme="minorHAnsi"/>
              </w:rPr>
            </w:pPr>
            <w:r w:rsidRPr="00721AD3">
              <w:rPr>
                <w:rFonts w:cstheme="minorHAnsi"/>
              </w:rPr>
              <w:t>321,6</w:t>
            </w:r>
          </w:p>
        </w:tc>
        <w:tc>
          <w:tcPr>
            <w:tcW w:w="850" w:type="dxa"/>
            <w:tcBorders>
              <w:top w:val="single" w:sz="8" w:space="0" w:color="auto"/>
              <w:left w:val="single" w:sz="8" w:space="0" w:color="auto"/>
              <w:bottom w:val="single" w:sz="4" w:space="0" w:color="auto"/>
              <w:right w:val="single" w:sz="8" w:space="0" w:color="auto"/>
            </w:tcBorders>
            <w:shd w:val="clear" w:color="auto" w:fill="FFFFFF" w:themeFill="background1"/>
            <w:tcMar>
              <w:top w:w="15" w:type="dxa"/>
              <w:left w:w="15" w:type="dxa"/>
              <w:right w:w="15" w:type="dxa"/>
            </w:tcMar>
            <w:vAlign w:val="center"/>
          </w:tcPr>
          <w:p w14:paraId="7F49D680" w14:textId="4916B48E" w:rsidR="0E695FC8" w:rsidRPr="00721AD3" w:rsidRDefault="0E695FC8" w:rsidP="0E695FC8">
            <w:pPr>
              <w:spacing w:after="0"/>
              <w:jc w:val="center"/>
              <w:rPr>
                <w:rFonts w:cstheme="minorHAnsi"/>
              </w:rPr>
            </w:pPr>
            <w:r w:rsidRPr="00721AD3">
              <w:rPr>
                <w:rFonts w:cstheme="minorHAnsi"/>
              </w:rPr>
              <w:t>80,4</w:t>
            </w:r>
          </w:p>
        </w:tc>
        <w:tc>
          <w:tcPr>
            <w:tcW w:w="1070" w:type="dxa"/>
            <w:tcBorders>
              <w:top w:val="single" w:sz="8" w:space="0" w:color="auto"/>
              <w:left w:val="single" w:sz="8" w:space="0" w:color="auto"/>
              <w:bottom w:val="single" w:sz="4" w:space="0" w:color="auto"/>
              <w:right w:val="single" w:sz="8" w:space="0" w:color="auto"/>
            </w:tcBorders>
            <w:shd w:val="clear" w:color="auto" w:fill="FFFFFF" w:themeFill="background1"/>
            <w:tcMar>
              <w:top w:w="15" w:type="dxa"/>
              <w:left w:w="15" w:type="dxa"/>
              <w:right w:w="15" w:type="dxa"/>
            </w:tcMar>
            <w:vAlign w:val="center"/>
          </w:tcPr>
          <w:p w14:paraId="48934734" w14:textId="78853F40" w:rsidR="0E695FC8" w:rsidRPr="00721AD3" w:rsidRDefault="00721AD3" w:rsidP="0E695FC8">
            <w:pPr>
              <w:spacing w:after="0"/>
              <w:jc w:val="center"/>
              <w:rPr>
                <w:rFonts w:cstheme="minorHAnsi"/>
              </w:rPr>
            </w:pPr>
            <w:r w:rsidRPr="00721AD3">
              <w:rPr>
                <w:rFonts w:cstheme="minorHAnsi"/>
              </w:rPr>
              <w:t>74,5</w:t>
            </w:r>
          </w:p>
        </w:tc>
        <w:tc>
          <w:tcPr>
            <w:tcW w:w="983" w:type="dxa"/>
            <w:tcBorders>
              <w:top w:val="single" w:sz="8" w:space="0" w:color="auto"/>
              <w:left w:val="single" w:sz="8" w:space="0" w:color="auto"/>
              <w:bottom w:val="single" w:sz="4" w:space="0" w:color="auto"/>
              <w:right w:val="single" w:sz="8" w:space="0" w:color="auto"/>
            </w:tcBorders>
            <w:shd w:val="clear" w:color="auto" w:fill="FFFFFF" w:themeFill="background1"/>
            <w:tcMar>
              <w:top w:w="15" w:type="dxa"/>
              <w:left w:w="15" w:type="dxa"/>
              <w:right w:w="15" w:type="dxa"/>
            </w:tcMar>
            <w:vAlign w:val="center"/>
          </w:tcPr>
          <w:p w14:paraId="161EF825" w14:textId="4CA813DB" w:rsidR="0E695FC8" w:rsidRPr="00721AD3" w:rsidRDefault="00721AD3" w:rsidP="0E695FC8">
            <w:pPr>
              <w:spacing w:after="0"/>
              <w:jc w:val="center"/>
              <w:rPr>
                <w:rFonts w:cstheme="minorHAnsi"/>
              </w:rPr>
            </w:pPr>
            <w:r w:rsidRPr="00721AD3">
              <w:rPr>
                <w:rFonts w:cstheme="minorHAnsi"/>
              </w:rPr>
              <w:t>88</w:t>
            </w:r>
          </w:p>
        </w:tc>
      </w:tr>
      <w:tr w:rsidR="0E695FC8" w14:paraId="17F89FDE" w14:textId="77777777" w:rsidTr="00721AD3">
        <w:trPr>
          <w:trHeight w:val="255"/>
        </w:trPr>
        <w:tc>
          <w:tcPr>
            <w:tcW w:w="1687" w:type="dxa"/>
            <w:tcBorders>
              <w:top w:val="single" w:sz="4" w:space="0" w:color="auto"/>
              <w:left w:val="single" w:sz="8" w:space="0" w:color="auto"/>
              <w:bottom w:val="single" w:sz="4" w:space="0" w:color="auto"/>
              <w:right w:val="nil"/>
            </w:tcBorders>
            <w:shd w:val="clear" w:color="auto" w:fill="D0CECE" w:themeFill="background2" w:themeFillShade="E6"/>
            <w:tcMar>
              <w:top w:w="15" w:type="dxa"/>
              <w:left w:w="15" w:type="dxa"/>
              <w:right w:w="15" w:type="dxa"/>
            </w:tcMar>
            <w:vAlign w:val="center"/>
          </w:tcPr>
          <w:p w14:paraId="7B785BFA" w14:textId="6E30DA37" w:rsidR="0E695FC8" w:rsidRPr="0047784C" w:rsidRDefault="0E695FC8" w:rsidP="0E695FC8">
            <w:pPr>
              <w:spacing w:after="0"/>
              <w:jc w:val="left"/>
              <w:rPr>
                <w:rFonts w:cstheme="minorHAnsi"/>
              </w:rPr>
            </w:pPr>
            <w:r w:rsidRPr="0047784C">
              <w:rPr>
                <w:rFonts w:eastAsia="Arial" w:cstheme="minorHAnsi"/>
              </w:rPr>
              <w:t>Mínimo</w:t>
            </w:r>
          </w:p>
        </w:tc>
        <w:tc>
          <w:tcPr>
            <w:tcW w:w="776" w:type="dxa"/>
            <w:tcBorders>
              <w:top w:val="single" w:sz="4" w:space="0" w:color="auto"/>
              <w:left w:val="single" w:sz="8"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5B86B7F6" w14:textId="33C2D3DC" w:rsidR="0E695FC8" w:rsidRPr="00721AD3" w:rsidRDefault="0E695FC8" w:rsidP="0E695FC8">
            <w:pPr>
              <w:spacing w:after="0"/>
              <w:jc w:val="center"/>
              <w:rPr>
                <w:rFonts w:cstheme="minorHAnsi"/>
              </w:rPr>
            </w:pPr>
            <w:r w:rsidRPr="00721AD3">
              <w:rPr>
                <w:rFonts w:cstheme="minorHAnsi"/>
              </w:rPr>
              <w:t>38,5</w:t>
            </w:r>
          </w:p>
        </w:tc>
        <w:tc>
          <w:tcPr>
            <w:tcW w:w="780"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76DE13B8" w14:textId="2C071FDF" w:rsidR="0E695FC8" w:rsidRPr="00721AD3" w:rsidRDefault="0E695FC8" w:rsidP="0E695FC8">
            <w:pPr>
              <w:spacing w:after="0"/>
              <w:jc w:val="center"/>
              <w:rPr>
                <w:rFonts w:cstheme="minorHAnsi"/>
              </w:rPr>
            </w:pPr>
            <w:r w:rsidRPr="00721AD3">
              <w:rPr>
                <w:rFonts w:cstheme="minorHAnsi"/>
              </w:rPr>
              <w:t>32</w:t>
            </w:r>
          </w:p>
        </w:tc>
        <w:tc>
          <w:tcPr>
            <w:tcW w:w="900"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2C41899B" w14:textId="49F3D161" w:rsidR="0E695FC8" w:rsidRPr="00721AD3" w:rsidRDefault="0E695FC8" w:rsidP="0E695FC8">
            <w:pPr>
              <w:spacing w:after="0"/>
              <w:jc w:val="center"/>
              <w:rPr>
                <w:rFonts w:cstheme="minorHAnsi"/>
              </w:rPr>
            </w:pPr>
            <w:r w:rsidRPr="00721AD3">
              <w:rPr>
                <w:rFonts w:cstheme="minorHAnsi"/>
              </w:rPr>
              <w:t>40</w:t>
            </w:r>
          </w:p>
        </w:tc>
        <w:tc>
          <w:tcPr>
            <w:tcW w:w="627" w:type="dxa"/>
            <w:tcBorders>
              <w:top w:val="single" w:sz="4" w:space="0" w:color="auto"/>
              <w:left w:val="single" w:sz="4" w:space="0" w:color="auto"/>
              <w:bottom w:val="single" w:sz="4" w:space="0" w:color="auto"/>
              <w:right w:val="single" w:sz="8" w:space="0" w:color="auto"/>
            </w:tcBorders>
            <w:shd w:val="clear" w:color="auto" w:fill="FFFFFF" w:themeFill="background1"/>
            <w:tcMar>
              <w:top w:w="15" w:type="dxa"/>
              <w:left w:w="15" w:type="dxa"/>
              <w:right w:w="15" w:type="dxa"/>
            </w:tcMar>
            <w:vAlign w:val="center"/>
          </w:tcPr>
          <w:p w14:paraId="1C70DC6B" w14:textId="0825A1C6" w:rsidR="0E695FC8" w:rsidRPr="00721AD3" w:rsidRDefault="0E695FC8" w:rsidP="0E695FC8">
            <w:pPr>
              <w:spacing w:after="0"/>
              <w:jc w:val="center"/>
              <w:rPr>
                <w:rFonts w:cstheme="minorHAnsi"/>
              </w:rPr>
            </w:pPr>
            <w:r w:rsidRPr="00721AD3">
              <w:rPr>
                <w:rFonts w:cstheme="minorHAnsi"/>
              </w:rPr>
              <w:t>29</w:t>
            </w:r>
          </w:p>
        </w:tc>
        <w:tc>
          <w:tcPr>
            <w:tcW w:w="815" w:type="dxa"/>
            <w:tcBorders>
              <w:top w:val="single" w:sz="4" w:space="0" w:color="auto"/>
              <w:left w:val="single" w:sz="8" w:space="0" w:color="auto"/>
              <w:bottom w:val="single" w:sz="4" w:space="0" w:color="auto"/>
              <w:right w:val="single" w:sz="8" w:space="0" w:color="auto"/>
            </w:tcBorders>
            <w:shd w:val="clear" w:color="auto" w:fill="FFFFFF" w:themeFill="background1"/>
            <w:tcMar>
              <w:top w:w="15" w:type="dxa"/>
              <w:left w:w="15" w:type="dxa"/>
              <w:right w:w="15" w:type="dxa"/>
            </w:tcMar>
            <w:vAlign w:val="center"/>
          </w:tcPr>
          <w:p w14:paraId="1CC8F78D" w14:textId="1095ECDC" w:rsidR="0E695FC8" w:rsidRPr="00721AD3" w:rsidRDefault="0E695FC8" w:rsidP="0E695FC8">
            <w:pPr>
              <w:spacing w:after="0"/>
              <w:jc w:val="center"/>
              <w:rPr>
                <w:rFonts w:cstheme="minorHAnsi"/>
              </w:rPr>
            </w:pPr>
            <w:r w:rsidRPr="00721AD3">
              <w:rPr>
                <w:rFonts w:cstheme="minorHAnsi"/>
              </w:rPr>
              <w:t>139,5</w:t>
            </w:r>
          </w:p>
        </w:tc>
        <w:tc>
          <w:tcPr>
            <w:tcW w:w="850" w:type="dxa"/>
            <w:tcBorders>
              <w:top w:val="single" w:sz="4" w:space="0" w:color="auto"/>
              <w:left w:val="single" w:sz="8" w:space="0" w:color="auto"/>
              <w:bottom w:val="single" w:sz="4" w:space="0" w:color="auto"/>
              <w:right w:val="single" w:sz="8" w:space="0" w:color="auto"/>
            </w:tcBorders>
            <w:shd w:val="clear" w:color="auto" w:fill="FFFFFF" w:themeFill="background1"/>
            <w:tcMar>
              <w:top w:w="15" w:type="dxa"/>
              <w:left w:w="15" w:type="dxa"/>
              <w:right w:w="15" w:type="dxa"/>
            </w:tcMar>
            <w:vAlign w:val="center"/>
          </w:tcPr>
          <w:p w14:paraId="14B0C34D" w14:textId="0DF5C3FA" w:rsidR="0E695FC8" w:rsidRPr="00721AD3" w:rsidRDefault="0E695FC8" w:rsidP="0E695FC8">
            <w:pPr>
              <w:spacing w:after="0"/>
              <w:jc w:val="center"/>
              <w:rPr>
                <w:rFonts w:cstheme="minorHAnsi"/>
              </w:rPr>
            </w:pPr>
            <w:r w:rsidRPr="00721AD3">
              <w:rPr>
                <w:rFonts w:cstheme="minorHAnsi"/>
              </w:rPr>
              <w:t>34,875</w:t>
            </w:r>
          </w:p>
        </w:tc>
        <w:tc>
          <w:tcPr>
            <w:tcW w:w="1070" w:type="dxa"/>
            <w:tcBorders>
              <w:top w:val="single" w:sz="4" w:space="0" w:color="auto"/>
              <w:left w:val="single" w:sz="8" w:space="0" w:color="auto"/>
              <w:bottom w:val="single" w:sz="4" w:space="0" w:color="auto"/>
              <w:right w:val="single" w:sz="8" w:space="0" w:color="auto"/>
            </w:tcBorders>
            <w:shd w:val="clear" w:color="auto" w:fill="FFFFFF" w:themeFill="background1"/>
            <w:tcMar>
              <w:top w:w="15" w:type="dxa"/>
              <w:left w:w="15" w:type="dxa"/>
              <w:right w:w="15" w:type="dxa"/>
            </w:tcMar>
            <w:vAlign w:val="center"/>
          </w:tcPr>
          <w:p w14:paraId="673EF41D" w14:textId="5232B583" w:rsidR="0E695FC8" w:rsidRPr="00721AD3" w:rsidRDefault="0E695FC8" w:rsidP="0E695FC8">
            <w:pPr>
              <w:spacing w:after="0"/>
              <w:jc w:val="center"/>
              <w:rPr>
                <w:rFonts w:cstheme="minorHAnsi"/>
              </w:rPr>
            </w:pPr>
            <w:r w:rsidRPr="00721AD3">
              <w:rPr>
                <w:rFonts w:cstheme="minorHAnsi"/>
              </w:rPr>
              <w:t>29</w:t>
            </w:r>
          </w:p>
        </w:tc>
        <w:tc>
          <w:tcPr>
            <w:tcW w:w="983" w:type="dxa"/>
            <w:tcBorders>
              <w:top w:val="single" w:sz="4" w:space="0" w:color="auto"/>
              <w:left w:val="single" w:sz="8" w:space="0" w:color="auto"/>
              <w:bottom w:val="single" w:sz="4" w:space="0" w:color="auto"/>
              <w:right w:val="single" w:sz="8" w:space="0" w:color="auto"/>
            </w:tcBorders>
            <w:shd w:val="clear" w:color="auto" w:fill="FFFFFF" w:themeFill="background1"/>
            <w:tcMar>
              <w:top w:w="15" w:type="dxa"/>
              <w:left w:w="15" w:type="dxa"/>
              <w:right w:w="15" w:type="dxa"/>
            </w:tcMar>
            <w:vAlign w:val="center"/>
          </w:tcPr>
          <w:p w14:paraId="047C675D" w14:textId="507CCD04" w:rsidR="0E695FC8" w:rsidRPr="00721AD3" w:rsidRDefault="0E695FC8" w:rsidP="0E695FC8">
            <w:pPr>
              <w:spacing w:after="0"/>
              <w:jc w:val="center"/>
              <w:rPr>
                <w:rFonts w:cstheme="minorHAnsi"/>
              </w:rPr>
            </w:pPr>
            <w:r w:rsidRPr="00721AD3">
              <w:rPr>
                <w:rFonts w:cstheme="minorHAnsi"/>
              </w:rPr>
              <w:t>40</w:t>
            </w:r>
          </w:p>
        </w:tc>
      </w:tr>
      <w:tr w:rsidR="0E695FC8" w14:paraId="4DF3A5AC" w14:textId="77777777" w:rsidTr="00721AD3">
        <w:trPr>
          <w:trHeight w:val="270"/>
        </w:trPr>
        <w:tc>
          <w:tcPr>
            <w:tcW w:w="1687" w:type="dxa"/>
            <w:tcBorders>
              <w:top w:val="single" w:sz="4" w:space="0" w:color="auto"/>
              <w:left w:val="single" w:sz="8" w:space="0" w:color="auto"/>
              <w:bottom w:val="single" w:sz="8" w:space="0" w:color="auto"/>
              <w:right w:val="nil"/>
            </w:tcBorders>
            <w:shd w:val="clear" w:color="auto" w:fill="D0CECE" w:themeFill="background2" w:themeFillShade="E6"/>
            <w:tcMar>
              <w:top w:w="15" w:type="dxa"/>
              <w:left w:w="15" w:type="dxa"/>
              <w:right w:w="15" w:type="dxa"/>
            </w:tcMar>
            <w:vAlign w:val="center"/>
          </w:tcPr>
          <w:p w14:paraId="48F6F7A6" w14:textId="67563A57" w:rsidR="0E695FC8" w:rsidRPr="0047784C" w:rsidRDefault="0E695FC8" w:rsidP="0E695FC8">
            <w:pPr>
              <w:spacing w:after="0"/>
              <w:jc w:val="left"/>
              <w:rPr>
                <w:rFonts w:cstheme="minorHAnsi"/>
              </w:rPr>
            </w:pPr>
            <w:r w:rsidRPr="0047784C">
              <w:rPr>
                <w:rFonts w:eastAsia="Arial" w:cstheme="minorHAnsi"/>
              </w:rPr>
              <w:t>Máximo</w:t>
            </w:r>
          </w:p>
        </w:tc>
        <w:tc>
          <w:tcPr>
            <w:tcW w:w="776" w:type="dxa"/>
            <w:tcBorders>
              <w:top w:val="single" w:sz="4" w:space="0" w:color="auto"/>
              <w:left w:val="single" w:sz="8" w:space="0" w:color="auto"/>
              <w:bottom w:val="single" w:sz="8" w:space="0" w:color="auto"/>
              <w:right w:val="single" w:sz="4" w:space="0" w:color="auto"/>
            </w:tcBorders>
            <w:shd w:val="clear" w:color="auto" w:fill="FFFFFF" w:themeFill="background1"/>
            <w:tcMar>
              <w:top w:w="15" w:type="dxa"/>
              <w:left w:w="15" w:type="dxa"/>
              <w:right w:w="15" w:type="dxa"/>
            </w:tcMar>
            <w:vAlign w:val="center"/>
          </w:tcPr>
          <w:p w14:paraId="6A8D0090" w14:textId="35FB4F93" w:rsidR="0E695FC8" w:rsidRPr="00721AD3" w:rsidRDefault="00721AD3" w:rsidP="0E695FC8">
            <w:pPr>
              <w:spacing w:after="0"/>
              <w:jc w:val="center"/>
              <w:rPr>
                <w:rFonts w:cstheme="minorHAnsi"/>
              </w:rPr>
            </w:pPr>
            <w:r w:rsidRPr="00721AD3">
              <w:rPr>
                <w:rFonts w:cstheme="minorHAnsi"/>
              </w:rPr>
              <w:t>98</w:t>
            </w:r>
          </w:p>
        </w:tc>
        <w:tc>
          <w:tcPr>
            <w:tcW w:w="780" w:type="dxa"/>
            <w:tcBorders>
              <w:top w:val="single" w:sz="4" w:space="0" w:color="auto"/>
              <w:left w:val="single" w:sz="4" w:space="0" w:color="auto"/>
              <w:bottom w:val="single" w:sz="8" w:space="0" w:color="auto"/>
              <w:right w:val="single" w:sz="4" w:space="0" w:color="auto"/>
            </w:tcBorders>
            <w:shd w:val="clear" w:color="auto" w:fill="FFFFFF" w:themeFill="background1"/>
            <w:tcMar>
              <w:top w:w="15" w:type="dxa"/>
              <w:left w:w="15" w:type="dxa"/>
              <w:right w:w="15" w:type="dxa"/>
            </w:tcMar>
            <w:vAlign w:val="center"/>
          </w:tcPr>
          <w:p w14:paraId="43A3E494" w14:textId="7FF729C3" w:rsidR="0E695FC8" w:rsidRPr="00721AD3" w:rsidRDefault="00721AD3" w:rsidP="0E695FC8">
            <w:pPr>
              <w:spacing w:after="0"/>
              <w:jc w:val="center"/>
              <w:rPr>
                <w:rFonts w:cstheme="minorHAnsi"/>
              </w:rPr>
            </w:pPr>
            <w:r w:rsidRPr="00721AD3">
              <w:rPr>
                <w:rFonts w:cstheme="minorHAnsi"/>
              </w:rPr>
              <w:t>88</w:t>
            </w:r>
          </w:p>
        </w:tc>
        <w:tc>
          <w:tcPr>
            <w:tcW w:w="900" w:type="dxa"/>
            <w:tcBorders>
              <w:top w:val="single" w:sz="4" w:space="0" w:color="auto"/>
              <w:left w:val="single" w:sz="4" w:space="0" w:color="auto"/>
              <w:bottom w:val="single" w:sz="8" w:space="0" w:color="auto"/>
              <w:right w:val="single" w:sz="4" w:space="0" w:color="auto"/>
            </w:tcBorders>
            <w:shd w:val="clear" w:color="auto" w:fill="FFFFFF" w:themeFill="background1"/>
            <w:tcMar>
              <w:top w:w="15" w:type="dxa"/>
              <w:left w:w="15" w:type="dxa"/>
              <w:right w:w="15" w:type="dxa"/>
            </w:tcMar>
            <w:vAlign w:val="center"/>
          </w:tcPr>
          <w:p w14:paraId="788DAA65" w14:textId="46D361E2" w:rsidR="0E695FC8" w:rsidRPr="00721AD3" w:rsidRDefault="00721AD3" w:rsidP="0E695FC8">
            <w:pPr>
              <w:spacing w:after="0"/>
              <w:jc w:val="center"/>
              <w:rPr>
                <w:rFonts w:cstheme="minorHAnsi"/>
              </w:rPr>
            </w:pPr>
            <w:r w:rsidRPr="00721AD3">
              <w:rPr>
                <w:rFonts w:cstheme="minorHAnsi"/>
              </w:rPr>
              <w:t>101</w:t>
            </w:r>
          </w:p>
        </w:tc>
        <w:tc>
          <w:tcPr>
            <w:tcW w:w="627" w:type="dxa"/>
            <w:tcBorders>
              <w:top w:val="single" w:sz="4" w:space="0" w:color="auto"/>
              <w:left w:val="single" w:sz="4" w:space="0" w:color="auto"/>
              <w:bottom w:val="single" w:sz="8" w:space="0" w:color="auto"/>
              <w:right w:val="single" w:sz="8" w:space="0" w:color="auto"/>
            </w:tcBorders>
            <w:shd w:val="clear" w:color="auto" w:fill="FFFFFF" w:themeFill="background1"/>
            <w:tcMar>
              <w:top w:w="15" w:type="dxa"/>
              <w:left w:w="15" w:type="dxa"/>
              <w:right w:w="15" w:type="dxa"/>
            </w:tcMar>
            <w:vAlign w:val="center"/>
          </w:tcPr>
          <w:p w14:paraId="02B9A80F" w14:textId="71A5CD37" w:rsidR="0E695FC8" w:rsidRPr="00721AD3" w:rsidRDefault="00721AD3" w:rsidP="0E695FC8">
            <w:pPr>
              <w:spacing w:after="0"/>
              <w:jc w:val="center"/>
              <w:rPr>
                <w:rFonts w:cstheme="minorHAnsi"/>
              </w:rPr>
            </w:pPr>
            <w:r w:rsidRPr="00721AD3">
              <w:rPr>
                <w:rFonts w:cstheme="minorHAnsi"/>
              </w:rPr>
              <w:t>92,5</w:t>
            </w:r>
          </w:p>
        </w:tc>
        <w:tc>
          <w:tcPr>
            <w:tcW w:w="815" w:type="dxa"/>
            <w:tcBorders>
              <w:top w:val="single" w:sz="4" w:space="0" w:color="auto"/>
              <w:left w:val="single" w:sz="8" w:space="0" w:color="auto"/>
              <w:bottom w:val="single" w:sz="8" w:space="0" w:color="auto"/>
              <w:right w:val="single" w:sz="8" w:space="0" w:color="auto"/>
            </w:tcBorders>
            <w:shd w:val="clear" w:color="auto" w:fill="FFFFFF" w:themeFill="background1"/>
            <w:tcMar>
              <w:top w:w="15" w:type="dxa"/>
              <w:left w:w="15" w:type="dxa"/>
              <w:right w:w="15" w:type="dxa"/>
            </w:tcMar>
            <w:vAlign w:val="center"/>
          </w:tcPr>
          <w:p w14:paraId="00A63F58" w14:textId="2D1C538D" w:rsidR="0E695FC8" w:rsidRPr="00721AD3" w:rsidRDefault="00721AD3" w:rsidP="0E695FC8">
            <w:pPr>
              <w:spacing w:after="0"/>
              <w:jc w:val="center"/>
              <w:rPr>
                <w:rFonts w:cstheme="minorHAnsi"/>
              </w:rPr>
            </w:pPr>
            <w:r w:rsidRPr="00721AD3">
              <w:rPr>
                <w:rFonts w:cstheme="minorHAnsi"/>
              </w:rPr>
              <w:t>379</w:t>
            </w:r>
            <w:r w:rsidR="0E695FC8" w:rsidRPr="00721AD3">
              <w:rPr>
                <w:rFonts w:cstheme="minorHAnsi"/>
              </w:rPr>
              <w:t>,5</w:t>
            </w:r>
          </w:p>
        </w:tc>
        <w:tc>
          <w:tcPr>
            <w:tcW w:w="850" w:type="dxa"/>
            <w:tcBorders>
              <w:top w:val="single" w:sz="4" w:space="0" w:color="auto"/>
              <w:left w:val="single" w:sz="8" w:space="0" w:color="auto"/>
              <w:bottom w:val="single" w:sz="8" w:space="0" w:color="auto"/>
              <w:right w:val="single" w:sz="8" w:space="0" w:color="auto"/>
            </w:tcBorders>
            <w:shd w:val="clear" w:color="auto" w:fill="FFFFFF" w:themeFill="background1"/>
            <w:tcMar>
              <w:top w:w="15" w:type="dxa"/>
              <w:left w:w="15" w:type="dxa"/>
              <w:right w:w="15" w:type="dxa"/>
            </w:tcMar>
            <w:vAlign w:val="center"/>
          </w:tcPr>
          <w:p w14:paraId="053BF275" w14:textId="43A9376D" w:rsidR="0E695FC8" w:rsidRPr="00721AD3" w:rsidRDefault="00721AD3" w:rsidP="0E695FC8">
            <w:pPr>
              <w:spacing w:after="0"/>
              <w:jc w:val="center"/>
              <w:rPr>
                <w:rFonts w:cstheme="minorHAnsi"/>
              </w:rPr>
            </w:pPr>
            <w:r w:rsidRPr="00721AD3">
              <w:rPr>
                <w:rFonts w:cstheme="minorHAnsi"/>
              </w:rPr>
              <w:t>94,875</w:t>
            </w:r>
          </w:p>
        </w:tc>
        <w:tc>
          <w:tcPr>
            <w:tcW w:w="1070" w:type="dxa"/>
            <w:tcBorders>
              <w:top w:val="single" w:sz="4" w:space="0" w:color="auto"/>
              <w:left w:val="single" w:sz="8" w:space="0" w:color="auto"/>
              <w:bottom w:val="single" w:sz="8" w:space="0" w:color="auto"/>
              <w:right w:val="single" w:sz="8" w:space="0" w:color="auto"/>
            </w:tcBorders>
            <w:shd w:val="clear" w:color="auto" w:fill="FFFFFF" w:themeFill="background1"/>
            <w:tcMar>
              <w:top w:w="15" w:type="dxa"/>
              <w:left w:w="15" w:type="dxa"/>
              <w:right w:w="15" w:type="dxa"/>
            </w:tcMar>
            <w:vAlign w:val="center"/>
          </w:tcPr>
          <w:p w14:paraId="583D9A50" w14:textId="5EBA5CCF" w:rsidR="0E695FC8" w:rsidRPr="00721AD3" w:rsidRDefault="00721AD3" w:rsidP="0E695FC8">
            <w:pPr>
              <w:spacing w:after="0"/>
              <w:jc w:val="center"/>
              <w:rPr>
                <w:rFonts w:cstheme="minorHAnsi"/>
              </w:rPr>
            </w:pPr>
            <w:r w:rsidRPr="00721AD3">
              <w:rPr>
                <w:rFonts w:cstheme="minorHAnsi"/>
              </w:rPr>
              <w:t>88</w:t>
            </w:r>
          </w:p>
        </w:tc>
        <w:tc>
          <w:tcPr>
            <w:tcW w:w="983" w:type="dxa"/>
            <w:tcBorders>
              <w:top w:val="single" w:sz="4" w:space="0" w:color="auto"/>
              <w:left w:val="single" w:sz="8" w:space="0" w:color="auto"/>
              <w:bottom w:val="single" w:sz="8" w:space="0" w:color="auto"/>
              <w:right w:val="single" w:sz="8" w:space="0" w:color="auto"/>
            </w:tcBorders>
            <w:shd w:val="clear" w:color="auto" w:fill="FFFFFF" w:themeFill="background1"/>
            <w:tcMar>
              <w:top w:w="15" w:type="dxa"/>
              <w:left w:w="15" w:type="dxa"/>
              <w:right w:w="15" w:type="dxa"/>
            </w:tcMar>
            <w:vAlign w:val="center"/>
          </w:tcPr>
          <w:p w14:paraId="3651D31D" w14:textId="1AC068FE" w:rsidR="0E695FC8" w:rsidRPr="00721AD3" w:rsidRDefault="00721AD3" w:rsidP="0E695FC8">
            <w:pPr>
              <w:spacing w:after="0"/>
              <w:jc w:val="center"/>
              <w:rPr>
                <w:rFonts w:cstheme="minorHAnsi"/>
              </w:rPr>
            </w:pPr>
            <w:r w:rsidRPr="00721AD3">
              <w:rPr>
                <w:rFonts w:cstheme="minorHAnsi"/>
              </w:rPr>
              <w:t>101</w:t>
            </w:r>
          </w:p>
        </w:tc>
      </w:tr>
    </w:tbl>
    <w:p w14:paraId="44EA4C76" w14:textId="1AAE58C8" w:rsidR="0E695FC8" w:rsidRPr="0047784C" w:rsidRDefault="004F459C" w:rsidP="00374ADD">
      <w:pPr>
        <w:pStyle w:val="CitadeTablas"/>
        <w:rPr>
          <w:rFonts w:cstheme="minorHAnsi"/>
          <w:sz w:val="22"/>
        </w:rPr>
      </w:pPr>
      <w:bookmarkStart w:id="669" w:name="_Toc165126460"/>
      <w:r>
        <w:rPr>
          <w:rFonts w:cstheme="minorHAnsi"/>
          <w:sz w:val="22"/>
        </w:rPr>
        <w:t>Media, Mínimo y Máximo de las estimaciones del módulo 6</w:t>
      </w:r>
      <w:bookmarkEnd w:id="669"/>
    </w:p>
    <w:p w14:paraId="238BE13E" w14:textId="378294B5" w:rsidR="3212F2BE" w:rsidRPr="0047784C" w:rsidRDefault="3212F2BE" w:rsidP="0E695FC8">
      <w:pPr>
        <w:rPr>
          <w:rFonts w:eastAsia="Aptos" w:cstheme="minorHAnsi"/>
          <w:color w:val="000000" w:themeColor="text1"/>
        </w:rPr>
      </w:pPr>
      <w:r w:rsidRPr="0047784C">
        <w:rPr>
          <w:rFonts w:eastAsia="Aptos" w:cstheme="minorHAnsi"/>
          <w:color w:val="000000" w:themeColor="text1"/>
        </w:rPr>
        <w:t xml:space="preserve">Una vez teniendo esas estimaciones en el </w:t>
      </w:r>
      <w:r w:rsidR="00374ADD" w:rsidRPr="0047784C">
        <w:rPr>
          <w:rFonts w:eastAsia="Aptos" w:cstheme="minorHAnsi"/>
          <w:color w:val="000000" w:themeColor="text1"/>
        </w:rPr>
        <w:t>Ex</w:t>
      </w:r>
      <w:r w:rsidRPr="0047784C">
        <w:rPr>
          <w:rFonts w:eastAsia="Aptos" w:cstheme="minorHAnsi"/>
          <w:color w:val="000000" w:themeColor="text1"/>
        </w:rPr>
        <w:t>cel podemos calcular tanto a como b para poder tener la siguiente función:</w:t>
      </w:r>
    </w:p>
    <w:p w14:paraId="73672144" w14:textId="15D689F6" w:rsidR="3212F2BE" w:rsidRPr="0047784C" w:rsidRDefault="3212F2BE" w:rsidP="0E695FC8">
      <w:pPr>
        <w:jc w:val="center"/>
        <w:rPr>
          <w:rFonts w:eastAsia="Aptos" w:cstheme="minorHAnsi"/>
          <w:color w:val="000000" w:themeColor="text1"/>
        </w:rPr>
      </w:pPr>
      <w:r w:rsidRPr="0047784C">
        <w:rPr>
          <w:rFonts w:cstheme="minorHAnsi"/>
          <w:noProof/>
        </w:rPr>
        <w:drawing>
          <wp:inline distT="0" distB="0" distL="0" distR="0" wp14:anchorId="42414470" wp14:editId="078EB841">
            <wp:extent cx="2876550" cy="1729571"/>
            <wp:effectExtent l="0" t="0" r="0" b="4445"/>
            <wp:docPr id="1694122841" name="Picture 16941228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extLst>
                        <a:ext uri="{28A0092B-C50C-407E-A947-70E740481C1C}">
                          <a14:useLocalDpi xmlns:a14="http://schemas.microsoft.com/office/drawing/2010/main" val="0"/>
                        </a:ext>
                      </a:extLst>
                    </a:blip>
                    <a:stretch>
                      <a:fillRect/>
                    </a:stretch>
                  </pic:blipFill>
                  <pic:spPr>
                    <a:xfrm>
                      <a:off x="0" y="0"/>
                      <a:ext cx="2896440" cy="1741530"/>
                    </a:xfrm>
                    <a:prstGeom prst="rect">
                      <a:avLst/>
                    </a:prstGeom>
                  </pic:spPr>
                </pic:pic>
              </a:graphicData>
            </a:graphic>
          </wp:inline>
        </w:drawing>
      </w:r>
    </w:p>
    <w:p w14:paraId="72BDEBF1" w14:textId="7A8D5F9C" w:rsidR="00374ADD" w:rsidRPr="0047784C" w:rsidRDefault="004F459C" w:rsidP="00C563EC">
      <w:pPr>
        <w:pStyle w:val="CitadeFiguras"/>
        <w:rPr>
          <w:rFonts w:cstheme="minorHAnsi"/>
          <w:sz w:val="22"/>
        </w:rPr>
      </w:pPr>
      <w:bookmarkStart w:id="670" w:name="_Toc165126522"/>
      <w:r>
        <w:rPr>
          <w:rFonts w:cstheme="minorHAnsi"/>
          <w:sz w:val="22"/>
        </w:rPr>
        <w:t>Función Esfuerzo/PF</w:t>
      </w:r>
      <w:bookmarkEnd w:id="670"/>
    </w:p>
    <w:p w14:paraId="53FFDCD6" w14:textId="5762C621" w:rsidR="3212F2BE" w:rsidRPr="0047784C" w:rsidRDefault="3212F2BE" w:rsidP="0E695FC8">
      <w:pPr>
        <w:rPr>
          <w:rFonts w:eastAsia="Aptos" w:cstheme="minorHAnsi"/>
          <w:color w:val="000000" w:themeColor="text1"/>
        </w:rPr>
      </w:pPr>
      <w:r w:rsidRPr="0047784C">
        <w:rPr>
          <w:rFonts w:eastAsia="Aptos" w:cstheme="minorHAnsi"/>
          <w:color w:val="000000" w:themeColor="text1"/>
        </w:rPr>
        <w:lastRenderedPageBreak/>
        <w:t xml:space="preserve">Tomando </w:t>
      </w:r>
      <w:r w:rsidRPr="0047784C">
        <w:rPr>
          <w:rFonts w:eastAsia="Aptos" w:cstheme="minorHAnsi"/>
          <w:b/>
          <w:color w:val="000000" w:themeColor="text1"/>
        </w:rPr>
        <w:t>a</w:t>
      </w:r>
      <w:r w:rsidRPr="0047784C">
        <w:rPr>
          <w:rFonts w:eastAsia="Aptos" w:cstheme="minorHAnsi"/>
          <w:color w:val="000000" w:themeColor="text1"/>
        </w:rPr>
        <w:t xml:space="preserve"> el valor </w:t>
      </w:r>
      <w:r w:rsidRPr="0047784C">
        <w:rPr>
          <w:rFonts w:eastAsia="Aptos" w:cstheme="minorHAnsi"/>
          <w:i/>
          <w:color w:val="000000" w:themeColor="text1"/>
        </w:rPr>
        <w:t>31,26399</w:t>
      </w:r>
      <w:r w:rsidRPr="0047784C">
        <w:rPr>
          <w:rFonts w:eastAsia="Aptos" w:cstheme="minorHAnsi"/>
          <w:color w:val="000000" w:themeColor="text1"/>
        </w:rPr>
        <w:t xml:space="preserve"> y </w:t>
      </w:r>
      <w:r w:rsidRPr="0047784C">
        <w:rPr>
          <w:rFonts w:eastAsia="Aptos" w:cstheme="minorHAnsi"/>
          <w:b/>
          <w:color w:val="000000" w:themeColor="text1"/>
        </w:rPr>
        <w:t>b</w:t>
      </w:r>
      <w:r w:rsidRPr="0047784C">
        <w:rPr>
          <w:rFonts w:eastAsia="Aptos" w:cstheme="minorHAnsi"/>
          <w:color w:val="000000" w:themeColor="text1"/>
        </w:rPr>
        <w:t xml:space="preserve"> el valor </w:t>
      </w:r>
      <w:r w:rsidRPr="0047784C">
        <w:rPr>
          <w:rFonts w:eastAsia="Aptos" w:cstheme="minorHAnsi"/>
          <w:i/>
          <w:color w:val="000000" w:themeColor="text1"/>
        </w:rPr>
        <w:t>1,499878</w:t>
      </w:r>
      <w:r w:rsidRPr="0047784C">
        <w:rPr>
          <w:rFonts w:eastAsia="Aptos" w:cstheme="minorHAnsi"/>
          <w:color w:val="000000" w:themeColor="text1"/>
        </w:rPr>
        <w:t>, dejando a los módulos con el siguiente esfuerzo:</w:t>
      </w:r>
    </w:p>
    <w:tbl>
      <w:tblPr>
        <w:tblStyle w:val="Tablanormal1"/>
        <w:tblW w:w="0" w:type="auto"/>
        <w:tblLayout w:type="fixed"/>
        <w:tblLook w:val="06A0" w:firstRow="1" w:lastRow="0" w:firstColumn="1" w:lastColumn="0" w:noHBand="1" w:noVBand="1"/>
      </w:tblPr>
      <w:tblGrid>
        <w:gridCol w:w="1268"/>
        <w:gridCol w:w="832"/>
        <w:gridCol w:w="1050"/>
        <w:gridCol w:w="1050"/>
        <w:gridCol w:w="1050"/>
        <w:gridCol w:w="1050"/>
        <w:gridCol w:w="1050"/>
        <w:gridCol w:w="1050"/>
      </w:tblGrid>
      <w:tr w:rsidR="0E695FC8" w14:paraId="1C8E23CC" w14:textId="77777777" w:rsidTr="0047784C">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68" w:type="dxa"/>
            <w:shd w:val="clear" w:color="auto" w:fill="AEAAAA" w:themeFill="background2" w:themeFillShade="BF"/>
          </w:tcPr>
          <w:p w14:paraId="1C012116" w14:textId="05C7B834" w:rsidR="0E695FC8" w:rsidRPr="0047784C" w:rsidRDefault="0E695FC8" w:rsidP="0E695FC8">
            <w:pPr>
              <w:jc w:val="left"/>
              <w:rPr>
                <w:rFonts w:eastAsia="Aptos" w:cstheme="minorHAnsi"/>
              </w:rPr>
            </w:pPr>
            <w:r w:rsidRPr="0047784C">
              <w:rPr>
                <w:rFonts w:eastAsia="Aptos" w:cstheme="minorHAnsi"/>
              </w:rPr>
              <w:t>MODULO</w:t>
            </w:r>
          </w:p>
        </w:tc>
        <w:tc>
          <w:tcPr>
            <w:tcW w:w="832" w:type="dxa"/>
          </w:tcPr>
          <w:p w14:paraId="4616A728" w14:textId="512CFD18" w:rsidR="0E695FC8" w:rsidRPr="0047784C" w:rsidRDefault="0E695FC8" w:rsidP="0E695FC8">
            <w:pPr>
              <w:jc w:val="center"/>
              <w:cnfStyle w:val="100000000000" w:firstRow="1" w:lastRow="0" w:firstColumn="0" w:lastColumn="0" w:oddVBand="0" w:evenVBand="0" w:oddHBand="0" w:evenHBand="0" w:firstRowFirstColumn="0" w:firstRowLastColumn="0" w:lastRowFirstColumn="0" w:lastRowLastColumn="0"/>
              <w:rPr>
                <w:rFonts w:eastAsia="Aptos" w:cstheme="minorHAnsi"/>
                <w:b w:val="0"/>
                <w:caps/>
              </w:rPr>
            </w:pPr>
            <w:r w:rsidRPr="0047784C">
              <w:rPr>
                <w:rFonts w:eastAsia="Aptos" w:cstheme="minorHAnsi"/>
              </w:rPr>
              <w:t>1</w:t>
            </w:r>
          </w:p>
        </w:tc>
        <w:tc>
          <w:tcPr>
            <w:tcW w:w="1050" w:type="dxa"/>
          </w:tcPr>
          <w:p w14:paraId="6E090ED7" w14:textId="64BAF4DB" w:rsidR="0E695FC8" w:rsidRPr="0047784C" w:rsidRDefault="0E695FC8" w:rsidP="0E695FC8">
            <w:pPr>
              <w:jc w:val="center"/>
              <w:cnfStyle w:val="100000000000" w:firstRow="1" w:lastRow="0" w:firstColumn="0" w:lastColumn="0" w:oddVBand="0" w:evenVBand="0" w:oddHBand="0" w:evenHBand="0" w:firstRowFirstColumn="0" w:firstRowLastColumn="0" w:lastRowFirstColumn="0" w:lastRowLastColumn="0"/>
              <w:rPr>
                <w:rFonts w:eastAsia="Aptos" w:cstheme="minorHAnsi"/>
                <w:b w:val="0"/>
                <w:caps/>
              </w:rPr>
            </w:pPr>
            <w:r w:rsidRPr="0047784C">
              <w:rPr>
                <w:rFonts w:eastAsia="Aptos" w:cstheme="minorHAnsi"/>
              </w:rPr>
              <w:t>2</w:t>
            </w:r>
          </w:p>
        </w:tc>
        <w:tc>
          <w:tcPr>
            <w:tcW w:w="1050" w:type="dxa"/>
          </w:tcPr>
          <w:p w14:paraId="2758B4FE" w14:textId="33C599FB" w:rsidR="0E695FC8" w:rsidRPr="0047784C" w:rsidRDefault="0E695FC8" w:rsidP="0E695FC8">
            <w:pPr>
              <w:jc w:val="center"/>
              <w:cnfStyle w:val="100000000000" w:firstRow="1" w:lastRow="0" w:firstColumn="0" w:lastColumn="0" w:oddVBand="0" w:evenVBand="0" w:oddHBand="0" w:evenHBand="0" w:firstRowFirstColumn="0" w:firstRowLastColumn="0" w:lastRowFirstColumn="0" w:lastRowLastColumn="0"/>
              <w:rPr>
                <w:rFonts w:eastAsia="Aptos" w:cstheme="minorHAnsi"/>
                <w:b w:val="0"/>
                <w:caps/>
              </w:rPr>
            </w:pPr>
            <w:r w:rsidRPr="0047784C">
              <w:rPr>
                <w:rFonts w:eastAsia="Aptos" w:cstheme="minorHAnsi"/>
              </w:rPr>
              <w:t>3</w:t>
            </w:r>
          </w:p>
        </w:tc>
        <w:tc>
          <w:tcPr>
            <w:tcW w:w="1050" w:type="dxa"/>
          </w:tcPr>
          <w:p w14:paraId="7C3AEF48" w14:textId="627B0E85" w:rsidR="0E695FC8" w:rsidRPr="0047784C" w:rsidRDefault="0E695FC8" w:rsidP="0E695FC8">
            <w:pPr>
              <w:jc w:val="center"/>
              <w:cnfStyle w:val="100000000000" w:firstRow="1" w:lastRow="0" w:firstColumn="0" w:lastColumn="0" w:oddVBand="0" w:evenVBand="0" w:oddHBand="0" w:evenHBand="0" w:firstRowFirstColumn="0" w:firstRowLastColumn="0" w:lastRowFirstColumn="0" w:lastRowLastColumn="0"/>
              <w:rPr>
                <w:rFonts w:eastAsia="Aptos" w:cstheme="minorHAnsi"/>
                <w:b w:val="0"/>
                <w:caps/>
              </w:rPr>
            </w:pPr>
            <w:r w:rsidRPr="0047784C">
              <w:rPr>
                <w:rFonts w:eastAsia="Aptos" w:cstheme="minorHAnsi"/>
              </w:rPr>
              <w:t>4</w:t>
            </w:r>
          </w:p>
        </w:tc>
        <w:tc>
          <w:tcPr>
            <w:tcW w:w="1050" w:type="dxa"/>
          </w:tcPr>
          <w:p w14:paraId="08AEE2A2" w14:textId="44AFAC5A" w:rsidR="0E695FC8" w:rsidRPr="0047784C" w:rsidRDefault="0E695FC8" w:rsidP="0E695FC8">
            <w:pPr>
              <w:jc w:val="center"/>
              <w:cnfStyle w:val="100000000000" w:firstRow="1" w:lastRow="0" w:firstColumn="0" w:lastColumn="0" w:oddVBand="0" w:evenVBand="0" w:oddHBand="0" w:evenHBand="0" w:firstRowFirstColumn="0" w:firstRowLastColumn="0" w:lastRowFirstColumn="0" w:lastRowLastColumn="0"/>
              <w:rPr>
                <w:rFonts w:eastAsia="Aptos" w:cstheme="minorHAnsi"/>
                <w:b w:val="0"/>
                <w:caps/>
              </w:rPr>
            </w:pPr>
            <w:r w:rsidRPr="0047784C">
              <w:rPr>
                <w:rFonts w:eastAsia="Aptos" w:cstheme="minorHAnsi"/>
              </w:rPr>
              <w:t>5</w:t>
            </w:r>
          </w:p>
        </w:tc>
        <w:tc>
          <w:tcPr>
            <w:tcW w:w="1050" w:type="dxa"/>
          </w:tcPr>
          <w:p w14:paraId="43A17F7C" w14:textId="7C59B928" w:rsidR="0E695FC8" w:rsidRPr="0047784C" w:rsidRDefault="0E695FC8" w:rsidP="0E695FC8">
            <w:pPr>
              <w:jc w:val="center"/>
              <w:cnfStyle w:val="100000000000" w:firstRow="1" w:lastRow="0" w:firstColumn="0" w:lastColumn="0" w:oddVBand="0" w:evenVBand="0" w:oddHBand="0" w:evenHBand="0" w:firstRowFirstColumn="0" w:firstRowLastColumn="0" w:lastRowFirstColumn="0" w:lastRowLastColumn="0"/>
              <w:rPr>
                <w:rFonts w:eastAsia="Aptos" w:cstheme="minorHAnsi"/>
                <w:b w:val="0"/>
                <w:caps/>
              </w:rPr>
            </w:pPr>
            <w:r w:rsidRPr="0047784C">
              <w:rPr>
                <w:rFonts w:eastAsia="Aptos" w:cstheme="minorHAnsi"/>
              </w:rPr>
              <w:t>6</w:t>
            </w:r>
          </w:p>
        </w:tc>
        <w:tc>
          <w:tcPr>
            <w:tcW w:w="1050" w:type="dxa"/>
          </w:tcPr>
          <w:p w14:paraId="2AB37EF0" w14:textId="41BAC307" w:rsidR="0E695FC8" w:rsidRPr="0047784C" w:rsidRDefault="0E695FC8" w:rsidP="0E695FC8">
            <w:pPr>
              <w:jc w:val="center"/>
              <w:cnfStyle w:val="100000000000" w:firstRow="1" w:lastRow="0" w:firstColumn="0" w:lastColumn="0" w:oddVBand="0" w:evenVBand="0" w:oddHBand="0" w:evenHBand="0" w:firstRowFirstColumn="0" w:firstRowLastColumn="0" w:lastRowFirstColumn="0" w:lastRowLastColumn="0"/>
              <w:rPr>
                <w:rFonts w:eastAsia="Aptos" w:cstheme="minorHAnsi"/>
                <w:b w:val="0"/>
                <w:caps/>
              </w:rPr>
            </w:pPr>
            <w:r w:rsidRPr="0047784C">
              <w:rPr>
                <w:rFonts w:eastAsia="Aptos" w:cstheme="minorHAnsi"/>
              </w:rPr>
              <w:t>7</w:t>
            </w:r>
          </w:p>
        </w:tc>
      </w:tr>
      <w:tr w:rsidR="0E695FC8" w14:paraId="5EA4C72A" w14:textId="77777777" w:rsidTr="0047784C">
        <w:trPr>
          <w:trHeight w:val="300"/>
        </w:trPr>
        <w:tc>
          <w:tcPr>
            <w:cnfStyle w:val="001000000000" w:firstRow="0" w:lastRow="0" w:firstColumn="1" w:lastColumn="0" w:oddVBand="0" w:evenVBand="0" w:oddHBand="0" w:evenHBand="0" w:firstRowFirstColumn="0" w:firstRowLastColumn="0" w:lastRowFirstColumn="0" w:lastRowLastColumn="0"/>
            <w:tcW w:w="1268" w:type="dxa"/>
            <w:shd w:val="clear" w:color="auto" w:fill="AEAAAA" w:themeFill="background2" w:themeFillShade="BF"/>
          </w:tcPr>
          <w:p w14:paraId="00D77678" w14:textId="224C4C89" w:rsidR="0E695FC8" w:rsidRPr="0047784C" w:rsidRDefault="0E695FC8" w:rsidP="0E695FC8">
            <w:pPr>
              <w:jc w:val="left"/>
              <w:rPr>
                <w:rFonts w:eastAsia="Aptos" w:cstheme="minorHAnsi"/>
              </w:rPr>
            </w:pPr>
            <w:r w:rsidRPr="0047784C">
              <w:rPr>
                <w:rFonts w:eastAsia="Aptos" w:cstheme="minorHAnsi"/>
              </w:rPr>
              <w:t>ESFUERZO</w:t>
            </w:r>
          </w:p>
        </w:tc>
        <w:tc>
          <w:tcPr>
            <w:tcW w:w="832" w:type="dxa"/>
          </w:tcPr>
          <w:p w14:paraId="4A057E62" w14:textId="6FC066AA" w:rsidR="0E695FC8" w:rsidRPr="0047784C" w:rsidRDefault="0E695FC8" w:rsidP="0E695FC8">
            <w:pPr>
              <w:jc w:val="center"/>
              <w:cnfStyle w:val="000000000000" w:firstRow="0" w:lastRow="0" w:firstColumn="0" w:lastColumn="0" w:oddVBand="0" w:evenVBand="0" w:oddHBand="0" w:evenHBand="0" w:firstRowFirstColumn="0" w:firstRowLastColumn="0" w:lastRowFirstColumn="0" w:lastRowLastColumn="0"/>
              <w:rPr>
                <w:rFonts w:eastAsia="Aptos" w:cstheme="minorHAnsi"/>
              </w:rPr>
            </w:pPr>
            <w:r w:rsidRPr="0047784C">
              <w:rPr>
                <w:rFonts w:eastAsia="Aptos" w:cstheme="minorHAnsi"/>
              </w:rPr>
              <w:t>142</w:t>
            </w:r>
          </w:p>
        </w:tc>
        <w:tc>
          <w:tcPr>
            <w:tcW w:w="1050" w:type="dxa"/>
          </w:tcPr>
          <w:p w14:paraId="2A7936C9" w14:textId="416645E4" w:rsidR="0E695FC8" w:rsidRPr="0047784C" w:rsidRDefault="00F90B99" w:rsidP="0E695FC8">
            <w:pPr>
              <w:jc w:val="center"/>
              <w:cnfStyle w:val="000000000000" w:firstRow="0" w:lastRow="0" w:firstColumn="0" w:lastColumn="0" w:oddVBand="0" w:evenVBand="0" w:oddHBand="0" w:evenHBand="0" w:firstRowFirstColumn="0" w:firstRowLastColumn="0" w:lastRowFirstColumn="0" w:lastRowLastColumn="0"/>
              <w:rPr>
                <w:rFonts w:eastAsia="Aptos" w:cstheme="minorHAnsi"/>
              </w:rPr>
            </w:pPr>
            <w:r w:rsidRPr="00F90B99">
              <w:rPr>
                <w:rFonts w:eastAsia="Aptos" w:cstheme="minorHAnsi"/>
              </w:rPr>
              <w:t>124,35</w:t>
            </w:r>
          </w:p>
        </w:tc>
        <w:tc>
          <w:tcPr>
            <w:tcW w:w="1050" w:type="dxa"/>
          </w:tcPr>
          <w:p w14:paraId="73AA2748" w14:textId="656F1456" w:rsidR="0E695FC8" w:rsidRPr="0047784C" w:rsidRDefault="0E695FC8" w:rsidP="0E695FC8">
            <w:pPr>
              <w:jc w:val="center"/>
              <w:cnfStyle w:val="000000000000" w:firstRow="0" w:lastRow="0" w:firstColumn="0" w:lastColumn="0" w:oddVBand="0" w:evenVBand="0" w:oddHBand="0" w:evenHBand="0" w:firstRowFirstColumn="0" w:firstRowLastColumn="0" w:lastRowFirstColumn="0" w:lastRowLastColumn="0"/>
              <w:rPr>
                <w:rFonts w:eastAsia="Aptos" w:cstheme="minorHAnsi"/>
              </w:rPr>
            </w:pPr>
            <w:r w:rsidRPr="0047784C">
              <w:rPr>
                <w:rFonts w:eastAsia="Aptos" w:cstheme="minorHAnsi"/>
              </w:rPr>
              <w:t>94,71</w:t>
            </w:r>
          </w:p>
        </w:tc>
        <w:tc>
          <w:tcPr>
            <w:tcW w:w="1050" w:type="dxa"/>
          </w:tcPr>
          <w:p w14:paraId="40FEDFA2" w14:textId="1133EC0E" w:rsidR="0E695FC8" w:rsidRPr="0047784C" w:rsidRDefault="0E695FC8" w:rsidP="0E695FC8">
            <w:pPr>
              <w:jc w:val="center"/>
              <w:cnfStyle w:val="000000000000" w:firstRow="0" w:lastRow="0" w:firstColumn="0" w:lastColumn="0" w:oddVBand="0" w:evenVBand="0" w:oddHBand="0" w:evenHBand="0" w:firstRowFirstColumn="0" w:firstRowLastColumn="0" w:lastRowFirstColumn="0" w:lastRowLastColumn="0"/>
              <w:rPr>
                <w:rFonts w:eastAsia="Aptos" w:cstheme="minorHAnsi"/>
              </w:rPr>
            </w:pPr>
            <w:r w:rsidRPr="0047784C">
              <w:rPr>
                <w:rFonts w:eastAsia="Aptos" w:cstheme="minorHAnsi"/>
              </w:rPr>
              <w:t>94,03</w:t>
            </w:r>
          </w:p>
        </w:tc>
        <w:tc>
          <w:tcPr>
            <w:tcW w:w="1050" w:type="dxa"/>
          </w:tcPr>
          <w:p w14:paraId="45586E28" w14:textId="53CBDD76" w:rsidR="0E695FC8" w:rsidRPr="0047784C" w:rsidRDefault="0E695FC8" w:rsidP="0E695FC8">
            <w:pPr>
              <w:jc w:val="center"/>
              <w:cnfStyle w:val="000000000000" w:firstRow="0" w:lastRow="0" w:firstColumn="0" w:lastColumn="0" w:oddVBand="0" w:evenVBand="0" w:oddHBand="0" w:evenHBand="0" w:firstRowFirstColumn="0" w:firstRowLastColumn="0" w:lastRowFirstColumn="0" w:lastRowLastColumn="0"/>
              <w:rPr>
                <w:rFonts w:eastAsia="Aptos" w:cstheme="minorHAnsi"/>
              </w:rPr>
            </w:pPr>
            <w:r w:rsidRPr="0047784C">
              <w:rPr>
                <w:rFonts w:eastAsia="Aptos" w:cstheme="minorHAnsi"/>
              </w:rPr>
              <w:t>83,76</w:t>
            </w:r>
          </w:p>
        </w:tc>
        <w:tc>
          <w:tcPr>
            <w:tcW w:w="1050" w:type="dxa"/>
          </w:tcPr>
          <w:p w14:paraId="31249FB9" w14:textId="37492F87" w:rsidR="0E695FC8" w:rsidRPr="0047784C" w:rsidRDefault="0E695FC8" w:rsidP="0E695FC8">
            <w:pPr>
              <w:jc w:val="center"/>
              <w:cnfStyle w:val="000000000000" w:firstRow="0" w:lastRow="0" w:firstColumn="0" w:lastColumn="0" w:oddVBand="0" w:evenVBand="0" w:oddHBand="0" w:evenHBand="0" w:firstRowFirstColumn="0" w:firstRowLastColumn="0" w:lastRowFirstColumn="0" w:lastRowLastColumn="0"/>
              <w:rPr>
                <w:rFonts w:eastAsia="Aptos" w:cstheme="minorHAnsi"/>
              </w:rPr>
            </w:pPr>
            <w:r w:rsidRPr="0047784C">
              <w:rPr>
                <w:rFonts w:eastAsia="Aptos" w:cstheme="minorHAnsi"/>
                <w:caps/>
              </w:rPr>
              <w:t>80,40</w:t>
            </w:r>
          </w:p>
        </w:tc>
        <w:tc>
          <w:tcPr>
            <w:tcW w:w="1050" w:type="dxa"/>
          </w:tcPr>
          <w:p w14:paraId="315ED891" w14:textId="718EEBC8" w:rsidR="0E695FC8" w:rsidRPr="0047784C" w:rsidRDefault="0E695FC8" w:rsidP="0E695FC8">
            <w:pPr>
              <w:jc w:val="center"/>
              <w:cnfStyle w:val="000000000000" w:firstRow="0" w:lastRow="0" w:firstColumn="0" w:lastColumn="0" w:oddVBand="0" w:evenVBand="0" w:oddHBand="0" w:evenHBand="0" w:firstRowFirstColumn="0" w:firstRowLastColumn="0" w:lastRowFirstColumn="0" w:lastRowLastColumn="0"/>
              <w:rPr>
                <w:rFonts w:eastAsia="Aptos" w:cstheme="minorHAnsi"/>
              </w:rPr>
            </w:pPr>
            <w:r w:rsidRPr="0047784C">
              <w:rPr>
                <w:rFonts w:eastAsia="Aptos" w:cstheme="minorHAnsi"/>
              </w:rPr>
              <w:t>99,51</w:t>
            </w:r>
          </w:p>
        </w:tc>
      </w:tr>
    </w:tbl>
    <w:p w14:paraId="3107622C" w14:textId="478DFF33" w:rsidR="00BE7865" w:rsidRPr="0047784C" w:rsidRDefault="004F459C" w:rsidP="00BE7865">
      <w:pPr>
        <w:pStyle w:val="CitadeTablas"/>
        <w:rPr>
          <w:rFonts w:cstheme="minorHAnsi"/>
          <w:sz w:val="22"/>
        </w:rPr>
      </w:pPr>
      <w:bookmarkStart w:id="671" w:name="_Toc165126461"/>
      <w:r>
        <w:rPr>
          <w:rFonts w:cstheme="minorHAnsi"/>
          <w:sz w:val="22"/>
        </w:rPr>
        <w:t>Esfuerzos por módulo</w:t>
      </w:r>
      <w:bookmarkEnd w:id="671"/>
    </w:p>
    <w:p w14:paraId="6BB13CD4" w14:textId="55D021DD" w:rsidR="0E695FC8" w:rsidRPr="0047784C" w:rsidRDefault="3212F2BE" w:rsidP="0E695FC8">
      <w:pPr>
        <w:rPr>
          <w:rFonts w:eastAsia="Aptos" w:cstheme="minorHAnsi"/>
          <w:color w:val="000000" w:themeColor="text1"/>
        </w:rPr>
      </w:pPr>
      <w:r w:rsidRPr="0047784C">
        <w:rPr>
          <w:rFonts w:eastAsia="Aptos" w:cstheme="minorHAnsi"/>
          <w:color w:val="000000" w:themeColor="text1"/>
        </w:rPr>
        <w:t>Todos los datos usados para realizar dichos cálculos se encuentran en el Excel adjuntado a la tarea, dividido en diferentes hojas por cada módulo, aparte de una extra donde se agrupan todas las estimaciones.</w:t>
      </w:r>
    </w:p>
    <w:p w14:paraId="1D5E76AD" w14:textId="76DBEA72" w:rsidR="00457CF8" w:rsidRPr="00457CF8" w:rsidRDefault="09BA1FA7" w:rsidP="00B32FAB">
      <w:pPr>
        <w:pStyle w:val="Ttulo2"/>
      </w:pPr>
      <w:bookmarkStart w:id="672" w:name="_Toc163406100"/>
      <w:bookmarkStart w:id="673" w:name="_Ref163423182"/>
      <w:bookmarkStart w:id="674" w:name="_Toc1377878658"/>
      <w:bookmarkStart w:id="675" w:name="_Toc164117957"/>
      <w:bookmarkStart w:id="676" w:name="_Toc164120949"/>
      <w:bookmarkStart w:id="677" w:name="_Toc165126217"/>
      <w:r>
        <w:t>Planes de gestión del proyecto</w:t>
      </w:r>
      <w:bookmarkEnd w:id="672"/>
      <w:bookmarkEnd w:id="673"/>
      <w:bookmarkEnd w:id="674"/>
      <w:bookmarkEnd w:id="675"/>
      <w:bookmarkEnd w:id="676"/>
      <w:bookmarkEnd w:id="677"/>
    </w:p>
    <w:p w14:paraId="4CAC3B89" w14:textId="6AC7CD4B" w:rsidR="00F22059" w:rsidRPr="000A4956" w:rsidRDefault="09BA1FA7" w:rsidP="00B32FAB">
      <w:pPr>
        <w:pStyle w:val="Ttulo3"/>
      </w:pPr>
      <w:bookmarkStart w:id="678" w:name="_Toc868841724"/>
      <w:bookmarkStart w:id="679" w:name="_Toc164120950"/>
      <w:bookmarkStart w:id="680" w:name="_Toc165126218"/>
      <w:r>
        <w:t>Gestión de la integración</w:t>
      </w:r>
      <w:bookmarkEnd w:id="678"/>
      <w:bookmarkEnd w:id="679"/>
      <w:bookmarkEnd w:id="680"/>
    </w:p>
    <w:p w14:paraId="11F26E54" w14:textId="03D023C9" w:rsidR="00654C2A" w:rsidRPr="000A4956" w:rsidRDefault="00DD3001" w:rsidP="00654C2A">
      <w:pPr>
        <w:rPr>
          <w:bCs/>
        </w:rPr>
      </w:pPr>
      <w:r w:rsidRPr="000A4956">
        <w:rPr>
          <w:bCs/>
        </w:rPr>
        <w:t xml:space="preserve">La </w:t>
      </w:r>
      <w:r w:rsidR="00CC46A8" w:rsidRPr="000A4956">
        <w:rPr>
          <w:bCs/>
        </w:rPr>
        <w:t>g</w:t>
      </w:r>
      <w:r w:rsidRPr="000A4956">
        <w:rPr>
          <w:bCs/>
        </w:rPr>
        <w:t xml:space="preserve">estión de la </w:t>
      </w:r>
      <w:r w:rsidR="00CC46A8" w:rsidRPr="000A4956">
        <w:rPr>
          <w:bCs/>
        </w:rPr>
        <w:t>i</w:t>
      </w:r>
      <w:r w:rsidRPr="000A4956">
        <w:rPr>
          <w:bCs/>
        </w:rPr>
        <w:t xml:space="preserve">ntegración del </w:t>
      </w:r>
      <w:r w:rsidR="00CC46A8" w:rsidRPr="000A4956">
        <w:rPr>
          <w:bCs/>
        </w:rPr>
        <w:t>p</w:t>
      </w:r>
      <w:r w:rsidRPr="000A4956">
        <w:rPr>
          <w:bCs/>
        </w:rPr>
        <w:t>royecto incluye los procesos y actividades necesarios para identificar, definir, combinar, unificar y coordinar los diversos procesos y actividades de dirección del proyecto dentro de los Grupos de Procesos de la Dirección de Proyectos</w:t>
      </w:r>
      <w:sdt>
        <w:sdtPr>
          <w:rPr>
            <w:bCs/>
          </w:rPr>
          <w:id w:val="-1094394983"/>
          <w:citation/>
        </w:sdtPr>
        <w:sdtContent>
          <w:r w:rsidR="00CC46A8" w:rsidRPr="000A4956">
            <w:rPr>
              <w:bCs/>
            </w:rPr>
            <w:fldChar w:fldCharType="begin"/>
          </w:r>
          <w:r w:rsidR="00CC46A8" w:rsidRPr="000A4956">
            <w:rPr>
              <w:bCs/>
            </w:rPr>
            <w:instrText xml:space="preserve"> CITATION Pro17 \l 3082 </w:instrText>
          </w:r>
          <w:r w:rsidR="00CC46A8" w:rsidRPr="000A4956">
            <w:rPr>
              <w:bCs/>
            </w:rPr>
            <w:fldChar w:fldCharType="separate"/>
          </w:r>
          <w:r w:rsidR="00A17A5C">
            <w:rPr>
              <w:bCs/>
              <w:noProof/>
            </w:rPr>
            <w:t xml:space="preserve"> </w:t>
          </w:r>
          <w:r w:rsidR="00A17A5C" w:rsidRPr="00A17A5C">
            <w:rPr>
              <w:noProof/>
            </w:rPr>
            <w:t>[2]</w:t>
          </w:r>
          <w:r w:rsidR="00CC46A8" w:rsidRPr="000A4956">
            <w:rPr>
              <w:bCs/>
            </w:rPr>
            <w:fldChar w:fldCharType="end"/>
          </w:r>
        </w:sdtContent>
      </w:sdt>
      <w:r w:rsidRPr="000A4956">
        <w:rPr>
          <w:bCs/>
        </w:rPr>
        <w:t xml:space="preserve">. </w:t>
      </w:r>
      <w:r w:rsidR="00123EFE" w:rsidRPr="000A4956">
        <w:rPr>
          <w:bCs/>
        </w:rPr>
        <w:t>Esta gestión se divide en 6 procesos</w:t>
      </w:r>
      <w:r w:rsidR="00843F86" w:rsidRPr="000A4956">
        <w:rPr>
          <w:bCs/>
        </w:rPr>
        <w:t xml:space="preserve"> </w:t>
      </w:r>
      <w:r w:rsidR="009C1276" w:rsidRPr="000A4956">
        <w:rPr>
          <w:bCs/>
        </w:rPr>
        <w:t>principales:</w:t>
      </w:r>
    </w:p>
    <w:p w14:paraId="792A7775" w14:textId="4A1A4033" w:rsidR="009C1276" w:rsidRPr="000A4956" w:rsidRDefault="009C1276" w:rsidP="00FD0007">
      <w:pPr>
        <w:pStyle w:val="Prrafodelista"/>
        <w:numPr>
          <w:ilvl w:val="0"/>
          <w:numId w:val="27"/>
        </w:numPr>
        <w:rPr>
          <w:bCs/>
        </w:rPr>
      </w:pPr>
      <w:r w:rsidRPr="000A4956">
        <w:rPr>
          <w:bCs/>
        </w:rPr>
        <w:t>Desarrollar el Acta de Constitución de Proyecto.</w:t>
      </w:r>
    </w:p>
    <w:p w14:paraId="6BA2D7AE" w14:textId="6087092A" w:rsidR="009C1276" w:rsidRPr="000A4956" w:rsidRDefault="009C1276" w:rsidP="00FD0007">
      <w:pPr>
        <w:pStyle w:val="Prrafodelista"/>
        <w:numPr>
          <w:ilvl w:val="0"/>
          <w:numId w:val="27"/>
        </w:numPr>
        <w:rPr>
          <w:bCs/>
        </w:rPr>
      </w:pPr>
      <w:r w:rsidRPr="000A4956">
        <w:rPr>
          <w:bCs/>
        </w:rPr>
        <w:t>Desarrollar el Plan de Dirección de Proyecto.</w:t>
      </w:r>
    </w:p>
    <w:p w14:paraId="0FAFE48E" w14:textId="2F7C3DD7" w:rsidR="009C1276" w:rsidRPr="000A4956" w:rsidRDefault="009C1276" w:rsidP="00FD0007">
      <w:pPr>
        <w:pStyle w:val="Prrafodelista"/>
        <w:numPr>
          <w:ilvl w:val="0"/>
          <w:numId w:val="27"/>
        </w:numPr>
        <w:rPr>
          <w:bCs/>
        </w:rPr>
      </w:pPr>
      <w:r w:rsidRPr="000A4956">
        <w:rPr>
          <w:bCs/>
        </w:rPr>
        <w:t>Dirigir y Gestionar el Trabajo del Proyecto.</w:t>
      </w:r>
    </w:p>
    <w:p w14:paraId="43300BDE" w14:textId="420A22A4" w:rsidR="009C1276" w:rsidRPr="000A4956" w:rsidRDefault="00340FBB" w:rsidP="00FD0007">
      <w:pPr>
        <w:pStyle w:val="Prrafodelista"/>
        <w:numPr>
          <w:ilvl w:val="0"/>
          <w:numId w:val="27"/>
        </w:numPr>
        <w:rPr>
          <w:bCs/>
        </w:rPr>
      </w:pPr>
      <w:r w:rsidRPr="000A4956">
        <w:rPr>
          <w:bCs/>
        </w:rPr>
        <w:t>Monitorear y Controlar el Trabajo del Proyecto.</w:t>
      </w:r>
    </w:p>
    <w:p w14:paraId="637D7C2B" w14:textId="265550B6" w:rsidR="00340FBB" w:rsidRPr="000A4956" w:rsidRDefault="00340FBB" w:rsidP="00FD0007">
      <w:pPr>
        <w:pStyle w:val="Prrafodelista"/>
        <w:numPr>
          <w:ilvl w:val="0"/>
          <w:numId w:val="27"/>
        </w:numPr>
        <w:rPr>
          <w:bCs/>
        </w:rPr>
      </w:pPr>
      <w:r w:rsidRPr="000A4956">
        <w:rPr>
          <w:bCs/>
        </w:rPr>
        <w:t>Realizar el Control Integrado de Cambios.</w:t>
      </w:r>
    </w:p>
    <w:p w14:paraId="63ED0DA6" w14:textId="28AA9172" w:rsidR="00340FBB" w:rsidRPr="000A4956" w:rsidRDefault="00340FBB" w:rsidP="00FD0007">
      <w:pPr>
        <w:pStyle w:val="Prrafodelista"/>
        <w:numPr>
          <w:ilvl w:val="0"/>
          <w:numId w:val="27"/>
        </w:numPr>
        <w:rPr>
          <w:bCs/>
        </w:rPr>
      </w:pPr>
      <w:r w:rsidRPr="000A4956">
        <w:rPr>
          <w:bCs/>
        </w:rPr>
        <w:t>Cerrar el Proyecto o Fase.</w:t>
      </w:r>
    </w:p>
    <w:p w14:paraId="45ED2B1D" w14:textId="4775E6E4" w:rsidR="0058302B" w:rsidRPr="000A4956" w:rsidRDefault="461D4A63" w:rsidP="00B32FAB">
      <w:pPr>
        <w:pStyle w:val="Ttulo4"/>
      </w:pPr>
      <w:bookmarkStart w:id="681" w:name="_Toc1365823442"/>
      <w:bookmarkStart w:id="682" w:name="_Toc164120951"/>
      <w:r>
        <w:t xml:space="preserve">Desarrollar el Acta de </w:t>
      </w:r>
      <w:r w:rsidRPr="00B32FAB">
        <w:t>Constitución</w:t>
      </w:r>
      <w:r>
        <w:t xml:space="preserve"> de Proyecto</w:t>
      </w:r>
      <w:bookmarkEnd w:id="681"/>
      <w:bookmarkEnd w:id="682"/>
    </w:p>
    <w:p w14:paraId="77B7AABA" w14:textId="77777777" w:rsidR="002730DC" w:rsidRPr="000A4956" w:rsidRDefault="00EE5B82" w:rsidP="00EE5B82">
      <w:pPr>
        <w:rPr>
          <w:bCs/>
        </w:rPr>
      </w:pPr>
      <w:r w:rsidRPr="000A4956">
        <w:rPr>
          <w:bCs/>
        </w:rPr>
        <w:t xml:space="preserve">Este proceso implica la elaboración de un documento formal que autoriza la creación del proyecto y confiere al director del proyecto la autoridad necesaria para asignar los recursos organizacionales al mismo. </w:t>
      </w:r>
    </w:p>
    <w:p w14:paraId="10BA05E5" w14:textId="0C77B7DF" w:rsidR="00EE5B82" w:rsidRPr="000A4956" w:rsidRDefault="00EE5B82" w:rsidP="00EE5B82">
      <w:pPr>
        <w:rPr>
          <w:bCs/>
        </w:rPr>
      </w:pPr>
      <w:r w:rsidRPr="000A4956">
        <w:rPr>
          <w:bCs/>
        </w:rPr>
        <w:t>El Acta de Constitución del Proyecto generalmente es emitida por una entidad externa al equipo del proyecto, como un patrocinador o cliente, y establece la visión, los objetivos, el alcance y las limitaciones del proyecto</w:t>
      </w:r>
      <w:r w:rsidR="006D724F" w:rsidRPr="000A4956">
        <w:rPr>
          <w:bCs/>
        </w:rPr>
        <w:t xml:space="preserve">, lo que </w:t>
      </w:r>
      <w:r w:rsidRPr="000A4956">
        <w:rPr>
          <w:bCs/>
        </w:rPr>
        <w:t>implica el compromiso del equipo con el proyecto y autoriza al jefe de Proyecto para administrar los recursos requeridos.</w:t>
      </w:r>
    </w:p>
    <w:p w14:paraId="2D75D6EC" w14:textId="29C844D4" w:rsidR="0058302B" w:rsidRPr="000A4956" w:rsidRDefault="00EE5B82" w:rsidP="00EE5B82">
      <w:pPr>
        <w:rPr>
          <w:bCs/>
        </w:rPr>
      </w:pPr>
      <w:r w:rsidRPr="000A4956">
        <w:rPr>
          <w:bCs/>
        </w:rPr>
        <w:t>Además, el acta detalla el alcance del proyecto, los plazos de entrega y los criterios de validación por parte del cliente. Una vez que ambas partes firman el documento, el proyecto se inicia oficialmente, siendo el primer punto de integración donde se formaliza un acuerdo vinculante entre ambas partes.</w:t>
      </w:r>
    </w:p>
    <w:p w14:paraId="369BD26D" w14:textId="10CB3669" w:rsidR="0058302B" w:rsidRPr="000A4956" w:rsidRDefault="461D4A63" w:rsidP="00B32FAB">
      <w:pPr>
        <w:pStyle w:val="Ttulo4"/>
      </w:pPr>
      <w:bookmarkStart w:id="683" w:name="_Toc87084607"/>
      <w:bookmarkStart w:id="684" w:name="_Toc164120952"/>
      <w:r>
        <w:t xml:space="preserve">Desarrollar el Plan de </w:t>
      </w:r>
      <w:r w:rsidRPr="00B32FAB">
        <w:t>Dirección</w:t>
      </w:r>
      <w:r>
        <w:t xml:space="preserve"> de Proyecto</w:t>
      </w:r>
      <w:bookmarkEnd w:id="683"/>
      <w:bookmarkEnd w:id="684"/>
    </w:p>
    <w:p w14:paraId="4025DE13" w14:textId="6068B326" w:rsidR="00450741" w:rsidRPr="000A4956" w:rsidRDefault="00450741" w:rsidP="00450741">
      <w:pPr>
        <w:rPr>
          <w:bCs/>
        </w:rPr>
      </w:pPr>
      <w:r w:rsidRPr="000A4956">
        <w:rPr>
          <w:bCs/>
        </w:rPr>
        <w:t xml:space="preserve">En esta sección se desarrolla un plan integral que abarca los procesos y procedimientos necesarios para orientar la ejecución y control del proyecto, describiendo cómo se llevará a cabo, supervisará y finalizará el proyecto. Este proceso se caracteriza por ser iterativo e incremental, involucrando a diversas áreas de conocimiento para definir detalladamente la gestión del </w:t>
      </w:r>
      <w:r w:rsidRPr="000A4956">
        <w:rPr>
          <w:bCs/>
        </w:rPr>
        <w:lastRenderedPageBreak/>
        <w:t>alcance, cronograma, costos, calidad, recursos humanos, comunicaciones, riesgos y adquisiciones del proyecto.</w:t>
      </w:r>
    </w:p>
    <w:p w14:paraId="07C5481C" w14:textId="77777777" w:rsidR="00450741" w:rsidRDefault="00450741" w:rsidP="00450741">
      <w:r w:rsidRPr="000A4956">
        <w:rPr>
          <w:bCs/>
        </w:rPr>
        <w:t>Se recomienda que estas áreas sean responsabilidad del jefe de Proyecto, Arquitecto de</w:t>
      </w:r>
      <w:r>
        <w:t xml:space="preserve"> Software, Analista de sistemas, jefe de Infraestructuras y Consultor de Tecnologías, con el fin de abarcar todos los aspectos relevantes del proyecto. Este enfoque asegura que todos los miembros del equipo comprendan claramente sus responsabilidades y cómo cumplirlas en todo momento, facilitando así la integración tanto a nivel personal como técnico.</w:t>
      </w:r>
    </w:p>
    <w:p w14:paraId="77E0F538" w14:textId="6CFDAC53" w:rsidR="000A7731" w:rsidRDefault="00450741" w:rsidP="00450741">
      <w:r>
        <w:t>Para este propósito, se utilizará el software Microsoft Project, reconocido por su amplia variedad de funciones que simplifican la definición y visualización de los planes de dirección de proyectos.</w:t>
      </w:r>
    </w:p>
    <w:p w14:paraId="12E45FBD" w14:textId="157C3670" w:rsidR="0058302B" w:rsidRDefault="461D4A63" w:rsidP="00B32FAB">
      <w:pPr>
        <w:pStyle w:val="Ttulo4"/>
      </w:pPr>
      <w:bookmarkStart w:id="685" w:name="_Toc1314592855"/>
      <w:bookmarkStart w:id="686" w:name="_Toc164120953"/>
      <w:r>
        <w:t>Dirigir y Gestionar el Trabajo del Proyecto</w:t>
      </w:r>
      <w:bookmarkEnd w:id="685"/>
      <w:bookmarkEnd w:id="686"/>
    </w:p>
    <w:p w14:paraId="74E29BC4" w14:textId="5B24E1E7" w:rsidR="00506267" w:rsidRDefault="00506267" w:rsidP="00506267">
      <w:r>
        <w:t>Este proceso se centra en liderar y supervisar la ejecución del proyecto de acuerdo con lo establecido en el plan de dirección de este. Implica coordinar a los equipos de proyecto, comunicarse con las partes interesadas, resolver problemas y tomar decisiones para asegurar la efectividad y eficiencia del trabajo. Además, incluye la implementación de cambios aprobados, ya sean correctivos, preventivos o reparaciones de defectos, evaluando periódicamente su impacto en el proyecto.</w:t>
      </w:r>
    </w:p>
    <w:p w14:paraId="7A6BA3BB" w14:textId="77777777" w:rsidR="00506267" w:rsidRDefault="00506267" w:rsidP="00506267">
      <w:r>
        <w:t>Los altos cargos se respaldan en las actas generadas durante las reuniones de seguimiento, lo que les permite analizar alternativas viables para abordar los problemas actuales de forma ágil. Una mayor frecuencia de reuniones garantiza una coordinación y una integración continuas durante todo el desarrollo del proyecto, asegurando su alineación con el plan establecido.</w:t>
      </w:r>
    </w:p>
    <w:p w14:paraId="449743F0" w14:textId="77777777" w:rsidR="00506267" w:rsidRDefault="00506267" w:rsidP="00506267">
      <w:r>
        <w:t>El jefe de proyecto se encarga de optimizar las habilidades del equipo, asegurándose de asignar roles acordes a las capacidades de cada miembro. Para ello, mantiene al personal informado sobre noticias y avances relevantes para el proyecto, como cambios de regulaciones en el ámbito sanitario o estudios de infraestructura y diseño, con el objetivo de fomentar la innovación y la investigación dentro del equipo.</w:t>
      </w:r>
    </w:p>
    <w:p w14:paraId="7213F564" w14:textId="4168EAED" w:rsidR="0058302B" w:rsidRPr="0058302B" w:rsidRDefault="00506267" w:rsidP="00506267">
      <w:r>
        <w:t>Esta fase se lleva a cabo cuando el jefe identifica información valiosa que pueda contribuir al conocimiento del equipo, lo que facilita obtener mejores resultados gracias a la formación adicional proporcionada.</w:t>
      </w:r>
    </w:p>
    <w:p w14:paraId="6317B550" w14:textId="60E48C69" w:rsidR="0058302B" w:rsidRDefault="461D4A63" w:rsidP="00B32FAB">
      <w:pPr>
        <w:pStyle w:val="Ttulo4"/>
      </w:pPr>
      <w:bookmarkStart w:id="687" w:name="_Toc1309835658"/>
      <w:bookmarkStart w:id="688" w:name="_Toc164120954"/>
      <w:r>
        <w:t>Monitorear</w:t>
      </w:r>
      <w:r w:rsidR="4D16D8CD">
        <w:t xml:space="preserve"> y Controlar el Trabajo del Proyecto</w:t>
      </w:r>
      <w:bookmarkEnd w:id="687"/>
      <w:bookmarkEnd w:id="688"/>
    </w:p>
    <w:p w14:paraId="0510670D" w14:textId="77777777" w:rsidR="007D4524" w:rsidRDefault="007D4524" w:rsidP="007D4524">
      <w:r>
        <w:t>Durante este proceso, se lleva a cabo un seguimiento continuo del progreso del proyecto, asegurando el cumplimiento de los objetivos establecidos en el plan de dirección, tarea que recae en el jefe de proyecto. Se recopilan datos de rendimiento, se comparan con los objetivos del proyecto y se toman medidas correctivas cuando sea necesario para mantener el proyecto en curso y dentro de los límites establecidos. Todo esto se realiza con el fin de recabar información para presentar informes y avances a los stakeholders, y verificar que el proyecto se mantenga en la dirección correcta.</w:t>
      </w:r>
    </w:p>
    <w:p w14:paraId="75144D9E" w14:textId="0D918533" w:rsidR="0058302B" w:rsidRPr="0058302B" w:rsidRDefault="007D4524" w:rsidP="007D4524">
      <w:r>
        <w:t>Este es precisamente el propósito de las reuniones de seguimiento y control. Así, se logra el objetivo anteriormente mencionado, manteniendo un control completo sobre el proyecto de manera periódica.</w:t>
      </w:r>
    </w:p>
    <w:p w14:paraId="1F93A53E" w14:textId="40DAF86F" w:rsidR="0058302B" w:rsidRDefault="4D16D8CD" w:rsidP="00B32FAB">
      <w:pPr>
        <w:pStyle w:val="Ttulo4"/>
      </w:pPr>
      <w:bookmarkStart w:id="689" w:name="_Toc1700744977"/>
      <w:bookmarkStart w:id="690" w:name="_Toc164120955"/>
      <w:r>
        <w:lastRenderedPageBreak/>
        <w:t>Realizar el Control Integrado de Cambios</w:t>
      </w:r>
      <w:bookmarkEnd w:id="689"/>
      <w:bookmarkEnd w:id="690"/>
    </w:p>
    <w:p w14:paraId="4C8943C7" w14:textId="77777777" w:rsidR="00B404F5" w:rsidRDefault="00B404F5" w:rsidP="00B404F5">
      <w:r>
        <w:t>Este proceso implica revisar y aprobar o rechazar los cambios propuestos en el proyecto, los cuales pueden surgir a partir de solicitudes del cliente, quien a menudo carece de comprensión completa de sus implicaciones, o de otros stakeholders. Es esencial mantener un proceso integrado y ágil para gestionar estos cambios, siendo el jefe de proyecto, con su amplio conocimiento técnico, clave en esta flexibilidad.</w:t>
      </w:r>
    </w:p>
    <w:p w14:paraId="3B45964A" w14:textId="77777777" w:rsidR="00B404F5" w:rsidRDefault="00B404F5" w:rsidP="00B404F5">
      <w:r>
        <w:t>Se evalúa el impacto de los cambios en el alcance, cronograma, costo u otros aspectos del proyecto, y se toman decisiones informadas sobre cómo proceder con los cambios propuestos. Para ello, se establece un proceso de solicitud de cambios en el cual cualquier interesado puede participar. Comienza con la comunicación e informe del cambio al jefe de proyecto, exponiendo claramente el cambio y justificando por qué se considera necesario su implementación. Posteriormente, el jefe de proyecto, junto con el resto de los altos cargos del equipo, evalúan la solicitud en la próxima reunión definida en el apartado correspondiente.</w:t>
      </w:r>
    </w:p>
    <w:p w14:paraId="05811E5F" w14:textId="5445DC18" w:rsidR="0058302B" w:rsidRPr="0058302B" w:rsidRDefault="00B404F5" w:rsidP="00B404F5">
      <w:r>
        <w:t>En esta etapa final, se toman decisiones con respecto a la aceptación, rechazo o postergación de la solicitud, considerando los riesgos, impacto en el presupuesto, planificación, alcance y calidad, u otros aspectos relevantes según la naturaleza de la solicitud. De esta manera, se garantiza una gestión efectiva de los cambios, manteniendo el proyecto alineado con los objetivos establecidos y minimizando posibles interrupciones.</w:t>
      </w:r>
    </w:p>
    <w:p w14:paraId="7E36F391" w14:textId="5D457B9E" w:rsidR="0058302B" w:rsidRDefault="051C6CBC" w:rsidP="00B32FAB">
      <w:pPr>
        <w:pStyle w:val="Ttulo4"/>
      </w:pPr>
      <w:bookmarkStart w:id="691" w:name="_Toc1184098615"/>
      <w:bookmarkStart w:id="692" w:name="_Toc164120956"/>
      <w:r>
        <w:t>Cerrar</w:t>
      </w:r>
      <w:r w:rsidR="4D16D8CD">
        <w:t xml:space="preserve"> el Proyecto o Fase</w:t>
      </w:r>
      <w:bookmarkEnd w:id="691"/>
      <w:bookmarkEnd w:id="692"/>
    </w:p>
    <w:p w14:paraId="5AE4C1C4" w14:textId="32A800AC" w:rsidR="00193592" w:rsidRDefault="00193592" w:rsidP="00193592">
      <w:r>
        <w:t>En este proceso de cierre, se concluye formalmente el proyecto o una fase de este. Se llevan a cabo actividades como revisar y documentar lecciones aprendidas, obtener la aceptación del cliente o patrocinador, entregar los productos o servicios del proyecto, cerrar contratos, liberar recursos y realizar actividades administrativas de cierre.</w:t>
      </w:r>
    </w:p>
    <w:p w14:paraId="7100825A" w14:textId="7F665979" w:rsidR="0058302B" w:rsidRPr="0058302B" w:rsidRDefault="00193592" w:rsidP="00193592">
      <w:r>
        <w:t>Posteriormente, se inicia una fase de evaluación y reflexión donde se analizan aspectos de productividad, desempeño y resultados finales. Se redacta un informe final del proyecto que documenta todo el proceso de cierre. Estas tareas de integración y técnicas contribuyen a mejorar la coordinación y la integración, promoviendo el éxito global del proyecto.</w:t>
      </w:r>
    </w:p>
    <w:p w14:paraId="30BA9264" w14:textId="6C4C4472" w:rsidR="00A04C21" w:rsidRPr="00A04C21" w:rsidRDefault="09BA1FA7" w:rsidP="00B32FAB">
      <w:pPr>
        <w:pStyle w:val="Ttulo3"/>
      </w:pPr>
      <w:bookmarkStart w:id="693" w:name="_Toc792504405"/>
      <w:bookmarkStart w:id="694" w:name="_Toc164120957"/>
      <w:bookmarkStart w:id="695" w:name="_Toc165126219"/>
      <w:r>
        <w:t>Gestión del alcance</w:t>
      </w:r>
      <w:bookmarkEnd w:id="693"/>
      <w:bookmarkEnd w:id="694"/>
      <w:bookmarkEnd w:id="695"/>
    </w:p>
    <w:p w14:paraId="5B68DFC0" w14:textId="06985CAA" w:rsidR="008A0ADD" w:rsidRDefault="008A0ADD" w:rsidP="008A0ADD">
      <w:r>
        <w:t>El propósito principal de la gestión del alcance es establecer y supervisar qué elementos serán incluidos y cuáles no en el proyecto. Para lograrlo, llevaremos a cabo un proceso dividido en cinco etapas:</w:t>
      </w:r>
    </w:p>
    <w:p w14:paraId="58D0584D" w14:textId="41518AF3" w:rsidR="008A0ADD" w:rsidRDefault="008A0ADD" w:rsidP="00FD0007">
      <w:pPr>
        <w:pStyle w:val="Prrafodelista"/>
        <w:numPr>
          <w:ilvl w:val="0"/>
          <w:numId w:val="31"/>
        </w:numPr>
      </w:pPr>
      <w:r>
        <w:t>Recopilación de requisitos.</w:t>
      </w:r>
    </w:p>
    <w:p w14:paraId="2A7317AB" w14:textId="5DAA4EFE" w:rsidR="008A0ADD" w:rsidRDefault="008A0ADD" w:rsidP="00FD0007">
      <w:pPr>
        <w:pStyle w:val="Prrafodelista"/>
        <w:numPr>
          <w:ilvl w:val="0"/>
          <w:numId w:val="31"/>
        </w:numPr>
      </w:pPr>
      <w:r>
        <w:t>Definición de requisitos.</w:t>
      </w:r>
    </w:p>
    <w:p w14:paraId="1EB12A22" w14:textId="63F2D9A1" w:rsidR="008A0ADD" w:rsidRDefault="008A0ADD" w:rsidP="00FD0007">
      <w:pPr>
        <w:pStyle w:val="Prrafodelista"/>
        <w:numPr>
          <w:ilvl w:val="0"/>
          <w:numId w:val="31"/>
        </w:numPr>
      </w:pPr>
      <w:r>
        <w:t>Identificación de la Estructura de Desglose del Trabajo (EDT).</w:t>
      </w:r>
    </w:p>
    <w:p w14:paraId="54311E07" w14:textId="3977286C" w:rsidR="008A0ADD" w:rsidRDefault="008A0ADD" w:rsidP="00FD0007">
      <w:pPr>
        <w:pStyle w:val="Prrafodelista"/>
        <w:numPr>
          <w:ilvl w:val="0"/>
          <w:numId w:val="31"/>
        </w:numPr>
      </w:pPr>
      <w:r>
        <w:t>Verificación del alcance.</w:t>
      </w:r>
    </w:p>
    <w:p w14:paraId="47D0082D" w14:textId="142E748F" w:rsidR="00ED773B" w:rsidRPr="00ED773B" w:rsidRDefault="008A0ADD" w:rsidP="00FD0007">
      <w:pPr>
        <w:pStyle w:val="Prrafodelista"/>
        <w:numPr>
          <w:ilvl w:val="0"/>
          <w:numId w:val="31"/>
        </w:numPr>
      </w:pPr>
      <w:r>
        <w:t>Control del alcance.</w:t>
      </w:r>
    </w:p>
    <w:p w14:paraId="3F0D776D" w14:textId="2BE4BAEF" w:rsidR="00AC7A63" w:rsidRPr="00AC7A63" w:rsidRDefault="093D89CD" w:rsidP="00B32FAB">
      <w:pPr>
        <w:pStyle w:val="Ttulo4"/>
      </w:pPr>
      <w:bookmarkStart w:id="696" w:name="_Toc953904110"/>
      <w:bookmarkStart w:id="697" w:name="_Toc164120958"/>
      <w:r>
        <w:lastRenderedPageBreak/>
        <w:t>Recopilación de requisitos</w:t>
      </w:r>
      <w:bookmarkEnd w:id="696"/>
      <w:bookmarkEnd w:id="697"/>
    </w:p>
    <w:p w14:paraId="1A21C2B2" w14:textId="6E633874" w:rsidR="003A3B70" w:rsidRDefault="003A3B70" w:rsidP="003A3B70">
      <w:r>
        <w:t xml:space="preserve">La fase de recopilación de requisitos es de vital importancia para el éxito del proyecto, ya que un manejo incorrecto de esta etapa puede generar problemas futuros. En nuestro proyecto, la responsabilidad de identificar y documentar los requisitos recae en el </w:t>
      </w:r>
      <w:r w:rsidR="004A002E">
        <w:t>Coordinador</w:t>
      </w:r>
      <w:r>
        <w:t xml:space="preserve"> del </w:t>
      </w:r>
      <w:r w:rsidR="004A002E">
        <w:t>servicio</w:t>
      </w:r>
      <w:r>
        <w:t>.</w:t>
      </w:r>
    </w:p>
    <w:p w14:paraId="26DB5953" w14:textId="5ADD3601" w:rsidR="003C6C01" w:rsidRDefault="003C6C01" w:rsidP="003C6C01">
      <w:r>
        <w:t>Para asegurar que los requisitos sean precisos y completos, se utilizarán diversas técnicas de obtención. Esto incluirá la celebración de reuniones de trabajo con el cliente, donde se fomentará una comunicación abierta para comprender plenamente sus necesidades y expectativas. Además, se llevarán a cabo entrevistas detalladas con los stakeholders pertinentes para explorar a fondo sus requisitos y prioridades.</w:t>
      </w:r>
    </w:p>
    <w:p w14:paraId="26E93278" w14:textId="47FE9C25" w:rsidR="003C6C01" w:rsidRDefault="003C6C01" w:rsidP="003C6C01">
      <w:r>
        <w:t>Además, se considerará la observación directa de los procesos y procedimientos existentes, así como el análisis minucioso de la documentación relevante, como informes, especificaciones y registros. Estas técnicas nos permitirán obtener una comprensión integral de los requisitos del proyecto y asegurar su correcta definición y documentación.</w:t>
      </w:r>
    </w:p>
    <w:p w14:paraId="509CE292" w14:textId="3E27F5CA" w:rsidR="005B4EB0" w:rsidRDefault="005B4EB0" w:rsidP="003C6C01">
      <w:r w:rsidRPr="005B4EB0">
        <w:t>Una vez recopilados los requisitos, se procederá a su documentación siguiendo los estándares establecidos por el IEE.</w:t>
      </w:r>
    </w:p>
    <w:p w14:paraId="0EE1C457" w14:textId="3F0AA80D" w:rsidR="00924267" w:rsidRDefault="093D89CD" w:rsidP="00B32FAB">
      <w:pPr>
        <w:pStyle w:val="Ttulo4"/>
      </w:pPr>
      <w:bookmarkStart w:id="698" w:name="_Toc2126868150"/>
      <w:bookmarkStart w:id="699" w:name="_Toc164120959"/>
      <w:r>
        <w:t>Definición de requisitos</w:t>
      </w:r>
      <w:bookmarkEnd w:id="698"/>
      <w:bookmarkEnd w:id="699"/>
    </w:p>
    <w:p w14:paraId="780DE810" w14:textId="4D8E7DEC" w:rsidR="00D958A0" w:rsidRDefault="00D958A0" w:rsidP="00D958A0">
      <w:r>
        <w:t>Una vez completada la fase de documentación de requisitos, avanzamos hacia una etapa crucial en nuestro proyecto. En esta fase, hemos optado por emplear diversas técnicas para definir con precisión los elementos que conformarán la declaración del alcance.</w:t>
      </w:r>
    </w:p>
    <w:p w14:paraId="580B007A" w14:textId="32B094A4" w:rsidR="00D958A0" w:rsidRDefault="00D958A0" w:rsidP="00D958A0">
      <w:r>
        <w:t>En esta tarea, el equipo encargado de la identificación de requisitos, en colaboración con el jefe del proyecto y el arquitecto del software, se reunirá bajo la coordinación del Coordinador del Servicio. Juntos, llevarán a cabo actividades destinadas a asegurar la claridad y exhaustividad del alcance del proyecto.</w:t>
      </w:r>
    </w:p>
    <w:p w14:paraId="62A5D88C" w14:textId="52425574" w:rsidR="00ED773B" w:rsidRPr="00ED773B" w:rsidRDefault="00D958A0" w:rsidP="00ED773B">
      <w:r>
        <w:t>Se realizarán entrevistas tanto individuales como grupales con los stakeholders clave para comprender a fondo sus necesidades y expectativas. Además, se revisarán documentos existentes, como informes y registros, para obtener información valiosa sobre los requisitos del proyecto. El equipo también llevará a cabo sesiones de brainstorming para generar nuevas ideas y soluciones creativas que puedan influir en la definición del alcance.</w:t>
      </w:r>
    </w:p>
    <w:p w14:paraId="258E68A7" w14:textId="10D8012E" w:rsidR="00924267" w:rsidRPr="00AC7A63" w:rsidRDefault="64E5EF94" w:rsidP="00B32FAB">
      <w:pPr>
        <w:pStyle w:val="Ttulo4"/>
      </w:pPr>
      <w:bookmarkStart w:id="700" w:name="_Toc289896320"/>
      <w:bookmarkStart w:id="701" w:name="_Toc164120960"/>
      <w:r>
        <w:t>Identificación de la Estructura de Desglose del Trabajo (EDT)</w:t>
      </w:r>
      <w:bookmarkEnd w:id="700"/>
      <w:bookmarkEnd w:id="701"/>
    </w:p>
    <w:p w14:paraId="4CF39EB8" w14:textId="38BAE81D" w:rsidR="00175B87" w:rsidRDefault="00175B87" w:rsidP="00175B87">
      <w:r>
        <w:t>Tras la definición de los requisitos y la elaboración de la documentación correspondiente, se procede a la creación de la Estructura de Desglose del Trabajo (EDT). Esta sección del proyecto se fragmenta en tareas más simples y detalladas para facilitar su realización y seguimiento. Dichas tareas se agrupan para formar paquetes de trabajo esenciales que serán entregados a lo largo del desarrollo del proyecto.</w:t>
      </w:r>
    </w:p>
    <w:p w14:paraId="24D93212" w14:textId="50646406" w:rsidR="00175B87" w:rsidRDefault="00175B87" w:rsidP="00175B87">
      <w:r>
        <w:t>En esta fase, bajo la coordinación del Coordinador del Servicio, se involucran el Jefe del Proyecto y el Arquitecto del Software. Su responsabilidad radica en asegurar que la EDT refleje de manera precisa todos los elementos requeridos para la ejecución del proyecto y la delimitación de su alcance.</w:t>
      </w:r>
    </w:p>
    <w:p w14:paraId="0D412B08" w14:textId="3B62AD8A" w:rsidR="00ED773B" w:rsidRPr="00ED773B" w:rsidRDefault="00175B87" w:rsidP="00ED773B">
      <w:r>
        <w:lastRenderedPageBreak/>
        <w:t>Una vez completada la EDT, se establece una línea base que engloba todos los elementos esenciales para el desarrollo del proyecto. Esta línea base actuará como referencia constante durante todo el ciclo del proyecto, garantizando la coherencia y el cumplimiento de los objetivos establecidos, así como la integridad del alcance definido.</w:t>
      </w:r>
    </w:p>
    <w:p w14:paraId="48867AA3" w14:textId="465265AB" w:rsidR="00ED773B" w:rsidRDefault="42F1BB3B" w:rsidP="00B32FAB">
      <w:pPr>
        <w:pStyle w:val="Ttulo4"/>
      </w:pPr>
      <w:bookmarkStart w:id="702" w:name="_Toc1309122597"/>
      <w:bookmarkStart w:id="703" w:name="_Toc164120961"/>
      <w:r>
        <w:t>Verificación del alcance</w:t>
      </w:r>
      <w:bookmarkEnd w:id="702"/>
      <w:bookmarkEnd w:id="703"/>
    </w:p>
    <w:p w14:paraId="41BE84FB" w14:textId="276E3A4C" w:rsidR="004C440D" w:rsidRDefault="004C440D" w:rsidP="004C440D">
      <w:r>
        <w:t>Una vez que se han definido los Elementos de Desglose del Trabajo (EDT), estos deben completarse durante el transcurso del proyecto para su entrega al cliente. Es esencial que estas entregas sean supervisadas para asegurar que contengan el contenido correcto y cumplan con los requisitos establecidos.</w:t>
      </w:r>
    </w:p>
    <w:p w14:paraId="38EEDB31" w14:textId="5583BF15" w:rsidR="004C440D" w:rsidRDefault="004C440D" w:rsidP="004C440D">
      <w:r>
        <w:t>En esta etapa de verificación del alcance, se llevará a cabo una revisión exhaustiva de cada entrega para garantizar su conformidad con las especificaciones acordadas. Esto implicará una evaluación detallada de los entregables en relación con los requisitos del cliente y los objetivos del proyecto.</w:t>
      </w:r>
    </w:p>
    <w:p w14:paraId="1B8E973F" w14:textId="3E5BC74F" w:rsidR="00ED773B" w:rsidRPr="00ED773B" w:rsidRDefault="004C440D" w:rsidP="00ED773B">
      <w:r>
        <w:t>El equipo de proyecto, bajo la supervisión del Coordinador del Servicio, se encargará de esta tarea. Se implementarán procedimientos de control de calidad y se realizarán pruebas rigurosas para validar la precisión y la integridad de cada entrega.</w:t>
      </w:r>
    </w:p>
    <w:p w14:paraId="448499CB" w14:textId="03879EFB" w:rsidR="00ED773B" w:rsidRDefault="42F1BB3B" w:rsidP="00B32FAB">
      <w:pPr>
        <w:pStyle w:val="Ttulo4"/>
      </w:pPr>
      <w:bookmarkStart w:id="704" w:name="_Toc752983264"/>
      <w:bookmarkStart w:id="705" w:name="_Toc164120962"/>
      <w:r>
        <w:t>Control del alcance</w:t>
      </w:r>
      <w:bookmarkEnd w:id="704"/>
      <w:bookmarkEnd w:id="705"/>
    </w:p>
    <w:p w14:paraId="4BFEC5CE" w14:textId="77777777" w:rsidR="00D03020" w:rsidRDefault="00D03020" w:rsidP="00D03020">
      <w:r>
        <w:t>En esta fase final, nos centraremos en gestionar el alcance del proyecto. Esto implica la capacidad de ajustar la dirección del producto en función de la información recopilada en las etapas previas.</w:t>
      </w:r>
    </w:p>
    <w:p w14:paraId="154B3A6C" w14:textId="22A40F8B" w:rsidR="00D03020" w:rsidRDefault="00D03020" w:rsidP="00D03020">
      <w:r>
        <w:t>Es fundamental contar con una comprensión clara de las actividades realizadas anteriormente para tomar decisiones informadas sobre cualquier cambio en el alcance del proyecto. Además, es crucial mantener una comunicación abierta y continua con el cliente para asegurar que esté al tanto del alcance del proyecto en todo momento.</w:t>
      </w:r>
    </w:p>
    <w:p w14:paraId="5003E0E4" w14:textId="3EB33E7A" w:rsidR="00ED773B" w:rsidRPr="00ED773B" w:rsidRDefault="00D03020" w:rsidP="00ED773B">
      <w:r>
        <w:t>En caso de que se produzcan cambios en el alcance, se llevarán a cabo reuniones periódicas con el cliente para discutir y validar estos cambios. Este proceso garantiza que el proyecto avance de manera eficiente y satisfaga las expectativas del cliente en cuanto a alcance, calidad y plazos.</w:t>
      </w:r>
    </w:p>
    <w:p w14:paraId="3A351BE3" w14:textId="1BE29AD1" w:rsidR="00F22059" w:rsidRDefault="09BA1FA7" w:rsidP="00B32FAB">
      <w:pPr>
        <w:pStyle w:val="Ttulo3"/>
      </w:pPr>
      <w:bookmarkStart w:id="706" w:name="_Toc1048726590"/>
      <w:bookmarkStart w:id="707" w:name="_Toc164120963"/>
      <w:bookmarkStart w:id="708" w:name="_Toc165126220"/>
      <w:r>
        <w:t>Gestión de plazos</w:t>
      </w:r>
      <w:bookmarkEnd w:id="706"/>
      <w:bookmarkEnd w:id="707"/>
      <w:bookmarkEnd w:id="708"/>
    </w:p>
    <w:p w14:paraId="76065B82" w14:textId="768DAB13" w:rsidR="657844AA" w:rsidRDefault="7648DDD7" w:rsidP="15A9C38A">
      <w:r>
        <w:t xml:space="preserve">La gestión de plazos se basa en la gestión de todos los procesos que intervienen en el </w:t>
      </w:r>
      <w:r w:rsidR="008A41F3">
        <w:t>progreso</w:t>
      </w:r>
      <w:r>
        <w:t xml:space="preserve"> del proyecto e influyen a la h</w:t>
      </w:r>
      <w:r w:rsidR="7DF5AD48">
        <w:t>ora de cumplir los plazos establecidos.</w:t>
      </w:r>
    </w:p>
    <w:p w14:paraId="66C025C5" w14:textId="2AEBB3C0" w:rsidR="7DF5AD48" w:rsidRDefault="7DF5AD48" w:rsidP="6B51F5E8">
      <w:r>
        <w:t>Siguiendo las pautas del PMBOK, podemos observar las siguientes fases:</w:t>
      </w:r>
    </w:p>
    <w:p w14:paraId="2543BA1E" w14:textId="4934EADB" w:rsidR="7DF5AD48" w:rsidRDefault="7DF5AD48" w:rsidP="00777473">
      <w:pPr>
        <w:pStyle w:val="Prrafodelista"/>
        <w:numPr>
          <w:ilvl w:val="0"/>
          <w:numId w:val="59"/>
        </w:numPr>
      </w:pPr>
      <w:r>
        <w:t>Definición de actividades</w:t>
      </w:r>
    </w:p>
    <w:p w14:paraId="52BFF38D" w14:textId="3CA93621" w:rsidR="7DF5AD48" w:rsidRDefault="7DF5AD48" w:rsidP="00777473">
      <w:pPr>
        <w:pStyle w:val="Prrafodelista"/>
        <w:numPr>
          <w:ilvl w:val="0"/>
          <w:numId w:val="59"/>
        </w:numPr>
      </w:pPr>
      <w:r>
        <w:t>Secuenciar actividades</w:t>
      </w:r>
    </w:p>
    <w:p w14:paraId="4DB79B7E" w14:textId="5F219160" w:rsidR="7DF5AD48" w:rsidRDefault="7DF5AD48" w:rsidP="00777473">
      <w:pPr>
        <w:pStyle w:val="Prrafodelista"/>
        <w:numPr>
          <w:ilvl w:val="0"/>
          <w:numId w:val="59"/>
        </w:numPr>
      </w:pPr>
      <w:r>
        <w:t>Estimar recursos de actividades</w:t>
      </w:r>
    </w:p>
    <w:p w14:paraId="61F249D3" w14:textId="05E59E5D" w:rsidR="7DF5AD48" w:rsidRDefault="7DF5AD48" w:rsidP="00777473">
      <w:pPr>
        <w:pStyle w:val="Prrafodelista"/>
        <w:numPr>
          <w:ilvl w:val="0"/>
          <w:numId w:val="59"/>
        </w:numPr>
      </w:pPr>
      <w:r>
        <w:t>Estimar duración de las actividades</w:t>
      </w:r>
    </w:p>
    <w:p w14:paraId="5A99477B" w14:textId="3CA04F5C" w:rsidR="7DF5AD48" w:rsidRDefault="7DF5AD48" w:rsidP="00777473">
      <w:pPr>
        <w:pStyle w:val="Prrafodelista"/>
        <w:numPr>
          <w:ilvl w:val="0"/>
          <w:numId w:val="59"/>
        </w:numPr>
      </w:pPr>
      <w:r>
        <w:t>Desarrollar el cronograma</w:t>
      </w:r>
    </w:p>
    <w:p w14:paraId="65665780" w14:textId="53FDD187" w:rsidR="7DF5AD48" w:rsidRDefault="7DF5AD48" w:rsidP="00777473">
      <w:pPr>
        <w:pStyle w:val="Prrafodelista"/>
        <w:numPr>
          <w:ilvl w:val="0"/>
          <w:numId w:val="59"/>
        </w:numPr>
      </w:pPr>
      <w:r>
        <w:t>Control del cronograma</w:t>
      </w:r>
    </w:p>
    <w:p w14:paraId="25CF8560" w14:textId="4988F594" w:rsidR="7DF5AD48" w:rsidRDefault="7DF5AD48" w:rsidP="6B51F5E8">
      <w:pPr>
        <w:pStyle w:val="Ttulo4"/>
      </w:pPr>
      <w:bookmarkStart w:id="709" w:name="_Toc164120964"/>
      <w:r>
        <w:lastRenderedPageBreak/>
        <w:t>Definición de actividades</w:t>
      </w:r>
      <w:bookmarkEnd w:id="709"/>
    </w:p>
    <w:p w14:paraId="4FA53D37" w14:textId="2CDDBCBC" w:rsidR="22048DC2" w:rsidRDefault="22048DC2" w:rsidP="6B51F5E8">
      <w:r>
        <w:t xml:space="preserve">En este proceso se </w:t>
      </w:r>
      <w:r w:rsidR="33ABBA88">
        <w:t>definirán</w:t>
      </w:r>
      <w:r>
        <w:t xml:space="preserve"> las acciones que se llevarán a cabo para desarrollar el entregable, aquí se creerá el WBS/EDT con actividades resumen, las cuales se verán de</w:t>
      </w:r>
      <w:r w:rsidR="00D2CE39">
        <w:t>sglosadas en actividades más pequeñas.</w:t>
      </w:r>
    </w:p>
    <w:p w14:paraId="1648ACE4" w14:textId="7437D8F6" w:rsidR="00D2CE39" w:rsidRDefault="00D2CE39" w:rsidP="6B51F5E8">
      <w:r>
        <w:t>Este proceso servirá de base para la estimación, planificación, ejecución, seguimiento y control del proyecto</w:t>
      </w:r>
    </w:p>
    <w:p w14:paraId="7E105E11" w14:textId="247BD444" w:rsidR="47B5067A" w:rsidRDefault="47B5067A" w:rsidP="6B51F5E8">
      <w:r>
        <w:rPr>
          <w:noProof/>
        </w:rPr>
        <w:drawing>
          <wp:inline distT="0" distB="0" distL="0" distR="0" wp14:anchorId="3D5A7CD9" wp14:editId="1ABACCFE">
            <wp:extent cx="5400675" cy="1152525"/>
            <wp:effectExtent l="0" t="0" r="9525" b="9525"/>
            <wp:docPr id="1443765971" name="Picture 14437659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3765971"/>
                    <pic:cNvPicPr/>
                  </pic:nvPicPr>
                  <pic:blipFill>
                    <a:blip r:embed="rId52">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0" y="0"/>
                      <a:ext cx="5400675" cy="1152525"/>
                    </a:xfrm>
                    <a:prstGeom prst="rect">
                      <a:avLst/>
                    </a:prstGeom>
                  </pic:spPr>
                </pic:pic>
              </a:graphicData>
            </a:graphic>
          </wp:inline>
        </w:drawing>
      </w:r>
    </w:p>
    <w:p w14:paraId="20C20E5D" w14:textId="62C96509" w:rsidR="73C029A8" w:rsidRDefault="73C029A8" w:rsidP="00C563EC">
      <w:pPr>
        <w:pStyle w:val="CitadeFiguras"/>
      </w:pPr>
      <w:bookmarkStart w:id="710" w:name="_Toc165126523"/>
      <w:r>
        <w:t xml:space="preserve">Definición </w:t>
      </w:r>
      <w:r w:rsidRPr="00BE7865">
        <w:t>de</w:t>
      </w:r>
      <w:r>
        <w:t xml:space="preserve"> </w:t>
      </w:r>
      <w:r w:rsidR="004164AC">
        <w:t xml:space="preserve">las </w:t>
      </w:r>
      <w:r>
        <w:t>actividades</w:t>
      </w:r>
      <w:r w:rsidR="004164AC">
        <w:t xml:space="preserve"> del proyecto</w:t>
      </w:r>
      <w:bookmarkEnd w:id="710"/>
    </w:p>
    <w:p w14:paraId="3794B4AA" w14:textId="3CA93621" w:rsidR="7DF5AD48" w:rsidRDefault="7DF5AD48" w:rsidP="6B51F5E8">
      <w:pPr>
        <w:pStyle w:val="Ttulo4"/>
      </w:pPr>
      <w:bookmarkStart w:id="711" w:name="_Toc164120965"/>
      <w:r>
        <w:t>Secuenciar actividades</w:t>
      </w:r>
      <w:bookmarkEnd w:id="711"/>
    </w:p>
    <w:p w14:paraId="6541197D" w14:textId="52DE2B1C" w:rsidR="75759E00" w:rsidRDefault="75759E00" w:rsidP="6B51F5E8">
      <w:r>
        <w:t>En este proceso organizaremos en el tiempo las actividades anteriormente definidas, para ello usaremos la lógica para determinar los sucesores y predecesores de cada actividad.</w:t>
      </w:r>
    </w:p>
    <w:p w14:paraId="47BD5457" w14:textId="12B74719" w:rsidR="47A1849F" w:rsidRDefault="47A1849F" w:rsidP="6B51F5E8">
      <w:r>
        <w:t>Como resultado obtendremos el cronograma del proyecto y se actualizará el WBS/EDT anteriormente definido.</w:t>
      </w:r>
    </w:p>
    <w:p w14:paraId="4EE47E40" w14:textId="57840C4E" w:rsidR="0C3C4FEE" w:rsidRDefault="0C3C4FEE" w:rsidP="6B51F5E8">
      <w:r>
        <w:rPr>
          <w:noProof/>
        </w:rPr>
        <w:drawing>
          <wp:inline distT="0" distB="0" distL="0" distR="0" wp14:anchorId="41F799AD" wp14:editId="348C4C9A">
            <wp:extent cx="5400675" cy="1343025"/>
            <wp:effectExtent l="0" t="0" r="9525" b="9525"/>
            <wp:docPr id="2034365081" name="Picture 20343650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4365081"/>
                    <pic:cNvPicPr/>
                  </pic:nvPicPr>
                  <pic:blipFill>
                    <a:blip r:embed="rId53">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0" y="0"/>
                      <a:ext cx="5400675" cy="1343025"/>
                    </a:xfrm>
                    <a:prstGeom prst="rect">
                      <a:avLst/>
                    </a:prstGeom>
                  </pic:spPr>
                </pic:pic>
              </a:graphicData>
            </a:graphic>
          </wp:inline>
        </w:drawing>
      </w:r>
    </w:p>
    <w:p w14:paraId="74C52825" w14:textId="4D4AAEF4" w:rsidR="456CAD0E" w:rsidRDefault="456CAD0E" w:rsidP="00C563EC">
      <w:pPr>
        <w:pStyle w:val="CitadeFiguras"/>
      </w:pPr>
      <w:bookmarkStart w:id="712" w:name="_Toc165126524"/>
      <w:r>
        <w:t>Secuencia</w:t>
      </w:r>
      <w:r w:rsidR="004164AC">
        <w:t>ción de las</w:t>
      </w:r>
      <w:r>
        <w:t xml:space="preserve"> actividades</w:t>
      </w:r>
      <w:r w:rsidR="004164AC">
        <w:t xml:space="preserve"> del proyecto</w:t>
      </w:r>
      <w:bookmarkEnd w:id="712"/>
    </w:p>
    <w:p w14:paraId="1FED6200" w14:textId="5F219160" w:rsidR="7DF5AD48" w:rsidRDefault="7DF5AD48" w:rsidP="6B51F5E8">
      <w:pPr>
        <w:pStyle w:val="Ttulo4"/>
      </w:pPr>
      <w:bookmarkStart w:id="713" w:name="_Toc164120966"/>
      <w:r>
        <w:t>Estimar recursos de actividades</w:t>
      </w:r>
      <w:bookmarkEnd w:id="713"/>
    </w:p>
    <w:p w14:paraId="48FD8497" w14:textId="7046782C" w:rsidR="4F888A01" w:rsidRDefault="4F888A01" w:rsidP="6B51F5E8">
      <w:r>
        <w:t>En este proceso se llevará acabo la asignación de recursos, ya sean personas o materiales, a actividades, este proceso se ve altamente ligado a la gestión de coste y se realizará mediante a</w:t>
      </w:r>
      <w:r w:rsidR="556AEE43">
        <w:t xml:space="preserve"> la técnica de juicio de expertos.</w:t>
      </w:r>
    </w:p>
    <w:p w14:paraId="6C5E3B0E" w14:textId="154D1FA2" w:rsidR="556AEE43" w:rsidRDefault="556AEE43" w:rsidP="6B51F5E8">
      <w:r>
        <w:t>Como resultados se obtendrá recursos asigna</w:t>
      </w:r>
      <w:r w:rsidR="25483791">
        <w:t>dos para cada actividad, así como un desglose de recursos, nuevamente se ha de actualizar el EDT/WBS.</w:t>
      </w:r>
    </w:p>
    <w:p w14:paraId="0613B2F5" w14:textId="41D31B20" w:rsidR="4A8DACA7" w:rsidRDefault="4A8DACA7" w:rsidP="0B9261DC">
      <w:pPr>
        <w:jc w:val="center"/>
      </w:pPr>
      <w:r>
        <w:rPr>
          <w:noProof/>
        </w:rPr>
        <w:lastRenderedPageBreak/>
        <w:drawing>
          <wp:inline distT="0" distB="0" distL="0" distR="0" wp14:anchorId="43186243" wp14:editId="08196B8B">
            <wp:extent cx="5400675" cy="1323975"/>
            <wp:effectExtent l="0" t="0" r="0" b="0"/>
            <wp:docPr id="1820616070" name="Picture 18206160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0616070"/>
                    <pic:cNvPicPr/>
                  </pic:nvPicPr>
                  <pic:blipFill>
                    <a:blip r:embed="rId54">
                      <a:extLst>
                        <a:ext uri="{28A0092B-C50C-407E-A947-70E740481C1C}">
                          <a14:useLocalDpi xmlns:a14="http://schemas.microsoft.com/office/drawing/2010/main" val="0"/>
                        </a:ext>
                      </a:extLst>
                    </a:blip>
                    <a:stretch>
                      <a:fillRect/>
                    </a:stretch>
                  </pic:blipFill>
                  <pic:spPr>
                    <a:xfrm>
                      <a:off x="0" y="0"/>
                      <a:ext cx="5400675" cy="1323975"/>
                    </a:xfrm>
                    <a:prstGeom prst="rect">
                      <a:avLst/>
                    </a:prstGeom>
                  </pic:spPr>
                </pic:pic>
              </a:graphicData>
            </a:graphic>
          </wp:inline>
        </w:drawing>
      </w:r>
    </w:p>
    <w:p w14:paraId="4CF5A32D" w14:textId="18DE9ACA" w:rsidR="4A8DACA7" w:rsidRDefault="22643408" w:rsidP="00C563EC">
      <w:pPr>
        <w:pStyle w:val="CitadeFiguras"/>
      </w:pPr>
      <w:bookmarkStart w:id="714" w:name="_Toc165126525"/>
      <w:r>
        <w:t>Estima</w:t>
      </w:r>
      <w:r w:rsidR="004164AC">
        <w:t>ción de los</w:t>
      </w:r>
      <w:r>
        <w:t xml:space="preserve"> recursos de actividades</w:t>
      </w:r>
      <w:r w:rsidR="004164AC">
        <w:t xml:space="preserve"> del proyecto</w:t>
      </w:r>
      <w:bookmarkEnd w:id="714"/>
    </w:p>
    <w:p w14:paraId="4AAFF7AF" w14:textId="05E59E5D" w:rsidR="7DF5AD48" w:rsidRDefault="7DF5AD48" w:rsidP="6B51F5E8">
      <w:pPr>
        <w:pStyle w:val="Ttulo4"/>
      </w:pPr>
      <w:bookmarkStart w:id="715" w:name="_Toc164120967"/>
      <w:r>
        <w:t>Estimar duración de las actividades</w:t>
      </w:r>
      <w:bookmarkEnd w:id="715"/>
    </w:p>
    <w:p w14:paraId="10505C58" w14:textId="2F3D3B79" w:rsidR="70B3192C" w:rsidRDefault="70B3192C" w:rsidP="6B51F5E8">
      <w:r>
        <w:t xml:space="preserve">En este proceso se le asignará a cada tarea, utilizando la </w:t>
      </w:r>
      <w:r w:rsidR="45335ACE">
        <w:t>técnica de Delphi y puntos de función, un periodo de tiempo en el que tendrán que ser finalizadas, normalmente en horas.</w:t>
      </w:r>
    </w:p>
    <w:p w14:paraId="023A0139" w14:textId="2046CC62" w:rsidR="65E0E835" w:rsidRDefault="65E0E835" w:rsidP="6B51F5E8">
      <w:r>
        <w:t>En este caso obtendremos la duración de las actividades resumen, que sumadas nos darán la duración total del proyecto, como en todos los apa</w:t>
      </w:r>
      <w:r w:rsidR="566BBEEA">
        <w:t>rtados se ha de actualizar el EDT/WBS.</w:t>
      </w:r>
    </w:p>
    <w:p w14:paraId="6A9F9572" w14:textId="16EDB1C4" w:rsidR="4C5131AF" w:rsidRDefault="4C5131AF" w:rsidP="0B9261DC">
      <w:pPr>
        <w:jc w:val="center"/>
      </w:pPr>
      <w:r>
        <w:rPr>
          <w:noProof/>
        </w:rPr>
        <w:drawing>
          <wp:inline distT="0" distB="0" distL="0" distR="0" wp14:anchorId="75B9A5F7" wp14:editId="24EC2C17">
            <wp:extent cx="5400675" cy="1743075"/>
            <wp:effectExtent l="0" t="0" r="9525" b="9525"/>
            <wp:docPr id="1989591069" name="Picture 19895910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9591069"/>
                    <pic:cNvPicPr/>
                  </pic:nvPicPr>
                  <pic:blipFill>
                    <a:blip r:embed="rId55">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0" y="0"/>
                      <a:ext cx="5400675" cy="1743075"/>
                    </a:xfrm>
                    <a:prstGeom prst="rect">
                      <a:avLst/>
                    </a:prstGeom>
                  </pic:spPr>
                </pic:pic>
              </a:graphicData>
            </a:graphic>
          </wp:inline>
        </w:drawing>
      </w:r>
    </w:p>
    <w:p w14:paraId="17244D22" w14:textId="5BD7F538" w:rsidR="4C5131AF" w:rsidRDefault="2E25AE94" w:rsidP="00C563EC">
      <w:pPr>
        <w:pStyle w:val="CitadeFiguras"/>
      </w:pPr>
      <w:bookmarkStart w:id="716" w:name="_Toc165126526"/>
      <w:r>
        <w:t>Estima</w:t>
      </w:r>
      <w:r w:rsidR="004164AC">
        <w:t>ción de la</w:t>
      </w:r>
      <w:r>
        <w:t xml:space="preserve"> duración de las actividades</w:t>
      </w:r>
      <w:r w:rsidR="004164AC">
        <w:t xml:space="preserve"> del proyecto</w:t>
      </w:r>
      <w:bookmarkEnd w:id="716"/>
    </w:p>
    <w:p w14:paraId="11B0B6F8" w14:textId="77777777" w:rsidR="006E59F5" w:rsidRDefault="006E59F5">
      <w:pPr>
        <w:jc w:val="left"/>
        <w:rPr>
          <w:rFonts w:asciiTheme="majorHAnsi" w:eastAsiaTheme="majorEastAsia" w:hAnsiTheme="majorHAnsi" w:cstheme="majorBidi"/>
          <w:b/>
          <w:iCs/>
        </w:rPr>
      </w:pPr>
      <w:bookmarkStart w:id="717" w:name="_Toc164120968"/>
      <w:r>
        <w:br w:type="page"/>
      </w:r>
    </w:p>
    <w:p w14:paraId="475F8E26" w14:textId="51CBC77C" w:rsidR="7DF5AD48" w:rsidRDefault="7DF5AD48" w:rsidP="6B51F5E8">
      <w:pPr>
        <w:pStyle w:val="Ttulo4"/>
      </w:pPr>
      <w:r>
        <w:lastRenderedPageBreak/>
        <w:t>Desarrollar el cronograma</w:t>
      </w:r>
      <w:bookmarkEnd w:id="717"/>
    </w:p>
    <w:p w14:paraId="7473642A" w14:textId="79E29660" w:rsidR="44BD61C6" w:rsidRDefault="44BD61C6" w:rsidP="6B51F5E8">
      <w:r>
        <w:t>C</w:t>
      </w:r>
      <w:r w:rsidR="76AA83A7">
        <w:t>onsiste en analizar el orden de las actividades, su duración y los requisitos de recursos para crear el cronograma del proyecto.</w:t>
      </w:r>
      <w:r w:rsidR="149AAB14">
        <w:t xml:space="preserve"> </w:t>
      </w:r>
      <w:r w:rsidR="2BA74D07">
        <w:t>Al añadir</w:t>
      </w:r>
      <w:r w:rsidR="76AA83A7">
        <w:t xml:space="preserve"> </w:t>
      </w:r>
      <w:r w:rsidR="7C725985">
        <w:t>las</w:t>
      </w:r>
      <w:r w:rsidR="76AA83A7">
        <w:t xml:space="preserve"> actividades a la herramienta de planificación </w:t>
      </w:r>
      <w:r w:rsidR="00361853">
        <w:t xml:space="preserve">se </w:t>
      </w:r>
      <w:r w:rsidR="76AA83A7">
        <w:t>nos genera un cronograma con fechas planificadas para completar las actividades del proyecto.</w:t>
      </w:r>
    </w:p>
    <w:p w14:paraId="16D297A6" w14:textId="67331B55" w:rsidR="76AA83A7" w:rsidRDefault="76AA83A7" w:rsidP="6B51F5E8">
      <w:r>
        <w:t>Como resultado final obtenemos el cronograma del proyecto y la línea base, por lo que también se tendrá que modificar el EDT.</w:t>
      </w:r>
    </w:p>
    <w:p w14:paraId="71545247" w14:textId="1736CBAD" w:rsidR="2ABCBF8F" w:rsidRPr="00C563EC" w:rsidRDefault="2ABCBF8F" w:rsidP="4CFE09D3">
      <w:pPr>
        <w:rPr>
          <w:rStyle w:val="CitadeFigurasCar"/>
        </w:rPr>
      </w:pPr>
      <w:r>
        <w:rPr>
          <w:noProof/>
        </w:rPr>
        <w:drawing>
          <wp:inline distT="0" distB="0" distL="0" distR="0" wp14:anchorId="67AE03C2" wp14:editId="348E1055">
            <wp:extent cx="5400675" cy="2305050"/>
            <wp:effectExtent l="0" t="0" r="9525" b="0"/>
            <wp:docPr id="1093161408" name="Picture 1093161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3161408"/>
                    <pic:cNvPicPr/>
                  </pic:nvPicPr>
                  <pic:blipFill>
                    <a:blip r:embed="rId56">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0" y="0"/>
                      <a:ext cx="5400675" cy="2305050"/>
                    </a:xfrm>
                    <a:prstGeom prst="rect">
                      <a:avLst/>
                    </a:prstGeom>
                  </pic:spPr>
                </pic:pic>
              </a:graphicData>
            </a:graphic>
          </wp:inline>
        </w:drawing>
      </w:r>
    </w:p>
    <w:p w14:paraId="491C1349" w14:textId="5718EBED" w:rsidR="7645CAD7" w:rsidRPr="00C563EC" w:rsidRDefault="7645CAD7" w:rsidP="00C563EC">
      <w:pPr>
        <w:pStyle w:val="CitadeFiguras"/>
      </w:pPr>
      <w:bookmarkStart w:id="718" w:name="_Toc165126527"/>
      <w:r>
        <w:t>Desarroll</w:t>
      </w:r>
      <w:r w:rsidR="004164AC">
        <w:t>o del</w:t>
      </w:r>
      <w:r>
        <w:t xml:space="preserve"> </w:t>
      </w:r>
      <w:r w:rsidRPr="00C563EC">
        <w:t>cronograma</w:t>
      </w:r>
      <w:r w:rsidR="004164AC">
        <w:t xml:space="preserve"> del proyecto</w:t>
      </w:r>
      <w:bookmarkEnd w:id="718"/>
    </w:p>
    <w:p w14:paraId="5B6D29FA" w14:textId="53FDD187" w:rsidR="7DF5AD48" w:rsidRDefault="7DF5AD48" w:rsidP="6B51F5E8">
      <w:pPr>
        <w:pStyle w:val="Ttulo4"/>
      </w:pPr>
      <w:bookmarkStart w:id="719" w:name="_Toc164120969"/>
      <w:r>
        <w:t>Control del cronograma</w:t>
      </w:r>
      <w:bookmarkEnd w:id="719"/>
    </w:p>
    <w:p w14:paraId="4025DD4D" w14:textId="1A8C6F01" w:rsidR="58446333" w:rsidRDefault="58446333" w:rsidP="6B51F5E8">
      <w:r>
        <w:t xml:space="preserve">Esta actividad se llevará a cabo durante toda la duración del proyecto, </w:t>
      </w:r>
      <w:r w:rsidR="1750E0B1">
        <w:t>asegurándose</w:t>
      </w:r>
      <w:r>
        <w:t xml:space="preserve"> de que se continua con la planificación, en caso contrario se </w:t>
      </w:r>
      <w:r w:rsidR="006E59F5">
        <w:t>tendría</w:t>
      </w:r>
      <w:r>
        <w:t xml:space="preserve"> que replanificar y actua</w:t>
      </w:r>
      <w:r w:rsidR="2408A401">
        <w:t>lizar el cronograma para poder cumplir los requisitos de entrega del entregable.</w:t>
      </w:r>
    </w:p>
    <w:p w14:paraId="0D3C10A7" w14:textId="13756E2C" w:rsidR="219BC929" w:rsidRDefault="219BC929" w:rsidP="6B51F5E8">
      <w:r>
        <w:t xml:space="preserve">Como resultado obtendremos las actualizaciones de las actividades, solicitudes de cambio y cambios en el plan del proyecto. </w:t>
      </w:r>
    </w:p>
    <w:p w14:paraId="63EE9C6C" w14:textId="704E2171" w:rsidR="00667721" w:rsidRDefault="0CC08210" w:rsidP="00C563EC">
      <w:r>
        <w:rPr>
          <w:noProof/>
        </w:rPr>
        <w:drawing>
          <wp:inline distT="0" distB="0" distL="0" distR="0" wp14:anchorId="4C519413" wp14:editId="2DC962F8">
            <wp:extent cx="5400675" cy="1638300"/>
            <wp:effectExtent l="0" t="0" r="9525" b="0"/>
            <wp:docPr id="660515507" name="Picture 660515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0515507"/>
                    <pic:cNvPicPr/>
                  </pic:nvPicPr>
                  <pic:blipFill>
                    <a:blip r:embed="rId57">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0" y="0"/>
                      <a:ext cx="5400675" cy="1638300"/>
                    </a:xfrm>
                    <a:prstGeom prst="rect">
                      <a:avLst/>
                    </a:prstGeom>
                  </pic:spPr>
                </pic:pic>
              </a:graphicData>
            </a:graphic>
          </wp:inline>
        </w:drawing>
      </w:r>
    </w:p>
    <w:p w14:paraId="2ABE2B0D" w14:textId="71872EE2" w:rsidR="0CC08210" w:rsidRDefault="67A480EB" w:rsidP="00C563EC">
      <w:pPr>
        <w:pStyle w:val="CitadeFiguras"/>
      </w:pPr>
      <w:bookmarkStart w:id="720" w:name="_Toc165126528"/>
      <w:r>
        <w:t>Control de</w:t>
      </w:r>
      <w:r w:rsidR="004164AC">
        <w:t>l</w:t>
      </w:r>
      <w:r>
        <w:t xml:space="preserve"> cronograma</w:t>
      </w:r>
      <w:r w:rsidR="004164AC">
        <w:t xml:space="preserve"> del proyecto</w:t>
      </w:r>
      <w:bookmarkEnd w:id="720"/>
    </w:p>
    <w:p w14:paraId="02A552FA" w14:textId="72C508DD" w:rsidR="00667721" w:rsidRDefault="00667721">
      <w:pPr>
        <w:jc w:val="left"/>
      </w:pPr>
      <w:r>
        <w:br w:type="page"/>
      </w:r>
    </w:p>
    <w:p w14:paraId="0BF20298" w14:textId="77777777" w:rsidR="00667721" w:rsidRDefault="00667721" w:rsidP="00667721"/>
    <w:p w14:paraId="27773CBF" w14:textId="4AFE3C9E" w:rsidR="00F22059" w:rsidRDefault="09BA1FA7" w:rsidP="00B32FAB">
      <w:pPr>
        <w:pStyle w:val="Ttulo3"/>
      </w:pPr>
      <w:bookmarkStart w:id="721" w:name="_Toc299308960"/>
      <w:bookmarkStart w:id="722" w:name="_Toc164120970"/>
      <w:bookmarkStart w:id="723" w:name="_Ref164610400"/>
      <w:bookmarkStart w:id="724" w:name="_Ref165065482"/>
      <w:bookmarkStart w:id="725" w:name="_Toc165126221"/>
      <w:r>
        <w:t>Gestión de costes</w:t>
      </w:r>
      <w:bookmarkEnd w:id="721"/>
      <w:bookmarkEnd w:id="722"/>
      <w:bookmarkEnd w:id="723"/>
      <w:bookmarkEnd w:id="724"/>
      <w:bookmarkEnd w:id="725"/>
    </w:p>
    <w:p w14:paraId="4AA2367B" w14:textId="10D1DB05" w:rsidR="006C0461" w:rsidRDefault="001528F8" w:rsidP="00213EBF">
      <w:r>
        <w:t xml:space="preserve">En el </w:t>
      </w:r>
      <w:r>
        <w:rPr>
          <w:b/>
          <w:bCs/>
        </w:rPr>
        <w:t>plan de gestión de costes</w:t>
      </w:r>
      <w:r w:rsidR="006C0461">
        <w:t xml:space="preserve"> es un elemento fundamental en todo proyecto, siendo los costes de este uno de los principales factores de riesgo que acaban por</w:t>
      </w:r>
      <w:r w:rsidR="00DF72F7">
        <w:t xml:space="preserve"> hundir todo tipo de proyectos. Enel plan de gestión de riesgos</w:t>
      </w:r>
      <w:r>
        <w:t xml:space="preserve"> se detallar</w:t>
      </w:r>
      <w:r w:rsidR="00DF72F7">
        <w:t xml:space="preserve">á </w:t>
      </w:r>
      <w:r>
        <w:t xml:space="preserve">el </w:t>
      </w:r>
      <w:r w:rsidR="0012679C">
        <w:t>proceso</w:t>
      </w:r>
      <w:r w:rsidR="006C0461">
        <w:t xml:space="preserve"> de realización de:</w:t>
      </w:r>
    </w:p>
    <w:p w14:paraId="10305BC1" w14:textId="13D8DE57" w:rsidR="00213EBF" w:rsidRPr="00213EBF" w:rsidRDefault="006C0461" w:rsidP="00777473">
      <w:pPr>
        <w:pStyle w:val="Prrafodelista"/>
        <w:numPr>
          <w:ilvl w:val="0"/>
          <w:numId w:val="89"/>
        </w:numPr>
      </w:pPr>
      <w:r>
        <w:t>Una estimación de costes</w:t>
      </w:r>
    </w:p>
    <w:p w14:paraId="6F039CEA" w14:textId="1FCC65EF" w:rsidR="006C0461" w:rsidRDefault="006C0461" w:rsidP="00777473">
      <w:pPr>
        <w:pStyle w:val="Prrafodelista"/>
        <w:numPr>
          <w:ilvl w:val="0"/>
          <w:numId w:val="89"/>
        </w:numPr>
      </w:pPr>
      <w:r>
        <w:t>La elaboración del presupuesto</w:t>
      </w:r>
    </w:p>
    <w:p w14:paraId="3BF8D329" w14:textId="182FCDC2" w:rsidR="006C0461" w:rsidRDefault="006C0461" w:rsidP="00777473">
      <w:pPr>
        <w:pStyle w:val="Prrafodelista"/>
        <w:numPr>
          <w:ilvl w:val="0"/>
          <w:numId w:val="89"/>
        </w:numPr>
      </w:pPr>
      <w:r>
        <w:t>Un control de costes</w:t>
      </w:r>
    </w:p>
    <w:p w14:paraId="3EE68558" w14:textId="6CDE4FC5" w:rsidR="00DF72F7" w:rsidRDefault="00653893" w:rsidP="00DF72F7">
      <w:r>
        <w:t xml:space="preserve">A la hora de la realización de </w:t>
      </w:r>
      <w:r w:rsidR="00A769B2">
        <w:t xml:space="preserve">los diferentes elementos que componen el plan de gestión se tendrá presente la estructura de desglose de trabajo (EDT) presentada en la sección </w:t>
      </w:r>
      <w:r w:rsidR="00CF43E2">
        <w:fldChar w:fldCharType="begin"/>
      </w:r>
      <w:r w:rsidR="00CF43E2">
        <w:instrText xml:space="preserve"> REF _Ref163912602 \w \h </w:instrText>
      </w:r>
      <w:r w:rsidR="00CF43E2">
        <w:fldChar w:fldCharType="separate"/>
      </w:r>
      <w:r w:rsidR="00AB32F0">
        <w:t>1.15.1</w:t>
      </w:r>
      <w:r w:rsidR="00CF43E2">
        <w:fldChar w:fldCharType="end"/>
      </w:r>
      <w:r w:rsidR="00987B8C">
        <w:t xml:space="preserve">. </w:t>
      </w:r>
      <w:r w:rsidR="009164CB">
        <w:t xml:space="preserve">La EDT es una pieza </w:t>
      </w:r>
      <w:r w:rsidR="00A95EE9">
        <w:t xml:space="preserve">fundamental ya que es gracias al desglose de las tareas y al reparto de los recursos en esas tareas a lo que podemos </w:t>
      </w:r>
      <w:r w:rsidR="003B2385">
        <w:t>identificar de forma objetiva un</w:t>
      </w:r>
      <w:r w:rsidR="00BE74A2">
        <w:t>a estimación de los costes que permitan la elaboración del presupuesto.</w:t>
      </w:r>
    </w:p>
    <w:p w14:paraId="59697BA6" w14:textId="6539A27A" w:rsidR="00BE74A2" w:rsidRDefault="00BE74A2" w:rsidP="00BE74A2">
      <w:pPr>
        <w:pStyle w:val="Ttulo4"/>
      </w:pPr>
      <w:r>
        <w:t>Estimación de costes</w:t>
      </w:r>
    </w:p>
    <w:p w14:paraId="1D145C4D" w14:textId="6010E822" w:rsidR="00BE74A2" w:rsidRPr="001151F9" w:rsidRDefault="002241F9" w:rsidP="00BE74A2">
      <w:r>
        <w:t>La estimación de los costes va más allá del ámbito del proyecto, es por eso, que es clave identificar primero de todo el contexto de la empresa</w:t>
      </w:r>
      <w:r w:rsidR="00C45CCB">
        <w:t xml:space="preserve"> y los gastos asociados a esta</w:t>
      </w:r>
      <w:r w:rsidR="00C730CD">
        <w:t xml:space="preserve"> para poder, posteriormente, realizar una estimación de los precios hora </w:t>
      </w:r>
      <w:r w:rsidR="008104A1">
        <w:t>del personal que permita amortizar parte de los gastos de la empresa.</w:t>
      </w:r>
      <w:r w:rsidR="0010143B">
        <w:t xml:space="preserve"> </w:t>
      </w:r>
      <w:r w:rsidR="00AA12FB">
        <w:t xml:space="preserve">Además del análisis del contexto de la empresa también se realizará una estimación del coste general </w:t>
      </w:r>
      <w:r w:rsidR="001151F9">
        <w:t xml:space="preserve">del proyecto mediante la técnica de </w:t>
      </w:r>
      <w:r w:rsidR="001151F9">
        <w:rPr>
          <w:b/>
          <w:bCs/>
        </w:rPr>
        <w:t>Estimación de tres puntos</w:t>
      </w:r>
      <w:r w:rsidR="001151F9">
        <w:t>.</w:t>
      </w:r>
    </w:p>
    <w:p w14:paraId="192A360C" w14:textId="31041B73" w:rsidR="008104A1" w:rsidRDefault="00244A70" w:rsidP="008104A1">
      <w:pPr>
        <w:pStyle w:val="Ttulo5"/>
      </w:pPr>
      <w:r>
        <w:t>Definición de la empresa</w:t>
      </w:r>
    </w:p>
    <w:p w14:paraId="47D108B1" w14:textId="308B23EA" w:rsidR="00244A70" w:rsidRDefault="005179E8" w:rsidP="00244A70">
      <w:r>
        <w:t>Conocer los gastos de la empresa en la que se desarrolla un proyecto es crucial a la hora del análisis de los costes de un proyecto. Es por esto que una contabilidad clara respecto a los gastos generales de la empresa es crucial para poder realizar una buena estimación de costes y por consiguiente, un presupuesto lo más realista posible al proyecto.</w:t>
      </w:r>
      <w:r w:rsidR="009C5319">
        <w:t xml:space="preserve"> </w:t>
      </w:r>
      <w:r w:rsidR="00C21747">
        <w:t xml:space="preserve">Dividiremos la definición de la empresa </w:t>
      </w:r>
      <w:r w:rsidR="00472D5D">
        <w:t>en dos grandes grupos:</w:t>
      </w:r>
    </w:p>
    <w:p w14:paraId="187AC3DD" w14:textId="0B05F44D" w:rsidR="005F1180" w:rsidRDefault="005F1180" w:rsidP="00777473">
      <w:pPr>
        <w:pStyle w:val="Prrafodelista"/>
        <w:numPr>
          <w:ilvl w:val="0"/>
          <w:numId w:val="90"/>
        </w:numPr>
      </w:pPr>
      <w:r>
        <w:t>Costes relativos a servicios y bienes</w:t>
      </w:r>
    </w:p>
    <w:p w14:paraId="16586B7F" w14:textId="4C69F8CE" w:rsidR="00472D5D" w:rsidRDefault="00472D5D" w:rsidP="00777473">
      <w:pPr>
        <w:pStyle w:val="Prrafodelista"/>
        <w:numPr>
          <w:ilvl w:val="0"/>
          <w:numId w:val="90"/>
        </w:numPr>
      </w:pPr>
      <w:r>
        <w:t>Costes relativos al personal</w:t>
      </w:r>
    </w:p>
    <w:p w14:paraId="0E08C05B" w14:textId="717BE90B" w:rsidR="005F1180" w:rsidRDefault="005F1180" w:rsidP="005F1180">
      <w:pPr>
        <w:pStyle w:val="Ttulo6"/>
        <w:tabs>
          <w:tab w:val="clear" w:pos="360"/>
        </w:tabs>
      </w:pPr>
      <w:r>
        <w:t>Costes relativos a servicios y bienes</w:t>
      </w:r>
    </w:p>
    <w:p w14:paraId="3E1D56BB" w14:textId="75A1ECB6" w:rsidR="005F1180" w:rsidRDefault="009C5319" w:rsidP="005F1180">
      <w:r>
        <w:t xml:space="preserve">Dentro de esta sección tenemos todos los gastos relativos a subcontrataciones de servicios que la empresa, por cuestiones de escala, comodidad o gestión de recursos, decide </w:t>
      </w:r>
      <w:r w:rsidR="009B2E57">
        <w:t>contratar</w:t>
      </w:r>
      <w:r w:rsidR="009F36DD">
        <w:t>. En esta sección incluimos también los bienes necesarios para el desarrollo de la empresa, importante tener en cuenta que en este caso se están hablando de bienes necesarios en el día a día de la empresa, siendo estos no vinculantes con ningún proyecto realizado por esta.</w:t>
      </w:r>
    </w:p>
    <w:p w14:paraId="29F34FF6" w14:textId="5567AD3E" w:rsidR="00210149" w:rsidRDefault="00617804" w:rsidP="005F1180">
      <w:r>
        <w:t>Como podemos ver en la</w:t>
      </w:r>
      <w:r w:rsidR="0099708E">
        <w:t xml:space="preserve"> </w:t>
      </w:r>
      <w:r w:rsidR="00E8551A">
        <w:fldChar w:fldCharType="begin"/>
      </w:r>
      <w:r w:rsidR="00E8551A">
        <w:instrText xml:space="preserve"> REF _Ref164342695 \n \h </w:instrText>
      </w:r>
      <w:r w:rsidR="00E8551A">
        <w:fldChar w:fldCharType="separate"/>
      </w:r>
      <w:r w:rsidR="00AB32F0">
        <w:t>TABLA 67.-</w:t>
      </w:r>
      <w:r w:rsidR="00E8551A">
        <w:fldChar w:fldCharType="end"/>
      </w:r>
      <w:r>
        <w:t xml:space="preserve">, el total de los gastos por servicios supone a la empresa un total de </w:t>
      </w:r>
      <w:r w:rsidR="006077FC">
        <w:t>189.150</w:t>
      </w:r>
      <w:r>
        <w:t xml:space="preserve"> € al año. </w:t>
      </w:r>
    </w:p>
    <w:p w14:paraId="634E6D82" w14:textId="77777777" w:rsidR="00210149" w:rsidRDefault="00210149">
      <w:pPr>
        <w:jc w:val="left"/>
      </w:pPr>
      <w:r>
        <w:br w:type="page"/>
      </w:r>
    </w:p>
    <w:tbl>
      <w:tblPr>
        <w:tblW w:w="8500" w:type="dxa"/>
        <w:jc w:val="center"/>
        <w:tblCellMar>
          <w:left w:w="70" w:type="dxa"/>
          <w:right w:w="70" w:type="dxa"/>
        </w:tblCellMar>
        <w:tblLook w:val="04A0" w:firstRow="1" w:lastRow="0" w:firstColumn="1" w:lastColumn="0" w:noHBand="0" w:noVBand="1"/>
      </w:tblPr>
      <w:tblGrid>
        <w:gridCol w:w="4779"/>
        <w:gridCol w:w="2032"/>
        <w:gridCol w:w="1689"/>
      </w:tblGrid>
      <w:tr w:rsidR="00210149" w:rsidRPr="00210149" w14:paraId="2E91F5DC" w14:textId="77777777" w:rsidTr="00B25825">
        <w:trPr>
          <w:trHeight w:val="97"/>
          <w:jc w:val="center"/>
        </w:trPr>
        <w:tc>
          <w:tcPr>
            <w:tcW w:w="4779" w:type="dxa"/>
            <w:tcBorders>
              <w:top w:val="single" w:sz="4" w:space="0" w:color="auto"/>
              <w:left w:val="single" w:sz="4" w:space="0" w:color="auto"/>
              <w:bottom w:val="single" w:sz="4" w:space="0" w:color="auto"/>
              <w:right w:val="single" w:sz="4" w:space="0" w:color="auto"/>
            </w:tcBorders>
            <w:shd w:val="clear" w:color="000000" w:fill="D0CECE"/>
            <w:noWrap/>
            <w:vAlign w:val="center"/>
            <w:hideMark/>
          </w:tcPr>
          <w:p w14:paraId="359ED2A0" w14:textId="77777777" w:rsidR="00210149" w:rsidRPr="00210149" w:rsidRDefault="00210149" w:rsidP="00B25825">
            <w:pPr>
              <w:spacing w:after="0" w:line="240" w:lineRule="auto"/>
              <w:jc w:val="center"/>
              <w:rPr>
                <w:rFonts w:ascii="Calibri" w:eastAsia="Times New Roman" w:hAnsi="Calibri" w:cs="Calibri"/>
                <w:b/>
                <w:bCs/>
                <w:color w:val="000000"/>
                <w:kern w:val="0"/>
                <w:lang w:eastAsia="es-ES"/>
                <w14:ligatures w14:val="none"/>
              </w:rPr>
            </w:pPr>
            <w:r w:rsidRPr="00210149">
              <w:rPr>
                <w:rFonts w:ascii="Calibri" w:eastAsia="Times New Roman" w:hAnsi="Calibri" w:cs="Calibri"/>
                <w:b/>
                <w:bCs/>
                <w:color w:val="000000"/>
                <w:kern w:val="0"/>
                <w:lang w:eastAsia="es-ES"/>
                <w14:ligatures w14:val="none"/>
              </w:rPr>
              <w:lastRenderedPageBreak/>
              <w:t>Servicio</w:t>
            </w:r>
          </w:p>
        </w:tc>
        <w:tc>
          <w:tcPr>
            <w:tcW w:w="2032" w:type="dxa"/>
            <w:tcBorders>
              <w:top w:val="single" w:sz="4" w:space="0" w:color="auto"/>
              <w:left w:val="nil"/>
              <w:bottom w:val="single" w:sz="4" w:space="0" w:color="auto"/>
              <w:right w:val="single" w:sz="4" w:space="0" w:color="auto"/>
            </w:tcBorders>
            <w:shd w:val="clear" w:color="000000" w:fill="D0CECE"/>
            <w:noWrap/>
            <w:vAlign w:val="center"/>
            <w:hideMark/>
          </w:tcPr>
          <w:p w14:paraId="290308B0" w14:textId="77777777" w:rsidR="00210149" w:rsidRPr="00210149" w:rsidRDefault="00210149" w:rsidP="00B25825">
            <w:pPr>
              <w:spacing w:after="0" w:line="240" w:lineRule="auto"/>
              <w:jc w:val="center"/>
              <w:rPr>
                <w:rFonts w:ascii="Calibri" w:eastAsia="Times New Roman" w:hAnsi="Calibri" w:cs="Calibri"/>
                <w:b/>
                <w:bCs/>
                <w:color w:val="000000"/>
                <w:kern w:val="0"/>
                <w:lang w:eastAsia="es-ES"/>
                <w14:ligatures w14:val="none"/>
              </w:rPr>
            </w:pPr>
            <w:r w:rsidRPr="00210149">
              <w:rPr>
                <w:rFonts w:ascii="Calibri" w:eastAsia="Times New Roman" w:hAnsi="Calibri" w:cs="Calibri"/>
                <w:b/>
                <w:bCs/>
                <w:color w:val="000000"/>
                <w:kern w:val="0"/>
                <w:lang w:eastAsia="es-ES"/>
                <w14:ligatures w14:val="none"/>
              </w:rPr>
              <w:t>Coste mes</w:t>
            </w:r>
          </w:p>
        </w:tc>
        <w:tc>
          <w:tcPr>
            <w:tcW w:w="1689" w:type="dxa"/>
            <w:tcBorders>
              <w:top w:val="single" w:sz="4" w:space="0" w:color="auto"/>
              <w:left w:val="nil"/>
              <w:bottom w:val="single" w:sz="4" w:space="0" w:color="auto"/>
              <w:right w:val="single" w:sz="4" w:space="0" w:color="auto"/>
            </w:tcBorders>
            <w:shd w:val="clear" w:color="000000" w:fill="D0CECE"/>
            <w:noWrap/>
            <w:vAlign w:val="center"/>
            <w:hideMark/>
          </w:tcPr>
          <w:p w14:paraId="74710321" w14:textId="77777777" w:rsidR="00210149" w:rsidRPr="00210149" w:rsidRDefault="00210149" w:rsidP="00B25825">
            <w:pPr>
              <w:spacing w:after="0" w:line="240" w:lineRule="auto"/>
              <w:jc w:val="center"/>
              <w:rPr>
                <w:rFonts w:ascii="Calibri" w:eastAsia="Times New Roman" w:hAnsi="Calibri" w:cs="Calibri"/>
                <w:b/>
                <w:bCs/>
                <w:color w:val="000000"/>
                <w:kern w:val="0"/>
                <w:lang w:eastAsia="es-ES"/>
                <w14:ligatures w14:val="none"/>
              </w:rPr>
            </w:pPr>
            <w:r w:rsidRPr="00210149">
              <w:rPr>
                <w:rFonts w:ascii="Calibri" w:eastAsia="Times New Roman" w:hAnsi="Calibri" w:cs="Calibri"/>
                <w:b/>
                <w:bCs/>
                <w:color w:val="000000"/>
                <w:kern w:val="0"/>
                <w:lang w:eastAsia="es-ES"/>
                <w14:ligatures w14:val="none"/>
              </w:rPr>
              <w:t>Coste año</w:t>
            </w:r>
          </w:p>
        </w:tc>
      </w:tr>
      <w:tr w:rsidR="00210149" w:rsidRPr="00210149" w14:paraId="1313C9B5" w14:textId="77777777" w:rsidTr="00DD56A7">
        <w:trPr>
          <w:trHeight w:val="97"/>
          <w:jc w:val="center"/>
        </w:trPr>
        <w:tc>
          <w:tcPr>
            <w:tcW w:w="4779" w:type="dxa"/>
            <w:tcBorders>
              <w:top w:val="nil"/>
              <w:left w:val="single" w:sz="4" w:space="0" w:color="auto"/>
              <w:bottom w:val="single" w:sz="4" w:space="0" w:color="auto"/>
              <w:right w:val="single" w:sz="4" w:space="0" w:color="auto"/>
            </w:tcBorders>
            <w:shd w:val="clear" w:color="auto" w:fill="FFFFFF" w:themeFill="background1"/>
            <w:vAlign w:val="center"/>
            <w:hideMark/>
          </w:tcPr>
          <w:p w14:paraId="3091CFEA" w14:textId="77777777" w:rsidR="00210149" w:rsidRPr="00210149" w:rsidRDefault="00210149" w:rsidP="00210149">
            <w:pPr>
              <w:spacing w:after="0" w:line="240" w:lineRule="auto"/>
              <w:jc w:val="left"/>
              <w:rPr>
                <w:rFonts w:ascii="Calibri" w:eastAsia="Times New Roman" w:hAnsi="Calibri" w:cs="Calibri"/>
                <w:color w:val="000000"/>
                <w:kern w:val="0"/>
                <w:lang w:eastAsia="es-ES"/>
                <w14:ligatures w14:val="none"/>
              </w:rPr>
            </w:pPr>
            <w:r w:rsidRPr="00210149">
              <w:rPr>
                <w:rFonts w:ascii="Calibri" w:eastAsia="Times New Roman" w:hAnsi="Calibri" w:cs="Calibri"/>
                <w:color w:val="000000"/>
                <w:kern w:val="0"/>
                <w:lang w:eastAsia="es-ES"/>
                <w14:ligatures w14:val="none"/>
              </w:rPr>
              <w:t>Limpieza</w:t>
            </w:r>
          </w:p>
        </w:tc>
        <w:tc>
          <w:tcPr>
            <w:tcW w:w="2032" w:type="dxa"/>
            <w:tcBorders>
              <w:top w:val="nil"/>
              <w:left w:val="nil"/>
              <w:bottom w:val="single" w:sz="4" w:space="0" w:color="auto"/>
              <w:right w:val="single" w:sz="4" w:space="0" w:color="auto"/>
            </w:tcBorders>
            <w:shd w:val="clear" w:color="auto" w:fill="FFFFFF" w:themeFill="background1"/>
            <w:noWrap/>
            <w:vAlign w:val="center"/>
            <w:hideMark/>
          </w:tcPr>
          <w:p w14:paraId="64E2196D" w14:textId="682274B8" w:rsidR="00210149" w:rsidRPr="00210149" w:rsidRDefault="00210149" w:rsidP="00B25825">
            <w:pPr>
              <w:spacing w:after="0" w:line="240" w:lineRule="auto"/>
              <w:jc w:val="center"/>
              <w:rPr>
                <w:rFonts w:ascii="Calibri" w:eastAsia="Times New Roman" w:hAnsi="Calibri" w:cs="Calibri"/>
                <w:color w:val="000000"/>
                <w:kern w:val="0"/>
                <w:lang w:eastAsia="es-ES"/>
                <w14:ligatures w14:val="none"/>
              </w:rPr>
            </w:pPr>
            <w:r w:rsidRPr="00210149">
              <w:rPr>
                <w:rFonts w:ascii="Calibri" w:eastAsia="Times New Roman" w:hAnsi="Calibri" w:cs="Calibri"/>
                <w:color w:val="000000"/>
                <w:kern w:val="0"/>
                <w:lang w:eastAsia="es-ES"/>
                <w14:ligatures w14:val="none"/>
              </w:rPr>
              <w:t>350,00€</w:t>
            </w:r>
          </w:p>
        </w:tc>
        <w:tc>
          <w:tcPr>
            <w:tcW w:w="1689" w:type="dxa"/>
            <w:tcBorders>
              <w:top w:val="nil"/>
              <w:left w:val="nil"/>
              <w:bottom w:val="single" w:sz="4" w:space="0" w:color="auto"/>
              <w:right w:val="single" w:sz="4" w:space="0" w:color="auto"/>
            </w:tcBorders>
            <w:shd w:val="clear" w:color="auto" w:fill="FFFFFF" w:themeFill="background1"/>
            <w:noWrap/>
            <w:vAlign w:val="center"/>
            <w:hideMark/>
          </w:tcPr>
          <w:p w14:paraId="50F64722" w14:textId="0CE4B0FB" w:rsidR="00210149" w:rsidRPr="00210149" w:rsidRDefault="00210149" w:rsidP="00B25825">
            <w:pPr>
              <w:spacing w:after="0" w:line="240" w:lineRule="auto"/>
              <w:jc w:val="center"/>
              <w:rPr>
                <w:rFonts w:ascii="Calibri" w:eastAsia="Times New Roman" w:hAnsi="Calibri" w:cs="Calibri"/>
                <w:color w:val="000000"/>
                <w:kern w:val="0"/>
                <w:lang w:eastAsia="es-ES"/>
                <w14:ligatures w14:val="none"/>
              </w:rPr>
            </w:pPr>
            <w:r w:rsidRPr="00210149">
              <w:rPr>
                <w:rFonts w:ascii="Calibri" w:eastAsia="Times New Roman" w:hAnsi="Calibri" w:cs="Calibri"/>
                <w:color w:val="000000"/>
                <w:kern w:val="0"/>
                <w:lang w:eastAsia="es-ES"/>
                <w14:ligatures w14:val="none"/>
              </w:rPr>
              <w:t>4.200,00€</w:t>
            </w:r>
          </w:p>
        </w:tc>
      </w:tr>
      <w:tr w:rsidR="00210149" w:rsidRPr="00210149" w14:paraId="4E1CF966" w14:textId="77777777" w:rsidTr="00DD56A7">
        <w:trPr>
          <w:trHeight w:val="97"/>
          <w:jc w:val="center"/>
        </w:trPr>
        <w:tc>
          <w:tcPr>
            <w:tcW w:w="4779" w:type="dxa"/>
            <w:tcBorders>
              <w:top w:val="nil"/>
              <w:left w:val="single" w:sz="4" w:space="0" w:color="auto"/>
              <w:bottom w:val="single" w:sz="4" w:space="0" w:color="auto"/>
              <w:right w:val="single" w:sz="4" w:space="0" w:color="auto"/>
            </w:tcBorders>
            <w:shd w:val="clear" w:color="auto" w:fill="FFFFFF" w:themeFill="background1"/>
            <w:vAlign w:val="center"/>
            <w:hideMark/>
          </w:tcPr>
          <w:p w14:paraId="792DDCDF" w14:textId="77777777" w:rsidR="00210149" w:rsidRPr="00210149" w:rsidRDefault="00210149" w:rsidP="00210149">
            <w:pPr>
              <w:spacing w:after="0" w:line="240" w:lineRule="auto"/>
              <w:jc w:val="left"/>
              <w:rPr>
                <w:rFonts w:ascii="Calibri" w:eastAsia="Times New Roman" w:hAnsi="Calibri" w:cs="Calibri"/>
                <w:color w:val="000000"/>
                <w:kern w:val="0"/>
                <w:lang w:eastAsia="es-ES"/>
                <w14:ligatures w14:val="none"/>
              </w:rPr>
            </w:pPr>
            <w:r w:rsidRPr="00210149">
              <w:rPr>
                <w:rFonts w:ascii="Calibri" w:eastAsia="Times New Roman" w:hAnsi="Calibri" w:cs="Calibri"/>
                <w:color w:val="000000"/>
                <w:kern w:val="0"/>
                <w:lang w:eastAsia="es-ES"/>
                <w14:ligatures w14:val="none"/>
              </w:rPr>
              <w:t>Mantenimiento y reparación de instalaciones</w:t>
            </w:r>
          </w:p>
        </w:tc>
        <w:tc>
          <w:tcPr>
            <w:tcW w:w="2032" w:type="dxa"/>
            <w:tcBorders>
              <w:top w:val="nil"/>
              <w:left w:val="nil"/>
              <w:bottom w:val="single" w:sz="4" w:space="0" w:color="auto"/>
              <w:right w:val="single" w:sz="4" w:space="0" w:color="auto"/>
            </w:tcBorders>
            <w:shd w:val="clear" w:color="auto" w:fill="FFFFFF" w:themeFill="background1"/>
            <w:noWrap/>
            <w:vAlign w:val="center"/>
            <w:hideMark/>
          </w:tcPr>
          <w:p w14:paraId="6F7F5916" w14:textId="3A38A027" w:rsidR="00210149" w:rsidRPr="00210149" w:rsidRDefault="00210149" w:rsidP="00B25825">
            <w:pPr>
              <w:spacing w:after="0" w:line="240" w:lineRule="auto"/>
              <w:jc w:val="center"/>
              <w:rPr>
                <w:rFonts w:ascii="Calibri" w:eastAsia="Times New Roman" w:hAnsi="Calibri" w:cs="Calibri"/>
                <w:color w:val="000000"/>
                <w:kern w:val="0"/>
                <w:lang w:eastAsia="es-ES"/>
                <w14:ligatures w14:val="none"/>
              </w:rPr>
            </w:pPr>
            <w:r w:rsidRPr="00210149">
              <w:rPr>
                <w:rFonts w:ascii="Calibri" w:eastAsia="Times New Roman" w:hAnsi="Calibri" w:cs="Calibri"/>
                <w:color w:val="000000"/>
                <w:kern w:val="0"/>
                <w:lang w:eastAsia="es-ES"/>
                <w14:ligatures w14:val="none"/>
              </w:rPr>
              <w:t>200,00€</w:t>
            </w:r>
          </w:p>
        </w:tc>
        <w:tc>
          <w:tcPr>
            <w:tcW w:w="1689" w:type="dxa"/>
            <w:tcBorders>
              <w:top w:val="nil"/>
              <w:left w:val="nil"/>
              <w:bottom w:val="single" w:sz="4" w:space="0" w:color="auto"/>
              <w:right w:val="single" w:sz="4" w:space="0" w:color="auto"/>
            </w:tcBorders>
            <w:shd w:val="clear" w:color="auto" w:fill="FFFFFF" w:themeFill="background1"/>
            <w:noWrap/>
            <w:vAlign w:val="center"/>
            <w:hideMark/>
          </w:tcPr>
          <w:p w14:paraId="0389876C" w14:textId="2964CE6A" w:rsidR="00210149" w:rsidRPr="00210149" w:rsidRDefault="00210149" w:rsidP="00B25825">
            <w:pPr>
              <w:spacing w:after="0" w:line="240" w:lineRule="auto"/>
              <w:jc w:val="center"/>
              <w:rPr>
                <w:rFonts w:ascii="Calibri" w:eastAsia="Times New Roman" w:hAnsi="Calibri" w:cs="Calibri"/>
                <w:color w:val="000000"/>
                <w:kern w:val="0"/>
                <w:lang w:eastAsia="es-ES"/>
                <w14:ligatures w14:val="none"/>
              </w:rPr>
            </w:pPr>
            <w:r w:rsidRPr="00210149">
              <w:rPr>
                <w:rFonts w:ascii="Calibri" w:eastAsia="Times New Roman" w:hAnsi="Calibri" w:cs="Calibri"/>
                <w:color w:val="000000"/>
                <w:kern w:val="0"/>
                <w:lang w:eastAsia="es-ES"/>
                <w14:ligatures w14:val="none"/>
              </w:rPr>
              <w:t>2.400,00€</w:t>
            </w:r>
          </w:p>
        </w:tc>
      </w:tr>
      <w:tr w:rsidR="00210149" w:rsidRPr="00210149" w14:paraId="3559D7D9" w14:textId="77777777" w:rsidTr="00DD56A7">
        <w:trPr>
          <w:trHeight w:val="97"/>
          <w:jc w:val="center"/>
        </w:trPr>
        <w:tc>
          <w:tcPr>
            <w:tcW w:w="4779" w:type="dxa"/>
            <w:tcBorders>
              <w:top w:val="nil"/>
              <w:left w:val="single" w:sz="4" w:space="0" w:color="auto"/>
              <w:bottom w:val="single" w:sz="4" w:space="0" w:color="auto"/>
              <w:right w:val="single" w:sz="4" w:space="0" w:color="auto"/>
            </w:tcBorders>
            <w:shd w:val="clear" w:color="auto" w:fill="FFFFFF" w:themeFill="background1"/>
            <w:vAlign w:val="center"/>
            <w:hideMark/>
          </w:tcPr>
          <w:p w14:paraId="48989C9D" w14:textId="77777777" w:rsidR="00210149" w:rsidRPr="00210149" w:rsidRDefault="00210149" w:rsidP="00210149">
            <w:pPr>
              <w:spacing w:after="0" w:line="240" w:lineRule="auto"/>
              <w:jc w:val="left"/>
              <w:rPr>
                <w:rFonts w:ascii="Calibri" w:eastAsia="Times New Roman" w:hAnsi="Calibri" w:cs="Calibri"/>
                <w:color w:val="000000"/>
                <w:kern w:val="0"/>
                <w:lang w:eastAsia="es-ES"/>
                <w14:ligatures w14:val="none"/>
              </w:rPr>
            </w:pPr>
            <w:r w:rsidRPr="00210149">
              <w:rPr>
                <w:rFonts w:ascii="Calibri" w:eastAsia="Times New Roman" w:hAnsi="Calibri" w:cs="Calibri"/>
                <w:color w:val="000000"/>
                <w:kern w:val="0"/>
                <w:lang w:eastAsia="es-ES"/>
                <w14:ligatures w14:val="none"/>
              </w:rPr>
              <w:t>Consumo eléctrico</w:t>
            </w:r>
          </w:p>
        </w:tc>
        <w:tc>
          <w:tcPr>
            <w:tcW w:w="2032" w:type="dxa"/>
            <w:tcBorders>
              <w:top w:val="nil"/>
              <w:left w:val="nil"/>
              <w:bottom w:val="single" w:sz="4" w:space="0" w:color="auto"/>
              <w:right w:val="single" w:sz="4" w:space="0" w:color="auto"/>
            </w:tcBorders>
            <w:shd w:val="clear" w:color="auto" w:fill="FFFFFF" w:themeFill="background1"/>
            <w:noWrap/>
            <w:vAlign w:val="center"/>
            <w:hideMark/>
          </w:tcPr>
          <w:p w14:paraId="21BD15B8" w14:textId="51530FB1" w:rsidR="00210149" w:rsidRPr="00210149" w:rsidRDefault="00210149" w:rsidP="00B25825">
            <w:pPr>
              <w:spacing w:after="0" w:line="240" w:lineRule="auto"/>
              <w:jc w:val="center"/>
              <w:rPr>
                <w:rFonts w:ascii="Calibri" w:eastAsia="Times New Roman" w:hAnsi="Calibri" w:cs="Calibri"/>
                <w:color w:val="000000"/>
                <w:kern w:val="0"/>
                <w:lang w:eastAsia="es-ES"/>
                <w14:ligatures w14:val="none"/>
              </w:rPr>
            </w:pPr>
            <w:r w:rsidRPr="00210149">
              <w:rPr>
                <w:rFonts w:ascii="Calibri" w:eastAsia="Times New Roman" w:hAnsi="Calibri" w:cs="Calibri"/>
                <w:color w:val="000000"/>
                <w:kern w:val="0"/>
                <w:lang w:eastAsia="es-ES"/>
                <w14:ligatures w14:val="none"/>
              </w:rPr>
              <w:t>1.312,50€</w:t>
            </w:r>
          </w:p>
        </w:tc>
        <w:tc>
          <w:tcPr>
            <w:tcW w:w="1689" w:type="dxa"/>
            <w:tcBorders>
              <w:top w:val="nil"/>
              <w:left w:val="nil"/>
              <w:bottom w:val="single" w:sz="4" w:space="0" w:color="auto"/>
              <w:right w:val="single" w:sz="4" w:space="0" w:color="auto"/>
            </w:tcBorders>
            <w:shd w:val="clear" w:color="auto" w:fill="FFFFFF" w:themeFill="background1"/>
            <w:noWrap/>
            <w:vAlign w:val="center"/>
            <w:hideMark/>
          </w:tcPr>
          <w:p w14:paraId="6DF6EFC9" w14:textId="7A8DDBE7" w:rsidR="00210149" w:rsidRPr="00210149" w:rsidRDefault="00210149" w:rsidP="00B25825">
            <w:pPr>
              <w:spacing w:after="0" w:line="240" w:lineRule="auto"/>
              <w:jc w:val="center"/>
              <w:rPr>
                <w:rFonts w:ascii="Calibri" w:eastAsia="Times New Roman" w:hAnsi="Calibri" w:cs="Calibri"/>
                <w:color w:val="000000"/>
                <w:kern w:val="0"/>
                <w:lang w:eastAsia="es-ES"/>
                <w14:ligatures w14:val="none"/>
              </w:rPr>
            </w:pPr>
            <w:r w:rsidRPr="00210149">
              <w:rPr>
                <w:rFonts w:ascii="Calibri" w:eastAsia="Times New Roman" w:hAnsi="Calibri" w:cs="Calibri"/>
                <w:color w:val="000000"/>
                <w:kern w:val="0"/>
                <w:lang w:eastAsia="es-ES"/>
                <w14:ligatures w14:val="none"/>
              </w:rPr>
              <w:t>15.750,00€</w:t>
            </w:r>
          </w:p>
        </w:tc>
      </w:tr>
      <w:tr w:rsidR="00210149" w:rsidRPr="00210149" w14:paraId="00FC2C8E" w14:textId="77777777" w:rsidTr="00DD56A7">
        <w:trPr>
          <w:trHeight w:val="97"/>
          <w:jc w:val="center"/>
        </w:trPr>
        <w:tc>
          <w:tcPr>
            <w:tcW w:w="4779" w:type="dxa"/>
            <w:tcBorders>
              <w:top w:val="nil"/>
              <w:left w:val="single" w:sz="4" w:space="0" w:color="auto"/>
              <w:bottom w:val="single" w:sz="4" w:space="0" w:color="auto"/>
              <w:right w:val="single" w:sz="4" w:space="0" w:color="auto"/>
            </w:tcBorders>
            <w:shd w:val="clear" w:color="auto" w:fill="FFFFFF" w:themeFill="background1"/>
            <w:vAlign w:val="center"/>
            <w:hideMark/>
          </w:tcPr>
          <w:p w14:paraId="52BA73FA" w14:textId="77777777" w:rsidR="00210149" w:rsidRPr="00210149" w:rsidRDefault="00210149" w:rsidP="00210149">
            <w:pPr>
              <w:spacing w:after="0" w:line="240" w:lineRule="auto"/>
              <w:jc w:val="left"/>
              <w:rPr>
                <w:rFonts w:ascii="Calibri" w:eastAsia="Times New Roman" w:hAnsi="Calibri" w:cs="Calibri"/>
                <w:color w:val="000000"/>
                <w:kern w:val="0"/>
                <w:lang w:eastAsia="es-ES"/>
                <w14:ligatures w14:val="none"/>
              </w:rPr>
            </w:pPr>
            <w:r w:rsidRPr="00210149">
              <w:rPr>
                <w:rFonts w:ascii="Calibri" w:eastAsia="Times New Roman" w:hAnsi="Calibri" w:cs="Calibri"/>
                <w:color w:val="000000"/>
                <w:kern w:val="0"/>
                <w:lang w:eastAsia="es-ES"/>
                <w14:ligatures w14:val="none"/>
              </w:rPr>
              <w:t>Consumo de agua</w:t>
            </w:r>
          </w:p>
        </w:tc>
        <w:tc>
          <w:tcPr>
            <w:tcW w:w="2032" w:type="dxa"/>
            <w:tcBorders>
              <w:top w:val="nil"/>
              <w:left w:val="nil"/>
              <w:bottom w:val="single" w:sz="4" w:space="0" w:color="auto"/>
              <w:right w:val="single" w:sz="4" w:space="0" w:color="auto"/>
            </w:tcBorders>
            <w:shd w:val="clear" w:color="auto" w:fill="FFFFFF" w:themeFill="background1"/>
            <w:noWrap/>
            <w:vAlign w:val="center"/>
            <w:hideMark/>
          </w:tcPr>
          <w:p w14:paraId="560016FC" w14:textId="661B4D6C" w:rsidR="00210149" w:rsidRPr="00210149" w:rsidRDefault="00210149" w:rsidP="00B25825">
            <w:pPr>
              <w:spacing w:after="0" w:line="240" w:lineRule="auto"/>
              <w:jc w:val="center"/>
              <w:rPr>
                <w:rFonts w:ascii="Calibri" w:eastAsia="Times New Roman" w:hAnsi="Calibri" w:cs="Calibri"/>
                <w:color w:val="000000"/>
                <w:kern w:val="0"/>
                <w:lang w:eastAsia="es-ES"/>
                <w14:ligatures w14:val="none"/>
              </w:rPr>
            </w:pPr>
            <w:r w:rsidRPr="00210149">
              <w:rPr>
                <w:rFonts w:ascii="Calibri" w:eastAsia="Times New Roman" w:hAnsi="Calibri" w:cs="Calibri"/>
                <w:color w:val="000000"/>
                <w:kern w:val="0"/>
                <w:lang w:eastAsia="es-ES"/>
                <w14:ligatures w14:val="none"/>
              </w:rPr>
              <w:t>80,00€</w:t>
            </w:r>
          </w:p>
        </w:tc>
        <w:tc>
          <w:tcPr>
            <w:tcW w:w="1689" w:type="dxa"/>
            <w:tcBorders>
              <w:top w:val="nil"/>
              <w:left w:val="nil"/>
              <w:bottom w:val="single" w:sz="4" w:space="0" w:color="auto"/>
              <w:right w:val="single" w:sz="4" w:space="0" w:color="auto"/>
            </w:tcBorders>
            <w:shd w:val="clear" w:color="auto" w:fill="FFFFFF" w:themeFill="background1"/>
            <w:noWrap/>
            <w:vAlign w:val="center"/>
            <w:hideMark/>
          </w:tcPr>
          <w:p w14:paraId="5C7EA13B" w14:textId="407602E6" w:rsidR="00210149" w:rsidRPr="00210149" w:rsidRDefault="00210149" w:rsidP="00B25825">
            <w:pPr>
              <w:spacing w:after="0" w:line="240" w:lineRule="auto"/>
              <w:jc w:val="center"/>
              <w:rPr>
                <w:rFonts w:ascii="Calibri" w:eastAsia="Times New Roman" w:hAnsi="Calibri" w:cs="Calibri"/>
                <w:color w:val="000000"/>
                <w:kern w:val="0"/>
                <w:lang w:eastAsia="es-ES"/>
                <w14:ligatures w14:val="none"/>
              </w:rPr>
            </w:pPr>
            <w:r w:rsidRPr="00210149">
              <w:rPr>
                <w:rFonts w:ascii="Calibri" w:eastAsia="Times New Roman" w:hAnsi="Calibri" w:cs="Calibri"/>
                <w:color w:val="000000"/>
                <w:kern w:val="0"/>
                <w:lang w:eastAsia="es-ES"/>
                <w14:ligatures w14:val="none"/>
              </w:rPr>
              <w:t>960,00€</w:t>
            </w:r>
          </w:p>
        </w:tc>
      </w:tr>
      <w:tr w:rsidR="00210149" w:rsidRPr="00210149" w14:paraId="49D8B292" w14:textId="77777777" w:rsidTr="00DD56A7">
        <w:trPr>
          <w:trHeight w:val="392"/>
          <w:jc w:val="center"/>
        </w:trPr>
        <w:tc>
          <w:tcPr>
            <w:tcW w:w="4779" w:type="dxa"/>
            <w:tcBorders>
              <w:top w:val="nil"/>
              <w:left w:val="single" w:sz="4" w:space="0" w:color="auto"/>
              <w:bottom w:val="single" w:sz="4" w:space="0" w:color="auto"/>
              <w:right w:val="single" w:sz="4" w:space="0" w:color="auto"/>
            </w:tcBorders>
            <w:shd w:val="clear" w:color="auto" w:fill="FFFFFF" w:themeFill="background1"/>
            <w:vAlign w:val="center"/>
            <w:hideMark/>
          </w:tcPr>
          <w:p w14:paraId="6545E813" w14:textId="77777777" w:rsidR="00210149" w:rsidRPr="00210149" w:rsidRDefault="00210149" w:rsidP="00210149">
            <w:pPr>
              <w:spacing w:after="0" w:line="240" w:lineRule="auto"/>
              <w:jc w:val="left"/>
              <w:rPr>
                <w:rFonts w:ascii="Calibri" w:eastAsia="Times New Roman" w:hAnsi="Calibri" w:cs="Calibri"/>
                <w:color w:val="000000"/>
                <w:kern w:val="0"/>
                <w:lang w:eastAsia="es-ES"/>
                <w14:ligatures w14:val="none"/>
              </w:rPr>
            </w:pPr>
            <w:r w:rsidRPr="00210149">
              <w:rPr>
                <w:rFonts w:ascii="Calibri" w:eastAsia="Times New Roman" w:hAnsi="Calibri" w:cs="Calibri"/>
                <w:color w:val="000000"/>
                <w:kern w:val="0"/>
                <w:lang w:eastAsia="es-ES"/>
                <w14:ligatures w14:val="none"/>
              </w:rPr>
              <w:t>Gastos de viaje, desplazamiento, manutención y estancias del personal en otras localidades del personal no productivo (excepto los que se puedan asignar como costes directos)</w:t>
            </w:r>
          </w:p>
        </w:tc>
        <w:tc>
          <w:tcPr>
            <w:tcW w:w="2032" w:type="dxa"/>
            <w:tcBorders>
              <w:top w:val="nil"/>
              <w:left w:val="nil"/>
              <w:bottom w:val="single" w:sz="4" w:space="0" w:color="auto"/>
              <w:right w:val="single" w:sz="4" w:space="0" w:color="auto"/>
            </w:tcBorders>
            <w:shd w:val="clear" w:color="auto" w:fill="FFFFFF" w:themeFill="background1"/>
            <w:noWrap/>
            <w:vAlign w:val="center"/>
            <w:hideMark/>
          </w:tcPr>
          <w:p w14:paraId="45E50C5A" w14:textId="3A37C197" w:rsidR="00210149" w:rsidRPr="00210149" w:rsidRDefault="00210149" w:rsidP="00B25825">
            <w:pPr>
              <w:spacing w:after="0" w:line="240" w:lineRule="auto"/>
              <w:jc w:val="center"/>
              <w:rPr>
                <w:rFonts w:ascii="Calibri" w:eastAsia="Times New Roman" w:hAnsi="Calibri" w:cs="Calibri"/>
                <w:color w:val="000000"/>
                <w:kern w:val="0"/>
                <w:lang w:eastAsia="es-ES"/>
                <w14:ligatures w14:val="none"/>
              </w:rPr>
            </w:pPr>
            <w:r w:rsidRPr="00210149">
              <w:rPr>
                <w:rFonts w:ascii="Calibri" w:eastAsia="Times New Roman" w:hAnsi="Calibri" w:cs="Calibri"/>
                <w:color w:val="000000"/>
                <w:kern w:val="0"/>
                <w:lang w:eastAsia="es-ES"/>
                <w14:ligatures w14:val="none"/>
              </w:rPr>
              <w:t>150,00€</w:t>
            </w:r>
          </w:p>
        </w:tc>
        <w:tc>
          <w:tcPr>
            <w:tcW w:w="1689" w:type="dxa"/>
            <w:tcBorders>
              <w:top w:val="nil"/>
              <w:left w:val="nil"/>
              <w:bottom w:val="single" w:sz="4" w:space="0" w:color="auto"/>
              <w:right w:val="single" w:sz="4" w:space="0" w:color="auto"/>
            </w:tcBorders>
            <w:shd w:val="clear" w:color="auto" w:fill="FFFFFF" w:themeFill="background1"/>
            <w:noWrap/>
            <w:vAlign w:val="center"/>
            <w:hideMark/>
          </w:tcPr>
          <w:p w14:paraId="7F17A9C4" w14:textId="080A9035" w:rsidR="00210149" w:rsidRPr="00210149" w:rsidRDefault="00210149" w:rsidP="00B25825">
            <w:pPr>
              <w:spacing w:after="0" w:line="240" w:lineRule="auto"/>
              <w:jc w:val="center"/>
              <w:rPr>
                <w:rFonts w:ascii="Calibri" w:eastAsia="Times New Roman" w:hAnsi="Calibri" w:cs="Calibri"/>
                <w:color w:val="000000"/>
                <w:kern w:val="0"/>
                <w:lang w:eastAsia="es-ES"/>
                <w14:ligatures w14:val="none"/>
              </w:rPr>
            </w:pPr>
            <w:r w:rsidRPr="00210149">
              <w:rPr>
                <w:rFonts w:ascii="Calibri" w:eastAsia="Times New Roman" w:hAnsi="Calibri" w:cs="Calibri"/>
                <w:color w:val="000000"/>
                <w:kern w:val="0"/>
                <w:lang w:eastAsia="es-ES"/>
                <w14:ligatures w14:val="none"/>
              </w:rPr>
              <w:t>1.800,00 €</w:t>
            </w:r>
          </w:p>
        </w:tc>
      </w:tr>
      <w:tr w:rsidR="00210149" w:rsidRPr="00210149" w14:paraId="7C1695FC" w14:textId="77777777" w:rsidTr="00DD56A7">
        <w:trPr>
          <w:trHeight w:val="97"/>
          <w:jc w:val="center"/>
        </w:trPr>
        <w:tc>
          <w:tcPr>
            <w:tcW w:w="4779" w:type="dxa"/>
            <w:tcBorders>
              <w:top w:val="nil"/>
              <w:left w:val="single" w:sz="4" w:space="0" w:color="auto"/>
              <w:bottom w:val="single" w:sz="4" w:space="0" w:color="auto"/>
              <w:right w:val="single" w:sz="4" w:space="0" w:color="auto"/>
            </w:tcBorders>
            <w:shd w:val="clear" w:color="auto" w:fill="FFFFFF" w:themeFill="background1"/>
            <w:vAlign w:val="center"/>
            <w:hideMark/>
          </w:tcPr>
          <w:p w14:paraId="19477A4F" w14:textId="77777777" w:rsidR="00210149" w:rsidRPr="00210149" w:rsidRDefault="00210149" w:rsidP="00210149">
            <w:pPr>
              <w:spacing w:after="0" w:line="240" w:lineRule="auto"/>
              <w:jc w:val="left"/>
              <w:rPr>
                <w:rFonts w:ascii="Calibri" w:eastAsia="Times New Roman" w:hAnsi="Calibri" w:cs="Calibri"/>
                <w:color w:val="000000"/>
                <w:kern w:val="0"/>
                <w:lang w:eastAsia="es-ES"/>
                <w14:ligatures w14:val="none"/>
              </w:rPr>
            </w:pPr>
            <w:r w:rsidRPr="00210149">
              <w:rPr>
                <w:rFonts w:ascii="Calibri" w:eastAsia="Times New Roman" w:hAnsi="Calibri" w:cs="Calibri"/>
                <w:color w:val="000000"/>
                <w:kern w:val="0"/>
                <w:lang w:eastAsia="es-ES"/>
                <w14:ligatures w14:val="none"/>
              </w:rPr>
              <w:t>Gastos de oficina</w:t>
            </w:r>
          </w:p>
        </w:tc>
        <w:tc>
          <w:tcPr>
            <w:tcW w:w="2032" w:type="dxa"/>
            <w:tcBorders>
              <w:top w:val="nil"/>
              <w:left w:val="nil"/>
              <w:bottom w:val="single" w:sz="4" w:space="0" w:color="auto"/>
              <w:right w:val="single" w:sz="4" w:space="0" w:color="auto"/>
            </w:tcBorders>
            <w:shd w:val="clear" w:color="auto" w:fill="FFFFFF" w:themeFill="background1"/>
            <w:noWrap/>
            <w:vAlign w:val="center"/>
            <w:hideMark/>
          </w:tcPr>
          <w:p w14:paraId="662BF86C" w14:textId="0C70B492" w:rsidR="00210149" w:rsidRPr="00210149" w:rsidRDefault="00210149" w:rsidP="00B25825">
            <w:pPr>
              <w:spacing w:after="0" w:line="240" w:lineRule="auto"/>
              <w:jc w:val="center"/>
              <w:rPr>
                <w:rFonts w:ascii="Calibri" w:eastAsia="Times New Roman" w:hAnsi="Calibri" w:cs="Calibri"/>
                <w:color w:val="000000"/>
                <w:kern w:val="0"/>
                <w:lang w:eastAsia="es-ES"/>
                <w14:ligatures w14:val="none"/>
              </w:rPr>
            </w:pPr>
            <w:r w:rsidRPr="00210149">
              <w:rPr>
                <w:rFonts w:ascii="Calibri" w:eastAsia="Times New Roman" w:hAnsi="Calibri" w:cs="Calibri"/>
                <w:color w:val="000000"/>
                <w:kern w:val="0"/>
                <w:lang w:eastAsia="es-ES"/>
                <w14:ligatures w14:val="none"/>
              </w:rPr>
              <w:t>70,00€</w:t>
            </w:r>
          </w:p>
        </w:tc>
        <w:tc>
          <w:tcPr>
            <w:tcW w:w="1689" w:type="dxa"/>
            <w:tcBorders>
              <w:top w:val="nil"/>
              <w:left w:val="nil"/>
              <w:bottom w:val="single" w:sz="4" w:space="0" w:color="auto"/>
              <w:right w:val="single" w:sz="4" w:space="0" w:color="auto"/>
            </w:tcBorders>
            <w:shd w:val="clear" w:color="auto" w:fill="FFFFFF" w:themeFill="background1"/>
            <w:noWrap/>
            <w:vAlign w:val="center"/>
            <w:hideMark/>
          </w:tcPr>
          <w:p w14:paraId="3FE62B44" w14:textId="5ACBEDCC" w:rsidR="00210149" w:rsidRPr="00210149" w:rsidRDefault="00210149" w:rsidP="00B25825">
            <w:pPr>
              <w:spacing w:after="0" w:line="240" w:lineRule="auto"/>
              <w:jc w:val="center"/>
              <w:rPr>
                <w:rFonts w:ascii="Calibri" w:eastAsia="Times New Roman" w:hAnsi="Calibri" w:cs="Calibri"/>
                <w:color w:val="000000"/>
                <w:kern w:val="0"/>
                <w:lang w:eastAsia="es-ES"/>
                <w14:ligatures w14:val="none"/>
              </w:rPr>
            </w:pPr>
            <w:r w:rsidRPr="00210149">
              <w:rPr>
                <w:rFonts w:ascii="Calibri" w:eastAsia="Times New Roman" w:hAnsi="Calibri" w:cs="Calibri"/>
                <w:color w:val="000000"/>
                <w:kern w:val="0"/>
                <w:lang w:eastAsia="es-ES"/>
                <w14:ligatures w14:val="none"/>
              </w:rPr>
              <w:t>840,00€</w:t>
            </w:r>
          </w:p>
        </w:tc>
      </w:tr>
      <w:tr w:rsidR="00210149" w:rsidRPr="00210149" w14:paraId="38367CC3" w14:textId="77777777" w:rsidTr="00DD56A7">
        <w:trPr>
          <w:trHeight w:val="97"/>
          <w:jc w:val="center"/>
        </w:trPr>
        <w:tc>
          <w:tcPr>
            <w:tcW w:w="4779" w:type="dxa"/>
            <w:tcBorders>
              <w:top w:val="nil"/>
              <w:left w:val="single" w:sz="4" w:space="0" w:color="auto"/>
              <w:bottom w:val="single" w:sz="4" w:space="0" w:color="auto"/>
              <w:right w:val="single" w:sz="4" w:space="0" w:color="auto"/>
            </w:tcBorders>
            <w:shd w:val="clear" w:color="auto" w:fill="FFFFFF" w:themeFill="background1"/>
            <w:vAlign w:val="center"/>
            <w:hideMark/>
          </w:tcPr>
          <w:p w14:paraId="0984CCED" w14:textId="77777777" w:rsidR="00210149" w:rsidRPr="00210149" w:rsidRDefault="00210149" w:rsidP="00210149">
            <w:pPr>
              <w:spacing w:after="0" w:line="240" w:lineRule="auto"/>
              <w:jc w:val="left"/>
              <w:rPr>
                <w:rFonts w:ascii="Calibri" w:eastAsia="Times New Roman" w:hAnsi="Calibri" w:cs="Calibri"/>
                <w:color w:val="000000"/>
                <w:kern w:val="0"/>
                <w:lang w:eastAsia="es-ES"/>
                <w14:ligatures w14:val="none"/>
              </w:rPr>
            </w:pPr>
            <w:r w:rsidRPr="00210149">
              <w:rPr>
                <w:rFonts w:ascii="Calibri" w:eastAsia="Times New Roman" w:hAnsi="Calibri" w:cs="Calibri"/>
                <w:color w:val="000000"/>
                <w:kern w:val="0"/>
                <w:lang w:eastAsia="es-ES"/>
                <w14:ligatures w14:val="none"/>
              </w:rPr>
              <w:t>Renta oficina</w:t>
            </w:r>
          </w:p>
        </w:tc>
        <w:tc>
          <w:tcPr>
            <w:tcW w:w="2032" w:type="dxa"/>
            <w:tcBorders>
              <w:top w:val="nil"/>
              <w:left w:val="nil"/>
              <w:bottom w:val="single" w:sz="4" w:space="0" w:color="auto"/>
              <w:right w:val="single" w:sz="4" w:space="0" w:color="auto"/>
            </w:tcBorders>
            <w:shd w:val="clear" w:color="auto" w:fill="FFFFFF" w:themeFill="background1"/>
            <w:noWrap/>
            <w:vAlign w:val="center"/>
            <w:hideMark/>
          </w:tcPr>
          <w:p w14:paraId="46B6549F" w14:textId="1B9AFA27" w:rsidR="00210149" w:rsidRPr="00210149" w:rsidRDefault="00210149" w:rsidP="00B25825">
            <w:pPr>
              <w:spacing w:after="0" w:line="240" w:lineRule="auto"/>
              <w:jc w:val="center"/>
              <w:rPr>
                <w:rFonts w:ascii="Calibri" w:eastAsia="Times New Roman" w:hAnsi="Calibri" w:cs="Calibri"/>
                <w:color w:val="000000"/>
                <w:kern w:val="0"/>
                <w:lang w:eastAsia="es-ES"/>
                <w14:ligatures w14:val="none"/>
              </w:rPr>
            </w:pPr>
            <w:r w:rsidRPr="00210149">
              <w:rPr>
                <w:rFonts w:ascii="Calibri" w:eastAsia="Times New Roman" w:hAnsi="Calibri" w:cs="Calibri"/>
                <w:color w:val="000000"/>
                <w:kern w:val="0"/>
                <w:lang w:eastAsia="es-ES"/>
                <w14:ligatures w14:val="none"/>
              </w:rPr>
              <w:t>2.000,00€</w:t>
            </w:r>
          </w:p>
        </w:tc>
        <w:tc>
          <w:tcPr>
            <w:tcW w:w="1689" w:type="dxa"/>
            <w:tcBorders>
              <w:top w:val="nil"/>
              <w:left w:val="nil"/>
              <w:bottom w:val="single" w:sz="4" w:space="0" w:color="auto"/>
              <w:right w:val="single" w:sz="4" w:space="0" w:color="auto"/>
            </w:tcBorders>
            <w:shd w:val="clear" w:color="auto" w:fill="FFFFFF" w:themeFill="background1"/>
            <w:noWrap/>
            <w:vAlign w:val="center"/>
            <w:hideMark/>
          </w:tcPr>
          <w:p w14:paraId="5BD93E43" w14:textId="237B692F" w:rsidR="00210149" w:rsidRPr="00210149" w:rsidRDefault="00210149" w:rsidP="00B25825">
            <w:pPr>
              <w:spacing w:after="0" w:line="240" w:lineRule="auto"/>
              <w:jc w:val="center"/>
              <w:rPr>
                <w:rFonts w:ascii="Calibri" w:eastAsia="Times New Roman" w:hAnsi="Calibri" w:cs="Calibri"/>
                <w:color w:val="000000"/>
                <w:kern w:val="0"/>
                <w:lang w:eastAsia="es-ES"/>
                <w14:ligatures w14:val="none"/>
              </w:rPr>
            </w:pPr>
            <w:r w:rsidRPr="00210149">
              <w:rPr>
                <w:rFonts w:ascii="Calibri" w:eastAsia="Times New Roman" w:hAnsi="Calibri" w:cs="Calibri"/>
                <w:color w:val="000000"/>
                <w:kern w:val="0"/>
                <w:lang w:eastAsia="es-ES"/>
                <w14:ligatures w14:val="none"/>
              </w:rPr>
              <w:t>24.000,00€</w:t>
            </w:r>
          </w:p>
        </w:tc>
      </w:tr>
      <w:tr w:rsidR="00210149" w:rsidRPr="00210149" w14:paraId="020A23C4" w14:textId="77777777" w:rsidTr="00DD56A7">
        <w:trPr>
          <w:trHeight w:val="195"/>
          <w:jc w:val="center"/>
        </w:trPr>
        <w:tc>
          <w:tcPr>
            <w:tcW w:w="4779" w:type="dxa"/>
            <w:tcBorders>
              <w:top w:val="nil"/>
              <w:left w:val="single" w:sz="4" w:space="0" w:color="auto"/>
              <w:bottom w:val="single" w:sz="4" w:space="0" w:color="auto"/>
              <w:right w:val="single" w:sz="4" w:space="0" w:color="auto"/>
            </w:tcBorders>
            <w:shd w:val="clear" w:color="auto" w:fill="FFFFFF" w:themeFill="background1"/>
            <w:vAlign w:val="center"/>
            <w:hideMark/>
          </w:tcPr>
          <w:p w14:paraId="1D5D1850" w14:textId="77777777" w:rsidR="00210149" w:rsidRPr="00210149" w:rsidRDefault="00210149" w:rsidP="00210149">
            <w:pPr>
              <w:spacing w:after="0" w:line="240" w:lineRule="auto"/>
              <w:jc w:val="left"/>
              <w:rPr>
                <w:rFonts w:ascii="Calibri" w:eastAsia="Times New Roman" w:hAnsi="Calibri" w:cs="Calibri"/>
                <w:color w:val="000000"/>
                <w:kern w:val="0"/>
                <w:lang w:eastAsia="es-ES"/>
                <w14:ligatures w14:val="none"/>
              </w:rPr>
            </w:pPr>
            <w:r w:rsidRPr="00210149">
              <w:rPr>
                <w:rFonts w:ascii="Calibri" w:eastAsia="Times New Roman" w:hAnsi="Calibri" w:cs="Calibri"/>
                <w:color w:val="000000"/>
                <w:kern w:val="0"/>
                <w:lang w:eastAsia="es-ES"/>
                <w14:ligatures w14:val="none"/>
              </w:rPr>
              <w:t>Honorarios de asesorías, auditorías y otros profesionales</w:t>
            </w:r>
          </w:p>
        </w:tc>
        <w:tc>
          <w:tcPr>
            <w:tcW w:w="2032" w:type="dxa"/>
            <w:tcBorders>
              <w:top w:val="nil"/>
              <w:left w:val="nil"/>
              <w:bottom w:val="single" w:sz="4" w:space="0" w:color="auto"/>
              <w:right w:val="single" w:sz="4" w:space="0" w:color="auto"/>
            </w:tcBorders>
            <w:shd w:val="clear" w:color="auto" w:fill="FFFFFF" w:themeFill="background1"/>
            <w:noWrap/>
            <w:vAlign w:val="center"/>
            <w:hideMark/>
          </w:tcPr>
          <w:p w14:paraId="177A75E1" w14:textId="334A9796" w:rsidR="00210149" w:rsidRPr="00210149" w:rsidRDefault="00210149" w:rsidP="00B25825">
            <w:pPr>
              <w:spacing w:after="0" w:line="240" w:lineRule="auto"/>
              <w:jc w:val="center"/>
              <w:rPr>
                <w:rFonts w:ascii="Calibri" w:eastAsia="Times New Roman" w:hAnsi="Calibri" w:cs="Calibri"/>
                <w:color w:val="000000"/>
                <w:kern w:val="0"/>
                <w:lang w:eastAsia="es-ES"/>
                <w14:ligatures w14:val="none"/>
              </w:rPr>
            </w:pPr>
            <w:r w:rsidRPr="00210149">
              <w:rPr>
                <w:rFonts w:ascii="Calibri" w:eastAsia="Times New Roman" w:hAnsi="Calibri" w:cs="Calibri"/>
                <w:color w:val="000000"/>
                <w:kern w:val="0"/>
                <w:lang w:eastAsia="es-ES"/>
                <w14:ligatures w14:val="none"/>
              </w:rPr>
              <w:t>300,00€</w:t>
            </w:r>
          </w:p>
        </w:tc>
        <w:tc>
          <w:tcPr>
            <w:tcW w:w="1689" w:type="dxa"/>
            <w:tcBorders>
              <w:top w:val="nil"/>
              <w:left w:val="nil"/>
              <w:bottom w:val="single" w:sz="4" w:space="0" w:color="auto"/>
              <w:right w:val="single" w:sz="4" w:space="0" w:color="auto"/>
            </w:tcBorders>
            <w:shd w:val="clear" w:color="auto" w:fill="FFFFFF" w:themeFill="background1"/>
            <w:noWrap/>
            <w:vAlign w:val="center"/>
            <w:hideMark/>
          </w:tcPr>
          <w:p w14:paraId="5008F0C9" w14:textId="4FA6370C" w:rsidR="00210149" w:rsidRPr="00210149" w:rsidRDefault="00210149" w:rsidP="00B25825">
            <w:pPr>
              <w:spacing w:after="0" w:line="240" w:lineRule="auto"/>
              <w:jc w:val="center"/>
              <w:rPr>
                <w:rFonts w:ascii="Calibri" w:eastAsia="Times New Roman" w:hAnsi="Calibri" w:cs="Calibri"/>
                <w:color w:val="000000"/>
                <w:kern w:val="0"/>
                <w:lang w:eastAsia="es-ES"/>
                <w14:ligatures w14:val="none"/>
              </w:rPr>
            </w:pPr>
            <w:r w:rsidRPr="00210149">
              <w:rPr>
                <w:rFonts w:ascii="Calibri" w:eastAsia="Times New Roman" w:hAnsi="Calibri" w:cs="Calibri"/>
                <w:color w:val="000000"/>
                <w:kern w:val="0"/>
                <w:lang w:eastAsia="es-ES"/>
                <w14:ligatures w14:val="none"/>
              </w:rPr>
              <w:t>3.600,00€</w:t>
            </w:r>
          </w:p>
        </w:tc>
      </w:tr>
      <w:tr w:rsidR="00210149" w:rsidRPr="00210149" w14:paraId="4B497196" w14:textId="77777777" w:rsidTr="00DD56A7">
        <w:trPr>
          <w:trHeight w:val="97"/>
          <w:jc w:val="center"/>
        </w:trPr>
        <w:tc>
          <w:tcPr>
            <w:tcW w:w="4779" w:type="dxa"/>
            <w:tcBorders>
              <w:top w:val="nil"/>
              <w:left w:val="single" w:sz="4" w:space="0" w:color="auto"/>
              <w:bottom w:val="single" w:sz="4" w:space="0" w:color="auto"/>
              <w:right w:val="single" w:sz="4" w:space="0" w:color="auto"/>
            </w:tcBorders>
            <w:shd w:val="clear" w:color="auto" w:fill="FFFFFF" w:themeFill="background1"/>
            <w:vAlign w:val="center"/>
            <w:hideMark/>
          </w:tcPr>
          <w:p w14:paraId="5A0ADA63" w14:textId="77777777" w:rsidR="00210149" w:rsidRPr="00210149" w:rsidRDefault="00210149" w:rsidP="00210149">
            <w:pPr>
              <w:spacing w:after="0" w:line="240" w:lineRule="auto"/>
              <w:jc w:val="left"/>
              <w:rPr>
                <w:rFonts w:ascii="Calibri" w:eastAsia="Times New Roman" w:hAnsi="Calibri" w:cs="Calibri"/>
                <w:color w:val="000000"/>
                <w:kern w:val="0"/>
                <w:lang w:eastAsia="es-ES"/>
                <w14:ligatures w14:val="none"/>
              </w:rPr>
            </w:pPr>
            <w:r w:rsidRPr="00210149">
              <w:rPr>
                <w:rFonts w:ascii="Calibri" w:eastAsia="Times New Roman" w:hAnsi="Calibri" w:cs="Calibri"/>
                <w:color w:val="000000"/>
                <w:kern w:val="0"/>
                <w:lang w:eastAsia="es-ES"/>
                <w14:ligatures w14:val="none"/>
              </w:rPr>
              <w:t>QA</w:t>
            </w:r>
          </w:p>
        </w:tc>
        <w:tc>
          <w:tcPr>
            <w:tcW w:w="2032" w:type="dxa"/>
            <w:tcBorders>
              <w:top w:val="nil"/>
              <w:left w:val="nil"/>
              <w:bottom w:val="single" w:sz="4" w:space="0" w:color="auto"/>
              <w:right w:val="single" w:sz="4" w:space="0" w:color="auto"/>
            </w:tcBorders>
            <w:shd w:val="clear" w:color="auto" w:fill="FFFFFF" w:themeFill="background1"/>
            <w:noWrap/>
            <w:vAlign w:val="center"/>
            <w:hideMark/>
          </w:tcPr>
          <w:p w14:paraId="6D68ED0B" w14:textId="68011259" w:rsidR="00210149" w:rsidRPr="00210149" w:rsidRDefault="00210149" w:rsidP="00B25825">
            <w:pPr>
              <w:spacing w:after="0" w:line="240" w:lineRule="auto"/>
              <w:jc w:val="center"/>
              <w:rPr>
                <w:rFonts w:ascii="Calibri" w:eastAsia="Times New Roman" w:hAnsi="Calibri" w:cs="Calibri"/>
                <w:color w:val="000000"/>
                <w:kern w:val="0"/>
                <w:lang w:eastAsia="es-ES"/>
                <w14:ligatures w14:val="none"/>
              </w:rPr>
            </w:pPr>
            <w:r w:rsidRPr="00210149">
              <w:rPr>
                <w:rFonts w:ascii="Calibri" w:eastAsia="Times New Roman" w:hAnsi="Calibri" w:cs="Calibri"/>
                <w:color w:val="000000"/>
                <w:kern w:val="0"/>
                <w:lang w:eastAsia="es-ES"/>
                <w14:ligatures w14:val="none"/>
              </w:rPr>
              <w:t>200,00€</w:t>
            </w:r>
          </w:p>
        </w:tc>
        <w:tc>
          <w:tcPr>
            <w:tcW w:w="1689" w:type="dxa"/>
            <w:tcBorders>
              <w:top w:val="nil"/>
              <w:left w:val="nil"/>
              <w:bottom w:val="single" w:sz="4" w:space="0" w:color="auto"/>
              <w:right w:val="single" w:sz="4" w:space="0" w:color="auto"/>
            </w:tcBorders>
            <w:shd w:val="clear" w:color="auto" w:fill="FFFFFF" w:themeFill="background1"/>
            <w:noWrap/>
            <w:vAlign w:val="center"/>
            <w:hideMark/>
          </w:tcPr>
          <w:p w14:paraId="6D5AB11C" w14:textId="0C29D526" w:rsidR="00210149" w:rsidRPr="00210149" w:rsidRDefault="00210149" w:rsidP="00B25825">
            <w:pPr>
              <w:spacing w:after="0" w:line="240" w:lineRule="auto"/>
              <w:jc w:val="center"/>
              <w:rPr>
                <w:rFonts w:ascii="Calibri" w:eastAsia="Times New Roman" w:hAnsi="Calibri" w:cs="Calibri"/>
                <w:color w:val="000000"/>
                <w:kern w:val="0"/>
                <w:lang w:eastAsia="es-ES"/>
                <w14:ligatures w14:val="none"/>
              </w:rPr>
            </w:pPr>
            <w:r w:rsidRPr="00210149">
              <w:rPr>
                <w:rFonts w:ascii="Calibri" w:eastAsia="Times New Roman" w:hAnsi="Calibri" w:cs="Calibri"/>
                <w:color w:val="000000"/>
                <w:kern w:val="0"/>
                <w:lang w:eastAsia="es-ES"/>
                <w14:ligatures w14:val="none"/>
              </w:rPr>
              <w:t>2.400,00€</w:t>
            </w:r>
          </w:p>
        </w:tc>
      </w:tr>
      <w:tr w:rsidR="00210149" w:rsidRPr="00210149" w14:paraId="05467062" w14:textId="77777777" w:rsidTr="00DD56A7">
        <w:trPr>
          <w:trHeight w:val="97"/>
          <w:jc w:val="center"/>
        </w:trPr>
        <w:tc>
          <w:tcPr>
            <w:tcW w:w="4779" w:type="dxa"/>
            <w:tcBorders>
              <w:top w:val="nil"/>
              <w:left w:val="single" w:sz="4" w:space="0" w:color="auto"/>
              <w:bottom w:val="single" w:sz="4" w:space="0" w:color="auto"/>
              <w:right w:val="single" w:sz="4" w:space="0" w:color="auto"/>
            </w:tcBorders>
            <w:shd w:val="clear" w:color="auto" w:fill="FFFFFF" w:themeFill="background1"/>
            <w:vAlign w:val="center"/>
            <w:hideMark/>
          </w:tcPr>
          <w:p w14:paraId="5B976F6B" w14:textId="77777777" w:rsidR="00210149" w:rsidRPr="00210149" w:rsidRDefault="00210149" w:rsidP="00210149">
            <w:pPr>
              <w:spacing w:after="0" w:line="240" w:lineRule="auto"/>
              <w:jc w:val="left"/>
              <w:rPr>
                <w:rFonts w:ascii="Calibri" w:eastAsia="Times New Roman" w:hAnsi="Calibri" w:cs="Calibri"/>
                <w:color w:val="000000"/>
                <w:kern w:val="0"/>
                <w:lang w:eastAsia="es-ES"/>
                <w14:ligatures w14:val="none"/>
              </w:rPr>
            </w:pPr>
            <w:r w:rsidRPr="00210149">
              <w:rPr>
                <w:rFonts w:ascii="Calibri" w:eastAsia="Times New Roman" w:hAnsi="Calibri" w:cs="Calibri"/>
                <w:color w:val="000000"/>
                <w:kern w:val="0"/>
                <w:lang w:eastAsia="es-ES"/>
                <w14:ligatures w14:val="none"/>
              </w:rPr>
              <w:t>Primas de seguros</w:t>
            </w:r>
          </w:p>
        </w:tc>
        <w:tc>
          <w:tcPr>
            <w:tcW w:w="2032" w:type="dxa"/>
            <w:tcBorders>
              <w:top w:val="nil"/>
              <w:left w:val="nil"/>
              <w:bottom w:val="single" w:sz="4" w:space="0" w:color="auto"/>
              <w:right w:val="single" w:sz="4" w:space="0" w:color="auto"/>
            </w:tcBorders>
            <w:shd w:val="clear" w:color="auto" w:fill="FFFFFF" w:themeFill="background1"/>
            <w:noWrap/>
            <w:vAlign w:val="center"/>
            <w:hideMark/>
          </w:tcPr>
          <w:p w14:paraId="5B9A333C" w14:textId="06E31E10" w:rsidR="00210149" w:rsidRPr="00210149" w:rsidRDefault="00210149" w:rsidP="00B25825">
            <w:pPr>
              <w:spacing w:after="0" w:line="240" w:lineRule="auto"/>
              <w:jc w:val="center"/>
              <w:rPr>
                <w:rFonts w:ascii="Calibri" w:eastAsia="Times New Roman" w:hAnsi="Calibri" w:cs="Calibri"/>
                <w:color w:val="000000"/>
                <w:kern w:val="0"/>
                <w:lang w:eastAsia="es-ES"/>
                <w14:ligatures w14:val="none"/>
              </w:rPr>
            </w:pPr>
            <w:r w:rsidRPr="00210149">
              <w:rPr>
                <w:rFonts w:ascii="Calibri" w:eastAsia="Times New Roman" w:hAnsi="Calibri" w:cs="Calibri"/>
                <w:color w:val="000000"/>
                <w:kern w:val="0"/>
                <w:lang w:eastAsia="es-ES"/>
                <w14:ligatures w14:val="none"/>
              </w:rPr>
              <w:t>600,00€</w:t>
            </w:r>
          </w:p>
        </w:tc>
        <w:tc>
          <w:tcPr>
            <w:tcW w:w="1689" w:type="dxa"/>
            <w:tcBorders>
              <w:top w:val="nil"/>
              <w:left w:val="nil"/>
              <w:bottom w:val="single" w:sz="4" w:space="0" w:color="auto"/>
              <w:right w:val="single" w:sz="4" w:space="0" w:color="auto"/>
            </w:tcBorders>
            <w:shd w:val="clear" w:color="auto" w:fill="FFFFFF" w:themeFill="background1"/>
            <w:noWrap/>
            <w:vAlign w:val="center"/>
            <w:hideMark/>
          </w:tcPr>
          <w:p w14:paraId="45AC7D0F" w14:textId="52050774" w:rsidR="00210149" w:rsidRPr="00210149" w:rsidRDefault="00210149" w:rsidP="00B25825">
            <w:pPr>
              <w:spacing w:after="0" w:line="240" w:lineRule="auto"/>
              <w:jc w:val="center"/>
              <w:rPr>
                <w:rFonts w:ascii="Calibri" w:eastAsia="Times New Roman" w:hAnsi="Calibri" w:cs="Calibri"/>
                <w:color w:val="000000"/>
                <w:kern w:val="0"/>
                <w:lang w:eastAsia="es-ES"/>
                <w14:ligatures w14:val="none"/>
              </w:rPr>
            </w:pPr>
            <w:r w:rsidRPr="00210149">
              <w:rPr>
                <w:rFonts w:ascii="Calibri" w:eastAsia="Times New Roman" w:hAnsi="Calibri" w:cs="Calibri"/>
                <w:color w:val="000000"/>
                <w:kern w:val="0"/>
                <w:lang w:eastAsia="es-ES"/>
                <w14:ligatures w14:val="none"/>
              </w:rPr>
              <w:t>7.200,00€</w:t>
            </w:r>
          </w:p>
        </w:tc>
      </w:tr>
      <w:tr w:rsidR="00210149" w:rsidRPr="00210149" w14:paraId="7B6D21A9" w14:textId="77777777" w:rsidTr="00DD56A7">
        <w:trPr>
          <w:trHeight w:val="97"/>
          <w:jc w:val="center"/>
        </w:trPr>
        <w:tc>
          <w:tcPr>
            <w:tcW w:w="4779" w:type="dxa"/>
            <w:tcBorders>
              <w:top w:val="nil"/>
              <w:left w:val="single" w:sz="4" w:space="0" w:color="auto"/>
              <w:bottom w:val="single" w:sz="4" w:space="0" w:color="auto"/>
              <w:right w:val="single" w:sz="4" w:space="0" w:color="auto"/>
            </w:tcBorders>
            <w:shd w:val="clear" w:color="auto" w:fill="FFFFFF" w:themeFill="background1"/>
            <w:vAlign w:val="center"/>
            <w:hideMark/>
          </w:tcPr>
          <w:p w14:paraId="7A522176" w14:textId="77777777" w:rsidR="00210149" w:rsidRPr="00210149" w:rsidRDefault="00210149" w:rsidP="00210149">
            <w:pPr>
              <w:spacing w:after="0" w:line="240" w:lineRule="auto"/>
              <w:jc w:val="left"/>
              <w:rPr>
                <w:rFonts w:ascii="Calibri" w:eastAsia="Times New Roman" w:hAnsi="Calibri" w:cs="Calibri"/>
                <w:color w:val="000000"/>
                <w:kern w:val="0"/>
                <w:lang w:eastAsia="es-ES"/>
                <w14:ligatures w14:val="none"/>
              </w:rPr>
            </w:pPr>
            <w:r w:rsidRPr="00210149">
              <w:rPr>
                <w:rFonts w:ascii="Calibri" w:eastAsia="Times New Roman" w:hAnsi="Calibri" w:cs="Calibri"/>
                <w:color w:val="000000"/>
                <w:kern w:val="0"/>
                <w:lang w:eastAsia="es-ES"/>
                <w14:ligatures w14:val="none"/>
              </w:rPr>
              <w:t>Factura servicio de red y comunicaciones</w:t>
            </w:r>
          </w:p>
        </w:tc>
        <w:tc>
          <w:tcPr>
            <w:tcW w:w="2032" w:type="dxa"/>
            <w:tcBorders>
              <w:top w:val="nil"/>
              <w:left w:val="nil"/>
              <w:bottom w:val="single" w:sz="4" w:space="0" w:color="auto"/>
              <w:right w:val="single" w:sz="4" w:space="0" w:color="auto"/>
            </w:tcBorders>
            <w:shd w:val="clear" w:color="auto" w:fill="FFFFFF" w:themeFill="background1"/>
            <w:noWrap/>
            <w:vAlign w:val="center"/>
            <w:hideMark/>
          </w:tcPr>
          <w:p w14:paraId="3BDA9F1C" w14:textId="4A6BB60F" w:rsidR="00210149" w:rsidRPr="00210149" w:rsidRDefault="00210149" w:rsidP="00B25825">
            <w:pPr>
              <w:spacing w:after="0" w:line="240" w:lineRule="auto"/>
              <w:jc w:val="center"/>
              <w:rPr>
                <w:rFonts w:ascii="Calibri" w:eastAsia="Times New Roman" w:hAnsi="Calibri" w:cs="Calibri"/>
                <w:color w:val="000000"/>
                <w:kern w:val="0"/>
                <w:lang w:eastAsia="es-ES"/>
                <w14:ligatures w14:val="none"/>
              </w:rPr>
            </w:pPr>
            <w:r w:rsidRPr="00210149">
              <w:rPr>
                <w:rFonts w:ascii="Calibri" w:eastAsia="Times New Roman" w:hAnsi="Calibri" w:cs="Calibri"/>
                <w:color w:val="000000"/>
                <w:kern w:val="0"/>
                <w:lang w:eastAsia="es-ES"/>
                <w14:ligatures w14:val="none"/>
              </w:rPr>
              <w:t>80,00€</w:t>
            </w:r>
          </w:p>
        </w:tc>
        <w:tc>
          <w:tcPr>
            <w:tcW w:w="1689" w:type="dxa"/>
            <w:tcBorders>
              <w:top w:val="nil"/>
              <w:left w:val="nil"/>
              <w:bottom w:val="single" w:sz="4" w:space="0" w:color="auto"/>
              <w:right w:val="single" w:sz="4" w:space="0" w:color="auto"/>
            </w:tcBorders>
            <w:shd w:val="clear" w:color="auto" w:fill="FFFFFF" w:themeFill="background1"/>
            <w:noWrap/>
            <w:vAlign w:val="center"/>
            <w:hideMark/>
          </w:tcPr>
          <w:p w14:paraId="4D16B6BC" w14:textId="21342E26" w:rsidR="00210149" w:rsidRPr="00210149" w:rsidRDefault="00210149" w:rsidP="00B25825">
            <w:pPr>
              <w:spacing w:after="0" w:line="240" w:lineRule="auto"/>
              <w:jc w:val="center"/>
              <w:rPr>
                <w:rFonts w:ascii="Calibri" w:eastAsia="Times New Roman" w:hAnsi="Calibri" w:cs="Calibri"/>
                <w:color w:val="000000"/>
                <w:kern w:val="0"/>
                <w:lang w:eastAsia="es-ES"/>
                <w14:ligatures w14:val="none"/>
              </w:rPr>
            </w:pPr>
            <w:r w:rsidRPr="00210149">
              <w:rPr>
                <w:rFonts w:ascii="Calibri" w:eastAsia="Times New Roman" w:hAnsi="Calibri" w:cs="Calibri"/>
                <w:color w:val="000000"/>
                <w:kern w:val="0"/>
                <w:lang w:eastAsia="es-ES"/>
                <w14:ligatures w14:val="none"/>
              </w:rPr>
              <w:t>960,00€</w:t>
            </w:r>
          </w:p>
        </w:tc>
      </w:tr>
      <w:tr w:rsidR="00210149" w:rsidRPr="00210149" w14:paraId="3F638AFC" w14:textId="77777777" w:rsidTr="00DD56A7">
        <w:trPr>
          <w:trHeight w:val="97"/>
          <w:jc w:val="center"/>
        </w:trPr>
        <w:tc>
          <w:tcPr>
            <w:tcW w:w="4779" w:type="dxa"/>
            <w:tcBorders>
              <w:top w:val="nil"/>
              <w:left w:val="single" w:sz="4" w:space="0" w:color="auto"/>
              <w:bottom w:val="single" w:sz="4" w:space="0" w:color="auto"/>
              <w:right w:val="single" w:sz="4" w:space="0" w:color="auto"/>
            </w:tcBorders>
            <w:shd w:val="clear" w:color="auto" w:fill="FFFFFF" w:themeFill="background1"/>
            <w:vAlign w:val="center"/>
            <w:hideMark/>
          </w:tcPr>
          <w:p w14:paraId="24B148A8" w14:textId="77777777" w:rsidR="00210149" w:rsidRPr="00210149" w:rsidRDefault="00210149" w:rsidP="00210149">
            <w:pPr>
              <w:spacing w:after="0" w:line="240" w:lineRule="auto"/>
              <w:jc w:val="left"/>
              <w:rPr>
                <w:rFonts w:ascii="Calibri" w:eastAsia="Times New Roman" w:hAnsi="Calibri" w:cs="Calibri"/>
                <w:color w:val="000000"/>
                <w:kern w:val="0"/>
                <w:lang w:eastAsia="es-ES"/>
                <w14:ligatures w14:val="none"/>
              </w:rPr>
            </w:pPr>
            <w:r w:rsidRPr="00210149">
              <w:rPr>
                <w:rFonts w:ascii="Calibri" w:eastAsia="Times New Roman" w:hAnsi="Calibri" w:cs="Calibri"/>
                <w:color w:val="000000"/>
                <w:kern w:val="0"/>
                <w:lang w:eastAsia="es-ES"/>
                <w14:ligatures w14:val="none"/>
              </w:rPr>
              <w:t>Costes administrativos</w:t>
            </w:r>
          </w:p>
        </w:tc>
        <w:tc>
          <w:tcPr>
            <w:tcW w:w="2032" w:type="dxa"/>
            <w:tcBorders>
              <w:top w:val="nil"/>
              <w:left w:val="nil"/>
              <w:bottom w:val="single" w:sz="4" w:space="0" w:color="auto"/>
              <w:right w:val="single" w:sz="4" w:space="0" w:color="auto"/>
            </w:tcBorders>
            <w:shd w:val="clear" w:color="auto" w:fill="FFFFFF" w:themeFill="background1"/>
            <w:noWrap/>
            <w:vAlign w:val="center"/>
            <w:hideMark/>
          </w:tcPr>
          <w:p w14:paraId="403D1D0A" w14:textId="194D2151" w:rsidR="00210149" w:rsidRPr="00210149" w:rsidRDefault="00210149" w:rsidP="00B25825">
            <w:pPr>
              <w:spacing w:after="0" w:line="240" w:lineRule="auto"/>
              <w:jc w:val="center"/>
              <w:rPr>
                <w:rFonts w:ascii="Calibri" w:eastAsia="Times New Roman" w:hAnsi="Calibri" w:cs="Calibri"/>
                <w:color w:val="000000"/>
                <w:kern w:val="0"/>
                <w:lang w:eastAsia="es-ES"/>
                <w14:ligatures w14:val="none"/>
              </w:rPr>
            </w:pPr>
            <w:r w:rsidRPr="00210149">
              <w:rPr>
                <w:rFonts w:ascii="Calibri" w:eastAsia="Times New Roman" w:hAnsi="Calibri" w:cs="Calibri"/>
                <w:color w:val="000000"/>
                <w:kern w:val="0"/>
                <w:lang w:eastAsia="es-ES"/>
                <w14:ligatures w14:val="none"/>
              </w:rPr>
              <w:t>300,00€</w:t>
            </w:r>
          </w:p>
        </w:tc>
        <w:tc>
          <w:tcPr>
            <w:tcW w:w="1689" w:type="dxa"/>
            <w:tcBorders>
              <w:top w:val="nil"/>
              <w:left w:val="nil"/>
              <w:bottom w:val="single" w:sz="4" w:space="0" w:color="auto"/>
              <w:right w:val="single" w:sz="4" w:space="0" w:color="auto"/>
            </w:tcBorders>
            <w:shd w:val="clear" w:color="auto" w:fill="FFFFFF" w:themeFill="background1"/>
            <w:noWrap/>
            <w:vAlign w:val="center"/>
            <w:hideMark/>
          </w:tcPr>
          <w:p w14:paraId="038FD178" w14:textId="3F03E74F" w:rsidR="00210149" w:rsidRPr="00210149" w:rsidRDefault="00210149" w:rsidP="00B25825">
            <w:pPr>
              <w:spacing w:after="0" w:line="240" w:lineRule="auto"/>
              <w:jc w:val="center"/>
              <w:rPr>
                <w:rFonts w:ascii="Calibri" w:eastAsia="Times New Roman" w:hAnsi="Calibri" w:cs="Calibri"/>
                <w:color w:val="000000"/>
                <w:kern w:val="0"/>
                <w:lang w:eastAsia="es-ES"/>
                <w14:ligatures w14:val="none"/>
              </w:rPr>
            </w:pPr>
            <w:r w:rsidRPr="00210149">
              <w:rPr>
                <w:rFonts w:ascii="Calibri" w:eastAsia="Times New Roman" w:hAnsi="Calibri" w:cs="Calibri"/>
                <w:color w:val="000000"/>
                <w:kern w:val="0"/>
                <w:lang w:eastAsia="es-ES"/>
                <w14:ligatures w14:val="none"/>
              </w:rPr>
              <w:t>3.600,00€</w:t>
            </w:r>
          </w:p>
        </w:tc>
      </w:tr>
      <w:tr w:rsidR="00210149" w:rsidRPr="00210149" w14:paraId="48722743" w14:textId="77777777" w:rsidTr="00DD56A7">
        <w:trPr>
          <w:trHeight w:val="97"/>
          <w:jc w:val="center"/>
        </w:trPr>
        <w:tc>
          <w:tcPr>
            <w:tcW w:w="4779" w:type="dxa"/>
            <w:tcBorders>
              <w:top w:val="nil"/>
              <w:left w:val="single" w:sz="4" w:space="0" w:color="auto"/>
              <w:bottom w:val="single" w:sz="4" w:space="0" w:color="auto"/>
              <w:right w:val="single" w:sz="4" w:space="0" w:color="auto"/>
            </w:tcBorders>
            <w:shd w:val="clear" w:color="auto" w:fill="FFFFFF" w:themeFill="background1"/>
            <w:vAlign w:val="center"/>
            <w:hideMark/>
          </w:tcPr>
          <w:p w14:paraId="68D7CDB2" w14:textId="77777777" w:rsidR="00210149" w:rsidRPr="00210149" w:rsidRDefault="00210149" w:rsidP="00210149">
            <w:pPr>
              <w:spacing w:after="0" w:line="240" w:lineRule="auto"/>
              <w:jc w:val="left"/>
              <w:rPr>
                <w:rFonts w:ascii="Calibri" w:eastAsia="Times New Roman" w:hAnsi="Calibri" w:cs="Calibri"/>
                <w:color w:val="000000"/>
                <w:kern w:val="0"/>
                <w:lang w:eastAsia="es-ES"/>
                <w14:ligatures w14:val="none"/>
              </w:rPr>
            </w:pPr>
            <w:r w:rsidRPr="00210149">
              <w:rPr>
                <w:rFonts w:ascii="Calibri" w:eastAsia="Times New Roman" w:hAnsi="Calibri" w:cs="Calibri"/>
                <w:color w:val="000000"/>
                <w:kern w:val="0"/>
                <w:lang w:eastAsia="es-ES"/>
                <w14:ligatures w14:val="none"/>
              </w:rPr>
              <w:t>Tributos y tasas diversas</w:t>
            </w:r>
          </w:p>
        </w:tc>
        <w:tc>
          <w:tcPr>
            <w:tcW w:w="2032" w:type="dxa"/>
            <w:tcBorders>
              <w:top w:val="nil"/>
              <w:left w:val="nil"/>
              <w:bottom w:val="single" w:sz="4" w:space="0" w:color="auto"/>
              <w:right w:val="single" w:sz="4" w:space="0" w:color="auto"/>
            </w:tcBorders>
            <w:shd w:val="clear" w:color="auto" w:fill="FFFFFF" w:themeFill="background1"/>
            <w:noWrap/>
            <w:vAlign w:val="center"/>
            <w:hideMark/>
          </w:tcPr>
          <w:p w14:paraId="39FB11F0" w14:textId="50DD99ED" w:rsidR="00210149" w:rsidRPr="00210149" w:rsidRDefault="00210149" w:rsidP="00B25825">
            <w:pPr>
              <w:spacing w:after="0" w:line="240" w:lineRule="auto"/>
              <w:jc w:val="center"/>
              <w:rPr>
                <w:rFonts w:ascii="Calibri" w:eastAsia="Times New Roman" w:hAnsi="Calibri" w:cs="Calibri"/>
                <w:color w:val="000000"/>
                <w:kern w:val="0"/>
                <w:lang w:eastAsia="es-ES"/>
                <w14:ligatures w14:val="none"/>
              </w:rPr>
            </w:pPr>
            <w:r w:rsidRPr="00210149">
              <w:rPr>
                <w:rFonts w:ascii="Calibri" w:eastAsia="Times New Roman" w:hAnsi="Calibri" w:cs="Calibri"/>
                <w:color w:val="000000"/>
                <w:kern w:val="0"/>
                <w:lang w:eastAsia="es-ES"/>
                <w14:ligatures w14:val="none"/>
              </w:rPr>
              <w:t>10.000,00€</w:t>
            </w:r>
          </w:p>
        </w:tc>
        <w:tc>
          <w:tcPr>
            <w:tcW w:w="1689" w:type="dxa"/>
            <w:tcBorders>
              <w:top w:val="nil"/>
              <w:left w:val="nil"/>
              <w:bottom w:val="single" w:sz="4" w:space="0" w:color="auto"/>
              <w:right w:val="single" w:sz="4" w:space="0" w:color="auto"/>
            </w:tcBorders>
            <w:shd w:val="clear" w:color="auto" w:fill="FFFFFF" w:themeFill="background1"/>
            <w:noWrap/>
            <w:vAlign w:val="center"/>
            <w:hideMark/>
          </w:tcPr>
          <w:p w14:paraId="6FEBE9B8" w14:textId="6066FBA0" w:rsidR="00210149" w:rsidRPr="00210149" w:rsidRDefault="00210149" w:rsidP="00B25825">
            <w:pPr>
              <w:spacing w:after="0" w:line="240" w:lineRule="auto"/>
              <w:jc w:val="center"/>
              <w:rPr>
                <w:rFonts w:ascii="Calibri" w:eastAsia="Times New Roman" w:hAnsi="Calibri" w:cs="Calibri"/>
                <w:color w:val="000000"/>
                <w:kern w:val="0"/>
                <w:lang w:eastAsia="es-ES"/>
                <w14:ligatures w14:val="none"/>
              </w:rPr>
            </w:pPr>
            <w:r w:rsidRPr="00210149">
              <w:rPr>
                <w:rFonts w:ascii="Calibri" w:eastAsia="Times New Roman" w:hAnsi="Calibri" w:cs="Calibri"/>
                <w:color w:val="000000"/>
                <w:kern w:val="0"/>
                <w:lang w:eastAsia="es-ES"/>
                <w14:ligatures w14:val="none"/>
              </w:rPr>
              <w:t>120.000,00€</w:t>
            </w:r>
          </w:p>
        </w:tc>
      </w:tr>
      <w:tr w:rsidR="00210149" w:rsidRPr="00210149" w14:paraId="1830C20C" w14:textId="77777777" w:rsidTr="00DD56A7">
        <w:trPr>
          <w:trHeight w:val="97"/>
          <w:jc w:val="center"/>
        </w:trPr>
        <w:tc>
          <w:tcPr>
            <w:tcW w:w="4779" w:type="dxa"/>
            <w:tcBorders>
              <w:top w:val="nil"/>
              <w:left w:val="single" w:sz="4" w:space="0" w:color="auto"/>
              <w:bottom w:val="single" w:sz="4" w:space="0" w:color="auto"/>
              <w:right w:val="single" w:sz="4" w:space="0" w:color="auto"/>
            </w:tcBorders>
            <w:shd w:val="clear" w:color="auto" w:fill="FFFFFF" w:themeFill="background1"/>
            <w:vAlign w:val="center"/>
            <w:hideMark/>
          </w:tcPr>
          <w:p w14:paraId="5E591313" w14:textId="77777777" w:rsidR="00210149" w:rsidRPr="00210149" w:rsidRDefault="00210149" w:rsidP="00210149">
            <w:pPr>
              <w:spacing w:after="0" w:line="240" w:lineRule="auto"/>
              <w:jc w:val="left"/>
              <w:rPr>
                <w:rFonts w:ascii="Calibri" w:eastAsia="Times New Roman" w:hAnsi="Calibri" w:cs="Calibri"/>
                <w:color w:val="000000"/>
                <w:kern w:val="0"/>
                <w:lang w:eastAsia="es-ES"/>
                <w14:ligatures w14:val="none"/>
              </w:rPr>
            </w:pPr>
            <w:r w:rsidRPr="00210149">
              <w:rPr>
                <w:rFonts w:ascii="Calibri" w:eastAsia="Times New Roman" w:hAnsi="Calibri" w:cs="Calibri"/>
                <w:color w:val="000000"/>
                <w:kern w:val="0"/>
                <w:lang w:eastAsia="es-ES"/>
                <w14:ligatures w14:val="none"/>
              </w:rPr>
              <w:t>Control de seguridad de las instalaciones</w:t>
            </w:r>
          </w:p>
        </w:tc>
        <w:tc>
          <w:tcPr>
            <w:tcW w:w="2032" w:type="dxa"/>
            <w:tcBorders>
              <w:top w:val="nil"/>
              <w:left w:val="nil"/>
              <w:bottom w:val="single" w:sz="4" w:space="0" w:color="auto"/>
              <w:right w:val="single" w:sz="4" w:space="0" w:color="auto"/>
            </w:tcBorders>
            <w:shd w:val="clear" w:color="auto" w:fill="FFFFFF" w:themeFill="background1"/>
            <w:noWrap/>
            <w:vAlign w:val="center"/>
            <w:hideMark/>
          </w:tcPr>
          <w:p w14:paraId="1A3DA2A9" w14:textId="70FC76A0" w:rsidR="00210149" w:rsidRPr="00210149" w:rsidRDefault="00210149" w:rsidP="00B25825">
            <w:pPr>
              <w:spacing w:after="0" w:line="240" w:lineRule="auto"/>
              <w:jc w:val="center"/>
              <w:rPr>
                <w:rFonts w:ascii="Calibri" w:eastAsia="Times New Roman" w:hAnsi="Calibri" w:cs="Calibri"/>
                <w:color w:val="000000"/>
                <w:kern w:val="0"/>
                <w:lang w:eastAsia="es-ES"/>
                <w14:ligatures w14:val="none"/>
              </w:rPr>
            </w:pPr>
            <w:r w:rsidRPr="00210149">
              <w:rPr>
                <w:rFonts w:ascii="Calibri" w:eastAsia="Times New Roman" w:hAnsi="Calibri" w:cs="Calibri"/>
                <w:color w:val="000000"/>
                <w:kern w:val="0"/>
                <w:lang w:eastAsia="es-ES"/>
                <w14:ligatures w14:val="none"/>
              </w:rPr>
              <w:t>120,00€</w:t>
            </w:r>
          </w:p>
        </w:tc>
        <w:tc>
          <w:tcPr>
            <w:tcW w:w="1689" w:type="dxa"/>
            <w:tcBorders>
              <w:top w:val="nil"/>
              <w:left w:val="nil"/>
              <w:bottom w:val="single" w:sz="4" w:space="0" w:color="auto"/>
              <w:right w:val="single" w:sz="4" w:space="0" w:color="auto"/>
            </w:tcBorders>
            <w:shd w:val="clear" w:color="auto" w:fill="FFFFFF" w:themeFill="background1"/>
            <w:noWrap/>
            <w:vAlign w:val="center"/>
            <w:hideMark/>
          </w:tcPr>
          <w:p w14:paraId="4995F04E" w14:textId="205FD1D0" w:rsidR="00210149" w:rsidRPr="00210149" w:rsidRDefault="00210149" w:rsidP="00B25825">
            <w:pPr>
              <w:spacing w:after="0" w:line="240" w:lineRule="auto"/>
              <w:jc w:val="center"/>
              <w:rPr>
                <w:rFonts w:ascii="Calibri" w:eastAsia="Times New Roman" w:hAnsi="Calibri" w:cs="Calibri"/>
                <w:color w:val="000000"/>
                <w:kern w:val="0"/>
                <w:lang w:eastAsia="es-ES"/>
                <w14:ligatures w14:val="none"/>
              </w:rPr>
            </w:pPr>
            <w:r w:rsidRPr="00210149">
              <w:rPr>
                <w:rFonts w:ascii="Calibri" w:eastAsia="Times New Roman" w:hAnsi="Calibri" w:cs="Calibri"/>
                <w:color w:val="000000"/>
                <w:kern w:val="0"/>
                <w:lang w:eastAsia="es-ES"/>
                <w14:ligatures w14:val="none"/>
              </w:rPr>
              <w:t>1.440,00 €</w:t>
            </w:r>
          </w:p>
        </w:tc>
      </w:tr>
      <w:tr w:rsidR="00210149" w:rsidRPr="00210149" w14:paraId="50FE61BA" w14:textId="77777777" w:rsidTr="00B25825">
        <w:trPr>
          <w:trHeight w:val="97"/>
          <w:jc w:val="center"/>
        </w:trPr>
        <w:tc>
          <w:tcPr>
            <w:tcW w:w="8500" w:type="dxa"/>
            <w:gridSpan w:val="3"/>
            <w:tcBorders>
              <w:top w:val="single" w:sz="4" w:space="0" w:color="auto"/>
              <w:left w:val="single" w:sz="4" w:space="0" w:color="auto"/>
              <w:bottom w:val="single" w:sz="4" w:space="0" w:color="auto"/>
              <w:right w:val="single" w:sz="4" w:space="0" w:color="auto"/>
            </w:tcBorders>
            <w:shd w:val="clear" w:color="000000" w:fill="AEAAAA"/>
            <w:vAlign w:val="center"/>
            <w:hideMark/>
          </w:tcPr>
          <w:p w14:paraId="2190F471" w14:textId="1700CB71" w:rsidR="00210149" w:rsidRPr="00210149" w:rsidRDefault="00210149" w:rsidP="00210149">
            <w:pPr>
              <w:spacing w:after="0" w:line="240" w:lineRule="auto"/>
              <w:jc w:val="center"/>
              <w:rPr>
                <w:rFonts w:ascii="Calibri" w:eastAsia="Times New Roman" w:hAnsi="Calibri" w:cs="Calibri"/>
                <w:color w:val="000000"/>
                <w:kern w:val="0"/>
                <w:lang w:eastAsia="es-ES"/>
                <w14:ligatures w14:val="none"/>
              </w:rPr>
            </w:pPr>
          </w:p>
        </w:tc>
      </w:tr>
      <w:tr w:rsidR="00210149" w:rsidRPr="00210149" w14:paraId="30BD96DC" w14:textId="77777777" w:rsidTr="00B25825">
        <w:trPr>
          <w:trHeight w:val="97"/>
          <w:jc w:val="center"/>
        </w:trPr>
        <w:tc>
          <w:tcPr>
            <w:tcW w:w="4779" w:type="dxa"/>
            <w:tcBorders>
              <w:top w:val="nil"/>
              <w:left w:val="single" w:sz="4" w:space="0" w:color="auto"/>
              <w:bottom w:val="single" w:sz="4" w:space="0" w:color="auto"/>
              <w:right w:val="single" w:sz="4" w:space="0" w:color="auto"/>
            </w:tcBorders>
            <w:shd w:val="clear" w:color="000000" w:fill="E7E6E6"/>
            <w:vAlign w:val="center"/>
            <w:hideMark/>
          </w:tcPr>
          <w:p w14:paraId="49F7EBC5" w14:textId="77777777" w:rsidR="00210149" w:rsidRPr="00210149" w:rsidRDefault="00210149" w:rsidP="00B25825">
            <w:pPr>
              <w:spacing w:after="0" w:line="240" w:lineRule="auto"/>
              <w:jc w:val="center"/>
              <w:rPr>
                <w:rFonts w:ascii="Calibri" w:eastAsia="Times New Roman" w:hAnsi="Calibri" w:cs="Calibri"/>
                <w:b/>
                <w:bCs/>
                <w:color w:val="000000"/>
                <w:kern w:val="0"/>
                <w:lang w:eastAsia="es-ES"/>
                <w14:ligatures w14:val="none"/>
              </w:rPr>
            </w:pPr>
            <w:r w:rsidRPr="00210149">
              <w:rPr>
                <w:rFonts w:ascii="Calibri" w:eastAsia="Times New Roman" w:hAnsi="Calibri" w:cs="Calibri"/>
                <w:b/>
                <w:bCs/>
                <w:color w:val="000000"/>
                <w:kern w:val="0"/>
                <w:lang w:eastAsia="es-ES"/>
                <w14:ligatures w14:val="none"/>
              </w:rPr>
              <w:t>TOTAL</w:t>
            </w:r>
          </w:p>
        </w:tc>
        <w:tc>
          <w:tcPr>
            <w:tcW w:w="2032" w:type="dxa"/>
            <w:tcBorders>
              <w:top w:val="nil"/>
              <w:left w:val="nil"/>
              <w:bottom w:val="single" w:sz="4" w:space="0" w:color="auto"/>
              <w:right w:val="single" w:sz="4" w:space="0" w:color="auto"/>
            </w:tcBorders>
            <w:shd w:val="clear" w:color="000000" w:fill="E7E6E6"/>
            <w:noWrap/>
            <w:vAlign w:val="center"/>
            <w:hideMark/>
          </w:tcPr>
          <w:p w14:paraId="471CBE2E" w14:textId="775AD399" w:rsidR="00210149" w:rsidRPr="00210149" w:rsidRDefault="00210149" w:rsidP="00B25825">
            <w:pPr>
              <w:spacing w:after="0" w:line="240" w:lineRule="auto"/>
              <w:jc w:val="center"/>
              <w:rPr>
                <w:rFonts w:ascii="Calibri" w:eastAsia="Times New Roman" w:hAnsi="Calibri" w:cs="Calibri"/>
                <w:b/>
                <w:bCs/>
                <w:color w:val="000000"/>
                <w:kern w:val="0"/>
                <w:lang w:eastAsia="es-ES"/>
                <w14:ligatures w14:val="none"/>
              </w:rPr>
            </w:pPr>
            <w:r w:rsidRPr="00210149">
              <w:rPr>
                <w:rFonts w:ascii="Calibri" w:eastAsia="Times New Roman" w:hAnsi="Calibri" w:cs="Calibri"/>
                <w:b/>
                <w:bCs/>
                <w:color w:val="000000"/>
                <w:kern w:val="0"/>
                <w:lang w:eastAsia="es-ES"/>
                <w14:ligatures w14:val="none"/>
              </w:rPr>
              <w:t>15.762,50</w:t>
            </w:r>
            <w:r w:rsidR="0099708E">
              <w:rPr>
                <w:rFonts w:ascii="Calibri" w:eastAsia="Times New Roman" w:hAnsi="Calibri" w:cs="Calibri"/>
                <w:b/>
                <w:bCs/>
                <w:color w:val="000000"/>
                <w:kern w:val="0"/>
                <w:lang w:eastAsia="es-ES"/>
                <w14:ligatures w14:val="none"/>
              </w:rPr>
              <w:t>€</w:t>
            </w:r>
          </w:p>
        </w:tc>
        <w:tc>
          <w:tcPr>
            <w:tcW w:w="1689" w:type="dxa"/>
            <w:tcBorders>
              <w:top w:val="nil"/>
              <w:left w:val="nil"/>
              <w:bottom w:val="single" w:sz="4" w:space="0" w:color="auto"/>
              <w:right w:val="single" w:sz="4" w:space="0" w:color="auto"/>
            </w:tcBorders>
            <w:shd w:val="clear" w:color="000000" w:fill="E7E6E6"/>
            <w:noWrap/>
            <w:vAlign w:val="center"/>
            <w:hideMark/>
          </w:tcPr>
          <w:p w14:paraId="34B8CDD8" w14:textId="7B4C2DE8" w:rsidR="00210149" w:rsidRPr="00210149" w:rsidRDefault="00210149" w:rsidP="00B25825">
            <w:pPr>
              <w:keepNext/>
              <w:spacing w:after="0" w:line="240" w:lineRule="auto"/>
              <w:jc w:val="center"/>
              <w:rPr>
                <w:rFonts w:ascii="Calibri" w:eastAsia="Times New Roman" w:hAnsi="Calibri" w:cs="Calibri"/>
                <w:b/>
                <w:bCs/>
                <w:color w:val="000000"/>
                <w:kern w:val="0"/>
                <w:lang w:eastAsia="es-ES"/>
                <w14:ligatures w14:val="none"/>
              </w:rPr>
            </w:pPr>
            <w:r w:rsidRPr="00210149">
              <w:rPr>
                <w:rFonts w:ascii="Calibri" w:eastAsia="Times New Roman" w:hAnsi="Calibri" w:cs="Calibri"/>
                <w:b/>
                <w:bCs/>
                <w:color w:val="000000"/>
                <w:kern w:val="0"/>
                <w:lang w:eastAsia="es-ES"/>
                <w14:ligatures w14:val="none"/>
              </w:rPr>
              <w:t>189.150,00</w:t>
            </w:r>
            <w:r w:rsidR="004C2406">
              <w:rPr>
                <w:rFonts w:ascii="Calibri" w:eastAsia="Times New Roman" w:hAnsi="Calibri" w:cs="Calibri"/>
                <w:b/>
                <w:bCs/>
                <w:color w:val="000000"/>
                <w:kern w:val="0"/>
                <w:lang w:eastAsia="es-ES"/>
                <w14:ligatures w14:val="none"/>
              </w:rPr>
              <w:t>€</w:t>
            </w:r>
          </w:p>
        </w:tc>
      </w:tr>
    </w:tbl>
    <w:p w14:paraId="3EBFA0F2" w14:textId="7FE0D2D1" w:rsidR="009F36DD" w:rsidRDefault="0099708E" w:rsidP="0099708E">
      <w:pPr>
        <w:pStyle w:val="CitadeTablas"/>
      </w:pPr>
      <w:bookmarkStart w:id="726" w:name="_Ref164342695"/>
      <w:bookmarkStart w:id="727" w:name="_Toc165126462"/>
      <w:r>
        <w:t>Definición de empresa - Gastos en servicios</w:t>
      </w:r>
      <w:bookmarkEnd w:id="726"/>
      <w:bookmarkEnd w:id="727"/>
    </w:p>
    <w:p w14:paraId="4C340865" w14:textId="6A35AC95" w:rsidR="00CE6D31" w:rsidRDefault="00CE6D31" w:rsidP="005F1180">
      <w:r>
        <w:t xml:space="preserve">En la </w:t>
      </w:r>
      <w:r w:rsidR="0015345E">
        <w:fldChar w:fldCharType="begin"/>
      </w:r>
      <w:r w:rsidR="0015345E">
        <w:instrText xml:space="preserve"> REF _Ref164342961 \n \h </w:instrText>
      </w:r>
      <w:r w:rsidR="0015345E">
        <w:fldChar w:fldCharType="separate"/>
      </w:r>
      <w:r w:rsidR="00AB32F0">
        <w:t>TABLA 68.-</w:t>
      </w:r>
      <w:r w:rsidR="0015345E">
        <w:fldChar w:fldCharType="end"/>
      </w:r>
      <w:r w:rsidR="0015345E">
        <w:t xml:space="preserve"> </w:t>
      </w:r>
      <w:r>
        <w:t xml:space="preserve">podemos observar los bienes o costes de medios de producción previamente mencionados, que como indicábamos anteriormente, </w:t>
      </w:r>
      <w:r w:rsidR="00412FCA">
        <w:t xml:space="preserve">conforman la base del día a día de la empresa. Podemos ver que estos medios de producción llevan asociado un </w:t>
      </w:r>
      <w:r w:rsidR="00412FCA" w:rsidRPr="00412FCA">
        <w:rPr>
          <w:b/>
          <w:bCs/>
        </w:rPr>
        <w:t>tipo</w:t>
      </w:r>
      <w:r w:rsidR="00412FCA">
        <w:t xml:space="preserve">, este tipo hace referencia a la forma en la que se gestiona </w:t>
      </w:r>
      <w:r w:rsidR="009C3C65">
        <w:t>el gasto a ojos de la empresa. Dentro de este tipo encontramos:</w:t>
      </w:r>
    </w:p>
    <w:p w14:paraId="26097E1A" w14:textId="0C30E0A9" w:rsidR="009C3C65" w:rsidRDefault="009C3C65" w:rsidP="00777473">
      <w:pPr>
        <w:pStyle w:val="Prrafodelista"/>
        <w:numPr>
          <w:ilvl w:val="0"/>
          <w:numId w:val="80"/>
        </w:numPr>
      </w:pPr>
      <w:r>
        <w:rPr>
          <w:b/>
          <w:bCs/>
        </w:rPr>
        <w:t>Amortización</w:t>
      </w:r>
      <w:r>
        <w:t>: el proceso de amortización va ligado a una cantidad de tiempo, que en este caso viene indicada en la columna Plazo (valor indicado en años)</w:t>
      </w:r>
      <w:r w:rsidR="008F02D9">
        <w:t xml:space="preserve">. </w:t>
      </w:r>
      <w:r w:rsidR="00167F28" w:rsidRPr="00167F28">
        <w:t xml:space="preserve">La amortización es el proceso por el cual la empresa distribuye el </w:t>
      </w:r>
      <w:r w:rsidR="00167F28">
        <w:t>precio</w:t>
      </w:r>
      <w:r w:rsidR="00167F28" w:rsidRPr="00167F28">
        <w:t xml:space="preserve"> de un activo tangible o intangible a lo largo de su vida útil, reflejando así su desgaste, obsolescencia o pérdida de valor con el tiempo. Esto se realiza mediante la asignación de una parte del </w:t>
      </w:r>
      <w:r w:rsidR="00167F28">
        <w:t>precio</w:t>
      </w:r>
      <w:r w:rsidR="00167F28" w:rsidRPr="00167F28">
        <w:t xml:space="preserve"> del activo como gasto en cada período contable, lo que ayuda a reflejar de manera más precisa la verdadera utilización de los recursos de la empresa y contribuye a la determinación de su rentabilidad.</w:t>
      </w:r>
    </w:p>
    <w:p w14:paraId="3E9E2688" w14:textId="5B45DBAE" w:rsidR="006805DA" w:rsidRPr="00F34211" w:rsidRDefault="000F33B1" w:rsidP="00777473">
      <w:pPr>
        <w:pStyle w:val="Prrafodelista"/>
        <w:numPr>
          <w:ilvl w:val="0"/>
          <w:numId w:val="80"/>
        </w:numPr>
        <w:rPr>
          <w:b/>
          <w:bCs/>
        </w:rPr>
      </w:pPr>
      <w:r>
        <w:rPr>
          <w:b/>
          <w:bCs/>
        </w:rPr>
        <w:t>Alquiler</w:t>
      </w:r>
      <w:r w:rsidR="006805DA">
        <w:t>:</w:t>
      </w:r>
      <w:r w:rsidR="00C53128">
        <w:t xml:space="preserve"> </w:t>
      </w:r>
      <w:r>
        <w:t xml:space="preserve">el proceso de alquiler de un activo </w:t>
      </w:r>
      <w:r w:rsidR="00F34211">
        <w:t>consiste en un pago periódico a cambio de la posibilidad de uso de este. Este tipo de gasto está muy asociado a activos tangibles.</w:t>
      </w:r>
    </w:p>
    <w:p w14:paraId="45954010" w14:textId="25430851" w:rsidR="00F34211" w:rsidRPr="00546B20" w:rsidRDefault="00F34211" w:rsidP="00777473">
      <w:pPr>
        <w:pStyle w:val="Prrafodelista"/>
        <w:numPr>
          <w:ilvl w:val="0"/>
          <w:numId w:val="80"/>
        </w:numPr>
        <w:rPr>
          <w:b/>
          <w:bCs/>
        </w:rPr>
      </w:pPr>
      <w:r>
        <w:rPr>
          <w:b/>
          <w:bCs/>
        </w:rPr>
        <w:t>Subscripción mensual</w:t>
      </w:r>
      <w:r>
        <w:t>: al igual que el proceso de alquiler, el de una subscripción mensual también supone un gasto periódico a cambio del derecho a uso y utilización de una activo. La mayor diferencia con respecto al alquiler es que este está más ligado a activos intangibles como puede ser el caso de licencias software.</w:t>
      </w:r>
    </w:p>
    <w:p w14:paraId="7591243E" w14:textId="467DCAD5" w:rsidR="008D578C" w:rsidRDefault="008D578C">
      <w:pPr>
        <w:jc w:val="left"/>
        <w:rPr>
          <w:b/>
          <w:bCs/>
        </w:rPr>
      </w:pPr>
      <w:r>
        <w:rPr>
          <w:b/>
          <w:bCs/>
        </w:rPr>
        <w:br w:type="page"/>
      </w:r>
    </w:p>
    <w:tbl>
      <w:tblPr>
        <w:tblW w:w="8784" w:type="dxa"/>
        <w:jc w:val="center"/>
        <w:tblCellMar>
          <w:left w:w="70" w:type="dxa"/>
          <w:right w:w="70" w:type="dxa"/>
        </w:tblCellMar>
        <w:tblLook w:val="04A0" w:firstRow="1" w:lastRow="0" w:firstColumn="1" w:lastColumn="0" w:noHBand="0" w:noVBand="1"/>
      </w:tblPr>
      <w:tblGrid>
        <w:gridCol w:w="1552"/>
        <w:gridCol w:w="1115"/>
        <w:gridCol w:w="1364"/>
        <w:gridCol w:w="1351"/>
        <w:gridCol w:w="1417"/>
        <w:gridCol w:w="1328"/>
        <w:gridCol w:w="657"/>
      </w:tblGrid>
      <w:tr w:rsidR="007205FC" w:rsidRPr="00691FCB" w14:paraId="7BD80EAA" w14:textId="77777777" w:rsidTr="00847051">
        <w:trPr>
          <w:trHeight w:val="272"/>
          <w:jc w:val="center"/>
        </w:trPr>
        <w:tc>
          <w:tcPr>
            <w:tcW w:w="1552" w:type="dxa"/>
            <w:tcBorders>
              <w:top w:val="single" w:sz="4" w:space="0" w:color="auto"/>
              <w:left w:val="single" w:sz="4" w:space="0" w:color="auto"/>
              <w:bottom w:val="single" w:sz="4" w:space="0" w:color="auto"/>
              <w:right w:val="single" w:sz="4" w:space="0" w:color="auto"/>
            </w:tcBorders>
            <w:shd w:val="clear" w:color="000000" w:fill="D0CECE"/>
            <w:vAlign w:val="center"/>
            <w:hideMark/>
          </w:tcPr>
          <w:p w14:paraId="530A2F1E" w14:textId="77777777" w:rsidR="008D578C" w:rsidRPr="008D578C" w:rsidRDefault="008D578C" w:rsidP="00847051">
            <w:pPr>
              <w:spacing w:after="0" w:line="240" w:lineRule="auto"/>
              <w:jc w:val="center"/>
              <w:rPr>
                <w:rFonts w:ascii="Calibri" w:eastAsia="Times New Roman" w:hAnsi="Calibri" w:cs="Calibri"/>
                <w:b/>
                <w:bCs/>
                <w:color w:val="000000"/>
                <w:kern w:val="0"/>
                <w:lang w:eastAsia="es-ES"/>
                <w14:ligatures w14:val="none"/>
              </w:rPr>
            </w:pPr>
            <w:r w:rsidRPr="008D578C">
              <w:rPr>
                <w:rFonts w:ascii="Calibri" w:eastAsia="Times New Roman" w:hAnsi="Calibri" w:cs="Calibri"/>
                <w:b/>
                <w:bCs/>
                <w:color w:val="000000"/>
                <w:kern w:val="0"/>
                <w:lang w:eastAsia="es-ES"/>
                <w14:ligatures w14:val="none"/>
              </w:rPr>
              <w:lastRenderedPageBreak/>
              <w:t>Equipo/licencia</w:t>
            </w:r>
          </w:p>
        </w:tc>
        <w:tc>
          <w:tcPr>
            <w:tcW w:w="1115" w:type="dxa"/>
            <w:tcBorders>
              <w:top w:val="single" w:sz="4" w:space="0" w:color="auto"/>
              <w:left w:val="nil"/>
              <w:bottom w:val="single" w:sz="4" w:space="0" w:color="auto"/>
              <w:right w:val="single" w:sz="4" w:space="0" w:color="auto"/>
            </w:tcBorders>
            <w:shd w:val="clear" w:color="000000" w:fill="D0CECE"/>
            <w:noWrap/>
            <w:vAlign w:val="center"/>
            <w:hideMark/>
          </w:tcPr>
          <w:p w14:paraId="48BE837D" w14:textId="5ED64789" w:rsidR="008D578C" w:rsidRPr="008D578C" w:rsidRDefault="008D578C" w:rsidP="00847051">
            <w:pPr>
              <w:spacing w:after="0" w:line="240" w:lineRule="auto"/>
              <w:jc w:val="center"/>
              <w:rPr>
                <w:rFonts w:ascii="Calibri" w:eastAsia="Times New Roman" w:hAnsi="Calibri" w:cs="Calibri"/>
                <w:b/>
                <w:bCs/>
                <w:color w:val="000000"/>
                <w:kern w:val="0"/>
                <w:lang w:eastAsia="es-ES"/>
                <w14:ligatures w14:val="none"/>
              </w:rPr>
            </w:pPr>
            <w:r w:rsidRPr="008D578C">
              <w:rPr>
                <w:rFonts w:ascii="Calibri" w:eastAsia="Times New Roman" w:hAnsi="Calibri" w:cs="Calibri"/>
                <w:b/>
                <w:bCs/>
                <w:color w:val="000000"/>
                <w:kern w:val="0"/>
                <w:lang w:eastAsia="es-ES"/>
                <w14:ligatures w14:val="none"/>
              </w:rPr>
              <w:t>Unidades</w:t>
            </w:r>
          </w:p>
        </w:tc>
        <w:tc>
          <w:tcPr>
            <w:tcW w:w="1364" w:type="dxa"/>
            <w:tcBorders>
              <w:top w:val="single" w:sz="4" w:space="0" w:color="auto"/>
              <w:left w:val="nil"/>
              <w:bottom w:val="single" w:sz="4" w:space="0" w:color="auto"/>
              <w:right w:val="single" w:sz="4" w:space="0" w:color="auto"/>
            </w:tcBorders>
            <w:shd w:val="clear" w:color="000000" w:fill="D0CECE"/>
            <w:noWrap/>
            <w:vAlign w:val="center"/>
            <w:hideMark/>
          </w:tcPr>
          <w:p w14:paraId="4FC73A56" w14:textId="0DCE9D47" w:rsidR="008D578C" w:rsidRPr="008D578C" w:rsidRDefault="008D578C" w:rsidP="00847051">
            <w:pPr>
              <w:spacing w:after="0" w:line="240" w:lineRule="auto"/>
              <w:jc w:val="center"/>
              <w:rPr>
                <w:rFonts w:ascii="Calibri" w:eastAsia="Times New Roman" w:hAnsi="Calibri" w:cs="Calibri"/>
                <w:b/>
                <w:bCs/>
                <w:color w:val="000000"/>
                <w:kern w:val="0"/>
                <w:lang w:eastAsia="es-ES"/>
                <w14:ligatures w14:val="none"/>
              </w:rPr>
            </w:pPr>
            <w:r w:rsidRPr="008D578C">
              <w:rPr>
                <w:rFonts w:ascii="Calibri" w:eastAsia="Times New Roman" w:hAnsi="Calibri" w:cs="Calibri"/>
                <w:b/>
                <w:bCs/>
                <w:color w:val="000000"/>
                <w:kern w:val="0"/>
                <w:lang w:eastAsia="es-ES"/>
                <w14:ligatures w14:val="none"/>
              </w:rPr>
              <w:t>Precio</w:t>
            </w:r>
          </w:p>
        </w:tc>
        <w:tc>
          <w:tcPr>
            <w:tcW w:w="1351" w:type="dxa"/>
            <w:tcBorders>
              <w:top w:val="single" w:sz="4" w:space="0" w:color="auto"/>
              <w:left w:val="nil"/>
              <w:bottom w:val="single" w:sz="4" w:space="0" w:color="auto"/>
              <w:right w:val="single" w:sz="4" w:space="0" w:color="auto"/>
            </w:tcBorders>
            <w:shd w:val="clear" w:color="000000" w:fill="D0CECE"/>
            <w:noWrap/>
            <w:vAlign w:val="center"/>
            <w:hideMark/>
          </w:tcPr>
          <w:p w14:paraId="2915CC9C" w14:textId="77777777" w:rsidR="008D578C" w:rsidRPr="008D578C" w:rsidRDefault="008D578C" w:rsidP="00847051">
            <w:pPr>
              <w:spacing w:after="0" w:line="240" w:lineRule="auto"/>
              <w:jc w:val="center"/>
              <w:rPr>
                <w:rFonts w:ascii="Calibri" w:eastAsia="Times New Roman" w:hAnsi="Calibri" w:cs="Calibri"/>
                <w:b/>
                <w:bCs/>
                <w:color w:val="000000"/>
                <w:kern w:val="0"/>
                <w:lang w:eastAsia="es-ES"/>
                <w14:ligatures w14:val="none"/>
              </w:rPr>
            </w:pPr>
            <w:r w:rsidRPr="008D578C">
              <w:rPr>
                <w:rFonts w:ascii="Calibri" w:eastAsia="Times New Roman" w:hAnsi="Calibri" w:cs="Calibri"/>
                <w:b/>
                <w:bCs/>
                <w:color w:val="000000"/>
                <w:kern w:val="0"/>
                <w:lang w:eastAsia="es-ES"/>
                <w14:ligatures w14:val="none"/>
              </w:rPr>
              <w:t>Coste total</w:t>
            </w:r>
          </w:p>
        </w:tc>
        <w:tc>
          <w:tcPr>
            <w:tcW w:w="1417" w:type="dxa"/>
            <w:tcBorders>
              <w:top w:val="single" w:sz="4" w:space="0" w:color="auto"/>
              <w:left w:val="nil"/>
              <w:bottom w:val="single" w:sz="4" w:space="0" w:color="auto"/>
              <w:right w:val="single" w:sz="4" w:space="0" w:color="auto"/>
            </w:tcBorders>
            <w:shd w:val="clear" w:color="000000" w:fill="D0CECE"/>
            <w:noWrap/>
            <w:vAlign w:val="center"/>
            <w:hideMark/>
          </w:tcPr>
          <w:p w14:paraId="44574E92" w14:textId="77777777" w:rsidR="008D578C" w:rsidRPr="008D578C" w:rsidRDefault="008D578C" w:rsidP="00847051">
            <w:pPr>
              <w:spacing w:after="0" w:line="240" w:lineRule="auto"/>
              <w:jc w:val="center"/>
              <w:rPr>
                <w:rFonts w:ascii="Calibri" w:eastAsia="Times New Roman" w:hAnsi="Calibri" w:cs="Calibri"/>
                <w:b/>
                <w:bCs/>
                <w:color w:val="000000"/>
                <w:kern w:val="0"/>
                <w:lang w:eastAsia="es-ES"/>
                <w14:ligatures w14:val="none"/>
              </w:rPr>
            </w:pPr>
            <w:r w:rsidRPr="008D578C">
              <w:rPr>
                <w:rFonts w:ascii="Calibri" w:eastAsia="Times New Roman" w:hAnsi="Calibri" w:cs="Calibri"/>
                <w:b/>
                <w:bCs/>
                <w:color w:val="000000"/>
                <w:kern w:val="0"/>
                <w:lang w:eastAsia="es-ES"/>
                <w14:ligatures w14:val="none"/>
              </w:rPr>
              <w:t>Coste año</w:t>
            </w:r>
          </w:p>
        </w:tc>
        <w:tc>
          <w:tcPr>
            <w:tcW w:w="1328" w:type="dxa"/>
            <w:tcBorders>
              <w:top w:val="single" w:sz="4" w:space="0" w:color="auto"/>
              <w:left w:val="nil"/>
              <w:bottom w:val="single" w:sz="4" w:space="0" w:color="auto"/>
              <w:right w:val="single" w:sz="4" w:space="0" w:color="auto"/>
            </w:tcBorders>
            <w:shd w:val="clear" w:color="000000" w:fill="D0CECE"/>
            <w:noWrap/>
            <w:vAlign w:val="center"/>
            <w:hideMark/>
          </w:tcPr>
          <w:p w14:paraId="646DFEF8" w14:textId="6E940533" w:rsidR="008D578C" w:rsidRPr="008D578C" w:rsidRDefault="00847051" w:rsidP="00847051">
            <w:pPr>
              <w:spacing w:after="0" w:line="240" w:lineRule="auto"/>
              <w:jc w:val="center"/>
              <w:rPr>
                <w:rFonts w:ascii="Calibri" w:eastAsia="Times New Roman" w:hAnsi="Calibri" w:cs="Calibri"/>
                <w:b/>
                <w:bCs/>
                <w:color w:val="000000"/>
                <w:kern w:val="0"/>
                <w:lang w:eastAsia="es-ES"/>
                <w14:ligatures w14:val="none"/>
              </w:rPr>
            </w:pPr>
            <w:r>
              <w:rPr>
                <w:rFonts w:ascii="Calibri" w:eastAsia="Times New Roman" w:hAnsi="Calibri" w:cs="Calibri"/>
                <w:b/>
                <w:bCs/>
                <w:color w:val="000000"/>
                <w:kern w:val="0"/>
                <w:lang w:eastAsia="es-ES"/>
                <w14:ligatures w14:val="none"/>
              </w:rPr>
              <w:t>T</w:t>
            </w:r>
            <w:r w:rsidR="008D578C" w:rsidRPr="008D578C">
              <w:rPr>
                <w:rFonts w:ascii="Calibri" w:eastAsia="Times New Roman" w:hAnsi="Calibri" w:cs="Calibri"/>
                <w:b/>
                <w:bCs/>
                <w:color w:val="000000"/>
                <w:kern w:val="0"/>
                <w:lang w:eastAsia="es-ES"/>
                <w14:ligatures w14:val="none"/>
              </w:rPr>
              <w:t>ipo</w:t>
            </w:r>
          </w:p>
        </w:tc>
        <w:tc>
          <w:tcPr>
            <w:tcW w:w="657" w:type="dxa"/>
            <w:tcBorders>
              <w:top w:val="single" w:sz="4" w:space="0" w:color="auto"/>
              <w:left w:val="nil"/>
              <w:bottom w:val="single" w:sz="4" w:space="0" w:color="auto"/>
              <w:right w:val="single" w:sz="4" w:space="0" w:color="auto"/>
            </w:tcBorders>
            <w:shd w:val="clear" w:color="000000" w:fill="D0CECE"/>
            <w:noWrap/>
            <w:vAlign w:val="center"/>
            <w:hideMark/>
          </w:tcPr>
          <w:p w14:paraId="6ADB5851" w14:textId="77777777" w:rsidR="008D578C" w:rsidRPr="008D578C" w:rsidRDefault="008D578C" w:rsidP="00847051">
            <w:pPr>
              <w:spacing w:after="0" w:line="240" w:lineRule="auto"/>
              <w:jc w:val="center"/>
              <w:rPr>
                <w:rFonts w:ascii="Calibri" w:eastAsia="Times New Roman" w:hAnsi="Calibri" w:cs="Calibri"/>
                <w:b/>
                <w:bCs/>
                <w:color w:val="000000"/>
                <w:kern w:val="0"/>
                <w:lang w:eastAsia="es-ES"/>
                <w14:ligatures w14:val="none"/>
              </w:rPr>
            </w:pPr>
            <w:r w:rsidRPr="008D578C">
              <w:rPr>
                <w:rFonts w:ascii="Calibri" w:eastAsia="Times New Roman" w:hAnsi="Calibri" w:cs="Calibri"/>
                <w:b/>
                <w:bCs/>
                <w:color w:val="000000"/>
                <w:kern w:val="0"/>
                <w:lang w:eastAsia="es-ES"/>
                <w14:ligatures w14:val="none"/>
              </w:rPr>
              <w:t>Plazo</w:t>
            </w:r>
          </w:p>
        </w:tc>
      </w:tr>
      <w:tr w:rsidR="007205FC" w:rsidRPr="00691FCB" w14:paraId="5CA9CBCE" w14:textId="77777777" w:rsidTr="00847051">
        <w:trPr>
          <w:trHeight w:val="272"/>
          <w:jc w:val="center"/>
        </w:trPr>
        <w:tc>
          <w:tcPr>
            <w:tcW w:w="1552" w:type="dxa"/>
            <w:tcBorders>
              <w:top w:val="nil"/>
              <w:left w:val="single" w:sz="4" w:space="0" w:color="auto"/>
              <w:bottom w:val="single" w:sz="4" w:space="0" w:color="auto"/>
              <w:right w:val="single" w:sz="4" w:space="0" w:color="auto"/>
            </w:tcBorders>
            <w:shd w:val="clear" w:color="auto" w:fill="FFFFFF" w:themeFill="background1"/>
            <w:vAlign w:val="center"/>
            <w:hideMark/>
          </w:tcPr>
          <w:p w14:paraId="2AB777AF" w14:textId="53575351" w:rsidR="008D578C" w:rsidRPr="008D578C" w:rsidRDefault="008D578C" w:rsidP="008D578C">
            <w:pPr>
              <w:spacing w:after="0" w:line="240" w:lineRule="auto"/>
              <w:jc w:val="left"/>
              <w:rPr>
                <w:rFonts w:ascii="Calibri" w:eastAsia="Times New Roman" w:hAnsi="Calibri" w:cs="Calibri"/>
                <w:color w:val="000000"/>
                <w:kern w:val="0"/>
                <w:lang w:eastAsia="es-ES"/>
                <w14:ligatures w14:val="none"/>
              </w:rPr>
            </w:pPr>
            <w:r w:rsidRPr="008D578C">
              <w:rPr>
                <w:rFonts w:ascii="Calibri" w:eastAsia="Times New Roman" w:hAnsi="Calibri" w:cs="Calibri"/>
                <w:color w:val="000000"/>
                <w:kern w:val="0"/>
                <w:lang w:eastAsia="es-ES"/>
                <w14:ligatures w14:val="none"/>
              </w:rPr>
              <w:t xml:space="preserve">CPD (Servidores, </w:t>
            </w:r>
            <w:r w:rsidRPr="00691FCB">
              <w:rPr>
                <w:rFonts w:ascii="Calibri" w:eastAsia="Times New Roman" w:hAnsi="Calibri" w:cs="Calibri"/>
                <w:color w:val="000000"/>
                <w:kern w:val="0"/>
                <w:lang w:eastAsia="es-ES"/>
                <w14:ligatures w14:val="none"/>
              </w:rPr>
              <w:t>SAI, etc.</w:t>
            </w:r>
            <w:r w:rsidRPr="008D578C">
              <w:rPr>
                <w:rFonts w:ascii="Calibri" w:eastAsia="Times New Roman" w:hAnsi="Calibri" w:cs="Calibri"/>
                <w:color w:val="000000"/>
                <w:kern w:val="0"/>
                <w:lang w:eastAsia="es-ES"/>
                <w14:ligatures w14:val="none"/>
              </w:rPr>
              <w:t>)</w:t>
            </w:r>
          </w:p>
        </w:tc>
        <w:tc>
          <w:tcPr>
            <w:tcW w:w="1115" w:type="dxa"/>
            <w:tcBorders>
              <w:top w:val="nil"/>
              <w:left w:val="nil"/>
              <w:bottom w:val="single" w:sz="4" w:space="0" w:color="auto"/>
              <w:right w:val="single" w:sz="4" w:space="0" w:color="auto"/>
            </w:tcBorders>
            <w:shd w:val="clear" w:color="auto" w:fill="FFFFFF" w:themeFill="background1"/>
            <w:noWrap/>
            <w:vAlign w:val="center"/>
            <w:hideMark/>
          </w:tcPr>
          <w:p w14:paraId="5B774C04" w14:textId="77777777" w:rsidR="008D578C" w:rsidRPr="008D578C" w:rsidRDefault="008D578C" w:rsidP="00847051">
            <w:pPr>
              <w:spacing w:after="0" w:line="240" w:lineRule="auto"/>
              <w:jc w:val="center"/>
              <w:rPr>
                <w:rFonts w:ascii="Calibri" w:eastAsia="Times New Roman" w:hAnsi="Calibri" w:cs="Calibri"/>
                <w:color w:val="000000"/>
                <w:kern w:val="0"/>
                <w:lang w:eastAsia="es-ES"/>
                <w14:ligatures w14:val="none"/>
              </w:rPr>
            </w:pPr>
            <w:r w:rsidRPr="008D578C">
              <w:rPr>
                <w:rFonts w:ascii="Calibri" w:eastAsia="Times New Roman" w:hAnsi="Calibri" w:cs="Calibri"/>
                <w:color w:val="000000"/>
                <w:kern w:val="0"/>
                <w:lang w:eastAsia="es-ES"/>
                <w14:ligatures w14:val="none"/>
              </w:rPr>
              <w:t>1</w:t>
            </w:r>
          </w:p>
        </w:tc>
        <w:tc>
          <w:tcPr>
            <w:tcW w:w="1364" w:type="dxa"/>
            <w:tcBorders>
              <w:top w:val="nil"/>
              <w:left w:val="nil"/>
              <w:bottom w:val="single" w:sz="4" w:space="0" w:color="auto"/>
              <w:right w:val="single" w:sz="4" w:space="0" w:color="auto"/>
            </w:tcBorders>
            <w:shd w:val="clear" w:color="auto" w:fill="FFFFFF" w:themeFill="background1"/>
            <w:noWrap/>
            <w:vAlign w:val="center"/>
            <w:hideMark/>
          </w:tcPr>
          <w:p w14:paraId="0AAC0E52" w14:textId="4A7458ED" w:rsidR="008D578C" w:rsidRPr="008D578C" w:rsidRDefault="008D578C" w:rsidP="00847051">
            <w:pPr>
              <w:spacing w:after="0" w:line="240" w:lineRule="auto"/>
              <w:jc w:val="center"/>
              <w:rPr>
                <w:rFonts w:ascii="Calibri" w:eastAsia="Times New Roman" w:hAnsi="Calibri" w:cs="Calibri"/>
                <w:color w:val="000000"/>
                <w:kern w:val="0"/>
                <w:lang w:eastAsia="es-ES"/>
                <w14:ligatures w14:val="none"/>
              </w:rPr>
            </w:pPr>
            <w:r w:rsidRPr="008D578C">
              <w:rPr>
                <w:rFonts w:ascii="Calibri" w:eastAsia="Times New Roman" w:hAnsi="Calibri" w:cs="Calibri"/>
                <w:color w:val="000000"/>
                <w:kern w:val="0"/>
                <w:lang w:eastAsia="es-ES"/>
                <w14:ligatures w14:val="none"/>
              </w:rPr>
              <w:t>120.000,00 €</w:t>
            </w:r>
          </w:p>
        </w:tc>
        <w:tc>
          <w:tcPr>
            <w:tcW w:w="1351" w:type="dxa"/>
            <w:tcBorders>
              <w:top w:val="nil"/>
              <w:left w:val="nil"/>
              <w:bottom w:val="single" w:sz="4" w:space="0" w:color="auto"/>
              <w:right w:val="single" w:sz="4" w:space="0" w:color="auto"/>
            </w:tcBorders>
            <w:shd w:val="clear" w:color="auto" w:fill="FFFFFF" w:themeFill="background1"/>
            <w:noWrap/>
            <w:vAlign w:val="center"/>
            <w:hideMark/>
          </w:tcPr>
          <w:p w14:paraId="05AE239A" w14:textId="2BCD8AC4" w:rsidR="008D578C" w:rsidRPr="008D578C" w:rsidRDefault="008D578C" w:rsidP="00847051">
            <w:pPr>
              <w:spacing w:after="0" w:line="240" w:lineRule="auto"/>
              <w:jc w:val="center"/>
              <w:rPr>
                <w:rFonts w:ascii="Calibri" w:eastAsia="Times New Roman" w:hAnsi="Calibri" w:cs="Calibri"/>
                <w:color w:val="000000"/>
                <w:kern w:val="0"/>
                <w:lang w:eastAsia="es-ES"/>
                <w14:ligatures w14:val="none"/>
              </w:rPr>
            </w:pPr>
            <w:r w:rsidRPr="008D578C">
              <w:rPr>
                <w:rFonts w:ascii="Calibri" w:eastAsia="Times New Roman" w:hAnsi="Calibri" w:cs="Calibri"/>
                <w:color w:val="000000"/>
                <w:kern w:val="0"/>
                <w:lang w:eastAsia="es-ES"/>
                <w14:ligatures w14:val="none"/>
              </w:rPr>
              <w:t>120.000,00</w:t>
            </w:r>
            <w:r w:rsidRPr="00691FCB">
              <w:rPr>
                <w:rFonts w:ascii="Calibri" w:eastAsia="Times New Roman" w:hAnsi="Calibri" w:cs="Calibri"/>
                <w:color w:val="000000"/>
                <w:kern w:val="0"/>
                <w:lang w:eastAsia="es-ES"/>
                <w14:ligatures w14:val="none"/>
              </w:rPr>
              <w:t xml:space="preserve"> </w:t>
            </w:r>
            <w:r w:rsidRPr="008D578C">
              <w:rPr>
                <w:rFonts w:ascii="Calibri" w:eastAsia="Times New Roman" w:hAnsi="Calibri" w:cs="Calibri"/>
                <w:color w:val="000000"/>
                <w:kern w:val="0"/>
                <w:lang w:eastAsia="es-ES"/>
                <w14:ligatures w14:val="none"/>
              </w:rPr>
              <w:t>€</w:t>
            </w:r>
          </w:p>
        </w:tc>
        <w:tc>
          <w:tcPr>
            <w:tcW w:w="1417" w:type="dxa"/>
            <w:tcBorders>
              <w:top w:val="nil"/>
              <w:left w:val="nil"/>
              <w:bottom w:val="single" w:sz="4" w:space="0" w:color="auto"/>
              <w:right w:val="single" w:sz="4" w:space="0" w:color="auto"/>
            </w:tcBorders>
            <w:shd w:val="clear" w:color="auto" w:fill="FFFFFF" w:themeFill="background1"/>
            <w:noWrap/>
            <w:vAlign w:val="center"/>
            <w:hideMark/>
          </w:tcPr>
          <w:p w14:paraId="04988D30" w14:textId="55A317BD" w:rsidR="008D578C" w:rsidRPr="008D578C" w:rsidRDefault="008D578C" w:rsidP="00847051">
            <w:pPr>
              <w:spacing w:after="0" w:line="240" w:lineRule="auto"/>
              <w:jc w:val="center"/>
              <w:rPr>
                <w:rFonts w:ascii="Calibri" w:eastAsia="Times New Roman" w:hAnsi="Calibri" w:cs="Calibri"/>
                <w:color w:val="000000"/>
                <w:kern w:val="0"/>
                <w:lang w:eastAsia="es-ES"/>
                <w14:ligatures w14:val="none"/>
              </w:rPr>
            </w:pPr>
            <w:r w:rsidRPr="008D578C">
              <w:rPr>
                <w:rFonts w:ascii="Calibri" w:eastAsia="Times New Roman" w:hAnsi="Calibri" w:cs="Calibri"/>
                <w:color w:val="000000"/>
                <w:kern w:val="0"/>
                <w:lang w:eastAsia="es-ES"/>
                <w14:ligatures w14:val="none"/>
              </w:rPr>
              <w:t>15.000,00 €</w:t>
            </w:r>
          </w:p>
        </w:tc>
        <w:tc>
          <w:tcPr>
            <w:tcW w:w="1328" w:type="dxa"/>
            <w:tcBorders>
              <w:top w:val="nil"/>
              <w:left w:val="nil"/>
              <w:bottom w:val="single" w:sz="4" w:space="0" w:color="auto"/>
              <w:right w:val="single" w:sz="4" w:space="0" w:color="auto"/>
            </w:tcBorders>
            <w:shd w:val="clear" w:color="auto" w:fill="FFFFFF" w:themeFill="background1"/>
            <w:noWrap/>
            <w:vAlign w:val="center"/>
            <w:hideMark/>
          </w:tcPr>
          <w:p w14:paraId="6B6D0D6D" w14:textId="77777777" w:rsidR="008D578C" w:rsidRPr="008D578C" w:rsidRDefault="008D578C" w:rsidP="00847051">
            <w:pPr>
              <w:spacing w:after="0" w:line="240" w:lineRule="auto"/>
              <w:jc w:val="center"/>
              <w:rPr>
                <w:rFonts w:ascii="Calibri" w:eastAsia="Times New Roman" w:hAnsi="Calibri" w:cs="Calibri"/>
                <w:color w:val="000000"/>
                <w:kern w:val="0"/>
                <w:lang w:eastAsia="es-ES"/>
                <w14:ligatures w14:val="none"/>
              </w:rPr>
            </w:pPr>
            <w:r w:rsidRPr="008D578C">
              <w:rPr>
                <w:rFonts w:ascii="Calibri" w:eastAsia="Times New Roman" w:hAnsi="Calibri" w:cs="Calibri"/>
                <w:color w:val="000000"/>
                <w:kern w:val="0"/>
                <w:lang w:eastAsia="es-ES"/>
                <w14:ligatures w14:val="none"/>
              </w:rPr>
              <w:t>Amortización</w:t>
            </w:r>
          </w:p>
        </w:tc>
        <w:tc>
          <w:tcPr>
            <w:tcW w:w="657" w:type="dxa"/>
            <w:tcBorders>
              <w:top w:val="nil"/>
              <w:left w:val="nil"/>
              <w:bottom w:val="single" w:sz="4" w:space="0" w:color="auto"/>
              <w:right w:val="single" w:sz="4" w:space="0" w:color="auto"/>
            </w:tcBorders>
            <w:shd w:val="clear" w:color="auto" w:fill="FFFFFF" w:themeFill="background1"/>
            <w:noWrap/>
            <w:vAlign w:val="center"/>
            <w:hideMark/>
          </w:tcPr>
          <w:p w14:paraId="51A90821" w14:textId="77777777" w:rsidR="008D578C" w:rsidRPr="008D578C" w:rsidRDefault="008D578C" w:rsidP="00847051">
            <w:pPr>
              <w:spacing w:after="0" w:line="240" w:lineRule="auto"/>
              <w:jc w:val="center"/>
              <w:rPr>
                <w:rFonts w:ascii="Calibri" w:eastAsia="Times New Roman" w:hAnsi="Calibri" w:cs="Calibri"/>
                <w:color w:val="000000"/>
                <w:kern w:val="0"/>
                <w:lang w:eastAsia="es-ES"/>
                <w14:ligatures w14:val="none"/>
              </w:rPr>
            </w:pPr>
            <w:r w:rsidRPr="008D578C">
              <w:rPr>
                <w:rFonts w:ascii="Calibri" w:eastAsia="Times New Roman" w:hAnsi="Calibri" w:cs="Calibri"/>
                <w:color w:val="000000"/>
                <w:kern w:val="0"/>
                <w:lang w:eastAsia="es-ES"/>
                <w14:ligatures w14:val="none"/>
              </w:rPr>
              <w:t>8</w:t>
            </w:r>
          </w:p>
        </w:tc>
      </w:tr>
      <w:tr w:rsidR="007205FC" w:rsidRPr="00691FCB" w14:paraId="70F04D3E" w14:textId="77777777" w:rsidTr="00847051">
        <w:trPr>
          <w:trHeight w:val="272"/>
          <w:jc w:val="center"/>
        </w:trPr>
        <w:tc>
          <w:tcPr>
            <w:tcW w:w="1552" w:type="dxa"/>
            <w:tcBorders>
              <w:top w:val="nil"/>
              <w:left w:val="single" w:sz="4" w:space="0" w:color="auto"/>
              <w:bottom w:val="single" w:sz="4" w:space="0" w:color="auto"/>
              <w:right w:val="single" w:sz="4" w:space="0" w:color="auto"/>
            </w:tcBorders>
            <w:shd w:val="clear" w:color="auto" w:fill="FFFFFF" w:themeFill="background1"/>
            <w:vAlign w:val="center"/>
            <w:hideMark/>
          </w:tcPr>
          <w:p w14:paraId="78FC744D" w14:textId="77777777" w:rsidR="008D578C" w:rsidRPr="008D578C" w:rsidRDefault="008D578C" w:rsidP="008D578C">
            <w:pPr>
              <w:spacing w:after="0" w:line="240" w:lineRule="auto"/>
              <w:jc w:val="left"/>
              <w:rPr>
                <w:rFonts w:ascii="Calibri" w:eastAsia="Times New Roman" w:hAnsi="Calibri" w:cs="Calibri"/>
                <w:color w:val="000000"/>
                <w:kern w:val="0"/>
                <w:lang w:eastAsia="es-ES"/>
                <w14:ligatures w14:val="none"/>
              </w:rPr>
            </w:pPr>
            <w:r w:rsidRPr="008D578C">
              <w:rPr>
                <w:rFonts w:ascii="Calibri" w:eastAsia="Times New Roman" w:hAnsi="Calibri" w:cs="Calibri"/>
                <w:color w:val="000000"/>
                <w:kern w:val="0"/>
                <w:lang w:eastAsia="es-ES"/>
                <w14:ligatures w14:val="none"/>
              </w:rPr>
              <w:t>Equipos de administración</w:t>
            </w:r>
          </w:p>
        </w:tc>
        <w:tc>
          <w:tcPr>
            <w:tcW w:w="1115" w:type="dxa"/>
            <w:tcBorders>
              <w:top w:val="nil"/>
              <w:left w:val="nil"/>
              <w:bottom w:val="single" w:sz="4" w:space="0" w:color="auto"/>
              <w:right w:val="single" w:sz="4" w:space="0" w:color="auto"/>
            </w:tcBorders>
            <w:shd w:val="clear" w:color="auto" w:fill="FFFFFF" w:themeFill="background1"/>
            <w:noWrap/>
            <w:vAlign w:val="center"/>
            <w:hideMark/>
          </w:tcPr>
          <w:p w14:paraId="08069F58" w14:textId="77777777" w:rsidR="008D578C" w:rsidRPr="008D578C" w:rsidRDefault="008D578C" w:rsidP="00847051">
            <w:pPr>
              <w:spacing w:after="0" w:line="240" w:lineRule="auto"/>
              <w:jc w:val="center"/>
              <w:rPr>
                <w:rFonts w:ascii="Calibri" w:eastAsia="Times New Roman" w:hAnsi="Calibri" w:cs="Calibri"/>
                <w:color w:val="000000"/>
                <w:kern w:val="0"/>
                <w:lang w:eastAsia="es-ES"/>
                <w14:ligatures w14:val="none"/>
              </w:rPr>
            </w:pPr>
            <w:r w:rsidRPr="008D578C">
              <w:rPr>
                <w:rFonts w:ascii="Calibri" w:eastAsia="Times New Roman" w:hAnsi="Calibri" w:cs="Calibri"/>
                <w:color w:val="000000"/>
                <w:kern w:val="0"/>
                <w:lang w:eastAsia="es-ES"/>
                <w14:ligatures w14:val="none"/>
              </w:rPr>
              <w:t>2</w:t>
            </w:r>
          </w:p>
        </w:tc>
        <w:tc>
          <w:tcPr>
            <w:tcW w:w="1364" w:type="dxa"/>
            <w:tcBorders>
              <w:top w:val="nil"/>
              <w:left w:val="nil"/>
              <w:bottom w:val="single" w:sz="4" w:space="0" w:color="auto"/>
              <w:right w:val="single" w:sz="4" w:space="0" w:color="auto"/>
            </w:tcBorders>
            <w:shd w:val="clear" w:color="auto" w:fill="FFFFFF" w:themeFill="background1"/>
            <w:noWrap/>
            <w:vAlign w:val="center"/>
            <w:hideMark/>
          </w:tcPr>
          <w:p w14:paraId="011B9FB5" w14:textId="6CD28DF1" w:rsidR="008D578C" w:rsidRPr="008D578C" w:rsidRDefault="008D578C" w:rsidP="00847051">
            <w:pPr>
              <w:spacing w:after="0" w:line="240" w:lineRule="auto"/>
              <w:jc w:val="center"/>
              <w:rPr>
                <w:rFonts w:ascii="Calibri" w:eastAsia="Times New Roman" w:hAnsi="Calibri" w:cs="Calibri"/>
                <w:color w:val="000000"/>
                <w:kern w:val="0"/>
                <w:lang w:eastAsia="es-ES"/>
                <w14:ligatures w14:val="none"/>
              </w:rPr>
            </w:pPr>
            <w:r w:rsidRPr="008D578C">
              <w:rPr>
                <w:rFonts w:ascii="Calibri" w:eastAsia="Times New Roman" w:hAnsi="Calibri" w:cs="Calibri"/>
                <w:color w:val="000000"/>
                <w:kern w:val="0"/>
                <w:lang w:eastAsia="es-ES"/>
                <w14:ligatures w14:val="none"/>
              </w:rPr>
              <w:t>1.000,00 €</w:t>
            </w:r>
          </w:p>
        </w:tc>
        <w:tc>
          <w:tcPr>
            <w:tcW w:w="1351" w:type="dxa"/>
            <w:tcBorders>
              <w:top w:val="nil"/>
              <w:left w:val="nil"/>
              <w:bottom w:val="single" w:sz="4" w:space="0" w:color="auto"/>
              <w:right w:val="single" w:sz="4" w:space="0" w:color="auto"/>
            </w:tcBorders>
            <w:shd w:val="clear" w:color="auto" w:fill="FFFFFF" w:themeFill="background1"/>
            <w:noWrap/>
            <w:vAlign w:val="center"/>
            <w:hideMark/>
          </w:tcPr>
          <w:p w14:paraId="1BCA80BA" w14:textId="595202F8" w:rsidR="008D578C" w:rsidRPr="008D578C" w:rsidRDefault="008D578C" w:rsidP="00847051">
            <w:pPr>
              <w:spacing w:after="0" w:line="240" w:lineRule="auto"/>
              <w:jc w:val="center"/>
              <w:rPr>
                <w:rFonts w:ascii="Calibri" w:eastAsia="Times New Roman" w:hAnsi="Calibri" w:cs="Calibri"/>
                <w:color w:val="000000"/>
                <w:kern w:val="0"/>
                <w:lang w:eastAsia="es-ES"/>
                <w14:ligatures w14:val="none"/>
              </w:rPr>
            </w:pPr>
            <w:r w:rsidRPr="008D578C">
              <w:rPr>
                <w:rFonts w:ascii="Calibri" w:eastAsia="Times New Roman" w:hAnsi="Calibri" w:cs="Calibri"/>
                <w:color w:val="000000"/>
                <w:kern w:val="0"/>
                <w:lang w:eastAsia="es-ES"/>
                <w14:ligatures w14:val="none"/>
              </w:rPr>
              <w:t>2.000,00 €</w:t>
            </w:r>
          </w:p>
        </w:tc>
        <w:tc>
          <w:tcPr>
            <w:tcW w:w="1417" w:type="dxa"/>
            <w:tcBorders>
              <w:top w:val="nil"/>
              <w:left w:val="nil"/>
              <w:bottom w:val="single" w:sz="4" w:space="0" w:color="auto"/>
              <w:right w:val="single" w:sz="4" w:space="0" w:color="auto"/>
            </w:tcBorders>
            <w:shd w:val="clear" w:color="auto" w:fill="FFFFFF" w:themeFill="background1"/>
            <w:noWrap/>
            <w:vAlign w:val="center"/>
            <w:hideMark/>
          </w:tcPr>
          <w:p w14:paraId="42B92C39" w14:textId="16C1C7EF" w:rsidR="008D578C" w:rsidRPr="008D578C" w:rsidRDefault="008D578C" w:rsidP="00847051">
            <w:pPr>
              <w:spacing w:after="0" w:line="240" w:lineRule="auto"/>
              <w:jc w:val="center"/>
              <w:rPr>
                <w:rFonts w:ascii="Calibri" w:eastAsia="Times New Roman" w:hAnsi="Calibri" w:cs="Calibri"/>
                <w:color w:val="000000"/>
                <w:kern w:val="0"/>
                <w:lang w:eastAsia="es-ES"/>
                <w14:ligatures w14:val="none"/>
              </w:rPr>
            </w:pPr>
            <w:r w:rsidRPr="008D578C">
              <w:rPr>
                <w:rFonts w:ascii="Calibri" w:eastAsia="Times New Roman" w:hAnsi="Calibri" w:cs="Calibri"/>
                <w:color w:val="000000"/>
                <w:kern w:val="0"/>
                <w:lang w:eastAsia="es-ES"/>
                <w14:ligatures w14:val="none"/>
              </w:rPr>
              <w:t>500,00 €</w:t>
            </w:r>
          </w:p>
        </w:tc>
        <w:tc>
          <w:tcPr>
            <w:tcW w:w="1328" w:type="dxa"/>
            <w:tcBorders>
              <w:top w:val="nil"/>
              <w:left w:val="nil"/>
              <w:bottom w:val="single" w:sz="4" w:space="0" w:color="auto"/>
              <w:right w:val="single" w:sz="4" w:space="0" w:color="auto"/>
            </w:tcBorders>
            <w:shd w:val="clear" w:color="auto" w:fill="FFFFFF" w:themeFill="background1"/>
            <w:noWrap/>
            <w:vAlign w:val="center"/>
            <w:hideMark/>
          </w:tcPr>
          <w:p w14:paraId="54E26514" w14:textId="77777777" w:rsidR="008D578C" w:rsidRPr="008D578C" w:rsidRDefault="008D578C" w:rsidP="00847051">
            <w:pPr>
              <w:spacing w:after="0" w:line="240" w:lineRule="auto"/>
              <w:jc w:val="center"/>
              <w:rPr>
                <w:rFonts w:ascii="Calibri" w:eastAsia="Times New Roman" w:hAnsi="Calibri" w:cs="Calibri"/>
                <w:color w:val="000000"/>
                <w:kern w:val="0"/>
                <w:lang w:eastAsia="es-ES"/>
                <w14:ligatures w14:val="none"/>
              </w:rPr>
            </w:pPr>
            <w:r w:rsidRPr="008D578C">
              <w:rPr>
                <w:rFonts w:ascii="Calibri" w:eastAsia="Times New Roman" w:hAnsi="Calibri" w:cs="Calibri"/>
                <w:color w:val="000000"/>
                <w:kern w:val="0"/>
                <w:lang w:eastAsia="es-ES"/>
                <w14:ligatures w14:val="none"/>
              </w:rPr>
              <w:t>Amortización</w:t>
            </w:r>
          </w:p>
        </w:tc>
        <w:tc>
          <w:tcPr>
            <w:tcW w:w="657" w:type="dxa"/>
            <w:tcBorders>
              <w:top w:val="nil"/>
              <w:left w:val="nil"/>
              <w:bottom w:val="single" w:sz="4" w:space="0" w:color="auto"/>
              <w:right w:val="single" w:sz="4" w:space="0" w:color="auto"/>
            </w:tcBorders>
            <w:shd w:val="clear" w:color="auto" w:fill="FFFFFF" w:themeFill="background1"/>
            <w:noWrap/>
            <w:vAlign w:val="center"/>
            <w:hideMark/>
          </w:tcPr>
          <w:p w14:paraId="0C4C94AC" w14:textId="77777777" w:rsidR="008D578C" w:rsidRPr="008D578C" w:rsidRDefault="008D578C" w:rsidP="00847051">
            <w:pPr>
              <w:spacing w:after="0" w:line="240" w:lineRule="auto"/>
              <w:jc w:val="center"/>
              <w:rPr>
                <w:rFonts w:ascii="Calibri" w:eastAsia="Times New Roman" w:hAnsi="Calibri" w:cs="Calibri"/>
                <w:color w:val="000000"/>
                <w:kern w:val="0"/>
                <w:lang w:eastAsia="es-ES"/>
                <w14:ligatures w14:val="none"/>
              </w:rPr>
            </w:pPr>
            <w:r w:rsidRPr="008D578C">
              <w:rPr>
                <w:rFonts w:ascii="Calibri" w:eastAsia="Times New Roman" w:hAnsi="Calibri" w:cs="Calibri"/>
                <w:color w:val="000000"/>
                <w:kern w:val="0"/>
                <w:lang w:eastAsia="es-ES"/>
                <w14:ligatures w14:val="none"/>
              </w:rPr>
              <w:t>4</w:t>
            </w:r>
          </w:p>
        </w:tc>
      </w:tr>
      <w:tr w:rsidR="007205FC" w:rsidRPr="00691FCB" w14:paraId="4FB2A54B" w14:textId="77777777" w:rsidTr="00847051">
        <w:trPr>
          <w:trHeight w:val="272"/>
          <w:jc w:val="center"/>
        </w:trPr>
        <w:tc>
          <w:tcPr>
            <w:tcW w:w="1552" w:type="dxa"/>
            <w:tcBorders>
              <w:top w:val="nil"/>
              <w:left w:val="single" w:sz="4" w:space="0" w:color="auto"/>
              <w:bottom w:val="single" w:sz="4" w:space="0" w:color="auto"/>
              <w:right w:val="single" w:sz="4" w:space="0" w:color="auto"/>
            </w:tcBorders>
            <w:shd w:val="clear" w:color="auto" w:fill="FFFFFF" w:themeFill="background1"/>
            <w:vAlign w:val="center"/>
            <w:hideMark/>
          </w:tcPr>
          <w:p w14:paraId="4DD03DA8" w14:textId="77777777" w:rsidR="008D578C" w:rsidRPr="008D578C" w:rsidRDefault="008D578C" w:rsidP="008D578C">
            <w:pPr>
              <w:spacing w:after="0" w:line="240" w:lineRule="auto"/>
              <w:jc w:val="left"/>
              <w:rPr>
                <w:rFonts w:ascii="Calibri" w:eastAsia="Times New Roman" w:hAnsi="Calibri" w:cs="Calibri"/>
                <w:color w:val="000000"/>
                <w:kern w:val="0"/>
                <w:lang w:eastAsia="es-ES"/>
                <w14:ligatures w14:val="none"/>
              </w:rPr>
            </w:pPr>
            <w:r w:rsidRPr="008D578C">
              <w:rPr>
                <w:rFonts w:ascii="Calibri" w:eastAsia="Times New Roman" w:hAnsi="Calibri" w:cs="Calibri"/>
                <w:color w:val="000000"/>
                <w:kern w:val="0"/>
                <w:lang w:eastAsia="es-ES"/>
                <w14:ligatures w14:val="none"/>
              </w:rPr>
              <w:t>Equipos de desarrollo</w:t>
            </w:r>
          </w:p>
        </w:tc>
        <w:tc>
          <w:tcPr>
            <w:tcW w:w="1115" w:type="dxa"/>
            <w:tcBorders>
              <w:top w:val="nil"/>
              <w:left w:val="nil"/>
              <w:bottom w:val="single" w:sz="4" w:space="0" w:color="auto"/>
              <w:right w:val="single" w:sz="4" w:space="0" w:color="auto"/>
            </w:tcBorders>
            <w:shd w:val="clear" w:color="auto" w:fill="FFFFFF" w:themeFill="background1"/>
            <w:noWrap/>
            <w:vAlign w:val="center"/>
            <w:hideMark/>
          </w:tcPr>
          <w:p w14:paraId="48DA32DE" w14:textId="77777777" w:rsidR="008D578C" w:rsidRPr="008D578C" w:rsidRDefault="008D578C" w:rsidP="00847051">
            <w:pPr>
              <w:spacing w:after="0" w:line="240" w:lineRule="auto"/>
              <w:jc w:val="center"/>
              <w:rPr>
                <w:rFonts w:ascii="Calibri" w:eastAsia="Times New Roman" w:hAnsi="Calibri" w:cs="Calibri"/>
                <w:color w:val="000000"/>
                <w:kern w:val="0"/>
                <w:lang w:eastAsia="es-ES"/>
                <w14:ligatures w14:val="none"/>
              </w:rPr>
            </w:pPr>
            <w:r w:rsidRPr="008D578C">
              <w:rPr>
                <w:rFonts w:ascii="Calibri" w:eastAsia="Times New Roman" w:hAnsi="Calibri" w:cs="Calibri"/>
                <w:color w:val="000000"/>
                <w:kern w:val="0"/>
                <w:lang w:eastAsia="es-ES"/>
                <w14:ligatures w14:val="none"/>
              </w:rPr>
              <w:t>10</w:t>
            </w:r>
          </w:p>
        </w:tc>
        <w:tc>
          <w:tcPr>
            <w:tcW w:w="1364" w:type="dxa"/>
            <w:tcBorders>
              <w:top w:val="nil"/>
              <w:left w:val="nil"/>
              <w:bottom w:val="single" w:sz="4" w:space="0" w:color="auto"/>
              <w:right w:val="single" w:sz="4" w:space="0" w:color="auto"/>
            </w:tcBorders>
            <w:shd w:val="clear" w:color="auto" w:fill="FFFFFF" w:themeFill="background1"/>
            <w:noWrap/>
            <w:vAlign w:val="center"/>
            <w:hideMark/>
          </w:tcPr>
          <w:p w14:paraId="75DE4A82" w14:textId="231FE076" w:rsidR="008D578C" w:rsidRPr="008D578C" w:rsidRDefault="008D578C" w:rsidP="00847051">
            <w:pPr>
              <w:spacing w:after="0" w:line="240" w:lineRule="auto"/>
              <w:jc w:val="center"/>
              <w:rPr>
                <w:rFonts w:ascii="Calibri" w:eastAsia="Times New Roman" w:hAnsi="Calibri" w:cs="Calibri"/>
                <w:color w:val="000000"/>
                <w:kern w:val="0"/>
                <w:lang w:eastAsia="es-ES"/>
                <w14:ligatures w14:val="none"/>
              </w:rPr>
            </w:pPr>
            <w:r w:rsidRPr="008D578C">
              <w:rPr>
                <w:rFonts w:ascii="Calibri" w:eastAsia="Times New Roman" w:hAnsi="Calibri" w:cs="Calibri"/>
                <w:color w:val="000000"/>
                <w:kern w:val="0"/>
                <w:lang w:eastAsia="es-ES"/>
                <w14:ligatures w14:val="none"/>
              </w:rPr>
              <w:t>1.200,00 €</w:t>
            </w:r>
          </w:p>
        </w:tc>
        <w:tc>
          <w:tcPr>
            <w:tcW w:w="1351" w:type="dxa"/>
            <w:tcBorders>
              <w:top w:val="nil"/>
              <w:left w:val="nil"/>
              <w:bottom w:val="single" w:sz="4" w:space="0" w:color="auto"/>
              <w:right w:val="single" w:sz="4" w:space="0" w:color="auto"/>
            </w:tcBorders>
            <w:shd w:val="clear" w:color="auto" w:fill="FFFFFF" w:themeFill="background1"/>
            <w:noWrap/>
            <w:vAlign w:val="center"/>
            <w:hideMark/>
          </w:tcPr>
          <w:p w14:paraId="6BDD5196" w14:textId="3649E24B" w:rsidR="008D578C" w:rsidRPr="008D578C" w:rsidRDefault="008D578C" w:rsidP="00847051">
            <w:pPr>
              <w:spacing w:after="0" w:line="240" w:lineRule="auto"/>
              <w:jc w:val="center"/>
              <w:rPr>
                <w:rFonts w:ascii="Calibri" w:eastAsia="Times New Roman" w:hAnsi="Calibri" w:cs="Calibri"/>
                <w:color w:val="000000"/>
                <w:kern w:val="0"/>
                <w:lang w:eastAsia="es-ES"/>
                <w14:ligatures w14:val="none"/>
              </w:rPr>
            </w:pPr>
            <w:r w:rsidRPr="008D578C">
              <w:rPr>
                <w:rFonts w:ascii="Calibri" w:eastAsia="Times New Roman" w:hAnsi="Calibri" w:cs="Calibri"/>
                <w:color w:val="000000"/>
                <w:kern w:val="0"/>
                <w:lang w:eastAsia="es-ES"/>
                <w14:ligatures w14:val="none"/>
              </w:rPr>
              <w:t>12.000,00 €</w:t>
            </w:r>
          </w:p>
        </w:tc>
        <w:tc>
          <w:tcPr>
            <w:tcW w:w="1417" w:type="dxa"/>
            <w:tcBorders>
              <w:top w:val="nil"/>
              <w:left w:val="nil"/>
              <w:bottom w:val="single" w:sz="4" w:space="0" w:color="auto"/>
              <w:right w:val="single" w:sz="4" w:space="0" w:color="auto"/>
            </w:tcBorders>
            <w:shd w:val="clear" w:color="auto" w:fill="FFFFFF" w:themeFill="background1"/>
            <w:noWrap/>
            <w:vAlign w:val="center"/>
            <w:hideMark/>
          </w:tcPr>
          <w:p w14:paraId="248FEB25" w14:textId="4FB52F0F" w:rsidR="008D578C" w:rsidRPr="008D578C" w:rsidRDefault="008D578C" w:rsidP="00847051">
            <w:pPr>
              <w:spacing w:after="0" w:line="240" w:lineRule="auto"/>
              <w:jc w:val="center"/>
              <w:rPr>
                <w:rFonts w:ascii="Calibri" w:eastAsia="Times New Roman" w:hAnsi="Calibri" w:cs="Calibri"/>
                <w:color w:val="000000"/>
                <w:kern w:val="0"/>
                <w:lang w:eastAsia="es-ES"/>
                <w14:ligatures w14:val="none"/>
              </w:rPr>
            </w:pPr>
            <w:r w:rsidRPr="008D578C">
              <w:rPr>
                <w:rFonts w:ascii="Calibri" w:eastAsia="Times New Roman" w:hAnsi="Calibri" w:cs="Calibri"/>
                <w:color w:val="000000"/>
                <w:kern w:val="0"/>
                <w:lang w:eastAsia="es-ES"/>
                <w14:ligatures w14:val="none"/>
              </w:rPr>
              <w:t>3.000,00 €</w:t>
            </w:r>
          </w:p>
        </w:tc>
        <w:tc>
          <w:tcPr>
            <w:tcW w:w="1328" w:type="dxa"/>
            <w:tcBorders>
              <w:top w:val="nil"/>
              <w:left w:val="nil"/>
              <w:bottom w:val="single" w:sz="4" w:space="0" w:color="auto"/>
              <w:right w:val="single" w:sz="4" w:space="0" w:color="auto"/>
            </w:tcBorders>
            <w:shd w:val="clear" w:color="auto" w:fill="FFFFFF" w:themeFill="background1"/>
            <w:noWrap/>
            <w:vAlign w:val="center"/>
            <w:hideMark/>
          </w:tcPr>
          <w:p w14:paraId="403CA376" w14:textId="77777777" w:rsidR="008D578C" w:rsidRPr="008D578C" w:rsidRDefault="008D578C" w:rsidP="00847051">
            <w:pPr>
              <w:spacing w:after="0" w:line="240" w:lineRule="auto"/>
              <w:jc w:val="center"/>
              <w:rPr>
                <w:rFonts w:ascii="Calibri" w:eastAsia="Times New Roman" w:hAnsi="Calibri" w:cs="Calibri"/>
                <w:color w:val="000000"/>
                <w:kern w:val="0"/>
                <w:lang w:eastAsia="es-ES"/>
                <w14:ligatures w14:val="none"/>
              </w:rPr>
            </w:pPr>
            <w:r w:rsidRPr="008D578C">
              <w:rPr>
                <w:rFonts w:ascii="Calibri" w:eastAsia="Times New Roman" w:hAnsi="Calibri" w:cs="Calibri"/>
                <w:color w:val="000000"/>
                <w:kern w:val="0"/>
                <w:lang w:eastAsia="es-ES"/>
                <w14:ligatures w14:val="none"/>
              </w:rPr>
              <w:t>Amortización</w:t>
            </w:r>
          </w:p>
        </w:tc>
        <w:tc>
          <w:tcPr>
            <w:tcW w:w="657" w:type="dxa"/>
            <w:tcBorders>
              <w:top w:val="nil"/>
              <w:left w:val="nil"/>
              <w:bottom w:val="single" w:sz="4" w:space="0" w:color="auto"/>
              <w:right w:val="single" w:sz="4" w:space="0" w:color="auto"/>
            </w:tcBorders>
            <w:shd w:val="clear" w:color="auto" w:fill="FFFFFF" w:themeFill="background1"/>
            <w:noWrap/>
            <w:vAlign w:val="center"/>
            <w:hideMark/>
          </w:tcPr>
          <w:p w14:paraId="7157C878" w14:textId="77777777" w:rsidR="008D578C" w:rsidRPr="008D578C" w:rsidRDefault="008D578C" w:rsidP="00847051">
            <w:pPr>
              <w:spacing w:after="0" w:line="240" w:lineRule="auto"/>
              <w:jc w:val="center"/>
              <w:rPr>
                <w:rFonts w:ascii="Calibri" w:eastAsia="Times New Roman" w:hAnsi="Calibri" w:cs="Calibri"/>
                <w:color w:val="000000"/>
                <w:kern w:val="0"/>
                <w:lang w:eastAsia="es-ES"/>
                <w14:ligatures w14:val="none"/>
              </w:rPr>
            </w:pPr>
            <w:r w:rsidRPr="008D578C">
              <w:rPr>
                <w:rFonts w:ascii="Calibri" w:eastAsia="Times New Roman" w:hAnsi="Calibri" w:cs="Calibri"/>
                <w:color w:val="000000"/>
                <w:kern w:val="0"/>
                <w:lang w:eastAsia="es-ES"/>
                <w14:ligatures w14:val="none"/>
              </w:rPr>
              <w:t>4</w:t>
            </w:r>
          </w:p>
        </w:tc>
      </w:tr>
      <w:tr w:rsidR="007205FC" w:rsidRPr="00691FCB" w14:paraId="1FD5889A" w14:textId="77777777" w:rsidTr="00847051">
        <w:trPr>
          <w:trHeight w:val="272"/>
          <w:jc w:val="center"/>
        </w:trPr>
        <w:tc>
          <w:tcPr>
            <w:tcW w:w="1552" w:type="dxa"/>
            <w:tcBorders>
              <w:top w:val="nil"/>
              <w:left w:val="single" w:sz="4" w:space="0" w:color="auto"/>
              <w:bottom w:val="single" w:sz="4" w:space="0" w:color="auto"/>
              <w:right w:val="single" w:sz="4" w:space="0" w:color="auto"/>
            </w:tcBorders>
            <w:shd w:val="clear" w:color="auto" w:fill="FFFFFF" w:themeFill="background1"/>
            <w:vAlign w:val="center"/>
            <w:hideMark/>
          </w:tcPr>
          <w:p w14:paraId="137C1846" w14:textId="77777777" w:rsidR="008D578C" w:rsidRPr="008D578C" w:rsidRDefault="008D578C" w:rsidP="008D578C">
            <w:pPr>
              <w:spacing w:after="0" w:line="240" w:lineRule="auto"/>
              <w:jc w:val="left"/>
              <w:rPr>
                <w:rFonts w:ascii="Calibri" w:eastAsia="Times New Roman" w:hAnsi="Calibri" w:cs="Calibri"/>
                <w:color w:val="000000"/>
                <w:kern w:val="0"/>
                <w:lang w:eastAsia="es-ES"/>
                <w14:ligatures w14:val="none"/>
              </w:rPr>
            </w:pPr>
            <w:r w:rsidRPr="008D578C">
              <w:rPr>
                <w:rFonts w:ascii="Calibri" w:eastAsia="Times New Roman" w:hAnsi="Calibri" w:cs="Calibri"/>
                <w:color w:val="000000"/>
                <w:kern w:val="0"/>
                <w:lang w:eastAsia="es-ES"/>
                <w14:ligatures w14:val="none"/>
              </w:rPr>
              <w:t>Portátiles</w:t>
            </w:r>
          </w:p>
        </w:tc>
        <w:tc>
          <w:tcPr>
            <w:tcW w:w="1115" w:type="dxa"/>
            <w:tcBorders>
              <w:top w:val="nil"/>
              <w:left w:val="nil"/>
              <w:bottom w:val="single" w:sz="4" w:space="0" w:color="auto"/>
              <w:right w:val="single" w:sz="4" w:space="0" w:color="auto"/>
            </w:tcBorders>
            <w:shd w:val="clear" w:color="auto" w:fill="FFFFFF" w:themeFill="background1"/>
            <w:noWrap/>
            <w:vAlign w:val="center"/>
            <w:hideMark/>
          </w:tcPr>
          <w:p w14:paraId="1ABBE9BB" w14:textId="77777777" w:rsidR="008D578C" w:rsidRPr="008D578C" w:rsidRDefault="008D578C" w:rsidP="00847051">
            <w:pPr>
              <w:spacing w:after="0" w:line="240" w:lineRule="auto"/>
              <w:jc w:val="center"/>
              <w:rPr>
                <w:rFonts w:ascii="Calibri" w:eastAsia="Times New Roman" w:hAnsi="Calibri" w:cs="Calibri"/>
                <w:color w:val="000000"/>
                <w:kern w:val="0"/>
                <w:lang w:eastAsia="es-ES"/>
                <w14:ligatures w14:val="none"/>
              </w:rPr>
            </w:pPr>
            <w:r w:rsidRPr="008D578C">
              <w:rPr>
                <w:rFonts w:ascii="Calibri" w:eastAsia="Times New Roman" w:hAnsi="Calibri" w:cs="Calibri"/>
                <w:color w:val="000000"/>
                <w:kern w:val="0"/>
                <w:lang w:eastAsia="es-ES"/>
                <w14:ligatures w14:val="none"/>
              </w:rPr>
              <w:t>7</w:t>
            </w:r>
          </w:p>
        </w:tc>
        <w:tc>
          <w:tcPr>
            <w:tcW w:w="1364" w:type="dxa"/>
            <w:tcBorders>
              <w:top w:val="nil"/>
              <w:left w:val="nil"/>
              <w:bottom w:val="single" w:sz="4" w:space="0" w:color="auto"/>
              <w:right w:val="single" w:sz="4" w:space="0" w:color="auto"/>
            </w:tcBorders>
            <w:shd w:val="clear" w:color="auto" w:fill="FFFFFF" w:themeFill="background1"/>
            <w:noWrap/>
            <w:vAlign w:val="center"/>
            <w:hideMark/>
          </w:tcPr>
          <w:p w14:paraId="36027C88" w14:textId="74DB44DD" w:rsidR="008D578C" w:rsidRPr="008D578C" w:rsidRDefault="008D578C" w:rsidP="00847051">
            <w:pPr>
              <w:spacing w:after="0" w:line="240" w:lineRule="auto"/>
              <w:jc w:val="center"/>
              <w:rPr>
                <w:rFonts w:ascii="Calibri" w:eastAsia="Times New Roman" w:hAnsi="Calibri" w:cs="Calibri"/>
                <w:color w:val="000000"/>
                <w:kern w:val="0"/>
                <w:lang w:eastAsia="es-ES"/>
                <w14:ligatures w14:val="none"/>
              </w:rPr>
            </w:pPr>
            <w:r w:rsidRPr="008D578C">
              <w:rPr>
                <w:rFonts w:ascii="Calibri" w:eastAsia="Times New Roman" w:hAnsi="Calibri" w:cs="Calibri"/>
                <w:color w:val="000000"/>
                <w:kern w:val="0"/>
                <w:lang w:eastAsia="es-ES"/>
                <w14:ligatures w14:val="none"/>
              </w:rPr>
              <w:t>1.100,00 €</w:t>
            </w:r>
          </w:p>
        </w:tc>
        <w:tc>
          <w:tcPr>
            <w:tcW w:w="1351" w:type="dxa"/>
            <w:tcBorders>
              <w:top w:val="nil"/>
              <w:left w:val="nil"/>
              <w:bottom w:val="single" w:sz="4" w:space="0" w:color="auto"/>
              <w:right w:val="single" w:sz="4" w:space="0" w:color="auto"/>
            </w:tcBorders>
            <w:shd w:val="clear" w:color="auto" w:fill="FFFFFF" w:themeFill="background1"/>
            <w:noWrap/>
            <w:vAlign w:val="center"/>
            <w:hideMark/>
          </w:tcPr>
          <w:p w14:paraId="18703FD5" w14:textId="2D0AA144" w:rsidR="008D578C" w:rsidRPr="008D578C" w:rsidRDefault="008D578C" w:rsidP="00847051">
            <w:pPr>
              <w:spacing w:after="0" w:line="240" w:lineRule="auto"/>
              <w:jc w:val="center"/>
              <w:rPr>
                <w:rFonts w:ascii="Calibri" w:eastAsia="Times New Roman" w:hAnsi="Calibri" w:cs="Calibri"/>
                <w:color w:val="000000"/>
                <w:kern w:val="0"/>
                <w:lang w:eastAsia="es-ES"/>
                <w14:ligatures w14:val="none"/>
              </w:rPr>
            </w:pPr>
            <w:r w:rsidRPr="008D578C">
              <w:rPr>
                <w:rFonts w:ascii="Calibri" w:eastAsia="Times New Roman" w:hAnsi="Calibri" w:cs="Calibri"/>
                <w:color w:val="000000"/>
                <w:kern w:val="0"/>
                <w:lang w:eastAsia="es-ES"/>
                <w14:ligatures w14:val="none"/>
              </w:rPr>
              <w:t>7.700,00 €</w:t>
            </w:r>
          </w:p>
        </w:tc>
        <w:tc>
          <w:tcPr>
            <w:tcW w:w="1417" w:type="dxa"/>
            <w:tcBorders>
              <w:top w:val="nil"/>
              <w:left w:val="nil"/>
              <w:bottom w:val="single" w:sz="4" w:space="0" w:color="auto"/>
              <w:right w:val="single" w:sz="4" w:space="0" w:color="auto"/>
            </w:tcBorders>
            <w:shd w:val="clear" w:color="auto" w:fill="FFFFFF" w:themeFill="background1"/>
            <w:noWrap/>
            <w:vAlign w:val="center"/>
            <w:hideMark/>
          </w:tcPr>
          <w:p w14:paraId="254D7A5D" w14:textId="2EF601ED" w:rsidR="008D578C" w:rsidRPr="008D578C" w:rsidRDefault="008D578C" w:rsidP="00847051">
            <w:pPr>
              <w:spacing w:after="0" w:line="240" w:lineRule="auto"/>
              <w:jc w:val="center"/>
              <w:rPr>
                <w:rFonts w:ascii="Calibri" w:eastAsia="Times New Roman" w:hAnsi="Calibri" w:cs="Calibri"/>
                <w:color w:val="000000"/>
                <w:kern w:val="0"/>
                <w:lang w:eastAsia="es-ES"/>
                <w14:ligatures w14:val="none"/>
              </w:rPr>
            </w:pPr>
            <w:r w:rsidRPr="008D578C">
              <w:rPr>
                <w:rFonts w:ascii="Calibri" w:eastAsia="Times New Roman" w:hAnsi="Calibri" w:cs="Calibri"/>
                <w:color w:val="000000"/>
                <w:kern w:val="0"/>
                <w:lang w:eastAsia="es-ES"/>
                <w14:ligatures w14:val="none"/>
              </w:rPr>
              <w:t>1.925,00 €</w:t>
            </w:r>
          </w:p>
        </w:tc>
        <w:tc>
          <w:tcPr>
            <w:tcW w:w="1328" w:type="dxa"/>
            <w:tcBorders>
              <w:top w:val="nil"/>
              <w:left w:val="nil"/>
              <w:bottom w:val="single" w:sz="4" w:space="0" w:color="auto"/>
              <w:right w:val="single" w:sz="4" w:space="0" w:color="auto"/>
            </w:tcBorders>
            <w:shd w:val="clear" w:color="auto" w:fill="FFFFFF" w:themeFill="background1"/>
            <w:noWrap/>
            <w:vAlign w:val="center"/>
            <w:hideMark/>
          </w:tcPr>
          <w:p w14:paraId="285C0D2A" w14:textId="77777777" w:rsidR="008D578C" w:rsidRPr="008D578C" w:rsidRDefault="008D578C" w:rsidP="00847051">
            <w:pPr>
              <w:spacing w:after="0" w:line="240" w:lineRule="auto"/>
              <w:jc w:val="center"/>
              <w:rPr>
                <w:rFonts w:ascii="Calibri" w:eastAsia="Times New Roman" w:hAnsi="Calibri" w:cs="Calibri"/>
                <w:color w:val="000000"/>
                <w:kern w:val="0"/>
                <w:lang w:eastAsia="es-ES"/>
                <w14:ligatures w14:val="none"/>
              </w:rPr>
            </w:pPr>
            <w:r w:rsidRPr="008D578C">
              <w:rPr>
                <w:rFonts w:ascii="Calibri" w:eastAsia="Times New Roman" w:hAnsi="Calibri" w:cs="Calibri"/>
                <w:color w:val="000000"/>
                <w:kern w:val="0"/>
                <w:lang w:eastAsia="es-ES"/>
                <w14:ligatures w14:val="none"/>
              </w:rPr>
              <w:t>Amortización</w:t>
            </w:r>
          </w:p>
        </w:tc>
        <w:tc>
          <w:tcPr>
            <w:tcW w:w="657" w:type="dxa"/>
            <w:tcBorders>
              <w:top w:val="nil"/>
              <w:left w:val="nil"/>
              <w:bottom w:val="single" w:sz="4" w:space="0" w:color="auto"/>
              <w:right w:val="single" w:sz="4" w:space="0" w:color="auto"/>
            </w:tcBorders>
            <w:shd w:val="clear" w:color="auto" w:fill="FFFFFF" w:themeFill="background1"/>
            <w:noWrap/>
            <w:vAlign w:val="center"/>
            <w:hideMark/>
          </w:tcPr>
          <w:p w14:paraId="6E71D3C1" w14:textId="77777777" w:rsidR="008D578C" w:rsidRPr="008D578C" w:rsidRDefault="008D578C" w:rsidP="00847051">
            <w:pPr>
              <w:spacing w:after="0" w:line="240" w:lineRule="auto"/>
              <w:jc w:val="center"/>
              <w:rPr>
                <w:rFonts w:ascii="Calibri" w:eastAsia="Times New Roman" w:hAnsi="Calibri" w:cs="Calibri"/>
                <w:color w:val="000000"/>
                <w:kern w:val="0"/>
                <w:lang w:eastAsia="es-ES"/>
                <w14:ligatures w14:val="none"/>
              </w:rPr>
            </w:pPr>
            <w:r w:rsidRPr="008D578C">
              <w:rPr>
                <w:rFonts w:ascii="Calibri" w:eastAsia="Times New Roman" w:hAnsi="Calibri" w:cs="Calibri"/>
                <w:color w:val="000000"/>
                <w:kern w:val="0"/>
                <w:lang w:eastAsia="es-ES"/>
                <w14:ligatures w14:val="none"/>
              </w:rPr>
              <w:t>4</w:t>
            </w:r>
          </w:p>
        </w:tc>
      </w:tr>
      <w:tr w:rsidR="007205FC" w:rsidRPr="00691FCB" w14:paraId="1562BD72" w14:textId="77777777" w:rsidTr="00847051">
        <w:trPr>
          <w:trHeight w:val="272"/>
          <w:jc w:val="center"/>
        </w:trPr>
        <w:tc>
          <w:tcPr>
            <w:tcW w:w="1552" w:type="dxa"/>
            <w:tcBorders>
              <w:top w:val="nil"/>
              <w:left w:val="single" w:sz="4" w:space="0" w:color="auto"/>
              <w:bottom w:val="single" w:sz="4" w:space="0" w:color="auto"/>
              <w:right w:val="single" w:sz="4" w:space="0" w:color="auto"/>
            </w:tcBorders>
            <w:shd w:val="clear" w:color="auto" w:fill="FFFFFF" w:themeFill="background1"/>
            <w:vAlign w:val="center"/>
            <w:hideMark/>
          </w:tcPr>
          <w:p w14:paraId="5DE64E97" w14:textId="77777777" w:rsidR="008D578C" w:rsidRPr="008D578C" w:rsidRDefault="008D578C" w:rsidP="008D578C">
            <w:pPr>
              <w:spacing w:after="0" w:line="240" w:lineRule="auto"/>
              <w:jc w:val="left"/>
              <w:rPr>
                <w:rFonts w:ascii="Calibri" w:eastAsia="Times New Roman" w:hAnsi="Calibri" w:cs="Calibri"/>
                <w:color w:val="000000"/>
                <w:kern w:val="0"/>
                <w:lang w:eastAsia="es-ES"/>
                <w14:ligatures w14:val="none"/>
              </w:rPr>
            </w:pPr>
            <w:r w:rsidRPr="008D578C">
              <w:rPr>
                <w:rFonts w:ascii="Calibri" w:eastAsia="Times New Roman" w:hAnsi="Calibri" w:cs="Calibri"/>
                <w:color w:val="000000"/>
                <w:kern w:val="0"/>
                <w:lang w:eastAsia="es-ES"/>
                <w14:ligatures w14:val="none"/>
              </w:rPr>
              <w:t>Teléfono Android</w:t>
            </w:r>
          </w:p>
        </w:tc>
        <w:tc>
          <w:tcPr>
            <w:tcW w:w="1115" w:type="dxa"/>
            <w:tcBorders>
              <w:top w:val="nil"/>
              <w:left w:val="nil"/>
              <w:bottom w:val="single" w:sz="4" w:space="0" w:color="auto"/>
              <w:right w:val="single" w:sz="4" w:space="0" w:color="auto"/>
            </w:tcBorders>
            <w:shd w:val="clear" w:color="auto" w:fill="FFFFFF" w:themeFill="background1"/>
            <w:noWrap/>
            <w:vAlign w:val="center"/>
            <w:hideMark/>
          </w:tcPr>
          <w:p w14:paraId="6761DE1B" w14:textId="77777777" w:rsidR="008D578C" w:rsidRPr="008D578C" w:rsidRDefault="008D578C" w:rsidP="00847051">
            <w:pPr>
              <w:spacing w:after="0" w:line="240" w:lineRule="auto"/>
              <w:jc w:val="center"/>
              <w:rPr>
                <w:rFonts w:ascii="Calibri" w:eastAsia="Times New Roman" w:hAnsi="Calibri" w:cs="Calibri"/>
                <w:color w:val="000000"/>
                <w:kern w:val="0"/>
                <w:lang w:eastAsia="es-ES"/>
                <w14:ligatures w14:val="none"/>
              </w:rPr>
            </w:pPr>
            <w:r w:rsidRPr="008D578C">
              <w:rPr>
                <w:rFonts w:ascii="Calibri" w:eastAsia="Times New Roman" w:hAnsi="Calibri" w:cs="Calibri"/>
                <w:color w:val="000000"/>
                <w:kern w:val="0"/>
                <w:lang w:eastAsia="es-ES"/>
                <w14:ligatures w14:val="none"/>
              </w:rPr>
              <w:t>1</w:t>
            </w:r>
          </w:p>
        </w:tc>
        <w:tc>
          <w:tcPr>
            <w:tcW w:w="1364" w:type="dxa"/>
            <w:tcBorders>
              <w:top w:val="nil"/>
              <w:left w:val="nil"/>
              <w:bottom w:val="single" w:sz="4" w:space="0" w:color="auto"/>
              <w:right w:val="single" w:sz="4" w:space="0" w:color="auto"/>
            </w:tcBorders>
            <w:shd w:val="clear" w:color="auto" w:fill="FFFFFF" w:themeFill="background1"/>
            <w:noWrap/>
            <w:vAlign w:val="center"/>
            <w:hideMark/>
          </w:tcPr>
          <w:p w14:paraId="30929730" w14:textId="2EB4A73B" w:rsidR="008D578C" w:rsidRPr="008D578C" w:rsidRDefault="008D578C" w:rsidP="00847051">
            <w:pPr>
              <w:spacing w:after="0" w:line="240" w:lineRule="auto"/>
              <w:jc w:val="center"/>
              <w:rPr>
                <w:rFonts w:ascii="Calibri" w:eastAsia="Times New Roman" w:hAnsi="Calibri" w:cs="Calibri"/>
                <w:color w:val="000000"/>
                <w:kern w:val="0"/>
                <w:lang w:eastAsia="es-ES"/>
                <w14:ligatures w14:val="none"/>
              </w:rPr>
            </w:pPr>
            <w:r w:rsidRPr="008D578C">
              <w:rPr>
                <w:rFonts w:ascii="Calibri" w:eastAsia="Times New Roman" w:hAnsi="Calibri" w:cs="Calibri"/>
                <w:color w:val="000000"/>
                <w:kern w:val="0"/>
                <w:lang w:eastAsia="es-ES"/>
                <w14:ligatures w14:val="none"/>
              </w:rPr>
              <w:t>500,00 €</w:t>
            </w:r>
          </w:p>
        </w:tc>
        <w:tc>
          <w:tcPr>
            <w:tcW w:w="1351" w:type="dxa"/>
            <w:tcBorders>
              <w:top w:val="nil"/>
              <w:left w:val="nil"/>
              <w:bottom w:val="single" w:sz="4" w:space="0" w:color="auto"/>
              <w:right w:val="single" w:sz="4" w:space="0" w:color="auto"/>
            </w:tcBorders>
            <w:shd w:val="clear" w:color="auto" w:fill="FFFFFF" w:themeFill="background1"/>
            <w:noWrap/>
            <w:vAlign w:val="center"/>
            <w:hideMark/>
          </w:tcPr>
          <w:p w14:paraId="02BEDD10" w14:textId="4E77BA11" w:rsidR="008D578C" w:rsidRPr="008D578C" w:rsidRDefault="008D578C" w:rsidP="00847051">
            <w:pPr>
              <w:spacing w:after="0" w:line="240" w:lineRule="auto"/>
              <w:jc w:val="center"/>
              <w:rPr>
                <w:rFonts w:ascii="Calibri" w:eastAsia="Times New Roman" w:hAnsi="Calibri" w:cs="Calibri"/>
                <w:color w:val="000000"/>
                <w:kern w:val="0"/>
                <w:lang w:eastAsia="es-ES"/>
                <w14:ligatures w14:val="none"/>
              </w:rPr>
            </w:pPr>
            <w:r w:rsidRPr="008D578C">
              <w:rPr>
                <w:rFonts w:ascii="Calibri" w:eastAsia="Times New Roman" w:hAnsi="Calibri" w:cs="Calibri"/>
                <w:color w:val="000000"/>
                <w:kern w:val="0"/>
                <w:lang w:eastAsia="es-ES"/>
                <w14:ligatures w14:val="none"/>
              </w:rPr>
              <w:t>500,00 €</w:t>
            </w:r>
          </w:p>
        </w:tc>
        <w:tc>
          <w:tcPr>
            <w:tcW w:w="1417" w:type="dxa"/>
            <w:tcBorders>
              <w:top w:val="nil"/>
              <w:left w:val="nil"/>
              <w:bottom w:val="single" w:sz="4" w:space="0" w:color="auto"/>
              <w:right w:val="single" w:sz="4" w:space="0" w:color="auto"/>
            </w:tcBorders>
            <w:shd w:val="clear" w:color="auto" w:fill="FFFFFF" w:themeFill="background1"/>
            <w:noWrap/>
            <w:vAlign w:val="center"/>
            <w:hideMark/>
          </w:tcPr>
          <w:p w14:paraId="6F33735F" w14:textId="7FDA3A96" w:rsidR="008D578C" w:rsidRPr="008D578C" w:rsidRDefault="008D578C" w:rsidP="00847051">
            <w:pPr>
              <w:spacing w:after="0" w:line="240" w:lineRule="auto"/>
              <w:jc w:val="center"/>
              <w:rPr>
                <w:rFonts w:ascii="Calibri" w:eastAsia="Times New Roman" w:hAnsi="Calibri" w:cs="Calibri"/>
                <w:color w:val="000000"/>
                <w:kern w:val="0"/>
                <w:lang w:eastAsia="es-ES"/>
                <w14:ligatures w14:val="none"/>
              </w:rPr>
            </w:pPr>
            <w:r w:rsidRPr="008D578C">
              <w:rPr>
                <w:rFonts w:ascii="Calibri" w:eastAsia="Times New Roman" w:hAnsi="Calibri" w:cs="Calibri"/>
                <w:color w:val="000000"/>
                <w:kern w:val="0"/>
                <w:lang w:eastAsia="es-ES"/>
                <w14:ligatures w14:val="none"/>
              </w:rPr>
              <w:t>166,67 €</w:t>
            </w:r>
          </w:p>
        </w:tc>
        <w:tc>
          <w:tcPr>
            <w:tcW w:w="1328" w:type="dxa"/>
            <w:tcBorders>
              <w:top w:val="nil"/>
              <w:left w:val="nil"/>
              <w:bottom w:val="single" w:sz="4" w:space="0" w:color="auto"/>
              <w:right w:val="single" w:sz="4" w:space="0" w:color="auto"/>
            </w:tcBorders>
            <w:shd w:val="clear" w:color="auto" w:fill="FFFFFF" w:themeFill="background1"/>
            <w:noWrap/>
            <w:vAlign w:val="center"/>
            <w:hideMark/>
          </w:tcPr>
          <w:p w14:paraId="23DDE513" w14:textId="77777777" w:rsidR="008D578C" w:rsidRPr="008D578C" w:rsidRDefault="008D578C" w:rsidP="00847051">
            <w:pPr>
              <w:spacing w:after="0" w:line="240" w:lineRule="auto"/>
              <w:jc w:val="center"/>
              <w:rPr>
                <w:rFonts w:ascii="Calibri" w:eastAsia="Times New Roman" w:hAnsi="Calibri" w:cs="Calibri"/>
                <w:color w:val="000000"/>
                <w:kern w:val="0"/>
                <w:lang w:eastAsia="es-ES"/>
                <w14:ligatures w14:val="none"/>
              </w:rPr>
            </w:pPr>
            <w:r w:rsidRPr="008D578C">
              <w:rPr>
                <w:rFonts w:ascii="Calibri" w:eastAsia="Times New Roman" w:hAnsi="Calibri" w:cs="Calibri"/>
                <w:color w:val="000000"/>
                <w:kern w:val="0"/>
                <w:lang w:eastAsia="es-ES"/>
                <w14:ligatures w14:val="none"/>
              </w:rPr>
              <w:t>Amortización</w:t>
            </w:r>
          </w:p>
        </w:tc>
        <w:tc>
          <w:tcPr>
            <w:tcW w:w="657" w:type="dxa"/>
            <w:tcBorders>
              <w:top w:val="nil"/>
              <w:left w:val="nil"/>
              <w:bottom w:val="single" w:sz="4" w:space="0" w:color="auto"/>
              <w:right w:val="single" w:sz="4" w:space="0" w:color="auto"/>
            </w:tcBorders>
            <w:shd w:val="clear" w:color="auto" w:fill="FFFFFF" w:themeFill="background1"/>
            <w:noWrap/>
            <w:vAlign w:val="center"/>
            <w:hideMark/>
          </w:tcPr>
          <w:p w14:paraId="12A9C121" w14:textId="77777777" w:rsidR="008D578C" w:rsidRPr="008D578C" w:rsidRDefault="008D578C" w:rsidP="00847051">
            <w:pPr>
              <w:spacing w:after="0" w:line="240" w:lineRule="auto"/>
              <w:jc w:val="center"/>
              <w:rPr>
                <w:rFonts w:ascii="Calibri" w:eastAsia="Times New Roman" w:hAnsi="Calibri" w:cs="Calibri"/>
                <w:color w:val="000000"/>
                <w:kern w:val="0"/>
                <w:lang w:eastAsia="es-ES"/>
                <w14:ligatures w14:val="none"/>
              </w:rPr>
            </w:pPr>
            <w:r w:rsidRPr="008D578C">
              <w:rPr>
                <w:rFonts w:ascii="Calibri" w:eastAsia="Times New Roman" w:hAnsi="Calibri" w:cs="Calibri"/>
                <w:color w:val="000000"/>
                <w:kern w:val="0"/>
                <w:lang w:eastAsia="es-ES"/>
                <w14:ligatures w14:val="none"/>
              </w:rPr>
              <w:t>3</w:t>
            </w:r>
          </w:p>
        </w:tc>
      </w:tr>
      <w:tr w:rsidR="007205FC" w:rsidRPr="00691FCB" w14:paraId="594A54CF" w14:textId="77777777" w:rsidTr="00847051">
        <w:trPr>
          <w:trHeight w:val="272"/>
          <w:jc w:val="center"/>
        </w:trPr>
        <w:tc>
          <w:tcPr>
            <w:tcW w:w="1552" w:type="dxa"/>
            <w:tcBorders>
              <w:top w:val="nil"/>
              <w:left w:val="single" w:sz="4" w:space="0" w:color="auto"/>
              <w:bottom w:val="single" w:sz="4" w:space="0" w:color="auto"/>
              <w:right w:val="single" w:sz="4" w:space="0" w:color="auto"/>
            </w:tcBorders>
            <w:shd w:val="clear" w:color="auto" w:fill="FFFFFF" w:themeFill="background1"/>
            <w:vAlign w:val="center"/>
            <w:hideMark/>
          </w:tcPr>
          <w:p w14:paraId="080A8992" w14:textId="77777777" w:rsidR="008D578C" w:rsidRPr="008D578C" w:rsidRDefault="008D578C" w:rsidP="008D578C">
            <w:pPr>
              <w:spacing w:after="0" w:line="240" w:lineRule="auto"/>
              <w:jc w:val="left"/>
              <w:rPr>
                <w:rFonts w:ascii="Calibri" w:eastAsia="Times New Roman" w:hAnsi="Calibri" w:cs="Calibri"/>
                <w:color w:val="000000"/>
                <w:kern w:val="0"/>
                <w:lang w:eastAsia="es-ES"/>
                <w14:ligatures w14:val="none"/>
              </w:rPr>
            </w:pPr>
            <w:r w:rsidRPr="008D578C">
              <w:rPr>
                <w:rFonts w:ascii="Calibri" w:eastAsia="Times New Roman" w:hAnsi="Calibri" w:cs="Calibri"/>
                <w:color w:val="000000"/>
                <w:kern w:val="0"/>
                <w:lang w:eastAsia="es-ES"/>
                <w14:ligatures w14:val="none"/>
              </w:rPr>
              <w:t>Teléfono IOS</w:t>
            </w:r>
          </w:p>
        </w:tc>
        <w:tc>
          <w:tcPr>
            <w:tcW w:w="1115" w:type="dxa"/>
            <w:tcBorders>
              <w:top w:val="nil"/>
              <w:left w:val="nil"/>
              <w:bottom w:val="single" w:sz="4" w:space="0" w:color="auto"/>
              <w:right w:val="single" w:sz="4" w:space="0" w:color="auto"/>
            </w:tcBorders>
            <w:shd w:val="clear" w:color="auto" w:fill="FFFFFF" w:themeFill="background1"/>
            <w:noWrap/>
            <w:vAlign w:val="center"/>
            <w:hideMark/>
          </w:tcPr>
          <w:p w14:paraId="174C60A3" w14:textId="77777777" w:rsidR="008D578C" w:rsidRPr="008D578C" w:rsidRDefault="008D578C" w:rsidP="00847051">
            <w:pPr>
              <w:spacing w:after="0" w:line="240" w:lineRule="auto"/>
              <w:jc w:val="center"/>
              <w:rPr>
                <w:rFonts w:ascii="Calibri" w:eastAsia="Times New Roman" w:hAnsi="Calibri" w:cs="Calibri"/>
                <w:color w:val="000000"/>
                <w:kern w:val="0"/>
                <w:lang w:eastAsia="es-ES"/>
                <w14:ligatures w14:val="none"/>
              </w:rPr>
            </w:pPr>
            <w:r w:rsidRPr="008D578C">
              <w:rPr>
                <w:rFonts w:ascii="Calibri" w:eastAsia="Times New Roman" w:hAnsi="Calibri" w:cs="Calibri"/>
                <w:color w:val="000000"/>
                <w:kern w:val="0"/>
                <w:lang w:eastAsia="es-ES"/>
                <w14:ligatures w14:val="none"/>
              </w:rPr>
              <w:t>1</w:t>
            </w:r>
          </w:p>
        </w:tc>
        <w:tc>
          <w:tcPr>
            <w:tcW w:w="1364" w:type="dxa"/>
            <w:tcBorders>
              <w:top w:val="nil"/>
              <w:left w:val="nil"/>
              <w:bottom w:val="single" w:sz="4" w:space="0" w:color="auto"/>
              <w:right w:val="single" w:sz="4" w:space="0" w:color="auto"/>
            </w:tcBorders>
            <w:shd w:val="clear" w:color="auto" w:fill="FFFFFF" w:themeFill="background1"/>
            <w:noWrap/>
            <w:vAlign w:val="center"/>
            <w:hideMark/>
          </w:tcPr>
          <w:p w14:paraId="68240256" w14:textId="720688CC" w:rsidR="008D578C" w:rsidRPr="008D578C" w:rsidRDefault="008D578C" w:rsidP="00847051">
            <w:pPr>
              <w:spacing w:after="0" w:line="240" w:lineRule="auto"/>
              <w:jc w:val="center"/>
              <w:rPr>
                <w:rFonts w:ascii="Calibri" w:eastAsia="Times New Roman" w:hAnsi="Calibri" w:cs="Calibri"/>
                <w:color w:val="000000"/>
                <w:kern w:val="0"/>
                <w:lang w:eastAsia="es-ES"/>
                <w14:ligatures w14:val="none"/>
              </w:rPr>
            </w:pPr>
            <w:r w:rsidRPr="008D578C">
              <w:rPr>
                <w:rFonts w:ascii="Calibri" w:eastAsia="Times New Roman" w:hAnsi="Calibri" w:cs="Calibri"/>
                <w:color w:val="000000"/>
                <w:kern w:val="0"/>
                <w:lang w:eastAsia="es-ES"/>
                <w14:ligatures w14:val="none"/>
              </w:rPr>
              <w:t>900,00 €</w:t>
            </w:r>
          </w:p>
        </w:tc>
        <w:tc>
          <w:tcPr>
            <w:tcW w:w="1351" w:type="dxa"/>
            <w:tcBorders>
              <w:top w:val="nil"/>
              <w:left w:val="nil"/>
              <w:bottom w:val="single" w:sz="4" w:space="0" w:color="auto"/>
              <w:right w:val="single" w:sz="4" w:space="0" w:color="auto"/>
            </w:tcBorders>
            <w:shd w:val="clear" w:color="auto" w:fill="FFFFFF" w:themeFill="background1"/>
            <w:noWrap/>
            <w:vAlign w:val="center"/>
            <w:hideMark/>
          </w:tcPr>
          <w:p w14:paraId="487A9521" w14:textId="3F5BCC43" w:rsidR="008D578C" w:rsidRPr="008D578C" w:rsidRDefault="008D578C" w:rsidP="00847051">
            <w:pPr>
              <w:spacing w:after="0" w:line="240" w:lineRule="auto"/>
              <w:jc w:val="center"/>
              <w:rPr>
                <w:rFonts w:ascii="Calibri" w:eastAsia="Times New Roman" w:hAnsi="Calibri" w:cs="Calibri"/>
                <w:color w:val="000000"/>
                <w:kern w:val="0"/>
                <w:lang w:eastAsia="es-ES"/>
                <w14:ligatures w14:val="none"/>
              </w:rPr>
            </w:pPr>
            <w:r w:rsidRPr="008D578C">
              <w:rPr>
                <w:rFonts w:ascii="Calibri" w:eastAsia="Times New Roman" w:hAnsi="Calibri" w:cs="Calibri"/>
                <w:color w:val="000000"/>
                <w:kern w:val="0"/>
                <w:lang w:eastAsia="es-ES"/>
                <w14:ligatures w14:val="none"/>
              </w:rPr>
              <w:t>900,00 €</w:t>
            </w:r>
          </w:p>
        </w:tc>
        <w:tc>
          <w:tcPr>
            <w:tcW w:w="1417" w:type="dxa"/>
            <w:tcBorders>
              <w:top w:val="nil"/>
              <w:left w:val="nil"/>
              <w:bottom w:val="single" w:sz="4" w:space="0" w:color="auto"/>
              <w:right w:val="single" w:sz="4" w:space="0" w:color="auto"/>
            </w:tcBorders>
            <w:shd w:val="clear" w:color="auto" w:fill="FFFFFF" w:themeFill="background1"/>
            <w:noWrap/>
            <w:vAlign w:val="center"/>
            <w:hideMark/>
          </w:tcPr>
          <w:p w14:paraId="21B7DE71" w14:textId="1272A4CC" w:rsidR="008D578C" w:rsidRPr="008D578C" w:rsidRDefault="008D578C" w:rsidP="00847051">
            <w:pPr>
              <w:spacing w:after="0" w:line="240" w:lineRule="auto"/>
              <w:jc w:val="center"/>
              <w:rPr>
                <w:rFonts w:ascii="Calibri" w:eastAsia="Times New Roman" w:hAnsi="Calibri" w:cs="Calibri"/>
                <w:color w:val="000000"/>
                <w:kern w:val="0"/>
                <w:lang w:eastAsia="es-ES"/>
                <w14:ligatures w14:val="none"/>
              </w:rPr>
            </w:pPr>
            <w:r w:rsidRPr="008D578C">
              <w:rPr>
                <w:rFonts w:ascii="Calibri" w:eastAsia="Times New Roman" w:hAnsi="Calibri" w:cs="Calibri"/>
                <w:color w:val="000000"/>
                <w:kern w:val="0"/>
                <w:lang w:eastAsia="es-ES"/>
                <w14:ligatures w14:val="none"/>
              </w:rPr>
              <w:t>300,00 €</w:t>
            </w:r>
          </w:p>
        </w:tc>
        <w:tc>
          <w:tcPr>
            <w:tcW w:w="1328" w:type="dxa"/>
            <w:tcBorders>
              <w:top w:val="nil"/>
              <w:left w:val="nil"/>
              <w:bottom w:val="single" w:sz="4" w:space="0" w:color="auto"/>
              <w:right w:val="single" w:sz="4" w:space="0" w:color="auto"/>
            </w:tcBorders>
            <w:shd w:val="clear" w:color="auto" w:fill="FFFFFF" w:themeFill="background1"/>
            <w:noWrap/>
            <w:vAlign w:val="center"/>
            <w:hideMark/>
          </w:tcPr>
          <w:p w14:paraId="25DD6B85" w14:textId="77777777" w:rsidR="008D578C" w:rsidRPr="008D578C" w:rsidRDefault="008D578C" w:rsidP="00847051">
            <w:pPr>
              <w:spacing w:after="0" w:line="240" w:lineRule="auto"/>
              <w:jc w:val="center"/>
              <w:rPr>
                <w:rFonts w:ascii="Calibri" w:eastAsia="Times New Roman" w:hAnsi="Calibri" w:cs="Calibri"/>
                <w:color w:val="000000"/>
                <w:kern w:val="0"/>
                <w:lang w:eastAsia="es-ES"/>
                <w14:ligatures w14:val="none"/>
              </w:rPr>
            </w:pPr>
            <w:r w:rsidRPr="008D578C">
              <w:rPr>
                <w:rFonts w:ascii="Calibri" w:eastAsia="Times New Roman" w:hAnsi="Calibri" w:cs="Calibri"/>
                <w:color w:val="000000"/>
                <w:kern w:val="0"/>
                <w:lang w:eastAsia="es-ES"/>
                <w14:ligatures w14:val="none"/>
              </w:rPr>
              <w:t>Amortización</w:t>
            </w:r>
          </w:p>
        </w:tc>
        <w:tc>
          <w:tcPr>
            <w:tcW w:w="657" w:type="dxa"/>
            <w:tcBorders>
              <w:top w:val="nil"/>
              <w:left w:val="nil"/>
              <w:bottom w:val="single" w:sz="4" w:space="0" w:color="auto"/>
              <w:right w:val="single" w:sz="4" w:space="0" w:color="auto"/>
            </w:tcBorders>
            <w:shd w:val="clear" w:color="auto" w:fill="FFFFFF" w:themeFill="background1"/>
            <w:noWrap/>
            <w:vAlign w:val="center"/>
            <w:hideMark/>
          </w:tcPr>
          <w:p w14:paraId="3A729852" w14:textId="77777777" w:rsidR="008D578C" w:rsidRPr="008D578C" w:rsidRDefault="008D578C" w:rsidP="00847051">
            <w:pPr>
              <w:spacing w:after="0" w:line="240" w:lineRule="auto"/>
              <w:jc w:val="center"/>
              <w:rPr>
                <w:rFonts w:ascii="Calibri" w:eastAsia="Times New Roman" w:hAnsi="Calibri" w:cs="Calibri"/>
                <w:color w:val="000000"/>
                <w:kern w:val="0"/>
                <w:lang w:eastAsia="es-ES"/>
                <w14:ligatures w14:val="none"/>
              </w:rPr>
            </w:pPr>
            <w:r w:rsidRPr="008D578C">
              <w:rPr>
                <w:rFonts w:ascii="Calibri" w:eastAsia="Times New Roman" w:hAnsi="Calibri" w:cs="Calibri"/>
                <w:color w:val="000000"/>
                <w:kern w:val="0"/>
                <w:lang w:eastAsia="es-ES"/>
                <w14:ligatures w14:val="none"/>
              </w:rPr>
              <w:t>3</w:t>
            </w:r>
          </w:p>
        </w:tc>
      </w:tr>
      <w:tr w:rsidR="008D578C" w:rsidRPr="00691FCB" w14:paraId="0A40C87C" w14:textId="77777777" w:rsidTr="00847051">
        <w:trPr>
          <w:trHeight w:val="272"/>
          <w:jc w:val="center"/>
        </w:trPr>
        <w:tc>
          <w:tcPr>
            <w:tcW w:w="1552" w:type="dxa"/>
            <w:tcBorders>
              <w:top w:val="nil"/>
              <w:left w:val="single" w:sz="4" w:space="0" w:color="auto"/>
              <w:bottom w:val="single" w:sz="4" w:space="0" w:color="auto"/>
              <w:right w:val="single" w:sz="4" w:space="0" w:color="auto"/>
            </w:tcBorders>
            <w:shd w:val="clear" w:color="auto" w:fill="FFFFFF" w:themeFill="background1"/>
            <w:vAlign w:val="center"/>
            <w:hideMark/>
          </w:tcPr>
          <w:p w14:paraId="13A46CEF" w14:textId="77777777" w:rsidR="008D578C" w:rsidRPr="008D578C" w:rsidRDefault="008D578C" w:rsidP="008D578C">
            <w:pPr>
              <w:spacing w:after="0" w:line="240" w:lineRule="auto"/>
              <w:jc w:val="left"/>
              <w:rPr>
                <w:rFonts w:ascii="Calibri" w:eastAsia="Times New Roman" w:hAnsi="Calibri" w:cs="Calibri"/>
                <w:color w:val="000000"/>
                <w:kern w:val="0"/>
                <w:lang w:eastAsia="es-ES"/>
                <w14:ligatures w14:val="none"/>
              </w:rPr>
            </w:pPr>
            <w:r w:rsidRPr="008D578C">
              <w:rPr>
                <w:rFonts w:ascii="Calibri" w:eastAsia="Times New Roman" w:hAnsi="Calibri" w:cs="Calibri"/>
                <w:color w:val="000000"/>
                <w:kern w:val="0"/>
                <w:lang w:eastAsia="es-ES"/>
                <w14:ligatures w14:val="none"/>
              </w:rPr>
              <w:t>Licencias de desarrollo</w:t>
            </w:r>
          </w:p>
        </w:tc>
        <w:tc>
          <w:tcPr>
            <w:tcW w:w="1115" w:type="dxa"/>
            <w:tcBorders>
              <w:top w:val="nil"/>
              <w:left w:val="nil"/>
              <w:bottom w:val="single" w:sz="4" w:space="0" w:color="auto"/>
              <w:right w:val="single" w:sz="4" w:space="0" w:color="auto"/>
            </w:tcBorders>
            <w:shd w:val="clear" w:color="auto" w:fill="FFFFFF" w:themeFill="background1"/>
            <w:noWrap/>
            <w:vAlign w:val="center"/>
            <w:hideMark/>
          </w:tcPr>
          <w:p w14:paraId="25F3B73C" w14:textId="77777777" w:rsidR="008D578C" w:rsidRPr="008D578C" w:rsidRDefault="008D578C" w:rsidP="00847051">
            <w:pPr>
              <w:spacing w:after="0" w:line="240" w:lineRule="auto"/>
              <w:jc w:val="center"/>
              <w:rPr>
                <w:rFonts w:ascii="Calibri" w:eastAsia="Times New Roman" w:hAnsi="Calibri" w:cs="Calibri"/>
                <w:color w:val="000000"/>
                <w:kern w:val="0"/>
                <w:lang w:eastAsia="es-ES"/>
                <w14:ligatures w14:val="none"/>
              </w:rPr>
            </w:pPr>
            <w:r w:rsidRPr="008D578C">
              <w:rPr>
                <w:rFonts w:ascii="Calibri" w:eastAsia="Times New Roman" w:hAnsi="Calibri" w:cs="Calibri"/>
                <w:color w:val="000000"/>
                <w:kern w:val="0"/>
                <w:lang w:eastAsia="es-ES"/>
                <w14:ligatures w14:val="none"/>
              </w:rPr>
              <w:t>7</w:t>
            </w:r>
          </w:p>
        </w:tc>
        <w:tc>
          <w:tcPr>
            <w:tcW w:w="1364" w:type="dxa"/>
            <w:tcBorders>
              <w:top w:val="nil"/>
              <w:left w:val="nil"/>
              <w:bottom w:val="single" w:sz="4" w:space="0" w:color="auto"/>
              <w:right w:val="single" w:sz="4" w:space="0" w:color="auto"/>
            </w:tcBorders>
            <w:shd w:val="clear" w:color="auto" w:fill="FFFFFF" w:themeFill="background1"/>
            <w:noWrap/>
            <w:vAlign w:val="center"/>
            <w:hideMark/>
          </w:tcPr>
          <w:p w14:paraId="11C94B4C" w14:textId="5328E81F" w:rsidR="008D578C" w:rsidRPr="008D578C" w:rsidRDefault="008D578C" w:rsidP="00847051">
            <w:pPr>
              <w:spacing w:after="0" w:line="240" w:lineRule="auto"/>
              <w:jc w:val="center"/>
              <w:rPr>
                <w:rFonts w:ascii="Calibri" w:eastAsia="Times New Roman" w:hAnsi="Calibri" w:cs="Calibri"/>
                <w:color w:val="000000"/>
                <w:kern w:val="0"/>
                <w:lang w:eastAsia="es-ES"/>
                <w14:ligatures w14:val="none"/>
              </w:rPr>
            </w:pPr>
            <w:r w:rsidRPr="008D578C">
              <w:rPr>
                <w:rFonts w:ascii="Calibri" w:eastAsia="Times New Roman" w:hAnsi="Calibri" w:cs="Calibri"/>
                <w:color w:val="000000"/>
                <w:kern w:val="0"/>
                <w:lang w:eastAsia="es-ES"/>
                <w14:ligatures w14:val="none"/>
              </w:rPr>
              <w:t>200,00 €</w:t>
            </w:r>
          </w:p>
        </w:tc>
        <w:tc>
          <w:tcPr>
            <w:tcW w:w="1351" w:type="dxa"/>
            <w:tcBorders>
              <w:top w:val="nil"/>
              <w:left w:val="nil"/>
              <w:bottom w:val="single" w:sz="4" w:space="0" w:color="auto"/>
              <w:right w:val="single" w:sz="4" w:space="0" w:color="auto"/>
            </w:tcBorders>
            <w:shd w:val="clear" w:color="auto" w:fill="FFFFFF" w:themeFill="background1"/>
            <w:noWrap/>
            <w:vAlign w:val="center"/>
            <w:hideMark/>
          </w:tcPr>
          <w:p w14:paraId="725A558F" w14:textId="1FD16070" w:rsidR="008D578C" w:rsidRPr="008D578C" w:rsidRDefault="008D578C" w:rsidP="00847051">
            <w:pPr>
              <w:spacing w:after="0" w:line="240" w:lineRule="auto"/>
              <w:jc w:val="center"/>
              <w:rPr>
                <w:rFonts w:ascii="Calibri" w:eastAsia="Times New Roman" w:hAnsi="Calibri" w:cs="Calibri"/>
                <w:color w:val="000000"/>
                <w:kern w:val="0"/>
                <w:lang w:eastAsia="es-ES"/>
                <w14:ligatures w14:val="none"/>
              </w:rPr>
            </w:pPr>
            <w:r w:rsidRPr="008D578C">
              <w:rPr>
                <w:rFonts w:ascii="Calibri" w:eastAsia="Times New Roman" w:hAnsi="Calibri" w:cs="Calibri"/>
                <w:color w:val="000000"/>
                <w:kern w:val="0"/>
                <w:lang w:eastAsia="es-ES"/>
                <w14:ligatures w14:val="none"/>
              </w:rPr>
              <w:t>1.400,00 €</w:t>
            </w:r>
          </w:p>
        </w:tc>
        <w:tc>
          <w:tcPr>
            <w:tcW w:w="1417" w:type="dxa"/>
            <w:tcBorders>
              <w:top w:val="nil"/>
              <w:left w:val="nil"/>
              <w:bottom w:val="single" w:sz="4" w:space="0" w:color="auto"/>
              <w:right w:val="single" w:sz="4" w:space="0" w:color="auto"/>
            </w:tcBorders>
            <w:shd w:val="clear" w:color="auto" w:fill="FFFFFF" w:themeFill="background1"/>
            <w:noWrap/>
            <w:vAlign w:val="center"/>
            <w:hideMark/>
          </w:tcPr>
          <w:p w14:paraId="0E913C93" w14:textId="07DC81BF" w:rsidR="008D578C" w:rsidRPr="008D578C" w:rsidRDefault="008D578C" w:rsidP="00847051">
            <w:pPr>
              <w:spacing w:after="0" w:line="240" w:lineRule="auto"/>
              <w:jc w:val="center"/>
              <w:rPr>
                <w:rFonts w:ascii="Calibri" w:eastAsia="Times New Roman" w:hAnsi="Calibri" w:cs="Calibri"/>
                <w:color w:val="000000"/>
                <w:kern w:val="0"/>
                <w:lang w:eastAsia="es-ES"/>
                <w14:ligatures w14:val="none"/>
              </w:rPr>
            </w:pPr>
            <w:r w:rsidRPr="008D578C">
              <w:rPr>
                <w:rFonts w:ascii="Calibri" w:eastAsia="Times New Roman" w:hAnsi="Calibri" w:cs="Calibri"/>
                <w:color w:val="000000"/>
                <w:kern w:val="0"/>
                <w:lang w:eastAsia="es-ES"/>
                <w14:ligatures w14:val="none"/>
              </w:rPr>
              <w:t>16.800,00</w:t>
            </w:r>
            <w:r w:rsidR="007205FC" w:rsidRPr="00691FCB">
              <w:rPr>
                <w:rFonts w:ascii="Calibri" w:eastAsia="Times New Roman" w:hAnsi="Calibri" w:cs="Calibri"/>
                <w:color w:val="000000"/>
                <w:kern w:val="0"/>
                <w:lang w:eastAsia="es-ES"/>
                <w14:ligatures w14:val="none"/>
              </w:rPr>
              <w:t xml:space="preserve"> </w:t>
            </w:r>
            <w:r w:rsidRPr="008D578C">
              <w:rPr>
                <w:rFonts w:ascii="Calibri" w:eastAsia="Times New Roman" w:hAnsi="Calibri" w:cs="Calibri"/>
                <w:color w:val="000000"/>
                <w:kern w:val="0"/>
                <w:lang w:eastAsia="es-ES"/>
                <w14:ligatures w14:val="none"/>
              </w:rPr>
              <w:t>€</w:t>
            </w:r>
          </w:p>
        </w:tc>
        <w:tc>
          <w:tcPr>
            <w:tcW w:w="1985" w:type="dxa"/>
            <w:gridSpan w:val="2"/>
            <w:tcBorders>
              <w:top w:val="single" w:sz="4" w:space="0" w:color="auto"/>
              <w:left w:val="nil"/>
              <w:bottom w:val="single" w:sz="4" w:space="0" w:color="auto"/>
              <w:right w:val="single" w:sz="4" w:space="0" w:color="000000"/>
            </w:tcBorders>
            <w:shd w:val="clear" w:color="auto" w:fill="FFFFFF" w:themeFill="background1"/>
            <w:noWrap/>
            <w:vAlign w:val="center"/>
            <w:hideMark/>
          </w:tcPr>
          <w:p w14:paraId="74CD7CFC" w14:textId="77777777" w:rsidR="008D578C" w:rsidRPr="008D578C" w:rsidRDefault="008D578C" w:rsidP="008D578C">
            <w:pPr>
              <w:spacing w:after="0" w:line="240" w:lineRule="auto"/>
              <w:jc w:val="center"/>
              <w:rPr>
                <w:rFonts w:ascii="Calibri" w:eastAsia="Times New Roman" w:hAnsi="Calibri" w:cs="Calibri"/>
                <w:color w:val="000000"/>
                <w:kern w:val="0"/>
                <w:lang w:eastAsia="es-ES"/>
                <w14:ligatures w14:val="none"/>
              </w:rPr>
            </w:pPr>
            <w:r w:rsidRPr="008D578C">
              <w:rPr>
                <w:rFonts w:ascii="Calibri" w:eastAsia="Times New Roman" w:hAnsi="Calibri" w:cs="Calibri"/>
                <w:color w:val="000000"/>
                <w:kern w:val="0"/>
                <w:lang w:eastAsia="es-ES"/>
                <w14:ligatures w14:val="none"/>
              </w:rPr>
              <w:t>Subscripción mensual</w:t>
            </w:r>
          </w:p>
        </w:tc>
      </w:tr>
      <w:tr w:rsidR="008D578C" w:rsidRPr="00691FCB" w14:paraId="63DB0188" w14:textId="77777777" w:rsidTr="00847051">
        <w:trPr>
          <w:trHeight w:val="272"/>
          <w:jc w:val="center"/>
        </w:trPr>
        <w:tc>
          <w:tcPr>
            <w:tcW w:w="1552" w:type="dxa"/>
            <w:tcBorders>
              <w:top w:val="nil"/>
              <w:left w:val="single" w:sz="4" w:space="0" w:color="auto"/>
              <w:bottom w:val="single" w:sz="4" w:space="0" w:color="auto"/>
              <w:right w:val="single" w:sz="4" w:space="0" w:color="auto"/>
            </w:tcBorders>
            <w:shd w:val="clear" w:color="auto" w:fill="FFFFFF" w:themeFill="background1"/>
            <w:vAlign w:val="center"/>
            <w:hideMark/>
          </w:tcPr>
          <w:p w14:paraId="7257F71D" w14:textId="77777777" w:rsidR="008D578C" w:rsidRPr="008D578C" w:rsidRDefault="008D578C" w:rsidP="008D578C">
            <w:pPr>
              <w:spacing w:after="0" w:line="240" w:lineRule="auto"/>
              <w:jc w:val="left"/>
              <w:rPr>
                <w:rFonts w:ascii="Calibri" w:eastAsia="Times New Roman" w:hAnsi="Calibri" w:cs="Calibri"/>
                <w:color w:val="000000"/>
                <w:kern w:val="0"/>
                <w:lang w:eastAsia="es-ES"/>
                <w14:ligatures w14:val="none"/>
              </w:rPr>
            </w:pPr>
            <w:r w:rsidRPr="008D578C">
              <w:rPr>
                <w:rFonts w:ascii="Calibri" w:eastAsia="Times New Roman" w:hAnsi="Calibri" w:cs="Calibri"/>
                <w:color w:val="000000"/>
                <w:kern w:val="0"/>
                <w:lang w:eastAsia="es-ES"/>
                <w14:ligatures w14:val="none"/>
              </w:rPr>
              <w:t>Licencia de Office365</w:t>
            </w:r>
          </w:p>
        </w:tc>
        <w:tc>
          <w:tcPr>
            <w:tcW w:w="1115" w:type="dxa"/>
            <w:tcBorders>
              <w:top w:val="nil"/>
              <w:left w:val="nil"/>
              <w:bottom w:val="single" w:sz="4" w:space="0" w:color="auto"/>
              <w:right w:val="single" w:sz="4" w:space="0" w:color="auto"/>
            </w:tcBorders>
            <w:shd w:val="clear" w:color="auto" w:fill="FFFFFF" w:themeFill="background1"/>
            <w:noWrap/>
            <w:vAlign w:val="center"/>
            <w:hideMark/>
          </w:tcPr>
          <w:p w14:paraId="33B00AF9" w14:textId="77777777" w:rsidR="008D578C" w:rsidRPr="008D578C" w:rsidRDefault="008D578C" w:rsidP="00847051">
            <w:pPr>
              <w:spacing w:after="0" w:line="240" w:lineRule="auto"/>
              <w:jc w:val="center"/>
              <w:rPr>
                <w:rFonts w:ascii="Calibri" w:eastAsia="Times New Roman" w:hAnsi="Calibri" w:cs="Calibri"/>
                <w:color w:val="000000"/>
                <w:kern w:val="0"/>
                <w:lang w:eastAsia="es-ES"/>
                <w14:ligatures w14:val="none"/>
              </w:rPr>
            </w:pPr>
            <w:r w:rsidRPr="008D578C">
              <w:rPr>
                <w:rFonts w:ascii="Calibri" w:eastAsia="Times New Roman" w:hAnsi="Calibri" w:cs="Calibri"/>
                <w:color w:val="000000"/>
                <w:kern w:val="0"/>
                <w:lang w:eastAsia="es-ES"/>
                <w14:ligatures w14:val="none"/>
              </w:rPr>
              <w:t>17</w:t>
            </w:r>
          </w:p>
        </w:tc>
        <w:tc>
          <w:tcPr>
            <w:tcW w:w="1364" w:type="dxa"/>
            <w:tcBorders>
              <w:top w:val="nil"/>
              <w:left w:val="nil"/>
              <w:bottom w:val="single" w:sz="4" w:space="0" w:color="auto"/>
              <w:right w:val="single" w:sz="4" w:space="0" w:color="auto"/>
            </w:tcBorders>
            <w:shd w:val="clear" w:color="auto" w:fill="FFFFFF" w:themeFill="background1"/>
            <w:noWrap/>
            <w:vAlign w:val="center"/>
            <w:hideMark/>
          </w:tcPr>
          <w:p w14:paraId="03A1BA9E" w14:textId="316A40B9" w:rsidR="008D578C" w:rsidRPr="008D578C" w:rsidRDefault="008D578C" w:rsidP="00847051">
            <w:pPr>
              <w:spacing w:after="0" w:line="240" w:lineRule="auto"/>
              <w:jc w:val="center"/>
              <w:rPr>
                <w:rFonts w:ascii="Calibri" w:eastAsia="Times New Roman" w:hAnsi="Calibri" w:cs="Calibri"/>
                <w:color w:val="000000"/>
                <w:kern w:val="0"/>
                <w:lang w:eastAsia="es-ES"/>
                <w14:ligatures w14:val="none"/>
              </w:rPr>
            </w:pPr>
            <w:r w:rsidRPr="008D578C">
              <w:rPr>
                <w:rFonts w:ascii="Calibri" w:eastAsia="Times New Roman" w:hAnsi="Calibri" w:cs="Calibri"/>
                <w:color w:val="000000"/>
                <w:kern w:val="0"/>
                <w:lang w:eastAsia="es-ES"/>
                <w14:ligatures w14:val="none"/>
              </w:rPr>
              <w:t>7,00 €</w:t>
            </w:r>
          </w:p>
        </w:tc>
        <w:tc>
          <w:tcPr>
            <w:tcW w:w="1351" w:type="dxa"/>
            <w:tcBorders>
              <w:top w:val="nil"/>
              <w:left w:val="nil"/>
              <w:bottom w:val="single" w:sz="4" w:space="0" w:color="auto"/>
              <w:right w:val="single" w:sz="4" w:space="0" w:color="auto"/>
            </w:tcBorders>
            <w:shd w:val="clear" w:color="auto" w:fill="FFFFFF" w:themeFill="background1"/>
            <w:noWrap/>
            <w:vAlign w:val="center"/>
            <w:hideMark/>
          </w:tcPr>
          <w:p w14:paraId="6E80EFCD" w14:textId="7A505BCA" w:rsidR="008D578C" w:rsidRPr="008D578C" w:rsidRDefault="008D578C" w:rsidP="00847051">
            <w:pPr>
              <w:spacing w:after="0" w:line="240" w:lineRule="auto"/>
              <w:jc w:val="center"/>
              <w:rPr>
                <w:rFonts w:ascii="Calibri" w:eastAsia="Times New Roman" w:hAnsi="Calibri" w:cs="Calibri"/>
                <w:color w:val="000000"/>
                <w:kern w:val="0"/>
                <w:lang w:eastAsia="es-ES"/>
                <w14:ligatures w14:val="none"/>
              </w:rPr>
            </w:pPr>
            <w:r w:rsidRPr="008D578C">
              <w:rPr>
                <w:rFonts w:ascii="Calibri" w:eastAsia="Times New Roman" w:hAnsi="Calibri" w:cs="Calibri"/>
                <w:color w:val="000000"/>
                <w:kern w:val="0"/>
                <w:lang w:eastAsia="es-ES"/>
                <w14:ligatures w14:val="none"/>
              </w:rPr>
              <w:t>119,00 €</w:t>
            </w:r>
          </w:p>
        </w:tc>
        <w:tc>
          <w:tcPr>
            <w:tcW w:w="1417" w:type="dxa"/>
            <w:tcBorders>
              <w:top w:val="nil"/>
              <w:left w:val="nil"/>
              <w:bottom w:val="single" w:sz="4" w:space="0" w:color="auto"/>
              <w:right w:val="single" w:sz="4" w:space="0" w:color="auto"/>
            </w:tcBorders>
            <w:shd w:val="clear" w:color="auto" w:fill="FFFFFF" w:themeFill="background1"/>
            <w:noWrap/>
            <w:vAlign w:val="center"/>
            <w:hideMark/>
          </w:tcPr>
          <w:p w14:paraId="637C7259" w14:textId="26C49739" w:rsidR="008D578C" w:rsidRPr="008D578C" w:rsidRDefault="008D578C" w:rsidP="00847051">
            <w:pPr>
              <w:spacing w:after="0" w:line="240" w:lineRule="auto"/>
              <w:jc w:val="center"/>
              <w:rPr>
                <w:rFonts w:ascii="Calibri" w:eastAsia="Times New Roman" w:hAnsi="Calibri" w:cs="Calibri"/>
                <w:color w:val="000000"/>
                <w:kern w:val="0"/>
                <w:lang w:eastAsia="es-ES"/>
                <w14:ligatures w14:val="none"/>
              </w:rPr>
            </w:pPr>
            <w:r w:rsidRPr="008D578C">
              <w:rPr>
                <w:rFonts w:ascii="Calibri" w:eastAsia="Times New Roman" w:hAnsi="Calibri" w:cs="Calibri"/>
                <w:color w:val="000000"/>
                <w:kern w:val="0"/>
                <w:lang w:eastAsia="es-ES"/>
                <w14:ligatures w14:val="none"/>
              </w:rPr>
              <w:t>1.428,00 €</w:t>
            </w:r>
          </w:p>
        </w:tc>
        <w:tc>
          <w:tcPr>
            <w:tcW w:w="1985" w:type="dxa"/>
            <w:gridSpan w:val="2"/>
            <w:tcBorders>
              <w:top w:val="single" w:sz="4" w:space="0" w:color="auto"/>
              <w:left w:val="nil"/>
              <w:bottom w:val="single" w:sz="4" w:space="0" w:color="auto"/>
              <w:right w:val="single" w:sz="4" w:space="0" w:color="000000"/>
            </w:tcBorders>
            <w:shd w:val="clear" w:color="auto" w:fill="FFFFFF" w:themeFill="background1"/>
            <w:noWrap/>
            <w:vAlign w:val="center"/>
            <w:hideMark/>
          </w:tcPr>
          <w:p w14:paraId="383BA94F" w14:textId="77777777" w:rsidR="008D578C" w:rsidRPr="008D578C" w:rsidRDefault="008D578C" w:rsidP="008D578C">
            <w:pPr>
              <w:spacing w:after="0" w:line="240" w:lineRule="auto"/>
              <w:jc w:val="center"/>
              <w:rPr>
                <w:rFonts w:ascii="Calibri" w:eastAsia="Times New Roman" w:hAnsi="Calibri" w:cs="Calibri"/>
                <w:color w:val="000000"/>
                <w:kern w:val="0"/>
                <w:lang w:eastAsia="es-ES"/>
                <w14:ligatures w14:val="none"/>
              </w:rPr>
            </w:pPr>
            <w:r w:rsidRPr="008D578C">
              <w:rPr>
                <w:rFonts w:ascii="Calibri" w:eastAsia="Times New Roman" w:hAnsi="Calibri" w:cs="Calibri"/>
                <w:color w:val="000000"/>
                <w:kern w:val="0"/>
                <w:lang w:eastAsia="es-ES"/>
                <w14:ligatures w14:val="none"/>
              </w:rPr>
              <w:t>Subscripción mensual</w:t>
            </w:r>
          </w:p>
        </w:tc>
      </w:tr>
      <w:tr w:rsidR="008D578C" w:rsidRPr="00691FCB" w14:paraId="3C352D42" w14:textId="77777777" w:rsidTr="00847051">
        <w:trPr>
          <w:trHeight w:val="272"/>
          <w:jc w:val="center"/>
        </w:trPr>
        <w:tc>
          <w:tcPr>
            <w:tcW w:w="1552" w:type="dxa"/>
            <w:tcBorders>
              <w:top w:val="nil"/>
              <w:left w:val="single" w:sz="4" w:space="0" w:color="auto"/>
              <w:bottom w:val="single" w:sz="4" w:space="0" w:color="auto"/>
              <w:right w:val="single" w:sz="4" w:space="0" w:color="auto"/>
            </w:tcBorders>
            <w:shd w:val="clear" w:color="auto" w:fill="FFFFFF" w:themeFill="background1"/>
            <w:vAlign w:val="center"/>
            <w:hideMark/>
          </w:tcPr>
          <w:p w14:paraId="63D6A355" w14:textId="267D4D17" w:rsidR="008D578C" w:rsidRPr="008D578C" w:rsidRDefault="008D578C" w:rsidP="008D578C">
            <w:pPr>
              <w:spacing w:after="0" w:line="240" w:lineRule="auto"/>
              <w:jc w:val="left"/>
              <w:rPr>
                <w:rFonts w:ascii="Calibri" w:eastAsia="Times New Roman" w:hAnsi="Calibri" w:cs="Calibri"/>
                <w:color w:val="000000"/>
                <w:kern w:val="0"/>
                <w:lang w:eastAsia="es-ES"/>
                <w14:ligatures w14:val="none"/>
              </w:rPr>
            </w:pPr>
            <w:r w:rsidRPr="008D578C">
              <w:rPr>
                <w:rFonts w:ascii="Calibri" w:eastAsia="Times New Roman" w:hAnsi="Calibri" w:cs="Calibri"/>
                <w:color w:val="000000"/>
                <w:kern w:val="0"/>
                <w:lang w:eastAsia="es-ES"/>
                <w14:ligatures w14:val="none"/>
              </w:rPr>
              <w:t>Licencia Git</w:t>
            </w:r>
            <w:r w:rsidR="00847051">
              <w:rPr>
                <w:rFonts w:ascii="Calibri" w:eastAsia="Times New Roman" w:hAnsi="Calibri" w:cs="Calibri"/>
                <w:color w:val="000000"/>
                <w:kern w:val="0"/>
                <w:lang w:eastAsia="es-ES"/>
                <w14:ligatures w14:val="none"/>
              </w:rPr>
              <w:t>H</w:t>
            </w:r>
            <w:r w:rsidRPr="008D578C">
              <w:rPr>
                <w:rFonts w:ascii="Calibri" w:eastAsia="Times New Roman" w:hAnsi="Calibri" w:cs="Calibri"/>
                <w:color w:val="000000"/>
                <w:kern w:val="0"/>
                <w:lang w:eastAsia="es-ES"/>
                <w14:ligatures w14:val="none"/>
              </w:rPr>
              <w:t xml:space="preserve">ub </w:t>
            </w:r>
            <w:r w:rsidR="00847051">
              <w:rPr>
                <w:rFonts w:ascii="Calibri" w:eastAsia="Times New Roman" w:hAnsi="Calibri" w:cs="Calibri"/>
                <w:color w:val="000000"/>
                <w:kern w:val="0"/>
                <w:lang w:eastAsia="es-ES"/>
                <w14:ligatures w14:val="none"/>
              </w:rPr>
              <w:t>P</w:t>
            </w:r>
            <w:r w:rsidRPr="008D578C">
              <w:rPr>
                <w:rFonts w:ascii="Calibri" w:eastAsia="Times New Roman" w:hAnsi="Calibri" w:cs="Calibri"/>
                <w:color w:val="000000"/>
                <w:kern w:val="0"/>
                <w:lang w:eastAsia="es-ES"/>
                <w14:ligatures w14:val="none"/>
              </w:rPr>
              <w:t>ro empresarial</w:t>
            </w:r>
          </w:p>
        </w:tc>
        <w:tc>
          <w:tcPr>
            <w:tcW w:w="1115" w:type="dxa"/>
            <w:tcBorders>
              <w:top w:val="nil"/>
              <w:left w:val="nil"/>
              <w:bottom w:val="single" w:sz="4" w:space="0" w:color="auto"/>
              <w:right w:val="single" w:sz="4" w:space="0" w:color="auto"/>
            </w:tcBorders>
            <w:shd w:val="clear" w:color="auto" w:fill="FFFFFF" w:themeFill="background1"/>
            <w:noWrap/>
            <w:vAlign w:val="center"/>
            <w:hideMark/>
          </w:tcPr>
          <w:p w14:paraId="3C44E76B" w14:textId="77777777" w:rsidR="008D578C" w:rsidRPr="008D578C" w:rsidRDefault="008D578C" w:rsidP="00847051">
            <w:pPr>
              <w:spacing w:after="0" w:line="240" w:lineRule="auto"/>
              <w:jc w:val="center"/>
              <w:rPr>
                <w:rFonts w:ascii="Calibri" w:eastAsia="Times New Roman" w:hAnsi="Calibri" w:cs="Calibri"/>
                <w:color w:val="000000"/>
                <w:kern w:val="0"/>
                <w:lang w:eastAsia="es-ES"/>
                <w14:ligatures w14:val="none"/>
              </w:rPr>
            </w:pPr>
            <w:r w:rsidRPr="008D578C">
              <w:rPr>
                <w:rFonts w:ascii="Calibri" w:eastAsia="Times New Roman" w:hAnsi="Calibri" w:cs="Calibri"/>
                <w:color w:val="000000"/>
                <w:kern w:val="0"/>
                <w:lang w:eastAsia="es-ES"/>
                <w14:ligatures w14:val="none"/>
              </w:rPr>
              <w:t>7</w:t>
            </w:r>
          </w:p>
        </w:tc>
        <w:tc>
          <w:tcPr>
            <w:tcW w:w="1364" w:type="dxa"/>
            <w:tcBorders>
              <w:top w:val="nil"/>
              <w:left w:val="nil"/>
              <w:bottom w:val="single" w:sz="4" w:space="0" w:color="auto"/>
              <w:right w:val="single" w:sz="4" w:space="0" w:color="auto"/>
            </w:tcBorders>
            <w:shd w:val="clear" w:color="auto" w:fill="FFFFFF" w:themeFill="background1"/>
            <w:noWrap/>
            <w:vAlign w:val="center"/>
            <w:hideMark/>
          </w:tcPr>
          <w:p w14:paraId="3A6ED128" w14:textId="5EEA3E7F" w:rsidR="008D578C" w:rsidRPr="008D578C" w:rsidRDefault="008D578C" w:rsidP="00847051">
            <w:pPr>
              <w:spacing w:after="0" w:line="240" w:lineRule="auto"/>
              <w:jc w:val="center"/>
              <w:rPr>
                <w:rFonts w:ascii="Calibri" w:eastAsia="Times New Roman" w:hAnsi="Calibri" w:cs="Calibri"/>
                <w:color w:val="000000"/>
                <w:kern w:val="0"/>
                <w:lang w:eastAsia="es-ES"/>
                <w14:ligatures w14:val="none"/>
              </w:rPr>
            </w:pPr>
            <w:r w:rsidRPr="008D578C">
              <w:rPr>
                <w:rFonts w:ascii="Calibri" w:eastAsia="Times New Roman" w:hAnsi="Calibri" w:cs="Calibri"/>
                <w:color w:val="000000"/>
                <w:kern w:val="0"/>
                <w:lang w:eastAsia="es-ES"/>
                <w14:ligatures w14:val="none"/>
              </w:rPr>
              <w:t>4,00 €</w:t>
            </w:r>
          </w:p>
        </w:tc>
        <w:tc>
          <w:tcPr>
            <w:tcW w:w="1351" w:type="dxa"/>
            <w:tcBorders>
              <w:top w:val="nil"/>
              <w:left w:val="nil"/>
              <w:bottom w:val="single" w:sz="4" w:space="0" w:color="auto"/>
              <w:right w:val="single" w:sz="4" w:space="0" w:color="auto"/>
            </w:tcBorders>
            <w:shd w:val="clear" w:color="auto" w:fill="FFFFFF" w:themeFill="background1"/>
            <w:noWrap/>
            <w:vAlign w:val="center"/>
            <w:hideMark/>
          </w:tcPr>
          <w:p w14:paraId="485ACAD7" w14:textId="6A450353" w:rsidR="008D578C" w:rsidRPr="008D578C" w:rsidRDefault="008D578C" w:rsidP="00847051">
            <w:pPr>
              <w:spacing w:after="0" w:line="240" w:lineRule="auto"/>
              <w:jc w:val="center"/>
              <w:rPr>
                <w:rFonts w:ascii="Calibri" w:eastAsia="Times New Roman" w:hAnsi="Calibri" w:cs="Calibri"/>
                <w:color w:val="000000"/>
                <w:kern w:val="0"/>
                <w:lang w:eastAsia="es-ES"/>
                <w14:ligatures w14:val="none"/>
              </w:rPr>
            </w:pPr>
            <w:r w:rsidRPr="008D578C">
              <w:rPr>
                <w:rFonts w:ascii="Calibri" w:eastAsia="Times New Roman" w:hAnsi="Calibri" w:cs="Calibri"/>
                <w:color w:val="000000"/>
                <w:kern w:val="0"/>
                <w:lang w:eastAsia="es-ES"/>
                <w14:ligatures w14:val="none"/>
              </w:rPr>
              <w:t>28,00 €</w:t>
            </w:r>
          </w:p>
        </w:tc>
        <w:tc>
          <w:tcPr>
            <w:tcW w:w="1417" w:type="dxa"/>
            <w:tcBorders>
              <w:top w:val="nil"/>
              <w:left w:val="nil"/>
              <w:bottom w:val="single" w:sz="4" w:space="0" w:color="auto"/>
              <w:right w:val="single" w:sz="4" w:space="0" w:color="auto"/>
            </w:tcBorders>
            <w:shd w:val="clear" w:color="auto" w:fill="FFFFFF" w:themeFill="background1"/>
            <w:noWrap/>
            <w:vAlign w:val="center"/>
            <w:hideMark/>
          </w:tcPr>
          <w:p w14:paraId="5E2475BE" w14:textId="57D7BCD4" w:rsidR="008D578C" w:rsidRPr="008D578C" w:rsidRDefault="008D578C" w:rsidP="00847051">
            <w:pPr>
              <w:spacing w:after="0" w:line="240" w:lineRule="auto"/>
              <w:jc w:val="center"/>
              <w:rPr>
                <w:rFonts w:ascii="Calibri" w:eastAsia="Times New Roman" w:hAnsi="Calibri" w:cs="Calibri"/>
                <w:color w:val="000000"/>
                <w:kern w:val="0"/>
                <w:lang w:eastAsia="es-ES"/>
                <w14:ligatures w14:val="none"/>
              </w:rPr>
            </w:pPr>
            <w:r w:rsidRPr="008D578C">
              <w:rPr>
                <w:rFonts w:ascii="Calibri" w:eastAsia="Times New Roman" w:hAnsi="Calibri" w:cs="Calibri"/>
                <w:color w:val="000000"/>
                <w:kern w:val="0"/>
                <w:lang w:eastAsia="es-ES"/>
                <w14:ligatures w14:val="none"/>
              </w:rPr>
              <w:t>336,00 €</w:t>
            </w:r>
          </w:p>
        </w:tc>
        <w:tc>
          <w:tcPr>
            <w:tcW w:w="1985" w:type="dxa"/>
            <w:gridSpan w:val="2"/>
            <w:tcBorders>
              <w:top w:val="single" w:sz="4" w:space="0" w:color="auto"/>
              <w:left w:val="nil"/>
              <w:bottom w:val="single" w:sz="4" w:space="0" w:color="auto"/>
              <w:right w:val="single" w:sz="4" w:space="0" w:color="000000"/>
            </w:tcBorders>
            <w:shd w:val="clear" w:color="auto" w:fill="FFFFFF" w:themeFill="background1"/>
            <w:noWrap/>
            <w:vAlign w:val="center"/>
            <w:hideMark/>
          </w:tcPr>
          <w:p w14:paraId="37C5D97C" w14:textId="77777777" w:rsidR="008D578C" w:rsidRPr="008D578C" w:rsidRDefault="008D578C" w:rsidP="008D578C">
            <w:pPr>
              <w:spacing w:after="0" w:line="240" w:lineRule="auto"/>
              <w:jc w:val="center"/>
              <w:rPr>
                <w:rFonts w:ascii="Calibri" w:eastAsia="Times New Roman" w:hAnsi="Calibri" w:cs="Calibri"/>
                <w:color w:val="000000"/>
                <w:kern w:val="0"/>
                <w:lang w:eastAsia="es-ES"/>
                <w14:ligatures w14:val="none"/>
              </w:rPr>
            </w:pPr>
            <w:r w:rsidRPr="008D578C">
              <w:rPr>
                <w:rFonts w:ascii="Calibri" w:eastAsia="Times New Roman" w:hAnsi="Calibri" w:cs="Calibri"/>
                <w:color w:val="000000"/>
                <w:kern w:val="0"/>
                <w:lang w:eastAsia="es-ES"/>
                <w14:ligatures w14:val="none"/>
              </w:rPr>
              <w:t>Subscripción mensual</w:t>
            </w:r>
          </w:p>
        </w:tc>
      </w:tr>
      <w:tr w:rsidR="008D578C" w:rsidRPr="008D578C" w14:paraId="6D11861F" w14:textId="77777777" w:rsidTr="00847051">
        <w:trPr>
          <w:trHeight w:val="272"/>
          <w:jc w:val="center"/>
        </w:trPr>
        <w:tc>
          <w:tcPr>
            <w:tcW w:w="8784" w:type="dxa"/>
            <w:gridSpan w:val="7"/>
            <w:tcBorders>
              <w:top w:val="single" w:sz="4" w:space="0" w:color="auto"/>
              <w:left w:val="single" w:sz="4" w:space="0" w:color="auto"/>
              <w:bottom w:val="single" w:sz="4" w:space="0" w:color="auto"/>
              <w:right w:val="single" w:sz="4" w:space="0" w:color="000000"/>
            </w:tcBorders>
            <w:shd w:val="clear" w:color="000000" w:fill="AEAAAA"/>
            <w:vAlign w:val="bottom"/>
            <w:hideMark/>
          </w:tcPr>
          <w:p w14:paraId="5F161431" w14:textId="77777777" w:rsidR="008D578C" w:rsidRPr="008D578C" w:rsidRDefault="008D578C" w:rsidP="008D578C">
            <w:pPr>
              <w:spacing w:after="0" w:line="240" w:lineRule="auto"/>
              <w:jc w:val="center"/>
              <w:rPr>
                <w:rFonts w:ascii="Calibri" w:eastAsia="Times New Roman" w:hAnsi="Calibri" w:cs="Calibri"/>
                <w:color w:val="000000"/>
                <w:kern w:val="0"/>
                <w:lang w:eastAsia="es-ES"/>
                <w14:ligatures w14:val="none"/>
              </w:rPr>
            </w:pPr>
            <w:r w:rsidRPr="008D578C">
              <w:rPr>
                <w:rFonts w:ascii="Calibri" w:eastAsia="Times New Roman" w:hAnsi="Calibri" w:cs="Calibri"/>
                <w:color w:val="000000"/>
                <w:kern w:val="0"/>
                <w:lang w:eastAsia="es-ES"/>
                <w14:ligatures w14:val="none"/>
              </w:rPr>
              <w:t> </w:t>
            </w:r>
          </w:p>
        </w:tc>
      </w:tr>
      <w:tr w:rsidR="007205FC" w:rsidRPr="00691FCB" w14:paraId="694B27E5" w14:textId="77777777" w:rsidTr="00847051">
        <w:trPr>
          <w:trHeight w:val="272"/>
          <w:jc w:val="center"/>
        </w:trPr>
        <w:tc>
          <w:tcPr>
            <w:tcW w:w="1552" w:type="dxa"/>
            <w:tcBorders>
              <w:top w:val="nil"/>
              <w:left w:val="single" w:sz="4" w:space="0" w:color="auto"/>
              <w:bottom w:val="single" w:sz="4" w:space="0" w:color="auto"/>
              <w:right w:val="single" w:sz="4" w:space="0" w:color="auto"/>
            </w:tcBorders>
            <w:shd w:val="clear" w:color="000000" w:fill="E7E6E6"/>
            <w:vAlign w:val="bottom"/>
            <w:hideMark/>
          </w:tcPr>
          <w:p w14:paraId="545349CC" w14:textId="77777777" w:rsidR="008D578C" w:rsidRPr="008D578C" w:rsidRDefault="008D578C" w:rsidP="008D578C">
            <w:pPr>
              <w:spacing w:after="0" w:line="240" w:lineRule="auto"/>
              <w:jc w:val="left"/>
              <w:rPr>
                <w:rFonts w:ascii="Calibri" w:eastAsia="Times New Roman" w:hAnsi="Calibri" w:cs="Calibri"/>
                <w:color w:val="000000"/>
                <w:kern w:val="0"/>
                <w:lang w:eastAsia="es-ES"/>
                <w14:ligatures w14:val="none"/>
              </w:rPr>
            </w:pPr>
            <w:r w:rsidRPr="008D578C">
              <w:rPr>
                <w:rFonts w:ascii="Calibri" w:eastAsia="Times New Roman" w:hAnsi="Calibri" w:cs="Calibri"/>
                <w:color w:val="000000"/>
                <w:kern w:val="0"/>
                <w:lang w:eastAsia="es-ES"/>
                <w14:ligatures w14:val="none"/>
              </w:rPr>
              <w:t>TOTAL</w:t>
            </w:r>
          </w:p>
        </w:tc>
        <w:tc>
          <w:tcPr>
            <w:tcW w:w="1115" w:type="dxa"/>
            <w:tcBorders>
              <w:top w:val="nil"/>
              <w:left w:val="nil"/>
              <w:bottom w:val="single" w:sz="4" w:space="0" w:color="auto"/>
              <w:right w:val="single" w:sz="4" w:space="0" w:color="auto"/>
            </w:tcBorders>
            <w:shd w:val="clear" w:color="000000" w:fill="E7E6E6"/>
            <w:noWrap/>
            <w:vAlign w:val="bottom"/>
            <w:hideMark/>
          </w:tcPr>
          <w:p w14:paraId="1A42FEBD" w14:textId="77777777" w:rsidR="008D578C" w:rsidRPr="008D578C" w:rsidRDefault="008D578C" w:rsidP="008D578C">
            <w:pPr>
              <w:spacing w:after="0" w:line="240" w:lineRule="auto"/>
              <w:jc w:val="left"/>
              <w:rPr>
                <w:rFonts w:ascii="Calibri" w:eastAsia="Times New Roman" w:hAnsi="Calibri" w:cs="Calibri"/>
                <w:color w:val="000000"/>
                <w:kern w:val="0"/>
                <w:lang w:eastAsia="es-ES"/>
                <w14:ligatures w14:val="none"/>
              </w:rPr>
            </w:pPr>
            <w:r w:rsidRPr="008D578C">
              <w:rPr>
                <w:rFonts w:ascii="Calibri" w:eastAsia="Times New Roman" w:hAnsi="Calibri" w:cs="Calibri"/>
                <w:color w:val="000000"/>
                <w:kern w:val="0"/>
                <w:lang w:eastAsia="es-ES"/>
                <w14:ligatures w14:val="none"/>
              </w:rPr>
              <w:t> </w:t>
            </w:r>
          </w:p>
        </w:tc>
        <w:tc>
          <w:tcPr>
            <w:tcW w:w="1364" w:type="dxa"/>
            <w:tcBorders>
              <w:top w:val="nil"/>
              <w:left w:val="nil"/>
              <w:bottom w:val="single" w:sz="4" w:space="0" w:color="auto"/>
              <w:right w:val="single" w:sz="4" w:space="0" w:color="auto"/>
            </w:tcBorders>
            <w:shd w:val="clear" w:color="000000" w:fill="E7E6E6"/>
            <w:noWrap/>
            <w:vAlign w:val="bottom"/>
            <w:hideMark/>
          </w:tcPr>
          <w:p w14:paraId="17335428" w14:textId="77777777" w:rsidR="008D578C" w:rsidRPr="008D578C" w:rsidRDefault="008D578C" w:rsidP="008D578C">
            <w:pPr>
              <w:spacing w:after="0" w:line="240" w:lineRule="auto"/>
              <w:jc w:val="left"/>
              <w:rPr>
                <w:rFonts w:ascii="Calibri" w:eastAsia="Times New Roman" w:hAnsi="Calibri" w:cs="Calibri"/>
                <w:color w:val="000000"/>
                <w:kern w:val="0"/>
                <w:lang w:eastAsia="es-ES"/>
                <w14:ligatures w14:val="none"/>
              </w:rPr>
            </w:pPr>
            <w:r w:rsidRPr="008D578C">
              <w:rPr>
                <w:rFonts w:ascii="Calibri" w:eastAsia="Times New Roman" w:hAnsi="Calibri" w:cs="Calibri"/>
                <w:color w:val="000000"/>
                <w:kern w:val="0"/>
                <w:lang w:eastAsia="es-ES"/>
                <w14:ligatures w14:val="none"/>
              </w:rPr>
              <w:t> </w:t>
            </w:r>
          </w:p>
        </w:tc>
        <w:tc>
          <w:tcPr>
            <w:tcW w:w="1351" w:type="dxa"/>
            <w:tcBorders>
              <w:top w:val="nil"/>
              <w:left w:val="nil"/>
              <w:bottom w:val="single" w:sz="4" w:space="0" w:color="auto"/>
              <w:right w:val="single" w:sz="4" w:space="0" w:color="auto"/>
            </w:tcBorders>
            <w:shd w:val="clear" w:color="000000" w:fill="E7E6E6"/>
            <w:noWrap/>
            <w:vAlign w:val="bottom"/>
            <w:hideMark/>
          </w:tcPr>
          <w:p w14:paraId="27303E8D" w14:textId="77777777" w:rsidR="008D578C" w:rsidRPr="008D578C" w:rsidRDefault="008D578C" w:rsidP="008D578C">
            <w:pPr>
              <w:spacing w:after="0" w:line="240" w:lineRule="auto"/>
              <w:jc w:val="left"/>
              <w:rPr>
                <w:rFonts w:ascii="Calibri" w:eastAsia="Times New Roman" w:hAnsi="Calibri" w:cs="Calibri"/>
                <w:color w:val="000000"/>
                <w:kern w:val="0"/>
                <w:lang w:eastAsia="es-ES"/>
                <w14:ligatures w14:val="none"/>
              </w:rPr>
            </w:pPr>
            <w:r w:rsidRPr="008D578C">
              <w:rPr>
                <w:rFonts w:ascii="Calibri" w:eastAsia="Times New Roman" w:hAnsi="Calibri" w:cs="Calibri"/>
                <w:color w:val="000000"/>
                <w:kern w:val="0"/>
                <w:lang w:eastAsia="es-ES"/>
                <w14:ligatures w14:val="none"/>
              </w:rPr>
              <w:t> </w:t>
            </w:r>
          </w:p>
        </w:tc>
        <w:tc>
          <w:tcPr>
            <w:tcW w:w="1417" w:type="dxa"/>
            <w:tcBorders>
              <w:top w:val="nil"/>
              <w:left w:val="nil"/>
              <w:bottom w:val="single" w:sz="4" w:space="0" w:color="auto"/>
              <w:right w:val="single" w:sz="4" w:space="0" w:color="auto"/>
            </w:tcBorders>
            <w:shd w:val="clear" w:color="000000" w:fill="E7E6E6"/>
            <w:noWrap/>
            <w:vAlign w:val="bottom"/>
            <w:hideMark/>
          </w:tcPr>
          <w:p w14:paraId="00DC6DA9" w14:textId="77777777" w:rsidR="008D578C" w:rsidRPr="008D578C" w:rsidRDefault="008D578C" w:rsidP="008D578C">
            <w:pPr>
              <w:spacing w:after="0" w:line="240" w:lineRule="auto"/>
              <w:jc w:val="left"/>
              <w:rPr>
                <w:rFonts w:ascii="Calibri" w:eastAsia="Times New Roman" w:hAnsi="Calibri" w:cs="Calibri"/>
                <w:color w:val="000000"/>
                <w:kern w:val="0"/>
                <w:lang w:eastAsia="es-ES"/>
                <w14:ligatures w14:val="none"/>
              </w:rPr>
            </w:pPr>
            <w:r w:rsidRPr="008D578C">
              <w:rPr>
                <w:rFonts w:ascii="Calibri" w:eastAsia="Times New Roman" w:hAnsi="Calibri" w:cs="Calibri"/>
                <w:color w:val="000000"/>
                <w:kern w:val="0"/>
                <w:lang w:eastAsia="es-ES"/>
                <w14:ligatures w14:val="none"/>
              </w:rPr>
              <w:t xml:space="preserve">  39.455,67 € </w:t>
            </w:r>
          </w:p>
        </w:tc>
        <w:tc>
          <w:tcPr>
            <w:tcW w:w="1328" w:type="dxa"/>
            <w:tcBorders>
              <w:top w:val="nil"/>
              <w:left w:val="nil"/>
              <w:bottom w:val="single" w:sz="4" w:space="0" w:color="auto"/>
              <w:right w:val="single" w:sz="4" w:space="0" w:color="auto"/>
            </w:tcBorders>
            <w:shd w:val="clear" w:color="000000" w:fill="E7E6E6"/>
            <w:noWrap/>
            <w:vAlign w:val="bottom"/>
            <w:hideMark/>
          </w:tcPr>
          <w:p w14:paraId="236795FB" w14:textId="77777777" w:rsidR="008D578C" w:rsidRPr="008D578C" w:rsidRDefault="008D578C" w:rsidP="008D578C">
            <w:pPr>
              <w:spacing w:after="0" w:line="240" w:lineRule="auto"/>
              <w:jc w:val="left"/>
              <w:rPr>
                <w:rFonts w:ascii="Calibri" w:eastAsia="Times New Roman" w:hAnsi="Calibri" w:cs="Calibri"/>
                <w:color w:val="000000"/>
                <w:kern w:val="0"/>
                <w:lang w:eastAsia="es-ES"/>
                <w14:ligatures w14:val="none"/>
              </w:rPr>
            </w:pPr>
            <w:r w:rsidRPr="008D578C">
              <w:rPr>
                <w:rFonts w:ascii="Calibri" w:eastAsia="Times New Roman" w:hAnsi="Calibri" w:cs="Calibri"/>
                <w:color w:val="000000"/>
                <w:kern w:val="0"/>
                <w:lang w:eastAsia="es-ES"/>
                <w14:ligatures w14:val="none"/>
              </w:rPr>
              <w:t> </w:t>
            </w:r>
          </w:p>
        </w:tc>
        <w:tc>
          <w:tcPr>
            <w:tcW w:w="657" w:type="dxa"/>
            <w:tcBorders>
              <w:top w:val="nil"/>
              <w:left w:val="nil"/>
              <w:bottom w:val="single" w:sz="4" w:space="0" w:color="auto"/>
              <w:right w:val="single" w:sz="4" w:space="0" w:color="auto"/>
            </w:tcBorders>
            <w:shd w:val="clear" w:color="000000" w:fill="E7E6E6"/>
            <w:noWrap/>
            <w:vAlign w:val="bottom"/>
            <w:hideMark/>
          </w:tcPr>
          <w:p w14:paraId="57F190C1" w14:textId="77777777" w:rsidR="008D578C" w:rsidRPr="008D578C" w:rsidRDefault="008D578C" w:rsidP="007205FC">
            <w:pPr>
              <w:keepNext/>
              <w:spacing w:after="0" w:line="240" w:lineRule="auto"/>
              <w:jc w:val="left"/>
              <w:rPr>
                <w:rFonts w:ascii="Calibri" w:eastAsia="Times New Roman" w:hAnsi="Calibri" w:cs="Calibri"/>
                <w:color w:val="000000"/>
                <w:kern w:val="0"/>
                <w:lang w:eastAsia="es-ES"/>
                <w14:ligatures w14:val="none"/>
              </w:rPr>
            </w:pPr>
            <w:r w:rsidRPr="008D578C">
              <w:rPr>
                <w:rFonts w:ascii="Calibri" w:eastAsia="Times New Roman" w:hAnsi="Calibri" w:cs="Calibri"/>
                <w:color w:val="000000"/>
                <w:kern w:val="0"/>
                <w:lang w:eastAsia="es-ES"/>
                <w14:ligatures w14:val="none"/>
              </w:rPr>
              <w:t> </w:t>
            </w:r>
          </w:p>
        </w:tc>
      </w:tr>
    </w:tbl>
    <w:p w14:paraId="62DB29D7" w14:textId="4862EE2F" w:rsidR="00546B20" w:rsidRPr="00546B20" w:rsidRDefault="007205FC" w:rsidP="007205FC">
      <w:pPr>
        <w:pStyle w:val="CitadeTablas"/>
        <w:rPr>
          <w:b/>
          <w:bCs/>
        </w:rPr>
      </w:pPr>
      <w:bookmarkStart w:id="728" w:name="_Ref164342961"/>
      <w:bookmarkStart w:id="729" w:name="_Toc165126463"/>
      <w:r>
        <w:t>Definición de la empresa - Coste de los medios de producción</w:t>
      </w:r>
      <w:bookmarkEnd w:id="728"/>
      <w:bookmarkEnd w:id="729"/>
    </w:p>
    <w:p w14:paraId="61273CD3" w14:textId="74ACAF24" w:rsidR="00472D5D" w:rsidRDefault="00F73B00" w:rsidP="00F73B00">
      <w:pPr>
        <w:pStyle w:val="Ttulo6"/>
        <w:tabs>
          <w:tab w:val="clear" w:pos="360"/>
        </w:tabs>
      </w:pPr>
      <w:r>
        <w:t>Costes relativos al personal</w:t>
      </w:r>
    </w:p>
    <w:p w14:paraId="74D38568" w14:textId="525BCEF5" w:rsidR="00F73B00" w:rsidRDefault="00F73B00" w:rsidP="00F73B00">
      <w:r>
        <w:t xml:space="preserve">Para determinar los costes relativos al personal </w:t>
      </w:r>
      <w:r w:rsidR="00A9038B">
        <w:t>de la empresa analizaremos principalmente</w:t>
      </w:r>
      <w:r w:rsidR="00097BC6">
        <w:t xml:space="preserve"> los diferentes roles </w:t>
      </w:r>
      <w:r w:rsidR="004A369C">
        <w:t xml:space="preserve">de la empresa, la productividad y costes indirectos de la empresa derivados del personal, horas productivas </w:t>
      </w:r>
      <w:r w:rsidR="00F14884">
        <w:t>de este y por último el precio hora de los diferentes roles de la empresa.</w:t>
      </w:r>
    </w:p>
    <w:p w14:paraId="20BDA7D7" w14:textId="4E0429CB" w:rsidR="0016395F" w:rsidRDefault="009967F7" w:rsidP="0016395F">
      <w:pPr>
        <w:pStyle w:val="Ttulo7"/>
        <w:tabs>
          <w:tab w:val="clear" w:pos="360"/>
        </w:tabs>
      </w:pPr>
      <w:r>
        <w:t>Descripción del personal</w:t>
      </w:r>
    </w:p>
    <w:p w14:paraId="6318C9BC" w14:textId="630C0077" w:rsidR="009967F7" w:rsidRDefault="009967F7" w:rsidP="009967F7">
      <w:r>
        <w:t xml:space="preserve">La empresa aquí descrita supone una empresa de pequeño tamaño, que dado a sus </w:t>
      </w:r>
      <w:r w:rsidR="003156EF">
        <w:t xml:space="preserve">recursos humanos no podría permitirse realizar más de un proyecto de forma </w:t>
      </w:r>
      <w:r w:rsidR="00F17E32">
        <w:t>simultánea</w:t>
      </w:r>
      <w:r w:rsidR="003156EF">
        <w:t>.</w:t>
      </w:r>
      <w:r w:rsidR="00460434">
        <w:t xml:space="preserve"> La estructura de la empresa </w:t>
      </w:r>
      <w:r w:rsidR="00D26CB2">
        <w:t>está muy centrada en el desarrollo, recortando así costes salariales de roles</w:t>
      </w:r>
      <w:r w:rsidR="00A230DE">
        <w:t xml:space="preserve"> innecesarios.</w:t>
      </w:r>
    </w:p>
    <w:p w14:paraId="16709BDB" w14:textId="08C73542" w:rsidR="0015345E" w:rsidRDefault="00045B58" w:rsidP="009967F7">
      <w:r>
        <w:t xml:space="preserve">En la </w:t>
      </w:r>
      <w:r w:rsidR="00AB5C65">
        <w:fldChar w:fldCharType="begin"/>
      </w:r>
      <w:r w:rsidR="00AB5C65">
        <w:instrText xml:space="preserve"> REF _Ref164343131 \n \h </w:instrText>
      </w:r>
      <w:r w:rsidR="00AB5C65">
        <w:fldChar w:fldCharType="separate"/>
      </w:r>
      <w:r w:rsidR="00AB32F0">
        <w:t>TABLA 69.-</w:t>
      </w:r>
      <w:r w:rsidR="00AB5C65">
        <w:fldChar w:fldCharType="end"/>
      </w:r>
      <w:r w:rsidR="00AB5C65">
        <w:t xml:space="preserve"> </w:t>
      </w:r>
      <w:r w:rsidR="00F21631">
        <w:t xml:space="preserve">podemos ver el listado con los diferentes roles de la empresa, el número de empleados con ese rol en la misma junto con </w:t>
      </w:r>
      <w:r w:rsidR="00FC40A7">
        <w:t xml:space="preserve">los </w:t>
      </w:r>
      <w:r w:rsidR="00C85CC0">
        <w:t xml:space="preserve">sueldos y costes salariales (salario bruto anual de los trabajadores </w:t>
      </w:r>
      <w:r w:rsidR="00027622">
        <w:t xml:space="preserve">+ costes asociados a la contratación de </w:t>
      </w:r>
      <w:r w:rsidR="005B7EF1">
        <w:t>estos</w:t>
      </w:r>
      <w:r w:rsidR="00C85CC0">
        <w:t>)</w:t>
      </w:r>
      <w:r w:rsidR="00027622">
        <w:t>.</w:t>
      </w:r>
    </w:p>
    <w:p w14:paraId="728A84F5" w14:textId="77777777" w:rsidR="0015345E" w:rsidRDefault="0015345E">
      <w:pPr>
        <w:jc w:val="left"/>
      </w:pPr>
      <w:r>
        <w:br w:type="page"/>
      </w:r>
    </w:p>
    <w:tbl>
      <w:tblPr>
        <w:tblW w:w="8643" w:type="dxa"/>
        <w:jc w:val="center"/>
        <w:tblCellMar>
          <w:left w:w="70" w:type="dxa"/>
          <w:right w:w="70" w:type="dxa"/>
        </w:tblCellMar>
        <w:tblLook w:val="04A0" w:firstRow="1" w:lastRow="0" w:firstColumn="1" w:lastColumn="0" w:noHBand="0" w:noVBand="1"/>
      </w:tblPr>
      <w:tblGrid>
        <w:gridCol w:w="1864"/>
        <w:gridCol w:w="1574"/>
        <w:gridCol w:w="1882"/>
        <w:gridCol w:w="1626"/>
        <w:gridCol w:w="1697"/>
      </w:tblGrid>
      <w:tr w:rsidR="00AB5C65" w:rsidRPr="00691FCB" w14:paraId="6B17B157" w14:textId="77777777" w:rsidTr="0035083D">
        <w:trPr>
          <w:trHeight w:val="236"/>
          <w:jc w:val="center"/>
        </w:trPr>
        <w:tc>
          <w:tcPr>
            <w:tcW w:w="1864" w:type="dxa"/>
            <w:tcBorders>
              <w:top w:val="single" w:sz="4" w:space="0" w:color="auto"/>
              <w:left w:val="single" w:sz="4" w:space="0" w:color="auto"/>
              <w:bottom w:val="single" w:sz="4" w:space="0" w:color="auto"/>
              <w:right w:val="single" w:sz="4" w:space="0" w:color="auto"/>
            </w:tcBorders>
            <w:shd w:val="clear" w:color="000000" w:fill="D0CECE"/>
            <w:noWrap/>
            <w:vAlign w:val="center"/>
            <w:hideMark/>
          </w:tcPr>
          <w:p w14:paraId="4DF8D7C8" w14:textId="77777777" w:rsidR="00AB5C65" w:rsidRPr="00AB5C65" w:rsidRDefault="00AB5C65" w:rsidP="00AB5C65">
            <w:pPr>
              <w:spacing w:after="0" w:line="240" w:lineRule="auto"/>
              <w:jc w:val="center"/>
              <w:rPr>
                <w:rFonts w:ascii="Calibri" w:eastAsia="Times New Roman" w:hAnsi="Calibri" w:cs="Calibri"/>
                <w:b/>
                <w:bCs/>
                <w:color w:val="000000"/>
                <w:kern w:val="0"/>
                <w:lang w:eastAsia="es-ES"/>
                <w14:ligatures w14:val="none"/>
              </w:rPr>
            </w:pPr>
            <w:r w:rsidRPr="00AB5C65">
              <w:rPr>
                <w:rFonts w:ascii="Calibri" w:eastAsia="Times New Roman" w:hAnsi="Calibri" w:cs="Calibri"/>
                <w:b/>
                <w:bCs/>
                <w:color w:val="000000"/>
                <w:kern w:val="0"/>
                <w:lang w:eastAsia="es-ES"/>
                <w14:ligatures w14:val="none"/>
              </w:rPr>
              <w:lastRenderedPageBreak/>
              <w:t>Personal</w:t>
            </w:r>
          </w:p>
        </w:tc>
        <w:tc>
          <w:tcPr>
            <w:tcW w:w="1574" w:type="dxa"/>
            <w:tcBorders>
              <w:top w:val="single" w:sz="4" w:space="0" w:color="auto"/>
              <w:left w:val="nil"/>
              <w:bottom w:val="single" w:sz="4" w:space="0" w:color="auto"/>
              <w:right w:val="single" w:sz="4" w:space="0" w:color="auto"/>
            </w:tcBorders>
            <w:shd w:val="clear" w:color="000000" w:fill="D0CECE"/>
            <w:noWrap/>
            <w:vAlign w:val="center"/>
            <w:hideMark/>
          </w:tcPr>
          <w:p w14:paraId="5E7AE181" w14:textId="77777777" w:rsidR="00AB5C65" w:rsidRPr="00AB5C65" w:rsidRDefault="00AB5C65" w:rsidP="0035083D">
            <w:pPr>
              <w:spacing w:after="0" w:line="240" w:lineRule="auto"/>
              <w:jc w:val="center"/>
              <w:rPr>
                <w:rFonts w:ascii="Calibri" w:eastAsia="Times New Roman" w:hAnsi="Calibri" w:cs="Calibri"/>
                <w:b/>
                <w:bCs/>
                <w:color w:val="000000"/>
                <w:kern w:val="0"/>
                <w:lang w:eastAsia="es-ES"/>
                <w14:ligatures w14:val="none"/>
              </w:rPr>
            </w:pPr>
            <w:r w:rsidRPr="00AB5C65">
              <w:rPr>
                <w:rFonts w:ascii="Calibri" w:eastAsia="Times New Roman" w:hAnsi="Calibri" w:cs="Calibri"/>
                <w:b/>
                <w:bCs/>
                <w:color w:val="000000"/>
                <w:kern w:val="0"/>
                <w:lang w:eastAsia="es-ES"/>
                <w14:ligatures w14:val="none"/>
              </w:rPr>
              <w:t>Núm.</w:t>
            </w:r>
          </w:p>
        </w:tc>
        <w:tc>
          <w:tcPr>
            <w:tcW w:w="1882" w:type="dxa"/>
            <w:tcBorders>
              <w:top w:val="single" w:sz="4" w:space="0" w:color="auto"/>
              <w:left w:val="nil"/>
              <w:bottom w:val="single" w:sz="4" w:space="0" w:color="auto"/>
              <w:right w:val="single" w:sz="4" w:space="0" w:color="auto"/>
            </w:tcBorders>
            <w:shd w:val="clear" w:color="000000" w:fill="D0CECE"/>
            <w:noWrap/>
            <w:vAlign w:val="center"/>
            <w:hideMark/>
          </w:tcPr>
          <w:p w14:paraId="2B2A0781" w14:textId="77777777" w:rsidR="00AB5C65" w:rsidRPr="00AB5C65" w:rsidRDefault="00AB5C65" w:rsidP="0035083D">
            <w:pPr>
              <w:spacing w:after="0" w:line="240" w:lineRule="auto"/>
              <w:jc w:val="center"/>
              <w:rPr>
                <w:rFonts w:ascii="Calibri" w:eastAsia="Times New Roman" w:hAnsi="Calibri" w:cs="Calibri"/>
                <w:b/>
                <w:bCs/>
                <w:color w:val="000000"/>
                <w:kern w:val="0"/>
                <w:lang w:eastAsia="es-ES"/>
                <w14:ligatures w14:val="none"/>
              </w:rPr>
            </w:pPr>
            <w:r w:rsidRPr="00AB5C65">
              <w:rPr>
                <w:rFonts w:ascii="Calibri" w:eastAsia="Times New Roman" w:hAnsi="Calibri" w:cs="Calibri"/>
                <w:b/>
                <w:bCs/>
                <w:color w:val="000000"/>
                <w:kern w:val="0"/>
                <w:lang w:eastAsia="es-ES"/>
                <w14:ligatures w14:val="none"/>
              </w:rPr>
              <w:t>Sueldo Bruto Anual</w:t>
            </w:r>
          </w:p>
        </w:tc>
        <w:tc>
          <w:tcPr>
            <w:tcW w:w="1626" w:type="dxa"/>
            <w:tcBorders>
              <w:top w:val="single" w:sz="4" w:space="0" w:color="auto"/>
              <w:left w:val="nil"/>
              <w:bottom w:val="single" w:sz="4" w:space="0" w:color="auto"/>
              <w:right w:val="single" w:sz="4" w:space="0" w:color="auto"/>
            </w:tcBorders>
            <w:shd w:val="clear" w:color="000000" w:fill="D0CECE"/>
            <w:noWrap/>
            <w:vAlign w:val="center"/>
            <w:hideMark/>
          </w:tcPr>
          <w:p w14:paraId="066E9A16" w14:textId="77777777" w:rsidR="00AB5C65" w:rsidRPr="00AB5C65" w:rsidRDefault="00AB5C65" w:rsidP="0035083D">
            <w:pPr>
              <w:spacing w:after="0" w:line="240" w:lineRule="auto"/>
              <w:jc w:val="center"/>
              <w:rPr>
                <w:rFonts w:ascii="Calibri" w:eastAsia="Times New Roman" w:hAnsi="Calibri" w:cs="Calibri"/>
                <w:b/>
                <w:bCs/>
                <w:color w:val="000000"/>
                <w:kern w:val="0"/>
                <w:lang w:eastAsia="es-ES"/>
                <w14:ligatures w14:val="none"/>
              </w:rPr>
            </w:pPr>
            <w:r w:rsidRPr="00AB5C65">
              <w:rPr>
                <w:rFonts w:ascii="Calibri" w:eastAsia="Times New Roman" w:hAnsi="Calibri" w:cs="Calibri"/>
                <w:b/>
                <w:bCs/>
                <w:color w:val="000000"/>
                <w:kern w:val="0"/>
                <w:lang w:eastAsia="es-ES"/>
                <w14:ligatures w14:val="none"/>
              </w:rPr>
              <w:t>Coste Salarial Año</w:t>
            </w:r>
          </w:p>
        </w:tc>
        <w:tc>
          <w:tcPr>
            <w:tcW w:w="1697" w:type="dxa"/>
            <w:tcBorders>
              <w:top w:val="single" w:sz="4" w:space="0" w:color="auto"/>
              <w:left w:val="nil"/>
              <w:bottom w:val="single" w:sz="4" w:space="0" w:color="auto"/>
              <w:right w:val="single" w:sz="4" w:space="0" w:color="auto"/>
            </w:tcBorders>
            <w:shd w:val="clear" w:color="000000" w:fill="D0CECE"/>
            <w:noWrap/>
            <w:vAlign w:val="center"/>
            <w:hideMark/>
          </w:tcPr>
          <w:p w14:paraId="5C19F6A3" w14:textId="77777777" w:rsidR="00AB5C65" w:rsidRPr="00AB5C65" w:rsidRDefault="00AB5C65" w:rsidP="00AB5C65">
            <w:pPr>
              <w:spacing w:after="0" w:line="240" w:lineRule="auto"/>
              <w:jc w:val="center"/>
              <w:rPr>
                <w:rFonts w:ascii="Calibri" w:eastAsia="Times New Roman" w:hAnsi="Calibri" w:cs="Calibri"/>
                <w:b/>
                <w:bCs/>
                <w:color w:val="000000"/>
                <w:kern w:val="0"/>
                <w:lang w:eastAsia="es-ES"/>
                <w14:ligatures w14:val="none"/>
              </w:rPr>
            </w:pPr>
            <w:r w:rsidRPr="00AB5C65">
              <w:rPr>
                <w:rFonts w:ascii="Calibri" w:eastAsia="Times New Roman" w:hAnsi="Calibri" w:cs="Calibri"/>
                <w:b/>
                <w:bCs/>
                <w:color w:val="000000"/>
                <w:kern w:val="0"/>
                <w:lang w:eastAsia="es-ES"/>
                <w14:ligatures w14:val="none"/>
              </w:rPr>
              <w:t>Total</w:t>
            </w:r>
          </w:p>
        </w:tc>
      </w:tr>
      <w:tr w:rsidR="00AB5C65" w:rsidRPr="00AB5C65" w14:paraId="029D2278" w14:textId="77777777" w:rsidTr="0010129E">
        <w:trPr>
          <w:trHeight w:val="236"/>
          <w:jc w:val="center"/>
        </w:trPr>
        <w:tc>
          <w:tcPr>
            <w:tcW w:w="1864" w:type="dxa"/>
            <w:tcBorders>
              <w:top w:val="nil"/>
              <w:left w:val="single" w:sz="4" w:space="0" w:color="auto"/>
              <w:bottom w:val="single" w:sz="4" w:space="0" w:color="auto"/>
              <w:right w:val="single" w:sz="4" w:space="0" w:color="auto"/>
            </w:tcBorders>
            <w:shd w:val="clear" w:color="auto" w:fill="FFFFFF" w:themeFill="background1"/>
            <w:noWrap/>
            <w:vAlign w:val="bottom"/>
            <w:hideMark/>
          </w:tcPr>
          <w:p w14:paraId="06FB468D" w14:textId="77777777" w:rsidR="00AB5C65" w:rsidRPr="00AB5C65" w:rsidRDefault="00AB5C65" w:rsidP="00AB5C65">
            <w:pPr>
              <w:spacing w:after="0" w:line="240" w:lineRule="auto"/>
              <w:jc w:val="left"/>
              <w:rPr>
                <w:rFonts w:ascii="Calibri" w:eastAsia="Times New Roman" w:hAnsi="Calibri" w:cs="Calibri"/>
                <w:color w:val="000000"/>
                <w:kern w:val="0"/>
                <w:lang w:eastAsia="es-ES"/>
                <w14:ligatures w14:val="none"/>
              </w:rPr>
            </w:pPr>
            <w:r w:rsidRPr="00AB5C65">
              <w:rPr>
                <w:rFonts w:ascii="Calibri" w:eastAsia="Times New Roman" w:hAnsi="Calibri" w:cs="Calibri"/>
                <w:color w:val="000000"/>
                <w:kern w:val="0"/>
                <w:lang w:eastAsia="es-ES"/>
                <w14:ligatures w14:val="none"/>
              </w:rPr>
              <w:t>Director Gerente</w:t>
            </w:r>
          </w:p>
        </w:tc>
        <w:tc>
          <w:tcPr>
            <w:tcW w:w="1574" w:type="dxa"/>
            <w:tcBorders>
              <w:top w:val="nil"/>
              <w:left w:val="nil"/>
              <w:bottom w:val="single" w:sz="4" w:space="0" w:color="auto"/>
              <w:right w:val="single" w:sz="4" w:space="0" w:color="auto"/>
            </w:tcBorders>
            <w:shd w:val="clear" w:color="auto" w:fill="FFFFFF" w:themeFill="background1"/>
            <w:noWrap/>
            <w:vAlign w:val="center"/>
            <w:hideMark/>
          </w:tcPr>
          <w:p w14:paraId="70CE5115" w14:textId="77777777" w:rsidR="00AB5C65" w:rsidRPr="00AB5C65" w:rsidRDefault="00AB5C65" w:rsidP="00AB5C65">
            <w:pPr>
              <w:spacing w:after="0" w:line="240" w:lineRule="auto"/>
              <w:jc w:val="center"/>
              <w:rPr>
                <w:rFonts w:ascii="Calibri" w:eastAsia="Times New Roman" w:hAnsi="Calibri" w:cs="Calibri"/>
                <w:color w:val="000000"/>
                <w:kern w:val="0"/>
                <w:lang w:eastAsia="es-ES"/>
                <w14:ligatures w14:val="none"/>
              </w:rPr>
            </w:pPr>
            <w:r w:rsidRPr="00AB5C65">
              <w:rPr>
                <w:rFonts w:ascii="Calibri" w:eastAsia="Times New Roman" w:hAnsi="Calibri" w:cs="Calibri"/>
                <w:color w:val="000000"/>
                <w:kern w:val="0"/>
                <w:lang w:eastAsia="es-ES"/>
                <w14:ligatures w14:val="none"/>
              </w:rPr>
              <w:t>1</w:t>
            </w:r>
          </w:p>
        </w:tc>
        <w:tc>
          <w:tcPr>
            <w:tcW w:w="1882" w:type="dxa"/>
            <w:tcBorders>
              <w:top w:val="nil"/>
              <w:left w:val="nil"/>
              <w:bottom w:val="single" w:sz="4" w:space="0" w:color="auto"/>
              <w:right w:val="single" w:sz="4" w:space="0" w:color="auto"/>
            </w:tcBorders>
            <w:shd w:val="clear" w:color="auto" w:fill="FFFFFF" w:themeFill="background1"/>
            <w:noWrap/>
            <w:vAlign w:val="center"/>
            <w:hideMark/>
          </w:tcPr>
          <w:p w14:paraId="360985DF" w14:textId="28A53471" w:rsidR="00AB5C65" w:rsidRPr="00AB5C65" w:rsidRDefault="00AB5C65" w:rsidP="00AB5C65">
            <w:pPr>
              <w:spacing w:after="0" w:line="240" w:lineRule="auto"/>
              <w:jc w:val="center"/>
              <w:rPr>
                <w:rFonts w:ascii="Calibri" w:eastAsia="Times New Roman" w:hAnsi="Calibri" w:cs="Calibri"/>
                <w:color w:val="000000"/>
                <w:kern w:val="0"/>
                <w:lang w:eastAsia="es-ES"/>
                <w14:ligatures w14:val="none"/>
              </w:rPr>
            </w:pPr>
            <w:r w:rsidRPr="00AB5C65">
              <w:rPr>
                <w:rFonts w:ascii="Calibri" w:eastAsia="Times New Roman" w:hAnsi="Calibri" w:cs="Calibri"/>
                <w:color w:val="000000"/>
                <w:kern w:val="0"/>
                <w:lang w:eastAsia="es-ES"/>
                <w14:ligatures w14:val="none"/>
              </w:rPr>
              <w:t>43.200,00 €</w:t>
            </w:r>
          </w:p>
        </w:tc>
        <w:tc>
          <w:tcPr>
            <w:tcW w:w="1626" w:type="dxa"/>
            <w:tcBorders>
              <w:top w:val="nil"/>
              <w:left w:val="nil"/>
              <w:bottom w:val="single" w:sz="4" w:space="0" w:color="auto"/>
              <w:right w:val="single" w:sz="4" w:space="0" w:color="auto"/>
            </w:tcBorders>
            <w:shd w:val="clear" w:color="auto" w:fill="FFFFFF" w:themeFill="background1"/>
            <w:noWrap/>
            <w:vAlign w:val="center"/>
            <w:hideMark/>
          </w:tcPr>
          <w:p w14:paraId="26617D93" w14:textId="08D9B168" w:rsidR="00AB5C65" w:rsidRPr="00AB5C65" w:rsidRDefault="00AB5C65" w:rsidP="00AB5C65">
            <w:pPr>
              <w:spacing w:after="0" w:line="240" w:lineRule="auto"/>
              <w:jc w:val="center"/>
              <w:rPr>
                <w:rFonts w:ascii="Calibri" w:eastAsia="Times New Roman" w:hAnsi="Calibri" w:cs="Calibri"/>
                <w:color w:val="000000"/>
                <w:kern w:val="0"/>
                <w:lang w:eastAsia="es-ES"/>
                <w14:ligatures w14:val="none"/>
              </w:rPr>
            </w:pPr>
            <w:r w:rsidRPr="00AB5C65">
              <w:rPr>
                <w:rFonts w:ascii="Calibri" w:eastAsia="Times New Roman" w:hAnsi="Calibri" w:cs="Calibri"/>
                <w:color w:val="000000"/>
                <w:kern w:val="0"/>
                <w:lang w:eastAsia="es-ES"/>
                <w14:ligatures w14:val="none"/>
              </w:rPr>
              <w:t>56.160,00 €</w:t>
            </w:r>
          </w:p>
        </w:tc>
        <w:tc>
          <w:tcPr>
            <w:tcW w:w="1697" w:type="dxa"/>
            <w:tcBorders>
              <w:top w:val="nil"/>
              <w:left w:val="nil"/>
              <w:bottom w:val="single" w:sz="4" w:space="0" w:color="auto"/>
              <w:right w:val="single" w:sz="4" w:space="0" w:color="auto"/>
            </w:tcBorders>
            <w:shd w:val="clear" w:color="auto" w:fill="FFFFFF" w:themeFill="background1"/>
            <w:noWrap/>
            <w:vAlign w:val="center"/>
            <w:hideMark/>
          </w:tcPr>
          <w:p w14:paraId="051B47C6" w14:textId="6241E2D6" w:rsidR="00AB5C65" w:rsidRPr="00AB5C65" w:rsidRDefault="00AB5C65" w:rsidP="00AB5C65">
            <w:pPr>
              <w:spacing w:after="0" w:line="240" w:lineRule="auto"/>
              <w:jc w:val="center"/>
              <w:rPr>
                <w:rFonts w:ascii="Calibri" w:eastAsia="Times New Roman" w:hAnsi="Calibri" w:cs="Calibri"/>
                <w:color w:val="000000"/>
                <w:kern w:val="0"/>
                <w:lang w:eastAsia="es-ES"/>
                <w14:ligatures w14:val="none"/>
              </w:rPr>
            </w:pPr>
            <w:r w:rsidRPr="00AB5C65">
              <w:rPr>
                <w:rFonts w:ascii="Calibri" w:eastAsia="Times New Roman" w:hAnsi="Calibri" w:cs="Calibri"/>
                <w:color w:val="000000"/>
                <w:kern w:val="0"/>
                <w:lang w:eastAsia="es-ES"/>
                <w14:ligatures w14:val="none"/>
              </w:rPr>
              <w:t>56.160,00 €</w:t>
            </w:r>
          </w:p>
        </w:tc>
      </w:tr>
      <w:tr w:rsidR="00AB5C65" w:rsidRPr="00AB5C65" w14:paraId="73DBB42B" w14:textId="77777777" w:rsidTr="0010129E">
        <w:trPr>
          <w:trHeight w:val="236"/>
          <w:jc w:val="center"/>
        </w:trPr>
        <w:tc>
          <w:tcPr>
            <w:tcW w:w="1864" w:type="dxa"/>
            <w:tcBorders>
              <w:top w:val="nil"/>
              <w:left w:val="single" w:sz="4" w:space="0" w:color="auto"/>
              <w:bottom w:val="single" w:sz="4" w:space="0" w:color="auto"/>
              <w:right w:val="single" w:sz="4" w:space="0" w:color="auto"/>
            </w:tcBorders>
            <w:shd w:val="clear" w:color="auto" w:fill="FFFFFF" w:themeFill="background1"/>
            <w:noWrap/>
            <w:vAlign w:val="bottom"/>
            <w:hideMark/>
          </w:tcPr>
          <w:p w14:paraId="613FF729" w14:textId="77777777" w:rsidR="00AB5C65" w:rsidRPr="00AB5C65" w:rsidRDefault="00AB5C65" w:rsidP="00AB5C65">
            <w:pPr>
              <w:spacing w:after="0" w:line="240" w:lineRule="auto"/>
              <w:jc w:val="left"/>
              <w:rPr>
                <w:rFonts w:ascii="Calibri" w:eastAsia="Times New Roman" w:hAnsi="Calibri" w:cs="Calibri"/>
                <w:color w:val="000000"/>
                <w:kern w:val="0"/>
                <w:lang w:eastAsia="es-ES"/>
                <w14:ligatures w14:val="none"/>
              </w:rPr>
            </w:pPr>
            <w:r w:rsidRPr="00AB5C65">
              <w:rPr>
                <w:rFonts w:ascii="Calibri" w:eastAsia="Times New Roman" w:hAnsi="Calibri" w:cs="Calibri"/>
                <w:color w:val="000000"/>
                <w:kern w:val="0"/>
                <w:lang w:eastAsia="es-ES"/>
                <w14:ligatures w14:val="none"/>
              </w:rPr>
              <w:t>Comercial</w:t>
            </w:r>
          </w:p>
        </w:tc>
        <w:tc>
          <w:tcPr>
            <w:tcW w:w="1574" w:type="dxa"/>
            <w:tcBorders>
              <w:top w:val="nil"/>
              <w:left w:val="nil"/>
              <w:bottom w:val="single" w:sz="4" w:space="0" w:color="auto"/>
              <w:right w:val="single" w:sz="4" w:space="0" w:color="auto"/>
            </w:tcBorders>
            <w:shd w:val="clear" w:color="auto" w:fill="FFFFFF" w:themeFill="background1"/>
            <w:noWrap/>
            <w:vAlign w:val="center"/>
            <w:hideMark/>
          </w:tcPr>
          <w:p w14:paraId="6DF9C81F" w14:textId="77777777" w:rsidR="00AB5C65" w:rsidRPr="00AB5C65" w:rsidRDefault="00AB5C65" w:rsidP="00AB5C65">
            <w:pPr>
              <w:spacing w:after="0" w:line="240" w:lineRule="auto"/>
              <w:jc w:val="center"/>
              <w:rPr>
                <w:rFonts w:ascii="Calibri" w:eastAsia="Times New Roman" w:hAnsi="Calibri" w:cs="Calibri"/>
                <w:color w:val="000000"/>
                <w:kern w:val="0"/>
                <w:lang w:eastAsia="es-ES"/>
                <w14:ligatures w14:val="none"/>
              </w:rPr>
            </w:pPr>
            <w:r w:rsidRPr="00AB5C65">
              <w:rPr>
                <w:rFonts w:ascii="Calibri" w:eastAsia="Times New Roman" w:hAnsi="Calibri" w:cs="Calibri"/>
                <w:color w:val="000000"/>
                <w:kern w:val="0"/>
                <w:lang w:eastAsia="es-ES"/>
                <w14:ligatures w14:val="none"/>
              </w:rPr>
              <w:t>2</w:t>
            </w:r>
          </w:p>
        </w:tc>
        <w:tc>
          <w:tcPr>
            <w:tcW w:w="1882" w:type="dxa"/>
            <w:tcBorders>
              <w:top w:val="nil"/>
              <w:left w:val="nil"/>
              <w:bottom w:val="single" w:sz="4" w:space="0" w:color="auto"/>
              <w:right w:val="single" w:sz="4" w:space="0" w:color="auto"/>
            </w:tcBorders>
            <w:shd w:val="clear" w:color="auto" w:fill="FFFFFF" w:themeFill="background1"/>
            <w:noWrap/>
            <w:vAlign w:val="center"/>
            <w:hideMark/>
          </w:tcPr>
          <w:p w14:paraId="227F3125" w14:textId="0D0D7541" w:rsidR="00AB5C65" w:rsidRPr="00AB5C65" w:rsidRDefault="00AB5C65" w:rsidP="00AB5C65">
            <w:pPr>
              <w:spacing w:after="0" w:line="240" w:lineRule="auto"/>
              <w:jc w:val="center"/>
              <w:rPr>
                <w:rFonts w:ascii="Calibri" w:eastAsia="Times New Roman" w:hAnsi="Calibri" w:cs="Calibri"/>
                <w:color w:val="000000"/>
                <w:kern w:val="0"/>
                <w:lang w:eastAsia="es-ES"/>
                <w14:ligatures w14:val="none"/>
              </w:rPr>
            </w:pPr>
            <w:r w:rsidRPr="00AB5C65">
              <w:rPr>
                <w:rFonts w:ascii="Calibri" w:eastAsia="Times New Roman" w:hAnsi="Calibri" w:cs="Calibri"/>
                <w:color w:val="000000"/>
                <w:kern w:val="0"/>
                <w:lang w:eastAsia="es-ES"/>
                <w14:ligatures w14:val="none"/>
              </w:rPr>
              <w:t>29.000,00 €</w:t>
            </w:r>
          </w:p>
        </w:tc>
        <w:tc>
          <w:tcPr>
            <w:tcW w:w="1626" w:type="dxa"/>
            <w:tcBorders>
              <w:top w:val="nil"/>
              <w:left w:val="nil"/>
              <w:bottom w:val="single" w:sz="4" w:space="0" w:color="auto"/>
              <w:right w:val="single" w:sz="4" w:space="0" w:color="auto"/>
            </w:tcBorders>
            <w:shd w:val="clear" w:color="auto" w:fill="FFFFFF" w:themeFill="background1"/>
            <w:noWrap/>
            <w:vAlign w:val="center"/>
            <w:hideMark/>
          </w:tcPr>
          <w:p w14:paraId="048D10DE" w14:textId="3F3481F2" w:rsidR="00AB5C65" w:rsidRPr="00AB5C65" w:rsidRDefault="00AB5C65" w:rsidP="00AB5C65">
            <w:pPr>
              <w:spacing w:after="0" w:line="240" w:lineRule="auto"/>
              <w:jc w:val="center"/>
              <w:rPr>
                <w:rFonts w:ascii="Calibri" w:eastAsia="Times New Roman" w:hAnsi="Calibri" w:cs="Calibri"/>
                <w:color w:val="000000"/>
                <w:kern w:val="0"/>
                <w:lang w:eastAsia="es-ES"/>
                <w14:ligatures w14:val="none"/>
              </w:rPr>
            </w:pPr>
            <w:r w:rsidRPr="00AB5C65">
              <w:rPr>
                <w:rFonts w:ascii="Calibri" w:eastAsia="Times New Roman" w:hAnsi="Calibri" w:cs="Calibri"/>
                <w:color w:val="000000"/>
                <w:kern w:val="0"/>
                <w:lang w:eastAsia="es-ES"/>
                <w14:ligatures w14:val="none"/>
              </w:rPr>
              <w:t>37.700,00 €</w:t>
            </w:r>
          </w:p>
        </w:tc>
        <w:tc>
          <w:tcPr>
            <w:tcW w:w="1697" w:type="dxa"/>
            <w:tcBorders>
              <w:top w:val="nil"/>
              <w:left w:val="nil"/>
              <w:bottom w:val="single" w:sz="4" w:space="0" w:color="auto"/>
              <w:right w:val="single" w:sz="4" w:space="0" w:color="auto"/>
            </w:tcBorders>
            <w:shd w:val="clear" w:color="auto" w:fill="FFFFFF" w:themeFill="background1"/>
            <w:noWrap/>
            <w:vAlign w:val="center"/>
            <w:hideMark/>
          </w:tcPr>
          <w:p w14:paraId="32CCBF82" w14:textId="6613AED2" w:rsidR="00AB5C65" w:rsidRPr="00AB5C65" w:rsidRDefault="00AB5C65" w:rsidP="00AB5C65">
            <w:pPr>
              <w:spacing w:after="0" w:line="240" w:lineRule="auto"/>
              <w:jc w:val="center"/>
              <w:rPr>
                <w:rFonts w:ascii="Calibri" w:eastAsia="Times New Roman" w:hAnsi="Calibri" w:cs="Calibri"/>
                <w:color w:val="000000"/>
                <w:kern w:val="0"/>
                <w:lang w:eastAsia="es-ES"/>
                <w14:ligatures w14:val="none"/>
              </w:rPr>
            </w:pPr>
            <w:r w:rsidRPr="00AB5C65">
              <w:rPr>
                <w:rFonts w:ascii="Calibri" w:eastAsia="Times New Roman" w:hAnsi="Calibri" w:cs="Calibri"/>
                <w:color w:val="000000"/>
                <w:kern w:val="0"/>
                <w:lang w:eastAsia="es-ES"/>
                <w14:ligatures w14:val="none"/>
              </w:rPr>
              <w:t>75.400,00 €</w:t>
            </w:r>
          </w:p>
        </w:tc>
      </w:tr>
      <w:tr w:rsidR="00AB5C65" w:rsidRPr="00AB5C65" w14:paraId="3BB5789D" w14:textId="77777777" w:rsidTr="0010129E">
        <w:trPr>
          <w:trHeight w:val="236"/>
          <w:jc w:val="center"/>
        </w:trPr>
        <w:tc>
          <w:tcPr>
            <w:tcW w:w="1864" w:type="dxa"/>
            <w:tcBorders>
              <w:top w:val="nil"/>
              <w:left w:val="single" w:sz="4" w:space="0" w:color="auto"/>
              <w:bottom w:val="single" w:sz="4" w:space="0" w:color="auto"/>
              <w:right w:val="single" w:sz="4" w:space="0" w:color="auto"/>
            </w:tcBorders>
            <w:shd w:val="clear" w:color="auto" w:fill="FFFFFF" w:themeFill="background1"/>
            <w:noWrap/>
            <w:vAlign w:val="bottom"/>
            <w:hideMark/>
          </w:tcPr>
          <w:p w14:paraId="4E9BBC92" w14:textId="77777777" w:rsidR="00AB5C65" w:rsidRPr="00AB5C65" w:rsidRDefault="00AB5C65" w:rsidP="00AB5C65">
            <w:pPr>
              <w:spacing w:after="0" w:line="240" w:lineRule="auto"/>
              <w:jc w:val="left"/>
              <w:rPr>
                <w:rFonts w:ascii="Calibri" w:eastAsia="Times New Roman" w:hAnsi="Calibri" w:cs="Calibri"/>
                <w:color w:val="000000"/>
                <w:kern w:val="0"/>
                <w:lang w:eastAsia="es-ES"/>
                <w14:ligatures w14:val="none"/>
              </w:rPr>
            </w:pPr>
            <w:r w:rsidRPr="00AB5C65">
              <w:rPr>
                <w:rFonts w:ascii="Calibri" w:eastAsia="Times New Roman" w:hAnsi="Calibri" w:cs="Calibri"/>
                <w:color w:val="000000"/>
                <w:kern w:val="0"/>
                <w:lang w:eastAsia="es-ES"/>
                <w14:ligatures w14:val="none"/>
              </w:rPr>
              <w:t>Jefe del Proyecto</w:t>
            </w:r>
          </w:p>
        </w:tc>
        <w:tc>
          <w:tcPr>
            <w:tcW w:w="1574" w:type="dxa"/>
            <w:tcBorders>
              <w:top w:val="nil"/>
              <w:left w:val="nil"/>
              <w:bottom w:val="single" w:sz="4" w:space="0" w:color="auto"/>
              <w:right w:val="single" w:sz="4" w:space="0" w:color="auto"/>
            </w:tcBorders>
            <w:shd w:val="clear" w:color="auto" w:fill="FFFFFF" w:themeFill="background1"/>
            <w:noWrap/>
            <w:vAlign w:val="center"/>
            <w:hideMark/>
          </w:tcPr>
          <w:p w14:paraId="479E1D0F" w14:textId="77777777" w:rsidR="00AB5C65" w:rsidRPr="00AB5C65" w:rsidRDefault="00AB5C65" w:rsidP="00AB5C65">
            <w:pPr>
              <w:spacing w:after="0" w:line="240" w:lineRule="auto"/>
              <w:jc w:val="center"/>
              <w:rPr>
                <w:rFonts w:ascii="Calibri" w:eastAsia="Times New Roman" w:hAnsi="Calibri" w:cs="Calibri"/>
                <w:color w:val="000000"/>
                <w:kern w:val="0"/>
                <w:lang w:eastAsia="es-ES"/>
                <w14:ligatures w14:val="none"/>
              </w:rPr>
            </w:pPr>
            <w:r w:rsidRPr="00AB5C65">
              <w:rPr>
                <w:rFonts w:ascii="Calibri" w:eastAsia="Times New Roman" w:hAnsi="Calibri" w:cs="Calibri"/>
                <w:color w:val="000000"/>
                <w:kern w:val="0"/>
                <w:lang w:eastAsia="es-ES"/>
                <w14:ligatures w14:val="none"/>
              </w:rPr>
              <w:t>1</w:t>
            </w:r>
          </w:p>
        </w:tc>
        <w:tc>
          <w:tcPr>
            <w:tcW w:w="1882" w:type="dxa"/>
            <w:tcBorders>
              <w:top w:val="nil"/>
              <w:left w:val="nil"/>
              <w:bottom w:val="single" w:sz="4" w:space="0" w:color="auto"/>
              <w:right w:val="single" w:sz="4" w:space="0" w:color="auto"/>
            </w:tcBorders>
            <w:shd w:val="clear" w:color="auto" w:fill="FFFFFF" w:themeFill="background1"/>
            <w:noWrap/>
            <w:vAlign w:val="center"/>
            <w:hideMark/>
          </w:tcPr>
          <w:p w14:paraId="17CD9122" w14:textId="11ADB8B5" w:rsidR="00AB5C65" w:rsidRPr="00AB5C65" w:rsidRDefault="00AB5C65" w:rsidP="00AB5C65">
            <w:pPr>
              <w:spacing w:after="0" w:line="240" w:lineRule="auto"/>
              <w:jc w:val="center"/>
              <w:rPr>
                <w:rFonts w:ascii="Calibri" w:eastAsia="Times New Roman" w:hAnsi="Calibri" w:cs="Calibri"/>
                <w:color w:val="000000"/>
                <w:kern w:val="0"/>
                <w:lang w:eastAsia="es-ES"/>
                <w14:ligatures w14:val="none"/>
              </w:rPr>
            </w:pPr>
            <w:r w:rsidRPr="00AB5C65">
              <w:rPr>
                <w:rFonts w:ascii="Calibri" w:eastAsia="Times New Roman" w:hAnsi="Calibri" w:cs="Calibri"/>
                <w:color w:val="000000"/>
                <w:kern w:val="0"/>
                <w:lang w:eastAsia="es-ES"/>
                <w14:ligatures w14:val="none"/>
              </w:rPr>
              <w:t>42.000,00 €</w:t>
            </w:r>
          </w:p>
        </w:tc>
        <w:tc>
          <w:tcPr>
            <w:tcW w:w="1626" w:type="dxa"/>
            <w:tcBorders>
              <w:top w:val="nil"/>
              <w:left w:val="nil"/>
              <w:bottom w:val="single" w:sz="4" w:space="0" w:color="auto"/>
              <w:right w:val="single" w:sz="4" w:space="0" w:color="auto"/>
            </w:tcBorders>
            <w:shd w:val="clear" w:color="auto" w:fill="FFFFFF" w:themeFill="background1"/>
            <w:noWrap/>
            <w:vAlign w:val="center"/>
            <w:hideMark/>
          </w:tcPr>
          <w:p w14:paraId="4445802C" w14:textId="4FEE1C22" w:rsidR="00AB5C65" w:rsidRPr="00AB5C65" w:rsidRDefault="00AB5C65" w:rsidP="00AB5C65">
            <w:pPr>
              <w:spacing w:after="0" w:line="240" w:lineRule="auto"/>
              <w:jc w:val="center"/>
              <w:rPr>
                <w:rFonts w:ascii="Calibri" w:eastAsia="Times New Roman" w:hAnsi="Calibri" w:cs="Calibri"/>
                <w:color w:val="000000"/>
                <w:kern w:val="0"/>
                <w:lang w:eastAsia="es-ES"/>
                <w14:ligatures w14:val="none"/>
              </w:rPr>
            </w:pPr>
            <w:r w:rsidRPr="00AB5C65">
              <w:rPr>
                <w:rFonts w:ascii="Calibri" w:eastAsia="Times New Roman" w:hAnsi="Calibri" w:cs="Calibri"/>
                <w:color w:val="000000"/>
                <w:kern w:val="0"/>
                <w:lang w:eastAsia="es-ES"/>
                <w14:ligatures w14:val="none"/>
              </w:rPr>
              <w:t>54.600,00 €</w:t>
            </w:r>
          </w:p>
        </w:tc>
        <w:tc>
          <w:tcPr>
            <w:tcW w:w="1697" w:type="dxa"/>
            <w:tcBorders>
              <w:top w:val="nil"/>
              <w:left w:val="nil"/>
              <w:bottom w:val="single" w:sz="4" w:space="0" w:color="auto"/>
              <w:right w:val="single" w:sz="4" w:space="0" w:color="auto"/>
            </w:tcBorders>
            <w:shd w:val="clear" w:color="auto" w:fill="FFFFFF" w:themeFill="background1"/>
            <w:noWrap/>
            <w:vAlign w:val="center"/>
            <w:hideMark/>
          </w:tcPr>
          <w:p w14:paraId="3952E204" w14:textId="0DD130B2" w:rsidR="00AB5C65" w:rsidRPr="00AB5C65" w:rsidRDefault="00AB5C65" w:rsidP="00AB5C65">
            <w:pPr>
              <w:spacing w:after="0" w:line="240" w:lineRule="auto"/>
              <w:jc w:val="center"/>
              <w:rPr>
                <w:rFonts w:ascii="Calibri" w:eastAsia="Times New Roman" w:hAnsi="Calibri" w:cs="Calibri"/>
                <w:color w:val="000000"/>
                <w:kern w:val="0"/>
                <w:lang w:eastAsia="es-ES"/>
                <w14:ligatures w14:val="none"/>
              </w:rPr>
            </w:pPr>
            <w:r w:rsidRPr="00AB5C65">
              <w:rPr>
                <w:rFonts w:ascii="Calibri" w:eastAsia="Times New Roman" w:hAnsi="Calibri" w:cs="Calibri"/>
                <w:color w:val="000000"/>
                <w:kern w:val="0"/>
                <w:lang w:eastAsia="es-ES"/>
                <w14:ligatures w14:val="none"/>
              </w:rPr>
              <w:t>54.600,00 €</w:t>
            </w:r>
          </w:p>
        </w:tc>
      </w:tr>
      <w:tr w:rsidR="00AB5C65" w:rsidRPr="00AB5C65" w14:paraId="7CF299F0" w14:textId="77777777" w:rsidTr="0010129E">
        <w:trPr>
          <w:trHeight w:val="236"/>
          <w:jc w:val="center"/>
        </w:trPr>
        <w:tc>
          <w:tcPr>
            <w:tcW w:w="1864" w:type="dxa"/>
            <w:tcBorders>
              <w:top w:val="nil"/>
              <w:left w:val="single" w:sz="4" w:space="0" w:color="auto"/>
              <w:bottom w:val="single" w:sz="4" w:space="0" w:color="auto"/>
              <w:right w:val="single" w:sz="4" w:space="0" w:color="auto"/>
            </w:tcBorders>
            <w:shd w:val="clear" w:color="auto" w:fill="FFFFFF" w:themeFill="background1"/>
            <w:noWrap/>
            <w:vAlign w:val="bottom"/>
            <w:hideMark/>
          </w:tcPr>
          <w:p w14:paraId="3BE0EB9D" w14:textId="77777777" w:rsidR="00AB5C65" w:rsidRPr="00AB5C65" w:rsidRDefault="00AB5C65" w:rsidP="00AB5C65">
            <w:pPr>
              <w:spacing w:after="0" w:line="240" w:lineRule="auto"/>
              <w:jc w:val="left"/>
              <w:rPr>
                <w:rFonts w:ascii="Calibri" w:eastAsia="Times New Roman" w:hAnsi="Calibri" w:cs="Calibri"/>
                <w:color w:val="000000"/>
                <w:kern w:val="0"/>
                <w:lang w:eastAsia="es-ES"/>
                <w14:ligatures w14:val="none"/>
              </w:rPr>
            </w:pPr>
            <w:r w:rsidRPr="00AB5C65">
              <w:rPr>
                <w:rFonts w:ascii="Calibri" w:eastAsia="Times New Roman" w:hAnsi="Calibri" w:cs="Calibri"/>
                <w:color w:val="000000"/>
                <w:kern w:val="0"/>
                <w:lang w:eastAsia="es-ES"/>
                <w14:ligatures w14:val="none"/>
              </w:rPr>
              <w:t>Coordinador del servicio</w:t>
            </w:r>
          </w:p>
        </w:tc>
        <w:tc>
          <w:tcPr>
            <w:tcW w:w="1574" w:type="dxa"/>
            <w:tcBorders>
              <w:top w:val="nil"/>
              <w:left w:val="nil"/>
              <w:bottom w:val="single" w:sz="4" w:space="0" w:color="auto"/>
              <w:right w:val="single" w:sz="4" w:space="0" w:color="auto"/>
            </w:tcBorders>
            <w:shd w:val="clear" w:color="auto" w:fill="FFFFFF" w:themeFill="background1"/>
            <w:noWrap/>
            <w:vAlign w:val="center"/>
            <w:hideMark/>
          </w:tcPr>
          <w:p w14:paraId="3EBBB1F0" w14:textId="77777777" w:rsidR="00AB5C65" w:rsidRPr="00AB5C65" w:rsidRDefault="00AB5C65" w:rsidP="00AB5C65">
            <w:pPr>
              <w:spacing w:after="0" w:line="240" w:lineRule="auto"/>
              <w:jc w:val="center"/>
              <w:rPr>
                <w:rFonts w:ascii="Calibri" w:eastAsia="Times New Roman" w:hAnsi="Calibri" w:cs="Calibri"/>
                <w:color w:val="000000"/>
                <w:kern w:val="0"/>
                <w:lang w:eastAsia="es-ES"/>
                <w14:ligatures w14:val="none"/>
              </w:rPr>
            </w:pPr>
            <w:r w:rsidRPr="00AB5C65">
              <w:rPr>
                <w:rFonts w:ascii="Calibri" w:eastAsia="Times New Roman" w:hAnsi="Calibri" w:cs="Calibri"/>
                <w:color w:val="000000"/>
                <w:kern w:val="0"/>
                <w:lang w:eastAsia="es-ES"/>
                <w14:ligatures w14:val="none"/>
              </w:rPr>
              <w:t>1</w:t>
            </w:r>
          </w:p>
        </w:tc>
        <w:tc>
          <w:tcPr>
            <w:tcW w:w="1882" w:type="dxa"/>
            <w:tcBorders>
              <w:top w:val="nil"/>
              <w:left w:val="nil"/>
              <w:bottom w:val="single" w:sz="4" w:space="0" w:color="auto"/>
              <w:right w:val="single" w:sz="4" w:space="0" w:color="auto"/>
            </w:tcBorders>
            <w:shd w:val="clear" w:color="auto" w:fill="FFFFFF" w:themeFill="background1"/>
            <w:noWrap/>
            <w:vAlign w:val="center"/>
            <w:hideMark/>
          </w:tcPr>
          <w:p w14:paraId="41A61E1A" w14:textId="6CBBAAD0" w:rsidR="00AB5C65" w:rsidRPr="00AB5C65" w:rsidRDefault="00AB5C65" w:rsidP="00AB5C65">
            <w:pPr>
              <w:spacing w:after="0" w:line="240" w:lineRule="auto"/>
              <w:jc w:val="center"/>
              <w:rPr>
                <w:rFonts w:ascii="Calibri" w:eastAsia="Times New Roman" w:hAnsi="Calibri" w:cs="Calibri"/>
                <w:color w:val="000000"/>
                <w:kern w:val="0"/>
                <w:lang w:eastAsia="es-ES"/>
                <w14:ligatures w14:val="none"/>
              </w:rPr>
            </w:pPr>
            <w:r w:rsidRPr="00AB5C65">
              <w:rPr>
                <w:rFonts w:ascii="Calibri" w:eastAsia="Times New Roman" w:hAnsi="Calibri" w:cs="Calibri"/>
                <w:color w:val="000000"/>
                <w:kern w:val="0"/>
                <w:lang w:eastAsia="es-ES"/>
                <w14:ligatures w14:val="none"/>
              </w:rPr>
              <w:t>29.232,00 €</w:t>
            </w:r>
          </w:p>
        </w:tc>
        <w:tc>
          <w:tcPr>
            <w:tcW w:w="1626" w:type="dxa"/>
            <w:tcBorders>
              <w:top w:val="nil"/>
              <w:left w:val="nil"/>
              <w:bottom w:val="single" w:sz="4" w:space="0" w:color="auto"/>
              <w:right w:val="single" w:sz="4" w:space="0" w:color="auto"/>
            </w:tcBorders>
            <w:shd w:val="clear" w:color="auto" w:fill="FFFFFF" w:themeFill="background1"/>
            <w:noWrap/>
            <w:vAlign w:val="center"/>
            <w:hideMark/>
          </w:tcPr>
          <w:p w14:paraId="1CDDA417" w14:textId="4936182D" w:rsidR="00AB5C65" w:rsidRPr="00AB5C65" w:rsidRDefault="00AB5C65" w:rsidP="00AB5C65">
            <w:pPr>
              <w:spacing w:after="0" w:line="240" w:lineRule="auto"/>
              <w:jc w:val="center"/>
              <w:rPr>
                <w:rFonts w:ascii="Calibri" w:eastAsia="Times New Roman" w:hAnsi="Calibri" w:cs="Calibri"/>
                <w:color w:val="000000"/>
                <w:kern w:val="0"/>
                <w:lang w:eastAsia="es-ES"/>
                <w14:ligatures w14:val="none"/>
              </w:rPr>
            </w:pPr>
            <w:r w:rsidRPr="00AB5C65">
              <w:rPr>
                <w:rFonts w:ascii="Calibri" w:eastAsia="Times New Roman" w:hAnsi="Calibri" w:cs="Calibri"/>
                <w:color w:val="000000"/>
                <w:kern w:val="0"/>
                <w:lang w:eastAsia="es-ES"/>
                <w14:ligatures w14:val="none"/>
              </w:rPr>
              <w:t>38.001,60 €</w:t>
            </w:r>
          </w:p>
        </w:tc>
        <w:tc>
          <w:tcPr>
            <w:tcW w:w="1697" w:type="dxa"/>
            <w:tcBorders>
              <w:top w:val="nil"/>
              <w:left w:val="nil"/>
              <w:bottom w:val="single" w:sz="4" w:space="0" w:color="auto"/>
              <w:right w:val="single" w:sz="4" w:space="0" w:color="auto"/>
            </w:tcBorders>
            <w:shd w:val="clear" w:color="auto" w:fill="FFFFFF" w:themeFill="background1"/>
            <w:noWrap/>
            <w:vAlign w:val="center"/>
            <w:hideMark/>
          </w:tcPr>
          <w:p w14:paraId="7DECB542" w14:textId="2CE1D3E3" w:rsidR="00AB5C65" w:rsidRPr="00AB5C65" w:rsidRDefault="00AB5C65" w:rsidP="00AB5C65">
            <w:pPr>
              <w:spacing w:after="0" w:line="240" w:lineRule="auto"/>
              <w:jc w:val="center"/>
              <w:rPr>
                <w:rFonts w:ascii="Calibri" w:eastAsia="Times New Roman" w:hAnsi="Calibri" w:cs="Calibri"/>
                <w:color w:val="000000"/>
                <w:kern w:val="0"/>
                <w:lang w:eastAsia="es-ES"/>
                <w14:ligatures w14:val="none"/>
              </w:rPr>
            </w:pPr>
            <w:r w:rsidRPr="00AB5C65">
              <w:rPr>
                <w:rFonts w:ascii="Calibri" w:eastAsia="Times New Roman" w:hAnsi="Calibri" w:cs="Calibri"/>
                <w:color w:val="000000"/>
                <w:kern w:val="0"/>
                <w:lang w:eastAsia="es-ES"/>
                <w14:ligatures w14:val="none"/>
              </w:rPr>
              <w:t>38.001,60 €</w:t>
            </w:r>
          </w:p>
        </w:tc>
      </w:tr>
      <w:tr w:rsidR="00AB5C65" w:rsidRPr="00AB5C65" w14:paraId="6DF00947" w14:textId="77777777" w:rsidTr="0010129E">
        <w:trPr>
          <w:trHeight w:val="236"/>
          <w:jc w:val="center"/>
        </w:trPr>
        <w:tc>
          <w:tcPr>
            <w:tcW w:w="1864" w:type="dxa"/>
            <w:tcBorders>
              <w:top w:val="nil"/>
              <w:left w:val="single" w:sz="4" w:space="0" w:color="auto"/>
              <w:bottom w:val="single" w:sz="4" w:space="0" w:color="auto"/>
              <w:right w:val="single" w:sz="4" w:space="0" w:color="auto"/>
            </w:tcBorders>
            <w:shd w:val="clear" w:color="auto" w:fill="FFFFFF" w:themeFill="background1"/>
            <w:noWrap/>
            <w:vAlign w:val="bottom"/>
            <w:hideMark/>
          </w:tcPr>
          <w:p w14:paraId="02087ADC" w14:textId="143B9411" w:rsidR="00AB5C65" w:rsidRPr="00AB5C65" w:rsidRDefault="00AB5C65" w:rsidP="00AB5C65">
            <w:pPr>
              <w:spacing w:after="0" w:line="240" w:lineRule="auto"/>
              <w:jc w:val="left"/>
              <w:rPr>
                <w:rFonts w:ascii="Calibri" w:eastAsia="Times New Roman" w:hAnsi="Calibri" w:cs="Calibri"/>
                <w:color w:val="000000"/>
                <w:kern w:val="0"/>
                <w:lang w:eastAsia="es-ES"/>
                <w14:ligatures w14:val="none"/>
              </w:rPr>
            </w:pPr>
            <w:r w:rsidRPr="00AB5C65">
              <w:rPr>
                <w:rFonts w:ascii="Calibri" w:eastAsia="Times New Roman" w:hAnsi="Calibri" w:cs="Calibri"/>
                <w:color w:val="000000"/>
                <w:kern w:val="0"/>
                <w:lang w:eastAsia="es-ES"/>
                <w14:ligatures w14:val="none"/>
              </w:rPr>
              <w:t xml:space="preserve">Consultor de </w:t>
            </w:r>
            <w:r w:rsidRPr="00691FCB">
              <w:rPr>
                <w:rFonts w:ascii="Calibri" w:eastAsia="Times New Roman" w:hAnsi="Calibri" w:cs="Calibri"/>
                <w:color w:val="000000"/>
                <w:kern w:val="0"/>
                <w:lang w:eastAsia="es-ES"/>
                <w14:ligatures w14:val="none"/>
              </w:rPr>
              <w:t>Tecnología</w:t>
            </w:r>
          </w:p>
        </w:tc>
        <w:tc>
          <w:tcPr>
            <w:tcW w:w="1574" w:type="dxa"/>
            <w:tcBorders>
              <w:top w:val="nil"/>
              <w:left w:val="nil"/>
              <w:bottom w:val="single" w:sz="4" w:space="0" w:color="auto"/>
              <w:right w:val="single" w:sz="4" w:space="0" w:color="auto"/>
            </w:tcBorders>
            <w:shd w:val="clear" w:color="auto" w:fill="FFFFFF" w:themeFill="background1"/>
            <w:noWrap/>
            <w:vAlign w:val="center"/>
            <w:hideMark/>
          </w:tcPr>
          <w:p w14:paraId="1A5E0857" w14:textId="77777777" w:rsidR="00AB5C65" w:rsidRPr="00AB5C65" w:rsidRDefault="00AB5C65" w:rsidP="00AB5C65">
            <w:pPr>
              <w:spacing w:after="0" w:line="240" w:lineRule="auto"/>
              <w:jc w:val="center"/>
              <w:rPr>
                <w:rFonts w:ascii="Calibri" w:eastAsia="Times New Roman" w:hAnsi="Calibri" w:cs="Calibri"/>
                <w:color w:val="000000"/>
                <w:kern w:val="0"/>
                <w:lang w:eastAsia="es-ES"/>
                <w14:ligatures w14:val="none"/>
              </w:rPr>
            </w:pPr>
            <w:r w:rsidRPr="00AB5C65">
              <w:rPr>
                <w:rFonts w:ascii="Calibri" w:eastAsia="Times New Roman" w:hAnsi="Calibri" w:cs="Calibri"/>
                <w:color w:val="000000"/>
                <w:kern w:val="0"/>
                <w:lang w:eastAsia="es-ES"/>
                <w14:ligatures w14:val="none"/>
              </w:rPr>
              <w:t>1</w:t>
            </w:r>
          </w:p>
        </w:tc>
        <w:tc>
          <w:tcPr>
            <w:tcW w:w="1882" w:type="dxa"/>
            <w:tcBorders>
              <w:top w:val="nil"/>
              <w:left w:val="nil"/>
              <w:bottom w:val="single" w:sz="4" w:space="0" w:color="auto"/>
              <w:right w:val="single" w:sz="4" w:space="0" w:color="auto"/>
            </w:tcBorders>
            <w:shd w:val="clear" w:color="auto" w:fill="FFFFFF" w:themeFill="background1"/>
            <w:noWrap/>
            <w:vAlign w:val="center"/>
            <w:hideMark/>
          </w:tcPr>
          <w:p w14:paraId="2472B0D9" w14:textId="510C6B52" w:rsidR="00AB5C65" w:rsidRPr="00AB5C65" w:rsidRDefault="00AB5C65" w:rsidP="00AB5C65">
            <w:pPr>
              <w:spacing w:after="0" w:line="240" w:lineRule="auto"/>
              <w:jc w:val="center"/>
              <w:rPr>
                <w:rFonts w:ascii="Calibri" w:eastAsia="Times New Roman" w:hAnsi="Calibri" w:cs="Calibri"/>
                <w:color w:val="000000"/>
                <w:kern w:val="0"/>
                <w:lang w:eastAsia="es-ES"/>
                <w14:ligatures w14:val="none"/>
              </w:rPr>
            </w:pPr>
            <w:r w:rsidRPr="00AB5C65">
              <w:rPr>
                <w:rFonts w:ascii="Calibri" w:eastAsia="Times New Roman" w:hAnsi="Calibri" w:cs="Calibri"/>
                <w:color w:val="000000"/>
                <w:kern w:val="0"/>
                <w:lang w:eastAsia="es-ES"/>
                <w14:ligatures w14:val="none"/>
              </w:rPr>
              <w:t>32.000,00 €</w:t>
            </w:r>
          </w:p>
        </w:tc>
        <w:tc>
          <w:tcPr>
            <w:tcW w:w="1626" w:type="dxa"/>
            <w:tcBorders>
              <w:top w:val="nil"/>
              <w:left w:val="nil"/>
              <w:bottom w:val="single" w:sz="4" w:space="0" w:color="auto"/>
              <w:right w:val="single" w:sz="4" w:space="0" w:color="auto"/>
            </w:tcBorders>
            <w:shd w:val="clear" w:color="auto" w:fill="FFFFFF" w:themeFill="background1"/>
            <w:noWrap/>
            <w:vAlign w:val="center"/>
            <w:hideMark/>
          </w:tcPr>
          <w:p w14:paraId="5EF74AFF" w14:textId="524B9FBE" w:rsidR="00AB5C65" w:rsidRPr="00AB5C65" w:rsidRDefault="00AB5C65" w:rsidP="00AB5C65">
            <w:pPr>
              <w:spacing w:after="0" w:line="240" w:lineRule="auto"/>
              <w:jc w:val="center"/>
              <w:rPr>
                <w:rFonts w:ascii="Calibri" w:eastAsia="Times New Roman" w:hAnsi="Calibri" w:cs="Calibri"/>
                <w:color w:val="000000"/>
                <w:kern w:val="0"/>
                <w:lang w:eastAsia="es-ES"/>
                <w14:ligatures w14:val="none"/>
              </w:rPr>
            </w:pPr>
            <w:r w:rsidRPr="00AB5C65">
              <w:rPr>
                <w:rFonts w:ascii="Calibri" w:eastAsia="Times New Roman" w:hAnsi="Calibri" w:cs="Calibri"/>
                <w:color w:val="000000"/>
                <w:kern w:val="0"/>
                <w:lang w:eastAsia="es-ES"/>
                <w14:ligatures w14:val="none"/>
              </w:rPr>
              <w:t>41.600,00 €</w:t>
            </w:r>
          </w:p>
        </w:tc>
        <w:tc>
          <w:tcPr>
            <w:tcW w:w="1697" w:type="dxa"/>
            <w:tcBorders>
              <w:top w:val="nil"/>
              <w:left w:val="nil"/>
              <w:bottom w:val="single" w:sz="4" w:space="0" w:color="auto"/>
              <w:right w:val="single" w:sz="4" w:space="0" w:color="auto"/>
            </w:tcBorders>
            <w:shd w:val="clear" w:color="auto" w:fill="FFFFFF" w:themeFill="background1"/>
            <w:noWrap/>
            <w:vAlign w:val="center"/>
            <w:hideMark/>
          </w:tcPr>
          <w:p w14:paraId="5005147E" w14:textId="32022436" w:rsidR="00AB5C65" w:rsidRPr="00AB5C65" w:rsidRDefault="00AB5C65" w:rsidP="00AB5C65">
            <w:pPr>
              <w:spacing w:after="0" w:line="240" w:lineRule="auto"/>
              <w:jc w:val="center"/>
              <w:rPr>
                <w:rFonts w:ascii="Calibri" w:eastAsia="Times New Roman" w:hAnsi="Calibri" w:cs="Calibri"/>
                <w:color w:val="000000"/>
                <w:kern w:val="0"/>
                <w:lang w:eastAsia="es-ES"/>
                <w14:ligatures w14:val="none"/>
              </w:rPr>
            </w:pPr>
            <w:r w:rsidRPr="00AB5C65">
              <w:rPr>
                <w:rFonts w:ascii="Calibri" w:eastAsia="Times New Roman" w:hAnsi="Calibri" w:cs="Calibri"/>
                <w:color w:val="000000"/>
                <w:kern w:val="0"/>
                <w:lang w:eastAsia="es-ES"/>
                <w14:ligatures w14:val="none"/>
              </w:rPr>
              <w:t>41.600,00 €</w:t>
            </w:r>
          </w:p>
        </w:tc>
      </w:tr>
      <w:tr w:rsidR="00AB5C65" w:rsidRPr="00AB5C65" w14:paraId="5C9939DF" w14:textId="77777777" w:rsidTr="0010129E">
        <w:trPr>
          <w:trHeight w:val="236"/>
          <w:jc w:val="center"/>
        </w:trPr>
        <w:tc>
          <w:tcPr>
            <w:tcW w:w="1864" w:type="dxa"/>
            <w:tcBorders>
              <w:top w:val="nil"/>
              <w:left w:val="single" w:sz="4" w:space="0" w:color="auto"/>
              <w:bottom w:val="single" w:sz="4" w:space="0" w:color="auto"/>
              <w:right w:val="single" w:sz="4" w:space="0" w:color="auto"/>
            </w:tcBorders>
            <w:shd w:val="clear" w:color="auto" w:fill="FFFFFF" w:themeFill="background1"/>
            <w:noWrap/>
            <w:vAlign w:val="bottom"/>
            <w:hideMark/>
          </w:tcPr>
          <w:p w14:paraId="2CA0CB07" w14:textId="77777777" w:rsidR="00AB5C65" w:rsidRPr="00AB5C65" w:rsidRDefault="00AB5C65" w:rsidP="00AB5C65">
            <w:pPr>
              <w:spacing w:after="0" w:line="240" w:lineRule="auto"/>
              <w:jc w:val="left"/>
              <w:rPr>
                <w:rFonts w:ascii="Calibri" w:eastAsia="Times New Roman" w:hAnsi="Calibri" w:cs="Calibri"/>
                <w:color w:val="000000"/>
                <w:kern w:val="0"/>
                <w:lang w:eastAsia="es-ES"/>
                <w14:ligatures w14:val="none"/>
              </w:rPr>
            </w:pPr>
            <w:r w:rsidRPr="00AB5C65">
              <w:rPr>
                <w:rFonts w:ascii="Calibri" w:eastAsia="Times New Roman" w:hAnsi="Calibri" w:cs="Calibri"/>
                <w:color w:val="000000"/>
                <w:kern w:val="0"/>
                <w:lang w:eastAsia="es-ES"/>
                <w14:ligatures w14:val="none"/>
              </w:rPr>
              <w:t>Arquitecto del Software</w:t>
            </w:r>
          </w:p>
        </w:tc>
        <w:tc>
          <w:tcPr>
            <w:tcW w:w="1574" w:type="dxa"/>
            <w:tcBorders>
              <w:top w:val="nil"/>
              <w:left w:val="nil"/>
              <w:bottom w:val="single" w:sz="4" w:space="0" w:color="auto"/>
              <w:right w:val="single" w:sz="4" w:space="0" w:color="auto"/>
            </w:tcBorders>
            <w:shd w:val="clear" w:color="auto" w:fill="FFFFFF" w:themeFill="background1"/>
            <w:noWrap/>
            <w:vAlign w:val="center"/>
            <w:hideMark/>
          </w:tcPr>
          <w:p w14:paraId="2F99841D" w14:textId="77777777" w:rsidR="00AB5C65" w:rsidRPr="00AB5C65" w:rsidRDefault="00AB5C65" w:rsidP="00AB5C65">
            <w:pPr>
              <w:spacing w:after="0" w:line="240" w:lineRule="auto"/>
              <w:jc w:val="center"/>
              <w:rPr>
                <w:rFonts w:ascii="Calibri" w:eastAsia="Times New Roman" w:hAnsi="Calibri" w:cs="Calibri"/>
                <w:color w:val="000000"/>
                <w:kern w:val="0"/>
                <w:lang w:eastAsia="es-ES"/>
                <w14:ligatures w14:val="none"/>
              </w:rPr>
            </w:pPr>
            <w:r w:rsidRPr="00AB5C65">
              <w:rPr>
                <w:rFonts w:ascii="Calibri" w:eastAsia="Times New Roman" w:hAnsi="Calibri" w:cs="Calibri"/>
                <w:color w:val="000000"/>
                <w:kern w:val="0"/>
                <w:lang w:eastAsia="es-ES"/>
                <w14:ligatures w14:val="none"/>
              </w:rPr>
              <w:t>1</w:t>
            </w:r>
          </w:p>
        </w:tc>
        <w:tc>
          <w:tcPr>
            <w:tcW w:w="1882" w:type="dxa"/>
            <w:tcBorders>
              <w:top w:val="nil"/>
              <w:left w:val="nil"/>
              <w:bottom w:val="single" w:sz="4" w:space="0" w:color="auto"/>
              <w:right w:val="single" w:sz="4" w:space="0" w:color="auto"/>
            </w:tcBorders>
            <w:shd w:val="clear" w:color="auto" w:fill="FFFFFF" w:themeFill="background1"/>
            <w:noWrap/>
            <w:vAlign w:val="center"/>
            <w:hideMark/>
          </w:tcPr>
          <w:p w14:paraId="2F6E2BB2" w14:textId="40B9B713" w:rsidR="00AB5C65" w:rsidRPr="00AB5C65" w:rsidRDefault="00AB5C65" w:rsidP="00AB5C65">
            <w:pPr>
              <w:spacing w:after="0" w:line="240" w:lineRule="auto"/>
              <w:jc w:val="center"/>
              <w:rPr>
                <w:rFonts w:ascii="Calibri" w:eastAsia="Times New Roman" w:hAnsi="Calibri" w:cs="Calibri"/>
                <w:color w:val="000000"/>
                <w:kern w:val="0"/>
                <w:lang w:eastAsia="es-ES"/>
                <w14:ligatures w14:val="none"/>
              </w:rPr>
            </w:pPr>
            <w:r w:rsidRPr="00AB5C65">
              <w:rPr>
                <w:rFonts w:ascii="Calibri" w:eastAsia="Times New Roman" w:hAnsi="Calibri" w:cs="Calibri"/>
                <w:color w:val="000000"/>
                <w:kern w:val="0"/>
                <w:lang w:eastAsia="es-ES"/>
                <w14:ligatures w14:val="none"/>
              </w:rPr>
              <w:t>38.000,00 €</w:t>
            </w:r>
          </w:p>
        </w:tc>
        <w:tc>
          <w:tcPr>
            <w:tcW w:w="1626" w:type="dxa"/>
            <w:tcBorders>
              <w:top w:val="nil"/>
              <w:left w:val="nil"/>
              <w:bottom w:val="single" w:sz="4" w:space="0" w:color="auto"/>
              <w:right w:val="single" w:sz="4" w:space="0" w:color="auto"/>
            </w:tcBorders>
            <w:shd w:val="clear" w:color="auto" w:fill="FFFFFF" w:themeFill="background1"/>
            <w:noWrap/>
            <w:vAlign w:val="center"/>
            <w:hideMark/>
          </w:tcPr>
          <w:p w14:paraId="308F195E" w14:textId="3A76EC3B" w:rsidR="00AB5C65" w:rsidRPr="00AB5C65" w:rsidRDefault="00AB5C65" w:rsidP="00AB5C65">
            <w:pPr>
              <w:spacing w:after="0" w:line="240" w:lineRule="auto"/>
              <w:jc w:val="center"/>
              <w:rPr>
                <w:rFonts w:ascii="Calibri" w:eastAsia="Times New Roman" w:hAnsi="Calibri" w:cs="Calibri"/>
                <w:color w:val="000000"/>
                <w:kern w:val="0"/>
                <w:lang w:eastAsia="es-ES"/>
                <w14:ligatures w14:val="none"/>
              </w:rPr>
            </w:pPr>
            <w:r w:rsidRPr="00AB5C65">
              <w:rPr>
                <w:rFonts w:ascii="Calibri" w:eastAsia="Times New Roman" w:hAnsi="Calibri" w:cs="Calibri"/>
                <w:color w:val="000000"/>
                <w:kern w:val="0"/>
                <w:lang w:eastAsia="es-ES"/>
                <w14:ligatures w14:val="none"/>
              </w:rPr>
              <w:t>49.400,00 €</w:t>
            </w:r>
          </w:p>
        </w:tc>
        <w:tc>
          <w:tcPr>
            <w:tcW w:w="1697" w:type="dxa"/>
            <w:tcBorders>
              <w:top w:val="nil"/>
              <w:left w:val="nil"/>
              <w:bottom w:val="single" w:sz="4" w:space="0" w:color="auto"/>
              <w:right w:val="single" w:sz="4" w:space="0" w:color="auto"/>
            </w:tcBorders>
            <w:shd w:val="clear" w:color="auto" w:fill="FFFFFF" w:themeFill="background1"/>
            <w:noWrap/>
            <w:vAlign w:val="center"/>
            <w:hideMark/>
          </w:tcPr>
          <w:p w14:paraId="7CCCEC7C" w14:textId="724CE2ED" w:rsidR="00AB5C65" w:rsidRPr="00AB5C65" w:rsidRDefault="00AB5C65" w:rsidP="00AB5C65">
            <w:pPr>
              <w:spacing w:after="0" w:line="240" w:lineRule="auto"/>
              <w:jc w:val="center"/>
              <w:rPr>
                <w:rFonts w:ascii="Calibri" w:eastAsia="Times New Roman" w:hAnsi="Calibri" w:cs="Calibri"/>
                <w:color w:val="000000"/>
                <w:kern w:val="0"/>
                <w:lang w:eastAsia="es-ES"/>
                <w14:ligatures w14:val="none"/>
              </w:rPr>
            </w:pPr>
            <w:r w:rsidRPr="00AB5C65">
              <w:rPr>
                <w:rFonts w:ascii="Calibri" w:eastAsia="Times New Roman" w:hAnsi="Calibri" w:cs="Calibri"/>
                <w:color w:val="000000"/>
                <w:kern w:val="0"/>
                <w:lang w:eastAsia="es-ES"/>
                <w14:ligatures w14:val="none"/>
              </w:rPr>
              <w:t>49.400,00 €</w:t>
            </w:r>
          </w:p>
        </w:tc>
      </w:tr>
      <w:tr w:rsidR="00AB5C65" w:rsidRPr="00AB5C65" w14:paraId="4CC4AA9E" w14:textId="77777777" w:rsidTr="0010129E">
        <w:trPr>
          <w:trHeight w:val="236"/>
          <w:jc w:val="center"/>
        </w:trPr>
        <w:tc>
          <w:tcPr>
            <w:tcW w:w="1864" w:type="dxa"/>
            <w:tcBorders>
              <w:top w:val="nil"/>
              <w:left w:val="single" w:sz="4" w:space="0" w:color="auto"/>
              <w:bottom w:val="single" w:sz="4" w:space="0" w:color="auto"/>
              <w:right w:val="single" w:sz="4" w:space="0" w:color="auto"/>
            </w:tcBorders>
            <w:shd w:val="clear" w:color="auto" w:fill="FFFFFF" w:themeFill="background1"/>
            <w:noWrap/>
            <w:vAlign w:val="bottom"/>
            <w:hideMark/>
          </w:tcPr>
          <w:p w14:paraId="7D4DFE58" w14:textId="77777777" w:rsidR="00AB5C65" w:rsidRPr="00AB5C65" w:rsidRDefault="00AB5C65" w:rsidP="00AB5C65">
            <w:pPr>
              <w:spacing w:after="0" w:line="240" w:lineRule="auto"/>
              <w:jc w:val="left"/>
              <w:rPr>
                <w:rFonts w:ascii="Calibri" w:eastAsia="Times New Roman" w:hAnsi="Calibri" w:cs="Calibri"/>
                <w:color w:val="000000"/>
                <w:kern w:val="0"/>
                <w:lang w:eastAsia="es-ES"/>
                <w14:ligatures w14:val="none"/>
              </w:rPr>
            </w:pPr>
            <w:r w:rsidRPr="00AB5C65">
              <w:rPr>
                <w:rFonts w:ascii="Calibri" w:eastAsia="Times New Roman" w:hAnsi="Calibri" w:cs="Calibri"/>
                <w:color w:val="000000"/>
                <w:kern w:val="0"/>
                <w:lang w:eastAsia="es-ES"/>
                <w14:ligatures w14:val="none"/>
              </w:rPr>
              <w:t>Analista de Sistemas</w:t>
            </w:r>
          </w:p>
        </w:tc>
        <w:tc>
          <w:tcPr>
            <w:tcW w:w="1574" w:type="dxa"/>
            <w:tcBorders>
              <w:top w:val="nil"/>
              <w:left w:val="nil"/>
              <w:bottom w:val="single" w:sz="4" w:space="0" w:color="auto"/>
              <w:right w:val="single" w:sz="4" w:space="0" w:color="auto"/>
            </w:tcBorders>
            <w:shd w:val="clear" w:color="auto" w:fill="FFFFFF" w:themeFill="background1"/>
            <w:noWrap/>
            <w:vAlign w:val="center"/>
            <w:hideMark/>
          </w:tcPr>
          <w:p w14:paraId="34236A1C" w14:textId="77777777" w:rsidR="00AB5C65" w:rsidRPr="00AB5C65" w:rsidRDefault="00AB5C65" w:rsidP="00AB5C65">
            <w:pPr>
              <w:spacing w:after="0" w:line="240" w:lineRule="auto"/>
              <w:jc w:val="center"/>
              <w:rPr>
                <w:rFonts w:ascii="Calibri" w:eastAsia="Times New Roman" w:hAnsi="Calibri" w:cs="Calibri"/>
                <w:color w:val="000000"/>
                <w:kern w:val="0"/>
                <w:lang w:eastAsia="es-ES"/>
                <w14:ligatures w14:val="none"/>
              </w:rPr>
            </w:pPr>
            <w:r w:rsidRPr="00AB5C65">
              <w:rPr>
                <w:rFonts w:ascii="Calibri" w:eastAsia="Times New Roman" w:hAnsi="Calibri" w:cs="Calibri"/>
                <w:color w:val="000000"/>
                <w:kern w:val="0"/>
                <w:lang w:eastAsia="es-ES"/>
                <w14:ligatures w14:val="none"/>
              </w:rPr>
              <w:t>1</w:t>
            </w:r>
          </w:p>
        </w:tc>
        <w:tc>
          <w:tcPr>
            <w:tcW w:w="1882" w:type="dxa"/>
            <w:tcBorders>
              <w:top w:val="nil"/>
              <w:left w:val="nil"/>
              <w:bottom w:val="single" w:sz="4" w:space="0" w:color="auto"/>
              <w:right w:val="single" w:sz="4" w:space="0" w:color="auto"/>
            </w:tcBorders>
            <w:shd w:val="clear" w:color="auto" w:fill="FFFFFF" w:themeFill="background1"/>
            <w:noWrap/>
            <w:vAlign w:val="center"/>
            <w:hideMark/>
          </w:tcPr>
          <w:p w14:paraId="4DAA7CA1" w14:textId="4CC755E5" w:rsidR="00AB5C65" w:rsidRPr="00AB5C65" w:rsidRDefault="00AB5C65" w:rsidP="00AB5C65">
            <w:pPr>
              <w:spacing w:after="0" w:line="240" w:lineRule="auto"/>
              <w:jc w:val="center"/>
              <w:rPr>
                <w:rFonts w:ascii="Calibri" w:eastAsia="Times New Roman" w:hAnsi="Calibri" w:cs="Calibri"/>
                <w:color w:val="000000"/>
                <w:kern w:val="0"/>
                <w:lang w:eastAsia="es-ES"/>
                <w14:ligatures w14:val="none"/>
              </w:rPr>
            </w:pPr>
            <w:r w:rsidRPr="00AB5C65">
              <w:rPr>
                <w:rFonts w:ascii="Calibri" w:eastAsia="Times New Roman" w:hAnsi="Calibri" w:cs="Calibri"/>
                <w:color w:val="000000"/>
                <w:kern w:val="0"/>
                <w:lang w:eastAsia="es-ES"/>
                <w14:ligatures w14:val="none"/>
              </w:rPr>
              <w:t>32.000,00 €</w:t>
            </w:r>
          </w:p>
        </w:tc>
        <w:tc>
          <w:tcPr>
            <w:tcW w:w="1626" w:type="dxa"/>
            <w:tcBorders>
              <w:top w:val="nil"/>
              <w:left w:val="nil"/>
              <w:bottom w:val="single" w:sz="4" w:space="0" w:color="auto"/>
              <w:right w:val="single" w:sz="4" w:space="0" w:color="auto"/>
            </w:tcBorders>
            <w:shd w:val="clear" w:color="auto" w:fill="FFFFFF" w:themeFill="background1"/>
            <w:noWrap/>
            <w:vAlign w:val="center"/>
            <w:hideMark/>
          </w:tcPr>
          <w:p w14:paraId="207BF8C4" w14:textId="586B055D" w:rsidR="00AB5C65" w:rsidRPr="00AB5C65" w:rsidRDefault="00AB5C65" w:rsidP="00AB5C65">
            <w:pPr>
              <w:spacing w:after="0" w:line="240" w:lineRule="auto"/>
              <w:jc w:val="center"/>
              <w:rPr>
                <w:rFonts w:ascii="Calibri" w:eastAsia="Times New Roman" w:hAnsi="Calibri" w:cs="Calibri"/>
                <w:color w:val="000000"/>
                <w:kern w:val="0"/>
                <w:lang w:eastAsia="es-ES"/>
                <w14:ligatures w14:val="none"/>
              </w:rPr>
            </w:pPr>
            <w:r w:rsidRPr="00AB5C65">
              <w:rPr>
                <w:rFonts w:ascii="Calibri" w:eastAsia="Times New Roman" w:hAnsi="Calibri" w:cs="Calibri"/>
                <w:color w:val="000000"/>
                <w:kern w:val="0"/>
                <w:lang w:eastAsia="es-ES"/>
                <w14:ligatures w14:val="none"/>
              </w:rPr>
              <w:t>41.600,00 €</w:t>
            </w:r>
          </w:p>
        </w:tc>
        <w:tc>
          <w:tcPr>
            <w:tcW w:w="1697" w:type="dxa"/>
            <w:tcBorders>
              <w:top w:val="nil"/>
              <w:left w:val="nil"/>
              <w:bottom w:val="single" w:sz="4" w:space="0" w:color="auto"/>
              <w:right w:val="single" w:sz="4" w:space="0" w:color="auto"/>
            </w:tcBorders>
            <w:shd w:val="clear" w:color="auto" w:fill="FFFFFF" w:themeFill="background1"/>
            <w:noWrap/>
            <w:vAlign w:val="center"/>
            <w:hideMark/>
          </w:tcPr>
          <w:p w14:paraId="4F034D98" w14:textId="17372042" w:rsidR="00AB5C65" w:rsidRPr="00AB5C65" w:rsidRDefault="00AB5C65" w:rsidP="00AB5C65">
            <w:pPr>
              <w:spacing w:after="0" w:line="240" w:lineRule="auto"/>
              <w:jc w:val="center"/>
              <w:rPr>
                <w:rFonts w:ascii="Calibri" w:eastAsia="Times New Roman" w:hAnsi="Calibri" w:cs="Calibri"/>
                <w:color w:val="000000"/>
                <w:kern w:val="0"/>
                <w:lang w:eastAsia="es-ES"/>
                <w14:ligatures w14:val="none"/>
              </w:rPr>
            </w:pPr>
            <w:r w:rsidRPr="00AB5C65">
              <w:rPr>
                <w:rFonts w:ascii="Calibri" w:eastAsia="Times New Roman" w:hAnsi="Calibri" w:cs="Calibri"/>
                <w:color w:val="000000"/>
                <w:kern w:val="0"/>
                <w:lang w:eastAsia="es-ES"/>
                <w14:ligatures w14:val="none"/>
              </w:rPr>
              <w:t>41.600,00 €</w:t>
            </w:r>
          </w:p>
        </w:tc>
      </w:tr>
      <w:tr w:rsidR="00AB5C65" w:rsidRPr="00AB5C65" w14:paraId="26E725D9" w14:textId="77777777" w:rsidTr="0010129E">
        <w:trPr>
          <w:trHeight w:val="236"/>
          <w:jc w:val="center"/>
        </w:trPr>
        <w:tc>
          <w:tcPr>
            <w:tcW w:w="1864" w:type="dxa"/>
            <w:tcBorders>
              <w:top w:val="nil"/>
              <w:left w:val="single" w:sz="4" w:space="0" w:color="auto"/>
              <w:bottom w:val="single" w:sz="4" w:space="0" w:color="auto"/>
              <w:right w:val="single" w:sz="4" w:space="0" w:color="auto"/>
            </w:tcBorders>
            <w:shd w:val="clear" w:color="auto" w:fill="FFFFFF" w:themeFill="background1"/>
            <w:noWrap/>
            <w:vAlign w:val="bottom"/>
            <w:hideMark/>
          </w:tcPr>
          <w:p w14:paraId="2FD2468B" w14:textId="77777777" w:rsidR="00AB5C65" w:rsidRPr="00AB5C65" w:rsidRDefault="00AB5C65" w:rsidP="00AB5C65">
            <w:pPr>
              <w:spacing w:after="0" w:line="240" w:lineRule="auto"/>
              <w:jc w:val="left"/>
              <w:rPr>
                <w:rFonts w:ascii="Calibri" w:eastAsia="Times New Roman" w:hAnsi="Calibri" w:cs="Calibri"/>
                <w:color w:val="000000"/>
                <w:kern w:val="0"/>
                <w:lang w:eastAsia="es-ES"/>
                <w14:ligatures w14:val="none"/>
              </w:rPr>
            </w:pPr>
            <w:r w:rsidRPr="00AB5C65">
              <w:rPr>
                <w:rFonts w:ascii="Calibri" w:eastAsia="Times New Roman" w:hAnsi="Calibri" w:cs="Calibri"/>
                <w:color w:val="000000"/>
                <w:kern w:val="0"/>
                <w:lang w:eastAsia="es-ES"/>
                <w14:ligatures w14:val="none"/>
              </w:rPr>
              <w:t>Desarrollador Senior</w:t>
            </w:r>
          </w:p>
        </w:tc>
        <w:tc>
          <w:tcPr>
            <w:tcW w:w="1574" w:type="dxa"/>
            <w:tcBorders>
              <w:top w:val="nil"/>
              <w:left w:val="nil"/>
              <w:bottom w:val="single" w:sz="4" w:space="0" w:color="auto"/>
              <w:right w:val="single" w:sz="4" w:space="0" w:color="auto"/>
            </w:tcBorders>
            <w:shd w:val="clear" w:color="auto" w:fill="FFFFFF" w:themeFill="background1"/>
            <w:noWrap/>
            <w:vAlign w:val="center"/>
            <w:hideMark/>
          </w:tcPr>
          <w:p w14:paraId="30E8FF7D" w14:textId="77777777" w:rsidR="00AB5C65" w:rsidRPr="00AB5C65" w:rsidRDefault="00AB5C65" w:rsidP="00AB5C65">
            <w:pPr>
              <w:spacing w:after="0" w:line="240" w:lineRule="auto"/>
              <w:jc w:val="center"/>
              <w:rPr>
                <w:rFonts w:ascii="Calibri" w:eastAsia="Times New Roman" w:hAnsi="Calibri" w:cs="Calibri"/>
                <w:color w:val="000000"/>
                <w:kern w:val="0"/>
                <w:lang w:eastAsia="es-ES"/>
                <w14:ligatures w14:val="none"/>
              </w:rPr>
            </w:pPr>
            <w:r w:rsidRPr="00AB5C65">
              <w:rPr>
                <w:rFonts w:ascii="Calibri" w:eastAsia="Times New Roman" w:hAnsi="Calibri" w:cs="Calibri"/>
                <w:color w:val="000000"/>
                <w:kern w:val="0"/>
                <w:lang w:eastAsia="es-ES"/>
                <w14:ligatures w14:val="none"/>
              </w:rPr>
              <w:t>2</w:t>
            </w:r>
          </w:p>
        </w:tc>
        <w:tc>
          <w:tcPr>
            <w:tcW w:w="1882" w:type="dxa"/>
            <w:tcBorders>
              <w:top w:val="nil"/>
              <w:left w:val="nil"/>
              <w:bottom w:val="single" w:sz="4" w:space="0" w:color="auto"/>
              <w:right w:val="single" w:sz="4" w:space="0" w:color="auto"/>
            </w:tcBorders>
            <w:shd w:val="clear" w:color="auto" w:fill="FFFFFF" w:themeFill="background1"/>
            <w:noWrap/>
            <w:vAlign w:val="center"/>
            <w:hideMark/>
          </w:tcPr>
          <w:p w14:paraId="759E32B4" w14:textId="19D04CE0" w:rsidR="00AB5C65" w:rsidRPr="00AB5C65" w:rsidRDefault="00AB5C65" w:rsidP="00AB5C65">
            <w:pPr>
              <w:spacing w:after="0" w:line="240" w:lineRule="auto"/>
              <w:jc w:val="center"/>
              <w:rPr>
                <w:rFonts w:ascii="Calibri" w:eastAsia="Times New Roman" w:hAnsi="Calibri" w:cs="Calibri"/>
                <w:color w:val="000000"/>
                <w:kern w:val="0"/>
                <w:lang w:eastAsia="es-ES"/>
                <w14:ligatures w14:val="none"/>
              </w:rPr>
            </w:pPr>
            <w:r w:rsidRPr="00AB5C65">
              <w:rPr>
                <w:rFonts w:ascii="Calibri" w:eastAsia="Times New Roman" w:hAnsi="Calibri" w:cs="Calibri"/>
                <w:color w:val="000000"/>
                <w:kern w:val="0"/>
                <w:lang w:eastAsia="es-ES"/>
                <w14:ligatures w14:val="none"/>
              </w:rPr>
              <w:t>30.000,00 €</w:t>
            </w:r>
          </w:p>
        </w:tc>
        <w:tc>
          <w:tcPr>
            <w:tcW w:w="1626" w:type="dxa"/>
            <w:tcBorders>
              <w:top w:val="nil"/>
              <w:left w:val="nil"/>
              <w:bottom w:val="single" w:sz="4" w:space="0" w:color="auto"/>
              <w:right w:val="single" w:sz="4" w:space="0" w:color="auto"/>
            </w:tcBorders>
            <w:shd w:val="clear" w:color="auto" w:fill="FFFFFF" w:themeFill="background1"/>
            <w:noWrap/>
            <w:vAlign w:val="center"/>
            <w:hideMark/>
          </w:tcPr>
          <w:p w14:paraId="510C0A7E" w14:textId="1BE6A3E9" w:rsidR="00AB5C65" w:rsidRPr="00AB5C65" w:rsidRDefault="00AB5C65" w:rsidP="00AB5C65">
            <w:pPr>
              <w:spacing w:after="0" w:line="240" w:lineRule="auto"/>
              <w:jc w:val="center"/>
              <w:rPr>
                <w:rFonts w:ascii="Calibri" w:eastAsia="Times New Roman" w:hAnsi="Calibri" w:cs="Calibri"/>
                <w:color w:val="000000"/>
                <w:kern w:val="0"/>
                <w:lang w:eastAsia="es-ES"/>
                <w14:ligatures w14:val="none"/>
              </w:rPr>
            </w:pPr>
            <w:r w:rsidRPr="00AB5C65">
              <w:rPr>
                <w:rFonts w:ascii="Calibri" w:eastAsia="Times New Roman" w:hAnsi="Calibri" w:cs="Calibri"/>
                <w:color w:val="000000"/>
                <w:kern w:val="0"/>
                <w:lang w:eastAsia="es-ES"/>
                <w14:ligatures w14:val="none"/>
              </w:rPr>
              <w:t>39.000,00 €</w:t>
            </w:r>
          </w:p>
        </w:tc>
        <w:tc>
          <w:tcPr>
            <w:tcW w:w="1697" w:type="dxa"/>
            <w:tcBorders>
              <w:top w:val="nil"/>
              <w:left w:val="nil"/>
              <w:bottom w:val="single" w:sz="4" w:space="0" w:color="auto"/>
              <w:right w:val="single" w:sz="4" w:space="0" w:color="auto"/>
            </w:tcBorders>
            <w:shd w:val="clear" w:color="auto" w:fill="FFFFFF" w:themeFill="background1"/>
            <w:noWrap/>
            <w:vAlign w:val="center"/>
            <w:hideMark/>
          </w:tcPr>
          <w:p w14:paraId="55FB5B37" w14:textId="59B766FE" w:rsidR="00AB5C65" w:rsidRPr="00AB5C65" w:rsidRDefault="00AB5C65" w:rsidP="00AB5C65">
            <w:pPr>
              <w:spacing w:after="0" w:line="240" w:lineRule="auto"/>
              <w:jc w:val="center"/>
              <w:rPr>
                <w:rFonts w:ascii="Calibri" w:eastAsia="Times New Roman" w:hAnsi="Calibri" w:cs="Calibri"/>
                <w:color w:val="000000"/>
                <w:kern w:val="0"/>
                <w:lang w:eastAsia="es-ES"/>
                <w14:ligatures w14:val="none"/>
              </w:rPr>
            </w:pPr>
            <w:r w:rsidRPr="00AB5C65">
              <w:rPr>
                <w:rFonts w:ascii="Calibri" w:eastAsia="Times New Roman" w:hAnsi="Calibri" w:cs="Calibri"/>
                <w:color w:val="000000"/>
                <w:kern w:val="0"/>
                <w:lang w:eastAsia="es-ES"/>
                <w14:ligatures w14:val="none"/>
              </w:rPr>
              <w:t>78.000,00 €</w:t>
            </w:r>
          </w:p>
        </w:tc>
      </w:tr>
      <w:tr w:rsidR="00AB5C65" w:rsidRPr="00AB5C65" w14:paraId="0D07D936" w14:textId="77777777" w:rsidTr="0010129E">
        <w:trPr>
          <w:trHeight w:val="236"/>
          <w:jc w:val="center"/>
        </w:trPr>
        <w:tc>
          <w:tcPr>
            <w:tcW w:w="1864" w:type="dxa"/>
            <w:tcBorders>
              <w:top w:val="nil"/>
              <w:left w:val="single" w:sz="4" w:space="0" w:color="auto"/>
              <w:bottom w:val="single" w:sz="4" w:space="0" w:color="auto"/>
              <w:right w:val="single" w:sz="4" w:space="0" w:color="auto"/>
            </w:tcBorders>
            <w:shd w:val="clear" w:color="auto" w:fill="FFFFFF" w:themeFill="background1"/>
            <w:noWrap/>
            <w:vAlign w:val="bottom"/>
            <w:hideMark/>
          </w:tcPr>
          <w:p w14:paraId="0CA3B9A5" w14:textId="77777777" w:rsidR="00AB5C65" w:rsidRPr="00AB5C65" w:rsidRDefault="00AB5C65" w:rsidP="00AB5C65">
            <w:pPr>
              <w:spacing w:after="0" w:line="240" w:lineRule="auto"/>
              <w:jc w:val="left"/>
              <w:rPr>
                <w:rFonts w:ascii="Calibri" w:eastAsia="Times New Roman" w:hAnsi="Calibri" w:cs="Calibri"/>
                <w:color w:val="000000"/>
                <w:kern w:val="0"/>
                <w:lang w:eastAsia="es-ES"/>
                <w14:ligatures w14:val="none"/>
              </w:rPr>
            </w:pPr>
            <w:r w:rsidRPr="00AB5C65">
              <w:rPr>
                <w:rFonts w:ascii="Calibri" w:eastAsia="Times New Roman" w:hAnsi="Calibri" w:cs="Calibri"/>
                <w:color w:val="000000"/>
                <w:kern w:val="0"/>
                <w:lang w:eastAsia="es-ES"/>
                <w14:ligatures w14:val="none"/>
              </w:rPr>
              <w:t>Desarrollador Junior</w:t>
            </w:r>
          </w:p>
        </w:tc>
        <w:tc>
          <w:tcPr>
            <w:tcW w:w="1574" w:type="dxa"/>
            <w:tcBorders>
              <w:top w:val="nil"/>
              <w:left w:val="nil"/>
              <w:bottom w:val="single" w:sz="4" w:space="0" w:color="auto"/>
              <w:right w:val="single" w:sz="4" w:space="0" w:color="auto"/>
            </w:tcBorders>
            <w:shd w:val="clear" w:color="auto" w:fill="FFFFFF" w:themeFill="background1"/>
            <w:noWrap/>
            <w:vAlign w:val="center"/>
            <w:hideMark/>
          </w:tcPr>
          <w:p w14:paraId="0015B12F" w14:textId="77777777" w:rsidR="00AB5C65" w:rsidRPr="00AB5C65" w:rsidRDefault="00AB5C65" w:rsidP="00AB5C65">
            <w:pPr>
              <w:spacing w:after="0" w:line="240" w:lineRule="auto"/>
              <w:jc w:val="center"/>
              <w:rPr>
                <w:rFonts w:ascii="Calibri" w:eastAsia="Times New Roman" w:hAnsi="Calibri" w:cs="Calibri"/>
                <w:color w:val="000000"/>
                <w:kern w:val="0"/>
                <w:lang w:eastAsia="es-ES"/>
                <w14:ligatures w14:val="none"/>
              </w:rPr>
            </w:pPr>
            <w:r w:rsidRPr="00AB5C65">
              <w:rPr>
                <w:rFonts w:ascii="Calibri" w:eastAsia="Times New Roman" w:hAnsi="Calibri" w:cs="Calibri"/>
                <w:color w:val="000000"/>
                <w:kern w:val="0"/>
                <w:lang w:eastAsia="es-ES"/>
                <w14:ligatures w14:val="none"/>
              </w:rPr>
              <w:t>2</w:t>
            </w:r>
          </w:p>
        </w:tc>
        <w:tc>
          <w:tcPr>
            <w:tcW w:w="1882" w:type="dxa"/>
            <w:tcBorders>
              <w:top w:val="nil"/>
              <w:left w:val="nil"/>
              <w:bottom w:val="single" w:sz="4" w:space="0" w:color="auto"/>
              <w:right w:val="single" w:sz="4" w:space="0" w:color="auto"/>
            </w:tcBorders>
            <w:shd w:val="clear" w:color="auto" w:fill="FFFFFF" w:themeFill="background1"/>
            <w:noWrap/>
            <w:vAlign w:val="center"/>
            <w:hideMark/>
          </w:tcPr>
          <w:p w14:paraId="5B3AFB10" w14:textId="7C2087A3" w:rsidR="00AB5C65" w:rsidRPr="00AB5C65" w:rsidRDefault="00AB5C65" w:rsidP="00AB5C65">
            <w:pPr>
              <w:spacing w:after="0" w:line="240" w:lineRule="auto"/>
              <w:jc w:val="center"/>
              <w:rPr>
                <w:rFonts w:ascii="Calibri" w:eastAsia="Times New Roman" w:hAnsi="Calibri" w:cs="Calibri"/>
                <w:color w:val="000000"/>
                <w:kern w:val="0"/>
                <w:lang w:eastAsia="es-ES"/>
                <w14:ligatures w14:val="none"/>
              </w:rPr>
            </w:pPr>
            <w:r w:rsidRPr="00AB5C65">
              <w:rPr>
                <w:rFonts w:ascii="Calibri" w:eastAsia="Times New Roman" w:hAnsi="Calibri" w:cs="Calibri"/>
                <w:color w:val="000000"/>
                <w:kern w:val="0"/>
                <w:lang w:eastAsia="es-ES"/>
                <w14:ligatures w14:val="none"/>
              </w:rPr>
              <w:t>25.200,00 €</w:t>
            </w:r>
          </w:p>
        </w:tc>
        <w:tc>
          <w:tcPr>
            <w:tcW w:w="1626" w:type="dxa"/>
            <w:tcBorders>
              <w:top w:val="nil"/>
              <w:left w:val="nil"/>
              <w:bottom w:val="single" w:sz="4" w:space="0" w:color="auto"/>
              <w:right w:val="single" w:sz="4" w:space="0" w:color="auto"/>
            </w:tcBorders>
            <w:shd w:val="clear" w:color="auto" w:fill="FFFFFF" w:themeFill="background1"/>
            <w:noWrap/>
            <w:vAlign w:val="center"/>
            <w:hideMark/>
          </w:tcPr>
          <w:p w14:paraId="00BE8E5A" w14:textId="353893BA" w:rsidR="00AB5C65" w:rsidRPr="00AB5C65" w:rsidRDefault="00AB5C65" w:rsidP="00AB5C65">
            <w:pPr>
              <w:spacing w:after="0" w:line="240" w:lineRule="auto"/>
              <w:jc w:val="center"/>
              <w:rPr>
                <w:rFonts w:ascii="Calibri" w:eastAsia="Times New Roman" w:hAnsi="Calibri" w:cs="Calibri"/>
                <w:color w:val="000000"/>
                <w:kern w:val="0"/>
                <w:lang w:eastAsia="es-ES"/>
                <w14:ligatures w14:val="none"/>
              </w:rPr>
            </w:pPr>
            <w:r w:rsidRPr="00AB5C65">
              <w:rPr>
                <w:rFonts w:ascii="Calibri" w:eastAsia="Times New Roman" w:hAnsi="Calibri" w:cs="Calibri"/>
                <w:color w:val="000000"/>
                <w:kern w:val="0"/>
                <w:lang w:eastAsia="es-ES"/>
                <w14:ligatures w14:val="none"/>
              </w:rPr>
              <w:t>32.760,00 €</w:t>
            </w:r>
          </w:p>
        </w:tc>
        <w:tc>
          <w:tcPr>
            <w:tcW w:w="1697" w:type="dxa"/>
            <w:tcBorders>
              <w:top w:val="nil"/>
              <w:left w:val="nil"/>
              <w:bottom w:val="single" w:sz="4" w:space="0" w:color="auto"/>
              <w:right w:val="single" w:sz="4" w:space="0" w:color="auto"/>
            </w:tcBorders>
            <w:shd w:val="clear" w:color="auto" w:fill="FFFFFF" w:themeFill="background1"/>
            <w:noWrap/>
            <w:vAlign w:val="center"/>
            <w:hideMark/>
          </w:tcPr>
          <w:p w14:paraId="2967C546" w14:textId="3D6A63AC" w:rsidR="00AB5C65" w:rsidRPr="00AB5C65" w:rsidRDefault="00AB5C65" w:rsidP="00AB5C65">
            <w:pPr>
              <w:spacing w:after="0" w:line="240" w:lineRule="auto"/>
              <w:jc w:val="center"/>
              <w:rPr>
                <w:rFonts w:ascii="Calibri" w:eastAsia="Times New Roman" w:hAnsi="Calibri" w:cs="Calibri"/>
                <w:color w:val="000000"/>
                <w:kern w:val="0"/>
                <w:lang w:eastAsia="es-ES"/>
                <w14:ligatures w14:val="none"/>
              </w:rPr>
            </w:pPr>
            <w:r w:rsidRPr="00AB5C65">
              <w:rPr>
                <w:rFonts w:ascii="Calibri" w:eastAsia="Times New Roman" w:hAnsi="Calibri" w:cs="Calibri"/>
                <w:color w:val="000000"/>
                <w:kern w:val="0"/>
                <w:lang w:eastAsia="es-ES"/>
                <w14:ligatures w14:val="none"/>
              </w:rPr>
              <w:t>65.520,00 €</w:t>
            </w:r>
          </w:p>
        </w:tc>
      </w:tr>
      <w:tr w:rsidR="00AB5C65" w:rsidRPr="00AB5C65" w14:paraId="6B6B6429" w14:textId="77777777" w:rsidTr="0010129E">
        <w:trPr>
          <w:trHeight w:val="236"/>
          <w:jc w:val="center"/>
        </w:trPr>
        <w:tc>
          <w:tcPr>
            <w:tcW w:w="1864" w:type="dxa"/>
            <w:tcBorders>
              <w:top w:val="nil"/>
              <w:left w:val="single" w:sz="4" w:space="0" w:color="auto"/>
              <w:bottom w:val="single" w:sz="4" w:space="0" w:color="auto"/>
              <w:right w:val="single" w:sz="4" w:space="0" w:color="auto"/>
            </w:tcBorders>
            <w:shd w:val="clear" w:color="auto" w:fill="FFFFFF" w:themeFill="background1"/>
            <w:noWrap/>
            <w:vAlign w:val="bottom"/>
            <w:hideMark/>
          </w:tcPr>
          <w:p w14:paraId="0124B63D" w14:textId="77777777" w:rsidR="00AB5C65" w:rsidRPr="00AB5C65" w:rsidRDefault="00AB5C65" w:rsidP="00AB5C65">
            <w:pPr>
              <w:spacing w:after="0" w:line="240" w:lineRule="auto"/>
              <w:jc w:val="left"/>
              <w:rPr>
                <w:rFonts w:ascii="Calibri" w:eastAsia="Times New Roman" w:hAnsi="Calibri" w:cs="Calibri"/>
                <w:color w:val="000000"/>
                <w:kern w:val="0"/>
                <w:lang w:eastAsia="es-ES"/>
                <w14:ligatures w14:val="none"/>
              </w:rPr>
            </w:pPr>
            <w:r w:rsidRPr="00AB5C65">
              <w:rPr>
                <w:rFonts w:ascii="Calibri" w:eastAsia="Times New Roman" w:hAnsi="Calibri" w:cs="Calibri"/>
                <w:color w:val="000000"/>
                <w:kern w:val="0"/>
                <w:lang w:eastAsia="es-ES"/>
                <w14:ligatures w14:val="none"/>
              </w:rPr>
              <w:t>Tester</w:t>
            </w:r>
          </w:p>
        </w:tc>
        <w:tc>
          <w:tcPr>
            <w:tcW w:w="1574" w:type="dxa"/>
            <w:tcBorders>
              <w:top w:val="nil"/>
              <w:left w:val="nil"/>
              <w:bottom w:val="single" w:sz="4" w:space="0" w:color="auto"/>
              <w:right w:val="single" w:sz="4" w:space="0" w:color="auto"/>
            </w:tcBorders>
            <w:shd w:val="clear" w:color="auto" w:fill="FFFFFF" w:themeFill="background1"/>
            <w:noWrap/>
            <w:vAlign w:val="center"/>
            <w:hideMark/>
          </w:tcPr>
          <w:p w14:paraId="786FF42C" w14:textId="77777777" w:rsidR="00AB5C65" w:rsidRPr="00AB5C65" w:rsidRDefault="00AB5C65" w:rsidP="00AB5C65">
            <w:pPr>
              <w:spacing w:after="0" w:line="240" w:lineRule="auto"/>
              <w:jc w:val="center"/>
              <w:rPr>
                <w:rFonts w:ascii="Calibri" w:eastAsia="Times New Roman" w:hAnsi="Calibri" w:cs="Calibri"/>
                <w:color w:val="000000"/>
                <w:kern w:val="0"/>
                <w:lang w:eastAsia="es-ES"/>
                <w14:ligatures w14:val="none"/>
              </w:rPr>
            </w:pPr>
            <w:r w:rsidRPr="00AB5C65">
              <w:rPr>
                <w:rFonts w:ascii="Calibri" w:eastAsia="Times New Roman" w:hAnsi="Calibri" w:cs="Calibri"/>
                <w:color w:val="000000"/>
                <w:kern w:val="0"/>
                <w:lang w:eastAsia="es-ES"/>
                <w14:ligatures w14:val="none"/>
              </w:rPr>
              <w:t>1</w:t>
            </w:r>
          </w:p>
        </w:tc>
        <w:tc>
          <w:tcPr>
            <w:tcW w:w="1882" w:type="dxa"/>
            <w:tcBorders>
              <w:top w:val="nil"/>
              <w:left w:val="nil"/>
              <w:bottom w:val="single" w:sz="4" w:space="0" w:color="auto"/>
              <w:right w:val="single" w:sz="4" w:space="0" w:color="auto"/>
            </w:tcBorders>
            <w:shd w:val="clear" w:color="auto" w:fill="FFFFFF" w:themeFill="background1"/>
            <w:noWrap/>
            <w:vAlign w:val="center"/>
            <w:hideMark/>
          </w:tcPr>
          <w:p w14:paraId="79F73268" w14:textId="5551F362" w:rsidR="00AB5C65" w:rsidRPr="00AB5C65" w:rsidRDefault="00AB5C65" w:rsidP="00AB5C65">
            <w:pPr>
              <w:spacing w:after="0" w:line="240" w:lineRule="auto"/>
              <w:jc w:val="center"/>
              <w:rPr>
                <w:rFonts w:ascii="Calibri" w:eastAsia="Times New Roman" w:hAnsi="Calibri" w:cs="Calibri"/>
                <w:color w:val="000000"/>
                <w:kern w:val="0"/>
                <w:lang w:eastAsia="es-ES"/>
                <w14:ligatures w14:val="none"/>
              </w:rPr>
            </w:pPr>
            <w:r w:rsidRPr="00AB5C65">
              <w:rPr>
                <w:rFonts w:ascii="Calibri" w:eastAsia="Times New Roman" w:hAnsi="Calibri" w:cs="Calibri"/>
                <w:color w:val="000000"/>
                <w:kern w:val="0"/>
                <w:lang w:eastAsia="es-ES"/>
                <w14:ligatures w14:val="none"/>
              </w:rPr>
              <w:t>26.025,00 €</w:t>
            </w:r>
          </w:p>
        </w:tc>
        <w:tc>
          <w:tcPr>
            <w:tcW w:w="1626" w:type="dxa"/>
            <w:tcBorders>
              <w:top w:val="nil"/>
              <w:left w:val="nil"/>
              <w:bottom w:val="single" w:sz="4" w:space="0" w:color="auto"/>
              <w:right w:val="single" w:sz="4" w:space="0" w:color="auto"/>
            </w:tcBorders>
            <w:shd w:val="clear" w:color="auto" w:fill="FFFFFF" w:themeFill="background1"/>
            <w:noWrap/>
            <w:vAlign w:val="center"/>
            <w:hideMark/>
          </w:tcPr>
          <w:p w14:paraId="1B55BB7E" w14:textId="560AE706" w:rsidR="00AB5C65" w:rsidRPr="00AB5C65" w:rsidRDefault="00AB5C65" w:rsidP="00AB5C65">
            <w:pPr>
              <w:spacing w:after="0" w:line="240" w:lineRule="auto"/>
              <w:jc w:val="center"/>
              <w:rPr>
                <w:rFonts w:ascii="Calibri" w:eastAsia="Times New Roman" w:hAnsi="Calibri" w:cs="Calibri"/>
                <w:color w:val="000000"/>
                <w:kern w:val="0"/>
                <w:lang w:eastAsia="es-ES"/>
                <w14:ligatures w14:val="none"/>
              </w:rPr>
            </w:pPr>
            <w:r w:rsidRPr="00AB5C65">
              <w:rPr>
                <w:rFonts w:ascii="Calibri" w:eastAsia="Times New Roman" w:hAnsi="Calibri" w:cs="Calibri"/>
                <w:color w:val="000000"/>
                <w:kern w:val="0"/>
                <w:lang w:eastAsia="es-ES"/>
                <w14:ligatures w14:val="none"/>
              </w:rPr>
              <w:t>33.832,50 €</w:t>
            </w:r>
          </w:p>
        </w:tc>
        <w:tc>
          <w:tcPr>
            <w:tcW w:w="1697" w:type="dxa"/>
            <w:tcBorders>
              <w:top w:val="nil"/>
              <w:left w:val="nil"/>
              <w:bottom w:val="single" w:sz="4" w:space="0" w:color="auto"/>
              <w:right w:val="single" w:sz="4" w:space="0" w:color="auto"/>
            </w:tcBorders>
            <w:shd w:val="clear" w:color="auto" w:fill="FFFFFF" w:themeFill="background1"/>
            <w:noWrap/>
            <w:vAlign w:val="center"/>
            <w:hideMark/>
          </w:tcPr>
          <w:p w14:paraId="4306800E" w14:textId="6D421503" w:rsidR="00AB5C65" w:rsidRPr="00AB5C65" w:rsidRDefault="00AB5C65" w:rsidP="00AB5C65">
            <w:pPr>
              <w:spacing w:after="0" w:line="240" w:lineRule="auto"/>
              <w:jc w:val="center"/>
              <w:rPr>
                <w:rFonts w:ascii="Calibri" w:eastAsia="Times New Roman" w:hAnsi="Calibri" w:cs="Calibri"/>
                <w:color w:val="000000"/>
                <w:kern w:val="0"/>
                <w:lang w:eastAsia="es-ES"/>
                <w14:ligatures w14:val="none"/>
              </w:rPr>
            </w:pPr>
            <w:r w:rsidRPr="00AB5C65">
              <w:rPr>
                <w:rFonts w:ascii="Calibri" w:eastAsia="Times New Roman" w:hAnsi="Calibri" w:cs="Calibri"/>
                <w:color w:val="000000"/>
                <w:kern w:val="0"/>
                <w:lang w:eastAsia="es-ES"/>
                <w14:ligatures w14:val="none"/>
              </w:rPr>
              <w:t>33.832,50 €</w:t>
            </w:r>
          </w:p>
        </w:tc>
      </w:tr>
      <w:tr w:rsidR="00AB5C65" w:rsidRPr="00AB5C65" w14:paraId="577BCA7B" w14:textId="77777777" w:rsidTr="0010129E">
        <w:trPr>
          <w:trHeight w:val="236"/>
          <w:jc w:val="center"/>
        </w:trPr>
        <w:tc>
          <w:tcPr>
            <w:tcW w:w="1864" w:type="dxa"/>
            <w:tcBorders>
              <w:top w:val="nil"/>
              <w:left w:val="single" w:sz="4" w:space="0" w:color="auto"/>
              <w:bottom w:val="single" w:sz="4" w:space="0" w:color="auto"/>
              <w:right w:val="single" w:sz="4" w:space="0" w:color="auto"/>
            </w:tcBorders>
            <w:shd w:val="clear" w:color="auto" w:fill="FFFFFF" w:themeFill="background1"/>
            <w:noWrap/>
            <w:vAlign w:val="bottom"/>
            <w:hideMark/>
          </w:tcPr>
          <w:p w14:paraId="11EE7940" w14:textId="77777777" w:rsidR="00AB5C65" w:rsidRPr="00AB5C65" w:rsidRDefault="00AB5C65" w:rsidP="00AB5C65">
            <w:pPr>
              <w:spacing w:after="0" w:line="240" w:lineRule="auto"/>
              <w:jc w:val="left"/>
              <w:rPr>
                <w:rFonts w:ascii="Calibri" w:eastAsia="Times New Roman" w:hAnsi="Calibri" w:cs="Calibri"/>
                <w:color w:val="000000"/>
                <w:kern w:val="0"/>
                <w:lang w:eastAsia="es-ES"/>
                <w14:ligatures w14:val="none"/>
              </w:rPr>
            </w:pPr>
            <w:r w:rsidRPr="00AB5C65">
              <w:rPr>
                <w:rFonts w:ascii="Calibri" w:eastAsia="Times New Roman" w:hAnsi="Calibri" w:cs="Calibri"/>
                <w:color w:val="000000"/>
                <w:kern w:val="0"/>
                <w:lang w:eastAsia="es-ES"/>
                <w14:ligatures w14:val="none"/>
              </w:rPr>
              <w:t>Responsable y administrador de sistemas</w:t>
            </w:r>
          </w:p>
        </w:tc>
        <w:tc>
          <w:tcPr>
            <w:tcW w:w="1574" w:type="dxa"/>
            <w:tcBorders>
              <w:top w:val="nil"/>
              <w:left w:val="nil"/>
              <w:bottom w:val="single" w:sz="4" w:space="0" w:color="auto"/>
              <w:right w:val="single" w:sz="4" w:space="0" w:color="auto"/>
            </w:tcBorders>
            <w:shd w:val="clear" w:color="auto" w:fill="FFFFFF" w:themeFill="background1"/>
            <w:noWrap/>
            <w:vAlign w:val="center"/>
            <w:hideMark/>
          </w:tcPr>
          <w:p w14:paraId="04AE4593" w14:textId="77777777" w:rsidR="00AB5C65" w:rsidRPr="00AB5C65" w:rsidRDefault="00AB5C65" w:rsidP="00AB5C65">
            <w:pPr>
              <w:spacing w:after="0" w:line="240" w:lineRule="auto"/>
              <w:jc w:val="center"/>
              <w:rPr>
                <w:rFonts w:ascii="Calibri" w:eastAsia="Times New Roman" w:hAnsi="Calibri" w:cs="Calibri"/>
                <w:color w:val="000000"/>
                <w:kern w:val="0"/>
                <w:lang w:eastAsia="es-ES"/>
                <w14:ligatures w14:val="none"/>
              </w:rPr>
            </w:pPr>
            <w:r w:rsidRPr="00AB5C65">
              <w:rPr>
                <w:rFonts w:ascii="Calibri" w:eastAsia="Times New Roman" w:hAnsi="Calibri" w:cs="Calibri"/>
                <w:color w:val="000000"/>
                <w:kern w:val="0"/>
                <w:lang w:eastAsia="es-ES"/>
                <w14:ligatures w14:val="none"/>
              </w:rPr>
              <w:t>1</w:t>
            </w:r>
          </w:p>
        </w:tc>
        <w:tc>
          <w:tcPr>
            <w:tcW w:w="1882" w:type="dxa"/>
            <w:tcBorders>
              <w:top w:val="nil"/>
              <w:left w:val="nil"/>
              <w:bottom w:val="single" w:sz="4" w:space="0" w:color="auto"/>
              <w:right w:val="single" w:sz="4" w:space="0" w:color="auto"/>
            </w:tcBorders>
            <w:shd w:val="clear" w:color="auto" w:fill="FFFFFF" w:themeFill="background1"/>
            <w:noWrap/>
            <w:vAlign w:val="center"/>
            <w:hideMark/>
          </w:tcPr>
          <w:p w14:paraId="2CAFCA28" w14:textId="2A00638C" w:rsidR="00AB5C65" w:rsidRPr="00AB5C65" w:rsidRDefault="00AB5C65" w:rsidP="00AB5C65">
            <w:pPr>
              <w:spacing w:after="0" w:line="240" w:lineRule="auto"/>
              <w:jc w:val="center"/>
              <w:rPr>
                <w:rFonts w:ascii="Calibri" w:eastAsia="Times New Roman" w:hAnsi="Calibri" w:cs="Calibri"/>
                <w:color w:val="000000"/>
                <w:kern w:val="0"/>
                <w:lang w:eastAsia="es-ES"/>
                <w14:ligatures w14:val="none"/>
              </w:rPr>
            </w:pPr>
            <w:r w:rsidRPr="00AB5C65">
              <w:rPr>
                <w:rFonts w:ascii="Calibri" w:eastAsia="Times New Roman" w:hAnsi="Calibri" w:cs="Calibri"/>
                <w:color w:val="000000"/>
                <w:kern w:val="0"/>
                <w:lang w:eastAsia="es-ES"/>
                <w14:ligatures w14:val="none"/>
              </w:rPr>
              <w:t>27.103,00 €</w:t>
            </w:r>
          </w:p>
        </w:tc>
        <w:tc>
          <w:tcPr>
            <w:tcW w:w="1626" w:type="dxa"/>
            <w:tcBorders>
              <w:top w:val="nil"/>
              <w:left w:val="nil"/>
              <w:bottom w:val="single" w:sz="4" w:space="0" w:color="auto"/>
              <w:right w:val="single" w:sz="4" w:space="0" w:color="auto"/>
            </w:tcBorders>
            <w:shd w:val="clear" w:color="auto" w:fill="FFFFFF" w:themeFill="background1"/>
            <w:noWrap/>
            <w:vAlign w:val="center"/>
            <w:hideMark/>
          </w:tcPr>
          <w:p w14:paraId="6EEB2B62" w14:textId="1BD88901" w:rsidR="00AB5C65" w:rsidRPr="00AB5C65" w:rsidRDefault="00AB5C65" w:rsidP="00AB5C65">
            <w:pPr>
              <w:spacing w:after="0" w:line="240" w:lineRule="auto"/>
              <w:jc w:val="center"/>
              <w:rPr>
                <w:rFonts w:ascii="Calibri" w:eastAsia="Times New Roman" w:hAnsi="Calibri" w:cs="Calibri"/>
                <w:color w:val="000000"/>
                <w:kern w:val="0"/>
                <w:lang w:eastAsia="es-ES"/>
                <w14:ligatures w14:val="none"/>
              </w:rPr>
            </w:pPr>
            <w:r w:rsidRPr="00AB5C65">
              <w:rPr>
                <w:rFonts w:ascii="Calibri" w:eastAsia="Times New Roman" w:hAnsi="Calibri" w:cs="Calibri"/>
                <w:color w:val="000000"/>
                <w:kern w:val="0"/>
                <w:lang w:eastAsia="es-ES"/>
                <w14:ligatures w14:val="none"/>
              </w:rPr>
              <w:t>35.233,90 €</w:t>
            </w:r>
          </w:p>
        </w:tc>
        <w:tc>
          <w:tcPr>
            <w:tcW w:w="1697" w:type="dxa"/>
            <w:tcBorders>
              <w:top w:val="nil"/>
              <w:left w:val="nil"/>
              <w:bottom w:val="single" w:sz="4" w:space="0" w:color="auto"/>
              <w:right w:val="single" w:sz="4" w:space="0" w:color="auto"/>
            </w:tcBorders>
            <w:shd w:val="clear" w:color="auto" w:fill="FFFFFF" w:themeFill="background1"/>
            <w:noWrap/>
            <w:vAlign w:val="center"/>
            <w:hideMark/>
          </w:tcPr>
          <w:p w14:paraId="4EEC3A0C" w14:textId="4A7B15A7" w:rsidR="00AB5C65" w:rsidRPr="00AB5C65" w:rsidRDefault="00AB5C65" w:rsidP="00AB5C65">
            <w:pPr>
              <w:spacing w:after="0" w:line="240" w:lineRule="auto"/>
              <w:jc w:val="center"/>
              <w:rPr>
                <w:rFonts w:ascii="Calibri" w:eastAsia="Times New Roman" w:hAnsi="Calibri" w:cs="Calibri"/>
                <w:color w:val="000000"/>
                <w:kern w:val="0"/>
                <w:lang w:eastAsia="es-ES"/>
                <w14:ligatures w14:val="none"/>
              </w:rPr>
            </w:pPr>
            <w:r w:rsidRPr="00AB5C65">
              <w:rPr>
                <w:rFonts w:ascii="Calibri" w:eastAsia="Times New Roman" w:hAnsi="Calibri" w:cs="Calibri"/>
                <w:color w:val="000000"/>
                <w:kern w:val="0"/>
                <w:lang w:eastAsia="es-ES"/>
                <w14:ligatures w14:val="none"/>
              </w:rPr>
              <w:t>35.233,90 €</w:t>
            </w:r>
          </w:p>
        </w:tc>
      </w:tr>
      <w:tr w:rsidR="00AB5C65" w:rsidRPr="00AB5C65" w14:paraId="651FC13D" w14:textId="77777777" w:rsidTr="0035083D">
        <w:trPr>
          <w:trHeight w:val="236"/>
          <w:jc w:val="center"/>
        </w:trPr>
        <w:tc>
          <w:tcPr>
            <w:tcW w:w="8643" w:type="dxa"/>
            <w:gridSpan w:val="5"/>
            <w:tcBorders>
              <w:top w:val="single" w:sz="4" w:space="0" w:color="auto"/>
              <w:left w:val="single" w:sz="4" w:space="0" w:color="auto"/>
              <w:bottom w:val="single" w:sz="4" w:space="0" w:color="auto"/>
              <w:right w:val="single" w:sz="4" w:space="0" w:color="000000"/>
            </w:tcBorders>
            <w:shd w:val="clear" w:color="000000" w:fill="AEAAAA"/>
            <w:noWrap/>
            <w:vAlign w:val="bottom"/>
            <w:hideMark/>
          </w:tcPr>
          <w:p w14:paraId="4313AEA5" w14:textId="77777777" w:rsidR="00AB5C65" w:rsidRPr="00AB5C65" w:rsidRDefault="00AB5C65" w:rsidP="00AB5C65">
            <w:pPr>
              <w:spacing w:after="0" w:line="240" w:lineRule="auto"/>
              <w:jc w:val="center"/>
              <w:rPr>
                <w:rFonts w:ascii="Calibri" w:eastAsia="Times New Roman" w:hAnsi="Calibri" w:cs="Calibri"/>
                <w:color w:val="000000"/>
                <w:kern w:val="0"/>
                <w:lang w:eastAsia="es-ES"/>
                <w14:ligatures w14:val="none"/>
              </w:rPr>
            </w:pPr>
            <w:r w:rsidRPr="00AB5C65">
              <w:rPr>
                <w:rFonts w:ascii="Calibri" w:eastAsia="Times New Roman" w:hAnsi="Calibri" w:cs="Calibri"/>
                <w:color w:val="000000"/>
                <w:kern w:val="0"/>
                <w:lang w:eastAsia="es-ES"/>
                <w14:ligatures w14:val="none"/>
              </w:rPr>
              <w:t> </w:t>
            </w:r>
          </w:p>
        </w:tc>
      </w:tr>
      <w:tr w:rsidR="00AB5C65" w:rsidRPr="00691FCB" w14:paraId="458AAB2B" w14:textId="77777777" w:rsidTr="0035083D">
        <w:trPr>
          <w:trHeight w:val="236"/>
          <w:jc w:val="center"/>
        </w:trPr>
        <w:tc>
          <w:tcPr>
            <w:tcW w:w="1864" w:type="dxa"/>
            <w:tcBorders>
              <w:top w:val="nil"/>
              <w:left w:val="single" w:sz="4" w:space="0" w:color="auto"/>
              <w:bottom w:val="single" w:sz="4" w:space="0" w:color="auto"/>
              <w:right w:val="single" w:sz="4" w:space="0" w:color="auto"/>
            </w:tcBorders>
            <w:shd w:val="clear" w:color="000000" w:fill="E7E6E6"/>
            <w:noWrap/>
            <w:vAlign w:val="bottom"/>
            <w:hideMark/>
          </w:tcPr>
          <w:p w14:paraId="0E451E13" w14:textId="77777777" w:rsidR="00AB5C65" w:rsidRPr="00AB5C65" w:rsidRDefault="00AB5C65" w:rsidP="00AB5C65">
            <w:pPr>
              <w:spacing w:after="0" w:line="240" w:lineRule="auto"/>
              <w:jc w:val="left"/>
              <w:rPr>
                <w:rFonts w:ascii="Calibri" w:eastAsia="Times New Roman" w:hAnsi="Calibri" w:cs="Calibri"/>
                <w:b/>
                <w:bCs/>
                <w:color w:val="000000"/>
                <w:kern w:val="0"/>
                <w:lang w:eastAsia="es-ES"/>
                <w14:ligatures w14:val="none"/>
              </w:rPr>
            </w:pPr>
            <w:r w:rsidRPr="00AB5C65">
              <w:rPr>
                <w:rFonts w:ascii="Calibri" w:eastAsia="Times New Roman" w:hAnsi="Calibri" w:cs="Calibri"/>
                <w:b/>
                <w:bCs/>
                <w:color w:val="000000"/>
                <w:kern w:val="0"/>
                <w:lang w:eastAsia="es-ES"/>
                <w14:ligatures w14:val="none"/>
              </w:rPr>
              <w:t>TOTAL</w:t>
            </w:r>
          </w:p>
        </w:tc>
        <w:tc>
          <w:tcPr>
            <w:tcW w:w="1574" w:type="dxa"/>
            <w:tcBorders>
              <w:top w:val="nil"/>
              <w:left w:val="nil"/>
              <w:bottom w:val="single" w:sz="4" w:space="0" w:color="auto"/>
              <w:right w:val="single" w:sz="4" w:space="0" w:color="auto"/>
            </w:tcBorders>
            <w:shd w:val="clear" w:color="000000" w:fill="E7E6E6"/>
            <w:noWrap/>
            <w:vAlign w:val="center"/>
            <w:hideMark/>
          </w:tcPr>
          <w:p w14:paraId="0C9F7B5F" w14:textId="77777777" w:rsidR="00AB5C65" w:rsidRPr="00AB5C65" w:rsidRDefault="00AB5C65" w:rsidP="00AB5C65">
            <w:pPr>
              <w:spacing w:after="0" w:line="240" w:lineRule="auto"/>
              <w:jc w:val="center"/>
              <w:rPr>
                <w:rFonts w:ascii="Calibri" w:eastAsia="Times New Roman" w:hAnsi="Calibri" w:cs="Calibri"/>
                <w:b/>
                <w:bCs/>
                <w:color w:val="000000"/>
                <w:kern w:val="0"/>
                <w:lang w:eastAsia="es-ES"/>
                <w14:ligatures w14:val="none"/>
              </w:rPr>
            </w:pPr>
            <w:r w:rsidRPr="00AB5C65">
              <w:rPr>
                <w:rFonts w:ascii="Calibri" w:eastAsia="Times New Roman" w:hAnsi="Calibri" w:cs="Calibri"/>
                <w:b/>
                <w:bCs/>
                <w:color w:val="000000"/>
                <w:kern w:val="0"/>
                <w:lang w:eastAsia="es-ES"/>
                <w14:ligatures w14:val="none"/>
              </w:rPr>
              <w:t>14</w:t>
            </w:r>
          </w:p>
        </w:tc>
        <w:tc>
          <w:tcPr>
            <w:tcW w:w="1882" w:type="dxa"/>
            <w:tcBorders>
              <w:top w:val="nil"/>
              <w:left w:val="nil"/>
              <w:bottom w:val="single" w:sz="4" w:space="0" w:color="auto"/>
              <w:right w:val="single" w:sz="4" w:space="0" w:color="auto"/>
            </w:tcBorders>
            <w:shd w:val="clear" w:color="000000" w:fill="E7E6E6"/>
            <w:noWrap/>
            <w:vAlign w:val="center"/>
            <w:hideMark/>
          </w:tcPr>
          <w:p w14:paraId="5D4CB564" w14:textId="6BF4D8AA" w:rsidR="00AB5C65" w:rsidRPr="00AB5C65" w:rsidRDefault="00AB5C65" w:rsidP="00AB5C65">
            <w:pPr>
              <w:spacing w:after="0" w:line="240" w:lineRule="auto"/>
              <w:jc w:val="center"/>
              <w:rPr>
                <w:rFonts w:ascii="Calibri" w:eastAsia="Times New Roman" w:hAnsi="Calibri" w:cs="Calibri"/>
                <w:b/>
                <w:bCs/>
                <w:color w:val="000000"/>
                <w:kern w:val="0"/>
                <w:lang w:eastAsia="es-ES"/>
                <w14:ligatures w14:val="none"/>
              </w:rPr>
            </w:pPr>
          </w:p>
        </w:tc>
        <w:tc>
          <w:tcPr>
            <w:tcW w:w="1626" w:type="dxa"/>
            <w:tcBorders>
              <w:top w:val="nil"/>
              <w:left w:val="nil"/>
              <w:bottom w:val="single" w:sz="4" w:space="0" w:color="auto"/>
              <w:right w:val="single" w:sz="4" w:space="0" w:color="auto"/>
            </w:tcBorders>
            <w:shd w:val="clear" w:color="000000" w:fill="E7E6E6"/>
            <w:noWrap/>
            <w:vAlign w:val="center"/>
            <w:hideMark/>
          </w:tcPr>
          <w:p w14:paraId="62D79AE9" w14:textId="2B28E6B9" w:rsidR="00AB5C65" w:rsidRPr="00AB5C65" w:rsidRDefault="00AB5C65" w:rsidP="00AB5C65">
            <w:pPr>
              <w:spacing w:after="0" w:line="240" w:lineRule="auto"/>
              <w:jc w:val="center"/>
              <w:rPr>
                <w:rFonts w:ascii="Calibri" w:eastAsia="Times New Roman" w:hAnsi="Calibri" w:cs="Calibri"/>
                <w:b/>
                <w:bCs/>
                <w:color w:val="000000"/>
                <w:kern w:val="0"/>
                <w:lang w:eastAsia="es-ES"/>
                <w14:ligatures w14:val="none"/>
              </w:rPr>
            </w:pPr>
          </w:p>
        </w:tc>
        <w:tc>
          <w:tcPr>
            <w:tcW w:w="1697" w:type="dxa"/>
            <w:tcBorders>
              <w:top w:val="nil"/>
              <w:left w:val="nil"/>
              <w:bottom w:val="single" w:sz="4" w:space="0" w:color="auto"/>
              <w:right w:val="single" w:sz="4" w:space="0" w:color="auto"/>
            </w:tcBorders>
            <w:shd w:val="clear" w:color="000000" w:fill="E7E6E6"/>
            <w:noWrap/>
            <w:vAlign w:val="center"/>
            <w:hideMark/>
          </w:tcPr>
          <w:p w14:paraId="045ED7D5" w14:textId="2AE7F94C" w:rsidR="00AB5C65" w:rsidRPr="00AB5C65" w:rsidRDefault="00AB5C65" w:rsidP="00AB5C65">
            <w:pPr>
              <w:keepNext/>
              <w:spacing w:after="0" w:line="240" w:lineRule="auto"/>
              <w:jc w:val="center"/>
              <w:rPr>
                <w:rFonts w:ascii="Calibri" w:eastAsia="Times New Roman" w:hAnsi="Calibri" w:cs="Calibri"/>
                <w:b/>
                <w:bCs/>
                <w:color w:val="000000"/>
                <w:kern w:val="0"/>
                <w:lang w:eastAsia="es-ES"/>
                <w14:ligatures w14:val="none"/>
              </w:rPr>
            </w:pPr>
            <w:r w:rsidRPr="00AB5C65">
              <w:rPr>
                <w:rFonts w:ascii="Calibri" w:eastAsia="Times New Roman" w:hAnsi="Calibri" w:cs="Calibri"/>
                <w:b/>
                <w:bCs/>
                <w:color w:val="000000"/>
                <w:kern w:val="0"/>
                <w:lang w:eastAsia="es-ES"/>
                <w14:ligatures w14:val="none"/>
              </w:rPr>
              <w:t>569.348,00 €</w:t>
            </w:r>
          </w:p>
        </w:tc>
      </w:tr>
    </w:tbl>
    <w:p w14:paraId="002B8ADA" w14:textId="0CAF3603" w:rsidR="00167D32" w:rsidRDefault="00AB5C65" w:rsidP="00AB5C65">
      <w:pPr>
        <w:pStyle w:val="CitadeTablas"/>
      </w:pPr>
      <w:bookmarkStart w:id="730" w:name="_Ref164343131"/>
      <w:bookmarkStart w:id="731" w:name="_Toc165126464"/>
      <w:r>
        <w:t>Definición de la empresa - Roles y personal</w:t>
      </w:r>
      <w:bookmarkEnd w:id="730"/>
      <w:bookmarkEnd w:id="731"/>
    </w:p>
    <w:p w14:paraId="616CB897" w14:textId="77777777" w:rsidR="005160E3" w:rsidRDefault="005160E3">
      <w:pPr>
        <w:jc w:val="left"/>
        <w:rPr>
          <w:rFonts w:asciiTheme="majorHAnsi" w:eastAsiaTheme="majorEastAsia" w:hAnsiTheme="majorHAnsi" w:cstheme="majorBidi"/>
          <w:iCs/>
          <w:color w:val="000000" w:themeColor="text1"/>
        </w:rPr>
      </w:pPr>
      <w:r>
        <w:br w:type="page"/>
      </w:r>
    </w:p>
    <w:p w14:paraId="232D3F76" w14:textId="6C7862A1" w:rsidR="00027622" w:rsidRDefault="00027622" w:rsidP="00027622">
      <w:pPr>
        <w:pStyle w:val="Ttulo7"/>
        <w:tabs>
          <w:tab w:val="clear" w:pos="360"/>
        </w:tabs>
      </w:pPr>
      <w:r>
        <w:lastRenderedPageBreak/>
        <w:t>Productividad y costes indirectos del personal</w:t>
      </w:r>
    </w:p>
    <w:p w14:paraId="12258C65" w14:textId="360E3DBE" w:rsidR="00027622" w:rsidRDefault="00027622" w:rsidP="00027622">
      <w:r>
        <w:t xml:space="preserve">Una vez hemos definido los roles de los diferentes empleados en la empresa podemos pasar a computar la productividad que estos </w:t>
      </w:r>
      <w:r w:rsidR="001852F0">
        <w:t xml:space="preserve">poseen. Entendemos </w:t>
      </w:r>
      <w:r w:rsidR="001852F0">
        <w:rPr>
          <w:b/>
          <w:bCs/>
        </w:rPr>
        <w:t>productividad</w:t>
      </w:r>
      <w:r w:rsidR="001852F0">
        <w:t xml:space="preserve"> como </w:t>
      </w:r>
      <w:r w:rsidR="00E26E86">
        <w:t xml:space="preserve">la cantidad de horas de jornada laboral del empleado que suponen un avance en el proyecto </w:t>
      </w:r>
      <w:r w:rsidR="00D069D6">
        <w:t>siendo desarrollado. Una productividad de 0% no implica que el trabajador no trabaje, sino que este trabaja en tareas no relativas al proyecto pero que de igual manera son necesarias para la empresa (como puede ser el caso del comerciante o el director gerente)</w:t>
      </w:r>
      <w:r w:rsidR="00100894">
        <w:t>, en esos casos, los costes relativos a ese empleado son en su totalidad indirectos (CI)</w:t>
      </w:r>
      <w:r w:rsidR="00D069D6">
        <w:t>.</w:t>
      </w:r>
    </w:p>
    <w:tbl>
      <w:tblPr>
        <w:tblW w:w="9067" w:type="dxa"/>
        <w:jc w:val="center"/>
        <w:tblCellMar>
          <w:left w:w="70" w:type="dxa"/>
          <w:right w:w="70" w:type="dxa"/>
        </w:tblCellMar>
        <w:tblLook w:val="04A0" w:firstRow="1" w:lastRow="0" w:firstColumn="1" w:lastColumn="0" w:noHBand="0" w:noVBand="1"/>
      </w:tblPr>
      <w:tblGrid>
        <w:gridCol w:w="2263"/>
        <w:gridCol w:w="1418"/>
        <w:gridCol w:w="1559"/>
        <w:gridCol w:w="1418"/>
        <w:gridCol w:w="992"/>
        <w:gridCol w:w="1417"/>
      </w:tblGrid>
      <w:tr w:rsidR="00691FCB" w:rsidRPr="00691FCB" w14:paraId="60A77C82" w14:textId="77777777" w:rsidTr="00EC4D8C">
        <w:trPr>
          <w:trHeight w:val="189"/>
          <w:jc w:val="center"/>
        </w:trPr>
        <w:tc>
          <w:tcPr>
            <w:tcW w:w="2263" w:type="dxa"/>
            <w:tcBorders>
              <w:top w:val="single" w:sz="4" w:space="0" w:color="auto"/>
              <w:left w:val="single" w:sz="4" w:space="0" w:color="auto"/>
              <w:bottom w:val="single" w:sz="4" w:space="0" w:color="auto"/>
              <w:right w:val="single" w:sz="4" w:space="0" w:color="auto"/>
            </w:tcBorders>
            <w:shd w:val="clear" w:color="000000" w:fill="D0CECE"/>
            <w:noWrap/>
            <w:vAlign w:val="center"/>
            <w:hideMark/>
          </w:tcPr>
          <w:p w14:paraId="6997583F" w14:textId="77777777" w:rsidR="00691FCB" w:rsidRPr="00691FCB" w:rsidRDefault="00691FCB" w:rsidP="00691FCB">
            <w:pPr>
              <w:spacing w:after="0" w:line="240" w:lineRule="auto"/>
              <w:jc w:val="center"/>
              <w:rPr>
                <w:rFonts w:ascii="Calibri" w:eastAsia="Times New Roman" w:hAnsi="Calibri" w:cs="Calibri"/>
                <w:b/>
                <w:bCs/>
                <w:color w:val="000000"/>
                <w:kern w:val="0"/>
                <w:lang w:eastAsia="es-ES"/>
                <w14:ligatures w14:val="none"/>
              </w:rPr>
            </w:pPr>
            <w:r w:rsidRPr="00691FCB">
              <w:rPr>
                <w:rFonts w:ascii="Calibri" w:eastAsia="Times New Roman" w:hAnsi="Calibri" w:cs="Calibri"/>
                <w:b/>
                <w:bCs/>
                <w:color w:val="000000"/>
                <w:kern w:val="0"/>
                <w:lang w:eastAsia="es-ES"/>
                <w14:ligatures w14:val="none"/>
              </w:rPr>
              <w:t>Personal</w:t>
            </w:r>
          </w:p>
        </w:tc>
        <w:tc>
          <w:tcPr>
            <w:tcW w:w="1418" w:type="dxa"/>
            <w:tcBorders>
              <w:top w:val="single" w:sz="4" w:space="0" w:color="auto"/>
              <w:left w:val="nil"/>
              <w:bottom w:val="single" w:sz="4" w:space="0" w:color="auto"/>
              <w:right w:val="single" w:sz="4" w:space="0" w:color="auto"/>
            </w:tcBorders>
            <w:shd w:val="clear" w:color="000000" w:fill="D0CECE"/>
            <w:noWrap/>
            <w:vAlign w:val="center"/>
            <w:hideMark/>
          </w:tcPr>
          <w:p w14:paraId="6E216112" w14:textId="77777777" w:rsidR="00691FCB" w:rsidRPr="00691FCB" w:rsidRDefault="00691FCB" w:rsidP="00691FCB">
            <w:pPr>
              <w:spacing w:after="0" w:line="240" w:lineRule="auto"/>
              <w:jc w:val="center"/>
              <w:rPr>
                <w:rFonts w:ascii="Calibri" w:eastAsia="Times New Roman" w:hAnsi="Calibri" w:cs="Calibri"/>
                <w:b/>
                <w:bCs/>
                <w:color w:val="000000"/>
                <w:kern w:val="0"/>
                <w:lang w:eastAsia="es-ES"/>
                <w14:ligatures w14:val="none"/>
              </w:rPr>
            </w:pPr>
            <w:r w:rsidRPr="00691FCB">
              <w:rPr>
                <w:rFonts w:ascii="Calibri" w:eastAsia="Times New Roman" w:hAnsi="Calibri" w:cs="Calibri"/>
                <w:b/>
                <w:bCs/>
                <w:color w:val="000000"/>
                <w:kern w:val="0"/>
                <w:lang w:eastAsia="es-ES"/>
                <w14:ligatures w14:val="none"/>
              </w:rPr>
              <w:t>Total</w:t>
            </w:r>
          </w:p>
        </w:tc>
        <w:tc>
          <w:tcPr>
            <w:tcW w:w="1559" w:type="dxa"/>
            <w:tcBorders>
              <w:top w:val="single" w:sz="4" w:space="0" w:color="auto"/>
              <w:left w:val="nil"/>
              <w:bottom w:val="single" w:sz="4" w:space="0" w:color="auto"/>
              <w:right w:val="single" w:sz="4" w:space="0" w:color="auto"/>
            </w:tcBorders>
            <w:shd w:val="clear" w:color="000000" w:fill="D0CECE"/>
            <w:noWrap/>
            <w:vAlign w:val="center"/>
            <w:hideMark/>
          </w:tcPr>
          <w:p w14:paraId="1195D6DE" w14:textId="5A1878AD" w:rsidR="00691FCB" w:rsidRPr="00691FCB" w:rsidRDefault="00691FCB" w:rsidP="00691FCB">
            <w:pPr>
              <w:spacing w:after="0" w:line="240" w:lineRule="auto"/>
              <w:jc w:val="center"/>
              <w:rPr>
                <w:rFonts w:ascii="Calibri" w:eastAsia="Times New Roman" w:hAnsi="Calibri" w:cs="Calibri"/>
                <w:b/>
                <w:bCs/>
                <w:color w:val="000000"/>
                <w:kern w:val="0"/>
                <w:lang w:eastAsia="es-ES"/>
                <w14:ligatures w14:val="none"/>
              </w:rPr>
            </w:pPr>
            <w:r w:rsidRPr="00691FCB">
              <w:rPr>
                <w:rFonts w:ascii="Calibri" w:eastAsia="Times New Roman" w:hAnsi="Calibri" w:cs="Calibri"/>
                <w:b/>
                <w:bCs/>
                <w:color w:val="000000"/>
                <w:kern w:val="0"/>
                <w:lang w:eastAsia="es-ES"/>
                <w14:ligatures w14:val="none"/>
              </w:rPr>
              <w:t>Prod</w:t>
            </w:r>
            <w:r w:rsidR="00102E13">
              <w:rPr>
                <w:rFonts w:ascii="Calibri" w:eastAsia="Times New Roman" w:hAnsi="Calibri" w:cs="Calibri"/>
                <w:b/>
                <w:bCs/>
                <w:color w:val="000000"/>
                <w:kern w:val="0"/>
                <w:lang w:eastAsia="es-ES"/>
                <w14:ligatures w14:val="none"/>
              </w:rPr>
              <w:t xml:space="preserve">uctividad </w:t>
            </w:r>
            <w:r w:rsidRPr="00691FCB">
              <w:rPr>
                <w:rFonts w:ascii="Calibri" w:eastAsia="Times New Roman" w:hAnsi="Calibri" w:cs="Calibri"/>
                <w:b/>
                <w:bCs/>
                <w:color w:val="000000"/>
                <w:kern w:val="0"/>
                <w:lang w:eastAsia="es-ES"/>
                <w14:ligatures w14:val="none"/>
              </w:rPr>
              <w:t>(%)</w:t>
            </w:r>
          </w:p>
        </w:tc>
        <w:tc>
          <w:tcPr>
            <w:tcW w:w="1418" w:type="dxa"/>
            <w:tcBorders>
              <w:top w:val="single" w:sz="4" w:space="0" w:color="auto"/>
              <w:left w:val="nil"/>
              <w:bottom w:val="single" w:sz="4" w:space="0" w:color="auto"/>
              <w:right w:val="single" w:sz="4" w:space="0" w:color="auto"/>
            </w:tcBorders>
            <w:shd w:val="clear" w:color="000000" w:fill="D0CECE"/>
            <w:noWrap/>
            <w:vAlign w:val="center"/>
            <w:hideMark/>
          </w:tcPr>
          <w:p w14:paraId="3C60C8B5" w14:textId="77777777" w:rsidR="00691FCB" w:rsidRPr="00691FCB" w:rsidRDefault="00691FCB" w:rsidP="00691FCB">
            <w:pPr>
              <w:spacing w:after="0" w:line="240" w:lineRule="auto"/>
              <w:jc w:val="center"/>
              <w:rPr>
                <w:rFonts w:ascii="Calibri" w:eastAsia="Times New Roman" w:hAnsi="Calibri" w:cs="Calibri"/>
                <w:b/>
                <w:bCs/>
                <w:color w:val="000000"/>
                <w:kern w:val="0"/>
                <w:lang w:eastAsia="es-ES"/>
                <w14:ligatures w14:val="none"/>
              </w:rPr>
            </w:pPr>
            <w:r w:rsidRPr="00691FCB">
              <w:rPr>
                <w:rFonts w:ascii="Calibri" w:eastAsia="Times New Roman" w:hAnsi="Calibri" w:cs="Calibri"/>
                <w:b/>
                <w:bCs/>
                <w:color w:val="000000"/>
                <w:kern w:val="0"/>
                <w:lang w:eastAsia="es-ES"/>
                <w14:ligatures w14:val="none"/>
              </w:rPr>
              <w:t>Coste Directo</w:t>
            </w:r>
          </w:p>
        </w:tc>
        <w:tc>
          <w:tcPr>
            <w:tcW w:w="992" w:type="dxa"/>
            <w:tcBorders>
              <w:top w:val="single" w:sz="4" w:space="0" w:color="auto"/>
              <w:left w:val="nil"/>
              <w:bottom w:val="single" w:sz="4" w:space="0" w:color="auto"/>
              <w:right w:val="single" w:sz="4" w:space="0" w:color="auto"/>
            </w:tcBorders>
            <w:shd w:val="clear" w:color="000000" w:fill="D0CECE"/>
            <w:noWrap/>
            <w:vAlign w:val="center"/>
            <w:hideMark/>
          </w:tcPr>
          <w:p w14:paraId="68009B39" w14:textId="2B66C602" w:rsidR="00691FCB" w:rsidRPr="00691FCB" w:rsidRDefault="00100894" w:rsidP="00691FCB">
            <w:pPr>
              <w:spacing w:after="0" w:line="240" w:lineRule="auto"/>
              <w:jc w:val="center"/>
              <w:rPr>
                <w:rFonts w:ascii="Calibri" w:eastAsia="Times New Roman" w:hAnsi="Calibri" w:cs="Calibri"/>
                <w:b/>
                <w:bCs/>
                <w:color w:val="000000"/>
                <w:kern w:val="0"/>
                <w:lang w:eastAsia="es-ES"/>
                <w14:ligatures w14:val="none"/>
              </w:rPr>
            </w:pPr>
            <w:r w:rsidRPr="00691FCB">
              <w:rPr>
                <w:rFonts w:ascii="Calibri" w:eastAsia="Times New Roman" w:hAnsi="Calibri" w:cs="Calibri"/>
                <w:b/>
                <w:bCs/>
                <w:color w:val="000000"/>
                <w:kern w:val="0"/>
                <w:lang w:eastAsia="es-ES"/>
                <w14:ligatures w14:val="none"/>
              </w:rPr>
              <w:t>CI (</w:t>
            </w:r>
            <w:r w:rsidR="00691FCB" w:rsidRPr="00691FCB">
              <w:rPr>
                <w:rFonts w:ascii="Calibri" w:eastAsia="Times New Roman" w:hAnsi="Calibri" w:cs="Calibri"/>
                <w:b/>
                <w:bCs/>
                <w:color w:val="000000"/>
                <w:kern w:val="0"/>
                <w:lang w:eastAsia="es-ES"/>
                <w14:ligatures w14:val="none"/>
              </w:rPr>
              <w:t>%)</w:t>
            </w:r>
          </w:p>
        </w:tc>
        <w:tc>
          <w:tcPr>
            <w:tcW w:w="1417" w:type="dxa"/>
            <w:tcBorders>
              <w:top w:val="single" w:sz="4" w:space="0" w:color="auto"/>
              <w:left w:val="nil"/>
              <w:bottom w:val="single" w:sz="4" w:space="0" w:color="auto"/>
              <w:right w:val="single" w:sz="4" w:space="0" w:color="auto"/>
            </w:tcBorders>
            <w:shd w:val="clear" w:color="000000" w:fill="D0CECE"/>
            <w:noWrap/>
            <w:vAlign w:val="center"/>
            <w:hideMark/>
          </w:tcPr>
          <w:p w14:paraId="7A4FC0E1" w14:textId="49462035" w:rsidR="00691FCB" w:rsidRPr="00691FCB" w:rsidRDefault="00691FCB" w:rsidP="00691FCB">
            <w:pPr>
              <w:spacing w:after="0" w:line="240" w:lineRule="auto"/>
              <w:jc w:val="center"/>
              <w:rPr>
                <w:rFonts w:ascii="Calibri" w:eastAsia="Times New Roman" w:hAnsi="Calibri" w:cs="Calibri"/>
                <w:b/>
                <w:bCs/>
                <w:color w:val="000000"/>
                <w:kern w:val="0"/>
                <w:lang w:eastAsia="es-ES"/>
                <w14:ligatures w14:val="none"/>
              </w:rPr>
            </w:pPr>
            <w:r w:rsidRPr="00691FCB">
              <w:rPr>
                <w:rFonts w:ascii="Calibri" w:eastAsia="Times New Roman" w:hAnsi="Calibri" w:cs="Calibri"/>
                <w:b/>
                <w:bCs/>
                <w:color w:val="000000"/>
                <w:kern w:val="0"/>
                <w:lang w:eastAsia="es-ES"/>
                <w14:ligatures w14:val="none"/>
              </w:rPr>
              <w:t>Coste Indirecto</w:t>
            </w:r>
          </w:p>
        </w:tc>
      </w:tr>
      <w:tr w:rsidR="00691FCB" w:rsidRPr="00691FCB" w14:paraId="69EC977C" w14:textId="77777777" w:rsidTr="00EC4D8C">
        <w:trPr>
          <w:trHeight w:val="189"/>
          <w:jc w:val="center"/>
        </w:trPr>
        <w:tc>
          <w:tcPr>
            <w:tcW w:w="2263"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14608256" w14:textId="77777777" w:rsidR="00691FCB" w:rsidRPr="00691FCB" w:rsidRDefault="00691FCB" w:rsidP="00691FCB">
            <w:pPr>
              <w:spacing w:after="0" w:line="240" w:lineRule="auto"/>
              <w:jc w:val="center"/>
              <w:rPr>
                <w:rFonts w:ascii="Calibri" w:eastAsia="Times New Roman" w:hAnsi="Calibri" w:cs="Calibri"/>
                <w:color w:val="000000"/>
                <w:kern w:val="0"/>
                <w:lang w:eastAsia="es-ES"/>
                <w14:ligatures w14:val="none"/>
              </w:rPr>
            </w:pPr>
            <w:r w:rsidRPr="00691FCB">
              <w:rPr>
                <w:rFonts w:ascii="Calibri" w:eastAsia="Times New Roman" w:hAnsi="Calibri" w:cs="Calibri"/>
                <w:color w:val="000000"/>
                <w:kern w:val="0"/>
                <w:lang w:eastAsia="es-ES"/>
                <w14:ligatures w14:val="none"/>
              </w:rPr>
              <w:t>Director Gerente</w:t>
            </w:r>
          </w:p>
        </w:tc>
        <w:tc>
          <w:tcPr>
            <w:tcW w:w="1418" w:type="dxa"/>
            <w:tcBorders>
              <w:top w:val="nil"/>
              <w:left w:val="nil"/>
              <w:bottom w:val="single" w:sz="4" w:space="0" w:color="auto"/>
              <w:right w:val="single" w:sz="4" w:space="0" w:color="auto"/>
            </w:tcBorders>
            <w:shd w:val="clear" w:color="auto" w:fill="FFFFFF" w:themeFill="background1"/>
            <w:noWrap/>
            <w:vAlign w:val="center"/>
            <w:hideMark/>
          </w:tcPr>
          <w:p w14:paraId="5574E16D" w14:textId="33869F61" w:rsidR="00691FCB" w:rsidRPr="00691FCB" w:rsidRDefault="00691FCB" w:rsidP="00691FCB">
            <w:pPr>
              <w:spacing w:after="0" w:line="240" w:lineRule="auto"/>
              <w:jc w:val="center"/>
              <w:rPr>
                <w:rFonts w:ascii="Calibri" w:eastAsia="Times New Roman" w:hAnsi="Calibri" w:cs="Calibri"/>
                <w:color w:val="000000"/>
                <w:kern w:val="0"/>
                <w:lang w:eastAsia="es-ES"/>
                <w14:ligatures w14:val="none"/>
              </w:rPr>
            </w:pPr>
            <w:r w:rsidRPr="00691FCB">
              <w:rPr>
                <w:rFonts w:ascii="Calibri" w:eastAsia="Times New Roman" w:hAnsi="Calibri" w:cs="Calibri"/>
                <w:color w:val="000000"/>
                <w:kern w:val="0"/>
                <w:lang w:eastAsia="es-ES"/>
                <w14:ligatures w14:val="none"/>
              </w:rPr>
              <w:t>56.160,00 €</w:t>
            </w:r>
          </w:p>
        </w:tc>
        <w:tc>
          <w:tcPr>
            <w:tcW w:w="1559" w:type="dxa"/>
            <w:tcBorders>
              <w:top w:val="nil"/>
              <w:left w:val="nil"/>
              <w:bottom w:val="single" w:sz="4" w:space="0" w:color="auto"/>
              <w:right w:val="single" w:sz="4" w:space="0" w:color="auto"/>
            </w:tcBorders>
            <w:shd w:val="clear" w:color="auto" w:fill="FFFFFF" w:themeFill="background1"/>
            <w:noWrap/>
            <w:vAlign w:val="center"/>
            <w:hideMark/>
          </w:tcPr>
          <w:p w14:paraId="7FF8F7AC" w14:textId="77777777" w:rsidR="00691FCB" w:rsidRPr="00691FCB" w:rsidRDefault="00691FCB" w:rsidP="00691FCB">
            <w:pPr>
              <w:spacing w:after="0" w:line="240" w:lineRule="auto"/>
              <w:jc w:val="center"/>
              <w:rPr>
                <w:rFonts w:ascii="Calibri" w:eastAsia="Times New Roman" w:hAnsi="Calibri" w:cs="Calibri"/>
                <w:color w:val="000000"/>
                <w:kern w:val="0"/>
                <w:lang w:eastAsia="es-ES"/>
                <w14:ligatures w14:val="none"/>
              </w:rPr>
            </w:pPr>
            <w:r w:rsidRPr="00691FCB">
              <w:rPr>
                <w:rFonts w:ascii="Calibri" w:eastAsia="Times New Roman" w:hAnsi="Calibri" w:cs="Calibri"/>
                <w:color w:val="000000"/>
                <w:kern w:val="0"/>
                <w:lang w:eastAsia="es-ES"/>
                <w14:ligatures w14:val="none"/>
              </w:rPr>
              <w:t>0%</w:t>
            </w:r>
          </w:p>
        </w:tc>
        <w:tc>
          <w:tcPr>
            <w:tcW w:w="1418" w:type="dxa"/>
            <w:tcBorders>
              <w:top w:val="nil"/>
              <w:left w:val="nil"/>
              <w:bottom w:val="single" w:sz="4" w:space="0" w:color="auto"/>
              <w:right w:val="single" w:sz="4" w:space="0" w:color="auto"/>
            </w:tcBorders>
            <w:shd w:val="clear" w:color="auto" w:fill="FFFFFF" w:themeFill="background1"/>
            <w:noWrap/>
            <w:vAlign w:val="center"/>
            <w:hideMark/>
          </w:tcPr>
          <w:p w14:paraId="0D4282F7" w14:textId="797AD098" w:rsidR="00691FCB" w:rsidRPr="00691FCB" w:rsidRDefault="00691FCB" w:rsidP="00691FCB">
            <w:pPr>
              <w:spacing w:after="0" w:line="240" w:lineRule="auto"/>
              <w:jc w:val="center"/>
              <w:rPr>
                <w:rFonts w:ascii="Calibri" w:eastAsia="Times New Roman" w:hAnsi="Calibri" w:cs="Calibri"/>
                <w:color w:val="000000"/>
                <w:kern w:val="0"/>
                <w:lang w:eastAsia="es-ES"/>
                <w14:ligatures w14:val="none"/>
              </w:rPr>
            </w:pPr>
            <w:r w:rsidRPr="00691FCB">
              <w:rPr>
                <w:rFonts w:ascii="Calibri" w:eastAsia="Times New Roman" w:hAnsi="Calibri" w:cs="Calibri"/>
                <w:color w:val="000000"/>
                <w:kern w:val="0"/>
                <w:lang w:eastAsia="es-ES"/>
                <w14:ligatures w14:val="none"/>
              </w:rPr>
              <w:t>-   €</w:t>
            </w:r>
          </w:p>
        </w:tc>
        <w:tc>
          <w:tcPr>
            <w:tcW w:w="992" w:type="dxa"/>
            <w:tcBorders>
              <w:top w:val="nil"/>
              <w:left w:val="nil"/>
              <w:bottom w:val="single" w:sz="4" w:space="0" w:color="auto"/>
              <w:right w:val="single" w:sz="4" w:space="0" w:color="auto"/>
            </w:tcBorders>
            <w:shd w:val="clear" w:color="auto" w:fill="FFFFFF" w:themeFill="background1"/>
            <w:noWrap/>
            <w:vAlign w:val="center"/>
            <w:hideMark/>
          </w:tcPr>
          <w:p w14:paraId="4BA6EC69" w14:textId="77777777" w:rsidR="00691FCB" w:rsidRPr="00691FCB" w:rsidRDefault="00691FCB" w:rsidP="00691FCB">
            <w:pPr>
              <w:spacing w:after="0" w:line="240" w:lineRule="auto"/>
              <w:jc w:val="center"/>
              <w:rPr>
                <w:rFonts w:ascii="Calibri" w:eastAsia="Times New Roman" w:hAnsi="Calibri" w:cs="Calibri"/>
                <w:color w:val="000000"/>
                <w:kern w:val="0"/>
                <w:lang w:eastAsia="es-ES"/>
                <w14:ligatures w14:val="none"/>
              </w:rPr>
            </w:pPr>
            <w:r w:rsidRPr="00691FCB">
              <w:rPr>
                <w:rFonts w:ascii="Calibri" w:eastAsia="Times New Roman" w:hAnsi="Calibri" w:cs="Calibri"/>
                <w:color w:val="000000"/>
                <w:kern w:val="0"/>
                <w:lang w:eastAsia="es-ES"/>
                <w14:ligatures w14:val="none"/>
              </w:rPr>
              <w:t>100,00%</w:t>
            </w:r>
          </w:p>
        </w:tc>
        <w:tc>
          <w:tcPr>
            <w:tcW w:w="1417" w:type="dxa"/>
            <w:tcBorders>
              <w:top w:val="nil"/>
              <w:left w:val="nil"/>
              <w:bottom w:val="single" w:sz="4" w:space="0" w:color="auto"/>
              <w:right w:val="single" w:sz="4" w:space="0" w:color="auto"/>
            </w:tcBorders>
            <w:shd w:val="clear" w:color="auto" w:fill="FFFFFF" w:themeFill="background1"/>
            <w:noWrap/>
            <w:vAlign w:val="center"/>
            <w:hideMark/>
          </w:tcPr>
          <w:p w14:paraId="5DC85833" w14:textId="05024C35" w:rsidR="00691FCB" w:rsidRPr="00691FCB" w:rsidRDefault="00691FCB" w:rsidP="00691FCB">
            <w:pPr>
              <w:spacing w:after="0" w:line="240" w:lineRule="auto"/>
              <w:jc w:val="center"/>
              <w:rPr>
                <w:rFonts w:ascii="Calibri" w:eastAsia="Times New Roman" w:hAnsi="Calibri" w:cs="Calibri"/>
                <w:color w:val="000000"/>
                <w:kern w:val="0"/>
                <w:lang w:eastAsia="es-ES"/>
                <w14:ligatures w14:val="none"/>
              </w:rPr>
            </w:pPr>
            <w:r w:rsidRPr="00691FCB">
              <w:rPr>
                <w:rFonts w:ascii="Calibri" w:eastAsia="Times New Roman" w:hAnsi="Calibri" w:cs="Calibri"/>
                <w:color w:val="000000"/>
                <w:kern w:val="0"/>
                <w:lang w:eastAsia="es-ES"/>
                <w14:ligatures w14:val="none"/>
              </w:rPr>
              <w:t>56.160,00 €</w:t>
            </w:r>
          </w:p>
        </w:tc>
      </w:tr>
      <w:tr w:rsidR="00691FCB" w:rsidRPr="00691FCB" w14:paraId="58ED7521" w14:textId="77777777" w:rsidTr="00EC4D8C">
        <w:trPr>
          <w:trHeight w:val="189"/>
          <w:jc w:val="center"/>
        </w:trPr>
        <w:tc>
          <w:tcPr>
            <w:tcW w:w="2263"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347C4CA9" w14:textId="77777777" w:rsidR="00691FCB" w:rsidRPr="00691FCB" w:rsidRDefault="00691FCB" w:rsidP="00691FCB">
            <w:pPr>
              <w:spacing w:after="0" w:line="240" w:lineRule="auto"/>
              <w:jc w:val="center"/>
              <w:rPr>
                <w:rFonts w:ascii="Calibri" w:eastAsia="Times New Roman" w:hAnsi="Calibri" w:cs="Calibri"/>
                <w:color w:val="000000"/>
                <w:kern w:val="0"/>
                <w:lang w:eastAsia="es-ES"/>
                <w14:ligatures w14:val="none"/>
              </w:rPr>
            </w:pPr>
            <w:r w:rsidRPr="00691FCB">
              <w:rPr>
                <w:rFonts w:ascii="Calibri" w:eastAsia="Times New Roman" w:hAnsi="Calibri" w:cs="Calibri"/>
                <w:color w:val="000000"/>
                <w:kern w:val="0"/>
                <w:lang w:eastAsia="es-ES"/>
                <w14:ligatures w14:val="none"/>
              </w:rPr>
              <w:t>Comercial</w:t>
            </w:r>
          </w:p>
        </w:tc>
        <w:tc>
          <w:tcPr>
            <w:tcW w:w="1418" w:type="dxa"/>
            <w:tcBorders>
              <w:top w:val="nil"/>
              <w:left w:val="nil"/>
              <w:bottom w:val="single" w:sz="4" w:space="0" w:color="auto"/>
              <w:right w:val="single" w:sz="4" w:space="0" w:color="auto"/>
            </w:tcBorders>
            <w:shd w:val="clear" w:color="auto" w:fill="FFFFFF" w:themeFill="background1"/>
            <w:noWrap/>
            <w:vAlign w:val="center"/>
            <w:hideMark/>
          </w:tcPr>
          <w:p w14:paraId="1F95B65B" w14:textId="574BD335" w:rsidR="00691FCB" w:rsidRPr="00691FCB" w:rsidRDefault="00691FCB" w:rsidP="00691FCB">
            <w:pPr>
              <w:spacing w:after="0" w:line="240" w:lineRule="auto"/>
              <w:jc w:val="center"/>
              <w:rPr>
                <w:rFonts w:ascii="Calibri" w:eastAsia="Times New Roman" w:hAnsi="Calibri" w:cs="Calibri"/>
                <w:color w:val="000000"/>
                <w:kern w:val="0"/>
                <w:lang w:eastAsia="es-ES"/>
                <w14:ligatures w14:val="none"/>
              </w:rPr>
            </w:pPr>
            <w:r w:rsidRPr="00691FCB">
              <w:rPr>
                <w:rFonts w:ascii="Calibri" w:eastAsia="Times New Roman" w:hAnsi="Calibri" w:cs="Calibri"/>
                <w:color w:val="000000"/>
                <w:kern w:val="0"/>
                <w:lang w:eastAsia="es-ES"/>
                <w14:ligatures w14:val="none"/>
              </w:rPr>
              <w:t>75.400,00 €</w:t>
            </w:r>
          </w:p>
        </w:tc>
        <w:tc>
          <w:tcPr>
            <w:tcW w:w="1559" w:type="dxa"/>
            <w:tcBorders>
              <w:top w:val="nil"/>
              <w:left w:val="nil"/>
              <w:bottom w:val="single" w:sz="4" w:space="0" w:color="auto"/>
              <w:right w:val="single" w:sz="4" w:space="0" w:color="auto"/>
            </w:tcBorders>
            <w:shd w:val="clear" w:color="auto" w:fill="FFFFFF" w:themeFill="background1"/>
            <w:noWrap/>
            <w:vAlign w:val="center"/>
            <w:hideMark/>
          </w:tcPr>
          <w:p w14:paraId="4D81750F" w14:textId="77777777" w:rsidR="00691FCB" w:rsidRPr="00691FCB" w:rsidRDefault="00691FCB" w:rsidP="00691FCB">
            <w:pPr>
              <w:spacing w:after="0" w:line="240" w:lineRule="auto"/>
              <w:jc w:val="center"/>
              <w:rPr>
                <w:rFonts w:ascii="Calibri" w:eastAsia="Times New Roman" w:hAnsi="Calibri" w:cs="Calibri"/>
                <w:color w:val="000000"/>
                <w:kern w:val="0"/>
                <w:lang w:eastAsia="es-ES"/>
                <w14:ligatures w14:val="none"/>
              </w:rPr>
            </w:pPr>
            <w:r w:rsidRPr="00691FCB">
              <w:rPr>
                <w:rFonts w:ascii="Calibri" w:eastAsia="Times New Roman" w:hAnsi="Calibri" w:cs="Calibri"/>
                <w:color w:val="000000"/>
                <w:kern w:val="0"/>
                <w:lang w:eastAsia="es-ES"/>
                <w14:ligatures w14:val="none"/>
              </w:rPr>
              <w:t>0%</w:t>
            </w:r>
          </w:p>
        </w:tc>
        <w:tc>
          <w:tcPr>
            <w:tcW w:w="1418" w:type="dxa"/>
            <w:tcBorders>
              <w:top w:val="nil"/>
              <w:left w:val="nil"/>
              <w:bottom w:val="single" w:sz="4" w:space="0" w:color="auto"/>
              <w:right w:val="single" w:sz="4" w:space="0" w:color="auto"/>
            </w:tcBorders>
            <w:shd w:val="clear" w:color="auto" w:fill="FFFFFF" w:themeFill="background1"/>
            <w:noWrap/>
            <w:vAlign w:val="center"/>
            <w:hideMark/>
          </w:tcPr>
          <w:p w14:paraId="7A749C88" w14:textId="7BFE3E25" w:rsidR="00691FCB" w:rsidRPr="00691FCB" w:rsidRDefault="00691FCB" w:rsidP="00691FCB">
            <w:pPr>
              <w:spacing w:after="0" w:line="240" w:lineRule="auto"/>
              <w:jc w:val="center"/>
              <w:rPr>
                <w:rFonts w:ascii="Calibri" w:eastAsia="Times New Roman" w:hAnsi="Calibri" w:cs="Calibri"/>
                <w:color w:val="000000"/>
                <w:kern w:val="0"/>
                <w:lang w:eastAsia="es-ES"/>
                <w14:ligatures w14:val="none"/>
              </w:rPr>
            </w:pPr>
            <w:r w:rsidRPr="00691FCB">
              <w:rPr>
                <w:rFonts w:ascii="Calibri" w:eastAsia="Times New Roman" w:hAnsi="Calibri" w:cs="Calibri"/>
                <w:color w:val="000000"/>
                <w:kern w:val="0"/>
                <w:lang w:eastAsia="es-ES"/>
                <w14:ligatures w14:val="none"/>
              </w:rPr>
              <w:t>-   €</w:t>
            </w:r>
          </w:p>
        </w:tc>
        <w:tc>
          <w:tcPr>
            <w:tcW w:w="992" w:type="dxa"/>
            <w:tcBorders>
              <w:top w:val="nil"/>
              <w:left w:val="nil"/>
              <w:bottom w:val="single" w:sz="4" w:space="0" w:color="auto"/>
              <w:right w:val="single" w:sz="4" w:space="0" w:color="auto"/>
            </w:tcBorders>
            <w:shd w:val="clear" w:color="auto" w:fill="FFFFFF" w:themeFill="background1"/>
            <w:noWrap/>
            <w:vAlign w:val="center"/>
            <w:hideMark/>
          </w:tcPr>
          <w:p w14:paraId="66A616AC" w14:textId="77777777" w:rsidR="00691FCB" w:rsidRPr="00691FCB" w:rsidRDefault="00691FCB" w:rsidP="00691FCB">
            <w:pPr>
              <w:spacing w:after="0" w:line="240" w:lineRule="auto"/>
              <w:jc w:val="center"/>
              <w:rPr>
                <w:rFonts w:ascii="Calibri" w:eastAsia="Times New Roman" w:hAnsi="Calibri" w:cs="Calibri"/>
                <w:color w:val="000000"/>
                <w:kern w:val="0"/>
                <w:lang w:eastAsia="es-ES"/>
                <w14:ligatures w14:val="none"/>
              </w:rPr>
            </w:pPr>
            <w:r w:rsidRPr="00691FCB">
              <w:rPr>
                <w:rFonts w:ascii="Calibri" w:eastAsia="Times New Roman" w:hAnsi="Calibri" w:cs="Calibri"/>
                <w:color w:val="000000"/>
                <w:kern w:val="0"/>
                <w:lang w:eastAsia="es-ES"/>
                <w14:ligatures w14:val="none"/>
              </w:rPr>
              <w:t>100,00%</w:t>
            </w:r>
          </w:p>
        </w:tc>
        <w:tc>
          <w:tcPr>
            <w:tcW w:w="1417" w:type="dxa"/>
            <w:tcBorders>
              <w:top w:val="nil"/>
              <w:left w:val="nil"/>
              <w:bottom w:val="single" w:sz="4" w:space="0" w:color="auto"/>
              <w:right w:val="single" w:sz="4" w:space="0" w:color="auto"/>
            </w:tcBorders>
            <w:shd w:val="clear" w:color="auto" w:fill="FFFFFF" w:themeFill="background1"/>
            <w:noWrap/>
            <w:vAlign w:val="center"/>
            <w:hideMark/>
          </w:tcPr>
          <w:p w14:paraId="0CC0BBB3" w14:textId="7F1A1904" w:rsidR="00691FCB" w:rsidRPr="00691FCB" w:rsidRDefault="00691FCB" w:rsidP="00691FCB">
            <w:pPr>
              <w:spacing w:after="0" w:line="240" w:lineRule="auto"/>
              <w:jc w:val="center"/>
              <w:rPr>
                <w:rFonts w:ascii="Calibri" w:eastAsia="Times New Roman" w:hAnsi="Calibri" w:cs="Calibri"/>
                <w:color w:val="000000"/>
                <w:kern w:val="0"/>
                <w:lang w:eastAsia="es-ES"/>
                <w14:ligatures w14:val="none"/>
              </w:rPr>
            </w:pPr>
            <w:r w:rsidRPr="00691FCB">
              <w:rPr>
                <w:rFonts w:ascii="Calibri" w:eastAsia="Times New Roman" w:hAnsi="Calibri" w:cs="Calibri"/>
                <w:color w:val="000000"/>
                <w:kern w:val="0"/>
                <w:lang w:eastAsia="es-ES"/>
                <w14:ligatures w14:val="none"/>
              </w:rPr>
              <w:t>75.400,00 €</w:t>
            </w:r>
          </w:p>
        </w:tc>
      </w:tr>
      <w:tr w:rsidR="00691FCB" w:rsidRPr="00691FCB" w14:paraId="353AF289" w14:textId="77777777" w:rsidTr="00EC4D8C">
        <w:trPr>
          <w:trHeight w:val="189"/>
          <w:jc w:val="center"/>
        </w:trPr>
        <w:tc>
          <w:tcPr>
            <w:tcW w:w="2263"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28B3482F" w14:textId="77777777" w:rsidR="00691FCB" w:rsidRPr="00691FCB" w:rsidRDefault="00691FCB" w:rsidP="00691FCB">
            <w:pPr>
              <w:spacing w:after="0" w:line="240" w:lineRule="auto"/>
              <w:jc w:val="center"/>
              <w:rPr>
                <w:rFonts w:ascii="Calibri" w:eastAsia="Times New Roman" w:hAnsi="Calibri" w:cs="Calibri"/>
                <w:color w:val="000000"/>
                <w:kern w:val="0"/>
                <w:lang w:eastAsia="es-ES"/>
                <w14:ligatures w14:val="none"/>
              </w:rPr>
            </w:pPr>
            <w:r w:rsidRPr="00691FCB">
              <w:rPr>
                <w:rFonts w:ascii="Calibri" w:eastAsia="Times New Roman" w:hAnsi="Calibri" w:cs="Calibri"/>
                <w:color w:val="000000"/>
                <w:kern w:val="0"/>
                <w:lang w:eastAsia="es-ES"/>
                <w14:ligatures w14:val="none"/>
              </w:rPr>
              <w:t>Jefe del Proyecto</w:t>
            </w:r>
          </w:p>
        </w:tc>
        <w:tc>
          <w:tcPr>
            <w:tcW w:w="1418" w:type="dxa"/>
            <w:tcBorders>
              <w:top w:val="nil"/>
              <w:left w:val="nil"/>
              <w:bottom w:val="single" w:sz="4" w:space="0" w:color="auto"/>
              <w:right w:val="single" w:sz="4" w:space="0" w:color="auto"/>
            </w:tcBorders>
            <w:shd w:val="clear" w:color="auto" w:fill="FFFFFF" w:themeFill="background1"/>
            <w:noWrap/>
            <w:vAlign w:val="center"/>
            <w:hideMark/>
          </w:tcPr>
          <w:p w14:paraId="00E4FAB6" w14:textId="2AE49306" w:rsidR="00691FCB" w:rsidRPr="00691FCB" w:rsidRDefault="00691FCB" w:rsidP="00691FCB">
            <w:pPr>
              <w:spacing w:after="0" w:line="240" w:lineRule="auto"/>
              <w:jc w:val="center"/>
              <w:rPr>
                <w:rFonts w:ascii="Calibri" w:eastAsia="Times New Roman" w:hAnsi="Calibri" w:cs="Calibri"/>
                <w:color w:val="000000"/>
                <w:kern w:val="0"/>
                <w:lang w:eastAsia="es-ES"/>
                <w14:ligatures w14:val="none"/>
              </w:rPr>
            </w:pPr>
            <w:r w:rsidRPr="00691FCB">
              <w:rPr>
                <w:rFonts w:ascii="Calibri" w:eastAsia="Times New Roman" w:hAnsi="Calibri" w:cs="Calibri"/>
                <w:color w:val="000000"/>
                <w:kern w:val="0"/>
                <w:lang w:eastAsia="es-ES"/>
                <w14:ligatures w14:val="none"/>
              </w:rPr>
              <w:t>54.600,00 €</w:t>
            </w:r>
          </w:p>
        </w:tc>
        <w:tc>
          <w:tcPr>
            <w:tcW w:w="1559" w:type="dxa"/>
            <w:tcBorders>
              <w:top w:val="nil"/>
              <w:left w:val="nil"/>
              <w:bottom w:val="single" w:sz="4" w:space="0" w:color="auto"/>
              <w:right w:val="single" w:sz="4" w:space="0" w:color="auto"/>
            </w:tcBorders>
            <w:shd w:val="clear" w:color="auto" w:fill="FFFFFF" w:themeFill="background1"/>
            <w:noWrap/>
            <w:vAlign w:val="center"/>
            <w:hideMark/>
          </w:tcPr>
          <w:p w14:paraId="6B72BE1A" w14:textId="77777777" w:rsidR="00691FCB" w:rsidRPr="00691FCB" w:rsidRDefault="00691FCB" w:rsidP="00691FCB">
            <w:pPr>
              <w:spacing w:after="0" w:line="240" w:lineRule="auto"/>
              <w:jc w:val="center"/>
              <w:rPr>
                <w:rFonts w:ascii="Calibri" w:eastAsia="Times New Roman" w:hAnsi="Calibri" w:cs="Calibri"/>
                <w:color w:val="000000"/>
                <w:kern w:val="0"/>
                <w:lang w:eastAsia="es-ES"/>
                <w14:ligatures w14:val="none"/>
              </w:rPr>
            </w:pPr>
            <w:r w:rsidRPr="00691FCB">
              <w:rPr>
                <w:rFonts w:ascii="Calibri" w:eastAsia="Times New Roman" w:hAnsi="Calibri" w:cs="Calibri"/>
                <w:color w:val="000000"/>
                <w:kern w:val="0"/>
                <w:lang w:eastAsia="es-ES"/>
                <w14:ligatures w14:val="none"/>
              </w:rPr>
              <w:t>85%</w:t>
            </w:r>
          </w:p>
        </w:tc>
        <w:tc>
          <w:tcPr>
            <w:tcW w:w="1418" w:type="dxa"/>
            <w:tcBorders>
              <w:top w:val="nil"/>
              <w:left w:val="nil"/>
              <w:bottom w:val="single" w:sz="4" w:space="0" w:color="auto"/>
              <w:right w:val="single" w:sz="4" w:space="0" w:color="auto"/>
            </w:tcBorders>
            <w:shd w:val="clear" w:color="auto" w:fill="FFFFFF" w:themeFill="background1"/>
            <w:noWrap/>
            <w:vAlign w:val="center"/>
            <w:hideMark/>
          </w:tcPr>
          <w:p w14:paraId="2BF3EF2C" w14:textId="1231F785" w:rsidR="00691FCB" w:rsidRPr="00691FCB" w:rsidRDefault="00691FCB" w:rsidP="00691FCB">
            <w:pPr>
              <w:spacing w:after="0" w:line="240" w:lineRule="auto"/>
              <w:jc w:val="center"/>
              <w:rPr>
                <w:rFonts w:ascii="Calibri" w:eastAsia="Times New Roman" w:hAnsi="Calibri" w:cs="Calibri"/>
                <w:color w:val="000000"/>
                <w:kern w:val="0"/>
                <w:lang w:eastAsia="es-ES"/>
                <w14:ligatures w14:val="none"/>
              </w:rPr>
            </w:pPr>
            <w:r w:rsidRPr="00691FCB">
              <w:rPr>
                <w:rFonts w:ascii="Calibri" w:eastAsia="Times New Roman" w:hAnsi="Calibri" w:cs="Calibri"/>
                <w:color w:val="000000"/>
                <w:kern w:val="0"/>
                <w:lang w:eastAsia="es-ES"/>
                <w14:ligatures w14:val="none"/>
              </w:rPr>
              <w:t>46.410,00 €</w:t>
            </w:r>
          </w:p>
        </w:tc>
        <w:tc>
          <w:tcPr>
            <w:tcW w:w="992" w:type="dxa"/>
            <w:tcBorders>
              <w:top w:val="nil"/>
              <w:left w:val="nil"/>
              <w:bottom w:val="single" w:sz="4" w:space="0" w:color="auto"/>
              <w:right w:val="single" w:sz="4" w:space="0" w:color="auto"/>
            </w:tcBorders>
            <w:shd w:val="clear" w:color="auto" w:fill="FFFFFF" w:themeFill="background1"/>
            <w:noWrap/>
            <w:vAlign w:val="center"/>
            <w:hideMark/>
          </w:tcPr>
          <w:p w14:paraId="482B3670" w14:textId="77777777" w:rsidR="00691FCB" w:rsidRPr="00691FCB" w:rsidRDefault="00691FCB" w:rsidP="00691FCB">
            <w:pPr>
              <w:spacing w:after="0" w:line="240" w:lineRule="auto"/>
              <w:jc w:val="center"/>
              <w:rPr>
                <w:rFonts w:ascii="Calibri" w:eastAsia="Times New Roman" w:hAnsi="Calibri" w:cs="Calibri"/>
                <w:color w:val="000000"/>
                <w:kern w:val="0"/>
                <w:lang w:eastAsia="es-ES"/>
                <w14:ligatures w14:val="none"/>
              </w:rPr>
            </w:pPr>
            <w:r w:rsidRPr="00691FCB">
              <w:rPr>
                <w:rFonts w:ascii="Calibri" w:eastAsia="Times New Roman" w:hAnsi="Calibri" w:cs="Calibri"/>
                <w:color w:val="000000"/>
                <w:kern w:val="0"/>
                <w:lang w:eastAsia="es-ES"/>
                <w14:ligatures w14:val="none"/>
              </w:rPr>
              <w:t>15,00%</w:t>
            </w:r>
          </w:p>
        </w:tc>
        <w:tc>
          <w:tcPr>
            <w:tcW w:w="1417" w:type="dxa"/>
            <w:tcBorders>
              <w:top w:val="nil"/>
              <w:left w:val="nil"/>
              <w:bottom w:val="single" w:sz="4" w:space="0" w:color="auto"/>
              <w:right w:val="single" w:sz="4" w:space="0" w:color="auto"/>
            </w:tcBorders>
            <w:shd w:val="clear" w:color="auto" w:fill="FFFFFF" w:themeFill="background1"/>
            <w:noWrap/>
            <w:vAlign w:val="center"/>
            <w:hideMark/>
          </w:tcPr>
          <w:p w14:paraId="3CD43D28" w14:textId="46086C52" w:rsidR="00691FCB" w:rsidRPr="00691FCB" w:rsidRDefault="00691FCB" w:rsidP="00691FCB">
            <w:pPr>
              <w:spacing w:after="0" w:line="240" w:lineRule="auto"/>
              <w:jc w:val="center"/>
              <w:rPr>
                <w:rFonts w:ascii="Calibri" w:eastAsia="Times New Roman" w:hAnsi="Calibri" w:cs="Calibri"/>
                <w:color w:val="000000"/>
                <w:kern w:val="0"/>
                <w:lang w:eastAsia="es-ES"/>
                <w14:ligatures w14:val="none"/>
              </w:rPr>
            </w:pPr>
            <w:r w:rsidRPr="00691FCB">
              <w:rPr>
                <w:rFonts w:ascii="Calibri" w:eastAsia="Times New Roman" w:hAnsi="Calibri" w:cs="Calibri"/>
                <w:color w:val="000000"/>
                <w:kern w:val="0"/>
                <w:lang w:eastAsia="es-ES"/>
                <w14:ligatures w14:val="none"/>
              </w:rPr>
              <w:t>8.190,00 €</w:t>
            </w:r>
          </w:p>
        </w:tc>
      </w:tr>
      <w:tr w:rsidR="00691FCB" w:rsidRPr="00691FCB" w14:paraId="49093497" w14:textId="77777777" w:rsidTr="00EC4D8C">
        <w:trPr>
          <w:trHeight w:val="189"/>
          <w:jc w:val="center"/>
        </w:trPr>
        <w:tc>
          <w:tcPr>
            <w:tcW w:w="2263"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317744CB" w14:textId="77777777" w:rsidR="00691FCB" w:rsidRPr="00691FCB" w:rsidRDefault="00691FCB" w:rsidP="00691FCB">
            <w:pPr>
              <w:spacing w:after="0" w:line="240" w:lineRule="auto"/>
              <w:jc w:val="center"/>
              <w:rPr>
                <w:rFonts w:ascii="Calibri" w:eastAsia="Times New Roman" w:hAnsi="Calibri" w:cs="Calibri"/>
                <w:color w:val="000000"/>
                <w:kern w:val="0"/>
                <w:lang w:eastAsia="es-ES"/>
                <w14:ligatures w14:val="none"/>
              </w:rPr>
            </w:pPr>
            <w:r w:rsidRPr="00691FCB">
              <w:rPr>
                <w:rFonts w:ascii="Calibri" w:eastAsia="Times New Roman" w:hAnsi="Calibri" w:cs="Calibri"/>
                <w:color w:val="000000"/>
                <w:kern w:val="0"/>
                <w:lang w:eastAsia="es-ES"/>
                <w14:ligatures w14:val="none"/>
              </w:rPr>
              <w:t>Coordinador del servicio</w:t>
            </w:r>
          </w:p>
        </w:tc>
        <w:tc>
          <w:tcPr>
            <w:tcW w:w="1418" w:type="dxa"/>
            <w:tcBorders>
              <w:top w:val="nil"/>
              <w:left w:val="nil"/>
              <w:bottom w:val="single" w:sz="4" w:space="0" w:color="auto"/>
              <w:right w:val="single" w:sz="4" w:space="0" w:color="auto"/>
            </w:tcBorders>
            <w:shd w:val="clear" w:color="auto" w:fill="FFFFFF" w:themeFill="background1"/>
            <w:noWrap/>
            <w:vAlign w:val="center"/>
            <w:hideMark/>
          </w:tcPr>
          <w:p w14:paraId="4796DD1D" w14:textId="75C6212F" w:rsidR="00691FCB" w:rsidRPr="00691FCB" w:rsidRDefault="00691FCB" w:rsidP="00691FCB">
            <w:pPr>
              <w:spacing w:after="0" w:line="240" w:lineRule="auto"/>
              <w:jc w:val="center"/>
              <w:rPr>
                <w:rFonts w:ascii="Calibri" w:eastAsia="Times New Roman" w:hAnsi="Calibri" w:cs="Calibri"/>
                <w:color w:val="000000"/>
                <w:kern w:val="0"/>
                <w:lang w:eastAsia="es-ES"/>
                <w14:ligatures w14:val="none"/>
              </w:rPr>
            </w:pPr>
            <w:r w:rsidRPr="00691FCB">
              <w:rPr>
                <w:rFonts w:ascii="Calibri" w:eastAsia="Times New Roman" w:hAnsi="Calibri" w:cs="Calibri"/>
                <w:color w:val="000000"/>
                <w:kern w:val="0"/>
                <w:lang w:eastAsia="es-ES"/>
                <w14:ligatures w14:val="none"/>
              </w:rPr>
              <w:t>38.001,60 €</w:t>
            </w:r>
          </w:p>
        </w:tc>
        <w:tc>
          <w:tcPr>
            <w:tcW w:w="1559" w:type="dxa"/>
            <w:tcBorders>
              <w:top w:val="nil"/>
              <w:left w:val="nil"/>
              <w:bottom w:val="single" w:sz="4" w:space="0" w:color="auto"/>
              <w:right w:val="single" w:sz="4" w:space="0" w:color="auto"/>
            </w:tcBorders>
            <w:shd w:val="clear" w:color="auto" w:fill="FFFFFF" w:themeFill="background1"/>
            <w:noWrap/>
            <w:vAlign w:val="center"/>
            <w:hideMark/>
          </w:tcPr>
          <w:p w14:paraId="01AD7250" w14:textId="77777777" w:rsidR="00691FCB" w:rsidRPr="00691FCB" w:rsidRDefault="00691FCB" w:rsidP="00691FCB">
            <w:pPr>
              <w:spacing w:after="0" w:line="240" w:lineRule="auto"/>
              <w:jc w:val="center"/>
              <w:rPr>
                <w:rFonts w:ascii="Calibri" w:eastAsia="Times New Roman" w:hAnsi="Calibri" w:cs="Calibri"/>
                <w:color w:val="000000"/>
                <w:kern w:val="0"/>
                <w:lang w:eastAsia="es-ES"/>
                <w14:ligatures w14:val="none"/>
              </w:rPr>
            </w:pPr>
            <w:r w:rsidRPr="00691FCB">
              <w:rPr>
                <w:rFonts w:ascii="Calibri" w:eastAsia="Times New Roman" w:hAnsi="Calibri" w:cs="Calibri"/>
                <w:color w:val="000000"/>
                <w:kern w:val="0"/>
                <w:lang w:eastAsia="es-ES"/>
                <w14:ligatures w14:val="none"/>
              </w:rPr>
              <w:t>70%</w:t>
            </w:r>
          </w:p>
        </w:tc>
        <w:tc>
          <w:tcPr>
            <w:tcW w:w="1418" w:type="dxa"/>
            <w:tcBorders>
              <w:top w:val="nil"/>
              <w:left w:val="nil"/>
              <w:bottom w:val="single" w:sz="4" w:space="0" w:color="auto"/>
              <w:right w:val="single" w:sz="4" w:space="0" w:color="auto"/>
            </w:tcBorders>
            <w:shd w:val="clear" w:color="auto" w:fill="FFFFFF" w:themeFill="background1"/>
            <w:noWrap/>
            <w:vAlign w:val="center"/>
            <w:hideMark/>
          </w:tcPr>
          <w:p w14:paraId="76071331" w14:textId="48CEBEE3" w:rsidR="00691FCB" w:rsidRPr="00691FCB" w:rsidRDefault="00691FCB" w:rsidP="00691FCB">
            <w:pPr>
              <w:spacing w:after="0" w:line="240" w:lineRule="auto"/>
              <w:jc w:val="center"/>
              <w:rPr>
                <w:rFonts w:ascii="Calibri" w:eastAsia="Times New Roman" w:hAnsi="Calibri" w:cs="Calibri"/>
                <w:color w:val="000000"/>
                <w:kern w:val="0"/>
                <w:lang w:eastAsia="es-ES"/>
                <w14:ligatures w14:val="none"/>
              </w:rPr>
            </w:pPr>
            <w:r w:rsidRPr="00691FCB">
              <w:rPr>
                <w:rFonts w:ascii="Calibri" w:eastAsia="Times New Roman" w:hAnsi="Calibri" w:cs="Calibri"/>
                <w:color w:val="000000"/>
                <w:kern w:val="0"/>
                <w:lang w:eastAsia="es-ES"/>
                <w14:ligatures w14:val="none"/>
              </w:rPr>
              <w:t>26.601,12 €</w:t>
            </w:r>
          </w:p>
        </w:tc>
        <w:tc>
          <w:tcPr>
            <w:tcW w:w="992" w:type="dxa"/>
            <w:tcBorders>
              <w:top w:val="nil"/>
              <w:left w:val="nil"/>
              <w:bottom w:val="single" w:sz="4" w:space="0" w:color="auto"/>
              <w:right w:val="single" w:sz="4" w:space="0" w:color="auto"/>
            </w:tcBorders>
            <w:shd w:val="clear" w:color="auto" w:fill="FFFFFF" w:themeFill="background1"/>
            <w:noWrap/>
            <w:vAlign w:val="center"/>
            <w:hideMark/>
          </w:tcPr>
          <w:p w14:paraId="08783E7C" w14:textId="77777777" w:rsidR="00691FCB" w:rsidRPr="00691FCB" w:rsidRDefault="00691FCB" w:rsidP="00691FCB">
            <w:pPr>
              <w:spacing w:after="0" w:line="240" w:lineRule="auto"/>
              <w:jc w:val="center"/>
              <w:rPr>
                <w:rFonts w:ascii="Calibri" w:eastAsia="Times New Roman" w:hAnsi="Calibri" w:cs="Calibri"/>
                <w:color w:val="000000"/>
                <w:kern w:val="0"/>
                <w:lang w:eastAsia="es-ES"/>
                <w14:ligatures w14:val="none"/>
              </w:rPr>
            </w:pPr>
            <w:r w:rsidRPr="00691FCB">
              <w:rPr>
                <w:rFonts w:ascii="Calibri" w:eastAsia="Times New Roman" w:hAnsi="Calibri" w:cs="Calibri"/>
                <w:color w:val="000000"/>
                <w:kern w:val="0"/>
                <w:lang w:eastAsia="es-ES"/>
                <w14:ligatures w14:val="none"/>
              </w:rPr>
              <w:t>30,00%</w:t>
            </w:r>
          </w:p>
        </w:tc>
        <w:tc>
          <w:tcPr>
            <w:tcW w:w="1417" w:type="dxa"/>
            <w:tcBorders>
              <w:top w:val="nil"/>
              <w:left w:val="nil"/>
              <w:bottom w:val="single" w:sz="4" w:space="0" w:color="auto"/>
              <w:right w:val="single" w:sz="4" w:space="0" w:color="auto"/>
            </w:tcBorders>
            <w:shd w:val="clear" w:color="auto" w:fill="FFFFFF" w:themeFill="background1"/>
            <w:noWrap/>
            <w:vAlign w:val="center"/>
            <w:hideMark/>
          </w:tcPr>
          <w:p w14:paraId="0801D306" w14:textId="7FA66AC1" w:rsidR="00691FCB" w:rsidRPr="00691FCB" w:rsidRDefault="00691FCB" w:rsidP="00691FCB">
            <w:pPr>
              <w:spacing w:after="0" w:line="240" w:lineRule="auto"/>
              <w:jc w:val="center"/>
              <w:rPr>
                <w:rFonts w:ascii="Calibri" w:eastAsia="Times New Roman" w:hAnsi="Calibri" w:cs="Calibri"/>
                <w:color w:val="000000"/>
                <w:kern w:val="0"/>
                <w:lang w:eastAsia="es-ES"/>
                <w14:ligatures w14:val="none"/>
              </w:rPr>
            </w:pPr>
            <w:r w:rsidRPr="00691FCB">
              <w:rPr>
                <w:rFonts w:ascii="Calibri" w:eastAsia="Times New Roman" w:hAnsi="Calibri" w:cs="Calibri"/>
                <w:color w:val="000000"/>
                <w:kern w:val="0"/>
                <w:lang w:eastAsia="es-ES"/>
                <w14:ligatures w14:val="none"/>
              </w:rPr>
              <w:t>11.400,48 €</w:t>
            </w:r>
          </w:p>
        </w:tc>
      </w:tr>
      <w:tr w:rsidR="00691FCB" w:rsidRPr="00691FCB" w14:paraId="7410F97F" w14:textId="77777777" w:rsidTr="00EC4D8C">
        <w:trPr>
          <w:trHeight w:val="189"/>
          <w:jc w:val="center"/>
        </w:trPr>
        <w:tc>
          <w:tcPr>
            <w:tcW w:w="2263"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01337387" w14:textId="22BC51C8" w:rsidR="00691FCB" w:rsidRPr="00691FCB" w:rsidRDefault="00691FCB" w:rsidP="00691FCB">
            <w:pPr>
              <w:spacing w:after="0" w:line="240" w:lineRule="auto"/>
              <w:jc w:val="center"/>
              <w:rPr>
                <w:rFonts w:ascii="Calibri" w:eastAsia="Times New Roman" w:hAnsi="Calibri" w:cs="Calibri"/>
                <w:color w:val="000000"/>
                <w:kern w:val="0"/>
                <w:lang w:eastAsia="es-ES"/>
                <w14:ligatures w14:val="none"/>
              </w:rPr>
            </w:pPr>
            <w:r w:rsidRPr="00691FCB">
              <w:rPr>
                <w:rFonts w:ascii="Calibri" w:eastAsia="Times New Roman" w:hAnsi="Calibri" w:cs="Calibri"/>
                <w:color w:val="000000"/>
                <w:kern w:val="0"/>
                <w:lang w:eastAsia="es-ES"/>
                <w14:ligatures w14:val="none"/>
              </w:rPr>
              <w:t xml:space="preserve">Consultor de </w:t>
            </w:r>
            <w:r w:rsidR="003E4B40" w:rsidRPr="00691FCB">
              <w:rPr>
                <w:rFonts w:ascii="Calibri" w:eastAsia="Times New Roman" w:hAnsi="Calibri" w:cs="Calibri"/>
                <w:color w:val="000000"/>
                <w:kern w:val="0"/>
                <w:lang w:eastAsia="es-ES"/>
                <w14:ligatures w14:val="none"/>
              </w:rPr>
              <w:t>tecnología</w:t>
            </w:r>
          </w:p>
        </w:tc>
        <w:tc>
          <w:tcPr>
            <w:tcW w:w="1418" w:type="dxa"/>
            <w:tcBorders>
              <w:top w:val="nil"/>
              <w:left w:val="nil"/>
              <w:bottom w:val="single" w:sz="4" w:space="0" w:color="auto"/>
              <w:right w:val="single" w:sz="4" w:space="0" w:color="auto"/>
            </w:tcBorders>
            <w:shd w:val="clear" w:color="auto" w:fill="FFFFFF" w:themeFill="background1"/>
            <w:noWrap/>
            <w:vAlign w:val="center"/>
            <w:hideMark/>
          </w:tcPr>
          <w:p w14:paraId="2DE3C062" w14:textId="5C38E2C3" w:rsidR="00691FCB" w:rsidRPr="00691FCB" w:rsidRDefault="00691FCB" w:rsidP="00691FCB">
            <w:pPr>
              <w:spacing w:after="0" w:line="240" w:lineRule="auto"/>
              <w:jc w:val="center"/>
              <w:rPr>
                <w:rFonts w:ascii="Calibri" w:eastAsia="Times New Roman" w:hAnsi="Calibri" w:cs="Calibri"/>
                <w:color w:val="000000"/>
                <w:kern w:val="0"/>
                <w:lang w:eastAsia="es-ES"/>
                <w14:ligatures w14:val="none"/>
              </w:rPr>
            </w:pPr>
            <w:r w:rsidRPr="00691FCB">
              <w:rPr>
                <w:rFonts w:ascii="Calibri" w:eastAsia="Times New Roman" w:hAnsi="Calibri" w:cs="Calibri"/>
                <w:color w:val="000000"/>
                <w:kern w:val="0"/>
                <w:lang w:eastAsia="es-ES"/>
                <w14:ligatures w14:val="none"/>
              </w:rPr>
              <w:t>41.600,00 €</w:t>
            </w:r>
          </w:p>
        </w:tc>
        <w:tc>
          <w:tcPr>
            <w:tcW w:w="1559" w:type="dxa"/>
            <w:tcBorders>
              <w:top w:val="nil"/>
              <w:left w:val="nil"/>
              <w:bottom w:val="single" w:sz="4" w:space="0" w:color="auto"/>
              <w:right w:val="single" w:sz="4" w:space="0" w:color="auto"/>
            </w:tcBorders>
            <w:shd w:val="clear" w:color="auto" w:fill="FFFFFF" w:themeFill="background1"/>
            <w:noWrap/>
            <w:vAlign w:val="center"/>
            <w:hideMark/>
          </w:tcPr>
          <w:p w14:paraId="15584E3D" w14:textId="77777777" w:rsidR="00691FCB" w:rsidRPr="00691FCB" w:rsidRDefault="00691FCB" w:rsidP="00691FCB">
            <w:pPr>
              <w:spacing w:after="0" w:line="240" w:lineRule="auto"/>
              <w:jc w:val="center"/>
              <w:rPr>
                <w:rFonts w:ascii="Calibri" w:eastAsia="Times New Roman" w:hAnsi="Calibri" w:cs="Calibri"/>
                <w:color w:val="000000"/>
                <w:kern w:val="0"/>
                <w:lang w:eastAsia="es-ES"/>
                <w14:ligatures w14:val="none"/>
              </w:rPr>
            </w:pPr>
            <w:r w:rsidRPr="00691FCB">
              <w:rPr>
                <w:rFonts w:ascii="Calibri" w:eastAsia="Times New Roman" w:hAnsi="Calibri" w:cs="Calibri"/>
                <w:color w:val="000000"/>
                <w:kern w:val="0"/>
                <w:lang w:eastAsia="es-ES"/>
                <w14:ligatures w14:val="none"/>
              </w:rPr>
              <w:t>40%</w:t>
            </w:r>
          </w:p>
        </w:tc>
        <w:tc>
          <w:tcPr>
            <w:tcW w:w="1418" w:type="dxa"/>
            <w:tcBorders>
              <w:top w:val="nil"/>
              <w:left w:val="nil"/>
              <w:bottom w:val="single" w:sz="4" w:space="0" w:color="auto"/>
              <w:right w:val="single" w:sz="4" w:space="0" w:color="auto"/>
            </w:tcBorders>
            <w:shd w:val="clear" w:color="auto" w:fill="FFFFFF" w:themeFill="background1"/>
            <w:noWrap/>
            <w:vAlign w:val="center"/>
            <w:hideMark/>
          </w:tcPr>
          <w:p w14:paraId="77BE48F2" w14:textId="41565613" w:rsidR="00691FCB" w:rsidRPr="00691FCB" w:rsidRDefault="00691FCB" w:rsidP="00691FCB">
            <w:pPr>
              <w:spacing w:after="0" w:line="240" w:lineRule="auto"/>
              <w:jc w:val="center"/>
              <w:rPr>
                <w:rFonts w:ascii="Calibri" w:eastAsia="Times New Roman" w:hAnsi="Calibri" w:cs="Calibri"/>
                <w:color w:val="000000"/>
                <w:kern w:val="0"/>
                <w:lang w:eastAsia="es-ES"/>
                <w14:ligatures w14:val="none"/>
              </w:rPr>
            </w:pPr>
            <w:r w:rsidRPr="00691FCB">
              <w:rPr>
                <w:rFonts w:ascii="Calibri" w:eastAsia="Times New Roman" w:hAnsi="Calibri" w:cs="Calibri"/>
                <w:color w:val="000000"/>
                <w:kern w:val="0"/>
                <w:lang w:eastAsia="es-ES"/>
                <w14:ligatures w14:val="none"/>
              </w:rPr>
              <w:t>16.640,00 €</w:t>
            </w:r>
          </w:p>
        </w:tc>
        <w:tc>
          <w:tcPr>
            <w:tcW w:w="992" w:type="dxa"/>
            <w:tcBorders>
              <w:top w:val="nil"/>
              <w:left w:val="nil"/>
              <w:bottom w:val="single" w:sz="4" w:space="0" w:color="auto"/>
              <w:right w:val="single" w:sz="4" w:space="0" w:color="auto"/>
            </w:tcBorders>
            <w:shd w:val="clear" w:color="auto" w:fill="FFFFFF" w:themeFill="background1"/>
            <w:noWrap/>
            <w:vAlign w:val="center"/>
            <w:hideMark/>
          </w:tcPr>
          <w:p w14:paraId="5A0158BF" w14:textId="77777777" w:rsidR="00691FCB" w:rsidRPr="00691FCB" w:rsidRDefault="00691FCB" w:rsidP="00691FCB">
            <w:pPr>
              <w:spacing w:after="0" w:line="240" w:lineRule="auto"/>
              <w:jc w:val="center"/>
              <w:rPr>
                <w:rFonts w:ascii="Calibri" w:eastAsia="Times New Roman" w:hAnsi="Calibri" w:cs="Calibri"/>
                <w:color w:val="000000"/>
                <w:kern w:val="0"/>
                <w:lang w:eastAsia="es-ES"/>
                <w14:ligatures w14:val="none"/>
              </w:rPr>
            </w:pPr>
            <w:r w:rsidRPr="00691FCB">
              <w:rPr>
                <w:rFonts w:ascii="Calibri" w:eastAsia="Times New Roman" w:hAnsi="Calibri" w:cs="Calibri"/>
                <w:color w:val="000000"/>
                <w:kern w:val="0"/>
                <w:lang w:eastAsia="es-ES"/>
                <w14:ligatures w14:val="none"/>
              </w:rPr>
              <w:t>60,00%</w:t>
            </w:r>
          </w:p>
        </w:tc>
        <w:tc>
          <w:tcPr>
            <w:tcW w:w="1417" w:type="dxa"/>
            <w:tcBorders>
              <w:top w:val="nil"/>
              <w:left w:val="nil"/>
              <w:bottom w:val="single" w:sz="4" w:space="0" w:color="auto"/>
              <w:right w:val="single" w:sz="4" w:space="0" w:color="auto"/>
            </w:tcBorders>
            <w:shd w:val="clear" w:color="auto" w:fill="FFFFFF" w:themeFill="background1"/>
            <w:noWrap/>
            <w:vAlign w:val="center"/>
            <w:hideMark/>
          </w:tcPr>
          <w:p w14:paraId="00B67E1E" w14:textId="7B0BBE1C" w:rsidR="00691FCB" w:rsidRPr="00691FCB" w:rsidRDefault="00691FCB" w:rsidP="00691FCB">
            <w:pPr>
              <w:spacing w:after="0" w:line="240" w:lineRule="auto"/>
              <w:jc w:val="center"/>
              <w:rPr>
                <w:rFonts w:ascii="Calibri" w:eastAsia="Times New Roman" w:hAnsi="Calibri" w:cs="Calibri"/>
                <w:color w:val="000000"/>
                <w:kern w:val="0"/>
                <w:lang w:eastAsia="es-ES"/>
                <w14:ligatures w14:val="none"/>
              </w:rPr>
            </w:pPr>
            <w:r w:rsidRPr="00691FCB">
              <w:rPr>
                <w:rFonts w:ascii="Calibri" w:eastAsia="Times New Roman" w:hAnsi="Calibri" w:cs="Calibri"/>
                <w:color w:val="000000"/>
                <w:kern w:val="0"/>
                <w:lang w:eastAsia="es-ES"/>
                <w14:ligatures w14:val="none"/>
              </w:rPr>
              <w:t>24.960,00 €</w:t>
            </w:r>
          </w:p>
        </w:tc>
      </w:tr>
      <w:tr w:rsidR="00691FCB" w:rsidRPr="00691FCB" w14:paraId="67CFD1A0" w14:textId="77777777" w:rsidTr="00EC4D8C">
        <w:trPr>
          <w:trHeight w:val="189"/>
          <w:jc w:val="center"/>
        </w:trPr>
        <w:tc>
          <w:tcPr>
            <w:tcW w:w="2263"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4A406A9C" w14:textId="77777777" w:rsidR="00691FCB" w:rsidRPr="00691FCB" w:rsidRDefault="00691FCB" w:rsidP="00691FCB">
            <w:pPr>
              <w:spacing w:after="0" w:line="240" w:lineRule="auto"/>
              <w:jc w:val="center"/>
              <w:rPr>
                <w:rFonts w:ascii="Calibri" w:eastAsia="Times New Roman" w:hAnsi="Calibri" w:cs="Calibri"/>
                <w:color w:val="000000"/>
                <w:kern w:val="0"/>
                <w:lang w:eastAsia="es-ES"/>
                <w14:ligatures w14:val="none"/>
              </w:rPr>
            </w:pPr>
            <w:r w:rsidRPr="00691FCB">
              <w:rPr>
                <w:rFonts w:ascii="Calibri" w:eastAsia="Times New Roman" w:hAnsi="Calibri" w:cs="Calibri"/>
                <w:color w:val="000000"/>
                <w:kern w:val="0"/>
                <w:lang w:eastAsia="es-ES"/>
                <w14:ligatures w14:val="none"/>
              </w:rPr>
              <w:t>Arquitecto del Software</w:t>
            </w:r>
          </w:p>
        </w:tc>
        <w:tc>
          <w:tcPr>
            <w:tcW w:w="1418" w:type="dxa"/>
            <w:tcBorders>
              <w:top w:val="nil"/>
              <w:left w:val="nil"/>
              <w:bottom w:val="single" w:sz="4" w:space="0" w:color="auto"/>
              <w:right w:val="single" w:sz="4" w:space="0" w:color="auto"/>
            </w:tcBorders>
            <w:shd w:val="clear" w:color="auto" w:fill="FFFFFF" w:themeFill="background1"/>
            <w:noWrap/>
            <w:vAlign w:val="center"/>
            <w:hideMark/>
          </w:tcPr>
          <w:p w14:paraId="2446B03A" w14:textId="08B19C47" w:rsidR="00691FCB" w:rsidRPr="00691FCB" w:rsidRDefault="00691FCB" w:rsidP="00691FCB">
            <w:pPr>
              <w:spacing w:after="0" w:line="240" w:lineRule="auto"/>
              <w:jc w:val="center"/>
              <w:rPr>
                <w:rFonts w:ascii="Calibri" w:eastAsia="Times New Roman" w:hAnsi="Calibri" w:cs="Calibri"/>
                <w:color w:val="000000"/>
                <w:kern w:val="0"/>
                <w:lang w:eastAsia="es-ES"/>
                <w14:ligatures w14:val="none"/>
              </w:rPr>
            </w:pPr>
            <w:r w:rsidRPr="00691FCB">
              <w:rPr>
                <w:rFonts w:ascii="Calibri" w:eastAsia="Times New Roman" w:hAnsi="Calibri" w:cs="Calibri"/>
                <w:color w:val="000000"/>
                <w:kern w:val="0"/>
                <w:lang w:eastAsia="es-ES"/>
                <w14:ligatures w14:val="none"/>
              </w:rPr>
              <w:t>49.400,00 €</w:t>
            </w:r>
          </w:p>
        </w:tc>
        <w:tc>
          <w:tcPr>
            <w:tcW w:w="1559" w:type="dxa"/>
            <w:tcBorders>
              <w:top w:val="nil"/>
              <w:left w:val="nil"/>
              <w:bottom w:val="single" w:sz="4" w:space="0" w:color="auto"/>
              <w:right w:val="single" w:sz="4" w:space="0" w:color="auto"/>
            </w:tcBorders>
            <w:shd w:val="clear" w:color="auto" w:fill="FFFFFF" w:themeFill="background1"/>
            <w:noWrap/>
            <w:vAlign w:val="center"/>
            <w:hideMark/>
          </w:tcPr>
          <w:p w14:paraId="46E35479" w14:textId="77777777" w:rsidR="00691FCB" w:rsidRPr="00691FCB" w:rsidRDefault="00691FCB" w:rsidP="00691FCB">
            <w:pPr>
              <w:spacing w:after="0" w:line="240" w:lineRule="auto"/>
              <w:jc w:val="center"/>
              <w:rPr>
                <w:rFonts w:ascii="Calibri" w:eastAsia="Times New Roman" w:hAnsi="Calibri" w:cs="Calibri"/>
                <w:color w:val="000000"/>
                <w:kern w:val="0"/>
                <w:lang w:eastAsia="es-ES"/>
                <w14:ligatures w14:val="none"/>
              </w:rPr>
            </w:pPr>
            <w:r w:rsidRPr="00691FCB">
              <w:rPr>
                <w:rFonts w:ascii="Calibri" w:eastAsia="Times New Roman" w:hAnsi="Calibri" w:cs="Calibri"/>
                <w:color w:val="000000"/>
                <w:kern w:val="0"/>
                <w:lang w:eastAsia="es-ES"/>
                <w14:ligatures w14:val="none"/>
              </w:rPr>
              <w:t>75%</w:t>
            </w:r>
          </w:p>
        </w:tc>
        <w:tc>
          <w:tcPr>
            <w:tcW w:w="1418" w:type="dxa"/>
            <w:tcBorders>
              <w:top w:val="nil"/>
              <w:left w:val="nil"/>
              <w:bottom w:val="single" w:sz="4" w:space="0" w:color="auto"/>
              <w:right w:val="single" w:sz="4" w:space="0" w:color="auto"/>
            </w:tcBorders>
            <w:shd w:val="clear" w:color="auto" w:fill="FFFFFF" w:themeFill="background1"/>
            <w:noWrap/>
            <w:vAlign w:val="center"/>
            <w:hideMark/>
          </w:tcPr>
          <w:p w14:paraId="1A2C70AA" w14:textId="3F6EF302" w:rsidR="00691FCB" w:rsidRPr="00691FCB" w:rsidRDefault="00691FCB" w:rsidP="00691FCB">
            <w:pPr>
              <w:spacing w:after="0" w:line="240" w:lineRule="auto"/>
              <w:jc w:val="center"/>
              <w:rPr>
                <w:rFonts w:ascii="Calibri" w:eastAsia="Times New Roman" w:hAnsi="Calibri" w:cs="Calibri"/>
                <w:color w:val="000000"/>
                <w:kern w:val="0"/>
                <w:lang w:eastAsia="es-ES"/>
                <w14:ligatures w14:val="none"/>
              </w:rPr>
            </w:pPr>
            <w:r w:rsidRPr="00691FCB">
              <w:rPr>
                <w:rFonts w:ascii="Calibri" w:eastAsia="Times New Roman" w:hAnsi="Calibri" w:cs="Calibri"/>
                <w:color w:val="000000"/>
                <w:kern w:val="0"/>
                <w:lang w:eastAsia="es-ES"/>
                <w14:ligatures w14:val="none"/>
              </w:rPr>
              <w:t>37.050,00 €</w:t>
            </w:r>
          </w:p>
        </w:tc>
        <w:tc>
          <w:tcPr>
            <w:tcW w:w="992" w:type="dxa"/>
            <w:tcBorders>
              <w:top w:val="nil"/>
              <w:left w:val="nil"/>
              <w:bottom w:val="single" w:sz="4" w:space="0" w:color="auto"/>
              <w:right w:val="single" w:sz="4" w:space="0" w:color="auto"/>
            </w:tcBorders>
            <w:shd w:val="clear" w:color="auto" w:fill="FFFFFF" w:themeFill="background1"/>
            <w:noWrap/>
            <w:vAlign w:val="center"/>
            <w:hideMark/>
          </w:tcPr>
          <w:p w14:paraId="35EAE0E8" w14:textId="77777777" w:rsidR="00691FCB" w:rsidRPr="00691FCB" w:rsidRDefault="00691FCB" w:rsidP="00691FCB">
            <w:pPr>
              <w:spacing w:after="0" w:line="240" w:lineRule="auto"/>
              <w:jc w:val="center"/>
              <w:rPr>
                <w:rFonts w:ascii="Calibri" w:eastAsia="Times New Roman" w:hAnsi="Calibri" w:cs="Calibri"/>
                <w:color w:val="000000"/>
                <w:kern w:val="0"/>
                <w:lang w:eastAsia="es-ES"/>
                <w14:ligatures w14:val="none"/>
              </w:rPr>
            </w:pPr>
            <w:r w:rsidRPr="00691FCB">
              <w:rPr>
                <w:rFonts w:ascii="Calibri" w:eastAsia="Times New Roman" w:hAnsi="Calibri" w:cs="Calibri"/>
                <w:color w:val="000000"/>
                <w:kern w:val="0"/>
                <w:lang w:eastAsia="es-ES"/>
                <w14:ligatures w14:val="none"/>
              </w:rPr>
              <w:t>25,00%</w:t>
            </w:r>
          </w:p>
        </w:tc>
        <w:tc>
          <w:tcPr>
            <w:tcW w:w="1417" w:type="dxa"/>
            <w:tcBorders>
              <w:top w:val="nil"/>
              <w:left w:val="nil"/>
              <w:bottom w:val="single" w:sz="4" w:space="0" w:color="auto"/>
              <w:right w:val="single" w:sz="4" w:space="0" w:color="auto"/>
            </w:tcBorders>
            <w:shd w:val="clear" w:color="auto" w:fill="FFFFFF" w:themeFill="background1"/>
            <w:noWrap/>
            <w:vAlign w:val="center"/>
            <w:hideMark/>
          </w:tcPr>
          <w:p w14:paraId="0EC2F223" w14:textId="670885BC" w:rsidR="00691FCB" w:rsidRPr="00691FCB" w:rsidRDefault="00691FCB" w:rsidP="00691FCB">
            <w:pPr>
              <w:spacing w:after="0" w:line="240" w:lineRule="auto"/>
              <w:jc w:val="center"/>
              <w:rPr>
                <w:rFonts w:ascii="Calibri" w:eastAsia="Times New Roman" w:hAnsi="Calibri" w:cs="Calibri"/>
                <w:color w:val="000000"/>
                <w:kern w:val="0"/>
                <w:lang w:eastAsia="es-ES"/>
                <w14:ligatures w14:val="none"/>
              </w:rPr>
            </w:pPr>
            <w:r w:rsidRPr="00691FCB">
              <w:rPr>
                <w:rFonts w:ascii="Calibri" w:eastAsia="Times New Roman" w:hAnsi="Calibri" w:cs="Calibri"/>
                <w:color w:val="000000"/>
                <w:kern w:val="0"/>
                <w:lang w:eastAsia="es-ES"/>
                <w14:ligatures w14:val="none"/>
              </w:rPr>
              <w:t>12.350,00 €</w:t>
            </w:r>
          </w:p>
        </w:tc>
      </w:tr>
      <w:tr w:rsidR="00691FCB" w:rsidRPr="00691FCB" w14:paraId="1CCE1E45" w14:textId="77777777" w:rsidTr="00EC4D8C">
        <w:trPr>
          <w:trHeight w:val="189"/>
          <w:jc w:val="center"/>
        </w:trPr>
        <w:tc>
          <w:tcPr>
            <w:tcW w:w="2263"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2AA9C7B6" w14:textId="77777777" w:rsidR="00691FCB" w:rsidRPr="00691FCB" w:rsidRDefault="00691FCB" w:rsidP="00691FCB">
            <w:pPr>
              <w:spacing w:after="0" w:line="240" w:lineRule="auto"/>
              <w:jc w:val="center"/>
              <w:rPr>
                <w:rFonts w:ascii="Calibri" w:eastAsia="Times New Roman" w:hAnsi="Calibri" w:cs="Calibri"/>
                <w:color w:val="000000"/>
                <w:kern w:val="0"/>
                <w:lang w:eastAsia="es-ES"/>
                <w14:ligatures w14:val="none"/>
              </w:rPr>
            </w:pPr>
            <w:r w:rsidRPr="00691FCB">
              <w:rPr>
                <w:rFonts w:ascii="Calibri" w:eastAsia="Times New Roman" w:hAnsi="Calibri" w:cs="Calibri"/>
                <w:color w:val="000000"/>
                <w:kern w:val="0"/>
                <w:lang w:eastAsia="es-ES"/>
                <w14:ligatures w14:val="none"/>
              </w:rPr>
              <w:t>Analista de Sistemas</w:t>
            </w:r>
          </w:p>
        </w:tc>
        <w:tc>
          <w:tcPr>
            <w:tcW w:w="1418" w:type="dxa"/>
            <w:tcBorders>
              <w:top w:val="nil"/>
              <w:left w:val="nil"/>
              <w:bottom w:val="single" w:sz="4" w:space="0" w:color="auto"/>
              <w:right w:val="single" w:sz="4" w:space="0" w:color="auto"/>
            </w:tcBorders>
            <w:shd w:val="clear" w:color="auto" w:fill="FFFFFF" w:themeFill="background1"/>
            <w:noWrap/>
            <w:vAlign w:val="center"/>
            <w:hideMark/>
          </w:tcPr>
          <w:p w14:paraId="4E5F49C3" w14:textId="7C87B6D2" w:rsidR="00691FCB" w:rsidRPr="00691FCB" w:rsidRDefault="00691FCB" w:rsidP="00691FCB">
            <w:pPr>
              <w:spacing w:after="0" w:line="240" w:lineRule="auto"/>
              <w:jc w:val="center"/>
              <w:rPr>
                <w:rFonts w:ascii="Calibri" w:eastAsia="Times New Roman" w:hAnsi="Calibri" w:cs="Calibri"/>
                <w:color w:val="000000"/>
                <w:kern w:val="0"/>
                <w:lang w:eastAsia="es-ES"/>
                <w14:ligatures w14:val="none"/>
              </w:rPr>
            </w:pPr>
            <w:r w:rsidRPr="00691FCB">
              <w:rPr>
                <w:rFonts w:ascii="Calibri" w:eastAsia="Times New Roman" w:hAnsi="Calibri" w:cs="Calibri"/>
                <w:color w:val="000000"/>
                <w:kern w:val="0"/>
                <w:lang w:eastAsia="es-ES"/>
                <w14:ligatures w14:val="none"/>
              </w:rPr>
              <w:t>41.600,00 €</w:t>
            </w:r>
          </w:p>
        </w:tc>
        <w:tc>
          <w:tcPr>
            <w:tcW w:w="1559" w:type="dxa"/>
            <w:tcBorders>
              <w:top w:val="nil"/>
              <w:left w:val="nil"/>
              <w:bottom w:val="single" w:sz="4" w:space="0" w:color="auto"/>
              <w:right w:val="single" w:sz="4" w:space="0" w:color="auto"/>
            </w:tcBorders>
            <w:shd w:val="clear" w:color="auto" w:fill="FFFFFF" w:themeFill="background1"/>
            <w:noWrap/>
            <w:vAlign w:val="center"/>
            <w:hideMark/>
          </w:tcPr>
          <w:p w14:paraId="389DA3F8" w14:textId="77777777" w:rsidR="00691FCB" w:rsidRPr="00691FCB" w:rsidRDefault="00691FCB" w:rsidP="00691FCB">
            <w:pPr>
              <w:spacing w:after="0" w:line="240" w:lineRule="auto"/>
              <w:jc w:val="center"/>
              <w:rPr>
                <w:rFonts w:ascii="Calibri" w:eastAsia="Times New Roman" w:hAnsi="Calibri" w:cs="Calibri"/>
                <w:color w:val="000000"/>
                <w:kern w:val="0"/>
                <w:lang w:eastAsia="es-ES"/>
                <w14:ligatures w14:val="none"/>
              </w:rPr>
            </w:pPr>
            <w:r w:rsidRPr="00691FCB">
              <w:rPr>
                <w:rFonts w:ascii="Calibri" w:eastAsia="Times New Roman" w:hAnsi="Calibri" w:cs="Calibri"/>
                <w:color w:val="000000"/>
                <w:kern w:val="0"/>
                <w:lang w:eastAsia="es-ES"/>
                <w14:ligatures w14:val="none"/>
              </w:rPr>
              <w:t>75%</w:t>
            </w:r>
          </w:p>
        </w:tc>
        <w:tc>
          <w:tcPr>
            <w:tcW w:w="1418" w:type="dxa"/>
            <w:tcBorders>
              <w:top w:val="nil"/>
              <w:left w:val="nil"/>
              <w:bottom w:val="single" w:sz="4" w:space="0" w:color="auto"/>
              <w:right w:val="single" w:sz="4" w:space="0" w:color="auto"/>
            </w:tcBorders>
            <w:shd w:val="clear" w:color="auto" w:fill="FFFFFF" w:themeFill="background1"/>
            <w:noWrap/>
            <w:vAlign w:val="center"/>
            <w:hideMark/>
          </w:tcPr>
          <w:p w14:paraId="12A82AAD" w14:textId="557C1786" w:rsidR="00691FCB" w:rsidRPr="00691FCB" w:rsidRDefault="00691FCB" w:rsidP="00691FCB">
            <w:pPr>
              <w:spacing w:after="0" w:line="240" w:lineRule="auto"/>
              <w:jc w:val="center"/>
              <w:rPr>
                <w:rFonts w:ascii="Calibri" w:eastAsia="Times New Roman" w:hAnsi="Calibri" w:cs="Calibri"/>
                <w:color w:val="000000"/>
                <w:kern w:val="0"/>
                <w:lang w:eastAsia="es-ES"/>
                <w14:ligatures w14:val="none"/>
              </w:rPr>
            </w:pPr>
            <w:r w:rsidRPr="00691FCB">
              <w:rPr>
                <w:rFonts w:ascii="Calibri" w:eastAsia="Times New Roman" w:hAnsi="Calibri" w:cs="Calibri"/>
                <w:color w:val="000000"/>
                <w:kern w:val="0"/>
                <w:lang w:eastAsia="es-ES"/>
                <w14:ligatures w14:val="none"/>
              </w:rPr>
              <w:t>31.200,00 €</w:t>
            </w:r>
          </w:p>
        </w:tc>
        <w:tc>
          <w:tcPr>
            <w:tcW w:w="992" w:type="dxa"/>
            <w:tcBorders>
              <w:top w:val="nil"/>
              <w:left w:val="nil"/>
              <w:bottom w:val="single" w:sz="4" w:space="0" w:color="auto"/>
              <w:right w:val="single" w:sz="4" w:space="0" w:color="auto"/>
            </w:tcBorders>
            <w:shd w:val="clear" w:color="auto" w:fill="FFFFFF" w:themeFill="background1"/>
            <w:noWrap/>
            <w:vAlign w:val="center"/>
            <w:hideMark/>
          </w:tcPr>
          <w:p w14:paraId="5879F08F" w14:textId="77777777" w:rsidR="00691FCB" w:rsidRPr="00691FCB" w:rsidRDefault="00691FCB" w:rsidP="00691FCB">
            <w:pPr>
              <w:spacing w:after="0" w:line="240" w:lineRule="auto"/>
              <w:jc w:val="center"/>
              <w:rPr>
                <w:rFonts w:ascii="Calibri" w:eastAsia="Times New Roman" w:hAnsi="Calibri" w:cs="Calibri"/>
                <w:color w:val="000000"/>
                <w:kern w:val="0"/>
                <w:lang w:eastAsia="es-ES"/>
                <w14:ligatures w14:val="none"/>
              </w:rPr>
            </w:pPr>
            <w:r w:rsidRPr="00691FCB">
              <w:rPr>
                <w:rFonts w:ascii="Calibri" w:eastAsia="Times New Roman" w:hAnsi="Calibri" w:cs="Calibri"/>
                <w:color w:val="000000"/>
                <w:kern w:val="0"/>
                <w:lang w:eastAsia="es-ES"/>
                <w14:ligatures w14:val="none"/>
              </w:rPr>
              <w:t>25,00%</w:t>
            </w:r>
          </w:p>
        </w:tc>
        <w:tc>
          <w:tcPr>
            <w:tcW w:w="1417" w:type="dxa"/>
            <w:tcBorders>
              <w:top w:val="nil"/>
              <w:left w:val="nil"/>
              <w:bottom w:val="single" w:sz="4" w:space="0" w:color="auto"/>
              <w:right w:val="single" w:sz="4" w:space="0" w:color="auto"/>
            </w:tcBorders>
            <w:shd w:val="clear" w:color="auto" w:fill="FFFFFF" w:themeFill="background1"/>
            <w:noWrap/>
            <w:vAlign w:val="center"/>
            <w:hideMark/>
          </w:tcPr>
          <w:p w14:paraId="590E8340" w14:textId="3E0DC267" w:rsidR="00691FCB" w:rsidRPr="00691FCB" w:rsidRDefault="00691FCB" w:rsidP="00691FCB">
            <w:pPr>
              <w:spacing w:after="0" w:line="240" w:lineRule="auto"/>
              <w:jc w:val="center"/>
              <w:rPr>
                <w:rFonts w:ascii="Calibri" w:eastAsia="Times New Roman" w:hAnsi="Calibri" w:cs="Calibri"/>
                <w:color w:val="000000"/>
                <w:kern w:val="0"/>
                <w:lang w:eastAsia="es-ES"/>
                <w14:ligatures w14:val="none"/>
              </w:rPr>
            </w:pPr>
            <w:r w:rsidRPr="00691FCB">
              <w:rPr>
                <w:rFonts w:ascii="Calibri" w:eastAsia="Times New Roman" w:hAnsi="Calibri" w:cs="Calibri"/>
                <w:color w:val="000000"/>
                <w:kern w:val="0"/>
                <w:lang w:eastAsia="es-ES"/>
                <w14:ligatures w14:val="none"/>
              </w:rPr>
              <w:t>10.400,00 €</w:t>
            </w:r>
          </w:p>
        </w:tc>
      </w:tr>
      <w:tr w:rsidR="00691FCB" w:rsidRPr="00691FCB" w14:paraId="3E3C4B6C" w14:textId="77777777" w:rsidTr="00EC4D8C">
        <w:trPr>
          <w:trHeight w:val="189"/>
          <w:jc w:val="center"/>
        </w:trPr>
        <w:tc>
          <w:tcPr>
            <w:tcW w:w="2263"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2A6C05C0" w14:textId="77777777" w:rsidR="00691FCB" w:rsidRPr="00691FCB" w:rsidRDefault="00691FCB" w:rsidP="00691FCB">
            <w:pPr>
              <w:spacing w:after="0" w:line="240" w:lineRule="auto"/>
              <w:jc w:val="center"/>
              <w:rPr>
                <w:rFonts w:ascii="Calibri" w:eastAsia="Times New Roman" w:hAnsi="Calibri" w:cs="Calibri"/>
                <w:color w:val="000000"/>
                <w:kern w:val="0"/>
                <w:lang w:eastAsia="es-ES"/>
                <w14:ligatures w14:val="none"/>
              </w:rPr>
            </w:pPr>
            <w:r w:rsidRPr="00691FCB">
              <w:rPr>
                <w:rFonts w:ascii="Calibri" w:eastAsia="Times New Roman" w:hAnsi="Calibri" w:cs="Calibri"/>
                <w:color w:val="000000"/>
                <w:kern w:val="0"/>
                <w:lang w:eastAsia="es-ES"/>
                <w14:ligatures w14:val="none"/>
              </w:rPr>
              <w:t>Desarrollador Senior</w:t>
            </w:r>
          </w:p>
        </w:tc>
        <w:tc>
          <w:tcPr>
            <w:tcW w:w="1418" w:type="dxa"/>
            <w:tcBorders>
              <w:top w:val="nil"/>
              <w:left w:val="nil"/>
              <w:bottom w:val="single" w:sz="4" w:space="0" w:color="auto"/>
              <w:right w:val="single" w:sz="4" w:space="0" w:color="auto"/>
            </w:tcBorders>
            <w:shd w:val="clear" w:color="auto" w:fill="FFFFFF" w:themeFill="background1"/>
            <w:noWrap/>
            <w:vAlign w:val="center"/>
            <w:hideMark/>
          </w:tcPr>
          <w:p w14:paraId="0D255192" w14:textId="454ED741" w:rsidR="00691FCB" w:rsidRPr="00691FCB" w:rsidRDefault="00691FCB" w:rsidP="00691FCB">
            <w:pPr>
              <w:spacing w:after="0" w:line="240" w:lineRule="auto"/>
              <w:jc w:val="center"/>
              <w:rPr>
                <w:rFonts w:ascii="Calibri" w:eastAsia="Times New Roman" w:hAnsi="Calibri" w:cs="Calibri"/>
                <w:color w:val="000000"/>
                <w:kern w:val="0"/>
                <w:lang w:eastAsia="es-ES"/>
                <w14:ligatures w14:val="none"/>
              </w:rPr>
            </w:pPr>
            <w:r w:rsidRPr="00691FCB">
              <w:rPr>
                <w:rFonts w:ascii="Calibri" w:eastAsia="Times New Roman" w:hAnsi="Calibri" w:cs="Calibri"/>
                <w:color w:val="000000"/>
                <w:kern w:val="0"/>
                <w:lang w:eastAsia="es-ES"/>
                <w14:ligatures w14:val="none"/>
              </w:rPr>
              <w:t>78.000,00 €</w:t>
            </w:r>
          </w:p>
        </w:tc>
        <w:tc>
          <w:tcPr>
            <w:tcW w:w="1559" w:type="dxa"/>
            <w:tcBorders>
              <w:top w:val="nil"/>
              <w:left w:val="nil"/>
              <w:bottom w:val="single" w:sz="4" w:space="0" w:color="auto"/>
              <w:right w:val="single" w:sz="4" w:space="0" w:color="auto"/>
            </w:tcBorders>
            <w:shd w:val="clear" w:color="auto" w:fill="FFFFFF" w:themeFill="background1"/>
            <w:noWrap/>
            <w:vAlign w:val="center"/>
            <w:hideMark/>
          </w:tcPr>
          <w:p w14:paraId="6BB71811" w14:textId="77777777" w:rsidR="00691FCB" w:rsidRPr="00691FCB" w:rsidRDefault="00691FCB" w:rsidP="00691FCB">
            <w:pPr>
              <w:spacing w:after="0" w:line="240" w:lineRule="auto"/>
              <w:jc w:val="center"/>
              <w:rPr>
                <w:rFonts w:ascii="Calibri" w:eastAsia="Times New Roman" w:hAnsi="Calibri" w:cs="Calibri"/>
                <w:color w:val="000000"/>
                <w:kern w:val="0"/>
                <w:lang w:eastAsia="es-ES"/>
                <w14:ligatures w14:val="none"/>
              </w:rPr>
            </w:pPr>
            <w:r w:rsidRPr="00691FCB">
              <w:rPr>
                <w:rFonts w:ascii="Calibri" w:eastAsia="Times New Roman" w:hAnsi="Calibri" w:cs="Calibri"/>
                <w:color w:val="000000"/>
                <w:kern w:val="0"/>
                <w:lang w:eastAsia="es-ES"/>
                <w14:ligatures w14:val="none"/>
              </w:rPr>
              <w:t>80%</w:t>
            </w:r>
          </w:p>
        </w:tc>
        <w:tc>
          <w:tcPr>
            <w:tcW w:w="1418" w:type="dxa"/>
            <w:tcBorders>
              <w:top w:val="nil"/>
              <w:left w:val="nil"/>
              <w:bottom w:val="single" w:sz="4" w:space="0" w:color="auto"/>
              <w:right w:val="single" w:sz="4" w:space="0" w:color="auto"/>
            </w:tcBorders>
            <w:shd w:val="clear" w:color="auto" w:fill="FFFFFF" w:themeFill="background1"/>
            <w:noWrap/>
            <w:vAlign w:val="center"/>
            <w:hideMark/>
          </w:tcPr>
          <w:p w14:paraId="6A232FB2" w14:textId="5433EB43" w:rsidR="00691FCB" w:rsidRPr="00691FCB" w:rsidRDefault="00691FCB" w:rsidP="00691FCB">
            <w:pPr>
              <w:spacing w:after="0" w:line="240" w:lineRule="auto"/>
              <w:jc w:val="center"/>
              <w:rPr>
                <w:rFonts w:ascii="Calibri" w:eastAsia="Times New Roman" w:hAnsi="Calibri" w:cs="Calibri"/>
                <w:color w:val="000000"/>
                <w:kern w:val="0"/>
                <w:lang w:eastAsia="es-ES"/>
                <w14:ligatures w14:val="none"/>
              </w:rPr>
            </w:pPr>
            <w:r w:rsidRPr="00691FCB">
              <w:rPr>
                <w:rFonts w:ascii="Calibri" w:eastAsia="Times New Roman" w:hAnsi="Calibri" w:cs="Calibri"/>
                <w:color w:val="000000"/>
                <w:kern w:val="0"/>
                <w:lang w:eastAsia="es-ES"/>
                <w14:ligatures w14:val="none"/>
              </w:rPr>
              <w:t>62.400,00 €</w:t>
            </w:r>
          </w:p>
        </w:tc>
        <w:tc>
          <w:tcPr>
            <w:tcW w:w="992" w:type="dxa"/>
            <w:tcBorders>
              <w:top w:val="nil"/>
              <w:left w:val="nil"/>
              <w:bottom w:val="single" w:sz="4" w:space="0" w:color="auto"/>
              <w:right w:val="single" w:sz="4" w:space="0" w:color="auto"/>
            </w:tcBorders>
            <w:shd w:val="clear" w:color="auto" w:fill="FFFFFF" w:themeFill="background1"/>
            <w:noWrap/>
            <w:vAlign w:val="center"/>
            <w:hideMark/>
          </w:tcPr>
          <w:p w14:paraId="62E9B2AD" w14:textId="77777777" w:rsidR="00691FCB" w:rsidRPr="00691FCB" w:rsidRDefault="00691FCB" w:rsidP="00691FCB">
            <w:pPr>
              <w:spacing w:after="0" w:line="240" w:lineRule="auto"/>
              <w:jc w:val="center"/>
              <w:rPr>
                <w:rFonts w:ascii="Calibri" w:eastAsia="Times New Roman" w:hAnsi="Calibri" w:cs="Calibri"/>
                <w:color w:val="000000"/>
                <w:kern w:val="0"/>
                <w:lang w:eastAsia="es-ES"/>
                <w14:ligatures w14:val="none"/>
              </w:rPr>
            </w:pPr>
            <w:r w:rsidRPr="00691FCB">
              <w:rPr>
                <w:rFonts w:ascii="Calibri" w:eastAsia="Times New Roman" w:hAnsi="Calibri" w:cs="Calibri"/>
                <w:color w:val="000000"/>
                <w:kern w:val="0"/>
                <w:lang w:eastAsia="es-ES"/>
                <w14:ligatures w14:val="none"/>
              </w:rPr>
              <w:t>20,00%</w:t>
            </w:r>
          </w:p>
        </w:tc>
        <w:tc>
          <w:tcPr>
            <w:tcW w:w="1417" w:type="dxa"/>
            <w:tcBorders>
              <w:top w:val="nil"/>
              <w:left w:val="nil"/>
              <w:bottom w:val="single" w:sz="4" w:space="0" w:color="auto"/>
              <w:right w:val="single" w:sz="4" w:space="0" w:color="auto"/>
            </w:tcBorders>
            <w:shd w:val="clear" w:color="auto" w:fill="FFFFFF" w:themeFill="background1"/>
            <w:noWrap/>
            <w:vAlign w:val="center"/>
            <w:hideMark/>
          </w:tcPr>
          <w:p w14:paraId="3A789015" w14:textId="1F708286" w:rsidR="00691FCB" w:rsidRPr="00691FCB" w:rsidRDefault="00691FCB" w:rsidP="00691FCB">
            <w:pPr>
              <w:spacing w:after="0" w:line="240" w:lineRule="auto"/>
              <w:jc w:val="center"/>
              <w:rPr>
                <w:rFonts w:ascii="Calibri" w:eastAsia="Times New Roman" w:hAnsi="Calibri" w:cs="Calibri"/>
                <w:color w:val="000000"/>
                <w:kern w:val="0"/>
                <w:lang w:eastAsia="es-ES"/>
                <w14:ligatures w14:val="none"/>
              </w:rPr>
            </w:pPr>
            <w:r w:rsidRPr="00691FCB">
              <w:rPr>
                <w:rFonts w:ascii="Calibri" w:eastAsia="Times New Roman" w:hAnsi="Calibri" w:cs="Calibri"/>
                <w:color w:val="000000"/>
                <w:kern w:val="0"/>
                <w:lang w:eastAsia="es-ES"/>
                <w14:ligatures w14:val="none"/>
              </w:rPr>
              <w:t>15.600,00 €</w:t>
            </w:r>
          </w:p>
        </w:tc>
      </w:tr>
      <w:tr w:rsidR="00691FCB" w:rsidRPr="00691FCB" w14:paraId="301A407A" w14:textId="77777777" w:rsidTr="00EC4D8C">
        <w:trPr>
          <w:trHeight w:val="189"/>
          <w:jc w:val="center"/>
        </w:trPr>
        <w:tc>
          <w:tcPr>
            <w:tcW w:w="2263"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2A264740" w14:textId="77777777" w:rsidR="00691FCB" w:rsidRPr="00691FCB" w:rsidRDefault="00691FCB" w:rsidP="00691FCB">
            <w:pPr>
              <w:spacing w:after="0" w:line="240" w:lineRule="auto"/>
              <w:jc w:val="center"/>
              <w:rPr>
                <w:rFonts w:ascii="Calibri" w:eastAsia="Times New Roman" w:hAnsi="Calibri" w:cs="Calibri"/>
                <w:color w:val="000000"/>
                <w:kern w:val="0"/>
                <w:lang w:eastAsia="es-ES"/>
                <w14:ligatures w14:val="none"/>
              </w:rPr>
            </w:pPr>
            <w:r w:rsidRPr="00691FCB">
              <w:rPr>
                <w:rFonts w:ascii="Calibri" w:eastAsia="Times New Roman" w:hAnsi="Calibri" w:cs="Calibri"/>
                <w:color w:val="000000"/>
                <w:kern w:val="0"/>
                <w:lang w:eastAsia="es-ES"/>
                <w14:ligatures w14:val="none"/>
              </w:rPr>
              <w:t>Desarrollador Junior</w:t>
            </w:r>
          </w:p>
        </w:tc>
        <w:tc>
          <w:tcPr>
            <w:tcW w:w="1418" w:type="dxa"/>
            <w:tcBorders>
              <w:top w:val="nil"/>
              <w:left w:val="nil"/>
              <w:bottom w:val="single" w:sz="4" w:space="0" w:color="auto"/>
              <w:right w:val="single" w:sz="4" w:space="0" w:color="auto"/>
            </w:tcBorders>
            <w:shd w:val="clear" w:color="auto" w:fill="FFFFFF" w:themeFill="background1"/>
            <w:noWrap/>
            <w:vAlign w:val="center"/>
            <w:hideMark/>
          </w:tcPr>
          <w:p w14:paraId="19883400" w14:textId="10C7CC89" w:rsidR="00691FCB" w:rsidRPr="00691FCB" w:rsidRDefault="00691FCB" w:rsidP="00691FCB">
            <w:pPr>
              <w:spacing w:after="0" w:line="240" w:lineRule="auto"/>
              <w:jc w:val="center"/>
              <w:rPr>
                <w:rFonts w:ascii="Calibri" w:eastAsia="Times New Roman" w:hAnsi="Calibri" w:cs="Calibri"/>
                <w:color w:val="000000"/>
                <w:kern w:val="0"/>
                <w:lang w:eastAsia="es-ES"/>
                <w14:ligatures w14:val="none"/>
              </w:rPr>
            </w:pPr>
            <w:r w:rsidRPr="00691FCB">
              <w:rPr>
                <w:rFonts w:ascii="Calibri" w:eastAsia="Times New Roman" w:hAnsi="Calibri" w:cs="Calibri"/>
                <w:color w:val="000000"/>
                <w:kern w:val="0"/>
                <w:lang w:eastAsia="es-ES"/>
                <w14:ligatures w14:val="none"/>
              </w:rPr>
              <w:t>65.520,00 €</w:t>
            </w:r>
          </w:p>
        </w:tc>
        <w:tc>
          <w:tcPr>
            <w:tcW w:w="1559" w:type="dxa"/>
            <w:tcBorders>
              <w:top w:val="nil"/>
              <w:left w:val="nil"/>
              <w:bottom w:val="single" w:sz="4" w:space="0" w:color="auto"/>
              <w:right w:val="single" w:sz="4" w:space="0" w:color="auto"/>
            </w:tcBorders>
            <w:shd w:val="clear" w:color="auto" w:fill="FFFFFF" w:themeFill="background1"/>
            <w:noWrap/>
            <w:vAlign w:val="center"/>
            <w:hideMark/>
          </w:tcPr>
          <w:p w14:paraId="193F9DFF" w14:textId="77777777" w:rsidR="00691FCB" w:rsidRPr="00691FCB" w:rsidRDefault="00691FCB" w:rsidP="00691FCB">
            <w:pPr>
              <w:spacing w:after="0" w:line="240" w:lineRule="auto"/>
              <w:jc w:val="center"/>
              <w:rPr>
                <w:rFonts w:ascii="Calibri" w:eastAsia="Times New Roman" w:hAnsi="Calibri" w:cs="Calibri"/>
                <w:color w:val="000000"/>
                <w:kern w:val="0"/>
                <w:lang w:eastAsia="es-ES"/>
                <w14:ligatures w14:val="none"/>
              </w:rPr>
            </w:pPr>
            <w:r w:rsidRPr="00691FCB">
              <w:rPr>
                <w:rFonts w:ascii="Calibri" w:eastAsia="Times New Roman" w:hAnsi="Calibri" w:cs="Calibri"/>
                <w:color w:val="000000"/>
                <w:kern w:val="0"/>
                <w:lang w:eastAsia="es-ES"/>
                <w14:ligatures w14:val="none"/>
              </w:rPr>
              <w:t>85%</w:t>
            </w:r>
          </w:p>
        </w:tc>
        <w:tc>
          <w:tcPr>
            <w:tcW w:w="1418" w:type="dxa"/>
            <w:tcBorders>
              <w:top w:val="nil"/>
              <w:left w:val="nil"/>
              <w:bottom w:val="single" w:sz="4" w:space="0" w:color="auto"/>
              <w:right w:val="single" w:sz="4" w:space="0" w:color="auto"/>
            </w:tcBorders>
            <w:shd w:val="clear" w:color="auto" w:fill="FFFFFF" w:themeFill="background1"/>
            <w:noWrap/>
            <w:vAlign w:val="center"/>
            <w:hideMark/>
          </w:tcPr>
          <w:p w14:paraId="389D09BE" w14:textId="46F2E2BB" w:rsidR="00691FCB" w:rsidRPr="00691FCB" w:rsidRDefault="00691FCB" w:rsidP="00691FCB">
            <w:pPr>
              <w:spacing w:after="0" w:line="240" w:lineRule="auto"/>
              <w:jc w:val="center"/>
              <w:rPr>
                <w:rFonts w:ascii="Calibri" w:eastAsia="Times New Roman" w:hAnsi="Calibri" w:cs="Calibri"/>
                <w:color w:val="000000"/>
                <w:kern w:val="0"/>
                <w:lang w:eastAsia="es-ES"/>
                <w14:ligatures w14:val="none"/>
              </w:rPr>
            </w:pPr>
            <w:r w:rsidRPr="00691FCB">
              <w:rPr>
                <w:rFonts w:ascii="Calibri" w:eastAsia="Times New Roman" w:hAnsi="Calibri" w:cs="Calibri"/>
                <w:color w:val="000000"/>
                <w:kern w:val="0"/>
                <w:lang w:eastAsia="es-ES"/>
                <w14:ligatures w14:val="none"/>
              </w:rPr>
              <w:t>55.692,00 €</w:t>
            </w:r>
          </w:p>
        </w:tc>
        <w:tc>
          <w:tcPr>
            <w:tcW w:w="992" w:type="dxa"/>
            <w:tcBorders>
              <w:top w:val="nil"/>
              <w:left w:val="nil"/>
              <w:bottom w:val="single" w:sz="4" w:space="0" w:color="auto"/>
              <w:right w:val="single" w:sz="4" w:space="0" w:color="auto"/>
            </w:tcBorders>
            <w:shd w:val="clear" w:color="auto" w:fill="FFFFFF" w:themeFill="background1"/>
            <w:noWrap/>
            <w:vAlign w:val="center"/>
            <w:hideMark/>
          </w:tcPr>
          <w:p w14:paraId="7B8B8A26" w14:textId="77777777" w:rsidR="00691FCB" w:rsidRPr="00691FCB" w:rsidRDefault="00691FCB" w:rsidP="00691FCB">
            <w:pPr>
              <w:spacing w:after="0" w:line="240" w:lineRule="auto"/>
              <w:jc w:val="center"/>
              <w:rPr>
                <w:rFonts w:ascii="Calibri" w:eastAsia="Times New Roman" w:hAnsi="Calibri" w:cs="Calibri"/>
                <w:color w:val="000000"/>
                <w:kern w:val="0"/>
                <w:lang w:eastAsia="es-ES"/>
                <w14:ligatures w14:val="none"/>
              </w:rPr>
            </w:pPr>
            <w:r w:rsidRPr="00691FCB">
              <w:rPr>
                <w:rFonts w:ascii="Calibri" w:eastAsia="Times New Roman" w:hAnsi="Calibri" w:cs="Calibri"/>
                <w:color w:val="000000"/>
                <w:kern w:val="0"/>
                <w:lang w:eastAsia="es-ES"/>
                <w14:ligatures w14:val="none"/>
              </w:rPr>
              <w:t>15,00%</w:t>
            </w:r>
          </w:p>
        </w:tc>
        <w:tc>
          <w:tcPr>
            <w:tcW w:w="1417" w:type="dxa"/>
            <w:tcBorders>
              <w:top w:val="nil"/>
              <w:left w:val="nil"/>
              <w:bottom w:val="single" w:sz="4" w:space="0" w:color="auto"/>
              <w:right w:val="single" w:sz="4" w:space="0" w:color="auto"/>
            </w:tcBorders>
            <w:shd w:val="clear" w:color="auto" w:fill="FFFFFF" w:themeFill="background1"/>
            <w:noWrap/>
            <w:vAlign w:val="center"/>
            <w:hideMark/>
          </w:tcPr>
          <w:p w14:paraId="333FC2A0" w14:textId="2F4E9FB9" w:rsidR="00691FCB" w:rsidRPr="00691FCB" w:rsidRDefault="00691FCB" w:rsidP="00691FCB">
            <w:pPr>
              <w:spacing w:after="0" w:line="240" w:lineRule="auto"/>
              <w:jc w:val="center"/>
              <w:rPr>
                <w:rFonts w:ascii="Calibri" w:eastAsia="Times New Roman" w:hAnsi="Calibri" w:cs="Calibri"/>
                <w:color w:val="000000"/>
                <w:kern w:val="0"/>
                <w:lang w:eastAsia="es-ES"/>
                <w14:ligatures w14:val="none"/>
              </w:rPr>
            </w:pPr>
            <w:r w:rsidRPr="00691FCB">
              <w:rPr>
                <w:rFonts w:ascii="Calibri" w:eastAsia="Times New Roman" w:hAnsi="Calibri" w:cs="Calibri"/>
                <w:color w:val="000000"/>
                <w:kern w:val="0"/>
                <w:lang w:eastAsia="es-ES"/>
                <w14:ligatures w14:val="none"/>
              </w:rPr>
              <w:t>9.828,00 €</w:t>
            </w:r>
          </w:p>
        </w:tc>
      </w:tr>
      <w:tr w:rsidR="00691FCB" w:rsidRPr="00691FCB" w14:paraId="378F5D28" w14:textId="77777777" w:rsidTr="00EC4D8C">
        <w:trPr>
          <w:trHeight w:val="189"/>
          <w:jc w:val="center"/>
        </w:trPr>
        <w:tc>
          <w:tcPr>
            <w:tcW w:w="2263"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7A2865AE" w14:textId="77777777" w:rsidR="00691FCB" w:rsidRPr="00691FCB" w:rsidRDefault="00691FCB" w:rsidP="00691FCB">
            <w:pPr>
              <w:spacing w:after="0" w:line="240" w:lineRule="auto"/>
              <w:jc w:val="center"/>
              <w:rPr>
                <w:rFonts w:ascii="Calibri" w:eastAsia="Times New Roman" w:hAnsi="Calibri" w:cs="Calibri"/>
                <w:color w:val="000000"/>
                <w:kern w:val="0"/>
                <w:lang w:eastAsia="es-ES"/>
                <w14:ligatures w14:val="none"/>
              </w:rPr>
            </w:pPr>
            <w:r w:rsidRPr="00691FCB">
              <w:rPr>
                <w:rFonts w:ascii="Calibri" w:eastAsia="Times New Roman" w:hAnsi="Calibri" w:cs="Calibri"/>
                <w:color w:val="000000"/>
                <w:kern w:val="0"/>
                <w:lang w:eastAsia="es-ES"/>
                <w14:ligatures w14:val="none"/>
              </w:rPr>
              <w:t>Tester</w:t>
            </w:r>
          </w:p>
        </w:tc>
        <w:tc>
          <w:tcPr>
            <w:tcW w:w="1418" w:type="dxa"/>
            <w:tcBorders>
              <w:top w:val="nil"/>
              <w:left w:val="nil"/>
              <w:bottom w:val="single" w:sz="4" w:space="0" w:color="auto"/>
              <w:right w:val="single" w:sz="4" w:space="0" w:color="auto"/>
            </w:tcBorders>
            <w:shd w:val="clear" w:color="auto" w:fill="FFFFFF" w:themeFill="background1"/>
            <w:noWrap/>
            <w:vAlign w:val="center"/>
            <w:hideMark/>
          </w:tcPr>
          <w:p w14:paraId="7AD1AA7C" w14:textId="4BBC8A12" w:rsidR="00691FCB" w:rsidRPr="00691FCB" w:rsidRDefault="00691FCB" w:rsidP="00691FCB">
            <w:pPr>
              <w:spacing w:after="0" w:line="240" w:lineRule="auto"/>
              <w:jc w:val="center"/>
              <w:rPr>
                <w:rFonts w:ascii="Calibri" w:eastAsia="Times New Roman" w:hAnsi="Calibri" w:cs="Calibri"/>
                <w:color w:val="000000"/>
                <w:kern w:val="0"/>
                <w:lang w:eastAsia="es-ES"/>
                <w14:ligatures w14:val="none"/>
              </w:rPr>
            </w:pPr>
            <w:r w:rsidRPr="00691FCB">
              <w:rPr>
                <w:rFonts w:ascii="Calibri" w:eastAsia="Times New Roman" w:hAnsi="Calibri" w:cs="Calibri"/>
                <w:color w:val="000000"/>
                <w:kern w:val="0"/>
                <w:lang w:eastAsia="es-ES"/>
                <w14:ligatures w14:val="none"/>
              </w:rPr>
              <w:t>33.832,50 €</w:t>
            </w:r>
          </w:p>
        </w:tc>
        <w:tc>
          <w:tcPr>
            <w:tcW w:w="1559" w:type="dxa"/>
            <w:tcBorders>
              <w:top w:val="nil"/>
              <w:left w:val="nil"/>
              <w:bottom w:val="single" w:sz="4" w:space="0" w:color="auto"/>
              <w:right w:val="single" w:sz="4" w:space="0" w:color="auto"/>
            </w:tcBorders>
            <w:shd w:val="clear" w:color="auto" w:fill="FFFFFF" w:themeFill="background1"/>
            <w:noWrap/>
            <w:vAlign w:val="center"/>
            <w:hideMark/>
          </w:tcPr>
          <w:p w14:paraId="58865500" w14:textId="77777777" w:rsidR="00691FCB" w:rsidRPr="00691FCB" w:rsidRDefault="00691FCB" w:rsidP="00691FCB">
            <w:pPr>
              <w:spacing w:after="0" w:line="240" w:lineRule="auto"/>
              <w:jc w:val="center"/>
              <w:rPr>
                <w:rFonts w:ascii="Calibri" w:eastAsia="Times New Roman" w:hAnsi="Calibri" w:cs="Calibri"/>
                <w:color w:val="000000"/>
                <w:kern w:val="0"/>
                <w:lang w:eastAsia="es-ES"/>
                <w14:ligatures w14:val="none"/>
              </w:rPr>
            </w:pPr>
            <w:r w:rsidRPr="00691FCB">
              <w:rPr>
                <w:rFonts w:ascii="Calibri" w:eastAsia="Times New Roman" w:hAnsi="Calibri" w:cs="Calibri"/>
                <w:color w:val="000000"/>
                <w:kern w:val="0"/>
                <w:lang w:eastAsia="es-ES"/>
                <w14:ligatures w14:val="none"/>
              </w:rPr>
              <w:t>80%</w:t>
            </w:r>
          </w:p>
        </w:tc>
        <w:tc>
          <w:tcPr>
            <w:tcW w:w="1418" w:type="dxa"/>
            <w:tcBorders>
              <w:top w:val="nil"/>
              <w:left w:val="nil"/>
              <w:bottom w:val="single" w:sz="4" w:space="0" w:color="auto"/>
              <w:right w:val="single" w:sz="4" w:space="0" w:color="auto"/>
            </w:tcBorders>
            <w:shd w:val="clear" w:color="auto" w:fill="FFFFFF" w:themeFill="background1"/>
            <w:noWrap/>
            <w:vAlign w:val="center"/>
            <w:hideMark/>
          </w:tcPr>
          <w:p w14:paraId="3477C7E1" w14:textId="5ECC8164" w:rsidR="00691FCB" w:rsidRPr="00691FCB" w:rsidRDefault="00691FCB" w:rsidP="00691FCB">
            <w:pPr>
              <w:spacing w:after="0" w:line="240" w:lineRule="auto"/>
              <w:jc w:val="center"/>
              <w:rPr>
                <w:rFonts w:ascii="Calibri" w:eastAsia="Times New Roman" w:hAnsi="Calibri" w:cs="Calibri"/>
                <w:color w:val="000000"/>
                <w:kern w:val="0"/>
                <w:lang w:eastAsia="es-ES"/>
                <w14:ligatures w14:val="none"/>
              </w:rPr>
            </w:pPr>
            <w:r w:rsidRPr="00691FCB">
              <w:rPr>
                <w:rFonts w:ascii="Calibri" w:eastAsia="Times New Roman" w:hAnsi="Calibri" w:cs="Calibri"/>
                <w:color w:val="000000"/>
                <w:kern w:val="0"/>
                <w:lang w:eastAsia="es-ES"/>
                <w14:ligatures w14:val="none"/>
              </w:rPr>
              <w:t>27.066,00 €</w:t>
            </w:r>
          </w:p>
        </w:tc>
        <w:tc>
          <w:tcPr>
            <w:tcW w:w="992" w:type="dxa"/>
            <w:tcBorders>
              <w:top w:val="nil"/>
              <w:left w:val="nil"/>
              <w:bottom w:val="single" w:sz="4" w:space="0" w:color="auto"/>
              <w:right w:val="single" w:sz="4" w:space="0" w:color="auto"/>
            </w:tcBorders>
            <w:shd w:val="clear" w:color="auto" w:fill="FFFFFF" w:themeFill="background1"/>
            <w:noWrap/>
            <w:vAlign w:val="center"/>
            <w:hideMark/>
          </w:tcPr>
          <w:p w14:paraId="723BC546" w14:textId="77777777" w:rsidR="00691FCB" w:rsidRPr="00691FCB" w:rsidRDefault="00691FCB" w:rsidP="00691FCB">
            <w:pPr>
              <w:spacing w:after="0" w:line="240" w:lineRule="auto"/>
              <w:jc w:val="center"/>
              <w:rPr>
                <w:rFonts w:ascii="Calibri" w:eastAsia="Times New Roman" w:hAnsi="Calibri" w:cs="Calibri"/>
                <w:color w:val="000000"/>
                <w:kern w:val="0"/>
                <w:lang w:eastAsia="es-ES"/>
                <w14:ligatures w14:val="none"/>
              </w:rPr>
            </w:pPr>
            <w:r w:rsidRPr="00691FCB">
              <w:rPr>
                <w:rFonts w:ascii="Calibri" w:eastAsia="Times New Roman" w:hAnsi="Calibri" w:cs="Calibri"/>
                <w:color w:val="000000"/>
                <w:kern w:val="0"/>
                <w:lang w:eastAsia="es-ES"/>
                <w14:ligatures w14:val="none"/>
              </w:rPr>
              <w:t>20,00%</w:t>
            </w:r>
          </w:p>
        </w:tc>
        <w:tc>
          <w:tcPr>
            <w:tcW w:w="1417" w:type="dxa"/>
            <w:tcBorders>
              <w:top w:val="nil"/>
              <w:left w:val="nil"/>
              <w:bottom w:val="single" w:sz="4" w:space="0" w:color="auto"/>
              <w:right w:val="single" w:sz="4" w:space="0" w:color="auto"/>
            </w:tcBorders>
            <w:shd w:val="clear" w:color="auto" w:fill="FFFFFF" w:themeFill="background1"/>
            <w:noWrap/>
            <w:vAlign w:val="center"/>
            <w:hideMark/>
          </w:tcPr>
          <w:p w14:paraId="7A0BF3A8" w14:textId="3F5203D4" w:rsidR="00691FCB" w:rsidRPr="00691FCB" w:rsidRDefault="00691FCB" w:rsidP="00691FCB">
            <w:pPr>
              <w:spacing w:after="0" w:line="240" w:lineRule="auto"/>
              <w:jc w:val="center"/>
              <w:rPr>
                <w:rFonts w:ascii="Calibri" w:eastAsia="Times New Roman" w:hAnsi="Calibri" w:cs="Calibri"/>
                <w:color w:val="000000"/>
                <w:kern w:val="0"/>
                <w:lang w:eastAsia="es-ES"/>
                <w14:ligatures w14:val="none"/>
              </w:rPr>
            </w:pPr>
            <w:r w:rsidRPr="00691FCB">
              <w:rPr>
                <w:rFonts w:ascii="Calibri" w:eastAsia="Times New Roman" w:hAnsi="Calibri" w:cs="Calibri"/>
                <w:color w:val="000000"/>
                <w:kern w:val="0"/>
                <w:lang w:eastAsia="es-ES"/>
                <w14:ligatures w14:val="none"/>
              </w:rPr>
              <w:t>6.766,50 €</w:t>
            </w:r>
          </w:p>
        </w:tc>
      </w:tr>
      <w:tr w:rsidR="00691FCB" w:rsidRPr="00691FCB" w14:paraId="13CBEE2B" w14:textId="77777777" w:rsidTr="00EC4D8C">
        <w:trPr>
          <w:trHeight w:val="189"/>
          <w:jc w:val="center"/>
        </w:trPr>
        <w:tc>
          <w:tcPr>
            <w:tcW w:w="2263"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11F59B61" w14:textId="77777777" w:rsidR="00691FCB" w:rsidRPr="00691FCB" w:rsidRDefault="00691FCB" w:rsidP="00691FCB">
            <w:pPr>
              <w:spacing w:after="0" w:line="240" w:lineRule="auto"/>
              <w:jc w:val="center"/>
              <w:rPr>
                <w:rFonts w:ascii="Calibri" w:eastAsia="Times New Roman" w:hAnsi="Calibri" w:cs="Calibri"/>
                <w:color w:val="000000"/>
                <w:kern w:val="0"/>
                <w:lang w:eastAsia="es-ES"/>
                <w14:ligatures w14:val="none"/>
              </w:rPr>
            </w:pPr>
            <w:r w:rsidRPr="00691FCB">
              <w:rPr>
                <w:rFonts w:ascii="Calibri" w:eastAsia="Times New Roman" w:hAnsi="Calibri" w:cs="Calibri"/>
                <w:color w:val="000000"/>
                <w:kern w:val="0"/>
                <w:lang w:eastAsia="es-ES"/>
                <w14:ligatures w14:val="none"/>
              </w:rPr>
              <w:t>Responsable y administrador de sistemas</w:t>
            </w:r>
          </w:p>
        </w:tc>
        <w:tc>
          <w:tcPr>
            <w:tcW w:w="1418" w:type="dxa"/>
            <w:tcBorders>
              <w:top w:val="nil"/>
              <w:left w:val="nil"/>
              <w:bottom w:val="single" w:sz="4" w:space="0" w:color="auto"/>
              <w:right w:val="single" w:sz="4" w:space="0" w:color="auto"/>
            </w:tcBorders>
            <w:shd w:val="clear" w:color="auto" w:fill="FFFFFF" w:themeFill="background1"/>
            <w:noWrap/>
            <w:vAlign w:val="center"/>
            <w:hideMark/>
          </w:tcPr>
          <w:p w14:paraId="16569588" w14:textId="183EFD95" w:rsidR="00691FCB" w:rsidRPr="00691FCB" w:rsidRDefault="00691FCB" w:rsidP="00691FCB">
            <w:pPr>
              <w:spacing w:after="0" w:line="240" w:lineRule="auto"/>
              <w:jc w:val="center"/>
              <w:rPr>
                <w:rFonts w:ascii="Calibri" w:eastAsia="Times New Roman" w:hAnsi="Calibri" w:cs="Calibri"/>
                <w:color w:val="000000"/>
                <w:kern w:val="0"/>
                <w:lang w:eastAsia="es-ES"/>
                <w14:ligatures w14:val="none"/>
              </w:rPr>
            </w:pPr>
            <w:r w:rsidRPr="00691FCB">
              <w:rPr>
                <w:rFonts w:ascii="Calibri" w:eastAsia="Times New Roman" w:hAnsi="Calibri" w:cs="Calibri"/>
                <w:color w:val="000000"/>
                <w:kern w:val="0"/>
                <w:lang w:eastAsia="es-ES"/>
                <w14:ligatures w14:val="none"/>
              </w:rPr>
              <w:t>35.233,90 €</w:t>
            </w:r>
          </w:p>
        </w:tc>
        <w:tc>
          <w:tcPr>
            <w:tcW w:w="1559" w:type="dxa"/>
            <w:tcBorders>
              <w:top w:val="nil"/>
              <w:left w:val="nil"/>
              <w:bottom w:val="single" w:sz="4" w:space="0" w:color="auto"/>
              <w:right w:val="single" w:sz="4" w:space="0" w:color="auto"/>
            </w:tcBorders>
            <w:shd w:val="clear" w:color="auto" w:fill="FFFFFF" w:themeFill="background1"/>
            <w:noWrap/>
            <w:vAlign w:val="center"/>
            <w:hideMark/>
          </w:tcPr>
          <w:p w14:paraId="12B34C37" w14:textId="77777777" w:rsidR="00691FCB" w:rsidRPr="00691FCB" w:rsidRDefault="00691FCB" w:rsidP="00691FCB">
            <w:pPr>
              <w:spacing w:after="0" w:line="240" w:lineRule="auto"/>
              <w:jc w:val="center"/>
              <w:rPr>
                <w:rFonts w:ascii="Calibri" w:eastAsia="Times New Roman" w:hAnsi="Calibri" w:cs="Calibri"/>
                <w:color w:val="000000"/>
                <w:kern w:val="0"/>
                <w:lang w:eastAsia="es-ES"/>
                <w14:ligatures w14:val="none"/>
              </w:rPr>
            </w:pPr>
            <w:r w:rsidRPr="00691FCB">
              <w:rPr>
                <w:rFonts w:ascii="Calibri" w:eastAsia="Times New Roman" w:hAnsi="Calibri" w:cs="Calibri"/>
                <w:color w:val="000000"/>
                <w:kern w:val="0"/>
                <w:lang w:eastAsia="es-ES"/>
                <w14:ligatures w14:val="none"/>
              </w:rPr>
              <w:t>70%</w:t>
            </w:r>
          </w:p>
        </w:tc>
        <w:tc>
          <w:tcPr>
            <w:tcW w:w="1418" w:type="dxa"/>
            <w:tcBorders>
              <w:top w:val="nil"/>
              <w:left w:val="nil"/>
              <w:bottom w:val="single" w:sz="4" w:space="0" w:color="auto"/>
              <w:right w:val="single" w:sz="4" w:space="0" w:color="auto"/>
            </w:tcBorders>
            <w:shd w:val="clear" w:color="auto" w:fill="FFFFFF" w:themeFill="background1"/>
            <w:noWrap/>
            <w:vAlign w:val="center"/>
            <w:hideMark/>
          </w:tcPr>
          <w:p w14:paraId="037F8A3D" w14:textId="77647922" w:rsidR="00691FCB" w:rsidRPr="00691FCB" w:rsidRDefault="00691FCB" w:rsidP="00691FCB">
            <w:pPr>
              <w:spacing w:after="0" w:line="240" w:lineRule="auto"/>
              <w:jc w:val="center"/>
              <w:rPr>
                <w:rFonts w:ascii="Calibri" w:eastAsia="Times New Roman" w:hAnsi="Calibri" w:cs="Calibri"/>
                <w:color w:val="000000"/>
                <w:kern w:val="0"/>
                <w:lang w:eastAsia="es-ES"/>
                <w14:ligatures w14:val="none"/>
              </w:rPr>
            </w:pPr>
            <w:r w:rsidRPr="00691FCB">
              <w:rPr>
                <w:rFonts w:ascii="Calibri" w:eastAsia="Times New Roman" w:hAnsi="Calibri" w:cs="Calibri"/>
                <w:color w:val="000000"/>
                <w:kern w:val="0"/>
                <w:lang w:eastAsia="es-ES"/>
                <w14:ligatures w14:val="none"/>
              </w:rPr>
              <w:t>24.663,73 €</w:t>
            </w:r>
          </w:p>
        </w:tc>
        <w:tc>
          <w:tcPr>
            <w:tcW w:w="992" w:type="dxa"/>
            <w:tcBorders>
              <w:top w:val="nil"/>
              <w:left w:val="nil"/>
              <w:bottom w:val="single" w:sz="4" w:space="0" w:color="auto"/>
              <w:right w:val="single" w:sz="4" w:space="0" w:color="auto"/>
            </w:tcBorders>
            <w:shd w:val="clear" w:color="auto" w:fill="FFFFFF" w:themeFill="background1"/>
            <w:noWrap/>
            <w:vAlign w:val="center"/>
            <w:hideMark/>
          </w:tcPr>
          <w:p w14:paraId="4EE6F8BC" w14:textId="77777777" w:rsidR="00691FCB" w:rsidRPr="00691FCB" w:rsidRDefault="00691FCB" w:rsidP="00691FCB">
            <w:pPr>
              <w:spacing w:after="0" w:line="240" w:lineRule="auto"/>
              <w:jc w:val="center"/>
              <w:rPr>
                <w:rFonts w:ascii="Calibri" w:eastAsia="Times New Roman" w:hAnsi="Calibri" w:cs="Calibri"/>
                <w:color w:val="000000"/>
                <w:kern w:val="0"/>
                <w:lang w:eastAsia="es-ES"/>
                <w14:ligatures w14:val="none"/>
              </w:rPr>
            </w:pPr>
            <w:r w:rsidRPr="00691FCB">
              <w:rPr>
                <w:rFonts w:ascii="Calibri" w:eastAsia="Times New Roman" w:hAnsi="Calibri" w:cs="Calibri"/>
                <w:color w:val="000000"/>
                <w:kern w:val="0"/>
                <w:lang w:eastAsia="es-ES"/>
                <w14:ligatures w14:val="none"/>
              </w:rPr>
              <w:t>30,00%</w:t>
            </w:r>
          </w:p>
        </w:tc>
        <w:tc>
          <w:tcPr>
            <w:tcW w:w="1417" w:type="dxa"/>
            <w:tcBorders>
              <w:top w:val="nil"/>
              <w:left w:val="nil"/>
              <w:bottom w:val="single" w:sz="4" w:space="0" w:color="auto"/>
              <w:right w:val="single" w:sz="4" w:space="0" w:color="auto"/>
            </w:tcBorders>
            <w:shd w:val="clear" w:color="auto" w:fill="FFFFFF" w:themeFill="background1"/>
            <w:noWrap/>
            <w:vAlign w:val="center"/>
            <w:hideMark/>
          </w:tcPr>
          <w:p w14:paraId="0DE13571" w14:textId="5054EB2A" w:rsidR="00691FCB" w:rsidRPr="00691FCB" w:rsidRDefault="00691FCB" w:rsidP="00691FCB">
            <w:pPr>
              <w:spacing w:after="0" w:line="240" w:lineRule="auto"/>
              <w:jc w:val="center"/>
              <w:rPr>
                <w:rFonts w:ascii="Calibri" w:eastAsia="Times New Roman" w:hAnsi="Calibri" w:cs="Calibri"/>
                <w:color w:val="000000"/>
                <w:kern w:val="0"/>
                <w:lang w:eastAsia="es-ES"/>
                <w14:ligatures w14:val="none"/>
              </w:rPr>
            </w:pPr>
            <w:r w:rsidRPr="00691FCB">
              <w:rPr>
                <w:rFonts w:ascii="Calibri" w:eastAsia="Times New Roman" w:hAnsi="Calibri" w:cs="Calibri"/>
                <w:color w:val="000000"/>
                <w:kern w:val="0"/>
                <w:lang w:eastAsia="es-ES"/>
                <w14:ligatures w14:val="none"/>
              </w:rPr>
              <w:t>10.570,17 €</w:t>
            </w:r>
          </w:p>
        </w:tc>
      </w:tr>
      <w:tr w:rsidR="00691FCB" w:rsidRPr="00691FCB" w14:paraId="77AC9957" w14:textId="77777777" w:rsidTr="00EC4D8C">
        <w:trPr>
          <w:trHeight w:val="189"/>
          <w:jc w:val="center"/>
        </w:trPr>
        <w:tc>
          <w:tcPr>
            <w:tcW w:w="9067" w:type="dxa"/>
            <w:gridSpan w:val="6"/>
            <w:tcBorders>
              <w:top w:val="single" w:sz="4" w:space="0" w:color="auto"/>
              <w:left w:val="single" w:sz="4" w:space="0" w:color="auto"/>
              <w:bottom w:val="single" w:sz="4" w:space="0" w:color="auto"/>
              <w:right w:val="single" w:sz="4" w:space="0" w:color="000000"/>
            </w:tcBorders>
            <w:shd w:val="clear" w:color="000000" w:fill="AEAAAA"/>
            <w:noWrap/>
            <w:vAlign w:val="center"/>
            <w:hideMark/>
          </w:tcPr>
          <w:p w14:paraId="117CB15B" w14:textId="64CE7C3A" w:rsidR="00691FCB" w:rsidRPr="00691FCB" w:rsidRDefault="00691FCB" w:rsidP="00691FCB">
            <w:pPr>
              <w:spacing w:after="0" w:line="240" w:lineRule="auto"/>
              <w:jc w:val="center"/>
              <w:rPr>
                <w:rFonts w:ascii="Calibri" w:eastAsia="Times New Roman" w:hAnsi="Calibri" w:cs="Calibri"/>
                <w:color w:val="000000"/>
                <w:kern w:val="0"/>
                <w:lang w:eastAsia="es-ES"/>
                <w14:ligatures w14:val="none"/>
              </w:rPr>
            </w:pPr>
          </w:p>
        </w:tc>
      </w:tr>
      <w:tr w:rsidR="00691FCB" w:rsidRPr="00691FCB" w14:paraId="5AFBFF5C" w14:textId="77777777" w:rsidTr="00EC4D8C">
        <w:trPr>
          <w:trHeight w:val="189"/>
          <w:jc w:val="center"/>
        </w:trPr>
        <w:tc>
          <w:tcPr>
            <w:tcW w:w="2263" w:type="dxa"/>
            <w:tcBorders>
              <w:top w:val="nil"/>
              <w:left w:val="single" w:sz="4" w:space="0" w:color="auto"/>
              <w:bottom w:val="single" w:sz="4" w:space="0" w:color="auto"/>
              <w:right w:val="single" w:sz="4" w:space="0" w:color="auto"/>
            </w:tcBorders>
            <w:shd w:val="clear" w:color="000000" w:fill="E7E6E6"/>
            <w:noWrap/>
            <w:vAlign w:val="center"/>
            <w:hideMark/>
          </w:tcPr>
          <w:p w14:paraId="3383A208" w14:textId="77777777" w:rsidR="00691FCB" w:rsidRPr="00691FCB" w:rsidRDefault="00691FCB" w:rsidP="00691FCB">
            <w:pPr>
              <w:spacing w:after="0" w:line="240" w:lineRule="auto"/>
              <w:jc w:val="center"/>
              <w:rPr>
                <w:rFonts w:ascii="Calibri" w:eastAsia="Times New Roman" w:hAnsi="Calibri" w:cs="Calibri"/>
                <w:b/>
                <w:bCs/>
                <w:color w:val="000000"/>
                <w:kern w:val="0"/>
                <w:lang w:eastAsia="es-ES"/>
                <w14:ligatures w14:val="none"/>
              </w:rPr>
            </w:pPr>
            <w:r w:rsidRPr="00691FCB">
              <w:rPr>
                <w:rFonts w:ascii="Calibri" w:eastAsia="Times New Roman" w:hAnsi="Calibri" w:cs="Calibri"/>
                <w:b/>
                <w:bCs/>
                <w:color w:val="000000"/>
                <w:kern w:val="0"/>
                <w:lang w:eastAsia="es-ES"/>
                <w14:ligatures w14:val="none"/>
              </w:rPr>
              <w:t>TOTAL</w:t>
            </w:r>
          </w:p>
        </w:tc>
        <w:tc>
          <w:tcPr>
            <w:tcW w:w="1418" w:type="dxa"/>
            <w:tcBorders>
              <w:top w:val="nil"/>
              <w:left w:val="nil"/>
              <w:bottom w:val="single" w:sz="4" w:space="0" w:color="auto"/>
              <w:right w:val="single" w:sz="4" w:space="0" w:color="auto"/>
            </w:tcBorders>
            <w:shd w:val="clear" w:color="000000" w:fill="E7E6E6"/>
            <w:noWrap/>
            <w:vAlign w:val="center"/>
            <w:hideMark/>
          </w:tcPr>
          <w:p w14:paraId="5BEBD775" w14:textId="44464AFC" w:rsidR="00691FCB" w:rsidRPr="00691FCB" w:rsidRDefault="00691FCB" w:rsidP="00691FCB">
            <w:pPr>
              <w:spacing w:after="0" w:line="240" w:lineRule="auto"/>
              <w:jc w:val="center"/>
              <w:rPr>
                <w:rFonts w:ascii="Calibri" w:eastAsia="Times New Roman" w:hAnsi="Calibri" w:cs="Calibri"/>
                <w:b/>
                <w:bCs/>
                <w:color w:val="000000"/>
                <w:kern w:val="0"/>
                <w:lang w:eastAsia="es-ES"/>
                <w14:ligatures w14:val="none"/>
              </w:rPr>
            </w:pPr>
            <w:r w:rsidRPr="00691FCB">
              <w:rPr>
                <w:rFonts w:ascii="Calibri" w:eastAsia="Times New Roman" w:hAnsi="Calibri" w:cs="Calibri"/>
                <w:b/>
                <w:bCs/>
                <w:color w:val="000000"/>
                <w:kern w:val="0"/>
                <w:lang w:eastAsia="es-ES"/>
                <w14:ligatures w14:val="none"/>
              </w:rPr>
              <w:t>569.348,00 €</w:t>
            </w:r>
          </w:p>
        </w:tc>
        <w:tc>
          <w:tcPr>
            <w:tcW w:w="1559" w:type="dxa"/>
            <w:tcBorders>
              <w:top w:val="nil"/>
              <w:left w:val="nil"/>
              <w:bottom w:val="single" w:sz="4" w:space="0" w:color="auto"/>
              <w:right w:val="single" w:sz="4" w:space="0" w:color="auto"/>
            </w:tcBorders>
            <w:shd w:val="clear" w:color="000000" w:fill="E7E6E6"/>
            <w:noWrap/>
            <w:vAlign w:val="center"/>
            <w:hideMark/>
          </w:tcPr>
          <w:p w14:paraId="01B59972" w14:textId="57B772CC" w:rsidR="00691FCB" w:rsidRPr="00691FCB" w:rsidRDefault="00691FCB" w:rsidP="00691FCB">
            <w:pPr>
              <w:spacing w:after="0" w:line="240" w:lineRule="auto"/>
              <w:jc w:val="center"/>
              <w:rPr>
                <w:rFonts w:ascii="Calibri" w:eastAsia="Times New Roman" w:hAnsi="Calibri" w:cs="Calibri"/>
                <w:b/>
                <w:bCs/>
                <w:color w:val="000000"/>
                <w:kern w:val="0"/>
                <w:lang w:eastAsia="es-ES"/>
                <w14:ligatures w14:val="none"/>
              </w:rPr>
            </w:pPr>
          </w:p>
        </w:tc>
        <w:tc>
          <w:tcPr>
            <w:tcW w:w="1418" w:type="dxa"/>
            <w:tcBorders>
              <w:top w:val="nil"/>
              <w:left w:val="nil"/>
              <w:bottom w:val="single" w:sz="4" w:space="0" w:color="auto"/>
              <w:right w:val="single" w:sz="4" w:space="0" w:color="auto"/>
            </w:tcBorders>
            <w:shd w:val="clear" w:color="000000" w:fill="E7E6E6"/>
            <w:noWrap/>
            <w:vAlign w:val="center"/>
            <w:hideMark/>
          </w:tcPr>
          <w:p w14:paraId="2ECC5A25" w14:textId="499B2AF9" w:rsidR="00691FCB" w:rsidRPr="00691FCB" w:rsidRDefault="00691FCB" w:rsidP="00691FCB">
            <w:pPr>
              <w:spacing w:after="0" w:line="240" w:lineRule="auto"/>
              <w:jc w:val="center"/>
              <w:rPr>
                <w:rFonts w:ascii="Calibri" w:eastAsia="Times New Roman" w:hAnsi="Calibri" w:cs="Calibri"/>
                <w:b/>
                <w:bCs/>
                <w:color w:val="000000"/>
                <w:kern w:val="0"/>
                <w:lang w:eastAsia="es-ES"/>
                <w14:ligatures w14:val="none"/>
              </w:rPr>
            </w:pPr>
            <w:r w:rsidRPr="00691FCB">
              <w:rPr>
                <w:rFonts w:ascii="Calibri" w:eastAsia="Times New Roman" w:hAnsi="Calibri" w:cs="Calibri"/>
                <w:b/>
                <w:bCs/>
                <w:color w:val="000000"/>
                <w:kern w:val="0"/>
                <w:lang w:eastAsia="es-ES"/>
                <w14:ligatures w14:val="none"/>
              </w:rPr>
              <w:t>327.722,85 €</w:t>
            </w:r>
          </w:p>
        </w:tc>
        <w:tc>
          <w:tcPr>
            <w:tcW w:w="992" w:type="dxa"/>
            <w:tcBorders>
              <w:top w:val="nil"/>
              <w:left w:val="nil"/>
              <w:bottom w:val="single" w:sz="4" w:space="0" w:color="auto"/>
              <w:right w:val="single" w:sz="4" w:space="0" w:color="auto"/>
            </w:tcBorders>
            <w:shd w:val="clear" w:color="000000" w:fill="E7E6E6"/>
            <w:noWrap/>
            <w:vAlign w:val="center"/>
            <w:hideMark/>
          </w:tcPr>
          <w:p w14:paraId="70AB0BF7" w14:textId="60CC6E78" w:rsidR="00691FCB" w:rsidRPr="00691FCB" w:rsidRDefault="00691FCB" w:rsidP="00691FCB">
            <w:pPr>
              <w:spacing w:after="0" w:line="240" w:lineRule="auto"/>
              <w:jc w:val="center"/>
              <w:rPr>
                <w:rFonts w:ascii="Calibri" w:eastAsia="Times New Roman" w:hAnsi="Calibri" w:cs="Calibri"/>
                <w:b/>
                <w:bCs/>
                <w:color w:val="000000"/>
                <w:kern w:val="0"/>
                <w:lang w:eastAsia="es-ES"/>
                <w14:ligatures w14:val="none"/>
              </w:rPr>
            </w:pPr>
          </w:p>
        </w:tc>
        <w:tc>
          <w:tcPr>
            <w:tcW w:w="1417" w:type="dxa"/>
            <w:tcBorders>
              <w:top w:val="nil"/>
              <w:left w:val="nil"/>
              <w:bottom w:val="single" w:sz="4" w:space="0" w:color="auto"/>
              <w:right w:val="single" w:sz="4" w:space="0" w:color="auto"/>
            </w:tcBorders>
            <w:shd w:val="clear" w:color="000000" w:fill="E7E6E6"/>
            <w:noWrap/>
            <w:vAlign w:val="center"/>
            <w:hideMark/>
          </w:tcPr>
          <w:p w14:paraId="6CF7015B" w14:textId="08F7AF61" w:rsidR="00691FCB" w:rsidRPr="00691FCB" w:rsidRDefault="00691FCB" w:rsidP="00100894">
            <w:pPr>
              <w:keepNext/>
              <w:spacing w:after="0" w:line="240" w:lineRule="auto"/>
              <w:jc w:val="center"/>
              <w:rPr>
                <w:rFonts w:ascii="Calibri" w:eastAsia="Times New Roman" w:hAnsi="Calibri" w:cs="Calibri"/>
                <w:b/>
                <w:bCs/>
                <w:color w:val="000000"/>
                <w:kern w:val="0"/>
                <w:lang w:eastAsia="es-ES"/>
                <w14:ligatures w14:val="none"/>
              </w:rPr>
            </w:pPr>
            <w:r w:rsidRPr="00691FCB">
              <w:rPr>
                <w:rFonts w:ascii="Calibri" w:eastAsia="Times New Roman" w:hAnsi="Calibri" w:cs="Calibri"/>
                <w:b/>
                <w:bCs/>
                <w:color w:val="000000"/>
                <w:kern w:val="0"/>
                <w:lang w:eastAsia="es-ES"/>
                <w14:ligatures w14:val="none"/>
              </w:rPr>
              <w:t>241.625,15 €</w:t>
            </w:r>
          </w:p>
        </w:tc>
      </w:tr>
    </w:tbl>
    <w:p w14:paraId="41FCCA95" w14:textId="6C9B747E" w:rsidR="00100894" w:rsidRDefault="00100894" w:rsidP="005160E3">
      <w:pPr>
        <w:pStyle w:val="CitadeTablas"/>
      </w:pPr>
      <w:bookmarkStart w:id="732" w:name="_Ref164343461"/>
      <w:bookmarkStart w:id="733" w:name="_Toc165126465"/>
      <w:r>
        <w:t>Definición de la empresa - Productividad y costes indirectos de personal</w:t>
      </w:r>
      <w:bookmarkEnd w:id="732"/>
      <w:bookmarkEnd w:id="733"/>
    </w:p>
    <w:p w14:paraId="19D39AAC" w14:textId="50BC2F7D" w:rsidR="00F124BE" w:rsidRPr="00706DD7" w:rsidRDefault="0046600A" w:rsidP="00027622">
      <w:r>
        <w:t xml:space="preserve">En la </w:t>
      </w:r>
      <w:r w:rsidR="00100894">
        <w:fldChar w:fldCharType="begin"/>
      </w:r>
      <w:r w:rsidR="00100894">
        <w:instrText xml:space="preserve"> REF _Ref164343461 \n \h </w:instrText>
      </w:r>
      <w:r w:rsidR="00100894">
        <w:fldChar w:fldCharType="separate"/>
      </w:r>
      <w:r w:rsidR="00AB32F0">
        <w:t>TABLA 70.-</w:t>
      </w:r>
      <w:r w:rsidR="00100894">
        <w:fldChar w:fldCharType="end"/>
      </w:r>
      <w:r w:rsidR="00100894">
        <w:t xml:space="preserve"> </w:t>
      </w:r>
      <w:r w:rsidR="00797C8F">
        <w:t>vemos información sobre la productividad de cada uno de los roles del proyecto</w:t>
      </w:r>
      <w:r w:rsidR="00FB00BB">
        <w:t xml:space="preserve">. Es gracias a esta productividad a lo que podemos clasificar </w:t>
      </w:r>
      <w:r w:rsidR="00AF7F82">
        <w:t xml:space="preserve">los gastos que </w:t>
      </w:r>
      <w:r w:rsidR="00FB00BB">
        <w:t xml:space="preserve">reflejábamos </w:t>
      </w:r>
      <w:r w:rsidR="00AF7F82">
        <w:t xml:space="preserve">en </w:t>
      </w:r>
      <w:bookmarkStart w:id="734" w:name="_Int_WuE5mYZH"/>
      <w:r w:rsidR="00AF7F82" w:rsidRPr="00706DD7">
        <w:rPr>
          <w:b/>
          <w:bCs/>
        </w:rPr>
        <w:t>costes</w:t>
      </w:r>
      <w:bookmarkEnd w:id="734"/>
      <w:r w:rsidR="00AF7F82" w:rsidRPr="00706DD7">
        <w:rPr>
          <w:b/>
          <w:bCs/>
        </w:rPr>
        <w:t xml:space="preserve"> directos</w:t>
      </w:r>
      <w:r w:rsidR="00AF7F82">
        <w:t xml:space="preserve"> (imputables al proyecto)</w:t>
      </w:r>
      <w:r w:rsidR="00706DD7">
        <w:t xml:space="preserve"> y </w:t>
      </w:r>
      <w:r w:rsidR="00706DD7" w:rsidRPr="00706DD7">
        <w:rPr>
          <w:b/>
          <w:bCs/>
        </w:rPr>
        <w:t>costes indirectos</w:t>
      </w:r>
      <w:r w:rsidR="00706DD7">
        <w:rPr>
          <w:b/>
          <w:bCs/>
        </w:rPr>
        <w:t xml:space="preserve"> </w:t>
      </w:r>
      <w:r w:rsidR="00706DD7">
        <w:t>(relativos a actividades ajenas al proyecto)</w:t>
      </w:r>
      <w:r w:rsidR="00EB6380">
        <w:t>. Los precios indicados en la tabla hacen referencia a costes anuales.</w:t>
      </w:r>
    </w:p>
    <w:p w14:paraId="5205A9F1" w14:textId="5AD7C69B" w:rsidR="00244A70" w:rsidRDefault="00DE0CE8" w:rsidP="00DE0CE8">
      <w:pPr>
        <w:pStyle w:val="Ttulo7"/>
        <w:tabs>
          <w:tab w:val="clear" w:pos="360"/>
        </w:tabs>
      </w:pPr>
      <w:r>
        <w:t>Horas productivas</w:t>
      </w:r>
    </w:p>
    <w:p w14:paraId="6DDC6953" w14:textId="0BCAB246" w:rsidR="00205C85" w:rsidRDefault="00205C85" w:rsidP="00205C85">
      <w:r>
        <w:t>En la</w:t>
      </w:r>
      <w:r w:rsidR="00C0605F">
        <w:t xml:space="preserve"> </w:t>
      </w:r>
      <w:r w:rsidR="00247106">
        <w:fldChar w:fldCharType="begin"/>
      </w:r>
      <w:r w:rsidR="00247106">
        <w:instrText xml:space="preserve"> REF _Ref164343686 \n \h </w:instrText>
      </w:r>
      <w:r w:rsidR="00247106">
        <w:fldChar w:fldCharType="separate"/>
      </w:r>
      <w:r w:rsidR="00AB32F0">
        <w:t>TABLA 71.-</w:t>
      </w:r>
      <w:r w:rsidR="00247106">
        <w:fldChar w:fldCharType="end"/>
      </w:r>
      <w:r w:rsidR="00C0605F">
        <w:t xml:space="preserve"> </w:t>
      </w:r>
      <w:r>
        <w:t>pueden verse las horas productivas al año por cada uno de los roles de la empresa (columna Horas productivas / año (por persona)) y las horas productivas para la empresa (teniendo en cuenta el número de empleados para cada uno de los roles de la empresa).</w:t>
      </w:r>
    </w:p>
    <w:p w14:paraId="43716933" w14:textId="77777777" w:rsidR="003E4B40" w:rsidRDefault="003E4B40">
      <w:pPr>
        <w:jc w:val="left"/>
      </w:pPr>
      <w:r>
        <w:br w:type="page"/>
      </w:r>
    </w:p>
    <w:p w14:paraId="7F3D8C5E" w14:textId="77777777" w:rsidR="00205C85" w:rsidRDefault="00205C85" w:rsidP="00205C85"/>
    <w:tbl>
      <w:tblPr>
        <w:tblW w:w="9149" w:type="dxa"/>
        <w:jc w:val="center"/>
        <w:tblCellMar>
          <w:left w:w="70" w:type="dxa"/>
          <w:right w:w="70" w:type="dxa"/>
        </w:tblCellMar>
        <w:tblLook w:val="04A0" w:firstRow="1" w:lastRow="0" w:firstColumn="1" w:lastColumn="0" w:noHBand="0" w:noVBand="1"/>
      </w:tblPr>
      <w:tblGrid>
        <w:gridCol w:w="3088"/>
        <w:gridCol w:w="1547"/>
        <w:gridCol w:w="1633"/>
        <w:gridCol w:w="1410"/>
        <w:gridCol w:w="1471"/>
      </w:tblGrid>
      <w:tr w:rsidR="00C0605F" w:rsidRPr="00C0605F" w14:paraId="20B95B1C" w14:textId="77777777" w:rsidTr="00C0605F">
        <w:trPr>
          <w:trHeight w:val="805"/>
          <w:jc w:val="center"/>
        </w:trPr>
        <w:tc>
          <w:tcPr>
            <w:tcW w:w="3088" w:type="dxa"/>
            <w:tcBorders>
              <w:top w:val="single" w:sz="4" w:space="0" w:color="auto"/>
              <w:left w:val="single" w:sz="4" w:space="0" w:color="auto"/>
              <w:bottom w:val="single" w:sz="4" w:space="0" w:color="auto"/>
              <w:right w:val="single" w:sz="4" w:space="0" w:color="auto"/>
            </w:tcBorders>
            <w:shd w:val="clear" w:color="000000" w:fill="D0CECE"/>
            <w:noWrap/>
            <w:vAlign w:val="center"/>
            <w:hideMark/>
          </w:tcPr>
          <w:p w14:paraId="60750624" w14:textId="77777777" w:rsidR="00C0605F" w:rsidRPr="00C0605F" w:rsidRDefault="00C0605F" w:rsidP="00C0605F">
            <w:pPr>
              <w:spacing w:after="0" w:line="240" w:lineRule="auto"/>
              <w:jc w:val="center"/>
              <w:rPr>
                <w:rFonts w:ascii="Calibri" w:eastAsia="Times New Roman" w:hAnsi="Calibri" w:cs="Calibri"/>
                <w:b/>
                <w:bCs/>
                <w:color w:val="000000"/>
                <w:kern w:val="0"/>
                <w:lang w:eastAsia="es-ES"/>
                <w14:ligatures w14:val="none"/>
              </w:rPr>
            </w:pPr>
            <w:r w:rsidRPr="00C0605F">
              <w:rPr>
                <w:rFonts w:ascii="Calibri" w:eastAsia="Times New Roman" w:hAnsi="Calibri" w:cs="Calibri"/>
                <w:b/>
                <w:bCs/>
                <w:color w:val="000000"/>
                <w:kern w:val="0"/>
                <w:lang w:eastAsia="es-ES"/>
                <w14:ligatures w14:val="none"/>
              </w:rPr>
              <w:t>Personal</w:t>
            </w:r>
          </w:p>
        </w:tc>
        <w:tc>
          <w:tcPr>
            <w:tcW w:w="1547" w:type="dxa"/>
            <w:tcBorders>
              <w:top w:val="single" w:sz="4" w:space="0" w:color="auto"/>
              <w:left w:val="nil"/>
              <w:bottom w:val="single" w:sz="4" w:space="0" w:color="auto"/>
              <w:right w:val="single" w:sz="4" w:space="0" w:color="auto"/>
            </w:tcBorders>
            <w:shd w:val="clear" w:color="000000" w:fill="D0CECE"/>
            <w:noWrap/>
            <w:vAlign w:val="center"/>
            <w:hideMark/>
          </w:tcPr>
          <w:p w14:paraId="04798533" w14:textId="77777777" w:rsidR="00C0605F" w:rsidRPr="00C0605F" w:rsidRDefault="00C0605F" w:rsidP="00C0605F">
            <w:pPr>
              <w:spacing w:after="0" w:line="240" w:lineRule="auto"/>
              <w:jc w:val="center"/>
              <w:rPr>
                <w:rFonts w:ascii="Calibri" w:eastAsia="Times New Roman" w:hAnsi="Calibri" w:cs="Calibri"/>
                <w:b/>
                <w:bCs/>
                <w:color w:val="000000"/>
                <w:kern w:val="0"/>
                <w:lang w:eastAsia="es-ES"/>
                <w14:ligatures w14:val="none"/>
              </w:rPr>
            </w:pPr>
            <w:r w:rsidRPr="00C0605F">
              <w:rPr>
                <w:rFonts w:ascii="Calibri" w:eastAsia="Times New Roman" w:hAnsi="Calibri" w:cs="Calibri"/>
                <w:b/>
                <w:bCs/>
                <w:color w:val="000000"/>
                <w:kern w:val="0"/>
                <w:lang w:eastAsia="es-ES"/>
                <w14:ligatures w14:val="none"/>
              </w:rPr>
              <w:t>Productividad (%)</w:t>
            </w:r>
          </w:p>
        </w:tc>
        <w:tc>
          <w:tcPr>
            <w:tcW w:w="1633" w:type="dxa"/>
            <w:tcBorders>
              <w:top w:val="single" w:sz="4" w:space="0" w:color="auto"/>
              <w:left w:val="nil"/>
              <w:bottom w:val="single" w:sz="4" w:space="0" w:color="auto"/>
              <w:right w:val="single" w:sz="4" w:space="0" w:color="auto"/>
            </w:tcBorders>
            <w:shd w:val="clear" w:color="000000" w:fill="D0CECE"/>
            <w:noWrap/>
            <w:vAlign w:val="center"/>
            <w:hideMark/>
          </w:tcPr>
          <w:p w14:paraId="44F79B24" w14:textId="77777777" w:rsidR="00C0605F" w:rsidRPr="00C0605F" w:rsidRDefault="00C0605F" w:rsidP="00C0605F">
            <w:pPr>
              <w:spacing w:after="0" w:line="240" w:lineRule="auto"/>
              <w:jc w:val="center"/>
              <w:rPr>
                <w:rFonts w:ascii="Calibri" w:eastAsia="Times New Roman" w:hAnsi="Calibri" w:cs="Calibri"/>
                <w:b/>
                <w:bCs/>
                <w:color w:val="000000"/>
                <w:kern w:val="0"/>
                <w:lang w:eastAsia="es-ES"/>
                <w14:ligatures w14:val="none"/>
              </w:rPr>
            </w:pPr>
            <w:r w:rsidRPr="00C0605F">
              <w:rPr>
                <w:rFonts w:ascii="Calibri" w:eastAsia="Times New Roman" w:hAnsi="Calibri" w:cs="Calibri"/>
                <w:b/>
                <w:bCs/>
                <w:color w:val="000000"/>
                <w:kern w:val="0"/>
                <w:lang w:eastAsia="es-ES"/>
                <w14:ligatures w14:val="none"/>
              </w:rPr>
              <w:t>Horas/ año</w:t>
            </w:r>
          </w:p>
        </w:tc>
        <w:tc>
          <w:tcPr>
            <w:tcW w:w="1410" w:type="dxa"/>
            <w:tcBorders>
              <w:top w:val="single" w:sz="4" w:space="0" w:color="auto"/>
              <w:left w:val="nil"/>
              <w:bottom w:val="single" w:sz="4" w:space="0" w:color="auto"/>
              <w:right w:val="single" w:sz="4" w:space="0" w:color="auto"/>
            </w:tcBorders>
            <w:shd w:val="clear" w:color="000000" w:fill="D0CECE"/>
            <w:vAlign w:val="center"/>
            <w:hideMark/>
          </w:tcPr>
          <w:p w14:paraId="6A0794F5" w14:textId="77777777" w:rsidR="00C0605F" w:rsidRPr="00C0605F" w:rsidRDefault="00C0605F" w:rsidP="00C0605F">
            <w:pPr>
              <w:spacing w:after="0" w:line="240" w:lineRule="auto"/>
              <w:jc w:val="center"/>
              <w:rPr>
                <w:rFonts w:ascii="Calibri" w:eastAsia="Times New Roman" w:hAnsi="Calibri" w:cs="Calibri"/>
                <w:b/>
                <w:bCs/>
                <w:color w:val="000000"/>
                <w:kern w:val="0"/>
                <w:lang w:eastAsia="es-ES"/>
                <w14:ligatures w14:val="none"/>
              </w:rPr>
            </w:pPr>
            <w:r w:rsidRPr="00C0605F">
              <w:rPr>
                <w:rFonts w:ascii="Calibri" w:eastAsia="Times New Roman" w:hAnsi="Calibri" w:cs="Calibri"/>
                <w:b/>
                <w:bCs/>
                <w:color w:val="000000"/>
                <w:kern w:val="0"/>
                <w:lang w:eastAsia="es-ES"/>
                <w14:ligatures w14:val="none"/>
              </w:rPr>
              <w:t>Horas productivas / año (por persona)</w:t>
            </w:r>
          </w:p>
        </w:tc>
        <w:tc>
          <w:tcPr>
            <w:tcW w:w="1469" w:type="dxa"/>
            <w:tcBorders>
              <w:top w:val="single" w:sz="4" w:space="0" w:color="auto"/>
              <w:left w:val="nil"/>
              <w:bottom w:val="single" w:sz="4" w:space="0" w:color="auto"/>
              <w:right w:val="single" w:sz="4" w:space="0" w:color="auto"/>
            </w:tcBorders>
            <w:shd w:val="clear" w:color="000000" w:fill="D0CECE"/>
            <w:vAlign w:val="center"/>
            <w:hideMark/>
          </w:tcPr>
          <w:p w14:paraId="3FEA75E3" w14:textId="77777777" w:rsidR="00C0605F" w:rsidRPr="00C0605F" w:rsidRDefault="00C0605F" w:rsidP="00C0605F">
            <w:pPr>
              <w:spacing w:after="0" w:line="240" w:lineRule="auto"/>
              <w:jc w:val="center"/>
              <w:rPr>
                <w:rFonts w:ascii="Calibri" w:eastAsia="Times New Roman" w:hAnsi="Calibri" w:cs="Calibri"/>
                <w:b/>
                <w:bCs/>
                <w:color w:val="000000"/>
                <w:kern w:val="0"/>
                <w:lang w:eastAsia="es-ES"/>
                <w14:ligatures w14:val="none"/>
              </w:rPr>
            </w:pPr>
            <w:r w:rsidRPr="00C0605F">
              <w:rPr>
                <w:rFonts w:ascii="Calibri" w:eastAsia="Times New Roman" w:hAnsi="Calibri" w:cs="Calibri"/>
                <w:b/>
                <w:bCs/>
                <w:color w:val="000000"/>
                <w:kern w:val="0"/>
                <w:lang w:eastAsia="es-ES"/>
                <w14:ligatures w14:val="none"/>
              </w:rPr>
              <w:t>Horas productivas / año (Total empresa)</w:t>
            </w:r>
          </w:p>
        </w:tc>
      </w:tr>
      <w:tr w:rsidR="00C0605F" w:rsidRPr="00C0605F" w14:paraId="78C9AAA5" w14:textId="77777777" w:rsidTr="00156C0B">
        <w:trPr>
          <w:trHeight w:val="268"/>
          <w:jc w:val="center"/>
        </w:trPr>
        <w:tc>
          <w:tcPr>
            <w:tcW w:w="3088"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01E90C41" w14:textId="77777777" w:rsidR="00C0605F" w:rsidRPr="00C0605F" w:rsidRDefault="00C0605F" w:rsidP="00C0605F">
            <w:pPr>
              <w:spacing w:after="0" w:line="240" w:lineRule="auto"/>
              <w:jc w:val="center"/>
              <w:rPr>
                <w:rFonts w:ascii="Calibri" w:eastAsia="Times New Roman" w:hAnsi="Calibri" w:cs="Calibri"/>
                <w:color w:val="000000"/>
                <w:kern w:val="0"/>
                <w:lang w:eastAsia="es-ES"/>
                <w14:ligatures w14:val="none"/>
              </w:rPr>
            </w:pPr>
            <w:r w:rsidRPr="00C0605F">
              <w:rPr>
                <w:rFonts w:ascii="Calibri" w:eastAsia="Times New Roman" w:hAnsi="Calibri" w:cs="Calibri"/>
                <w:color w:val="000000"/>
                <w:kern w:val="0"/>
                <w:lang w:eastAsia="es-ES"/>
                <w14:ligatures w14:val="none"/>
              </w:rPr>
              <w:t>Director Gerente</w:t>
            </w:r>
          </w:p>
        </w:tc>
        <w:tc>
          <w:tcPr>
            <w:tcW w:w="1547" w:type="dxa"/>
            <w:tcBorders>
              <w:top w:val="nil"/>
              <w:left w:val="nil"/>
              <w:bottom w:val="single" w:sz="4" w:space="0" w:color="auto"/>
              <w:right w:val="single" w:sz="4" w:space="0" w:color="auto"/>
            </w:tcBorders>
            <w:shd w:val="clear" w:color="auto" w:fill="FFFFFF" w:themeFill="background1"/>
            <w:noWrap/>
            <w:vAlign w:val="center"/>
            <w:hideMark/>
          </w:tcPr>
          <w:p w14:paraId="6487CD3D" w14:textId="77777777" w:rsidR="00C0605F" w:rsidRPr="00C0605F" w:rsidRDefault="00C0605F" w:rsidP="00C0605F">
            <w:pPr>
              <w:spacing w:after="0" w:line="240" w:lineRule="auto"/>
              <w:jc w:val="center"/>
              <w:rPr>
                <w:rFonts w:ascii="Calibri" w:eastAsia="Times New Roman" w:hAnsi="Calibri" w:cs="Calibri"/>
                <w:color w:val="000000"/>
                <w:kern w:val="0"/>
                <w:lang w:eastAsia="es-ES"/>
                <w14:ligatures w14:val="none"/>
              </w:rPr>
            </w:pPr>
            <w:r w:rsidRPr="00C0605F">
              <w:rPr>
                <w:rFonts w:ascii="Calibri" w:eastAsia="Times New Roman" w:hAnsi="Calibri" w:cs="Calibri"/>
                <w:color w:val="000000"/>
                <w:kern w:val="0"/>
                <w:lang w:eastAsia="es-ES"/>
                <w14:ligatures w14:val="none"/>
              </w:rPr>
              <w:t>0%</w:t>
            </w:r>
          </w:p>
        </w:tc>
        <w:tc>
          <w:tcPr>
            <w:tcW w:w="1633" w:type="dxa"/>
            <w:tcBorders>
              <w:top w:val="nil"/>
              <w:left w:val="nil"/>
              <w:bottom w:val="single" w:sz="4" w:space="0" w:color="auto"/>
              <w:right w:val="single" w:sz="4" w:space="0" w:color="auto"/>
            </w:tcBorders>
            <w:shd w:val="clear" w:color="auto" w:fill="FFFFFF" w:themeFill="background1"/>
            <w:noWrap/>
            <w:vAlign w:val="center"/>
            <w:hideMark/>
          </w:tcPr>
          <w:p w14:paraId="48D97CC5" w14:textId="77777777" w:rsidR="00C0605F" w:rsidRPr="00C0605F" w:rsidRDefault="00C0605F" w:rsidP="00C0605F">
            <w:pPr>
              <w:spacing w:after="0" w:line="240" w:lineRule="auto"/>
              <w:jc w:val="center"/>
              <w:rPr>
                <w:rFonts w:ascii="Calibri" w:eastAsia="Times New Roman" w:hAnsi="Calibri" w:cs="Calibri"/>
                <w:color w:val="000000"/>
                <w:kern w:val="0"/>
                <w:lang w:eastAsia="es-ES"/>
                <w14:ligatures w14:val="none"/>
              </w:rPr>
            </w:pPr>
            <w:r w:rsidRPr="00C0605F">
              <w:rPr>
                <w:rFonts w:ascii="Calibri" w:eastAsia="Times New Roman" w:hAnsi="Calibri" w:cs="Calibri"/>
                <w:color w:val="000000"/>
                <w:kern w:val="0"/>
                <w:lang w:eastAsia="es-ES"/>
                <w14:ligatures w14:val="none"/>
              </w:rPr>
              <w:t>1997</w:t>
            </w:r>
          </w:p>
        </w:tc>
        <w:tc>
          <w:tcPr>
            <w:tcW w:w="1410" w:type="dxa"/>
            <w:tcBorders>
              <w:top w:val="nil"/>
              <w:left w:val="nil"/>
              <w:bottom w:val="single" w:sz="4" w:space="0" w:color="auto"/>
              <w:right w:val="single" w:sz="4" w:space="0" w:color="auto"/>
            </w:tcBorders>
            <w:shd w:val="clear" w:color="auto" w:fill="FFFFFF" w:themeFill="background1"/>
            <w:noWrap/>
            <w:vAlign w:val="center"/>
            <w:hideMark/>
          </w:tcPr>
          <w:p w14:paraId="5A9479B7" w14:textId="77777777" w:rsidR="00C0605F" w:rsidRPr="00C0605F" w:rsidRDefault="00C0605F" w:rsidP="00C0605F">
            <w:pPr>
              <w:spacing w:after="0" w:line="240" w:lineRule="auto"/>
              <w:jc w:val="center"/>
              <w:rPr>
                <w:rFonts w:ascii="Calibri" w:eastAsia="Times New Roman" w:hAnsi="Calibri" w:cs="Calibri"/>
                <w:color w:val="000000"/>
                <w:kern w:val="0"/>
                <w:lang w:eastAsia="es-ES"/>
                <w14:ligatures w14:val="none"/>
              </w:rPr>
            </w:pPr>
            <w:r w:rsidRPr="00C0605F">
              <w:rPr>
                <w:rFonts w:ascii="Calibri" w:eastAsia="Times New Roman" w:hAnsi="Calibri" w:cs="Calibri"/>
                <w:color w:val="000000"/>
                <w:kern w:val="0"/>
                <w:lang w:eastAsia="es-ES"/>
                <w14:ligatures w14:val="none"/>
              </w:rPr>
              <w:t>0</w:t>
            </w:r>
          </w:p>
        </w:tc>
        <w:tc>
          <w:tcPr>
            <w:tcW w:w="1469" w:type="dxa"/>
            <w:tcBorders>
              <w:top w:val="nil"/>
              <w:left w:val="nil"/>
              <w:bottom w:val="single" w:sz="4" w:space="0" w:color="auto"/>
              <w:right w:val="single" w:sz="4" w:space="0" w:color="auto"/>
            </w:tcBorders>
            <w:shd w:val="clear" w:color="auto" w:fill="FFFFFF" w:themeFill="background1"/>
            <w:noWrap/>
            <w:vAlign w:val="center"/>
            <w:hideMark/>
          </w:tcPr>
          <w:p w14:paraId="0D0E4DC1" w14:textId="77777777" w:rsidR="00C0605F" w:rsidRPr="00C0605F" w:rsidRDefault="00C0605F" w:rsidP="00C0605F">
            <w:pPr>
              <w:spacing w:after="0" w:line="240" w:lineRule="auto"/>
              <w:jc w:val="center"/>
              <w:rPr>
                <w:rFonts w:ascii="Calibri" w:eastAsia="Times New Roman" w:hAnsi="Calibri" w:cs="Calibri"/>
                <w:color w:val="000000"/>
                <w:kern w:val="0"/>
                <w:lang w:eastAsia="es-ES"/>
                <w14:ligatures w14:val="none"/>
              </w:rPr>
            </w:pPr>
            <w:r w:rsidRPr="00C0605F">
              <w:rPr>
                <w:rFonts w:ascii="Calibri" w:eastAsia="Times New Roman" w:hAnsi="Calibri" w:cs="Calibri"/>
                <w:color w:val="000000"/>
                <w:kern w:val="0"/>
                <w:lang w:eastAsia="es-ES"/>
                <w14:ligatures w14:val="none"/>
              </w:rPr>
              <w:t>0</w:t>
            </w:r>
          </w:p>
        </w:tc>
      </w:tr>
      <w:tr w:rsidR="00C0605F" w:rsidRPr="00C0605F" w14:paraId="4666ABCA" w14:textId="77777777" w:rsidTr="00156C0B">
        <w:trPr>
          <w:trHeight w:val="268"/>
          <w:jc w:val="center"/>
        </w:trPr>
        <w:tc>
          <w:tcPr>
            <w:tcW w:w="3088"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6BA46B5C" w14:textId="77777777" w:rsidR="00C0605F" w:rsidRPr="00C0605F" w:rsidRDefault="00C0605F" w:rsidP="00C0605F">
            <w:pPr>
              <w:spacing w:after="0" w:line="240" w:lineRule="auto"/>
              <w:jc w:val="center"/>
              <w:rPr>
                <w:rFonts w:ascii="Calibri" w:eastAsia="Times New Roman" w:hAnsi="Calibri" w:cs="Calibri"/>
                <w:color w:val="000000"/>
                <w:kern w:val="0"/>
                <w:lang w:eastAsia="es-ES"/>
                <w14:ligatures w14:val="none"/>
              </w:rPr>
            </w:pPr>
            <w:r w:rsidRPr="00C0605F">
              <w:rPr>
                <w:rFonts w:ascii="Calibri" w:eastAsia="Times New Roman" w:hAnsi="Calibri" w:cs="Calibri"/>
                <w:color w:val="000000"/>
                <w:kern w:val="0"/>
                <w:lang w:eastAsia="es-ES"/>
                <w14:ligatures w14:val="none"/>
              </w:rPr>
              <w:t>Comercial</w:t>
            </w:r>
          </w:p>
        </w:tc>
        <w:tc>
          <w:tcPr>
            <w:tcW w:w="1547" w:type="dxa"/>
            <w:tcBorders>
              <w:top w:val="nil"/>
              <w:left w:val="nil"/>
              <w:bottom w:val="single" w:sz="4" w:space="0" w:color="auto"/>
              <w:right w:val="single" w:sz="4" w:space="0" w:color="auto"/>
            </w:tcBorders>
            <w:shd w:val="clear" w:color="auto" w:fill="FFFFFF" w:themeFill="background1"/>
            <w:noWrap/>
            <w:vAlign w:val="center"/>
            <w:hideMark/>
          </w:tcPr>
          <w:p w14:paraId="1DB78629" w14:textId="77777777" w:rsidR="00C0605F" w:rsidRPr="00C0605F" w:rsidRDefault="00C0605F" w:rsidP="00C0605F">
            <w:pPr>
              <w:spacing w:after="0" w:line="240" w:lineRule="auto"/>
              <w:jc w:val="center"/>
              <w:rPr>
                <w:rFonts w:ascii="Calibri" w:eastAsia="Times New Roman" w:hAnsi="Calibri" w:cs="Calibri"/>
                <w:color w:val="000000"/>
                <w:kern w:val="0"/>
                <w:lang w:eastAsia="es-ES"/>
                <w14:ligatures w14:val="none"/>
              </w:rPr>
            </w:pPr>
            <w:r w:rsidRPr="00C0605F">
              <w:rPr>
                <w:rFonts w:ascii="Calibri" w:eastAsia="Times New Roman" w:hAnsi="Calibri" w:cs="Calibri"/>
                <w:color w:val="000000"/>
                <w:kern w:val="0"/>
                <w:lang w:eastAsia="es-ES"/>
                <w14:ligatures w14:val="none"/>
              </w:rPr>
              <w:t>0%</w:t>
            </w:r>
          </w:p>
        </w:tc>
        <w:tc>
          <w:tcPr>
            <w:tcW w:w="1633" w:type="dxa"/>
            <w:tcBorders>
              <w:top w:val="nil"/>
              <w:left w:val="nil"/>
              <w:bottom w:val="single" w:sz="4" w:space="0" w:color="auto"/>
              <w:right w:val="single" w:sz="4" w:space="0" w:color="auto"/>
            </w:tcBorders>
            <w:shd w:val="clear" w:color="auto" w:fill="FFFFFF" w:themeFill="background1"/>
            <w:noWrap/>
            <w:vAlign w:val="center"/>
            <w:hideMark/>
          </w:tcPr>
          <w:p w14:paraId="24A28F5D" w14:textId="77777777" w:rsidR="00C0605F" w:rsidRPr="00C0605F" w:rsidRDefault="00C0605F" w:rsidP="00C0605F">
            <w:pPr>
              <w:spacing w:after="0" w:line="240" w:lineRule="auto"/>
              <w:jc w:val="center"/>
              <w:rPr>
                <w:rFonts w:ascii="Calibri" w:eastAsia="Times New Roman" w:hAnsi="Calibri" w:cs="Calibri"/>
                <w:color w:val="000000"/>
                <w:kern w:val="0"/>
                <w:lang w:eastAsia="es-ES"/>
                <w14:ligatures w14:val="none"/>
              </w:rPr>
            </w:pPr>
            <w:r w:rsidRPr="00C0605F">
              <w:rPr>
                <w:rFonts w:ascii="Calibri" w:eastAsia="Times New Roman" w:hAnsi="Calibri" w:cs="Calibri"/>
                <w:color w:val="000000"/>
                <w:kern w:val="0"/>
                <w:lang w:eastAsia="es-ES"/>
                <w14:ligatures w14:val="none"/>
              </w:rPr>
              <w:t>1997</w:t>
            </w:r>
          </w:p>
        </w:tc>
        <w:tc>
          <w:tcPr>
            <w:tcW w:w="1410" w:type="dxa"/>
            <w:tcBorders>
              <w:top w:val="nil"/>
              <w:left w:val="nil"/>
              <w:bottom w:val="single" w:sz="4" w:space="0" w:color="auto"/>
              <w:right w:val="single" w:sz="4" w:space="0" w:color="auto"/>
            </w:tcBorders>
            <w:shd w:val="clear" w:color="auto" w:fill="FFFFFF" w:themeFill="background1"/>
            <w:noWrap/>
            <w:vAlign w:val="center"/>
            <w:hideMark/>
          </w:tcPr>
          <w:p w14:paraId="0B62ACAB" w14:textId="77777777" w:rsidR="00C0605F" w:rsidRPr="00C0605F" w:rsidRDefault="00C0605F" w:rsidP="00C0605F">
            <w:pPr>
              <w:spacing w:after="0" w:line="240" w:lineRule="auto"/>
              <w:jc w:val="center"/>
              <w:rPr>
                <w:rFonts w:ascii="Calibri" w:eastAsia="Times New Roman" w:hAnsi="Calibri" w:cs="Calibri"/>
                <w:color w:val="000000"/>
                <w:kern w:val="0"/>
                <w:lang w:eastAsia="es-ES"/>
                <w14:ligatures w14:val="none"/>
              </w:rPr>
            </w:pPr>
            <w:r w:rsidRPr="00C0605F">
              <w:rPr>
                <w:rFonts w:ascii="Calibri" w:eastAsia="Times New Roman" w:hAnsi="Calibri" w:cs="Calibri"/>
                <w:color w:val="000000"/>
                <w:kern w:val="0"/>
                <w:lang w:eastAsia="es-ES"/>
                <w14:ligatures w14:val="none"/>
              </w:rPr>
              <w:t>0</w:t>
            </w:r>
          </w:p>
        </w:tc>
        <w:tc>
          <w:tcPr>
            <w:tcW w:w="1469" w:type="dxa"/>
            <w:tcBorders>
              <w:top w:val="nil"/>
              <w:left w:val="nil"/>
              <w:bottom w:val="single" w:sz="4" w:space="0" w:color="auto"/>
              <w:right w:val="single" w:sz="4" w:space="0" w:color="auto"/>
            </w:tcBorders>
            <w:shd w:val="clear" w:color="auto" w:fill="FFFFFF" w:themeFill="background1"/>
            <w:noWrap/>
            <w:vAlign w:val="center"/>
            <w:hideMark/>
          </w:tcPr>
          <w:p w14:paraId="6386D357" w14:textId="77777777" w:rsidR="00C0605F" w:rsidRPr="00C0605F" w:rsidRDefault="00C0605F" w:rsidP="00C0605F">
            <w:pPr>
              <w:spacing w:after="0" w:line="240" w:lineRule="auto"/>
              <w:jc w:val="center"/>
              <w:rPr>
                <w:rFonts w:ascii="Calibri" w:eastAsia="Times New Roman" w:hAnsi="Calibri" w:cs="Calibri"/>
                <w:color w:val="000000"/>
                <w:kern w:val="0"/>
                <w:lang w:eastAsia="es-ES"/>
                <w14:ligatures w14:val="none"/>
              </w:rPr>
            </w:pPr>
            <w:r w:rsidRPr="00C0605F">
              <w:rPr>
                <w:rFonts w:ascii="Calibri" w:eastAsia="Times New Roman" w:hAnsi="Calibri" w:cs="Calibri"/>
                <w:color w:val="000000"/>
                <w:kern w:val="0"/>
                <w:lang w:eastAsia="es-ES"/>
                <w14:ligatures w14:val="none"/>
              </w:rPr>
              <w:t>0</w:t>
            </w:r>
          </w:p>
        </w:tc>
      </w:tr>
      <w:tr w:rsidR="00C0605F" w:rsidRPr="00C0605F" w14:paraId="1B37E986" w14:textId="77777777" w:rsidTr="00156C0B">
        <w:trPr>
          <w:trHeight w:val="268"/>
          <w:jc w:val="center"/>
        </w:trPr>
        <w:tc>
          <w:tcPr>
            <w:tcW w:w="3088"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6BD92F89" w14:textId="77777777" w:rsidR="00C0605F" w:rsidRPr="00C0605F" w:rsidRDefault="00C0605F" w:rsidP="00C0605F">
            <w:pPr>
              <w:spacing w:after="0" w:line="240" w:lineRule="auto"/>
              <w:jc w:val="center"/>
              <w:rPr>
                <w:rFonts w:ascii="Calibri" w:eastAsia="Times New Roman" w:hAnsi="Calibri" w:cs="Calibri"/>
                <w:color w:val="000000"/>
                <w:kern w:val="0"/>
                <w:lang w:eastAsia="es-ES"/>
                <w14:ligatures w14:val="none"/>
              </w:rPr>
            </w:pPr>
            <w:r w:rsidRPr="00C0605F">
              <w:rPr>
                <w:rFonts w:ascii="Calibri" w:eastAsia="Times New Roman" w:hAnsi="Calibri" w:cs="Calibri"/>
                <w:color w:val="000000"/>
                <w:kern w:val="0"/>
                <w:lang w:eastAsia="es-ES"/>
                <w14:ligatures w14:val="none"/>
              </w:rPr>
              <w:t>Jefe del Proyecto</w:t>
            </w:r>
          </w:p>
        </w:tc>
        <w:tc>
          <w:tcPr>
            <w:tcW w:w="1547" w:type="dxa"/>
            <w:tcBorders>
              <w:top w:val="nil"/>
              <w:left w:val="nil"/>
              <w:bottom w:val="single" w:sz="4" w:space="0" w:color="auto"/>
              <w:right w:val="single" w:sz="4" w:space="0" w:color="auto"/>
            </w:tcBorders>
            <w:shd w:val="clear" w:color="auto" w:fill="FFFFFF" w:themeFill="background1"/>
            <w:noWrap/>
            <w:vAlign w:val="center"/>
            <w:hideMark/>
          </w:tcPr>
          <w:p w14:paraId="06017BBB" w14:textId="77777777" w:rsidR="00C0605F" w:rsidRPr="00C0605F" w:rsidRDefault="00C0605F" w:rsidP="00C0605F">
            <w:pPr>
              <w:spacing w:after="0" w:line="240" w:lineRule="auto"/>
              <w:jc w:val="center"/>
              <w:rPr>
                <w:rFonts w:ascii="Calibri" w:eastAsia="Times New Roman" w:hAnsi="Calibri" w:cs="Calibri"/>
                <w:color w:val="000000"/>
                <w:kern w:val="0"/>
                <w:lang w:eastAsia="es-ES"/>
                <w14:ligatures w14:val="none"/>
              </w:rPr>
            </w:pPr>
            <w:r w:rsidRPr="00C0605F">
              <w:rPr>
                <w:rFonts w:ascii="Calibri" w:eastAsia="Times New Roman" w:hAnsi="Calibri" w:cs="Calibri"/>
                <w:color w:val="000000"/>
                <w:kern w:val="0"/>
                <w:lang w:eastAsia="es-ES"/>
                <w14:ligatures w14:val="none"/>
              </w:rPr>
              <w:t>85%</w:t>
            </w:r>
          </w:p>
        </w:tc>
        <w:tc>
          <w:tcPr>
            <w:tcW w:w="1633" w:type="dxa"/>
            <w:tcBorders>
              <w:top w:val="nil"/>
              <w:left w:val="nil"/>
              <w:bottom w:val="single" w:sz="4" w:space="0" w:color="auto"/>
              <w:right w:val="single" w:sz="4" w:space="0" w:color="auto"/>
            </w:tcBorders>
            <w:shd w:val="clear" w:color="auto" w:fill="FFFFFF" w:themeFill="background1"/>
            <w:noWrap/>
            <w:vAlign w:val="center"/>
            <w:hideMark/>
          </w:tcPr>
          <w:p w14:paraId="01F46A36" w14:textId="77777777" w:rsidR="00C0605F" w:rsidRPr="00C0605F" w:rsidRDefault="00C0605F" w:rsidP="00C0605F">
            <w:pPr>
              <w:spacing w:after="0" w:line="240" w:lineRule="auto"/>
              <w:jc w:val="center"/>
              <w:rPr>
                <w:rFonts w:ascii="Calibri" w:eastAsia="Times New Roman" w:hAnsi="Calibri" w:cs="Calibri"/>
                <w:color w:val="000000"/>
                <w:kern w:val="0"/>
                <w:lang w:eastAsia="es-ES"/>
                <w14:ligatures w14:val="none"/>
              </w:rPr>
            </w:pPr>
            <w:r w:rsidRPr="00C0605F">
              <w:rPr>
                <w:rFonts w:ascii="Calibri" w:eastAsia="Times New Roman" w:hAnsi="Calibri" w:cs="Calibri"/>
                <w:color w:val="000000"/>
                <w:kern w:val="0"/>
                <w:lang w:eastAsia="es-ES"/>
                <w14:ligatures w14:val="none"/>
              </w:rPr>
              <w:t>1997</w:t>
            </w:r>
          </w:p>
        </w:tc>
        <w:tc>
          <w:tcPr>
            <w:tcW w:w="1410" w:type="dxa"/>
            <w:tcBorders>
              <w:top w:val="nil"/>
              <w:left w:val="nil"/>
              <w:bottom w:val="single" w:sz="4" w:space="0" w:color="auto"/>
              <w:right w:val="single" w:sz="4" w:space="0" w:color="auto"/>
            </w:tcBorders>
            <w:shd w:val="clear" w:color="auto" w:fill="FFFFFF" w:themeFill="background1"/>
            <w:noWrap/>
            <w:vAlign w:val="center"/>
            <w:hideMark/>
          </w:tcPr>
          <w:p w14:paraId="189B52B7" w14:textId="77777777" w:rsidR="00C0605F" w:rsidRPr="00C0605F" w:rsidRDefault="00C0605F" w:rsidP="00C0605F">
            <w:pPr>
              <w:spacing w:after="0" w:line="240" w:lineRule="auto"/>
              <w:jc w:val="center"/>
              <w:rPr>
                <w:rFonts w:ascii="Calibri" w:eastAsia="Times New Roman" w:hAnsi="Calibri" w:cs="Calibri"/>
                <w:color w:val="000000"/>
                <w:kern w:val="0"/>
                <w:lang w:eastAsia="es-ES"/>
                <w14:ligatures w14:val="none"/>
              </w:rPr>
            </w:pPr>
            <w:r w:rsidRPr="00C0605F">
              <w:rPr>
                <w:rFonts w:ascii="Calibri" w:eastAsia="Times New Roman" w:hAnsi="Calibri" w:cs="Calibri"/>
                <w:color w:val="000000"/>
                <w:kern w:val="0"/>
                <w:lang w:eastAsia="es-ES"/>
                <w14:ligatures w14:val="none"/>
              </w:rPr>
              <w:t>1697,45</w:t>
            </w:r>
          </w:p>
        </w:tc>
        <w:tc>
          <w:tcPr>
            <w:tcW w:w="1469" w:type="dxa"/>
            <w:tcBorders>
              <w:top w:val="nil"/>
              <w:left w:val="nil"/>
              <w:bottom w:val="single" w:sz="4" w:space="0" w:color="auto"/>
              <w:right w:val="single" w:sz="4" w:space="0" w:color="auto"/>
            </w:tcBorders>
            <w:shd w:val="clear" w:color="auto" w:fill="FFFFFF" w:themeFill="background1"/>
            <w:noWrap/>
            <w:vAlign w:val="center"/>
            <w:hideMark/>
          </w:tcPr>
          <w:p w14:paraId="19C0F9B2" w14:textId="77777777" w:rsidR="00C0605F" w:rsidRPr="00C0605F" w:rsidRDefault="00C0605F" w:rsidP="00C0605F">
            <w:pPr>
              <w:spacing w:after="0" w:line="240" w:lineRule="auto"/>
              <w:jc w:val="center"/>
              <w:rPr>
                <w:rFonts w:ascii="Calibri" w:eastAsia="Times New Roman" w:hAnsi="Calibri" w:cs="Calibri"/>
                <w:color w:val="000000"/>
                <w:kern w:val="0"/>
                <w:lang w:eastAsia="es-ES"/>
                <w14:ligatures w14:val="none"/>
              </w:rPr>
            </w:pPr>
            <w:r w:rsidRPr="00C0605F">
              <w:rPr>
                <w:rFonts w:ascii="Calibri" w:eastAsia="Times New Roman" w:hAnsi="Calibri" w:cs="Calibri"/>
                <w:color w:val="000000"/>
                <w:kern w:val="0"/>
                <w:lang w:eastAsia="es-ES"/>
                <w14:ligatures w14:val="none"/>
              </w:rPr>
              <w:t>1697,45</w:t>
            </w:r>
          </w:p>
        </w:tc>
      </w:tr>
      <w:tr w:rsidR="00C0605F" w:rsidRPr="00C0605F" w14:paraId="633442EC" w14:textId="77777777" w:rsidTr="00156C0B">
        <w:trPr>
          <w:trHeight w:val="268"/>
          <w:jc w:val="center"/>
        </w:trPr>
        <w:tc>
          <w:tcPr>
            <w:tcW w:w="3088"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4B067493" w14:textId="77777777" w:rsidR="00C0605F" w:rsidRPr="00C0605F" w:rsidRDefault="00C0605F" w:rsidP="00C0605F">
            <w:pPr>
              <w:spacing w:after="0" w:line="240" w:lineRule="auto"/>
              <w:jc w:val="center"/>
              <w:rPr>
                <w:rFonts w:ascii="Calibri" w:eastAsia="Times New Roman" w:hAnsi="Calibri" w:cs="Calibri"/>
                <w:color w:val="000000"/>
                <w:kern w:val="0"/>
                <w:lang w:eastAsia="es-ES"/>
                <w14:ligatures w14:val="none"/>
              </w:rPr>
            </w:pPr>
            <w:r w:rsidRPr="00C0605F">
              <w:rPr>
                <w:rFonts w:ascii="Calibri" w:eastAsia="Times New Roman" w:hAnsi="Calibri" w:cs="Calibri"/>
                <w:color w:val="000000"/>
                <w:kern w:val="0"/>
                <w:lang w:eastAsia="es-ES"/>
                <w14:ligatures w14:val="none"/>
              </w:rPr>
              <w:t>Coordinador del servicio</w:t>
            </w:r>
          </w:p>
        </w:tc>
        <w:tc>
          <w:tcPr>
            <w:tcW w:w="1547" w:type="dxa"/>
            <w:tcBorders>
              <w:top w:val="nil"/>
              <w:left w:val="nil"/>
              <w:bottom w:val="single" w:sz="4" w:space="0" w:color="auto"/>
              <w:right w:val="single" w:sz="4" w:space="0" w:color="auto"/>
            </w:tcBorders>
            <w:shd w:val="clear" w:color="auto" w:fill="FFFFFF" w:themeFill="background1"/>
            <w:noWrap/>
            <w:vAlign w:val="center"/>
            <w:hideMark/>
          </w:tcPr>
          <w:p w14:paraId="51B2FC66" w14:textId="77777777" w:rsidR="00C0605F" w:rsidRPr="00C0605F" w:rsidRDefault="00C0605F" w:rsidP="00C0605F">
            <w:pPr>
              <w:spacing w:after="0" w:line="240" w:lineRule="auto"/>
              <w:jc w:val="center"/>
              <w:rPr>
                <w:rFonts w:ascii="Calibri" w:eastAsia="Times New Roman" w:hAnsi="Calibri" w:cs="Calibri"/>
                <w:color w:val="000000"/>
                <w:kern w:val="0"/>
                <w:lang w:eastAsia="es-ES"/>
                <w14:ligatures w14:val="none"/>
              </w:rPr>
            </w:pPr>
            <w:r w:rsidRPr="00C0605F">
              <w:rPr>
                <w:rFonts w:ascii="Calibri" w:eastAsia="Times New Roman" w:hAnsi="Calibri" w:cs="Calibri"/>
                <w:color w:val="000000"/>
                <w:kern w:val="0"/>
                <w:lang w:eastAsia="es-ES"/>
                <w14:ligatures w14:val="none"/>
              </w:rPr>
              <w:t>70%</w:t>
            </w:r>
          </w:p>
        </w:tc>
        <w:tc>
          <w:tcPr>
            <w:tcW w:w="1633" w:type="dxa"/>
            <w:tcBorders>
              <w:top w:val="nil"/>
              <w:left w:val="nil"/>
              <w:bottom w:val="single" w:sz="4" w:space="0" w:color="auto"/>
              <w:right w:val="single" w:sz="4" w:space="0" w:color="auto"/>
            </w:tcBorders>
            <w:shd w:val="clear" w:color="auto" w:fill="FFFFFF" w:themeFill="background1"/>
            <w:noWrap/>
            <w:vAlign w:val="center"/>
            <w:hideMark/>
          </w:tcPr>
          <w:p w14:paraId="5A89BC74" w14:textId="77777777" w:rsidR="00C0605F" w:rsidRPr="00C0605F" w:rsidRDefault="00C0605F" w:rsidP="00C0605F">
            <w:pPr>
              <w:spacing w:after="0" w:line="240" w:lineRule="auto"/>
              <w:jc w:val="center"/>
              <w:rPr>
                <w:rFonts w:ascii="Calibri" w:eastAsia="Times New Roman" w:hAnsi="Calibri" w:cs="Calibri"/>
                <w:color w:val="000000"/>
                <w:kern w:val="0"/>
                <w:lang w:eastAsia="es-ES"/>
                <w14:ligatures w14:val="none"/>
              </w:rPr>
            </w:pPr>
            <w:r w:rsidRPr="00C0605F">
              <w:rPr>
                <w:rFonts w:ascii="Calibri" w:eastAsia="Times New Roman" w:hAnsi="Calibri" w:cs="Calibri"/>
                <w:color w:val="000000"/>
                <w:kern w:val="0"/>
                <w:lang w:eastAsia="es-ES"/>
                <w14:ligatures w14:val="none"/>
              </w:rPr>
              <w:t>1997</w:t>
            </w:r>
          </w:p>
        </w:tc>
        <w:tc>
          <w:tcPr>
            <w:tcW w:w="1410" w:type="dxa"/>
            <w:tcBorders>
              <w:top w:val="nil"/>
              <w:left w:val="nil"/>
              <w:bottom w:val="single" w:sz="4" w:space="0" w:color="auto"/>
              <w:right w:val="single" w:sz="4" w:space="0" w:color="auto"/>
            </w:tcBorders>
            <w:shd w:val="clear" w:color="auto" w:fill="FFFFFF" w:themeFill="background1"/>
            <w:noWrap/>
            <w:vAlign w:val="center"/>
            <w:hideMark/>
          </w:tcPr>
          <w:p w14:paraId="710FA174" w14:textId="77777777" w:rsidR="00C0605F" w:rsidRPr="00C0605F" w:rsidRDefault="00C0605F" w:rsidP="00C0605F">
            <w:pPr>
              <w:spacing w:after="0" w:line="240" w:lineRule="auto"/>
              <w:jc w:val="center"/>
              <w:rPr>
                <w:rFonts w:ascii="Calibri" w:eastAsia="Times New Roman" w:hAnsi="Calibri" w:cs="Calibri"/>
                <w:color w:val="000000"/>
                <w:kern w:val="0"/>
                <w:lang w:eastAsia="es-ES"/>
                <w14:ligatures w14:val="none"/>
              </w:rPr>
            </w:pPr>
            <w:r w:rsidRPr="00C0605F">
              <w:rPr>
                <w:rFonts w:ascii="Calibri" w:eastAsia="Times New Roman" w:hAnsi="Calibri" w:cs="Calibri"/>
                <w:color w:val="000000"/>
                <w:kern w:val="0"/>
                <w:lang w:eastAsia="es-ES"/>
                <w14:ligatures w14:val="none"/>
              </w:rPr>
              <w:t>1397,9</w:t>
            </w:r>
          </w:p>
        </w:tc>
        <w:tc>
          <w:tcPr>
            <w:tcW w:w="1469" w:type="dxa"/>
            <w:tcBorders>
              <w:top w:val="nil"/>
              <w:left w:val="nil"/>
              <w:bottom w:val="single" w:sz="4" w:space="0" w:color="auto"/>
              <w:right w:val="single" w:sz="4" w:space="0" w:color="auto"/>
            </w:tcBorders>
            <w:shd w:val="clear" w:color="auto" w:fill="FFFFFF" w:themeFill="background1"/>
            <w:noWrap/>
            <w:vAlign w:val="center"/>
            <w:hideMark/>
          </w:tcPr>
          <w:p w14:paraId="7FB1CDE2" w14:textId="77777777" w:rsidR="00C0605F" w:rsidRPr="00C0605F" w:rsidRDefault="00C0605F" w:rsidP="00C0605F">
            <w:pPr>
              <w:spacing w:after="0" w:line="240" w:lineRule="auto"/>
              <w:jc w:val="center"/>
              <w:rPr>
                <w:rFonts w:ascii="Calibri" w:eastAsia="Times New Roman" w:hAnsi="Calibri" w:cs="Calibri"/>
                <w:color w:val="000000"/>
                <w:kern w:val="0"/>
                <w:lang w:eastAsia="es-ES"/>
                <w14:ligatures w14:val="none"/>
              </w:rPr>
            </w:pPr>
            <w:r w:rsidRPr="00C0605F">
              <w:rPr>
                <w:rFonts w:ascii="Calibri" w:eastAsia="Times New Roman" w:hAnsi="Calibri" w:cs="Calibri"/>
                <w:color w:val="000000"/>
                <w:kern w:val="0"/>
                <w:lang w:eastAsia="es-ES"/>
                <w14:ligatures w14:val="none"/>
              </w:rPr>
              <w:t>1397,9</w:t>
            </w:r>
          </w:p>
        </w:tc>
      </w:tr>
      <w:tr w:rsidR="00C0605F" w:rsidRPr="00C0605F" w14:paraId="68BF07C1" w14:textId="77777777" w:rsidTr="00156C0B">
        <w:trPr>
          <w:trHeight w:val="268"/>
          <w:jc w:val="center"/>
        </w:trPr>
        <w:tc>
          <w:tcPr>
            <w:tcW w:w="3088"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66F84042" w14:textId="7114F1EB" w:rsidR="00C0605F" w:rsidRPr="00C0605F" w:rsidRDefault="00C0605F" w:rsidP="00C0605F">
            <w:pPr>
              <w:spacing w:after="0" w:line="240" w:lineRule="auto"/>
              <w:jc w:val="center"/>
              <w:rPr>
                <w:rFonts w:ascii="Calibri" w:eastAsia="Times New Roman" w:hAnsi="Calibri" w:cs="Calibri"/>
                <w:color w:val="000000"/>
                <w:kern w:val="0"/>
                <w:lang w:eastAsia="es-ES"/>
                <w14:ligatures w14:val="none"/>
              </w:rPr>
            </w:pPr>
            <w:r w:rsidRPr="00C0605F">
              <w:rPr>
                <w:rFonts w:ascii="Calibri" w:eastAsia="Times New Roman" w:hAnsi="Calibri" w:cs="Calibri"/>
                <w:color w:val="000000"/>
                <w:kern w:val="0"/>
                <w:lang w:eastAsia="es-ES"/>
                <w14:ligatures w14:val="none"/>
              </w:rPr>
              <w:t xml:space="preserve">Consultor de </w:t>
            </w:r>
            <w:r w:rsidR="00247106" w:rsidRPr="00C0605F">
              <w:rPr>
                <w:rFonts w:ascii="Calibri" w:eastAsia="Times New Roman" w:hAnsi="Calibri" w:cs="Calibri"/>
                <w:color w:val="000000"/>
                <w:kern w:val="0"/>
                <w:lang w:eastAsia="es-ES"/>
                <w14:ligatures w14:val="none"/>
              </w:rPr>
              <w:t>tecnología</w:t>
            </w:r>
          </w:p>
        </w:tc>
        <w:tc>
          <w:tcPr>
            <w:tcW w:w="1547" w:type="dxa"/>
            <w:tcBorders>
              <w:top w:val="nil"/>
              <w:left w:val="nil"/>
              <w:bottom w:val="single" w:sz="4" w:space="0" w:color="auto"/>
              <w:right w:val="single" w:sz="4" w:space="0" w:color="auto"/>
            </w:tcBorders>
            <w:shd w:val="clear" w:color="auto" w:fill="FFFFFF" w:themeFill="background1"/>
            <w:noWrap/>
            <w:vAlign w:val="center"/>
            <w:hideMark/>
          </w:tcPr>
          <w:p w14:paraId="5CC60CBA" w14:textId="77777777" w:rsidR="00C0605F" w:rsidRPr="00C0605F" w:rsidRDefault="00C0605F" w:rsidP="00C0605F">
            <w:pPr>
              <w:spacing w:after="0" w:line="240" w:lineRule="auto"/>
              <w:jc w:val="center"/>
              <w:rPr>
                <w:rFonts w:ascii="Calibri" w:eastAsia="Times New Roman" w:hAnsi="Calibri" w:cs="Calibri"/>
                <w:color w:val="000000"/>
                <w:kern w:val="0"/>
                <w:lang w:eastAsia="es-ES"/>
                <w14:ligatures w14:val="none"/>
              </w:rPr>
            </w:pPr>
            <w:r w:rsidRPr="00C0605F">
              <w:rPr>
                <w:rFonts w:ascii="Calibri" w:eastAsia="Times New Roman" w:hAnsi="Calibri" w:cs="Calibri"/>
                <w:color w:val="000000"/>
                <w:kern w:val="0"/>
                <w:lang w:eastAsia="es-ES"/>
                <w14:ligatures w14:val="none"/>
              </w:rPr>
              <w:t>40%</w:t>
            </w:r>
          </w:p>
        </w:tc>
        <w:tc>
          <w:tcPr>
            <w:tcW w:w="1633" w:type="dxa"/>
            <w:tcBorders>
              <w:top w:val="nil"/>
              <w:left w:val="nil"/>
              <w:bottom w:val="single" w:sz="4" w:space="0" w:color="auto"/>
              <w:right w:val="single" w:sz="4" w:space="0" w:color="auto"/>
            </w:tcBorders>
            <w:shd w:val="clear" w:color="auto" w:fill="FFFFFF" w:themeFill="background1"/>
            <w:noWrap/>
            <w:vAlign w:val="center"/>
            <w:hideMark/>
          </w:tcPr>
          <w:p w14:paraId="34E312DD" w14:textId="77777777" w:rsidR="00C0605F" w:rsidRPr="00C0605F" w:rsidRDefault="00C0605F" w:rsidP="00C0605F">
            <w:pPr>
              <w:spacing w:after="0" w:line="240" w:lineRule="auto"/>
              <w:jc w:val="center"/>
              <w:rPr>
                <w:rFonts w:ascii="Calibri" w:eastAsia="Times New Roman" w:hAnsi="Calibri" w:cs="Calibri"/>
                <w:color w:val="000000"/>
                <w:kern w:val="0"/>
                <w:lang w:eastAsia="es-ES"/>
                <w14:ligatures w14:val="none"/>
              </w:rPr>
            </w:pPr>
            <w:r w:rsidRPr="00C0605F">
              <w:rPr>
                <w:rFonts w:ascii="Calibri" w:eastAsia="Times New Roman" w:hAnsi="Calibri" w:cs="Calibri"/>
                <w:color w:val="000000"/>
                <w:kern w:val="0"/>
                <w:lang w:eastAsia="es-ES"/>
                <w14:ligatures w14:val="none"/>
              </w:rPr>
              <w:t>1997</w:t>
            </w:r>
          </w:p>
        </w:tc>
        <w:tc>
          <w:tcPr>
            <w:tcW w:w="1410" w:type="dxa"/>
            <w:tcBorders>
              <w:top w:val="nil"/>
              <w:left w:val="nil"/>
              <w:bottom w:val="single" w:sz="4" w:space="0" w:color="auto"/>
              <w:right w:val="single" w:sz="4" w:space="0" w:color="auto"/>
            </w:tcBorders>
            <w:shd w:val="clear" w:color="auto" w:fill="FFFFFF" w:themeFill="background1"/>
            <w:noWrap/>
            <w:vAlign w:val="center"/>
            <w:hideMark/>
          </w:tcPr>
          <w:p w14:paraId="06577338" w14:textId="77777777" w:rsidR="00C0605F" w:rsidRPr="00C0605F" w:rsidRDefault="00C0605F" w:rsidP="00C0605F">
            <w:pPr>
              <w:spacing w:after="0" w:line="240" w:lineRule="auto"/>
              <w:jc w:val="center"/>
              <w:rPr>
                <w:rFonts w:ascii="Calibri" w:eastAsia="Times New Roman" w:hAnsi="Calibri" w:cs="Calibri"/>
                <w:color w:val="000000"/>
                <w:kern w:val="0"/>
                <w:lang w:eastAsia="es-ES"/>
                <w14:ligatures w14:val="none"/>
              </w:rPr>
            </w:pPr>
            <w:r w:rsidRPr="00C0605F">
              <w:rPr>
                <w:rFonts w:ascii="Calibri" w:eastAsia="Times New Roman" w:hAnsi="Calibri" w:cs="Calibri"/>
                <w:color w:val="000000"/>
                <w:kern w:val="0"/>
                <w:lang w:eastAsia="es-ES"/>
                <w14:ligatures w14:val="none"/>
              </w:rPr>
              <w:t>798,8</w:t>
            </w:r>
          </w:p>
        </w:tc>
        <w:tc>
          <w:tcPr>
            <w:tcW w:w="1469" w:type="dxa"/>
            <w:tcBorders>
              <w:top w:val="nil"/>
              <w:left w:val="nil"/>
              <w:bottom w:val="single" w:sz="4" w:space="0" w:color="auto"/>
              <w:right w:val="single" w:sz="4" w:space="0" w:color="auto"/>
            </w:tcBorders>
            <w:shd w:val="clear" w:color="auto" w:fill="FFFFFF" w:themeFill="background1"/>
            <w:noWrap/>
            <w:vAlign w:val="center"/>
            <w:hideMark/>
          </w:tcPr>
          <w:p w14:paraId="63EBD108" w14:textId="77777777" w:rsidR="00C0605F" w:rsidRPr="00C0605F" w:rsidRDefault="00C0605F" w:rsidP="00C0605F">
            <w:pPr>
              <w:spacing w:after="0" w:line="240" w:lineRule="auto"/>
              <w:jc w:val="center"/>
              <w:rPr>
                <w:rFonts w:ascii="Calibri" w:eastAsia="Times New Roman" w:hAnsi="Calibri" w:cs="Calibri"/>
                <w:color w:val="000000"/>
                <w:kern w:val="0"/>
                <w:lang w:eastAsia="es-ES"/>
                <w14:ligatures w14:val="none"/>
              </w:rPr>
            </w:pPr>
            <w:r w:rsidRPr="00C0605F">
              <w:rPr>
                <w:rFonts w:ascii="Calibri" w:eastAsia="Times New Roman" w:hAnsi="Calibri" w:cs="Calibri"/>
                <w:color w:val="000000"/>
                <w:kern w:val="0"/>
                <w:lang w:eastAsia="es-ES"/>
                <w14:ligatures w14:val="none"/>
              </w:rPr>
              <w:t>798,8</w:t>
            </w:r>
          </w:p>
        </w:tc>
      </w:tr>
      <w:tr w:rsidR="00C0605F" w:rsidRPr="00C0605F" w14:paraId="6DC7F8C7" w14:textId="77777777" w:rsidTr="00156C0B">
        <w:trPr>
          <w:trHeight w:val="268"/>
          <w:jc w:val="center"/>
        </w:trPr>
        <w:tc>
          <w:tcPr>
            <w:tcW w:w="3088"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03996DE1" w14:textId="77777777" w:rsidR="00C0605F" w:rsidRPr="00C0605F" w:rsidRDefault="00C0605F" w:rsidP="00C0605F">
            <w:pPr>
              <w:spacing w:after="0" w:line="240" w:lineRule="auto"/>
              <w:jc w:val="center"/>
              <w:rPr>
                <w:rFonts w:ascii="Calibri" w:eastAsia="Times New Roman" w:hAnsi="Calibri" w:cs="Calibri"/>
                <w:color w:val="000000"/>
                <w:kern w:val="0"/>
                <w:lang w:eastAsia="es-ES"/>
                <w14:ligatures w14:val="none"/>
              </w:rPr>
            </w:pPr>
            <w:r w:rsidRPr="00C0605F">
              <w:rPr>
                <w:rFonts w:ascii="Calibri" w:eastAsia="Times New Roman" w:hAnsi="Calibri" w:cs="Calibri"/>
                <w:color w:val="000000"/>
                <w:kern w:val="0"/>
                <w:lang w:eastAsia="es-ES"/>
                <w14:ligatures w14:val="none"/>
              </w:rPr>
              <w:t>Arquitecto del Software</w:t>
            </w:r>
          </w:p>
        </w:tc>
        <w:tc>
          <w:tcPr>
            <w:tcW w:w="1547" w:type="dxa"/>
            <w:tcBorders>
              <w:top w:val="nil"/>
              <w:left w:val="nil"/>
              <w:bottom w:val="single" w:sz="4" w:space="0" w:color="auto"/>
              <w:right w:val="single" w:sz="4" w:space="0" w:color="auto"/>
            </w:tcBorders>
            <w:shd w:val="clear" w:color="auto" w:fill="FFFFFF" w:themeFill="background1"/>
            <w:noWrap/>
            <w:vAlign w:val="center"/>
            <w:hideMark/>
          </w:tcPr>
          <w:p w14:paraId="30190065" w14:textId="77777777" w:rsidR="00C0605F" w:rsidRPr="00C0605F" w:rsidRDefault="00C0605F" w:rsidP="00C0605F">
            <w:pPr>
              <w:spacing w:after="0" w:line="240" w:lineRule="auto"/>
              <w:jc w:val="center"/>
              <w:rPr>
                <w:rFonts w:ascii="Calibri" w:eastAsia="Times New Roman" w:hAnsi="Calibri" w:cs="Calibri"/>
                <w:color w:val="000000"/>
                <w:kern w:val="0"/>
                <w:lang w:eastAsia="es-ES"/>
                <w14:ligatures w14:val="none"/>
              </w:rPr>
            </w:pPr>
            <w:r w:rsidRPr="00C0605F">
              <w:rPr>
                <w:rFonts w:ascii="Calibri" w:eastAsia="Times New Roman" w:hAnsi="Calibri" w:cs="Calibri"/>
                <w:color w:val="000000"/>
                <w:kern w:val="0"/>
                <w:lang w:eastAsia="es-ES"/>
                <w14:ligatures w14:val="none"/>
              </w:rPr>
              <w:t>75%</w:t>
            </w:r>
          </w:p>
        </w:tc>
        <w:tc>
          <w:tcPr>
            <w:tcW w:w="1633" w:type="dxa"/>
            <w:tcBorders>
              <w:top w:val="nil"/>
              <w:left w:val="nil"/>
              <w:bottom w:val="single" w:sz="4" w:space="0" w:color="auto"/>
              <w:right w:val="single" w:sz="4" w:space="0" w:color="auto"/>
            </w:tcBorders>
            <w:shd w:val="clear" w:color="auto" w:fill="FFFFFF" w:themeFill="background1"/>
            <w:noWrap/>
            <w:vAlign w:val="center"/>
            <w:hideMark/>
          </w:tcPr>
          <w:p w14:paraId="4A30EA3F" w14:textId="77777777" w:rsidR="00C0605F" w:rsidRPr="00C0605F" w:rsidRDefault="00C0605F" w:rsidP="00C0605F">
            <w:pPr>
              <w:spacing w:after="0" w:line="240" w:lineRule="auto"/>
              <w:jc w:val="center"/>
              <w:rPr>
                <w:rFonts w:ascii="Calibri" w:eastAsia="Times New Roman" w:hAnsi="Calibri" w:cs="Calibri"/>
                <w:color w:val="000000"/>
                <w:kern w:val="0"/>
                <w:lang w:eastAsia="es-ES"/>
                <w14:ligatures w14:val="none"/>
              </w:rPr>
            </w:pPr>
            <w:r w:rsidRPr="00C0605F">
              <w:rPr>
                <w:rFonts w:ascii="Calibri" w:eastAsia="Times New Roman" w:hAnsi="Calibri" w:cs="Calibri"/>
                <w:color w:val="000000"/>
                <w:kern w:val="0"/>
                <w:lang w:eastAsia="es-ES"/>
                <w14:ligatures w14:val="none"/>
              </w:rPr>
              <w:t>1997</w:t>
            </w:r>
          </w:p>
        </w:tc>
        <w:tc>
          <w:tcPr>
            <w:tcW w:w="1410" w:type="dxa"/>
            <w:tcBorders>
              <w:top w:val="nil"/>
              <w:left w:val="nil"/>
              <w:bottom w:val="single" w:sz="4" w:space="0" w:color="auto"/>
              <w:right w:val="single" w:sz="4" w:space="0" w:color="auto"/>
            </w:tcBorders>
            <w:shd w:val="clear" w:color="auto" w:fill="FFFFFF" w:themeFill="background1"/>
            <w:noWrap/>
            <w:vAlign w:val="center"/>
            <w:hideMark/>
          </w:tcPr>
          <w:p w14:paraId="51975EA2" w14:textId="77777777" w:rsidR="00C0605F" w:rsidRPr="00C0605F" w:rsidRDefault="00C0605F" w:rsidP="00C0605F">
            <w:pPr>
              <w:spacing w:after="0" w:line="240" w:lineRule="auto"/>
              <w:jc w:val="center"/>
              <w:rPr>
                <w:rFonts w:ascii="Calibri" w:eastAsia="Times New Roman" w:hAnsi="Calibri" w:cs="Calibri"/>
                <w:color w:val="000000"/>
                <w:kern w:val="0"/>
                <w:lang w:eastAsia="es-ES"/>
                <w14:ligatures w14:val="none"/>
              </w:rPr>
            </w:pPr>
            <w:r w:rsidRPr="00C0605F">
              <w:rPr>
                <w:rFonts w:ascii="Calibri" w:eastAsia="Times New Roman" w:hAnsi="Calibri" w:cs="Calibri"/>
                <w:color w:val="000000"/>
                <w:kern w:val="0"/>
                <w:lang w:eastAsia="es-ES"/>
                <w14:ligatures w14:val="none"/>
              </w:rPr>
              <w:t>1497,75</w:t>
            </w:r>
          </w:p>
        </w:tc>
        <w:tc>
          <w:tcPr>
            <w:tcW w:w="1469" w:type="dxa"/>
            <w:tcBorders>
              <w:top w:val="nil"/>
              <w:left w:val="nil"/>
              <w:bottom w:val="single" w:sz="4" w:space="0" w:color="auto"/>
              <w:right w:val="single" w:sz="4" w:space="0" w:color="auto"/>
            </w:tcBorders>
            <w:shd w:val="clear" w:color="auto" w:fill="FFFFFF" w:themeFill="background1"/>
            <w:noWrap/>
            <w:vAlign w:val="center"/>
            <w:hideMark/>
          </w:tcPr>
          <w:p w14:paraId="37164E56" w14:textId="77777777" w:rsidR="00C0605F" w:rsidRPr="00C0605F" w:rsidRDefault="00C0605F" w:rsidP="00C0605F">
            <w:pPr>
              <w:spacing w:after="0" w:line="240" w:lineRule="auto"/>
              <w:jc w:val="center"/>
              <w:rPr>
                <w:rFonts w:ascii="Calibri" w:eastAsia="Times New Roman" w:hAnsi="Calibri" w:cs="Calibri"/>
                <w:color w:val="000000"/>
                <w:kern w:val="0"/>
                <w:lang w:eastAsia="es-ES"/>
                <w14:ligatures w14:val="none"/>
              </w:rPr>
            </w:pPr>
            <w:r w:rsidRPr="00C0605F">
              <w:rPr>
                <w:rFonts w:ascii="Calibri" w:eastAsia="Times New Roman" w:hAnsi="Calibri" w:cs="Calibri"/>
                <w:color w:val="000000"/>
                <w:kern w:val="0"/>
                <w:lang w:eastAsia="es-ES"/>
                <w14:ligatures w14:val="none"/>
              </w:rPr>
              <w:t>1497,75</w:t>
            </w:r>
          </w:p>
        </w:tc>
      </w:tr>
      <w:tr w:rsidR="00C0605F" w:rsidRPr="00C0605F" w14:paraId="5EF73665" w14:textId="77777777" w:rsidTr="00156C0B">
        <w:trPr>
          <w:trHeight w:val="268"/>
          <w:jc w:val="center"/>
        </w:trPr>
        <w:tc>
          <w:tcPr>
            <w:tcW w:w="3088"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2B9FEBB2" w14:textId="77777777" w:rsidR="00C0605F" w:rsidRPr="00C0605F" w:rsidRDefault="00C0605F" w:rsidP="00C0605F">
            <w:pPr>
              <w:spacing w:after="0" w:line="240" w:lineRule="auto"/>
              <w:jc w:val="center"/>
              <w:rPr>
                <w:rFonts w:ascii="Calibri" w:eastAsia="Times New Roman" w:hAnsi="Calibri" w:cs="Calibri"/>
                <w:color w:val="000000"/>
                <w:kern w:val="0"/>
                <w:lang w:eastAsia="es-ES"/>
                <w14:ligatures w14:val="none"/>
              </w:rPr>
            </w:pPr>
            <w:r w:rsidRPr="00C0605F">
              <w:rPr>
                <w:rFonts w:ascii="Calibri" w:eastAsia="Times New Roman" w:hAnsi="Calibri" w:cs="Calibri"/>
                <w:color w:val="000000"/>
                <w:kern w:val="0"/>
                <w:lang w:eastAsia="es-ES"/>
                <w14:ligatures w14:val="none"/>
              </w:rPr>
              <w:t>Analista de Sistemas</w:t>
            </w:r>
          </w:p>
        </w:tc>
        <w:tc>
          <w:tcPr>
            <w:tcW w:w="1547" w:type="dxa"/>
            <w:tcBorders>
              <w:top w:val="nil"/>
              <w:left w:val="nil"/>
              <w:bottom w:val="single" w:sz="4" w:space="0" w:color="auto"/>
              <w:right w:val="single" w:sz="4" w:space="0" w:color="auto"/>
            </w:tcBorders>
            <w:shd w:val="clear" w:color="auto" w:fill="FFFFFF" w:themeFill="background1"/>
            <w:noWrap/>
            <w:vAlign w:val="center"/>
            <w:hideMark/>
          </w:tcPr>
          <w:p w14:paraId="3121D9D1" w14:textId="77777777" w:rsidR="00C0605F" w:rsidRPr="00C0605F" w:rsidRDefault="00C0605F" w:rsidP="00C0605F">
            <w:pPr>
              <w:spacing w:after="0" w:line="240" w:lineRule="auto"/>
              <w:jc w:val="center"/>
              <w:rPr>
                <w:rFonts w:ascii="Calibri" w:eastAsia="Times New Roman" w:hAnsi="Calibri" w:cs="Calibri"/>
                <w:color w:val="000000"/>
                <w:kern w:val="0"/>
                <w:lang w:eastAsia="es-ES"/>
                <w14:ligatures w14:val="none"/>
              </w:rPr>
            </w:pPr>
            <w:r w:rsidRPr="00C0605F">
              <w:rPr>
                <w:rFonts w:ascii="Calibri" w:eastAsia="Times New Roman" w:hAnsi="Calibri" w:cs="Calibri"/>
                <w:color w:val="000000"/>
                <w:kern w:val="0"/>
                <w:lang w:eastAsia="es-ES"/>
                <w14:ligatures w14:val="none"/>
              </w:rPr>
              <w:t>75%</w:t>
            </w:r>
          </w:p>
        </w:tc>
        <w:tc>
          <w:tcPr>
            <w:tcW w:w="1633" w:type="dxa"/>
            <w:tcBorders>
              <w:top w:val="nil"/>
              <w:left w:val="nil"/>
              <w:bottom w:val="single" w:sz="4" w:space="0" w:color="auto"/>
              <w:right w:val="single" w:sz="4" w:space="0" w:color="auto"/>
            </w:tcBorders>
            <w:shd w:val="clear" w:color="auto" w:fill="FFFFFF" w:themeFill="background1"/>
            <w:noWrap/>
            <w:vAlign w:val="center"/>
            <w:hideMark/>
          </w:tcPr>
          <w:p w14:paraId="7AADEBB5" w14:textId="77777777" w:rsidR="00C0605F" w:rsidRPr="00C0605F" w:rsidRDefault="00C0605F" w:rsidP="00C0605F">
            <w:pPr>
              <w:spacing w:after="0" w:line="240" w:lineRule="auto"/>
              <w:jc w:val="center"/>
              <w:rPr>
                <w:rFonts w:ascii="Calibri" w:eastAsia="Times New Roman" w:hAnsi="Calibri" w:cs="Calibri"/>
                <w:color w:val="000000"/>
                <w:kern w:val="0"/>
                <w:lang w:eastAsia="es-ES"/>
                <w14:ligatures w14:val="none"/>
              </w:rPr>
            </w:pPr>
            <w:r w:rsidRPr="00C0605F">
              <w:rPr>
                <w:rFonts w:ascii="Calibri" w:eastAsia="Times New Roman" w:hAnsi="Calibri" w:cs="Calibri"/>
                <w:color w:val="000000"/>
                <w:kern w:val="0"/>
                <w:lang w:eastAsia="es-ES"/>
                <w14:ligatures w14:val="none"/>
              </w:rPr>
              <w:t>1997</w:t>
            </w:r>
          </w:p>
        </w:tc>
        <w:tc>
          <w:tcPr>
            <w:tcW w:w="1410" w:type="dxa"/>
            <w:tcBorders>
              <w:top w:val="nil"/>
              <w:left w:val="nil"/>
              <w:bottom w:val="single" w:sz="4" w:space="0" w:color="auto"/>
              <w:right w:val="single" w:sz="4" w:space="0" w:color="auto"/>
            </w:tcBorders>
            <w:shd w:val="clear" w:color="auto" w:fill="FFFFFF" w:themeFill="background1"/>
            <w:noWrap/>
            <w:vAlign w:val="center"/>
            <w:hideMark/>
          </w:tcPr>
          <w:p w14:paraId="7D387536" w14:textId="77777777" w:rsidR="00C0605F" w:rsidRPr="00C0605F" w:rsidRDefault="00C0605F" w:rsidP="00C0605F">
            <w:pPr>
              <w:spacing w:after="0" w:line="240" w:lineRule="auto"/>
              <w:jc w:val="center"/>
              <w:rPr>
                <w:rFonts w:ascii="Calibri" w:eastAsia="Times New Roman" w:hAnsi="Calibri" w:cs="Calibri"/>
                <w:color w:val="000000"/>
                <w:kern w:val="0"/>
                <w:lang w:eastAsia="es-ES"/>
                <w14:ligatures w14:val="none"/>
              </w:rPr>
            </w:pPr>
            <w:r w:rsidRPr="00C0605F">
              <w:rPr>
                <w:rFonts w:ascii="Calibri" w:eastAsia="Times New Roman" w:hAnsi="Calibri" w:cs="Calibri"/>
                <w:color w:val="000000"/>
                <w:kern w:val="0"/>
                <w:lang w:eastAsia="es-ES"/>
                <w14:ligatures w14:val="none"/>
              </w:rPr>
              <w:t>1497,75</w:t>
            </w:r>
          </w:p>
        </w:tc>
        <w:tc>
          <w:tcPr>
            <w:tcW w:w="1469" w:type="dxa"/>
            <w:tcBorders>
              <w:top w:val="nil"/>
              <w:left w:val="nil"/>
              <w:bottom w:val="single" w:sz="4" w:space="0" w:color="auto"/>
              <w:right w:val="single" w:sz="4" w:space="0" w:color="auto"/>
            </w:tcBorders>
            <w:shd w:val="clear" w:color="auto" w:fill="FFFFFF" w:themeFill="background1"/>
            <w:noWrap/>
            <w:vAlign w:val="center"/>
            <w:hideMark/>
          </w:tcPr>
          <w:p w14:paraId="79F59F8F" w14:textId="77777777" w:rsidR="00C0605F" w:rsidRPr="00C0605F" w:rsidRDefault="00C0605F" w:rsidP="00C0605F">
            <w:pPr>
              <w:spacing w:after="0" w:line="240" w:lineRule="auto"/>
              <w:jc w:val="center"/>
              <w:rPr>
                <w:rFonts w:ascii="Calibri" w:eastAsia="Times New Roman" w:hAnsi="Calibri" w:cs="Calibri"/>
                <w:color w:val="000000"/>
                <w:kern w:val="0"/>
                <w:lang w:eastAsia="es-ES"/>
                <w14:ligatures w14:val="none"/>
              </w:rPr>
            </w:pPr>
            <w:r w:rsidRPr="00C0605F">
              <w:rPr>
                <w:rFonts w:ascii="Calibri" w:eastAsia="Times New Roman" w:hAnsi="Calibri" w:cs="Calibri"/>
                <w:color w:val="000000"/>
                <w:kern w:val="0"/>
                <w:lang w:eastAsia="es-ES"/>
                <w14:ligatures w14:val="none"/>
              </w:rPr>
              <w:t>1497,75</w:t>
            </w:r>
          </w:p>
        </w:tc>
      </w:tr>
      <w:tr w:rsidR="00C0605F" w:rsidRPr="00C0605F" w14:paraId="45859C89" w14:textId="77777777" w:rsidTr="00156C0B">
        <w:trPr>
          <w:trHeight w:val="268"/>
          <w:jc w:val="center"/>
        </w:trPr>
        <w:tc>
          <w:tcPr>
            <w:tcW w:w="3088"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4CEEADDD" w14:textId="77777777" w:rsidR="00C0605F" w:rsidRPr="00C0605F" w:rsidRDefault="00C0605F" w:rsidP="00C0605F">
            <w:pPr>
              <w:spacing w:after="0" w:line="240" w:lineRule="auto"/>
              <w:jc w:val="center"/>
              <w:rPr>
                <w:rFonts w:ascii="Calibri" w:eastAsia="Times New Roman" w:hAnsi="Calibri" w:cs="Calibri"/>
                <w:color w:val="000000"/>
                <w:kern w:val="0"/>
                <w:lang w:eastAsia="es-ES"/>
                <w14:ligatures w14:val="none"/>
              </w:rPr>
            </w:pPr>
            <w:r w:rsidRPr="00C0605F">
              <w:rPr>
                <w:rFonts w:ascii="Calibri" w:eastAsia="Times New Roman" w:hAnsi="Calibri" w:cs="Calibri"/>
                <w:color w:val="000000"/>
                <w:kern w:val="0"/>
                <w:lang w:eastAsia="es-ES"/>
                <w14:ligatures w14:val="none"/>
              </w:rPr>
              <w:t>Desarrollador Senior</w:t>
            </w:r>
          </w:p>
        </w:tc>
        <w:tc>
          <w:tcPr>
            <w:tcW w:w="1547" w:type="dxa"/>
            <w:tcBorders>
              <w:top w:val="nil"/>
              <w:left w:val="nil"/>
              <w:bottom w:val="single" w:sz="4" w:space="0" w:color="auto"/>
              <w:right w:val="single" w:sz="4" w:space="0" w:color="auto"/>
            </w:tcBorders>
            <w:shd w:val="clear" w:color="auto" w:fill="FFFFFF" w:themeFill="background1"/>
            <w:noWrap/>
            <w:vAlign w:val="center"/>
            <w:hideMark/>
          </w:tcPr>
          <w:p w14:paraId="7B90C3B5" w14:textId="77777777" w:rsidR="00C0605F" w:rsidRPr="00C0605F" w:rsidRDefault="00C0605F" w:rsidP="00C0605F">
            <w:pPr>
              <w:spacing w:after="0" w:line="240" w:lineRule="auto"/>
              <w:jc w:val="center"/>
              <w:rPr>
                <w:rFonts w:ascii="Calibri" w:eastAsia="Times New Roman" w:hAnsi="Calibri" w:cs="Calibri"/>
                <w:color w:val="000000"/>
                <w:kern w:val="0"/>
                <w:lang w:eastAsia="es-ES"/>
                <w14:ligatures w14:val="none"/>
              </w:rPr>
            </w:pPr>
            <w:r w:rsidRPr="00C0605F">
              <w:rPr>
                <w:rFonts w:ascii="Calibri" w:eastAsia="Times New Roman" w:hAnsi="Calibri" w:cs="Calibri"/>
                <w:color w:val="000000"/>
                <w:kern w:val="0"/>
                <w:lang w:eastAsia="es-ES"/>
                <w14:ligatures w14:val="none"/>
              </w:rPr>
              <w:t>80%</w:t>
            </w:r>
          </w:p>
        </w:tc>
        <w:tc>
          <w:tcPr>
            <w:tcW w:w="1633" w:type="dxa"/>
            <w:tcBorders>
              <w:top w:val="nil"/>
              <w:left w:val="nil"/>
              <w:bottom w:val="single" w:sz="4" w:space="0" w:color="auto"/>
              <w:right w:val="single" w:sz="4" w:space="0" w:color="auto"/>
            </w:tcBorders>
            <w:shd w:val="clear" w:color="auto" w:fill="FFFFFF" w:themeFill="background1"/>
            <w:noWrap/>
            <w:vAlign w:val="center"/>
            <w:hideMark/>
          </w:tcPr>
          <w:p w14:paraId="7BB10171" w14:textId="77777777" w:rsidR="00C0605F" w:rsidRPr="00C0605F" w:rsidRDefault="00C0605F" w:rsidP="00C0605F">
            <w:pPr>
              <w:spacing w:after="0" w:line="240" w:lineRule="auto"/>
              <w:jc w:val="center"/>
              <w:rPr>
                <w:rFonts w:ascii="Calibri" w:eastAsia="Times New Roman" w:hAnsi="Calibri" w:cs="Calibri"/>
                <w:color w:val="000000"/>
                <w:kern w:val="0"/>
                <w:lang w:eastAsia="es-ES"/>
                <w14:ligatures w14:val="none"/>
              </w:rPr>
            </w:pPr>
            <w:r w:rsidRPr="00C0605F">
              <w:rPr>
                <w:rFonts w:ascii="Calibri" w:eastAsia="Times New Roman" w:hAnsi="Calibri" w:cs="Calibri"/>
                <w:color w:val="000000"/>
                <w:kern w:val="0"/>
                <w:lang w:eastAsia="es-ES"/>
                <w14:ligatures w14:val="none"/>
              </w:rPr>
              <w:t>1997</w:t>
            </w:r>
          </w:p>
        </w:tc>
        <w:tc>
          <w:tcPr>
            <w:tcW w:w="1410" w:type="dxa"/>
            <w:tcBorders>
              <w:top w:val="nil"/>
              <w:left w:val="nil"/>
              <w:bottom w:val="single" w:sz="4" w:space="0" w:color="auto"/>
              <w:right w:val="single" w:sz="4" w:space="0" w:color="auto"/>
            </w:tcBorders>
            <w:shd w:val="clear" w:color="auto" w:fill="FFFFFF" w:themeFill="background1"/>
            <w:noWrap/>
            <w:vAlign w:val="center"/>
            <w:hideMark/>
          </w:tcPr>
          <w:p w14:paraId="509154A5" w14:textId="77777777" w:rsidR="00C0605F" w:rsidRPr="00C0605F" w:rsidRDefault="00C0605F" w:rsidP="00C0605F">
            <w:pPr>
              <w:spacing w:after="0" w:line="240" w:lineRule="auto"/>
              <w:jc w:val="center"/>
              <w:rPr>
                <w:rFonts w:ascii="Calibri" w:eastAsia="Times New Roman" w:hAnsi="Calibri" w:cs="Calibri"/>
                <w:color w:val="000000"/>
                <w:kern w:val="0"/>
                <w:lang w:eastAsia="es-ES"/>
                <w14:ligatures w14:val="none"/>
              </w:rPr>
            </w:pPr>
            <w:r w:rsidRPr="00C0605F">
              <w:rPr>
                <w:rFonts w:ascii="Calibri" w:eastAsia="Times New Roman" w:hAnsi="Calibri" w:cs="Calibri"/>
                <w:color w:val="000000"/>
                <w:kern w:val="0"/>
                <w:lang w:eastAsia="es-ES"/>
                <w14:ligatures w14:val="none"/>
              </w:rPr>
              <w:t>1597,6</w:t>
            </w:r>
          </w:p>
        </w:tc>
        <w:tc>
          <w:tcPr>
            <w:tcW w:w="1469" w:type="dxa"/>
            <w:tcBorders>
              <w:top w:val="nil"/>
              <w:left w:val="nil"/>
              <w:bottom w:val="single" w:sz="4" w:space="0" w:color="auto"/>
              <w:right w:val="single" w:sz="4" w:space="0" w:color="auto"/>
            </w:tcBorders>
            <w:shd w:val="clear" w:color="auto" w:fill="FFFFFF" w:themeFill="background1"/>
            <w:noWrap/>
            <w:vAlign w:val="center"/>
            <w:hideMark/>
          </w:tcPr>
          <w:p w14:paraId="72691CDF" w14:textId="77777777" w:rsidR="00C0605F" w:rsidRPr="00C0605F" w:rsidRDefault="00C0605F" w:rsidP="00C0605F">
            <w:pPr>
              <w:spacing w:after="0" w:line="240" w:lineRule="auto"/>
              <w:jc w:val="center"/>
              <w:rPr>
                <w:rFonts w:ascii="Calibri" w:eastAsia="Times New Roman" w:hAnsi="Calibri" w:cs="Calibri"/>
                <w:color w:val="000000"/>
                <w:kern w:val="0"/>
                <w:lang w:eastAsia="es-ES"/>
                <w14:ligatures w14:val="none"/>
              </w:rPr>
            </w:pPr>
            <w:r w:rsidRPr="00C0605F">
              <w:rPr>
                <w:rFonts w:ascii="Calibri" w:eastAsia="Times New Roman" w:hAnsi="Calibri" w:cs="Calibri"/>
                <w:color w:val="000000"/>
                <w:kern w:val="0"/>
                <w:lang w:eastAsia="es-ES"/>
                <w14:ligatures w14:val="none"/>
              </w:rPr>
              <w:t>3195,2</w:t>
            </w:r>
          </w:p>
        </w:tc>
      </w:tr>
      <w:tr w:rsidR="00C0605F" w:rsidRPr="00C0605F" w14:paraId="17DC4D66" w14:textId="77777777" w:rsidTr="00156C0B">
        <w:trPr>
          <w:trHeight w:val="268"/>
          <w:jc w:val="center"/>
        </w:trPr>
        <w:tc>
          <w:tcPr>
            <w:tcW w:w="3088"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31D3019F" w14:textId="77777777" w:rsidR="00C0605F" w:rsidRPr="00C0605F" w:rsidRDefault="00C0605F" w:rsidP="00C0605F">
            <w:pPr>
              <w:spacing w:after="0" w:line="240" w:lineRule="auto"/>
              <w:jc w:val="center"/>
              <w:rPr>
                <w:rFonts w:ascii="Calibri" w:eastAsia="Times New Roman" w:hAnsi="Calibri" w:cs="Calibri"/>
                <w:color w:val="000000"/>
                <w:kern w:val="0"/>
                <w:lang w:eastAsia="es-ES"/>
                <w14:ligatures w14:val="none"/>
              </w:rPr>
            </w:pPr>
            <w:r w:rsidRPr="00C0605F">
              <w:rPr>
                <w:rFonts w:ascii="Calibri" w:eastAsia="Times New Roman" w:hAnsi="Calibri" w:cs="Calibri"/>
                <w:color w:val="000000"/>
                <w:kern w:val="0"/>
                <w:lang w:eastAsia="es-ES"/>
                <w14:ligatures w14:val="none"/>
              </w:rPr>
              <w:t>Desarrollador Junior</w:t>
            </w:r>
          </w:p>
        </w:tc>
        <w:tc>
          <w:tcPr>
            <w:tcW w:w="1547" w:type="dxa"/>
            <w:tcBorders>
              <w:top w:val="nil"/>
              <w:left w:val="nil"/>
              <w:bottom w:val="single" w:sz="4" w:space="0" w:color="auto"/>
              <w:right w:val="single" w:sz="4" w:space="0" w:color="auto"/>
            </w:tcBorders>
            <w:shd w:val="clear" w:color="auto" w:fill="FFFFFF" w:themeFill="background1"/>
            <w:noWrap/>
            <w:vAlign w:val="center"/>
            <w:hideMark/>
          </w:tcPr>
          <w:p w14:paraId="06F2000A" w14:textId="77777777" w:rsidR="00C0605F" w:rsidRPr="00C0605F" w:rsidRDefault="00C0605F" w:rsidP="00C0605F">
            <w:pPr>
              <w:spacing w:after="0" w:line="240" w:lineRule="auto"/>
              <w:jc w:val="center"/>
              <w:rPr>
                <w:rFonts w:ascii="Calibri" w:eastAsia="Times New Roman" w:hAnsi="Calibri" w:cs="Calibri"/>
                <w:color w:val="000000"/>
                <w:kern w:val="0"/>
                <w:lang w:eastAsia="es-ES"/>
                <w14:ligatures w14:val="none"/>
              </w:rPr>
            </w:pPr>
            <w:r w:rsidRPr="00C0605F">
              <w:rPr>
                <w:rFonts w:ascii="Calibri" w:eastAsia="Times New Roman" w:hAnsi="Calibri" w:cs="Calibri"/>
                <w:color w:val="000000"/>
                <w:kern w:val="0"/>
                <w:lang w:eastAsia="es-ES"/>
                <w14:ligatures w14:val="none"/>
              </w:rPr>
              <w:t>85%</w:t>
            </w:r>
          </w:p>
        </w:tc>
        <w:tc>
          <w:tcPr>
            <w:tcW w:w="1633" w:type="dxa"/>
            <w:tcBorders>
              <w:top w:val="nil"/>
              <w:left w:val="nil"/>
              <w:bottom w:val="single" w:sz="4" w:space="0" w:color="auto"/>
              <w:right w:val="single" w:sz="4" w:space="0" w:color="auto"/>
            </w:tcBorders>
            <w:shd w:val="clear" w:color="auto" w:fill="FFFFFF" w:themeFill="background1"/>
            <w:noWrap/>
            <w:vAlign w:val="center"/>
            <w:hideMark/>
          </w:tcPr>
          <w:p w14:paraId="0CF839DB" w14:textId="77777777" w:rsidR="00C0605F" w:rsidRPr="00C0605F" w:rsidRDefault="00C0605F" w:rsidP="00C0605F">
            <w:pPr>
              <w:spacing w:after="0" w:line="240" w:lineRule="auto"/>
              <w:jc w:val="center"/>
              <w:rPr>
                <w:rFonts w:ascii="Calibri" w:eastAsia="Times New Roman" w:hAnsi="Calibri" w:cs="Calibri"/>
                <w:color w:val="000000"/>
                <w:kern w:val="0"/>
                <w:lang w:eastAsia="es-ES"/>
                <w14:ligatures w14:val="none"/>
              </w:rPr>
            </w:pPr>
            <w:r w:rsidRPr="00C0605F">
              <w:rPr>
                <w:rFonts w:ascii="Calibri" w:eastAsia="Times New Roman" w:hAnsi="Calibri" w:cs="Calibri"/>
                <w:color w:val="000000"/>
                <w:kern w:val="0"/>
                <w:lang w:eastAsia="es-ES"/>
                <w14:ligatures w14:val="none"/>
              </w:rPr>
              <w:t>1997</w:t>
            </w:r>
          </w:p>
        </w:tc>
        <w:tc>
          <w:tcPr>
            <w:tcW w:w="1410" w:type="dxa"/>
            <w:tcBorders>
              <w:top w:val="nil"/>
              <w:left w:val="nil"/>
              <w:bottom w:val="single" w:sz="4" w:space="0" w:color="auto"/>
              <w:right w:val="single" w:sz="4" w:space="0" w:color="auto"/>
            </w:tcBorders>
            <w:shd w:val="clear" w:color="auto" w:fill="FFFFFF" w:themeFill="background1"/>
            <w:noWrap/>
            <w:vAlign w:val="center"/>
            <w:hideMark/>
          </w:tcPr>
          <w:p w14:paraId="29D03F35" w14:textId="77777777" w:rsidR="00C0605F" w:rsidRPr="00C0605F" w:rsidRDefault="00C0605F" w:rsidP="00C0605F">
            <w:pPr>
              <w:spacing w:after="0" w:line="240" w:lineRule="auto"/>
              <w:jc w:val="center"/>
              <w:rPr>
                <w:rFonts w:ascii="Calibri" w:eastAsia="Times New Roman" w:hAnsi="Calibri" w:cs="Calibri"/>
                <w:color w:val="000000"/>
                <w:kern w:val="0"/>
                <w:lang w:eastAsia="es-ES"/>
                <w14:ligatures w14:val="none"/>
              </w:rPr>
            </w:pPr>
            <w:r w:rsidRPr="00C0605F">
              <w:rPr>
                <w:rFonts w:ascii="Calibri" w:eastAsia="Times New Roman" w:hAnsi="Calibri" w:cs="Calibri"/>
                <w:color w:val="000000"/>
                <w:kern w:val="0"/>
                <w:lang w:eastAsia="es-ES"/>
                <w14:ligatures w14:val="none"/>
              </w:rPr>
              <w:t>1697,45</w:t>
            </w:r>
          </w:p>
        </w:tc>
        <w:tc>
          <w:tcPr>
            <w:tcW w:w="1469" w:type="dxa"/>
            <w:tcBorders>
              <w:top w:val="nil"/>
              <w:left w:val="nil"/>
              <w:bottom w:val="single" w:sz="4" w:space="0" w:color="auto"/>
              <w:right w:val="single" w:sz="4" w:space="0" w:color="auto"/>
            </w:tcBorders>
            <w:shd w:val="clear" w:color="auto" w:fill="FFFFFF" w:themeFill="background1"/>
            <w:noWrap/>
            <w:vAlign w:val="center"/>
            <w:hideMark/>
          </w:tcPr>
          <w:p w14:paraId="35159405" w14:textId="77777777" w:rsidR="00C0605F" w:rsidRPr="00C0605F" w:rsidRDefault="00C0605F" w:rsidP="00C0605F">
            <w:pPr>
              <w:spacing w:after="0" w:line="240" w:lineRule="auto"/>
              <w:jc w:val="center"/>
              <w:rPr>
                <w:rFonts w:ascii="Calibri" w:eastAsia="Times New Roman" w:hAnsi="Calibri" w:cs="Calibri"/>
                <w:color w:val="000000"/>
                <w:kern w:val="0"/>
                <w:lang w:eastAsia="es-ES"/>
                <w14:ligatures w14:val="none"/>
              </w:rPr>
            </w:pPr>
            <w:r w:rsidRPr="00C0605F">
              <w:rPr>
                <w:rFonts w:ascii="Calibri" w:eastAsia="Times New Roman" w:hAnsi="Calibri" w:cs="Calibri"/>
                <w:color w:val="000000"/>
                <w:kern w:val="0"/>
                <w:lang w:eastAsia="es-ES"/>
                <w14:ligatures w14:val="none"/>
              </w:rPr>
              <w:t>3394,9</w:t>
            </w:r>
          </w:p>
        </w:tc>
      </w:tr>
      <w:tr w:rsidR="00C0605F" w:rsidRPr="00C0605F" w14:paraId="2E68362D" w14:textId="77777777" w:rsidTr="00156C0B">
        <w:trPr>
          <w:trHeight w:val="268"/>
          <w:jc w:val="center"/>
        </w:trPr>
        <w:tc>
          <w:tcPr>
            <w:tcW w:w="3088"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799203C3" w14:textId="77777777" w:rsidR="00C0605F" w:rsidRPr="00C0605F" w:rsidRDefault="00C0605F" w:rsidP="00C0605F">
            <w:pPr>
              <w:spacing w:after="0" w:line="240" w:lineRule="auto"/>
              <w:jc w:val="center"/>
              <w:rPr>
                <w:rFonts w:ascii="Calibri" w:eastAsia="Times New Roman" w:hAnsi="Calibri" w:cs="Calibri"/>
                <w:color w:val="000000"/>
                <w:kern w:val="0"/>
                <w:lang w:eastAsia="es-ES"/>
                <w14:ligatures w14:val="none"/>
              </w:rPr>
            </w:pPr>
            <w:r w:rsidRPr="00C0605F">
              <w:rPr>
                <w:rFonts w:ascii="Calibri" w:eastAsia="Times New Roman" w:hAnsi="Calibri" w:cs="Calibri"/>
                <w:color w:val="000000"/>
                <w:kern w:val="0"/>
                <w:lang w:eastAsia="es-ES"/>
                <w14:ligatures w14:val="none"/>
              </w:rPr>
              <w:t>Tester</w:t>
            </w:r>
          </w:p>
        </w:tc>
        <w:tc>
          <w:tcPr>
            <w:tcW w:w="1547" w:type="dxa"/>
            <w:tcBorders>
              <w:top w:val="nil"/>
              <w:left w:val="nil"/>
              <w:bottom w:val="single" w:sz="4" w:space="0" w:color="auto"/>
              <w:right w:val="single" w:sz="4" w:space="0" w:color="auto"/>
            </w:tcBorders>
            <w:shd w:val="clear" w:color="auto" w:fill="FFFFFF" w:themeFill="background1"/>
            <w:noWrap/>
            <w:vAlign w:val="center"/>
            <w:hideMark/>
          </w:tcPr>
          <w:p w14:paraId="71A75B81" w14:textId="77777777" w:rsidR="00C0605F" w:rsidRPr="00C0605F" w:rsidRDefault="00C0605F" w:rsidP="00C0605F">
            <w:pPr>
              <w:spacing w:after="0" w:line="240" w:lineRule="auto"/>
              <w:jc w:val="center"/>
              <w:rPr>
                <w:rFonts w:ascii="Calibri" w:eastAsia="Times New Roman" w:hAnsi="Calibri" w:cs="Calibri"/>
                <w:color w:val="000000"/>
                <w:kern w:val="0"/>
                <w:lang w:eastAsia="es-ES"/>
                <w14:ligatures w14:val="none"/>
              </w:rPr>
            </w:pPr>
            <w:r w:rsidRPr="00C0605F">
              <w:rPr>
                <w:rFonts w:ascii="Calibri" w:eastAsia="Times New Roman" w:hAnsi="Calibri" w:cs="Calibri"/>
                <w:color w:val="000000"/>
                <w:kern w:val="0"/>
                <w:lang w:eastAsia="es-ES"/>
                <w14:ligatures w14:val="none"/>
              </w:rPr>
              <w:t>80%</w:t>
            </w:r>
          </w:p>
        </w:tc>
        <w:tc>
          <w:tcPr>
            <w:tcW w:w="1633" w:type="dxa"/>
            <w:tcBorders>
              <w:top w:val="nil"/>
              <w:left w:val="nil"/>
              <w:bottom w:val="single" w:sz="4" w:space="0" w:color="auto"/>
              <w:right w:val="single" w:sz="4" w:space="0" w:color="auto"/>
            </w:tcBorders>
            <w:shd w:val="clear" w:color="auto" w:fill="FFFFFF" w:themeFill="background1"/>
            <w:noWrap/>
            <w:vAlign w:val="center"/>
            <w:hideMark/>
          </w:tcPr>
          <w:p w14:paraId="3C6E53E2" w14:textId="77777777" w:rsidR="00C0605F" w:rsidRPr="00C0605F" w:rsidRDefault="00C0605F" w:rsidP="00C0605F">
            <w:pPr>
              <w:spacing w:after="0" w:line="240" w:lineRule="auto"/>
              <w:jc w:val="center"/>
              <w:rPr>
                <w:rFonts w:ascii="Calibri" w:eastAsia="Times New Roman" w:hAnsi="Calibri" w:cs="Calibri"/>
                <w:color w:val="000000"/>
                <w:kern w:val="0"/>
                <w:lang w:eastAsia="es-ES"/>
                <w14:ligatures w14:val="none"/>
              </w:rPr>
            </w:pPr>
            <w:r w:rsidRPr="00C0605F">
              <w:rPr>
                <w:rFonts w:ascii="Calibri" w:eastAsia="Times New Roman" w:hAnsi="Calibri" w:cs="Calibri"/>
                <w:color w:val="000000"/>
                <w:kern w:val="0"/>
                <w:lang w:eastAsia="es-ES"/>
                <w14:ligatures w14:val="none"/>
              </w:rPr>
              <w:t>1997</w:t>
            </w:r>
          </w:p>
        </w:tc>
        <w:tc>
          <w:tcPr>
            <w:tcW w:w="1410" w:type="dxa"/>
            <w:tcBorders>
              <w:top w:val="nil"/>
              <w:left w:val="nil"/>
              <w:bottom w:val="single" w:sz="4" w:space="0" w:color="auto"/>
              <w:right w:val="single" w:sz="4" w:space="0" w:color="auto"/>
            </w:tcBorders>
            <w:shd w:val="clear" w:color="auto" w:fill="FFFFFF" w:themeFill="background1"/>
            <w:noWrap/>
            <w:vAlign w:val="center"/>
            <w:hideMark/>
          </w:tcPr>
          <w:p w14:paraId="6F94CDDB" w14:textId="77777777" w:rsidR="00C0605F" w:rsidRPr="00C0605F" w:rsidRDefault="00C0605F" w:rsidP="00C0605F">
            <w:pPr>
              <w:spacing w:after="0" w:line="240" w:lineRule="auto"/>
              <w:jc w:val="center"/>
              <w:rPr>
                <w:rFonts w:ascii="Calibri" w:eastAsia="Times New Roman" w:hAnsi="Calibri" w:cs="Calibri"/>
                <w:color w:val="000000"/>
                <w:kern w:val="0"/>
                <w:lang w:eastAsia="es-ES"/>
                <w14:ligatures w14:val="none"/>
              </w:rPr>
            </w:pPr>
            <w:r w:rsidRPr="00C0605F">
              <w:rPr>
                <w:rFonts w:ascii="Calibri" w:eastAsia="Times New Roman" w:hAnsi="Calibri" w:cs="Calibri"/>
                <w:color w:val="000000"/>
                <w:kern w:val="0"/>
                <w:lang w:eastAsia="es-ES"/>
                <w14:ligatures w14:val="none"/>
              </w:rPr>
              <w:t>1597,6</w:t>
            </w:r>
          </w:p>
        </w:tc>
        <w:tc>
          <w:tcPr>
            <w:tcW w:w="1469" w:type="dxa"/>
            <w:tcBorders>
              <w:top w:val="nil"/>
              <w:left w:val="nil"/>
              <w:bottom w:val="single" w:sz="4" w:space="0" w:color="auto"/>
              <w:right w:val="single" w:sz="4" w:space="0" w:color="auto"/>
            </w:tcBorders>
            <w:shd w:val="clear" w:color="auto" w:fill="FFFFFF" w:themeFill="background1"/>
            <w:noWrap/>
            <w:vAlign w:val="center"/>
            <w:hideMark/>
          </w:tcPr>
          <w:p w14:paraId="3AAA32B6" w14:textId="77777777" w:rsidR="00C0605F" w:rsidRPr="00C0605F" w:rsidRDefault="00C0605F" w:rsidP="00C0605F">
            <w:pPr>
              <w:spacing w:after="0" w:line="240" w:lineRule="auto"/>
              <w:jc w:val="center"/>
              <w:rPr>
                <w:rFonts w:ascii="Calibri" w:eastAsia="Times New Roman" w:hAnsi="Calibri" w:cs="Calibri"/>
                <w:color w:val="000000"/>
                <w:kern w:val="0"/>
                <w:lang w:eastAsia="es-ES"/>
                <w14:ligatures w14:val="none"/>
              </w:rPr>
            </w:pPr>
            <w:r w:rsidRPr="00C0605F">
              <w:rPr>
                <w:rFonts w:ascii="Calibri" w:eastAsia="Times New Roman" w:hAnsi="Calibri" w:cs="Calibri"/>
                <w:color w:val="000000"/>
                <w:kern w:val="0"/>
                <w:lang w:eastAsia="es-ES"/>
                <w14:ligatures w14:val="none"/>
              </w:rPr>
              <w:t>1597,6</w:t>
            </w:r>
          </w:p>
        </w:tc>
      </w:tr>
      <w:tr w:rsidR="00C0605F" w:rsidRPr="00C0605F" w14:paraId="31BAF0E5" w14:textId="77777777" w:rsidTr="00156C0B">
        <w:trPr>
          <w:trHeight w:val="268"/>
          <w:jc w:val="center"/>
        </w:trPr>
        <w:tc>
          <w:tcPr>
            <w:tcW w:w="3088"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6EF32FD1" w14:textId="77777777" w:rsidR="00C0605F" w:rsidRPr="00C0605F" w:rsidRDefault="00C0605F" w:rsidP="00C0605F">
            <w:pPr>
              <w:spacing w:after="0" w:line="240" w:lineRule="auto"/>
              <w:jc w:val="center"/>
              <w:rPr>
                <w:rFonts w:ascii="Calibri" w:eastAsia="Times New Roman" w:hAnsi="Calibri" w:cs="Calibri"/>
                <w:color w:val="000000"/>
                <w:kern w:val="0"/>
                <w:lang w:eastAsia="es-ES"/>
                <w14:ligatures w14:val="none"/>
              </w:rPr>
            </w:pPr>
            <w:r w:rsidRPr="00C0605F">
              <w:rPr>
                <w:rFonts w:ascii="Calibri" w:eastAsia="Times New Roman" w:hAnsi="Calibri" w:cs="Calibri"/>
                <w:color w:val="000000"/>
                <w:kern w:val="0"/>
                <w:lang w:eastAsia="es-ES"/>
                <w14:ligatures w14:val="none"/>
              </w:rPr>
              <w:t>Responsable y administrador de sistemas</w:t>
            </w:r>
          </w:p>
        </w:tc>
        <w:tc>
          <w:tcPr>
            <w:tcW w:w="1547" w:type="dxa"/>
            <w:tcBorders>
              <w:top w:val="nil"/>
              <w:left w:val="nil"/>
              <w:bottom w:val="single" w:sz="4" w:space="0" w:color="auto"/>
              <w:right w:val="single" w:sz="4" w:space="0" w:color="auto"/>
            </w:tcBorders>
            <w:shd w:val="clear" w:color="auto" w:fill="FFFFFF" w:themeFill="background1"/>
            <w:noWrap/>
            <w:vAlign w:val="center"/>
            <w:hideMark/>
          </w:tcPr>
          <w:p w14:paraId="027E4C1B" w14:textId="77777777" w:rsidR="00C0605F" w:rsidRPr="00C0605F" w:rsidRDefault="00C0605F" w:rsidP="00C0605F">
            <w:pPr>
              <w:spacing w:after="0" w:line="240" w:lineRule="auto"/>
              <w:jc w:val="center"/>
              <w:rPr>
                <w:rFonts w:ascii="Calibri" w:eastAsia="Times New Roman" w:hAnsi="Calibri" w:cs="Calibri"/>
                <w:color w:val="000000"/>
                <w:kern w:val="0"/>
                <w:lang w:eastAsia="es-ES"/>
                <w14:ligatures w14:val="none"/>
              </w:rPr>
            </w:pPr>
            <w:r w:rsidRPr="00C0605F">
              <w:rPr>
                <w:rFonts w:ascii="Calibri" w:eastAsia="Times New Roman" w:hAnsi="Calibri" w:cs="Calibri"/>
                <w:color w:val="000000"/>
                <w:kern w:val="0"/>
                <w:lang w:eastAsia="es-ES"/>
                <w14:ligatures w14:val="none"/>
              </w:rPr>
              <w:t>70%</w:t>
            </w:r>
          </w:p>
        </w:tc>
        <w:tc>
          <w:tcPr>
            <w:tcW w:w="1633" w:type="dxa"/>
            <w:tcBorders>
              <w:top w:val="nil"/>
              <w:left w:val="nil"/>
              <w:bottom w:val="single" w:sz="4" w:space="0" w:color="auto"/>
              <w:right w:val="single" w:sz="4" w:space="0" w:color="auto"/>
            </w:tcBorders>
            <w:shd w:val="clear" w:color="auto" w:fill="FFFFFF" w:themeFill="background1"/>
            <w:noWrap/>
            <w:vAlign w:val="center"/>
            <w:hideMark/>
          </w:tcPr>
          <w:p w14:paraId="423A5FEE" w14:textId="77777777" w:rsidR="00C0605F" w:rsidRPr="00C0605F" w:rsidRDefault="00C0605F" w:rsidP="00C0605F">
            <w:pPr>
              <w:spacing w:after="0" w:line="240" w:lineRule="auto"/>
              <w:jc w:val="center"/>
              <w:rPr>
                <w:rFonts w:ascii="Calibri" w:eastAsia="Times New Roman" w:hAnsi="Calibri" w:cs="Calibri"/>
                <w:color w:val="000000"/>
                <w:kern w:val="0"/>
                <w:lang w:eastAsia="es-ES"/>
                <w14:ligatures w14:val="none"/>
              </w:rPr>
            </w:pPr>
            <w:r w:rsidRPr="00C0605F">
              <w:rPr>
                <w:rFonts w:ascii="Calibri" w:eastAsia="Times New Roman" w:hAnsi="Calibri" w:cs="Calibri"/>
                <w:color w:val="000000"/>
                <w:kern w:val="0"/>
                <w:lang w:eastAsia="es-ES"/>
                <w14:ligatures w14:val="none"/>
              </w:rPr>
              <w:t>1997</w:t>
            </w:r>
          </w:p>
        </w:tc>
        <w:tc>
          <w:tcPr>
            <w:tcW w:w="1410" w:type="dxa"/>
            <w:tcBorders>
              <w:top w:val="nil"/>
              <w:left w:val="nil"/>
              <w:bottom w:val="single" w:sz="4" w:space="0" w:color="auto"/>
              <w:right w:val="single" w:sz="4" w:space="0" w:color="auto"/>
            </w:tcBorders>
            <w:shd w:val="clear" w:color="auto" w:fill="FFFFFF" w:themeFill="background1"/>
            <w:noWrap/>
            <w:vAlign w:val="center"/>
            <w:hideMark/>
          </w:tcPr>
          <w:p w14:paraId="547F092D" w14:textId="77777777" w:rsidR="00C0605F" w:rsidRPr="00C0605F" w:rsidRDefault="00C0605F" w:rsidP="00C0605F">
            <w:pPr>
              <w:spacing w:after="0" w:line="240" w:lineRule="auto"/>
              <w:jc w:val="center"/>
              <w:rPr>
                <w:rFonts w:ascii="Calibri" w:eastAsia="Times New Roman" w:hAnsi="Calibri" w:cs="Calibri"/>
                <w:color w:val="000000"/>
                <w:kern w:val="0"/>
                <w:lang w:eastAsia="es-ES"/>
                <w14:ligatures w14:val="none"/>
              </w:rPr>
            </w:pPr>
            <w:r w:rsidRPr="00C0605F">
              <w:rPr>
                <w:rFonts w:ascii="Calibri" w:eastAsia="Times New Roman" w:hAnsi="Calibri" w:cs="Calibri"/>
                <w:color w:val="000000"/>
                <w:kern w:val="0"/>
                <w:lang w:eastAsia="es-ES"/>
                <w14:ligatures w14:val="none"/>
              </w:rPr>
              <w:t>1397,9</w:t>
            </w:r>
          </w:p>
        </w:tc>
        <w:tc>
          <w:tcPr>
            <w:tcW w:w="1469" w:type="dxa"/>
            <w:tcBorders>
              <w:top w:val="nil"/>
              <w:left w:val="nil"/>
              <w:bottom w:val="single" w:sz="4" w:space="0" w:color="auto"/>
              <w:right w:val="single" w:sz="4" w:space="0" w:color="auto"/>
            </w:tcBorders>
            <w:shd w:val="clear" w:color="auto" w:fill="FFFFFF" w:themeFill="background1"/>
            <w:noWrap/>
            <w:vAlign w:val="center"/>
            <w:hideMark/>
          </w:tcPr>
          <w:p w14:paraId="288FDA6B" w14:textId="77777777" w:rsidR="00C0605F" w:rsidRPr="00C0605F" w:rsidRDefault="00C0605F" w:rsidP="00C0605F">
            <w:pPr>
              <w:spacing w:after="0" w:line="240" w:lineRule="auto"/>
              <w:jc w:val="center"/>
              <w:rPr>
                <w:rFonts w:ascii="Calibri" w:eastAsia="Times New Roman" w:hAnsi="Calibri" w:cs="Calibri"/>
                <w:color w:val="000000"/>
                <w:kern w:val="0"/>
                <w:lang w:eastAsia="es-ES"/>
                <w14:ligatures w14:val="none"/>
              </w:rPr>
            </w:pPr>
            <w:r w:rsidRPr="00C0605F">
              <w:rPr>
                <w:rFonts w:ascii="Calibri" w:eastAsia="Times New Roman" w:hAnsi="Calibri" w:cs="Calibri"/>
                <w:color w:val="000000"/>
                <w:kern w:val="0"/>
                <w:lang w:eastAsia="es-ES"/>
                <w14:ligatures w14:val="none"/>
              </w:rPr>
              <w:t>1397,9</w:t>
            </w:r>
          </w:p>
        </w:tc>
      </w:tr>
      <w:tr w:rsidR="00C0605F" w:rsidRPr="00C0605F" w14:paraId="1A52760A" w14:textId="77777777" w:rsidTr="00C0605F">
        <w:trPr>
          <w:trHeight w:val="268"/>
          <w:jc w:val="center"/>
        </w:trPr>
        <w:tc>
          <w:tcPr>
            <w:tcW w:w="9149" w:type="dxa"/>
            <w:gridSpan w:val="5"/>
            <w:tcBorders>
              <w:top w:val="single" w:sz="4" w:space="0" w:color="auto"/>
              <w:left w:val="single" w:sz="4" w:space="0" w:color="auto"/>
              <w:bottom w:val="single" w:sz="4" w:space="0" w:color="auto"/>
              <w:right w:val="single" w:sz="4" w:space="0" w:color="000000"/>
            </w:tcBorders>
            <w:shd w:val="clear" w:color="000000" w:fill="AEAAAA"/>
            <w:noWrap/>
            <w:vAlign w:val="center"/>
            <w:hideMark/>
          </w:tcPr>
          <w:p w14:paraId="6BB8599B" w14:textId="0A2A88EF" w:rsidR="00C0605F" w:rsidRPr="00C0605F" w:rsidRDefault="00C0605F" w:rsidP="00C0605F">
            <w:pPr>
              <w:spacing w:after="0" w:line="240" w:lineRule="auto"/>
              <w:jc w:val="center"/>
              <w:rPr>
                <w:rFonts w:ascii="Calibri" w:eastAsia="Times New Roman" w:hAnsi="Calibri" w:cs="Calibri"/>
                <w:color w:val="000000"/>
                <w:kern w:val="0"/>
                <w:lang w:eastAsia="es-ES"/>
                <w14:ligatures w14:val="none"/>
              </w:rPr>
            </w:pPr>
          </w:p>
        </w:tc>
      </w:tr>
      <w:tr w:rsidR="00C0605F" w:rsidRPr="00C0605F" w14:paraId="16638A6F" w14:textId="77777777" w:rsidTr="00C0605F">
        <w:trPr>
          <w:trHeight w:val="268"/>
          <w:jc w:val="center"/>
        </w:trPr>
        <w:tc>
          <w:tcPr>
            <w:tcW w:w="3088" w:type="dxa"/>
            <w:tcBorders>
              <w:top w:val="nil"/>
              <w:left w:val="single" w:sz="4" w:space="0" w:color="auto"/>
              <w:bottom w:val="single" w:sz="4" w:space="0" w:color="auto"/>
              <w:right w:val="single" w:sz="4" w:space="0" w:color="auto"/>
            </w:tcBorders>
            <w:shd w:val="clear" w:color="000000" w:fill="E7E6E6"/>
            <w:noWrap/>
            <w:vAlign w:val="center"/>
            <w:hideMark/>
          </w:tcPr>
          <w:p w14:paraId="6887124E" w14:textId="77777777" w:rsidR="00C0605F" w:rsidRPr="00C0605F" w:rsidRDefault="00C0605F" w:rsidP="00C0605F">
            <w:pPr>
              <w:spacing w:after="0" w:line="240" w:lineRule="auto"/>
              <w:jc w:val="center"/>
              <w:rPr>
                <w:rFonts w:ascii="Calibri" w:eastAsia="Times New Roman" w:hAnsi="Calibri" w:cs="Calibri"/>
                <w:b/>
                <w:bCs/>
                <w:color w:val="000000"/>
                <w:kern w:val="0"/>
                <w:lang w:eastAsia="es-ES"/>
                <w14:ligatures w14:val="none"/>
              </w:rPr>
            </w:pPr>
            <w:r w:rsidRPr="00C0605F">
              <w:rPr>
                <w:rFonts w:ascii="Calibri" w:eastAsia="Times New Roman" w:hAnsi="Calibri" w:cs="Calibri"/>
                <w:b/>
                <w:bCs/>
                <w:color w:val="000000"/>
                <w:kern w:val="0"/>
                <w:lang w:eastAsia="es-ES"/>
                <w14:ligatures w14:val="none"/>
              </w:rPr>
              <w:t>TOTAL</w:t>
            </w:r>
          </w:p>
        </w:tc>
        <w:tc>
          <w:tcPr>
            <w:tcW w:w="1547" w:type="dxa"/>
            <w:tcBorders>
              <w:top w:val="nil"/>
              <w:left w:val="nil"/>
              <w:bottom w:val="single" w:sz="4" w:space="0" w:color="auto"/>
              <w:right w:val="single" w:sz="4" w:space="0" w:color="auto"/>
            </w:tcBorders>
            <w:shd w:val="clear" w:color="000000" w:fill="E7E6E6"/>
            <w:noWrap/>
            <w:vAlign w:val="center"/>
            <w:hideMark/>
          </w:tcPr>
          <w:p w14:paraId="20D62EC7" w14:textId="1CD3F1EC" w:rsidR="00C0605F" w:rsidRPr="00C0605F" w:rsidRDefault="00C0605F" w:rsidP="00C0605F">
            <w:pPr>
              <w:spacing w:after="0" w:line="240" w:lineRule="auto"/>
              <w:jc w:val="center"/>
              <w:rPr>
                <w:rFonts w:ascii="Calibri" w:eastAsia="Times New Roman" w:hAnsi="Calibri" w:cs="Calibri"/>
                <w:b/>
                <w:bCs/>
                <w:color w:val="000000"/>
                <w:kern w:val="0"/>
                <w:lang w:eastAsia="es-ES"/>
                <w14:ligatures w14:val="none"/>
              </w:rPr>
            </w:pPr>
          </w:p>
        </w:tc>
        <w:tc>
          <w:tcPr>
            <w:tcW w:w="1633" w:type="dxa"/>
            <w:tcBorders>
              <w:top w:val="nil"/>
              <w:left w:val="nil"/>
              <w:bottom w:val="single" w:sz="4" w:space="0" w:color="auto"/>
              <w:right w:val="single" w:sz="4" w:space="0" w:color="auto"/>
            </w:tcBorders>
            <w:shd w:val="clear" w:color="000000" w:fill="E7E6E6"/>
            <w:noWrap/>
            <w:vAlign w:val="center"/>
            <w:hideMark/>
          </w:tcPr>
          <w:p w14:paraId="53CD461C" w14:textId="09F4ADF3" w:rsidR="00C0605F" w:rsidRPr="00C0605F" w:rsidRDefault="00C0605F" w:rsidP="00C0605F">
            <w:pPr>
              <w:spacing w:after="0" w:line="240" w:lineRule="auto"/>
              <w:jc w:val="center"/>
              <w:rPr>
                <w:rFonts w:ascii="Calibri" w:eastAsia="Times New Roman" w:hAnsi="Calibri" w:cs="Calibri"/>
                <w:b/>
                <w:bCs/>
                <w:color w:val="000000"/>
                <w:kern w:val="0"/>
                <w:lang w:eastAsia="es-ES"/>
                <w14:ligatures w14:val="none"/>
              </w:rPr>
            </w:pPr>
          </w:p>
        </w:tc>
        <w:tc>
          <w:tcPr>
            <w:tcW w:w="1410" w:type="dxa"/>
            <w:tcBorders>
              <w:top w:val="nil"/>
              <w:left w:val="nil"/>
              <w:bottom w:val="single" w:sz="4" w:space="0" w:color="auto"/>
              <w:right w:val="single" w:sz="4" w:space="0" w:color="auto"/>
            </w:tcBorders>
            <w:shd w:val="clear" w:color="000000" w:fill="E7E6E6"/>
            <w:noWrap/>
            <w:vAlign w:val="center"/>
            <w:hideMark/>
          </w:tcPr>
          <w:p w14:paraId="05077465" w14:textId="0AC1F422" w:rsidR="00C0605F" w:rsidRPr="00C0605F" w:rsidRDefault="00C0605F" w:rsidP="00C0605F">
            <w:pPr>
              <w:spacing w:after="0" w:line="240" w:lineRule="auto"/>
              <w:jc w:val="center"/>
              <w:rPr>
                <w:rFonts w:ascii="Calibri" w:eastAsia="Times New Roman" w:hAnsi="Calibri" w:cs="Calibri"/>
                <w:b/>
                <w:bCs/>
                <w:color w:val="000000"/>
                <w:kern w:val="0"/>
                <w:lang w:eastAsia="es-ES"/>
                <w14:ligatures w14:val="none"/>
              </w:rPr>
            </w:pPr>
          </w:p>
        </w:tc>
        <w:tc>
          <w:tcPr>
            <w:tcW w:w="1469" w:type="dxa"/>
            <w:tcBorders>
              <w:top w:val="nil"/>
              <w:left w:val="nil"/>
              <w:bottom w:val="single" w:sz="4" w:space="0" w:color="auto"/>
              <w:right w:val="single" w:sz="4" w:space="0" w:color="auto"/>
            </w:tcBorders>
            <w:shd w:val="clear" w:color="000000" w:fill="E7E6E6"/>
            <w:noWrap/>
            <w:vAlign w:val="center"/>
            <w:hideMark/>
          </w:tcPr>
          <w:p w14:paraId="0A090077" w14:textId="77777777" w:rsidR="00C0605F" w:rsidRPr="00C0605F" w:rsidRDefault="00C0605F" w:rsidP="00C0605F">
            <w:pPr>
              <w:keepNext/>
              <w:spacing w:after="0" w:line="240" w:lineRule="auto"/>
              <w:jc w:val="center"/>
              <w:rPr>
                <w:rFonts w:ascii="Calibri" w:eastAsia="Times New Roman" w:hAnsi="Calibri" w:cs="Calibri"/>
                <w:b/>
                <w:bCs/>
                <w:color w:val="000000"/>
                <w:kern w:val="0"/>
                <w:lang w:eastAsia="es-ES"/>
                <w14:ligatures w14:val="none"/>
              </w:rPr>
            </w:pPr>
            <w:r w:rsidRPr="00C0605F">
              <w:rPr>
                <w:rFonts w:ascii="Calibri" w:eastAsia="Times New Roman" w:hAnsi="Calibri" w:cs="Calibri"/>
                <w:b/>
                <w:bCs/>
                <w:color w:val="000000"/>
                <w:kern w:val="0"/>
                <w:lang w:eastAsia="es-ES"/>
                <w14:ligatures w14:val="none"/>
              </w:rPr>
              <w:t>16475,25</w:t>
            </w:r>
          </w:p>
        </w:tc>
      </w:tr>
    </w:tbl>
    <w:p w14:paraId="213DDC37" w14:textId="5765CD34" w:rsidR="00205C85" w:rsidRDefault="00C0605F" w:rsidP="00C0605F">
      <w:pPr>
        <w:pStyle w:val="CitadeTablas"/>
      </w:pPr>
      <w:bookmarkStart w:id="735" w:name="_Ref164343686"/>
      <w:bookmarkStart w:id="736" w:name="_Toc165126466"/>
      <w:r>
        <w:t>Definición de la empresa</w:t>
      </w:r>
      <w:r>
        <w:rPr>
          <w:noProof/>
        </w:rPr>
        <w:t xml:space="preserve"> - Horas productivas del personal</w:t>
      </w:r>
      <w:bookmarkEnd w:id="735"/>
      <w:bookmarkEnd w:id="736"/>
    </w:p>
    <w:p w14:paraId="224DBCD9" w14:textId="6F837CAA" w:rsidR="009C74EC" w:rsidRDefault="009C74EC" w:rsidP="009C74EC">
      <w:pPr>
        <w:pStyle w:val="Ttulo7"/>
        <w:tabs>
          <w:tab w:val="clear" w:pos="360"/>
        </w:tabs>
      </w:pPr>
      <w:bookmarkStart w:id="737" w:name="_Ref164278898"/>
      <w:r>
        <w:t xml:space="preserve">Resumen </w:t>
      </w:r>
      <w:r w:rsidR="00766C74">
        <w:t>definición de la empresa</w:t>
      </w:r>
      <w:bookmarkEnd w:id="737"/>
    </w:p>
    <w:p w14:paraId="4D196331" w14:textId="1C56C4E9" w:rsidR="00766C74" w:rsidRDefault="00766C74" w:rsidP="00766C74">
      <w:r>
        <w:t xml:space="preserve">Como podemos ver en la </w:t>
      </w:r>
      <w:r w:rsidR="00C27145">
        <w:fldChar w:fldCharType="begin"/>
      </w:r>
      <w:r w:rsidR="00C27145">
        <w:instrText xml:space="preserve"> REF _Ref164344113 \n \h </w:instrText>
      </w:r>
      <w:r w:rsidR="00C27145">
        <w:fldChar w:fldCharType="separate"/>
      </w:r>
      <w:r w:rsidR="00AB32F0">
        <w:t>TABLA 72.-</w:t>
      </w:r>
      <w:r w:rsidR="00C27145">
        <w:fldChar w:fldCharType="end"/>
      </w:r>
      <w:r w:rsidR="00C27145">
        <w:t xml:space="preserve"> </w:t>
      </w:r>
      <w:r>
        <w:t xml:space="preserve">la empresa tiene un total de costes directos de </w:t>
      </w:r>
      <w:r w:rsidR="00C27145" w:rsidRPr="006918ED">
        <w:rPr>
          <w:rFonts w:ascii="Calibri" w:eastAsia="Times New Roman" w:hAnsi="Calibri" w:cs="Calibri"/>
          <w:color w:val="000000"/>
          <w:kern w:val="0"/>
          <w:lang w:eastAsia="es-ES"/>
          <w14:ligatures w14:val="none"/>
        </w:rPr>
        <w:t xml:space="preserve">327.722,85 </w:t>
      </w:r>
      <w:r>
        <w:t xml:space="preserve">€ y </w:t>
      </w:r>
      <w:r w:rsidR="00C27145" w:rsidRPr="00C27145">
        <w:t xml:space="preserve">470.230,82 </w:t>
      </w:r>
      <w:r w:rsidR="00297AD1">
        <w:t>€ de costes indirectos</w:t>
      </w:r>
      <w:r w:rsidR="00654E92">
        <w:t>. Con todos estos costes, y teniendo en cuenta los beneficios deseados de la empresa (marcados en un 25%</w:t>
      </w:r>
      <w:r w:rsidR="00C86E06">
        <w:t xml:space="preserve"> de ganancia</w:t>
      </w:r>
      <w:r w:rsidR="00654E92">
        <w:t>)</w:t>
      </w:r>
      <w:r w:rsidR="00C86E06">
        <w:t xml:space="preserve"> podemos estimar que la necesidad de facturación anual de la empresa es de </w:t>
      </w:r>
      <w:r w:rsidR="00C27145" w:rsidRPr="006918ED">
        <w:rPr>
          <w:rFonts w:ascii="Calibri" w:eastAsia="Times New Roman" w:hAnsi="Calibri" w:cs="Calibri"/>
          <w:color w:val="000000"/>
          <w:kern w:val="0"/>
          <w:lang w:eastAsia="es-ES"/>
          <w14:ligatures w14:val="none"/>
        </w:rPr>
        <w:t xml:space="preserve">997.442,08 </w:t>
      </w:r>
      <w:r w:rsidR="00C86E06">
        <w:t>€.</w:t>
      </w:r>
    </w:p>
    <w:tbl>
      <w:tblPr>
        <w:tblW w:w="8380" w:type="dxa"/>
        <w:tblCellMar>
          <w:left w:w="70" w:type="dxa"/>
          <w:right w:w="70" w:type="dxa"/>
        </w:tblCellMar>
        <w:tblLook w:val="04A0" w:firstRow="1" w:lastRow="0" w:firstColumn="1" w:lastColumn="0" w:noHBand="0" w:noVBand="1"/>
      </w:tblPr>
      <w:tblGrid>
        <w:gridCol w:w="2880"/>
        <w:gridCol w:w="1840"/>
        <w:gridCol w:w="1900"/>
        <w:gridCol w:w="1760"/>
      </w:tblGrid>
      <w:tr w:rsidR="006918ED" w:rsidRPr="006918ED" w14:paraId="6BF84BF9" w14:textId="77777777" w:rsidTr="006918ED">
        <w:trPr>
          <w:trHeight w:val="315"/>
        </w:trPr>
        <w:tc>
          <w:tcPr>
            <w:tcW w:w="2880" w:type="dxa"/>
            <w:tcBorders>
              <w:top w:val="single" w:sz="4" w:space="0" w:color="auto"/>
              <w:left w:val="single" w:sz="4" w:space="0" w:color="auto"/>
              <w:bottom w:val="single" w:sz="4" w:space="0" w:color="auto"/>
              <w:right w:val="single" w:sz="4" w:space="0" w:color="auto"/>
            </w:tcBorders>
            <w:shd w:val="clear" w:color="000000" w:fill="AEAAAA"/>
            <w:noWrap/>
            <w:vAlign w:val="bottom"/>
            <w:hideMark/>
          </w:tcPr>
          <w:p w14:paraId="221E4ADD" w14:textId="77777777" w:rsidR="006918ED" w:rsidRPr="006918ED" w:rsidRDefault="006918ED" w:rsidP="006918ED">
            <w:pPr>
              <w:spacing w:after="0" w:line="240" w:lineRule="auto"/>
              <w:jc w:val="left"/>
              <w:rPr>
                <w:rFonts w:ascii="Calibri" w:eastAsia="Times New Roman" w:hAnsi="Calibri" w:cs="Calibri"/>
                <w:b/>
                <w:bCs/>
                <w:color w:val="000000"/>
                <w:kern w:val="0"/>
                <w:lang w:eastAsia="es-ES"/>
                <w14:ligatures w14:val="none"/>
              </w:rPr>
            </w:pPr>
            <w:r w:rsidRPr="006918ED">
              <w:rPr>
                <w:rFonts w:ascii="Calibri" w:eastAsia="Times New Roman" w:hAnsi="Calibri" w:cs="Calibri"/>
                <w:b/>
                <w:bCs/>
                <w:color w:val="000000"/>
                <w:kern w:val="0"/>
                <w:lang w:eastAsia="es-ES"/>
                <w14:ligatures w14:val="none"/>
              </w:rPr>
              <w:t> </w:t>
            </w:r>
          </w:p>
        </w:tc>
        <w:tc>
          <w:tcPr>
            <w:tcW w:w="1840" w:type="dxa"/>
            <w:tcBorders>
              <w:top w:val="single" w:sz="4" w:space="0" w:color="auto"/>
              <w:left w:val="nil"/>
              <w:bottom w:val="single" w:sz="4" w:space="0" w:color="auto"/>
              <w:right w:val="single" w:sz="4" w:space="0" w:color="auto"/>
            </w:tcBorders>
            <w:shd w:val="clear" w:color="000000" w:fill="AEAAAA"/>
            <w:noWrap/>
            <w:vAlign w:val="bottom"/>
            <w:hideMark/>
          </w:tcPr>
          <w:p w14:paraId="7F2AD361" w14:textId="77777777" w:rsidR="006918ED" w:rsidRPr="006918ED" w:rsidRDefault="006918ED" w:rsidP="006918ED">
            <w:pPr>
              <w:spacing w:after="0" w:line="240" w:lineRule="auto"/>
              <w:jc w:val="left"/>
              <w:rPr>
                <w:rFonts w:ascii="Calibri" w:eastAsia="Times New Roman" w:hAnsi="Calibri" w:cs="Calibri"/>
                <w:b/>
                <w:bCs/>
                <w:color w:val="000000"/>
                <w:kern w:val="0"/>
                <w:lang w:eastAsia="es-ES"/>
                <w14:ligatures w14:val="none"/>
              </w:rPr>
            </w:pPr>
            <w:r w:rsidRPr="006918ED">
              <w:rPr>
                <w:rFonts w:ascii="Calibri" w:eastAsia="Times New Roman" w:hAnsi="Calibri" w:cs="Calibri"/>
                <w:b/>
                <w:bCs/>
                <w:color w:val="000000"/>
                <w:kern w:val="0"/>
                <w:lang w:eastAsia="es-ES"/>
                <w14:ligatures w14:val="none"/>
              </w:rPr>
              <w:t>Costes directos</w:t>
            </w:r>
          </w:p>
        </w:tc>
        <w:tc>
          <w:tcPr>
            <w:tcW w:w="1900" w:type="dxa"/>
            <w:tcBorders>
              <w:top w:val="single" w:sz="4" w:space="0" w:color="auto"/>
              <w:left w:val="nil"/>
              <w:bottom w:val="single" w:sz="4" w:space="0" w:color="auto"/>
              <w:right w:val="single" w:sz="4" w:space="0" w:color="auto"/>
            </w:tcBorders>
            <w:shd w:val="clear" w:color="000000" w:fill="AEAAAA"/>
            <w:noWrap/>
            <w:vAlign w:val="bottom"/>
            <w:hideMark/>
          </w:tcPr>
          <w:p w14:paraId="28FC1AF0" w14:textId="77777777" w:rsidR="006918ED" w:rsidRPr="006918ED" w:rsidRDefault="006918ED" w:rsidP="006918ED">
            <w:pPr>
              <w:spacing w:after="0" w:line="240" w:lineRule="auto"/>
              <w:jc w:val="left"/>
              <w:rPr>
                <w:rFonts w:ascii="Calibri" w:eastAsia="Times New Roman" w:hAnsi="Calibri" w:cs="Calibri"/>
                <w:b/>
                <w:bCs/>
                <w:color w:val="000000"/>
                <w:kern w:val="0"/>
                <w:lang w:eastAsia="es-ES"/>
                <w14:ligatures w14:val="none"/>
              </w:rPr>
            </w:pPr>
            <w:r w:rsidRPr="006918ED">
              <w:rPr>
                <w:rFonts w:ascii="Calibri" w:eastAsia="Times New Roman" w:hAnsi="Calibri" w:cs="Calibri"/>
                <w:b/>
                <w:bCs/>
                <w:color w:val="000000"/>
                <w:kern w:val="0"/>
                <w:lang w:eastAsia="es-ES"/>
                <w14:ligatures w14:val="none"/>
              </w:rPr>
              <w:t>Costes indirectos</w:t>
            </w:r>
          </w:p>
        </w:tc>
        <w:tc>
          <w:tcPr>
            <w:tcW w:w="1760" w:type="dxa"/>
            <w:tcBorders>
              <w:top w:val="single" w:sz="4" w:space="0" w:color="auto"/>
              <w:left w:val="nil"/>
              <w:bottom w:val="single" w:sz="4" w:space="0" w:color="auto"/>
              <w:right w:val="single" w:sz="4" w:space="0" w:color="auto"/>
            </w:tcBorders>
            <w:shd w:val="clear" w:color="000000" w:fill="AEAAAA"/>
            <w:noWrap/>
            <w:vAlign w:val="bottom"/>
            <w:hideMark/>
          </w:tcPr>
          <w:p w14:paraId="6AA235D6" w14:textId="77777777" w:rsidR="006918ED" w:rsidRPr="006918ED" w:rsidRDefault="006918ED" w:rsidP="006918ED">
            <w:pPr>
              <w:spacing w:after="0" w:line="240" w:lineRule="auto"/>
              <w:jc w:val="left"/>
              <w:rPr>
                <w:rFonts w:ascii="Calibri" w:eastAsia="Times New Roman" w:hAnsi="Calibri" w:cs="Calibri"/>
                <w:b/>
                <w:bCs/>
                <w:color w:val="000000"/>
                <w:kern w:val="0"/>
                <w:lang w:eastAsia="es-ES"/>
                <w14:ligatures w14:val="none"/>
              </w:rPr>
            </w:pPr>
            <w:r w:rsidRPr="006918ED">
              <w:rPr>
                <w:rFonts w:ascii="Calibri" w:eastAsia="Times New Roman" w:hAnsi="Calibri" w:cs="Calibri"/>
                <w:b/>
                <w:bCs/>
                <w:color w:val="000000"/>
                <w:kern w:val="0"/>
                <w:lang w:eastAsia="es-ES"/>
                <w14:ligatures w14:val="none"/>
              </w:rPr>
              <w:t>Total</w:t>
            </w:r>
          </w:p>
        </w:tc>
      </w:tr>
      <w:tr w:rsidR="006918ED" w:rsidRPr="006918ED" w14:paraId="37CC7906" w14:textId="77777777" w:rsidTr="00156C0B">
        <w:trPr>
          <w:trHeight w:val="315"/>
        </w:trPr>
        <w:tc>
          <w:tcPr>
            <w:tcW w:w="2880" w:type="dxa"/>
            <w:tcBorders>
              <w:top w:val="nil"/>
              <w:left w:val="single" w:sz="4" w:space="0" w:color="auto"/>
              <w:bottom w:val="single" w:sz="4" w:space="0" w:color="auto"/>
              <w:right w:val="single" w:sz="4" w:space="0" w:color="auto"/>
            </w:tcBorders>
            <w:shd w:val="clear" w:color="000000" w:fill="AEAAAA"/>
            <w:noWrap/>
            <w:hideMark/>
          </w:tcPr>
          <w:p w14:paraId="2F878B9D" w14:textId="77777777" w:rsidR="006918ED" w:rsidRPr="006918ED" w:rsidRDefault="006918ED" w:rsidP="006918ED">
            <w:pPr>
              <w:spacing w:after="0" w:line="240" w:lineRule="auto"/>
              <w:jc w:val="left"/>
              <w:rPr>
                <w:rFonts w:ascii="Calibri" w:eastAsia="Times New Roman" w:hAnsi="Calibri" w:cs="Calibri"/>
                <w:b/>
                <w:bCs/>
                <w:color w:val="000000"/>
                <w:kern w:val="0"/>
                <w:lang w:eastAsia="es-ES"/>
                <w14:ligatures w14:val="none"/>
              </w:rPr>
            </w:pPr>
            <w:r w:rsidRPr="006918ED">
              <w:rPr>
                <w:rFonts w:ascii="Calibri" w:eastAsia="Times New Roman" w:hAnsi="Calibri" w:cs="Calibri"/>
                <w:b/>
                <w:bCs/>
                <w:color w:val="000000"/>
                <w:kern w:val="0"/>
                <w:lang w:eastAsia="es-ES"/>
                <w14:ligatures w14:val="none"/>
              </w:rPr>
              <w:t>Personal</w:t>
            </w:r>
          </w:p>
        </w:tc>
        <w:tc>
          <w:tcPr>
            <w:tcW w:w="1840" w:type="dxa"/>
            <w:tcBorders>
              <w:top w:val="nil"/>
              <w:left w:val="nil"/>
              <w:bottom w:val="single" w:sz="4" w:space="0" w:color="auto"/>
              <w:right w:val="single" w:sz="4" w:space="0" w:color="auto"/>
            </w:tcBorders>
            <w:shd w:val="clear" w:color="auto" w:fill="FFFFFF" w:themeFill="background1"/>
            <w:noWrap/>
            <w:hideMark/>
          </w:tcPr>
          <w:p w14:paraId="7E03DF1F" w14:textId="77777777" w:rsidR="006918ED" w:rsidRPr="006918ED" w:rsidRDefault="006918ED" w:rsidP="006918ED">
            <w:pPr>
              <w:spacing w:after="0" w:line="240" w:lineRule="auto"/>
              <w:jc w:val="right"/>
              <w:rPr>
                <w:rFonts w:ascii="Calibri" w:eastAsia="Times New Roman" w:hAnsi="Calibri" w:cs="Calibri"/>
                <w:color w:val="000000"/>
                <w:kern w:val="0"/>
                <w:lang w:eastAsia="es-ES"/>
                <w14:ligatures w14:val="none"/>
              </w:rPr>
            </w:pPr>
            <w:r w:rsidRPr="006918ED">
              <w:rPr>
                <w:rFonts w:ascii="Calibri" w:eastAsia="Times New Roman" w:hAnsi="Calibri" w:cs="Calibri"/>
                <w:color w:val="000000"/>
                <w:kern w:val="0"/>
                <w:lang w:eastAsia="es-ES"/>
                <w14:ligatures w14:val="none"/>
              </w:rPr>
              <w:t>327.722,85 €</w:t>
            </w:r>
          </w:p>
        </w:tc>
        <w:tc>
          <w:tcPr>
            <w:tcW w:w="1900" w:type="dxa"/>
            <w:tcBorders>
              <w:top w:val="nil"/>
              <w:left w:val="nil"/>
              <w:bottom w:val="single" w:sz="4" w:space="0" w:color="auto"/>
              <w:right w:val="single" w:sz="4" w:space="0" w:color="auto"/>
            </w:tcBorders>
            <w:shd w:val="clear" w:color="auto" w:fill="FFFFFF" w:themeFill="background1"/>
            <w:noWrap/>
            <w:hideMark/>
          </w:tcPr>
          <w:p w14:paraId="7593A756" w14:textId="77777777" w:rsidR="006918ED" w:rsidRPr="006918ED" w:rsidRDefault="006918ED" w:rsidP="006918ED">
            <w:pPr>
              <w:spacing w:after="0" w:line="240" w:lineRule="auto"/>
              <w:jc w:val="right"/>
              <w:rPr>
                <w:rFonts w:ascii="Calibri" w:eastAsia="Times New Roman" w:hAnsi="Calibri" w:cs="Calibri"/>
                <w:color w:val="000000"/>
                <w:kern w:val="0"/>
                <w:lang w:eastAsia="es-ES"/>
                <w14:ligatures w14:val="none"/>
              </w:rPr>
            </w:pPr>
            <w:r w:rsidRPr="006918ED">
              <w:rPr>
                <w:rFonts w:ascii="Calibri" w:eastAsia="Times New Roman" w:hAnsi="Calibri" w:cs="Calibri"/>
                <w:color w:val="000000"/>
                <w:kern w:val="0"/>
                <w:lang w:eastAsia="es-ES"/>
                <w14:ligatures w14:val="none"/>
              </w:rPr>
              <w:t>241.625,15 €</w:t>
            </w:r>
          </w:p>
        </w:tc>
        <w:tc>
          <w:tcPr>
            <w:tcW w:w="1760" w:type="dxa"/>
            <w:tcBorders>
              <w:top w:val="nil"/>
              <w:left w:val="nil"/>
              <w:bottom w:val="single" w:sz="4" w:space="0" w:color="auto"/>
              <w:right w:val="single" w:sz="4" w:space="0" w:color="auto"/>
            </w:tcBorders>
            <w:shd w:val="clear" w:color="auto" w:fill="FFFFFF" w:themeFill="background1"/>
            <w:noWrap/>
            <w:hideMark/>
          </w:tcPr>
          <w:p w14:paraId="3C8790D8" w14:textId="77777777" w:rsidR="006918ED" w:rsidRPr="006918ED" w:rsidRDefault="006918ED" w:rsidP="006918ED">
            <w:pPr>
              <w:spacing w:after="0" w:line="240" w:lineRule="auto"/>
              <w:jc w:val="right"/>
              <w:rPr>
                <w:rFonts w:ascii="Calibri" w:eastAsia="Times New Roman" w:hAnsi="Calibri" w:cs="Calibri"/>
                <w:color w:val="000000"/>
                <w:kern w:val="0"/>
                <w:lang w:eastAsia="es-ES"/>
                <w14:ligatures w14:val="none"/>
              </w:rPr>
            </w:pPr>
            <w:r w:rsidRPr="006918ED">
              <w:rPr>
                <w:rFonts w:ascii="Calibri" w:eastAsia="Times New Roman" w:hAnsi="Calibri" w:cs="Calibri"/>
                <w:color w:val="000000"/>
                <w:kern w:val="0"/>
                <w:lang w:eastAsia="es-ES"/>
                <w14:ligatures w14:val="none"/>
              </w:rPr>
              <w:t>569.348,00 €</w:t>
            </w:r>
          </w:p>
        </w:tc>
      </w:tr>
      <w:tr w:rsidR="006918ED" w:rsidRPr="006918ED" w14:paraId="3D04D93A" w14:textId="77777777" w:rsidTr="00156C0B">
        <w:trPr>
          <w:trHeight w:val="315"/>
        </w:trPr>
        <w:tc>
          <w:tcPr>
            <w:tcW w:w="2880" w:type="dxa"/>
            <w:tcBorders>
              <w:top w:val="nil"/>
              <w:left w:val="single" w:sz="4" w:space="0" w:color="auto"/>
              <w:bottom w:val="single" w:sz="4" w:space="0" w:color="auto"/>
              <w:right w:val="single" w:sz="4" w:space="0" w:color="auto"/>
            </w:tcBorders>
            <w:shd w:val="clear" w:color="000000" w:fill="AEAAAA"/>
            <w:noWrap/>
            <w:hideMark/>
          </w:tcPr>
          <w:p w14:paraId="3A4BAAC1" w14:textId="77777777" w:rsidR="006918ED" w:rsidRPr="006918ED" w:rsidRDefault="006918ED" w:rsidP="006918ED">
            <w:pPr>
              <w:spacing w:after="0" w:line="240" w:lineRule="auto"/>
              <w:jc w:val="left"/>
              <w:rPr>
                <w:rFonts w:ascii="Calibri" w:eastAsia="Times New Roman" w:hAnsi="Calibri" w:cs="Calibri"/>
                <w:b/>
                <w:bCs/>
                <w:color w:val="000000"/>
                <w:kern w:val="0"/>
                <w:lang w:eastAsia="es-ES"/>
                <w14:ligatures w14:val="none"/>
              </w:rPr>
            </w:pPr>
            <w:r w:rsidRPr="006918ED">
              <w:rPr>
                <w:rFonts w:ascii="Calibri" w:eastAsia="Times New Roman" w:hAnsi="Calibri" w:cs="Calibri"/>
                <w:b/>
                <w:bCs/>
                <w:color w:val="000000"/>
                <w:kern w:val="0"/>
                <w:lang w:eastAsia="es-ES"/>
                <w14:ligatures w14:val="none"/>
              </w:rPr>
              <w:t>Servicios</w:t>
            </w:r>
          </w:p>
        </w:tc>
        <w:tc>
          <w:tcPr>
            <w:tcW w:w="1840" w:type="dxa"/>
            <w:tcBorders>
              <w:top w:val="nil"/>
              <w:left w:val="nil"/>
              <w:bottom w:val="single" w:sz="4" w:space="0" w:color="auto"/>
              <w:right w:val="single" w:sz="4" w:space="0" w:color="auto"/>
            </w:tcBorders>
            <w:shd w:val="clear" w:color="auto" w:fill="FFFFFF" w:themeFill="background1"/>
            <w:noWrap/>
            <w:hideMark/>
          </w:tcPr>
          <w:p w14:paraId="03E28436" w14:textId="77777777" w:rsidR="006918ED" w:rsidRPr="006918ED" w:rsidRDefault="006918ED" w:rsidP="006918ED">
            <w:pPr>
              <w:spacing w:after="0" w:line="240" w:lineRule="auto"/>
              <w:jc w:val="left"/>
              <w:rPr>
                <w:rFonts w:ascii="Calibri" w:eastAsia="Times New Roman" w:hAnsi="Calibri" w:cs="Calibri"/>
                <w:color w:val="000000"/>
                <w:kern w:val="0"/>
                <w:lang w:eastAsia="es-ES"/>
                <w14:ligatures w14:val="none"/>
              </w:rPr>
            </w:pPr>
            <w:r w:rsidRPr="006918ED">
              <w:rPr>
                <w:rFonts w:ascii="Calibri" w:eastAsia="Times New Roman" w:hAnsi="Calibri" w:cs="Calibri"/>
                <w:color w:val="000000"/>
                <w:kern w:val="0"/>
                <w:lang w:eastAsia="es-ES"/>
                <w14:ligatures w14:val="none"/>
              </w:rPr>
              <w:t> </w:t>
            </w:r>
          </w:p>
        </w:tc>
        <w:tc>
          <w:tcPr>
            <w:tcW w:w="1900" w:type="dxa"/>
            <w:tcBorders>
              <w:top w:val="nil"/>
              <w:left w:val="nil"/>
              <w:bottom w:val="single" w:sz="4" w:space="0" w:color="auto"/>
              <w:right w:val="single" w:sz="4" w:space="0" w:color="auto"/>
            </w:tcBorders>
            <w:shd w:val="clear" w:color="auto" w:fill="FFFFFF" w:themeFill="background1"/>
            <w:noWrap/>
            <w:hideMark/>
          </w:tcPr>
          <w:p w14:paraId="23F6B3C8" w14:textId="77777777" w:rsidR="006918ED" w:rsidRPr="006918ED" w:rsidRDefault="006918ED" w:rsidP="006918ED">
            <w:pPr>
              <w:spacing w:after="0" w:line="240" w:lineRule="auto"/>
              <w:jc w:val="right"/>
              <w:rPr>
                <w:rFonts w:ascii="Calibri" w:eastAsia="Times New Roman" w:hAnsi="Calibri" w:cs="Calibri"/>
                <w:color w:val="000000"/>
                <w:kern w:val="0"/>
                <w:lang w:eastAsia="es-ES"/>
                <w14:ligatures w14:val="none"/>
              </w:rPr>
            </w:pPr>
            <w:r w:rsidRPr="006918ED">
              <w:rPr>
                <w:rFonts w:ascii="Calibri" w:eastAsia="Times New Roman" w:hAnsi="Calibri" w:cs="Calibri"/>
                <w:color w:val="000000"/>
                <w:kern w:val="0"/>
                <w:lang w:eastAsia="es-ES"/>
                <w14:ligatures w14:val="none"/>
              </w:rPr>
              <w:t>189.150,00 €</w:t>
            </w:r>
          </w:p>
        </w:tc>
        <w:tc>
          <w:tcPr>
            <w:tcW w:w="1760" w:type="dxa"/>
            <w:tcBorders>
              <w:top w:val="nil"/>
              <w:left w:val="nil"/>
              <w:bottom w:val="single" w:sz="4" w:space="0" w:color="auto"/>
              <w:right w:val="single" w:sz="4" w:space="0" w:color="auto"/>
            </w:tcBorders>
            <w:shd w:val="clear" w:color="auto" w:fill="FFFFFF" w:themeFill="background1"/>
            <w:noWrap/>
            <w:hideMark/>
          </w:tcPr>
          <w:p w14:paraId="4A5BC0EB" w14:textId="77777777" w:rsidR="006918ED" w:rsidRPr="006918ED" w:rsidRDefault="006918ED" w:rsidP="006918ED">
            <w:pPr>
              <w:spacing w:after="0" w:line="240" w:lineRule="auto"/>
              <w:jc w:val="right"/>
              <w:rPr>
                <w:rFonts w:ascii="Calibri" w:eastAsia="Times New Roman" w:hAnsi="Calibri" w:cs="Calibri"/>
                <w:color w:val="000000"/>
                <w:kern w:val="0"/>
                <w:lang w:eastAsia="es-ES"/>
                <w14:ligatures w14:val="none"/>
              </w:rPr>
            </w:pPr>
            <w:r w:rsidRPr="006918ED">
              <w:rPr>
                <w:rFonts w:ascii="Calibri" w:eastAsia="Times New Roman" w:hAnsi="Calibri" w:cs="Calibri"/>
                <w:color w:val="000000"/>
                <w:kern w:val="0"/>
                <w:lang w:eastAsia="es-ES"/>
                <w14:ligatures w14:val="none"/>
              </w:rPr>
              <w:t>189.150,00 €</w:t>
            </w:r>
          </w:p>
        </w:tc>
      </w:tr>
      <w:tr w:rsidR="006918ED" w:rsidRPr="006918ED" w14:paraId="0FE742FD" w14:textId="77777777" w:rsidTr="00156C0B">
        <w:trPr>
          <w:trHeight w:val="315"/>
        </w:trPr>
        <w:tc>
          <w:tcPr>
            <w:tcW w:w="2880" w:type="dxa"/>
            <w:tcBorders>
              <w:top w:val="nil"/>
              <w:left w:val="single" w:sz="4" w:space="0" w:color="auto"/>
              <w:bottom w:val="single" w:sz="4" w:space="0" w:color="auto"/>
              <w:right w:val="single" w:sz="4" w:space="0" w:color="auto"/>
            </w:tcBorders>
            <w:shd w:val="clear" w:color="000000" w:fill="AEAAAA"/>
            <w:noWrap/>
            <w:hideMark/>
          </w:tcPr>
          <w:p w14:paraId="7E0E6873" w14:textId="77777777" w:rsidR="006918ED" w:rsidRPr="006918ED" w:rsidRDefault="006918ED" w:rsidP="006918ED">
            <w:pPr>
              <w:spacing w:after="0" w:line="240" w:lineRule="auto"/>
              <w:jc w:val="left"/>
              <w:rPr>
                <w:rFonts w:ascii="Calibri" w:eastAsia="Times New Roman" w:hAnsi="Calibri" w:cs="Calibri"/>
                <w:b/>
                <w:bCs/>
                <w:color w:val="000000"/>
                <w:kern w:val="0"/>
                <w:lang w:eastAsia="es-ES"/>
                <w14:ligatures w14:val="none"/>
              </w:rPr>
            </w:pPr>
            <w:r w:rsidRPr="006918ED">
              <w:rPr>
                <w:rFonts w:ascii="Calibri" w:eastAsia="Times New Roman" w:hAnsi="Calibri" w:cs="Calibri"/>
                <w:b/>
                <w:bCs/>
                <w:color w:val="000000"/>
                <w:kern w:val="0"/>
                <w:lang w:eastAsia="es-ES"/>
                <w14:ligatures w14:val="none"/>
              </w:rPr>
              <w:t>Medios de producción</w:t>
            </w:r>
          </w:p>
        </w:tc>
        <w:tc>
          <w:tcPr>
            <w:tcW w:w="1840" w:type="dxa"/>
            <w:tcBorders>
              <w:top w:val="nil"/>
              <w:left w:val="nil"/>
              <w:bottom w:val="single" w:sz="4" w:space="0" w:color="auto"/>
              <w:right w:val="single" w:sz="4" w:space="0" w:color="auto"/>
            </w:tcBorders>
            <w:shd w:val="clear" w:color="auto" w:fill="FFFFFF" w:themeFill="background1"/>
            <w:noWrap/>
            <w:hideMark/>
          </w:tcPr>
          <w:p w14:paraId="09C9F094" w14:textId="77777777" w:rsidR="006918ED" w:rsidRPr="006918ED" w:rsidRDefault="006918ED" w:rsidP="006918ED">
            <w:pPr>
              <w:spacing w:after="0" w:line="240" w:lineRule="auto"/>
              <w:jc w:val="left"/>
              <w:rPr>
                <w:rFonts w:ascii="Calibri" w:eastAsia="Times New Roman" w:hAnsi="Calibri" w:cs="Calibri"/>
                <w:color w:val="000000"/>
                <w:kern w:val="0"/>
                <w:lang w:eastAsia="es-ES"/>
                <w14:ligatures w14:val="none"/>
              </w:rPr>
            </w:pPr>
            <w:r w:rsidRPr="006918ED">
              <w:rPr>
                <w:rFonts w:ascii="Calibri" w:eastAsia="Times New Roman" w:hAnsi="Calibri" w:cs="Calibri"/>
                <w:color w:val="000000"/>
                <w:kern w:val="0"/>
                <w:lang w:eastAsia="es-ES"/>
                <w14:ligatures w14:val="none"/>
              </w:rPr>
              <w:t> </w:t>
            </w:r>
          </w:p>
        </w:tc>
        <w:tc>
          <w:tcPr>
            <w:tcW w:w="1900" w:type="dxa"/>
            <w:tcBorders>
              <w:top w:val="nil"/>
              <w:left w:val="nil"/>
              <w:bottom w:val="single" w:sz="4" w:space="0" w:color="auto"/>
              <w:right w:val="single" w:sz="4" w:space="0" w:color="auto"/>
            </w:tcBorders>
            <w:shd w:val="clear" w:color="auto" w:fill="FFFFFF" w:themeFill="background1"/>
            <w:noWrap/>
            <w:hideMark/>
          </w:tcPr>
          <w:p w14:paraId="231F075A" w14:textId="77777777" w:rsidR="006918ED" w:rsidRPr="006918ED" w:rsidRDefault="006918ED" w:rsidP="006918ED">
            <w:pPr>
              <w:spacing w:after="0" w:line="240" w:lineRule="auto"/>
              <w:jc w:val="right"/>
              <w:rPr>
                <w:rFonts w:ascii="Calibri" w:eastAsia="Times New Roman" w:hAnsi="Calibri" w:cs="Calibri"/>
                <w:color w:val="000000"/>
                <w:kern w:val="0"/>
                <w:lang w:eastAsia="es-ES"/>
                <w14:ligatures w14:val="none"/>
              </w:rPr>
            </w:pPr>
            <w:r w:rsidRPr="006918ED">
              <w:rPr>
                <w:rFonts w:ascii="Calibri" w:eastAsia="Times New Roman" w:hAnsi="Calibri" w:cs="Calibri"/>
                <w:color w:val="000000"/>
                <w:kern w:val="0"/>
                <w:lang w:eastAsia="es-ES"/>
                <w14:ligatures w14:val="none"/>
              </w:rPr>
              <w:t>39.455,67 €</w:t>
            </w:r>
          </w:p>
        </w:tc>
        <w:tc>
          <w:tcPr>
            <w:tcW w:w="1760" w:type="dxa"/>
            <w:tcBorders>
              <w:top w:val="nil"/>
              <w:left w:val="nil"/>
              <w:bottom w:val="single" w:sz="4" w:space="0" w:color="auto"/>
              <w:right w:val="single" w:sz="4" w:space="0" w:color="auto"/>
            </w:tcBorders>
            <w:shd w:val="clear" w:color="auto" w:fill="FFFFFF" w:themeFill="background1"/>
            <w:noWrap/>
            <w:hideMark/>
          </w:tcPr>
          <w:p w14:paraId="7869DA43" w14:textId="77777777" w:rsidR="006918ED" w:rsidRPr="006918ED" w:rsidRDefault="006918ED" w:rsidP="006918ED">
            <w:pPr>
              <w:spacing w:after="0" w:line="240" w:lineRule="auto"/>
              <w:jc w:val="right"/>
              <w:rPr>
                <w:rFonts w:ascii="Calibri" w:eastAsia="Times New Roman" w:hAnsi="Calibri" w:cs="Calibri"/>
                <w:color w:val="000000"/>
                <w:kern w:val="0"/>
                <w:lang w:eastAsia="es-ES"/>
                <w14:ligatures w14:val="none"/>
              </w:rPr>
            </w:pPr>
            <w:r w:rsidRPr="006918ED">
              <w:rPr>
                <w:rFonts w:ascii="Calibri" w:eastAsia="Times New Roman" w:hAnsi="Calibri" w:cs="Calibri"/>
                <w:color w:val="000000"/>
                <w:kern w:val="0"/>
                <w:lang w:eastAsia="es-ES"/>
                <w14:ligatures w14:val="none"/>
              </w:rPr>
              <w:t>39.455,67 €</w:t>
            </w:r>
          </w:p>
        </w:tc>
      </w:tr>
      <w:tr w:rsidR="006918ED" w:rsidRPr="006918ED" w14:paraId="315D46E2" w14:textId="77777777" w:rsidTr="006918ED">
        <w:trPr>
          <w:trHeight w:val="315"/>
        </w:trPr>
        <w:tc>
          <w:tcPr>
            <w:tcW w:w="2880" w:type="dxa"/>
            <w:tcBorders>
              <w:top w:val="nil"/>
              <w:left w:val="single" w:sz="4" w:space="0" w:color="auto"/>
              <w:bottom w:val="single" w:sz="4" w:space="0" w:color="auto"/>
              <w:right w:val="single" w:sz="4" w:space="0" w:color="auto"/>
            </w:tcBorders>
            <w:shd w:val="clear" w:color="000000" w:fill="AEAAAA"/>
            <w:noWrap/>
            <w:hideMark/>
          </w:tcPr>
          <w:p w14:paraId="3601A71F" w14:textId="77777777" w:rsidR="006918ED" w:rsidRPr="006918ED" w:rsidRDefault="006918ED" w:rsidP="006918ED">
            <w:pPr>
              <w:spacing w:after="0" w:line="240" w:lineRule="auto"/>
              <w:jc w:val="left"/>
              <w:rPr>
                <w:rFonts w:ascii="Calibri" w:eastAsia="Times New Roman" w:hAnsi="Calibri" w:cs="Calibri"/>
                <w:b/>
                <w:bCs/>
                <w:color w:val="000000"/>
                <w:kern w:val="0"/>
                <w:lang w:eastAsia="es-ES"/>
                <w14:ligatures w14:val="none"/>
              </w:rPr>
            </w:pPr>
            <w:r w:rsidRPr="006918ED">
              <w:rPr>
                <w:rFonts w:ascii="Calibri" w:eastAsia="Times New Roman" w:hAnsi="Calibri" w:cs="Calibri"/>
                <w:b/>
                <w:bCs/>
                <w:color w:val="000000"/>
                <w:kern w:val="0"/>
                <w:lang w:eastAsia="es-ES"/>
                <w14:ligatures w14:val="none"/>
              </w:rPr>
              <w:t>Total</w:t>
            </w:r>
          </w:p>
        </w:tc>
        <w:tc>
          <w:tcPr>
            <w:tcW w:w="1840" w:type="dxa"/>
            <w:tcBorders>
              <w:top w:val="nil"/>
              <w:left w:val="nil"/>
              <w:bottom w:val="single" w:sz="4" w:space="0" w:color="auto"/>
              <w:right w:val="single" w:sz="4" w:space="0" w:color="auto"/>
            </w:tcBorders>
            <w:shd w:val="clear" w:color="000000" w:fill="D0CECE"/>
            <w:noWrap/>
            <w:hideMark/>
          </w:tcPr>
          <w:p w14:paraId="7875277A" w14:textId="77777777" w:rsidR="006918ED" w:rsidRPr="006918ED" w:rsidRDefault="006918ED" w:rsidP="006918ED">
            <w:pPr>
              <w:spacing w:after="0" w:line="240" w:lineRule="auto"/>
              <w:jc w:val="right"/>
              <w:rPr>
                <w:rFonts w:ascii="Calibri" w:eastAsia="Times New Roman" w:hAnsi="Calibri" w:cs="Calibri"/>
                <w:color w:val="000000"/>
                <w:kern w:val="0"/>
                <w:lang w:eastAsia="es-ES"/>
                <w14:ligatures w14:val="none"/>
              </w:rPr>
            </w:pPr>
            <w:r w:rsidRPr="006918ED">
              <w:rPr>
                <w:rFonts w:ascii="Calibri" w:eastAsia="Times New Roman" w:hAnsi="Calibri" w:cs="Calibri"/>
                <w:color w:val="000000"/>
                <w:kern w:val="0"/>
                <w:lang w:eastAsia="es-ES"/>
                <w14:ligatures w14:val="none"/>
              </w:rPr>
              <w:t>327.722,85 €</w:t>
            </w:r>
          </w:p>
        </w:tc>
        <w:tc>
          <w:tcPr>
            <w:tcW w:w="1900" w:type="dxa"/>
            <w:tcBorders>
              <w:top w:val="nil"/>
              <w:left w:val="nil"/>
              <w:bottom w:val="single" w:sz="4" w:space="0" w:color="auto"/>
              <w:right w:val="single" w:sz="4" w:space="0" w:color="auto"/>
            </w:tcBorders>
            <w:shd w:val="clear" w:color="000000" w:fill="D0CECE"/>
            <w:noWrap/>
            <w:hideMark/>
          </w:tcPr>
          <w:p w14:paraId="41785DA5" w14:textId="77777777" w:rsidR="006918ED" w:rsidRPr="006918ED" w:rsidRDefault="006918ED" w:rsidP="006918ED">
            <w:pPr>
              <w:spacing w:after="0" w:line="240" w:lineRule="auto"/>
              <w:jc w:val="right"/>
              <w:rPr>
                <w:rFonts w:ascii="Calibri" w:eastAsia="Times New Roman" w:hAnsi="Calibri" w:cs="Calibri"/>
                <w:color w:val="000000"/>
                <w:kern w:val="0"/>
                <w:lang w:eastAsia="es-ES"/>
                <w14:ligatures w14:val="none"/>
              </w:rPr>
            </w:pPr>
            <w:r w:rsidRPr="006918ED">
              <w:rPr>
                <w:rFonts w:ascii="Calibri" w:eastAsia="Times New Roman" w:hAnsi="Calibri" w:cs="Calibri"/>
                <w:color w:val="000000"/>
                <w:kern w:val="0"/>
                <w:lang w:eastAsia="es-ES"/>
                <w14:ligatures w14:val="none"/>
              </w:rPr>
              <w:t>470.230,82 €</w:t>
            </w:r>
          </w:p>
        </w:tc>
        <w:tc>
          <w:tcPr>
            <w:tcW w:w="1760" w:type="dxa"/>
            <w:tcBorders>
              <w:top w:val="nil"/>
              <w:left w:val="nil"/>
              <w:bottom w:val="single" w:sz="4" w:space="0" w:color="auto"/>
              <w:right w:val="single" w:sz="4" w:space="0" w:color="auto"/>
            </w:tcBorders>
            <w:shd w:val="clear" w:color="000000" w:fill="D0CECE"/>
            <w:noWrap/>
            <w:hideMark/>
          </w:tcPr>
          <w:p w14:paraId="41AD5331" w14:textId="77777777" w:rsidR="006918ED" w:rsidRPr="006918ED" w:rsidRDefault="006918ED" w:rsidP="006918ED">
            <w:pPr>
              <w:spacing w:after="0" w:line="240" w:lineRule="auto"/>
              <w:jc w:val="right"/>
              <w:rPr>
                <w:rFonts w:ascii="Calibri" w:eastAsia="Times New Roman" w:hAnsi="Calibri" w:cs="Calibri"/>
                <w:color w:val="000000"/>
                <w:kern w:val="0"/>
                <w:lang w:eastAsia="es-ES"/>
                <w14:ligatures w14:val="none"/>
              </w:rPr>
            </w:pPr>
            <w:r w:rsidRPr="006918ED">
              <w:rPr>
                <w:rFonts w:ascii="Calibri" w:eastAsia="Times New Roman" w:hAnsi="Calibri" w:cs="Calibri"/>
                <w:color w:val="000000"/>
                <w:kern w:val="0"/>
                <w:lang w:eastAsia="es-ES"/>
                <w14:ligatures w14:val="none"/>
              </w:rPr>
              <w:t>797.953,67 €</w:t>
            </w:r>
          </w:p>
        </w:tc>
      </w:tr>
      <w:tr w:rsidR="006918ED" w:rsidRPr="006918ED" w14:paraId="7AAB8427" w14:textId="77777777" w:rsidTr="00156C0B">
        <w:trPr>
          <w:trHeight w:val="315"/>
        </w:trPr>
        <w:tc>
          <w:tcPr>
            <w:tcW w:w="2880" w:type="dxa"/>
            <w:tcBorders>
              <w:top w:val="nil"/>
              <w:left w:val="single" w:sz="4" w:space="0" w:color="auto"/>
              <w:bottom w:val="single" w:sz="4" w:space="0" w:color="auto"/>
              <w:right w:val="single" w:sz="4" w:space="0" w:color="auto"/>
            </w:tcBorders>
            <w:shd w:val="clear" w:color="000000" w:fill="AEAAAA"/>
            <w:noWrap/>
            <w:hideMark/>
          </w:tcPr>
          <w:p w14:paraId="62751BE6" w14:textId="77777777" w:rsidR="006918ED" w:rsidRPr="006918ED" w:rsidRDefault="006918ED" w:rsidP="006918ED">
            <w:pPr>
              <w:spacing w:after="0" w:line="240" w:lineRule="auto"/>
              <w:jc w:val="left"/>
              <w:rPr>
                <w:rFonts w:ascii="Calibri" w:eastAsia="Times New Roman" w:hAnsi="Calibri" w:cs="Calibri"/>
                <w:b/>
                <w:bCs/>
                <w:color w:val="000000"/>
                <w:kern w:val="0"/>
                <w:lang w:eastAsia="es-ES"/>
                <w14:ligatures w14:val="none"/>
              </w:rPr>
            </w:pPr>
            <w:r w:rsidRPr="006918ED">
              <w:rPr>
                <w:rFonts w:ascii="Calibri" w:eastAsia="Times New Roman" w:hAnsi="Calibri" w:cs="Calibri"/>
                <w:b/>
                <w:bCs/>
                <w:color w:val="000000"/>
                <w:kern w:val="0"/>
                <w:lang w:eastAsia="es-ES"/>
                <w14:ligatures w14:val="none"/>
              </w:rPr>
              <w:t>Beneficios deseados (25%)</w:t>
            </w:r>
          </w:p>
        </w:tc>
        <w:tc>
          <w:tcPr>
            <w:tcW w:w="1840" w:type="dxa"/>
            <w:tcBorders>
              <w:top w:val="nil"/>
              <w:left w:val="nil"/>
              <w:bottom w:val="single" w:sz="4" w:space="0" w:color="auto"/>
              <w:right w:val="single" w:sz="4" w:space="0" w:color="auto"/>
            </w:tcBorders>
            <w:shd w:val="clear" w:color="auto" w:fill="FFFFFF" w:themeFill="background1"/>
            <w:noWrap/>
            <w:hideMark/>
          </w:tcPr>
          <w:p w14:paraId="41BC318D" w14:textId="77777777" w:rsidR="006918ED" w:rsidRPr="006918ED" w:rsidRDefault="006918ED" w:rsidP="006918ED">
            <w:pPr>
              <w:spacing w:after="0" w:line="240" w:lineRule="auto"/>
              <w:jc w:val="left"/>
              <w:rPr>
                <w:rFonts w:ascii="Calibri" w:eastAsia="Times New Roman" w:hAnsi="Calibri" w:cs="Calibri"/>
                <w:color w:val="000000"/>
                <w:kern w:val="0"/>
                <w:lang w:eastAsia="es-ES"/>
                <w14:ligatures w14:val="none"/>
              </w:rPr>
            </w:pPr>
            <w:r w:rsidRPr="006918ED">
              <w:rPr>
                <w:rFonts w:ascii="Calibri" w:eastAsia="Times New Roman" w:hAnsi="Calibri" w:cs="Calibri"/>
                <w:color w:val="000000"/>
                <w:kern w:val="0"/>
                <w:lang w:eastAsia="es-ES"/>
                <w14:ligatures w14:val="none"/>
              </w:rPr>
              <w:t> </w:t>
            </w:r>
          </w:p>
        </w:tc>
        <w:tc>
          <w:tcPr>
            <w:tcW w:w="1900" w:type="dxa"/>
            <w:tcBorders>
              <w:top w:val="nil"/>
              <w:left w:val="nil"/>
              <w:bottom w:val="single" w:sz="4" w:space="0" w:color="auto"/>
              <w:right w:val="single" w:sz="4" w:space="0" w:color="auto"/>
            </w:tcBorders>
            <w:shd w:val="clear" w:color="auto" w:fill="FFFFFF" w:themeFill="background1"/>
            <w:noWrap/>
            <w:hideMark/>
          </w:tcPr>
          <w:p w14:paraId="6BC5D6BF" w14:textId="77777777" w:rsidR="006918ED" w:rsidRPr="006918ED" w:rsidRDefault="006918ED" w:rsidP="006918ED">
            <w:pPr>
              <w:spacing w:after="0" w:line="240" w:lineRule="auto"/>
              <w:jc w:val="left"/>
              <w:rPr>
                <w:rFonts w:ascii="Calibri" w:eastAsia="Times New Roman" w:hAnsi="Calibri" w:cs="Calibri"/>
                <w:color w:val="000000"/>
                <w:kern w:val="0"/>
                <w:lang w:eastAsia="es-ES"/>
                <w14:ligatures w14:val="none"/>
              </w:rPr>
            </w:pPr>
            <w:r w:rsidRPr="006918ED">
              <w:rPr>
                <w:rFonts w:ascii="Calibri" w:eastAsia="Times New Roman" w:hAnsi="Calibri" w:cs="Calibri"/>
                <w:color w:val="000000"/>
                <w:kern w:val="0"/>
                <w:lang w:eastAsia="es-ES"/>
                <w14:ligatures w14:val="none"/>
              </w:rPr>
              <w:t> </w:t>
            </w:r>
          </w:p>
        </w:tc>
        <w:tc>
          <w:tcPr>
            <w:tcW w:w="1760" w:type="dxa"/>
            <w:tcBorders>
              <w:top w:val="nil"/>
              <w:left w:val="nil"/>
              <w:bottom w:val="single" w:sz="4" w:space="0" w:color="auto"/>
              <w:right w:val="single" w:sz="4" w:space="0" w:color="auto"/>
            </w:tcBorders>
            <w:shd w:val="clear" w:color="auto" w:fill="FFFFFF" w:themeFill="background1"/>
            <w:noWrap/>
            <w:hideMark/>
          </w:tcPr>
          <w:p w14:paraId="1FCC4624" w14:textId="77777777" w:rsidR="006918ED" w:rsidRPr="006918ED" w:rsidRDefault="006918ED" w:rsidP="006918ED">
            <w:pPr>
              <w:spacing w:after="0" w:line="240" w:lineRule="auto"/>
              <w:jc w:val="right"/>
              <w:rPr>
                <w:rFonts w:ascii="Calibri" w:eastAsia="Times New Roman" w:hAnsi="Calibri" w:cs="Calibri"/>
                <w:color w:val="000000"/>
                <w:kern w:val="0"/>
                <w:lang w:eastAsia="es-ES"/>
                <w14:ligatures w14:val="none"/>
              </w:rPr>
            </w:pPr>
            <w:r w:rsidRPr="006918ED">
              <w:rPr>
                <w:rFonts w:ascii="Calibri" w:eastAsia="Times New Roman" w:hAnsi="Calibri" w:cs="Calibri"/>
                <w:color w:val="000000"/>
                <w:kern w:val="0"/>
                <w:lang w:eastAsia="es-ES"/>
                <w14:ligatures w14:val="none"/>
              </w:rPr>
              <w:t>199.488,42 €</w:t>
            </w:r>
          </w:p>
        </w:tc>
      </w:tr>
      <w:tr w:rsidR="006918ED" w:rsidRPr="006918ED" w14:paraId="614C11DD" w14:textId="77777777" w:rsidTr="00156C0B">
        <w:trPr>
          <w:trHeight w:val="630"/>
        </w:trPr>
        <w:tc>
          <w:tcPr>
            <w:tcW w:w="2880" w:type="dxa"/>
            <w:tcBorders>
              <w:top w:val="nil"/>
              <w:left w:val="single" w:sz="4" w:space="0" w:color="auto"/>
              <w:bottom w:val="single" w:sz="4" w:space="0" w:color="auto"/>
              <w:right w:val="single" w:sz="4" w:space="0" w:color="auto"/>
            </w:tcBorders>
            <w:shd w:val="clear" w:color="000000" w:fill="AEAAAA"/>
            <w:noWrap/>
            <w:vAlign w:val="center"/>
            <w:hideMark/>
          </w:tcPr>
          <w:p w14:paraId="20F9CB66" w14:textId="77777777" w:rsidR="006918ED" w:rsidRPr="006918ED" w:rsidRDefault="006918ED" w:rsidP="006918ED">
            <w:pPr>
              <w:spacing w:after="0" w:line="240" w:lineRule="auto"/>
              <w:jc w:val="left"/>
              <w:rPr>
                <w:rFonts w:ascii="Calibri" w:eastAsia="Times New Roman" w:hAnsi="Calibri" w:cs="Calibri"/>
                <w:b/>
                <w:bCs/>
                <w:color w:val="000000"/>
                <w:kern w:val="0"/>
                <w:lang w:eastAsia="es-ES"/>
                <w14:ligatures w14:val="none"/>
              </w:rPr>
            </w:pPr>
            <w:r w:rsidRPr="006918ED">
              <w:rPr>
                <w:rFonts w:ascii="Calibri" w:eastAsia="Times New Roman" w:hAnsi="Calibri" w:cs="Calibri"/>
                <w:b/>
                <w:bCs/>
                <w:color w:val="000000"/>
                <w:kern w:val="0"/>
                <w:lang w:eastAsia="es-ES"/>
                <w14:ligatures w14:val="none"/>
              </w:rPr>
              <w:t>Necesidades de facturación</w:t>
            </w:r>
          </w:p>
        </w:tc>
        <w:tc>
          <w:tcPr>
            <w:tcW w:w="1840" w:type="dxa"/>
            <w:tcBorders>
              <w:top w:val="nil"/>
              <w:left w:val="nil"/>
              <w:bottom w:val="single" w:sz="4" w:space="0" w:color="auto"/>
              <w:right w:val="single" w:sz="4" w:space="0" w:color="auto"/>
            </w:tcBorders>
            <w:shd w:val="clear" w:color="auto" w:fill="FFFFFF" w:themeFill="background1"/>
            <w:noWrap/>
            <w:vAlign w:val="center"/>
            <w:hideMark/>
          </w:tcPr>
          <w:p w14:paraId="29FCCC04" w14:textId="77777777" w:rsidR="006918ED" w:rsidRPr="006918ED" w:rsidRDefault="006918ED" w:rsidP="006918ED">
            <w:pPr>
              <w:spacing w:after="0" w:line="240" w:lineRule="auto"/>
              <w:jc w:val="left"/>
              <w:rPr>
                <w:rFonts w:ascii="Calibri" w:eastAsia="Times New Roman" w:hAnsi="Calibri" w:cs="Calibri"/>
                <w:color w:val="000000"/>
                <w:kern w:val="0"/>
                <w:lang w:eastAsia="es-ES"/>
                <w14:ligatures w14:val="none"/>
              </w:rPr>
            </w:pPr>
            <w:r w:rsidRPr="006918ED">
              <w:rPr>
                <w:rFonts w:ascii="Calibri" w:eastAsia="Times New Roman" w:hAnsi="Calibri" w:cs="Calibri"/>
                <w:color w:val="000000"/>
                <w:kern w:val="0"/>
                <w:lang w:eastAsia="es-ES"/>
                <w14:ligatures w14:val="none"/>
              </w:rPr>
              <w:t> </w:t>
            </w:r>
          </w:p>
        </w:tc>
        <w:tc>
          <w:tcPr>
            <w:tcW w:w="1900" w:type="dxa"/>
            <w:tcBorders>
              <w:top w:val="nil"/>
              <w:left w:val="nil"/>
              <w:bottom w:val="single" w:sz="4" w:space="0" w:color="auto"/>
              <w:right w:val="single" w:sz="4" w:space="0" w:color="auto"/>
            </w:tcBorders>
            <w:shd w:val="clear" w:color="auto" w:fill="FFFFFF" w:themeFill="background1"/>
            <w:noWrap/>
            <w:vAlign w:val="center"/>
            <w:hideMark/>
          </w:tcPr>
          <w:p w14:paraId="622B85A0" w14:textId="77777777" w:rsidR="006918ED" w:rsidRPr="006918ED" w:rsidRDefault="006918ED" w:rsidP="006918ED">
            <w:pPr>
              <w:spacing w:after="0" w:line="240" w:lineRule="auto"/>
              <w:jc w:val="left"/>
              <w:rPr>
                <w:rFonts w:ascii="Calibri" w:eastAsia="Times New Roman" w:hAnsi="Calibri" w:cs="Calibri"/>
                <w:color w:val="000000"/>
                <w:kern w:val="0"/>
                <w:lang w:eastAsia="es-ES"/>
                <w14:ligatures w14:val="none"/>
              </w:rPr>
            </w:pPr>
            <w:r w:rsidRPr="006918ED">
              <w:rPr>
                <w:rFonts w:ascii="Calibri" w:eastAsia="Times New Roman" w:hAnsi="Calibri" w:cs="Calibri"/>
                <w:color w:val="000000"/>
                <w:kern w:val="0"/>
                <w:lang w:eastAsia="es-ES"/>
                <w14:ligatures w14:val="none"/>
              </w:rPr>
              <w:t> </w:t>
            </w:r>
          </w:p>
        </w:tc>
        <w:tc>
          <w:tcPr>
            <w:tcW w:w="1760" w:type="dxa"/>
            <w:tcBorders>
              <w:top w:val="nil"/>
              <w:left w:val="nil"/>
              <w:bottom w:val="single" w:sz="4" w:space="0" w:color="auto"/>
              <w:right w:val="single" w:sz="4" w:space="0" w:color="auto"/>
            </w:tcBorders>
            <w:shd w:val="clear" w:color="auto" w:fill="FFFFFF" w:themeFill="background1"/>
            <w:noWrap/>
            <w:vAlign w:val="center"/>
            <w:hideMark/>
          </w:tcPr>
          <w:p w14:paraId="3AB2329A" w14:textId="77777777" w:rsidR="006918ED" w:rsidRPr="006918ED" w:rsidRDefault="006918ED" w:rsidP="006918ED">
            <w:pPr>
              <w:keepNext/>
              <w:spacing w:after="0" w:line="240" w:lineRule="auto"/>
              <w:jc w:val="center"/>
              <w:rPr>
                <w:rFonts w:ascii="Calibri" w:eastAsia="Times New Roman" w:hAnsi="Calibri" w:cs="Calibri"/>
                <w:color w:val="000000"/>
                <w:kern w:val="0"/>
                <w:lang w:eastAsia="es-ES"/>
                <w14:ligatures w14:val="none"/>
              </w:rPr>
            </w:pPr>
            <w:r w:rsidRPr="006918ED">
              <w:rPr>
                <w:rFonts w:ascii="Calibri" w:eastAsia="Times New Roman" w:hAnsi="Calibri" w:cs="Calibri"/>
                <w:color w:val="000000"/>
                <w:kern w:val="0"/>
                <w:lang w:eastAsia="es-ES"/>
                <w14:ligatures w14:val="none"/>
              </w:rPr>
              <w:t>997.442,08 €</w:t>
            </w:r>
          </w:p>
        </w:tc>
      </w:tr>
    </w:tbl>
    <w:p w14:paraId="7E1D0A1E" w14:textId="7754FCC3" w:rsidR="006918ED" w:rsidRPr="00766C74" w:rsidRDefault="006918ED" w:rsidP="00C27145">
      <w:pPr>
        <w:pStyle w:val="CitadeTablas"/>
      </w:pPr>
      <w:bookmarkStart w:id="738" w:name="_Ref164344113"/>
      <w:bookmarkStart w:id="739" w:name="_Toc165126467"/>
      <w:r>
        <w:t>Definición de la empresa - Resumen de costes</w:t>
      </w:r>
      <w:bookmarkEnd w:id="738"/>
      <w:bookmarkEnd w:id="739"/>
    </w:p>
    <w:p w14:paraId="35324C76" w14:textId="7444B406" w:rsidR="00205C85" w:rsidRDefault="009C74EC" w:rsidP="002F0622">
      <w:pPr>
        <w:pStyle w:val="Ttulo7"/>
        <w:tabs>
          <w:tab w:val="clear" w:pos="360"/>
        </w:tabs>
      </w:pPr>
      <w:bookmarkStart w:id="740" w:name="_Ref164288663"/>
      <w:r>
        <w:t>Precios hora</w:t>
      </w:r>
      <w:bookmarkEnd w:id="740"/>
    </w:p>
    <w:p w14:paraId="71E24398" w14:textId="67970B81" w:rsidR="002F0622" w:rsidRDefault="002F0622" w:rsidP="002F0622">
      <w:r>
        <w:t>Una vez analizados los costes</w:t>
      </w:r>
      <w:r w:rsidR="009C74EC">
        <w:t xml:space="preserve"> (de personal</w:t>
      </w:r>
      <w:r w:rsidR="00C86E06">
        <w:t>, servicios y bienes</w:t>
      </w:r>
      <w:r w:rsidR="009C74EC">
        <w:t>)</w:t>
      </w:r>
      <w:r w:rsidR="00C86E06">
        <w:t xml:space="preserve"> y habiendo analizado </w:t>
      </w:r>
      <w:r w:rsidR="00910573">
        <w:t>los objetivos de la empresa</w:t>
      </w:r>
      <w:r w:rsidR="00DF6C6B">
        <w:t xml:space="preserve"> podemos calcular los precios hora de los diferentes roles</w:t>
      </w:r>
      <w:r w:rsidR="005478E6">
        <w:t xml:space="preserve"> utilizando la </w:t>
      </w:r>
      <w:r w:rsidR="00B33406">
        <w:t>fórmula</w:t>
      </w:r>
      <w:r w:rsidR="008A6A54">
        <w:t xml:space="preserve"> que puede verse en la </w:t>
      </w:r>
      <w:r w:rsidR="00DD6BB9">
        <w:fldChar w:fldCharType="begin"/>
      </w:r>
      <w:r w:rsidR="00DD6BB9">
        <w:instrText xml:space="preserve"> REF _Ref164343887 \w \h </w:instrText>
      </w:r>
      <w:r w:rsidR="00DD6BB9">
        <w:fldChar w:fldCharType="separate"/>
      </w:r>
      <w:r w:rsidR="00AB32F0">
        <w:t>TABLA 73.-</w:t>
      </w:r>
      <w:r w:rsidR="00DD6BB9">
        <w:fldChar w:fldCharType="end"/>
      </w:r>
      <w:r w:rsidR="00B33406">
        <w:t>.</w:t>
      </w:r>
      <w:r w:rsidR="00DF6C6B">
        <w:t xml:space="preserve"> Para realizar el </w:t>
      </w:r>
      <w:r w:rsidR="00611A53">
        <w:t>cálculo</w:t>
      </w:r>
      <w:r w:rsidR="00DF6C6B">
        <w:t xml:space="preserve"> de precio/hora de los distintos roles sin beneficio tenemos en cuenta el </w:t>
      </w:r>
      <w:r w:rsidR="00611A53">
        <w:t xml:space="preserve">coste salarial anual para la empresa que veíamos indicado en la columna </w:t>
      </w:r>
      <w:r w:rsidR="00611A53">
        <w:rPr>
          <w:i/>
          <w:iCs/>
        </w:rPr>
        <w:t xml:space="preserve">Coste Salarial Año </w:t>
      </w:r>
      <w:r w:rsidR="00611A53">
        <w:t>en la</w:t>
      </w:r>
      <w:r w:rsidR="00CE5290">
        <w:t xml:space="preserve"> </w:t>
      </w:r>
      <w:r w:rsidR="00DD6BB9">
        <w:fldChar w:fldCharType="begin"/>
      </w:r>
      <w:r w:rsidR="00DD6BB9">
        <w:instrText xml:space="preserve"> REF _Ref164343461 \w \h </w:instrText>
      </w:r>
      <w:r w:rsidR="00DD6BB9">
        <w:fldChar w:fldCharType="separate"/>
      </w:r>
      <w:r w:rsidR="00AB32F0">
        <w:t>TABLA 70.-</w:t>
      </w:r>
      <w:r w:rsidR="00DD6BB9">
        <w:fldChar w:fldCharType="end"/>
      </w:r>
      <w:r w:rsidR="00611A53">
        <w:t xml:space="preserve"> </w:t>
      </w:r>
      <w:r w:rsidR="00BC100C">
        <w:t>y l</w:t>
      </w:r>
      <w:r w:rsidR="008504F7">
        <w:t xml:space="preserve">a suma total de costes indirectos que veíamos en el punto </w:t>
      </w:r>
      <w:r w:rsidR="008504F7">
        <w:fldChar w:fldCharType="begin"/>
      </w:r>
      <w:r w:rsidR="008504F7">
        <w:instrText xml:space="preserve"> REF _Ref164278898 \w \h </w:instrText>
      </w:r>
      <w:r w:rsidR="008504F7">
        <w:fldChar w:fldCharType="separate"/>
      </w:r>
      <w:r w:rsidR="00AB32F0">
        <w:t>2.4.4.1.1.2.4</w:t>
      </w:r>
      <w:r w:rsidR="008504F7">
        <w:fldChar w:fldCharType="end"/>
      </w:r>
      <w:r w:rsidR="008504F7">
        <w:t>.</w:t>
      </w:r>
      <w:r w:rsidR="00EE0D6B">
        <w:t xml:space="preserve"> Gracias </w:t>
      </w:r>
      <w:r w:rsidR="001B04DA">
        <w:t xml:space="preserve">a los precios hora sin beneficio de los empleados podemos </w:t>
      </w:r>
      <w:r w:rsidR="001B04DA">
        <w:lastRenderedPageBreak/>
        <w:t xml:space="preserve">calcular la facturación anual de la empresa en base a horas trabajadas por el personal </w:t>
      </w:r>
      <w:r w:rsidR="001602A8">
        <w:t xml:space="preserve">al multiplicar el número de horas productivas por el precio / hora de los diferentes roles </w:t>
      </w:r>
      <w:r w:rsidR="008F008B">
        <w:t>y por el número de empleados de cada rol.</w:t>
      </w:r>
    </w:p>
    <w:p w14:paraId="1983D6DB" w14:textId="30918D31" w:rsidR="00303CC1" w:rsidRPr="002A23AC" w:rsidRDefault="00DA24DE" w:rsidP="002F0622">
      <w:pPr>
        <w:rPr>
          <w:rFonts w:eastAsiaTheme="minorEastAsia"/>
        </w:rPr>
      </w:pPr>
      <m:oMathPara>
        <m:oMath>
          <m:f>
            <m:fPr>
              <m:ctrlPr>
                <w:rPr>
                  <w:rFonts w:ascii="Cambria Math" w:hAnsi="Cambria Math"/>
                  <w:i/>
                </w:rPr>
              </m:ctrlPr>
            </m:fPr>
            <m:num>
              <m:r>
                <w:rPr>
                  <w:rFonts w:ascii="Cambria Math" w:hAnsi="Cambria Math"/>
                </w:rPr>
                <m:t>PRECIO</m:t>
              </m:r>
            </m:num>
            <m:den>
              <m:r>
                <w:rPr>
                  <w:rFonts w:ascii="Cambria Math" w:hAnsi="Cambria Math"/>
                </w:rPr>
                <m:t>HORA</m:t>
              </m:r>
            </m:den>
          </m:f>
          <m:r>
            <w:rPr>
              <w:rFonts w:ascii="Cambria Math" w:hAnsi="Cambria Math"/>
            </w:rPr>
            <m:t xml:space="preserve">= </m:t>
          </m:r>
          <m:f>
            <m:fPr>
              <m:ctrlPr>
                <w:rPr>
                  <w:rFonts w:ascii="Cambria Math" w:hAnsi="Cambria Math"/>
                  <w:i/>
                </w:rPr>
              </m:ctrlPr>
            </m:fPr>
            <m:num>
              <m:r>
                <w:rPr>
                  <w:rFonts w:ascii="Cambria Math" w:hAnsi="Cambria Math"/>
                </w:rPr>
                <m:t>coste salarial anual+</m:t>
              </m:r>
              <m:f>
                <m:fPr>
                  <m:ctrlPr>
                    <w:rPr>
                      <w:rFonts w:ascii="Cambria Math" w:hAnsi="Cambria Math"/>
                      <w:i/>
                    </w:rPr>
                  </m:ctrlPr>
                </m:fPr>
                <m:num>
                  <m:r>
                    <w:rPr>
                      <w:rFonts w:ascii="Cambria Math" w:hAnsi="Cambria Math"/>
                    </w:rPr>
                    <m:t>total costes indirectos</m:t>
                  </m:r>
                </m:num>
                <m:den>
                  <m:r>
                    <w:rPr>
                      <w:rFonts w:ascii="Cambria Math" w:hAnsi="Cambria Math"/>
                    </w:rPr>
                    <m:t>nº de empleados</m:t>
                  </m:r>
                </m:den>
              </m:f>
            </m:num>
            <m:den>
              <m:r>
                <w:rPr>
                  <w:rFonts w:ascii="Cambria Math" w:hAnsi="Cambria Math"/>
                </w:rPr>
                <m:t>horas laborales al año</m:t>
              </m:r>
            </m:den>
          </m:f>
        </m:oMath>
      </m:oMathPara>
    </w:p>
    <w:p w14:paraId="73395CA3" w14:textId="77777777" w:rsidR="002A23AC" w:rsidRDefault="002A23AC" w:rsidP="002F0622"/>
    <w:tbl>
      <w:tblPr>
        <w:tblW w:w="8400" w:type="dxa"/>
        <w:jc w:val="center"/>
        <w:tblCellMar>
          <w:left w:w="70" w:type="dxa"/>
          <w:right w:w="70" w:type="dxa"/>
        </w:tblCellMar>
        <w:tblLook w:val="04A0" w:firstRow="1" w:lastRow="0" w:firstColumn="1" w:lastColumn="0" w:noHBand="0" w:noVBand="1"/>
      </w:tblPr>
      <w:tblGrid>
        <w:gridCol w:w="2405"/>
        <w:gridCol w:w="1418"/>
        <w:gridCol w:w="1701"/>
        <w:gridCol w:w="1559"/>
        <w:gridCol w:w="1317"/>
      </w:tblGrid>
      <w:tr w:rsidR="001D2860" w:rsidRPr="00AC4BB0" w14:paraId="77435A3C" w14:textId="77777777" w:rsidTr="00EC4D8C">
        <w:trPr>
          <w:trHeight w:val="542"/>
          <w:jc w:val="center"/>
        </w:trPr>
        <w:tc>
          <w:tcPr>
            <w:tcW w:w="2405" w:type="dxa"/>
            <w:tcBorders>
              <w:top w:val="single" w:sz="4" w:space="0" w:color="auto"/>
              <w:left w:val="single" w:sz="4" w:space="0" w:color="auto"/>
              <w:bottom w:val="single" w:sz="4" w:space="0" w:color="auto"/>
              <w:right w:val="single" w:sz="4" w:space="0" w:color="auto"/>
            </w:tcBorders>
            <w:shd w:val="clear" w:color="000000" w:fill="D0CECE"/>
            <w:noWrap/>
            <w:vAlign w:val="center"/>
            <w:hideMark/>
          </w:tcPr>
          <w:p w14:paraId="54040D4E" w14:textId="77777777" w:rsidR="001D2860" w:rsidRPr="00AC4BB0" w:rsidRDefault="001D2860" w:rsidP="00AC4BB0">
            <w:pPr>
              <w:spacing w:after="0" w:line="240" w:lineRule="auto"/>
              <w:jc w:val="center"/>
              <w:rPr>
                <w:rFonts w:ascii="Calibri" w:eastAsia="Times New Roman" w:hAnsi="Calibri" w:cs="Calibri"/>
                <w:b/>
                <w:bCs/>
                <w:color w:val="000000"/>
                <w:kern w:val="0"/>
                <w:lang w:eastAsia="es-ES"/>
                <w14:ligatures w14:val="none"/>
              </w:rPr>
            </w:pPr>
            <w:r w:rsidRPr="00AC4BB0">
              <w:rPr>
                <w:rFonts w:ascii="Calibri" w:eastAsia="Times New Roman" w:hAnsi="Calibri" w:cs="Calibri"/>
                <w:b/>
                <w:bCs/>
                <w:color w:val="000000"/>
                <w:kern w:val="0"/>
                <w:lang w:eastAsia="es-ES"/>
                <w14:ligatures w14:val="none"/>
              </w:rPr>
              <w:t>Personal</w:t>
            </w:r>
          </w:p>
        </w:tc>
        <w:tc>
          <w:tcPr>
            <w:tcW w:w="1418" w:type="dxa"/>
            <w:tcBorders>
              <w:top w:val="single" w:sz="4" w:space="0" w:color="auto"/>
              <w:left w:val="nil"/>
              <w:bottom w:val="single" w:sz="4" w:space="0" w:color="auto"/>
              <w:right w:val="single" w:sz="4" w:space="0" w:color="auto"/>
            </w:tcBorders>
            <w:shd w:val="clear" w:color="000000" w:fill="D0CECE"/>
            <w:vAlign w:val="center"/>
            <w:hideMark/>
          </w:tcPr>
          <w:p w14:paraId="3A7F4785" w14:textId="77777777" w:rsidR="001D2860" w:rsidRPr="00AC4BB0" w:rsidRDefault="001D2860" w:rsidP="00AC4BB0">
            <w:pPr>
              <w:spacing w:after="0" w:line="240" w:lineRule="auto"/>
              <w:jc w:val="center"/>
              <w:rPr>
                <w:rFonts w:ascii="Calibri" w:eastAsia="Times New Roman" w:hAnsi="Calibri" w:cs="Calibri"/>
                <w:b/>
                <w:bCs/>
                <w:color w:val="000000"/>
                <w:kern w:val="0"/>
                <w:lang w:eastAsia="es-ES"/>
                <w14:ligatures w14:val="none"/>
              </w:rPr>
            </w:pPr>
            <w:r w:rsidRPr="00AC4BB0">
              <w:rPr>
                <w:rFonts w:ascii="Calibri" w:eastAsia="Times New Roman" w:hAnsi="Calibri" w:cs="Calibri"/>
                <w:b/>
                <w:bCs/>
                <w:color w:val="000000"/>
                <w:kern w:val="0"/>
                <w:lang w:eastAsia="es-ES"/>
                <w14:ligatures w14:val="none"/>
              </w:rPr>
              <w:t>Precio/hora (Sin beneficios)</w:t>
            </w:r>
          </w:p>
        </w:tc>
        <w:tc>
          <w:tcPr>
            <w:tcW w:w="1701" w:type="dxa"/>
            <w:tcBorders>
              <w:top w:val="single" w:sz="4" w:space="0" w:color="auto"/>
              <w:left w:val="nil"/>
              <w:bottom w:val="single" w:sz="4" w:space="0" w:color="auto"/>
              <w:right w:val="single" w:sz="4" w:space="0" w:color="auto"/>
            </w:tcBorders>
            <w:shd w:val="clear" w:color="000000" w:fill="D0CECE"/>
            <w:vAlign w:val="center"/>
            <w:hideMark/>
          </w:tcPr>
          <w:p w14:paraId="3FE79F85" w14:textId="77777777" w:rsidR="001D2860" w:rsidRPr="00AC4BB0" w:rsidRDefault="001D2860" w:rsidP="00AC4BB0">
            <w:pPr>
              <w:spacing w:after="0" w:line="240" w:lineRule="auto"/>
              <w:jc w:val="center"/>
              <w:rPr>
                <w:rFonts w:ascii="Calibri" w:eastAsia="Times New Roman" w:hAnsi="Calibri" w:cs="Calibri"/>
                <w:b/>
                <w:bCs/>
                <w:color w:val="000000"/>
                <w:kern w:val="0"/>
                <w:lang w:eastAsia="es-ES"/>
                <w14:ligatures w14:val="none"/>
              </w:rPr>
            </w:pPr>
            <w:r w:rsidRPr="00AC4BB0">
              <w:rPr>
                <w:rFonts w:ascii="Calibri" w:eastAsia="Times New Roman" w:hAnsi="Calibri" w:cs="Calibri"/>
                <w:b/>
                <w:bCs/>
                <w:color w:val="000000"/>
                <w:kern w:val="0"/>
                <w:lang w:eastAsia="es-ES"/>
                <w14:ligatures w14:val="none"/>
              </w:rPr>
              <w:t>Horas productivas (Total empresa)</w:t>
            </w:r>
          </w:p>
        </w:tc>
        <w:tc>
          <w:tcPr>
            <w:tcW w:w="1559" w:type="dxa"/>
            <w:tcBorders>
              <w:top w:val="single" w:sz="4" w:space="0" w:color="auto"/>
              <w:left w:val="nil"/>
              <w:bottom w:val="single" w:sz="4" w:space="0" w:color="auto"/>
              <w:right w:val="single" w:sz="4" w:space="0" w:color="auto"/>
            </w:tcBorders>
            <w:shd w:val="clear" w:color="000000" w:fill="D0CECE"/>
            <w:noWrap/>
            <w:vAlign w:val="center"/>
            <w:hideMark/>
          </w:tcPr>
          <w:p w14:paraId="33DF81DE" w14:textId="77777777" w:rsidR="001D2860" w:rsidRPr="00AC4BB0" w:rsidRDefault="001D2860" w:rsidP="00AC4BB0">
            <w:pPr>
              <w:spacing w:after="0" w:line="240" w:lineRule="auto"/>
              <w:jc w:val="center"/>
              <w:rPr>
                <w:rFonts w:ascii="Calibri" w:eastAsia="Times New Roman" w:hAnsi="Calibri" w:cs="Calibri"/>
                <w:b/>
                <w:bCs/>
                <w:color w:val="000000"/>
                <w:kern w:val="0"/>
                <w:lang w:eastAsia="es-ES"/>
                <w14:ligatures w14:val="none"/>
              </w:rPr>
            </w:pPr>
            <w:r w:rsidRPr="00AC4BB0">
              <w:rPr>
                <w:rFonts w:ascii="Calibri" w:eastAsia="Times New Roman" w:hAnsi="Calibri" w:cs="Calibri"/>
                <w:b/>
                <w:bCs/>
                <w:color w:val="000000"/>
                <w:kern w:val="0"/>
                <w:lang w:eastAsia="es-ES"/>
                <w14:ligatures w14:val="none"/>
              </w:rPr>
              <w:t>Facturación</w:t>
            </w:r>
          </w:p>
        </w:tc>
        <w:tc>
          <w:tcPr>
            <w:tcW w:w="1317" w:type="dxa"/>
            <w:tcBorders>
              <w:top w:val="single" w:sz="4" w:space="0" w:color="auto"/>
              <w:left w:val="nil"/>
              <w:bottom w:val="single" w:sz="4" w:space="0" w:color="auto"/>
              <w:right w:val="single" w:sz="4" w:space="0" w:color="auto"/>
            </w:tcBorders>
            <w:shd w:val="clear" w:color="000000" w:fill="D0CECE"/>
            <w:vAlign w:val="center"/>
            <w:hideMark/>
          </w:tcPr>
          <w:p w14:paraId="4AD20CD6" w14:textId="77777777" w:rsidR="001D2860" w:rsidRPr="00AC4BB0" w:rsidRDefault="001D2860" w:rsidP="00AC4BB0">
            <w:pPr>
              <w:spacing w:after="0" w:line="240" w:lineRule="auto"/>
              <w:jc w:val="center"/>
              <w:rPr>
                <w:rFonts w:ascii="Calibri" w:eastAsia="Times New Roman" w:hAnsi="Calibri" w:cs="Calibri"/>
                <w:b/>
                <w:bCs/>
                <w:color w:val="000000"/>
                <w:kern w:val="0"/>
                <w:lang w:eastAsia="es-ES"/>
                <w14:ligatures w14:val="none"/>
              </w:rPr>
            </w:pPr>
            <w:r w:rsidRPr="00AC4BB0">
              <w:rPr>
                <w:rFonts w:ascii="Calibri" w:eastAsia="Times New Roman" w:hAnsi="Calibri" w:cs="Calibri"/>
                <w:b/>
                <w:bCs/>
                <w:color w:val="000000"/>
                <w:kern w:val="0"/>
                <w:lang w:eastAsia="es-ES"/>
                <w14:ligatures w14:val="none"/>
              </w:rPr>
              <w:t>Precio /hora (con beneficio)</w:t>
            </w:r>
          </w:p>
        </w:tc>
      </w:tr>
      <w:tr w:rsidR="001D2860" w:rsidRPr="00AC4BB0" w14:paraId="3ADF278A" w14:textId="77777777" w:rsidTr="00EC4D8C">
        <w:trPr>
          <w:trHeight w:val="271"/>
          <w:jc w:val="center"/>
        </w:trPr>
        <w:tc>
          <w:tcPr>
            <w:tcW w:w="2405"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6DE9B099" w14:textId="77777777" w:rsidR="001D2860" w:rsidRPr="00AC4BB0" w:rsidRDefault="001D2860" w:rsidP="00AC4BB0">
            <w:pPr>
              <w:spacing w:after="0" w:line="240" w:lineRule="auto"/>
              <w:jc w:val="center"/>
              <w:rPr>
                <w:rFonts w:ascii="Calibri" w:eastAsia="Times New Roman" w:hAnsi="Calibri" w:cs="Calibri"/>
                <w:color w:val="000000"/>
                <w:kern w:val="0"/>
                <w:lang w:eastAsia="es-ES"/>
                <w14:ligatures w14:val="none"/>
              </w:rPr>
            </w:pPr>
            <w:r w:rsidRPr="00AC4BB0">
              <w:rPr>
                <w:rFonts w:ascii="Calibri" w:eastAsia="Times New Roman" w:hAnsi="Calibri" w:cs="Calibri"/>
                <w:color w:val="000000"/>
                <w:kern w:val="0"/>
                <w:lang w:eastAsia="es-ES"/>
                <w14:ligatures w14:val="none"/>
              </w:rPr>
              <w:t>Director Gerente</w:t>
            </w:r>
          </w:p>
        </w:tc>
        <w:tc>
          <w:tcPr>
            <w:tcW w:w="1418" w:type="dxa"/>
            <w:tcBorders>
              <w:top w:val="nil"/>
              <w:left w:val="nil"/>
              <w:bottom w:val="single" w:sz="4" w:space="0" w:color="auto"/>
              <w:right w:val="single" w:sz="4" w:space="0" w:color="auto"/>
            </w:tcBorders>
            <w:shd w:val="clear" w:color="auto" w:fill="FFFFFF" w:themeFill="background1"/>
            <w:noWrap/>
            <w:vAlign w:val="center"/>
            <w:hideMark/>
          </w:tcPr>
          <w:p w14:paraId="3928C0B7" w14:textId="50A8870C" w:rsidR="001D2860" w:rsidRPr="00AC4BB0" w:rsidRDefault="001D2860" w:rsidP="00AC4BB0">
            <w:pPr>
              <w:spacing w:after="0" w:line="240" w:lineRule="auto"/>
              <w:jc w:val="center"/>
              <w:rPr>
                <w:rFonts w:ascii="Calibri" w:eastAsia="Times New Roman" w:hAnsi="Calibri" w:cs="Calibri"/>
                <w:color w:val="000000"/>
                <w:kern w:val="0"/>
                <w:lang w:eastAsia="es-ES"/>
                <w14:ligatures w14:val="none"/>
              </w:rPr>
            </w:pPr>
            <w:r w:rsidRPr="00AC4BB0">
              <w:rPr>
                <w:rFonts w:ascii="Calibri" w:eastAsia="Times New Roman" w:hAnsi="Calibri" w:cs="Calibri"/>
                <w:color w:val="000000"/>
                <w:kern w:val="0"/>
                <w:lang w:eastAsia="es-ES"/>
                <w14:ligatures w14:val="none"/>
              </w:rPr>
              <w:t>44,94 €</w:t>
            </w:r>
          </w:p>
        </w:tc>
        <w:tc>
          <w:tcPr>
            <w:tcW w:w="1701" w:type="dxa"/>
            <w:tcBorders>
              <w:top w:val="nil"/>
              <w:left w:val="nil"/>
              <w:bottom w:val="single" w:sz="4" w:space="0" w:color="auto"/>
              <w:right w:val="single" w:sz="4" w:space="0" w:color="auto"/>
            </w:tcBorders>
            <w:shd w:val="clear" w:color="auto" w:fill="FFFFFF" w:themeFill="background1"/>
            <w:noWrap/>
            <w:vAlign w:val="center"/>
            <w:hideMark/>
          </w:tcPr>
          <w:p w14:paraId="6B75EBF1" w14:textId="77777777" w:rsidR="001D2860" w:rsidRPr="00AC4BB0" w:rsidRDefault="001D2860" w:rsidP="00AC4BB0">
            <w:pPr>
              <w:spacing w:after="0" w:line="240" w:lineRule="auto"/>
              <w:jc w:val="center"/>
              <w:rPr>
                <w:rFonts w:ascii="Calibri" w:eastAsia="Times New Roman" w:hAnsi="Calibri" w:cs="Calibri"/>
                <w:color w:val="000000"/>
                <w:kern w:val="0"/>
                <w:lang w:eastAsia="es-ES"/>
                <w14:ligatures w14:val="none"/>
              </w:rPr>
            </w:pPr>
            <w:r w:rsidRPr="00AC4BB0">
              <w:rPr>
                <w:rFonts w:ascii="Calibri" w:eastAsia="Times New Roman" w:hAnsi="Calibri" w:cs="Calibri"/>
                <w:color w:val="000000"/>
                <w:kern w:val="0"/>
                <w:lang w:eastAsia="es-ES"/>
                <w14:ligatures w14:val="none"/>
              </w:rPr>
              <w:t>0</w:t>
            </w:r>
          </w:p>
        </w:tc>
        <w:tc>
          <w:tcPr>
            <w:tcW w:w="1559" w:type="dxa"/>
            <w:tcBorders>
              <w:top w:val="nil"/>
              <w:left w:val="nil"/>
              <w:bottom w:val="single" w:sz="4" w:space="0" w:color="auto"/>
              <w:right w:val="single" w:sz="4" w:space="0" w:color="auto"/>
            </w:tcBorders>
            <w:shd w:val="clear" w:color="auto" w:fill="FFFFFF" w:themeFill="background1"/>
            <w:noWrap/>
            <w:vAlign w:val="center"/>
            <w:hideMark/>
          </w:tcPr>
          <w:p w14:paraId="25E976FC" w14:textId="77777777" w:rsidR="001D2860" w:rsidRPr="00AC4BB0" w:rsidRDefault="001D2860" w:rsidP="00AC4BB0">
            <w:pPr>
              <w:spacing w:after="0" w:line="240" w:lineRule="auto"/>
              <w:jc w:val="center"/>
              <w:rPr>
                <w:rFonts w:ascii="Calibri" w:eastAsia="Times New Roman" w:hAnsi="Calibri" w:cs="Calibri"/>
                <w:color w:val="000000"/>
                <w:kern w:val="0"/>
                <w:lang w:eastAsia="es-ES"/>
                <w14:ligatures w14:val="none"/>
              </w:rPr>
            </w:pPr>
            <w:r w:rsidRPr="00AC4BB0">
              <w:rPr>
                <w:rFonts w:ascii="Calibri" w:eastAsia="Times New Roman" w:hAnsi="Calibri" w:cs="Calibri"/>
                <w:color w:val="000000"/>
                <w:kern w:val="0"/>
                <w:lang w:eastAsia="es-ES"/>
                <w14:ligatures w14:val="none"/>
              </w:rPr>
              <w:t>0,00 €</w:t>
            </w:r>
          </w:p>
        </w:tc>
        <w:tc>
          <w:tcPr>
            <w:tcW w:w="1317" w:type="dxa"/>
            <w:tcBorders>
              <w:top w:val="nil"/>
              <w:left w:val="nil"/>
              <w:bottom w:val="single" w:sz="4" w:space="0" w:color="auto"/>
              <w:right w:val="single" w:sz="4" w:space="0" w:color="auto"/>
            </w:tcBorders>
            <w:shd w:val="clear" w:color="auto" w:fill="FFFFFF" w:themeFill="background1"/>
            <w:noWrap/>
            <w:vAlign w:val="center"/>
            <w:hideMark/>
          </w:tcPr>
          <w:p w14:paraId="2918E392" w14:textId="5643DD29" w:rsidR="001D2860" w:rsidRPr="00AC4BB0" w:rsidRDefault="001D2860" w:rsidP="00AC4BB0">
            <w:pPr>
              <w:spacing w:after="0" w:line="240" w:lineRule="auto"/>
              <w:jc w:val="center"/>
              <w:rPr>
                <w:rFonts w:ascii="Calibri" w:eastAsia="Times New Roman" w:hAnsi="Calibri" w:cs="Calibri"/>
                <w:color w:val="000000"/>
                <w:kern w:val="0"/>
                <w:lang w:eastAsia="es-ES"/>
                <w14:ligatures w14:val="none"/>
              </w:rPr>
            </w:pPr>
            <w:r w:rsidRPr="00AC4BB0">
              <w:rPr>
                <w:rFonts w:ascii="Calibri" w:eastAsia="Times New Roman" w:hAnsi="Calibri" w:cs="Calibri"/>
                <w:color w:val="000000"/>
                <w:kern w:val="0"/>
                <w:lang w:eastAsia="es-ES"/>
                <w14:ligatures w14:val="none"/>
              </w:rPr>
              <w:t>56,18 €</w:t>
            </w:r>
          </w:p>
        </w:tc>
      </w:tr>
      <w:tr w:rsidR="001D2860" w:rsidRPr="00AC4BB0" w14:paraId="79C5C5BE" w14:textId="77777777" w:rsidTr="00EC4D8C">
        <w:trPr>
          <w:trHeight w:val="271"/>
          <w:jc w:val="center"/>
        </w:trPr>
        <w:tc>
          <w:tcPr>
            <w:tcW w:w="2405"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1DFCA842" w14:textId="77777777" w:rsidR="001D2860" w:rsidRPr="00AC4BB0" w:rsidRDefault="001D2860" w:rsidP="00AC4BB0">
            <w:pPr>
              <w:spacing w:after="0" w:line="240" w:lineRule="auto"/>
              <w:jc w:val="center"/>
              <w:rPr>
                <w:rFonts w:ascii="Calibri" w:eastAsia="Times New Roman" w:hAnsi="Calibri" w:cs="Calibri"/>
                <w:color w:val="000000"/>
                <w:kern w:val="0"/>
                <w:lang w:eastAsia="es-ES"/>
                <w14:ligatures w14:val="none"/>
              </w:rPr>
            </w:pPr>
            <w:r w:rsidRPr="00AC4BB0">
              <w:rPr>
                <w:rFonts w:ascii="Calibri" w:eastAsia="Times New Roman" w:hAnsi="Calibri" w:cs="Calibri"/>
                <w:color w:val="000000"/>
                <w:kern w:val="0"/>
                <w:lang w:eastAsia="es-ES"/>
                <w14:ligatures w14:val="none"/>
              </w:rPr>
              <w:t>Comercial</w:t>
            </w:r>
          </w:p>
        </w:tc>
        <w:tc>
          <w:tcPr>
            <w:tcW w:w="1418" w:type="dxa"/>
            <w:tcBorders>
              <w:top w:val="nil"/>
              <w:left w:val="nil"/>
              <w:bottom w:val="single" w:sz="4" w:space="0" w:color="auto"/>
              <w:right w:val="single" w:sz="4" w:space="0" w:color="auto"/>
            </w:tcBorders>
            <w:shd w:val="clear" w:color="auto" w:fill="FFFFFF" w:themeFill="background1"/>
            <w:noWrap/>
            <w:vAlign w:val="center"/>
            <w:hideMark/>
          </w:tcPr>
          <w:p w14:paraId="00CFBEA0" w14:textId="7B09AAE8" w:rsidR="001D2860" w:rsidRPr="00AC4BB0" w:rsidRDefault="001D2860" w:rsidP="00AC4BB0">
            <w:pPr>
              <w:spacing w:after="0" w:line="240" w:lineRule="auto"/>
              <w:jc w:val="center"/>
              <w:rPr>
                <w:rFonts w:ascii="Calibri" w:eastAsia="Times New Roman" w:hAnsi="Calibri" w:cs="Calibri"/>
                <w:color w:val="000000"/>
                <w:kern w:val="0"/>
                <w:lang w:eastAsia="es-ES"/>
                <w14:ligatures w14:val="none"/>
              </w:rPr>
            </w:pPr>
            <w:r w:rsidRPr="00AC4BB0">
              <w:rPr>
                <w:rFonts w:ascii="Calibri" w:eastAsia="Times New Roman" w:hAnsi="Calibri" w:cs="Calibri"/>
                <w:color w:val="000000"/>
                <w:kern w:val="0"/>
                <w:lang w:eastAsia="es-ES"/>
                <w14:ligatures w14:val="none"/>
              </w:rPr>
              <w:t>35,70 €</w:t>
            </w:r>
          </w:p>
        </w:tc>
        <w:tc>
          <w:tcPr>
            <w:tcW w:w="1701" w:type="dxa"/>
            <w:tcBorders>
              <w:top w:val="nil"/>
              <w:left w:val="nil"/>
              <w:bottom w:val="single" w:sz="4" w:space="0" w:color="auto"/>
              <w:right w:val="single" w:sz="4" w:space="0" w:color="auto"/>
            </w:tcBorders>
            <w:shd w:val="clear" w:color="auto" w:fill="FFFFFF" w:themeFill="background1"/>
            <w:noWrap/>
            <w:vAlign w:val="center"/>
            <w:hideMark/>
          </w:tcPr>
          <w:p w14:paraId="3CD0C103" w14:textId="77777777" w:rsidR="001D2860" w:rsidRPr="00AC4BB0" w:rsidRDefault="001D2860" w:rsidP="00AC4BB0">
            <w:pPr>
              <w:spacing w:after="0" w:line="240" w:lineRule="auto"/>
              <w:jc w:val="center"/>
              <w:rPr>
                <w:rFonts w:ascii="Calibri" w:eastAsia="Times New Roman" w:hAnsi="Calibri" w:cs="Calibri"/>
                <w:color w:val="000000"/>
                <w:kern w:val="0"/>
                <w:lang w:eastAsia="es-ES"/>
                <w14:ligatures w14:val="none"/>
              </w:rPr>
            </w:pPr>
            <w:r w:rsidRPr="00AC4BB0">
              <w:rPr>
                <w:rFonts w:ascii="Calibri" w:eastAsia="Times New Roman" w:hAnsi="Calibri" w:cs="Calibri"/>
                <w:color w:val="000000"/>
                <w:kern w:val="0"/>
                <w:lang w:eastAsia="es-ES"/>
                <w14:ligatures w14:val="none"/>
              </w:rPr>
              <w:t>0</w:t>
            </w:r>
          </w:p>
        </w:tc>
        <w:tc>
          <w:tcPr>
            <w:tcW w:w="1559" w:type="dxa"/>
            <w:tcBorders>
              <w:top w:val="nil"/>
              <w:left w:val="nil"/>
              <w:bottom w:val="single" w:sz="4" w:space="0" w:color="auto"/>
              <w:right w:val="single" w:sz="4" w:space="0" w:color="auto"/>
            </w:tcBorders>
            <w:shd w:val="clear" w:color="auto" w:fill="FFFFFF" w:themeFill="background1"/>
            <w:noWrap/>
            <w:vAlign w:val="center"/>
            <w:hideMark/>
          </w:tcPr>
          <w:p w14:paraId="2F897578" w14:textId="77777777" w:rsidR="001D2860" w:rsidRPr="00AC4BB0" w:rsidRDefault="001D2860" w:rsidP="00AC4BB0">
            <w:pPr>
              <w:spacing w:after="0" w:line="240" w:lineRule="auto"/>
              <w:jc w:val="center"/>
              <w:rPr>
                <w:rFonts w:ascii="Calibri" w:eastAsia="Times New Roman" w:hAnsi="Calibri" w:cs="Calibri"/>
                <w:color w:val="000000"/>
                <w:kern w:val="0"/>
                <w:lang w:eastAsia="es-ES"/>
                <w14:ligatures w14:val="none"/>
              </w:rPr>
            </w:pPr>
            <w:r w:rsidRPr="00AC4BB0">
              <w:rPr>
                <w:rFonts w:ascii="Calibri" w:eastAsia="Times New Roman" w:hAnsi="Calibri" w:cs="Calibri"/>
                <w:color w:val="000000"/>
                <w:kern w:val="0"/>
                <w:lang w:eastAsia="es-ES"/>
                <w14:ligatures w14:val="none"/>
              </w:rPr>
              <w:t>0,00 €</w:t>
            </w:r>
          </w:p>
        </w:tc>
        <w:tc>
          <w:tcPr>
            <w:tcW w:w="1317" w:type="dxa"/>
            <w:tcBorders>
              <w:top w:val="nil"/>
              <w:left w:val="nil"/>
              <w:bottom w:val="single" w:sz="4" w:space="0" w:color="auto"/>
              <w:right w:val="single" w:sz="4" w:space="0" w:color="auto"/>
            </w:tcBorders>
            <w:shd w:val="clear" w:color="auto" w:fill="FFFFFF" w:themeFill="background1"/>
            <w:noWrap/>
            <w:vAlign w:val="center"/>
            <w:hideMark/>
          </w:tcPr>
          <w:p w14:paraId="2292EE1E" w14:textId="3A8CA464" w:rsidR="001D2860" w:rsidRPr="00AC4BB0" w:rsidRDefault="001D2860" w:rsidP="00AC4BB0">
            <w:pPr>
              <w:spacing w:after="0" w:line="240" w:lineRule="auto"/>
              <w:jc w:val="center"/>
              <w:rPr>
                <w:rFonts w:ascii="Calibri" w:eastAsia="Times New Roman" w:hAnsi="Calibri" w:cs="Calibri"/>
                <w:color w:val="000000"/>
                <w:kern w:val="0"/>
                <w:lang w:eastAsia="es-ES"/>
                <w14:ligatures w14:val="none"/>
              </w:rPr>
            </w:pPr>
            <w:r w:rsidRPr="00AC4BB0">
              <w:rPr>
                <w:rFonts w:ascii="Calibri" w:eastAsia="Times New Roman" w:hAnsi="Calibri" w:cs="Calibri"/>
                <w:color w:val="000000"/>
                <w:kern w:val="0"/>
                <w:lang w:eastAsia="es-ES"/>
                <w14:ligatures w14:val="none"/>
              </w:rPr>
              <w:t>44,62 €</w:t>
            </w:r>
          </w:p>
        </w:tc>
      </w:tr>
      <w:tr w:rsidR="001D2860" w:rsidRPr="00AC4BB0" w14:paraId="553056D7" w14:textId="77777777" w:rsidTr="00EC4D8C">
        <w:trPr>
          <w:trHeight w:val="271"/>
          <w:jc w:val="center"/>
        </w:trPr>
        <w:tc>
          <w:tcPr>
            <w:tcW w:w="2405"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334009DA" w14:textId="77777777" w:rsidR="001D2860" w:rsidRPr="00AC4BB0" w:rsidRDefault="001D2860" w:rsidP="00AC4BB0">
            <w:pPr>
              <w:spacing w:after="0" w:line="240" w:lineRule="auto"/>
              <w:jc w:val="center"/>
              <w:rPr>
                <w:rFonts w:ascii="Calibri" w:eastAsia="Times New Roman" w:hAnsi="Calibri" w:cs="Calibri"/>
                <w:color w:val="000000"/>
                <w:kern w:val="0"/>
                <w:lang w:eastAsia="es-ES"/>
                <w14:ligatures w14:val="none"/>
              </w:rPr>
            </w:pPr>
            <w:r w:rsidRPr="00AC4BB0">
              <w:rPr>
                <w:rFonts w:ascii="Calibri" w:eastAsia="Times New Roman" w:hAnsi="Calibri" w:cs="Calibri"/>
                <w:color w:val="000000"/>
                <w:kern w:val="0"/>
                <w:lang w:eastAsia="es-ES"/>
                <w14:ligatures w14:val="none"/>
              </w:rPr>
              <w:t>Jefe del Proyecto</w:t>
            </w:r>
          </w:p>
        </w:tc>
        <w:tc>
          <w:tcPr>
            <w:tcW w:w="1418" w:type="dxa"/>
            <w:tcBorders>
              <w:top w:val="nil"/>
              <w:left w:val="nil"/>
              <w:bottom w:val="single" w:sz="4" w:space="0" w:color="auto"/>
              <w:right w:val="single" w:sz="4" w:space="0" w:color="auto"/>
            </w:tcBorders>
            <w:shd w:val="clear" w:color="auto" w:fill="FFFFFF" w:themeFill="background1"/>
            <w:noWrap/>
            <w:vAlign w:val="center"/>
            <w:hideMark/>
          </w:tcPr>
          <w:p w14:paraId="3AC6C58A" w14:textId="3C7827B2" w:rsidR="001D2860" w:rsidRPr="00AC4BB0" w:rsidRDefault="001D2860" w:rsidP="00AC4BB0">
            <w:pPr>
              <w:spacing w:after="0" w:line="240" w:lineRule="auto"/>
              <w:jc w:val="center"/>
              <w:rPr>
                <w:rFonts w:ascii="Calibri" w:eastAsia="Times New Roman" w:hAnsi="Calibri" w:cs="Calibri"/>
                <w:color w:val="000000"/>
                <w:kern w:val="0"/>
                <w:lang w:eastAsia="es-ES"/>
                <w14:ligatures w14:val="none"/>
              </w:rPr>
            </w:pPr>
            <w:r w:rsidRPr="00AC4BB0">
              <w:rPr>
                <w:rFonts w:ascii="Calibri" w:eastAsia="Times New Roman" w:hAnsi="Calibri" w:cs="Calibri"/>
                <w:color w:val="000000"/>
                <w:kern w:val="0"/>
                <w:lang w:eastAsia="es-ES"/>
                <w14:ligatures w14:val="none"/>
              </w:rPr>
              <w:t>44,16 €</w:t>
            </w:r>
          </w:p>
        </w:tc>
        <w:tc>
          <w:tcPr>
            <w:tcW w:w="1701" w:type="dxa"/>
            <w:tcBorders>
              <w:top w:val="nil"/>
              <w:left w:val="nil"/>
              <w:bottom w:val="single" w:sz="4" w:space="0" w:color="auto"/>
              <w:right w:val="single" w:sz="4" w:space="0" w:color="auto"/>
            </w:tcBorders>
            <w:shd w:val="clear" w:color="auto" w:fill="FFFFFF" w:themeFill="background1"/>
            <w:noWrap/>
            <w:vAlign w:val="center"/>
            <w:hideMark/>
          </w:tcPr>
          <w:p w14:paraId="769514B3" w14:textId="77777777" w:rsidR="001D2860" w:rsidRPr="00AC4BB0" w:rsidRDefault="001D2860" w:rsidP="00AC4BB0">
            <w:pPr>
              <w:spacing w:after="0" w:line="240" w:lineRule="auto"/>
              <w:jc w:val="center"/>
              <w:rPr>
                <w:rFonts w:ascii="Calibri" w:eastAsia="Times New Roman" w:hAnsi="Calibri" w:cs="Calibri"/>
                <w:color w:val="000000"/>
                <w:kern w:val="0"/>
                <w:lang w:eastAsia="es-ES"/>
                <w14:ligatures w14:val="none"/>
              </w:rPr>
            </w:pPr>
            <w:r w:rsidRPr="00AC4BB0">
              <w:rPr>
                <w:rFonts w:ascii="Calibri" w:eastAsia="Times New Roman" w:hAnsi="Calibri" w:cs="Calibri"/>
                <w:color w:val="000000"/>
                <w:kern w:val="0"/>
                <w:lang w:eastAsia="es-ES"/>
                <w14:ligatures w14:val="none"/>
              </w:rPr>
              <w:t>1697,45</w:t>
            </w:r>
          </w:p>
        </w:tc>
        <w:tc>
          <w:tcPr>
            <w:tcW w:w="1559" w:type="dxa"/>
            <w:tcBorders>
              <w:top w:val="nil"/>
              <w:left w:val="nil"/>
              <w:bottom w:val="single" w:sz="4" w:space="0" w:color="auto"/>
              <w:right w:val="single" w:sz="4" w:space="0" w:color="auto"/>
            </w:tcBorders>
            <w:shd w:val="clear" w:color="auto" w:fill="FFFFFF" w:themeFill="background1"/>
            <w:noWrap/>
            <w:vAlign w:val="center"/>
            <w:hideMark/>
          </w:tcPr>
          <w:p w14:paraId="50480180" w14:textId="77777777" w:rsidR="001D2860" w:rsidRPr="00AC4BB0" w:rsidRDefault="001D2860" w:rsidP="00AC4BB0">
            <w:pPr>
              <w:spacing w:after="0" w:line="240" w:lineRule="auto"/>
              <w:jc w:val="center"/>
              <w:rPr>
                <w:rFonts w:ascii="Calibri" w:eastAsia="Times New Roman" w:hAnsi="Calibri" w:cs="Calibri"/>
                <w:color w:val="000000"/>
                <w:kern w:val="0"/>
                <w:lang w:eastAsia="es-ES"/>
                <w14:ligatures w14:val="none"/>
              </w:rPr>
            </w:pPr>
            <w:r w:rsidRPr="00AC4BB0">
              <w:rPr>
                <w:rFonts w:ascii="Calibri" w:eastAsia="Times New Roman" w:hAnsi="Calibri" w:cs="Calibri"/>
                <w:color w:val="000000"/>
                <w:kern w:val="0"/>
                <w:lang w:eastAsia="es-ES"/>
                <w14:ligatures w14:val="none"/>
              </w:rPr>
              <w:t>93.699,66 €</w:t>
            </w:r>
          </w:p>
        </w:tc>
        <w:tc>
          <w:tcPr>
            <w:tcW w:w="1317" w:type="dxa"/>
            <w:tcBorders>
              <w:top w:val="nil"/>
              <w:left w:val="nil"/>
              <w:bottom w:val="single" w:sz="4" w:space="0" w:color="auto"/>
              <w:right w:val="single" w:sz="4" w:space="0" w:color="auto"/>
            </w:tcBorders>
            <w:shd w:val="clear" w:color="auto" w:fill="FFFFFF" w:themeFill="background1"/>
            <w:noWrap/>
            <w:vAlign w:val="center"/>
            <w:hideMark/>
          </w:tcPr>
          <w:p w14:paraId="27D944C7" w14:textId="699D80A6" w:rsidR="001D2860" w:rsidRPr="00AC4BB0" w:rsidRDefault="001D2860" w:rsidP="00AC4BB0">
            <w:pPr>
              <w:spacing w:after="0" w:line="240" w:lineRule="auto"/>
              <w:jc w:val="center"/>
              <w:rPr>
                <w:rFonts w:ascii="Calibri" w:eastAsia="Times New Roman" w:hAnsi="Calibri" w:cs="Calibri"/>
                <w:color w:val="000000"/>
                <w:kern w:val="0"/>
                <w:lang w:eastAsia="es-ES"/>
                <w14:ligatures w14:val="none"/>
              </w:rPr>
            </w:pPr>
            <w:r w:rsidRPr="00AC4BB0">
              <w:rPr>
                <w:rFonts w:ascii="Calibri" w:eastAsia="Times New Roman" w:hAnsi="Calibri" w:cs="Calibri"/>
                <w:color w:val="000000"/>
                <w:kern w:val="0"/>
                <w:lang w:eastAsia="es-ES"/>
                <w14:ligatures w14:val="none"/>
              </w:rPr>
              <w:t>55,20 €</w:t>
            </w:r>
          </w:p>
        </w:tc>
      </w:tr>
      <w:tr w:rsidR="001D2860" w:rsidRPr="00AC4BB0" w14:paraId="6BFACBBA" w14:textId="77777777" w:rsidTr="00EC4D8C">
        <w:trPr>
          <w:trHeight w:val="271"/>
          <w:jc w:val="center"/>
        </w:trPr>
        <w:tc>
          <w:tcPr>
            <w:tcW w:w="2405"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3A805A0F" w14:textId="77777777" w:rsidR="001D2860" w:rsidRPr="00AC4BB0" w:rsidRDefault="001D2860" w:rsidP="00AC4BB0">
            <w:pPr>
              <w:spacing w:after="0" w:line="240" w:lineRule="auto"/>
              <w:jc w:val="center"/>
              <w:rPr>
                <w:rFonts w:ascii="Calibri" w:eastAsia="Times New Roman" w:hAnsi="Calibri" w:cs="Calibri"/>
                <w:color w:val="000000"/>
                <w:kern w:val="0"/>
                <w:lang w:eastAsia="es-ES"/>
                <w14:ligatures w14:val="none"/>
              </w:rPr>
            </w:pPr>
            <w:r w:rsidRPr="00AC4BB0">
              <w:rPr>
                <w:rFonts w:ascii="Calibri" w:eastAsia="Times New Roman" w:hAnsi="Calibri" w:cs="Calibri"/>
                <w:color w:val="000000"/>
                <w:kern w:val="0"/>
                <w:lang w:eastAsia="es-ES"/>
                <w14:ligatures w14:val="none"/>
              </w:rPr>
              <w:t>Coordinador del servicio</w:t>
            </w:r>
          </w:p>
        </w:tc>
        <w:tc>
          <w:tcPr>
            <w:tcW w:w="1418" w:type="dxa"/>
            <w:tcBorders>
              <w:top w:val="nil"/>
              <w:left w:val="nil"/>
              <w:bottom w:val="single" w:sz="4" w:space="0" w:color="auto"/>
              <w:right w:val="single" w:sz="4" w:space="0" w:color="auto"/>
            </w:tcBorders>
            <w:shd w:val="clear" w:color="auto" w:fill="FFFFFF" w:themeFill="background1"/>
            <w:noWrap/>
            <w:vAlign w:val="center"/>
            <w:hideMark/>
          </w:tcPr>
          <w:p w14:paraId="690BD720" w14:textId="487AAD5C" w:rsidR="001D2860" w:rsidRPr="00AC4BB0" w:rsidRDefault="001D2860" w:rsidP="00AC4BB0">
            <w:pPr>
              <w:spacing w:after="0" w:line="240" w:lineRule="auto"/>
              <w:jc w:val="center"/>
              <w:rPr>
                <w:rFonts w:ascii="Calibri" w:eastAsia="Times New Roman" w:hAnsi="Calibri" w:cs="Calibri"/>
                <w:color w:val="000000"/>
                <w:kern w:val="0"/>
                <w:lang w:eastAsia="es-ES"/>
                <w14:ligatures w14:val="none"/>
              </w:rPr>
            </w:pPr>
            <w:r w:rsidRPr="00AC4BB0">
              <w:rPr>
                <w:rFonts w:ascii="Calibri" w:eastAsia="Times New Roman" w:hAnsi="Calibri" w:cs="Calibri"/>
                <w:color w:val="000000"/>
                <w:kern w:val="0"/>
                <w:lang w:eastAsia="es-ES"/>
                <w14:ligatures w14:val="none"/>
              </w:rPr>
              <w:t>35,85 €</w:t>
            </w:r>
          </w:p>
        </w:tc>
        <w:tc>
          <w:tcPr>
            <w:tcW w:w="1701" w:type="dxa"/>
            <w:tcBorders>
              <w:top w:val="nil"/>
              <w:left w:val="nil"/>
              <w:bottom w:val="single" w:sz="4" w:space="0" w:color="auto"/>
              <w:right w:val="single" w:sz="4" w:space="0" w:color="auto"/>
            </w:tcBorders>
            <w:shd w:val="clear" w:color="auto" w:fill="FFFFFF" w:themeFill="background1"/>
            <w:noWrap/>
            <w:vAlign w:val="center"/>
            <w:hideMark/>
          </w:tcPr>
          <w:p w14:paraId="0648D320" w14:textId="77777777" w:rsidR="001D2860" w:rsidRPr="00AC4BB0" w:rsidRDefault="001D2860" w:rsidP="00AC4BB0">
            <w:pPr>
              <w:spacing w:after="0" w:line="240" w:lineRule="auto"/>
              <w:jc w:val="center"/>
              <w:rPr>
                <w:rFonts w:ascii="Calibri" w:eastAsia="Times New Roman" w:hAnsi="Calibri" w:cs="Calibri"/>
                <w:color w:val="000000"/>
                <w:kern w:val="0"/>
                <w:lang w:eastAsia="es-ES"/>
                <w14:ligatures w14:val="none"/>
              </w:rPr>
            </w:pPr>
            <w:r w:rsidRPr="00AC4BB0">
              <w:rPr>
                <w:rFonts w:ascii="Calibri" w:eastAsia="Times New Roman" w:hAnsi="Calibri" w:cs="Calibri"/>
                <w:color w:val="000000"/>
                <w:kern w:val="0"/>
                <w:lang w:eastAsia="es-ES"/>
                <w14:ligatures w14:val="none"/>
              </w:rPr>
              <w:t>1397,9</w:t>
            </w:r>
          </w:p>
        </w:tc>
        <w:tc>
          <w:tcPr>
            <w:tcW w:w="1559" w:type="dxa"/>
            <w:tcBorders>
              <w:top w:val="nil"/>
              <w:left w:val="nil"/>
              <w:bottom w:val="single" w:sz="4" w:space="0" w:color="auto"/>
              <w:right w:val="single" w:sz="4" w:space="0" w:color="auto"/>
            </w:tcBorders>
            <w:shd w:val="clear" w:color="auto" w:fill="FFFFFF" w:themeFill="background1"/>
            <w:noWrap/>
            <w:vAlign w:val="center"/>
            <w:hideMark/>
          </w:tcPr>
          <w:p w14:paraId="32D826B4" w14:textId="77777777" w:rsidR="001D2860" w:rsidRPr="00AC4BB0" w:rsidRDefault="001D2860" w:rsidP="00AC4BB0">
            <w:pPr>
              <w:spacing w:after="0" w:line="240" w:lineRule="auto"/>
              <w:jc w:val="center"/>
              <w:rPr>
                <w:rFonts w:ascii="Calibri" w:eastAsia="Times New Roman" w:hAnsi="Calibri" w:cs="Calibri"/>
                <w:color w:val="000000"/>
                <w:kern w:val="0"/>
                <w:lang w:eastAsia="es-ES"/>
                <w14:ligatures w14:val="none"/>
              </w:rPr>
            </w:pPr>
            <w:r w:rsidRPr="00AC4BB0">
              <w:rPr>
                <w:rFonts w:ascii="Calibri" w:eastAsia="Times New Roman" w:hAnsi="Calibri" w:cs="Calibri"/>
                <w:color w:val="000000"/>
                <w:kern w:val="0"/>
                <w:lang w:eastAsia="es-ES"/>
                <w14:ligatures w14:val="none"/>
              </w:rPr>
              <w:t>62.640,83 €</w:t>
            </w:r>
          </w:p>
        </w:tc>
        <w:tc>
          <w:tcPr>
            <w:tcW w:w="1317" w:type="dxa"/>
            <w:tcBorders>
              <w:top w:val="nil"/>
              <w:left w:val="nil"/>
              <w:bottom w:val="single" w:sz="4" w:space="0" w:color="auto"/>
              <w:right w:val="single" w:sz="4" w:space="0" w:color="auto"/>
            </w:tcBorders>
            <w:shd w:val="clear" w:color="auto" w:fill="FFFFFF" w:themeFill="background1"/>
            <w:noWrap/>
            <w:vAlign w:val="center"/>
            <w:hideMark/>
          </w:tcPr>
          <w:p w14:paraId="3744F86A" w14:textId="79F13D36" w:rsidR="001D2860" w:rsidRPr="00AC4BB0" w:rsidRDefault="001D2860" w:rsidP="00AC4BB0">
            <w:pPr>
              <w:spacing w:after="0" w:line="240" w:lineRule="auto"/>
              <w:jc w:val="center"/>
              <w:rPr>
                <w:rFonts w:ascii="Calibri" w:eastAsia="Times New Roman" w:hAnsi="Calibri" w:cs="Calibri"/>
                <w:color w:val="000000"/>
                <w:kern w:val="0"/>
                <w:lang w:eastAsia="es-ES"/>
                <w14:ligatures w14:val="none"/>
              </w:rPr>
            </w:pPr>
            <w:r w:rsidRPr="00AC4BB0">
              <w:rPr>
                <w:rFonts w:ascii="Calibri" w:eastAsia="Times New Roman" w:hAnsi="Calibri" w:cs="Calibri"/>
                <w:color w:val="000000"/>
                <w:kern w:val="0"/>
                <w:lang w:eastAsia="es-ES"/>
                <w14:ligatures w14:val="none"/>
              </w:rPr>
              <w:t>44,81 €</w:t>
            </w:r>
          </w:p>
        </w:tc>
      </w:tr>
      <w:tr w:rsidR="001D2860" w:rsidRPr="00AC4BB0" w14:paraId="217F44F0" w14:textId="77777777" w:rsidTr="00EC4D8C">
        <w:trPr>
          <w:trHeight w:val="271"/>
          <w:jc w:val="center"/>
        </w:trPr>
        <w:tc>
          <w:tcPr>
            <w:tcW w:w="2405"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0F669AE1" w14:textId="0FA78F18" w:rsidR="001D2860" w:rsidRPr="00AC4BB0" w:rsidRDefault="001D2860" w:rsidP="00AC4BB0">
            <w:pPr>
              <w:spacing w:after="0" w:line="240" w:lineRule="auto"/>
              <w:jc w:val="center"/>
              <w:rPr>
                <w:rFonts w:ascii="Calibri" w:eastAsia="Times New Roman" w:hAnsi="Calibri" w:cs="Calibri"/>
                <w:color w:val="000000"/>
                <w:kern w:val="0"/>
                <w:lang w:eastAsia="es-ES"/>
                <w14:ligatures w14:val="none"/>
              </w:rPr>
            </w:pPr>
            <w:r w:rsidRPr="00AC4BB0">
              <w:rPr>
                <w:rFonts w:ascii="Calibri" w:eastAsia="Times New Roman" w:hAnsi="Calibri" w:cs="Calibri"/>
                <w:color w:val="000000"/>
                <w:kern w:val="0"/>
                <w:lang w:eastAsia="es-ES"/>
                <w14:ligatures w14:val="none"/>
              </w:rPr>
              <w:t>Consultor de Tecnología</w:t>
            </w:r>
          </w:p>
        </w:tc>
        <w:tc>
          <w:tcPr>
            <w:tcW w:w="1418" w:type="dxa"/>
            <w:tcBorders>
              <w:top w:val="nil"/>
              <w:left w:val="nil"/>
              <w:bottom w:val="single" w:sz="4" w:space="0" w:color="auto"/>
              <w:right w:val="single" w:sz="4" w:space="0" w:color="auto"/>
            </w:tcBorders>
            <w:shd w:val="clear" w:color="auto" w:fill="FFFFFF" w:themeFill="background1"/>
            <w:noWrap/>
            <w:vAlign w:val="center"/>
            <w:hideMark/>
          </w:tcPr>
          <w:p w14:paraId="6E506A66" w14:textId="6B8CAE3F" w:rsidR="001D2860" w:rsidRPr="00AC4BB0" w:rsidRDefault="001D2860" w:rsidP="00AC4BB0">
            <w:pPr>
              <w:spacing w:after="0" w:line="240" w:lineRule="auto"/>
              <w:jc w:val="center"/>
              <w:rPr>
                <w:rFonts w:ascii="Calibri" w:eastAsia="Times New Roman" w:hAnsi="Calibri" w:cs="Calibri"/>
                <w:color w:val="000000"/>
                <w:kern w:val="0"/>
                <w:lang w:eastAsia="es-ES"/>
                <w14:ligatures w14:val="none"/>
              </w:rPr>
            </w:pPr>
            <w:r w:rsidRPr="00AC4BB0">
              <w:rPr>
                <w:rFonts w:ascii="Calibri" w:eastAsia="Times New Roman" w:hAnsi="Calibri" w:cs="Calibri"/>
                <w:color w:val="000000"/>
                <w:kern w:val="0"/>
                <w:lang w:eastAsia="es-ES"/>
                <w14:ligatures w14:val="none"/>
              </w:rPr>
              <w:t>37,65 €</w:t>
            </w:r>
          </w:p>
        </w:tc>
        <w:tc>
          <w:tcPr>
            <w:tcW w:w="1701" w:type="dxa"/>
            <w:tcBorders>
              <w:top w:val="nil"/>
              <w:left w:val="nil"/>
              <w:bottom w:val="single" w:sz="4" w:space="0" w:color="auto"/>
              <w:right w:val="single" w:sz="4" w:space="0" w:color="auto"/>
            </w:tcBorders>
            <w:shd w:val="clear" w:color="auto" w:fill="FFFFFF" w:themeFill="background1"/>
            <w:noWrap/>
            <w:vAlign w:val="center"/>
            <w:hideMark/>
          </w:tcPr>
          <w:p w14:paraId="1E0EC1E5" w14:textId="77777777" w:rsidR="001D2860" w:rsidRPr="00AC4BB0" w:rsidRDefault="001D2860" w:rsidP="00AC4BB0">
            <w:pPr>
              <w:spacing w:after="0" w:line="240" w:lineRule="auto"/>
              <w:jc w:val="center"/>
              <w:rPr>
                <w:rFonts w:ascii="Calibri" w:eastAsia="Times New Roman" w:hAnsi="Calibri" w:cs="Calibri"/>
                <w:color w:val="000000"/>
                <w:kern w:val="0"/>
                <w:lang w:eastAsia="es-ES"/>
                <w14:ligatures w14:val="none"/>
              </w:rPr>
            </w:pPr>
            <w:r w:rsidRPr="00AC4BB0">
              <w:rPr>
                <w:rFonts w:ascii="Calibri" w:eastAsia="Times New Roman" w:hAnsi="Calibri" w:cs="Calibri"/>
                <w:color w:val="000000"/>
                <w:kern w:val="0"/>
                <w:lang w:eastAsia="es-ES"/>
                <w14:ligatures w14:val="none"/>
              </w:rPr>
              <w:t>798,8</w:t>
            </w:r>
          </w:p>
        </w:tc>
        <w:tc>
          <w:tcPr>
            <w:tcW w:w="1559" w:type="dxa"/>
            <w:tcBorders>
              <w:top w:val="nil"/>
              <w:left w:val="nil"/>
              <w:bottom w:val="single" w:sz="4" w:space="0" w:color="auto"/>
              <w:right w:val="single" w:sz="4" w:space="0" w:color="auto"/>
            </w:tcBorders>
            <w:shd w:val="clear" w:color="auto" w:fill="FFFFFF" w:themeFill="background1"/>
            <w:noWrap/>
            <w:vAlign w:val="center"/>
            <w:hideMark/>
          </w:tcPr>
          <w:p w14:paraId="373124F7" w14:textId="77777777" w:rsidR="001D2860" w:rsidRPr="00AC4BB0" w:rsidRDefault="001D2860" w:rsidP="00AC4BB0">
            <w:pPr>
              <w:spacing w:after="0" w:line="240" w:lineRule="auto"/>
              <w:jc w:val="center"/>
              <w:rPr>
                <w:rFonts w:ascii="Calibri" w:eastAsia="Times New Roman" w:hAnsi="Calibri" w:cs="Calibri"/>
                <w:color w:val="000000"/>
                <w:kern w:val="0"/>
                <w:lang w:eastAsia="es-ES"/>
                <w14:ligatures w14:val="none"/>
              </w:rPr>
            </w:pPr>
            <w:r w:rsidRPr="00AC4BB0">
              <w:rPr>
                <w:rFonts w:ascii="Calibri" w:eastAsia="Times New Roman" w:hAnsi="Calibri" w:cs="Calibri"/>
                <w:color w:val="000000"/>
                <w:kern w:val="0"/>
                <w:lang w:eastAsia="es-ES"/>
                <w14:ligatures w14:val="none"/>
              </w:rPr>
              <w:t>37.593,96 €</w:t>
            </w:r>
          </w:p>
        </w:tc>
        <w:tc>
          <w:tcPr>
            <w:tcW w:w="1317" w:type="dxa"/>
            <w:tcBorders>
              <w:top w:val="nil"/>
              <w:left w:val="nil"/>
              <w:bottom w:val="single" w:sz="4" w:space="0" w:color="auto"/>
              <w:right w:val="single" w:sz="4" w:space="0" w:color="auto"/>
            </w:tcBorders>
            <w:shd w:val="clear" w:color="auto" w:fill="FFFFFF" w:themeFill="background1"/>
            <w:noWrap/>
            <w:vAlign w:val="center"/>
            <w:hideMark/>
          </w:tcPr>
          <w:p w14:paraId="5AF26E53" w14:textId="12EA38C6" w:rsidR="001D2860" w:rsidRPr="00AC4BB0" w:rsidRDefault="001D2860" w:rsidP="00AC4BB0">
            <w:pPr>
              <w:spacing w:after="0" w:line="240" w:lineRule="auto"/>
              <w:jc w:val="center"/>
              <w:rPr>
                <w:rFonts w:ascii="Calibri" w:eastAsia="Times New Roman" w:hAnsi="Calibri" w:cs="Calibri"/>
                <w:color w:val="000000"/>
                <w:kern w:val="0"/>
                <w:lang w:eastAsia="es-ES"/>
                <w14:ligatures w14:val="none"/>
              </w:rPr>
            </w:pPr>
            <w:r w:rsidRPr="00AC4BB0">
              <w:rPr>
                <w:rFonts w:ascii="Calibri" w:eastAsia="Times New Roman" w:hAnsi="Calibri" w:cs="Calibri"/>
                <w:color w:val="000000"/>
                <w:kern w:val="0"/>
                <w:lang w:eastAsia="es-ES"/>
                <w14:ligatures w14:val="none"/>
              </w:rPr>
              <w:t>47,06 €</w:t>
            </w:r>
          </w:p>
        </w:tc>
      </w:tr>
      <w:tr w:rsidR="001D2860" w:rsidRPr="00AC4BB0" w14:paraId="652A643D" w14:textId="77777777" w:rsidTr="00EC4D8C">
        <w:trPr>
          <w:trHeight w:val="271"/>
          <w:jc w:val="center"/>
        </w:trPr>
        <w:tc>
          <w:tcPr>
            <w:tcW w:w="2405"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2A847C69" w14:textId="77777777" w:rsidR="001D2860" w:rsidRPr="00AC4BB0" w:rsidRDefault="001D2860" w:rsidP="00AC4BB0">
            <w:pPr>
              <w:spacing w:after="0" w:line="240" w:lineRule="auto"/>
              <w:jc w:val="center"/>
              <w:rPr>
                <w:rFonts w:ascii="Calibri" w:eastAsia="Times New Roman" w:hAnsi="Calibri" w:cs="Calibri"/>
                <w:color w:val="000000"/>
                <w:kern w:val="0"/>
                <w:lang w:eastAsia="es-ES"/>
                <w14:ligatures w14:val="none"/>
              </w:rPr>
            </w:pPr>
            <w:r w:rsidRPr="00AC4BB0">
              <w:rPr>
                <w:rFonts w:ascii="Calibri" w:eastAsia="Times New Roman" w:hAnsi="Calibri" w:cs="Calibri"/>
                <w:color w:val="000000"/>
                <w:kern w:val="0"/>
                <w:lang w:eastAsia="es-ES"/>
                <w14:ligatures w14:val="none"/>
              </w:rPr>
              <w:t>Arquitecto del Software</w:t>
            </w:r>
          </w:p>
        </w:tc>
        <w:tc>
          <w:tcPr>
            <w:tcW w:w="1418" w:type="dxa"/>
            <w:tcBorders>
              <w:top w:val="nil"/>
              <w:left w:val="nil"/>
              <w:bottom w:val="single" w:sz="4" w:space="0" w:color="auto"/>
              <w:right w:val="single" w:sz="4" w:space="0" w:color="auto"/>
            </w:tcBorders>
            <w:shd w:val="clear" w:color="auto" w:fill="FFFFFF" w:themeFill="background1"/>
            <w:noWrap/>
            <w:vAlign w:val="center"/>
            <w:hideMark/>
          </w:tcPr>
          <w:p w14:paraId="37A59E17" w14:textId="4F40B4D1" w:rsidR="001D2860" w:rsidRPr="00AC4BB0" w:rsidRDefault="001D2860" w:rsidP="00AC4BB0">
            <w:pPr>
              <w:spacing w:after="0" w:line="240" w:lineRule="auto"/>
              <w:jc w:val="center"/>
              <w:rPr>
                <w:rFonts w:ascii="Calibri" w:eastAsia="Times New Roman" w:hAnsi="Calibri" w:cs="Calibri"/>
                <w:color w:val="000000"/>
                <w:kern w:val="0"/>
                <w:lang w:eastAsia="es-ES"/>
                <w14:ligatures w14:val="none"/>
              </w:rPr>
            </w:pPr>
            <w:r w:rsidRPr="00AC4BB0">
              <w:rPr>
                <w:rFonts w:ascii="Calibri" w:eastAsia="Times New Roman" w:hAnsi="Calibri" w:cs="Calibri"/>
                <w:color w:val="000000"/>
                <w:kern w:val="0"/>
                <w:lang w:eastAsia="es-ES"/>
                <w14:ligatures w14:val="none"/>
              </w:rPr>
              <w:t>41,56 €</w:t>
            </w:r>
          </w:p>
        </w:tc>
        <w:tc>
          <w:tcPr>
            <w:tcW w:w="1701" w:type="dxa"/>
            <w:tcBorders>
              <w:top w:val="nil"/>
              <w:left w:val="nil"/>
              <w:bottom w:val="single" w:sz="4" w:space="0" w:color="auto"/>
              <w:right w:val="single" w:sz="4" w:space="0" w:color="auto"/>
            </w:tcBorders>
            <w:shd w:val="clear" w:color="auto" w:fill="FFFFFF" w:themeFill="background1"/>
            <w:noWrap/>
            <w:vAlign w:val="center"/>
            <w:hideMark/>
          </w:tcPr>
          <w:p w14:paraId="67AE98F1" w14:textId="77777777" w:rsidR="001D2860" w:rsidRPr="00AC4BB0" w:rsidRDefault="001D2860" w:rsidP="00AC4BB0">
            <w:pPr>
              <w:spacing w:after="0" w:line="240" w:lineRule="auto"/>
              <w:jc w:val="center"/>
              <w:rPr>
                <w:rFonts w:ascii="Calibri" w:eastAsia="Times New Roman" w:hAnsi="Calibri" w:cs="Calibri"/>
                <w:color w:val="000000"/>
                <w:kern w:val="0"/>
                <w:lang w:eastAsia="es-ES"/>
                <w14:ligatures w14:val="none"/>
              </w:rPr>
            </w:pPr>
            <w:r w:rsidRPr="00AC4BB0">
              <w:rPr>
                <w:rFonts w:ascii="Calibri" w:eastAsia="Times New Roman" w:hAnsi="Calibri" w:cs="Calibri"/>
                <w:color w:val="000000"/>
                <w:kern w:val="0"/>
                <w:lang w:eastAsia="es-ES"/>
                <w14:ligatures w14:val="none"/>
              </w:rPr>
              <w:t>1497,75</w:t>
            </w:r>
          </w:p>
        </w:tc>
        <w:tc>
          <w:tcPr>
            <w:tcW w:w="1559" w:type="dxa"/>
            <w:tcBorders>
              <w:top w:val="nil"/>
              <w:left w:val="nil"/>
              <w:bottom w:val="single" w:sz="4" w:space="0" w:color="auto"/>
              <w:right w:val="single" w:sz="4" w:space="0" w:color="auto"/>
            </w:tcBorders>
            <w:shd w:val="clear" w:color="auto" w:fill="FFFFFF" w:themeFill="background1"/>
            <w:noWrap/>
            <w:vAlign w:val="center"/>
            <w:hideMark/>
          </w:tcPr>
          <w:p w14:paraId="302E456C" w14:textId="77777777" w:rsidR="001D2860" w:rsidRPr="00AC4BB0" w:rsidRDefault="001D2860" w:rsidP="00AC4BB0">
            <w:pPr>
              <w:spacing w:after="0" w:line="240" w:lineRule="auto"/>
              <w:jc w:val="center"/>
              <w:rPr>
                <w:rFonts w:ascii="Calibri" w:eastAsia="Times New Roman" w:hAnsi="Calibri" w:cs="Calibri"/>
                <w:color w:val="000000"/>
                <w:kern w:val="0"/>
                <w:lang w:eastAsia="es-ES"/>
                <w14:ligatures w14:val="none"/>
              </w:rPr>
            </w:pPr>
            <w:r w:rsidRPr="00AC4BB0">
              <w:rPr>
                <w:rFonts w:ascii="Calibri" w:eastAsia="Times New Roman" w:hAnsi="Calibri" w:cs="Calibri"/>
                <w:color w:val="000000"/>
                <w:kern w:val="0"/>
                <w:lang w:eastAsia="es-ES"/>
                <w14:ligatures w14:val="none"/>
              </w:rPr>
              <w:t>77.801,17 €</w:t>
            </w:r>
          </w:p>
        </w:tc>
        <w:tc>
          <w:tcPr>
            <w:tcW w:w="1317" w:type="dxa"/>
            <w:tcBorders>
              <w:top w:val="nil"/>
              <w:left w:val="nil"/>
              <w:bottom w:val="single" w:sz="4" w:space="0" w:color="auto"/>
              <w:right w:val="single" w:sz="4" w:space="0" w:color="auto"/>
            </w:tcBorders>
            <w:shd w:val="clear" w:color="auto" w:fill="FFFFFF" w:themeFill="background1"/>
            <w:noWrap/>
            <w:vAlign w:val="center"/>
            <w:hideMark/>
          </w:tcPr>
          <w:p w14:paraId="378E323F" w14:textId="220D6C36" w:rsidR="001D2860" w:rsidRPr="00AC4BB0" w:rsidRDefault="001D2860" w:rsidP="00AC4BB0">
            <w:pPr>
              <w:spacing w:after="0" w:line="240" w:lineRule="auto"/>
              <w:jc w:val="center"/>
              <w:rPr>
                <w:rFonts w:ascii="Calibri" w:eastAsia="Times New Roman" w:hAnsi="Calibri" w:cs="Calibri"/>
                <w:color w:val="000000"/>
                <w:kern w:val="0"/>
                <w:lang w:eastAsia="es-ES"/>
                <w14:ligatures w14:val="none"/>
              </w:rPr>
            </w:pPr>
            <w:r w:rsidRPr="00AC4BB0">
              <w:rPr>
                <w:rFonts w:ascii="Calibri" w:eastAsia="Times New Roman" w:hAnsi="Calibri" w:cs="Calibri"/>
                <w:color w:val="000000"/>
                <w:kern w:val="0"/>
                <w:lang w:eastAsia="es-ES"/>
                <w14:ligatures w14:val="none"/>
              </w:rPr>
              <w:t>51,95 €</w:t>
            </w:r>
          </w:p>
        </w:tc>
      </w:tr>
      <w:tr w:rsidR="001D2860" w:rsidRPr="00AC4BB0" w14:paraId="65FE4B52" w14:textId="77777777" w:rsidTr="00EC4D8C">
        <w:trPr>
          <w:trHeight w:val="271"/>
          <w:jc w:val="center"/>
        </w:trPr>
        <w:tc>
          <w:tcPr>
            <w:tcW w:w="2405"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265471B2" w14:textId="77777777" w:rsidR="001D2860" w:rsidRPr="00AC4BB0" w:rsidRDefault="001D2860" w:rsidP="00AC4BB0">
            <w:pPr>
              <w:spacing w:after="0" w:line="240" w:lineRule="auto"/>
              <w:jc w:val="center"/>
              <w:rPr>
                <w:rFonts w:ascii="Calibri" w:eastAsia="Times New Roman" w:hAnsi="Calibri" w:cs="Calibri"/>
                <w:color w:val="000000"/>
                <w:kern w:val="0"/>
                <w:lang w:eastAsia="es-ES"/>
                <w14:ligatures w14:val="none"/>
              </w:rPr>
            </w:pPr>
            <w:r w:rsidRPr="00AC4BB0">
              <w:rPr>
                <w:rFonts w:ascii="Calibri" w:eastAsia="Times New Roman" w:hAnsi="Calibri" w:cs="Calibri"/>
                <w:color w:val="000000"/>
                <w:kern w:val="0"/>
                <w:lang w:eastAsia="es-ES"/>
                <w14:ligatures w14:val="none"/>
              </w:rPr>
              <w:t>Analista de Sistemas</w:t>
            </w:r>
          </w:p>
        </w:tc>
        <w:tc>
          <w:tcPr>
            <w:tcW w:w="1418" w:type="dxa"/>
            <w:tcBorders>
              <w:top w:val="nil"/>
              <w:left w:val="nil"/>
              <w:bottom w:val="single" w:sz="4" w:space="0" w:color="auto"/>
              <w:right w:val="single" w:sz="4" w:space="0" w:color="auto"/>
            </w:tcBorders>
            <w:shd w:val="clear" w:color="auto" w:fill="FFFFFF" w:themeFill="background1"/>
            <w:noWrap/>
            <w:vAlign w:val="center"/>
            <w:hideMark/>
          </w:tcPr>
          <w:p w14:paraId="109A84F8" w14:textId="42A6C2A3" w:rsidR="001D2860" w:rsidRPr="00AC4BB0" w:rsidRDefault="001D2860" w:rsidP="00AC4BB0">
            <w:pPr>
              <w:spacing w:after="0" w:line="240" w:lineRule="auto"/>
              <w:jc w:val="center"/>
              <w:rPr>
                <w:rFonts w:ascii="Calibri" w:eastAsia="Times New Roman" w:hAnsi="Calibri" w:cs="Calibri"/>
                <w:color w:val="000000"/>
                <w:kern w:val="0"/>
                <w:lang w:eastAsia="es-ES"/>
                <w14:ligatures w14:val="none"/>
              </w:rPr>
            </w:pPr>
            <w:r w:rsidRPr="00AC4BB0">
              <w:rPr>
                <w:rFonts w:ascii="Calibri" w:eastAsia="Times New Roman" w:hAnsi="Calibri" w:cs="Calibri"/>
                <w:color w:val="000000"/>
                <w:kern w:val="0"/>
                <w:lang w:eastAsia="es-ES"/>
                <w14:ligatures w14:val="none"/>
              </w:rPr>
              <w:t>37,65 €</w:t>
            </w:r>
          </w:p>
        </w:tc>
        <w:tc>
          <w:tcPr>
            <w:tcW w:w="1701" w:type="dxa"/>
            <w:tcBorders>
              <w:top w:val="nil"/>
              <w:left w:val="nil"/>
              <w:bottom w:val="single" w:sz="4" w:space="0" w:color="auto"/>
              <w:right w:val="single" w:sz="4" w:space="0" w:color="auto"/>
            </w:tcBorders>
            <w:shd w:val="clear" w:color="auto" w:fill="FFFFFF" w:themeFill="background1"/>
            <w:noWrap/>
            <w:vAlign w:val="center"/>
            <w:hideMark/>
          </w:tcPr>
          <w:p w14:paraId="12EBE6A1" w14:textId="77777777" w:rsidR="001D2860" w:rsidRPr="00AC4BB0" w:rsidRDefault="001D2860" w:rsidP="00AC4BB0">
            <w:pPr>
              <w:spacing w:after="0" w:line="240" w:lineRule="auto"/>
              <w:jc w:val="center"/>
              <w:rPr>
                <w:rFonts w:ascii="Calibri" w:eastAsia="Times New Roman" w:hAnsi="Calibri" w:cs="Calibri"/>
                <w:color w:val="000000"/>
                <w:kern w:val="0"/>
                <w:lang w:eastAsia="es-ES"/>
                <w14:ligatures w14:val="none"/>
              </w:rPr>
            </w:pPr>
            <w:r w:rsidRPr="00AC4BB0">
              <w:rPr>
                <w:rFonts w:ascii="Calibri" w:eastAsia="Times New Roman" w:hAnsi="Calibri" w:cs="Calibri"/>
                <w:color w:val="000000"/>
                <w:kern w:val="0"/>
                <w:lang w:eastAsia="es-ES"/>
                <w14:ligatures w14:val="none"/>
              </w:rPr>
              <w:t>1497,75</w:t>
            </w:r>
          </w:p>
        </w:tc>
        <w:tc>
          <w:tcPr>
            <w:tcW w:w="1559" w:type="dxa"/>
            <w:tcBorders>
              <w:top w:val="nil"/>
              <w:left w:val="nil"/>
              <w:bottom w:val="single" w:sz="4" w:space="0" w:color="auto"/>
              <w:right w:val="single" w:sz="4" w:space="0" w:color="auto"/>
            </w:tcBorders>
            <w:shd w:val="clear" w:color="auto" w:fill="FFFFFF" w:themeFill="background1"/>
            <w:noWrap/>
            <w:vAlign w:val="center"/>
            <w:hideMark/>
          </w:tcPr>
          <w:p w14:paraId="7EFB5B5E" w14:textId="77777777" w:rsidR="001D2860" w:rsidRPr="00AC4BB0" w:rsidRDefault="001D2860" w:rsidP="00AC4BB0">
            <w:pPr>
              <w:spacing w:after="0" w:line="240" w:lineRule="auto"/>
              <w:jc w:val="center"/>
              <w:rPr>
                <w:rFonts w:ascii="Calibri" w:eastAsia="Times New Roman" w:hAnsi="Calibri" w:cs="Calibri"/>
                <w:color w:val="000000"/>
                <w:kern w:val="0"/>
                <w:lang w:eastAsia="es-ES"/>
                <w14:ligatures w14:val="none"/>
              </w:rPr>
            </w:pPr>
            <w:r w:rsidRPr="00AC4BB0">
              <w:rPr>
                <w:rFonts w:ascii="Calibri" w:eastAsia="Times New Roman" w:hAnsi="Calibri" w:cs="Calibri"/>
                <w:color w:val="000000"/>
                <w:kern w:val="0"/>
                <w:lang w:eastAsia="es-ES"/>
                <w14:ligatures w14:val="none"/>
              </w:rPr>
              <w:t>70.488,67 €</w:t>
            </w:r>
          </w:p>
        </w:tc>
        <w:tc>
          <w:tcPr>
            <w:tcW w:w="1317" w:type="dxa"/>
            <w:tcBorders>
              <w:top w:val="nil"/>
              <w:left w:val="nil"/>
              <w:bottom w:val="single" w:sz="4" w:space="0" w:color="auto"/>
              <w:right w:val="single" w:sz="4" w:space="0" w:color="auto"/>
            </w:tcBorders>
            <w:shd w:val="clear" w:color="auto" w:fill="FFFFFF" w:themeFill="background1"/>
            <w:noWrap/>
            <w:vAlign w:val="center"/>
            <w:hideMark/>
          </w:tcPr>
          <w:p w14:paraId="229C6C95" w14:textId="422227B0" w:rsidR="001D2860" w:rsidRPr="00AC4BB0" w:rsidRDefault="001D2860" w:rsidP="00AC4BB0">
            <w:pPr>
              <w:spacing w:after="0" w:line="240" w:lineRule="auto"/>
              <w:jc w:val="center"/>
              <w:rPr>
                <w:rFonts w:ascii="Calibri" w:eastAsia="Times New Roman" w:hAnsi="Calibri" w:cs="Calibri"/>
                <w:color w:val="000000"/>
                <w:kern w:val="0"/>
                <w:lang w:eastAsia="es-ES"/>
                <w14:ligatures w14:val="none"/>
              </w:rPr>
            </w:pPr>
            <w:r w:rsidRPr="00AC4BB0">
              <w:rPr>
                <w:rFonts w:ascii="Calibri" w:eastAsia="Times New Roman" w:hAnsi="Calibri" w:cs="Calibri"/>
                <w:color w:val="000000"/>
                <w:kern w:val="0"/>
                <w:lang w:eastAsia="es-ES"/>
                <w14:ligatures w14:val="none"/>
              </w:rPr>
              <w:t>47,06 €</w:t>
            </w:r>
          </w:p>
        </w:tc>
      </w:tr>
      <w:tr w:rsidR="001D2860" w:rsidRPr="00AC4BB0" w14:paraId="05C3717B" w14:textId="77777777" w:rsidTr="00EC4D8C">
        <w:trPr>
          <w:trHeight w:val="271"/>
          <w:jc w:val="center"/>
        </w:trPr>
        <w:tc>
          <w:tcPr>
            <w:tcW w:w="2405"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679C75A8" w14:textId="77777777" w:rsidR="001D2860" w:rsidRPr="00AC4BB0" w:rsidRDefault="001D2860" w:rsidP="00AC4BB0">
            <w:pPr>
              <w:spacing w:after="0" w:line="240" w:lineRule="auto"/>
              <w:jc w:val="center"/>
              <w:rPr>
                <w:rFonts w:ascii="Calibri" w:eastAsia="Times New Roman" w:hAnsi="Calibri" w:cs="Calibri"/>
                <w:color w:val="000000"/>
                <w:kern w:val="0"/>
                <w:lang w:eastAsia="es-ES"/>
                <w14:ligatures w14:val="none"/>
              </w:rPr>
            </w:pPr>
            <w:r w:rsidRPr="00AC4BB0">
              <w:rPr>
                <w:rFonts w:ascii="Calibri" w:eastAsia="Times New Roman" w:hAnsi="Calibri" w:cs="Calibri"/>
                <w:color w:val="000000"/>
                <w:kern w:val="0"/>
                <w:lang w:eastAsia="es-ES"/>
                <w14:ligatures w14:val="none"/>
              </w:rPr>
              <w:t>Desarrollador Senior</w:t>
            </w:r>
          </w:p>
        </w:tc>
        <w:tc>
          <w:tcPr>
            <w:tcW w:w="1418" w:type="dxa"/>
            <w:tcBorders>
              <w:top w:val="nil"/>
              <w:left w:val="nil"/>
              <w:bottom w:val="single" w:sz="4" w:space="0" w:color="auto"/>
              <w:right w:val="single" w:sz="4" w:space="0" w:color="auto"/>
            </w:tcBorders>
            <w:shd w:val="clear" w:color="auto" w:fill="FFFFFF" w:themeFill="background1"/>
            <w:noWrap/>
            <w:vAlign w:val="center"/>
            <w:hideMark/>
          </w:tcPr>
          <w:p w14:paraId="785AAB4F" w14:textId="0625E75C" w:rsidR="001D2860" w:rsidRPr="00AC4BB0" w:rsidRDefault="001D2860" w:rsidP="00AC4BB0">
            <w:pPr>
              <w:spacing w:after="0" w:line="240" w:lineRule="auto"/>
              <w:jc w:val="center"/>
              <w:rPr>
                <w:rFonts w:ascii="Calibri" w:eastAsia="Times New Roman" w:hAnsi="Calibri" w:cs="Calibri"/>
                <w:color w:val="000000"/>
                <w:kern w:val="0"/>
                <w:lang w:eastAsia="es-ES"/>
                <w14:ligatures w14:val="none"/>
              </w:rPr>
            </w:pPr>
            <w:r w:rsidRPr="00AC4BB0">
              <w:rPr>
                <w:rFonts w:ascii="Calibri" w:eastAsia="Times New Roman" w:hAnsi="Calibri" w:cs="Calibri"/>
                <w:color w:val="000000"/>
                <w:kern w:val="0"/>
                <w:lang w:eastAsia="es-ES"/>
                <w14:ligatures w14:val="none"/>
              </w:rPr>
              <w:t>36,35 €</w:t>
            </w:r>
          </w:p>
        </w:tc>
        <w:tc>
          <w:tcPr>
            <w:tcW w:w="1701" w:type="dxa"/>
            <w:tcBorders>
              <w:top w:val="nil"/>
              <w:left w:val="nil"/>
              <w:bottom w:val="single" w:sz="4" w:space="0" w:color="auto"/>
              <w:right w:val="single" w:sz="4" w:space="0" w:color="auto"/>
            </w:tcBorders>
            <w:shd w:val="clear" w:color="auto" w:fill="FFFFFF" w:themeFill="background1"/>
            <w:noWrap/>
            <w:vAlign w:val="center"/>
            <w:hideMark/>
          </w:tcPr>
          <w:p w14:paraId="496AEA83" w14:textId="77777777" w:rsidR="001D2860" w:rsidRPr="00AC4BB0" w:rsidRDefault="001D2860" w:rsidP="00AC4BB0">
            <w:pPr>
              <w:spacing w:after="0" w:line="240" w:lineRule="auto"/>
              <w:jc w:val="center"/>
              <w:rPr>
                <w:rFonts w:ascii="Calibri" w:eastAsia="Times New Roman" w:hAnsi="Calibri" w:cs="Calibri"/>
                <w:color w:val="000000"/>
                <w:kern w:val="0"/>
                <w:lang w:eastAsia="es-ES"/>
                <w14:ligatures w14:val="none"/>
              </w:rPr>
            </w:pPr>
            <w:r w:rsidRPr="00AC4BB0">
              <w:rPr>
                <w:rFonts w:ascii="Calibri" w:eastAsia="Times New Roman" w:hAnsi="Calibri" w:cs="Calibri"/>
                <w:color w:val="000000"/>
                <w:kern w:val="0"/>
                <w:lang w:eastAsia="es-ES"/>
                <w14:ligatures w14:val="none"/>
              </w:rPr>
              <w:t>3195,2</w:t>
            </w:r>
          </w:p>
        </w:tc>
        <w:tc>
          <w:tcPr>
            <w:tcW w:w="1559" w:type="dxa"/>
            <w:tcBorders>
              <w:top w:val="nil"/>
              <w:left w:val="nil"/>
              <w:bottom w:val="single" w:sz="4" w:space="0" w:color="auto"/>
              <w:right w:val="single" w:sz="4" w:space="0" w:color="auto"/>
            </w:tcBorders>
            <w:shd w:val="clear" w:color="auto" w:fill="FFFFFF" w:themeFill="background1"/>
            <w:noWrap/>
            <w:vAlign w:val="center"/>
            <w:hideMark/>
          </w:tcPr>
          <w:p w14:paraId="25B38453" w14:textId="77777777" w:rsidR="001D2860" w:rsidRPr="00AC4BB0" w:rsidRDefault="001D2860" w:rsidP="00AC4BB0">
            <w:pPr>
              <w:spacing w:after="0" w:line="240" w:lineRule="auto"/>
              <w:jc w:val="center"/>
              <w:rPr>
                <w:rFonts w:ascii="Calibri" w:eastAsia="Times New Roman" w:hAnsi="Calibri" w:cs="Calibri"/>
                <w:color w:val="000000"/>
                <w:kern w:val="0"/>
                <w:lang w:eastAsia="es-ES"/>
                <w14:ligatures w14:val="none"/>
              </w:rPr>
            </w:pPr>
            <w:r w:rsidRPr="00AC4BB0">
              <w:rPr>
                <w:rFonts w:ascii="Calibri" w:eastAsia="Times New Roman" w:hAnsi="Calibri" w:cs="Calibri"/>
                <w:color w:val="000000"/>
                <w:kern w:val="0"/>
                <w:lang w:eastAsia="es-ES"/>
                <w14:ligatures w14:val="none"/>
              </w:rPr>
              <w:t>290.351,66 €</w:t>
            </w:r>
          </w:p>
        </w:tc>
        <w:tc>
          <w:tcPr>
            <w:tcW w:w="1317" w:type="dxa"/>
            <w:tcBorders>
              <w:top w:val="nil"/>
              <w:left w:val="nil"/>
              <w:bottom w:val="single" w:sz="4" w:space="0" w:color="auto"/>
              <w:right w:val="single" w:sz="4" w:space="0" w:color="auto"/>
            </w:tcBorders>
            <w:shd w:val="clear" w:color="auto" w:fill="FFFFFF" w:themeFill="background1"/>
            <w:noWrap/>
            <w:vAlign w:val="center"/>
            <w:hideMark/>
          </w:tcPr>
          <w:p w14:paraId="4FBC4C2E" w14:textId="13778955" w:rsidR="001D2860" w:rsidRPr="00AC4BB0" w:rsidRDefault="001D2860" w:rsidP="00AC4BB0">
            <w:pPr>
              <w:spacing w:after="0" w:line="240" w:lineRule="auto"/>
              <w:jc w:val="center"/>
              <w:rPr>
                <w:rFonts w:ascii="Calibri" w:eastAsia="Times New Roman" w:hAnsi="Calibri" w:cs="Calibri"/>
                <w:color w:val="000000"/>
                <w:kern w:val="0"/>
                <w:lang w:eastAsia="es-ES"/>
                <w14:ligatures w14:val="none"/>
              </w:rPr>
            </w:pPr>
            <w:r w:rsidRPr="00AC4BB0">
              <w:rPr>
                <w:rFonts w:ascii="Calibri" w:eastAsia="Times New Roman" w:hAnsi="Calibri" w:cs="Calibri"/>
                <w:color w:val="000000"/>
                <w:kern w:val="0"/>
                <w:lang w:eastAsia="es-ES"/>
                <w14:ligatures w14:val="none"/>
              </w:rPr>
              <w:t>45,44 €</w:t>
            </w:r>
          </w:p>
        </w:tc>
      </w:tr>
      <w:tr w:rsidR="001D2860" w:rsidRPr="00AC4BB0" w14:paraId="3024D071" w14:textId="77777777" w:rsidTr="00EC4D8C">
        <w:trPr>
          <w:trHeight w:val="271"/>
          <w:jc w:val="center"/>
        </w:trPr>
        <w:tc>
          <w:tcPr>
            <w:tcW w:w="2405"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35E53D52" w14:textId="77777777" w:rsidR="001D2860" w:rsidRPr="00AC4BB0" w:rsidRDefault="001D2860" w:rsidP="00AC4BB0">
            <w:pPr>
              <w:spacing w:after="0" w:line="240" w:lineRule="auto"/>
              <w:jc w:val="center"/>
              <w:rPr>
                <w:rFonts w:ascii="Calibri" w:eastAsia="Times New Roman" w:hAnsi="Calibri" w:cs="Calibri"/>
                <w:color w:val="000000"/>
                <w:kern w:val="0"/>
                <w:lang w:eastAsia="es-ES"/>
                <w14:ligatures w14:val="none"/>
              </w:rPr>
            </w:pPr>
            <w:r w:rsidRPr="00AC4BB0">
              <w:rPr>
                <w:rFonts w:ascii="Calibri" w:eastAsia="Times New Roman" w:hAnsi="Calibri" w:cs="Calibri"/>
                <w:color w:val="000000"/>
                <w:kern w:val="0"/>
                <w:lang w:eastAsia="es-ES"/>
                <w14:ligatures w14:val="none"/>
              </w:rPr>
              <w:t>Desarrollador Junior</w:t>
            </w:r>
          </w:p>
        </w:tc>
        <w:tc>
          <w:tcPr>
            <w:tcW w:w="1418" w:type="dxa"/>
            <w:tcBorders>
              <w:top w:val="nil"/>
              <w:left w:val="nil"/>
              <w:bottom w:val="single" w:sz="4" w:space="0" w:color="auto"/>
              <w:right w:val="single" w:sz="4" w:space="0" w:color="auto"/>
            </w:tcBorders>
            <w:shd w:val="clear" w:color="auto" w:fill="FFFFFF" w:themeFill="background1"/>
            <w:noWrap/>
            <w:vAlign w:val="center"/>
            <w:hideMark/>
          </w:tcPr>
          <w:p w14:paraId="366E5120" w14:textId="7873A730" w:rsidR="001D2860" w:rsidRPr="00AC4BB0" w:rsidRDefault="001D2860" w:rsidP="00AC4BB0">
            <w:pPr>
              <w:spacing w:after="0" w:line="240" w:lineRule="auto"/>
              <w:jc w:val="center"/>
              <w:rPr>
                <w:rFonts w:ascii="Calibri" w:eastAsia="Times New Roman" w:hAnsi="Calibri" w:cs="Calibri"/>
                <w:color w:val="000000"/>
                <w:kern w:val="0"/>
                <w:lang w:eastAsia="es-ES"/>
                <w14:ligatures w14:val="none"/>
              </w:rPr>
            </w:pPr>
            <w:r w:rsidRPr="00AC4BB0">
              <w:rPr>
                <w:rFonts w:ascii="Calibri" w:eastAsia="Times New Roman" w:hAnsi="Calibri" w:cs="Calibri"/>
                <w:color w:val="000000"/>
                <w:kern w:val="0"/>
                <w:lang w:eastAsia="es-ES"/>
                <w14:ligatures w14:val="none"/>
              </w:rPr>
              <w:t>33,22 €</w:t>
            </w:r>
          </w:p>
        </w:tc>
        <w:tc>
          <w:tcPr>
            <w:tcW w:w="1701" w:type="dxa"/>
            <w:tcBorders>
              <w:top w:val="nil"/>
              <w:left w:val="nil"/>
              <w:bottom w:val="single" w:sz="4" w:space="0" w:color="auto"/>
              <w:right w:val="single" w:sz="4" w:space="0" w:color="auto"/>
            </w:tcBorders>
            <w:shd w:val="clear" w:color="auto" w:fill="FFFFFF" w:themeFill="background1"/>
            <w:noWrap/>
            <w:vAlign w:val="center"/>
            <w:hideMark/>
          </w:tcPr>
          <w:p w14:paraId="412B0667" w14:textId="77777777" w:rsidR="001D2860" w:rsidRPr="00AC4BB0" w:rsidRDefault="001D2860" w:rsidP="00AC4BB0">
            <w:pPr>
              <w:spacing w:after="0" w:line="240" w:lineRule="auto"/>
              <w:jc w:val="center"/>
              <w:rPr>
                <w:rFonts w:ascii="Calibri" w:eastAsia="Times New Roman" w:hAnsi="Calibri" w:cs="Calibri"/>
                <w:color w:val="000000"/>
                <w:kern w:val="0"/>
                <w:lang w:eastAsia="es-ES"/>
                <w14:ligatures w14:val="none"/>
              </w:rPr>
            </w:pPr>
            <w:r w:rsidRPr="00AC4BB0">
              <w:rPr>
                <w:rFonts w:ascii="Calibri" w:eastAsia="Times New Roman" w:hAnsi="Calibri" w:cs="Calibri"/>
                <w:color w:val="000000"/>
                <w:kern w:val="0"/>
                <w:lang w:eastAsia="es-ES"/>
                <w14:ligatures w14:val="none"/>
              </w:rPr>
              <w:t>3394,9</w:t>
            </w:r>
          </w:p>
        </w:tc>
        <w:tc>
          <w:tcPr>
            <w:tcW w:w="1559" w:type="dxa"/>
            <w:tcBorders>
              <w:top w:val="nil"/>
              <w:left w:val="nil"/>
              <w:bottom w:val="single" w:sz="4" w:space="0" w:color="auto"/>
              <w:right w:val="single" w:sz="4" w:space="0" w:color="auto"/>
            </w:tcBorders>
            <w:shd w:val="clear" w:color="auto" w:fill="FFFFFF" w:themeFill="background1"/>
            <w:noWrap/>
            <w:vAlign w:val="center"/>
            <w:hideMark/>
          </w:tcPr>
          <w:p w14:paraId="2AA165BA" w14:textId="77777777" w:rsidR="001D2860" w:rsidRPr="00AC4BB0" w:rsidRDefault="001D2860" w:rsidP="00AC4BB0">
            <w:pPr>
              <w:spacing w:after="0" w:line="240" w:lineRule="auto"/>
              <w:jc w:val="center"/>
              <w:rPr>
                <w:rFonts w:ascii="Calibri" w:eastAsia="Times New Roman" w:hAnsi="Calibri" w:cs="Calibri"/>
                <w:color w:val="000000"/>
                <w:kern w:val="0"/>
                <w:lang w:eastAsia="es-ES"/>
                <w14:ligatures w14:val="none"/>
              </w:rPr>
            </w:pPr>
            <w:r w:rsidRPr="00AC4BB0">
              <w:rPr>
                <w:rFonts w:ascii="Calibri" w:eastAsia="Times New Roman" w:hAnsi="Calibri" w:cs="Calibri"/>
                <w:color w:val="000000"/>
                <w:kern w:val="0"/>
                <w:lang w:eastAsia="es-ES"/>
                <w14:ligatures w14:val="none"/>
              </w:rPr>
              <w:t>281.978,64 €</w:t>
            </w:r>
          </w:p>
        </w:tc>
        <w:tc>
          <w:tcPr>
            <w:tcW w:w="1317" w:type="dxa"/>
            <w:tcBorders>
              <w:top w:val="nil"/>
              <w:left w:val="nil"/>
              <w:bottom w:val="single" w:sz="4" w:space="0" w:color="auto"/>
              <w:right w:val="single" w:sz="4" w:space="0" w:color="auto"/>
            </w:tcBorders>
            <w:shd w:val="clear" w:color="auto" w:fill="FFFFFF" w:themeFill="background1"/>
            <w:noWrap/>
            <w:vAlign w:val="center"/>
            <w:hideMark/>
          </w:tcPr>
          <w:p w14:paraId="7B881F47" w14:textId="18EB31F1" w:rsidR="001D2860" w:rsidRPr="00AC4BB0" w:rsidRDefault="001D2860" w:rsidP="00AC4BB0">
            <w:pPr>
              <w:spacing w:after="0" w:line="240" w:lineRule="auto"/>
              <w:jc w:val="center"/>
              <w:rPr>
                <w:rFonts w:ascii="Calibri" w:eastAsia="Times New Roman" w:hAnsi="Calibri" w:cs="Calibri"/>
                <w:color w:val="000000"/>
                <w:kern w:val="0"/>
                <w:lang w:eastAsia="es-ES"/>
                <w14:ligatures w14:val="none"/>
              </w:rPr>
            </w:pPr>
            <w:r w:rsidRPr="00AC4BB0">
              <w:rPr>
                <w:rFonts w:ascii="Calibri" w:eastAsia="Times New Roman" w:hAnsi="Calibri" w:cs="Calibri"/>
                <w:color w:val="000000"/>
                <w:kern w:val="0"/>
                <w:lang w:eastAsia="es-ES"/>
                <w14:ligatures w14:val="none"/>
              </w:rPr>
              <w:t>41,53 €</w:t>
            </w:r>
          </w:p>
        </w:tc>
      </w:tr>
      <w:tr w:rsidR="001D2860" w:rsidRPr="00AC4BB0" w14:paraId="3B7AFFC7" w14:textId="77777777" w:rsidTr="00EC4D8C">
        <w:trPr>
          <w:trHeight w:val="271"/>
          <w:jc w:val="center"/>
        </w:trPr>
        <w:tc>
          <w:tcPr>
            <w:tcW w:w="2405"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0F5D5D64" w14:textId="77777777" w:rsidR="001D2860" w:rsidRPr="00AC4BB0" w:rsidRDefault="001D2860" w:rsidP="00AC4BB0">
            <w:pPr>
              <w:spacing w:after="0" w:line="240" w:lineRule="auto"/>
              <w:jc w:val="center"/>
              <w:rPr>
                <w:rFonts w:ascii="Calibri" w:eastAsia="Times New Roman" w:hAnsi="Calibri" w:cs="Calibri"/>
                <w:color w:val="000000"/>
                <w:kern w:val="0"/>
                <w:lang w:eastAsia="es-ES"/>
                <w14:ligatures w14:val="none"/>
              </w:rPr>
            </w:pPr>
            <w:r w:rsidRPr="00AC4BB0">
              <w:rPr>
                <w:rFonts w:ascii="Calibri" w:eastAsia="Times New Roman" w:hAnsi="Calibri" w:cs="Calibri"/>
                <w:color w:val="000000"/>
                <w:kern w:val="0"/>
                <w:lang w:eastAsia="es-ES"/>
                <w14:ligatures w14:val="none"/>
              </w:rPr>
              <w:t>Tester</w:t>
            </w:r>
          </w:p>
        </w:tc>
        <w:tc>
          <w:tcPr>
            <w:tcW w:w="1418" w:type="dxa"/>
            <w:tcBorders>
              <w:top w:val="nil"/>
              <w:left w:val="nil"/>
              <w:bottom w:val="single" w:sz="4" w:space="0" w:color="auto"/>
              <w:right w:val="single" w:sz="4" w:space="0" w:color="auto"/>
            </w:tcBorders>
            <w:shd w:val="clear" w:color="auto" w:fill="FFFFFF" w:themeFill="background1"/>
            <w:noWrap/>
            <w:vAlign w:val="center"/>
            <w:hideMark/>
          </w:tcPr>
          <w:p w14:paraId="0BD46CBE" w14:textId="7DF6C097" w:rsidR="001D2860" w:rsidRPr="00AC4BB0" w:rsidRDefault="001D2860" w:rsidP="00AC4BB0">
            <w:pPr>
              <w:spacing w:after="0" w:line="240" w:lineRule="auto"/>
              <w:jc w:val="center"/>
              <w:rPr>
                <w:rFonts w:ascii="Calibri" w:eastAsia="Times New Roman" w:hAnsi="Calibri" w:cs="Calibri"/>
                <w:color w:val="000000"/>
                <w:kern w:val="0"/>
                <w:lang w:eastAsia="es-ES"/>
                <w14:ligatures w14:val="none"/>
              </w:rPr>
            </w:pPr>
            <w:r w:rsidRPr="00AC4BB0">
              <w:rPr>
                <w:rFonts w:ascii="Calibri" w:eastAsia="Times New Roman" w:hAnsi="Calibri" w:cs="Calibri"/>
                <w:color w:val="000000"/>
                <w:kern w:val="0"/>
                <w:lang w:eastAsia="es-ES"/>
                <w14:ligatures w14:val="none"/>
              </w:rPr>
              <w:t>33,76 €</w:t>
            </w:r>
          </w:p>
        </w:tc>
        <w:tc>
          <w:tcPr>
            <w:tcW w:w="1701" w:type="dxa"/>
            <w:tcBorders>
              <w:top w:val="nil"/>
              <w:left w:val="nil"/>
              <w:bottom w:val="single" w:sz="4" w:space="0" w:color="auto"/>
              <w:right w:val="single" w:sz="4" w:space="0" w:color="auto"/>
            </w:tcBorders>
            <w:shd w:val="clear" w:color="auto" w:fill="FFFFFF" w:themeFill="background1"/>
            <w:noWrap/>
            <w:vAlign w:val="center"/>
            <w:hideMark/>
          </w:tcPr>
          <w:p w14:paraId="6F5C7D54" w14:textId="77777777" w:rsidR="001D2860" w:rsidRPr="00AC4BB0" w:rsidRDefault="001D2860" w:rsidP="00AC4BB0">
            <w:pPr>
              <w:spacing w:after="0" w:line="240" w:lineRule="auto"/>
              <w:jc w:val="center"/>
              <w:rPr>
                <w:rFonts w:ascii="Calibri" w:eastAsia="Times New Roman" w:hAnsi="Calibri" w:cs="Calibri"/>
                <w:color w:val="000000"/>
                <w:kern w:val="0"/>
                <w:lang w:eastAsia="es-ES"/>
                <w14:ligatures w14:val="none"/>
              </w:rPr>
            </w:pPr>
            <w:r w:rsidRPr="00AC4BB0">
              <w:rPr>
                <w:rFonts w:ascii="Calibri" w:eastAsia="Times New Roman" w:hAnsi="Calibri" w:cs="Calibri"/>
                <w:color w:val="000000"/>
                <w:kern w:val="0"/>
                <w:lang w:eastAsia="es-ES"/>
                <w14:ligatures w14:val="none"/>
              </w:rPr>
              <w:t>1597,6</w:t>
            </w:r>
          </w:p>
        </w:tc>
        <w:tc>
          <w:tcPr>
            <w:tcW w:w="1559" w:type="dxa"/>
            <w:tcBorders>
              <w:top w:val="nil"/>
              <w:left w:val="nil"/>
              <w:bottom w:val="single" w:sz="4" w:space="0" w:color="auto"/>
              <w:right w:val="single" w:sz="4" w:space="0" w:color="auto"/>
            </w:tcBorders>
            <w:shd w:val="clear" w:color="auto" w:fill="FFFFFF" w:themeFill="background1"/>
            <w:noWrap/>
            <w:vAlign w:val="center"/>
            <w:hideMark/>
          </w:tcPr>
          <w:p w14:paraId="4A40E438" w14:textId="77777777" w:rsidR="001D2860" w:rsidRPr="00AC4BB0" w:rsidRDefault="001D2860" w:rsidP="00AC4BB0">
            <w:pPr>
              <w:spacing w:after="0" w:line="240" w:lineRule="auto"/>
              <w:jc w:val="center"/>
              <w:rPr>
                <w:rFonts w:ascii="Calibri" w:eastAsia="Times New Roman" w:hAnsi="Calibri" w:cs="Calibri"/>
                <w:color w:val="000000"/>
                <w:kern w:val="0"/>
                <w:lang w:eastAsia="es-ES"/>
                <w14:ligatures w14:val="none"/>
              </w:rPr>
            </w:pPr>
            <w:r w:rsidRPr="00AC4BB0">
              <w:rPr>
                <w:rFonts w:ascii="Calibri" w:eastAsia="Times New Roman" w:hAnsi="Calibri" w:cs="Calibri"/>
                <w:color w:val="000000"/>
                <w:kern w:val="0"/>
                <w:lang w:eastAsia="es-ES"/>
                <w14:ligatures w14:val="none"/>
              </w:rPr>
              <w:t>67.420,42 €</w:t>
            </w:r>
          </w:p>
        </w:tc>
        <w:tc>
          <w:tcPr>
            <w:tcW w:w="1317" w:type="dxa"/>
            <w:tcBorders>
              <w:top w:val="nil"/>
              <w:left w:val="nil"/>
              <w:bottom w:val="single" w:sz="4" w:space="0" w:color="auto"/>
              <w:right w:val="single" w:sz="4" w:space="0" w:color="auto"/>
            </w:tcBorders>
            <w:shd w:val="clear" w:color="auto" w:fill="FFFFFF" w:themeFill="background1"/>
            <w:noWrap/>
            <w:vAlign w:val="center"/>
            <w:hideMark/>
          </w:tcPr>
          <w:p w14:paraId="6AFE5E78" w14:textId="14FB91B1" w:rsidR="001D2860" w:rsidRPr="00AC4BB0" w:rsidRDefault="001D2860" w:rsidP="00AC4BB0">
            <w:pPr>
              <w:spacing w:after="0" w:line="240" w:lineRule="auto"/>
              <w:jc w:val="center"/>
              <w:rPr>
                <w:rFonts w:ascii="Calibri" w:eastAsia="Times New Roman" w:hAnsi="Calibri" w:cs="Calibri"/>
                <w:color w:val="000000"/>
                <w:kern w:val="0"/>
                <w:lang w:eastAsia="es-ES"/>
                <w14:ligatures w14:val="none"/>
              </w:rPr>
            </w:pPr>
            <w:r w:rsidRPr="00AC4BB0">
              <w:rPr>
                <w:rFonts w:ascii="Calibri" w:eastAsia="Times New Roman" w:hAnsi="Calibri" w:cs="Calibri"/>
                <w:color w:val="000000"/>
                <w:kern w:val="0"/>
                <w:lang w:eastAsia="es-ES"/>
                <w14:ligatures w14:val="none"/>
              </w:rPr>
              <w:t>42,20 €</w:t>
            </w:r>
          </w:p>
        </w:tc>
      </w:tr>
      <w:tr w:rsidR="001D2860" w:rsidRPr="00AC4BB0" w14:paraId="29BFFC35" w14:textId="77777777" w:rsidTr="00EC4D8C">
        <w:trPr>
          <w:trHeight w:val="271"/>
          <w:jc w:val="center"/>
        </w:trPr>
        <w:tc>
          <w:tcPr>
            <w:tcW w:w="2405"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78B35B91" w14:textId="77777777" w:rsidR="001D2860" w:rsidRPr="00AC4BB0" w:rsidRDefault="001D2860" w:rsidP="00AC4BB0">
            <w:pPr>
              <w:spacing w:after="0" w:line="240" w:lineRule="auto"/>
              <w:jc w:val="center"/>
              <w:rPr>
                <w:rFonts w:ascii="Calibri" w:eastAsia="Times New Roman" w:hAnsi="Calibri" w:cs="Calibri"/>
                <w:color w:val="000000"/>
                <w:kern w:val="0"/>
                <w:lang w:eastAsia="es-ES"/>
                <w14:ligatures w14:val="none"/>
              </w:rPr>
            </w:pPr>
            <w:r w:rsidRPr="00AC4BB0">
              <w:rPr>
                <w:rFonts w:ascii="Calibri" w:eastAsia="Times New Roman" w:hAnsi="Calibri" w:cs="Calibri"/>
                <w:color w:val="000000"/>
                <w:kern w:val="0"/>
                <w:lang w:eastAsia="es-ES"/>
                <w14:ligatures w14:val="none"/>
              </w:rPr>
              <w:t>Responsable y administrador de sistemas</w:t>
            </w:r>
          </w:p>
        </w:tc>
        <w:tc>
          <w:tcPr>
            <w:tcW w:w="1418" w:type="dxa"/>
            <w:tcBorders>
              <w:top w:val="nil"/>
              <w:left w:val="nil"/>
              <w:bottom w:val="single" w:sz="4" w:space="0" w:color="auto"/>
              <w:right w:val="single" w:sz="4" w:space="0" w:color="auto"/>
            </w:tcBorders>
            <w:shd w:val="clear" w:color="auto" w:fill="FFFFFF" w:themeFill="background1"/>
            <w:noWrap/>
            <w:vAlign w:val="center"/>
            <w:hideMark/>
          </w:tcPr>
          <w:p w14:paraId="13CCC78F" w14:textId="3151E559" w:rsidR="001D2860" w:rsidRPr="00AC4BB0" w:rsidRDefault="001D2860" w:rsidP="00AC4BB0">
            <w:pPr>
              <w:spacing w:after="0" w:line="240" w:lineRule="auto"/>
              <w:jc w:val="center"/>
              <w:rPr>
                <w:rFonts w:ascii="Calibri" w:eastAsia="Times New Roman" w:hAnsi="Calibri" w:cs="Calibri"/>
                <w:color w:val="000000"/>
                <w:kern w:val="0"/>
                <w:lang w:eastAsia="es-ES"/>
                <w14:ligatures w14:val="none"/>
              </w:rPr>
            </w:pPr>
            <w:r w:rsidRPr="00AC4BB0">
              <w:rPr>
                <w:rFonts w:ascii="Calibri" w:eastAsia="Times New Roman" w:hAnsi="Calibri" w:cs="Calibri"/>
                <w:color w:val="000000"/>
                <w:kern w:val="0"/>
                <w:lang w:eastAsia="es-ES"/>
                <w14:ligatures w14:val="none"/>
              </w:rPr>
              <w:t>34,46 €</w:t>
            </w:r>
          </w:p>
        </w:tc>
        <w:tc>
          <w:tcPr>
            <w:tcW w:w="1701" w:type="dxa"/>
            <w:tcBorders>
              <w:top w:val="nil"/>
              <w:left w:val="nil"/>
              <w:bottom w:val="single" w:sz="4" w:space="0" w:color="auto"/>
              <w:right w:val="single" w:sz="4" w:space="0" w:color="auto"/>
            </w:tcBorders>
            <w:shd w:val="clear" w:color="auto" w:fill="FFFFFF" w:themeFill="background1"/>
            <w:noWrap/>
            <w:vAlign w:val="center"/>
            <w:hideMark/>
          </w:tcPr>
          <w:p w14:paraId="3210726C" w14:textId="77777777" w:rsidR="001D2860" w:rsidRPr="00AC4BB0" w:rsidRDefault="001D2860" w:rsidP="00AC4BB0">
            <w:pPr>
              <w:spacing w:after="0" w:line="240" w:lineRule="auto"/>
              <w:jc w:val="center"/>
              <w:rPr>
                <w:rFonts w:ascii="Calibri" w:eastAsia="Times New Roman" w:hAnsi="Calibri" w:cs="Calibri"/>
                <w:color w:val="000000"/>
                <w:kern w:val="0"/>
                <w:lang w:eastAsia="es-ES"/>
                <w14:ligatures w14:val="none"/>
              </w:rPr>
            </w:pPr>
            <w:r w:rsidRPr="00AC4BB0">
              <w:rPr>
                <w:rFonts w:ascii="Calibri" w:eastAsia="Times New Roman" w:hAnsi="Calibri" w:cs="Calibri"/>
                <w:color w:val="000000"/>
                <w:kern w:val="0"/>
                <w:lang w:eastAsia="es-ES"/>
                <w14:ligatures w14:val="none"/>
              </w:rPr>
              <w:t>1397,9</w:t>
            </w:r>
          </w:p>
        </w:tc>
        <w:tc>
          <w:tcPr>
            <w:tcW w:w="1559" w:type="dxa"/>
            <w:tcBorders>
              <w:top w:val="nil"/>
              <w:left w:val="nil"/>
              <w:bottom w:val="single" w:sz="4" w:space="0" w:color="auto"/>
              <w:right w:val="single" w:sz="4" w:space="0" w:color="auto"/>
            </w:tcBorders>
            <w:shd w:val="clear" w:color="auto" w:fill="FFFFFF" w:themeFill="background1"/>
            <w:noWrap/>
            <w:vAlign w:val="center"/>
            <w:hideMark/>
          </w:tcPr>
          <w:p w14:paraId="3C0258ED" w14:textId="77777777" w:rsidR="001D2860" w:rsidRPr="00AC4BB0" w:rsidRDefault="001D2860" w:rsidP="00AC4BB0">
            <w:pPr>
              <w:spacing w:after="0" w:line="240" w:lineRule="auto"/>
              <w:jc w:val="center"/>
              <w:rPr>
                <w:rFonts w:ascii="Calibri" w:eastAsia="Times New Roman" w:hAnsi="Calibri" w:cs="Calibri"/>
                <w:color w:val="000000"/>
                <w:kern w:val="0"/>
                <w:lang w:eastAsia="es-ES"/>
                <w14:ligatures w14:val="none"/>
              </w:rPr>
            </w:pPr>
            <w:r w:rsidRPr="00AC4BB0">
              <w:rPr>
                <w:rFonts w:ascii="Calibri" w:eastAsia="Times New Roman" w:hAnsi="Calibri" w:cs="Calibri"/>
                <w:color w:val="000000"/>
                <w:kern w:val="0"/>
                <w:lang w:eastAsia="es-ES"/>
                <w14:ligatures w14:val="none"/>
              </w:rPr>
              <w:t>60.219,09 €</w:t>
            </w:r>
          </w:p>
        </w:tc>
        <w:tc>
          <w:tcPr>
            <w:tcW w:w="1317" w:type="dxa"/>
            <w:tcBorders>
              <w:top w:val="nil"/>
              <w:left w:val="nil"/>
              <w:bottom w:val="single" w:sz="4" w:space="0" w:color="auto"/>
              <w:right w:val="single" w:sz="4" w:space="0" w:color="auto"/>
            </w:tcBorders>
            <w:shd w:val="clear" w:color="auto" w:fill="FFFFFF" w:themeFill="background1"/>
            <w:noWrap/>
            <w:vAlign w:val="center"/>
            <w:hideMark/>
          </w:tcPr>
          <w:p w14:paraId="26E491F4" w14:textId="001D0678" w:rsidR="001D2860" w:rsidRPr="00AC4BB0" w:rsidRDefault="001D2860" w:rsidP="00AC4BB0">
            <w:pPr>
              <w:spacing w:after="0" w:line="240" w:lineRule="auto"/>
              <w:jc w:val="center"/>
              <w:rPr>
                <w:rFonts w:ascii="Calibri" w:eastAsia="Times New Roman" w:hAnsi="Calibri" w:cs="Calibri"/>
                <w:color w:val="000000"/>
                <w:kern w:val="0"/>
                <w:lang w:eastAsia="es-ES"/>
                <w14:ligatures w14:val="none"/>
              </w:rPr>
            </w:pPr>
            <w:r w:rsidRPr="00AC4BB0">
              <w:rPr>
                <w:rFonts w:ascii="Calibri" w:eastAsia="Times New Roman" w:hAnsi="Calibri" w:cs="Calibri"/>
                <w:color w:val="000000"/>
                <w:kern w:val="0"/>
                <w:lang w:eastAsia="es-ES"/>
                <w14:ligatures w14:val="none"/>
              </w:rPr>
              <w:t>43,08 €</w:t>
            </w:r>
          </w:p>
        </w:tc>
      </w:tr>
      <w:tr w:rsidR="001D2860" w:rsidRPr="00AC4BB0" w14:paraId="23DD16B0" w14:textId="77777777" w:rsidTr="00EC4D8C">
        <w:trPr>
          <w:trHeight w:val="271"/>
          <w:jc w:val="center"/>
        </w:trPr>
        <w:tc>
          <w:tcPr>
            <w:tcW w:w="2405" w:type="dxa"/>
            <w:tcBorders>
              <w:top w:val="nil"/>
              <w:left w:val="single" w:sz="4" w:space="0" w:color="auto"/>
              <w:bottom w:val="single" w:sz="4" w:space="0" w:color="auto"/>
              <w:right w:val="single" w:sz="4" w:space="0" w:color="auto"/>
            </w:tcBorders>
            <w:shd w:val="clear" w:color="000000" w:fill="E7E6E6"/>
            <w:noWrap/>
            <w:vAlign w:val="center"/>
            <w:hideMark/>
          </w:tcPr>
          <w:p w14:paraId="2724BF33" w14:textId="77777777" w:rsidR="001D2860" w:rsidRPr="00AC4BB0" w:rsidRDefault="001D2860" w:rsidP="00AC4BB0">
            <w:pPr>
              <w:spacing w:after="0" w:line="240" w:lineRule="auto"/>
              <w:jc w:val="center"/>
              <w:rPr>
                <w:rFonts w:ascii="Calibri" w:eastAsia="Times New Roman" w:hAnsi="Calibri" w:cs="Calibri"/>
                <w:b/>
                <w:bCs/>
                <w:color w:val="000000"/>
                <w:kern w:val="0"/>
                <w:lang w:eastAsia="es-ES"/>
                <w14:ligatures w14:val="none"/>
              </w:rPr>
            </w:pPr>
            <w:r w:rsidRPr="00AC4BB0">
              <w:rPr>
                <w:rFonts w:ascii="Calibri" w:eastAsia="Times New Roman" w:hAnsi="Calibri" w:cs="Calibri"/>
                <w:b/>
                <w:bCs/>
                <w:color w:val="000000"/>
                <w:kern w:val="0"/>
                <w:lang w:eastAsia="es-ES"/>
                <w14:ligatures w14:val="none"/>
              </w:rPr>
              <w:t>TOTAL</w:t>
            </w:r>
          </w:p>
        </w:tc>
        <w:tc>
          <w:tcPr>
            <w:tcW w:w="1418" w:type="dxa"/>
            <w:tcBorders>
              <w:top w:val="nil"/>
              <w:left w:val="nil"/>
              <w:bottom w:val="single" w:sz="4" w:space="0" w:color="auto"/>
              <w:right w:val="single" w:sz="4" w:space="0" w:color="auto"/>
            </w:tcBorders>
            <w:shd w:val="clear" w:color="000000" w:fill="E7E6E6"/>
            <w:noWrap/>
            <w:vAlign w:val="center"/>
            <w:hideMark/>
          </w:tcPr>
          <w:p w14:paraId="47C7BCCD" w14:textId="035536F9" w:rsidR="001D2860" w:rsidRPr="00AC4BB0" w:rsidRDefault="001D2860" w:rsidP="00AC4BB0">
            <w:pPr>
              <w:spacing w:after="0" w:line="240" w:lineRule="auto"/>
              <w:jc w:val="center"/>
              <w:rPr>
                <w:rFonts w:ascii="Calibri" w:eastAsia="Times New Roman" w:hAnsi="Calibri" w:cs="Calibri"/>
                <w:b/>
                <w:bCs/>
                <w:color w:val="000000"/>
                <w:kern w:val="0"/>
                <w:lang w:eastAsia="es-ES"/>
                <w14:ligatures w14:val="none"/>
              </w:rPr>
            </w:pPr>
          </w:p>
        </w:tc>
        <w:tc>
          <w:tcPr>
            <w:tcW w:w="1701" w:type="dxa"/>
            <w:tcBorders>
              <w:top w:val="nil"/>
              <w:left w:val="nil"/>
              <w:bottom w:val="single" w:sz="4" w:space="0" w:color="auto"/>
              <w:right w:val="single" w:sz="4" w:space="0" w:color="auto"/>
            </w:tcBorders>
            <w:shd w:val="clear" w:color="000000" w:fill="E7E6E6"/>
            <w:noWrap/>
            <w:vAlign w:val="center"/>
            <w:hideMark/>
          </w:tcPr>
          <w:p w14:paraId="54A2E3EE" w14:textId="772A9D95" w:rsidR="001D2860" w:rsidRPr="00AC4BB0" w:rsidRDefault="001D2860" w:rsidP="00AC4BB0">
            <w:pPr>
              <w:spacing w:after="0" w:line="240" w:lineRule="auto"/>
              <w:jc w:val="center"/>
              <w:rPr>
                <w:rFonts w:ascii="Calibri" w:eastAsia="Times New Roman" w:hAnsi="Calibri" w:cs="Calibri"/>
                <w:b/>
                <w:bCs/>
                <w:color w:val="000000"/>
                <w:kern w:val="0"/>
                <w:lang w:eastAsia="es-ES"/>
                <w14:ligatures w14:val="none"/>
              </w:rPr>
            </w:pPr>
          </w:p>
        </w:tc>
        <w:tc>
          <w:tcPr>
            <w:tcW w:w="1559" w:type="dxa"/>
            <w:tcBorders>
              <w:top w:val="nil"/>
              <w:left w:val="nil"/>
              <w:bottom w:val="single" w:sz="4" w:space="0" w:color="auto"/>
              <w:right w:val="single" w:sz="4" w:space="0" w:color="auto"/>
            </w:tcBorders>
            <w:shd w:val="clear" w:color="000000" w:fill="E7E6E6"/>
            <w:noWrap/>
            <w:vAlign w:val="center"/>
            <w:hideMark/>
          </w:tcPr>
          <w:p w14:paraId="080F0B0A" w14:textId="77777777" w:rsidR="001D2860" w:rsidRPr="00AC4BB0" w:rsidRDefault="001D2860" w:rsidP="00AC4BB0">
            <w:pPr>
              <w:spacing w:after="0" w:line="240" w:lineRule="auto"/>
              <w:jc w:val="center"/>
              <w:rPr>
                <w:rFonts w:ascii="Calibri" w:eastAsia="Times New Roman" w:hAnsi="Calibri" w:cs="Calibri"/>
                <w:b/>
                <w:bCs/>
                <w:color w:val="000000"/>
                <w:kern w:val="0"/>
                <w:lang w:eastAsia="es-ES"/>
                <w14:ligatures w14:val="none"/>
              </w:rPr>
            </w:pPr>
            <w:r w:rsidRPr="00AC4BB0">
              <w:rPr>
                <w:rFonts w:ascii="Calibri" w:eastAsia="Times New Roman" w:hAnsi="Calibri" w:cs="Calibri"/>
                <w:b/>
                <w:bCs/>
                <w:color w:val="000000"/>
                <w:kern w:val="0"/>
                <w:lang w:eastAsia="es-ES"/>
                <w14:ligatures w14:val="none"/>
              </w:rPr>
              <w:t>1.042.194,09 €</w:t>
            </w:r>
          </w:p>
        </w:tc>
        <w:tc>
          <w:tcPr>
            <w:tcW w:w="1317" w:type="dxa"/>
            <w:tcBorders>
              <w:top w:val="nil"/>
              <w:left w:val="nil"/>
              <w:bottom w:val="single" w:sz="4" w:space="0" w:color="auto"/>
              <w:right w:val="single" w:sz="4" w:space="0" w:color="auto"/>
            </w:tcBorders>
            <w:shd w:val="clear" w:color="000000" w:fill="E7E6E6"/>
            <w:noWrap/>
            <w:vAlign w:val="center"/>
            <w:hideMark/>
          </w:tcPr>
          <w:p w14:paraId="2E55925F" w14:textId="60383DF2" w:rsidR="001D2860" w:rsidRPr="00AC4BB0" w:rsidRDefault="001D2860" w:rsidP="00AC4BB0">
            <w:pPr>
              <w:keepNext/>
              <w:spacing w:after="0" w:line="240" w:lineRule="auto"/>
              <w:jc w:val="center"/>
              <w:rPr>
                <w:rFonts w:ascii="Calibri" w:eastAsia="Times New Roman" w:hAnsi="Calibri" w:cs="Calibri"/>
                <w:b/>
                <w:bCs/>
                <w:color w:val="000000"/>
                <w:kern w:val="0"/>
                <w:lang w:eastAsia="es-ES"/>
                <w14:ligatures w14:val="none"/>
              </w:rPr>
            </w:pPr>
          </w:p>
        </w:tc>
      </w:tr>
    </w:tbl>
    <w:p w14:paraId="13D1A7FF" w14:textId="6306A6A4" w:rsidR="00247106" w:rsidRDefault="00AC4BB0" w:rsidP="00AC4BB0">
      <w:pPr>
        <w:pStyle w:val="CitadeTablas"/>
      </w:pPr>
      <w:bookmarkStart w:id="741" w:name="_Ref164343887"/>
      <w:bookmarkStart w:id="742" w:name="_Toc165126468"/>
      <w:r>
        <w:t>Definición de la empresa - Precios hora de los roles y facturación anual necesaria</w:t>
      </w:r>
      <w:bookmarkEnd w:id="741"/>
      <w:bookmarkEnd w:id="742"/>
    </w:p>
    <w:p w14:paraId="51FBDFC9" w14:textId="19944BFD" w:rsidR="008F008B" w:rsidRDefault="001151F9" w:rsidP="001151F9">
      <w:pPr>
        <w:pStyle w:val="Ttulo5"/>
      </w:pPr>
      <w:r>
        <w:t>Estimación</w:t>
      </w:r>
      <w:r w:rsidR="000F7FF3">
        <w:t xml:space="preserve"> del proyecto</w:t>
      </w:r>
    </w:p>
    <w:p w14:paraId="7615A089" w14:textId="303CD057" w:rsidR="00F36450" w:rsidRDefault="00F36450" w:rsidP="00F36450">
      <w:r>
        <w:t xml:space="preserve">En esta sección se intentará realizar una estimación del coste total del proyecto </w:t>
      </w:r>
      <w:r w:rsidR="00FE4FEA">
        <w:t xml:space="preserve">mediante la utilización de la técnica de </w:t>
      </w:r>
      <w:r w:rsidR="00FE4FEA">
        <w:rPr>
          <w:b/>
          <w:bCs/>
        </w:rPr>
        <w:t>Estimación de tres puntos</w:t>
      </w:r>
      <w:r w:rsidR="00FE4FEA">
        <w:t xml:space="preserve">. En esta técnica </w:t>
      </w:r>
      <w:r w:rsidR="00910060">
        <w:t>(que aplicaremos a lo</w:t>
      </w:r>
      <w:r w:rsidR="00C33AA4">
        <w:t xml:space="preserve">s módulos </w:t>
      </w:r>
      <w:r w:rsidR="007B56D8">
        <w:t xml:space="preserve">identificados en el </w:t>
      </w:r>
      <w:r w:rsidR="007B56D8">
        <w:fldChar w:fldCharType="begin"/>
      </w:r>
      <w:r w:rsidR="007B56D8">
        <w:instrText xml:space="preserve"> REF _Ref163912602 \h </w:instrText>
      </w:r>
      <w:r w:rsidR="007B56D8">
        <w:fldChar w:fldCharType="separate"/>
      </w:r>
      <w:r w:rsidR="00AB32F0">
        <w:t>WBS</w:t>
      </w:r>
      <w:r w:rsidR="007B56D8">
        <w:fldChar w:fldCharType="end"/>
      </w:r>
      <w:r w:rsidR="00910060">
        <w:t>)</w:t>
      </w:r>
      <w:r w:rsidR="008E0B2E">
        <w:t xml:space="preserve"> se utilizan </w:t>
      </w:r>
      <w:r w:rsidR="00501EF0">
        <w:t>3 puntos o valores para hacer una estimación del posible coste</w:t>
      </w:r>
      <w:r w:rsidR="00B9696D">
        <w:t>:</w:t>
      </w:r>
    </w:p>
    <w:p w14:paraId="05FEE28D" w14:textId="0ED17BEA" w:rsidR="00995B12" w:rsidRDefault="00995B12" w:rsidP="00777473">
      <w:pPr>
        <w:pStyle w:val="Prrafodelista"/>
        <w:numPr>
          <w:ilvl w:val="0"/>
          <w:numId w:val="91"/>
        </w:numPr>
      </w:pPr>
      <w:r w:rsidRPr="00995B12">
        <w:rPr>
          <w:b/>
          <w:bCs/>
        </w:rPr>
        <w:t>Coste más probable (Most likely – cM)</w:t>
      </w:r>
      <w:r>
        <w:t>: esto es el coste más realista de una actividad.</w:t>
      </w:r>
    </w:p>
    <w:p w14:paraId="1E45EEED" w14:textId="660056AB" w:rsidR="00995B12" w:rsidRDefault="00995B12" w:rsidP="00777473">
      <w:pPr>
        <w:pStyle w:val="Prrafodelista"/>
        <w:numPr>
          <w:ilvl w:val="0"/>
          <w:numId w:val="91"/>
        </w:numPr>
      </w:pPr>
      <w:r w:rsidRPr="00995B12">
        <w:rPr>
          <w:b/>
          <w:bCs/>
        </w:rPr>
        <w:t>Coste optimista (c0)</w:t>
      </w:r>
      <w:r>
        <w:t>: es el coste basado en el mejor escenario, esto es aprovechando</w:t>
      </w:r>
    </w:p>
    <w:p w14:paraId="7BEBBA4F" w14:textId="77777777" w:rsidR="00995B12" w:rsidRDefault="00995B12" w:rsidP="00995B12">
      <w:pPr>
        <w:pStyle w:val="Prrafodelista"/>
      </w:pPr>
      <w:r>
        <w:t>todos los riesgos positivos.</w:t>
      </w:r>
    </w:p>
    <w:p w14:paraId="1D575C17" w14:textId="3A2A1B89" w:rsidR="00995B12" w:rsidRDefault="00995B12" w:rsidP="00777473">
      <w:pPr>
        <w:pStyle w:val="Prrafodelista"/>
        <w:numPr>
          <w:ilvl w:val="0"/>
          <w:numId w:val="91"/>
        </w:numPr>
      </w:pPr>
      <w:r w:rsidRPr="00995B12">
        <w:rPr>
          <w:b/>
          <w:bCs/>
        </w:rPr>
        <w:t>Coste pesimista (cP)</w:t>
      </w:r>
      <w:r>
        <w:t>: es el coste basado en el caso peor, esto es poniendo todos los</w:t>
      </w:r>
    </w:p>
    <w:p w14:paraId="1999A502" w14:textId="3B74ADB5" w:rsidR="00B9696D" w:rsidRDefault="00995B12" w:rsidP="00995B12">
      <w:pPr>
        <w:pStyle w:val="Prrafodelista"/>
      </w:pPr>
      <w:r>
        <w:t>riesgos negativos</w:t>
      </w:r>
    </w:p>
    <w:p w14:paraId="34A0B0BC" w14:textId="3C705D29" w:rsidR="00734FBD" w:rsidRDefault="004C2DE9" w:rsidP="004C2DE9">
      <w:pPr>
        <w:rPr>
          <w:rFonts w:eastAsiaTheme="minorEastAsia"/>
        </w:rPr>
      </w:pPr>
      <w:r>
        <w:t xml:space="preserve">Una vez clasificados los módulos de alto nivel con los 3 valores existen varias alternativas de calcular la estimación de coste del módulo, para el ámbito de este proyecto se usará </w:t>
      </w:r>
      <w:r w:rsidR="0039232A">
        <w:t xml:space="preserve">la </w:t>
      </w:r>
      <w:r w:rsidR="0039232A">
        <w:rPr>
          <w:b/>
          <w:bCs/>
        </w:rPr>
        <w:t>distribución tri</w:t>
      </w:r>
      <w:r w:rsidR="00CF2AE2">
        <w:rPr>
          <w:b/>
          <w:bCs/>
        </w:rPr>
        <w:t>a</w:t>
      </w:r>
      <w:r w:rsidR="0039232A">
        <w:rPr>
          <w:b/>
          <w:bCs/>
        </w:rPr>
        <w:t>ngular</w:t>
      </w:r>
      <w:r w:rsidR="00CF2AE2">
        <w:t>. Calculada con la siguiente fórmula:</w:t>
      </w:r>
      <w:r w:rsidR="00993302">
        <w:t xml:space="preserve"> </w:t>
      </w:r>
      <m:oMath>
        <m:r>
          <w:rPr>
            <w:rFonts w:ascii="Cambria Math" w:hAnsi="Cambria Math"/>
          </w:rPr>
          <m:t xml:space="preserve">cE= </m:t>
        </m:r>
        <m:f>
          <m:fPr>
            <m:ctrlPr>
              <w:rPr>
                <w:rFonts w:ascii="Cambria Math" w:hAnsi="Cambria Math"/>
                <w:i/>
              </w:rPr>
            </m:ctrlPr>
          </m:fPr>
          <m:num>
            <m:d>
              <m:dPr>
                <m:ctrlPr>
                  <w:rPr>
                    <w:rFonts w:ascii="Cambria Math" w:hAnsi="Cambria Math"/>
                    <w:i/>
                  </w:rPr>
                </m:ctrlPr>
              </m:dPr>
              <m:e>
                <m:r>
                  <w:rPr>
                    <w:rFonts w:ascii="Cambria Math" w:hAnsi="Cambria Math"/>
                  </w:rPr>
                  <m:t>cO+cM+cP</m:t>
                </m:r>
              </m:e>
            </m:d>
          </m:num>
          <m:den>
            <m:r>
              <w:rPr>
                <w:rFonts w:ascii="Cambria Math" w:hAnsi="Cambria Math"/>
              </w:rPr>
              <m:t>3</m:t>
            </m:r>
          </m:den>
        </m:f>
      </m:oMath>
      <w:r w:rsidR="00582238">
        <w:rPr>
          <w:rFonts w:eastAsiaTheme="minorEastAsia"/>
        </w:rPr>
        <w:t xml:space="preserve"> siendo cE el coste estimado del módulo siendo calculado</w:t>
      </w:r>
      <w:r w:rsidR="00E35F2E">
        <w:rPr>
          <w:rFonts w:eastAsiaTheme="minorEastAsia"/>
        </w:rPr>
        <w:t xml:space="preserve">. En </w:t>
      </w:r>
      <w:r w:rsidR="00B36364">
        <w:rPr>
          <w:rFonts w:eastAsiaTheme="minorEastAsia"/>
        </w:rPr>
        <w:t xml:space="preserve">la </w:t>
      </w:r>
      <w:r w:rsidR="00C0582B">
        <w:rPr>
          <w:rFonts w:eastAsiaTheme="minorEastAsia"/>
        </w:rPr>
        <w:fldChar w:fldCharType="begin"/>
      </w:r>
      <w:r w:rsidR="00C0582B">
        <w:rPr>
          <w:rFonts w:eastAsiaTheme="minorEastAsia"/>
        </w:rPr>
        <w:instrText xml:space="preserve"> REF _Ref164715202 \n \h </w:instrText>
      </w:r>
      <w:r w:rsidR="00C0582B">
        <w:rPr>
          <w:rFonts w:eastAsiaTheme="minorEastAsia"/>
        </w:rPr>
      </w:r>
      <w:r w:rsidR="00C0582B">
        <w:rPr>
          <w:rFonts w:eastAsiaTheme="minorEastAsia"/>
        </w:rPr>
        <w:fldChar w:fldCharType="separate"/>
      </w:r>
      <w:r w:rsidR="00AB32F0">
        <w:rPr>
          <w:rFonts w:eastAsiaTheme="minorEastAsia"/>
        </w:rPr>
        <w:t>TABLA 74.-</w:t>
      </w:r>
      <w:r w:rsidR="00C0582B">
        <w:rPr>
          <w:rFonts w:eastAsiaTheme="minorEastAsia"/>
        </w:rPr>
        <w:fldChar w:fldCharType="end"/>
      </w:r>
      <w:r w:rsidR="00CE674C">
        <w:rPr>
          <w:rFonts w:eastAsiaTheme="minorEastAsia"/>
        </w:rPr>
        <w:t xml:space="preserve"> </w:t>
      </w:r>
      <w:r w:rsidR="005D5471">
        <w:rPr>
          <w:rFonts w:eastAsiaTheme="minorEastAsia"/>
        </w:rPr>
        <w:t>podemos ver que el coste estimado</w:t>
      </w:r>
      <w:r w:rsidR="00703FD9">
        <w:rPr>
          <w:rFonts w:eastAsiaTheme="minorEastAsia"/>
        </w:rPr>
        <w:t xml:space="preserve"> total, utilizando este método para el desarrollo completo del sistema es de </w:t>
      </w:r>
      <w:r w:rsidR="00703FD9" w:rsidRPr="00423CD6">
        <w:rPr>
          <w:rFonts w:eastAsiaTheme="minorEastAsia"/>
        </w:rPr>
        <w:t>57.175</w:t>
      </w:r>
      <w:r w:rsidR="00703FD9">
        <w:rPr>
          <w:rFonts w:eastAsiaTheme="minorEastAsia"/>
        </w:rPr>
        <w:t xml:space="preserve">,00 </w:t>
      </w:r>
      <w:r w:rsidR="00703FD9" w:rsidRPr="00423CD6">
        <w:rPr>
          <w:rFonts w:eastAsiaTheme="minorEastAsia"/>
        </w:rPr>
        <w:t>€</w:t>
      </w:r>
      <w:r w:rsidR="00703FD9">
        <w:rPr>
          <w:rFonts w:eastAsiaTheme="minorEastAsia"/>
        </w:rPr>
        <w:t>.</w:t>
      </w:r>
    </w:p>
    <w:tbl>
      <w:tblPr>
        <w:tblStyle w:val="Tablaconcuadrculaclara"/>
        <w:tblpPr w:leftFromText="141" w:rightFromText="141" w:vertAnchor="text" w:horzAnchor="margin" w:tblpY="-105"/>
        <w:tblW w:w="9073" w:type="dxa"/>
        <w:tblLook w:val="04A0" w:firstRow="1" w:lastRow="0" w:firstColumn="1" w:lastColumn="0" w:noHBand="0" w:noVBand="1"/>
      </w:tblPr>
      <w:tblGrid>
        <w:gridCol w:w="3256"/>
        <w:gridCol w:w="1134"/>
        <w:gridCol w:w="1140"/>
        <w:gridCol w:w="1134"/>
        <w:gridCol w:w="1128"/>
        <w:gridCol w:w="6"/>
        <w:gridCol w:w="1269"/>
        <w:gridCol w:w="6"/>
      </w:tblGrid>
      <w:tr w:rsidR="00602821" w:rsidRPr="007B1BD4" w14:paraId="29C550E5" w14:textId="77777777" w:rsidTr="00602821">
        <w:trPr>
          <w:trHeight w:val="949"/>
        </w:trPr>
        <w:tc>
          <w:tcPr>
            <w:tcW w:w="3256" w:type="dxa"/>
            <w:shd w:val="clear" w:color="auto" w:fill="AEAAAA" w:themeFill="background2" w:themeFillShade="BF"/>
            <w:noWrap/>
            <w:vAlign w:val="center"/>
            <w:hideMark/>
          </w:tcPr>
          <w:p w14:paraId="687C2A2D" w14:textId="2CAEA726" w:rsidR="00602821" w:rsidRPr="00CB4497" w:rsidRDefault="00602821" w:rsidP="00602821">
            <w:pPr>
              <w:jc w:val="center"/>
              <w:rPr>
                <w:rFonts w:ascii="Calibri" w:eastAsia="Times New Roman" w:hAnsi="Calibri" w:cs="Calibri"/>
                <w:b/>
                <w:color w:val="000000" w:themeColor="text1"/>
                <w:kern w:val="0"/>
                <w:sz w:val="20"/>
                <w:szCs w:val="20"/>
                <w:lang w:eastAsia="es-ES"/>
                <w14:ligatures w14:val="none"/>
              </w:rPr>
            </w:pPr>
            <w:r w:rsidRPr="00CB10FD">
              <w:rPr>
                <w:rFonts w:ascii="Calibri" w:eastAsia="Times New Roman" w:hAnsi="Calibri" w:cs="Calibri"/>
                <w:b/>
                <w:color w:val="000000" w:themeColor="text1"/>
                <w:kern w:val="0"/>
                <w:lang w:eastAsia="es-ES"/>
                <w14:ligatures w14:val="none"/>
              </w:rPr>
              <w:lastRenderedPageBreak/>
              <w:t>Partid</w:t>
            </w:r>
            <w:r>
              <w:rPr>
                <w:rFonts w:ascii="Calibri" w:eastAsia="Times New Roman" w:hAnsi="Calibri" w:cs="Calibri"/>
                <w:b/>
                <w:color w:val="000000" w:themeColor="text1"/>
                <w:kern w:val="0"/>
                <w:lang w:eastAsia="es-ES"/>
                <w14:ligatures w14:val="none"/>
              </w:rPr>
              <w:t>a</w:t>
            </w:r>
          </w:p>
        </w:tc>
        <w:tc>
          <w:tcPr>
            <w:tcW w:w="1134" w:type="dxa"/>
            <w:shd w:val="clear" w:color="auto" w:fill="AEAAAA" w:themeFill="background2" w:themeFillShade="BF"/>
            <w:vAlign w:val="center"/>
            <w:hideMark/>
          </w:tcPr>
          <w:p w14:paraId="7E6AFED3" w14:textId="4A032DF7" w:rsidR="00602821" w:rsidRPr="00CB4497" w:rsidRDefault="00602821" w:rsidP="00602821">
            <w:pPr>
              <w:jc w:val="center"/>
              <w:rPr>
                <w:rFonts w:ascii="Calibri" w:eastAsia="Times New Roman" w:hAnsi="Calibri" w:cs="Calibri"/>
                <w:b/>
                <w:color w:val="000000" w:themeColor="text1"/>
                <w:kern w:val="0"/>
                <w:sz w:val="20"/>
                <w:szCs w:val="20"/>
                <w:lang w:eastAsia="es-ES"/>
                <w14:ligatures w14:val="none"/>
              </w:rPr>
            </w:pPr>
            <w:r w:rsidRPr="00CB4497">
              <w:rPr>
                <w:rFonts w:ascii="Calibri" w:eastAsia="Times New Roman" w:hAnsi="Calibri" w:cs="Calibri"/>
                <w:b/>
                <w:color w:val="000000" w:themeColor="text1"/>
                <w:kern w:val="0"/>
                <w:sz w:val="20"/>
                <w:szCs w:val="20"/>
                <w:lang w:eastAsia="es-ES"/>
                <w14:ligatures w14:val="none"/>
              </w:rPr>
              <w:t>Coste más probable (cM)</w:t>
            </w:r>
          </w:p>
        </w:tc>
        <w:tc>
          <w:tcPr>
            <w:tcW w:w="1140" w:type="dxa"/>
            <w:shd w:val="clear" w:color="auto" w:fill="AEAAAA" w:themeFill="background2" w:themeFillShade="BF"/>
            <w:vAlign w:val="center"/>
            <w:hideMark/>
          </w:tcPr>
          <w:p w14:paraId="69BED5DE" w14:textId="77777777" w:rsidR="00602821" w:rsidRPr="00CB4497" w:rsidRDefault="00602821" w:rsidP="00602821">
            <w:pPr>
              <w:jc w:val="center"/>
              <w:rPr>
                <w:rFonts w:ascii="Calibri" w:eastAsia="Times New Roman" w:hAnsi="Calibri" w:cs="Calibri"/>
                <w:b/>
                <w:color w:val="000000" w:themeColor="text1"/>
                <w:kern w:val="0"/>
                <w:sz w:val="20"/>
                <w:szCs w:val="20"/>
                <w:lang w:eastAsia="es-ES"/>
                <w14:ligatures w14:val="none"/>
              </w:rPr>
            </w:pPr>
            <w:r w:rsidRPr="00CB4497">
              <w:rPr>
                <w:rFonts w:ascii="Calibri" w:eastAsia="Times New Roman" w:hAnsi="Calibri" w:cs="Calibri"/>
                <w:b/>
                <w:color w:val="000000" w:themeColor="text1"/>
                <w:kern w:val="0"/>
                <w:sz w:val="20"/>
                <w:szCs w:val="20"/>
                <w:lang w:eastAsia="es-ES"/>
                <w14:ligatures w14:val="none"/>
              </w:rPr>
              <w:t>Coste optimista (cO)</w:t>
            </w:r>
          </w:p>
        </w:tc>
        <w:tc>
          <w:tcPr>
            <w:tcW w:w="1134" w:type="dxa"/>
            <w:shd w:val="clear" w:color="auto" w:fill="AEAAAA" w:themeFill="background2" w:themeFillShade="BF"/>
            <w:vAlign w:val="center"/>
            <w:hideMark/>
          </w:tcPr>
          <w:p w14:paraId="591F912B" w14:textId="3DF7896C" w:rsidR="00602821" w:rsidRPr="00CB4497" w:rsidRDefault="00602821" w:rsidP="00602821">
            <w:pPr>
              <w:jc w:val="center"/>
              <w:rPr>
                <w:rFonts w:ascii="Calibri" w:eastAsia="Times New Roman" w:hAnsi="Calibri" w:cs="Calibri"/>
                <w:b/>
                <w:color w:val="000000" w:themeColor="text1"/>
                <w:kern w:val="0"/>
                <w:sz w:val="20"/>
                <w:szCs w:val="20"/>
                <w:lang w:eastAsia="es-ES"/>
                <w14:ligatures w14:val="none"/>
              </w:rPr>
            </w:pPr>
            <w:r w:rsidRPr="00CB4497">
              <w:rPr>
                <w:rFonts w:ascii="Calibri" w:eastAsia="Times New Roman" w:hAnsi="Calibri" w:cs="Calibri"/>
                <w:b/>
                <w:color w:val="000000" w:themeColor="text1"/>
                <w:kern w:val="0"/>
                <w:sz w:val="20"/>
                <w:szCs w:val="20"/>
                <w:lang w:eastAsia="es-ES"/>
                <w14:ligatures w14:val="none"/>
              </w:rPr>
              <w:t xml:space="preserve">Coste </w:t>
            </w:r>
            <w:r w:rsidR="000E170B" w:rsidRPr="00CB4497">
              <w:rPr>
                <w:rFonts w:ascii="Calibri" w:eastAsia="Times New Roman" w:hAnsi="Calibri" w:cs="Calibri"/>
                <w:b/>
                <w:color w:val="000000" w:themeColor="text1"/>
                <w:kern w:val="0"/>
                <w:sz w:val="20"/>
                <w:szCs w:val="20"/>
                <w:lang w:eastAsia="es-ES"/>
                <w14:ligatures w14:val="none"/>
              </w:rPr>
              <w:t>pesimista</w:t>
            </w:r>
            <w:r w:rsidRPr="00CB4497">
              <w:rPr>
                <w:rFonts w:ascii="Calibri" w:eastAsia="Times New Roman" w:hAnsi="Calibri" w:cs="Calibri"/>
                <w:b/>
                <w:color w:val="000000" w:themeColor="text1"/>
                <w:kern w:val="0"/>
                <w:sz w:val="20"/>
                <w:szCs w:val="20"/>
                <w:lang w:eastAsia="es-ES"/>
                <w14:ligatures w14:val="none"/>
              </w:rPr>
              <w:t xml:space="preserve"> (cP)</w:t>
            </w:r>
          </w:p>
        </w:tc>
        <w:tc>
          <w:tcPr>
            <w:tcW w:w="1134" w:type="dxa"/>
            <w:gridSpan w:val="2"/>
            <w:shd w:val="clear" w:color="auto" w:fill="AEAAAA" w:themeFill="background2" w:themeFillShade="BF"/>
            <w:vAlign w:val="center"/>
            <w:hideMark/>
          </w:tcPr>
          <w:p w14:paraId="2B111190" w14:textId="77777777" w:rsidR="00602821" w:rsidRPr="00CB4497" w:rsidRDefault="00602821" w:rsidP="00602821">
            <w:pPr>
              <w:jc w:val="center"/>
              <w:rPr>
                <w:rFonts w:ascii="Calibri" w:eastAsia="Times New Roman" w:hAnsi="Calibri" w:cs="Calibri"/>
                <w:b/>
                <w:color w:val="000000" w:themeColor="text1"/>
                <w:kern w:val="0"/>
                <w:sz w:val="20"/>
                <w:szCs w:val="20"/>
                <w:lang w:eastAsia="es-ES"/>
                <w14:ligatures w14:val="none"/>
              </w:rPr>
            </w:pPr>
            <w:r w:rsidRPr="00CB4497">
              <w:rPr>
                <w:rFonts w:ascii="Calibri" w:eastAsia="Times New Roman" w:hAnsi="Calibri" w:cs="Calibri"/>
                <w:b/>
                <w:color w:val="000000" w:themeColor="text1"/>
                <w:kern w:val="0"/>
                <w:sz w:val="20"/>
                <w:szCs w:val="20"/>
                <w:lang w:eastAsia="es-ES"/>
                <w14:ligatures w14:val="none"/>
              </w:rPr>
              <w:t>Coste estimado (cE)</w:t>
            </w:r>
          </w:p>
        </w:tc>
        <w:tc>
          <w:tcPr>
            <w:tcW w:w="1275" w:type="dxa"/>
            <w:gridSpan w:val="2"/>
            <w:shd w:val="clear" w:color="auto" w:fill="AEAAAA" w:themeFill="background2" w:themeFillShade="BF"/>
            <w:noWrap/>
            <w:vAlign w:val="center"/>
            <w:hideMark/>
          </w:tcPr>
          <w:p w14:paraId="48DB8D37" w14:textId="77777777" w:rsidR="00602821" w:rsidRPr="00CB4497" w:rsidRDefault="00602821" w:rsidP="00602821">
            <w:pPr>
              <w:jc w:val="center"/>
              <w:rPr>
                <w:rFonts w:ascii="Calibri" w:eastAsia="Times New Roman" w:hAnsi="Calibri" w:cs="Calibri"/>
                <w:b/>
                <w:color w:val="000000" w:themeColor="text1"/>
                <w:kern w:val="0"/>
                <w:sz w:val="20"/>
                <w:szCs w:val="20"/>
                <w:lang w:eastAsia="es-ES"/>
                <w14:ligatures w14:val="none"/>
              </w:rPr>
            </w:pPr>
            <w:r w:rsidRPr="00CB4497">
              <w:rPr>
                <w:rFonts w:ascii="Calibri" w:eastAsia="Times New Roman" w:hAnsi="Calibri" w:cs="Calibri"/>
                <w:b/>
                <w:color w:val="000000" w:themeColor="text1"/>
                <w:kern w:val="0"/>
                <w:sz w:val="20"/>
                <w:szCs w:val="20"/>
                <w:lang w:eastAsia="es-ES"/>
                <w14:ligatures w14:val="none"/>
              </w:rPr>
              <w:t>Total</w:t>
            </w:r>
          </w:p>
        </w:tc>
      </w:tr>
      <w:tr w:rsidR="00602821" w:rsidRPr="007B1BD4" w14:paraId="012049B6" w14:textId="77777777" w:rsidTr="00602821">
        <w:trPr>
          <w:trHeight w:val="336"/>
        </w:trPr>
        <w:tc>
          <w:tcPr>
            <w:tcW w:w="3256" w:type="dxa"/>
            <w:shd w:val="clear" w:color="auto" w:fill="FFFFFF" w:themeFill="background1"/>
            <w:noWrap/>
            <w:vAlign w:val="center"/>
            <w:hideMark/>
          </w:tcPr>
          <w:p w14:paraId="11BD39D6" w14:textId="77777777" w:rsidR="00602821" w:rsidRPr="007B1BD4" w:rsidRDefault="00602821" w:rsidP="00602821">
            <w:pPr>
              <w:jc w:val="left"/>
              <w:rPr>
                <w:rFonts w:ascii="Calibri" w:eastAsia="Times New Roman" w:hAnsi="Calibri" w:cs="Calibri"/>
                <w:b/>
                <w:bCs/>
                <w:color w:val="000000"/>
                <w:kern w:val="0"/>
                <w:sz w:val="20"/>
                <w:szCs w:val="20"/>
                <w:lang w:eastAsia="es-ES"/>
                <w14:ligatures w14:val="none"/>
              </w:rPr>
            </w:pPr>
            <w:r w:rsidRPr="007B1BD4">
              <w:rPr>
                <w:rFonts w:ascii="Calibri" w:eastAsia="Times New Roman" w:hAnsi="Calibri" w:cs="Calibri"/>
                <w:b/>
                <w:bCs/>
                <w:color w:val="000000"/>
                <w:kern w:val="0"/>
                <w:sz w:val="20"/>
                <w:szCs w:val="20"/>
                <w:lang w:eastAsia="es-ES"/>
                <w14:ligatures w14:val="none"/>
              </w:rPr>
              <w:t>Documentación y gestión de proyecto</w:t>
            </w:r>
          </w:p>
        </w:tc>
        <w:tc>
          <w:tcPr>
            <w:tcW w:w="1134" w:type="dxa"/>
            <w:shd w:val="clear" w:color="auto" w:fill="FFFFFF" w:themeFill="background1"/>
            <w:noWrap/>
            <w:vAlign w:val="center"/>
            <w:hideMark/>
          </w:tcPr>
          <w:p w14:paraId="236075A6" w14:textId="77777777" w:rsidR="00602821" w:rsidRPr="007B1BD4" w:rsidRDefault="00602821" w:rsidP="00602821">
            <w:pPr>
              <w:jc w:val="center"/>
              <w:rPr>
                <w:rFonts w:ascii="Calibri" w:eastAsia="Times New Roman" w:hAnsi="Calibri" w:cs="Calibri"/>
                <w:color w:val="000000"/>
                <w:kern w:val="0"/>
                <w:sz w:val="20"/>
                <w:szCs w:val="20"/>
                <w:lang w:eastAsia="es-ES"/>
                <w14:ligatures w14:val="none"/>
              </w:rPr>
            </w:pPr>
            <w:r w:rsidRPr="007B1BD4">
              <w:rPr>
                <w:rFonts w:ascii="Calibri" w:eastAsia="Times New Roman" w:hAnsi="Calibri" w:cs="Calibri"/>
                <w:color w:val="000000"/>
                <w:kern w:val="0"/>
                <w:sz w:val="20"/>
                <w:szCs w:val="20"/>
                <w:lang w:eastAsia="es-ES"/>
                <w14:ligatures w14:val="none"/>
              </w:rPr>
              <w:t>-</w:t>
            </w:r>
          </w:p>
        </w:tc>
        <w:tc>
          <w:tcPr>
            <w:tcW w:w="1140" w:type="dxa"/>
            <w:shd w:val="clear" w:color="auto" w:fill="FFFFFF" w:themeFill="background1"/>
            <w:noWrap/>
            <w:vAlign w:val="center"/>
            <w:hideMark/>
          </w:tcPr>
          <w:p w14:paraId="468E2FE8" w14:textId="77777777" w:rsidR="00602821" w:rsidRPr="007B1BD4" w:rsidRDefault="00602821" w:rsidP="00602821">
            <w:pPr>
              <w:jc w:val="center"/>
              <w:rPr>
                <w:rFonts w:ascii="Calibri" w:eastAsia="Times New Roman" w:hAnsi="Calibri" w:cs="Calibri"/>
                <w:color w:val="000000"/>
                <w:kern w:val="0"/>
                <w:sz w:val="20"/>
                <w:szCs w:val="20"/>
                <w:lang w:eastAsia="es-ES"/>
                <w14:ligatures w14:val="none"/>
              </w:rPr>
            </w:pPr>
            <w:r w:rsidRPr="007B1BD4">
              <w:rPr>
                <w:rFonts w:ascii="Calibri" w:eastAsia="Times New Roman" w:hAnsi="Calibri" w:cs="Calibri"/>
                <w:color w:val="000000"/>
                <w:kern w:val="0"/>
                <w:sz w:val="20"/>
                <w:szCs w:val="20"/>
                <w:lang w:eastAsia="es-ES"/>
                <w14:ligatures w14:val="none"/>
              </w:rPr>
              <w:t>-</w:t>
            </w:r>
          </w:p>
        </w:tc>
        <w:tc>
          <w:tcPr>
            <w:tcW w:w="1134" w:type="dxa"/>
            <w:shd w:val="clear" w:color="auto" w:fill="FFFFFF" w:themeFill="background1"/>
            <w:noWrap/>
            <w:vAlign w:val="center"/>
            <w:hideMark/>
          </w:tcPr>
          <w:p w14:paraId="57D09F83" w14:textId="77777777" w:rsidR="00602821" w:rsidRPr="007B1BD4" w:rsidRDefault="00602821" w:rsidP="00602821">
            <w:pPr>
              <w:jc w:val="center"/>
              <w:rPr>
                <w:rFonts w:ascii="Calibri" w:eastAsia="Times New Roman" w:hAnsi="Calibri" w:cs="Calibri"/>
                <w:color w:val="000000"/>
                <w:kern w:val="0"/>
                <w:sz w:val="20"/>
                <w:szCs w:val="20"/>
                <w:lang w:eastAsia="es-ES"/>
                <w14:ligatures w14:val="none"/>
              </w:rPr>
            </w:pPr>
            <w:r w:rsidRPr="007B1BD4">
              <w:rPr>
                <w:rFonts w:ascii="Calibri" w:eastAsia="Times New Roman" w:hAnsi="Calibri" w:cs="Calibri"/>
                <w:color w:val="000000"/>
                <w:kern w:val="0"/>
                <w:sz w:val="20"/>
                <w:szCs w:val="20"/>
                <w:lang w:eastAsia="es-ES"/>
                <w14:ligatures w14:val="none"/>
              </w:rPr>
              <w:t>-</w:t>
            </w:r>
          </w:p>
        </w:tc>
        <w:tc>
          <w:tcPr>
            <w:tcW w:w="1134" w:type="dxa"/>
            <w:gridSpan w:val="2"/>
            <w:shd w:val="clear" w:color="auto" w:fill="FFFFFF" w:themeFill="background1"/>
            <w:noWrap/>
            <w:vAlign w:val="center"/>
            <w:hideMark/>
          </w:tcPr>
          <w:p w14:paraId="79844252" w14:textId="77777777" w:rsidR="00602821" w:rsidRPr="007B1BD4" w:rsidRDefault="00602821" w:rsidP="00602821">
            <w:pPr>
              <w:jc w:val="center"/>
              <w:rPr>
                <w:rFonts w:ascii="Calibri" w:eastAsia="Times New Roman" w:hAnsi="Calibri" w:cs="Calibri"/>
                <w:color w:val="000000"/>
                <w:kern w:val="0"/>
                <w:sz w:val="20"/>
                <w:szCs w:val="20"/>
                <w:lang w:eastAsia="es-ES"/>
                <w14:ligatures w14:val="none"/>
              </w:rPr>
            </w:pPr>
            <w:r w:rsidRPr="007B1BD4">
              <w:rPr>
                <w:rFonts w:ascii="Calibri" w:eastAsia="Times New Roman" w:hAnsi="Calibri" w:cs="Calibri"/>
                <w:color w:val="000000"/>
                <w:kern w:val="0"/>
                <w:sz w:val="20"/>
                <w:szCs w:val="20"/>
                <w:lang w:eastAsia="es-ES"/>
                <w14:ligatures w14:val="none"/>
              </w:rPr>
              <w:t>-</w:t>
            </w:r>
          </w:p>
        </w:tc>
        <w:tc>
          <w:tcPr>
            <w:tcW w:w="1275" w:type="dxa"/>
            <w:gridSpan w:val="2"/>
            <w:shd w:val="clear" w:color="auto" w:fill="FFFFFF" w:themeFill="background1"/>
            <w:noWrap/>
            <w:vAlign w:val="center"/>
            <w:hideMark/>
          </w:tcPr>
          <w:p w14:paraId="61F14CE8" w14:textId="77777777" w:rsidR="00602821" w:rsidRPr="007B1BD4" w:rsidRDefault="00602821" w:rsidP="00602821">
            <w:pPr>
              <w:jc w:val="center"/>
              <w:rPr>
                <w:rFonts w:ascii="Calibri" w:eastAsia="Times New Roman" w:hAnsi="Calibri" w:cs="Calibri"/>
                <w:b/>
                <w:bCs/>
                <w:color w:val="000000"/>
                <w:kern w:val="0"/>
                <w:sz w:val="20"/>
                <w:szCs w:val="20"/>
                <w:lang w:eastAsia="es-ES"/>
                <w14:ligatures w14:val="none"/>
              </w:rPr>
            </w:pPr>
            <w:r w:rsidRPr="007B1BD4">
              <w:rPr>
                <w:rFonts w:ascii="Calibri" w:eastAsia="Times New Roman" w:hAnsi="Calibri" w:cs="Calibri"/>
                <w:b/>
                <w:bCs/>
                <w:color w:val="000000"/>
                <w:kern w:val="0"/>
                <w:sz w:val="20"/>
                <w:szCs w:val="20"/>
                <w:lang w:eastAsia="es-ES"/>
                <w14:ligatures w14:val="none"/>
              </w:rPr>
              <w:t>13.675,00 €</w:t>
            </w:r>
          </w:p>
        </w:tc>
      </w:tr>
      <w:tr w:rsidR="00602821" w:rsidRPr="007B1BD4" w14:paraId="5CE1BA69" w14:textId="77777777" w:rsidTr="00602821">
        <w:trPr>
          <w:trHeight w:val="336"/>
        </w:trPr>
        <w:tc>
          <w:tcPr>
            <w:tcW w:w="3256" w:type="dxa"/>
            <w:shd w:val="clear" w:color="auto" w:fill="FFFFFF" w:themeFill="background1"/>
            <w:noWrap/>
            <w:vAlign w:val="center"/>
            <w:hideMark/>
          </w:tcPr>
          <w:p w14:paraId="4EB86E09" w14:textId="77777777" w:rsidR="00602821" w:rsidRPr="007B1BD4" w:rsidRDefault="00602821" w:rsidP="00602821">
            <w:pPr>
              <w:ind w:firstLineChars="100" w:firstLine="200"/>
              <w:jc w:val="left"/>
              <w:rPr>
                <w:rFonts w:ascii="Calibri" w:eastAsia="Times New Roman" w:hAnsi="Calibri" w:cs="Calibri"/>
                <w:color w:val="000000"/>
                <w:kern w:val="0"/>
                <w:sz w:val="20"/>
                <w:szCs w:val="20"/>
                <w:lang w:eastAsia="es-ES"/>
                <w14:ligatures w14:val="none"/>
              </w:rPr>
            </w:pPr>
            <w:r w:rsidRPr="007B1BD4">
              <w:rPr>
                <w:rFonts w:ascii="Calibri" w:eastAsia="Times New Roman" w:hAnsi="Calibri" w:cs="Calibri"/>
                <w:color w:val="000000"/>
                <w:kern w:val="0"/>
                <w:sz w:val="20"/>
                <w:szCs w:val="20"/>
                <w:lang w:eastAsia="es-ES"/>
                <w14:ligatures w14:val="none"/>
              </w:rPr>
              <w:t>Manuales de usuario</w:t>
            </w:r>
          </w:p>
        </w:tc>
        <w:tc>
          <w:tcPr>
            <w:tcW w:w="1134" w:type="dxa"/>
            <w:shd w:val="clear" w:color="auto" w:fill="FFFFFF" w:themeFill="background1"/>
            <w:noWrap/>
            <w:vAlign w:val="center"/>
            <w:hideMark/>
          </w:tcPr>
          <w:p w14:paraId="14621B7A" w14:textId="77777777" w:rsidR="00602821" w:rsidRPr="007B1BD4" w:rsidRDefault="00602821" w:rsidP="00602821">
            <w:pPr>
              <w:jc w:val="center"/>
              <w:rPr>
                <w:rFonts w:ascii="Calibri" w:eastAsia="Times New Roman" w:hAnsi="Calibri" w:cs="Calibri"/>
                <w:color w:val="000000"/>
                <w:kern w:val="0"/>
                <w:sz w:val="20"/>
                <w:szCs w:val="20"/>
                <w:lang w:eastAsia="es-ES"/>
                <w14:ligatures w14:val="none"/>
              </w:rPr>
            </w:pPr>
            <w:r w:rsidRPr="007B1BD4">
              <w:rPr>
                <w:rFonts w:ascii="Calibri" w:eastAsia="Times New Roman" w:hAnsi="Calibri" w:cs="Calibri"/>
                <w:color w:val="000000"/>
                <w:kern w:val="0"/>
                <w:sz w:val="20"/>
                <w:szCs w:val="20"/>
                <w:lang w:eastAsia="es-ES"/>
                <w14:ligatures w14:val="none"/>
              </w:rPr>
              <w:t>325,00 €</w:t>
            </w:r>
          </w:p>
        </w:tc>
        <w:tc>
          <w:tcPr>
            <w:tcW w:w="1140" w:type="dxa"/>
            <w:shd w:val="clear" w:color="auto" w:fill="FFFFFF" w:themeFill="background1"/>
            <w:noWrap/>
            <w:vAlign w:val="center"/>
            <w:hideMark/>
          </w:tcPr>
          <w:p w14:paraId="12C4CBD9" w14:textId="77777777" w:rsidR="00602821" w:rsidRPr="007B1BD4" w:rsidRDefault="00602821" w:rsidP="00602821">
            <w:pPr>
              <w:jc w:val="center"/>
              <w:rPr>
                <w:rFonts w:ascii="Calibri" w:eastAsia="Times New Roman" w:hAnsi="Calibri" w:cs="Calibri"/>
                <w:color w:val="000000"/>
                <w:kern w:val="0"/>
                <w:sz w:val="20"/>
                <w:szCs w:val="20"/>
                <w:lang w:eastAsia="es-ES"/>
                <w14:ligatures w14:val="none"/>
              </w:rPr>
            </w:pPr>
            <w:r w:rsidRPr="007B1BD4">
              <w:rPr>
                <w:rFonts w:ascii="Calibri" w:eastAsia="Times New Roman" w:hAnsi="Calibri" w:cs="Calibri"/>
                <w:color w:val="000000"/>
                <w:kern w:val="0"/>
                <w:sz w:val="20"/>
                <w:szCs w:val="20"/>
                <w:lang w:eastAsia="es-ES"/>
                <w14:ligatures w14:val="none"/>
              </w:rPr>
              <w:t>250,00 €</w:t>
            </w:r>
          </w:p>
        </w:tc>
        <w:tc>
          <w:tcPr>
            <w:tcW w:w="1134" w:type="dxa"/>
            <w:shd w:val="clear" w:color="auto" w:fill="FFFFFF" w:themeFill="background1"/>
            <w:noWrap/>
            <w:vAlign w:val="center"/>
            <w:hideMark/>
          </w:tcPr>
          <w:p w14:paraId="22CD03F9" w14:textId="77777777" w:rsidR="00602821" w:rsidRPr="007B1BD4" w:rsidRDefault="00602821" w:rsidP="00602821">
            <w:pPr>
              <w:jc w:val="center"/>
              <w:rPr>
                <w:rFonts w:ascii="Calibri" w:eastAsia="Times New Roman" w:hAnsi="Calibri" w:cs="Calibri"/>
                <w:color w:val="000000"/>
                <w:kern w:val="0"/>
                <w:sz w:val="20"/>
                <w:szCs w:val="20"/>
                <w:lang w:eastAsia="es-ES"/>
                <w14:ligatures w14:val="none"/>
              </w:rPr>
            </w:pPr>
            <w:r w:rsidRPr="007B1BD4">
              <w:rPr>
                <w:rFonts w:ascii="Calibri" w:eastAsia="Times New Roman" w:hAnsi="Calibri" w:cs="Calibri"/>
                <w:color w:val="000000"/>
                <w:kern w:val="0"/>
                <w:sz w:val="20"/>
                <w:szCs w:val="20"/>
                <w:lang w:eastAsia="es-ES"/>
                <w14:ligatures w14:val="none"/>
              </w:rPr>
              <w:t>400,00 €</w:t>
            </w:r>
          </w:p>
        </w:tc>
        <w:tc>
          <w:tcPr>
            <w:tcW w:w="1134" w:type="dxa"/>
            <w:gridSpan w:val="2"/>
            <w:shd w:val="clear" w:color="auto" w:fill="FFFFFF" w:themeFill="background1"/>
            <w:noWrap/>
            <w:vAlign w:val="center"/>
            <w:hideMark/>
          </w:tcPr>
          <w:p w14:paraId="2E1E2D84" w14:textId="77777777" w:rsidR="00602821" w:rsidRPr="007B1BD4" w:rsidRDefault="00602821" w:rsidP="00602821">
            <w:pPr>
              <w:jc w:val="center"/>
              <w:rPr>
                <w:rFonts w:ascii="Calibri" w:eastAsia="Times New Roman" w:hAnsi="Calibri" w:cs="Calibri"/>
                <w:color w:val="000000"/>
                <w:kern w:val="0"/>
                <w:sz w:val="20"/>
                <w:szCs w:val="20"/>
                <w:lang w:eastAsia="es-ES"/>
                <w14:ligatures w14:val="none"/>
              </w:rPr>
            </w:pPr>
            <w:r w:rsidRPr="007B1BD4">
              <w:rPr>
                <w:rFonts w:ascii="Calibri" w:eastAsia="Times New Roman" w:hAnsi="Calibri" w:cs="Calibri"/>
                <w:color w:val="000000"/>
                <w:kern w:val="0"/>
                <w:sz w:val="20"/>
                <w:szCs w:val="20"/>
                <w:lang w:eastAsia="es-ES"/>
                <w14:ligatures w14:val="none"/>
              </w:rPr>
              <w:t>325,00 €</w:t>
            </w:r>
          </w:p>
        </w:tc>
        <w:tc>
          <w:tcPr>
            <w:tcW w:w="1275" w:type="dxa"/>
            <w:gridSpan w:val="2"/>
            <w:shd w:val="clear" w:color="auto" w:fill="FFFFFF" w:themeFill="background1"/>
            <w:noWrap/>
            <w:vAlign w:val="center"/>
            <w:hideMark/>
          </w:tcPr>
          <w:p w14:paraId="56C4F46C" w14:textId="77777777" w:rsidR="00602821" w:rsidRPr="007B1BD4" w:rsidRDefault="00602821" w:rsidP="00602821">
            <w:pPr>
              <w:jc w:val="center"/>
              <w:rPr>
                <w:rFonts w:ascii="Calibri" w:eastAsia="Times New Roman" w:hAnsi="Calibri" w:cs="Calibri"/>
                <w:color w:val="000000"/>
                <w:kern w:val="0"/>
                <w:sz w:val="20"/>
                <w:szCs w:val="20"/>
                <w:lang w:eastAsia="es-ES"/>
                <w14:ligatures w14:val="none"/>
              </w:rPr>
            </w:pPr>
            <w:r w:rsidRPr="007B1BD4">
              <w:rPr>
                <w:rFonts w:ascii="Calibri" w:eastAsia="Times New Roman" w:hAnsi="Calibri" w:cs="Calibri"/>
                <w:color w:val="000000"/>
                <w:kern w:val="0"/>
                <w:sz w:val="20"/>
                <w:szCs w:val="20"/>
                <w:lang w:eastAsia="es-ES"/>
                <w14:ligatures w14:val="none"/>
              </w:rPr>
              <w:t>-</w:t>
            </w:r>
          </w:p>
        </w:tc>
      </w:tr>
      <w:tr w:rsidR="00602821" w:rsidRPr="007B1BD4" w14:paraId="62427946" w14:textId="77777777" w:rsidTr="00602821">
        <w:trPr>
          <w:trHeight w:val="336"/>
        </w:trPr>
        <w:tc>
          <w:tcPr>
            <w:tcW w:w="3256" w:type="dxa"/>
            <w:shd w:val="clear" w:color="auto" w:fill="FFFFFF" w:themeFill="background1"/>
            <w:noWrap/>
            <w:vAlign w:val="center"/>
            <w:hideMark/>
          </w:tcPr>
          <w:p w14:paraId="5AB92C8E" w14:textId="77777777" w:rsidR="00602821" w:rsidRPr="007B1BD4" w:rsidRDefault="00602821" w:rsidP="00602821">
            <w:pPr>
              <w:ind w:firstLineChars="100" w:firstLine="200"/>
              <w:jc w:val="left"/>
              <w:rPr>
                <w:rFonts w:ascii="Calibri" w:eastAsia="Times New Roman" w:hAnsi="Calibri" w:cs="Calibri"/>
                <w:color w:val="000000"/>
                <w:kern w:val="0"/>
                <w:sz w:val="20"/>
                <w:szCs w:val="20"/>
                <w:lang w:eastAsia="es-ES"/>
                <w14:ligatures w14:val="none"/>
              </w:rPr>
            </w:pPr>
            <w:r w:rsidRPr="007B1BD4">
              <w:rPr>
                <w:rFonts w:ascii="Calibri" w:eastAsia="Times New Roman" w:hAnsi="Calibri" w:cs="Calibri"/>
                <w:color w:val="000000"/>
                <w:kern w:val="0"/>
                <w:sz w:val="20"/>
                <w:szCs w:val="20"/>
                <w:lang w:eastAsia="es-ES"/>
                <w14:ligatures w14:val="none"/>
              </w:rPr>
              <w:t>Documentación del proyecto</w:t>
            </w:r>
          </w:p>
        </w:tc>
        <w:tc>
          <w:tcPr>
            <w:tcW w:w="1134" w:type="dxa"/>
            <w:shd w:val="clear" w:color="auto" w:fill="FFFFFF" w:themeFill="background1"/>
            <w:noWrap/>
            <w:vAlign w:val="center"/>
            <w:hideMark/>
          </w:tcPr>
          <w:p w14:paraId="0CEF1855" w14:textId="77777777" w:rsidR="00602821" w:rsidRPr="007B1BD4" w:rsidRDefault="00602821" w:rsidP="00602821">
            <w:pPr>
              <w:jc w:val="center"/>
              <w:rPr>
                <w:rFonts w:ascii="Calibri" w:eastAsia="Times New Roman" w:hAnsi="Calibri" w:cs="Calibri"/>
                <w:color w:val="000000"/>
                <w:kern w:val="0"/>
                <w:sz w:val="20"/>
                <w:szCs w:val="20"/>
                <w:lang w:eastAsia="es-ES"/>
                <w14:ligatures w14:val="none"/>
              </w:rPr>
            </w:pPr>
            <w:r w:rsidRPr="007B1BD4">
              <w:rPr>
                <w:rFonts w:ascii="Calibri" w:eastAsia="Times New Roman" w:hAnsi="Calibri" w:cs="Calibri"/>
                <w:color w:val="000000"/>
                <w:kern w:val="0"/>
                <w:sz w:val="20"/>
                <w:szCs w:val="20"/>
                <w:lang w:eastAsia="es-ES"/>
                <w14:ligatures w14:val="none"/>
              </w:rPr>
              <w:t>950,00 €</w:t>
            </w:r>
          </w:p>
        </w:tc>
        <w:tc>
          <w:tcPr>
            <w:tcW w:w="1140" w:type="dxa"/>
            <w:shd w:val="clear" w:color="auto" w:fill="FFFFFF" w:themeFill="background1"/>
            <w:noWrap/>
            <w:vAlign w:val="center"/>
            <w:hideMark/>
          </w:tcPr>
          <w:p w14:paraId="4B853910" w14:textId="77777777" w:rsidR="00602821" w:rsidRPr="007B1BD4" w:rsidRDefault="00602821" w:rsidP="00602821">
            <w:pPr>
              <w:jc w:val="center"/>
              <w:rPr>
                <w:rFonts w:ascii="Calibri" w:eastAsia="Times New Roman" w:hAnsi="Calibri" w:cs="Calibri"/>
                <w:color w:val="000000"/>
                <w:kern w:val="0"/>
                <w:sz w:val="20"/>
                <w:szCs w:val="20"/>
                <w:lang w:eastAsia="es-ES"/>
                <w14:ligatures w14:val="none"/>
              </w:rPr>
            </w:pPr>
            <w:r w:rsidRPr="007B1BD4">
              <w:rPr>
                <w:rFonts w:ascii="Calibri" w:eastAsia="Times New Roman" w:hAnsi="Calibri" w:cs="Calibri"/>
                <w:color w:val="000000"/>
                <w:kern w:val="0"/>
                <w:sz w:val="20"/>
                <w:szCs w:val="20"/>
                <w:lang w:eastAsia="es-ES"/>
                <w14:ligatures w14:val="none"/>
              </w:rPr>
              <w:t>900,00 €</w:t>
            </w:r>
          </w:p>
        </w:tc>
        <w:tc>
          <w:tcPr>
            <w:tcW w:w="1134" w:type="dxa"/>
            <w:shd w:val="clear" w:color="auto" w:fill="FFFFFF" w:themeFill="background1"/>
            <w:noWrap/>
            <w:vAlign w:val="center"/>
            <w:hideMark/>
          </w:tcPr>
          <w:p w14:paraId="50EAFFE4" w14:textId="77777777" w:rsidR="00602821" w:rsidRPr="007B1BD4" w:rsidRDefault="00602821" w:rsidP="00602821">
            <w:pPr>
              <w:jc w:val="center"/>
              <w:rPr>
                <w:rFonts w:ascii="Calibri" w:eastAsia="Times New Roman" w:hAnsi="Calibri" w:cs="Calibri"/>
                <w:color w:val="000000"/>
                <w:kern w:val="0"/>
                <w:sz w:val="20"/>
                <w:szCs w:val="20"/>
                <w:lang w:eastAsia="es-ES"/>
                <w14:ligatures w14:val="none"/>
              </w:rPr>
            </w:pPr>
            <w:r w:rsidRPr="007B1BD4">
              <w:rPr>
                <w:rFonts w:ascii="Calibri" w:eastAsia="Times New Roman" w:hAnsi="Calibri" w:cs="Calibri"/>
                <w:color w:val="000000"/>
                <w:kern w:val="0"/>
                <w:sz w:val="20"/>
                <w:szCs w:val="20"/>
                <w:lang w:eastAsia="es-ES"/>
                <w14:ligatures w14:val="none"/>
              </w:rPr>
              <w:t>1.100,00 €</w:t>
            </w:r>
          </w:p>
        </w:tc>
        <w:tc>
          <w:tcPr>
            <w:tcW w:w="1134" w:type="dxa"/>
            <w:gridSpan w:val="2"/>
            <w:shd w:val="clear" w:color="auto" w:fill="FFFFFF" w:themeFill="background1"/>
            <w:noWrap/>
            <w:vAlign w:val="center"/>
            <w:hideMark/>
          </w:tcPr>
          <w:p w14:paraId="6267A8F0" w14:textId="77777777" w:rsidR="00602821" w:rsidRPr="007B1BD4" w:rsidRDefault="00602821" w:rsidP="00602821">
            <w:pPr>
              <w:jc w:val="center"/>
              <w:rPr>
                <w:rFonts w:ascii="Calibri" w:eastAsia="Times New Roman" w:hAnsi="Calibri" w:cs="Calibri"/>
                <w:color w:val="000000"/>
                <w:kern w:val="0"/>
                <w:sz w:val="20"/>
                <w:szCs w:val="20"/>
                <w:lang w:eastAsia="es-ES"/>
                <w14:ligatures w14:val="none"/>
              </w:rPr>
            </w:pPr>
            <w:r w:rsidRPr="007B1BD4">
              <w:rPr>
                <w:rFonts w:ascii="Calibri" w:eastAsia="Times New Roman" w:hAnsi="Calibri" w:cs="Calibri"/>
                <w:color w:val="000000"/>
                <w:kern w:val="0"/>
                <w:sz w:val="20"/>
                <w:szCs w:val="20"/>
                <w:lang w:eastAsia="es-ES"/>
                <w14:ligatures w14:val="none"/>
              </w:rPr>
              <w:t>983,33 €</w:t>
            </w:r>
          </w:p>
        </w:tc>
        <w:tc>
          <w:tcPr>
            <w:tcW w:w="1275" w:type="dxa"/>
            <w:gridSpan w:val="2"/>
            <w:shd w:val="clear" w:color="auto" w:fill="FFFFFF" w:themeFill="background1"/>
            <w:noWrap/>
            <w:vAlign w:val="center"/>
            <w:hideMark/>
          </w:tcPr>
          <w:p w14:paraId="3DC8FA98" w14:textId="77777777" w:rsidR="00602821" w:rsidRPr="007B1BD4" w:rsidRDefault="00602821" w:rsidP="00602821">
            <w:pPr>
              <w:jc w:val="center"/>
              <w:rPr>
                <w:rFonts w:ascii="Calibri" w:eastAsia="Times New Roman" w:hAnsi="Calibri" w:cs="Calibri"/>
                <w:color w:val="000000"/>
                <w:kern w:val="0"/>
                <w:sz w:val="20"/>
                <w:szCs w:val="20"/>
                <w:lang w:eastAsia="es-ES"/>
                <w14:ligatures w14:val="none"/>
              </w:rPr>
            </w:pPr>
            <w:r w:rsidRPr="007B1BD4">
              <w:rPr>
                <w:rFonts w:ascii="Calibri" w:eastAsia="Times New Roman" w:hAnsi="Calibri" w:cs="Calibri"/>
                <w:color w:val="000000"/>
                <w:kern w:val="0"/>
                <w:sz w:val="20"/>
                <w:szCs w:val="20"/>
                <w:lang w:eastAsia="es-ES"/>
                <w14:ligatures w14:val="none"/>
              </w:rPr>
              <w:t>-</w:t>
            </w:r>
          </w:p>
        </w:tc>
      </w:tr>
      <w:tr w:rsidR="00602821" w:rsidRPr="007B1BD4" w14:paraId="32C69F75" w14:textId="77777777" w:rsidTr="00602821">
        <w:trPr>
          <w:trHeight w:val="336"/>
        </w:trPr>
        <w:tc>
          <w:tcPr>
            <w:tcW w:w="3256" w:type="dxa"/>
            <w:shd w:val="clear" w:color="auto" w:fill="FFFFFF" w:themeFill="background1"/>
            <w:noWrap/>
            <w:vAlign w:val="center"/>
            <w:hideMark/>
          </w:tcPr>
          <w:p w14:paraId="2B336D63" w14:textId="77777777" w:rsidR="00602821" w:rsidRPr="007B1BD4" w:rsidRDefault="00602821" w:rsidP="00602821">
            <w:pPr>
              <w:ind w:firstLineChars="100" w:firstLine="200"/>
              <w:jc w:val="left"/>
              <w:rPr>
                <w:rFonts w:ascii="Calibri" w:eastAsia="Times New Roman" w:hAnsi="Calibri" w:cs="Calibri"/>
                <w:color w:val="000000"/>
                <w:kern w:val="0"/>
                <w:sz w:val="20"/>
                <w:szCs w:val="20"/>
                <w:lang w:eastAsia="es-ES"/>
                <w14:ligatures w14:val="none"/>
              </w:rPr>
            </w:pPr>
            <w:r w:rsidRPr="007B1BD4">
              <w:rPr>
                <w:rFonts w:ascii="Calibri" w:eastAsia="Times New Roman" w:hAnsi="Calibri" w:cs="Calibri"/>
                <w:color w:val="000000"/>
                <w:kern w:val="0"/>
                <w:sz w:val="20"/>
                <w:szCs w:val="20"/>
                <w:lang w:eastAsia="es-ES"/>
                <w14:ligatures w14:val="none"/>
              </w:rPr>
              <w:t>Gestión de proyecto</w:t>
            </w:r>
          </w:p>
        </w:tc>
        <w:tc>
          <w:tcPr>
            <w:tcW w:w="1134" w:type="dxa"/>
            <w:shd w:val="clear" w:color="auto" w:fill="FFFFFF" w:themeFill="background1"/>
            <w:noWrap/>
            <w:vAlign w:val="center"/>
            <w:hideMark/>
          </w:tcPr>
          <w:p w14:paraId="6EF84B93" w14:textId="77777777" w:rsidR="00602821" w:rsidRPr="007B1BD4" w:rsidRDefault="00602821" w:rsidP="00602821">
            <w:pPr>
              <w:jc w:val="center"/>
              <w:rPr>
                <w:rFonts w:ascii="Calibri" w:eastAsia="Times New Roman" w:hAnsi="Calibri" w:cs="Calibri"/>
                <w:color w:val="000000"/>
                <w:kern w:val="0"/>
                <w:sz w:val="20"/>
                <w:szCs w:val="20"/>
                <w:lang w:eastAsia="es-ES"/>
                <w14:ligatures w14:val="none"/>
              </w:rPr>
            </w:pPr>
            <w:r w:rsidRPr="007B1BD4">
              <w:rPr>
                <w:rFonts w:ascii="Calibri" w:eastAsia="Times New Roman" w:hAnsi="Calibri" w:cs="Calibri"/>
                <w:color w:val="000000"/>
                <w:kern w:val="0"/>
                <w:sz w:val="20"/>
                <w:szCs w:val="20"/>
                <w:lang w:eastAsia="es-ES"/>
                <w14:ligatures w14:val="none"/>
              </w:rPr>
              <w:t>4.100,00 €</w:t>
            </w:r>
          </w:p>
        </w:tc>
        <w:tc>
          <w:tcPr>
            <w:tcW w:w="1140" w:type="dxa"/>
            <w:shd w:val="clear" w:color="auto" w:fill="FFFFFF" w:themeFill="background1"/>
            <w:noWrap/>
            <w:vAlign w:val="center"/>
            <w:hideMark/>
          </w:tcPr>
          <w:p w14:paraId="467833B9" w14:textId="77777777" w:rsidR="00602821" w:rsidRPr="007B1BD4" w:rsidRDefault="00602821" w:rsidP="00602821">
            <w:pPr>
              <w:jc w:val="center"/>
              <w:rPr>
                <w:rFonts w:ascii="Calibri" w:eastAsia="Times New Roman" w:hAnsi="Calibri" w:cs="Calibri"/>
                <w:color w:val="000000"/>
                <w:kern w:val="0"/>
                <w:sz w:val="20"/>
                <w:szCs w:val="20"/>
                <w:lang w:eastAsia="es-ES"/>
                <w14:ligatures w14:val="none"/>
              </w:rPr>
            </w:pPr>
            <w:r w:rsidRPr="007B1BD4">
              <w:rPr>
                <w:rFonts w:ascii="Calibri" w:eastAsia="Times New Roman" w:hAnsi="Calibri" w:cs="Calibri"/>
                <w:color w:val="000000"/>
                <w:kern w:val="0"/>
                <w:sz w:val="20"/>
                <w:szCs w:val="20"/>
                <w:lang w:eastAsia="es-ES"/>
                <w14:ligatures w14:val="none"/>
              </w:rPr>
              <w:t>4.000,00 €</w:t>
            </w:r>
          </w:p>
        </w:tc>
        <w:tc>
          <w:tcPr>
            <w:tcW w:w="1134" w:type="dxa"/>
            <w:shd w:val="clear" w:color="auto" w:fill="FFFFFF" w:themeFill="background1"/>
            <w:noWrap/>
            <w:vAlign w:val="center"/>
            <w:hideMark/>
          </w:tcPr>
          <w:p w14:paraId="0C651AA6" w14:textId="77777777" w:rsidR="00602821" w:rsidRPr="007B1BD4" w:rsidRDefault="00602821" w:rsidP="00602821">
            <w:pPr>
              <w:jc w:val="center"/>
              <w:rPr>
                <w:rFonts w:ascii="Calibri" w:eastAsia="Times New Roman" w:hAnsi="Calibri" w:cs="Calibri"/>
                <w:color w:val="000000"/>
                <w:kern w:val="0"/>
                <w:sz w:val="20"/>
                <w:szCs w:val="20"/>
                <w:lang w:eastAsia="es-ES"/>
                <w14:ligatures w14:val="none"/>
              </w:rPr>
            </w:pPr>
            <w:r w:rsidRPr="007B1BD4">
              <w:rPr>
                <w:rFonts w:ascii="Calibri" w:eastAsia="Times New Roman" w:hAnsi="Calibri" w:cs="Calibri"/>
                <w:color w:val="000000"/>
                <w:kern w:val="0"/>
                <w:sz w:val="20"/>
                <w:szCs w:val="20"/>
                <w:lang w:eastAsia="es-ES"/>
                <w14:ligatures w14:val="none"/>
              </w:rPr>
              <w:t>4.800,00 €</w:t>
            </w:r>
          </w:p>
        </w:tc>
        <w:tc>
          <w:tcPr>
            <w:tcW w:w="1134" w:type="dxa"/>
            <w:gridSpan w:val="2"/>
            <w:shd w:val="clear" w:color="auto" w:fill="FFFFFF" w:themeFill="background1"/>
            <w:noWrap/>
            <w:vAlign w:val="center"/>
            <w:hideMark/>
          </w:tcPr>
          <w:p w14:paraId="1DBC0F00" w14:textId="77777777" w:rsidR="00602821" w:rsidRPr="007B1BD4" w:rsidRDefault="00602821" w:rsidP="00602821">
            <w:pPr>
              <w:jc w:val="center"/>
              <w:rPr>
                <w:rFonts w:ascii="Calibri" w:eastAsia="Times New Roman" w:hAnsi="Calibri" w:cs="Calibri"/>
                <w:color w:val="000000"/>
                <w:kern w:val="0"/>
                <w:sz w:val="20"/>
                <w:szCs w:val="20"/>
                <w:lang w:eastAsia="es-ES"/>
                <w14:ligatures w14:val="none"/>
              </w:rPr>
            </w:pPr>
            <w:r w:rsidRPr="007B1BD4">
              <w:rPr>
                <w:rFonts w:ascii="Calibri" w:eastAsia="Times New Roman" w:hAnsi="Calibri" w:cs="Calibri"/>
                <w:color w:val="000000"/>
                <w:kern w:val="0"/>
                <w:sz w:val="20"/>
                <w:szCs w:val="20"/>
                <w:lang w:eastAsia="es-ES"/>
                <w14:ligatures w14:val="none"/>
              </w:rPr>
              <w:t>4.300,00 €</w:t>
            </w:r>
          </w:p>
        </w:tc>
        <w:tc>
          <w:tcPr>
            <w:tcW w:w="1275" w:type="dxa"/>
            <w:gridSpan w:val="2"/>
            <w:shd w:val="clear" w:color="auto" w:fill="FFFFFF" w:themeFill="background1"/>
            <w:noWrap/>
            <w:vAlign w:val="center"/>
            <w:hideMark/>
          </w:tcPr>
          <w:p w14:paraId="52982B6C" w14:textId="77777777" w:rsidR="00602821" w:rsidRPr="007B1BD4" w:rsidRDefault="00602821" w:rsidP="00602821">
            <w:pPr>
              <w:jc w:val="center"/>
              <w:rPr>
                <w:rFonts w:ascii="Calibri" w:eastAsia="Times New Roman" w:hAnsi="Calibri" w:cs="Calibri"/>
                <w:color w:val="000000"/>
                <w:kern w:val="0"/>
                <w:sz w:val="20"/>
                <w:szCs w:val="20"/>
                <w:lang w:eastAsia="es-ES"/>
                <w14:ligatures w14:val="none"/>
              </w:rPr>
            </w:pPr>
            <w:r w:rsidRPr="007B1BD4">
              <w:rPr>
                <w:rFonts w:ascii="Calibri" w:eastAsia="Times New Roman" w:hAnsi="Calibri" w:cs="Calibri"/>
                <w:color w:val="000000"/>
                <w:kern w:val="0"/>
                <w:sz w:val="20"/>
                <w:szCs w:val="20"/>
                <w:lang w:eastAsia="es-ES"/>
                <w14:ligatures w14:val="none"/>
              </w:rPr>
              <w:t>-</w:t>
            </w:r>
          </w:p>
        </w:tc>
      </w:tr>
      <w:tr w:rsidR="00602821" w:rsidRPr="007B1BD4" w14:paraId="2E8F25CF" w14:textId="77777777" w:rsidTr="00602821">
        <w:trPr>
          <w:trHeight w:val="336"/>
        </w:trPr>
        <w:tc>
          <w:tcPr>
            <w:tcW w:w="3256" w:type="dxa"/>
            <w:shd w:val="clear" w:color="auto" w:fill="FFFFFF" w:themeFill="background1"/>
            <w:noWrap/>
            <w:vAlign w:val="center"/>
            <w:hideMark/>
          </w:tcPr>
          <w:p w14:paraId="08E02173" w14:textId="77777777" w:rsidR="00602821" w:rsidRPr="007B1BD4" w:rsidRDefault="00602821" w:rsidP="00602821">
            <w:pPr>
              <w:jc w:val="left"/>
              <w:rPr>
                <w:rFonts w:ascii="Calibri" w:eastAsia="Times New Roman" w:hAnsi="Calibri" w:cs="Calibri"/>
                <w:b/>
                <w:bCs/>
                <w:color w:val="000000"/>
                <w:kern w:val="0"/>
                <w:sz w:val="20"/>
                <w:szCs w:val="20"/>
                <w:lang w:eastAsia="es-ES"/>
                <w14:ligatures w14:val="none"/>
              </w:rPr>
            </w:pPr>
            <w:r w:rsidRPr="007B1BD4">
              <w:rPr>
                <w:rFonts w:ascii="Calibri" w:eastAsia="Times New Roman" w:hAnsi="Calibri" w:cs="Calibri"/>
                <w:b/>
                <w:bCs/>
                <w:color w:val="000000"/>
                <w:kern w:val="0"/>
                <w:sz w:val="20"/>
                <w:szCs w:val="20"/>
                <w:lang w:eastAsia="es-ES"/>
                <w14:ligatures w14:val="none"/>
              </w:rPr>
              <w:t>Análisis de requisitos</w:t>
            </w:r>
          </w:p>
        </w:tc>
        <w:tc>
          <w:tcPr>
            <w:tcW w:w="1134" w:type="dxa"/>
            <w:shd w:val="clear" w:color="auto" w:fill="FFFFFF" w:themeFill="background1"/>
            <w:noWrap/>
            <w:vAlign w:val="center"/>
            <w:hideMark/>
          </w:tcPr>
          <w:p w14:paraId="196FF95E" w14:textId="77777777" w:rsidR="00602821" w:rsidRPr="007B1BD4" w:rsidRDefault="00602821" w:rsidP="00602821">
            <w:pPr>
              <w:jc w:val="center"/>
              <w:rPr>
                <w:rFonts w:ascii="Calibri" w:eastAsia="Times New Roman" w:hAnsi="Calibri" w:cs="Calibri"/>
                <w:color w:val="000000"/>
                <w:kern w:val="0"/>
                <w:sz w:val="20"/>
                <w:szCs w:val="20"/>
                <w:lang w:eastAsia="es-ES"/>
                <w14:ligatures w14:val="none"/>
              </w:rPr>
            </w:pPr>
            <w:r w:rsidRPr="007B1BD4">
              <w:rPr>
                <w:rFonts w:ascii="Calibri" w:eastAsia="Times New Roman" w:hAnsi="Calibri" w:cs="Calibri"/>
                <w:color w:val="000000"/>
                <w:kern w:val="0"/>
                <w:sz w:val="20"/>
                <w:szCs w:val="20"/>
                <w:lang w:eastAsia="es-ES"/>
                <w14:ligatures w14:val="none"/>
              </w:rPr>
              <w:t>3.900,00 €</w:t>
            </w:r>
          </w:p>
        </w:tc>
        <w:tc>
          <w:tcPr>
            <w:tcW w:w="1140" w:type="dxa"/>
            <w:shd w:val="clear" w:color="auto" w:fill="FFFFFF" w:themeFill="background1"/>
            <w:noWrap/>
            <w:vAlign w:val="center"/>
            <w:hideMark/>
          </w:tcPr>
          <w:p w14:paraId="77BE54A6" w14:textId="77777777" w:rsidR="00602821" w:rsidRPr="007B1BD4" w:rsidRDefault="00602821" w:rsidP="00602821">
            <w:pPr>
              <w:jc w:val="center"/>
              <w:rPr>
                <w:rFonts w:ascii="Calibri" w:eastAsia="Times New Roman" w:hAnsi="Calibri" w:cs="Calibri"/>
                <w:color w:val="000000"/>
                <w:kern w:val="0"/>
                <w:sz w:val="20"/>
                <w:szCs w:val="20"/>
                <w:lang w:eastAsia="es-ES"/>
                <w14:ligatures w14:val="none"/>
              </w:rPr>
            </w:pPr>
            <w:r w:rsidRPr="007B1BD4">
              <w:rPr>
                <w:rFonts w:ascii="Calibri" w:eastAsia="Times New Roman" w:hAnsi="Calibri" w:cs="Calibri"/>
                <w:color w:val="000000"/>
                <w:kern w:val="0"/>
                <w:sz w:val="20"/>
                <w:szCs w:val="20"/>
                <w:lang w:eastAsia="es-ES"/>
                <w14:ligatures w14:val="none"/>
              </w:rPr>
              <w:t>3.750,00 €</w:t>
            </w:r>
          </w:p>
        </w:tc>
        <w:tc>
          <w:tcPr>
            <w:tcW w:w="1134" w:type="dxa"/>
            <w:shd w:val="clear" w:color="auto" w:fill="FFFFFF" w:themeFill="background1"/>
            <w:noWrap/>
            <w:vAlign w:val="center"/>
            <w:hideMark/>
          </w:tcPr>
          <w:p w14:paraId="5BC26BC6" w14:textId="77777777" w:rsidR="00602821" w:rsidRPr="007B1BD4" w:rsidRDefault="00602821" w:rsidP="00602821">
            <w:pPr>
              <w:jc w:val="center"/>
              <w:rPr>
                <w:rFonts w:ascii="Calibri" w:eastAsia="Times New Roman" w:hAnsi="Calibri" w:cs="Calibri"/>
                <w:color w:val="000000"/>
                <w:kern w:val="0"/>
                <w:sz w:val="20"/>
                <w:szCs w:val="20"/>
                <w:lang w:eastAsia="es-ES"/>
                <w14:ligatures w14:val="none"/>
              </w:rPr>
            </w:pPr>
            <w:r w:rsidRPr="007B1BD4">
              <w:rPr>
                <w:rFonts w:ascii="Calibri" w:eastAsia="Times New Roman" w:hAnsi="Calibri" w:cs="Calibri"/>
                <w:color w:val="000000"/>
                <w:kern w:val="0"/>
                <w:sz w:val="20"/>
                <w:szCs w:val="20"/>
                <w:lang w:eastAsia="es-ES"/>
                <w14:ligatures w14:val="none"/>
              </w:rPr>
              <w:t>4.400,00 €</w:t>
            </w:r>
          </w:p>
        </w:tc>
        <w:tc>
          <w:tcPr>
            <w:tcW w:w="1134" w:type="dxa"/>
            <w:gridSpan w:val="2"/>
            <w:shd w:val="clear" w:color="auto" w:fill="FFFFFF" w:themeFill="background1"/>
            <w:noWrap/>
            <w:vAlign w:val="center"/>
            <w:hideMark/>
          </w:tcPr>
          <w:p w14:paraId="4CAD745A" w14:textId="77777777" w:rsidR="00602821" w:rsidRPr="007B1BD4" w:rsidRDefault="00602821" w:rsidP="00602821">
            <w:pPr>
              <w:jc w:val="center"/>
              <w:rPr>
                <w:rFonts w:ascii="Calibri" w:eastAsia="Times New Roman" w:hAnsi="Calibri" w:cs="Calibri"/>
                <w:color w:val="000000"/>
                <w:kern w:val="0"/>
                <w:sz w:val="20"/>
                <w:szCs w:val="20"/>
                <w:lang w:eastAsia="es-ES"/>
                <w14:ligatures w14:val="none"/>
              </w:rPr>
            </w:pPr>
            <w:r w:rsidRPr="007B1BD4">
              <w:rPr>
                <w:rFonts w:ascii="Calibri" w:eastAsia="Times New Roman" w:hAnsi="Calibri" w:cs="Calibri"/>
                <w:color w:val="000000"/>
                <w:kern w:val="0"/>
                <w:sz w:val="20"/>
                <w:szCs w:val="20"/>
                <w:lang w:eastAsia="es-ES"/>
                <w14:ligatures w14:val="none"/>
              </w:rPr>
              <w:t>4.016,67 €</w:t>
            </w:r>
          </w:p>
        </w:tc>
        <w:tc>
          <w:tcPr>
            <w:tcW w:w="1275" w:type="dxa"/>
            <w:gridSpan w:val="2"/>
            <w:shd w:val="clear" w:color="auto" w:fill="FFFFFF" w:themeFill="background1"/>
            <w:noWrap/>
            <w:vAlign w:val="center"/>
            <w:hideMark/>
          </w:tcPr>
          <w:p w14:paraId="35559057" w14:textId="77777777" w:rsidR="00602821" w:rsidRPr="007B1BD4" w:rsidRDefault="00602821" w:rsidP="00602821">
            <w:pPr>
              <w:jc w:val="center"/>
              <w:rPr>
                <w:rFonts w:ascii="Calibri" w:eastAsia="Times New Roman" w:hAnsi="Calibri" w:cs="Calibri"/>
                <w:b/>
                <w:bCs/>
                <w:color w:val="000000"/>
                <w:kern w:val="0"/>
                <w:sz w:val="20"/>
                <w:szCs w:val="20"/>
                <w:lang w:eastAsia="es-ES"/>
                <w14:ligatures w14:val="none"/>
              </w:rPr>
            </w:pPr>
            <w:r w:rsidRPr="007B1BD4">
              <w:rPr>
                <w:rFonts w:ascii="Calibri" w:eastAsia="Times New Roman" w:hAnsi="Calibri" w:cs="Calibri"/>
                <w:b/>
                <w:bCs/>
                <w:color w:val="000000"/>
                <w:kern w:val="0"/>
                <w:sz w:val="20"/>
                <w:szCs w:val="20"/>
                <w:lang w:eastAsia="es-ES"/>
                <w14:ligatures w14:val="none"/>
              </w:rPr>
              <w:t>4.016,67 €</w:t>
            </w:r>
          </w:p>
        </w:tc>
      </w:tr>
      <w:tr w:rsidR="00602821" w:rsidRPr="007B1BD4" w14:paraId="7A6AA3C0" w14:textId="77777777" w:rsidTr="00602821">
        <w:trPr>
          <w:trHeight w:val="336"/>
        </w:trPr>
        <w:tc>
          <w:tcPr>
            <w:tcW w:w="3256" w:type="dxa"/>
            <w:shd w:val="clear" w:color="auto" w:fill="FFFFFF" w:themeFill="background1"/>
            <w:noWrap/>
            <w:vAlign w:val="center"/>
            <w:hideMark/>
          </w:tcPr>
          <w:p w14:paraId="44AA45A0" w14:textId="77777777" w:rsidR="00602821" w:rsidRPr="007B1BD4" w:rsidRDefault="00602821" w:rsidP="00602821">
            <w:pPr>
              <w:jc w:val="left"/>
              <w:rPr>
                <w:rFonts w:ascii="Calibri" w:eastAsia="Times New Roman" w:hAnsi="Calibri" w:cs="Calibri"/>
                <w:b/>
                <w:bCs/>
                <w:color w:val="000000"/>
                <w:kern w:val="0"/>
                <w:sz w:val="20"/>
                <w:szCs w:val="20"/>
                <w:lang w:eastAsia="es-ES"/>
                <w14:ligatures w14:val="none"/>
              </w:rPr>
            </w:pPr>
            <w:r w:rsidRPr="007B1BD4">
              <w:rPr>
                <w:rFonts w:ascii="Calibri" w:eastAsia="Times New Roman" w:hAnsi="Calibri" w:cs="Calibri"/>
                <w:b/>
                <w:bCs/>
                <w:color w:val="000000"/>
                <w:kern w:val="0"/>
                <w:sz w:val="20"/>
                <w:szCs w:val="20"/>
                <w:lang w:eastAsia="es-ES"/>
                <w14:ligatures w14:val="none"/>
              </w:rPr>
              <w:t>Diseño y arquitectura</w:t>
            </w:r>
          </w:p>
        </w:tc>
        <w:tc>
          <w:tcPr>
            <w:tcW w:w="1134" w:type="dxa"/>
            <w:shd w:val="clear" w:color="auto" w:fill="FFFFFF" w:themeFill="background1"/>
            <w:noWrap/>
            <w:vAlign w:val="center"/>
            <w:hideMark/>
          </w:tcPr>
          <w:p w14:paraId="533DD348" w14:textId="77777777" w:rsidR="00602821" w:rsidRPr="007B1BD4" w:rsidRDefault="00602821" w:rsidP="00602821">
            <w:pPr>
              <w:jc w:val="center"/>
              <w:rPr>
                <w:rFonts w:ascii="Calibri" w:eastAsia="Times New Roman" w:hAnsi="Calibri" w:cs="Calibri"/>
                <w:color w:val="000000"/>
                <w:kern w:val="0"/>
                <w:sz w:val="20"/>
                <w:szCs w:val="20"/>
                <w:lang w:eastAsia="es-ES"/>
                <w14:ligatures w14:val="none"/>
              </w:rPr>
            </w:pPr>
            <w:r w:rsidRPr="007B1BD4">
              <w:rPr>
                <w:rFonts w:ascii="Calibri" w:eastAsia="Times New Roman" w:hAnsi="Calibri" w:cs="Calibri"/>
                <w:color w:val="000000"/>
                <w:kern w:val="0"/>
                <w:sz w:val="20"/>
                <w:szCs w:val="20"/>
                <w:lang w:eastAsia="es-ES"/>
                <w14:ligatures w14:val="none"/>
              </w:rPr>
              <w:t>3.850,00 €</w:t>
            </w:r>
          </w:p>
        </w:tc>
        <w:tc>
          <w:tcPr>
            <w:tcW w:w="1140" w:type="dxa"/>
            <w:shd w:val="clear" w:color="auto" w:fill="FFFFFF" w:themeFill="background1"/>
            <w:noWrap/>
            <w:vAlign w:val="center"/>
            <w:hideMark/>
          </w:tcPr>
          <w:p w14:paraId="05DF47ED" w14:textId="77777777" w:rsidR="00602821" w:rsidRPr="007B1BD4" w:rsidRDefault="00602821" w:rsidP="00602821">
            <w:pPr>
              <w:jc w:val="center"/>
              <w:rPr>
                <w:rFonts w:ascii="Calibri" w:eastAsia="Times New Roman" w:hAnsi="Calibri" w:cs="Calibri"/>
                <w:color w:val="000000"/>
                <w:kern w:val="0"/>
                <w:sz w:val="20"/>
                <w:szCs w:val="20"/>
                <w:lang w:eastAsia="es-ES"/>
                <w14:ligatures w14:val="none"/>
              </w:rPr>
            </w:pPr>
            <w:r w:rsidRPr="007B1BD4">
              <w:rPr>
                <w:rFonts w:ascii="Calibri" w:eastAsia="Times New Roman" w:hAnsi="Calibri" w:cs="Calibri"/>
                <w:color w:val="000000"/>
                <w:kern w:val="0"/>
                <w:sz w:val="20"/>
                <w:szCs w:val="20"/>
                <w:lang w:eastAsia="es-ES"/>
                <w14:ligatures w14:val="none"/>
              </w:rPr>
              <w:t>3.800,00 €</w:t>
            </w:r>
          </w:p>
        </w:tc>
        <w:tc>
          <w:tcPr>
            <w:tcW w:w="1134" w:type="dxa"/>
            <w:shd w:val="clear" w:color="auto" w:fill="FFFFFF" w:themeFill="background1"/>
            <w:noWrap/>
            <w:vAlign w:val="center"/>
            <w:hideMark/>
          </w:tcPr>
          <w:p w14:paraId="61D70F9C" w14:textId="77777777" w:rsidR="00602821" w:rsidRPr="007B1BD4" w:rsidRDefault="00602821" w:rsidP="00602821">
            <w:pPr>
              <w:jc w:val="center"/>
              <w:rPr>
                <w:rFonts w:ascii="Calibri" w:eastAsia="Times New Roman" w:hAnsi="Calibri" w:cs="Calibri"/>
                <w:color w:val="000000"/>
                <w:kern w:val="0"/>
                <w:sz w:val="20"/>
                <w:szCs w:val="20"/>
                <w:lang w:eastAsia="es-ES"/>
                <w14:ligatures w14:val="none"/>
              </w:rPr>
            </w:pPr>
            <w:r w:rsidRPr="007B1BD4">
              <w:rPr>
                <w:rFonts w:ascii="Calibri" w:eastAsia="Times New Roman" w:hAnsi="Calibri" w:cs="Calibri"/>
                <w:color w:val="000000"/>
                <w:kern w:val="0"/>
                <w:sz w:val="20"/>
                <w:szCs w:val="20"/>
                <w:lang w:eastAsia="es-ES"/>
                <w14:ligatures w14:val="none"/>
              </w:rPr>
              <w:t>4.500,00 €</w:t>
            </w:r>
          </w:p>
        </w:tc>
        <w:tc>
          <w:tcPr>
            <w:tcW w:w="1134" w:type="dxa"/>
            <w:gridSpan w:val="2"/>
            <w:shd w:val="clear" w:color="auto" w:fill="FFFFFF" w:themeFill="background1"/>
            <w:noWrap/>
            <w:vAlign w:val="center"/>
            <w:hideMark/>
          </w:tcPr>
          <w:p w14:paraId="127EBC93" w14:textId="77777777" w:rsidR="00602821" w:rsidRPr="007B1BD4" w:rsidRDefault="00602821" w:rsidP="00602821">
            <w:pPr>
              <w:jc w:val="center"/>
              <w:rPr>
                <w:rFonts w:ascii="Calibri" w:eastAsia="Times New Roman" w:hAnsi="Calibri" w:cs="Calibri"/>
                <w:color w:val="000000"/>
                <w:kern w:val="0"/>
                <w:sz w:val="20"/>
                <w:szCs w:val="20"/>
                <w:lang w:eastAsia="es-ES"/>
                <w14:ligatures w14:val="none"/>
              </w:rPr>
            </w:pPr>
            <w:r w:rsidRPr="007B1BD4">
              <w:rPr>
                <w:rFonts w:ascii="Calibri" w:eastAsia="Times New Roman" w:hAnsi="Calibri" w:cs="Calibri"/>
                <w:color w:val="000000"/>
                <w:kern w:val="0"/>
                <w:sz w:val="20"/>
                <w:szCs w:val="20"/>
                <w:lang w:eastAsia="es-ES"/>
                <w14:ligatures w14:val="none"/>
              </w:rPr>
              <w:t>4.050,00 €</w:t>
            </w:r>
          </w:p>
        </w:tc>
        <w:tc>
          <w:tcPr>
            <w:tcW w:w="1275" w:type="dxa"/>
            <w:gridSpan w:val="2"/>
            <w:shd w:val="clear" w:color="auto" w:fill="FFFFFF" w:themeFill="background1"/>
            <w:noWrap/>
            <w:vAlign w:val="center"/>
            <w:hideMark/>
          </w:tcPr>
          <w:p w14:paraId="23151245" w14:textId="77777777" w:rsidR="00602821" w:rsidRPr="007B1BD4" w:rsidRDefault="00602821" w:rsidP="00602821">
            <w:pPr>
              <w:jc w:val="center"/>
              <w:rPr>
                <w:rFonts w:ascii="Calibri" w:eastAsia="Times New Roman" w:hAnsi="Calibri" w:cs="Calibri"/>
                <w:b/>
                <w:bCs/>
                <w:color w:val="000000"/>
                <w:kern w:val="0"/>
                <w:sz w:val="20"/>
                <w:szCs w:val="20"/>
                <w:lang w:eastAsia="es-ES"/>
                <w14:ligatures w14:val="none"/>
              </w:rPr>
            </w:pPr>
            <w:r w:rsidRPr="007B1BD4">
              <w:rPr>
                <w:rFonts w:ascii="Calibri" w:eastAsia="Times New Roman" w:hAnsi="Calibri" w:cs="Calibri"/>
                <w:b/>
                <w:bCs/>
                <w:color w:val="000000"/>
                <w:kern w:val="0"/>
                <w:sz w:val="20"/>
                <w:szCs w:val="20"/>
                <w:lang w:eastAsia="es-ES"/>
                <w14:ligatures w14:val="none"/>
              </w:rPr>
              <w:t>4.050,00 €</w:t>
            </w:r>
          </w:p>
        </w:tc>
      </w:tr>
      <w:tr w:rsidR="00602821" w:rsidRPr="007B1BD4" w14:paraId="1ED9BB1C" w14:textId="77777777" w:rsidTr="00602821">
        <w:trPr>
          <w:trHeight w:val="336"/>
        </w:trPr>
        <w:tc>
          <w:tcPr>
            <w:tcW w:w="3256" w:type="dxa"/>
            <w:shd w:val="clear" w:color="auto" w:fill="FFFFFF" w:themeFill="background1"/>
            <w:noWrap/>
            <w:vAlign w:val="center"/>
            <w:hideMark/>
          </w:tcPr>
          <w:p w14:paraId="6818EFEA" w14:textId="77777777" w:rsidR="00602821" w:rsidRPr="007B1BD4" w:rsidRDefault="00602821" w:rsidP="00602821">
            <w:pPr>
              <w:jc w:val="left"/>
              <w:rPr>
                <w:rFonts w:ascii="Calibri" w:eastAsia="Times New Roman" w:hAnsi="Calibri" w:cs="Calibri"/>
                <w:b/>
                <w:bCs/>
                <w:color w:val="000000"/>
                <w:kern w:val="0"/>
                <w:sz w:val="20"/>
                <w:szCs w:val="20"/>
                <w:lang w:eastAsia="es-ES"/>
                <w14:ligatures w14:val="none"/>
              </w:rPr>
            </w:pPr>
            <w:r w:rsidRPr="007B1BD4">
              <w:rPr>
                <w:rFonts w:ascii="Calibri" w:eastAsia="Times New Roman" w:hAnsi="Calibri" w:cs="Calibri"/>
                <w:b/>
                <w:bCs/>
                <w:color w:val="000000"/>
                <w:kern w:val="0"/>
                <w:sz w:val="20"/>
                <w:szCs w:val="20"/>
                <w:lang w:eastAsia="es-ES"/>
                <w14:ligatures w14:val="none"/>
              </w:rPr>
              <w:t>Construcción</w:t>
            </w:r>
          </w:p>
        </w:tc>
        <w:tc>
          <w:tcPr>
            <w:tcW w:w="1134" w:type="dxa"/>
            <w:shd w:val="clear" w:color="auto" w:fill="FFFFFF" w:themeFill="background1"/>
            <w:noWrap/>
            <w:vAlign w:val="center"/>
            <w:hideMark/>
          </w:tcPr>
          <w:p w14:paraId="1FB8C4E4" w14:textId="77777777" w:rsidR="00602821" w:rsidRPr="007B1BD4" w:rsidRDefault="00602821" w:rsidP="00602821">
            <w:pPr>
              <w:jc w:val="center"/>
              <w:rPr>
                <w:rFonts w:ascii="Calibri" w:eastAsia="Times New Roman" w:hAnsi="Calibri" w:cs="Calibri"/>
                <w:color w:val="000000"/>
                <w:kern w:val="0"/>
                <w:sz w:val="20"/>
                <w:szCs w:val="20"/>
                <w:lang w:eastAsia="es-ES"/>
                <w14:ligatures w14:val="none"/>
              </w:rPr>
            </w:pPr>
            <w:r w:rsidRPr="007B1BD4">
              <w:rPr>
                <w:rFonts w:ascii="Calibri" w:eastAsia="Times New Roman" w:hAnsi="Calibri" w:cs="Calibri"/>
                <w:color w:val="000000"/>
                <w:kern w:val="0"/>
                <w:sz w:val="20"/>
                <w:szCs w:val="20"/>
                <w:lang w:eastAsia="es-ES"/>
                <w14:ligatures w14:val="none"/>
              </w:rPr>
              <w:t>-</w:t>
            </w:r>
          </w:p>
        </w:tc>
        <w:tc>
          <w:tcPr>
            <w:tcW w:w="1140" w:type="dxa"/>
            <w:shd w:val="clear" w:color="auto" w:fill="FFFFFF" w:themeFill="background1"/>
            <w:noWrap/>
            <w:vAlign w:val="center"/>
            <w:hideMark/>
          </w:tcPr>
          <w:p w14:paraId="0E66335A" w14:textId="77777777" w:rsidR="00602821" w:rsidRPr="007B1BD4" w:rsidRDefault="00602821" w:rsidP="00602821">
            <w:pPr>
              <w:jc w:val="center"/>
              <w:rPr>
                <w:rFonts w:ascii="Calibri" w:eastAsia="Times New Roman" w:hAnsi="Calibri" w:cs="Calibri"/>
                <w:color w:val="000000"/>
                <w:kern w:val="0"/>
                <w:sz w:val="20"/>
                <w:szCs w:val="20"/>
                <w:lang w:eastAsia="es-ES"/>
                <w14:ligatures w14:val="none"/>
              </w:rPr>
            </w:pPr>
            <w:r w:rsidRPr="007B1BD4">
              <w:rPr>
                <w:rFonts w:ascii="Calibri" w:eastAsia="Times New Roman" w:hAnsi="Calibri" w:cs="Calibri"/>
                <w:color w:val="000000"/>
                <w:kern w:val="0"/>
                <w:sz w:val="20"/>
                <w:szCs w:val="20"/>
                <w:lang w:eastAsia="es-ES"/>
                <w14:ligatures w14:val="none"/>
              </w:rPr>
              <w:t>-</w:t>
            </w:r>
          </w:p>
        </w:tc>
        <w:tc>
          <w:tcPr>
            <w:tcW w:w="1134" w:type="dxa"/>
            <w:shd w:val="clear" w:color="auto" w:fill="FFFFFF" w:themeFill="background1"/>
            <w:noWrap/>
            <w:vAlign w:val="center"/>
            <w:hideMark/>
          </w:tcPr>
          <w:p w14:paraId="01CCB2FB" w14:textId="77777777" w:rsidR="00602821" w:rsidRPr="007B1BD4" w:rsidRDefault="00602821" w:rsidP="00602821">
            <w:pPr>
              <w:jc w:val="center"/>
              <w:rPr>
                <w:rFonts w:ascii="Calibri" w:eastAsia="Times New Roman" w:hAnsi="Calibri" w:cs="Calibri"/>
                <w:color w:val="000000"/>
                <w:kern w:val="0"/>
                <w:sz w:val="20"/>
                <w:szCs w:val="20"/>
                <w:lang w:eastAsia="es-ES"/>
                <w14:ligatures w14:val="none"/>
              </w:rPr>
            </w:pPr>
            <w:r w:rsidRPr="007B1BD4">
              <w:rPr>
                <w:rFonts w:ascii="Calibri" w:eastAsia="Times New Roman" w:hAnsi="Calibri" w:cs="Calibri"/>
                <w:color w:val="000000"/>
                <w:kern w:val="0"/>
                <w:sz w:val="20"/>
                <w:szCs w:val="20"/>
                <w:lang w:eastAsia="es-ES"/>
                <w14:ligatures w14:val="none"/>
              </w:rPr>
              <w:t>-</w:t>
            </w:r>
          </w:p>
        </w:tc>
        <w:tc>
          <w:tcPr>
            <w:tcW w:w="1134" w:type="dxa"/>
            <w:gridSpan w:val="2"/>
            <w:shd w:val="clear" w:color="auto" w:fill="FFFFFF" w:themeFill="background1"/>
            <w:noWrap/>
            <w:vAlign w:val="center"/>
            <w:hideMark/>
          </w:tcPr>
          <w:p w14:paraId="24FAEBE7" w14:textId="77777777" w:rsidR="00602821" w:rsidRPr="007B1BD4" w:rsidRDefault="00602821" w:rsidP="00602821">
            <w:pPr>
              <w:jc w:val="center"/>
              <w:rPr>
                <w:rFonts w:ascii="Calibri" w:eastAsia="Times New Roman" w:hAnsi="Calibri" w:cs="Calibri"/>
                <w:color w:val="000000"/>
                <w:kern w:val="0"/>
                <w:sz w:val="20"/>
                <w:szCs w:val="20"/>
                <w:lang w:eastAsia="es-ES"/>
                <w14:ligatures w14:val="none"/>
              </w:rPr>
            </w:pPr>
            <w:r w:rsidRPr="007B1BD4">
              <w:rPr>
                <w:rFonts w:ascii="Calibri" w:eastAsia="Times New Roman" w:hAnsi="Calibri" w:cs="Calibri"/>
                <w:color w:val="000000"/>
                <w:kern w:val="0"/>
                <w:sz w:val="20"/>
                <w:szCs w:val="20"/>
                <w:lang w:eastAsia="es-ES"/>
                <w14:ligatures w14:val="none"/>
              </w:rPr>
              <w:t>-</w:t>
            </w:r>
          </w:p>
        </w:tc>
        <w:tc>
          <w:tcPr>
            <w:tcW w:w="1275" w:type="dxa"/>
            <w:gridSpan w:val="2"/>
            <w:shd w:val="clear" w:color="auto" w:fill="FFFFFF" w:themeFill="background1"/>
            <w:noWrap/>
            <w:vAlign w:val="center"/>
            <w:hideMark/>
          </w:tcPr>
          <w:p w14:paraId="4938B08C" w14:textId="77777777" w:rsidR="00602821" w:rsidRPr="007B1BD4" w:rsidRDefault="00602821" w:rsidP="00602821">
            <w:pPr>
              <w:jc w:val="center"/>
              <w:rPr>
                <w:rFonts w:ascii="Calibri" w:eastAsia="Times New Roman" w:hAnsi="Calibri" w:cs="Calibri"/>
                <w:b/>
                <w:bCs/>
                <w:color w:val="000000"/>
                <w:kern w:val="0"/>
                <w:sz w:val="20"/>
                <w:szCs w:val="20"/>
                <w:lang w:eastAsia="es-ES"/>
                <w14:ligatures w14:val="none"/>
              </w:rPr>
            </w:pPr>
            <w:r w:rsidRPr="007B1BD4">
              <w:rPr>
                <w:rFonts w:ascii="Calibri" w:eastAsia="Times New Roman" w:hAnsi="Calibri" w:cs="Calibri"/>
                <w:b/>
                <w:bCs/>
                <w:color w:val="000000"/>
                <w:kern w:val="0"/>
                <w:sz w:val="20"/>
                <w:szCs w:val="20"/>
                <w:lang w:eastAsia="es-ES"/>
                <w14:ligatures w14:val="none"/>
              </w:rPr>
              <w:t>27.753,33 €</w:t>
            </w:r>
          </w:p>
        </w:tc>
      </w:tr>
      <w:tr w:rsidR="00602821" w:rsidRPr="007B1BD4" w14:paraId="007080D4" w14:textId="77777777" w:rsidTr="00602821">
        <w:trPr>
          <w:trHeight w:val="336"/>
        </w:trPr>
        <w:tc>
          <w:tcPr>
            <w:tcW w:w="3256" w:type="dxa"/>
            <w:shd w:val="clear" w:color="auto" w:fill="FFFFFF" w:themeFill="background1"/>
            <w:noWrap/>
            <w:vAlign w:val="center"/>
            <w:hideMark/>
          </w:tcPr>
          <w:p w14:paraId="21EBE941" w14:textId="77777777" w:rsidR="00602821" w:rsidRPr="007B1BD4" w:rsidRDefault="00602821" w:rsidP="00602821">
            <w:pPr>
              <w:ind w:firstLineChars="100" w:firstLine="200"/>
              <w:jc w:val="left"/>
              <w:rPr>
                <w:rFonts w:ascii="Calibri" w:eastAsia="Times New Roman" w:hAnsi="Calibri" w:cs="Calibri"/>
                <w:color w:val="000000"/>
                <w:kern w:val="0"/>
                <w:sz w:val="20"/>
                <w:szCs w:val="20"/>
                <w:lang w:eastAsia="es-ES"/>
                <w14:ligatures w14:val="none"/>
              </w:rPr>
            </w:pPr>
            <w:r w:rsidRPr="007B1BD4">
              <w:rPr>
                <w:rFonts w:ascii="Calibri" w:eastAsia="Times New Roman" w:hAnsi="Calibri" w:cs="Calibri"/>
                <w:color w:val="000000"/>
                <w:kern w:val="0"/>
                <w:sz w:val="20"/>
                <w:szCs w:val="20"/>
                <w:lang w:eastAsia="es-ES"/>
                <w14:ligatures w14:val="none"/>
              </w:rPr>
              <w:t>Integración con sistemas centrales</w:t>
            </w:r>
          </w:p>
        </w:tc>
        <w:tc>
          <w:tcPr>
            <w:tcW w:w="1134" w:type="dxa"/>
            <w:shd w:val="clear" w:color="auto" w:fill="FFFFFF" w:themeFill="background1"/>
            <w:noWrap/>
            <w:vAlign w:val="center"/>
            <w:hideMark/>
          </w:tcPr>
          <w:p w14:paraId="72603269" w14:textId="77777777" w:rsidR="00602821" w:rsidRPr="007B1BD4" w:rsidRDefault="00602821" w:rsidP="00602821">
            <w:pPr>
              <w:jc w:val="center"/>
              <w:rPr>
                <w:rFonts w:ascii="Calibri" w:eastAsia="Times New Roman" w:hAnsi="Calibri" w:cs="Calibri"/>
                <w:color w:val="000000"/>
                <w:kern w:val="0"/>
                <w:sz w:val="20"/>
                <w:szCs w:val="20"/>
                <w:lang w:eastAsia="es-ES"/>
                <w14:ligatures w14:val="none"/>
              </w:rPr>
            </w:pPr>
            <w:r w:rsidRPr="007B1BD4">
              <w:rPr>
                <w:rFonts w:ascii="Calibri" w:eastAsia="Times New Roman" w:hAnsi="Calibri" w:cs="Calibri"/>
                <w:color w:val="000000"/>
                <w:kern w:val="0"/>
                <w:sz w:val="20"/>
                <w:szCs w:val="20"/>
                <w:lang w:eastAsia="es-ES"/>
                <w14:ligatures w14:val="none"/>
              </w:rPr>
              <w:t>2.800,00 €</w:t>
            </w:r>
          </w:p>
        </w:tc>
        <w:tc>
          <w:tcPr>
            <w:tcW w:w="1140" w:type="dxa"/>
            <w:shd w:val="clear" w:color="auto" w:fill="FFFFFF" w:themeFill="background1"/>
            <w:noWrap/>
            <w:vAlign w:val="center"/>
            <w:hideMark/>
          </w:tcPr>
          <w:p w14:paraId="6F7AD124" w14:textId="77777777" w:rsidR="00602821" w:rsidRPr="007B1BD4" w:rsidRDefault="00602821" w:rsidP="00602821">
            <w:pPr>
              <w:jc w:val="center"/>
              <w:rPr>
                <w:rFonts w:ascii="Calibri" w:eastAsia="Times New Roman" w:hAnsi="Calibri" w:cs="Calibri"/>
                <w:color w:val="000000"/>
                <w:kern w:val="0"/>
                <w:sz w:val="20"/>
                <w:szCs w:val="20"/>
                <w:lang w:eastAsia="es-ES"/>
                <w14:ligatures w14:val="none"/>
              </w:rPr>
            </w:pPr>
            <w:r w:rsidRPr="007B1BD4">
              <w:rPr>
                <w:rFonts w:ascii="Calibri" w:eastAsia="Times New Roman" w:hAnsi="Calibri" w:cs="Calibri"/>
                <w:color w:val="000000"/>
                <w:kern w:val="0"/>
                <w:sz w:val="20"/>
                <w:szCs w:val="20"/>
                <w:lang w:eastAsia="es-ES"/>
                <w14:ligatures w14:val="none"/>
              </w:rPr>
              <w:t>2.650,00 €</w:t>
            </w:r>
          </w:p>
        </w:tc>
        <w:tc>
          <w:tcPr>
            <w:tcW w:w="1134" w:type="dxa"/>
            <w:shd w:val="clear" w:color="auto" w:fill="FFFFFF" w:themeFill="background1"/>
            <w:noWrap/>
            <w:vAlign w:val="center"/>
            <w:hideMark/>
          </w:tcPr>
          <w:p w14:paraId="55B63A9A" w14:textId="77777777" w:rsidR="00602821" w:rsidRPr="007B1BD4" w:rsidRDefault="00602821" w:rsidP="00602821">
            <w:pPr>
              <w:jc w:val="center"/>
              <w:rPr>
                <w:rFonts w:ascii="Calibri" w:eastAsia="Times New Roman" w:hAnsi="Calibri" w:cs="Calibri"/>
                <w:color w:val="000000"/>
                <w:kern w:val="0"/>
                <w:sz w:val="20"/>
                <w:szCs w:val="20"/>
                <w:lang w:eastAsia="es-ES"/>
                <w14:ligatures w14:val="none"/>
              </w:rPr>
            </w:pPr>
            <w:r w:rsidRPr="007B1BD4">
              <w:rPr>
                <w:rFonts w:ascii="Calibri" w:eastAsia="Times New Roman" w:hAnsi="Calibri" w:cs="Calibri"/>
                <w:color w:val="000000"/>
                <w:kern w:val="0"/>
                <w:sz w:val="20"/>
                <w:szCs w:val="20"/>
                <w:lang w:eastAsia="es-ES"/>
                <w14:ligatures w14:val="none"/>
              </w:rPr>
              <w:t>3.000,00 €</w:t>
            </w:r>
          </w:p>
        </w:tc>
        <w:tc>
          <w:tcPr>
            <w:tcW w:w="1134" w:type="dxa"/>
            <w:gridSpan w:val="2"/>
            <w:shd w:val="clear" w:color="auto" w:fill="FFFFFF" w:themeFill="background1"/>
            <w:noWrap/>
            <w:vAlign w:val="center"/>
            <w:hideMark/>
          </w:tcPr>
          <w:p w14:paraId="4AF30EC5" w14:textId="77777777" w:rsidR="00602821" w:rsidRPr="007B1BD4" w:rsidRDefault="00602821" w:rsidP="00602821">
            <w:pPr>
              <w:jc w:val="center"/>
              <w:rPr>
                <w:rFonts w:ascii="Calibri" w:eastAsia="Times New Roman" w:hAnsi="Calibri" w:cs="Calibri"/>
                <w:color w:val="000000"/>
                <w:kern w:val="0"/>
                <w:sz w:val="20"/>
                <w:szCs w:val="20"/>
                <w:lang w:eastAsia="es-ES"/>
                <w14:ligatures w14:val="none"/>
              </w:rPr>
            </w:pPr>
            <w:r w:rsidRPr="007B1BD4">
              <w:rPr>
                <w:rFonts w:ascii="Calibri" w:eastAsia="Times New Roman" w:hAnsi="Calibri" w:cs="Calibri"/>
                <w:color w:val="000000"/>
                <w:kern w:val="0"/>
                <w:sz w:val="20"/>
                <w:szCs w:val="20"/>
                <w:lang w:eastAsia="es-ES"/>
                <w14:ligatures w14:val="none"/>
              </w:rPr>
              <w:t>2.816,67 €</w:t>
            </w:r>
          </w:p>
        </w:tc>
        <w:tc>
          <w:tcPr>
            <w:tcW w:w="1275" w:type="dxa"/>
            <w:gridSpan w:val="2"/>
            <w:shd w:val="clear" w:color="auto" w:fill="FFFFFF" w:themeFill="background1"/>
            <w:noWrap/>
            <w:vAlign w:val="center"/>
            <w:hideMark/>
          </w:tcPr>
          <w:p w14:paraId="698A79D3" w14:textId="77777777" w:rsidR="00602821" w:rsidRPr="007B1BD4" w:rsidRDefault="00602821" w:rsidP="00602821">
            <w:pPr>
              <w:jc w:val="center"/>
              <w:rPr>
                <w:rFonts w:ascii="Calibri" w:eastAsia="Times New Roman" w:hAnsi="Calibri" w:cs="Calibri"/>
                <w:color w:val="000000"/>
                <w:kern w:val="0"/>
                <w:sz w:val="20"/>
                <w:szCs w:val="20"/>
                <w:lang w:eastAsia="es-ES"/>
                <w14:ligatures w14:val="none"/>
              </w:rPr>
            </w:pPr>
            <w:r w:rsidRPr="007B1BD4">
              <w:rPr>
                <w:rFonts w:ascii="Calibri" w:eastAsia="Times New Roman" w:hAnsi="Calibri" w:cs="Calibri"/>
                <w:color w:val="000000"/>
                <w:kern w:val="0"/>
                <w:sz w:val="20"/>
                <w:szCs w:val="20"/>
                <w:lang w:eastAsia="es-ES"/>
                <w14:ligatures w14:val="none"/>
              </w:rPr>
              <w:t>-</w:t>
            </w:r>
          </w:p>
        </w:tc>
      </w:tr>
      <w:tr w:rsidR="00602821" w:rsidRPr="007B1BD4" w14:paraId="2E6E0760" w14:textId="77777777" w:rsidTr="00602821">
        <w:trPr>
          <w:trHeight w:val="336"/>
        </w:trPr>
        <w:tc>
          <w:tcPr>
            <w:tcW w:w="3256" w:type="dxa"/>
            <w:shd w:val="clear" w:color="auto" w:fill="FFFFFF" w:themeFill="background1"/>
            <w:noWrap/>
            <w:vAlign w:val="center"/>
            <w:hideMark/>
          </w:tcPr>
          <w:p w14:paraId="770AEB13" w14:textId="77777777" w:rsidR="00602821" w:rsidRPr="007B1BD4" w:rsidRDefault="00602821" w:rsidP="00602821">
            <w:pPr>
              <w:ind w:firstLineChars="100" w:firstLine="200"/>
              <w:jc w:val="left"/>
              <w:rPr>
                <w:rFonts w:ascii="Calibri" w:eastAsia="Times New Roman" w:hAnsi="Calibri" w:cs="Calibri"/>
                <w:color w:val="000000"/>
                <w:kern w:val="0"/>
                <w:sz w:val="20"/>
                <w:szCs w:val="20"/>
                <w:lang w:eastAsia="es-ES"/>
                <w14:ligatures w14:val="none"/>
              </w:rPr>
            </w:pPr>
            <w:r w:rsidRPr="007B1BD4">
              <w:rPr>
                <w:rFonts w:ascii="Calibri" w:eastAsia="Times New Roman" w:hAnsi="Calibri" w:cs="Calibri"/>
                <w:color w:val="000000"/>
                <w:kern w:val="0"/>
                <w:sz w:val="20"/>
                <w:szCs w:val="20"/>
                <w:lang w:eastAsia="es-ES"/>
                <w14:ligatures w14:val="none"/>
              </w:rPr>
              <w:t>Sistema de mensajería</w:t>
            </w:r>
          </w:p>
        </w:tc>
        <w:tc>
          <w:tcPr>
            <w:tcW w:w="1134" w:type="dxa"/>
            <w:shd w:val="clear" w:color="auto" w:fill="FFFFFF" w:themeFill="background1"/>
            <w:noWrap/>
            <w:vAlign w:val="center"/>
            <w:hideMark/>
          </w:tcPr>
          <w:p w14:paraId="78E94298" w14:textId="77777777" w:rsidR="00602821" w:rsidRPr="007B1BD4" w:rsidRDefault="00602821" w:rsidP="00602821">
            <w:pPr>
              <w:jc w:val="center"/>
              <w:rPr>
                <w:rFonts w:ascii="Calibri" w:eastAsia="Times New Roman" w:hAnsi="Calibri" w:cs="Calibri"/>
                <w:color w:val="000000"/>
                <w:kern w:val="0"/>
                <w:sz w:val="20"/>
                <w:szCs w:val="20"/>
                <w:lang w:eastAsia="es-ES"/>
                <w14:ligatures w14:val="none"/>
              </w:rPr>
            </w:pPr>
            <w:r w:rsidRPr="007B1BD4">
              <w:rPr>
                <w:rFonts w:ascii="Calibri" w:eastAsia="Times New Roman" w:hAnsi="Calibri" w:cs="Calibri"/>
                <w:color w:val="000000"/>
                <w:kern w:val="0"/>
                <w:sz w:val="20"/>
                <w:szCs w:val="20"/>
                <w:lang w:eastAsia="es-ES"/>
                <w14:ligatures w14:val="none"/>
              </w:rPr>
              <w:t>4.150,00 €</w:t>
            </w:r>
          </w:p>
        </w:tc>
        <w:tc>
          <w:tcPr>
            <w:tcW w:w="1140" w:type="dxa"/>
            <w:shd w:val="clear" w:color="auto" w:fill="FFFFFF" w:themeFill="background1"/>
            <w:noWrap/>
            <w:vAlign w:val="center"/>
            <w:hideMark/>
          </w:tcPr>
          <w:p w14:paraId="27ACAEFE" w14:textId="77777777" w:rsidR="00602821" w:rsidRPr="007B1BD4" w:rsidRDefault="00602821" w:rsidP="00602821">
            <w:pPr>
              <w:jc w:val="center"/>
              <w:rPr>
                <w:rFonts w:ascii="Calibri" w:eastAsia="Times New Roman" w:hAnsi="Calibri" w:cs="Calibri"/>
                <w:color w:val="000000"/>
                <w:kern w:val="0"/>
                <w:sz w:val="20"/>
                <w:szCs w:val="20"/>
                <w:lang w:eastAsia="es-ES"/>
                <w14:ligatures w14:val="none"/>
              </w:rPr>
            </w:pPr>
            <w:r w:rsidRPr="007B1BD4">
              <w:rPr>
                <w:rFonts w:ascii="Calibri" w:eastAsia="Times New Roman" w:hAnsi="Calibri" w:cs="Calibri"/>
                <w:color w:val="000000"/>
                <w:kern w:val="0"/>
                <w:sz w:val="20"/>
                <w:szCs w:val="20"/>
                <w:lang w:eastAsia="es-ES"/>
                <w14:ligatures w14:val="none"/>
              </w:rPr>
              <w:t>4.000,00 €</w:t>
            </w:r>
          </w:p>
        </w:tc>
        <w:tc>
          <w:tcPr>
            <w:tcW w:w="1134" w:type="dxa"/>
            <w:shd w:val="clear" w:color="auto" w:fill="FFFFFF" w:themeFill="background1"/>
            <w:noWrap/>
            <w:vAlign w:val="center"/>
            <w:hideMark/>
          </w:tcPr>
          <w:p w14:paraId="26C1FDCC" w14:textId="77777777" w:rsidR="00602821" w:rsidRPr="007B1BD4" w:rsidRDefault="00602821" w:rsidP="00602821">
            <w:pPr>
              <w:jc w:val="center"/>
              <w:rPr>
                <w:rFonts w:ascii="Calibri" w:eastAsia="Times New Roman" w:hAnsi="Calibri" w:cs="Calibri"/>
                <w:color w:val="000000"/>
                <w:kern w:val="0"/>
                <w:sz w:val="20"/>
                <w:szCs w:val="20"/>
                <w:lang w:eastAsia="es-ES"/>
                <w14:ligatures w14:val="none"/>
              </w:rPr>
            </w:pPr>
            <w:r w:rsidRPr="007B1BD4">
              <w:rPr>
                <w:rFonts w:ascii="Calibri" w:eastAsia="Times New Roman" w:hAnsi="Calibri" w:cs="Calibri"/>
                <w:color w:val="000000"/>
                <w:kern w:val="0"/>
                <w:sz w:val="20"/>
                <w:szCs w:val="20"/>
                <w:lang w:eastAsia="es-ES"/>
                <w14:ligatures w14:val="none"/>
              </w:rPr>
              <w:t>4.400,00 €</w:t>
            </w:r>
          </w:p>
        </w:tc>
        <w:tc>
          <w:tcPr>
            <w:tcW w:w="1134" w:type="dxa"/>
            <w:gridSpan w:val="2"/>
            <w:shd w:val="clear" w:color="auto" w:fill="FFFFFF" w:themeFill="background1"/>
            <w:noWrap/>
            <w:vAlign w:val="center"/>
            <w:hideMark/>
          </w:tcPr>
          <w:p w14:paraId="7B32456F" w14:textId="77777777" w:rsidR="00602821" w:rsidRPr="007B1BD4" w:rsidRDefault="00602821" w:rsidP="00602821">
            <w:pPr>
              <w:jc w:val="center"/>
              <w:rPr>
                <w:rFonts w:ascii="Calibri" w:eastAsia="Times New Roman" w:hAnsi="Calibri" w:cs="Calibri"/>
                <w:color w:val="000000"/>
                <w:kern w:val="0"/>
                <w:sz w:val="20"/>
                <w:szCs w:val="20"/>
                <w:lang w:eastAsia="es-ES"/>
                <w14:ligatures w14:val="none"/>
              </w:rPr>
            </w:pPr>
            <w:r w:rsidRPr="007B1BD4">
              <w:rPr>
                <w:rFonts w:ascii="Calibri" w:eastAsia="Times New Roman" w:hAnsi="Calibri" w:cs="Calibri"/>
                <w:color w:val="000000"/>
                <w:kern w:val="0"/>
                <w:sz w:val="20"/>
                <w:szCs w:val="20"/>
                <w:lang w:eastAsia="es-ES"/>
                <w14:ligatures w14:val="none"/>
              </w:rPr>
              <w:t>4.183,33 €</w:t>
            </w:r>
          </w:p>
        </w:tc>
        <w:tc>
          <w:tcPr>
            <w:tcW w:w="1275" w:type="dxa"/>
            <w:gridSpan w:val="2"/>
            <w:shd w:val="clear" w:color="auto" w:fill="FFFFFF" w:themeFill="background1"/>
            <w:noWrap/>
            <w:vAlign w:val="center"/>
            <w:hideMark/>
          </w:tcPr>
          <w:p w14:paraId="529EBAB8" w14:textId="77777777" w:rsidR="00602821" w:rsidRPr="007B1BD4" w:rsidRDefault="00602821" w:rsidP="00602821">
            <w:pPr>
              <w:jc w:val="center"/>
              <w:rPr>
                <w:rFonts w:ascii="Calibri" w:eastAsia="Times New Roman" w:hAnsi="Calibri" w:cs="Calibri"/>
                <w:color w:val="000000"/>
                <w:kern w:val="0"/>
                <w:sz w:val="20"/>
                <w:szCs w:val="20"/>
                <w:lang w:eastAsia="es-ES"/>
                <w14:ligatures w14:val="none"/>
              </w:rPr>
            </w:pPr>
            <w:r w:rsidRPr="007B1BD4">
              <w:rPr>
                <w:rFonts w:ascii="Calibri" w:eastAsia="Times New Roman" w:hAnsi="Calibri" w:cs="Calibri"/>
                <w:color w:val="000000"/>
                <w:kern w:val="0"/>
                <w:sz w:val="20"/>
                <w:szCs w:val="20"/>
                <w:lang w:eastAsia="es-ES"/>
                <w14:ligatures w14:val="none"/>
              </w:rPr>
              <w:t>-</w:t>
            </w:r>
          </w:p>
        </w:tc>
      </w:tr>
      <w:tr w:rsidR="00602821" w:rsidRPr="007B1BD4" w14:paraId="7C286DEA" w14:textId="77777777" w:rsidTr="00602821">
        <w:trPr>
          <w:trHeight w:val="336"/>
        </w:trPr>
        <w:tc>
          <w:tcPr>
            <w:tcW w:w="3256" w:type="dxa"/>
            <w:shd w:val="clear" w:color="auto" w:fill="FFFFFF" w:themeFill="background1"/>
            <w:noWrap/>
            <w:vAlign w:val="center"/>
            <w:hideMark/>
          </w:tcPr>
          <w:p w14:paraId="4E1DC23E" w14:textId="77777777" w:rsidR="00602821" w:rsidRPr="007B1BD4" w:rsidRDefault="00602821" w:rsidP="00602821">
            <w:pPr>
              <w:ind w:firstLineChars="100" w:firstLine="200"/>
              <w:jc w:val="left"/>
              <w:rPr>
                <w:rFonts w:ascii="Calibri" w:eastAsia="Times New Roman" w:hAnsi="Calibri" w:cs="Calibri"/>
                <w:color w:val="000000"/>
                <w:kern w:val="0"/>
                <w:sz w:val="20"/>
                <w:szCs w:val="20"/>
                <w:lang w:eastAsia="es-ES"/>
                <w14:ligatures w14:val="none"/>
              </w:rPr>
            </w:pPr>
            <w:r w:rsidRPr="007B1BD4">
              <w:rPr>
                <w:rFonts w:ascii="Calibri" w:eastAsia="Times New Roman" w:hAnsi="Calibri" w:cs="Calibri"/>
                <w:color w:val="000000"/>
                <w:kern w:val="0"/>
                <w:sz w:val="20"/>
                <w:szCs w:val="20"/>
                <w:lang w:eastAsia="es-ES"/>
                <w14:ligatures w14:val="none"/>
              </w:rPr>
              <w:t>Gestión de usuarios</w:t>
            </w:r>
          </w:p>
        </w:tc>
        <w:tc>
          <w:tcPr>
            <w:tcW w:w="1134" w:type="dxa"/>
            <w:shd w:val="clear" w:color="auto" w:fill="FFFFFF" w:themeFill="background1"/>
            <w:noWrap/>
            <w:vAlign w:val="center"/>
            <w:hideMark/>
          </w:tcPr>
          <w:p w14:paraId="66B1B297" w14:textId="77777777" w:rsidR="00602821" w:rsidRPr="007B1BD4" w:rsidRDefault="00602821" w:rsidP="00602821">
            <w:pPr>
              <w:jc w:val="center"/>
              <w:rPr>
                <w:rFonts w:ascii="Calibri" w:eastAsia="Times New Roman" w:hAnsi="Calibri" w:cs="Calibri"/>
                <w:color w:val="000000"/>
                <w:kern w:val="0"/>
                <w:sz w:val="20"/>
                <w:szCs w:val="20"/>
                <w:lang w:eastAsia="es-ES"/>
                <w14:ligatures w14:val="none"/>
              </w:rPr>
            </w:pPr>
            <w:r w:rsidRPr="007B1BD4">
              <w:rPr>
                <w:rFonts w:ascii="Calibri" w:eastAsia="Times New Roman" w:hAnsi="Calibri" w:cs="Calibri"/>
                <w:color w:val="000000"/>
                <w:kern w:val="0"/>
                <w:sz w:val="20"/>
                <w:szCs w:val="20"/>
                <w:lang w:eastAsia="es-ES"/>
                <w14:ligatures w14:val="none"/>
              </w:rPr>
              <w:t>4.725,00 €</w:t>
            </w:r>
          </w:p>
        </w:tc>
        <w:tc>
          <w:tcPr>
            <w:tcW w:w="1140" w:type="dxa"/>
            <w:shd w:val="clear" w:color="auto" w:fill="FFFFFF" w:themeFill="background1"/>
            <w:noWrap/>
            <w:vAlign w:val="center"/>
            <w:hideMark/>
          </w:tcPr>
          <w:p w14:paraId="4A1D448A" w14:textId="77777777" w:rsidR="00602821" w:rsidRPr="007B1BD4" w:rsidRDefault="00602821" w:rsidP="00602821">
            <w:pPr>
              <w:jc w:val="center"/>
              <w:rPr>
                <w:rFonts w:ascii="Calibri" w:eastAsia="Times New Roman" w:hAnsi="Calibri" w:cs="Calibri"/>
                <w:color w:val="000000"/>
                <w:kern w:val="0"/>
                <w:sz w:val="20"/>
                <w:szCs w:val="20"/>
                <w:lang w:eastAsia="es-ES"/>
                <w14:ligatures w14:val="none"/>
              </w:rPr>
            </w:pPr>
            <w:r w:rsidRPr="007B1BD4">
              <w:rPr>
                <w:rFonts w:ascii="Calibri" w:eastAsia="Times New Roman" w:hAnsi="Calibri" w:cs="Calibri"/>
                <w:color w:val="000000"/>
                <w:kern w:val="0"/>
                <w:sz w:val="20"/>
                <w:szCs w:val="20"/>
                <w:lang w:eastAsia="es-ES"/>
                <w14:ligatures w14:val="none"/>
              </w:rPr>
              <w:t>4.600,00 €</w:t>
            </w:r>
          </w:p>
        </w:tc>
        <w:tc>
          <w:tcPr>
            <w:tcW w:w="1134" w:type="dxa"/>
            <w:shd w:val="clear" w:color="auto" w:fill="FFFFFF" w:themeFill="background1"/>
            <w:noWrap/>
            <w:vAlign w:val="center"/>
            <w:hideMark/>
          </w:tcPr>
          <w:p w14:paraId="5FDB3B5F" w14:textId="77777777" w:rsidR="00602821" w:rsidRPr="007B1BD4" w:rsidRDefault="00602821" w:rsidP="00602821">
            <w:pPr>
              <w:jc w:val="center"/>
              <w:rPr>
                <w:rFonts w:ascii="Calibri" w:eastAsia="Times New Roman" w:hAnsi="Calibri" w:cs="Calibri"/>
                <w:color w:val="000000"/>
                <w:kern w:val="0"/>
                <w:sz w:val="20"/>
                <w:szCs w:val="20"/>
                <w:lang w:eastAsia="es-ES"/>
                <w14:ligatures w14:val="none"/>
              </w:rPr>
            </w:pPr>
            <w:r w:rsidRPr="007B1BD4">
              <w:rPr>
                <w:rFonts w:ascii="Calibri" w:eastAsia="Times New Roman" w:hAnsi="Calibri" w:cs="Calibri"/>
                <w:color w:val="000000"/>
                <w:kern w:val="0"/>
                <w:sz w:val="20"/>
                <w:szCs w:val="20"/>
                <w:lang w:eastAsia="es-ES"/>
                <w14:ligatures w14:val="none"/>
              </w:rPr>
              <w:t>4.900,00 €</w:t>
            </w:r>
          </w:p>
        </w:tc>
        <w:tc>
          <w:tcPr>
            <w:tcW w:w="1134" w:type="dxa"/>
            <w:gridSpan w:val="2"/>
            <w:shd w:val="clear" w:color="auto" w:fill="FFFFFF" w:themeFill="background1"/>
            <w:noWrap/>
            <w:vAlign w:val="center"/>
            <w:hideMark/>
          </w:tcPr>
          <w:p w14:paraId="78819229" w14:textId="77777777" w:rsidR="00602821" w:rsidRPr="007B1BD4" w:rsidRDefault="00602821" w:rsidP="00602821">
            <w:pPr>
              <w:jc w:val="center"/>
              <w:rPr>
                <w:rFonts w:ascii="Calibri" w:eastAsia="Times New Roman" w:hAnsi="Calibri" w:cs="Calibri"/>
                <w:color w:val="000000"/>
                <w:kern w:val="0"/>
                <w:sz w:val="20"/>
                <w:szCs w:val="20"/>
                <w:lang w:eastAsia="es-ES"/>
                <w14:ligatures w14:val="none"/>
              </w:rPr>
            </w:pPr>
            <w:r w:rsidRPr="007B1BD4">
              <w:rPr>
                <w:rFonts w:ascii="Calibri" w:eastAsia="Times New Roman" w:hAnsi="Calibri" w:cs="Calibri"/>
                <w:color w:val="000000"/>
                <w:kern w:val="0"/>
                <w:sz w:val="20"/>
                <w:szCs w:val="20"/>
                <w:lang w:eastAsia="es-ES"/>
                <w14:ligatures w14:val="none"/>
              </w:rPr>
              <w:t>4.741,67 €</w:t>
            </w:r>
          </w:p>
        </w:tc>
        <w:tc>
          <w:tcPr>
            <w:tcW w:w="1275" w:type="dxa"/>
            <w:gridSpan w:val="2"/>
            <w:shd w:val="clear" w:color="auto" w:fill="FFFFFF" w:themeFill="background1"/>
            <w:noWrap/>
            <w:vAlign w:val="center"/>
            <w:hideMark/>
          </w:tcPr>
          <w:p w14:paraId="1DD12941" w14:textId="77777777" w:rsidR="00602821" w:rsidRPr="007B1BD4" w:rsidRDefault="00602821" w:rsidP="00602821">
            <w:pPr>
              <w:jc w:val="center"/>
              <w:rPr>
                <w:rFonts w:ascii="Calibri" w:eastAsia="Times New Roman" w:hAnsi="Calibri" w:cs="Calibri"/>
                <w:color w:val="000000"/>
                <w:kern w:val="0"/>
                <w:sz w:val="20"/>
                <w:szCs w:val="20"/>
                <w:lang w:eastAsia="es-ES"/>
                <w14:ligatures w14:val="none"/>
              </w:rPr>
            </w:pPr>
            <w:r w:rsidRPr="007B1BD4">
              <w:rPr>
                <w:rFonts w:ascii="Calibri" w:eastAsia="Times New Roman" w:hAnsi="Calibri" w:cs="Calibri"/>
                <w:color w:val="000000"/>
                <w:kern w:val="0"/>
                <w:sz w:val="20"/>
                <w:szCs w:val="20"/>
                <w:lang w:eastAsia="es-ES"/>
                <w14:ligatures w14:val="none"/>
              </w:rPr>
              <w:t>-</w:t>
            </w:r>
          </w:p>
        </w:tc>
      </w:tr>
      <w:tr w:rsidR="00602821" w:rsidRPr="007B1BD4" w14:paraId="73C923D6" w14:textId="77777777" w:rsidTr="00602821">
        <w:trPr>
          <w:trHeight w:val="336"/>
        </w:trPr>
        <w:tc>
          <w:tcPr>
            <w:tcW w:w="3256" w:type="dxa"/>
            <w:shd w:val="clear" w:color="auto" w:fill="FFFFFF" w:themeFill="background1"/>
            <w:noWrap/>
            <w:vAlign w:val="center"/>
            <w:hideMark/>
          </w:tcPr>
          <w:p w14:paraId="360D98E7" w14:textId="77777777" w:rsidR="00602821" w:rsidRPr="007B1BD4" w:rsidRDefault="00602821" w:rsidP="00602821">
            <w:pPr>
              <w:ind w:firstLineChars="100" w:firstLine="200"/>
              <w:jc w:val="left"/>
              <w:rPr>
                <w:rFonts w:ascii="Calibri" w:eastAsia="Times New Roman" w:hAnsi="Calibri" w:cs="Calibri"/>
                <w:color w:val="000000"/>
                <w:kern w:val="0"/>
                <w:sz w:val="20"/>
                <w:szCs w:val="20"/>
                <w:lang w:eastAsia="es-ES"/>
                <w14:ligatures w14:val="none"/>
              </w:rPr>
            </w:pPr>
            <w:r w:rsidRPr="007B1BD4">
              <w:rPr>
                <w:rFonts w:ascii="Calibri" w:eastAsia="Times New Roman" w:hAnsi="Calibri" w:cs="Calibri"/>
                <w:color w:val="000000"/>
                <w:kern w:val="0"/>
                <w:sz w:val="20"/>
                <w:szCs w:val="20"/>
                <w:lang w:eastAsia="es-ES"/>
                <w14:ligatures w14:val="none"/>
              </w:rPr>
              <w:t>Sistema de geoposicionamiento</w:t>
            </w:r>
          </w:p>
        </w:tc>
        <w:tc>
          <w:tcPr>
            <w:tcW w:w="1134" w:type="dxa"/>
            <w:shd w:val="clear" w:color="auto" w:fill="FFFFFF" w:themeFill="background1"/>
            <w:noWrap/>
            <w:vAlign w:val="center"/>
            <w:hideMark/>
          </w:tcPr>
          <w:p w14:paraId="42AFA92A" w14:textId="77777777" w:rsidR="00602821" w:rsidRPr="007B1BD4" w:rsidRDefault="00602821" w:rsidP="00602821">
            <w:pPr>
              <w:jc w:val="center"/>
              <w:rPr>
                <w:rFonts w:ascii="Calibri" w:eastAsia="Times New Roman" w:hAnsi="Calibri" w:cs="Calibri"/>
                <w:color w:val="000000"/>
                <w:kern w:val="0"/>
                <w:sz w:val="20"/>
                <w:szCs w:val="20"/>
                <w:lang w:eastAsia="es-ES"/>
                <w14:ligatures w14:val="none"/>
              </w:rPr>
            </w:pPr>
            <w:r w:rsidRPr="007B1BD4">
              <w:rPr>
                <w:rFonts w:ascii="Calibri" w:eastAsia="Times New Roman" w:hAnsi="Calibri" w:cs="Calibri"/>
                <w:color w:val="000000"/>
                <w:kern w:val="0"/>
                <w:sz w:val="20"/>
                <w:szCs w:val="20"/>
                <w:lang w:eastAsia="es-ES"/>
                <w14:ligatures w14:val="none"/>
              </w:rPr>
              <w:t>3.225,00 €</w:t>
            </w:r>
          </w:p>
        </w:tc>
        <w:tc>
          <w:tcPr>
            <w:tcW w:w="1140" w:type="dxa"/>
            <w:shd w:val="clear" w:color="auto" w:fill="FFFFFF" w:themeFill="background1"/>
            <w:noWrap/>
            <w:vAlign w:val="center"/>
            <w:hideMark/>
          </w:tcPr>
          <w:p w14:paraId="67F98287" w14:textId="77777777" w:rsidR="00602821" w:rsidRPr="007B1BD4" w:rsidRDefault="00602821" w:rsidP="00602821">
            <w:pPr>
              <w:jc w:val="center"/>
              <w:rPr>
                <w:rFonts w:ascii="Calibri" w:eastAsia="Times New Roman" w:hAnsi="Calibri" w:cs="Calibri"/>
                <w:color w:val="000000"/>
                <w:kern w:val="0"/>
                <w:sz w:val="20"/>
                <w:szCs w:val="20"/>
                <w:lang w:eastAsia="es-ES"/>
                <w14:ligatures w14:val="none"/>
              </w:rPr>
            </w:pPr>
            <w:r w:rsidRPr="007B1BD4">
              <w:rPr>
                <w:rFonts w:ascii="Calibri" w:eastAsia="Times New Roman" w:hAnsi="Calibri" w:cs="Calibri"/>
                <w:color w:val="000000"/>
                <w:kern w:val="0"/>
                <w:sz w:val="20"/>
                <w:szCs w:val="20"/>
                <w:lang w:eastAsia="es-ES"/>
                <w14:ligatures w14:val="none"/>
              </w:rPr>
              <w:t>3.150,00 €</w:t>
            </w:r>
          </w:p>
        </w:tc>
        <w:tc>
          <w:tcPr>
            <w:tcW w:w="1134" w:type="dxa"/>
            <w:shd w:val="clear" w:color="auto" w:fill="FFFFFF" w:themeFill="background1"/>
            <w:noWrap/>
            <w:vAlign w:val="center"/>
            <w:hideMark/>
          </w:tcPr>
          <w:p w14:paraId="6A115FD0" w14:textId="77777777" w:rsidR="00602821" w:rsidRPr="007B1BD4" w:rsidRDefault="00602821" w:rsidP="00602821">
            <w:pPr>
              <w:jc w:val="center"/>
              <w:rPr>
                <w:rFonts w:ascii="Calibri" w:eastAsia="Times New Roman" w:hAnsi="Calibri" w:cs="Calibri"/>
                <w:color w:val="000000"/>
                <w:kern w:val="0"/>
                <w:sz w:val="20"/>
                <w:szCs w:val="20"/>
                <w:lang w:eastAsia="es-ES"/>
                <w14:ligatures w14:val="none"/>
              </w:rPr>
            </w:pPr>
            <w:r w:rsidRPr="007B1BD4">
              <w:rPr>
                <w:rFonts w:ascii="Calibri" w:eastAsia="Times New Roman" w:hAnsi="Calibri" w:cs="Calibri"/>
                <w:color w:val="000000"/>
                <w:kern w:val="0"/>
                <w:sz w:val="20"/>
                <w:szCs w:val="20"/>
                <w:lang w:eastAsia="es-ES"/>
                <w14:ligatures w14:val="none"/>
              </w:rPr>
              <w:t>3.400,00 €</w:t>
            </w:r>
          </w:p>
        </w:tc>
        <w:tc>
          <w:tcPr>
            <w:tcW w:w="1134" w:type="dxa"/>
            <w:gridSpan w:val="2"/>
            <w:shd w:val="clear" w:color="auto" w:fill="FFFFFF" w:themeFill="background1"/>
            <w:noWrap/>
            <w:vAlign w:val="center"/>
            <w:hideMark/>
          </w:tcPr>
          <w:p w14:paraId="3795A88C" w14:textId="77777777" w:rsidR="00602821" w:rsidRPr="007B1BD4" w:rsidRDefault="00602821" w:rsidP="00602821">
            <w:pPr>
              <w:jc w:val="center"/>
              <w:rPr>
                <w:rFonts w:ascii="Calibri" w:eastAsia="Times New Roman" w:hAnsi="Calibri" w:cs="Calibri"/>
                <w:color w:val="000000"/>
                <w:kern w:val="0"/>
                <w:sz w:val="20"/>
                <w:szCs w:val="20"/>
                <w:lang w:eastAsia="es-ES"/>
                <w14:ligatures w14:val="none"/>
              </w:rPr>
            </w:pPr>
            <w:r w:rsidRPr="007B1BD4">
              <w:rPr>
                <w:rFonts w:ascii="Calibri" w:eastAsia="Times New Roman" w:hAnsi="Calibri" w:cs="Calibri"/>
                <w:color w:val="000000"/>
                <w:kern w:val="0"/>
                <w:sz w:val="20"/>
                <w:szCs w:val="20"/>
                <w:lang w:eastAsia="es-ES"/>
                <w14:ligatures w14:val="none"/>
              </w:rPr>
              <w:t>3.258,33 €</w:t>
            </w:r>
          </w:p>
        </w:tc>
        <w:tc>
          <w:tcPr>
            <w:tcW w:w="1275" w:type="dxa"/>
            <w:gridSpan w:val="2"/>
            <w:shd w:val="clear" w:color="auto" w:fill="FFFFFF" w:themeFill="background1"/>
            <w:noWrap/>
            <w:vAlign w:val="center"/>
            <w:hideMark/>
          </w:tcPr>
          <w:p w14:paraId="036FD19D" w14:textId="77777777" w:rsidR="00602821" w:rsidRPr="007B1BD4" w:rsidRDefault="00602821" w:rsidP="00602821">
            <w:pPr>
              <w:jc w:val="center"/>
              <w:rPr>
                <w:rFonts w:ascii="Calibri" w:eastAsia="Times New Roman" w:hAnsi="Calibri" w:cs="Calibri"/>
                <w:color w:val="000000"/>
                <w:kern w:val="0"/>
                <w:sz w:val="20"/>
                <w:szCs w:val="20"/>
                <w:lang w:eastAsia="es-ES"/>
                <w14:ligatures w14:val="none"/>
              </w:rPr>
            </w:pPr>
            <w:r w:rsidRPr="007B1BD4">
              <w:rPr>
                <w:rFonts w:ascii="Calibri" w:eastAsia="Times New Roman" w:hAnsi="Calibri" w:cs="Calibri"/>
                <w:color w:val="000000"/>
                <w:kern w:val="0"/>
                <w:sz w:val="20"/>
                <w:szCs w:val="20"/>
                <w:lang w:eastAsia="es-ES"/>
                <w14:ligatures w14:val="none"/>
              </w:rPr>
              <w:t>-</w:t>
            </w:r>
          </w:p>
        </w:tc>
      </w:tr>
      <w:tr w:rsidR="00602821" w:rsidRPr="007B1BD4" w14:paraId="138801D4" w14:textId="77777777" w:rsidTr="00602821">
        <w:trPr>
          <w:trHeight w:val="336"/>
        </w:trPr>
        <w:tc>
          <w:tcPr>
            <w:tcW w:w="3256" w:type="dxa"/>
            <w:shd w:val="clear" w:color="auto" w:fill="FFFFFF" w:themeFill="background1"/>
            <w:noWrap/>
            <w:vAlign w:val="center"/>
            <w:hideMark/>
          </w:tcPr>
          <w:p w14:paraId="0670C49A" w14:textId="77777777" w:rsidR="00602821" w:rsidRPr="007B1BD4" w:rsidRDefault="00602821" w:rsidP="00602821">
            <w:pPr>
              <w:ind w:firstLineChars="100" w:firstLine="200"/>
              <w:jc w:val="left"/>
              <w:rPr>
                <w:rFonts w:ascii="Calibri" w:eastAsia="Times New Roman" w:hAnsi="Calibri" w:cs="Calibri"/>
                <w:color w:val="000000"/>
                <w:kern w:val="0"/>
                <w:sz w:val="20"/>
                <w:szCs w:val="20"/>
                <w:lang w:eastAsia="es-ES"/>
                <w14:ligatures w14:val="none"/>
              </w:rPr>
            </w:pPr>
            <w:r w:rsidRPr="007B1BD4">
              <w:rPr>
                <w:rFonts w:ascii="Calibri" w:eastAsia="Times New Roman" w:hAnsi="Calibri" w:cs="Calibri"/>
                <w:color w:val="000000"/>
                <w:kern w:val="0"/>
                <w:sz w:val="20"/>
                <w:szCs w:val="20"/>
                <w:lang w:eastAsia="es-ES"/>
                <w14:ligatures w14:val="none"/>
              </w:rPr>
              <w:t>Aplicaciones de usuario app de avisos y mensajería</w:t>
            </w:r>
          </w:p>
        </w:tc>
        <w:tc>
          <w:tcPr>
            <w:tcW w:w="1134" w:type="dxa"/>
            <w:shd w:val="clear" w:color="auto" w:fill="FFFFFF" w:themeFill="background1"/>
            <w:noWrap/>
            <w:vAlign w:val="center"/>
            <w:hideMark/>
          </w:tcPr>
          <w:p w14:paraId="2F33052A" w14:textId="77777777" w:rsidR="00602821" w:rsidRPr="007B1BD4" w:rsidRDefault="00602821" w:rsidP="00602821">
            <w:pPr>
              <w:jc w:val="center"/>
              <w:rPr>
                <w:rFonts w:ascii="Calibri" w:eastAsia="Times New Roman" w:hAnsi="Calibri" w:cs="Calibri"/>
                <w:color w:val="000000"/>
                <w:kern w:val="0"/>
                <w:sz w:val="20"/>
                <w:szCs w:val="20"/>
                <w:lang w:eastAsia="es-ES"/>
                <w14:ligatures w14:val="none"/>
              </w:rPr>
            </w:pPr>
            <w:r w:rsidRPr="007B1BD4">
              <w:rPr>
                <w:rFonts w:ascii="Calibri" w:eastAsia="Times New Roman" w:hAnsi="Calibri" w:cs="Calibri"/>
                <w:color w:val="000000"/>
                <w:kern w:val="0"/>
                <w:sz w:val="20"/>
                <w:szCs w:val="20"/>
                <w:lang w:eastAsia="es-ES"/>
                <w14:ligatures w14:val="none"/>
              </w:rPr>
              <w:t>3.350,00 €</w:t>
            </w:r>
          </w:p>
        </w:tc>
        <w:tc>
          <w:tcPr>
            <w:tcW w:w="1140" w:type="dxa"/>
            <w:shd w:val="clear" w:color="auto" w:fill="FFFFFF" w:themeFill="background1"/>
            <w:noWrap/>
            <w:vAlign w:val="center"/>
            <w:hideMark/>
          </w:tcPr>
          <w:p w14:paraId="5359DF18" w14:textId="77777777" w:rsidR="00602821" w:rsidRPr="007B1BD4" w:rsidRDefault="00602821" w:rsidP="00602821">
            <w:pPr>
              <w:jc w:val="center"/>
              <w:rPr>
                <w:rFonts w:ascii="Calibri" w:eastAsia="Times New Roman" w:hAnsi="Calibri" w:cs="Calibri"/>
                <w:color w:val="000000"/>
                <w:kern w:val="0"/>
                <w:sz w:val="20"/>
                <w:szCs w:val="20"/>
                <w:lang w:eastAsia="es-ES"/>
                <w14:ligatures w14:val="none"/>
              </w:rPr>
            </w:pPr>
            <w:r w:rsidRPr="007B1BD4">
              <w:rPr>
                <w:rFonts w:ascii="Calibri" w:eastAsia="Times New Roman" w:hAnsi="Calibri" w:cs="Calibri"/>
                <w:color w:val="000000"/>
                <w:kern w:val="0"/>
                <w:sz w:val="20"/>
                <w:szCs w:val="20"/>
                <w:lang w:eastAsia="es-ES"/>
                <w14:ligatures w14:val="none"/>
              </w:rPr>
              <w:t>3.200,00 €</w:t>
            </w:r>
          </w:p>
        </w:tc>
        <w:tc>
          <w:tcPr>
            <w:tcW w:w="1134" w:type="dxa"/>
            <w:shd w:val="clear" w:color="auto" w:fill="FFFFFF" w:themeFill="background1"/>
            <w:noWrap/>
            <w:vAlign w:val="center"/>
            <w:hideMark/>
          </w:tcPr>
          <w:p w14:paraId="39D07675" w14:textId="77777777" w:rsidR="00602821" w:rsidRPr="007B1BD4" w:rsidRDefault="00602821" w:rsidP="00602821">
            <w:pPr>
              <w:jc w:val="center"/>
              <w:rPr>
                <w:rFonts w:ascii="Calibri" w:eastAsia="Times New Roman" w:hAnsi="Calibri" w:cs="Calibri"/>
                <w:color w:val="000000"/>
                <w:kern w:val="0"/>
                <w:sz w:val="20"/>
                <w:szCs w:val="20"/>
                <w:lang w:eastAsia="es-ES"/>
                <w14:ligatures w14:val="none"/>
              </w:rPr>
            </w:pPr>
            <w:r w:rsidRPr="007B1BD4">
              <w:rPr>
                <w:rFonts w:ascii="Calibri" w:eastAsia="Times New Roman" w:hAnsi="Calibri" w:cs="Calibri"/>
                <w:color w:val="000000"/>
                <w:kern w:val="0"/>
                <w:sz w:val="20"/>
                <w:szCs w:val="20"/>
                <w:lang w:eastAsia="es-ES"/>
                <w14:ligatures w14:val="none"/>
              </w:rPr>
              <w:t>3.450,00 €</w:t>
            </w:r>
          </w:p>
        </w:tc>
        <w:tc>
          <w:tcPr>
            <w:tcW w:w="1134" w:type="dxa"/>
            <w:gridSpan w:val="2"/>
            <w:shd w:val="clear" w:color="auto" w:fill="FFFFFF" w:themeFill="background1"/>
            <w:noWrap/>
            <w:vAlign w:val="center"/>
            <w:hideMark/>
          </w:tcPr>
          <w:p w14:paraId="0D5D3F13" w14:textId="77777777" w:rsidR="00602821" w:rsidRPr="007B1BD4" w:rsidRDefault="00602821" w:rsidP="00602821">
            <w:pPr>
              <w:jc w:val="center"/>
              <w:rPr>
                <w:rFonts w:ascii="Calibri" w:eastAsia="Times New Roman" w:hAnsi="Calibri" w:cs="Calibri"/>
                <w:color w:val="000000"/>
                <w:kern w:val="0"/>
                <w:sz w:val="20"/>
                <w:szCs w:val="20"/>
                <w:lang w:eastAsia="es-ES"/>
                <w14:ligatures w14:val="none"/>
              </w:rPr>
            </w:pPr>
            <w:r w:rsidRPr="007B1BD4">
              <w:rPr>
                <w:rFonts w:ascii="Calibri" w:eastAsia="Times New Roman" w:hAnsi="Calibri" w:cs="Calibri"/>
                <w:color w:val="000000"/>
                <w:kern w:val="0"/>
                <w:sz w:val="20"/>
                <w:szCs w:val="20"/>
                <w:lang w:eastAsia="es-ES"/>
                <w14:ligatures w14:val="none"/>
              </w:rPr>
              <w:t>3.333,33 €</w:t>
            </w:r>
          </w:p>
        </w:tc>
        <w:tc>
          <w:tcPr>
            <w:tcW w:w="1275" w:type="dxa"/>
            <w:gridSpan w:val="2"/>
            <w:shd w:val="clear" w:color="auto" w:fill="FFFFFF" w:themeFill="background1"/>
            <w:noWrap/>
            <w:vAlign w:val="center"/>
            <w:hideMark/>
          </w:tcPr>
          <w:p w14:paraId="4D4963D7" w14:textId="77777777" w:rsidR="00602821" w:rsidRPr="007B1BD4" w:rsidRDefault="00602821" w:rsidP="00602821">
            <w:pPr>
              <w:jc w:val="center"/>
              <w:rPr>
                <w:rFonts w:ascii="Calibri" w:eastAsia="Times New Roman" w:hAnsi="Calibri" w:cs="Calibri"/>
                <w:color w:val="000000"/>
                <w:kern w:val="0"/>
                <w:sz w:val="20"/>
                <w:szCs w:val="20"/>
                <w:lang w:eastAsia="es-ES"/>
                <w14:ligatures w14:val="none"/>
              </w:rPr>
            </w:pPr>
            <w:r w:rsidRPr="007B1BD4">
              <w:rPr>
                <w:rFonts w:ascii="Calibri" w:eastAsia="Times New Roman" w:hAnsi="Calibri" w:cs="Calibri"/>
                <w:color w:val="000000"/>
                <w:kern w:val="0"/>
                <w:sz w:val="20"/>
                <w:szCs w:val="20"/>
                <w:lang w:eastAsia="es-ES"/>
                <w14:ligatures w14:val="none"/>
              </w:rPr>
              <w:t>-</w:t>
            </w:r>
          </w:p>
        </w:tc>
      </w:tr>
      <w:tr w:rsidR="00602821" w:rsidRPr="007B1BD4" w14:paraId="4F0A6B90" w14:textId="77777777" w:rsidTr="00602821">
        <w:trPr>
          <w:trHeight w:val="336"/>
        </w:trPr>
        <w:tc>
          <w:tcPr>
            <w:tcW w:w="3256" w:type="dxa"/>
            <w:shd w:val="clear" w:color="auto" w:fill="FFFFFF" w:themeFill="background1"/>
            <w:noWrap/>
            <w:vAlign w:val="center"/>
            <w:hideMark/>
          </w:tcPr>
          <w:p w14:paraId="63BAE9DF" w14:textId="77777777" w:rsidR="00602821" w:rsidRPr="007B1BD4" w:rsidRDefault="00602821" w:rsidP="00602821">
            <w:pPr>
              <w:ind w:firstLineChars="100" w:firstLine="200"/>
              <w:jc w:val="left"/>
              <w:rPr>
                <w:rFonts w:ascii="Calibri" w:eastAsia="Times New Roman" w:hAnsi="Calibri" w:cs="Calibri"/>
                <w:color w:val="000000"/>
                <w:kern w:val="0"/>
                <w:sz w:val="20"/>
                <w:szCs w:val="20"/>
                <w:lang w:eastAsia="es-ES"/>
                <w14:ligatures w14:val="none"/>
              </w:rPr>
            </w:pPr>
            <w:r w:rsidRPr="007B1BD4">
              <w:rPr>
                <w:rFonts w:ascii="Calibri" w:eastAsia="Times New Roman" w:hAnsi="Calibri" w:cs="Calibri"/>
                <w:color w:val="000000"/>
                <w:kern w:val="0"/>
                <w:sz w:val="20"/>
                <w:szCs w:val="20"/>
                <w:lang w:eastAsia="es-ES"/>
                <w14:ligatures w14:val="none"/>
              </w:rPr>
              <w:t>Dashboard de seguimiento</w:t>
            </w:r>
          </w:p>
        </w:tc>
        <w:tc>
          <w:tcPr>
            <w:tcW w:w="1134" w:type="dxa"/>
            <w:shd w:val="clear" w:color="auto" w:fill="FFFFFF" w:themeFill="background1"/>
            <w:noWrap/>
            <w:vAlign w:val="center"/>
            <w:hideMark/>
          </w:tcPr>
          <w:p w14:paraId="14AAF146" w14:textId="77777777" w:rsidR="00602821" w:rsidRPr="007B1BD4" w:rsidRDefault="00602821" w:rsidP="00602821">
            <w:pPr>
              <w:jc w:val="center"/>
              <w:rPr>
                <w:rFonts w:ascii="Calibri" w:eastAsia="Times New Roman" w:hAnsi="Calibri" w:cs="Calibri"/>
                <w:color w:val="000000"/>
                <w:kern w:val="0"/>
                <w:sz w:val="20"/>
                <w:szCs w:val="20"/>
                <w:lang w:eastAsia="es-ES"/>
                <w14:ligatures w14:val="none"/>
              </w:rPr>
            </w:pPr>
            <w:r w:rsidRPr="007B1BD4">
              <w:rPr>
                <w:rFonts w:ascii="Calibri" w:eastAsia="Times New Roman" w:hAnsi="Calibri" w:cs="Calibri"/>
                <w:color w:val="000000"/>
                <w:kern w:val="0"/>
                <w:sz w:val="20"/>
                <w:szCs w:val="20"/>
                <w:lang w:eastAsia="es-ES"/>
                <w14:ligatures w14:val="none"/>
              </w:rPr>
              <w:t>2.700,00 €</w:t>
            </w:r>
          </w:p>
        </w:tc>
        <w:tc>
          <w:tcPr>
            <w:tcW w:w="1140" w:type="dxa"/>
            <w:shd w:val="clear" w:color="auto" w:fill="FFFFFF" w:themeFill="background1"/>
            <w:noWrap/>
            <w:vAlign w:val="center"/>
            <w:hideMark/>
          </w:tcPr>
          <w:p w14:paraId="7CF6B50F" w14:textId="77777777" w:rsidR="00602821" w:rsidRPr="007B1BD4" w:rsidRDefault="00602821" w:rsidP="00602821">
            <w:pPr>
              <w:jc w:val="center"/>
              <w:rPr>
                <w:rFonts w:ascii="Calibri" w:eastAsia="Times New Roman" w:hAnsi="Calibri" w:cs="Calibri"/>
                <w:color w:val="000000"/>
                <w:kern w:val="0"/>
                <w:sz w:val="20"/>
                <w:szCs w:val="20"/>
                <w:lang w:eastAsia="es-ES"/>
                <w14:ligatures w14:val="none"/>
              </w:rPr>
            </w:pPr>
            <w:r w:rsidRPr="007B1BD4">
              <w:rPr>
                <w:rFonts w:ascii="Calibri" w:eastAsia="Times New Roman" w:hAnsi="Calibri" w:cs="Calibri"/>
                <w:color w:val="000000"/>
                <w:kern w:val="0"/>
                <w:sz w:val="20"/>
                <w:szCs w:val="20"/>
                <w:lang w:eastAsia="es-ES"/>
                <w14:ligatures w14:val="none"/>
              </w:rPr>
              <w:t>2.660,00 €</w:t>
            </w:r>
          </w:p>
        </w:tc>
        <w:tc>
          <w:tcPr>
            <w:tcW w:w="1134" w:type="dxa"/>
            <w:shd w:val="clear" w:color="auto" w:fill="FFFFFF" w:themeFill="background1"/>
            <w:noWrap/>
            <w:vAlign w:val="center"/>
            <w:hideMark/>
          </w:tcPr>
          <w:p w14:paraId="1F8D0E37" w14:textId="77777777" w:rsidR="00602821" w:rsidRPr="007B1BD4" w:rsidRDefault="00602821" w:rsidP="00602821">
            <w:pPr>
              <w:jc w:val="center"/>
              <w:rPr>
                <w:rFonts w:ascii="Calibri" w:eastAsia="Times New Roman" w:hAnsi="Calibri" w:cs="Calibri"/>
                <w:color w:val="000000"/>
                <w:kern w:val="0"/>
                <w:sz w:val="20"/>
                <w:szCs w:val="20"/>
                <w:lang w:eastAsia="es-ES"/>
                <w14:ligatures w14:val="none"/>
              </w:rPr>
            </w:pPr>
            <w:r w:rsidRPr="007B1BD4">
              <w:rPr>
                <w:rFonts w:ascii="Calibri" w:eastAsia="Times New Roman" w:hAnsi="Calibri" w:cs="Calibri"/>
                <w:color w:val="000000"/>
                <w:kern w:val="0"/>
                <w:sz w:val="20"/>
                <w:szCs w:val="20"/>
                <w:lang w:eastAsia="es-ES"/>
                <w14:ligatures w14:val="none"/>
              </w:rPr>
              <w:t>2.900,00 €</w:t>
            </w:r>
          </w:p>
        </w:tc>
        <w:tc>
          <w:tcPr>
            <w:tcW w:w="1134" w:type="dxa"/>
            <w:gridSpan w:val="2"/>
            <w:shd w:val="clear" w:color="auto" w:fill="FFFFFF" w:themeFill="background1"/>
            <w:noWrap/>
            <w:vAlign w:val="center"/>
            <w:hideMark/>
          </w:tcPr>
          <w:p w14:paraId="016720F0" w14:textId="77777777" w:rsidR="00602821" w:rsidRPr="007B1BD4" w:rsidRDefault="00602821" w:rsidP="00602821">
            <w:pPr>
              <w:jc w:val="center"/>
              <w:rPr>
                <w:rFonts w:ascii="Calibri" w:eastAsia="Times New Roman" w:hAnsi="Calibri" w:cs="Calibri"/>
                <w:color w:val="000000"/>
                <w:kern w:val="0"/>
                <w:sz w:val="20"/>
                <w:szCs w:val="20"/>
                <w:lang w:eastAsia="es-ES"/>
                <w14:ligatures w14:val="none"/>
              </w:rPr>
            </w:pPr>
            <w:r w:rsidRPr="007B1BD4">
              <w:rPr>
                <w:rFonts w:ascii="Calibri" w:eastAsia="Times New Roman" w:hAnsi="Calibri" w:cs="Calibri"/>
                <w:color w:val="000000"/>
                <w:kern w:val="0"/>
                <w:sz w:val="20"/>
                <w:szCs w:val="20"/>
                <w:lang w:eastAsia="es-ES"/>
                <w14:ligatures w14:val="none"/>
              </w:rPr>
              <w:t>2.753,33 €</w:t>
            </w:r>
          </w:p>
        </w:tc>
        <w:tc>
          <w:tcPr>
            <w:tcW w:w="1275" w:type="dxa"/>
            <w:gridSpan w:val="2"/>
            <w:shd w:val="clear" w:color="auto" w:fill="FFFFFF" w:themeFill="background1"/>
            <w:noWrap/>
            <w:vAlign w:val="center"/>
            <w:hideMark/>
          </w:tcPr>
          <w:p w14:paraId="6C673934" w14:textId="77777777" w:rsidR="00602821" w:rsidRPr="007B1BD4" w:rsidRDefault="00602821" w:rsidP="00602821">
            <w:pPr>
              <w:jc w:val="center"/>
              <w:rPr>
                <w:rFonts w:ascii="Calibri" w:eastAsia="Times New Roman" w:hAnsi="Calibri" w:cs="Calibri"/>
                <w:color w:val="000000"/>
                <w:kern w:val="0"/>
                <w:sz w:val="20"/>
                <w:szCs w:val="20"/>
                <w:lang w:eastAsia="es-ES"/>
                <w14:ligatures w14:val="none"/>
              </w:rPr>
            </w:pPr>
            <w:r w:rsidRPr="007B1BD4">
              <w:rPr>
                <w:rFonts w:ascii="Calibri" w:eastAsia="Times New Roman" w:hAnsi="Calibri" w:cs="Calibri"/>
                <w:color w:val="000000"/>
                <w:kern w:val="0"/>
                <w:sz w:val="20"/>
                <w:szCs w:val="20"/>
                <w:lang w:eastAsia="es-ES"/>
                <w14:ligatures w14:val="none"/>
              </w:rPr>
              <w:t>-</w:t>
            </w:r>
          </w:p>
        </w:tc>
      </w:tr>
      <w:tr w:rsidR="00602821" w:rsidRPr="007B1BD4" w14:paraId="261D5A89" w14:textId="77777777" w:rsidTr="00602821">
        <w:trPr>
          <w:trHeight w:val="336"/>
        </w:trPr>
        <w:tc>
          <w:tcPr>
            <w:tcW w:w="3256" w:type="dxa"/>
            <w:shd w:val="clear" w:color="auto" w:fill="FFFFFF" w:themeFill="background1"/>
            <w:noWrap/>
            <w:vAlign w:val="center"/>
            <w:hideMark/>
          </w:tcPr>
          <w:p w14:paraId="5DCD5970" w14:textId="77777777" w:rsidR="00602821" w:rsidRPr="007B1BD4" w:rsidRDefault="00602821" w:rsidP="00602821">
            <w:pPr>
              <w:ind w:firstLineChars="100" w:firstLine="200"/>
              <w:jc w:val="left"/>
              <w:rPr>
                <w:rFonts w:ascii="Calibri" w:eastAsia="Times New Roman" w:hAnsi="Calibri" w:cs="Calibri"/>
                <w:color w:val="000000"/>
                <w:kern w:val="0"/>
                <w:sz w:val="20"/>
                <w:szCs w:val="20"/>
                <w:lang w:eastAsia="es-ES"/>
                <w14:ligatures w14:val="none"/>
              </w:rPr>
            </w:pPr>
            <w:r w:rsidRPr="007B1BD4">
              <w:rPr>
                <w:rFonts w:ascii="Calibri" w:eastAsia="Times New Roman" w:hAnsi="Calibri" w:cs="Calibri"/>
                <w:color w:val="000000"/>
                <w:kern w:val="0"/>
                <w:sz w:val="20"/>
                <w:szCs w:val="20"/>
                <w:lang w:eastAsia="es-ES"/>
                <w14:ligatures w14:val="none"/>
              </w:rPr>
              <w:t>Aplicaciones de usuario para la gestión de emergencias</w:t>
            </w:r>
          </w:p>
        </w:tc>
        <w:tc>
          <w:tcPr>
            <w:tcW w:w="1134" w:type="dxa"/>
            <w:shd w:val="clear" w:color="auto" w:fill="FFFFFF" w:themeFill="background1"/>
            <w:noWrap/>
            <w:vAlign w:val="center"/>
            <w:hideMark/>
          </w:tcPr>
          <w:p w14:paraId="29ED0DA2" w14:textId="77777777" w:rsidR="00602821" w:rsidRPr="007B1BD4" w:rsidRDefault="00602821" w:rsidP="00602821">
            <w:pPr>
              <w:jc w:val="center"/>
              <w:rPr>
                <w:rFonts w:ascii="Calibri" w:eastAsia="Times New Roman" w:hAnsi="Calibri" w:cs="Calibri"/>
                <w:color w:val="000000"/>
                <w:kern w:val="0"/>
                <w:sz w:val="20"/>
                <w:szCs w:val="20"/>
                <w:lang w:eastAsia="es-ES"/>
                <w14:ligatures w14:val="none"/>
              </w:rPr>
            </w:pPr>
            <w:r w:rsidRPr="007B1BD4">
              <w:rPr>
                <w:rFonts w:ascii="Calibri" w:eastAsia="Times New Roman" w:hAnsi="Calibri" w:cs="Calibri"/>
                <w:color w:val="000000"/>
                <w:kern w:val="0"/>
                <w:sz w:val="20"/>
                <w:szCs w:val="20"/>
                <w:lang w:eastAsia="es-ES"/>
                <w14:ligatures w14:val="none"/>
              </w:rPr>
              <w:t>3.550,00 €</w:t>
            </w:r>
          </w:p>
        </w:tc>
        <w:tc>
          <w:tcPr>
            <w:tcW w:w="1140" w:type="dxa"/>
            <w:shd w:val="clear" w:color="auto" w:fill="FFFFFF" w:themeFill="background1"/>
            <w:noWrap/>
            <w:vAlign w:val="center"/>
            <w:hideMark/>
          </w:tcPr>
          <w:p w14:paraId="0630C191" w14:textId="77777777" w:rsidR="00602821" w:rsidRPr="007B1BD4" w:rsidRDefault="00602821" w:rsidP="00602821">
            <w:pPr>
              <w:jc w:val="center"/>
              <w:rPr>
                <w:rFonts w:ascii="Calibri" w:eastAsia="Times New Roman" w:hAnsi="Calibri" w:cs="Calibri"/>
                <w:color w:val="000000"/>
                <w:kern w:val="0"/>
                <w:sz w:val="20"/>
                <w:szCs w:val="20"/>
                <w:lang w:eastAsia="es-ES"/>
                <w14:ligatures w14:val="none"/>
              </w:rPr>
            </w:pPr>
            <w:r w:rsidRPr="007B1BD4">
              <w:rPr>
                <w:rFonts w:ascii="Calibri" w:eastAsia="Times New Roman" w:hAnsi="Calibri" w:cs="Calibri"/>
                <w:color w:val="000000"/>
                <w:kern w:val="0"/>
                <w:sz w:val="20"/>
                <w:szCs w:val="20"/>
                <w:lang w:eastAsia="es-ES"/>
                <w14:ligatures w14:val="none"/>
              </w:rPr>
              <w:t>3.400,00 €</w:t>
            </w:r>
          </w:p>
        </w:tc>
        <w:tc>
          <w:tcPr>
            <w:tcW w:w="1134" w:type="dxa"/>
            <w:shd w:val="clear" w:color="auto" w:fill="FFFFFF" w:themeFill="background1"/>
            <w:noWrap/>
            <w:vAlign w:val="center"/>
            <w:hideMark/>
          </w:tcPr>
          <w:p w14:paraId="177E969E" w14:textId="77777777" w:rsidR="00602821" w:rsidRPr="007B1BD4" w:rsidRDefault="00602821" w:rsidP="00602821">
            <w:pPr>
              <w:jc w:val="center"/>
              <w:rPr>
                <w:rFonts w:ascii="Calibri" w:eastAsia="Times New Roman" w:hAnsi="Calibri" w:cs="Calibri"/>
                <w:color w:val="000000"/>
                <w:kern w:val="0"/>
                <w:sz w:val="20"/>
                <w:szCs w:val="20"/>
                <w:lang w:eastAsia="es-ES"/>
                <w14:ligatures w14:val="none"/>
              </w:rPr>
            </w:pPr>
            <w:r w:rsidRPr="007B1BD4">
              <w:rPr>
                <w:rFonts w:ascii="Calibri" w:eastAsia="Times New Roman" w:hAnsi="Calibri" w:cs="Calibri"/>
                <w:color w:val="000000"/>
                <w:kern w:val="0"/>
                <w:sz w:val="20"/>
                <w:szCs w:val="20"/>
                <w:lang w:eastAsia="es-ES"/>
                <w14:ligatures w14:val="none"/>
              </w:rPr>
              <w:t>4.000,00 €</w:t>
            </w:r>
          </w:p>
        </w:tc>
        <w:tc>
          <w:tcPr>
            <w:tcW w:w="1134" w:type="dxa"/>
            <w:gridSpan w:val="2"/>
            <w:shd w:val="clear" w:color="auto" w:fill="FFFFFF" w:themeFill="background1"/>
            <w:noWrap/>
            <w:vAlign w:val="center"/>
            <w:hideMark/>
          </w:tcPr>
          <w:p w14:paraId="6E64F50D" w14:textId="77777777" w:rsidR="00602821" w:rsidRPr="007B1BD4" w:rsidRDefault="00602821" w:rsidP="00602821">
            <w:pPr>
              <w:jc w:val="center"/>
              <w:rPr>
                <w:rFonts w:ascii="Calibri" w:eastAsia="Times New Roman" w:hAnsi="Calibri" w:cs="Calibri"/>
                <w:color w:val="000000"/>
                <w:kern w:val="0"/>
                <w:sz w:val="20"/>
                <w:szCs w:val="20"/>
                <w:lang w:eastAsia="es-ES"/>
                <w14:ligatures w14:val="none"/>
              </w:rPr>
            </w:pPr>
            <w:r w:rsidRPr="007B1BD4">
              <w:rPr>
                <w:rFonts w:ascii="Calibri" w:eastAsia="Times New Roman" w:hAnsi="Calibri" w:cs="Calibri"/>
                <w:color w:val="000000"/>
                <w:kern w:val="0"/>
                <w:sz w:val="20"/>
                <w:szCs w:val="20"/>
                <w:lang w:eastAsia="es-ES"/>
                <w14:ligatures w14:val="none"/>
              </w:rPr>
              <w:t>3.650,00 €</w:t>
            </w:r>
          </w:p>
        </w:tc>
        <w:tc>
          <w:tcPr>
            <w:tcW w:w="1275" w:type="dxa"/>
            <w:gridSpan w:val="2"/>
            <w:shd w:val="clear" w:color="auto" w:fill="FFFFFF" w:themeFill="background1"/>
            <w:noWrap/>
            <w:vAlign w:val="center"/>
            <w:hideMark/>
          </w:tcPr>
          <w:p w14:paraId="3219E2C4" w14:textId="77777777" w:rsidR="00602821" w:rsidRPr="007B1BD4" w:rsidRDefault="00602821" w:rsidP="00602821">
            <w:pPr>
              <w:jc w:val="center"/>
              <w:rPr>
                <w:rFonts w:ascii="Calibri" w:eastAsia="Times New Roman" w:hAnsi="Calibri" w:cs="Calibri"/>
                <w:color w:val="000000"/>
                <w:kern w:val="0"/>
                <w:sz w:val="20"/>
                <w:szCs w:val="20"/>
                <w:lang w:eastAsia="es-ES"/>
                <w14:ligatures w14:val="none"/>
              </w:rPr>
            </w:pPr>
            <w:r w:rsidRPr="007B1BD4">
              <w:rPr>
                <w:rFonts w:ascii="Calibri" w:eastAsia="Times New Roman" w:hAnsi="Calibri" w:cs="Calibri"/>
                <w:color w:val="000000"/>
                <w:kern w:val="0"/>
                <w:sz w:val="20"/>
                <w:szCs w:val="20"/>
                <w:lang w:eastAsia="es-ES"/>
                <w14:ligatures w14:val="none"/>
              </w:rPr>
              <w:t>-</w:t>
            </w:r>
          </w:p>
        </w:tc>
      </w:tr>
      <w:tr w:rsidR="00602821" w:rsidRPr="007B1BD4" w14:paraId="2197EE9F" w14:textId="77777777" w:rsidTr="00602821">
        <w:trPr>
          <w:trHeight w:val="336"/>
        </w:trPr>
        <w:tc>
          <w:tcPr>
            <w:tcW w:w="3256" w:type="dxa"/>
            <w:shd w:val="clear" w:color="auto" w:fill="FFFFFF" w:themeFill="background1"/>
            <w:noWrap/>
            <w:vAlign w:val="center"/>
            <w:hideMark/>
          </w:tcPr>
          <w:p w14:paraId="4F2711BC" w14:textId="77777777" w:rsidR="00602821" w:rsidRPr="007B1BD4" w:rsidRDefault="00602821" w:rsidP="00602821">
            <w:pPr>
              <w:jc w:val="left"/>
              <w:rPr>
                <w:rFonts w:ascii="Calibri" w:eastAsia="Times New Roman" w:hAnsi="Calibri" w:cs="Calibri"/>
                <w:b/>
                <w:bCs/>
                <w:color w:val="000000"/>
                <w:kern w:val="0"/>
                <w:sz w:val="20"/>
                <w:szCs w:val="20"/>
                <w:lang w:eastAsia="es-ES"/>
                <w14:ligatures w14:val="none"/>
              </w:rPr>
            </w:pPr>
            <w:r w:rsidRPr="007B1BD4">
              <w:rPr>
                <w:rFonts w:ascii="Calibri" w:eastAsia="Times New Roman" w:hAnsi="Calibri" w:cs="Calibri"/>
                <w:b/>
                <w:bCs/>
                <w:color w:val="000000"/>
                <w:kern w:val="0"/>
                <w:sz w:val="20"/>
                <w:szCs w:val="20"/>
                <w:lang w:eastAsia="es-ES"/>
                <w14:ligatures w14:val="none"/>
              </w:rPr>
              <w:t>Pruebas, depuración y QA</w:t>
            </w:r>
          </w:p>
        </w:tc>
        <w:tc>
          <w:tcPr>
            <w:tcW w:w="1134" w:type="dxa"/>
            <w:shd w:val="clear" w:color="auto" w:fill="FFFFFF" w:themeFill="background1"/>
            <w:noWrap/>
            <w:vAlign w:val="center"/>
            <w:hideMark/>
          </w:tcPr>
          <w:p w14:paraId="28E03C94" w14:textId="77777777" w:rsidR="00602821" w:rsidRPr="007B1BD4" w:rsidRDefault="00602821" w:rsidP="00602821">
            <w:pPr>
              <w:jc w:val="center"/>
              <w:rPr>
                <w:rFonts w:ascii="Calibri" w:eastAsia="Times New Roman" w:hAnsi="Calibri" w:cs="Calibri"/>
                <w:color w:val="000000"/>
                <w:kern w:val="0"/>
                <w:sz w:val="20"/>
                <w:szCs w:val="20"/>
                <w:lang w:eastAsia="es-ES"/>
                <w14:ligatures w14:val="none"/>
              </w:rPr>
            </w:pPr>
            <w:r w:rsidRPr="007B1BD4">
              <w:rPr>
                <w:rFonts w:ascii="Calibri" w:eastAsia="Times New Roman" w:hAnsi="Calibri" w:cs="Calibri"/>
                <w:color w:val="000000"/>
                <w:kern w:val="0"/>
                <w:sz w:val="20"/>
                <w:szCs w:val="20"/>
                <w:lang w:eastAsia="es-ES"/>
                <w14:ligatures w14:val="none"/>
              </w:rPr>
              <w:t>3.000,00 €</w:t>
            </w:r>
          </w:p>
        </w:tc>
        <w:tc>
          <w:tcPr>
            <w:tcW w:w="1140" w:type="dxa"/>
            <w:shd w:val="clear" w:color="auto" w:fill="FFFFFF" w:themeFill="background1"/>
            <w:noWrap/>
            <w:vAlign w:val="center"/>
            <w:hideMark/>
          </w:tcPr>
          <w:p w14:paraId="3D80C718" w14:textId="77777777" w:rsidR="00602821" w:rsidRPr="007B1BD4" w:rsidRDefault="00602821" w:rsidP="00602821">
            <w:pPr>
              <w:jc w:val="center"/>
              <w:rPr>
                <w:rFonts w:ascii="Calibri" w:eastAsia="Times New Roman" w:hAnsi="Calibri" w:cs="Calibri"/>
                <w:color w:val="000000"/>
                <w:kern w:val="0"/>
                <w:sz w:val="20"/>
                <w:szCs w:val="20"/>
                <w:lang w:eastAsia="es-ES"/>
                <w14:ligatures w14:val="none"/>
              </w:rPr>
            </w:pPr>
            <w:r w:rsidRPr="007B1BD4">
              <w:rPr>
                <w:rFonts w:ascii="Calibri" w:eastAsia="Times New Roman" w:hAnsi="Calibri" w:cs="Calibri"/>
                <w:color w:val="000000"/>
                <w:kern w:val="0"/>
                <w:sz w:val="20"/>
                <w:szCs w:val="20"/>
                <w:lang w:eastAsia="es-ES"/>
                <w14:ligatures w14:val="none"/>
              </w:rPr>
              <w:t>2.900,00 €</w:t>
            </w:r>
          </w:p>
        </w:tc>
        <w:tc>
          <w:tcPr>
            <w:tcW w:w="1134" w:type="dxa"/>
            <w:shd w:val="clear" w:color="auto" w:fill="FFFFFF" w:themeFill="background1"/>
            <w:noWrap/>
            <w:vAlign w:val="center"/>
            <w:hideMark/>
          </w:tcPr>
          <w:p w14:paraId="1062A895" w14:textId="77777777" w:rsidR="00602821" w:rsidRPr="007B1BD4" w:rsidRDefault="00602821" w:rsidP="00602821">
            <w:pPr>
              <w:jc w:val="center"/>
              <w:rPr>
                <w:rFonts w:ascii="Calibri" w:eastAsia="Times New Roman" w:hAnsi="Calibri" w:cs="Calibri"/>
                <w:color w:val="000000"/>
                <w:kern w:val="0"/>
                <w:sz w:val="20"/>
                <w:szCs w:val="20"/>
                <w:lang w:eastAsia="es-ES"/>
                <w14:ligatures w14:val="none"/>
              </w:rPr>
            </w:pPr>
            <w:r w:rsidRPr="007B1BD4">
              <w:rPr>
                <w:rFonts w:ascii="Calibri" w:eastAsia="Times New Roman" w:hAnsi="Calibri" w:cs="Calibri"/>
                <w:color w:val="000000"/>
                <w:kern w:val="0"/>
                <w:sz w:val="20"/>
                <w:szCs w:val="20"/>
                <w:lang w:eastAsia="es-ES"/>
                <w14:ligatures w14:val="none"/>
              </w:rPr>
              <w:t>3.150,00 €</w:t>
            </w:r>
          </w:p>
        </w:tc>
        <w:tc>
          <w:tcPr>
            <w:tcW w:w="1134" w:type="dxa"/>
            <w:gridSpan w:val="2"/>
            <w:shd w:val="clear" w:color="auto" w:fill="FFFFFF" w:themeFill="background1"/>
            <w:noWrap/>
            <w:vAlign w:val="center"/>
            <w:hideMark/>
          </w:tcPr>
          <w:p w14:paraId="33EA0CD5" w14:textId="77777777" w:rsidR="00602821" w:rsidRPr="007B1BD4" w:rsidRDefault="00602821" w:rsidP="00602821">
            <w:pPr>
              <w:jc w:val="center"/>
              <w:rPr>
                <w:rFonts w:ascii="Calibri" w:eastAsia="Times New Roman" w:hAnsi="Calibri" w:cs="Calibri"/>
                <w:color w:val="000000"/>
                <w:kern w:val="0"/>
                <w:sz w:val="20"/>
                <w:szCs w:val="20"/>
                <w:lang w:eastAsia="es-ES"/>
                <w14:ligatures w14:val="none"/>
              </w:rPr>
            </w:pPr>
            <w:r w:rsidRPr="007B1BD4">
              <w:rPr>
                <w:rFonts w:ascii="Calibri" w:eastAsia="Times New Roman" w:hAnsi="Calibri" w:cs="Calibri"/>
                <w:color w:val="000000"/>
                <w:kern w:val="0"/>
                <w:sz w:val="20"/>
                <w:szCs w:val="20"/>
                <w:lang w:eastAsia="es-ES"/>
                <w14:ligatures w14:val="none"/>
              </w:rPr>
              <w:t>3.016,67 €</w:t>
            </w:r>
          </w:p>
        </w:tc>
        <w:tc>
          <w:tcPr>
            <w:tcW w:w="1275" w:type="dxa"/>
            <w:gridSpan w:val="2"/>
            <w:shd w:val="clear" w:color="auto" w:fill="FFFFFF" w:themeFill="background1"/>
            <w:noWrap/>
            <w:vAlign w:val="center"/>
            <w:hideMark/>
          </w:tcPr>
          <w:p w14:paraId="34FB23C4" w14:textId="77777777" w:rsidR="00602821" w:rsidRPr="007B1BD4" w:rsidRDefault="00602821" w:rsidP="00602821">
            <w:pPr>
              <w:jc w:val="center"/>
              <w:rPr>
                <w:rFonts w:ascii="Calibri" w:eastAsia="Times New Roman" w:hAnsi="Calibri" w:cs="Calibri"/>
                <w:b/>
                <w:bCs/>
                <w:color w:val="000000"/>
                <w:kern w:val="0"/>
                <w:sz w:val="20"/>
                <w:szCs w:val="20"/>
                <w:lang w:eastAsia="es-ES"/>
                <w14:ligatures w14:val="none"/>
              </w:rPr>
            </w:pPr>
            <w:r w:rsidRPr="007B1BD4">
              <w:rPr>
                <w:rFonts w:ascii="Calibri" w:eastAsia="Times New Roman" w:hAnsi="Calibri" w:cs="Calibri"/>
                <w:b/>
                <w:bCs/>
                <w:color w:val="000000"/>
                <w:kern w:val="0"/>
                <w:sz w:val="20"/>
                <w:szCs w:val="20"/>
                <w:lang w:eastAsia="es-ES"/>
                <w14:ligatures w14:val="none"/>
              </w:rPr>
              <w:t>3.016,67 €</w:t>
            </w:r>
          </w:p>
        </w:tc>
      </w:tr>
      <w:tr w:rsidR="00602821" w:rsidRPr="007B1BD4" w14:paraId="73416A33" w14:textId="77777777" w:rsidTr="00602821">
        <w:trPr>
          <w:trHeight w:val="336"/>
        </w:trPr>
        <w:tc>
          <w:tcPr>
            <w:tcW w:w="3256" w:type="dxa"/>
            <w:shd w:val="clear" w:color="auto" w:fill="FFFFFF" w:themeFill="background1"/>
            <w:noWrap/>
            <w:vAlign w:val="center"/>
            <w:hideMark/>
          </w:tcPr>
          <w:p w14:paraId="5CAA0A20" w14:textId="77777777" w:rsidR="00602821" w:rsidRPr="007B1BD4" w:rsidRDefault="00602821" w:rsidP="00602821">
            <w:pPr>
              <w:jc w:val="left"/>
              <w:rPr>
                <w:rFonts w:ascii="Calibri" w:eastAsia="Times New Roman" w:hAnsi="Calibri" w:cs="Calibri"/>
                <w:b/>
                <w:bCs/>
                <w:color w:val="000000"/>
                <w:kern w:val="0"/>
                <w:sz w:val="20"/>
                <w:szCs w:val="20"/>
                <w:lang w:eastAsia="es-ES"/>
                <w14:ligatures w14:val="none"/>
              </w:rPr>
            </w:pPr>
            <w:r w:rsidRPr="007B1BD4">
              <w:rPr>
                <w:rFonts w:ascii="Calibri" w:eastAsia="Times New Roman" w:hAnsi="Calibri" w:cs="Calibri"/>
                <w:b/>
                <w:bCs/>
                <w:color w:val="000000"/>
                <w:kern w:val="0"/>
                <w:sz w:val="20"/>
                <w:szCs w:val="20"/>
                <w:lang w:eastAsia="es-ES"/>
                <w14:ligatures w14:val="none"/>
              </w:rPr>
              <w:t>Hardware</w:t>
            </w:r>
          </w:p>
        </w:tc>
        <w:tc>
          <w:tcPr>
            <w:tcW w:w="1134" w:type="dxa"/>
            <w:shd w:val="clear" w:color="auto" w:fill="FFFFFF" w:themeFill="background1"/>
            <w:noWrap/>
            <w:vAlign w:val="center"/>
            <w:hideMark/>
          </w:tcPr>
          <w:p w14:paraId="02534898" w14:textId="77777777" w:rsidR="00602821" w:rsidRPr="007B1BD4" w:rsidRDefault="00602821" w:rsidP="00602821">
            <w:pPr>
              <w:jc w:val="center"/>
              <w:rPr>
                <w:rFonts w:ascii="Calibri" w:eastAsia="Times New Roman" w:hAnsi="Calibri" w:cs="Calibri"/>
                <w:color w:val="000000"/>
                <w:kern w:val="0"/>
                <w:sz w:val="20"/>
                <w:szCs w:val="20"/>
                <w:lang w:eastAsia="es-ES"/>
                <w14:ligatures w14:val="none"/>
              </w:rPr>
            </w:pPr>
            <w:r w:rsidRPr="007B1BD4">
              <w:rPr>
                <w:rFonts w:ascii="Calibri" w:eastAsia="Times New Roman" w:hAnsi="Calibri" w:cs="Calibri"/>
                <w:color w:val="000000"/>
                <w:kern w:val="0"/>
                <w:sz w:val="20"/>
                <w:szCs w:val="20"/>
                <w:lang w:eastAsia="es-ES"/>
                <w14:ligatures w14:val="none"/>
              </w:rPr>
              <w:t>-</w:t>
            </w:r>
          </w:p>
        </w:tc>
        <w:tc>
          <w:tcPr>
            <w:tcW w:w="1140" w:type="dxa"/>
            <w:shd w:val="clear" w:color="auto" w:fill="FFFFFF" w:themeFill="background1"/>
            <w:noWrap/>
            <w:vAlign w:val="center"/>
            <w:hideMark/>
          </w:tcPr>
          <w:p w14:paraId="50148FF6" w14:textId="77777777" w:rsidR="00602821" w:rsidRPr="007B1BD4" w:rsidRDefault="00602821" w:rsidP="00602821">
            <w:pPr>
              <w:jc w:val="center"/>
              <w:rPr>
                <w:rFonts w:ascii="Calibri" w:eastAsia="Times New Roman" w:hAnsi="Calibri" w:cs="Calibri"/>
                <w:color w:val="000000"/>
                <w:kern w:val="0"/>
                <w:sz w:val="20"/>
                <w:szCs w:val="20"/>
                <w:lang w:eastAsia="es-ES"/>
                <w14:ligatures w14:val="none"/>
              </w:rPr>
            </w:pPr>
            <w:r w:rsidRPr="007B1BD4">
              <w:rPr>
                <w:rFonts w:ascii="Calibri" w:eastAsia="Times New Roman" w:hAnsi="Calibri" w:cs="Calibri"/>
                <w:color w:val="000000"/>
                <w:kern w:val="0"/>
                <w:sz w:val="20"/>
                <w:szCs w:val="20"/>
                <w:lang w:eastAsia="es-ES"/>
                <w14:ligatures w14:val="none"/>
              </w:rPr>
              <w:t>-</w:t>
            </w:r>
          </w:p>
        </w:tc>
        <w:tc>
          <w:tcPr>
            <w:tcW w:w="1134" w:type="dxa"/>
            <w:shd w:val="clear" w:color="auto" w:fill="FFFFFF" w:themeFill="background1"/>
            <w:noWrap/>
            <w:vAlign w:val="center"/>
            <w:hideMark/>
          </w:tcPr>
          <w:p w14:paraId="3FE3B8AC" w14:textId="77777777" w:rsidR="00602821" w:rsidRPr="007B1BD4" w:rsidRDefault="00602821" w:rsidP="00602821">
            <w:pPr>
              <w:jc w:val="center"/>
              <w:rPr>
                <w:rFonts w:ascii="Calibri" w:eastAsia="Times New Roman" w:hAnsi="Calibri" w:cs="Calibri"/>
                <w:color w:val="000000"/>
                <w:kern w:val="0"/>
                <w:sz w:val="20"/>
                <w:szCs w:val="20"/>
                <w:lang w:eastAsia="es-ES"/>
                <w14:ligatures w14:val="none"/>
              </w:rPr>
            </w:pPr>
            <w:r w:rsidRPr="007B1BD4">
              <w:rPr>
                <w:rFonts w:ascii="Calibri" w:eastAsia="Times New Roman" w:hAnsi="Calibri" w:cs="Calibri"/>
                <w:color w:val="000000"/>
                <w:kern w:val="0"/>
                <w:sz w:val="20"/>
                <w:szCs w:val="20"/>
                <w:lang w:eastAsia="es-ES"/>
                <w14:ligatures w14:val="none"/>
              </w:rPr>
              <w:t>-</w:t>
            </w:r>
          </w:p>
        </w:tc>
        <w:tc>
          <w:tcPr>
            <w:tcW w:w="1134" w:type="dxa"/>
            <w:gridSpan w:val="2"/>
            <w:shd w:val="clear" w:color="auto" w:fill="FFFFFF" w:themeFill="background1"/>
            <w:noWrap/>
            <w:vAlign w:val="center"/>
            <w:hideMark/>
          </w:tcPr>
          <w:p w14:paraId="1E3062F9" w14:textId="77777777" w:rsidR="00602821" w:rsidRPr="007B1BD4" w:rsidRDefault="00602821" w:rsidP="00602821">
            <w:pPr>
              <w:jc w:val="center"/>
              <w:rPr>
                <w:rFonts w:ascii="Calibri" w:eastAsia="Times New Roman" w:hAnsi="Calibri" w:cs="Calibri"/>
                <w:color w:val="000000"/>
                <w:kern w:val="0"/>
                <w:sz w:val="20"/>
                <w:szCs w:val="20"/>
                <w:lang w:eastAsia="es-ES"/>
                <w14:ligatures w14:val="none"/>
              </w:rPr>
            </w:pPr>
            <w:r w:rsidRPr="007B1BD4">
              <w:rPr>
                <w:rFonts w:ascii="Calibri" w:eastAsia="Times New Roman" w:hAnsi="Calibri" w:cs="Calibri"/>
                <w:color w:val="000000"/>
                <w:kern w:val="0"/>
                <w:sz w:val="20"/>
                <w:szCs w:val="20"/>
                <w:lang w:eastAsia="es-ES"/>
                <w14:ligatures w14:val="none"/>
              </w:rPr>
              <w:t>-</w:t>
            </w:r>
          </w:p>
        </w:tc>
        <w:tc>
          <w:tcPr>
            <w:tcW w:w="1275" w:type="dxa"/>
            <w:gridSpan w:val="2"/>
            <w:shd w:val="clear" w:color="auto" w:fill="FFFFFF" w:themeFill="background1"/>
            <w:noWrap/>
            <w:vAlign w:val="center"/>
            <w:hideMark/>
          </w:tcPr>
          <w:p w14:paraId="41519EAF" w14:textId="77777777" w:rsidR="00602821" w:rsidRPr="007B1BD4" w:rsidRDefault="00602821" w:rsidP="00602821">
            <w:pPr>
              <w:jc w:val="center"/>
              <w:rPr>
                <w:rFonts w:ascii="Calibri" w:eastAsia="Times New Roman" w:hAnsi="Calibri" w:cs="Calibri"/>
                <w:b/>
                <w:bCs/>
                <w:color w:val="000000"/>
                <w:kern w:val="0"/>
                <w:sz w:val="20"/>
                <w:szCs w:val="20"/>
                <w:lang w:eastAsia="es-ES"/>
                <w14:ligatures w14:val="none"/>
              </w:rPr>
            </w:pPr>
            <w:r w:rsidRPr="007B1BD4">
              <w:rPr>
                <w:rFonts w:ascii="Calibri" w:eastAsia="Times New Roman" w:hAnsi="Calibri" w:cs="Calibri"/>
                <w:b/>
                <w:bCs/>
                <w:color w:val="000000"/>
                <w:kern w:val="0"/>
                <w:sz w:val="20"/>
                <w:szCs w:val="20"/>
                <w:lang w:eastAsia="es-ES"/>
                <w14:ligatures w14:val="none"/>
              </w:rPr>
              <w:t>3.950,00 €</w:t>
            </w:r>
          </w:p>
        </w:tc>
      </w:tr>
      <w:tr w:rsidR="00602821" w:rsidRPr="007B1BD4" w14:paraId="74BEFC9D" w14:textId="77777777" w:rsidTr="00602821">
        <w:trPr>
          <w:trHeight w:val="336"/>
        </w:trPr>
        <w:tc>
          <w:tcPr>
            <w:tcW w:w="3256" w:type="dxa"/>
            <w:shd w:val="clear" w:color="auto" w:fill="FFFFFF" w:themeFill="background1"/>
            <w:noWrap/>
            <w:vAlign w:val="center"/>
            <w:hideMark/>
          </w:tcPr>
          <w:p w14:paraId="2F94236F" w14:textId="77777777" w:rsidR="00602821" w:rsidRPr="007B1BD4" w:rsidRDefault="00602821" w:rsidP="00602821">
            <w:pPr>
              <w:ind w:firstLineChars="100" w:firstLine="200"/>
              <w:jc w:val="left"/>
              <w:rPr>
                <w:rFonts w:ascii="Calibri" w:eastAsia="Times New Roman" w:hAnsi="Calibri" w:cs="Calibri"/>
                <w:color w:val="000000"/>
                <w:kern w:val="0"/>
                <w:sz w:val="20"/>
                <w:szCs w:val="20"/>
                <w:lang w:eastAsia="es-ES"/>
                <w14:ligatures w14:val="none"/>
              </w:rPr>
            </w:pPr>
            <w:r w:rsidRPr="007B1BD4">
              <w:rPr>
                <w:rFonts w:ascii="Calibri" w:eastAsia="Times New Roman" w:hAnsi="Calibri" w:cs="Calibri"/>
                <w:color w:val="000000"/>
                <w:kern w:val="0"/>
                <w:sz w:val="20"/>
                <w:szCs w:val="20"/>
                <w:lang w:eastAsia="es-ES"/>
                <w14:ligatures w14:val="none"/>
              </w:rPr>
              <w:t>Adquisición de hardware</w:t>
            </w:r>
          </w:p>
        </w:tc>
        <w:tc>
          <w:tcPr>
            <w:tcW w:w="1134" w:type="dxa"/>
            <w:shd w:val="clear" w:color="auto" w:fill="FFFFFF" w:themeFill="background1"/>
            <w:noWrap/>
            <w:vAlign w:val="center"/>
            <w:hideMark/>
          </w:tcPr>
          <w:p w14:paraId="61202B5E" w14:textId="77777777" w:rsidR="00602821" w:rsidRPr="007B1BD4" w:rsidRDefault="00602821" w:rsidP="00602821">
            <w:pPr>
              <w:jc w:val="center"/>
              <w:rPr>
                <w:rFonts w:ascii="Calibri" w:eastAsia="Times New Roman" w:hAnsi="Calibri" w:cs="Calibri"/>
                <w:color w:val="000000"/>
                <w:kern w:val="0"/>
                <w:sz w:val="20"/>
                <w:szCs w:val="20"/>
                <w:lang w:eastAsia="es-ES"/>
                <w14:ligatures w14:val="none"/>
              </w:rPr>
            </w:pPr>
            <w:r w:rsidRPr="007B1BD4">
              <w:rPr>
                <w:rFonts w:ascii="Calibri" w:eastAsia="Times New Roman" w:hAnsi="Calibri" w:cs="Calibri"/>
                <w:color w:val="000000"/>
                <w:kern w:val="0"/>
                <w:sz w:val="20"/>
                <w:szCs w:val="20"/>
                <w:lang w:eastAsia="es-ES"/>
                <w14:ligatures w14:val="none"/>
              </w:rPr>
              <w:t>200,00 €</w:t>
            </w:r>
          </w:p>
        </w:tc>
        <w:tc>
          <w:tcPr>
            <w:tcW w:w="1140" w:type="dxa"/>
            <w:shd w:val="clear" w:color="auto" w:fill="FFFFFF" w:themeFill="background1"/>
            <w:noWrap/>
            <w:vAlign w:val="center"/>
            <w:hideMark/>
          </w:tcPr>
          <w:p w14:paraId="2A2CB162" w14:textId="77777777" w:rsidR="00602821" w:rsidRPr="007B1BD4" w:rsidRDefault="00602821" w:rsidP="00602821">
            <w:pPr>
              <w:jc w:val="center"/>
              <w:rPr>
                <w:rFonts w:ascii="Calibri" w:eastAsia="Times New Roman" w:hAnsi="Calibri" w:cs="Calibri"/>
                <w:color w:val="000000"/>
                <w:kern w:val="0"/>
                <w:sz w:val="20"/>
                <w:szCs w:val="20"/>
                <w:lang w:eastAsia="es-ES"/>
                <w14:ligatures w14:val="none"/>
              </w:rPr>
            </w:pPr>
            <w:r w:rsidRPr="007B1BD4">
              <w:rPr>
                <w:rFonts w:ascii="Calibri" w:eastAsia="Times New Roman" w:hAnsi="Calibri" w:cs="Calibri"/>
                <w:color w:val="000000"/>
                <w:kern w:val="0"/>
                <w:sz w:val="20"/>
                <w:szCs w:val="20"/>
                <w:lang w:eastAsia="es-ES"/>
                <w14:ligatures w14:val="none"/>
              </w:rPr>
              <w:t>100,00 €</w:t>
            </w:r>
          </w:p>
        </w:tc>
        <w:tc>
          <w:tcPr>
            <w:tcW w:w="1134" w:type="dxa"/>
            <w:shd w:val="clear" w:color="auto" w:fill="FFFFFF" w:themeFill="background1"/>
            <w:noWrap/>
            <w:vAlign w:val="center"/>
            <w:hideMark/>
          </w:tcPr>
          <w:p w14:paraId="0F9DB63A" w14:textId="77777777" w:rsidR="00602821" w:rsidRPr="007B1BD4" w:rsidRDefault="00602821" w:rsidP="00602821">
            <w:pPr>
              <w:jc w:val="center"/>
              <w:rPr>
                <w:rFonts w:ascii="Calibri" w:eastAsia="Times New Roman" w:hAnsi="Calibri" w:cs="Calibri"/>
                <w:color w:val="000000"/>
                <w:kern w:val="0"/>
                <w:sz w:val="20"/>
                <w:szCs w:val="20"/>
                <w:lang w:eastAsia="es-ES"/>
                <w14:ligatures w14:val="none"/>
              </w:rPr>
            </w:pPr>
            <w:r w:rsidRPr="007B1BD4">
              <w:rPr>
                <w:rFonts w:ascii="Calibri" w:eastAsia="Times New Roman" w:hAnsi="Calibri" w:cs="Calibri"/>
                <w:color w:val="000000"/>
                <w:kern w:val="0"/>
                <w:sz w:val="20"/>
                <w:szCs w:val="20"/>
                <w:lang w:eastAsia="es-ES"/>
                <w14:ligatures w14:val="none"/>
              </w:rPr>
              <w:t>290,00 €</w:t>
            </w:r>
          </w:p>
        </w:tc>
        <w:tc>
          <w:tcPr>
            <w:tcW w:w="1134" w:type="dxa"/>
            <w:gridSpan w:val="2"/>
            <w:shd w:val="clear" w:color="auto" w:fill="FFFFFF" w:themeFill="background1"/>
            <w:noWrap/>
            <w:vAlign w:val="center"/>
            <w:hideMark/>
          </w:tcPr>
          <w:p w14:paraId="30647656" w14:textId="77777777" w:rsidR="00602821" w:rsidRPr="007B1BD4" w:rsidRDefault="00602821" w:rsidP="00602821">
            <w:pPr>
              <w:jc w:val="center"/>
              <w:rPr>
                <w:rFonts w:ascii="Calibri" w:eastAsia="Times New Roman" w:hAnsi="Calibri" w:cs="Calibri"/>
                <w:color w:val="000000"/>
                <w:kern w:val="0"/>
                <w:sz w:val="20"/>
                <w:szCs w:val="20"/>
                <w:lang w:eastAsia="es-ES"/>
                <w14:ligatures w14:val="none"/>
              </w:rPr>
            </w:pPr>
            <w:r w:rsidRPr="007B1BD4">
              <w:rPr>
                <w:rFonts w:ascii="Calibri" w:eastAsia="Times New Roman" w:hAnsi="Calibri" w:cs="Calibri"/>
                <w:color w:val="000000"/>
                <w:kern w:val="0"/>
                <w:sz w:val="20"/>
                <w:szCs w:val="20"/>
                <w:lang w:eastAsia="es-ES"/>
                <w14:ligatures w14:val="none"/>
              </w:rPr>
              <w:t>196,67 €</w:t>
            </w:r>
          </w:p>
        </w:tc>
        <w:tc>
          <w:tcPr>
            <w:tcW w:w="1275" w:type="dxa"/>
            <w:gridSpan w:val="2"/>
            <w:shd w:val="clear" w:color="auto" w:fill="FFFFFF" w:themeFill="background1"/>
            <w:noWrap/>
            <w:vAlign w:val="center"/>
            <w:hideMark/>
          </w:tcPr>
          <w:p w14:paraId="191C7B9D" w14:textId="77777777" w:rsidR="00602821" w:rsidRPr="007B1BD4" w:rsidRDefault="00602821" w:rsidP="00602821">
            <w:pPr>
              <w:jc w:val="center"/>
              <w:rPr>
                <w:rFonts w:ascii="Calibri" w:eastAsia="Times New Roman" w:hAnsi="Calibri" w:cs="Calibri"/>
                <w:color w:val="000000"/>
                <w:kern w:val="0"/>
                <w:sz w:val="20"/>
                <w:szCs w:val="20"/>
                <w:lang w:eastAsia="es-ES"/>
                <w14:ligatures w14:val="none"/>
              </w:rPr>
            </w:pPr>
            <w:r w:rsidRPr="007B1BD4">
              <w:rPr>
                <w:rFonts w:ascii="Calibri" w:eastAsia="Times New Roman" w:hAnsi="Calibri" w:cs="Calibri"/>
                <w:color w:val="000000"/>
                <w:kern w:val="0"/>
                <w:sz w:val="20"/>
                <w:szCs w:val="20"/>
                <w:lang w:eastAsia="es-ES"/>
                <w14:ligatures w14:val="none"/>
              </w:rPr>
              <w:t>-</w:t>
            </w:r>
          </w:p>
        </w:tc>
      </w:tr>
      <w:tr w:rsidR="00602821" w:rsidRPr="007B1BD4" w14:paraId="212C5B74" w14:textId="77777777" w:rsidTr="00602821">
        <w:trPr>
          <w:trHeight w:val="336"/>
        </w:trPr>
        <w:tc>
          <w:tcPr>
            <w:tcW w:w="3256" w:type="dxa"/>
            <w:shd w:val="clear" w:color="auto" w:fill="FFFFFF" w:themeFill="background1"/>
            <w:noWrap/>
            <w:vAlign w:val="center"/>
            <w:hideMark/>
          </w:tcPr>
          <w:p w14:paraId="5DEE1748" w14:textId="77777777" w:rsidR="00602821" w:rsidRPr="007B1BD4" w:rsidRDefault="00602821" w:rsidP="00602821">
            <w:pPr>
              <w:ind w:firstLineChars="100" w:firstLine="200"/>
              <w:jc w:val="left"/>
              <w:rPr>
                <w:rFonts w:ascii="Calibri" w:eastAsia="Times New Roman" w:hAnsi="Calibri" w:cs="Calibri"/>
                <w:color w:val="000000"/>
                <w:kern w:val="0"/>
                <w:sz w:val="20"/>
                <w:szCs w:val="20"/>
                <w:lang w:eastAsia="es-ES"/>
                <w14:ligatures w14:val="none"/>
              </w:rPr>
            </w:pPr>
            <w:r w:rsidRPr="007B1BD4">
              <w:rPr>
                <w:rFonts w:ascii="Calibri" w:eastAsia="Times New Roman" w:hAnsi="Calibri" w:cs="Calibri"/>
                <w:color w:val="000000"/>
                <w:kern w:val="0"/>
                <w:sz w:val="20"/>
                <w:szCs w:val="20"/>
                <w:lang w:eastAsia="es-ES"/>
                <w14:ligatures w14:val="none"/>
              </w:rPr>
              <w:t>Instalación de hardware</w:t>
            </w:r>
          </w:p>
        </w:tc>
        <w:tc>
          <w:tcPr>
            <w:tcW w:w="1134" w:type="dxa"/>
            <w:shd w:val="clear" w:color="auto" w:fill="FFFFFF" w:themeFill="background1"/>
            <w:noWrap/>
            <w:vAlign w:val="center"/>
            <w:hideMark/>
          </w:tcPr>
          <w:p w14:paraId="120015ED" w14:textId="77777777" w:rsidR="00602821" w:rsidRPr="007B1BD4" w:rsidRDefault="00602821" w:rsidP="00602821">
            <w:pPr>
              <w:jc w:val="center"/>
              <w:rPr>
                <w:rFonts w:ascii="Calibri" w:eastAsia="Times New Roman" w:hAnsi="Calibri" w:cs="Calibri"/>
                <w:color w:val="000000"/>
                <w:kern w:val="0"/>
                <w:sz w:val="20"/>
                <w:szCs w:val="20"/>
                <w:lang w:eastAsia="es-ES"/>
                <w14:ligatures w14:val="none"/>
              </w:rPr>
            </w:pPr>
            <w:r w:rsidRPr="007B1BD4">
              <w:rPr>
                <w:rFonts w:ascii="Calibri" w:eastAsia="Times New Roman" w:hAnsi="Calibri" w:cs="Calibri"/>
                <w:color w:val="000000"/>
                <w:kern w:val="0"/>
                <w:sz w:val="20"/>
                <w:szCs w:val="20"/>
                <w:lang w:eastAsia="es-ES"/>
                <w14:ligatures w14:val="none"/>
              </w:rPr>
              <w:t>-</w:t>
            </w:r>
          </w:p>
        </w:tc>
        <w:tc>
          <w:tcPr>
            <w:tcW w:w="1140" w:type="dxa"/>
            <w:shd w:val="clear" w:color="auto" w:fill="FFFFFF" w:themeFill="background1"/>
            <w:noWrap/>
            <w:vAlign w:val="center"/>
            <w:hideMark/>
          </w:tcPr>
          <w:p w14:paraId="2855E6BD" w14:textId="77777777" w:rsidR="00602821" w:rsidRPr="007B1BD4" w:rsidRDefault="00602821" w:rsidP="00602821">
            <w:pPr>
              <w:jc w:val="center"/>
              <w:rPr>
                <w:rFonts w:ascii="Calibri" w:eastAsia="Times New Roman" w:hAnsi="Calibri" w:cs="Calibri"/>
                <w:color w:val="000000"/>
                <w:kern w:val="0"/>
                <w:sz w:val="20"/>
                <w:szCs w:val="20"/>
                <w:lang w:eastAsia="es-ES"/>
                <w14:ligatures w14:val="none"/>
              </w:rPr>
            </w:pPr>
            <w:r w:rsidRPr="007B1BD4">
              <w:rPr>
                <w:rFonts w:ascii="Calibri" w:eastAsia="Times New Roman" w:hAnsi="Calibri" w:cs="Calibri"/>
                <w:color w:val="000000"/>
                <w:kern w:val="0"/>
                <w:sz w:val="20"/>
                <w:szCs w:val="20"/>
                <w:lang w:eastAsia="es-ES"/>
                <w14:ligatures w14:val="none"/>
              </w:rPr>
              <w:t>-</w:t>
            </w:r>
          </w:p>
        </w:tc>
        <w:tc>
          <w:tcPr>
            <w:tcW w:w="1134" w:type="dxa"/>
            <w:shd w:val="clear" w:color="auto" w:fill="FFFFFF" w:themeFill="background1"/>
            <w:noWrap/>
            <w:vAlign w:val="center"/>
            <w:hideMark/>
          </w:tcPr>
          <w:p w14:paraId="028198A3" w14:textId="77777777" w:rsidR="00602821" w:rsidRPr="007B1BD4" w:rsidRDefault="00602821" w:rsidP="00602821">
            <w:pPr>
              <w:jc w:val="center"/>
              <w:rPr>
                <w:rFonts w:ascii="Calibri" w:eastAsia="Times New Roman" w:hAnsi="Calibri" w:cs="Calibri"/>
                <w:color w:val="000000"/>
                <w:kern w:val="0"/>
                <w:sz w:val="20"/>
                <w:szCs w:val="20"/>
                <w:lang w:eastAsia="es-ES"/>
                <w14:ligatures w14:val="none"/>
              </w:rPr>
            </w:pPr>
            <w:r w:rsidRPr="007B1BD4">
              <w:rPr>
                <w:rFonts w:ascii="Calibri" w:eastAsia="Times New Roman" w:hAnsi="Calibri" w:cs="Calibri"/>
                <w:color w:val="000000"/>
                <w:kern w:val="0"/>
                <w:sz w:val="20"/>
                <w:szCs w:val="20"/>
                <w:lang w:eastAsia="es-ES"/>
                <w14:ligatures w14:val="none"/>
              </w:rPr>
              <w:t>-</w:t>
            </w:r>
          </w:p>
        </w:tc>
        <w:tc>
          <w:tcPr>
            <w:tcW w:w="1134" w:type="dxa"/>
            <w:gridSpan w:val="2"/>
            <w:shd w:val="clear" w:color="auto" w:fill="FFFFFF" w:themeFill="background1"/>
            <w:noWrap/>
            <w:vAlign w:val="center"/>
            <w:hideMark/>
          </w:tcPr>
          <w:p w14:paraId="40C94CA1" w14:textId="77777777" w:rsidR="00602821" w:rsidRPr="007B1BD4" w:rsidRDefault="00602821" w:rsidP="00602821">
            <w:pPr>
              <w:jc w:val="center"/>
              <w:rPr>
                <w:rFonts w:ascii="Calibri" w:eastAsia="Times New Roman" w:hAnsi="Calibri" w:cs="Calibri"/>
                <w:color w:val="000000"/>
                <w:kern w:val="0"/>
                <w:sz w:val="20"/>
                <w:szCs w:val="20"/>
                <w:lang w:eastAsia="es-ES"/>
                <w14:ligatures w14:val="none"/>
              </w:rPr>
            </w:pPr>
            <w:r w:rsidRPr="007B1BD4">
              <w:rPr>
                <w:rFonts w:ascii="Calibri" w:eastAsia="Times New Roman" w:hAnsi="Calibri" w:cs="Calibri"/>
                <w:color w:val="000000"/>
                <w:kern w:val="0"/>
                <w:sz w:val="20"/>
                <w:szCs w:val="20"/>
                <w:lang w:eastAsia="es-ES"/>
                <w14:ligatures w14:val="none"/>
              </w:rPr>
              <w:t>-</w:t>
            </w:r>
          </w:p>
        </w:tc>
        <w:tc>
          <w:tcPr>
            <w:tcW w:w="1275" w:type="dxa"/>
            <w:gridSpan w:val="2"/>
            <w:shd w:val="clear" w:color="auto" w:fill="FFFFFF" w:themeFill="background1"/>
            <w:noWrap/>
            <w:vAlign w:val="center"/>
            <w:hideMark/>
          </w:tcPr>
          <w:p w14:paraId="058D84CD" w14:textId="77777777" w:rsidR="00602821" w:rsidRPr="007B1BD4" w:rsidRDefault="00602821" w:rsidP="00602821">
            <w:pPr>
              <w:jc w:val="center"/>
              <w:rPr>
                <w:rFonts w:ascii="Calibri" w:eastAsia="Times New Roman" w:hAnsi="Calibri" w:cs="Calibri"/>
                <w:color w:val="000000"/>
                <w:kern w:val="0"/>
                <w:sz w:val="20"/>
                <w:szCs w:val="20"/>
                <w:lang w:eastAsia="es-ES"/>
                <w14:ligatures w14:val="none"/>
              </w:rPr>
            </w:pPr>
          </w:p>
        </w:tc>
      </w:tr>
      <w:tr w:rsidR="00602821" w:rsidRPr="007B1BD4" w14:paraId="110381F5" w14:textId="77777777" w:rsidTr="00602821">
        <w:trPr>
          <w:trHeight w:val="336"/>
        </w:trPr>
        <w:tc>
          <w:tcPr>
            <w:tcW w:w="3256" w:type="dxa"/>
            <w:shd w:val="clear" w:color="auto" w:fill="FFFFFF" w:themeFill="background1"/>
            <w:noWrap/>
            <w:vAlign w:val="center"/>
            <w:hideMark/>
          </w:tcPr>
          <w:p w14:paraId="3DBD46B6" w14:textId="31B306A9" w:rsidR="00602821" w:rsidRPr="007B1BD4" w:rsidRDefault="00602821" w:rsidP="00602821">
            <w:pPr>
              <w:ind w:firstLineChars="200" w:firstLine="400"/>
              <w:jc w:val="left"/>
              <w:rPr>
                <w:rFonts w:ascii="Calibri" w:eastAsia="Times New Roman" w:hAnsi="Calibri" w:cs="Calibri"/>
                <w:color w:val="000000"/>
                <w:kern w:val="0"/>
                <w:sz w:val="20"/>
                <w:szCs w:val="20"/>
                <w:lang w:eastAsia="es-ES"/>
                <w14:ligatures w14:val="none"/>
              </w:rPr>
            </w:pPr>
            <w:r w:rsidRPr="007B1BD4">
              <w:rPr>
                <w:rFonts w:ascii="Calibri" w:eastAsia="Times New Roman" w:hAnsi="Calibri" w:cs="Calibri"/>
                <w:color w:val="000000"/>
                <w:kern w:val="0"/>
                <w:sz w:val="20"/>
                <w:szCs w:val="20"/>
                <w:lang w:eastAsia="es-ES"/>
                <w14:ligatures w14:val="none"/>
              </w:rPr>
              <w:t>Insta</w:t>
            </w:r>
            <w:r w:rsidR="000F4FF7">
              <w:rPr>
                <w:rFonts w:ascii="Calibri" w:eastAsia="Times New Roman" w:hAnsi="Calibri" w:cs="Calibri"/>
                <w:color w:val="000000"/>
                <w:kern w:val="0"/>
                <w:sz w:val="20"/>
                <w:szCs w:val="20"/>
                <w:lang w:eastAsia="es-ES"/>
                <w14:ligatures w14:val="none"/>
              </w:rPr>
              <w:t>la</w:t>
            </w:r>
            <w:r w:rsidRPr="007B1BD4">
              <w:rPr>
                <w:rFonts w:ascii="Calibri" w:eastAsia="Times New Roman" w:hAnsi="Calibri" w:cs="Calibri"/>
                <w:color w:val="000000"/>
                <w:kern w:val="0"/>
                <w:sz w:val="20"/>
                <w:szCs w:val="20"/>
                <w:lang w:eastAsia="es-ES"/>
                <w14:ligatures w14:val="none"/>
              </w:rPr>
              <w:t>ción de hardware - Hospitales</w:t>
            </w:r>
          </w:p>
        </w:tc>
        <w:tc>
          <w:tcPr>
            <w:tcW w:w="1134" w:type="dxa"/>
            <w:shd w:val="clear" w:color="auto" w:fill="FFFFFF" w:themeFill="background1"/>
            <w:noWrap/>
            <w:vAlign w:val="center"/>
            <w:hideMark/>
          </w:tcPr>
          <w:p w14:paraId="214E783B" w14:textId="77777777" w:rsidR="00602821" w:rsidRPr="007B1BD4" w:rsidRDefault="00602821" w:rsidP="00602821">
            <w:pPr>
              <w:jc w:val="center"/>
              <w:rPr>
                <w:rFonts w:ascii="Calibri" w:eastAsia="Times New Roman" w:hAnsi="Calibri" w:cs="Calibri"/>
                <w:color w:val="000000"/>
                <w:kern w:val="0"/>
                <w:sz w:val="20"/>
                <w:szCs w:val="20"/>
                <w:lang w:eastAsia="es-ES"/>
                <w14:ligatures w14:val="none"/>
              </w:rPr>
            </w:pPr>
            <w:r w:rsidRPr="007B1BD4">
              <w:rPr>
                <w:rFonts w:ascii="Calibri" w:eastAsia="Times New Roman" w:hAnsi="Calibri" w:cs="Calibri"/>
                <w:color w:val="000000"/>
                <w:kern w:val="0"/>
                <w:sz w:val="20"/>
                <w:szCs w:val="20"/>
                <w:lang w:eastAsia="es-ES"/>
                <w14:ligatures w14:val="none"/>
              </w:rPr>
              <w:t>2.900,00 €</w:t>
            </w:r>
          </w:p>
        </w:tc>
        <w:tc>
          <w:tcPr>
            <w:tcW w:w="1140" w:type="dxa"/>
            <w:shd w:val="clear" w:color="auto" w:fill="FFFFFF" w:themeFill="background1"/>
            <w:noWrap/>
            <w:vAlign w:val="center"/>
            <w:hideMark/>
          </w:tcPr>
          <w:p w14:paraId="5A67272E" w14:textId="77777777" w:rsidR="00602821" w:rsidRPr="007B1BD4" w:rsidRDefault="00602821" w:rsidP="00602821">
            <w:pPr>
              <w:jc w:val="center"/>
              <w:rPr>
                <w:rFonts w:ascii="Calibri" w:eastAsia="Times New Roman" w:hAnsi="Calibri" w:cs="Calibri"/>
                <w:color w:val="000000"/>
                <w:kern w:val="0"/>
                <w:sz w:val="20"/>
                <w:szCs w:val="20"/>
                <w:lang w:eastAsia="es-ES"/>
                <w14:ligatures w14:val="none"/>
              </w:rPr>
            </w:pPr>
            <w:r w:rsidRPr="007B1BD4">
              <w:rPr>
                <w:rFonts w:ascii="Calibri" w:eastAsia="Times New Roman" w:hAnsi="Calibri" w:cs="Calibri"/>
                <w:color w:val="000000"/>
                <w:kern w:val="0"/>
                <w:sz w:val="20"/>
                <w:szCs w:val="20"/>
                <w:lang w:eastAsia="es-ES"/>
                <w14:ligatures w14:val="none"/>
              </w:rPr>
              <w:t>2.700,00 €</w:t>
            </w:r>
          </w:p>
        </w:tc>
        <w:tc>
          <w:tcPr>
            <w:tcW w:w="1134" w:type="dxa"/>
            <w:shd w:val="clear" w:color="auto" w:fill="FFFFFF" w:themeFill="background1"/>
            <w:noWrap/>
            <w:vAlign w:val="center"/>
            <w:hideMark/>
          </w:tcPr>
          <w:p w14:paraId="4256EEF2" w14:textId="77777777" w:rsidR="00602821" w:rsidRPr="007B1BD4" w:rsidRDefault="00602821" w:rsidP="00602821">
            <w:pPr>
              <w:jc w:val="center"/>
              <w:rPr>
                <w:rFonts w:ascii="Calibri" w:eastAsia="Times New Roman" w:hAnsi="Calibri" w:cs="Calibri"/>
                <w:color w:val="000000"/>
                <w:kern w:val="0"/>
                <w:sz w:val="20"/>
                <w:szCs w:val="20"/>
                <w:lang w:eastAsia="es-ES"/>
                <w14:ligatures w14:val="none"/>
              </w:rPr>
            </w:pPr>
            <w:r w:rsidRPr="007B1BD4">
              <w:rPr>
                <w:rFonts w:ascii="Calibri" w:eastAsia="Times New Roman" w:hAnsi="Calibri" w:cs="Calibri"/>
                <w:color w:val="000000"/>
                <w:kern w:val="0"/>
                <w:sz w:val="20"/>
                <w:szCs w:val="20"/>
                <w:lang w:eastAsia="es-ES"/>
                <w14:ligatures w14:val="none"/>
              </w:rPr>
              <w:t>3.500,00 €</w:t>
            </w:r>
          </w:p>
        </w:tc>
        <w:tc>
          <w:tcPr>
            <w:tcW w:w="1134" w:type="dxa"/>
            <w:gridSpan w:val="2"/>
            <w:shd w:val="clear" w:color="auto" w:fill="FFFFFF" w:themeFill="background1"/>
            <w:noWrap/>
            <w:vAlign w:val="center"/>
            <w:hideMark/>
          </w:tcPr>
          <w:p w14:paraId="1C198E96" w14:textId="77777777" w:rsidR="00602821" w:rsidRPr="007B1BD4" w:rsidRDefault="00602821" w:rsidP="00602821">
            <w:pPr>
              <w:jc w:val="center"/>
              <w:rPr>
                <w:rFonts w:ascii="Calibri" w:eastAsia="Times New Roman" w:hAnsi="Calibri" w:cs="Calibri"/>
                <w:color w:val="000000"/>
                <w:kern w:val="0"/>
                <w:sz w:val="20"/>
                <w:szCs w:val="20"/>
                <w:lang w:eastAsia="es-ES"/>
                <w14:ligatures w14:val="none"/>
              </w:rPr>
            </w:pPr>
            <w:r w:rsidRPr="007B1BD4">
              <w:rPr>
                <w:rFonts w:ascii="Calibri" w:eastAsia="Times New Roman" w:hAnsi="Calibri" w:cs="Calibri"/>
                <w:color w:val="000000"/>
                <w:kern w:val="0"/>
                <w:sz w:val="20"/>
                <w:szCs w:val="20"/>
                <w:lang w:eastAsia="es-ES"/>
                <w14:ligatures w14:val="none"/>
              </w:rPr>
              <w:t>3.033,33 €</w:t>
            </w:r>
          </w:p>
        </w:tc>
        <w:tc>
          <w:tcPr>
            <w:tcW w:w="1275" w:type="dxa"/>
            <w:gridSpan w:val="2"/>
            <w:shd w:val="clear" w:color="auto" w:fill="FFFFFF" w:themeFill="background1"/>
            <w:noWrap/>
            <w:vAlign w:val="center"/>
            <w:hideMark/>
          </w:tcPr>
          <w:p w14:paraId="1B7FCDB6" w14:textId="77777777" w:rsidR="00602821" w:rsidRPr="007B1BD4" w:rsidRDefault="00602821" w:rsidP="00602821">
            <w:pPr>
              <w:jc w:val="center"/>
              <w:rPr>
                <w:rFonts w:ascii="Calibri" w:eastAsia="Times New Roman" w:hAnsi="Calibri" w:cs="Calibri"/>
                <w:color w:val="000000"/>
                <w:kern w:val="0"/>
                <w:sz w:val="20"/>
                <w:szCs w:val="20"/>
                <w:lang w:eastAsia="es-ES"/>
                <w14:ligatures w14:val="none"/>
              </w:rPr>
            </w:pPr>
            <w:r w:rsidRPr="007B1BD4">
              <w:rPr>
                <w:rFonts w:ascii="Calibri" w:eastAsia="Times New Roman" w:hAnsi="Calibri" w:cs="Calibri"/>
                <w:color w:val="000000"/>
                <w:kern w:val="0"/>
                <w:sz w:val="20"/>
                <w:szCs w:val="20"/>
                <w:lang w:eastAsia="es-ES"/>
                <w14:ligatures w14:val="none"/>
              </w:rPr>
              <w:t>-</w:t>
            </w:r>
          </w:p>
        </w:tc>
      </w:tr>
      <w:tr w:rsidR="00602821" w:rsidRPr="007B1BD4" w14:paraId="4D93F18B" w14:textId="77777777" w:rsidTr="00602821">
        <w:trPr>
          <w:trHeight w:val="336"/>
        </w:trPr>
        <w:tc>
          <w:tcPr>
            <w:tcW w:w="3256" w:type="dxa"/>
            <w:shd w:val="clear" w:color="auto" w:fill="FFFFFF" w:themeFill="background1"/>
            <w:noWrap/>
            <w:vAlign w:val="center"/>
            <w:hideMark/>
          </w:tcPr>
          <w:p w14:paraId="4E9D4861" w14:textId="77777777" w:rsidR="00602821" w:rsidRPr="007B1BD4" w:rsidRDefault="00602821" w:rsidP="00602821">
            <w:pPr>
              <w:ind w:firstLineChars="200" w:firstLine="400"/>
              <w:jc w:val="left"/>
              <w:rPr>
                <w:rFonts w:ascii="Calibri" w:eastAsia="Times New Roman" w:hAnsi="Calibri" w:cs="Calibri"/>
                <w:color w:val="000000"/>
                <w:kern w:val="0"/>
                <w:sz w:val="20"/>
                <w:szCs w:val="20"/>
                <w:lang w:eastAsia="es-ES"/>
                <w14:ligatures w14:val="none"/>
              </w:rPr>
            </w:pPr>
            <w:r w:rsidRPr="007B1BD4">
              <w:rPr>
                <w:rFonts w:ascii="Calibri" w:eastAsia="Times New Roman" w:hAnsi="Calibri" w:cs="Calibri"/>
                <w:color w:val="000000"/>
                <w:kern w:val="0"/>
                <w:sz w:val="20"/>
                <w:szCs w:val="20"/>
                <w:lang w:eastAsia="es-ES"/>
                <w14:ligatures w14:val="none"/>
              </w:rPr>
              <w:t>Instalación de hardware - vehículos</w:t>
            </w:r>
          </w:p>
        </w:tc>
        <w:tc>
          <w:tcPr>
            <w:tcW w:w="1134" w:type="dxa"/>
            <w:shd w:val="clear" w:color="auto" w:fill="FFFFFF" w:themeFill="background1"/>
            <w:noWrap/>
            <w:vAlign w:val="center"/>
            <w:hideMark/>
          </w:tcPr>
          <w:p w14:paraId="02EE89CF" w14:textId="77777777" w:rsidR="00602821" w:rsidRPr="007B1BD4" w:rsidRDefault="00602821" w:rsidP="00602821">
            <w:pPr>
              <w:jc w:val="center"/>
              <w:rPr>
                <w:rFonts w:ascii="Calibri" w:eastAsia="Times New Roman" w:hAnsi="Calibri" w:cs="Calibri"/>
                <w:color w:val="000000"/>
                <w:kern w:val="0"/>
                <w:sz w:val="20"/>
                <w:szCs w:val="20"/>
                <w:lang w:eastAsia="es-ES"/>
                <w14:ligatures w14:val="none"/>
              </w:rPr>
            </w:pPr>
            <w:r w:rsidRPr="007B1BD4">
              <w:rPr>
                <w:rFonts w:ascii="Calibri" w:eastAsia="Times New Roman" w:hAnsi="Calibri" w:cs="Calibri"/>
                <w:color w:val="000000"/>
                <w:kern w:val="0"/>
                <w:sz w:val="20"/>
                <w:szCs w:val="20"/>
                <w:lang w:eastAsia="es-ES"/>
                <w14:ligatures w14:val="none"/>
              </w:rPr>
              <w:t>700,00 €</w:t>
            </w:r>
          </w:p>
        </w:tc>
        <w:tc>
          <w:tcPr>
            <w:tcW w:w="1140" w:type="dxa"/>
            <w:shd w:val="clear" w:color="auto" w:fill="FFFFFF" w:themeFill="background1"/>
            <w:noWrap/>
            <w:vAlign w:val="center"/>
            <w:hideMark/>
          </w:tcPr>
          <w:p w14:paraId="14297224" w14:textId="77777777" w:rsidR="00602821" w:rsidRPr="007B1BD4" w:rsidRDefault="00602821" w:rsidP="00602821">
            <w:pPr>
              <w:jc w:val="center"/>
              <w:rPr>
                <w:rFonts w:ascii="Calibri" w:eastAsia="Times New Roman" w:hAnsi="Calibri" w:cs="Calibri"/>
                <w:color w:val="000000"/>
                <w:kern w:val="0"/>
                <w:sz w:val="20"/>
                <w:szCs w:val="20"/>
                <w:lang w:eastAsia="es-ES"/>
                <w14:ligatures w14:val="none"/>
              </w:rPr>
            </w:pPr>
            <w:r w:rsidRPr="007B1BD4">
              <w:rPr>
                <w:rFonts w:ascii="Calibri" w:eastAsia="Times New Roman" w:hAnsi="Calibri" w:cs="Calibri"/>
                <w:color w:val="000000"/>
                <w:kern w:val="0"/>
                <w:sz w:val="20"/>
                <w:szCs w:val="20"/>
                <w:lang w:eastAsia="es-ES"/>
                <w14:ligatures w14:val="none"/>
              </w:rPr>
              <w:t>590,00 €</w:t>
            </w:r>
          </w:p>
        </w:tc>
        <w:tc>
          <w:tcPr>
            <w:tcW w:w="1134" w:type="dxa"/>
            <w:shd w:val="clear" w:color="auto" w:fill="FFFFFF" w:themeFill="background1"/>
            <w:noWrap/>
            <w:vAlign w:val="center"/>
            <w:hideMark/>
          </w:tcPr>
          <w:p w14:paraId="150C7B71" w14:textId="77777777" w:rsidR="00602821" w:rsidRPr="007B1BD4" w:rsidRDefault="00602821" w:rsidP="00602821">
            <w:pPr>
              <w:jc w:val="center"/>
              <w:rPr>
                <w:rFonts w:ascii="Calibri" w:eastAsia="Times New Roman" w:hAnsi="Calibri" w:cs="Calibri"/>
                <w:color w:val="000000"/>
                <w:kern w:val="0"/>
                <w:sz w:val="20"/>
                <w:szCs w:val="20"/>
                <w:lang w:eastAsia="es-ES"/>
                <w14:ligatures w14:val="none"/>
              </w:rPr>
            </w:pPr>
            <w:r w:rsidRPr="007B1BD4">
              <w:rPr>
                <w:rFonts w:ascii="Calibri" w:eastAsia="Times New Roman" w:hAnsi="Calibri" w:cs="Calibri"/>
                <w:color w:val="000000"/>
                <w:kern w:val="0"/>
                <w:sz w:val="20"/>
                <w:szCs w:val="20"/>
                <w:lang w:eastAsia="es-ES"/>
                <w14:ligatures w14:val="none"/>
              </w:rPr>
              <w:t>870,00 €</w:t>
            </w:r>
          </w:p>
        </w:tc>
        <w:tc>
          <w:tcPr>
            <w:tcW w:w="1134" w:type="dxa"/>
            <w:gridSpan w:val="2"/>
            <w:shd w:val="clear" w:color="auto" w:fill="FFFFFF" w:themeFill="background1"/>
            <w:noWrap/>
            <w:vAlign w:val="center"/>
            <w:hideMark/>
          </w:tcPr>
          <w:p w14:paraId="1AE8568D" w14:textId="77777777" w:rsidR="00602821" w:rsidRPr="007B1BD4" w:rsidRDefault="00602821" w:rsidP="00602821">
            <w:pPr>
              <w:jc w:val="center"/>
              <w:rPr>
                <w:rFonts w:ascii="Calibri" w:eastAsia="Times New Roman" w:hAnsi="Calibri" w:cs="Calibri"/>
                <w:color w:val="000000"/>
                <w:kern w:val="0"/>
                <w:sz w:val="20"/>
                <w:szCs w:val="20"/>
                <w:lang w:eastAsia="es-ES"/>
                <w14:ligatures w14:val="none"/>
              </w:rPr>
            </w:pPr>
            <w:r w:rsidRPr="007B1BD4">
              <w:rPr>
                <w:rFonts w:ascii="Calibri" w:eastAsia="Times New Roman" w:hAnsi="Calibri" w:cs="Calibri"/>
                <w:color w:val="000000"/>
                <w:kern w:val="0"/>
                <w:sz w:val="20"/>
                <w:szCs w:val="20"/>
                <w:lang w:eastAsia="es-ES"/>
                <w14:ligatures w14:val="none"/>
              </w:rPr>
              <w:t>720,00 €</w:t>
            </w:r>
          </w:p>
        </w:tc>
        <w:tc>
          <w:tcPr>
            <w:tcW w:w="1275" w:type="dxa"/>
            <w:gridSpan w:val="2"/>
            <w:shd w:val="clear" w:color="auto" w:fill="FFFFFF" w:themeFill="background1"/>
            <w:noWrap/>
            <w:vAlign w:val="center"/>
            <w:hideMark/>
          </w:tcPr>
          <w:p w14:paraId="5E4D110C" w14:textId="77777777" w:rsidR="00602821" w:rsidRPr="007B1BD4" w:rsidRDefault="00602821" w:rsidP="00602821">
            <w:pPr>
              <w:jc w:val="center"/>
              <w:rPr>
                <w:rFonts w:ascii="Calibri" w:eastAsia="Times New Roman" w:hAnsi="Calibri" w:cs="Calibri"/>
                <w:color w:val="000000"/>
                <w:kern w:val="0"/>
                <w:sz w:val="20"/>
                <w:szCs w:val="20"/>
                <w:lang w:eastAsia="es-ES"/>
                <w14:ligatures w14:val="none"/>
              </w:rPr>
            </w:pPr>
            <w:r w:rsidRPr="007B1BD4">
              <w:rPr>
                <w:rFonts w:ascii="Calibri" w:eastAsia="Times New Roman" w:hAnsi="Calibri" w:cs="Calibri"/>
                <w:color w:val="000000"/>
                <w:kern w:val="0"/>
                <w:sz w:val="20"/>
                <w:szCs w:val="20"/>
                <w:lang w:eastAsia="es-ES"/>
                <w14:ligatures w14:val="none"/>
              </w:rPr>
              <w:t>-</w:t>
            </w:r>
          </w:p>
        </w:tc>
      </w:tr>
      <w:tr w:rsidR="00602821" w:rsidRPr="007B1BD4" w14:paraId="5989CF72" w14:textId="77777777" w:rsidTr="00602821">
        <w:trPr>
          <w:trHeight w:val="336"/>
        </w:trPr>
        <w:tc>
          <w:tcPr>
            <w:tcW w:w="3256" w:type="dxa"/>
            <w:tcBorders>
              <w:bottom w:val="single" w:sz="4" w:space="0" w:color="BFBFBF" w:themeColor="background1" w:themeShade="BF"/>
            </w:tcBorders>
            <w:shd w:val="clear" w:color="auto" w:fill="FFFFFF" w:themeFill="background1"/>
            <w:noWrap/>
            <w:vAlign w:val="center"/>
            <w:hideMark/>
          </w:tcPr>
          <w:p w14:paraId="3FA648D3" w14:textId="77777777" w:rsidR="00602821" w:rsidRPr="007B1BD4" w:rsidRDefault="00602821" w:rsidP="00602821">
            <w:pPr>
              <w:jc w:val="left"/>
              <w:rPr>
                <w:rFonts w:ascii="Calibri" w:eastAsia="Times New Roman" w:hAnsi="Calibri" w:cs="Calibri"/>
                <w:b/>
                <w:bCs/>
                <w:color w:val="000000"/>
                <w:kern w:val="0"/>
                <w:sz w:val="20"/>
                <w:szCs w:val="20"/>
                <w:lang w:eastAsia="es-ES"/>
                <w14:ligatures w14:val="none"/>
              </w:rPr>
            </w:pPr>
            <w:r w:rsidRPr="007B1BD4">
              <w:rPr>
                <w:rFonts w:ascii="Calibri" w:eastAsia="Times New Roman" w:hAnsi="Calibri" w:cs="Calibri"/>
                <w:b/>
                <w:bCs/>
                <w:color w:val="000000"/>
                <w:kern w:val="0"/>
                <w:sz w:val="20"/>
                <w:szCs w:val="20"/>
                <w:lang w:eastAsia="es-ES"/>
                <w14:ligatures w14:val="none"/>
              </w:rPr>
              <w:t>Hardware adquirido</w:t>
            </w:r>
          </w:p>
        </w:tc>
        <w:tc>
          <w:tcPr>
            <w:tcW w:w="1134" w:type="dxa"/>
            <w:tcBorders>
              <w:bottom w:val="single" w:sz="4" w:space="0" w:color="BFBFBF" w:themeColor="background1" w:themeShade="BF"/>
            </w:tcBorders>
            <w:shd w:val="clear" w:color="auto" w:fill="FFFFFF" w:themeFill="background1"/>
            <w:noWrap/>
            <w:vAlign w:val="center"/>
            <w:hideMark/>
          </w:tcPr>
          <w:p w14:paraId="69448CA2" w14:textId="77777777" w:rsidR="00602821" w:rsidRPr="007B1BD4" w:rsidRDefault="00602821" w:rsidP="00602821">
            <w:pPr>
              <w:jc w:val="center"/>
              <w:rPr>
                <w:rFonts w:ascii="Calibri" w:eastAsia="Times New Roman" w:hAnsi="Calibri" w:cs="Calibri"/>
                <w:color w:val="000000"/>
                <w:kern w:val="0"/>
                <w:sz w:val="20"/>
                <w:szCs w:val="20"/>
                <w:lang w:eastAsia="es-ES"/>
                <w14:ligatures w14:val="none"/>
              </w:rPr>
            </w:pPr>
            <w:r w:rsidRPr="007B1BD4">
              <w:rPr>
                <w:rFonts w:ascii="Calibri" w:eastAsia="Times New Roman" w:hAnsi="Calibri" w:cs="Calibri"/>
                <w:color w:val="000000"/>
                <w:kern w:val="0"/>
                <w:sz w:val="20"/>
                <w:szCs w:val="20"/>
                <w:lang w:eastAsia="es-ES"/>
                <w14:ligatures w14:val="none"/>
              </w:rPr>
              <w:t>670,00 €</w:t>
            </w:r>
          </w:p>
        </w:tc>
        <w:tc>
          <w:tcPr>
            <w:tcW w:w="1140" w:type="dxa"/>
            <w:tcBorders>
              <w:bottom w:val="single" w:sz="4" w:space="0" w:color="BFBFBF" w:themeColor="background1" w:themeShade="BF"/>
            </w:tcBorders>
            <w:shd w:val="clear" w:color="auto" w:fill="FFFFFF" w:themeFill="background1"/>
            <w:noWrap/>
            <w:vAlign w:val="center"/>
            <w:hideMark/>
          </w:tcPr>
          <w:p w14:paraId="05D415B8" w14:textId="77777777" w:rsidR="00602821" w:rsidRPr="007B1BD4" w:rsidRDefault="00602821" w:rsidP="00602821">
            <w:pPr>
              <w:jc w:val="center"/>
              <w:rPr>
                <w:rFonts w:ascii="Calibri" w:eastAsia="Times New Roman" w:hAnsi="Calibri" w:cs="Calibri"/>
                <w:color w:val="000000"/>
                <w:kern w:val="0"/>
                <w:sz w:val="20"/>
                <w:szCs w:val="20"/>
                <w:lang w:eastAsia="es-ES"/>
                <w14:ligatures w14:val="none"/>
              </w:rPr>
            </w:pPr>
            <w:r w:rsidRPr="007B1BD4">
              <w:rPr>
                <w:rFonts w:ascii="Calibri" w:eastAsia="Times New Roman" w:hAnsi="Calibri" w:cs="Calibri"/>
                <w:color w:val="000000"/>
                <w:kern w:val="0"/>
                <w:sz w:val="20"/>
                <w:szCs w:val="20"/>
                <w:lang w:eastAsia="es-ES"/>
                <w14:ligatures w14:val="none"/>
              </w:rPr>
              <w:t>600,00 €</w:t>
            </w:r>
          </w:p>
        </w:tc>
        <w:tc>
          <w:tcPr>
            <w:tcW w:w="1134" w:type="dxa"/>
            <w:tcBorders>
              <w:bottom w:val="single" w:sz="4" w:space="0" w:color="BFBFBF" w:themeColor="background1" w:themeShade="BF"/>
            </w:tcBorders>
            <w:shd w:val="clear" w:color="auto" w:fill="FFFFFF" w:themeFill="background1"/>
            <w:noWrap/>
            <w:vAlign w:val="center"/>
            <w:hideMark/>
          </w:tcPr>
          <w:p w14:paraId="3451F8C7" w14:textId="77777777" w:rsidR="00602821" w:rsidRPr="007B1BD4" w:rsidRDefault="00602821" w:rsidP="00602821">
            <w:pPr>
              <w:jc w:val="center"/>
              <w:rPr>
                <w:rFonts w:ascii="Calibri" w:eastAsia="Times New Roman" w:hAnsi="Calibri" w:cs="Calibri"/>
                <w:color w:val="000000"/>
                <w:kern w:val="0"/>
                <w:sz w:val="20"/>
                <w:szCs w:val="20"/>
                <w:lang w:eastAsia="es-ES"/>
                <w14:ligatures w14:val="none"/>
              </w:rPr>
            </w:pPr>
            <w:r w:rsidRPr="007B1BD4">
              <w:rPr>
                <w:rFonts w:ascii="Calibri" w:eastAsia="Times New Roman" w:hAnsi="Calibri" w:cs="Calibri"/>
                <w:color w:val="000000"/>
                <w:kern w:val="0"/>
                <w:sz w:val="20"/>
                <w:szCs w:val="20"/>
                <w:lang w:eastAsia="es-ES"/>
                <w14:ligatures w14:val="none"/>
              </w:rPr>
              <w:t>870,00 €</w:t>
            </w:r>
          </w:p>
        </w:tc>
        <w:tc>
          <w:tcPr>
            <w:tcW w:w="1134" w:type="dxa"/>
            <w:gridSpan w:val="2"/>
            <w:shd w:val="clear" w:color="auto" w:fill="FFFFFF" w:themeFill="background1"/>
            <w:noWrap/>
            <w:vAlign w:val="center"/>
            <w:hideMark/>
          </w:tcPr>
          <w:p w14:paraId="47C1C854" w14:textId="77777777" w:rsidR="00602821" w:rsidRPr="007B1BD4" w:rsidRDefault="00602821" w:rsidP="00602821">
            <w:pPr>
              <w:jc w:val="center"/>
              <w:rPr>
                <w:rFonts w:ascii="Calibri" w:eastAsia="Times New Roman" w:hAnsi="Calibri" w:cs="Calibri"/>
                <w:color w:val="000000"/>
                <w:kern w:val="0"/>
                <w:sz w:val="20"/>
                <w:szCs w:val="20"/>
                <w:lang w:eastAsia="es-ES"/>
                <w14:ligatures w14:val="none"/>
              </w:rPr>
            </w:pPr>
            <w:r w:rsidRPr="007B1BD4">
              <w:rPr>
                <w:rFonts w:ascii="Calibri" w:eastAsia="Times New Roman" w:hAnsi="Calibri" w:cs="Calibri"/>
                <w:color w:val="000000"/>
                <w:kern w:val="0"/>
                <w:sz w:val="20"/>
                <w:szCs w:val="20"/>
                <w:lang w:eastAsia="es-ES"/>
                <w14:ligatures w14:val="none"/>
              </w:rPr>
              <w:t>713,33 €</w:t>
            </w:r>
          </w:p>
        </w:tc>
        <w:tc>
          <w:tcPr>
            <w:tcW w:w="1275" w:type="dxa"/>
            <w:gridSpan w:val="2"/>
            <w:shd w:val="clear" w:color="auto" w:fill="FFFFFF" w:themeFill="background1"/>
            <w:noWrap/>
            <w:vAlign w:val="center"/>
            <w:hideMark/>
          </w:tcPr>
          <w:p w14:paraId="702F16C7" w14:textId="77777777" w:rsidR="00602821" w:rsidRPr="007B1BD4" w:rsidRDefault="00602821" w:rsidP="00602821">
            <w:pPr>
              <w:jc w:val="center"/>
              <w:rPr>
                <w:rFonts w:ascii="Calibri" w:eastAsia="Times New Roman" w:hAnsi="Calibri" w:cs="Calibri"/>
                <w:b/>
                <w:bCs/>
                <w:color w:val="000000"/>
                <w:kern w:val="0"/>
                <w:sz w:val="20"/>
                <w:szCs w:val="20"/>
                <w:lang w:eastAsia="es-ES"/>
                <w14:ligatures w14:val="none"/>
              </w:rPr>
            </w:pPr>
            <w:r w:rsidRPr="007B1BD4">
              <w:rPr>
                <w:rFonts w:ascii="Calibri" w:eastAsia="Times New Roman" w:hAnsi="Calibri" w:cs="Calibri"/>
                <w:b/>
                <w:bCs/>
                <w:color w:val="000000"/>
                <w:kern w:val="0"/>
                <w:sz w:val="20"/>
                <w:szCs w:val="20"/>
                <w:lang w:eastAsia="es-ES"/>
                <w14:ligatures w14:val="none"/>
              </w:rPr>
              <w:t>713,33 €</w:t>
            </w:r>
          </w:p>
        </w:tc>
      </w:tr>
      <w:tr w:rsidR="00602821" w:rsidRPr="007B1BD4" w14:paraId="0A9B286C" w14:textId="77777777" w:rsidTr="00602821">
        <w:trPr>
          <w:gridAfter w:val="1"/>
          <w:wAfter w:w="6" w:type="dxa"/>
          <w:trHeight w:val="336"/>
        </w:trPr>
        <w:tc>
          <w:tcPr>
            <w:tcW w:w="4390" w:type="dxa"/>
            <w:gridSpan w:val="2"/>
            <w:tcBorders>
              <w:left w:val="nil"/>
              <w:bottom w:val="nil"/>
            </w:tcBorders>
            <w:noWrap/>
            <w:vAlign w:val="center"/>
            <w:hideMark/>
          </w:tcPr>
          <w:p w14:paraId="16E82BB2" w14:textId="77777777" w:rsidR="00602821" w:rsidRPr="007B1BD4" w:rsidRDefault="00602821" w:rsidP="00602821">
            <w:pPr>
              <w:jc w:val="center"/>
              <w:rPr>
                <w:rFonts w:ascii="Times New Roman" w:eastAsia="Times New Roman" w:hAnsi="Times New Roman" w:cs="Times New Roman"/>
                <w:kern w:val="0"/>
                <w:sz w:val="20"/>
                <w:szCs w:val="20"/>
                <w:lang w:eastAsia="es-ES"/>
                <w14:ligatures w14:val="none"/>
              </w:rPr>
            </w:pPr>
          </w:p>
        </w:tc>
        <w:tc>
          <w:tcPr>
            <w:tcW w:w="3402" w:type="dxa"/>
            <w:gridSpan w:val="3"/>
            <w:shd w:val="clear" w:color="auto" w:fill="D0CECE" w:themeFill="background2" w:themeFillShade="E6"/>
            <w:noWrap/>
            <w:vAlign w:val="center"/>
            <w:hideMark/>
          </w:tcPr>
          <w:p w14:paraId="63E118FD" w14:textId="77777777" w:rsidR="00602821" w:rsidRPr="00CB10FD" w:rsidRDefault="00602821" w:rsidP="00602821">
            <w:pPr>
              <w:jc w:val="center"/>
              <w:rPr>
                <w:rFonts w:ascii="Calibri" w:eastAsia="Times New Roman" w:hAnsi="Calibri" w:cs="Calibri"/>
                <w:b/>
                <w:color w:val="000000"/>
                <w:kern w:val="0"/>
                <w:lang w:eastAsia="es-ES"/>
                <w14:ligatures w14:val="none"/>
              </w:rPr>
            </w:pPr>
            <w:r w:rsidRPr="00CB10FD">
              <w:rPr>
                <w:rFonts w:ascii="Calibri" w:eastAsia="Times New Roman" w:hAnsi="Calibri" w:cs="Calibri"/>
                <w:b/>
                <w:color w:val="000000"/>
                <w:kern w:val="0"/>
                <w:lang w:eastAsia="es-ES"/>
                <w14:ligatures w14:val="none"/>
              </w:rPr>
              <w:t>TOTAL</w:t>
            </w:r>
          </w:p>
        </w:tc>
        <w:tc>
          <w:tcPr>
            <w:tcW w:w="1275" w:type="dxa"/>
            <w:gridSpan w:val="2"/>
            <w:shd w:val="clear" w:color="auto" w:fill="D0CECE" w:themeFill="background2" w:themeFillShade="E6"/>
            <w:noWrap/>
            <w:vAlign w:val="center"/>
            <w:hideMark/>
          </w:tcPr>
          <w:p w14:paraId="4D888D22" w14:textId="77777777" w:rsidR="00602821" w:rsidRPr="00CB10FD" w:rsidRDefault="00602821" w:rsidP="00602821">
            <w:pPr>
              <w:keepNext/>
              <w:jc w:val="center"/>
              <w:rPr>
                <w:rFonts w:ascii="Calibri" w:eastAsia="Times New Roman" w:hAnsi="Calibri" w:cs="Calibri"/>
                <w:b/>
                <w:color w:val="000000"/>
                <w:kern w:val="0"/>
                <w:lang w:eastAsia="es-ES"/>
                <w14:ligatures w14:val="none"/>
              </w:rPr>
            </w:pPr>
            <w:r w:rsidRPr="00CB10FD">
              <w:rPr>
                <w:rFonts w:ascii="Calibri" w:eastAsia="Times New Roman" w:hAnsi="Calibri" w:cs="Calibri"/>
                <w:b/>
                <w:color w:val="000000"/>
                <w:kern w:val="0"/>
                <w:lang w:eastAsia="es-ES"/>
                <w14:ligatures w14:val="none"/>
              </w:rPr>
              <w:t>57.175,00€</w:t>
            </w:r>
          </w:p>
        </w:tc>
      </w:tr>
    </w:tbl>
    <w:p w14:paraId="605D4A47" w14:textId="4AF5B92B" w:rsidR="00D623CD" w:rsidRDefault="00D623CD" w:rsidP="00D623CD">
      <w:pPr>
        <w:pStyle w:val="CitadeTablas"/>
      </w:pPr>
      <w:bookmarkStart w:id="743" w:name="_Ref164715202"/>
      <w:bookmarkStart w:id="744" w:name="_Toc165126469"/>
      <w:r w:rsidRPr="00D17D37">
        <w:t>Estimación del</w:t>
      </w:r>
      <w:r>
        <w:t xml:space="preserve"> </w:t>
      </w:r>
      <w:r w:rsidRPr="00D17D37">
        <w:t>proyecto utilizando estimación en tres puntos</w:t>
      </w:r>
      <w:bookmarkEnd w:id="743"/>
      <w:bookmarkEnd w:id="744"/>
    </w:p>
    <w:p w14:paraId="733E370B" w14:textId="77777777" w:rsidR="009828C9" w:rsidRDefault="009828C9">
      <w:pPr>
        <w:jc w:val="left"/>
        <w:rPr>
          <w:rFonts w:asciiTheme="majorHAnsi" w:eastAsiaTheme="majorEastAsia" w:hAnsiTheme="majorHAnsi" w:cstheme="majorBidi"/>
          <w:b/>
          <w:iCs/>
          <w:sz w:val="24"/>
        </w:rPr>
      </w:pPr>
      <w:r>
        <w:br w:type="page"/>
      </w:r>
    </w:p>
    <w:p w14:paraId="53DEC38C" w14:textId="1882F6AE" w:rsidR="007B1BD4" w:rsidRDefault="00740692" w:rsidP="00740692">
      <w:pPr>
        <w:pStyle w:val="Ttulo4"/>
      </w:pPr>
      <w:r>
        <w:lastRenderedPageBreak/>
        <w:t>Elaboración del presupuesto</w:t>
      </w:r>
    </w:p>
    <w:p w14:paraId="4E5EA9D0" w14:textId="53CFC9C3" w:rsidR="000F75DB" w:rsidRDefault="00740692" w:rsidP="001E3881">
      <w:r>
        <w:t xml:space="preserve">El presupuesto presentado hace uso </w:t>
      </w:r>
      <w:r w:rsidR="00C80F4F">
        <w:t>de los precios</w:t>
      </w:r>
      <w:r>
        <w:t xml:space="preserve"> hora calculados en la sección </w:t>
      </w:r>
      <w:r w:rsidR="00C81902">
        <w:fldChar w:fldCharType="begin"/>
      </w:r>
      <w:r w:rsidR="00C81902">
        <w:instrText xml:space="preserve"> REF _Ref164288663 \n \h </w:instrText>
      </w:r>
      <w:r w:rsidR="00C81902">
        <w:fldChar w:fldCharType="separate"/>
      </w:r>
      <w:r w:rsidR="00AB32F0">
        <w:t>2.4.4.1.1.2.5</w:t>
      </w:r>
      <w:r w:rsidR="00C81902">
        <w:fldChar w:fldCharType="end"/>
      </w:r>
      <w:r w:rsidR="00C81902">
        <w:t xml:space="preserve"> </w:t>
      </w:r>
      <w:r w:rsidR="007F27F2">
        <w:t xml:space="preserve">para determinar, teniendo en cuenta la división de tareas propuesta en el </w:t>
      </w:r>
      <w:r w:rsidR="000165EF">
        <w:t>WBS</w:t>
      </w:r>
      <w:r w:rsidR="00051CA0">
        <w:t xml:space="preserve"> y la asignación de recursos hecha durante la planificación de las tareas</w:t>
      </w:r>
      <w:r w:rsidR="000065A1">
        <w:t xml:space="preserve">. El presupuesto detallado puede encontrarse en la sección </w:t>
      </w:r>
      <w:r w:rsidR="00FC3E3F">
        <w:fldChar w:fldCharType="begin"/>
      </w:r>
      <w:r w:rsidR="00FC3E3F">
        <w:instrText xml:space="preserve"> REF _Ref165065453 \n \h </w:instrText>
      </w:r>
      <w:r w:rsidR="00FC3E3F">
        <w:fldChar w:fldCharType="separate"/>
      </w:r>
      <w:r w:rsidR="00FC3E3F">
        <w:t>4</w:t>
      </w:r>
      <w:r w:rsidR="00FC3E3F">
        <w:fldChar w:fldCharType="end"/>
      </w:r>
      <w:r w:rsidR="000065A1">
        <w:t xml:space="preserve"> de este documento. En la </w:t>
      </w:r>
      <w:r w:rsidR="000479D3">
        <w:fldChar w:fldCharType="begin"/>
      </w:r>
      <w:r w:rsidR="000479D3">
        <w:instrText xml:space="preserve"> REF _Ref164345136 \n \h </w:instrText>
      </w:r>
      <w:r w:rsidR="000479D3">
        <w:fldChar w:fldCharType="separate"/>
      </w:r>
      <w:r w:rsidR="00AB32F0">
        <w:t>TABLA 75.-</w:t>
      </w:r>
      <w:r w:rsidR="000479D3">
        <w:fldChar w:fldCharType="end"/>
      </w:r>
      <w:r w:rsidR="000479D3">
        <w:t xml:space="preserve"> </w:t>
      </w:r>
      <w:r w:rsidR="004B74E0">
        <w:t>puede verse un resumen de las diferentes partidas</w:t>
      </w:r>
      <w:r w:rsidR="00FB4EBE">
        <w:t xml:space="preserve"> propuestas al cliente con sus respectivos costes</w:t>
      </w:r>
      <w:r w:rsidR="00763F9E">
        <w:t>.</w:t>
      </w:r>
    </w:p>
    <w:p w14:paraId="6C136302" w14:textId="77777777" w:rsidR="001E3881" w:rsidRDefault="001E3881" w:rsidP="001E3881"/>
    <w:tbl>
      <w:tblPr>
        <w:tblStyle w:val="Tablaconcuadrculaclara"/>
        <w:tblW w:w="7404" w:type="dxa"/>
        <w:tblInd w:w="562" w:type="dxa"/>
        <w:tblLook w:val="04A0" w:firstRow="1" w:lastRow="0" w:firstColumn="1" w:lastColumn="0" w:noHBand="0" w:noVBand="1"/>
      </w:tblPr>
      <w:tblGrid>
        <w:gridCol w:w="4678"/>
        <w:gridCol w:w="1315"/>
        <w:gridCol w:w="1411"/>
      </w:tblGrid>
      <w:tr w:rsidR="00045A09" w:rsidRPr="00045A09" w14:paraId="7C18D928" w14:textId="77777777" w:rsidTr="00612D7A">
        <w:trPr>
          <w:trHeight w:val="324"/>
        </w:trPr>
        <w:tc>
          <w:tcPr>
            <w:tcW w:w="4678" w:type="dxa"/>
            <w:shd w:val="clear" w:color="auto" w:fill="AEAAAA" w:themeFill="background2" w:themeFillShade="BF"/>
            <w:noWrap/>
            <w:hideMark/>
          </w:tcPr>
          <w:p w14:paraId="397CC51C" w14:textId="77777777" w:rsidR="00045A09" w:rsidRPr="00CB4497" w:rsidRDefault="00045A09" w:rsidP="00045A09">
            <w:pPr>
              <w:jc w:val="left"/>
              <w:rPr>
                <w:rFonts w:ascii="Calibri" w:eastAsia="Times New Roman" w:hAnsi="Calibri" w:cs="Calibri"/>
                <w:b/>
                <w:kern w:val="0"/>
                <w:lang w:eastAsia="es-ES"/>
                <w14:ligatures w14:val="none"/>
              </w:rPr>
            </w:pPr>
            <w:r w:rsidRPr="00CB4497">
              <w:rPr>
                <w:rFonts w:ascii="Calibri" w:eastAsia="Times New Roman" w:hAnsi="Calibri" w:cs="Calibri"/>
                <w:b/>
                <w:kern w:val="0"/>
                <w:lang w:eastAsia="es-ES"/>
                <w14:ligatures w14:val="none"/>
              </w:rPr>
              <w:t>Partida</w:t>
            </w:r>
          </w:p>
        </w:tc>
        <w:tc>
          <w:tcPr>
            <w:tcW w:w="1315" w:type="dxa"/>
            <w:shd w:val="clear" w:color="auto" w:fill="AEAAAA" w:themeFill="background2" w:themeFillShade="BF"/>
            <w:noWrap/>
            <w:hideMark/>
          </w:tcPr>
          <w:p w14:paraId="02A2A808" w14:textId="77777777" w:rsidR="00045A09" w:rsidRPr="00CB4497" w:rsidRDefault="00045A09" w:rsidP="00045A09">
            <w:pPr>
              <w:jc w:val="left"/>
              <w:rPr>
                <w:rFonts w:ascii="Calibri" w:eastAsia="Times New Roman" w:hAnsi="Calibri" w:cs="Calibri"/>
                <w:b/>
                <w:kern w:val="0"/>
                <w:lang w:eastAsia="es-ES"/>
                <w14:ligatures w14:val="none"/>
              </w:rPr>
            </w:pPr>
            <w:r w:rsidRPr="00CB4497">
              <w:rPr>
                <w:rFonts w:ascii="Calibri" w:eastAsia="Times New Roman" w:hAnsi="Calibri" w:cs="Calibri"/>
                <w:b/>
                <w:kern w:val="0"/>
                <w:lang w:eastAsia="es-ES"/>
                <w14:ligatures w14:val="none"/>
              </w:rPr>
              <w:t>Subtotal</w:t>
            </w:r>
          </w:p>
        </w:tc>
        <w:tc>
          <w:tcPr>
            <w:tcW w:w="1411" w:type="dxa"/>
            <w:shd w:val="clear" w:color="auto" w:fill="AEAAAA" w:themeFill="background2" w:themeFillShade="BF"/>
            <w:noWrap/>
            <w:hideMark/>
          </w:tcPr>
          <w:p w14:paraId="3514DAC0" w14:textId="77777777" w:rsidR="00045A09" w:rsidRPr="00CB4497" w:rsidRDefault="00045A09" w:rsidP="00045A09">
            <w:pPr>
              <w:jc w:val="left"/>
              <w:rPr>
                <w:rFonts w:ascii="Calibri" w:eastAsia="Times New Roman" w:hAnsi="Calibri" w:cs="Calibri"/>
                <w:b/>
                <w:kern w:val="0"/>
                <w:lang w:eastAsia="es-ES"/>
                <w14:ligatures w14:val="none"/>
              </w:rPr>
            </w:pPr>
            <w:r w:rsidRPr="00CB4497">
              <w:rPr>
                <w:rFonts w:ascii="Calibri" w:eastAsia="Times New Roman" w:hAnsi="Calibri" w:cs="Calibri"/>
                <w:b/>
                <w:kern w:val="0"/>
                <w:lang w:eastAsia="es-ES"/>
                <w14:ligatures w14:val="none"/>
              </w:rPr>
              <w:t>Total</w:t>
            </w:r>
          </w:p>
        </w:tc>
      </w:tr>
      <w:tr w:rsidR="00CF3D61" w:rsidRPr="00045A09" w14:paraId="01D1266E" w14:textId="77777777">
        <w:trPr>
          <w:trHeight w:val="324"/>
        </w:trPr>
        <w:tc>
          <w:tcPr>
            <w:tcW w:w="4678" w:type="dxa"/>
            <w:shd w:val="clear" w:color="auto" w:fill="FFFFFF" w:themeFill="background1"/>
            <w:noWrap/>
            <w:vAlign w:val="center"/>
            <w:hideMark/>
          </w:tcPr>
          <w:p w14:paraId="604FC977" w14:textId="77777777" w:rsidR="00CF3D61" w:rsidRPr="00045A09" w:rsidRDefault="00CF3D61" w:rsidP="00CF3D61">
            <w:pPr>
              <w:jc w:val="left"/>
              <w:rPr>
                <w:rFonts w:ascii="Calibri" w:eastAsia="Times New Roman" w:hAnsi="Calibri" w:cs="Calibri"/>
                <w:b/>
                <w:bCs/>
                <w:color w:val="000000"/>
                <w:kern w:val="0"/>
                <w:lang w:eastAsia="es-ES"/>
                <w14:ligatures w14:val="none"/>
              </w:rPr>
            </w:pPr>
            <w:r w:rsidRPr="00045A09">
              <w:rPr>
                <w:rFonts w:ascii="Calibri" w:eastAsia="Times New Roman" w:hAnsi="Calibri" w:cs="Calibri"/>
                <w:b/>
                <w:bCs/>
                <w:color w:val="000000"/>
                <w:kern w:val="0"/>
                <w:lang w:eastAsia="es-ES"/>
                <w14:ligatures w14:val="none"/>
              </w:rPr>
              <w:t xml:space="preserve"> Manuales y formación</w:t>
            </w:r>
          </w:p>
        </w:tc>
        <w:tc>
          <w:tcPr>
            <w:tcW w:w="1315" w:type="dxa"/>
            <w:shd w:val="clear" w:color="auto" w:fill="FFFFFF" w:themeFill="background1"/>
            <w:noWrap/>
            <w:hideMark/>
          </w:tcPr>
          <w:p w14:paraId="6FF0D6D5" w14:textId="683CC381" w:rsidR="00CF3D61" w:rsidRPr="00045A09" w:rsidRDefault="00CF3D61" w:rsidP="00CF3D61">
            <w:pPr>
              <w:jc w:val="center"/>
              <w:rPr>
                <w:rFonts w:ascii="Calibri" w:eastAsia="Times New Roman" w:hAnsi="Calibri" w:cs="Calibri"/>
                <w:color w:val="000000"/>
                <w:kern w:val="0"/>
                <w:lang w:eastAsia="es-ES"/>
                <w14:ligatures w14:val="none"/>
              </w:rPr>
            </w:pPr>
            <w:r w:rsidRPr="00686CB0">
              <w:t>-</w:t>
            </w:r>
          </w:p>
        </w:tc>
        <w:tc>
          <w:tcPr>
            <w:tcW w:w="1411" w:type="dxa"/>
            <w:shd w:val="clear" w:color="auto" w:fill="FFFFFF" w:themeFill="background1"/>
            <w:noWrap/>
            <w:hideMark/>
          </w:tcPr>
          <w:p w14:paraId="056EAC35" w14:textId="7240C38B" w:rsidR="00CF3D61" w:rsidRPr="00CF3D61" w:rsidRDefault="00CF3D61" w:rsidP="00CF3D61">
            <w:pPr>
              <w:jc w:val="center"/>
              <w:rPr>
                <w:rFonts w:ascii="Calibri" w:eastAsia="Times New Roman" w:hAnsi="Calibri" w:cs="Calibri"/>
                <w:b/>
                <w:bCs/>
                <w:color w:val="000000"/>
                <w:kern w:val="0"/>
                <w:lang w:eastAsia="es-ES"/>
                <w14:ligatures w14:val="none"/>
              </w:rPr>
            </w:pPr>
            <w:r w:rsidRPr="00CF3D61">
              <w:rPr>
                <w:b/>
                <w:bCs/>
              </w:rPr>
              <w:t>2.022,55 €</w:t>
            </w:r>
          </w:p>
        </w:tc>
      </w:tr>
      <w:tr w:rsidR="00CF3D61" w:rsidRPr="00045A09" w14:paraId="384DACC8" w14:textId="77777777">
        <w:trPr>
          <w:trHeight w:val="324"/>
        </w:trPr>
        <w:tc>
          <w:tcPr>
            <w:tcW w:w="4678" w:type="dxa"/>
            <w:shd w:val="clear" w:color="auto" w:fill="FFFFFF" w:themeFill="background1"/>
            <w:noWrap/>
            <w:vAlign w:val="center"/>
            <w:hideMark/>
          </w:tcPr>
          <w:p w14:paraId="4FBBEDC7" w14:textId="77777777" w:rsidR="00CF3D61" w:rsidRPr="00045A09" w:rsidRDefault="00CF3D61" w:rsidP="00CF3D61">
            <w:pPr>
              <w:jc w:val="left"/>
              <w:rPr>
                <w:rFonts w:ascii="Calibri" w:eastAsia="Times New Roman" w:hAnsi="Calibri" w:cs="Calibri"/>
                <w:b/>
                <w:bCs/>
                <w:color w:val="000000"/>
                <w:kern w:val="0"/>
                <w:lang w:eastAsia="es-ES"/>
                <w14:ligatures w14:val="none"/>
              </w:rPr>
            </w:pPr>
            <w:r w:rsidRPr="00045A09">
              <w:rPr>
                <w:rFonts w:ascii="Calibri" w:eastAsia="Times New Roman" w:hAnsi="Calibri" w:cs="Calibri"/>
                <w:b/>
                <w:bCs/>
                <w:color w:val="000000"/>
                <w:kern w:val="0"/>
                <w:lang w:eastAsia="es-ES"/>
                <w14:ligatures w14:val="none"/>
              </w:rPr>
              <w:t xml:space="preserve"> Desarrollo de la aplicación </w:t>
            </w:r>
          </w:p>
        </w:tc>
        <w:tc>
          <w:tcPr>
            <w:tcW w:w="1315" w:type="dxa"/>
            <w:shd w:val="clear" w:color="auto" w:fill="FFFFFF" w:themeFill="background1"/>
            <w:noWrap/>
            <w:hideMark/>
          </w:tcPr>
          <w:p w14:paraId="779DBE63" w14:textId="7DFEC0AB" w:rsidR="00CF3D61" w:rsidRPr="00045A09" w:rsidRDefault="00CF3D61" w:rsidP="00CF3D61">
            <w:pPr>
              <w:jc w:val="center"/>
              <w:rPr>
                <w:rFonts w:ascii="Calibri" w:eastAsia="Times New Roman" w:hAnsi="Calibri" w:cs="Calibri"/>
                <w:color w:val="000000"/>
                <w:kern w:val="0"/>
                <w:lang w:eastAsia="es-ES"/>
                <w14:ligatures w14:val="none"/>
              </w:rPr>
            </w:pPr>
            <w:r w:rsidRPr="00686CB0">
              <w:t>-</w:t>
            </w:r>
          </w:p>
        </w:tc>
        <w:tc>
          <w:tcPr>
            <w:tcW w:w="1411" w:type="dxa"/>
            <w:shd w:val="clear" w:color="auto" w:fill="FFFFFF" w:themeFill="background1"/>
            <w:noWrap/>
            <w:hideMark/>
          </w:tcPr>
          <w:p w14:paraId="799DDDAA" w14:textId="724D5D00" w:rsidR="00CF3D61" w:rsidRPr="00CF3D61" w:rsidRDefault="00CF3D61" w:rsidP="00CF3D61">
            <w:pPr>
              <w:jc w:val="center"/>
              <w:rPr>
                <w:rFonts w:ascii="Calibri" w:eastAsia="Times New Roman" w:hAnsi="Calibri" w:cs="Calibri"/>
                <w:b/>
                <w:bCs/>
                <w:color w:val="000000"/>
                <w:kern w:val="0"/>
                <w:lang w:eastAsia="es-ES"/>
                <w14:ligatures w14:val="none"/>
              </w:rPr>
            </w:pPr>
            <w:r w:rsidRPr="00CF3D61">
              <w:rPr>
                <w:b/>
                <w:bCs/>
              </w:rPr>
              <w:t>72.072,98 €</w:t>
            </w:r>
          </w:p>
        </w:tc>
      </w:tr>
      <w:tr w:rsidR="00CF3D61" w:rsidRPr="00045A09" w14:paraId="2454BE84" w14:textId="77777777">
        <w:trPr>
          <w:trHeight w:val="324"/>
        </w:trPr>
        <w:tc>
          <w:tcPr>
            <w:tcW w:w="4678" w:type="dxa"/>
            <w:shd w:val="clear" w:color="auto" w:fill="FFFFFF" w:themeFill="background1"/>
            <w:noWrap/>
            <w:vAlign w:val="center"/>
            <w:hideMark/>
          </w:tcPr>
          <w:p w14:paraId="16EA4F66" w14:textId="77777777" w:rsidR="00CF3D61" w:rsidRPr="00045A09" w:rsidRDefault="00CF3D61" w:rsidP="00CF3D61">
            <w:pPr>
              <w:ind w:firstLineChars="100" w:firstLine="220"/>
              <w:jc w:val="left"/>
              <w:rPr>
                <w:rFonts w:ascii="Calibri" w:eastAsia="Times New Roman" w:hAnsi="Calibri" w:cs="Calibri"/>
                <w:color w:val="000000"/>
                <w:kern w:val="0"/>
                <w:lang w:eastAsia="es-ES"/>
                <w14:ligatures w14:val="none"/>
              </w:rPr>
            </w:pPr>
            <w:r w:rsidRPr="00045A09">
              <w:rPr>
                <w:rFonts w:ascii="Calibri" w:eastAsia="Times New Roman" w:hAnsi="Calibri" w:cs="Calibri"/>
                <w:color w:val="000000"/>
                <w:kern w:val="0"/>
                <w:lang w:eastAsia="es-ES"/>
                <w14:ligatures w14:val="none"/>
              </w:rPr>
              <w:t xml:space="preserve"> Integración con sistemas centrales </w:t>
            </w:r>
          </w:p>
        </w:tc>
        <w:tc>
          <w:tcPr>
            <w:tcW w:w="1315" w:type="dxa"/>
            <w:shd w:val="clear" w:color="auto" w:fill="FFFFFF" w:themeFill="background1"/>
            <w:noWrap/>
            <w:hideMark/>
          </w:tcPr>
          <w:p w14:paraId="35F4AE42" w14:textId="1B124EC7" w:rsidR="00CF3D61" w:rsidRPr="00045A09" w:rsidRDefault="00CF3D61" w:rsidP="00CF3D61">
            <w:pPr>
              <w:jc w:val="center"/>
              <w:rPr>
                <w:rFonts w:ascii="Calibri" w:eastAsia="Times New Roman" w:hAnsi="Calibri" w:cs="Calibri"/>
                <w:color w:val="000000"/>
                <w:kern w:val="0"/>
                <w:lang w:eastAsia="es-ES"/>
                <w14:ligatures w14:val="none"/>
              </w:rPr>
            </w:pPr>
            <w:r w:rsidRPr="00686CB0">
              <w:t>9.228,58 €</w:t>
            </w:r>
          </w:p>
        </w:tc>
        <w:tc>
          <w:tcPr>
            <w:tcW w:w="1411" w:type="dxa"/>
            <w:shd w:val="clear" w:color="auto" w:fill="FFFFFF" w:themeFill="background1"/>
            <w:noWrap/>
            <w:hideMark/>
          </w:tcPr>
          <w:p w14:paraId="06CDE848" w14:textId="120F8EF0" w:rsidR="00CF3D61" w:rsidRPr="00CF3D61" w:rsidRDefault="00CF3D61" w:rsidP="00CF3D61">
            <w:pPr>
              <w:jc w:val="center"/>
              <w:rPr>
                <w:rFonts w:ascii="Calibri" w:eastAsia="Times New Roman" w:hAnsi="Calibri" w:cs="Calibri"/>
                <w:b/>
                <w:bCs/>
                <w:color w:val="000000"/>
                <w:kern w:val="0"/>
                <w:lang w:eastAsia="es-ES"/>
                <w14:ligatures w14:val="none"/>
              </w:rPr>
            </w:pPr>
          </w:p>
        </w:tc>
      </w:tr>
      <w:tr w:rsidR="00CF3D61" w:rsidRPr="00045A09" w14:paraId="249DE9E7" w14:textId="77777777">
        <w:trPr>
          <w:trHeight w:val="324"/>
        </w:trPr>
        <w:tc>
          <w:tcPr>
            <w:tcW w:w="4678" w:type="dxa"/>
            <w:shd w:val="clear" w:color="auto" w:fill="FFFFFF" w:themeFill="background1"/>
            <w:noWrap/>
            <w:vAlign w:val="center"/>
            <w:hideMark/>
          </w:tcPr>
          <w:p w14:paraId="621D95CF" w14:textId="77777777" w:rsidR="00CF3D61" w:rsidRPr="00045A09" w:rsidRDefault="00CF3D61" w:rsidP="00CF3D61">
            <w:pPr>
              <w:ind w:firstLineChars="100" w:firstLine="220"/>
              <w:jc w:val="left"/>
              <w:rPr>
                <w:rFonts w:ascii="Calibri" w:eastAsia="Times New Roman" w:hAnsi="Calibri" w:cs="Calibri"/>
                <w:color w:val="000000"/>
                <w:kern w:val="0"/>
                <w:lang w:eastAsia="es-ES"/>
                <w14:ligatures w14:val="none"/>
              </w:rPr>
            </w:pPr>
            <w:r w:rsidRPr="00045A09">
              <w:rPr>
                <w:rFonts w:ascii="Calibri" w:eastAsia="Times New Roman" w:hAnsi="Calibri" w:cs="Calibri"/>
                <w:color w:val="000000"/>
                <w:kern w:val="0"/>
                <w:lang w:eastAsia="es-ES"/>
                <w14:ligatures w14:val="none"/>
              </w:rPr>
              <w:t xml:space="preserve"> Sistema de mensajería </w:t>
            </w:r>
          </w:p>
        </w:tc>
        <w:tc>
          <w:tcPr>
            <w:tcW w:w="1315" w:type="dxa"/>
            <w:shd w:val="clear" w:color="auto" w:fill="FFFFFF" w:themeFill="background1"/>
            <w:noWrap/>
            <w:hideMark/>
          </w:tcPr>
          <w:p w14:paraId="24090775" w14:textId="4177F8EB" w:rsidR="00CF3D61" w:rsidRPr="00045A09" w:rsidRDefault="00CF3D61" w:rsidP="00CF3D61">
            <w:pPr>
              <w:jc w:val="center"/>
              <w:rPr>
                <w:rFonts w:ascii="Calibri" w:eastAsia="Times New Roman" w:hAnsi="Calibri" w:cs="Calibri"/>
                <w:color w:val="000000"/>
                <w:kern w:val="0"/>
                <w:lang w:eastAsia="es-ES"/>
                <w14:ligatures w14:val="none"/>
              </w:rPr>
            </w:pPr>
            <w:r w:rsidRPr="00686CB0">
              <w:t>11.315,51 €</w:t>
            </w:r>
          </w:p>
        </w:tc>
        <w:tc>
          <w:tcPr>
            <w:tcW w:w="1411" w:type="dxa"/>
            <w:shd w:val="clear" w:color="auto" w:fill="FFFFFF" w:themeFill="background1"/>
            <w:noWrap/>
            <w:hideMark/>
          </w:tcPr>
          <w:p w14:paraId="096FE481" w14:textId="79EB5B42" w:rsidR="00CF3D61" w:rsidRPr="00CF3D61" w:rsidRDefault="00CF3D61" w:rsidP="00CF3D61">
            <w:pPr>
              <w:jc w:val="center"/>
              <w:rPr>
                <w:rFonts w:ascii="Calibri" w:eastAsia="Times New Roman" w:hAnsi="Calibri" w:cs="Calibri"/>
                <w:b/>
                <w:bCs/>
                <w:color w:val="000000"/>
                <w:kern w:val="0"/>
                <w:lang w:eastAsia="es-ES"/>
                <w14:ligatures w14:val="none"/>
              </w:rPr>
            </w:pPr>
          </w:p>
        </w:tc>
      </w:tr>
      <w:tr w:rsidR="00CF3D61" w:rsidRPr="00045A09" w14:paraId="16F47884" w14:textId="77777777">
        <w:trPr>
          <w:trHeight w:val="324"/>
        </w:trPr>
        <w:tc>
          <w:tcPr>
            <w:tcW w:w="4678" w:type="dxa"/>
            <w:shd w:val="clear" w:color="auto" w:fill="FFFFFF" w:themeFill="background1"/>
            <w:noWrap/>
            <w:vAlign w:val="center"/>
            <w:hideMark/>
          </w:tcPr>
          <w:p w14:paraId="59230FDE" w14:textId="77777777" w:rsidR="00CF3D61" w:rsidRPr="00045A09" w:rsidRDefault="00CF3D61" w:rsidP="00CF3D61">
            <w:pPr>
              <w:ind w:firstLineChars="100" w:firstLine="220"/>
              <w:jc w:val="left"/>
              <w:rPr>
                <w:rFonts w:ascii="Calibri" w:eastAsia="Times New Roman" w:hAnsi="Calibri" w:cs="Calibri"/>
                <w:color w:val="000000"/>
                <w:kern w:val="0"/>
                <w:lang w:eastAsia="es-ES"/>
                <w14:ligatures w14:val="none"/>
              </w:rPr>
            </w:pPr>
            <w:r w:rsidRPr="00045A09">
              <w:rPr>
                <w:rFonts w:ascii="Calibri" w:eastAsia="Times New Roman" w:hAnsi="Calibri" w:cs="Calibri"/>
                <w:color w:val="000000"/>
                <w:kern w:val="0"/>
                <w:lang w:eastAsia="es-ES"/>
                <w14:ligatures w14:val="none"/>
              </w:rPr>
              <w:t xml:space="preserve"> Gestión de usuarios </w:t>
            </w:r>
          </w:p>
        </w:tc>
        <w:tc>
          <w:tcPr>
            <w:tcW w:w="1315" w:type="dxa"/>
            <w:shd w:val="clear" w:color="auto" w:fill="FFFFFF" w:themeFill="background1"/>
            <w:noWrap/>
            <w:hideMark/>
          </w:tcPr>
          <w:p w14:paraId="3124A665" w14:textId="1EEAB356" w:rsidR="00CF3D61" w:rsidRPr="00045A09" w:rsidRDefault="00CF3D61" w:rsidP="00CF3D61">
            <w:pPr>
              <w:jc w:val="center"/>
              <w:rPr>
                <w:rFonts w:ascii="Calibri" w:eastAsia="Times New Roman" w:hAnsi="Calibri" w:cs="Calibri"/>
                <w:color w:val="000000"/>
                <w:kern w:val="0"/>
                <w:lang w:eastAsia="es-ES"/>
                <w14:ligatures w14:val="none"/>
              </w:rPr>
            </w:pPr>
            <w:r w:rsidRPr="00686CB0">
              <w:t>12.423,90 €</w:t>
            </w:r>
          </w:p>
        </w:tc>
        <w:tc>
          <w:tcPr>
            <w:tcW w:w="1411" w:type="dxa"/>
            <w:shd w:val="clear" w:color="auto" w:fill="FFFFFF" w:themeFill="background1"/>
            <w:noWrap/>
            <w:hideMark/>
          </w:tcPr>
          <w:p w14:paraId="66103600" w14:textId="5518FD85" w:rsidR="00CF3D61" w:rsidRPr="00CF3D61" w:rsidRDefault="00CF3D61" w:rsidP="00CF3D61">
            <w:pPr>
              <w:jc w:val="center"/>
              <w:rPr>
                <w:rFonts w:ascii="Calibri" w:eastAsia="Times New Roman" w:hAnsi="Calibri" w:cs="Calibri"/>
                <w:b/>
                <w:bCs/>
                <w:color w:val="000000"/>
                <w:kern w:val="0"/>
                <w:lang w:eastAsia="es-ES"/>
                <w14:ligatures w14:val="none"/>
              </w:rPr>
            </w:pPr>
          </w:p>
        </w:tc>
      </w:tr>
      <w:tr w:rsidR="00CF3D61" w:rsidRPr="00045A09" w14:paraId="0429388D" w14:textId="77777777">
        <w:trPr>
          <w:trHeight w:val="324"/>
        </w:trPr>
        <w:tc>
          <w:tcPr>
            <w:tcW w:w="4678" w:type="dxa"/>
            <w:shd w:val="clear" w:color="auto" w:fill="FFFFFF" w:themeFill="background1"/>
            <w:noWrap/>
            <w:vAlign w:val="center"/>
            <w:hideMark/>
          </w:tcPr>
          <w:p w14:paraId="3BC0239D" w14:textId="77777777" w:rsidR="00CF3D61" w:rsidRPr="00045A09" w:rsidRDefault="00CF3D61" w:rsidP="00CF3D61">
            <w:pPr>
              <w:ind w:firstLineChars="100" w:firstLine="220"/>
              <w:jc w:val="left"/>
              <w:rPr>
                <w:rFonts w:ascii="Calibri" w:eastAsia="Times New Roman" w:hAnsi="Calibri" w:cs="Calibri"/>
                <w:color w:val="000000"/>
                <w:kern w:val="0"/>
                <w:lang w:eastAsia="es-ES"/>
                <w14:ligatures w14:val="none"/>
              </w:rPr>
            </w:pPr>
            <w:r w:rsidRPr="00045A09">
              <w:rPr>
                <w:rFonts w:ascii="Calibri" w:eastAsia="Times New Roman" w:hAnsi="Calibri" w:cs="Calibri"/>
                <w:color w:val="000000"/>
                <w:kern w:val="0"/>
                <w:lang w:eastAsia="es-ES"/>
                <w14:ligatures w14:val="none"/>
              </w:rPr>
              <w:t xml:space="preserve"> Sistema de geoposicionamiento </w:t>
            </w:r>
          </w:p>
        </w:tc>
        <w:tc>
          <w:tcPr>
            <w:tcW w:w="1315" w:type="dxa"/>
            <w:shd w:val="clear" w:color="auto" w:fill="FFFFFF" w:themeFill="background1"/>
            <w:noWrap/>
            <w:hideMark/>
          </w:tcPr>
          <w:p w14:paraId="552318B3" w14:textId="5A2B01BF" w:rsidR="00CF3D61" w:rsidRPr="00045A09" w:rsidRDefault="00CF3D61" w:rsidP="00CF3D61">
            <w:pPr>
              <w:jc w:val="center"/>
              <w:rPr>
                <w:rFonts w:ascii="Calibri" w:eastAsia="Times New Roman" w:hAnsi="Calibri" w:cs="Calibri"/>
                <w:color w:val="000000"/>
                <w:kern w:val="0"/>
                <w:lang w:eastAsia="es-ES"/>
                <w14:ligatures w14:val="none"/>
              </w:rPr>
            </w:pPr>
            <w:r w:rsidRPr="00686CB0">
              <w:t>9.955,10 €</w:t>
            </w:r>
          </w:p>
        </w:tc>
        <w:tc>
          <w:tcPr>
            <w:tcW w:w="1411" w:type="dxa"/>
            <w:shd w:val="clear" w:color="auto" w:fill="FFFFFF" w:themeFill="background1"/>
            <w:noWrap/>
            <w:hideMark/>
          </w:tcPr>
          <w:p w14:paraId="3E775CA0" w14:textId="3AC2AB9D" w:rsidR="00CF3D61" w:rsidRPr="00CF3D61" w:rsidRDefault="00CF3D61" w:rsidP="00CF3D61">
            <w:pPr>
              <w:jc w:val="center"/>
              <w:rPr>
                <w:rFonts w:ascii="Calibri" w:eastAsia="Times New Roman" w:hAnsi="Calibri" w:cs="Calibri"/>
                <w:b/>
                <w:bCs/>
                <w:color w:val="000000"/>
                <w:kern w:val="0"/>
                <w:lang w:eastAsia="es-ES"/>
                <w14:ligatures w14:val="none"/>
              </w:rPr>
            </w:pPr>
          </w:p>
        </w:tc>
      </w:tr>
      <w:tr w:rsidR="00CF3D61" w:rsidRPr="00045A09" w14:paraId="30EA9EE5" w14:textId="77777777">
        <w:trPr>
          <w:trHeight w:val="324"/>
        </w:trPr>
        <w:tc>
          <w:tcPr>
            <w:tcW w:w="4678" w:type="dxa"/>
            <w:shd w:val="clear" w:color="auto" w:fill="FFFFFF" w:themeFill="background1"/>
            <w:noWrap/>
            <w:vAlign w:val="center"/>
            <w:hideMark/>
          </w:tcPr>
          <w:p w14:paraId="3C6B2535" w14:textId="77777777" w:rsidR="00CF3D61" w:rsidRPr="00045A09" w:rsidRDefault="00CF3D61" w:rsidP="00CF3D61">
            <w:pPr>
              <w:ind w:firstLineChars="100" w:firstLine="220"/>
              <w:jc w:val="left"/>
              <w:rPr>
                <w:rFonts w:ascii="Calibri" w:eastAsia="Times New Roman" w:hAnsi="Calibri" w:cs="Calibri"/>
                <w:color w:val="000000"/>
                <w:kern w:val="0"/>
                <w:lang w:eastAsia="es-ES"/>
                <w14:ligatures w14:val="none"/>
              </w:rPr>
            </w:pPr>
            <w:r w:rsidRPr="00045A09">
              <w:rPr>
                <w:rFonts w:ascii="Calibri" w:eastAsia="Times New Roman" w:hAnsi="Calibri" w:cs="Calibri"/>
                <w:color w:val="000000"/>
                <w:kern w:val="0"/>
                <w:lang w:eastAsia="es-ES"/>
                <w14:ligatures w14:val="none"/>
              </w:rPr>
              <w:t xml:space="preserve"> Aplicaciones de usuario app de avisos y mensajería </w:t>
            </w:r>
          </w:p>
        </w:tc>
        <w:tc>
          <w:tcPr>
            <w:tcW w:w="1315" w:type="dxa"/>
            <w:shd w:val="clear" w:color="auto" w:fill="FFFFFF" w:themeFill="background1"/>
            <w:noWrap/>
            <w:hideMark/>
          </w:tcPr>
          <w:p w14:paraId="757F2DA1" w14:textId="6CD692A5" w:rsidR="00CF3D61" w:rsidRPr="00045A09" w:rsidRDefault="00CF3D61" w:rsidP="00CF3D61">
            <w:pPr>
              <w:jc w:val="center"/>
              <w:rPr>
                <w:rFonts w:ascii="Calibri" w:eastAsia="Times New Roman" w:hAnsi="Calibri" w:cs="Calibri"/>
                <w:color w:val="000000"/>
                <w:kern w:val="0"/>
                <w:lang w:eastAsia="es-ES"/>
                <w14:ligatures w14:val="none"/>
              </w:rPr>
            </w:pPr>
            <w:r w:rsidRPr="00686CB0">
              <w:t>9.747,49 €</w:t>
            </w:r>
          </w:p>
        </w:tc>
        <w:tc>
          <w:tcPr>
            <w:tcW w:w="1411" w:type="dxa"/>
            <w:shd w:val="clear" w:color="auto" w:fill="FFFFFF" w:themeFill="background1"/>
            <w:noWrap/>
            <w:hideMark/>
          </w:tcPr>
          <w:p w14:paraId="2B066F5A" w14:textId="593E66C6" w:rsidR="00CF3D61" w:rsidRPr="00CF3D61" w:rsidRDefault="00CF3D61" w:rsidP="00CF3D61">
            <w:pPr>
              <w:jc w:val="center"/>
              <w:rPr>
                <w:rFonts w:ascii="Calibri" w:eastAsia="Times New Roman" w:hAnsi="Calibri" w:cs="Calibri"/>
                <w:b/>
                <w:bCs/>
                <w:color w:val="000000"/>
                <w:kern w:val="0"/>
                <w:lang w:eastAsia="es-ES"/>
                <w14:ligatures w14:val="none"/>
              </w:rPr>
            </w:pPr>
          </w:p>
        </w:tc>
      </w:tr>
      <w:tr w:rsidR="00CF3D61" w:rsidRPr="00045A09" w14:paraId="1A87604D" w14:textId="77777777">
        <w:trPr>
          <w:trHeight w:val="324"/>
        </w:trPr>
        <w:tc>
          <w:tcPr>
            <w:tcW w:w="4678" w:type="dxa"/>
            <w:shd w:val="clear" w:color="auto" w:fill="FFFFFF" w:themeFill="background1"/>
            <w:noWrap/>
            <w:vAlign w:val="center"/>
            <w:hideMark/>
          </w:tcPr>
          <w:p w14:paraId="33DE90CF" w14:textId="77777777" w:rsidR="00CF3D61" w:rsidRPr="00045A09" w:rsidRDefault="00CF3D61" w:rsidP="00CF3D61">
            <w:pPr>
              <w:ind w:firstLineChars="100" w:firstLine="220"/>
              <w:jc w:val="left"/>
              <w:rPr>
                <w:rFonts w:ascii="Calibri" w:eastAsia="Times New Roman" w:hAnsi="Calibri" w:cs="Calibri"/>
                <w:color w:val="000000"/>
                <w:kern w:val="0"/>
                <w:lang w:eastAsia="es-ES"/>
                <w14:ligatures w14:val="none"/>
              </w:rPr>
            </w:pPr>
            <w:r w:rsidRPr="00045A09">
              <w:rPr>
                <w:rFonts w:ascii="Calibri" w:eastAsia="Times New Roman" w:hAnsi="Calibri" w:cs="Calibri"/>
                <w:color w:val="000000"/>
                <w:kern w:val="0"/>
                <w:lang w:eastAsia="es-ES"/>
                <w14:ligatures w14:val="none"/>
              </w:rPr>
              <w:t xml:space="preserve"> Dashboard de seguimiento </w:t>
            </w:r>
          </w:p>
        </w:tc>
        <w:tc>
          <w:tcPr>
            <w:tcW w:w="1315" w:type="dxa"/>
            <w:shd w:val="clear" w:color="auto" w:fill="FFFFFF" w:themeFill="background1"/>
            <w:noWrap/>
            <w:hideMark/>
          </w:tcPr>
          <w:p w14:paraId="7C6611F6" w14:textId="5980E0FC" w:rsidR="00CF3D61" w:rsidRPr="00045A09" w:rsidRDefault="00CF3D61" w:rsidP="00CF3D61">
            <w:pPr>
              <w:jc w:val="center"/>
              <w:rPr>
                <w:rFonts w:ascii="Calibri" w:eastAsia="Times New Roman" w:hAnsi="Calibri" w:cs="Calibri"/>
                <w:color w:val="000000"/>
                <w:kern w:val="0"/>
                <w:lang w:eastAsia="es-ES"/>
                <w14:ligatures w14:val="none"/>
              </w:rPr>
            </w:pPr>
            <w:r w:rsidRPr="00686CB0">
              <w:t>8.965,85 €</w:t>
            </w:r>
          </w:p>
        </w:tc>
        <w:tc>
          <w:tcPr>
            <w:tcW w:w="1411" w:type="dxa"/>
            <w:shd w:val="clear" w:color="auto" w:fill="FFFFFF" w:themeFill="background1"/>
            <w:noWrap/>
            <w:hideMark/>
          </w:tcPr>
          <w:p w14:paraId="72CC167B" w14:textId="49F9915F" w:rsidR="00CF3D61" w:rsidRPr="00CF3D61" w:rsidRDefault="00CF3D61" w:rsidP="00CF3D61">
            <w:pPr>
              <w:jc w:val="center"/>
              <w:rPr>
                <w:rFonts w:ascii="Calibri" w:eastAsia="Times New Roman" w:hAnsi="Calibri" w:cs="Calibri"/>
                <w:b/>
                <w:bCs/>
                <w:color w:val="000000"/>
                <w:kern w:val="0"/>
                <w:lang w:eastAsia="es-ES"/>
                <w14:ligatures w14:val="none"/>
              </w:rPr>
            </w:pPr>
          </w:p>
        </w:tc>
      </w:tr>
      <w:tr w:rsidR="00CF3D61" w:rsidRPr="00045A09" w14:paraId="4552834F" w14:textId="77777777">
        <w:trPr>
          <w:trHeight w:val="324"/>
        </w:trPr>
        <w:tc>
          <w:tcPr>
            <w:tcW w:w="4678" w:type="dxa"/>
            <w:shd w:val="clear" w:color="auto" w:fill="FFFFFF" w:themeFill="background1"/>
            <w:noWrap/>
            <w:vAlign w:val="center"/>
            <w:hideMark/>
          </w:tcPr>
          <w:p w14:paraId="568627F0" w14:textId="77777777" w:rsidR="00CF3D61" w:rsidRPr="00045A09" w:rsidRDefault="00CF3D61" w:rsidP="00CF3D61">
            <w:pPr>
              <w:ind w:firstLineChars="100" w:firstLine="220"/>
              <w:jc w:val="left"/>
              <w:rPr>
                <w:rFonts w:ascii="Calibri" w:eastAsia="Times New Roman" w:hAnsi="Calibri" w:cs="Calibri"/>
                <w:color w:val="000000"/>
                <w:kern w:val="0"/>
                <w:lang w:eastAsia="es-ES"/>
                <w14:ligatures w14:val="none"/>
              </w:rPr>
            </w:pPr>
            <w:r w:rsidRPr="00045A09">
              <w:rPr>
                <w:rFonts w:ascii="Calibri" w:eastAsia="Times New Roman" w:hAnsi="Calibri" w:cs="Calibri"/>
                <w:color w:val="000000"/>
                <w:kern w:val="0"/>
                <w:lang w:eastAsia="es-ES"/>
                <w14:ligatures w14:val="none"/>
              </w:rPr>
              <w:t xml:space="preserve"> Aplicaciones de usuario para la gestión de emergencias </w:t>
            </w:r>
          </w:p>
        </w:tc>
        <w:tc>
          <w:tcPr>
            <w:tcW w:w="1315" w:type="dxa"/>
            <w:shd w:val="clear" w:color="auto" w:fill="FFFFFF" w:themeFill="background1"/>
            <w:noWrap/>
            <w:hideMark/>
          </w:tcPr>
          <w:p w14:paraId="73B70457" w14:textId="0B511128" w:rsidR="00CF3D61" w:rsidRPr="00045A09" w:rsidRDefault="00CF3D61" w:rsidP="00CF3D61">
            <w:pPr>
              <w:jc w:val="center"/>
              <w:rPr>
                <w:rFonts w:ascii="Calibri" w:eastAsia="Times New Roman" w:hAnsi="Calibri" w:cs="Calibri"/>
                <w:color w:val="000000"/>
                <w:kern w:val="0"/>
                <w:lang w:eastAsia="es-ES"/>
                <w14:ligatures w14:val="none"/>
              </w:rPr>
            </w:pPr>
            <w:r w:rsidRPr="00686CB0">
              <w:t>10.436,56 €</w:t>
            </w:r>
          </w:p>
        </w:tc>
        <w:tc>
          <w:tcPr>
            <w:tcW w:w="1411" w:type="dxa"/>
            <w:shd w:val="clear" w:color="auto" w:fill="FFFFFF" w:themeFill="background1"/>
            <w:noWrap/>
            <w:hideMark/>
          </w:tcPr>
          <w:p w14:paraId="4F2E7BDC" w14:textId="064AC261" w:rsidR="00CF3D61" w:rsidRPr="00CF3D61" w:rsidRDefault="00CF3D61" w:rsidP="00CF3D61">
            <w:pPr>
              <w:jc w:val="center"/>
              <w:rPr>
                <w:rFonts w:ascii="Calibri" w:eastAsia="Times New Roman" w:hAnsi="Calibri" w:cs="Calibri"/>
                <w:b/>
                <w:bCs/>
                <w:color w:val="000000"/>
                <w:kern w:val="0"/>
                <w:lang w:eastAsia="es-ES"/>
                <w14:ligatures w14:val="none"/>
              </w:rPr>
            </w:pPr>
          </w:p>
        </w:tc>
      </w:tr>
      <w:tr w:rsidR="00CF3D61" w:rsidRPr="00045A09" w14:paraId="0DBA7D72" w14:textId="77777777">
        <w:trPr>
          <w:trHeight w:val="324"/>
        </w:trPr>
        <w:tc>
          <w:tcPr>
            <w:tcW w:w="4678" w:type="dxa"/>
            <w:tcBorders>
              <w:bottom w:val="single" w:sz="4" w:space="0" w:color="BFBFBF" w:themeColor="background1" w:themeShade="BF"/>
            </w:tcBorders>
            <w:shd w:val="clear" w:color="auto" w:fill="FFFFFF" w:themeFill="background1"/>
            <w:noWrap/>
            <w:vAlign w:val="center"/>
            <w:hideMark/>
          </w:tcPr>
          <w:p w14:paraId="0984461E" w14:textId="77777777" w:rsidR="00CF3D61" w:rsidRPr="00045A09" w:rsidRDefault="00CF3D61" w:rsidP="00CF3D61">
            <w:pPr>
              <w:jc w:val="left"/>
              <w:rPr>
                <w:rFonts w:ascii="Calibri" w:eastAsia="Times New Roman" w:hAnsi="Calibri" w:cs="Calibri"/>
                <w:b/>
                <w:bCs/>
                <w:color w:val="000000"/>
                <w:kern w:val="0"/>
                <w:lang w:eastAsia="es-ES"/>
                <w14:ligatures w14:val="none"/>
              </w:rPr>
            </w:pPr>
            <w:r w:rsidRPr="00045A09">
              <w:rPr>
                <w:rFonts w:ascii="Calibri" w:eastAsia="Times New Roman" w:hAnsi="Calibri" w:cs="Calibri"/>
                <w:b/>
                <w:bCs/>
                <w:color w:val="000000"/>
                <w:kern w:val="0"/>
                <w:lang w:eastAsia="es-ES"/>
                <w14:ligatures w14:val="none"/>
              </w:rPr>
              <w:t xml:space="preserve">  Hardware adquirido </w:t>
            </w:r>
          </w:p>
        </w:tc>
        <w:tc>
          <w:tcPr>
            <w:tcW w:w="1315" w:type="dxa"/>
            <w:shd w:val="clear" w:color="auto" w:fill="FFFFFF" w:themeFill="background1"/>
            <w:noWrap/>
            <w:hideMark/>
          </w:tcPr>
          <w:p w14:paraId="3282AD43" w14:textId="24DE45BA" w:rsidR="00CF3D61" w:rsidRPr="00045A09" w:rsidRDefault="00CF3D61" w:rsidP="00CF3D61">
            <w:pPr>
              <w:jc w:val="center"/>
              <w:rPr>
                <w:rFonts w:ascii="Calibri" w:eastAsia="Times New Roman" w:hAnsi="Calibri" w:cs="Calibri"/>
                <w:color w:val="000000"/>
                <w:kern w:val="0"/>
                <w:lang w:eastAsia="es-ES"/>
                <w14:ligatures w14:val="none"/>
              </w:rPr>
            </w:pPr>
            <w:r w:rsidRPr="00686CB0">
              <w:t>-</w:t>
            </w:r>
          </w:p>
        </w:tc>
        <w:tc>
          <w:tcPr>
            <w:tcW w:w="1411" w:type="dxa"/>
            <w:shd w:val="clear" w:color="auto" w:fill="FFFFFF" w:themeFill="background1"/>
            <w:noWrap/>
            <w:hideMark/>
          </w:tcPr>
          <w:p w14:paraId="5A3DBE4D" w14:textId="05133209" w:rsidR="00CF3D61" w:rsidRPr="00CF3D61" w:rsidRDefault="00CF3D61" w:rsidP="00CF3D61">
            <w:pPr>
              <w:jc w:val="center"/>
              <w:rPr>
                <w:rFonts w:ascii="Calibri" w:eastAsia="Times New Roman" w:hAnsi="Calibri" w:cs="Calibri"/>
                <w:b/>
                <w:bCs/>
                <w:color w:val="000000"/>
                <w:kern w:val="0"/>
                <w:lang w:eastAsia="es-ES"/>
                <w14:ligatures w14:val="none"/>
              </w:rPr>
            </w:pPr>
            <w:r w:rsidRPr="00CF3D61">
              <w:rPr>
                <w:b/>
                <w:bCs/>
              </w:rPr>
              <w:t>65.160,00 €</w:t>
            </w:r>
          </w:p>
        </w:tc>
      </w:tr>
      <w:tr w:rsidR="00045A09" w:rsidRPr="00045A09" w14:paraId="40B3CC30" w14:textId="77777777" w:rsidTr="00612D7A">
        <w:trPr>
          <w:trHeight w:val="324"/>
        </w:trPr>
        <w:tc>
          <w:tcPr>
            <w:tcW w:w="4678" w:type="dxa"/>
            <w:tcBorders>
              <w:left w:val="nil"/>
              <w:bottom w:val="nil"/>
            </w:tcBorders>
            <w:noWrap/>
            <w:hideMark/>
          </w:tcPr>
          <w:p w14:paraId="466B405A" w14:textId="77777777" w:rsidR="00045A09" w:rsidRPr="00045A09" w:rsidRDefault="00045A09" w:rsidP="00045A09">
            <w:pPr>
              <w:jc w:val="right"/>
              <w:rPr>
                <w:rFonts w:ascii="Calibri" w:eastAsia="Times New Roman" w:hAnsi="Calibri" w:cs="Calibri"/>
                <w:b/>
                <w:bCs/>
                <w:color w:val="000000"/>
                <w:kern w:val="0"/>
                <w:lang w:eastAsia="es-ES"/>
                <w14:ligatures w14:val="none"/>
              </w:rPr>
            </w:pPr>
          </w:p>
        </w:tc>
        <w:tc>
          <w:tcPr>
            <w:tcW w:w="1315" w:type="dxa"/>
            <w:shd w:val="clear" w:color="auto" w:fill="D0CECE" w:themeFill="background2" w:themeFillShade="E6"/>
            <w:noWrap/>
            <w:vAlign w:val="center"/>
            <w:hideMark/>
          </w:tcPr>
          <w:p w14:paraId="1B90908B" w14:textId="77777777" w:rsidR="00045A09" w:rsidRPr="00CB4497" w:rsidRDefault="00045A09" w:rsidP="00CB4497">
            <w:pPr>
              <w:jc w:val="center"/>
              <w:rPr>
                <w:rFonts w:ascii="Calibri" w:eastAsia="Times New Roman" w:hAnsi="Calibri" w:cs="Calibri"/>
                <w:b/>
                <w:color w:val="000000"/>
                <w:kern w:val="0"/>
                <w:lang w:eastAsia="es-ES"/>
                <w14:ligatures w14:val="none"/>
              </w:rPr>
            </w:pPr>
            <w:r w:rsidRPr="00CB4497">
              <w:rPr>
                <w:rFonts w:ascii="Calibri" w:eastAsia="Times New Roman" w:hAnsi="Calibri" w:cs="Calibri"/>
                <w:b/>
                <w:color w:val="000000"/>
                <w:kern w:val="0"/>
                <w:lang w:eastAsia="es-ES"/>
                <w14:ligatures w14:val="none"/>
              </w:rPr>
              <w:t>Total</w:t>
            </w:r>
          </w:p>
        </w:tc>
        <w:tc>
          <w:tcPr>
            <w:tcW w:w="1411" w:type="dxa"/>
            <w:shd w:val="clear" w:color="auto" w:fill="D0CECE" w:themeFill="background2" w:themeFillShade="E6"/>
            <w:noWrap/>
            <w:vAlign w:val="center"/>
            <w:hideMark/>
          </w:tcPr>
          <w:p w14:paraId="1405E1CA" w14:textId="3ED58F86" w:rsidR="00045A09" w:rsidRPr="00CB4497" w:rsidRDefault="000E64DA" w:rsidP="00CB4497">
            <w:pPr>
              <w:keepNext/>
              <w:jc w:val="center"/>
              <w:rPr>
                <w:rFonts w:ascii="Calibri" w:eastAsia="Times New Roman" w:hAnsi="Calibri" w:cs="Calibri"/>
                <w:b/>
                <w:color w:val="000000"/>
                <w:kern w:val="0"/>
                <w:lang w:eastAsia="es-ES"/>
                <w14:ligatures w14:val="none"/>
              </w:rPr>
            </w:pPr>
            <w:r w:rsidRPr="000E64DA">
              <w:rPr>
                <w:rFonts w:ascii="Calibri" w:eastAsia="Times New Roman" w:hAnsi="Calibri" w:cs="Calibri"/>
                <w:b/>
                <w:color w:val="000000"/>
                <w:kern w:val="0"/>
                <w:lang w:eastAsia="es-ES"/>
                <w14:ligatures w14:val="none"/>
              </w:rPr>
              <w:t>139.255,53 €</w:t>
            </w:r>
          </w:p>
        </w:tc>
      </w:tr>
    </w:tbl>
    <w:p w14:paraId="7EF9B309" w14:textId="1292A5C1" w:rsidR="000A47C4" w:rsidRDefault="000479D3" w:rsidP="000479D3">
      <w:pPr>
        <w:pStyle w:val="CitadeTablas"/>
      </w:pPr>
      <w:bookmarkStart w:id="745" w:name="_Ref164345136"/>
      <w:bookmarkStart w:id="746" w:name="_Toc165126470"/>
      <w:r>
        <w:t>Presupuesto final resumido para el cliente</w:t>
      </w:r>
      <w:bookmarkEnd w:id="745"/>
      <w:bookmarkEnd w:id="746"/>
    </w:p>
    <w:p w14:paraId="23F6399C" w14:textId="2D87856F" w:rsidR="000A47C4" w:rsidRDefault="000A47C4" w:rsidP="000A47C4">
      <w:pPr>
        <w:pStyle w:val="Ttulo4"/>
      </w:pPr>
      <w:r>
        <w:t>Control de costes</w:t>
      </w:r>
    </w:p>
    <w:p w14:paraId="291655F7" w14:textId="06B4E180" w:rsidR="009A43FC" w:rsidRDefault="0043107A" w:rsidP="009A43FC">
      <w:r>
        <w:t xml:space="preserve">El control de costes del proyecto permite </w:t>
      </w:r>
      <w:r w:rsidR="00171021">
        <w:t xml:space="preserve">un seguimiento detallado </w:t>
      </w:r>
      <w:r w:rsidR="00CD6B0A">
        <w:t>de la variación del coste del proyecto con respecto de los costes esperados para el mismo</w:t>
      </w:r>
      <w:r w:rsidR="00F011B7">
        <w:t xml:space="preserve">. Una de las técnicas más usadas a la hora del control de costes es la </w:t>
      </w:r>
      <w:r w:rsidR="00F011B7">
        <w:rPr>
          <w:b/>
          <w:bCs/>
        </w:rPr>
        <w:t xml:space="preserve">técnica del valor ganado </w:t>
      </w:r>
      <w:r w:rsidR="00F011B7">
        <w:t>(EVM)</w:t>
      </w:r>
      <w:r w:rsidR="00EA2CE7">
        <w:t>, la técnica de valor ganado consiste en la utilización de un gráfico en el que se representa</w:t>
      </w:r>
      <w:r w:rsidR="00887550">
        <w:t xml:space="preserve"> en el eje </w:t>
      </w:r>
      <w:r w:rsidR="00522F8B">
        <w:t>Y</w:t>
      </w:r>
      <w:r w:rsidR="00887550">
        <w:t xml:space="preserve"> </w:t>
      </w:r>
      <w:r w:rsidR="00522F8B">
        <w:t>una serie de valores acumulados y en el eje X el tiempo. En él se representan</w:t>
      </w:r>
      <w:r w:rsidR="004D5384">
        <w:t>:</w:t>
      </w:r>
    </w:p>
    <w:p w14:paraId="60F05211" w14:textId="4AF2A9C1" w:rsidR="004D5384" w:rsidRDefault="004D5384" w:rsidP="00777473">
      <w:pPr>
        <w:pStyle w:val="Prrafodelista"/>
        <w:numPr>
          <w:ilvl w:val="0"/>
          <w:numId w:val="91"/>
        </w:numPr>
      </w:pPr>
      <w:r>
        <w:t xml:space="preserve">El </w:t>
      </w:r>
      <w:r>
        <w:rPr>
          <w:b/>
          <w:bCs/>
        </w:rPr>
        <w:t>valor planeado (PV)</w:t>
      </w:r>
      <w:r>
        <w:t>, que hace referencia al coste planeado a lo largo del desarrollo del proyecto</w:t>
      </w:r>
      <w:r w:rsidR="00B35331">
        <w:t>.</w:t>
      </w:r>
    </w:p>
    <w:p w14:paraId="328243E7" w14:textId="3F470A57" w:rsidR="008B040E" w:rsidRDefault="00B35331" w:rsidP="00777473">
      <w:pPr>
        <w:pStyle w:val="Prrafodelista"/>
        <w:numPr>
          <w:ilvl w:val="0"/>
          <w:numId w:val="91"/>
        </w:numPr>
      </w:pPr>
      <w:r>
        <w:t xml:space="preserve">El </w:t>
      </w:r>
      <w:r>
        <w:rPr>
          <w:b/>
          <w:bCs/>
        </w:rPr>
        <w:t>coste actual (AC)</w:t>
      </w:r>
      <w:r>
        <w:t xml:space="preserve"> que representa el coste registrado hasta la fecha.</w:t>
      </w:r>
    </w:p>
    <w:p w14:paraId="5DF44C04" w14:textId="0ABD8F02" w:rsidR="008B040E" w:rsidRDefault="008B040E" w:rsidP="00777473">
      <w:pPr>
        <w:pStyle w:val="Prrafodelista"/>
        <w:numPr>
          <w:ilvl w:val="0"/>
          <w:numId w:val="91"/>
        </w:numPr>
      </w:pPr>
      <w:r>
        <w:t xml:space="preserve">El </w:t>
      </w:r>
      <w:r>
        <w:rPr>
          <w:b/>
          <w:bCs/>
        </w:rPr>
        <w:t>valor ganado o acumulado (EV)</w:t>
      </w:r>
      <w:r w:rsidR="009763D0">
        <w:t>, hace refe</w:t>
      </w:r>
      <w:r w:rsidR="00E6093F">
        <w:t>rencia al valor generado con respecto al producto del proyecto.</w:t>
      </w:r>
    </w:p>
    <w:p w14:paraId="079E6C4F" w14:textId="46773889" w:rsidR="001C502B" w:rsidRDefault="001C502B" w:rsidP="001C502B">
      <w:r>
        <w:t xml:space="preserve">A lo largo del proyecto se llevará a cabo un registro de costes y una serie de revisiones </w:t>
      </w:r>
      <w:r w:rsidR="002560F5">
        <w:t xml:space="preserve">del producto desarrollado en las que se conseguirá información sobre el valor ganado. Con esta información y con la planificación de costes </w:t>
      </w:r>
      <w:r w:rsidR="00876F6C">
        <w:t>inicial podemos determinar si el proyecto se está ejecutando según lo planeado o están existiendo sobrecostes, retrasos</w:t>
      </w:r>
      <w:r w:rsidR="0018059E">
        <w:t xml:space="preserve"> o holgura. </w:t>
      </w:r>
    </w:p>
    <w:p w14:paraId="0730DFD7" w14:textId="46B4F3BF" w:rsidR="00E86B24" w:rsidRDefault="00E86B24" w:rsidP="001C502B">
      <w:r>
        <w:lastRenderedPageBreak/>
        <w:t xml:space="preserve">En la </w:t>
      </w:r>
      <w:r w:rsidR="00862AB1">
        <w:fldChar w:fldCharType="begin"/>
      </w:r>
      <w:r w:rsidR="00862AB1">
        <w:instrText xml:space="preserve"> REF _Ref164292854 \n \h </w:instrText>
      </w:r>
      <w:r w:rsidR="00862AB1">
        <w:fldChar w:fldCharType="separate"/>
      </w:r>
      <w:r w:rsidR="00AB32F0">
        <w:t>FIGURA 34.-</w:t>
      </w:r>
      <w:r w:rsidR="00862AB1">
        <w:fldChar w:fldCharType="end"/>
      </w:r>
      <w:r>
        <w:t xml:space="preserve"> puede verse un ejemplo de una gráfica de valor ganado para un proyecto </w:t>
      </w:r>
      <w:r w:rsidR="00DC3A48">
        <w:t xml:space="preserve">de 4 semanas de duración en el que existe un problema con la gestión de los costes, dado que está presente un sobrecoste que además va a acompañado de un valor ganado en el producto inferior al esperado para el punto actual del mismo (semana 3). </w:t>
      </w:r>
    </w:p>
    <w:p w14:paraId="797CACBC" w14:textId="77777777" w:rsidR="005E75F5" w:rsidRDefault="005E75F5" w:rsidP="005E75F5">
      <w:pPr>
        <w:keepNext/>
        <w:jc w:val="center"/>
      </w:pPr>
      <w:r>
        <w:rPr>
          <w:noProof/>
        </w:rPr>
        <w:drawing>
          <wp:inline distT="0" distB="0" distL="0" distR="0" wp14:anchorId="1D8C10EE" wp14:editId="026D8BBA">
            <wp:extent cx="3967200" cy="2340000"/>
            <wp:effectExtent l="0" t="0" r="0" b="3175"/>
            <wp:docPr id="721891389"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3967200" cy="2340000"/>
                    </a:xfrm>
                    <a:prstGeom prst="rect">
                      <a:avLst/>
                    </a:prstGeom>
                    <a:noFill/>
                    <a:ln>
                      <a:noFill/>
                    </a:ln>
                  </pic:spPr>
                </pic:pic>
              </a:graphicData>
            </a:graphic>
          </wp:inline>
        </w:drawing>
      </w:r>
    </w:p>
    <w:p w14:paraId="5F8EFB4F" w14:textId="6F696D4C" w:rsidR="00E8175C" w:rsidRDefault="005E75F5" w:rsidP="005E75F5">
      <w:pPr>
        <w:pStyle w:val="CitadeFiguras"/>
      </w:pPr>
      <w:bookmarkStart w:id="747" w:name="_Ref164292854"/>
      <w:bookmarkStart w:id="748" w:name="_Toc165126529"/>
      <w:r>
        <w:t>Ejemplo de gráfica de valor ganado</w:t>
      </w:r>
      <w:bookmarkEnd w:id="747"/>
      <w:bookmarkEnd w:id="748"/>
    </w:p>
    <w:p w14:paraId="769948E0" w14:textId="1FAC6867" w:rsidR="00DC3A48" w:rsidRPr="00F011B7" w:rsidRDefault="00DC3A48" w:rsidP="00DC3A48">
      <w:r>
        <w:t xml:space="preserve">El uso de este tipo de gráficos ayuda a identificar y controlar de forma rápida y visual el desempeño de un proyecto, permitiendo al jefe de proyecto no solo tener una estrategia reactiva contra estos sobre </w:t>
      </w:r>
      <w:r w:rsidR="000479D3">
        <w:t>costes,</w:t>
      </w:r>
      <w:r>
        <w:t xml:space="preserve"> sino que también tomar una vía proactiva</w:t>
      </w:r>
      <w:r w:rsidR="0035092F">
        <w:t xml:space="preserve"> y anticiparse a las situaciones, tomando decisiones que puedan mejorar el desempeño del proyecto.</w:t>
      </w:r>
    </w:p>
    <w:p w14:paraId="4B66CF32" w14:textId="0A0EAC9F" w:rsidR="00936917" w:rsidRDefault="09BA1FA7" w:rsidP="00B32FAB">
      <w:pPr>
        <w:pStyle w:val="Ttulo3"/>
      </w:pPr>
      <w:bookmarkStart w:id="749" w:name="_Toc262071427"/>
      <w:bookmarkStart w:id="750" w:name="_Toc164120971"/>
      <w:bookmarkStart w:id="751" w:name="_Toc165126222"/>
      <w:r>
        <w:t>Gestión de la calidad</w:t>
      </w:r>
      <w:bookmarkEnd w:id="749"/>
      <w:bookmarkEnd w:id="750"/>
      <w:bookmarkEnd w:id="751"/>
    </w:p>
    <w:p w14:paraId="5674472A" w14:textId="14949F73" w:rsidR="00D77518" w:rsidRPr="00D77518" w:rsidRDefault="0BDB2CB5" w:rsidP="00D77518">
      <w:r>
        <w:t>Podemos dividir la gestión de calidad en las siguientes fases:</w:t>
      </w:r>
    </w:p>
    <w:p w14:paraId="751688E5" w14:textId="5BB3DBE2" w:rsidR="0BDB2CB5" w:rsidRDefault="0BDB2CB5" w:rsidP="00777473">
      <w:pPr>
        <w:pStyle w:val="Prrafodelista"/>
        <w:numPr>
          <w:ilvl w:val="0"/>
          <w:numId w:val="58"/>
        </w:numPr>
      </w:pPr>
      <w:r>
        <w:t>Planificar la calidad.</w:t>
      </w:r>
    </w:p>
    <w:p w14:paraId="0A3684F6" w14:textId="6EEC3AE4" w:rsidR="0BDB2CB5" w:rsidRDefault="0BDB2CB5" w:rsidP="00777473">
      <w:pPr>
        <w:pStyle w:val="Prrafodelista"/>
        <w:numPr>
          <w:ilvl w:val="0"/>
          <w:numId w:val="58"/>
        </w:numPr>
      </w:pPr>
      <w:r>
        <w:t>Realizar aseguramiento de la calidad</w:t>
      </w:r>
    </w:p>
    <w:p w14:paraId="095250C2" w14:textId="140573BF" w:rsidR="6B51F5E8" w:rsidRDefault="0BDB2CB5" w:rsidP="00777473">
      <w:pPr>
        <w:pStyle w:val="Prrafodelista"/>
        <w:numPr>
          <w:ilvl w:val="0"/>
          <w:numId w:val="58"/>
        </w:numPr>
      </w:pPr>
      <w:r>
        <w:t>Realizar el control de calidad</w:t>
      </w:r>
    </w:p>
    <w:p w14:paraId="2FCC3181" w14:textId="2E732F0A" w:rsidR="0BDB2CB5" w:rsidRDefault="0BDB2CB5" w:rsidP="6B51F5E8">
      <w:pPr>
        <w:pStyle w:val="Ttulo4"/>
      </w:pPr>
      <w:bookmarkStart w:id="752" w:name="_Toc164120972"/>
      <w:r>
        <w:t>Planificar la calidad</w:t>
      </w:r>
      <w:bookmarkEnd w:id="752"/>
    </w:p>
    <w:p w14:paraId="2556DD0D" w14:textId="24B645CD" w:rsidR="0BDB2CB5" w:rsidRDefault="0BDB2CB5" w:rsidP="6B51F5E8">
      <w:r>
        <w:t>En esta fase se deben definir los requisitos de calidad y normas del proyecto y el producto, debe quedar todo documentado para comprobar su cumplimiento.</w:t>
      </w:r>
    </w:p>
    <w:p w14:paraId="77A4E93B" w14:textId="18DCCEBB" w:rsidR="0BDB2CB5" w:rsidRDefault="0BDB2CB5" w:rsidP="6B51F5E8">
      <w:r>
        <w:t>Esta fase se tiene que realizar en paralelo junto con la planificación del proyecto ya que un cambio en los requisitos de la calidad, por ejemplo, puede modificar la planificación de este.</w:t>
      </w:r>
    </w:p>
    <w:p w14:paraId="3F360CB2" w14:textId="6AD59F82" w:rsidR="4F1C176E" w:rsidRDefault="4F1C176E" w:rsidP="00620DBC">
      <w:pPr>
        <w:jc w:val="center"/>
      </w:pPr>
      <w:r>
        <w:rPr>
          <w:noProof/>
        </w:rPr>
        <w:lastRenderedPageBreak/>
        <w:drawing>
          <wp:inline distT="0" distB="0" distL="0" distR="0" wp14:anchorId="0EF858B7" wp14:editId="17C02CD9">
            <wp:extent cx="5019675" cy="1876845"/>
            <wp:effectExtent l="0" t="0" r="0" b="9525"/>
            <wp:docPr id="265985426" name="Picture 265985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0" y="0"/>
                      <a:ext cx="5023492" cy="1878272"/>
                    </a:xfrm>
                    <a:prstGeom prst="rect">
                      <a:avLst/>
                    </a:prstGeom>
                  </pic:spPr>
                </pic:pic>
              </a:graphicData>
            </a:graphic>
          </wp:inline>
        </w:drawing>
      </w:r>
    </w:p>
    <w:p w14:paraId="257FCD37" w14:textId="45ECCE20" w:rsidR="00620DBC" w:rsidRDefault="00620DBC" w:rsidP="00C563EC">
      <w:pPr>
        <w:pStyle w:val="CitadeFiguras"/>
      </w:pPr>
      <w:bookmarkStart w:id="753" w:name="_Toc165126530"/>
      <w:r>
        <w:t>Planificación de la calidad del proyecto</w:t>
      </w:r>
      <w:bookmarkEnd w:id="753"/>
    </w:p>
    <w:p w14:paraId="32171C7C" w14:textId="6EEC3AE4" w:rsidR="0BDB2CB5" w:rsidRDefault="0BDB2CB5" w:rsidP="6B51F5E8">
      <w:pPr>
        <w:pStyle w:val="Ttulo4"/>
      </w:pPr>
      <w:bookmarkStart w:id="754" w:name="_Toc164120973"/>
      <w:r>
        <w:t>Realizar aseguramiento de la calidad</w:t>
      </w:r>
      <w:bookmarkEnd w:id="754"/>
    </w:p>
    <w:p w14:paraId="478D1593" w14:textId="1BABFF9B" w:rsidR="14FDAC64" w:rsidRDefault="14FDAC64" w:rsidP="6B51F5E8">
      <w:r>
        <w:t>Para realizar esta fase, realizaremos de manera periódica auditorias de calidad para comprobar que el desarrollo del proyecto es el esperado y que se cumplen los requisitos de calidad y los result</w:t>
      </w:r>
      <w:r w:rsidR="34561E48">
        <w:t>ad</w:t>
      </w:r>
      <w:r>
        <w:t>os.</w:t>
      </w:r>
    </w:p>
    <w:p w14:paraId="35EB09F1" w14:textId="658577D7" w:rsidR="5F0CF9BD" w:rsidRDefault="5F0CF9BD" w:rsidP="00766106">
      <w:pPr>
        <w:jc w:val="center"/>
      </w:pPr>
      <w:r>
        <w:rPr>
          <w:noProof/>
        </w:rPr>
        <w:drawing>
          <wp:inline distT="0" distB="0" distL="0" distR="0" wp14:anchorId="37A365D7" wp14:editId="0DCDACFF">
            <wp:extent cx="5400675" cy="1238250"/>
            <wp:effectExtent l="0" t="0" r="9525" b="0"/>
            <wp:docPr id="1841690580" name="Picture 18416905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0" y="0"/>
                      <a:ext cx="5400675" cy="1238250"/>
                    </a:xfrm>
                    <a:prstGeom prst="rect">
                      <a:avLst/>
                    </a:prstGeom>
                  </pic:spPr>
                </pic:pic>
              </a:graphicData>
            </a:graphic>
          </wp:inline>
        </w:drawing>
      </w:r>
    </w:p>
    <w:p w14:paraId="7BB41830" w14:textId="35FD3311" w:rsidR="002D197F" w:rsidRDefault="002D197F" w:rsidP="00C563EC">
      <w:pPr>
        <w:pStyle w:val="CitadeFiguras"/>
      </w:pPr>
      <w:bookmarkStart w:id="755" w:name="_Toc165126531"/>
      <w:r>
        <w:t>Aseguramiento de la calidad</w:t>
      </w:r>
      <w:r w:rsidR="00620DBC">
        <w:t xml:space="preserve"> del proyecto</w:t>
      </w:r>
      <w:bookmarkEnd w:id="755"/>
    </w:p>
    <w:p w14:paraId="580C71A5" w14:textId="567E76ED" w:rsidR="66B32EFB" w:rsidRDefault="66B32EFB" w:rsidP="6B51F5E8">
      <w:r>
        <w:t>Esta fase nos permite asegurar que hay una mejora continua en el proceso, reduciendo actividades inútiles y eliminando aquellas que no agregan valor al proyecto.</w:t>
      </w:r>
    </w:p>
    <w:p w14:paraId="0F27DB14" w14:textId="63721403" w:rsidR="0BDB2CB5" w:rsidRDefault="0BDB2CB5" w:rsidP="6B51F5E8">
      <w:pPr>
        <w:pStyle w:val="Ttulo4"/>
      </w:pPr>
      <w:bookmarkStart w:id="756" w:name="_Toc164120974"/>
      <w:r>
        <w:t>Realizar el control de calidad</w:t>
      </w:r>
      <w:bookmarkEnd w:id="756"/>
    </w:p>
    <w:p w14:paraId="7E3ACE2F" w14:textId="1AB758F4" w:rsidR="73045ED1" w:rsidRDefault="73045ED1" w:rsidP="6B51F5E8">
      <w:r>
        <w:t>Esta fase consiste en monitorear y registrar los resultados de la anterior fase, para evaluar el trabajo realizado por estas para hacer los cambios necesarios. Se pueden diferenciar tres tipos:</w:t>
      </w:r>
    </w:p>
    <w:p w14:paraId="729875A2" w14:textId="07F6E953" w:rsidR="73045ED1" w:rsidRDefault="73045ED1" w:rsidP="00777473">
      <w:pPr>
        <w:pStyle w:val="Prrafodelista"/>
        <w:numPr>
          <w:ilvl w:val="0"/>
          <w:numId w:val="57"/>
        </w:numPr>
      </w:pPr>
      <w:r>
        <w:t>Prevención e inspección: evitar que lleguen los errores del proyecto al cliente.</w:t>
      </w:r>
    </w:p>
    <w:p w14:paraId="38D4409C" w14:textId="0668591A" w:rsidR="73045ED1" w:rsidRDefault="73045ED1" w:rsidP="00777473">
      <w:pPr>
        <w:pStyle w:val="Prrafodelista"/>
        <w:numPr>
          <w:ilvl w:val="0"/>
          <w:numId w:val="57"/>
        </w:numPr>
      </w:pPr>
      <w:r>
        <w:t>Muestro por atributos/variables:  clasificar el resultado en base al grado de conformidad que se tiene sobre él.</w:t>
      </w:r>
    </w:p>
    <w:p w14:paraId="10AD802A" w14:textId="68E238C6" w:rsidR="73045ED1" w:rsidRDefault="73045ED1" w:rsidP="00777473">
      <w:pPr>
        <w:pStyle w:val="Prrafodelista"/>
        <w:numPr>
          <w:ilvl w:val="0"/>
          <w:numId w:val="57"/>
        </w:numPr>
      </w:pPr>
      <w:r>
        <w:t>Tolerancias y límites de control: Umbrales que pueden indicar si todo está yendo como se espera</w:t>
      </w:r>
    </w:p>
    <w:p w14:paraId="3EE80442" w14:textId="4AADD3E6" w:rsidR="5E0D0E97" w:rsidRDefault="5E0D0E97" w:rsidP="001F4006">
      <w:pPr>
        <w:jc w:val="center"/>
      </w:pPr>
      <w:r>
        <w:rPr>
          <w:noProof/>
        </w:rPr>
        <w:lastRenderedPageBreak/>
        <w:drawing>
          <wp:inline distT="0" distB="0" distL="0" distR="0" wp14:anchorId="06DF6AEF" wp14:editId="00163763">
            <wp:extent cx="5400675" cy="2038350"/>
            <wp:effectExtent l="0" t="0" r="9525" b="0"/>
            <wp:docPr id="485674345" name="Picture 485674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0" y="0"/>
                      <a:ext cx="5400675" cy="2038350"/>
                    </a:xfrm>
                    <a:prstGeom prst="rect">
                      <a:avLst/>
                    </a:prstGeom>
                  </pic:spPr>
                </pic:pic>
              </a:graphicData>
            </a:graphic>
          </wp:inline>
        </w:drawing>
      </w:r>
    </w:p>
    <w:p w14:paraId="38AD5354" w14:textId="303D0E81" w:rsidR="001F4006" w:rsidRDefault="00766106" w:rsidP="00C563EC">
      <w:pPr>
        <w:pStyle w:val="CitadeFiguras"/>
      </w:pPr>
      <w:bookmarkStart w:id="757" w:name="_Toc165126532"/>
      <w:r>
        <w:t>Control de calidad</w:t>
      </w:r>
      <w:r w:rsidR="00620DBC">
        <w:t xml:space="preserve"> del proyecto</w:t>
      </w:r>
      <w:bookmarkEnd w:id="757"/>
    </w:p>
    <w:p w14:paraId="03BEFB71" w14:textId="223EE861" w:rsidR="00F22059" w:rsidRDefault="09BA1FA7" w:rsidP="00B32FAB">
      <w:pPr>
        <w:pStyle w:val="Ttulo3"/>
      </w:pPr>
      <w:bookmarkStart w:id="758" w:name="_Toc1667171279"/>
      <w:bookmarkStart w:id="759" w:name="_Toc164120975"/>
      <w:bookmarkStart w:id="760" w:name="_Toc165126223"/>
      <w:r>
        <w:t>Gestión de recursos humanos</w:t>
      </w:r>
      <w:bookmarkEnd w:id="758"/>
      <w:bookmarkEnd w:id="759"/>
      <w:bookmarkEnd w:id="760"/>
    </w:p>
    <w:p w14:paraId="4BEDC924" w14:textId="7F5420FF" w:rsidR="00381E9A" w:rsidRPr="00381E9A" w:rsidRDefault="006F3F44" w:rsidP="006F3F44">
      <w:r>
        <w:t>La gestión de recursos humanos del proyecto incluye los procesos que organizan, gestionan y dirigen el equipo de proyecto. Este equipo está compuesto por las personas, las cuales tiene asignados los roles y responsabilidades necesarios para terminar el proyecto</w:t>
      </w:r>
      <w:r w:rsidR="00F052BC">
        <w:t>.</w:t>
      </w:r>
    </w:p>
    <w:p w14:paraId="59E7B7E4" w14:textId="28828D06" w:rsidR="006F3F44" w:rsidRPr="00381E9A" w:rsidRDefault="008112FF" w:rsidP="006F3F44">
      <w:r>
        <w:t>El equipo directivo del proyecto es el encargado de liderar el proyecto realizando las tareas de iniciación, planificación, ejecución, monitorización, control y establecer los finales de las diferentes etapas por las que evoluciona el proyecto.</w:t>
      </w:r>
    </w:p>
    <w:p w14:paraId="52606A60" w14:textId="17AF38F9" w:rsidR="008112FF" w:rsidRDefault="756C72C5" w:rsidP="00B32FAB">
      <w:pPr>
        <w:pStyle w:val="Ttulo4"/>
      </w:pPr>
      <w:bookmarkStart w:id="761" w:name="_Toc1073848050"/>
      <w:bookmarkStart w:id="762" w:name="_Toc164120976"/>
      <w:r>
        <w:t>Organización</w:t>
      </w:r>
      <w:bookmarkEnd w:id="761"/>
      <w:bookmarkEnd w:id="762"/>
    </w:p>
    <w:p w14:paraId="51F6A8B3" w14:textId="0101159F" w:rsidR="008112FF" w:rsidRPr="008112FF" w:rsidRDefault="008608E6" w:rsidP="008112FF">
      <w:r>
        <w:t>El organigrama originalmente diseñado se mantendrá en su forma actual siempre que sea factible, salvo en casos donde exista una justificación verdaderamente necesaria y beneficiosa para el proyecto que requiera cambios.</w:t>
      </w:r>
    </w:p>
    <w:p w14:paraId="62F55F39" w14:textId="146B494C" w:rsidR="0055556E" w:rsidRDefault="0055556E" w:rsidP="008E5E8F">
      <w:r w:rsidRPr="0055556E">
        <w:t>El personal sujeto a convenio de la empresa tendrá la flexibilidad de elegir entre trabajar desde las oficinas de la empresa o de manera remota, reconociendo los beneficios de ambas modalidades. El teletrabajo ofrece la ventaja de proporcionar mayor autonomía y flexibilidad en los horarios, permitiendo a los empleados gestionar mejor su tiempo y evitar desplazamientos. Por otro lado, el trabajo presencial promueve una mayor interacción y colaboración entre los miembros del equipo, facilitando la comunicación directa y fortaleciendo el sentido de pertenencia a la empresa. En caso de que algún trabajador no pueda asistir a la oficina por razones no oficiales, se abordará cada situación de manera individual, priorizando siempre el bienestar y la eficiencia en el desempeño laboral.</w:t>
      </w:r>
    </w:p>
    <w:p w14:paraId="286A535D" w14:textId="5FB3B444" w:rsidR="0075607C" w:rsidRDefault="00FB6877" w:rsidP="008E5E8F">
      <w:r w:rsidRPr="00FB6877">
        <w:t>Conforme a la legislación laboral española, incluyendo Asturias, si un miembro del equipo decide dejar el proyecto, se requiere que notifique su renuncia con un preaviso de acuerdo con los plazos legales establecidos. Para contratos indefinidos, el preaviso mínimo es de 15 días, mientras que para contratos temporales es de 7 días. Este procedimiento asegura que la empresa tenga el tiempo necesario para gestionar la situación y encontrar un reemplazo adecuado dentro de los límites legales establecidos</w:t>
      </w:r>
      <w:r w:rsidR="00C3354B">
        <w:t>.</w:t>
      </w:r>
    </w:p>
    <w:p w14:paraId="7D11F878" w14:textId="2629E234" w:rsidR="00C3354B" w:rsidRDefault="334023A4" w:rsidP="00B32FAB">
      <w:pPr>
        <w:pStyle w:val="Ttulo4"/>
      </w:pPr>
      <w:bookmarkStart w:id="763" w:name="_Ref163912240"/>
      <w:bookmarkStart w:id="764" w:name="_Ref163912244"/>
      <w:bookmarkStart w:id="765" w:name="_Ref163912252"/>
      <w:bookmarkStart w:id="766" w:name="_Toc166841282"/>
      <w:bookmarkStart w:id="767" w:name="_Toc164120977"/>
      <w:r>
        <w:lastRenderedPageBreak/>
        <w:t>Personal y roles</w:t>
      </w:r>
      <w:bookmarkEnd w:id="763"/>
      <w:bookmarkEnd w:id="764"/>
      <w:bookmarkEnd w:id="765"/>
    </w:p>
    <w:p w14:paraId="1189ADFE" w14:textId="77777777" w:rsidR="00B32FAB" w:rsidRDefault="00336B1E" w:rsidP="00B32FAB">
      <w:pPr>
        <w:pStyle w:val="Ttulo5"/>
      </w:pPr>
      <w:bookmarkStart w:id="768" w:name="_Toc815211114"/>
      <w:bookmarkStart w:id="769" w:name="_Toc164120978"/>
      <w:bookmarkEnd w:id="766"/>
      <w:bookmarkEnd w:id="767"/>
      <w:r w:rsidRPr="00B32FAB">
        <w:t>Jefe del Proyecto</w:t>
      </w:r>
      <w:bookmarkEnd w:id="768"/>
      <w:bookmarkEnd w:id="769"/>
    </w:p>
    <w:p w14:paraId="168E9276" w14:textId="35E0F0FB" w:rsidR="00FA44EF" w:rsidRPr="00FA44EF" w:rsidRDefault="00336B1E" w:rsidP="00B32FAB">
      <w:r w:rsidRPr="00336B1E">
        <w:t>Responsable de la gestión global del proyecto, incluyendo la planificación, coordinación de equipos, asignación de recursos y garantía de que se cumplan los objetivos establecidos dentro del plazo y presupuesto previstos.</w:t>
      </w:r>
    </w:p>
    <w:p w14:paraId="5062C97A" w14:textId="77777777" w:rsidR="00B32FAB" w:rsidRDefault="0071434F" w:rsidP="00B32FAB">
      <w:pPr>
        <w:pStyle w:val="Ttulo5"/>
      </w:pPr>
      <w:bookmarkStart w:id="770" w:name="_Toc11870927"/>
      <w:bookmarkStart w:id="771" w:name="_Toc164120979"/>
      <w:r w:rsidRPr="00B32FAB">
        <w:t>Consultor de Tecnología</w:t>
      </w:r>
      <w:bookmarkEnd w:id="770"/>
      <w:bookmarkEnd w:id="771"/>
    </w:p>
    <w:p w14:paraId="293BD920" w14:textId="2400DE74" w:rsidR="0071434F" w:rsidRPr="00FA44EF" w:rsidRDefault="0071434F" w:rsidP="00B32FAB">
      <w:r w:rsidRPr="0071434F">
        <w:t>Experto en tecnología encargado de asesorar sobre las soluciones tecnológicas más adecuadas para alcanzar los objetivos del proyecto, así como de evaluar la viabilidad técnica de las propuestas.</w:t>
      </w:r>
    </w:p>
    <w:p w14:paraId="6A3C3886" w14:textId="6727A586" w:rsidR="009B09D9" w:rsidRPr="00FC52EB" w:rsidRDefault="009B09D9" w:rsidP="00FC52EB">
      <w:pPr>
        <w:pStyle w:val="Ttulo5"/>
      </w:pPr>
      <w:bookmarkStart w:id="772" w:name="_Toc164120980"/>
      <w:r w:rsidRPr="00FC52EB">
        <w:t>Coordinador del servicio</w:t>
      </w:r>
      <w:bookmarkEnd w:id="772"/>
    </w:p>
    <w:p w14:paraId="12278355" w14:textId="550114CF" w:rsidR="009B09D9" w:rsidRPr="00FA44EF" w:rsidRDefault="00B534F0" w:rsidP="00B32FAB">
      <w:r>
        <w:t>E</w:t>
      </w:r>
      <w:r w:rsidRPr="00B534F0">
        <w:t>ncarg</w:t>
      </w:r>
      <w:r>
        <w:t>ado</w:t>
      </w:r>
      <w:r w:rsidRPr="00B534F0">
        <w:t xml:space="preserve"> de organizar, supervisar y optimizar la entrega de servicios para garantizar la satisfacción del cliente y el cumplimiento de los objetivos de la organización.</w:t>
      </w:r>
    </w:p>
    <w:p w14:paraId="039EEA11" w14:textId="77777777" w:rsidR="00B32FAB" w:rsidRDefault="007548A5" w:rsidP="00B32FAB">
      <w:pPr>
        <w:pStyle w:val="Ttulo5"/>
      </w:pPr>
      <w:bookmarkStart w:id="773" w:name="_Toc1326999205"/>
      <w:bookmarkStart w:id="774" w:name="_Toc164120981"/>
      <w:r w:rsidRPr="00B32FAB">
        <w:t>Arquitecto del Software</w:t>
      </w:r>
      <w:bookmarkEnd w:id="773"/>
      <w:bookmarkEnd w:id="774"/>
    </w:p>
    <w:p w14:paraId="1FB80790" w14:textId="5643D713" w:rsidR="0095726A" w:rsidRDefault="007548A5" w:rsidP="00B32FAB">
      <w:r w:rsidRPr="007548A5">
        <w:t>Encargado de diseñar la arquitectura del software, definiendo la estructura general del sistema, los componentes principales y las interacciones entre ellos para garantizar su eficiencia, escalabilidad y seguridad.</w:t>
      </w:r>
    </w:p>
    <w:p w14:paraId="5163C392" w14:textId="77777777" w:rsidR="00B32FAB" w:rsidRDefault="00482D50" w:rsidP="00B32FAB">
      <w:pPr>
        <w:pStyle w:val="Ttulo5"/>
      </w:pPr>
      <w:bookmarkStart w:id="775" w:name="_Toc2052912579"/>
      <w:bookmarkStart w:id="776" w:name="_Toc164120982"/>
      <w:r w:rsidRPr="00B32FAB">
        <w:t>Analista de Sistemas</w:t>
      </w:r>
      <w:bookmarkEnd w:id="775"/>
      <w:bookmarkEnd w:id="776"/>
    </w:p>
    <w:p w14:paraId="2C23F4F7" w14:textId="19D66816" w:rsidR="007548A5" w:rsidRDefault="00482D50" w:rsidP="00B32FAB">
      <w:r w:rsidRPr="00482D50">
        <w:t>Responsable de analizar los requisitos del proyecto y traducirlos en especificaciones detalladas para el diseño y desarrollo del sistema, identificando las necesidades de los usuarios y proponiendo soluciones adecuadas.</w:t>
      </w:r>
    </w:p>
    <w:p w14:paraId="0BFA44C5" w14:textId="77777777" w:rsidR="00B32FAB" w:rsidRDefault="00482D50" w:rsidP="00B32FAB">
      <w:pPr>
        <w:pStyle w:val="Ttulo5"/>
      </w:pPr>
      <w:bookmarkStart w:id="777" w:name="_Toc682450355"/>
      <w:bookmarkStart w:id="778" w:name="_Toc164120983"/>
      <w:r w:rsidRPr="00B32FAB">
        <w:t>Desarrollador Senior</w:t>
      </w:r>
      <w:bookmarkEnd w:id="777"/>
      <w:bookmarkEnd w:id="778"/>
    </w:p>
    <w:p w14:paraId="6C4DE971" w14:textId="0DE4576A" w:rsidR="00482D50" w:rsidRDefault="00482D50" w:rsidP="00B32FAB">
      <w:r w:rsidRPr="00482D50">
        <w:t>Profesionales con amplia experiencia en desarrollo de software, encargados de implementar soluciones técnicas de alta calidad siguiendo las especificaciones establecidas, y liderar equipos de desarrollo cuando sea necesario.</w:t>
      </w:r>
    </w:p>
    <w:p w14:paraId="6ACF3F29" w14:textId="77777777" w:rsidR="00B32FAB" w:rsidRDefault="007B04A3" w:rsidP="00B32FAB">
      <w:pPr>
        <w:pStyle w:val="Ttulo5"/>
      </w:pPr>
      <w:bookmarkStart w:id="779" w:name="_Toc449368692"/>
      <w:bookmarkStart w:id="780" w:name="_Toc164120984"/>
      <w:r w:rsidRPr="00B32FAB">
        <w:t>Desarrollador Junior</w:t>
      </w:r>
      <w:bookmarkEnd w:id="779"/>
      <w:bookmarkEnd w:id="780"/>
    </w:p>
    <w:p w14:paraId="5F685F7C" w14:textId="0B34272A" w:rsidR="00482D50" w:rsidRPr="00FA44EF" w:rsidRDefault="007B04A3" w:rsidP="00B32FAB">
      <w:r w:rsidRPr="007B04A3">
        <w:t>Profesionales en formación o con menos experiencia en desarrollo de software, que colaboran en la implementación de soluciones bajo la supervisión de desarrolladores senior, con el objetivo de adquirir experiencia y habilidades en el proceso.</w:t>
      </w:r>
    </w:p>
    <w:p w14:paraId="3BAA2130" w14:textId="77777777" w:rsidR="00B32FAB" w:rsidRDefault="00EB49E3" w:rsidP="00B32FAB">
      <w:pPr>
        <w:pStyle w:val="Ttulo5"/>
      </w:pPr>
      <w:bookmarkStart w:id="781" w:name="_Toc889631175"/>
      <w:bookmarkStart w:id="782" w:name="_Toc164120985"/>
      <w:r w:rsidRPr="00B32FAB">
        <w:t>Tester</w:t>
      </w:r>
      <w:bookmarkEnd w:id="781"/>
      <w:bookmarkEnd w:id="782"/>
    </w:p>
    <w:p w14:paraId="3A3A81FE" w14:textId="147A876D" w:rsidR="007B04A3" w:rsidRPr="00FA44EF" w:rsidRDefault="00EB49E3" w:rsidP="00B32FAB">
      <w:r w:rsidRPr="00EB49E3">
        <w:t>Encargado de realizar pruebas exhaustivas del software desarrollado para identificar y corregir posibles errores, garantizando su calidad y fiabilidad antes de su implementación en producción.</w:t>
      </w:r>
    </w:p>
    <w:p w14:paraId="4989DB80" w14:textId="77777777" w:rsidR="00B32FAB" w:rsidRDefault="00EB49E3" w:rsidP="00B32FAB">
      <w:pPr>
        <w:pStyle w:val="Ttulo5"/>
      </w:pPr>
      <w:bookmarkStart w:id="783" w:name="_Toc754976570"/>
      <w:bookmarkStart w:id="784" w:name="_Toc164120986"/>
      <w:r w:rsidRPr="00B32FAB">
        <w:t>Responsable y administrador de sistemas</w:t>
      </w:r>
      <w:bookmarkEnd w:id="783"/>
      <w:bookmarkEnd w:id="784"/>
    </w:p>
    <w:p w14:paraId="151F2368" w14:textId="7175A6B8" w:rsidR="00EB49E3" w:rsidRPr="00FA44EF" w:rsidRDefault="00EB49E3" w:rsidP="00B32FAB">
      <w:r w:rsidRPr="00EB49E3">
        <w:t>Persona encargada de gestionar y mantener la infraestructura tecnológica del proyecto, incluyendo servidores, redes, bases de datos y sistemas operativos, asegurando su funcionamiento óptimo y seguridad.</w:t>
      </w:r>
    </w:p>
    <w:p w14:paraId="6DF43761" w14:textId="66C69BD1" w:rsidR="00F22059" w:rsidRDefault="09BA1FA7" w:rsidP="00B32FAB">
      <w:pPr>
        <w:pStyle w:val="Ttulo3"/>
      </w:pPr>
      <w:bookmarkStart w:id="785" w:name="_Toc2134205270"/>
      <w:bookmarkStart w:id="786" w:name="_Toc164120987"/>
      <w:bookmarkStart w:id="787" w:name="_Toc165126224"/>
      <w:r>
        <w:lastRenderedPageBreak/>
        <w:t>Gestión de comunicaciones</w:t>
      </w:r>
      <w:bookmarkEnd w:id="785"/>
      <w:bookmarkEnd w:id="786"/>
      <w:bookmarkEnd w:id="787"/>
    </w:p>
    <w:p w14:paraId="099AB617" w14:textId="7DD9A989" w:rsidR="00F63AFB" w:rsidRPr="00F63AFB" w:rsidRDefault="0E35DF51" w:rsidP="00F63AFB">
      <w:r>
        <w:t xml:space="preserve">La gestión de comunicaciones es una de las partes más importantes del proyecto, </w:t>
      </w:r>
      <w:r w:rsidR="7F610A03">
        <w:t>ya que,</w:t>
      </w:r>
      <w:r>
        <w:t xml:space="preserve"> si los componentes no </w:t>
      </w:r>
      <w:r w:rsidR="7C0C7416">
        <w:t>están</w:t>
      </w:r>
      <w:r>
        <w:t xml:space="preserve"> bien comunicados, se puede crear un ambiente propicio a malentendidos, </w:t>
      </w:r>
      <w:r w:rsidR="0A74B45D">
        <w:t>repetición</w:t>
      </w:r>
      <w:r>
        <w:t xml:space="preserve"> de tare</w:t>
      </w:r>
      <w:r w:rsidR="46C73345">
        <w:t>as y malas prácticas. Por eso en este documento aportamos, basándonos en el PMBOK, una serie de herramientas y técnicas que pueden facilitar</w:t>
      </w:r>
      <w:r w:rsidR="67BC64A2">
        <w:t xml:space="preserve"> </w:t>
      </w:r>
      <w:r w:rsidR="46C73345">
        <w:t>esta</w:t>
      </w:r>
      <w:r w:rsidR="2FAE4ECD">
        <w:t xml:space="preserve"> tarea:</w:t>
      </w:r>
      <w:r w:rsidR="46C73345">
        <w:t xml:space="preserve"> </w:t>
      </w:r>
    </w:p>
    <w:p w14:paraId="501B0037" w14:textId="3E98D745" w:rsidR="2ADF49A7" w:rsidRDefault="2ADF49A7" w:rsidP="00780FB9">
      <w:pPr>
        <w:pStyle w:val="Ttulo4"/>
      </w:pPr>
      <w:bookmarkStart w:id="788" w:name="_Ref165060664"/>
      <w:r>
        <w:t>Opinión de expertos</w:t>
      </w:r>
      <w:bookmarkEnd w:id="788"/>
    </w:p>
    <w:p w14:paraId="6B2F1E15" w14:textId="0C0EA64B" w:rsidR="09F998E4" w:rsidRDefault="09F998E4" w:rsidP="767CBC07">
      <w:pPr>
        <w:rPr>
          <w:rFonts w:eastAsiaTheme="minorEastAsia"/>
        </w:rPr>
      </w:pPr>
      <w:r w:rsidRPr="767CBC07">
        <w:rPr>
          <w:rFonts w:eastAsiaTheme="minorEastAsia"/>
          <w:color w:val="0D0D0D" w:themeColor="text1" w:themeTint="F2"/>
        </w:rPr>
        <w:t>La opinión de expertos junto con las</w:t>
      </w:r>
      <w:r>
        <w:t xml:space="preserve"> </w:t>
      </w:r>
      <w:r w:rsidR="00FE573F">
        <w:t xml:space="preserve">reuniones estipuladas en </w:t>
      </w:r>
      <w:r w:rsidR="00FE573F">
        <w:fldChar w:fldCharType="begin"/>
      </w:r>
      <w:r w:rsidR="00FE573F">
        <w:instrText xml:space="preserve"> REF _Reuniones \w \h </w:instrText>
      </w:r>
      <w:r w:rsidR="00FE573F">
        <w:fldChar w:fldCharType="separate"/>
      </w:r>
      <w:r w:rsidR="00AB32F0">
        <w:t>2.4.7.7</w:t>
      </w:r>
      <w:r w:rsidR="00FE573F">
        <w:fldChar w:fldCharType="end"/>
      </w:r>
      <w:r w:rsidRPr="767CBC07">
        <w:rPr>
          <w:rFonts w:eastAsiaTheme="minorEastAsia"/>
          <w:color w:val="0D0D0D" w:themeColor="text1" w:themeTint="F2"/>
        </w:rPr>
        <w:t>, son herramientas y técnicas genéricas en el sentido de que se utilizan prácticamente en todos los procesos de planificación que crean partes de gestión para las diversas áreas de conocimiento en el proyecto.</w:t>
      </w:r>
    </w:p>
    <w:p w14:paraId="1822D850" w14:textId="204F40C7" w:rsidR="2ADF49A7" w:rsidRDefault="2ADF49A7" w:rsidP="00780FB9">
      <w:pPr>
        <w:pStyle w:val="Ttulo4"/>
      </w:pPr>
      <w:r>
        <w:t xml:space="preserve">Análisis de requisitos de las </w:t>
      </w:r>
      <w:r w:rsidR="28A1DB6F">
        <w:t>comunicaciones</w:t>
      </w:r>
    </w:p>
    <w:p w14:paraId="5DED9A50" w14:textId="569CB93D" w:rsidR="2091F0B2" w:rsidRDefault="2091F0B2" w:rsidP="00265BD7">
      <w:pPr>
        <w:rPr>
          <w:rFonts w:ascii="system-ui" w:eastAsia="system-ui" w:hAnsi="system-ui" w:cs="system-ui"/>
          <w:sz w:val="24"/>
          <w:szCs w:val="24"/>
        </w:rPr>
      </w:pPr>
      <w:r w:rsidRPr="767CBC07">
        <w:t>Esta técnica toma la información sobre los stakeholders del registro de stakeholders y la utiliza para determinar las necesidades de información de los diferentes stakeholders en cuanto al tipo y formato de información que necesitan. Esta técnica puede ser utilizada para analizar qué stakeholders necesitan ser informados antes y después de cualquier reunión importante en el proyecto</w:t>
      </w:r>
      <w:r w:rsidRPr="767CBC07">
        <w:rPr>
          <w:rFonts w:ascii="system-ui" w:eastAsia="system-ui" w:hAnsi="system-ui" w:cs="system-ui"/>
          <w:sz w:val="24"/>
          <w:szCs w:val="24"/>
        </w:rPr>
        <w:t>.</w:t>
      </w:r>
    </w:p>
    <w:p w14:paraId="62ECC05A" w14:textId="4BAB4939" w:rsidR="58E9A11A" w:rsidRDefault="58E9A11A" w:rsidP="00F90AB3">
      <w:pPr>
        <w:pStyle w:val="Ttulo4"/>
        <w:rPr>
          <w:b w:val="0"/>
          <w:bCs/>
        </w:rPr>
      </w:pPr>
      <w:r w:rsidRPr="767CBC07">
        <w:t>Modelos de comunicación</w:t>
      </w:r>
    </w:p>
    <w:p w14:paraId="5F9EA8A5" w14:textId="080500C9" w:rsidR="767CBC07" w:rsidRDefault="7FB26BB5" w:rsidP="00265BD7">
      <w:r w:rsidRPr="767CBC07">
        <w:t>El proceso de comunicación implica un emisor que codifica el mensaje, transmisión a través de un modelo de comunicación, y un receptor que decodifica el mensaje. Errores en la codificación, ruido en la transmisión o errores en la decodificación pueden obstaculizar la comunicación. Para garantizar el éxito, es crucial considerar las preferencias de comunicación de los receptores, que pueden incluir acción, hechos, personas o proceso. La adaptación a estas preferencias puede mejorar la efectividad de la comunicación. Un ejemplo personal ilustra cómo ajustar las preferencias de comunicación puede conducir a una comunicación más efectiva en diferentes contextos, como la gestión de proyectos. Utilizar un modelo de comunicación puede ayudar a asegurar que el mensaje llegue a todos en el equipo de manera clara y comprensible.</w:t>
      </w:r>
    </w:p>
    <w:p w14:paraId="5A11D502" w14:textId="2371ED13" w:rsidR="58E9A11A" w:rsidRDefault="58E9A11A" w:rsidP="00780FB9">
      <w:pPr>
        <w:pStyle w:val="Ttulo4"/>
      </w:pPr>
      <w:r>
        <w:t>Métodos de comunicación</w:t>
      </w:r>
    </w:p>
    <w:p w14:paraId="3E8296FB" w14:textId="69B87209" w:rsidR="5310D61A" w:rsidRDefault="5310D61A" w:rsidP="00265BD7">
      <w:r w:rsidRPr="767CBC07">
        <w:t>Los tres tipos básicos de comunicación son:</w:t>
      </w:r>
    </w:p>
    <w:p w14:paraId="54897F8A" w14:textId="33BC20E9" w:rsidR="5310D61A" w:rsidRDefault="5310D61A" w:rsidP="00777473">
      <w:pPr>
        <w:pStyle w:val="Prrafodelista"/>
        <w:numPr>
          <w:ilvl w:val="0"/>
          <w:numId w:val="96"/>
        </w:numPr>
      </w:pPr>
      <w:r w:rsidRPr="002C2ADD">
        <w:rPr>
          <w:b/>
        </w:rPr>
        <w:t>Comunicación interactiva:</w:t>
      </w:r>
      <w:r w:rsidRPr="767CBC07">
        <w:t xml:space="preserve"> Ocurre cuando interactúas con miembros del equipo en una reunión, por ejemplo.</w:t>
      </w:r>
    </w:p>
    <w:p w14:paraId="5D3297B7" w14:textId="31B394CE" w:rsidR="5310D61A" w:rsidRDefault="5310D61A" w:rsidP="00777473">
      <w:pPr>
        <w:pStyle w:val="Prrafodelista"/>
        <w:numPr>
          <w:ilvl w:val="0"/>
          <w:numId w:val="96"/>
        </w:numPr>
      </w:pPr>
      <w:r w:rsidRPr="002C2ADD">
        <w:rPr>
          <w:b/>
        </w:rPr>
        <w:t>Comunicación de empuje:</w:t>
      </w:r>
      <w:r w:rsidRPr="767CBC07">
        <w:t xml:space="preserve"> Se da cuando envías un correo electrónico a los miembros del equipo con información importante.</w:t>
      </w:r>
    </w:p>
    <w:p w14:paraId="737ED427" w14:textId="72188718" w:rsidR="5310D61A" w:rsidRDefault="5310D61A" w:rsidP="00777473">
      <w:pPr>
        <w:pStyle w:val="Prrafodelista"/>
        <w:numPr>
          <w:ilvl w:val="0"/>
          <w:numId w:val="96"/>
        </w:numPr>
      </w:pPr>
      <w:r w:rsidRPr="002C2ADD">
        <w:rPr>
          <w:b/>
        </w:rPr>
        <w:t>Comunicación de atracción:</w:t>
      </w:r>
      <w:r w:rsidRPr="767CBC07">
        <w:t xml:space="preserve"> Sucede cuando colocas información en un sitio web al que los miembros del equipo pueden acceder según su conveniencia.</w:t>
      </w:r>
    </w:p>
    <w:p w14:paraId="03B35FF7" w14:textId="6587647F" w:rsidR="58E9A11A" w:rsidRDefault="58E9A11A" w:rsidP="00780FB9">
      <w:pPr>
        <w:pStyle w:val="Ttulo4"/>
      </w:pPr>
      <w:r w:rsidRPr="767CBC07">
        <w:rPr>
          <w:lang w:val="es"/>
        </w:rPr>
        <w:t>Evaluación de estilos de comunicación</w:t>
      </w:r>
    </w:p>
    <w:p w14:paraId="4DC93759" w14:textId="21ECAD87" w:rsidR="08E6A7CF" w:rsidRDefault="08E6A7CF" w:rsidP="767CBC07">
      <w:r w:rsidRPr="767CBC07">
        <w:t>Consiste en u</w:t>
      </w:r>
      <w:r w:rsidRPr="767CBC07">
        <w:rPr>
          <w:rFonts w:eastAsiaTheme="minorEastAsia"/>
        </w:rPr>
        <w:t>n análisis del método de comunicación preferido por los stakeholders permite adaptar la comunicación a sus necesidades de manera más efectiva. La conciencia política sobre las relaciones dentro de la organización y la conciencia cultural sobre las diferencias entre individuos son muy útiles para un director de proyecto.</w:t>
      </w:r>
    </w:p>
    <w:p w14:paraId="2C273133" w14:textId="6AECE576" w:rsidR="12D839EB" w:rsidRDefault="12D839EB" w:rsidP="00780FB9">
      <w:pPr>
        <w:pStyle w:val="Ttulo4"/>
      </w:pPr>
      <w:r w:rsidRPr="767CBC07">
        <w:lastRenderedPageBreak/>
        <w:t>Representación de datos</w:t>
      </w:r>
    </w:p>
    <w:p w14:paraId="68921811" w14:textId="268455E0" w:rsidR="2E8EC254" w:rsidRDefault="2E8EC254" w:rsidP="767CBC07">
      <w:r w:rsidRPr="767CBC07">
        <w:t>Un stakeholder tiene diferentes niveles de involucración en el proyecto:</w:t>
      </w:r>
    </w:p>
    <w:p w14:paraId="5A49C25D" w14:textId="01117200" w:rsidR="2E8EC254" w:rsidRDefault="2E8EC254" w:rsidP="00777473">
      <w:pPr>
        <w:pStyle w:val="Prrafodelista"/>
        <w:numPr>
          <w:ilvl w:val="0"/>
          <w:numId w:val="92"/>
        </w:numPr>
      </w:pPr>
      <w:r w:rsidRPr="767CBC07">
        <w:t>No sabe que está involucrado</w:t>
      </w:r>
    </w:p>
    <w:p w14:paraId="6CB4D9BF" w14:textId="5FAA5249" w:rsidR="2E8EC254" w:rsidRDefault="2E8EC254" w:rsidP="00777473">
      <w:pPr>
        <w:pStyle w:val="Prrafodelista"/>
        <w:numPr>
          <w:ilvl w:val="0"/>
          <w:numId w:val="92"/>
        </w:numPr>
      </w:pPr>
      <w:r w:rsidRPr="767CBC07">
        <w:t>Se resiste a involucrarse</w:t>
      </w:r>
    </w:p>
    <w:p w14:paraId="6C7D1D85" w14:textId="4BC8B175" w:rsidR="2E8EC254" w:rsidRDefault="2E8EC254" w:rsidP="00777473">
      <w:pPr>
        <w:pStyle w:val="Prrafodelista"/>
        <w:numPr>
          <w:ilvl w:val="0"/>
          <w:numId w:val="92"/>
        </w:numPr>
      </w:pPr>
      <w:r w:rsidRPr="767CBC07">
        <w:t>Es neutral</w:t>
      </w:r>
    </w:p>
    <w:p w14:paraId="4B4F4D40" w14:textId="405E6165" w:rsidR="2E8EC254" w:rsidRDefault="2E8EC254" w:rsidP="00777473">
      <w:pPr>
        <w:pStyle w:val="Prrafodelista"/>
        <w:numPr>
          <w:ilvl w:val="0"/>
          <w:numId w:val="92"/>
        </w:numPr>
      </w:pPr>
      <w:r w:rsidRPr="767CBC07">
        <w:t>Apoya el desarrollo</w:t>
      </w:r>
    </w:p>
    <w:p w14:paraId="475441CF" w14:textId="12812CDD" w:rsidR="2E8EC254" w:rsidRDefault="2E8EC254" w:rsidP="00777473">
      <w:pPr>
        <w:pStyle w:val="Prrafodelista"/>
        <w:numPr>
          <w:ilvl w:val="0"/>
          <w:numId w:val="92"/>
        </w:numPr>
      </w:pPr>
      <w:r w:rsidRPr="767CBC07">
        <w:t>Lidera el desarrollo</w:t>
      </w:r>
    </w:p>
    <w:p w14:paraId="01CAC8C6" w14:textId="2F15B650" w:rsidR="2E8EC254" w:rsidRDefault="2E8EC254" w:rsidP="767CBC07">
      <w:r w:rsidRPr="767CBC07">
        <w:t>Al principio del proyecto, se determina dónde se encuentran los stakeholders y se muestra a qué nivel de compromiso se intenta influir durante el curso del proyecto. Este nivel de compromiso depende de si están interesados en el proyecto y/o si tienen influencia en la organización.</w:t>
      </w:r>
    </w:p>
    <w:p w14:paraId="79F7127E" w14:textId="4A302B54" w:rsidR="12D839EB" w:rsidRDefault="12D839EB" w:rsidP="00780FB9">
      <w:pPr>
        <w:pStyle w:val="Ttulo4"/>
      </w:pPr>
      <w:bookmarkStart w:id="789" w:name="_Reuniones"/>
      <w:r w:rsidRPr="767CBC07">
        <w:t>Reuniones</w:t>
      </w:r>
      <w:bookmarkEnd w:id="789"/>
    </w:p>
    <w:p w14:paraId="7CB96040" w14:textId="517C214F" w:rsidR="13DC7CE3" w:rsidRDefault="13DC7CE3" w:rsidP="767CBC07">
      <w:r w:rsidRPr="767CBC07">
        <w:t xml:space="preserve">Son una herramienta y técnica genérica utilizada en todos los procesos de planificación para diversas áreas de conocimiento. Sin embargo, en el contexto de este proceso, esto significa establecer las reglas básicas para las reuniones del proyecto de manera que sean efectivas y eficientes. </w:t>
      </w:r>
    </w:p>
    <w:p w14:paraId="7C7DBF1D" w14:textId="77777777" w:rsidR="00A42530" w:rsidRDefault="00A42530">
      <w:pPr>
        <w:jc w:val="left"/>
        <w:rPr>
          <w:rFonts w:asciiTheme="majorHAnsi" w:eastAsiaTheme="majorEastAsia" w:hAnsiTheme="majorHAnsi" w:cstheme="majorBidi"/>
          <w:b/>
          <w:iCs/>
          <w:sz w:val="24"/>
        </w:rPr>
      </w:pPr>
      <w:r>
        <w:br w:type="page"/>
      </w:r>
    </w:p>
    <w:p w14:paraId="13A3F2BC" w14:textId="40D3129C" w:rsidR="00785173" w:rsidRDefault="00011004" w:rsidP="00011004">
      <w:pPr>
        <w:pStyle w:val="Ttulo4"/>
      </w:pPr>
      <w:r>
        <w:lastRenderedPageBreak/>
        <w:t>Plan de gestión de comunicaciones</w:t>
      </w:r>
    </w:p>
    <w:p w14:paraId="6275B73D" w14:textId="2AD6CC73" w:rsidR="00F667F2" w:rsidRDefault="00F667F2" w:rsidP="00F667F2">
      <w:r>
        <w:t xml:space="preserve">Ahora que entendemos la necesidad de nuestra tarea </w:t>
      </w:r>
      <w:r w:rsidR="00194825">
        <w:t>vamos a</w:t>
      </w:r>
      <w:r>
        <w:t xml:space="preserve"> realizar un plan de gestión de comunicaciones, para ello tendremos que </w:t>
      </w:r>
      <w:r w:rsidR="00256082">
        <w:t>realizar los siguientes pasos:</w:t>
      </w:r>
    </w:p>
    <w:p w14:paraId="4AB882E7" w14:textId="03DDE0A7" w:rsidR="00256082" w:rsidRDefault="00256082" w:rsidP="00777473">
      <w:pPr>
        <w:pStyle w:val="Prrafodelista"/>
        <w:numPr>
          <w:ilvl w:val="0"/>
          <w:numId w:val="97"/>
        </w:numPr>
      </w:pPr>
      <w:r>
        <w:t xml:space="preserve">Listar los </w:t>
      </w:r>
      <w:r w:rsidR="00F3299C">
        <w:t>stakeholders con los que nos vamos a comunicar</w:t>
      </w:r>
    </w:p>
    <w:p w14:paraId="1B3C56F1" w14:textId="4DDF3544" w:rsidR="00F3299C" w:rsidRDefault="00F3299C" w:rsidP="00777473">
      <w:pPr>
        <w:pStyle w:val="Prrafodelista"/>
        <w:numPr>
          <w:ilvl w:val="0"/>
          <w:numId w:val="97"/>
        </w:numPr>
      </w:pPr>
      <w:r>
        <w:t>Medios de comunicación a usar</w:t>
      </w:r>
    </w:p>
    <w:p w14:paraId="0E71E87D" w14:textId="3DAA88C0" w:rsidR="00F3299C" w:rsidRDefault="00F3299C" w:rsidP="00777473">
      <w:pPr>
        <w:pStyle w:val="Prrafodelista"/>
        <w:numPr>
          <w:ilvl w:val="0"/>
          <w:numId w:val="97"/>
        </w:numPr>
      </w:pPr>
      <w:r>
        <w:t>Documentos que vamos a comunicar</w:t>
      </w:r>
    </w:p>
    <w:p w14:paraId="6E7A8723" w14:textId="0005391A" w:rsidR="00F3299C" w:rsidRDefault="00F3299C" w:rsidP="00777473">
      <w:pPr>
        <w:pStyle w:val="Prrafodelista"/>
        <w:numPr>
          <w:ilvl w:val="0"/>
          <w:numId w:val="97"/>
        </w:numPr>
      </w:pPr>
      <w:r>
        <w:t>Matrices de comunicaciones</w:t>
      </w:r>
      <w:r w:rsidR="00393A48">
        <w:t xml:space="preserve"> y flujos de </w:t>
      </w:r>
      <w:r w:rsidR="00400198">
        <w:t>comunicación</w:t>
      </w:r>
    </w:p>
    <w:p w14:paraId="40090665" w14:textId="005AACDB" w:rsidR="00400198" w:rsidRDefault="00AD768B" w:rsidP="00777473">
      <w:pPr>
        <w:pStyle w:val="Prrafodelista"/>
        <w:numPr>
          <w:ilvl w:val="0"/>
          <w:numId w:val="97"/>
        </w:numPr>
      </w:pPr>
      <w:r>
        <w:t xml:space="preserve">Gestionar </w:t>
      </w:r>
      <w:r w:rsidR="00516BC9">
        <w:t>las expectativas del cliente</w:t>
      </w:r>
    </w:p>
    <w:p w14:paraId="404C03C8" w14:textId="55EBE145" w:rsidR="00516BC9" w:rsidRDefault="00516BC9" w:rsidP="00777473">
      <w:pPr>
        <w:pStyle w:val="Prrafodelista"/>
        <w:numPr>
          <w:ilvl w:val="0"/>
          <w:numId w:val="97"/>
        </w:numPr>
      </w:pPr>
      <w:r>
        <w:t>Informe del desempeño</w:t>
      </w:r>
    </w:p>
    <w:p w14:paraId="4C5EEFF0" w14:textId="796DFE0E" w:rsidR="00742213" w:rsidRDefault="00742213" w:rsidP="00742213">
      <w:pPr>
        <w:pStyle w:val="Ttulo5"/>
      </w:pPr>
      <w:r>
        <w:t>Stakeholders a comunicar</w:t>
      </w:r>
    </w:p>
    <w:p w14:paraId="17496760" w14:textId="7B31021D" w:rsidR="00742213" w:rsidRDefault="009D7C35" w:rsidP="00742213">
      <w:r>
        <w:t xml:space="preserve">Como indicamos en </w:t>
      </w:r>
      <w:r w:rsidR="009665E4">
        <w:t>la sección</w:t>
      </w:r>
      <w:r>
        <w:t xml:space="preserve"> </w:t>
      </w:r>
      <w:r w:rsidR="009665E4">
        <w:fldChar w:fldCharType="begin"/>
      </w:r>
      <w:r w:rsidR="009665E4">
        <w:instrText xml:space="preserve"> REF _Ref165060664 \w \h </w:instrText>
      </w:r>
      <w:r w:rsidR="009665E4">
        <w:fldChar w:fldCharType="separate"/>
      </w:r>
      <w:r w:rsidR="00AB32F0">
        <w:t>2.4.7.1</w:t>
      </w:r>
      <w:r w:rsidR="009665E4">
        <w:fldChar w:fldCharType="end"/>
      </w:r>
      <w:r>
        <w:t xml:space="preserve"> los stakeholders son una parte fundamental por ello debemos indicar con que stakeholders vamos a comunicarnos a lo largo del proyecto</w:t>
      </w:r>
      <w:r w:rsidR="0016457C">
        <w:t xml:space="preserve">, con los stakeholders sacados en </w:t>
      </w:r>
      <w:r w:rsidR="009665E4">
        <w:t>la sección</w:t>
      </w:r>
      <w:r w:rsidR="0016457C">
        <w:t xml:space="preserve"> </w:t>
      </w:r>
      <w:r w:rsidR="009665E4">
        <w:fldChar w:fldCharType="begin"/>
      </w:r>
      <w:r w:rsidR="009665E4">
        <w:instrText xml:space="preserve"> REF _Ref165060708 \w \h </w:instrText>
      </w:r>
      <w:r w:rsidR="009665E4">
        <w:fldChar w:fldCharType="separate"/>
      </w:r>
      <w:r w:rsidR="00AB32F0">
        <w:t>2.2.1</w:t>
      </w:r>
      <w:r w:rsidR="009665E4">
        <w:fldChar w:fldCharType="end"/>
      </w:r>
      <w:r w:rsidR="00D375FD">
        <w:t xml:space="preserve"> podemos distinguir 3 tipos</w:t>
      </w:r>
      <w:r>
        <w:t>:</w:t>
      </w:r>
    </w:p>
    <w:tbl>
      <w:tblPr>
        <w:tblStyle w:val="Tablaconcuadrcula"/>
        <w:tblW w:w="0" w:type="auto"/>
        <w:tblInd w:w="708" w:type="dxa"/>
        <w:tblLook w:val="04A0" w:firstRow="1" w:lastRow="0" w:firstColumn="1" w:lastColumn="0" w:noHBand="0" w:noVBand="1"/>
      </w:tblPr>
      <w:tblGrid>
        <w:gridCol w:w="2520"/>
        <w:gridCol w:w="2619"/>
        <w:gridCol w:w="2647"/>
      </w:tblGrid>
      <w:tr w:rsidR="00D375FD" w:rsidRPr="00893D49" w14:paraId="4E96C448" w14:textId="77777777" w:rsidTr="00893D49">
        <w:tc>
          <w:tcPr>
            <w:tcW w:w="2831" w:type="dxa"/>
            <w:shd w:val="clear" w:color="auto" w:fill="AEAAAA" w:themeFill="background2" w:themeFillShade="BF"/>
          </w:tcPr>
          <w:p w14:paraId="317599CB" w14:textId="3FBEC5AB" w:rsidR="00D375FD" w:rsidRPr="00893D49" w:rsidRDefault="00D375FD" w:rsidP="00893D49">
            <w:pPr>
              <w:jc w:val="center"/>
              <w:rPr>
                <w:b/>
                <w:bCs/>
              </w:rPr>
            </w:pPr>
            <w:r w:rsidRPr="00893D49">
              <w:rPr>
                <w:b/>
                <w:bCs/>
              </w:rPr>
              <w:t>Tipo</w:t>
            </w:r>
          </w:p>
        </w:tc>
        <w:tc>
          <w:tcPr>
            <w:tcW w:w="2831" w:type="dxa"/>
            <w:shd w:val="clear" w:color="auto" w:fill="AEAAAA" w:themeFill="background2" w:themeFillShade="BF"/>
          </w:tcPr>
          <w:p w14:paraId="0799CFE0" w14:textId="4AF785E3" w:rsidR="00D375FD" w:rsidRPr="00893D49" w:rsidRDefault="00D375FD" w:rsidP="00893D49">
            <w:pPr>
              <w:jc w:val="center"/>
              <w:rPr>
                <w:b/>
                <w:bCs/>
              </w:rPr>
            </w:pPr>
            <w:r w:rsidRPr="00893D49">
              <w:rPr>
                <w:b/>
                <w:bCs/>
              </w:rPr>
              <w:t>Componentes</w:t>
            </w:r>
          </w:p>
        </w:tc>
        <w:tc>
          <w:tcPr>
            <w:tcW w:w="2832" w:type="dxa"/>
            <w:shd w:val="clear" w:color="auto" w:fill="AEAAAA" w:themeFill="background2" w:themeFillShade="BF"/>
          </w:tcPr>
          <w:p w14:paraId="32C870A9" w14:textId="5FFE3EB8" w:rsidR="00D375FD" w:rsidRPr="00893D49" w:rsidRDefault="00D375FD" w:rsidP="00893D49">
            <w:pPr>
              <w:jc w:val="center"/>
              <w:rPr>
                <w:b/>
                <w:bCs/>
              </w:rPr>
            </w:pPr>
            <w:r w:rsidRPr="00893D49">
              <w:rPr>
                <w:b/>
                <w:bCs/>
              </w:rPr>
              <w:t>Descripción</w:t>
            </w:r>
          </w:p>
        </w:tc>
      </w:tr>
      <w:tr w:rsidR="00D375FD" w14:paraId="42C9EACF" w14:textId="77777777" w:rsidTr="00893D49">
        <w:tc>
          <w:tcPr>
            <w:tcW w:w="2831" w:type="dxa"/>
            <w:shd w:val="clear" w:color="auto" w:fill="FFFFFF" w:themeFill="background1"/>
            <w:vAlign w:val="center"/>
          </w:tcPr>
          <w:p w14:paraId="08F4E38A" w14:textId="05540C86" w:rsidR="00D375FD" w:rsidRDefault="00CB1B56" w:rsidP="00893D49">
            <w:pPr>
              <w:jc w:val="center"/>
            </w:pPr>
            <w:r>
              <w:t>Cliente</w:t>
            </w:r>
          </w:p>
        </w:tc>
        <w:tc>
          <w:tcPr>
            <w:tcW w:w="2831" w:type="dxa"/>
            <w:shd w:val="clear" w:color="auto" w:fill="FFFFFF" w:themeFill="background1"/>
            <w:vAlign w:val="center"/>
          </w:tcPr>
          <w:p w14:paraId="35C9CF65" w14:textId="20C1F58C" w:rsidR="00D375FD" w:rsidRDefault="00CB1B56" w:rsidP="00893D49">
            <w:pPr>
              <w:jc w:val="center"/>
            </w:pPr>
            <w:r>
              <w:t xml:space="preserve">En este tipo de stakeholder se incorporan todos aquellos que </w:t>
            </w:r>
            <w:r w:rsidR="00C73489">
              <w:t>lleguen a utilizar el producto final a desarrollar</w:t>
            </w:r>
          </w:p>
        </w:tc>
        <w:tc>
          <w:tcPr>
            <w:tcW w:w="2832" w:type="dxa"/>
            <w:shd w:val="clear" w:color="auto" w:fill="FFFFFF" w:themeFill="background1"/>
            <w:vAlign w:val="center"/>
          </w:tcPr>
          <w:p w14:paraId="1A261A41" w14:textId="48858AE8" w:rsidR="00D375FD" w:rsidRDefault="004E0C59" w:rsidP="00893D49">
            <w:r>
              <w:t xml:space="preserve">Se debe de tener una alta comunicación con el cliente para mantenerle informado de cualquier </w:t>
            </w:r>
            <w:r w:rsidR="00A965B9">
              <w:t>avance,</w:t>
            </w:r>
            <w:r>
              <w:t xml:space="preserve"> así como de problemas que puedan llegar a ocurrir, el cliente también se puede poner en contacto para llevar un registro de la calidad del producto</w:t>
            </w:r>
          </w:p>
        </w:tc>
      </w:tr>
      <w:tr w:rsidR="00D375FD" w14:paraId="229B9C7C" w14:textId="77777777" w:rsidTr="00893D49">
        <w:tc>
          <w:tcPr>
            <w:tcW w:w="2831" w:type="dxa"/>
            <w:shd w:val="clear" w:color="auto" w:fill="FFFFFF" w:themeFill="background1"/>
            <w:vAlign w:val="center"/>
          </w:tcPr>
          <w:p w14:paraId="5741CDB5" w14:textId="7FB5A197" w:rsidR="00D375FD" w:rsidRDefault="00CB1B56" w:rsidP="00893D49">
            <w:pPr>
              <w:jc w:val="center"/>
            </w:pPr>
            <w:r>
              <w:t>Equipo de trabajo</w:t>
            </w:r>
          </w:p>
        </w:tc>
        <w:tc>
          <w:tcPr>
            <w:tcW w:w="2831" w:type="dxa"/>
            <w:shd w:val="clear" w:color="auto" w:fill="FFFFFF" w:themeFill="background1"/>
            <w:vAlign w:val="center"/>
          </w:tcPr>
          <w:p w14:paraId="127D6FAD" w14:textId="7BE2494E" w:rsidR="00D375FD" w:rsidRDefault="00C73489" w:rsidP="00893D49">
            <w:pPr>
              <w:jc w:val="center"/>
            </w:pPr>
            <w:r>
              <w:t>Empleados que se ven directamente involucrados en el desarrollo del producto</w:t>
            </w:r>
          </w:p>
        </w:tc>
        <w:tc>
          <w:tcPr>
            <w:tcW w:w="2832" w:type="dxa"/>
            <w:shd w:val="clear" w:color="auto" w:fill="FFFFFF" w:themeFill="background1"/>
            <w:vAlign w:val="center"/>
          </w:tcPr>
          <w:p w14:paraId="7131E7EE" w14:textId="3F0B6F8D" w:rsidR="00D375FD" w:rsidRDefault="00A965B9" w:rsidP="00893D49">
            <w:r>
              <w:t>Han de estar informados de los detalles de las tareas</w:t>
            </w:r>
            <w:r w:rsidR="00901F96">
              <w:t xml:space="preserve"> y</w:t>
            </w:r>
            <w:r>
              <w:t xml:space="preserve"> como de la planificación</w:t>
            </w:r>
            <w:r w:rsidR="00901F96">
              <w:t>, aparte tienen que mantenerse informados en caso de un cambio en las tareas o la planificación</w:t>
            </w:r>
          </w:p>
        </w:tc>
      </w:tr>
      <w:tr w:rsidR="00D375FD" w14:paraId="56961378" w14:textId="77777777" w:rsidTr="00893D49">
        <w:tc>
          <w:tcPr>
            <w:tcW w:w="2831" w:type="dxa"/>
            <w:shd w:val="clear" w:color="auto" w:fill="FFFFFF" w:themeFill="background1"/>
            <w:vAlign w:val="center"/>
          </w:tcPr>
          <w:p w14:paraId="46CF00D0" w14:textId="39EDF3D4" w:rsidR="00D375FD" w:rsidRDefault="00CB1B56" w:rsidP="00893D49">
            <w:pPr>
              <w:jc w:val="center"/>
            </w:pPr>
            <w:r>
              <w:t>Otros</w:t>
            </w:r>
          </w:p>
        </w:tc>
        <w:tc>
          <w:tcPr>
            <w:tcW w:w="2831" w:type="dxa"/>
            <w:shd w:val="clear" w:color="auto" w:fill="FFFFFF" w:themeFill="background1"/>
            <w:vAlign w:val="center"/>
          </w:tcPr>
          <w:p w14:paraId="0E5EF525" w14:textId="74311E7E" w:rsidR="00D375FD" w:rsidRDefault="00FB44C9" w:rsidP="00893D49">
            <w:pPr>
              <w:jc w:val="center"/>
            </w:pPr>
            <w:r>
              <w:t>El resto de stakeholders y empleados que intervienen en el proyect</w:t>
            </w:r>
            <w:r w:rsidR="00901F96">
              <w:t>o</w:t>
            </w:r>
          </w:p>
        </w:tc>
        <w:tc>
          <w:tcPr>
            <w:tcW w:w="2832" w:type="dxa"/>
            <w:shd w:val="clear" w:color="auto" w:fill="FFFFFF" w:themeFill="background1"/>
            <w:vAlign w:val="center"/>
          </w:tcPr>
          <w:p w14:paraId="6BEF4E27" w14:textId="2FEF4BBD" w:rsidR="00D375FD" w:rsidRDefault="0028782C" w:rsidP="00893D49">
            <w:r>
              <w:t>No intervienen de manera directa en el proyecto, pero hay que seguir manteniéndoles informados de la planificación del directo.</w:t>
            </w:r>
          </w:p>
        </w:tc>
      </w:tr>
    </w:tbl>
    <w:p w14:paraId="051DD4C8" w14:textId="2E4A3A70" w:rsidR="00764E3C" w:rsidRDefault="0028782C" w:rsidP="0028782C">
      <w:pPr>
        <w:pStyle w:val="CitadeTablas"/>
        <w:rPr>
          <w:lang w:val="en-US"/>
        </w:rPr>
      </w:pPr>
      <w:bookmarkStart w:id="790" w:name="_Toc165126471"/>
      <w:r w:rsidRPr="0028782C">
        <w:rPr>
          <w:lang w:val="en-US"/>
        </w:rPr>
        <w:t>Lista de stakeholders a c</w:t>
      </w:r>
      <w:r>
        <w:rPr>
          <w:lang w:val="en-US"/>
        </w:rPr>
        <w:t>omunicar</w:t>
      </w:r>
      <w:bookmarkEnd w:id="790"/>
    </w:p>
    <w:p w14:paraId="3583E5E3" w14:textId="77777777" w:rsidR="00194825" w:rsidRDefault="00194825">
      <w:pPr>
        <w:jc w:val="left"/>
        <w:rPr>
          <w:rFonts w:asciiTheme="majorHAnsi" w:eastAsiaTheme="majorEastAsia" w:hAnsiTheme="majorHAnsi" w:cstheme="majorBidi"/>
          <w:b/>
          <w:color w:val="000000" w:themeColor="text1"/>
          <w:sz w:val="24"/>
        </w:rPr>
      </w:pPr>
      <w:r>
        <w:br w:type="page"/>
      </w:r>
    </w:p>
    <w:p w14:paraId="3092DAEF" w14:textId="5FFE2FFD" w:rsidR="0028782C" w:rsidRDefault="0028782C" w:rsidP="0028782C">
      <w:pPr>
        <w:pStyle w:val="Ttulo5"/>
      </w:pPr>
      <w:r w:rsidRPr="0028782C">
        <w:lastRenderedPageBreak/>
        <w:t>Medios de comunicación a u</w:t>
      </w:r>
      <w:r>
        <w:t>tilizar</w:t>
      </w:r>
    </w:p>
    <w:p w14:paraId="0BD08821" w14:textId="380622F8" w:rsidR="0028782C" w:rsidRDefault="00DE4D31" w:rsidP="0028782C">
      <w:r>
        <w:t xml:space="preserve">Para los medios de </w:t>
      </w:r>
      <w:r w:rsidR="00145F43">
        <w:t>comunicación que vamos a usar</w:t>
      </w:r>
      <w:r w:rsidR="00C17411">
        <w:t xml:space="preserve"> primordialmente los siguientes medios:</w:t>
      </w:r>
    </w:p>
    <w:p w14:paraId="0CBAAA51" w14:textId="509667FE" w:rsidR="00C17411" w:rsidRDefault="00C17411" w:rsidP="00777473">
      <w:pPr>
        <w:pStyle w:val="Prrafodelista"/>
        <w:numPr>
          <w:ilvl w:val="0"/>
          <w:numId w:val="98"/>
        </w:numPr>
      </w:pPr>
      <w:r>
        <w:t>Correo electrónico</w:t>
      </w:r>
    </w:p>
    <w:p w14:paraId="25C2A9F6" w14:textId="13286E93" w:rsidR="00C17411" w:rsidRDefault="00C17411" w:rsidP="00777473">
      <w:pPr>
        <w:pStyle w:val="Prrafodelista"/>
        <w:numPr>
          <w:ilvl w:val="0"/>
          <w:numId w:val="98"/>
        </w:numPr>
      </w:pPr>
      <w:r>
        <w:t>Reuniones</w:t>
      </w:r>
    </w:p>
    <w:p w14:paraId="409B2641" w14:textId="3EF63DDB" w:rsidR="00C17411" w:rsidRDefault="00C17411" w:rsidP="00C17411">
      <w:pPr>
        <w:pStyle w:val="Ttulo6"/>
      </w:pPr>
      <w:r>
        <w:t>Correo electrónico</w:t>
      </w:r>
    </w:p>
    <w:p w14:paraId="688A4FD3" w14:textId="609EC5B4" w:rsidR="00C17411" w:rsidRDefault="005473E8" w:rsidP="00C17411">
      <w:r>
        <w:t>Para la comunicación por correo electrónico, se tendrán que seguir las siguientes pautas:</w:t>
      </w:r>
    </w:p>
    <w:p w14:paraId="1FF300C8" w14:textId="0F5C33CD" w:rsidR="005473E8" w:rsidRDefault="0058765C" w:rsidP="00777473">
      <w:pPr>
        <w:pStyle w:val="Prrafodelista"/>
        <w:numPr>
          <w:ilvl w:val="0"/>
          <w:numId w:val="99"/>
        </w:numPr>
      </w:pPr>
      <w:r>
        <w:t>En el asunto de todos los correos electrónicos se deberá de empezar por [STS-</w:t>
      </w:r>
      <w:r w:rsidR="00FA28F3">
        <w:t>E11], seguido de alguna palabra clave</w:t>
      </w:r>
      <w:r w:rsidR="004817A1">
        <w:t xml:space="preserve"> </w:t>
      </w:r>
      <w:r w:rsidR="00FA28F3">
        <w:t>(incidencia,</w:t>
      </w:r>
      <w:r w:rsidR="00D92A5A">
        <w:t xml:space="preserve"> </w:t>
      </w:r>
      <w:r w:rsidR="00FA28F3">
        <w:t>inform</w:t>
      </w:r>
      <w:r w:rsidR="00D92A5A">
        <w:t>e, duda)</w:t>
      </w:r>
      <w:r w:rsidR="00FA28F3">
        <w:t xml:space="preserve"> y una descripción</w:t>
      </w:r>
      <w:r w:rsidR="00D2715A">
        <w:t>.</w:t>
      </w:r>
    </w:p>
    <w:p w14:paraId="7FC3DAE0" w14:textId="7CA7F35D" w:rsidR="00D92A5A" w:rsidRDefault="00D92A5A" w:rsidP="00777473">
      <w:pPr>
        <w:pStyle w:val="Prrafodelista"/>
        <w:numPr>
          <w:ilvl w:val="0"/>
          <w:numId w:val="99"/>
        </w:numPr>
      </w:pPr>
      <w:r>
        <w:t>Se deberá usar el correo corporativo</w:t>
      </w:r>
      <w:r w:rsidR="00D2715A">
        <w:t>.</w:t>
      </w:r>
    </w:p>
    <w:p w14:paraId="0C85C7AF" w14:textId="61AC955F" w:rsidR="00D92A5A" w:rsidRDefault="008C2F7E" w:rsidP="00777473">
      <w:pPr>
        <w:pStyle w:val="Prrafodelista"/>
        <w:numPr>
          <w:ilvl w:val="0"/>
          <w:numId w:val="99"/>
        </w:numPr>
      </w:pPr>
      <w:r>
        <w:t xml:space="preserve">Los correos deben de indicar claramente su </w:t>
      </w:r>
      <w:r w:rsidR="00D2715A">
        <w:t>asunto.</w:t>
      </w:r>
    </w:p>
    <w:p w14:paraId="720CF318" w14:textId="0E7CA2B3" w:rsidR="008C2F7E" w:rsidRDefault="004817A1" w:rsidP="00777473">
      <w:pPr>
        <w:pStyle w:val="Prrafodelista"/>
        <w:numPr>
          <w:ilvl w:val="0"/>
          <w:numId w:val="99"/>
        </w:numPr>
      </w:pPr>
      <w:r>
        <w:t>Los correos que tratan cambios o sobre la planificación, deben de incluir a todos los afectados</w:t>
      </w:r>
      <w:r w:rsidR="00D2715A">
        <w:t>.</w:t>
      </w:r>
    </w:p>
    <w:p w14:paraId="0E317E4C" w14:textId="0E340D49" w:rsidR="004817A1" w:rsidRDefault="004817A1" w:rsidP="00777473">
      <w:pPr>
        <w:pStyle w:val="Prrafodelista"/>
        <w:numPr>
          <w:ilvl w:val="0"/>
          <w:numId w:val="99"/>
        </w:numPr>
      </w:pPr>
      <w:r>
        <w:t>Solo el jefe de proyecto podrá comunicarse con el cliente.</w:t>
      </w:r>
    </w:p>
    <w:p w14:paraId="1594E29E" w14:textId="419F89BE" w:rsidR="004817A1" w:rsidRDefault="007C42CC" w:rsidP="007C42CC">
      <w:pPr>
        <w:pStyle w:val="Ttulo6"/>
      </w:pPr>
      <w:r>
        <w:t>Reuniones</w:t>
      </w:r>
    </w:p>
    <w:p w14:paraId="3BA940CB" w14:textId="1BBF0BE7" w:rsidR="007C42CC" w:rsidRDefault="007C42CC" w:rsidP="007C42CC">
      <w:r>
        <w:t>Para las reuniones se han de seguir las siguientes pautas:</w:t>
      </w:r>
    </w:p>
    <w:p w14:paraId="44301563" w14:textId="35218A58" w:rsidR="007C42CC" w:rsidRDefault="007C42CC" w:rsidP="00777473">
      <w:pPr>
        <w:pStyle w:val="Prrafodelista"/>
        <w:numPr>
          <w:ilvl w:val="0"/>
          <w:numId w:val="100"/>
        </w:numPr>
      </w:pPr>
      <w:r>
        <w:t>Si las reuniones no son periódicas, se han de citar a los interesados con como máximo 2 días de anterioridad</w:t>
      </w:r>
      <w:r w:rsidR="005A0E53">
        <w:t>.</w:t>
      </w:r>
    </w:p>
    <w:p w14:paraId="6F26F903" w14:textId="2F5A950F" w:rsidR="007C42CC" w:rsidRDefault="007C42CC" w:rsidP="00777473">
      <w:pPr>
        <w:pStyle w:val="Prrafodelista"/>
        <w:numPr>
          <w:ilvl w:val="0"/>
          <w:numId w:val="100"/>
        </w:numPr>
      </w:pPr>
      <w:r>
        <w:t>Se ha de ser puntual</w:t>
      </w:r>
      <w:r w:rsidR="005A0E53">
        <w:t>.</w:t>
      </w:r>
    </w:p>
    <w:p w14:paraId="27D0F990" w14:textId="15930872" w:rsidR="007C42CC" w:rsidRDefault="007C42CC" w:rsidP="00777473">
      <w:pPr>
        <w:pStyle w:val="Prrafodelista"/>
        <w:numPr>
          <w:ilvl w:val="0"/>
          <w:numId w:val="100"/>
        </w:numPr>
      </w:pPr>
      <w:r>
        <w:t>Se ha de tener un objetivo claro para la reunión</w:t>
      </w:r>
      <w:r w:rsidR="005A0E53">
        <w:t>.</w:t>
      </w:r>
    </w:p>
    <w:p w14:paraId="2774C460" w14:textId="57A3953A" w:rsidR="007C42CC" w:rsidRDefault="007C42CC" w:rsidP="00777473">
      <w:pPr>
        <w:pStyle w:val="Prrafodelista"/>
        <w:numPr>
          <w:ilvl w:val="0"/>
          <w:numId w:val="100"/>
        </w:numPr>
      </w:pPr>
      <w:r>
        <w:t xml:space="preserve">Se ha de realizar un acta con los temas tratados una vez acabada la </w:t>
      </w:r>
      <w:r w:rsidR="006E7C77">
        <w:t>reunión.</w:t>
      </w:r>
    </w:p>
    <w:p w14:paraId="14C1C4DF" w14:textId="3CE3B696" w:rsidR="00EA5202" w:rsidRDefault="009E17E8" w:rsidP="00EA5202">
      <w:pPr>
        <w:pStyle w:val="Ttulo5"/>
      </w:pPr>
      <w:r>
        <w:t>Documentos para comunicar</w:t>
      </w:r>
    </w:p>
    <w:p w14:paraId="6FA79512" w14:textId="16DFB582" w:rsidR="00EA5202" w:rsidRDefault="009E17E8" w:rsidP="00EA5202">
      <w:r>
        <w:t xml:space="preserve">Ahora </w:t>
      </w:r>
      <w:r w:rsidR="00EF13E7">
        <w:t>vamos a</w:t>
      </w:r>
      <w:r>
        <w:t xml:space="preserve"> listar los documentos que se tendrán que comunicar una vez finalizada una actividad o surja un imprevisto</w:t>
      </w:r>
      <w:r w:rsidR="00E00D3B">
        <w:t>, para ello vamos a tener en cuenta una serie de factores:</w:t>
      </w:r>
    </w:p>
    <w:p w14:paraId="164C1D3C" w14:textId="318AB4FC" w:rsidR="00E00D3B" w:rsidRDefault="00E00D3B" w:rsidP="00777473">
      <w:pPr>
        <w:pStyle w:val="Prrafodelista"/>
        <w:numPr>
          <w:ilvl w:val="0"/>
          <w:numId w:val="102"/>
        </w:numPr>
      </w:pPr>
      <w:r>
        <w:t>Formato: Formato en el que se va a entregar el documento</w:t>
      </w:r>
    </w:p>
    <w:p w14:paraId="1B494DBB" w14:textId="0442980A" w:rsidR="00E00D3B" w:rsidRDefault="008954B7" w:rsidP="00777473">
      <w:pPr>
        <w:pStyle w:val="Prrafodelista"/>
        <w:numPr>
          <w:ilvl w:val="0"/>
          <w:numId w:val="102"/>
        </w:numPr>
      </w:pPr>
      <w:r>
        <w:t>Medio: Forma en la que se va a enviar el documento al destinatario</w:t>
      </w:r>
    </w:p>
    <w:p w14:paraId="469867B9" w14:textId="19AD6441" w:rsidR="008954B7" w:rsidRDefault="008954B7" w:rsidP="00777473">
      <w:pPr>
        <w:pStyle w:val="Prrafodelista"/>
        <w:numPr>
          <w:ilvl w:val="0"/>
          <w:numId w:val="102"/>
        </w:numPr>
      </w:pPr>
      <w:r>
        <w:t xml:space="preserve">Frecuencia: </w:t>
      </w:r>
      <w:r w:rsidR="00A608D1">
        <w:t>Cada cuanto o cuando se va a enviar el documento</w:t>
      </w:r>
    </w:p>
    <w:p w14:paraId="32E2EC73" w14:textId="5175E906" w:rsidR="00A608D1" w:rsidRDefault="00A608D1" w:rsidP="00777473">
      <w:pPr>
        <w:pStyle w:val="Prrafodelista"/>
        <w:numPr>
          <w:ilvl w:val="0"/>
          <w:numId w:val="102"/>
        </w:numPr>
      </w:pPr>
      <w:r>
        <w:t xml:space="preserve">Plazo: </w:t>
      </w:r>
      <w:r w:rsidR="009C3D19">
        <w:t>N.º</w:t>
      </w:r>
      <w:r>
        <w:t xml:space="preserve"> de días </w:t>
      </w:r>
      <w:r w:rsidR="006B40AA">
        <w:t>que se permiten de retraso respecto a cuando se tiene que enviar el documento.</w:t>
      </w:r>
    </w:p>
    <w:tbl>
      <w:tblPr>
        <w:tblStyle w:val="Tablaconcuadrcula"/>
        <w:tblW w:w="0" w:type="auto"/>
        <w:tblLook w:val="04A0" w:firstRow="1" w:lastRow="0" w:firstColumn="1" w:lastColumn="0" w:noHBand="0" w:noVBand="1"/>
      </w:tblPr>
      <w:tblGrid>
        <w:gridCol w:w="1698"/>
        <w:gridCol w:w="1699"/>
        <w:gridCol w:w="1699"/>
        <w:gridCol w:w="1699"/>
        <w:gridCol w:w="1699"/>
      </w:tblGrid>
      <w:tr w:rsidR="00023537" w:rsidRPr="00212ACE" w14:paraId="58159482" w14:textId="77777777" w:rsidTr="00212ACE">
        <w:tc>
          <w:tcPr>
            <w:tcW w:w="1698" w:type="dxa"/>
            <w:shd w:val="clear" w:color="auto" w:fill="AEAAAA" w:themeFill="background2" w:themeFillShade="BF"/>
          </w:tcPr>
          <w:p w14:paraId="3601075B" w14:textId="251F38FD" w:rsidR="00023537" w:rsidRPr="00212ACE" w:rsidRDefault="00023537" w:rsidP="00212ACE">
            <w:pPr>
              <w:jc w:val="center"/>
              <w:rPr>
                <w:b/>
                <w:bCs/>
              </w:rPr>
            </w:pPr>
            <w:r w:rsidRPr="00212ACE">
              <w:rPr>
                <w:b/>
                <w:bCs/>
              </w:rPr>
              <w:t>Código</w:t>
            </w:r>
          </w:p>
        </w:tc>
        <w:tc>
          <w:tcPr>
            <w:tcW w:w="1699" w:type="dxa"/>
            <w:shd w:val="clear" w:color="auto" w:fill="AEAAAA" w:themeFill="background2" w:themeFillShade="BF"/>
          </w:tcPr>
          <w:p w14:paraId="608405DF" w14:textId="5B7F9219" w:rsidR="00023537" w:rsidRPr="00212ACE" w:rsidRDefault="00023537" w:rsidP="00212ACE">
            <w:pPr>
              <w:jc w:val="center"/>
              <w:rPr>
                <w:b/>
                <w:bCs/>
              </w:rPr>
            </w:pPr>
            <w:r w:rsidRPr="00212ACE">
              <w:rPr>
                <w:b/>
                <w:bCs/>
              </w:rPr>
              <w:t>Formato</w:t>
            </w:r>
          </w:p>
        </w:tc>
        <w:tc>
          <w:tcPr>
            <w:tcW w:w="1699" w:type="dxa"/>
            <w:shd w:val="clear" w:color="auto" w:fill="AEAAAA" w:themeFill="background2" w:themeFillShade="BF"/>
          </w:tcPr>
          <w:p w14:paraId="43E237B8" w14:textId="151D7CCA" w:rsidR="00023537" w:rsidRPr="00212ACE" w:rsidRDefault="00023537" w:rsidP="00212ACE">
            <w:pPr>
              <w:jc w:val="center"/>
              <w:rPr>
                <w:b/>
                <w:bCs/>
              </w:rPr>
            </w:pPr>
            <w:r w:rsidRPr="00212ACE">
              <w:rPr>
                <w:b/>
                <w:bCs/>
              </w:rPr>
              <w:t>Medio</w:t>
            </w:r>
          </w:p>
        </w:tc>
        <w:tc>
          <w:tcPr>
            <w:tcW w:w="1699" w:type="dxa"/>
            <w:shd w:val="clear" w:color="auto" w:fill="AEAAAA" w:themeFill="background2" w:themeFillShade="BF"/>
          </w:tcPr>
          <w:p w14:paraId="58806369" w14:textId="43123F65" w:rsidR="00023537" w:rsidRPr="00212ACE" w:rsidRDefault="00023537" w:rsidP="00212ACE">
            <w:pPr>
              <w:jc w:val="center"/>
              <w:rPr>
                <w:b/>
                <w:bCs/>
              </w:rPr>
            </w:pPr>
            <w:r w:rsidRPr="00212ACE">
              <w:rPr>
                <w:b/>
                <w:bCs/>
              </w:rPr>
              <w:t>Frecuencia</w:t>
            </w:r>
          </w:p>
        </w:tc>
        <w:tc>
          <w:tcPr>
            <w:tcW w:w="1699" w:type="dxa"/>
            <w:shd w:val="clear" w:color="auto" w:fill="AEAAAA" w:themeFill="background2" w:themeFillShade="BF"/>
          </w:tcPr>
          <w:p w14:paraId="50729D9E" w14:textId="55F21B09" w:rsidR="00023537" w:rsidRPr="00212ACE" w:rsidRDefault="00023537" w:rsidP="00212ACE">
            <w:pPr>
              <w:jc w:val="center"/>
              <w:rPr>
                <w:b/>
                <w:bCs/>
              </w:rPr>
            </w:pPr>
            <w:r w:rsidRPr="00212ACE">
              <w:rPr>
                <w:b/>
                <w:bCs/>
              </w:rPr>
              <w:t>Plazo</w:t>
            </w:r>
          </w:p>
        </w:tc>
      </w:tr>
      <w:tr w:rsidR="00023537" w14:paraId="3E6F7702" w14:textId="77777777" w:rsidTr="00212ACE">
        <w:tc>
          <w:tcPr>
            <w:tcW w:w="1698" w:type="dxa"/>
            <w:shd w:val="clear" w:color="auto" w:fill="FFFFFF" w:themeFill="background1"/>
            <w:vAlign w:val="center"/>
          </w:tcPr>
          <w:p w14:paraId="4EEF1E76" w14:textId="44B8A76F" w:rsidR="00023537" w:rsidRDefault="00023537" w:rsidP="00212ACE">
            <w:pPr>
              <w:jc w:val="center"/>
            </w:pPr>
            <w:r>
              <w:t>1</w:t>
            </w:r>
          </w:p>
        </w:tc>
        <w:tc>
          <w:tcPr>
            <w:tcW w:w="1699" w:type="dxa"/>
            <w:shd w:val="clear" w:color="auto" w:fill="FFFFFF" w:themeFill="background1"/>
            <w:vAlign w:val="center"/>
          </w:tcPr>
          <w:p w14:paraId="46706989" w14:textId="0D0DE4F5" w:rsidR="00023537" w:rsidRDefault="00272AE2" w:rsidP="00212ACE">
            <w:pPr>
              <w:jc w:val="center"/>
            </w:pPr>
            <w:r>
              <w:t>PDF</w:t>
            </w:r>
          </w:p>
        </w:tc>
        <w:tc>
          <w:tcPr>
            <w:tcW w:w="1699" w:type="dxa"/>
            <w:shd w:val="clear" w:color="auto" w:fill="FFFFFF" w:themeFill="background1"/>
            <w:vAlign w:val="center"/>
          </w:tcPr>
          <w:p w14:paraId="618D9059" w14:textId="2B07A164" w:rsidR="00023537" w:rsidRDefault="00EF13E7" w:rsidP="00212ACE">
            <w:pPr>
              <w:jc w:val="center"/>
            </w:pPr>
            <w:r>
              <w:t>Correo electrónico</w:t>
            </w:r>
          </w:p>
        </w:tc>
        <w:tc>
          <w:tcPr>
            <w:tcW w:w="1699" w:type="dxa"/>
            <w:shd w:val="clear" w:color="auto" w:fill="FFFFFF" w:themeFill="background1"/>
            <w:vAlign w:val="center"/>
          </w:tcPr>
          <w:p w14:paraId="0EE78F89" w14:textId="3FC56F87" w:rsidR="00023537" w:rsidRDefault="00DC0E79" w:rsidP="00212ACE">
            <w:r>
              <w:t>Cambio en las tareas</w:t>
            </w:r>
          </w:p>
        </w:tc>
        <w:tc>
          <w:tcPr>
            <w:tcW w:w="1699" w:type="dxa"/>
            <w:shd w:val="clear" w:color="auto" w:fill="FFFFFF" w:themeFill="background1"/>
            <w:vAlign w:val="center"/>
          </w:tcPr>
          <w:p w14:paraId="647A2F24" w14:textId="226E01AA" w:rsidR="00023537" w:rsidRDefault="00EF13E7" w:rsidP="00212ACE">
            <w:pPr>
              <w:jc w:val="center"/>
            </w:pPr>
            <w:r>
              <w:t>1</w:t>
            </w:r>
          </w:p>
        </w:tc>
      </w:tr>
      <w:tr w:rsidR="00023537" w14:paraId="75C0CE7C" w14:textId="77777777" w:rsidTr="00212ACE">
        <w:tc>
          <w:tcPr>
            <w:tcW w:w="1698" w:type="dxa"/>
            <w:shd w:val="clear" w:color="auto" w:fill="FFFFFF" w:themeFill="background1"/>
            <w:vAlign w:val="center"/>
          </w:tcPr>
          <w:p w14:paraId="55355607" w14:textId="66ED4AF9" w:rsidR="00023537" w:rsidRDefault="00023537" w:rsidP="00212ACE">
            <w:pPr>
              <w:jc w:val="center"/>
            </w:pPr>
            <w:r>
              <w:t>2</w:t>
            </w:r>
          </w:p>
        </w:tc>
        <w:tc>
          <w:tcPr>
            <w:tcW w:w="1699" w:type="dxa"/>
            <w:shd w:val="clear" w:color="auto" w:fill="FFFFFF" w:themeFill="background1"/>
            <w:vAlign w:val="center"/>
          </w:tcPr>
          <w:p w14:paraId="7A321D43" w14:textId="3455F5F9" w:rsidR="00023537" w:rsidRDefault="00EF13E7" w:rsidP="00212ACE">
            <w:pPr>
              <w:jc w:val="center"/>
            </w:pPr>
            <w:r>
              <w:t>PDF o físico</w:t>
            </w:r>
          </w:p>
        </w:tc>
        <w:tc>
          <w:tcPr>
            <w:tcW w:w="1699" w:type="dxa"/>
            <w:shd w:val="clear" w:color="auto" w:fill="FFFFFF" w:themeFill="background1"/>
            <w:vAlign w:val="center"/>
          </w:tcPr>
          <w:p w14:paraId="6F99818F" w14:textId="687670D8" w:rsidR="00023537" w:rsidRDefault="00EF13E7" w:rsidP="00212ACE">
            <w:pPr>
              <w:jc w:val="center"/>
            </w:pPr>
            <w:r>
              <w:t>Correo electrónico o reunión</w:t>
            </w:r>
          </w:p>
        </w:tc>
        <w:tc>
          <w:tcPr>
            <w:tcW w:w="1699" w:type="dxa"/>
            <w:shd w:val="clear" w:color="auto" w:fill="FFFFFF" w:themeFill="background1"/>
            <w:vAlign w:val="center"/>
          </w:tcPr>
          <w:p w14:paraId="6F0C2C47" w14:textId="2221A9AE" w:rsidR="00023537" w:rsidRPr="00B54ACB" w:rsidRDefault="00B54ACB" w:rsidP="00212ACE">
            <w:r w:rsidRPr="00B54ACB">
              <w:t>Cada vez que se solicite el</w:t>
            </w:r>
            <w:r>
              <w:t xml:space="preserve"> estado del proyecto</w:t>
            </w:r>
          </w:p>
        </w:tc>
        <w:tc>
          <w:tcPr>
            <w:tcW w:w="1699" w:type="dxa"/>
            <w:shd w:val="clear" w:color="auto" w:fill="FFFFFF" w:themeFill="background1"/>
            <w:vAlign w:val="center"/>
          </w:tcPr>
          <w:p w14:paraId="410B9E32" w14:textId="156F2E6A" w:rsidR="00023537" w:rsidRDefault="00EF13E7" w:rsidP="00212ACE">
            <w:pPr>
              <w:jc w:val="center"/>
            </w:pPr>
            <w:r>
              <w:t>2</w:t>
            </w:r>
          </w:p>
        </w:tc>
      </w:tr>
      <w:tr w:rsidR="00023537" w14:paraId="3ADAB53E" w14:textId="77777777" w:rsidTr="00212ACE">
        <w:tc>
          <w:tcPr>
            <w:tcW w:w="1698" w:type="dxa"/>
            <w:shd w:val="clear" w:color="auto" w:fill="FFFFFF" w:themeFill="background1"/>
            <w:vAlign w:val="center"/>
          </w:tcPr>
          <w:p w14:paraId="00BE6196" w14:textId="13BAEC3F" w:rsidR="00023537" w:rsidRDefault="00023537" w:rsidP="00212ACE">
            <w:pPr>
              <w:jc w:val="center"/>
            </w:pPr>
            <w:r>
              <w:t>3</w:t>
            </w:r>
          </w:p>
        </w:tc>
        <w:tc>
          <w:tcPr>
            <w:tcW w:w="1699" w:type="dxa"/>
            <w:shd w:val="clear" w:color="auto" w:fill="FFFFFF" w:themeFill="background1"/>
            <w:vAlign w:val="center"/>
          </w:tcPr>
          <w:p w14:paraId="22B278C2" w14:textId="7CFC9394" w:rsidR="00023537" w:rsidRDefault="00EF13E7" w:rsidP="00212ACE">
            <w:pPr>
              <w:jc w:val="center"/>
            </w:pPr>
            <w:r>
              <w:t>PDF</w:t>
            </w:r>
          </w:p>
        </w:tc>
        <w:tc>
          <w:tcPr>
            <w:tcW w:w="1699" w:type="dxa"/>
            <w:shd w:val="clear" w:color="auto" w:fill="FFFFFF" w:themeFill="background1"/>
            <w:vAlign w:val="center"/>
          </w:tcPr>
          <w:p w14:paraId="33CF65F9" w14:textId="31D5C1FE" w:rsidR="00023537" w:rsidRDefault="00EF13E7" w:rsidP="00212ACE">
            <w:pPr>
              <w:jc w:val="center"/>
            </w:pPr>
            <w:r>
              <w:t>Correo electrónico</w:t>
            </w:r>
          </w:p>
        </w:tc>
        <w:tc>
          <w:tcPr>
            <w:tcW w:w="1699" w:type="dxa"/>
            <w:shd w:val="clear" w:color="auto" w:fill="FFFFFF" w:themeFill="background1"/>
            <w:vAlign w:val="center"/>
          </w:tcPr>
          <w:p w14:paraId="3687C8FA" w14:textId="713FB1A2" w:rsidR="00023537" w:rsidRDefault="00DC0E79" w:rsidP="00212ACE">
            <w:r>
              <w:t xml:space="preserve">Cuando se realizan </w:t>
            </w:r>
            <w:r w:rsidR="00AD6E9B">
              <w:t>las pruebas</w:t>
            </w:r>
            <w:r>
              <w:t xml:space="preserve"> de un módulo</w:t>
            </w:r>
          </w:p>
        </w:tc>
        <w:tc>
          <w:tcPr>
            <w:tcW w:w="1699" w:type="dxa"/>
            <w:shd w:val="clear" w:color="auto" w:fill="FFFFFF" w:themeFill="background1"/>
            <w:vAlign w:val="center"/>
          </w:tcPr>
          <w:p w14:paraId="1235F3E8" w14:textId="371EDFC1" w:rsidR="00023537" w:rsidRDefault="00EF13E7" w:rsidP="00212ACE">
            <w:pPr>
              <w:jc w:val="center"/>
            </w:pPr>
            <w:r>
              <w:t>1</w:t>
            </w:r>
          </w:p>
        </w:tc>
      </w:tr>
      <w:tr w:rsidR="00023537" w14:paraId="3E8AFFDF" w14:textId="77777777" w:rsidTr="00212ACE">
        <w:tc>
          <w:tcPr>
            <w:tcW w:w="1698" w:type="dxa"/>
            <w:shd w:val="clear" w:color="auto" w:fill="FFFFFF" w:themeFill="background1"/>
            <w:vAlign w:val="center"/>
          </w:tcPr>
          <w:p w14:paraId="7367DA92" w14:textId="6DD31951" w:rsidR="00023537" w:rsidRDefault="00023537" w:rsidP="00212ACE">
            <w:pPr>
              <w:jc w:val="center"/>
            </w:pPr>
            <w:r>
              <w:lastRenderedPageBreak/>
              <w:t>4</w:t>
            </w:r>
          </w:p>
        </w:tc>
        <w:tc>
          <w:tcPr>
            <w:tcW w:w="1699" w:type="dxa"/>
            <w:shd w:val="clear" w:color="auto" w:fill="FFFFFF" w:themeFill="background1"/>
            <w:vAlign w:val="center"/>
          </w:tcPr>
          <w:p w14:paraId="72390514" w14:textId="57AE7532" w:rsidR="00023537" w:rsidRDefault="00EF13E7" w:rsidP="00212ACE">
            <w:pPr>
              <w:jc w:val="center"/>
            </w:pPr>
            <w:r>
              <w:t>PDF</w:t>
            </w:r>
          </w:p>
        </w:tc>
        <w:tc>
          <w:tcPr>
            <w:tcW w:w="1699" w:type="dxa"/>
            <w:shd w:val="clear" w:color="auto" w:fill="FFFFFF" w:themeFill="background1"/>
            <w:vAlign w:val="center"/>
          </w:tcPr>
          <w:p w14:paraId="1084BBCA" w14:textId="7BACB8A5" w:rsidR="00023537" w:rsidRDefault="00EF13E7" w:rsidP="00212ACE">
            <w:pPr>
              <w:jc w:val="center"/>
            </w:pPr>
            <w:r>
              <w:t>Correo electrónico</w:t>
            </w:r>
          </w:p>
        </w:tc>
        <w:tc>
          <w:tcPr>
            <w:tcW w:w="1699" w:type="dxa"/>
            <w:shd w:val="clear" w:color="auto" w:fill="FFFFFF" w:themeFill="background1"/>
            <w:vAlign w:val="center"/>
          </w:tcPr>
          <w:p w14:paraId="4F250109" w14:textId="5F5F56DB" w:rsidR="00023537" w:rsidRDefault="00AD6E9B" w:rsidP="00212ACE">
            <w:r>
              <w:t>Al finalizar el proyecto</w:t>
            </w:r>
          </w:p>
        </w:tc>
        <w:tc>
          <w:tcPr>
            <w:tcW w:w="1699" w:type="dxa"/>
            <w:shd w:val="clear" w:color="auto" w:fill="FFFFFF" w:themeFill="background1"/>
            <w:vAlign w:val="center"/>
          </w:tcPr>
          <w:p w14:paraId="59A58924" w14:textId="54BA2E69" w:rsidR="00023537" w:rsidRDefault="00EF13E7" w:rsidP="00212ACE">
            <w:pPr>
              <w:jc w:val="center"/>
            </w:pPr>
            <w:r>
              <w:t>1</w:t>
            </w:r>
          </w:p>
        </w:tc>
      </w:tr>
      <w:tr w:rsidR="00023537" w14:paraId="1498220F" w14:textId="77777777" w:rsidTr="00212ACE">
        <w:tc>
          <w:tcPr>
            <w:tcW w:w="1698" w:type="dxa"/>
            <w:shd w:val="clear" w:color="auto" w:fill="FFFFFF" w:themeFill="background1"/>
            <w:vAlign w:val="center"/>
          </w:tcPr>
          <w:p w14:paraId="7586E706" w14:textId="32692AEA" w:rsidR="00023537" w:rsidRDefault="00023537" w:rsidP="00212ACE">
            <w:pPr>
              <w:jc w:val="center"/>
            </w:pPr>
            <w:r>
              <w:t>5</w:t>
            </w:r>
          </w:p>
        </w:tc>
        <w:tc>
          <w:tcPr>
            <w:tcW w:w="1699" w:type="dxa"/>
            <w:shd w:val="clear" w:color="auto" w:fill="FFFFFF" w:themeFill="background1"/>
            <w:vAlign w:val="center"/>
          </w:tcPr>
          <w:p w14:paraId="5359C94A" w14:textId="5FDE88E0" w:rsidR="00023537" w:rsidRDefault="00EF13E7" w:rsidP="00212ACE">
            <w:pPr>
              <w:jc w:val="center"/>
            </w:pPr>
            <w:r>
              <w:t>PDF</w:t>
            </w:r>
          </w:p>
        </w:tc>
        <w:tc>
          <w:tcPr>
            <w:tcW w:w="1699" w:type="dxa"/>
            <w:shd w:val="clear" w:color="auto" w:fill="FFFFFF" w:themeFill="background1"/>
            <w:vAlign w:val="center"/>
          </w:tcPr>
          <w:p w14:paraId="368BFC51" w14:textId="57D2D2A9" w:rsidR="00023537" w:rsidRDefault="00EF13E7" w:rsidP="00212ACE">
            <w:pPr>
              <w:jc w:val="center"/>
            </w:pPr>
            <w:r>
              <w:t>Correo electrónico</w:t>
            </w:r>
          </w:p>
        </w:tc>
        <w:tc>
          <w:tcPr>
            <w:tcW w:w="1699" w:type="dxa"/>
            <w:shd w:val="clear" w:color="auto" w:fill="FFFFFF" w:themeFill="background1"/>
            <w:vAlign w:val="center"/>
          </w:tcPr>
          <w:p w14:paraId="335B8080" w14:textId="2B066A83" w:rsidR="00023537" w:rsidRDefault="00AD6E9B" w:rsidP="00212ACE">
            <w:r>
              <w:t xml:space="preserve">Cuando se modifica alguna </w:t>
            </w:r>
            <w:r w:rsidR="00272AE2">
              <w:t>de las normas que afectan al proyecto</w:t>
            </w:r>
          </w:p>
        </w:tc>
        <w:tc>
          <w:tcPr>
            <w:tcW w:w="1699" w:type="dxa"/>
            <w:shd w:val="clear" w:color="auto" w:fill="FFFFFF" w:themeFill="background1"/>
            <w:vAlign w:val="center"/>
          </w:tcPr>
          <w:p w14:paraId="585D7681" w14:textId="6CF34DE4" w:rsidR="00023537" w:rsidRDefault="00EF13E7" w:rsidP="00212ACE">
            <w:pPr>
              <w:jc w:val="center"/>
            </w:pPr>
            <w:r>
              <w:t>1</w:t>
            </w:r>
          </w:p>
        </w:tc>
      </w:tr>
    </w:tbl>
    <w:p w14:paraId="00E154E3" w14:textId="62B489AC" w:rsidR="001E7E72" w:rsidRDefault="006742A5" w:rsidP="001E7E72">
      <w:pPr>
        <w:pStyle w:val="CitadeTablas"/>
      </w:pPr>
      <w:bookmarkStart w:id="791" w:name="_Toc165126472"/>
      <w:r>
        <w:t>Documentación para comunicar</w:t>
      </w:r>
      <w:bookmarkEnd w:id="791"/>
    </w:p>
    <w:p w14:paraId="6344BB70" w14:textId="205F3E2F" w:rsidR="009E17E8" w:rsidRDefault="006610A0" w:rsidP="006610A0">
      <w:pPr>
        <w:pStyle w:val="Ttulo5"/>
      </w:pPr>
      <w:r>
        <w:t xml:space="preserve">Matriz de comunicación y </w:t>
      </w:r>
      <w:r w:rsidR="00B045DA">
        <w:t>Flujogramas</w:t>
      </w:r>
    </w:p>
    <w:p w14:paraId="4C1563B0" w14:textId="7EF54500" w:rsidR="003A56AE" w:rsidRDefault="00B045DA" w:rsidP="005A0E53">
      <w:r>
        <w:t>Para realización de la matriz de comunicación hemos tenido en cuenta los stakeholders y documento</w:t>
      </w:r>
      <w:r w:rsidR="00841DF0">
        <w:t>s mencionados en los anteriores apartados, así como estableciendo una temporalidad con la que han de comunicarse</w:t>
      </w:r>
      <w:r w:rsidR="006B40AA">
        <w:t>. Vamos</w:t>
      </w:r>
      <w:r w:rsidR="006535E0">
        <w:t xml:space="preserve"> a</w:t>
      </w:r>
      <w:r w:rsidR="006B40AA">
        <w:t xml:space="preserve"> indicar los siguientes apartados</w:t>
      </w:r>
      <w:r w:rsidR="00841DF0">
        <w:t>:</w:t>
      </w:r>
    </w:p>
    <w:p w14:paraId="4E4E097C" w14:textId="5D8062A6" w:rsidR="006B40AA" w:rsidRDefault="006B40AA" w:rsidP="00777473">
      <w:pPr>
        <w:pStyle w:val="Prrafodelista"/>
        <w:numPr>
          <w:ilvl w:val="0"/>
          <w:numId w:val="103"/>
        </w:numPr>
      </w:pPr>
      <w:r>
        <w:t xml:space="preserve">Objetivo: Razón por la que se </w:t>
      </w:r>
      <w:r w:rsidR="003A3D8F">
        <w:t>va a realizar la comunicación.</w:t>
      </w:r>
    </w:p>
    <w:p w14:paraId="6652A5D2" w14:textId="37E44774" w:rsidR="003A3D8F" w:rsidRDefault="003A3D8F" w:rsidP="00777473">
      <w:pPr>
        <w:pStyle w:val="Prrafodelista"/>
        <w:numPr>
          <w:ilvl w:val="0"/>
          <w:numId w:val="103"/>
        </w:numPr>
      </w:pPr>
      <w:r>
        <w:t xml:space="preserve">Documentos: </w:t>
      </w:r>
      <w:r w:rsidR="00A847C2">
        <w:t>Documentos que se van a adjuntar en la comunicación.</w:t>
      </w:r>
    </w:p>
    <w:p w14:paraId="5FD4567C" w14:textId="60E581DC" w:rsidR="00A847C2" w:rsidRDefault="00D929BC" w:rsidP="00777473">
      <w:pPr>
        <w:pStyle w:val="Prrafodelista"/>
        <w:numPr>
          <w:ilvl w:val="0"/>
          <w:numId w:val="103"/>
        </w:numPr>
      </w:pPr>
      <w:r>
        <w:t>Fuente: Stakeholder que inicia la comunicación.</w:t>
      </w:r>
    </w:p>
    <w:p w14:paraId="77A6F933" w14:textId="2EA591C0" w:rsidR="00D929BC" w:rsidRDefault="00D929BC" w:rsidP="00777473">
      <w:pPr>
        <w:pStyle w:val="Prrafodelista"/>
        <w:numPr>
          <w:ilvl w:val="0"/>
          <w:numId w:val="103"/>
        </w:numPr>
      </w:pPr>
      <w:r>
        <w:t>Aprobador: Stakeholder que da como valido el documento para poder ser enviado al destino.</w:t>
      </w:r>
    </w:p>
    <w:p w14:paraId="2FFEC32C" w14:textId="2D6FCBEE" w:rsidR="00D929BC" w:rsidRDefault="00D929BC" w:rsidP="00777473">
      <w:pPr>
        <w:pStyle w:val="Prrafodelista"/>
        <w:numPr>
          <w:ilvl w:val="0"/>
          <w:numId w:val="103"/>
        </w:numPr>
      </w:pPr>
      <w:r>
        <w:t xml:space="preserve">Destino: Stakeholder </w:t>
      </w:r>
      <w:r w:rsidR="000E5CB8">
        <w:t xml:space="preserve">al que se le envía </w:t>
      </w:r>
      <w:r w:rsidR="00341C91">
        <w:t>el documento o recibe la información de la fuente.</w:t>
      </w:r>
    </w:p>
    <w:tbl>
      <w:tblPr>
        <w:tblStyle w:val="Tablaconcuadrcula"/>
        <w:tblW w:w="0" w:type="auto"/>
        <w:tblLook w:val="04A0" w:firstRow="1" w:lastRow="0" w:firstColumn="1" w:lastColumn="0" w:noHBand="0" w:noVBand="1"/>
      </w:tblPr>
      <w:tblGrid>
        <w:gridCol w:w="1698"/>
        <w:gridCol w:w="1699"/>
        <w:gridCol w:w="1699"/>
        <w:gridCol w:w="1699"/>
        <w:gridCol w:w="1699"/>
      </w:tblGrid>
      <w:tr w:rsidR="000742D8" w:rsidRPr="006742A5" w14:paraId="5E880685" w14:textId="77777777" w:rsidTr="006742A5">
        <w:tc>
          <w:tcPr>
            <w:tcW w:w="1698" w:type="dxa"/>
            <w:shd w:val="clear" w:color="auto" w:fill="AEAAAA" w:themeFill="background2" w:themeFillShade="BF"/>
          </w:tcPr>
          <w:p w14:paraId="6AE60604" w14:textId="39FA1351" w:rsidR="000742D8" w:rsidRPr="006742A5" w:rsidRDefault="000742D8" w:rsidP="000742D8">
            <w:pPr>
              <w:jc w:val="center"/>
              <w:rPr>
                <w:b/>
                <w:bCs/>
              </w:rPr>
            </w:pPr>
            <w:r w:rsidRPr="006742A5">
              <w:rPr>
                <w:b/>
                <w:bCs/>
              </w:rPr>
              <w:t>Objetivo</w:t>
            </w:r>
          </w:p>
        </w:tc>
        <w:tc>
          <w:tcPr>
            <w:tcW w:w="1699" w:type="dxa"/>
            <w:shd w:val="clear" w:color="auto" w:fill="AEAAAA" w:themeFill="background2" w:themeFillShade="BF"/>
          </w:tcPr>
          <w:p w14:paraId="1581B78C" w14:textId="5162EFC5" w:rsidR="000742D8" w:rsidRPr="006742A5" w:rsidRDefault="000742D8" w:rsidP="000742D8">
            <w:pPr>
              <w:jc w:val="center"/>
              <w:rPr>
                <w:b/>
                <w:bCs/>
              </w:rPr>
            </w:pPr>
            <w:r w:rsidRPr="006742A5">
              <w:rPr>
                <w:b/>
                <w:bCs/>
              </w:rPr>
              <w:t>Documentos</w:t>
            </w:r>
          </w:p>
        </w:tc>
        <w:tc>
          <w:tcPr>
            <w:tcW w:w="1699" w:type="dxa"/>
            <w:shd w:val="clear" w:color="auto" w:fill="AEAAAA" w:themeFill="background2" w:themeFillShade="BF"/>
          </w:tcPr>
          <w:p w14:paraId="2C6B4582" w14:textId="6A1E89CE" w:rsidR="000742D8" w:rsidRPr="006742A5" w:rsidRDefault="000742D8" w:rsidP="000742D8">
            <w:pPr>
              <w:jc w:val="center"/>
              <w:rPr>
                <w:b/>
                <w:bCs/>
              </w:rPr>
            </w:pPr>
            <w:r w:rsidRPr="006742A5">
              <w:rPr>
                <w:b/>
                <w:bCs/>
              </w:rPr>
              <w:t>Fuente</w:t>
            </w:r>
          </w:p>
        </w:tc>
        <w:tc>
          <w:tcPr>
            <w:tcW w:w="1699" w:type="dxa"/>
            <w:shd w:val="clear" w:color="auto" w:fill="AEAAAA" w:themeFill="background2" w:themeFillShade="BF"/>
          </w:tcPr>
          <w:p w14:paraId="2A56694A" w14:textId="62978129" w:rsidR="000742D8" w:rsidRPr="006742A5" w:rsidRDefault="00885415" w:rsidP="000742D8">
            <w:pPr>
              <w:jc w:val="center"/>
              <w:rPr>
                <w:b/>
                <w:bCs/>
              </w:rPr>
            </w:pPr>
            <w:r w:rsidRPr="006742A5">
              <w:rPr>
                <w:b/>
                <w:bCs/>
              </w:rPr>
              <w:t>Aprobador</w:t>
            </w:r>
          </w:p>
        </w:tc>
        <w:tc>
          <w:tcPr>
            <w:tcW w:w="1699" w:type="dxa"/>
            <w:shd w:val="clear" w:color="auto" w:fill="AEAAAA" w:themeFill="background2" w:themeFillShade="BF"/>
          </w:tcPr>
          <w:p w14:paraId="50120649" w14:textId="0DC52544" w:rsidR="000742D8" w:rsidRPr="006742A5" w:rsidRDefault="00BA1E6B" w:rsidP="000742D8">
            <w:pPr>
              <w:jc w:val="center"/>
              <w:rPr>
                <w:b/>
                <w:bCs/>
              </w:rPr>
            </w:pPr>
            <w:r w:rsidRPr="006742A5">
              <w:rPr>
                <w:b/>
                <w:bCs/>
              </w:rPr>
              <w:t>Destino</w:t>
            </w:r>
          </w:p>
        </w:tc>
      </w:tr>
      <w:tr w:rsidR="000742D8" w:rsidRPr="006742A5" w14:paraId="05495051" w14:textId="77777777" w:rsidTr="00331F98">
        <w:tc>
          <w:tcPr>
            <w:tcW w:w="1698" w:type="dxa"/>
            <w:shd w:val="clear" w:color="auto" w:fill="auto"/>
            <w:vAlign w:val="center"/>
          </w:tcPr>
          <w:p w14:paraId="236EFAA7" w14:textId="546C16BE" w:rsidR="000742D8" w:rsidRPr="006742A5" w:rsidRDefault="00E44E7E" w:rsidP="006742A5">
            <w:pPr>
              <w:rPr>
                <w:sz w:val="20"/>
                <w:szCs w:val="20"/>
              </w:rPr>
            </w:pPr>
            <w:r w:rsidRPr="006742A5">
              <w:rPr>
                <w:sz w:val="20"/>
                <w:szCs w:val="20"/>
              </w:rPr>
              <w:t>Notificar a los miembros del equipo si hay algún cambio en el proyecto que les concierne</w:t>
            </w:r>
          </w:p>
        </w:tc>
        <w:tc>
          <w:tcPr>
            <w:tcW w:w="1699" w:type="dxa"/>
            <w:shd w:val="clear" w:color="auto" w:fill="auto"/>
            <w:vAlign w:val="center"/>
          </w:tcPr>
          <w:p w14:paraId="7392A671" w14:textId="6B1A6584" w:rsidR="000742D8" w:rsidRPr="006742A5" w:rsidRDefault="00BA1E6B" w:rsidP="006742A5">
            <w:pPr>
              <w:jc w:val="center"/>
              <w:rPr>
                <w:sz w:val="20"/>
                <w:szCs w:val="20"/>
              </w:rPr>
            </w:pPr>
            <w:r w:rsidRPr="006742A5">
              <w:rPr>
                <w:sz w:val="20"/>
                <w:szCs w:val="20"/>
              </w:rPr>
              <w:t>Cambio de tareas</w:t>
            </w:r>
          </w:p>
        </w:tc>
        <w:tc>
          <w:tcPr>
            <w:tcW w:w="1699" w:type="dxa"/>
            <w:shd w:val="clear" w:color="auto" w:fill="auto"/>
            <w:vAlign w:val="center"/>
          </w:tcPr>
          <w:p w14:paraId="5C082BB8" w14:textId="3FF067B3" w:rsidR="000742D8" w:rsidRPr="006742A5" w:rsidRDefault="006226BF" w:rsidP="006742A5">
            <w:pPr>
              <w:jc w:val="center"/>
              <w:rPr>
                <w:sz w:val="20"/>
                <w:szCs w:val="20"/>
              </w:rPr>
            </w:pPr>
            <w:r w:rsidRPr="006742A5">
              <w:rPr>
                <w:sz w:val="20"/>
                <w:szCs w:val="20"/>
              </w:rPr>
              <w:t>Arquitecto de software</w:t>
            </w:r>
          </w:p>
        </w:tc>
        <w:tc>
          <w:tcPr>
            <w:tcW w:w="1699" w:type="dxa"/>
            <w:shd w:val="clear" w:color="auto" w:fill="auto"/>
            <w:vAlign w:val="center"/>
          </w:tcPr>
          <w:p w14:paraId="4082169F" w14:textId="05D7F400" w:rsidR="000742D8" w:rsidRPr="006742A5" w:rsidRDefault="006226BF" w:rsidP="006742A5">
            <w:pPr>
              <w:jc w:val="center"/>
              <w:rPr>
                <w:sz w:val="20"/>
                <w:szCs w:val="20"/>
              </w:rPr>
            </w:pPr>
            <w:r w:rsidRPr="006742A5">
              <w:rPr>
                <w:sz w:val="20"/>
                <w:szCs w:val="20"/>
              </w:rPr>
              <w:t>Jefe del proyecto</w:t>
            </w:r>
          </w:p>
        </w:tc>
        <w:tc>
          <w:tcPr>
            <w:tcW w:w="1699" w:type="dxa"/>
            <w:shd w:val="clear" w:color="auto" w:fill="auto"/>
            <w:vAlign w:val="center"/>
          </w:tcPr>
          <w:p w14:paraId="59AAB75D" w14:textId="1D4C5DCA" w:rsidR="000742D8" w:rsidRPr="006742A5" w:rsidRDefault="002C1483" w:rsidP="006742A5">
            <w:pPr>
              <w:jc w:val="center"/>
              <w:rPr>
                <w:sz w:val="20"/>
                <w:szCs w:val="20"/>
              </w:rPr>
            </w:pPr>
            <w:r w:rsidRPr="006742A5">
              <w:rPr>
                <w:sz w:val="20"/>
                <w:szCs w:val="20"/>
              </w:rPr>
              <w:t>Equipo de desarrollo</w:t>
            </w:r>
          </w:p>
        </w:tc>
      </w:tr>
      <w:tr w:rsidR="000742D8" w:rsidRPr="006742A5" w14:paraId="5F81D3F7" w14:textId="77777777" w:rsidTr="00331F98">
        <w:tc>
          <w:tcPr>
            <w:tcW w:w="1698" w:type="dxa"/>
            <w:shd w:val="clear" w:color="auto" w:fill="auto"/>
            <w:vAlign w:val="center"/>
          </w:tcPr>
          <w:p w14:paraId="689AEB9F" w14:textId="47CDD0D7" w:rsidR="000742D8" w:rsidRPr="006742A5" w:rsidRDefault="00E44E7E" w:rsidP="006742A5">
            <w:pPr>
              <w:rPr>
                <w:sz w:val="20"/>
                <w:szCs w:val="20"/>
              </w:rPr>
            </w:pPr>
            <w:r w:rsidRPr="006742A5">
              <w:rPr>
                <w:sz w:val="20"/>
                <w:szCs w:val="20"/>
              </w:rPr>
              <w:t xml:space="preserve">Notificar al cliente </w:t>
            </w:r>
            <w:r w:rsidR="00B65800" w:rsidRPr="006742A5">
              <w:rPr>
                <w:sz w:val="20"/>
                <w:szCs w:val="20"/>
              </w:rPr>
              <w:t>el estado actual del proyecto</w:t>
            </w:r>
          </w:p>
        </w:tc>
        <w:tc>
          <w:tcPr>
            <w:tcW w:w="1699" w:type="dxa"/>
            <w:shd w:val="clear" w:color="auto" w:fill="auto"/>
            <w:vAlign w:val="center"/>
          </w:tcPr>
          <w:p w14:paraId="1A4E1572" w14:textId="375A9134" w:rsidR="000742D8" w:rsidRPr="006742A5" w:rsidRDefault="00BA1E6B" w:rsidP="006742A5">
            <w:pPr>
              <w:jc w:val="center"/>
              <w:rPr>
                <w:sz w:val="20"/>
                <w:szCs w:val="20"/>
              </w:rPr>
            </w:pPr>
            <w:r w:rsidRPr="006742A5">
              <w:rPr>
                <w:sz w:val="20"/>
                <w:szCs w:val="20"/>
              </w:rPr>
              <w:t>Estado actual del proyecto</w:t>
            </w:r>
          </w:p>
        </w:tc>
        <w:tc>
          <w:tcPr>
            <w:tcW w:w="1699" w:type="dxa"/>
            <w:shd w:val="clear" w:color="auto" w:fill="auto"/>
            <w:vAlign w:val="center"/>
          </w:tcPr>
          <w:p w14:paraId="4099725B" w14:textId="16B97F02" w:rsidR="000742D8" w:rsidRPr="006742A5" w:rsidRDefault="00A4289A" w:rsidP="006742A5">
            <w:pPr>
              <w:jc w:val="center"/>
              <w:rPr>
                <w:sz w:val="20"/>
                <w:szCs w:val="20"/>
              </w:rPr>
            </w:pPr>
            <w:r w:rsidRPr="006742A5">
              <w:rPr>
                <w:sz w:val="20"/>
                <w:szCs w:val="20"/>
              </w:rPr>
              <w:t>Jefe del proyecto</w:t>
            </w:r>
          </w:p>
        </w:tc>
        <w:tc>
          <w:tcPr>
            <w:tcW w:w="1699" w:type="dxa"/>
            <w:shd w:val="clear" w:color="auto" w:fill="auto"/>
            <w:vAlign w:val="center"/>
          </w:tcPr>
          <w:p w14:paraId="59C4F2E3" w14:textId="62089B0F" w:rsidR="000742D8" w:rsidRPr="006742A5" w:rsidRDefault="00A4289A" w:rsidP="006742A5">
            <w:pPr>
              <w:jc w:val="center"/>
              <w:rPr>
                <w:sz w:val="20"/>
                <w:szCs w:val="20"/>
              </w:rPr>
            </w:pPr>
            <w:r w:rsidRPr="006742A5">
              <w:rPr>
                <w:sz w:val="20"/>
                <w:szCs w:val="20"/>
              </w:rPr>
              <w:t>Jefe del proyecto</w:t>
            </w:r>
          </w:p>
        </w:tc>
        <w:tc>
          <w:tcPr>
            <w:tcW w:w="1699" w:type="dxa"/>
            <w:shd w:val="clear" w:color="auto" w:fill="auto"/>
            <w:vAlign w:val="center"/>
          </w:tcPr>
          <w:p w14:paraId="73A6C288" w14:textId="1D9783AB" w:rsidR="000742D8" w:rsidRPr="006742A5" w:rsidRDefault="00A4289A" w:rsidP="006742A5">
            <w:pPr>
              <w:jc w:val="center"/>
              <w:rPr>
                <w:sz w:val="20"/>
                <w:szCs w:val="20"/>
              </w:rPr>
            </w:pPr>
            <w:r w:rsidRPr="006742A5">
              <w:rPr>
                <w:sz w:val="20"/>
                <w:szCs w:val="20"/>
              </w:rPr>
              <w:t>Cliente</w:t>
            </w:r>
          </w:p>
        </w:tc>
      </w:tr>
      <w:tr w:rsidR="000742D8" w:rsidRPr="006742A5" w14:paraId="281DEDA2" w14:textId="77777777" w:rsidTr="00331F98">
        <w:tc>
          <w:tcPr>
            <w:tcW w:w="1698" w:type="dxa"/>
            <w:shd w:val="clear" w:color="auto" w:fill="auto"/>
            <w:vAlign w:val="center"/>
          </w:tcPr>
          <w:p w14:paraId="12AD8E9D" w14:textId="5E06DFF0" w:rsidR="000742D8" w:rsidRPr="006742A5" w:rsidRDefault="00B65800" w:rsidP="006742A5">
            <w:pPr>
              <w:rPr>
                <w:sz w:val="20"/>
                <w:szCs w:val="20"/>
              </w:rPr>
            </w:pPr>
            <w:r w:rsidRPr="006742A5">
              <w:rPr>
                <w:sz w:val="20"/>
                <w:szCs w:val="20"/>
              </w:rPr>
              <w:t>Notificar al jefe de equipo el resultado de las pruebas del módulo</w:t>
            </w:r>
          </w:p>
        </w:tc>
        <w:tc>
          <w:tcPr>
            <w:tcW w:w="1699" w:type="dxa"/>
            <w:shd w:val="clear" w:color="auto" w:fill="auto"/>
            <w:vAlign w:val="center"/>
          </w:tcPr>
          <w:p w14:paraId="2744D562" w14:textId="265EFAF2" w:rsidR="000742D8" w:rsidRPr="006742A5" w:rsidRDefault="00BA1E6B" w:rsidP="006742A5">
            <w:pPr>
              <w:jc w:val="center"/>
              <w:rPr>
                <w:sz w:val="20"/>
                <w:szCs w:val="20"/>
              </w:rPr>
            </w:pPr>
            <w:r w:rsidRPr="006742A5">
              <w:rPr>
                <w:sz w:val="20"/>
                <w:szCs w:val="20"/>
              </w:rPr>
              <w:t>Documento de pruebas</w:t>
            </w:r>
          </w:p>
        </w:tc>
        <w:tc>
          <w:tcPr>
            <w:tcW w:w="1699" w:type="dxa"/>
            <w:shd w:val="clear" w:color="auto" w:fill="auto"/>
            <w:vAlign w:val="center"/>
          </w:tcPr>
          <w:p w14:paraId="16BADADC" w14:textId="0080ADE7" w:rsidR="000742D8" w:rsidRPr="006742A5" w:rsidRDefault="00A4289A" w:rsidP="006742A5">
            <w:pPr>
              <w:jc w:val="center"/>
              <w:rPr>
                <w:sz w:val="20"/>
                <w:szCs w:val="20"/>
              </w:rPr>
            </w:pPr>
            <w:r w:rsidRPr="006742A5">
              <w:rPr>
                <w:sz w:val="20"/>
                <w:szCs w:val="20"/>
              </w:rPr>
              <w:t>Tester</w:t>
            </w:r>
          </w:p>
        </w:tc>
        <w:tc>
          <w:tcPr>
            <w:tcW w:w="1699" w:type="dxa"/>
            <w:shd w:val="clear" w:color="auto" w:fill="auto"/>
            <w:vAlign w:val="center"/>
          </w:tcPr>
          <w:p w14:paraId="196ADDA0" w14:textId="735236C6" w:rsidR="000742D8" w:rsidRPr="006742A5" w:rsidRDefault="00A4289A" w:rsidP="006742A5">
            <w:pPr>
              <w:jc w:val="center"/>
              <w:rPr>
                <w:sz w:val="20"/>
                <w:szCs w:val="20"/>
              </w:rPr>
            </w:pPr>
            <w:r w:rsidRPr="006742A5">
              <w:rPr>
                <w:sz w:val="20"/>
                <w:szCs w:val="20"/>
              </w:rPr>
              <w:t>Arquitecto de software</w:t>
            </w:r>
          </w:p>
        </w:tc>
        <w:tc>
          <w:tcPr>
            <w:tcW w:w="1699" w:type="dxa"/>
            <w:shd w:val="clear" w:color="auto" w:fill="auto"/>
            <w:vAlign w:val="center"/>
          </w:tcPr>
          <w:p w14:paraId="33C50357" w14:textId="70C51B0E" w:rsidR="000742D8" w:rsidRPr="006742A5" w:rsidRDefault="00A4289A" w:rsidP="006742A5">
            <w:pPr>
              <w:jc w:val="center"/>
              <w:rPr>
                <w:sz w:val="20"/>
                <w:szCs w:val="20"/>
              </w:rPr>
            </w:pPr>
            <w:r w:rsidRPr="006742A5">
              <w:rPr>
                <w:sz w:val="20"/>
                <w:szCs w:val="20"/>
              </w:rPr>
              <w:t>Arquitecto de software</w:t>
            </w:r>
          </w:p>
        </w:tc>
      </w:tr>
      <w:tr w:rsidR="002C1483" w:rsidRPr="006742A5" w14:paraId="309AC2F8" w14:textId="77777777" w:rsidTr="00331F98">
        <w:tc>
          <w:tcPr>
            <w:tcW w:w="1698" w:type="dxa"/>
            <w:shd w:val="clear" w:color="auto" w:fill="auto"/>
            <w:vAlign w:val="center"/>
          </w:tcPr>
          <w:p w14:paraId="1F322F34" w14:textId="07C65283" w:rsidR="002C1483" w:rsidRPr="006742A5" w:rsidRDefault="002C1483" w:rsidP="006742A5">
            <w:pPr>
              <w:rPr>
                <w:sz w:val="20"/>
                <w:szCs w:val="20"/>
              </w:rPr>
            </w:pPr>
            <w:r w:rsidRPr="006742A5">
              <w:rPr>
                <w:sz w:val="20"/>
                <w:szCs w:val="20"/>
              </w:rPr>
              <w:t>Notificar al cliente que ya se ha finalizado el proyecto</w:t>
            </w:r>
          </w:p>
        </w:tc>
        <w:tc>
          <w:tcPr>
            <w:tcW w:w="1699" w:type="dxa"/>
            <w:shd w:val="clear" w:color="auto" w:fill="auto"/>
            <w:vAlign w:val="center"/>
          </w:tcPr>
          <w:p w14:paraId="63499F14" w14:textId="3052E9BD" w:rsidR="002C1483" w:rsidRPr="006742A5" w:rsidRDefault="002C1483" w:rsidP="006742A5">
            <w:pPr>
              <w:jc w:val="center"/>
              <w:rPr>
                <w:sz w:val="20"/>
                <w:szCs w:val="20"/>
              </w:rPr>
            </w:pPr>
            <w:r w:rsidRPr="006742A5">
              <w:rPr>
                <w:sz w:val="20"/>
                <w:szCs w:val="20"/>
              </w:rPr>
              <w:t>Finalización del proyecto</w:t>
            </w:r>
          </w:p>
        </w:tc>
        <w:tc>
          <w:tcPr>
            <w:tcW w:w="1699" w:type="dxa"/>
            <w:shd w:val="clear" w:color="auto" w:fill="auto"/>
            <w:vAlign w:val="center"/>
          </w:tcPr>
          <w:p w14:paraId="1A689D28" w14:textId="732D4477" w:rsidR="002C1483" w:rsidRPr="006742A5" w:rsidRDefault="002C1483" w:rsidP="006742A5">
            <w:pPr>
              <w:jc w:val="center"/>
              <w:rPr>
                <w:sz w:val="20"/>
                <w:szCs w:val="20"/>
              </w:rPr>
            </w:pPr>
            <w:r w:rsidRPr="006742A5">
              <w:rPr>
                <w:sz w:val="20"/>
                <w:szCs w:val="20"/>
              </w:rPr>
              <w:t>Jefe del proyecto</w:t>
            </w:r>
          </w:p>
        </w:tc>
        <w:tc>
          <w:tcPr>
            <w:tcW w:w="1699" w:type="dxa"/>
            <w:shd w:val="clear" w:color="auto" w:fill="auto"/>
            <w:vAlign w:val="center"/>
          </w:tcPr>
          <w:p w14:paraId="3A61C7AC" w14:textId="336D739D" w:rsidR="002C1483" w:rsidRPr="006742A5" w:rsidRDefault="002C1483" w:rsidP="006742A5">
            <w:pPr>
              <w:jc w:val="center"/>
              <w:rPr>
                <w:sz w:val="20"/>
                <w:szCs w:val="20"/>
              </w:rPr>
            </w:pPr>
            <w:r w:rsidRPr="006742A5">
              <w:rPr>
                <w:sz w:val="20"/>
                <w:szCs w:val="20"/>
              </w:rPr>
              <w:t>Cliente</w:t>
            </w:r>
          </w:p>
        </w:tc>
        <w:tc>
          <w:tcPr>
            <w:tcW w:w="1699" w:type="dxa"/>
            <w:shd w:val="clear" w:color="auto" w:fill="auto"/>
            <w:vAlign w:val="center"/>
          </w:tcPr>
          <w:p w14:paraId="5435D78B" w14:textId="1EAA5947" w:rsidR="002C1483" w:rsidRPr="006742A5" w:rsidRDefault="002C1483" w:rsidP="006742A5">
            <w:pPr>
              <w:jc w:val="center"/>
              <w:rPr>
                <w:sz w:val="20"/>
                <w:szCs w:val="20"/>
              </w:rPr>
            </w:pPr>
            <w:r w:rsidRPr="006742A5">
              <w:rPr>
                <w:sz w:val="20"/>
                <w:szCs w:val="20"/>
              </w:rPr>
              <w:t>Cliente</w:t>
            </w:r>
          </w:p>
        </w:tc>
      </w:tr>
      <w:tr w:rsidR="002C1483" w:rsidRPr="006742A5" w14:paraId="7250C483" w14:textId="77777777" w:rsidTr="00331F98">
        <w:tc>
          <w:tcPr>
            <w:tcW w:w="1698" w:type="dxa"/>
            <w:shd w:val="clear" w:color="auto" w:fill="auto"/>
            <w:vAlign w:val="center"/>
          </w:tcPr>
          <w:p w14:paraId="3C3664E8" w14:textId="3518A11B" w:rsidR="002C1483" w:rsidRPr="006742A5" w:rsidRDefault="002C1483" w:rsidP="006742A5">
            <w:pPr>
              <w:rPr>
                <w:sz w:val="20"/>
                <w:szCs w:val="20"/>
              </w:rPr>
            </w:pPr>
            <w:r w:rsidRPr="006742A5">
              <w:rPr>
                <w:sz w:val="20"/>
                <w:szCs w:val="20"/>
              </w:rPr>
              <w:t>Comunicar cambios en la legislación</w:t>
            </w:r>
          </w:p>
        </w:tc>
        <w:tc>
          <w:tcPr>
            <w:tcW w:w="1699" w:type="dxa"/>
            <w:shd w:val="clear" w:color="auto" w:fill="auto"/>
            <w:vAlign w:val="center"/>
          </w:tcPr>
          <w:p w14:paraId="0DC9F6B2" w14:textId="60C0F716" w:rsidR="002C1483" w:rsidRPr="006742A5" w:rsidRDefault="002C1483" w:rsidP="006742A5">
            <w:pPr>
              <w:jc w:val="center"/>
              <w:rPr>
                <w:sz w:val="20"/>
                <w:szCs w:val="20"/>
              </w:rPr>
            </w:pPr>
            <w:r w:rsidRPr="006742A5">
              <w:rPr>
                <w:sz w:val="20"/>
                <w:szCs w:val="20"/>
              </w:rPr>
              <w:t>Modificación de normas</w:t>
            </w:r>
          </w:p>
        </w:tc>
        <w:tc>
          <w:tcPr>
            <w:tcW w:w="1699" w:type="dxa"/>
            <w:shd w:val="clear" w:color="auto" w:fill="auto"/>
            <w:vAlign w:val="center"/>
          </w:tcPr>
          <w:p w14:paraId="1809B90C" w14:textId="5BD57BF6" w:rsidR="002C1483" w:rsidRPr="006742A5" w:rsidRDefault="002C1483" w:rsidP="006742A5">
            <w:pPr>
              <w:jc w:val="center"/>
              <w:rPr>
                <w:sz w:val="20"/>
                <w:szCs w:val="20"/>
              </w:rPr>
            </w:pPr>
            <w:r w:rsidRPr="006742A5">
              <w:rPr>
                <w:sz w:val="20"/>
                <w:szCs w:val="20"/>
              </w:rPr>
              <w:t>Jefe del proyecto</w:t>
            </w:r>
          </w:p>
        </w:tc>
        <w:tc>
          <w:tcPr>
            <w:tcW w:w="1699" w:type="dxa"/>
            <w:shd w:val="clear" w:color="auto" w:fill="auto"/>
            <w:vAlign w:val="center"/>
          </w:tcPr>
          <w:p w14:paraId="480CC58B" w14:textId="28016C81" w:rsidR="002C1483" w:rsidRPr="006742A5" w:rsidRDefault="002C1483" w:rsidP="006742A5">
            <w:pPr>
              <w:jc w:val="center"/>
              <w:rPr>
                <w:sz w:val="20"/>
                <w:szCs w:val="20"/>
              </w:rPr>
            </w:pPr>
            <w:r w:rsidRPr="006742A5">
              <w:rPr>
                <w:sz w:val="20"/>
                <w:szCs w:val="20"/>
              </w:rPr>
              <w:t>Jefe del proyecto</w:t>
            </w:r>
          </w:p>
        </w:tc>
        <w:tc>
          <w:tcPr>
            <w:tcW w:w="1699" w:type="dxa"/>
            <w:shd w:val="clear" w:color="auto" w:fill="auto"/>
            <w:vAlign w:val="center"/>
          </w:tcPr>
          <w:p w14:paraId="2D034A93" w14:textId="5C9C2F22" w:rsidR="002C1483" w:rsidRPr="006742A5" w:rsidRDefault="002C1483" w:rsidP="006742A5">
            <w:pPr>
              <w:jc w:val="center"/>
              <w:rPr>
                <w:sz w:val="20"/>
                <w:szCs w:val="20"/>
              </w:rPr>
            </w:pPr>
            <w:r w:rsidRPr="006742A5">
              <w:rPr>
                <w:sz w:val="20"/>
                <w:szCs w:val="20"/>
              </w:rPr>
              <w:t>Equipo de desarrollo</w:t>
            </w:r>
          </w:p>
        </w:tc>
      </w:tr>
    </w:tbl>
    <w:p w14:paraId="79D0BEA8" w14:textId="53190A99" w:rsidR="00E5554E" w:rsidRDefault="00E5554E" w:rsidP="00E5554E">
      <w:pPr>
        <w:pStyle w:val="CitadeTablas"/>
      </w:pPr>
      <w:bookmarkStart w:id="792" w:name="_Toc165126473"/>
      <w:r>
        <w:t>Matriz de comunicaciones</w:t>
      </w:r>
      <w:bookmarkEnd w:id="792"/>
    </w:p>
    <w:p w14:paraId="0D36DC5B" w14:textId="7217590D" w:rsidR="00300F91" w:rsidRDefault="00300F91" w:rsidP="00300F91">
      <w:pPr>
        <w:ind w:left="360"/>
      </w:pPr>
      <w:r>
        <w:t xml:space="preserve">Para la creación de flujogramas vamos a </w:t>
      </w:r>
      <w:r w:rsidR="00BB08F0">
        <w:t>tomar por referencia</w:t>
      </w:r>
      <w:r>
        <w:t xml:space="preserve"> cada </w:t>
      </w:r>
      <w:r w:rsidR="00BB08F0">
        <w:t>una</w:t>
      </w:r>
      <w:r>
        <w:t xml:space="preserve"> de </w:t>
      </w:r>
      <w:r w:rsidR="00BB08F0">
        <w:t>las entradas</w:t>
      </w:r>
      <w:r w:rsidR="00243AAD">
        <w:t xml:space="preserve"> de </w:t>
      </w:r>
      <w:r w:rsidR="00BB08F0">
        <w:t>la anterior tabla:</w:t>
      </w:r>
    </w:p>
    <w:p w14:paraId="14E1BCF6" w14:textId="222350A0" w:rsidR="00352CD4" w:rsidRDefault="0007357D" w:rsidP="00300F91">
      <w:pPr>
        <w:ind w:left="360"/>
      </w:pPr>
      <w:r>
        <w:rPr>
          <w:noProof/>
        </w:rPr>
        <w:lastRenderedPageBreak/>
        <w:drawing>
          <wp:inline distT="0" distB="0" distL="0" distR="0" wp14:anchorId="3FD8D4C1" wp14:editId="63201A22">
            <wp:extent cx="5400040" cy="1602105"/>
            <wp:effectExtent l="0" t="0" r="0" b="0"/>
            <wp:docPr id="919555946" name="Imagen 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555946" name="Imagen 4" descr="Diagrama&#10;&#10;Descripción generada automáticamente"/>
                    <pic:cNvPicPr/>
                  </pic:nvPicPr>
                  <pic:blipFill>
                    <a:blip r:embed="rId62">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0" y="0"/>
                      <a:ext cx="5400040" cy="1602105"/>
                    </a:xfrm>
                    <a:prstGeom prst="rect">
                      <a:avLst/>
                    </a:prstGeom>
                  </pic:spPr>
                </pic:pic>
              </a:graphicData>
            </a:graphic>
          </wp:inline>
        </w:drawing>
      </w:r>
    </w:p>
    <w:p w14:paraId="35A79642" w14:textId="7907CCF9" w:rsidR="00EA72F8" w:rsidRDefault="00EA72F8" w:rsidP="00EA72F8">
      <w:pPr>
        <w:pStyle w:val="CitadeFiguras"/>
      </w:pPr>
      <w:bookmarkStart w:id="793" w:name="_Toc165126533"/>
      <w:r>
        <w:t>Flujo de comunicación para cambio en el</w:t>
      </w:r>
      <w:r w:rsidR="0007357D">
        <w:t xml:space="preserve"> proyecto</w:t>
      </w:r>
      <w:bookmarkEnd w:id="793"/>
    </w:p>
    <w:p w14:paraId="3C49BEE6" w14:textId="7C4B9691" w:rsidR="00243AAD" w:rsidRDefault="00163F18" w:rsidP="00300F91">
      <w:pPr>
        <w:ind w:left="360"/>
      </w:pPr>
      <w:r>
        <w:rPr>
          <w:noProof/>
        </w:rPr>
        <w:drawing>
          <wp:inline distT="0" distB="0" distL="0" distR="0" wp14:anchorId="7ADC23D2" wp14:editId="5E34BBB3">
            <wp:extent cx="5400040" cy="680720"/>
            <wp:effectExtent l="0" t="0" r="0" b="5080"/>
            <wp:docPr id="143141132" name="Imagen 2" descr="Imagen que contiene reloj&#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41132" name="Imagen 2" descr="Imagen que contiene reloj&#10;&#10;Descripción generada automáticamente"/>
                    <pic:cNvPicPr/>
                  </pic:nvPicPr>
                  <pic:blipFill>
                    <a:blip r:embed="rId63">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0" y="0"/>
                      <a:ext cx="5400040" cy="680720"/>
                    </a:xfrm>
                    <a:prstGeom prst="rect">
                      <a:avLst/>
                    </a:prstGeom>
                  </pic:spPr>
                </pic:pic>
              </a:graphicData>
            </a:graphic>
          </wp:inline>
        </w:drawing>
      </w:r>
    </w:p>
    <w:p w14:paraId="60F47777" w14:textId="004AD5A6" w:rsidR="00F85B65" w:rsidRDefault="00F85B65" w:rsidP="00F85B65">
      <w:pPr>
        <w:pStyle w:val="CitadeFiguras"/>
      </w:pPr>
      <w:bookmarkStart w:id="794" w:name="_Toc165126534"/>
      <w:r>
        <w:t>Flujo de comunicación del estado actual del proyecto</w:t>
      </w:r>
      <w:bookmarkEnd w:id="794"/>
    </w:p>
    <w:p w14:paraId="6C7E522D" w14:textId="77777777" w:rsidR="00DD3B34" w:rsidRDefault="00DD3B34" w:rsidP="00DD3B34"/>
    <w:p w14:paraId="5B688ECC" w14:textId="6E04A7B4" w:rsidR="00D0768D" w:rsidRDefault="00F5679C" w:rsidP="00F5679C">
      <w:r>
        <w:rPr>
          <w:noProof/>
        </w:rPr>
        <w:drawing>
          <wp:inline distT="0" distB="0" distL="0" distR="0" wp14:anchorId="76C2C99A" wp14:editId="251BEC57">
            <wp:extent cx="5400040" cy="1602105"/>
            <wp:effectExtent l="0" t="0" r="0" b="0"/>
            <wp:docPr id="1257805075" name="Imagen 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805075" name="Imagen 5" descr="Diagrama&#10;&#10;Descripción generada automáticamente"/>
                    <pic:cNvPicPr/>
                  </pic:nvPicPr>
                  <pic:blipFill>
                    <a:blip r:embed="rId64">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0" y="0"/>
                      <a:ext cx="5400040" cy="1602105"/>
                    </a:xfrm>
                    <a:prstGeom prst="rect">
                      <a:avLst/>
                    </a:prstGeom>
                  </pic:spPr>
                </pic:pic>
              </a:graphicData>
            </a:graphic>
          </wp:inline>
        </w:drawing>
      </w:r>
    </w:p>
    <w:p w14:paraId="38E5E370" w14:textId="0C616E05" w:rsidR="00D0768D" w:rsidRDefault="00C923FA" w:rsidP="00F85B65">
      <w:pPr>
        <w:pStyle w:val="CitadeFiguras"/>
      </w:pPr>
      <w:bookmarkStart w:id="795" w:name="_Toc165126535"/>
      <w:r>
        <w:t>Flujo de comunicación de resultado de pruebas</w:t>
      </w:r>
      <w:bookmarkEnd w:id="795"/>
    </w:p>
    <w:p w14:paraId="1160EF69" w14:textId="77777777" w:rsidR="00DD3B34" w:rsidRDefault="00DD3B34" w:rsidP="00DD3B34"/>
    <w:p w14:paraId="6B787151" w14:textId="53F6F47D" w:rsidR="00066ACC" w:rsidRDefault="00066ACC" w:rsidP="00066ACC">
      <w:r>
        <w:rPr>
          <w:noProof/>
        </w:rPr>
        <w:drawing>
          <wp:inline distT="0" distB="0" distL="0" distR="0" wp14:anchorId="440E4C5B" wp14:editId="595C044E">
            <wp:extent cx="5400040" cy="680720"/>
            <wp:effectExtent l="0" t="0" r="0" b="5080"/>
            <wp:docPr id="804737454" name="Imagen 6" descr="Imagen que contiene reloj&#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737454" name="Imagen 6" descr="Imagen que contiene reloj&#10;&#10;Descripción generada automáticamente"/>
                    <pic:cNvPicPr/>
                  </pic:nvPicPr>
                  <pic:blipFill>
                    <a:blip r:embed="rId65">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0" y="0"/>
                      <a:ext cx="5400040" cy="680720"/>
                    </a:xfrm>
                    <a:prstGeom prst="rect">
                      <a:avLst/>
                    </a:prstGeom>
                  </pic:spPr>
                </pic:pic>
              </a:graphicData>
            </a:graphic>
          </wp:inline>
        </w:drawing>
      </w:r>
    </w:p>
    <w:p w14:paraId="40AA5615" w14:textId="70717DEC" w:rsidR="00066ACC" w:rsidRDefault="00066ACC" w:rsidP="00066ACC">
      <w:pPr>
        <w:pStyle w:val="CitadeFiguras"/>
      </w:pPr>
      <w:bookmarkStart w:id="796" w:name="_Toc165126536"/>
      <w:r>
        <w:t>Flujo de comunicación de fin de proyecto</w:t>
      </w:r>
      <w:bookmarkEnd w:id="796"/>
    </w:p>
    <w:p w14:paraId="70285C94" w14:textId="77777777" w:rsidR="00DD3B34" w:rsidRDefault="00DD3B34" w:rsidP="00DD3B34"/>
    <w:p w14:paraId="3132EFB4" w14:textId="312B5DD0" w:rsidR="00066ACC" w:rsidRDefault="00092ED9" w:rsidP="00B91834">
      <w:r>
        <w:rPr>
          <w:noProof/>
        </w:rPr>
        <w:lastRenderedPageBreak/>
        <w:drawing>
          <wp:inline distT="0" distB="0" distL="0" distR="0" wp14:anchorId="67BAB9DE" wp14:editId="1A8D6CA2">
            <wp:extent cx="5400040" cy="1759585"/>
            <wp:effectExtent l="0" t="0" r="0" b="0"/>
            <wp:docPr id="1312192958" name="Imagen 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192958" name="Imagen 9" descr="Diagrama&#10;&#10;Descripción generada automáticamente"/>
                    <pic:cNvPicPr/>
                  </pic:nvPicPr>
                  <pic:blipFill>
                    <a:blip r:embed="rId66">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0" y="0"/>
                      <a:ext cx="5400040" cy="1759585"/>
                    </a:xfrm>
                    <a:prstGeom prst="rect">
                      <a:avLst/>
                    </a:prstGeom>
                  </pic:spPr>
                </pic:pic>
              </a:graphicData>
            </a:graphic>
          </wp:inline>
        </w:drawing>
      </w:r>
    </w:p>
    <w:p w14:paraId="23F5577A" w14:textId="626ED604" w:rsidR="004B308F" w:rsidRDefault="004B308F" w:rsidP="004B308F">
      <w:pPr>
        <w:pStyle w:val="CitadeFiguras"/>
      </w:pPr>
      <w:bookmarkStart w:id="797" w:name="_Toc165126537"/>
      <w:r>
        <w:t xml:space="preserve">Flujo </w:t>
      </w:r>
      <w:r w:rsidR="00092ED9">
        <w:t xml:space="preserve">de comunicación </w:t>
      </w:r>
      <w:r w:rsidR="00D745C1">
        <w:t>cambio en la legislación</w:t>
      </w:r>
      <w:bookmarkEnd w:id="797"/>
    </w:p>
    <w:p w14:paraId="539320A1" w14:textId="6B29C0F7" w:rsidR="003772CE" w:rsidRDefault="00855D22" w:rsidP="003772CE">
      <w:pPr>
        <w:pStyle w:val="Ttulo5"/>
      </w:pPr>
      <w:r>
        <w:t>Gestionar las expectativas de los interesados</w:t>
      </w:r>
    </w:p>
    <w:p w14:paraId="71D09B80" w14:textId="77777777" w:rsidR="00E57E64" w:rsidRDefault="00E57E64" w:rsidP="00E57E64">
      <w:pPr>
        <w:jc w:val="left"/>
      </w:pPr>
      <w:r>
        <w:t xml:space="preserve">La gestión de las expectativas implica actividades de comunicación dirigidas a los interesados para abordar inquietudes y poder aclarar o resolver incidentes identificados. </w:t>
      </w:r>
    </w:p>
    <w:p w14:paraId="269680A8" w14:textId="6AEA7E26" w:rsidR="00855D22" w:rsidRDefault="00E57E64" w:rsidP="00E57E64">
      <w:pPr>
        <w:jc w:val="left"/>
      </w:pPr>
      <w:r>
        <w:t>Gestionar esto de manera correcta aumenta las probabilidades de existe del proyecto asegurando así que los interesados del proyecto comprenden los beneficios y los riesgos de este.</w:t>
      </w:r>
    </w:p>
    <w:p w14:paraId="04EAC5B3" w14:textId="0E36CCEC" w:rsidR="00590154" w:rsidRDefault="00590154" w:rsidP="00590154">
      <w:pPr>
        <w:pStyle w:val="Ttulo5"/>
      </w:pPr>
      <w:r>
        <w:t>Informe del desempeño</w:t>
      </w:r>
    </w:p>
    <w:p w14:paraId="08E223A8" w14:textId="5348C835" w:rsidR="00590154" w:rsidRPr="00590154" w:rsidRDefault="005A2605" w:rsidP="005A2605">
      <w:pPr>
        <w:jc w:val="left"/>
      </w:pPr>
      <w:r>
        <w:t>Este proceso implica la recopilación y análisis peri</w:t>
      </w:r>
      <w:r w:rsidR="0056378D">
        <w:t>ó</w:t>
      </w:r>
      <w:r>
        <w:t>di</w:t>
      </w:r>
      <w:r w:rsidR="0056378D">
        <w:t>c</w:t>
      </w:r>
      <w:r>
        <w:t>o de datos y su comparación con su línea base con la finalidad de comprender y comunicar el avance del proyecto como poder proyectar los resultados de este.</w:t>
      </w:r>
    </w:p>
    <w:p w14:paraId="0496CD99" w14:textId="7A2B3A65" w:rsidR="00F22059" w:rsidRDefault="09BA1FA7" w:rsidP="00B32FAB">
      <w:pPr>
        <w:pStyle w:val="Ttulo3"/>
      </w:pPr>
      <w:bookmarkStart w:id="798" w:name="_Toc1970141285"/>
      <w:bookmarkStart w:id="799" w:name="_Toc164120988"/>
      <w:bookmarkStart w:id="800" w:name="_Toc165126225"/>
      <w:r>
        <w:t>Gestión de riesgos</w:t>
      </w:r>
      <w:bookmarkEnd w:id="798"/>
      <w:bookmarkEnd w:id="799"/>
      <w:bookmarkEnd w:id="800"/>
    </w:p>
    <w:p w14:paraId="43E31A13" w14:textId="77777777" w:rsidR="00724A3E" w:rsidRDefault="00972AC9">
      <w:pPr>
        <w:jc w:val="left"/>
      </w:pPr>
      <w:r>
        <w:t>A continuación</w:t>
      </w:r>
      <w:r w:rsidR="00724A3E">
        <w:t>,</w:t>
      </w:r>
      <w:r>
        <w:t xml:space="preserve"> se indica el plan de gestión de riesgos, </w:t>
      </w:r>
      <w:r w:rsidR="00421604">
        <w:t>definiendo</w:t>
      </w:r>
      <w:r>
        <w:t xml:space="preserve"> la </w:t>
      </w:r>
      <w:r w:rsidR="00421604">
        <w:t xml:space="preserve">metodología a </w:t>
      </w:r>
      <w:r w:rsidR="00496A53">
        <w:t xml:space="preserve">utilizar para su identificación, priorización y </w:t>
      </w:r>
      <w:r w:rsidR="00724A3E">
        <w:t>tratamiento.</w:t>
      </w:r>
    </w:p>
    <w:p w14:paraId="08EB4113" w14:textId="77777777" w:rsidR="00F9531F" w:rsidRPr="00D06828" w:rsidRDefault="2B4D87AD" w:rsidP="00B32FAB">
      <w:pPr>
        <w:pStyle w:val="Ttulo4"/>
      </w:pPr>
      <w:bookmarkStart w:id="801" w:name="_Toc1784419231"/>
      <w:bookmarkStart w:id="802" w:name="_Toc164120989"/>
      <w:r>
        <w:t>Metodología</w:t>
      </w:r>
      <w:bookmarkEnd w:id="801"/>
      <w:bookmarkEnd w:id="802"/>
    </w:p>
    <w:p w14:paraId="14417DF0" w14:textId="5F98ABF1" w:rsidR="00DA5176" w:rsidRDefault="00526503" w:rsidP="00F9531F">
      <w:r>
        <w:t xml:space="preserve">La metodología utilizada será </w:t>
      </w:r>
      <w:r w:rsidR="00550AE0">
        <w:t xml:space="preserve">una mezcla entre </w:t>
      </w:r>
      <w:r w:rsidR="003B283A">
        <w:t xml:space="preserve">la metodología </w:t>
      </w:r>
      <w:r w:rsidR="00550AE0">
        <w:t>de Boehm y la metodología propuesta en el PMBOK</w:t>
      </w:r>
      <w:r w:rsidR="00581470">
        <w:t>, obteniendo de cada una de ellas los puntos más significativos</w:t>
      </w:r>
      <w:r w:rsidR="00792A70">
        <w:t>.</w:t>
      </w:r>
      <w:r w:rsidR="006D113D">
        <w:t xml:space="preserve"> En ella podemos identificar 3 principales partes</w:t>
      </w:r>
      <w:r w:rsidR="00B4327A">
        <w:t>:</w:t>
      </w:r>
    </w:p>
    <w:p w14:paraId="05981227" w14:textId="2B226B28" w:rsidR="00B4327A" w:rsidRPr="00B26C85" w:rsidRDefault="00B4327A" w:rsidP="00FD0007">
      <w:pPr>
        <w:pStyle w:val="Prrafodelista"/>
        <w:numPr>
          <w:ilvl w:val="0"/>
          <w:numId w:val="44"/>
        </w:numPr>
        <w:rPr>
          <w:b/>
        </w:rPr>
      </w:pPr>
      <w:r w:rsidRPr="00B26C85">
        <w:rPr>
          <w:b/>
          <w:bCs/>
        </w:rPr>
        <w:t>Planificación de la Gestión de Riesgos</w:t>
      </w:r>
      <w:r w:rsidR="00B26C85">
        <w:t xml:space="preserve">: </w:t>
      </w:r>
      <w:r w:rsidR="00D95D4C">
        <w:t>En esta sección se deciden las políticas a aplicar en la gestión de los riesgos del proyecto.</w:t>
      </w:r>
    </w:p>
    <w:p w14:paraId="2938BF58" w14:textId="3728D934" w:rsidR="00B4327A" w:rsidRPr="00B26C85" w:rsidRDefault="00B4327A" w:rsidP="00FD0007">
      <w:pPr>
        <w:pStyle w:val="Prrafodelista"/>
        <w:numPr>
          <w:ilvl w:val="0"/>
          <w:numId w:val="44"/>
        </w:numPr>
        <w:rPr>
          <w:b/>
        </w:rPr>
      </w:pPr>
      <w:r w:rsidRPr="00B26C85">
        <w:rPr>
          <w:b/>
        </w:rPr>
        <w:t>Valoración de riesgos</w:t>
      </w:r>
      <w:r w:rsidR="00D95D4C">
        <w:t>: Identificación, análisis</w:t>
      </w:r>
      <w:r w:rsidR="00D424E4">
        <w:t xml:space="preserve"> y priorización de riesgos</w:t>
      </w:r>
      <w:r w:rsidR="00061C64">
        <w:t xml:space="preserve">. </w:t>
      </w:r>
      <w:r w:rsidR="00CA073E">
        <w:t>Realizado primordialmente antes del comienzo del desarrollo, la valoración de riesgos puede ser repetida a lo largo de todo el proyecto.</w:t>
      </w:r>
    </w:p>
    <w:p w14:paraId="684A87A2" w14:textId="187932D9" w:rsidR="00B26C85" w:rsidRPr="00B26C85" w:rsidRDefault="00B26C85" w:rsidP="00FD0007">
      <w:pPr>
        <w:pStyle w:val="Prrafodelista"/>
        <w:numPr>
          <w:ilvl w:val="0"/>
          <w:numId w:val="44"/>
        </w:numPr>
        <w:rPr>
          <w:b/>
          <w:bCs/>
        </w:rPr>
      </w:pPr>
      <w:r w:rsidRPr="00B26C85">
        <w:rPr>
          <w:b/>
          <w:bCs/>
        </w:rPr>
        <w:t>Control de riesgos</w:t>
      </w:r>
      <w:r w:rsidR="00CA073E">
        <w:t xml:space="preserve">: </w:t>
      </w:r>
      <w:r w:rsidR="008E74BE">
        <w:t>Consta de varias fases</w:t>
      </w:r>
      <w:r w:rsidR="0087046A">
        <w:t>, la planificación de la gestión, la resolución de riesgos y la monitorización de riesgos.</w:t>
      </w:r>
    </w:p>
    <w:p w14:paraId="310A78A6" w14:textId="77777777" w:rsidR="00011049" w:rsidRDefault="00011049" w:rsidP="00011049">
      <w:pPr>
        <w:keepNext/>
        <w:jc w:val="center"/>
      </w:pPr>
      <w:r w:rsidRPr="00011049">
        <w:rPr>
          <w:noProof/>
          <w:color w:val="404040" w:themeColor="text1" w:themeTint="BF"/>
          <w:sz w:val="28"/>
          <w:szCs w:val="24"/>
        </w:rPr>
        <w:lastRenderedPageBreak/>
        <w:drawing>
          <wp:inline distT="0" distB="0" distL="0" distR="0" wp14:anchorId="10008E16" wp14:editId="375E7AE2">
            <wp:extent cx="4319588" cy="1533580"/>
            <wp:effectExtent l="0" t="0" r="5080" b="0"/>
            <wp:docPr id="191198375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983754" name=""/>
                    <pic:cNvPicPr/>
                  </pic:nvPicPr>
                  <pic:blipFill>
                    <a:blip r:embed="rId67"/>
                    <a:stretch>
                      <a:fillRect/>
                    </a:stretch>
                  </pic:blipFill>
                  <pic:spPr>
                    <a:xfrm>
                      <a:off x="0" y="0"/>
                      <a:ext cx="4320754" cy="1533994"/>
                    </a:xfrm>
                    <a:prstGeom prst="rect">
                      <a:avLst/>
                    </a:prstGeom>
                  </pic:spPr>
                </pic:pic>
              </a:graphicData>
            </a:graphic>
          </wp:inline>
        </w:drawing>
      </w:r>
    </w:p>
    <w:p w14:paraId="4AD5584C" w14:textId="5B077AD8" w:rsidR="001A1489" w:rsidRDefault="00011049" w:rsidP="003D7218">
      <w:pPr>
        <w:pStyle w:val="CitadeFiguras"/>
      </w:pPr>
      <w:bookmarkStart w:id="803" w:name="_Toc163919730"/>
      <w:bookmarkStart w:id="804" w:name="_Toc165126538"/>
      <w:r>
        <w:t>Metodología gestión de riesgos</w:t>
      </w:r>
      <w:bookmarkEnd w:id="803"/>
      <w:bookmarkEnd w:id="804"/>
    </w:p>
    <w:p w14:paraId="1E5E0D3A" w14:textId="7209E622" w:rsidR="00F65F61" w:rsidRPr="00F65F61" w:rsidRDefault="00F65F61" w:rsidP="00F65F61">
      <w:r>
        <w:t xml:space="preserve">A la hora de la </w:t>
      </w:r>
      <w:r w:rsidR="00C3264F">
        <w:t xml:space="preserve">clasificación de los riesgos identificados se </w:t>
      </w:r>
      <w:r w:rsidR="00BC1DCC">
        <w:t xml:space="preserve">tendrá en cuenta la probabilidad de aparición del riesgo y </w:t>
      </w:r>
      <w:r w:rsidR="00857767">
        <w:t>el impacto que este tendría</w:t>
      </w:r>
      <w:r w:rsidR="00020DA4">
        <w:t xml:space="preserve"> en varios </w:t>
      </w:r>
      <w:r w:rsidR="00225E68">
        <w:t>ámbitos del proyecto (</w:t>
      </w:r>
      <w:r w:rsidR="00E80EFE">
        <w:t>presupuesto, planificación, alcance y calidad</w:t>
      </w:r>
      <w:r w:rsidR="00225E68">
        <w:t>)</w:t>
      </w:r>
      <w:r w:rsidR="008522DF">
        <w:t xml:space="preserve">. Una vez </w:t>
      </w:r>
      <w:r w:rsidR="00EB64C7">
        <w:t xml:space="preserve">identificada la probabilidad </w:t>
      </w:r>
      <w:r w:rsidR="0008322D">
        <w:t xml:space="preserve">y el impacto se </w:t>
      </w:r>
      <w:r w:rsidR="002675E5">
        <w:t>priorizan en base a ellos.</w:t>
      </w:r>
    </w:p>
    <w:p w14:paraId="532D39F3" w14:textId="77777777" w:rsidR="0071532D" w:rsidRDefault="0071532D">
      <w:pPr>
        <w:jc w:val="left"/>
        <w:rPr>
          <w:rFonts w:asciiTheme="majorHAnsi" w:eastAsiaTheme="majorEastAsia" w:hAnsiTheme="majorHAnsi" w:cstheme="majorBidi"/>
          <w:b/>
          <w:iCs/>
          <w:sz w:val="24"/>
        </w:rPr>
      </w:pPr>
      <w:bookmarkStart w:id="805" w:name="_Toc334373756"/>
      <w:bookmarkStart w:id="806" w:name="_Toc164120990"/>
      <w:r>
        <w:br w:type="page"/>
      </w:r>
    </w:p>
    <w:p w14:paraId="30298016" w14:textId="45A7D899" w:rsidR="00D80373" w:rsidRDefault="0FD9A9F2" w:rsidP="00FC00CE">
      <w:pPr>
        <w:pStyle w:val="Ttulo4"/>
      </w:pPr>
      <w:r>
        <w:lastRenderedPageBreak/>
        <w:t>Categorización de los riesgos</w:t>
      </w:r>
      <w:bookmarkEnd w:id="805"/>
      <w:bookmarkEnd w:id="806"/>
    </w:p>
    <w:p w14:paraId="100BD9F6" w14:textId="41BABC96" w:rsidR="00D80373" w:rsidRPr="00D80373" w:rsidRDefault="00815C73" w:rsidP="00D80373">
      <w:r>
        <w:t xml:space="preserve">Las diferentes categorías con las que se han clasificado los riesgos identificados son </w:t>
      </w:r>
      <w:r w:rsidR="007D7774">
        <w:t xml:space="preserve">identificadas en el </w:t>
      </w:r>
      <w:r w:rsidR="002E2220">
        <w:t xml:space="preserve">Risk </w:t>
      </w:r>
      <w:r w:rsidR="00DF7E38">
        <w:t>B</w:t>
      </w:r>
      <w:r w:rsidR="002E2220">
        <w:t>reakdown Structure</w:t>
      </w:r>
      <w:r w:rsidR="00642C50">
        <w:t xml:space="preserve"> (RBS) identificada en el PMBOK</w:t>
      </w:r>
      <w:r w:rsidR="00D47C16">
        <w:t xml:space="preserve"> (2013).</w:t>
      </w:r>
    </w:p>
    <w:p w14:paraId="6C36AE32" w14:textId="77777777" w:rsidR="00547751" w:rsidRDefault="00547751" w:rsidP="00547751">
      <w:pPr>
        <w:keepNext/>
        <w:jc w:val="center"/>
      </w:pPr>
      <w:r w:rsidRPr="00547751">
        <w:rPr>
          <w:noProof/>
        </w:rPr>
        <w:drawing>
          <wp:inline distT="0" distB="0" distL="0" distR="0" wp14:anchorId="07045702" wp14:editId="0197DEAA">
            <wp:extent cx="4864559" cy="2770505"/>
            <wp:effectExtent l="0" t="0" r="0" b="0"/>
            <wp:docPr id="130037335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373358" name="Imagen 1"/>
                    <pic:cNvPicPr/>
                  </pic:nvPicPr>
                  <pic:blipFill>
                    <a:blip r:embed="rId68">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0" y="0"/>
                      <a:ext cx="4864559" cy="2770505"/>
                    </a:xfrm>
                    <a:prstGeom prst="rect">
                      <a:avLst/>
                    </a:prstGeom>
                  </pic:spPr>
                </pic:pic>
              </a:graphicData>
            </a:graphic>
          </wp:inline>
        </w:drawing>
      </w:r>
    </w:p>
    <w:p w14:paraId="6F50795A" w14:textId="5B9E5A89" w:rsidR="00547751" w:rsidRPr="00D80373" w:rsidRDefault="001C0CA6" w:rsidP="003D7218">
      <w:pPr>
        <w:pStyle w:val="CitadeFiguras"/>
      </w:pPr>
      <w:bookmarkStart w:id="807" w:name="_Toc163919731"/>
      <w:bookmarkStart w:id="808" w:name="_Toc165126539"/>
      <w:r w:rsidRPr="001C0CA6">
        <w:t>Categorías representadas en el RBS del proyecto (PMBOK, 2013)</w:t>
      </w:r>
      <w:bookmarkEnd w:id="807"/>
      <w:bookmarkEnd w:id="808"/>
    </w:p>
    <w:p w14:paraId="2F80AFA3" w14:textId="6FEFF004" w:rsidR="00FC5921" w:rsidRDefault="00FC5921" w:rsidP="00FC5921">
      <w:r>
        <w:t>Una segunda clasificación aplicada a los riesgos identificados es:</w:t>
      </w:r>
    </w:p>
    <w:p w14:paraId="7AD4FFC7" w14:textId="1F825256" w:rsidR="00FC5921" w:rsidRPr="00FC5921" w:rsidRDefault="00FC5921" w:rsidP="00FD0007">
      <w:pPr>
        <w:pStyle w:val="Prrafodelista"/>
        <w:numPr>
          <w:ilvl w:val="0"/>
          <w:numId w:val="45"/>
        </w:numPr>
      </w:pPr>
      <w:r>
        <w:rPr>
          <w:b/>
          <w:bCs/>
        </w:rPr>
        <w:t>Riesgos positivos</w:t>
      </w:r>
      <w:r w:rsidR="00F2092D">
        <w:rPr>
          <w:b/>
          <w:bCs/>
        </w:rPr>
        <w:t xml:space="preserve"> u oportunidades</w:t>
      </w:r>
      <w:r>
        <w:t xml:space="preserve">: Entendemos como riesgos positivos todos aquellos que </w:t>
      </w:r>
      <w:r w:rsidR="007D57DF">
        <w:t>pueden llegar a favorecer al proyecto</w:t>
      </w:r>
      <w:r w:rsidR="0035281C">
        <w:t>.</w:t>
      </w:r>
    </w:p>
    <w:p w14:paraId="640373C9" w14:textId="77777777" w:rsidR="009B14D9" w:rsidRDefault="0035281C" w:rsidP="00FD0007">
      <w:pPr>
        <w:pStyle w:val="Prrafodelista"/>
        <w:numPr>
          <w:ilvl w:val="0"/>
          <w:numId w:val="45"/>
        </w:numPr>
      </w:pPr>
      <w:r>
        <w:rPr>
          <w:b/>
          <w:bCs/>
        </w:rPr>
        <w:t>Riesgos negativos o amenazas</w:t>
      </w:r>
      <w:r>
        <w:t xml:space="preserve">: Los riesgos negativos </w:t>
      </w:r>
      <w:r w:rsidR="00B335F6">
        <w:t>suponen o pueden suponer un problema durante</w:t>
      </w:r>
      <w:r>
        <w:t xml:space="preserve"> </w:t>
      </w:r>
      <w:r w:rsidR="007732A5">
        <w:t>el desarrollo del proyecto.</w:t>
      </w:r>
    </w:p>
    <w:p w14:paraId="2CFA17CA" w14:textId="0F9E8E0C" w:rsidR="002C6569" w:rsidRDefault="1D6168DA" w:rsidP="00FC00CE">
      <w:pPr>
        <w:pStyle w:val="Ttulo4"/>
      </w:pPr>
      <w:bookmarkStart w:id="809" w:name="_Toc1917144617"/>
      <w:bookmarkStart w:id="810" w:name="_Toc164120991"/>
      <w:r>
        <w:t>Planificar la gestión de Riesgos</w:t>
      </w:r>
      <w:bookmarkEnd w:id="809"/>
      <w:bookmarkEnd w:id="810"/>
    </w:p>
    <w:p w14:paraId="673709AC" w14:textId="1771FD29" w:rsidR="00471503" w:rsidRPr="00471503" w:rsidRDefault="00B8406E" w:rsidP="00471503">
      <w:r>
        <w:t xml:space="preserve">Dentro de la planificación de los riesgos identificamos </w:t>
      </w:r>
      <w:r w:rsidR="00490078">
        <w:t>cuatro estrategias principales:</w:t>
      </w:r>
    </w:p>
    <w:p w14:paraId="7907CC62" w14:textId="69714372" w:rsidR="00490078" w:rsidRPr="00471503" w:rsidRDefault="00490078" w:rsidP="00FD0007">
      <w:pPr>
        <w:pStyle w:val="Prrafodelista"/>
        <w:numPr>
          <w:ilvl w:val="0"/>
          <w:numId w:val="46"/>
        </w:numPr>
      </w:pPr>
      <w:r>
        <w:rPr>
          <w:b/>
          <w:bCs/>
        </w:rPr>
        <w:t>Mitigar el riesgo</w:t>
      </w:r>
      <w:r>
        <w:t xml:space="preserve">: Consiste en </w:t>
      </w:r>
      <w:r w:rsidR="009B50E0">
        <w:t xml:space="preserve">tomar acciones cautelares que proponen </w:t>
      </w:r>
      <w:r w:rsidR="004B0E6A">
        <w:t>reducir el daño causado por un riesgo si este llegara a ocurrir.</w:t>
      </w:r>
    </w:p>
    <w:p w14:paraId="09750149" w14:textId="69932E25" w:rsidR="009B50E0" w:rsidRPr="009B50E0" w:rsidRDefault="009B50E0" w:rsidP="00FD0007">
      <w:pPr>
        <w:pStyle w:val="Prrafodelista"/>
        <w:numPr>
          <w:ilvl w:val="0"/>
          <w:numId w:val="46"/>
        </w:numPr>
      </w:pPr>
      <w:r>
        <w:rPr>
          <w:b/>
          <w:bCs/>
        </w:rPr>
        <w:t>Eliminar el riesgo</w:t>
      </w:r>
      <w:r>
        <w:t xml:space="preserve">: </w:t>
      </w:r>
      <w:r w:rsidR="004B0E6A">
        <w:t xml:space="preserve">Consiste en </w:t>
      </w:r>
      <w:r w:rsidR="00376A90">
        <w:t xml:space="preserve">prestar especial atención en el riesgo y evitar la presencia </w:t>
      </w:r>
      <w:r w:rsidR="00BF2AE6">
        <w:t>de este</w:t>
      </w:r>
      <w:r w:rsidR="00376A90">
        <w:t xml:space="preserve"> bajo cualquier circunstancia.</w:t>
      </w:r>
    </w:p>
    <w:p w14:paraId="153D30A1" w14:textId="34BA029C" w:rsidR="009B50E0" w:rsidRPr="009B50E0" w:rsidRDefault="009B50E0" w:rsidP="00FD0007">
      <w:pPr>
        <w:pStyle w:val="Prrafodelista"/>
        <w:numPr>
          <w:ilvl w:val="0"/>
          <w:numId w:val="46"/>
        </w:numPr>
      </w:pPr>
      <w:r>
        <w:rPr>
          <w:b/>
          <w:bCs/>
        </w:rPr>
        <w:t>Transferir el riesgo</w:t>
      </w:r>
      <w:r w:rsidR="00376A90">
        <w:t>: Consiste en delegar la responsabilidad del riesgo a una entidad externa que se encargue de monitorear y actuar contra dicho riesgo.</w:t>
      </w:r>
    </w:p>
    <w:p w14:paraId="31882011" w14:textId="18CDB667" w:rsidR="009B50E0" w:rsidRPr="00471503" w:rsidRDefault="009B50E0" w:rsidP="00FD0007">
      <w:pPr>
        <w:pStyle w:val="Prrafodelista"/>
        <w:numPr>
          <w:ilvl w:val="0"/>
          <w:numId w:val="46"/>
        </w:numPr>
      </w:pPr>
      <w:r>
        <w:rPr>
          <w:b/>
          <w:bCs/>
        </w:rPr>
        <w:t>Asumir el riesgo</w:t>
      </w:r>
      <w:r w:rsidR="00376A90">
        <w:t xml:space="preserve">: Consiste en únicamente identificar y estudiar un riesgo, sin tomar acciones para evitarlo o mitigarlo. </w:t>
      </w:r>
    </w:p>
    <w:p w14:paraId="3C9E9355" w14:textId="243B7E79" w:rsidR="002C6569" w:rsidRDefault="1D6168DA" w:rsidP="00FC00CE">
      <w:pPr>
        <w:pStyle w:val="Ttulo4"/>
      </w:pPr>
      <w:bookmarkStart w:id="811" w:name="_Toc1599672339"/>
      <w:bookmarkStart w:id="812" w:name="_Toc164120992"/>
      <w:r>
        <w:t>Identificación de Riesgos</w:t>
      </w:r>
      <w:bookmarkEnd w:id="811"/>
      <w:bookmarkEnd w:id="812"/>
    </w:p>
    <w:p w14:paraId="1120F9CE" w14:textId="31527189" w:rsidR="00E41D3D" w:rsidRPr="00E41D3D" w:rsidRDefault="00E41D3D" w:rsidP="00E41D3D">
      <w:r>
        <w:t>Para la identifica</w:t>
      </w:r>
      <w:r w:rsidR="001343DC">
        <w:t xml:space="preserve">ción de los riesgos la técnica usada </w:t>
      </w:r>
      <w:r w:rsidR="00E86B2C">
        <w:t xml:space="preserve">ha sido </w:t>
      </w:r>
      <w:r w:rsidR="00E86B2C">
        <w:rPr>
          <w:b/>
          <w:bCs/>
        </w:rPr>
        <w:t>brainstorming</w:t>
      </w:r>
      <w:r w:rsidR="00E86B2C">
        <w:t xml:space="preserve"> o lluvia de ideas</w:t>
      </w:r>
      <w:r w:rsidR="00D6334A">
        <w:t xml:space="preserve">. A través de esta técnica y teniendo </w:t>
      </w:r>
      <w:r w:rsidR="00025BAA">
        <w:t xml:space="preserve">en cuenta la estructura, necesidades y restricciones del sistema </w:t>
      </w:r>
      <w:r w:rsidR="004A286D">
        <w:t>se han identificado tanto los riesgos más comunes en proyectos informáticos como riesgos más específicos al problema a solucionar</w:t>
      </w:r>
      <w:r w:rsidR="00931F8A">
        <w:t>.</w:t>
      </w:r>
    </w:p>
    <w:p w14:paraId="39F8EB0F" w14:textId="7A32DC8F" w:rsidR="002C6569" w:rsidRDefault="1D6168DA" w:rsidP="00FC00CE">
      <w:pPr>
        <w:pStyle w:val="Ttulo4"/>
      </w:pPr>
      <w:bookmarkStart w:id="813" w:name="_Toc1518751291"/>
      <w:bookmarkStart w:id="814" w:name="_Toc164120993"/>
      <w:r>
        <w:lastRenderedPageBreak/>
        <w:t>Análisis de Riesgos</w:t>
      </w:r>
      <w:bookmarkEnd w:id="813"/>
      <w:bookmarkEnd w:id="814"/>
      <w:r w:rsidR="2D3AA4DE">
        <w:t xml:space="preserve"> </w:t>
      </w:r>
    </w:p>
    <w:p w14:paraId="2651EBE0" w14:textId="690D7352" w:rsidR="004D66C2" w:rsidRPr="004D66C2" w:rsidRDefault="004D66C2" w:rsidP="004D66C2">
      <w:r>
        <w:t xml:space="preserve">El análisis de los riesgos puede ser identificado en la sección </w:t>
      </w:r>
      <w:r w:rsidR="00F71A9C">
        <w:fldChar w:fldCharType="begin"/>
      </w:r>
      <w:r w:rsidR="00F71A9C">
        <w:instrText xml:space="preserve"> REF _Ref163340713 \w \h </w:instrText>
      </w:r>
      <w:r w:rsidR="00F71A9C">
        <w:fldChar w:fldCharType="separate"/>
      </w:r>
      <w:r w:rsidR="00AB32F0">
        <w:t>1.13</w:t>
      </w:r>
      <w:r w:rsidR="00F71A9C">
        <w:fldChar w:fldCharType="end"/>
      </w:r>
      <w:r w:rsidR="00EA1AD3">
        <w:t xml:space="preserve"> de este documento. En ella </w:t>
      </w:r>
      <w:r w:rsidR="000D3F24">
        <w:t xml:space="preserve">se </w:t>
      </w:r>
      <w:r w:rsidR="00712D1B">
        <w:t xml:space="preserve">presenta una </w:t>
      </w:r>
      <w:r w:rsidR="00E855EB">
        <w:t>lista de riesgos clasificada, con una evaluación de sus impactos y posibles acciones de mitigación de riesgos correspondientes.</w:t>
      </w:r>
    </w:p>
    <w:p w14:paraId="2479E4D0" w14:textId="3A014B8C" w:rsidR="002C6569" w:rsidRDefault="1D6168DA" w:rsidP="00FC00CE">
      <w:pPr>
        <w:pStyle w:val="Ttulo4"/>
      </w:pPr>
      <w:bookmarkStart w:id="815" w:name="_Toc1902937750"/>
      <w:bookmarkStart w:id="816" w:name="_Toc164120994"/>
      <w:r>
        <w:t>Priorización de Riesgos</w:t>
      </w:r>
      <w:bookmarkEnd w:id="815"/>
      <w:bookmarkEnd w:id="816"/>
    </w:p>
    <w:p w14:paraId="6411266B" w14:textId="77777777" w:rsidR="00D666BD" w:rsidRDefault="00C16CC8" w:rsidP="00C16CC8">
      <w:r w:rsidRPr="00C16CC8">
        <w:t xml:space="preserve">Después de completar el análisis, las prioridades </w:t>
      </w:r>
      <w:r>
        <w:t xml:space="preserve">de los riesgos identificados se priorizan utilizando tanto la probabilidad de aparición como </w:t>
      </w:r>
      <w:r w:rsidR="0034673E">
        <w:t>el impacto que estos tienen sobre los diferentes factores de</w:t>
      </w:r>
      <w:r w:rsidR="007A61A0">
        <w:t>l proyecto</w:t>
      </w:r>
      <w:r w:rsidRPr="00C16CC8">
        <w:t>. Como resultado, se resumirá la priorización de los riesgos identificados en la siguiente tabla:</w:t>
      </w:r>
    </w:p>
    <w:tbl>
      <w:tblPr>
        <w:tblStyle w:val="Tablaconcuadrculaclara"/>
        <w:tblW w:w="7268" w:type="dxa"/>
        <w:jc w:val="center"/>
        <w:tblLook w:val="04A0" w:firstRow="1" w:lastRow="0" w:firstColumn="1" w:lastColumn="0" w:noHBand="0" w:noVBand="1"/>
      </w:tblPr>
      <w:tblGrid>
        <w:gridCol w:w="1391"/>
        <w:gridCol w:w="4565"/>
        <w:gridCol w:w="1312"/>
      </w:tblGrid>
      <w:tr w:rsidR="00062486" w:rsidRPr="00F534FC" w14:paraId="6EF25262" w14:textId="77777777" w:rsidTr="007D60F4">
        <w:trPr>
          <w:trHeight w:val="57"/>
          <w:jc w:val="center"/>
        </w:trPr>
        <w:tc>
          <w:tcPr>
            <w:tcW w:w="1315" w:type="dxa"/>
            <w:shd w:val="clear" w:color="auto" w:fill="AEAAAA" w:themeFill="background2" w:themeFillShade="BF"/>
            <w:vAlign w:val="center"/>
          </w:tcPr>
          <w:p w14:paraId="3EFDFE48" w14:textId="7023454E" w:rsidR="00062486" w:rsidRPr="007D60F4" w:rsidRDefault="00062486" w:rsidP="007D60F4">
            <w:pPr>
              <w:jc w:val="center"/>
              <w:rPr>
                <w:rFonts w:ascii="Calibri" w:eastAsia="Times New Roman" w:hAnsi="Calibri" w:cs="Calibri"/>
                <w:b/>
                <w:kern w:val="0"/>
                <w:lang w:eastAsia="es-ES"/>
                <w14:ligatures w14:val="none"/>
              </w:rPr>
            </w:pPr>
            <w:r w:rsidRPr="007D60F4">
              <w:rPr>
                <w:rFonts w:ascii="Calibri" w:eastAsia="Times New Roman" w:hAnsi="Calibri" w:cs="Calibri"/>
                <w:b/>
                <w:kern w:val="0"/>
                <w:lang w:eastAsia="es-ES"/>
                <w14:ligatures w14:val="none"/>
              </w:rPr>
              <w:t>Identificador del riesgo</w:t>
            </w:r>
          </w:p>
        </w:tc>
        <w:tc>
          <w:tcPr>
            <w:tcW w:w="4634" w:type="dxa"/>
            <w:shd w:val="clear" w:color="auto" w:fill="AEAAAA" w:themeFill="background2" w:themeFillShade="BF"/>
            <w:vAlign w:val="center"/>
          </w:tcPr>
          <w:p w14:paraId="3110ED38" w14:textId="73C220AE" w:rsidR="00062486" w:rsidRPr="007D60F4" w:rsidRDefault="00062486" w:rsidP="007D60F4">
            <w:pPr>
              <w:jc w:val="center"/>
              <w:rPr>
                <w:rFonts w:ascii="Calibri" w:eastAsia="Times New Roman" w:hAnsi="Calibri" w:cs="Calibri"/>
                <w:b/>
                <w:kern w:val="0"/>
                <w:lang w:eastAsia="es-ES"/>
                <w14:ligatures w14:val="none"/>
              </w:rPr>
            </w:pPr>
            <w:r w:rsidRPr="007D60F4">
              <w:rPr>
                <w:rFonts w:ascii="Calibri" w:eastAsia="Times New Roman" w:hAnsi="Calibri" w:cs="Calibri"/>
                <w:b/>
                <w:kern w:val="0"/>
                <w:lang w:eastAsia="es-ES"/>
                <w14:ligatures w14:val="none"/>
              </w:rPr>
              <w:t xml:space="preserve">Nombre del </w:t>
            </w:r>
            <w:r w:rsidR="007D60F4" w:rsidRPr="007D60F4">
              <w:rPr>
                <w:rFonts w:ascii="Calibri" w:eastAsia="Times New Roman" w:hAnsi="Calibri" w:cs="Calibri"/>
                <w:b/>
                <w:bCs/>
                <w:kern w:val="0"/>
                <w:lang w:eastAsia="es-ES"/>
                <w14:ligatures w14:val="none"/>
              </w:rPr>
              <w:t>r</w:t>
            </w:r>
            <w:r w:rsidRPr="007D60F4">
              <w:rPr>
                <w:rFonts w:ascii="Calibri" w:eastAsia="Times New Roman" w:hAnsi="Calibri" w:cs="Calibri"/>
                <w:b/>
                <w:bCs/>
                <w:kern w:val="0"/>
                <w:lang w:eastAsia="es-ES"/>
                <w14:ligatures w14:val="none"/>
              </w:rPr>
              <w:t>iesgo</w:t>
            </w:r>
          </w:p>
        </w:tc>
        <w:tc>
          <w:tcPr>
            <w:tcW w:w="1319" w:type="dxa"/>
            <w:shd w:val="clear" w:color="auto" w:fill="AEAAAA" w:themeFill="background2" w:themeFillShade="BF"/>
            <w:vAlign w:val="center"/>
          </w:tcPr>
          <w:p w14:paraId="716947BF" w14:textId="49CE9009" w:rsidR="00062486" w:rsidRPr="007D60F4" w:rsidRDefault="00F01FD2" w:rsidP="007D60F4">
            <w:pPr>
              <w:jc w:val="center"/>
              <w:rPr>
                <w:rFonts w:ascii="Calibri" w:eastAsia="Times New Roman" w:hAnsi="Calibri" w:cs="Calibri"/>
                <w:b/>
                <w:kern w:val="0"/>
                <w:lang w:eastAsia="es-ES"/>
                <w14:ligatures w14:val="none"/>
              </w:rPr>
            </w:pPr>
            <w:r w:rsidRPr="007D60F4">
              <w:rPr>
                <w:rFonts w:ascii="Calibri" w:eastAsia="Times New Roman" w:hAnsi="Calibri" w:cs="Calibri"/>
                <w:b/>
                <w:kern w:val="0"/>
                <w:lang w:eastAsia="es-ES"/>
                <w14:ligatures w14:val="none"/>
              </w:rPr>
              <w:t xml:space="preserve">Prioridad del </w:t>
            </w:r>
            <w:r w:rsidR="007D60F4" w:rsidRPr="007D60F4">
              <w:rPr>
                <w:rFonts w:ascii="Calibri" w:eastAsia="Times New Roman" w:hAnsi="Calibri" w:cs="Calibri"/>
                <w:b/>
                <w:bCs/>
                <w:kern w:val="0"/>
                <w:lang w:eastAsia="es-ES"/>
                <w14:ligatures w14:val="none"/>
              </w:rPr>
              <w:t>r</w:t>
            </w:r>
            <w:r w:rsidRPr="007D60F4">
              <w:rPr>
                <w:rFonts w:ascii="Calibri" w:eastAsia="Times New Roman" w:hAnsi="Calibri" w:cs="Calibri"/>
                <w:b/>
                <w:bCs/>
                <w:kern w:val="0"/>
                <w:lang w:eastAsia="es-ES"/>
                <w14:ligatures w14:val="none"/>
              </w:rPr>
              <w:t>iesgo</w:t>
            </w:r>
          </w:p>
        </w:tc>
      </w:tr>
      <w:tr w:rsidR="00D26ED5" w:rsidRPr="00F534FC" w14:paraId="66D44605" w14:textId="77777777" w:rsidTr="007D60F4">
        <w:trPr>
          <w:trHeight w:val="57"/>
          <w:jc w:val="center"/>
        </w:trPr>
        <w:tc>
          <w:tcPr>
            <w:tcW w:w="1315" w:type="dxa"/>
            <w:shd w:val="clear" w:color="auto" w:fill="FFFFFF" w:themeFill="background1"/>
          </w:tcPr>
          <w:p w14:paraId="28209B10" w14:textId="4352898A" w:rsidR="00D26ED5" w:rsidRPr="00F534FC" w:rsidRDefault="00D67865" w:rsidP="0094222E">
            <w:pPr>
              <w:jc w:val="center"/>
              <w:rPr>
                <w:rFonts w:ascii="Calibri" w:eastAsia="Times New Roman" w:hAnsi="Calibri" w:cs="Calibri"/>
                <w:color w:val="000000"/>
                <w:kern w:val="0"/>
                <w:sz w:val="20"/>
                <w:szCs w:val="20"/>
                <w:lang w:eastAsia="es-ES"/>
                <w14:ligatures w14:val="none"/>
              </w:rPr>
            </w:pPr>
            <w:r>
              <w:rPr>
                <w:rFonts w:ascii="Calibri" w:eastAsia="Times New Roman" w:hAnsi="Calibri" w:cs="Calibri"/>
                <w:color w:val="000000"/>
                <w:kern w:val="0"/>
                <w:sz w:val="20"/>
                <w:szCs w:val="20"/>
                <w:lang w:eastAsia="es-ES"/>
                <w14:ligatures w14:val="none"/>
              </w:rPr>
              <w:t>RISK1</w:t>
            </w:r>
          </w:p>
        </w:tc>
        <w:tc>
          <w:tcPr>
            <w:tcW w:w="4634" w:type="dxa"/>
            <w:shd w:val="clear" w:color="auto" w:fill="FFFFFF" w:themeFill="background1"/>
          </w:tcPr>
          <w:p w14:paraId="1ACB5A80" w14:textId="5E246879" w:rsidR="00D26ED5" w:rsidRPr="00F534FC" w:rsidRDefault="003220A8" w:rsidP="0094222E">
            <w:pPr>
              <w:jc w:val="center"/>
              <w:rPr>
                <w:rFonts w:ascii="Calibri" w:eastAsia="Times New Roman" w:hAnsi="Calibri" w:cs="Calibri"/>
                <w:color w:val="000000"/>
                <w:kern w:val="0"/>
                <w:sz w:val="20"/>
                <w:szCs w:val="20"/>
                <w:lang w:eastAsia="es-ES"/>
                <w14:ligatures w14:val="none"/>
              </w:rPr>
            </w:pPr>
            <w:r>
              <w:rPr>
                <w:rFonts w:ascii="Calibri" w:eastAsia="Times New Roman" w:hAnsi="Calibri" w:cs="Calibri"/>
                <w:color w:val="000000"/>
                <w:kern w:val="0"/>
                <w:sz w:val="20"/>
                <w:szCs w:val="20"/>
                <w:lang w:eastAsia="es-ES"/>
                <w14:ligatures w14:val="none"/>
              </w:rPr>
              <w:t>Mala inte</w:t>
            </w:r>
            <w:r w:rsidR="00A22447">
              <w:rPr>
                <w:rFonts w:ascii="Calibri" w:eastAsia="Times New Roman" w:hAnsi="Calibri" w:cs="Calibri"/>
                <w:color w:val="000000"/>
                <w:kern w:val="0"/>
                <w:sz w:val="20"/>
                <w:szCs w:val="20"/>
                <w:lang w:eastAsia="es-ES"/>
                <w14:ligatures w14:val="none"/>
              </w:rPr>
              <w:t>rfaz de usuario</w:t>
            </w:r>
          </w:p>
        </w:tc>
        <w:tc>
          <w:tcPr>
            <w:tcW w:w="1319" w:type="dxa"/>
            <w:shd w:val="clear" w:color="auto" w:fill="D0CECE" w:themeFill="background2" w:themeFillShade="E6"/>
          </w:tcPr>
          <w:p w14:paraId="0217D1B2" w14:textId="3C8B30EA" w:rsidR="00D26ED5" w:rsidRPr="007D60F4" w:rsidRDefault="00D26ED5" w:rsidP="0094222E">
            <w:pPr>
              <w:jc w:val="center"/>
              <w:rPr>
                <w:rFonts w:ascii="Calibri" w:eastAsia="Times New Roman" w:hAnsi="Calibri" w:cs="Calibri"/>
                <w:b/>
                <w:color w:val="000000"/>
                <w:kern w:val="0"/>
                <w:lang w:eastAsia="es-ES"/>
                <w14:ligatures w14:val="none"/>
              </w:rPr>
            </w:pPr>
            <w:r w:rsidRPr="007D60F4">
              <w:rPr>
                <w:rFonts w:ascii="Calibri" w:eastAsia="Times New Roman" w:hAnsi="Calibri" w:cs="Calibri"/>
                <w:b/>
                <w:color w:val="000000"/>
                <w:kern w:val="0"/>
                <w:lang w:eastAsia="es-ES"/>
                <w14:ligatures w14:val="none"/>
              </w:rPr>
              <w:t>0,</w:t>
            </w:r>
            <w:r w:rsidR="00A22447">
              <w:rPr>
                <w:rFonts w:ascii="Calibri" w:eastAsia="Times New Roman" w:hAnsi="Calibri" w:cs="Calibri"/>
                <w:b/>
                <w:color w:val="000000"/>
                <w:kern w:val="0"/>
                <w:lang w:eastAsia="es-ES"/>
                <w14:ligatures w14:val="none"/>
              </w:rPr>
              <w:t>45</w:t>
            </w:r>
          </w:p>
        </w:tc>
      </w:tr>
      <w:tr w:rsidR="00D26ED5" w:rsidRPr="00F534FC" w14:paraId="7E67CC8F" w14:textId="77777777" w:rsidTr="007D60F4">
        <w:trPr>
          <w:trHeight w:val="57"/>
          <w:jc w:val="center"/>
        </w:trPr>
        <w:tc>
          <w:tcPr>
            <w:tcW w:w="1315" w:type="dxa"/>
            <w:shd w:val="clear" w:color="auto" w:fill="FFFFFF" w:themeFill="background1"/>
          </w:tcPr>
          <w:p w14:paraId="0659105E" w14:textId="3B97F1CA" w:rsidR="00D26ED5" w:rsidRPr="00B9769D" w:rsidRDefault="00D67865" w:rsidP="0094222E">
            <w:pPr>
              <w:jc w:val="center"/>
              <w:rPr>
                <w:rFonts w:ascii="Calibri" w:eastAsia="Times New Roman" w:hAnsi="Calibri" w:cs="Calibri"/>
                <w:color w:val="000000"/>
                <w:kern w:val="0"/>
                <w:sz w:val="20"/>
                <w:szCs w:val="20"/>
                <w:lang w:eastAsia="es-ES"/>
                <w14:ligatures w14:val="none"/>
              </w:rPr>
            </w:pPr>
            <w:r>
              <w:rPr>
                <w:rFonts w:ascii="Calibri" w:eastAsia="Times New Roman" w:hAnsi="Calibri" w:cs="Calibri"/>
                <w:color w:val="000000"/>
                <w:kern w:val="0"/>
                <w:sz w:val="20"/>
                <w:szCs w:val="20"/>
                <w:lang w:eastAsia="es-ES"/>
                <w14:ligatures w14:val="none"/>
              </w:rPr>
              <w:t>RISK2</w:t>
            </w:r>
          </w:p>
        </w:tc>
        <w:tc>
          <w:tcPr>
            <w:tcW w:w="4634" w:type="dxa"/>
            <w:shd w:val="clear" w:color="auto" w:fill="FFFFFF" w:themeFill="background1"/>
          </w:tcPr>
          <w:p w14:paraId="2C816F8F" w14:textId="0E98714A" w:rsidR="00D26ED5" w:rsidRPr="00B9769D" w:rsidRDefault="00A22447" w:rsidP="0094222E">
            <w:pPr>
              <w:jc w:val="center"/>
              <w:rPr>
                <w:rFonts w:ascii="Calibri" w:eastAsia="Times New Roman" w:hAnsi="Calibri" w:cs="Calibri"/>
                <w:color w:val="000000"/>
                <w:kern w:val="0"/>
                <w:sz w:val="20"/>
                <w:szCs w:val="20"/>
                <w:lang w:eastAsia="es-ES"/>
                <w14:ligatures w14:val="none"/>
              </w:rPr>
            </w:pPr>
            <w:r>
              <w:rPr>
                <w:rFonts w:ascii="Calibri" w:eastAsia="Times New Roman" w:hAnsi="Calibri" w:cs="Calibri"/>
                <w:color w:val="000000"/>
                <w:kern w:val="0"/>
                <w:sz w:val="20"/>
                <w:szCs w:val="20"/>
                <w:lang w:eastAsia="es-ES"/>
                <w14:ligatures w14:val="none"/>
              </w:rPr>
              <w:t>Perdida de datos</w:t>
            </w:r>
          </w:p>
        </w:tc>
        <w:tc>
          <w:tcPr>
            <w:tcW w:w="1319" w:type="dxa"/>
            <w:shd w:val="clear" w:color="auto" w:fill="D0CECE" w:themeFill="background2" w:themeFillShade="E6"/>
          </w:tcPr>
          <w:p w14:paraId="5F0C856F" w14:textId="17B9DAEF" w:rsidR="00D26ED5" w:rsidRPr="007D60F4" w:rsidRDefault="00D26ED5" w:rsidP="0094222E">
            <w:pPr>
              <w:jc w:val="center"/>
              <w:rPr>
                <w:b/>
              </w:rPr>
            </w:pPr>
            <w:r w:rsidRPr="007D60F4">
              <w:rPr>
                <w:b/>
              </w:rPr>
              <w:t>0,45</w:t>
            </w:r>
          </w:p>
        </w:tc>
      </w:tr>
      <w:tr w:rsidR="00D26ED5" w:rsidRPr="00F534FC" w14:paraId="736133E9" w14:textId="77777777" w:rsidTr="007D60F4">
        <w:trPr>
          <w:trHeight w:val="57"/>
          <w:jc w:val="center"/>
        </w:trPr>
        <w:tc>
          <w:tcPr>
            <w:tcW w:w="1315" w:type="dxa"/>
            <w:shd w:val="clear" w:color="auto" w:fill="FFFFFF" w:themeFill="background1"/>
          </w:tcPr>
          <w:p w14:paraId="5473603E" w14:textId="7137F6D3" w:rsidR="00D26ED5" w:rsidRPr="00B9769D" w:rsidRDefault="00D67865" w:rsidP="0094222E">
            <w:pPr>
              <w:jc w:val="center"/>
              <w:rPr>
                <w:rFonts w:ascii="Calibri" w:eastAsia="Times New Roman" w:hAnsi="Calibri" w:cs="Calibri"/>
                <w:color w:val="000000"/>
                <w:kern w:val="0"/>
                <w:sz w:val="20"/>
                <w:szCs w:val="20"/>
                <w:lang w:eastAsia="es-ES"/>
                <w14:ligatures w14:val="none"/>
              </w:rPr>
            </w:pPr>
            <w:r>
              <w:rPr>
                <w:rFonts w:ascii="Calibri" w:eastAsia="Times New Roman" w:hAnsi="Calibri" w:cs="Calibri"/>
                <w:color w:val="000000"/>
                <w:kern w:val="0"/>
                <w:sz w:val="20"/>
                <w:szCs w:val="20"/>
                <w:lang w:eastAsia="es-ES"/>
                <w14:ligatures w14:val="none"/>
              </w:rPr>
              <w:t>RISK3</w:t>
            </w:r>
          </w:p>
        </w:tc>
        <w:tc>
          <w:tcPr>
            <w:tcW w:w="4634" w:type="dxa"/>
            <w:shd w:val="clear" w:color="auto" w:fill="FFFFFF" w:themeFill="background1"/>
          </w:tcPr>
          <w:p w14:paraId="6130BE2E" w14:textId="39B74A29" w:rsidR="00D26ED5" w:rsidRPr="00B9769D" w:rsidRDefault="00A22447" w:rsidP="0094222E">
            <w:pPr>
              <w:jc w:val="center"/>
              <w:rPr>
                <w:rFonts w:ascii="Calibri" w:eastAsia="Times New Roman" w:hAnsi="Calibri" w:cs="Calibri"/>
                <w:color w:val="000000"/>
                <w:kern w:val="0"/>
                <w:sz w:val="20"/>
                <w:szCs w:val="20"/>
                <w:lang w:eastAsia="es-ES"/>
                <w14:ligatures w14:val="none"/>
              </w:rPr>
            </w:pPr>
            <w:r>
              <w:rPr>
                <w:rFonts w:ascii="Calibri" w:eastAsia="Times New Roman" w:hAnsi="Calibri" w:cs="Calibri"/>
                <w:color w:val="000000"/>
                <w:kern w:val="0"/>
                <w:sz w:val="20"/>
                <w:szCs w:val="20"/>
                <w:lang w:eastAsia="es-ES"/>
                <w14:ligatures w14:val="none"/>
              </w:rPr>
              <w:t>Retraso permisos y licencias</w:t>
            </w:r>
          </w:p>
        </w:tc>
        <w:tc>
          <w:tcPr>
            <w:tcW w:w="1319" w:type="dxa"/>
            <w:shd w:val="clear" w:color="auto" w:fill="D0CECE" w:themeFill="background2" w:themeFillShade="E6"/>
          </w:tcPr>
          <w:p w14:paraId="6DBC7F01" w14:textId="734C5160" w:rsidR="00D26ED5" w:rsidRPr="007D60F4" w:rsidRDefault="00D26ED5" w:rsidP="0094222E">
            <w:pPr>
              <w:jc w:val="center"/>
              <w:rPr>
                <w:b/>
              </w:rPr>
            </w:pPr>
            <w:r w:rsidRPr="007D60F4">
              <w:rPr>
                <w:b/>
              </w:rPr>
              <w:t>0,</w:t>
            </w:r>
            <w:r w:rsidR="00A22447">
              <w:rPr>
                <w:b/>
              </w:rPr>
              <w:t>39</w:t>
            </w:r>
          </w:p>
        </w:tc>
      </w:tr>
      <w:tr w:rsidR="00D26ED5" w:rsidRPr="00F534FC" w14:paraId="65434F9E" w14:textId="77777777" w:rsidTr="007D60F4">
        <w:trPr>
          <w:trHeight w:val="57"/>
          <w:jc w:val="center"/>
        </w:trPr>
        <w:tc>
          <w:tcPr>
            <w:tcW w:w="1315" w:type="dxa"/>
            <w:shd w:val="clear" w:color="auto" w:fill="FFFFFF" w:themeFill="background1"/>
          </w:tcPr>
          <w:p w14:paraId="6BBA1A9D" w14:textId="2A14B863" w:rsidR="00D26ED5" w:rsidRPr="00B9769D" w:rsidRDefault="00D67865" w:rsidP="0094222E">
            <w:pPr>
              <w:jc w:val="center"/>
              <w:rPr>
                <w:rFonts w:ascii="Calibri" w:eastAsia="Times New Roman" w:hAnsi="Calibri" w:cs="Calibri"/>
                <w:color w:val="000000"/>
                <w:kern w:val="0"/>
                <w:sz w:val="20"/>
                <w:szCs w:val="20"/>
                <w:lang w:eastAsia="es-ES"/>
                <w14:ligatures w14:val="none"/>
              </w:rPr>
            </w:pPr>
            <w:r>
              <w:rPr>
                <w:rFonts w:ascii="Calibri" w:eastAsia="Times New Roman" w:hAnsi="Calibri" w:cs="Calibri"/>
                <w:color w:val="000000"/>
                <w:kern w:val="0"/>
                <w:sz w:val="20"/>
                <w:szCs w:val="20"/>
                <w:lang w:eastAsia="es-ES"/>
                <w14:ligatures w14:val="none"/>
              </w:rPr>
              <w:t>RISK4</w:t>
            </w:r>
          </w:p>
        </w:tc>
        <w:tc>
          <w:tcPr>
            <w:tcW w:w="4634" w:type="dxa"/>
            <w:shd w:val="clear" w:color="auto" w:fill="FFFFFF" w:themeFill="background1"/>
          </w:tcPr>
          <w:p w14:paraId="64923CF5" w14:textId="27D246F1" w:rsidR="00D26ED5" w:rsidRPr="00F534FC" w:rsidRDefault="00D26ED5" w:rsidP="0094222E">
            <w:pPr>
              <w:jc w:val="center"/>
              <w:rPr>
                <w:rFonts w:ascii="Calibri" w:eastAsia="Times New Roman" w:hAnsi="Calibri" w:cs="Calibri"/>
                <w:color w:val="000000"/>
                <w:kern w:val="0"/>
                <w:sz w:val="20"/>
                <w:szCs w:val="20"/>
                <w:lang w:eastAsia="es-ES"/>
                <w14:ligatures w14:val="none"/>
              </w:rPr>
            </w:pPr>
            <w:r w:rsidRPr="00B9769D">
              <w:rPr>
                <w:rFonts w:ascii="Calibri" w:eastAsia="Times New Roman" w:hAnsi="Calibri" w:cs="Calibri"/>
                <w:color w:val="000000"/>
                <w:kern w:val="0"/>
                <w:sz w:val="20"/>
                <w:szCs w:val="20"/>
                <w:lang w:eastAsia="es-ES"/>
                <w14:ligatures w14:val="none"/>
              </w:rPr>
              <w:t>Límite de usuarios alcanzado</w:t>
            </w:r>
          </w:p>
        </w:tc>
        <w:tc>
          <w:tcPr>
            <w:tcW w:w="1319" w:type="dxa"/>
            <w:shd w:val="clear" w:color="auto" w:fill="D0CECE" w:themeFill="background2" w:themeFillShade="E6"/>
          </w:tcPr>
          <w:p w14:paraId="0C745090" w14:textId="7A8A93B0" w:rsidR="00D26ED5" w:rsidRPr="007D60F4" w:rsidRDefault="00D26ED5" w:rsidP="0094222E">
            <w:pPr>
              <w:jc w:val="center"/>
              <w:rPr>
                <w:rFonts w:ascii="Calibri" w:eastAsia="Times New Roman" w:hAnsi="Calibri" w:cs="Calibri"/>
                <w:b/>
                <w:color w:val="000000"/>
                <w:kern w:val="0"/>
                <w:lang w:eastAsia="es-ES"/>
                <w14:ligatures w14:val="none"/>
              </w:rPr>
            </w:pPr>
            <w:r w:rsidRPr="007D60F4">
              <w:rPr>
                <w:b/>
              </w:rPr>
              <w:t>0,28</w:t>
            </w:r>
          </w:p>
        </w:tc>
      </w:tr>
      <w:tr w:rsidR="00D26ED5" w:rsidRPr="00F534FC" w14:paraId="5B041690" w14:textId="77777777" w:rsidTr="007D60F4">
        <w:trPr>
          <w:trHeight w:val="57"/>
          <w:jc w:val="center"/>
        </w:trPr>
        <w:tc>
          <w:tcPr>
            <w:tcW w:w="1315" w:type="dxa"/>
            <w:shd w:val="clear" w:color="auto" w:fill="FFFFFF" w:themeFill="background1"/>
          </w:tcPr>
          <w:p w14:paraId="461DC06E" w14:textId="70E3CC3B" w:rsidR="00D26ED5" w:rsidRPr="00B9769D" w:rsidRDefault="009D58BC" w:rsidP="0094222E">
            <w:pPr>
              <w:jc w:val="center"/>
              <w:rPr>
                <w:rFonts w:ascii="Calibri" w:eastAsia="Times New Roman" w:hAnsi="Calibri" w:cs="Calibri"/>
                <w:color w:val="000000"/>
                <w:kern w:val="0"/>
                <w:sz w:val="20"/>
                <w:szCs w:val="20"/>
                <w:lang w:eastAsia="es-ES"/>
                <w14:ligatures w14:val="none"/>
              </w:rPr>
            </w:pPr>
            <w:r>
              <w:rPr>
                <w:rFonts w:ascii="Calibri" w:eastAsia="Times New Roman" w:hAnsi="Calibri" w:cs="Calibri"/>
                <w:color w:val="000000"/>
                <w:kern w:val="0"/>
                <w:sz w:val="20"/>
                <w:szCs w:val="20"/>
                <w:lang w:eastAsia="es-ES"/>
                <w14:ligatures w14:val="none"/>
              </w:rPr>
              <w:t>RISK5</w:t>
            </w:r>
          </w:p>
        </w:tc>
        <w:tc>
          <w:tcPr>
            <w:tcW w:w="4634" w:type="dxa"/>
            <w:shd w:val="clear" w:color="auto" w:fill="FFFFFF" w:themeFill="background1"/>
          </w:tcPr>
          <w:p w14:paraId="248F19EA" w14:textId="3150CDE2" w:rsidR="00D26ED5" w:rsidRPr="00F534FC" w:rsidRDefault="00D26ED5" w:rsidP="0094222E">
            <w:pPr>
              <w:jc w:val="center"/>
              <w:rPr>
                <w:rFonts w:ascii="Calibri" w:eastAsia="Times New Roman" w:hAnsi="Calibri" w:cs="Calibri"/>
                <w:color w:val="000000"/>
                <w:kern w:val="0"/>
                <w:sz w:val="20"/>
                <w:szCs w:val="20"/>
                <w:lang w:eastAsia="es-ES"/>
                <w14:ligatures w14:val="none"/>
              </w:rPr>
            </w:pPr>
            <w:r w:rsidRPr="00B9769D">
              <w:rPr>
                <w:rFonts w:ascii="Calibri" w:eastAsia="Times New Roman" w:hAnsi="Calibri" w:cs="Calibri"/>
                <w:color w:val="000000"/>
                <w:kern w:val="0"/>
                <w:sz w:val="20"/>
                <w:szCs w:val="20"/>
                <w:lang w:eastAsia="es-ES"/>
                <w14:ligatures w14:val="none"/>
              </w:rPr>
              <w:t>Geoposicionamiento en Áreas Rurales</w:t>
            </w:r>
          </w:p>
        </w:tc>
        <w:tc>
          <w:tcPr>
            <w:tcW w:w="1319" w:type="dxa"/>
            <w:shd w:val="clear" w:color="auto" w:fill="D0CECE" w:themeFill="background2" w:themeFillShade="E6"/>
          </w:tcPr>
          <w:p w14:paraId="141093D5" w14:textId="3DE6962C" w:rsidR="00D26ED5" w:rsidRPr="007D60F4" w:rsidRDefault="00D26ED5" w:rsidP="0094222E">
            <w:pPr>
              <w:jc w:val="center"/>
              <w:rPr>
                <w:rFonts w:ascii="Calibri" w:eastAsia="Times New Roman" w:hAnsi="Calibri" w:cs="Calibri"/>
                <w:b/>
                <w:color w:val="000000"/>
                <w:kern w:val="0"/>
                <w:lang w:eastAsia="es-ES"/>
                <w14:ligatures w14:val="none"/>
              </w:rPr>
            </w:pPr>
            <w:r w:rsidRPr="007D60F4">
              <w:rPr>
                <w:b/>
              </w:rPr>
              <w:t>0,28</w:t>
            </w:r>
          </w:p>
        </w:tc>
      </w:tr>
      <w:tr w:rsidR="00D26ED5" w:rsidRPr="00F534FC" w14:paraId="2D5C3A2D" w14:textId="77777777" w:rsidTr="007D60F4">
        <w:trPr>
          <w:trHeight w:val="57"/>
          <w:jc w:val="center"/>
        </w:trPr>
        <w:tc>
          <w:tcPr>
            <w:tcW w:w="1315" w:type="dxa"/>
            <w:shd w:val="clear" w:color="auto" w:fill="FFFFFF" w:themeFill="background1"/>
          </w:tcPr>
          <w:p w14:paraId="07707BD1" w14:textId="3F68994C" w:rsidR="00D26ED5" w:rsidRPr="00B9769D" w:rsidRDefault="009D58BC" w:rsidP="0094222E">
            <w:pPr>
              <w:jc w:val="center"/>
              <w:rPr>
                <w:rFonts w:ascii="Calibri" w:eastAsia="Times New Roman" w:hAnsi="Calibri" w:cs="Calibri"/>
                <w:color w:val="000000"/>
                <w:kern w:val="0"/>
                <w:sz w:val="20"/>
                <w:szCs w:val="20"/>
                <w:lang w:eastAsia="es-ES"/>
                <w14:ligatures w14:val="none"/>
              </w:rPr>
            </w:pPr>
            <w:r>
              <w:rPr>
                <w:rFonts w:ascii="Calibri" w:eastAsia="Times New Roman" w:hAnsi="Calibri" w:cs="Calibri"/>
                <w:color w:val="000000"/>
                <w:kern w:val="0"/>
                <w:sz w:val="20"/>
                <w:szCs w:val="20"/>
                <w:lang w:eastAsia="es-ES"/>
                <w14:ligatures w14:val="none"/>
              </w:rPr>
              <w:t>RISK6</w:t>
            </w:r>
          </w:p>
        </w:tc>
        <w:tc>
          <w:tcPr>
            <w:tcW w:w="4634" w:type="dxa"/>
            <w:shd w:val="clear" w:color="auto" w:fill="FFFFFF" w:themeFill="background1"/>
          </w:tcPr>
          <w:p w14:paraId="15FC4D83" w14:textId="566DC585" w:rsidR="00D26ED5" w:rsidRPr="00F534FC" w:rsidRDefault="00D26ED5" w:rsidP="0094222E">
            <w:pPr>
              <w:jc w:val="center"/>
              <w:rPr>
                <w:rFonts w:ascii="Calibri" w:eastAsia="Times New Roman" w:hAnsi="Calibri" w:cs="Calibri"/>
                <w:color w:val="000000"/>
                <w:kern w:val="0"/>
                <w:sz w:val="20"/>
                <w:szCs w:val="20"/>
                <w:lang w:eastAsia="es-ES"/>
                <w14:ligatures w14:val="none"/>
              </w:rPr>
            </w:pPr>
            <w:r w:rsidRPr="00B9769D">
              <w:rPr>
                <w:rFonts w:ascii="Calibri" w:eastAsia="Times New Roman" w:hAnsi="Calibri" w:cs="Calibri"/>
                <w:color w:val="000000"/>
                <w:kern w:val="0"/>
                <w:sz w:val="20"/>
                <w:szCs w:val="20"/>
                <w:lang w:eastAsia="es-ES"/>
                <w14:ligatures w14:val="none"/>
              </w:rPr>
              <w:t xml:space="preserve">La aplicación IOS no pasa los criterios de calidad </w:t>
            </w:r>
            <w:r w:rsidR="00062486">
              <w:rPr>
                <w:rFonts w:ascii="Calibri" w:eastAsia="Times New Roman" w:hAnsi="Calibri" w:cs="Calibri"/>
                <w:color w:val="000000"/>
                <w:kern w:val="0"/>
                <w:sz w:val="20"/>
                <w:szCs w:val="20"/>
                <w:lang w:eastAsia="es-ES"/>
                <w14:ligatures w14:val="none"/>
              </w:rPr>
              <w:t>requeridos para la</w:t>
            </w:r>
            <w:r w:rsidRPr="00B9769D">
              <w:rPr>
                <w:rFonts w:ascii="Calibri" w:eastAsia="Times New Roman" w:hAnsi="Calibri" w:cs="Calibri"/>
                <w:color w:val="000000"/>
                <w:kern w:val="0"/>
                <w:sz w:val="20"/>
                <w:szCs w:val="20"/>
                <w:lang w:eastAsia="es-ES"/>
                <w14:ligatures w14:val="none"/>
              </w:rPr>
              <w:t xml:space="preserve"> AppStore</w:t>
            </w:r>
          </w:p>
        </w:tc>
        <w:tc>
          <w:tcPr>
            <w:tcW w:w="1319" w:type="dxa"/>
            <w:shd w:val="clear" w:color="auto" w:fill="D0CECE" w:themeFill="background2" w:themeFillShade="E6"/>
          </w:tcPr>
          <w:p w14:paraId="3D101757" w14:textId="70B77F27" w:rsidR="00D26ED5" w:rsidRPr="007D60F4" w:rsidRDefault="00D26ED5" w:rsidP="0094222E">
            <w:pPr>
              <w:jc w:val="center"/>
              <w:rPr>
                <w:rFonts w:ascii="Calibri" w:eastAsia="Times New Roman" w:hAnsi="Calibri" w:cs="Calibri"/>
                <w:b/>
                <w:color w:val="000000"/>
                <w:kern w:val="0"/>
                <w:lang w:eastAsia="es-ES"/>
                <w14:ligatures w14:val="none"/>
              </w:rPr>
            </w:pPr>
            <w:r w:rsidRPr="007D60F4">
              <w:rPr>
                <w:b/>
              </w:rPr>
              <w:t>0,28</w:t>
            </w:r>
          </w:p>
        </w:tc>
      </w:tr>
      <w:tr w:rsidR="00D26ED5" w:rsidRPr="00F534FC" w14:paraId="45AD9C29" w14:textId="77777777" w:rsidTr="007D60F4">
        <w:trPr>
          <w:trHeight w:val="57"/>
          <w:jc w:val="center"/>
        </w:trPr>
        <w:tc>
          <w:tcPr>
            <w:tcW w:w="1315" w:type="dxa"/>
            <w:shd w:val="clear" w:color="auto" w:fill="FFFFFF" w:themeFill="background1"/>
          </w:tcPr>
          <w:p w14:paraId="5905FF66" w14:textId="53FC86B6" w:rsidR="00D26ED5" w:rsidRPr="00B9769D" w:rsidRDefault="009D58BC" w:rsidP="0094222E">
            <w:pPr>
              <w:jc w:val="center"/>
              <w:rPr>
                <w:rFonts w:ascii="Calibri" w:eastAsia="Times New Roman" w:hAnsi="Calibri" w:cs="Calibri"/>
                <w:color w:val="000000"/>
                <w:kern w:val="0"/>
                <w:sz w:val="20"/>
                <w:szCs w:val="20"/>
                <w:lang w:eastAsia="es-ES"/>
                <w14:ligatures w14:val="none"/>
              </w:rPr>
            </w:pPr>
            <w:r>
              <w:rPr>
                <w:rFonts w:ascii="Calibri" w:eastAsia="Times New Roman" w:hAnsi="Calibri" w:cs="Calibri"/>
                <w:color w:val="000000"/>
                <w:kern w:val="0"/>
                <w:sz w:val="20"/>
                <w:szCs w:val="20"/>
                <w:lang w:eastAsia="es-ES"/>
                <w14:ligatures w14:val="none"/>
              </w:rPr>
              <w:t>RISK7</w:t>
            </w:r>
          </w:p>
        </w:tc>
        <w:tc>
          <w:tcPr>
            <w:tcW w:w="4634" w:type="dxa"/>
            <w:shd w:val="clear" w:color="auto" w:fill="FFFFFF" w:themeFill="background1"/>
          </w:tcPr>
          <w:p w14:paraId="62F8F80F" w14:textId="7A197EBE" w:rsidR="00D26ED5" w:rsidRPr="00F534FC" w:rsidRDefault="00D26ED5" w:rsidP="0094222E">
            <w:pPr>
              <w:jc w:val="center"/>
              <w:rPr>
                <w:rFonts w:ascii="Calibri" w:eastAsia="Times New Roman" w:hAnsi="Calibri" w:cs="Calibri"/>
                <w:color w:val="000000"/>
                <w:kern w:val="0"/>
                <w:sz w:val="20"/>
                <w:szCs w:val="20"/>
                <w:lang w:eastAsia="es-ES"/>
                <w14:ligatures w14:val="none"/>
              </w:rPr>
            </w:pPr>
            <w:r w:rsidRPr="00B9769D">
              <w:rPr>
                <w:rFonts w:ascii="Calibri" w:eastAsia="Times New Roman" w:hAnsi="Calibri" w:cs="Calibri"/>
                <w:color w:val="000000"/>
                <w:kern w:val="0"/>
                <w:sz w:val="20"/>
                <w:szCs w:val="20"/>
                <w:lang w:eastAsia="es-ES"/>
                <w14:ligatures w14:val="none"/>
              </w:rPr>
              <w:t>Cambio de licencia en las herramientas de desarrollo</w:t>
            </w:r>
          </w:p>
        </w:tc>
        <w:tc>
          <w:tcPr>
            <w:tcW w:w="1319" w:type="dxa"/>
            <w:shd w:val="clear" w:color="auto" w:fill="D0CECE" w:themeFill="background2" w:themeFillShade="E6"/>
          </w:tcPr>
          <w:p w14:paraId="39A33824" w14:textId="5320A613" w:rsidR="00D26ED5" w:rsidRPr="007D60F4" w:rsidRDefault="00D26ED5" w:rsidP="0094222E">
            <w:pPr>
              <w:jc w:val="center"/>
              <w:rPr>
                <w:rFonts w:ascii="Calibri" w:eastAsia="Times New Roman" w:hAnsi="Calibri" w:cs="Calibri"/>
                <w:b/>
                <w:color w:val="000000"/>
                <w:kern w:val="0"/>
                <w:lang w:eastAsia="es-ES"/>
                <w14:ligatures w14:val="none"/>
              </w:rPr>
            </w:pPr>
            <w:r w:rsidRPr="007D60F4">
              <w:rPr>
                <w:b/>
              </w:rPr>
              <w:t>0,28</w:t>
            </w:r>
          </w:p>
        </w:tc>
      </w:tr>
      <w:tr w:rsidR="00D26ED5" w:rsidRPr="00F534FC" w14:paraId="2FE0D76B" w14:textId="77777777" w:rsidTr="007D60F4">
        <w:trPr>
          <w:trHeight w:val="57"/>
          <w:jc w:val="center"/>
        </w:trPr>
        <w:tc>
          <w:tcPr>
            <w:tcW w:w="1315" w:type="dxa"/>
            <w:shd w:val="clear" w:color="auto" w:fill="FFFFFF" w:themeFill="background1"/>
          </w:tcPr>
          <w:p w14:paraId="66F06A66" w14:textId="724231D5" w:rsidR="00D26ED5" w:rsidRPr="00B9769D" w:rsidRDefault="009D58BC" w:rsidP="0094222E">
            <w:pPr>
              <w:jc w:val="center"/>
              <w:rPr>
                <w:rFonts w:ascii="Calibri" w:eastAsia="Times New Roman" w:hAnsi="Calibri" w:cs="Calibri"/>
                <w:color w:val="000000"/>
                <w:kern w:val="0"/>
                <w:sz w:val="20"/>
                <w:szCs w:val="20"/>
                <w:lang w:eastAsia="es-ES"/>
                <w14:ligatures w14:val="none"/>
              </w:rPr>
            </w:pPr>
            <w:r>
              <w:rPr>
                <w:rFonts w:ascii="Calibri" w:eastAsia="Times New Roman" w:hAnsi="Calibri" w:cs="Calibri"/>
                <w:color w:val="000000"/>
                <w:kern w:val="0"/>
                <w:sz w:val="20"/>
                <w:szCs w:val="20"/>
                <w:lang w:eastAsia="es-ES"/>
                <w14:ligatures w14:val="none"/>
              </w:rPr>
              <w:t>RISK8</w:t>
            </w:r>
          </w:p>
        </w:tc>
        <w:tc>
          <w:tcPr>
            <w:tcW w:w="4634" w:type="dxa"/>
            <w:shd w:val="clear" w:color="auto" w:fill="FFFFFF" w:themeFill="background1"/>
          </w:tcPr>
          <w:p w14:paraId="08A891C4" w14:textId="5D080077" w:rsidR="00D26ED5" w:rsidRPr="00B9769D" w:rsidRDefault="00D26ED5" w:rsidP="0094222E">
            <w:pPr>
              <w:jc w:val="center"/>
              <w:rPr>
                <w:rFonts w:ascii="Calibri" w:eastAsia="Times New Roman" w:hAnsi="Calibri" w:cs="Calibri"/>
                <w:color w:val="000000"/>
                <w:kern w:val="0"/>
                <w:sz w:val="20"/>
                <w:szCs w:val="20"/>
                <w:lang w:eastAsia="es-ES"/>
                <w14:ligatures w14:val="none"/>
              </w:rPr>
            </w:pPr>
            <w:r w:rsidRPr="00B9769D">
              <w:rPr>
                <w:rFonts w:ascii="Calibri" w:eastAsia="Times New Roman" w:hAnsi="Calibri" w:cs="Calibri"/>
                <w:color w:val="000000"/>
                <w:kern w:val="0"/>
                <w:sz w:val="20"/>
                <w:szCs w:val="20"/>
                <w:lang w:eastAsia="es-ES"/>
                <w14:ligatures w14:val="none"/>
              </w:rPr>
              <w:t>Incumplimiento de normativas</w:t>
            </w:r>
          </w:p>
        </w:tc>
        <w:tc>
          <w:tcPr>
            <w:tcW w:w="1319" w:type="dxa"/>
            <w:shd w:val="clear" w:color="auto" w:fill="D0CECE" w:themeFill="background2" w:themeFillShade="E6"/>
          </w:tcPr>
          <w:p w14:paraId="2770DD27" w14:textId="7A5F6A34" w:rsidR="00D26ED5" w:rsidRPr="007D60F4" w:rsidRDefault="00D26ED5" w:rsidP="0094222E">
            <w:pPr>
              <w:jc w:val="center"/>
              <w:rPr>
                <w:b/>
              </w:rPr>
            </w:pPr>
            <w:r w:rsidRPr="007D60F4">
              <w:rPr>
                <w:b/>
              </w:rPr>
              <w:t>0,27</w:t>
            </w:r>
          </w:p>
        </w:tc>
      </w:tr>
      <w:tr w:rsidR="00D26ED5" w:rsidRPr="00F534FC" w14:paraId="383B0BFA" w14:textId="77777777" w:rsidTr="007D60F4">
        <w:trPr>
          <w:trHeight w:val="57"/>
          <w:jc w:val="center"/>
        </w:trPr>
        <w:tc>
          <w:tcPr>
            <w:tcW w:w="1315" w:type="dxa"/>
            <w:shd w:val="clear" w:color="auto" w:fill="FFFFFF" w:themeFill="background1"/>
          </w:tcPr>
          <w:p w14:paraId="114226A8" w14:textId="2E32DAB0" w:rsidR="00D26ED5" w:rsidRPr="00B9769D" w:rsidRDefault="00B9240D" w:rsidP="0094222E">
            <w:pPr>
              <w:jc w:val="center"/>
              <w:rPr>
                <w:rFonts w:ascii="Calibri" w:eastAsia="Times New Roman" w:hAnsi="Calibri" w:cs="Calibri"/>
                <w:color w:val="000000"/>
                <w:kern w:val="0"/>
                <w:sz w:val="20"/>
                <w:szCs w:val="20"/>
                <w:lang w:eastAsia="es-ES"/>
                <w14:ligatures w14:val="none"/>
              </w:rPr>
            </w:pPr>
            <w:r>
              <w:rPr>
                <w:rFonts w:ascii="Calibri" w:eastAsia="Times New Roman" w:hAnsi="Calibri" w:cs="Calibri"/>
                <w:color w:val="000000"/>
                <w:kern w:val="0"/>
                <w:sz w:val="20"/>
                <w:szCs w:val="20"/>
                <w:lang w:eastAsia="es-ES"/>
                <w14:ligatures w14:val="none"/>
              </w:rPr>
              <w:t>RISK9</w:t>
            </w:r>
          </w:p>
        </w:tc>
        <w:tc>
          <w:tcPr>
            <w:tcW w:w="4634" w:type="dxa"/>
            <w:shd w:val="clear" w:color="auto" w:fill="FFFFFF" w:themeFill="background1"/>
          </w:tcPr>
          <w:p w14:paraId="5C5FBF21" w14:textId="397A3DF5" w:rsidR="00D26ED5" w:rsidRPr="00B9769D" w:rsidRDefault="00D26ED5" w:rsidP="0094222E">
            <w:pPr>
              <w:jc w:val="center"/>
              <w:rPr>
                <w:rFonts w:ascii="Calibri" w:eastAsia="Times New Roman" w:hAnsi="Calibri" w:cs="Calibri"/>
                <w:color w:val="000000"/>
                <w:kern w:val="0"/>
                <w:sz w:val="20"/>
                <w:szCs w:val="20"/>
                <w:lang w:eastAsia="es-ES"/>
                <w14:ligatures w14:val="none"/>
              </w:rPr>
            </w:pPr>
            <w:r w:rsidRPr="00B9769D">
              <w:rPr>
                <w:rFonts w:ascii="Calibri" w:eastAsia="Times New Roman" w:hAnsi="Calibri" w:cs="Calibri"/>
                <w:color w:val="000000"/>
                <w:kern w:val="0"/>
                <w:sz w:val="20"/>
                <w:szCs w:val="20"/>
                <w:lang w:eastAsia="es-ES"/>
                <w14:ligatures w14:val="none"/>
              </w:rPr>
              <w:t>Cambio de los precios del hardware/software a usar</w:t>
            </w:r>
          </w:p>
        </w:tc>
        <w:tc>
          <w:tcPr>
            <w:tcW w:w="1319" w:type="dxa"/>
            <w:shd w:val="clear" w:color="auto" w:fill="D0CECE" w:themeFill="background2" w:themeFillShade="E6"/>
          </w:tcPr>
          <w:p w14:paraId="4EF215CC" w14:textId="3B211EAD" w:rsidR="00D26ED5" w:rsidRPr="007D60F4" w:rsidRDefault="00D26ED5" w:rsidP="0094222E">
            <w:pPr>
              <w:jc w:val="center"/>
              <w:rPr>
                <w:b/>
              </w:rPr>
            </w:pPr>
            <w:r w:rsidRPr="007D60F4">
              <w:rPr>
                <w:b/>
              </w:rPr>
              <w:t>0,27</w:t>
            </w:r>
          </w:p>
        </w:tc>
      </w:tr>
      <w:tr w:rsidR="00D26ED5" w:rsidRPr="00F534FC" w14:paraId="26BED2A8" w14:textId="77777777" w:rsidTr="007D60F4">
        <w:trPr>
          <w:trHeight w:val="57"/>
          <w:jc w:val="center"/>
        </w:trPr>
        <w:tc>
          <w:tcPr>
            <w:tcW w:w="1315" w:type="dxa"/>
            <w:shd w:val="clear" w:color="auto" w:fill="FFFFFF" w:themeFill="background1"/>
          </w:tcPr>
          <w:p w14:paraId="6502390A" w14:textId="2102B64B" w:rsidR="00D26ED5" w:rsidRPr="00B9769D" w:rsidRDefault="00B9240D" w:rsidP="0094222E">
            <w:pPr>
              <w:jc w:val="center"/>
              <w:rPr>
                <w:rFonts w:ascii="Calibri" w:eastAsia="Times New Roman" w:hAnsi="Calibri" w:cs="Calibri"/>
                <w:color w:val="000000"/>
                <w:kern w:val="0"/>
                <w:sz w:val="20"/>
                <w:szCs w:val="20"/>
                <w:lang w:eastAsia="es-ES"/>
                <w14:ligatures w14:val="none"/>
              </w:rPr>
            </w:pPr>
            <w:r>
              <w:rPr>
                <w:rFonts w:ascii="Calibri" w:eastAsia="Times New Roman" w:hAnsi="Calibri" w:cs="Calibri"/>
                <w:color w:val="000000"/>
                <w:kern w:val="0"/>
                <w:sz w:val="20"/>
                <w:szCs w:val="20"/>
                <w:lang w:eastAsia="es-ES"/>
                <w14:ligatures w14:val="none"/>
              </w:rPr>
              <w:t>RISK10</w:t>
            </w:r>
          </w:p>
        </w:tc>
        <w:tc>
          <w:tcPr>
            <w:tcW w:w="4634" w:type="dxa"/>
            <w:shd w:val="clear" w:color="auto" w:fill="FFFFFF" w:themeFill="background1"/>
          </w:tcPr>
          <w:p w14:paraId="2A9E330C" w14:textId="2979F6EA" w:rsidR="00D26ED5" w:rsidRPr="00F534FC" w:rsidRDefault="00D26ED5" w:rsidP="0094222E">
            <w:pPr>
              <w:jc w:val="center"/>
              <w:rPr>
                <w:rFonts w:ascii="Calibri" w:eastAsia="Times New Roman" w:hAnsi="Calibri" w:cs="Calibri"/>
                <w:color w:val="000000"/>
                <w:kern w:val="0"/>
                <w:sz w:val="20"/>
                <w:szCs w:val="20"/>
                <w:lang w:eastAsia="es-ES"/>
                <w14:ligatures w14:val="none"/>
              </w:rPr>
            </w:pPr>
            <w:r w:rsidRPr="00B9769D">
              <w:rPr>
                <w:rFonts w:ascii="Calibri" w:eastAsia="Times New Roman" w:hAnsi="Calibri" w:cs="Calibri"/>
                <w:color w:val="000000"/>
                <w:kern w:val="0"/>
                <w:sz w:val="20"/>
                <w:szCs w:val="20"/>
                <w:lang w:eastAsia="es-ES"/>
                <w14:ligatures w14:val="none"/>
              </w:rPr>
              <w:t>Retraso en la entrega del Hardware</w:t>
            </w:r>
          </w:p>
        </w:tc>
        <w:tc>
          <w:tcPr>
            <w:tcW w:w="1319" w:type="dxa"/>
            <w:shd w:val="clear" w:color="auto" w:fill="D0CECE" w:themeFill="background2" w:themeFillShade="E6"/>
          </w:tcPr>
          <w:p w14:paraId="6B57EA27" w14:textId="3C83AC15" w:rsidR="00D26ED5" w:rsidRPr="007D60F4" w:rsidRDefault="00D26ED5" w:rsidP="0094222E">
            <w:pPr>
              <w:jc w:val="center"/>
              <w:rPr>
                <w:rFonts w:ascii="Calibri" w:eastAsia="Times New Roman" w:hAnsi="Calibri" w:cs="Calibri"/>
                <w:b/>
                <w:color w:val="000000"/>
                <w:kern w:val="0"/>
                <w:lang w:eastAsia="es-ES"/>
                <w14:ligatures w14:val="none"/>
              </w:rPr>
            </w:pPr>
            <w:r w:rsidRPr="007D60F4">
              <w:rPr>
                <w:b/>
              </w:rPr>
              <w:t>0,27</w:t>
            </w:r>
          </w:p>
        </w:tc>
      </w:tr>
      <w:tr w:rsidR="00D26ED5" w:rsidRPr="00F534FC" w14:paraId="223533DC" w14:textId="77777777" w:rsidTr="007D60F4">
        <w:trPr>
          <w:trHeight w:val="57"/>
          <w:jc w:val="center"/>
        </w:trPr>
        <w:tc>
          <w:tcPr>
            <w:tcW w:w="1315" w:type="dxa"/>
            <w:shd w:val="clear" w:color="auto" w:fill="FFFFFF" w:themeFill="background1"/>
          </w:tcPr>
          <w:p w14:paraId="15228C14" w14:textId="573C6CF5" w:rsidR="00D26ED5" w:rsidRPr="00F534FC" w:rsidRDefault="00B9240D" w:rsidP="0094222E">
            <w:pPr>
              <w:jc w:val="center"/>
              <w:rPr>
                <w:rFonts w:ascii="Calibri" w:eastAsia="Times New Roman" w:hAnsi="Calibri" w:cs="Calibri"/>
                <w:color w:val="000000"/>
                <w:kern w:val="0"/>
                <w:sz w:val="20"/>
                <w:szCs w:val="20"/>
                <w:lang w:eastAsia="es-ES"/>
                <w14:ligatures w14:val="none"/>
              </w:rPr>
            </w:pPr>
            <w:r>
              <w:rPr>
                <w:rFonts w:ascii="Calibri" w:eastAsia="Times New Roman" w:hAnsi="Calibri" w:cs="Calibri"/>
                <w:color w:val="000000"/>
                <w:kern w:val="0"/>
                <w:sz w:val="20"/>
                <w:szCs w:val="20"/>
                <w:lang w:eastAsia="es-ES"/>
                <w14:ligatures w14:val="none"/>
              </w:rPr>
              <w:t>RISK11</w:t>
            </w:r>
          </w:p>
        </w:tc>
        <w:tc>
          <w:tcPr>
            <w:tcW w:w="4634" w:type="dxa"/>
            <w:shd w:val="clear" w:color="auto" w:fill="FFFFFF" w:themeFill="background1"/>
            <w:hideMark/>
          </w:tcPr>
          <w:p w14:paraId="5987E398" w14:textId="77777777" w:rsidR="00D26ED5" w:rsidRPr="00F534FC" w:rsidRDefault="00D26ED5" w:rsidP="0094222E">
            <w:pPr>
              <w:jc w:val="center"/>
              <w:rPr>
                <w:rFonts w:ascii="Calibri" w:eastAsia="Times New Roman" w:hAnsi="Calibri" w:cs="Calibri"/>
                <w:color w:val="000000"/>
                <w:kern w:val="0"/>
                <w:sz w:val="20"/>
                <w:szCs w:val="20"/>
                <w:lang w:eastAsia="es-ES"/>
                <w14:ligatures w14:val="none"/>
              </w:rPr>
            </w:pPr>
            <w:r w:rsidRPr="00F534FC">
              <w:rPr>
                <w:rFonts w:ascii="Calibri" w:eastAsia="Times New Roman" w:hAnsi="Calibri" w:cs="Calibri"/>
                <w:color w:val="000000"/>
                <w:kern w:val="0"/>
                <w:sz w:val="20"/>
                <w:szCs w:val="20"/>
                <w:lang w:eastAsia="es-ES"/>
                <w14:ligatures w14:val="none"/>
              </w:rPr>
              <w:t>Incompatibilidades de la aplicación con nuevas versiones de Android</w:t>
            </w:r>
          </w:p>
        </w:tc>
        <w:tc>
          <w:tcPr>
            <w:tcW w:w="1319" w:type="dxa"/>
            <w:shd w:val="clear" w:color="auto" w:fill="D0CECE" w:themeFill="background2" w:themeFillShade="E6"/>
            <w:hideMark/>
          </w:tcPr>
          <w:p w14:paraId="1A03E357" w14:textId="77777777" w:rsidR="00D26ED5" w:rsidRPr="007D60F4" w:rsidRDefault="00D26ED5" w:rsidP="0094222E">
            <w:pPr>
              <w:jc w:val="center"/>
              <w:rPr>
                <w:rFonts w:ascii="Calibri" w:eastAsia="Times New Roman" w:hAnsi="Calibri" w:cs="Calibri"/>
                <w:b/>
                <w:color w:val="000000"/>
                <w:kern w:val="0"/>
                <w:lang w:eastAsia="es-ES"/>
                <w14:ligatures w14:val="none"/>
              </w:rPr>
            </w:pPr>
            <w:r w:rsidRPr="007D60F4">
              <w:rPr>
                <w:rFonts w:ascii="Calibri" w:eastAsia="Times New Roman" w:hAnsi="Calibri" w:cs="Calibri"/>
                <w:b/>
                <w:color w:val="000000"/>
                <w:kern w:val="0"/>
                <w:lang w:eastAsia="es-ES"/>
                <w14:ligatures w14:val="none"/>
              </w:rPr>
              <w:t>0,15</w:t>
            </w:r>
          </w:p>
        </w:tc>
      </w:tr>
      <w:tr w:rsidR="00D26ED5" w:rsidRPr="00F534FC" w14:paraId="3E067BD3" w14:textId="77777777" w:rsidTr="007D60F4">
        <w:trPr>
          <w:trHeight w:val="57"/>
          <w:jc w:val="center"/>
        </w:trPr>
        <w:tc>
          <w:tcPr>
            <w:tcW w:w="1315" w:type="dxa"/>
            <w:shd w:val="clear" w:color="auto" w:fill="FFFFFF" w:themeFill="background1"/>
          </w:tcPr>
          <w:p w14:paraId="4FBDE1E2" w14:textId="2AD46D1C" w:rsidR="00D26ED5" w:rsidRPr="00F534FC" w:rsidRDefault="00B9240D" w:rsidP="0094222E">
            <w:pPr>
              <w:jc w:val="center"/>
              <w:rPr>
                <w:rFonts w:ascii="Calibri" w:eastAsia="Times New Roman" w:hAnsi="Calibri" w:cs="Calibri"/>
                <w:color w:val="000000"/>
                <w:kern w:val="0"/>
                <w:sz w:val="20"/>
                <w:szCs w:val="20"/>
                <w:lang w:eastAsia="es-ES"/>
                <w14:ligatures w14:val="none"/>
              </w:rPr>
            </w:pPr>
            <w:r>
              <w:rPr>
                <w:rFonts w:ascii="Calibri" w:eastAsia="Times New Roman" w:hAnsi="Calibri" w:cs="Calibri"/>
                <w:color w:val="000000"/>
                <w:kern w:val="0"/>
                <w:sz w:val="20"/>
                <w:szCs w:val="20"/>
                <w:lang w:eastAsia="es-ES"/>
                <w14:ligatures w14:val="none"/>
              </w:rPr>
              <w:t>RISK12</w:t>
            </w:r>
          </w:p>
        </w:tc>
        <w:tc>
          <w:tcPr>
            <w:tcW w:w="4634" w:type="dxa"/>
            <w:shd w:val="clear" w:color="auto" w:fill="FFFFFF" w:themeFill="background1"/>
          </w:tcPr>
          <w:p w14:paraId="71AE76C9" w14:textId="3EF1401A" w:rsidR="00D26ED5" w:rsidRPr="00F534FC" w:rsidRDefault="00D26ED5" w:rsidP="0094222E">
            <w:pPr>
              <w:jc w:val="center"/>
              <w:rPr>
                <w:rFonts w:ascii="Calibri" w:eastAsia="Times New Roman" w:hAnsi="Calibri" w:cs="Calibri"/>
                <w:color w:val="000000"/>
                <w:kern w:val="0"/>
                <w:sz w:val="20"/>
                <w:szCs w:val="20"/>
                <w:lang w:eastAsia="es-ES"/>
                <w14:ligatures w14:val="none"/>
              </w:rPr>
            </w:pPr>
            <w:r w:rsidRPr="00F534FC">
              <w:rPr>
                <w:rFonts w:ascii="Calibri" w:eastAsia="Times New Roman" w:hAnsi="Calibri" w:cs="Calibri"/>
                <w:color w:val="000000"/>
                <w:kern w:val="0"/>
                <w:sz w:val="20"/>
                <w:szCs w:val="20"/>
                <w:lang w:eastAsia="es-ES"/>
                <w14:ligatures w14:val="none"/>
              </w:rPr>
              <w:t>Actualización de versiones de componentes o librerías</w:t>
            </w:r>
          </w:p>
        </w:tc>
        <w:tc>
          <w:tcPr>
            <w:tcW w:w="1319" w:type="dxa"/>
            <w:shd w:val="clear" w:color="auto" w:fill="D0CECE" w:themeFill="background2" w:themeFillShade="E6"/>
          </w:tcPr>
          <w:p w14:paraId="772ABFA1" w14:textId="33E4C8AF" w:rsidR="00D26ED5" w:rsidRPr="007D60F4" w:rsidRDefault="00D26ED5" w:rsidP="0094222E">
            <w:pPr>
              <w:jc w:val="center"/>
              <w:rPr>
                <w:rFonts w:ascii="Calibri" w:eastAsia="Times New Roman" w:hAnsi="Calibri" w:cs="Calibri"/>
                <w:b/>
                <w:color w:val="000000"/>
                <w:kern w:val="0"/>
                <w:lang w:eastAsia="es-ES"/>
                <w14:ligatures w14:val="none"/>
              </w:rPr>
            </w:pPr>
            <w:r w:rsidRPr="007D60F4">
              <w:rPr>
                <w:rFonts w:ascii="Calibri" w:eastAsia="Times New Roman" w:hAnsi="Calibri" w:cs="Calibri"/>
                <w:b/>
                <w:color w:val="000000"/>
                <w:kern w:val="0"/>
                <w:lang w:eastAsia="es-ES"/>
                <w14:ligatures w14:val="none"/>
              </w:rPr>
              <w:t>0,15</w:t>
            </w:r>
          </w:p>
        </w:tc>
      </w:tr>
      <w:tr w:rsidR="00D26ED5" w:rsidRPr="00F534FC" w14:paraId="58115C71" w14:textId="77777777" w:rsidTr="007D60F4">
        <w:trPr>
          <w:trHeight w:val="57"/>
          <w:jc w:val="center"/>
        </w:trPr>
        <w:tc>
          <w:tcPr>
            <w:tcW w:w="1315" w:type="dxa"/>
            <w:shd w:val="clear" w:color="auto" w:fill="FFFFFF" w:themeFill="background1"/>
          </w:tcPr>
          <w:p w14:paraId="0208663A" w14:textId="18800D09" w:rsidR="00D26ED5" w:rsidRPr="00F534FC" w:rsidRDefault="0094222E" w:rsidP="0094222E">
            <w:pPr>
              <w:jc w:val="center"/>
              <w:rPr>
                <w:rFonts w:ascii="Calibri" w:eastAsia="Times New Roman" w:hAnsi="Calibri" w:cs="Calibri"/>
                <w:color w:val="000000"/>
                <w:kern w:val="0"/>
                <w:sz w:val="20"/>
                <w:szCs w:val="20"/>
                <w:lang w:eastAsia="es-ES"/>
                <w14:ligatures w14:val="none"/>
              </w:rPr>
            </w:pPr>
            <w:r>
              <w:rPr>
                <w:rFonts w:ascii="Calibri" w:eastAsia="Times New Roman" w:hAnsi="Calibri" w:cs="Calibri"/>
                <w:color w:val="000000"/>
                <w:kern w:val="0"/>
                <w:sz w:val="20"/>
                <w:szCs w:val="20"/>
                <w:lang w:eastAsia="es-ES"/>
                <w14:ligatures w14:val="none"/>
              </w:rPr>
              <w:t>RISK13</w:t>
            </w:r>
          </w:p>
        </w:tc>
        <w:tc>
          <w:tcPr>
            <w:tcW w:w="4634" w:type="dxa"/>
            <w:shd w:val="clear" w:color="auto" w:fill="FFFFFF" w:themeFill="background1"/>
            <w:hideMark/>
          </w:tcPr>
          <w:p w14:paraId="217C83D6" w14:textId="77777777" w:rsidR="00D26ED5" w:rsidRPr="00F534FC" w:rsidRDefault="00D26ED5" w:rsidP="0094222E">
            <w:pPr>
              <w:jc w:val="center"/>
              <w:rPr>
                <w:rFonts w:ascii="Calibri" w:eastAsia="Times New Roman" w:hAnsi="Calibri" w:cs="Calibri"/>
                <w:color w:val="000000"/>
                <w:kern w:val="0"/>
                <w:sz w:val="20"/>
                <w:szCs w:val="20"/>
                <w:lang w:eastAsia="es-ES"/>
                <w14:ligatures w14:val="none"/>
              </w:rPr>
            </w:pPr>
            <w:r w:rsidRPr="00F534FC">
              <w:rPr>
                <w:rFonts w:ascii="Calibri" w:eastAsia="Times New Roman" w:hAnsi="Calibri" w:cs="Calibri"/>
                <w:color w:val="000000"/>
                <w:kern w:val="0"/>
                <w:sz w:val="20"/>
                <w:szCs w:val="20"/>
                <w:lang w:eastAsia="es-ES"/>
                <w14:ligatures w14:val="none"/>
              </w:rPr>
              <w:t>Liberación de IA para desarrolladores</w:t>
            </w:r>
          </w:p>
        </w:tc>
        <w:tc>
          <w:tcPr>
            <w:tcW w:w="1319" w:type="dxa"/>
            <w:shd w:val="clear" w:color="auto" w:fill="D0CECE" w:themeFill="background2" w:themeFillShade="E6"/>
            <w:hideMark/>
          </w:tcPr>
          <w:p w14:paraId="247C8545" w14:textId="77777777" w:rsidR="00D26ED5" w:rsidRPr="007D60F4" w:rsidRDefault="00D26ED5" w:rsidP="0094222E">
            <w:pPr>
              <w:jc w:val="center"/>
              <w:rPr>
                <w:rFonts w:ascii="Calibri" w:eastAsia="Times New Roman" w:hAnsi="Calibri" w:cs="Calibri"/>
                <w:b/>
                <w:color w:val="000000"/>
                <w:kern w:val="0"/>
                <w:lang w:eastAsia="es-ES"/>
                <w14:ligatures w14:val="none"/>
              </w:rPr>
            </w:pPr>
            <w:r w:rsidRPr="007D60F4">
              <w:rPr>
                <w:rFonts w:ascii="Calibri" w:eastAsia="Times New Roman" w:hAnsi="Calibri" w:cs="Calibri"/>
                <w:b/>
                <w:color w:val="000000"/>
                <w:kern w:val="0"/>
                <w:lang w:eastAsia="es-ES"/>
                <w14:ligatures w14:val="none"/>
              </w:rPr>
              <w:t>0,15</w:t>
            </w:r>
          </w:p>
        </w:tc>
      </w:tr>
      <w:tr w:rsidR="00D26ED5" w:rsidRPr="00F534FC" w14:paraId="0399D3CC" w14:textId="77777777" w:rsidTr="007D60F4">
        <w:trPr>
          <w:trHeight w:val="57"/>
          <w:jc w:val="center"/>
        </w:trPr>
        <w:tc>
          <w:tcPr>
            <w:tcW w:w="1315" w:type="dxa"/>
            <w:shd w:val="clear" w:color="auto" w:fill="FFFFFF" w:themeFill="background1"/>
          </w:tcPr>
          <w:p w14:paraId="5DE758C7" w14:textId="5F168FCF" w:rsidR="00D26ED5" w:rsidRPr="00B9769D" w:rsidRDefault="0094222E" w:rsidP="0094222E">
            <w:pPr>
              <w:jc w:val="center"/>
              <w:rPr>
                <w:rFonts w:ascii="Calibri" w:eastAsia="Times New Roman" w:hAnsi="Calibri" w:cs="Calibri"/>
                <w:color w:val="000000"/>
                <w:kern w:val="0"/>
                <w:sz w:val="20"/>
                <w:szCs w:val="20"/>
                <w:lang w:eastAsia="es-ES"/>
                <w14:ligatures w14:val="none"/>
              </w:rPr>
            </w:pPr>
            <w:r>
              <w:rPr>
                <w:rFonts w:ascii="Calibri" w:eastAsia="Times New Roman" w:hAnsi="Calibri" w:cs="Calibri"/>
                <w:color w:val="000000"/>
                <w:kern w:val="0"/>
                <w:sz w:val="20"/>
                <w:szCs w:val="20"/>
                <w:lang w:eastAsia="es-ES"/>
                <w14:ligatures w14:val="none"/>
              </w:rPr>
              <w:t>RISK14</w:t>
            </w:r>
          </w:p>
        </w:tc>
        <w:tc>
          <w:tcPr>
            <w:tcW w:w="4634" w:type="dxa"/>
            <w:shd w:val="clear" w:color="auto" w:fill="FFFFFF" w:themeFill="background1"/>
          </w:tcPr>
          <w:p w14:paraId="2D14339E" w14:textId="337328FB" w:rsidR="00D26ED5" w:rsidRPr="00F534FC" w:rsidRDefault="00D26ED5" w:rsidP="0094222E">
            <w:pPr>
              <w:jc w:val="center"/>
              <w:rPr>
                <w:rFonts w:ascii="Calibri" w:eastAsia="Times New Roman" w:hAnsi="Calibri" w:cs="Calibri"/>
                <w:color w:val="000000"/>
                <w:kern w:val="0"/>
                <w:sz w:val="20"/>
                <w:szCs w:val="20"/>
                <w:lang w:eastAsia="es-ES"/>
                <w14:ligatures w14:val="none"/>
              </w:rPr>
            </w:pPr>
            <w:r w:rsidRPr="00B9769D">
              <w:rPr>
                <w:rFonts w:ascii="Calibri" w:eastAsia="Times New Roman" w:hAnsi="Calibri" w:cs="Calibri"/>
                <w:color w:val="000000"/>
                <w:kern w:val="0"/>
                <w:sz w:val="20"/>
                <w:szCs w:val="20"/>
                <w:lang w:eastAsia="es-ES"/>
                <w14:ligatures w14:val="none"/>
              </w:rPr>
              <w:t>Compatibilidad con dispositivos móviles</w:t>
            </w:r>
          </w:p>
        </w:tc>
        <w:tc>
          <w:tcPr>
            <w:tcW w:w="1319" w:type="dxa"/>
            <w:shd w:val="clear" w:color="auto" w:fill="D0CECE" w:themeFill="background2" w:themeFillShade="E6"/>
          </w:tcPr>
          <w:p w14:paraId="35792554" w14:textId="3795ADAD" w:rsidR="00D26ED5" w:rsidRPr="007D60F4" w:rsidRDefault="00D26ED5" w:rsidP="0094222E">
            <w:pPr>
              <w:jc w:val="center"/>
              <w:rPr>
                <w:rFonts w:ascii="Calibri" w:eastAsia="Times New Roman" w:hAnsi="Calibri" w:cs="Calibri"/>
                <w:b/>
                <w:color w:val="000000"/>
                <w:kern w:val="0"/>
                <w:lang w:eastAsia="es-ES"/>
                <w14:ligatures w14:val="none"/>
              </w:rPr>
            </w:pPr>
            <w:r w:rsidRPr="007D60F4">
              <w:rPr>
                <w:b/>
              </w:rPr>
              <w:t>0,09</w:t>
            </w:r>
          </w:p>
        </w:tc>
      </w:tr>
      <w:tr w:rsidR="00D26ED5" w:rsidRPr="00F534FC" w14:paraId="303D65EA" w14:textId="77777777" w:rsidTr="007D60F4">
        <w:trPr>
          <w:trHeight w:val="57"/>
          <w:jc w:val="center"/>
        </w:trPr>
        <w:tc>
          <w:tcPr>
            <w:tcW w:w="1315" w:type="dxa"/>
            <w:shd w:val="clear" w:color="auto" w:fill="FFFFFF" w:themeFill="background1"/>
          </w:tcPr>
          <w:p w14:paraId="12D2C1F2" w14:textId="340ED3CC" w:rsidR="00D26ED5" w:rsidRPr="00B9769D" w:rsidRDefault="00D67865" w:rsidP="0094222E">
            <w:pPr>
              <w:jc w:val="center"/>
              <w:rPr>
                <w:rFonts w:ascii="Calibri" w:eastAsia="Times New Roman" w:hAnsi="Calibri" w:cs="Calibri"/>
                <w:color w:val="000000"/>
                <w:kern w:val="0"/>
                <w:sz w:val="20"/>
                <w:szCs w:val="20"/>
                <w:lang w:eastAsia="es-ES"/>
                <w14:ligatures w14:val="none"/>
              </w:rPr>
            </w:pPr>
            <w:r>
              <w:rPr>
                <w:rFonts w:ascii="Calibri" w:eastAsia="Times New Roman" w:hAnsi="Calibri" w:cs="Calibri"/>
                <w:color w:val="000000"/>
                <w:kern w:val="0"/>
                <w:sz w:val="20"/>
                <w:szCs w:val="20"/>
                <w:lang w:eastAsia="es-ES"/>
                <w14:ligatures w14:val="none"/>
              </w:rPr>
              <w:t>RISK15</w:t>
            </w:r>
          </w:p>
        </w:tc>
        <w:tc>
          <w:tcPr>
            <w:tcW w:w="4634" w:type="dxa"/>
            <w:shd w:val="clear" w:color="auto" w:fill="FFFFFF" w:themeFill="background1"/>
          </w:tcPr>
          <w:p w14:paraId="78738040" w14:textId="603E7490" w:rsidR="00D26ED5" w:rsidRPr="00F534FC" w:rsidRDefault="00D26ED5" w:rsidP="0094222E">
            <w:pPr>
              <w:jc w:val="center"/>
              <w:rPr>
                <w:rFonts w:ascii="Calibri" w:eastAsia="Times New Roman" w:hAnsi="Calibri" w:cs="Calibri"/>
                <w:color w:val="000000"/>
                <w:kern w:val="0"/>
                <w:sz w:val="20"/>
                <w:szCs w:val="20"/>
                <w:lang w:eastAsia="es-ES"/>
                <w14:ligatures w14:val="none"/>
              </w:rPr>
            </w:pPr>
            <w:r w:rsidRPr="00B9769D">
              <w:rPr>
                <w:rFonts w:ascii="Calibri" w:eastAsia="Times New Roman" w:hAnsi="Calibri" w:cs="Calibri"/>
                <w:color w:val="000000"/>
                <w:kern w:val="0"/>
                <w:sz w:val="20"/>
                <w:szCs w:val="20"/>
                <w:lang w:eastAsia="es-ES"/>
                <w14:ligatures w14:val="none"/>
              </w:rPr>
              <w:t>Inconsistencia en los datos en tiempo real</w:t>
            </w:r>
          </w:p>
        </w:tc>
        <w:tc>
          <w:tcPr>
            <w:tcW w:w="1319" w:type="dxa"/>
            <w:shd w:val="clear" w:color="auto" w:fill="D0CECE" w:themeFill="background2" w:themeFillShade="E6"/>
          </w:tcPr>
          <w:p w14:paraId="235FE0BD" w14:textId="4B8D143A" w:rsidR="00D26ED5" w:rsidRPr="007D60F4" w:rsidRDefault="00D26ED5" w:rsidP="0094222E">
            <w:pPr>
              <w:jc w:val="center"/>
              <w:rPr>
                <w:rFonts w:ascii="Calibri" w:eastAsia="Times New Roman" w:hAnsi="Calibri" w:cs="Calibri"/>
                <w:b/>
                <w:color w:val="000000"/>
                <w:kern w:val="0"/>
                <w:lang w:eastAsia="es-ES"/>
                <w14:ligatures w14:val="none"/>
              </w:rPr>
            </w:pPr>
            <w:r w:rsidRPr="007D60F4">
              <w:rPr>
                <w:b/>
              </w:rPr>
              <w:t>0,09</w:t>
            </w:r>
          </w:p>
        </w:tc>
      </w:tr>
      <w:tr w:rsidR="00D26ED5" w:rsidRPr="00F534FC" w14:paraId="0B642C0D" w14:textId="77777777" w:rsidTr="007D60F4">
        <w:trPr>
          <w:trHeight w:val="57"/>
          <w:jc w:val="center"/>
        </w:trPr>
        <w:tc>
          <w:tcPr>
            <w:tcW w:w="1315" w:type="dxa"/>
            <w:shd w:val="clear" w:color="auto" w:fill="FFFFFF" w:themeFill="background1"/>
          </w:tcPr>
          <w:p w14:paraId="69E98F60" w14:textId="7F6B156D" w:rsidR="00D26ED5" w:rsidRPr="00F534FC" w:rsidRDefault="00F030DE" w:rsidP="0094222E">
            <w:pPr>
              <w:jc w:val="center"/>
              <w:rPr>
                <w:rFonts w:ascii="Calibri" w:eastAsia="Times New Roman" w:hAnsi="Calibri" w:cs="Calibri"/>
                <w:color w:val="000000"/>
                <w:kern w:val="0"/>
                <w:sz w:val="20"/>
                <w:szCs w:val="20"/>
                <w:lang w:eastAsia="es-ES"/>
                <w14:ligatures w14:val="none"/>
              </w:rPr>
            </w:pPr>
            <w:r>
              <w:rPr>
                <w:rFonts w:ascii="Calibri" w:eastAsia="Times New Roman" w:hAnsi="Calibri" w:cs="Calibri"/>
                <w:color w:val="000000"/>
                <w:kern w:val="0"/>
                <w:sz w:val="20"/>
                <w:szCs w:val="20"/>
                <w:lang w:eastAsia="es-ES"/>
                <w14:ligatures w14:val="none"/>
              </w:rPr>
              <w:t>RISK16</w:t>
            </w:r>
          </w:p>
        </w:tc>
        <w:tc>
          <w:tcPr>
            <w:tcW w:w="4634" w:type="dxa"/>
            <w:shd w:val="clear" w:color="auto" w:fill="FFFFFF" w:themeFill="background1"/>
            <w:hideMark/>
          </w:tcPr>
          <w:p w14:paraId="3F5EE924" w14:textId="3EAC967C" w:rsidR="00D26ED5" w:rsidRPr="00F534FC" w:rsidRDefault="00D26ED5" w:rsidP="0094222E">
            <w:pPr>
              <w:jc w:val="center"/>
              <w:rPr>
                <w:rFonts w:ascii="Calibri" w:eastAsia="Times New Roman" w:hAnsi="Calibri" w:cs="Calibri"/>
                <w:color w:val="000000"/>
                <w:kern w:val="0"/>
                <w:sz w:val="20"/>
                <w:szCs w:val="20"/>
                <w:lang w:eastAsia="es-ES"/>
                <w14:ligatures w14:val="none"/>
              </w:rPr>
            </w:pPr>
            <w:r w:rsidRPr="00F534FC">
              <w:rPr>
                <w:rFonts w:ascii="Calibri" w:eastAsia="Times New Roman" w:hAnsi="Calibri" w:cs="Calibri"/>
                <w:color w:val="000000"/>
                <w:kern w:val="0"/>
                <w:sz w:val="20"/>
                <w:szCs w:val="20"/>
                <w:lang w:eastAsia="es-ES"/>
                <w14:ligatures w14:val="none"/>
              </w:rPr>
              <w:t>Caída del sistema de control de versiones</w:t>
            </w:r>
          </w:p>
        </w:tc>
        <w:tc>
          <w:tcPr>
            <w:tcW w:w="1319" w:type="dxa"/>
            <w:shd w:val="clear" w:color="auto" w:fill="D0CECE" w:themeFill="background2" w:themeFillShade="E6"/>
            <w:hideMark/>
          </w:tcPr>
          <w:p w14:paraId="69D0D40F" w14:textId="12211D73" w:rsidR="00D26ED5" w:rsidRPr="007D60F4" w:rsidRDefault="00D26ED5" w:rsidP="0094222E">
            <w:pPr>
              <w:keepNext/>
              <w:jc w:val="center"/>
              <w:rPr>
                <w:rFonts w:ascii="Calibri" w:eastAsia="Times New Roman" w:hAnsi="Calibri" w:cs="Calibri"/>
                <w:b/>
                <w:color w:val="000000"/>
                <w:kern w:val="0"/>
                <w:lang w:eastAsia="es-ES"/>
                <w14:ligatures w14:val="none"/>
              </w:rPr>
            </w:pPr>
            <w:r w:rsidRPr="007D60F4">
              <w:rPr>
                <w:rFonts w:ascii="Calibri" w:eastAsia="Times New Roman" w:hAnsi="Calibri" w:cs="Calibri"/>
                <w:b/>
                <w:color w:val="000000"/>
                <w:kern w:val="0"/>
                <w:lang w:eastAsia="es-ES"/>
                <w14:ligatures w14:val="none"/>
              </w:rPr>
              <w:t>0,09</w:t>
            </w:r>
          </w:p>
        </w:tc>
      </w:tr>
    </w:tbl>
    <w:p w14:paraId="7165D470" w14:textId="4294404B" w:rsidR="00DC1E46" w:rsidRDefault="001927A7" w:rsidP="00116CD8">
      <w:pPr>
        <w:pStyle w:val="CitadeTablas"/>
      </w:pPr>
      <w:bookmarkStart w:id="817" w:name="_Toc163919716"/>
      <w:bookmarkStart w:id="818" w:name="_Toc165126474"/>
      <w:r>
        <w:t>Riesgos priorizados</w:t>
      </w:r>
      <w:bookmarkEnd w:id="817"/>
      <w:bookmarkEnd w:id="818"/>
    </w:p>
    <w:p w14:paraId="5D402A54" w14:textId="121C55B8" w:rsidR="002C6569" w:rsidRPr="002C6569" w:rsidRDefault="321D14BE" w:rsidP="00FC00CE">
      <w:pPr>
        <w:pStyle w:val="Ttulo4"/>
      </w:pPr>
      <w:bookmarkStart w:id="819" w:name="_Toc702231083"/>
      <w:bookmarkStart w:id="820" w:name="_Toc164120995"/>
      <w:r>
        <w:t>Planificación de la Gestión de cada Riesgo</w:t>
      </w:r>
      <w:bookmarkEnd w:id="819"/>
      <w:bookmarkEnd w:id="820"/>
    </w:p>
    <w:p w14:paraId="1A940494" w14:textId="6661C37A" w:rsidR="00802E45" w:rsidRPr="00802E45" w:rsidRDefault="00802E45" w:rsidP="00802E45">
      <w:r>
        <w:t xml:space="preserve">La información sobre la planificación </w:t>
      </w:r>
      <w:r w:rsidR="00214703">
        <w:t xml:space="preserve">resumida </w:t>
      </w:r>
      <w:r>
        <w:t xml:space="preserve">por cada riesgo puede ser encontrada en la sección </w:t>
      </w:r>
      <w:r w:rsidR="001273B4">
        <w:fldChar w:fldCharType="begin"/>
      </w:r>
      <w:r w:rsidR="001273B4">
        <w:instrText xml:space="preserve"> REF _Ref163340713 \w \h </w:instrText>
      </w:r>
      <w:r w:rsidR="001273B4">
        <w:fldChar w:fldCharType="separate"/>
      </w:r>
      <w:r w:rsidR="00AB32F0">
        <w:t>1.13</w:t>
      </w:r>
      <w:r w:rsidR="001273B4">
        <w:fldChar w:fldCharType="end"/>
      </w:r>
      <w:r>
        <w:t xml:space="preserve"> de este documento.</w:t>
      </w:r>
      <w:r w:rsidR="00B26771">
        <w:t xml:space="preserve"> </w:t>
      </w:r>
      <w:r w:rsidR="00214703">
        <w:t>En esta sección se detallarán</w:t>
      </w:r>
      <w:r w:rsidR="00372B45">
        <w:t xml:space="preserve"> de forma más elaborada,</w:t>
      </w:r>
      <w:r w:rsidR="00214703">
        <w:t xml:space="preserve"> los planes de gestión de los riesgos </w:t>
      </w:r>
      <w:r w:rsidR="00372B45">
        <w:t>con un mayor impacto.</w:t>
      </w:r>
    </w:p>
    <w:p w14:paraId="4F4AFDEC" w14:textId="40E7C4F7" w:rsidR="00372B45" w:rsidRDefault="00372B45" w:rsidP="00372B45">
      <w:pPr>
        <w:pStyle w:val="Ttulo5"/>
      </w:pPr>
      <w:r>
        <w:t>Planificación de gestión RISK1</w:t>
      </w:r>
    </w:p>
    <w:p w14:paraId="48E80D7F" w14:textId="6C821EFC" w:rsidR="00372B45" w:rsidRDefault="00372B45" w:rsidP="00372B45">
      <w:r>
        <w:t xml:space="preserve">El riesgo </w:t>
      </w:r>
      <w:r w:rsidR="00F2336B">
        <w:t xml:space="preserve">identificado con un mayor impacto es </w:t>
      </w:r>
      <w:r w:rsidR="00650F96">
        <w:fldChar w:fldCharType="begin"/>
      </w:r>
      <w:r w:rsidR="00650F96">
        <w:instrText xml:space="preserve"> REF _Ref165060879 \h </w:instrText>
      </w:r>
      <w:r w:rsidR="00650F96">
        <w:fldChar w:fldCharType="separate"/>
      </w:r>
      <w:r w:rsidR="00AB32F0">
        <w:t>RISK1. Mala interfaz de usuario</w:t>
      </w:r>
      <w:r w:rsidR="00650F96">
        <w:fldChar w:fldCharType="end"/>
      </w:r>
      <w:r w:rsidR="00650F96">
        <w:t>.</w:t>
      </w:r>
      <w:r w:rsidR="001A53D6">
        <w:t xml:space="preserve"> Este riesgo tiene su origen en la </w:t>
      </w:r>
      <w:r w:rsidR="00242BF4">
        <w:t>cronología del proyecto. Dado que este tiene una vida de 7 meses según la especificación, esto dificulta gravemente la toma de requisitos</w:t>
      </w:r>
      <w:r w:rsidR="00925A89">
        <w:t xml:space="preserve"> lo que puede llevar a descontentos relativos a las interfaces de usuario (una de las facetas a las que menos atención se le presta dado el poco tiempo de obtención de requisitos). </w:t>
      </w:r>
    </w:p>
    <w:p w14:paraId="033FABEA" w14:textId="2866D265" w:rsidR="00B73A13" w:rsidRDefault="00B73A13" w:rsidP="00372B45">
      <w:r>
        <w:lastRenderedPageBreak/>
        <w:t xml:space="preserve">El plan de gestión para este riesgo </w:t>
      </w:r>
      <w:r w:rsidR="00CC1D49">
        <w:t xml:space="preserve">consiste en </w:t>
      </w:r>
      <w:r w:rsidR="00AF7C32">
        <w:t>la realización de reuniones periódicas tanto con el cliente como con el resto de stakeholders</w:t>
      </w:r>
      <w:r w:rsidR="00B223EC">
        <w:t xml:space="preserve"> en las que se tenga en cuenta </w:t>
      </w:r>
      <w:r w:rsidR="00831740">
        <w:t xml:space="preserve">la retroalimentación </w:t>
      </w:r>
      <w:r w:rsidR="00B223EC">
        <w:t xml:space="preserve">de las diferentes demos realizadas. En cierta medida </w:t>
      </w:r>
      <w:r w:rsidR="00831740">
        <w:t>se intentará tener un factor ágil durante la realización del proyecto en el sentido de que se realizarán validaciones constantes del producto, permitiendo así la reestructuración de este en caso de desviación de lo requerido.</w:t>
      </w:r>
    </w:p>
    <w:p w14:paraId="4394A9DC" w14:textId="50D03BE5" w:rsidR="009524B6" w:rsidRDefault="009524B6" w:rsidP="009524B6">
      <w:pPr>
        <w:pStyle w:val="Ttulo5"/>
      </w:pPr>
      <w:r>
        <w:t>Planificación de gestión RISK2</w:t>
      </w:r>
    </w:p>
    <w:p w14:paraId="3AC75549" w14:textId="01335A67" w:rsidR="00150C5D" w:rsidRDefault="009524B6" w:rsidP="009524B6">
      <w:r>
        <w:t xml:space="preserve">En el </w:t>
      </w:r>
      <w:r w:rsidR="00854996">
        <w:fldChar w:fldCharType="begin"/>
      </w:r>
      <w:r w:rsidR="00854996">
        <w:instrText xml:space="preserve"> REF _Ref165060936 \h </w:instrText>
      </w:r>
      <w:r w:rsidR="00854996">
        <w:fldChar w:fldCharType="separate"/>
      </w:r>
      <w:r w:rsidR="00AB32F0">
        <w:t>RISK2. Pérdida de datos</w:t>
      </w:r>
      <w:r w:rsidR="00854996">
        <w:fldChar w:fldCharType="end"/>
      </w:r>
      <w:r w:rsidR="00956544">
        <w:t>,</w:t>
      </w:r>
      <w:r w:rsidR="00E81D0D">
        <w:t xml:space="preserve"> se presenta la posibilidad de </w:t>
      </w:r>
      <w:r w:rsidR="00FC6DC8">
        <w:t>pérdida</w:t>
      </w:r>
      <w:r w:rsidR="00E81D0D">
        <w:t xml:space="preserve"> de datos </w:t>
      </w:r>
      <w:r w:rsidR="00C8006D">
        <w:t>debido a fallos en la implementación o actualización del sistema</w:t>
      </w:r>
      <w:r w:rsidR="00E45A9E">
        <w:t xml:space="preserve">. La gestión de este riesgo </w:t>
      </w:r>
      <w:r w:rsidR="009A1B07">
        <w:t xml:space="preserve">será realizada en gran parte gracias al </w:t>
      </w:r>
      <w:r w:rsidR="00D228C2">
        <w:t xml:space="preserve">uso de copias de seguridad </w:t>
      </w:r>
      <w:r w:rsidR="00315C02">
        <w:t>de los datos almacenados</w:t>
      </w:r>
      <w:r w:rsidR="00150C5D">
        <w:t xml:space="preserve">. </w:t>
      </w:r>
    </w:p>
    <w:p w14:paraId="43B6F2B8" w14:textId="77777777" w:rsidR="00FA078D" w:rsidRDefault="00150C5D" w:rsidP="009524B6">
      <w:r>
        <w:t>Estas copias de seguridad se realizarán de forma</w:t>
      </w:r>
      <w:r w:rsidR="00DD1BF6">
        <w:t xml:space="preserve"> periódica (periodicidad relativa a la </w:t>
      </w:r>
      <w:r w:rsidR="00DC0515">
        <w:t>naturaleza de los datos almacenados en cada submódulo</w:t>
      </w:r>
      <w:r w:rsidR="00DD1BF6">
        <w:t>)</w:t>
      </w:r>
      <w:r w:rsidR="00DC0515">
        <w:t>. Estas copias de seguridad han de ser recuperables en un</w:t>
      </w:r>
      <w:r w:rsidR="00FA078D">
        <w:t xml:space="preserve"> corto margen de tiempo que no ha de superar las 24 horas en ninguno de los casos.</w:t>
      </w:r>
    </w:p>
    <w:p w14:paraId="5A2D8A5C" w14:textId="77777777" w:rsidR="00FA078D" w:rsidRDefault="00FA078D" w:rsidP="00FA078D">
      <w:pPr>
        <w:pStyle w:val="Ttulo5"/>
      </w:pPr>
      <w:r>
        <w:t>Planificación de gestión RISK3</w:t>
      </w:r>
    </w:p>
    <w:p w14:paraId="1557857F" w14:textId="195015FE" w:rsidR="00FA078D" w:rsidRDefault="005B40ED" w:rsidP="00FA078D">
      <w:r>
        <w:t xml:space="preserve">El </w:t>
      </w:r>
      <w:r w:rsidR="00956544">
        <w:fldChar w:fldCharType="begin"/>
      </w:r>
      <w:r w:rsidR="00956544">
        <w:instrText xml:space="preserve"> REF _Ref165060967 \h </w:instrText>
      </w:r>
      <w:r w:rsidR="00956544">
        <w:fldChar w:fldCharType="separate"/>
      </w:r>
      <w:r w:rsidR="00AB32F0">
        <w:t>RISK3. Retraso permisos y licencias</w:t>
      </w:r>
      <w:r w:rsidR="00956544">
        <w:fldChar w:fldCharType="end"/>
      </w:r>
      <w:r w:rsidR="00956544">
        <w:t>,</w:t>
      </w:r>
      <w:r>
        <w:t xml:space="preserve"> presenta el riesgo de retrasos a la hora de obtener los permisos necesarios para la instalación de hardware en los hospitales (siendo el hospital del HUCA el más importante). Este riesgo será gestionado mediante una planificación exhaustiva de las tareas</w:t>
      </w:r>
      <w:r w:rsidR="00FD3DA5">
        <w:t xml:space="preserve"> y una organización de </w:t>
      </w:r>
      <w:r w:rsidR="00AB43B1">
        <w:t>estas</w:t>
      </w:r>
      <w:r w:rsidR="00FD3DA5">
        <w:t xml:space="preserve"> que permita una comunicación temprana con el cliente, obteniendo así </w:t>
      </w:r>
      <w:r w:rsidR="00AB43B1">
        <w:t xml:space="preserve">tanto las licencias como permisos necesarios de forma adelantada. </w:t>
      </w:r>
    </w:p>
    <w:p w14:paraId="596F3157" w14:textId="0624DC55" w:rsidR="003D7199" w:rsidRPr="00FA078D" w:rsidRDefault="00AB43B1" w:rsidP="00FA078D">
      <w:r>
        <w:t xml:space="preserve">En caso de identificar demoras o tardanzas en la obtención de </w:t>
      </w:r>
      <w:r w:rsidR="00230112">
        <w:t>los permisos, esta será notificada al Cliente con la mayor antelación posible</w:t>
      </w:r>
      <w:r w:rsidR="003D7199">
        <w:t>, argumentando en todo momento una buena organización y unas fechas claras de instalación del hardware.</w:t>
      </w:r>
    </w:p>
    <w:p w14:paraId="7F677BB4" w14:textId="6CCA4362" w:rsidR="009524B6" w:rsidRDefault="00FA078D" w:rsidP="00FA078D">
      <w:pPr>
        <w:pStyle w:val="Ttulo5"/>
      </w:pPr>
      <w:r>
        <w:t>Planificación de gestión RISK4</w:t>
      </w:r>
      <w:r w:rsidR="009A1B07">
        <w:t xml:space="preserve"> </w:t>
      </w:r>
    </w:p>
    <w:p w14:paraId="1EB28291" w14:textId="3556777B" w:rsidR="00A13F0C" w:rsidRDefault="003D7199" w:rsidP="003D7199">
      <w:r>
        <w:t xml:space="preserve">En el </w:t>
      </w:r>
      <w:r w:rsidR="00956544">
        <w:fldChar w:fldCharType="begin"/>
      </w:r>
      <w:r w:rsidR="00956544">
        <w:instrText xml:space="preserve"> REF _Ref165060981 \h </w:instrText>
      </w:r>
      <w:r w:rsidR="00956544">
        <w:fldChar w:fldCharType="separate"/>
      </w:r>
      <w:r w:rsidR="00AB32F0">
        <w:t>RISK4. Límite de usuarios alcanzado</w:t>
      </w:r>
      <w:r w:rsidR="00956544">
        <w:fldChar w:fldCharType="end"/>
      </w:r>
      <w:r w:rsidR="00B7772D">
        <w:t>,</w:t>
      </w:r>
      <w:r>
        <w:t xml:space="preserve"> se presenta el impacto del problema demográfico </w:t>
      </w:r>
      <w:r w:rsidR="00E61E67">
        <w:t>asturiano</w:t>
      </w:r>
      <w:r>
        <w:t xml:space="preserve">, la aplicación </w:t>
      </w:r>
      <w:r w:rsidR="00851DFA">
        <w:t>no posee una audiencia preestablecida</w:t>
      </w:r>
      <w:r w:rsidR="002152C7">
        <w:t xml:space="preserve">, siendo la mayoría de la población </w:t>
      </w:r>
      <w:r w:rsidR="00E61E67">
        <w:t>asturiana</w:t>
      </w:r>
      <w:r w:rsidR="002152C7">
        <w:t xml:space="preserve"> una población </w:t>
      </w:r>
      <w:r w:rsidR="00E61E67">
        <w:t>envejecida. Esto supone un reto a la hora de la estimación de los usuarios finales del proyecto lo que podría resultar en un límite de usuarios alcanzados en el sistema, haciendo que este se venga abajo.</w:t>
      </w:r>
    </w:p>
    <w:p w14:paraId="7907DE8B" w14:textId="06386CB1" w:rsidR="003D7199" w:rsidRPr="003D7199" w:rsidRDefault="00B65C02" w:rsidP="003D7199">
      <w:r>
        <w:t>Se realizarán</w:t>
      </w:r>
      <w:r w:rsidR="00A13F0C">
        <w:t xml:space="preserve"> pruebas de carga y test unitarios que garanticen que tanto la integridad de los módulos independientes como la del sistema completo se mantenga aún dadas </w:t>
      </w:r>
      <w:r w:rsidR="00B6280A">
        <w:t>circunstancias límite en el nú</w:t>
      </w:r>
      <w:r w:rsidR="00D35446">
        <w:t>mero de usuarios</w:t>
      </w:r>
      <w:r>
        <w:t>.</w:t>
      </w:r>
    </w:p>
    <w:p w14:paraId="6265E36C" w14:textId="288B0A15" w:rsidR="00B65C02" w:rsidRPr="003D7199" w:rsidRDefault="00B65C02" w:rsidP="003D7199">
      <w:r>
        <w:t xml:space="preserve">Además de las herramientas de gestión software, se realizará un estudio demográfico de carácter </w:t>
      </w:r>
      <w:r w:rsidR="007625B5">
        <w:t>superficial en el que se tendrá en cuenta la digitalización de los mayores en generaciones futuras (existe una tendencia más tecnológica cada generación que pasa) en la que también se tendrá en cuenta la vida del proyecto el mantenimiento que se le dé a este.</w:t>
      </w:r>
    </w:p>
    <w:p w14:paraId="26C03398" w14:textId="7C30CF39" w:rsidR="007625B5" w:rsidRPr="003D7199" w:rsidRDefault="007625B5" w:rsidP="003D7199">
      <w:r>
        <w:t>Para el gestionado de la cantidad de usuarios en el sistema se cuenta con una serie de balanceadores de carga que intentarán gestionar el flujo de usuarios entre los diferentes servidores y servicios del sistema.</w:t>
      </w:r>
    </w:p>
    <w:p w14:paraId="37559320" w14:textId="630480FA" w:rsidR="00722A9D" w:rsidRDefault="321D14BE" w:rsidP="00FC00CE">
      <w:pPr>
        <w:pStyle w:val="Ttulo4"/>
      </w:pPr>
      <w:bookmarkStart w:id="821" w:name="_Toc888415099"/>
      <w:bookmarkStart w:id="822" w:name="_Toc164120996"/>
      <w:r>
        <w:lastRenderedPageBreak/>
        <w:t>Resolución de Riesgos</w:t>
      </w:r>
      <w:bookmarkEnd w:id="821"/>
      <w:bookmarkEnd w:id="822"/>
    </w:p>
    <w:p w14:paraId="4B191099" w14:textId="66B7E8E1" w:rsidR="007E1346" w:rsidRPr="007E1346" w:rsidRDefault="00F63771" w:rsidP="007E1346">
      <w:r>
        <w:t xml:space="preserve">Un riesgo se considera resuelto cuando las acciones planificadas para mitigarlo han sido implementadas con éxito y se ha confirmado que el impacto potencial del riesgo se ha reducido o eliminado por completo. Esto implica que las medidas preventivas o correctivas han sido efectivas en evitar o mitigar las posibles consecuencias negativas del riesgo en el desarrollo y funcionamiento del software. Además, </w:t>
      </w:r>
      <w:r w:rsidR="00A2411A">
        <w:t>es crucial</w:t>
      </w:r>
      <w:r>
        <w:t xml:space="preserve"> un seguimiento adecuado </w:t>
      </w:r>
      <w:r w:rsidR="00A2411A">
        <w:t xml:space="preserve">de un riesgo considerado ‘resuelto’ </w:t>
      </w:r>
      <w:r>
        <w:t xml:space="preserve">para garantizar que no vuelva a surgir </w:t>
      </w:r>
      <w:r w:rsidR="00A2411A">
        <w:t>siendo de gran ayuda también la documentación d</w:t>
      </w:r>
      <w:r>
        <w:t>el proceso de resolución para futuras referencias y aprendizaje.</w:t>
      </w:r>
    </w:p>
    <w:p w14:paraId="56298DC1" w14:textId="55B9969C" w:rsidR="00722A9D" w:rsidRPr="00722A9D" w:rsidRDefault="321D14BE" w:rsidP="00FC00CE">
      <w:pPr>
        <w:pStyle w:val="Ttulo4"/>
      </w:pPr>
      <w:bookmarkStart w:id="823" w:name="_Toc988562570"/>
      <w:bookmarkStart w:id="824" w:name="_Toc164120997"/>
      <w:r>
        <w:t>Monitorización de Riesgos</w:t>
      </w:r>
      <w:bookmarkEnd w:id="823"/>
      <w:bookmarkEnd w:id="824"/>
    </w:p>
    <w:p w14:paraId="24858925" w14:textId="7BF6A6FA" w:rsidR="001C3903" w:rsidRPr="001C3903" w:rsidRDefault="001C3903" w:rsidP="001C3903">
      <w:r>
        <w:t>El proceso de monitorización de los riesgos incluirá revisiones del listado de riesgos identificados en las que se identificarán posibles indicadores si los hubiese de que el riesgo se estuviera produciendo</w:t>
      </w:r>
      <w:r w:rsidR="00D57BD2">
        <w:t xml:space="preserve"> acompañadas de sesiones de brainstorming que puedan identificar nuevos riesgos del proyecto. El monitoreo de </w:t>
      </w:r>
      <w:r w:rsidR="005B7405">
        <w:t>los</w:t>
      </w:r>
      <w:r w:rsidR="00D57BD2">
        <w:t xml:space="preserve"> riesgos </w:t>
      </w:r>
      <w:r w:rsidR="005B7405">
        <w:t>durante la vida del proyecto</w:t>
      </w:r>
      <w:r w:rsidR="00D57BD2">
        <w:t xml:space="preserve"> </w:t>
      </w:r>
      <w:r w:rsidR="00013417">
        <w:t xml:space="preserve">es crucial para obtener un producto </w:t>
      </w:r>
      <w:r w:rsidR="009C023E">
        <w:t>con las características esperadas respetando los tiempos y presupuestos estipulados.</w:t>
      </w:r>
    </w:p>
    <w:p w14:paraId="643B5DF5" w14:textId="31D06519" w:rsidR="00F22059" w:rsidRDefault="09BA1FA7" w:rsidP="00FC00CE">
      <w:pPr>
        <w:pStyle w:val="Ttulo3"/>
      </w:pPr>
      <w:bookmarkStart w:id="825" w:name="_Toc536169237"/>
      <w:bookmarkStart w:id="826" w:name="_Toc164120998"/>
      <w:bookmarkStart w:id="827" w:name="_Toc165126226"/>
      <w:r>
        <w:t>Gestión de adquisiciones</w:t>
      </w:r>
      <w:bookmarkEnd w:id="825"/>
      <w:bookmarkEnd w:id="826"/>
      <w:bookmarkEnd w:id="827"/>
    </w:p>
    <w:p w14:paraId="380248C3" w14:textId="37572C3C" w:rsidR="001F4B69" w:rsidRDefault="001573EB" w:rsidP="001F4B69">
      <w:r>
        <w:t xml:space="preserve">En esta sección se describen las adquisiciones llevadas a cabo para la realización del proyecto, describiendo para cada producto el </w:t>
      </w:r>
      <w:r w:rsidR="002D2629">
        <w:t xml:space="preserve">modelo elegido, </w:t>
      </w:r>
      <w:r>
        <w:t>el método de selección empleado, el número d</w:t>
      </w:r>
      <w:r w:rsidR="004A544B">
        <w:t>e unidades adquiridas</w:t>
      </w:r>
      <w:r w:rsidR="00EA1E74">
        <w:t>,</w:t>
      </w:r>
      <w:r w:rsidR="004A544B">
        <w:t xml:space="preserve"> así como el precio por cada una y el respectivo total. También se adjunta la fecha en la que se realizó la compra</w:t>
      </w:r>
      <w:r w:rsidR="001B604A">
        <w:t xml:space="preserve"> y el método de pago para ésta. </w:t>
      </w:r>
    </w:p>
    <w:p w14:paraId="4F00B866" w14:textId="6B64BB23" w:rsidR="001B604A" w:rsidRPr="001F4B69" w:rsidRDefault="001B604A" w:rsidP="001F4B69">
      <w:r>
        <w:t xml:space="preserve">A su vez, se ha llegado a un acuerdo con </w:t>
      </w:r>
      <w:r w:rsidR="00631220">
        <w:t>los proveedores para que, en caso de retrasos o desperfectos esto conlleve una penalización a compensar.</w:t>
      </w:r>
    </w:p>
    <w:tbl>
      <w:tblPr>
        <w:tblStyle w:val="Tablaconcuadrculaclara"/>
        <w:tblW w:w="8500" w:type="dxa"/>
        <w:jc w:val="center"/>
        <w:tblLayout w:type="fixed"/>
        <w:tblLook w:val="04A0" w:firstRow="1" w:lastRow="0" w:firstColumn="1" w:lastColumn="0" w:noHBand="0" w:noVBand="1"/>
      </w:tblPr>
      <w:tblGrid>
        <w:gridCol w:w="1153"/>
        <w:gridCol w:w="1110"/>
        <w:gridCol w:w="993"/>
        <w:gridCol w:w="992"/>
        <w:gridCol w:w="1134"/>
        <w:gridCol w:w="1276"/>
        <w:gridCol w:w="850"/>
        <w:gridCol w:w="986"/>
        <w:gridCol w:w="6"/>
      </w:tblGrid>
      <w:tr w:rsidR="00FB4A58" w:rsidRPr="003B7711" w14:paraId="4ED9930A" w14:textId="77777777" w:rsidTr="00824CC9">
        <w:trPr>
          <w:gridAfter w:val="1"/>
          <w:wAfter w:w="6" w:type="dxa"/>
          <w:jc w:val="center"/>
        </w:trPr>
        <w:tc>
          <w:tcPr>
            <w:tcW w:w="1153" w:type="dxa"/>
            <w:shd w:val="clear" w:color="auto" w:fill="AEAAAA" w:themeFill="background2" w:themeFillShade="BF"/>
            <w:vAlign w:val="center"/>
          </w:tcPr>
          <w:p w14:paraId="660ED509" w14:textId="7CC491DB" w:rsidR="00C214C6" w:rsidRPr="003B7711" w:rsidRDefault="00C214C6" w:rsidP="003B7711">
            <w:pPr>
              <w:jc w:val="center"/>
              <w:rPr>
                <w:b/>
                <w:bCs/>
              </w:rPr>
            </w:pPr>
            <w:r w:rsidRPr="003B7711">
              <w:rPr>
                <w:b/>
                <w:bCs/>
              </w:rPr>
              <w:t>Producto</w:t>
            </w:r>
          </w:p>
        </w:tc>
        <w:tc>
          <w:tcPr>
            <w:tcW w:w="1110" w:type="dxa"/>
            <w:shd w:val="clear" w:color="auto" w:fill="AEAAAA" w:themeFill="background2" w:themeFillShade="BF"/>
            <w:vAlign w:val="center"/>
          </w:tcPr>
          <w:p w14:paraId="66768F4B" w14:textId="02A5A44E" w:rsidR="006E7C92" w:rsidRPr="00486B76" w:rsidRDefault="006E7C92" w:rsidP="00486B76">
            <w:pPr>
              <w:jc w:val="center"/>
              <w:rPr>
                <w:b/>
                <w:bCs/>
              </w:rPr>
            </w:pPr>
            <w:r w:rsidRPr="00486B76">
              <w:rPr>
                <w:b/>
                <w:bCs/>
              </w:rPr>
              <w:t>Modelo</w:t>
            </w:r>
          </w:p>
        </w:tc>
        <w:tc>
          <w:tcPr>
            <w:tcW w:w="993" w:type="dxa"/>
            <w:shd w:val="clear" w:color="auto" w:fill="AEAAAA" w:themeFill="background2" w:themeFillShade="BF"/>
            <w:vAlign w:val="center"/>
          </w:tcPr>
          <w:p w14:paraId="620F9EE5" w14:textId="0C9FB885" w:rsidR="00C214C6" w:rsidRPr="00EF04E6" w:rsidRDefault="00C214C6" w:rsidP="003B7711">
            <w:pPr>
              <w:jc w:val="center"/>
              <w:rPr>
                <w:b/>
                <w:bCs/>
                <w:sz w:val="18"/>
                <w:szCs w:val="18"/>
              </w:rPr>
            </w:pPr>
            <w:r w:rsidRPr="00EF04E6">
              <w:rPr>
                <w:b/>
                <w:bCs/>
                <w:sz w:val="18"/>
                <w:szCs w:val="18"/>
              </w:rPr>
              <w:t>Método de selección del proveedor</w:t>
            </w:r>
          </w:p>
        </w:tc>
        <w:tc>
          <w:tcPr>
            <w:tcW w:w="992" w:type="dxa"/>
            <w:shd w:val="clear" w:color="auto" w:fill="AEAAAA" w:themeFill="background2" w:themeFillShade="BF"/>
            <w:vAlign w:val="center"/>
          </w:tcPr>
          <w:p w14:paraId="0C4FB539" w14:textId="5B7BF928" w:rsidR="00C214C6" w:rsidRPr="0058333E" w:rsidRDefault="00C214C6" w:rsidP="003B7711">
            <w:pPr>
              <w:jc w:val="center"/>
              <w:rPr>
                <w:b/>
                <w:sz w:val="18"/>
                <w:szCs w:val="18"/>
              </w:rPr>
            </w:pPr>
            <w:r w:rsidRPr="0058333E">
              <w:rPr>
                <w:b/>
                <w:sz w:val="18"/>
                <w:szCs w:val="18"/>
              </w:rPr>
              <w:t>Número de unidades</w:t>
            </w:r>
          </w:p>
        </w:tc>
        <w:tc>
          <w:tcPr>
            <w:tcW w:w="1134" w:type="dxa"/>
            <w:shd w:val="clear" w:color="auto" w:fill="AEAAAA" w:themeFill="background2" w:themeFillShade="BF"/>
            <w:vAlign w:val="center"/>
          </w:tcPr>
          <w:p w14:paraId="68E8131D" w14:textId="3D6F18CA" w:rsidR="00C214C6" w:rsidRPr="003B7711" w:rsidRDefault="00C214C6" w:rsidP="003B7711">
            <w:pPr>
              <w:jc w:val="center"/>
              <w:rPr>
                <w:b/>
                <w:bCs/>
              </w:rPr>
            </w:pPr>
            <w:r w:rsidRPr="003B7711">
              <w:rPr>
                <w:b/>
                <w:bCs/>
              </w:rPr>
              <w:t>Precio por unidad</w:t>
            </w:r>
          </w:p>
        </w:tc>
        <w:tc>
          <w:tcPr>
            <w:tcW w:w="1276" w:type="dxa"/>
            <w:shd w:val="clear" w:color="auto" w:fill="AEAAAA" w:themeFill="background2" w:themeFillShade="BF"/>
            <w:vAlign w:val="center"/>
          </w:tcPr>
          <w:p w14:paraId="2A321D59" w14:textId="241F1090" w:rsidR="00C214C6" w:rsidRPr="003B7711" w:rsidRDefault="00C214C6" w:rsidP="003B7711">
            <w:pPr>
              <w:jc w:val="center"/>
              <w:rPr>
                <w:b/>
                <w:bCs/>
              </w:rPr>
            </w:pPr>
            <w:r w:rsidRPr="003B7711">
              <w:rPr>
                <w:b/>
                <w:bCs/>
              </w:rPr>
              <w:t>Precio total</w:t>
            </w:r>
          </w:p>
        </w:tc>
        <w:tc>
          <w:tcPr>
            <w:tcW w:w="850" w:type="dxa"/>
            <w:shd w:val="clear" w:color="auto" w:fill="AEAAAA" w:themeFill="background2" w:themeFillShade="BF"/>
            <w:vAlign w:val="center"/>
          </w:tcPr>
          <w:p w14:paraId="5F9CA2B1" w14:textId="330E879E" w:rsidR="00C214C6" w:rsidRPr="006044A6" w:rsidRDefault="00C214C6" w:rsidP="003B7711">
            <w:pPr>
              <w:jc w:val="center"/>
              <w:rPr>
                <w:b/>
                <w:sz w:val="20"/>
                <w:szCs w:val="20"/>
              </w:rPr>
            </w:pPr>
            <w:r w:rsidRPr="006044A6">
              <w:rPr>
                <w:b/>
                <w:sz w:val="20"/>
                <w:szCs w:val="20"/>
              </w:rPr>
              <w:t>Fecha de compra</w:t>
            </w:r>
          </w:p>
        </w:tc>
        <w:tc>
          <w:tcPr>
            <w:tcW w:w="986" w:type="dxa"/>
            <w:shd w:val="clear" w:color="auto" w:fill="AEAAAA" w:themeFill="background2" w:themeFillShade="BF"/>
            <w:vAlign w:val="center"/>
          </w:tcPr>
          <w:p w14:paraId="3B01CB1B" w14:textId="48B8FBF5" w:rsidR="00C214C6" w:rsidRPr="006044A6" w:rsidRDefault="001B604A" w:rsidP="003B7711">
            <w:pPr>
              <w:jc w:val="center"/>
              <w:rPr>
                <w:b/>
                <w:sz w:val="20"/>
                <w:szCs w:val="20"/>
              </w:rPr>
            </w:pPr>
            <w:r w:rsidRPr="006044A6">
              <w:rPr>
                <w:b/>
                <w:sz w:val="20"/>
                <w:szCs w:val="20"/>
              </w:rPr>
              <w:t>Método de compra</w:t>
            </w:r>
          </w:p>
        </w:tc>
      </w:tr>
      <w:tr w:rsidR="001E428B" w14:paraId="18C9CEFB" w14:textId="77777777" w:rsidTr="00824CC9">
        <w:trPr>
          <w:gridAfter w:val="1"/>
          <w:wAfter w:w="6" w:type="dxa"/>
          <w:jc w:val="center"/>
        </w:trPr>
        <w:tc>
          <w:tcPr>
            <w:tcW w:w="1153" w:type="dxa"/>
            <w:shd w:val="clear" w:color="auto" w:fill="FFFFFF" w:themeFill="background1"/>
            <w:vAlign w:val="center"/>
          </w:tcPr>
          <w:p w14:paraId="5742A940" w14:textId="66CE3E75" w:rsidR="001E428B" w:rsidRPr="002F33CC" w:rsidRDefault="001E428B" w:rsidP="00486B76">
            <w:pPr>
              <w:jc w:val="center"/>
            </w:pPr>
            <w:bookmarkStart w:id="828" w:name="_Hlk163265180"/>
            <w:r w:rsidRPr="00E64EC4">
              <w:t>Ordenadores Port</w:t>
            </w:r>
            <w:r w:rsidR="00F47F5C" w:rsidRPr="00E64EC4">
              <w:t>á</w:t>
            </w:r>
            <w:r w:rsidRPr="00E64EC4">
              <w:t>tiles</w:t>
            </w:r>
          </w:p>
        </w:tc>
        <w:tc>
          <w:tcPr>
            <w:tcW w:w="1110" w:type="dxa"/>
            <w:shd w:val="clear" w:color="auto" w:fill="FFFFFF" w:themeFill="background1"/>
            <w:vAlign w:val="center"/>
          </w:tcPr>
          <w:p w14:paraId="073FDD55" w14:textId="34752E88" w:rsidR="00486B76" w:rsidRPr="006044A6" w:rsidRDefault="00486B76" w:rsidP="00486B76">
            <w:pPr>
              <w:jc w:val="center"/>
              <w:rPr>
                <w:sz w:val="20"/>
                <w:szCs w:val="20"/>
              </w:rPr>
            </w:pPr>
            <w:r w:rsidRPr="006044A6">
              <w:rPr>
                <w:sz w:val="20"/>
                <w:szCs w:val="20"/>
              </w:rPr>
              <w:t>HP 15-fd0052ns</w:t>
            </w:r>
          </w:p>
        </w:tc>
        <w:tc>
          <w:tcPr>
            <w:tcW w:w="993" w:type="dxa"/>
            <w:shd w:val="clear" w:color="auto" w:fill="FFFFFF" w:themeFill="background1"/>
            <w:vAlign w:val="center"/>
          </w:tcPr>
          <w:p w14:paraId="3363EC92" w14:textId="7E831EC1" w:rsidR="001E428B" w:rsidRPr="001A66D2" w:rsidRDefault="001E428B" w:rsidP="0010129E">
            <w:pPr>
              <w:jc w:val="center"/>
              <w:rPr>
                <w:sz w:val="16"/>
                <w:szCs w:val="16"/>
              </w:rPr>
            </w:pPr>
            <w:r w:rsidRPr="001A66D2">
              <w:rPr>
                <w:sz w:val="16"/>
                <w:szCs w:val="16"/>
              </w:rPr>
              <w:t>Políticas</w:t>
            </w:r>
            <w:r>
              <w:rPr>
                <w:sz w:val="16"/>
                <w:szCs w:val="16"/>
              </w:rPr>
              <w:t xml:space="preserve"> i</w:t>
            </w:r>
            <w:r w:rsidRPr="001A66D2">
              <w:rPr>
                <w:sz w:val="16"/>
                <w:szCs w:val="16"/>
              </w:rPr>
              <w:t>nternas</w:t>
            </w:r>
          </w:p>
        </w:tc>
        <w:tc>
          <w:tcPr>
            <w:tcW w:w="992" w:type="dxa"/>
            <w:shd w:val="clear" w:color="auto" w:fill="FFFFFF" w:themeFill="background1"/>
            <w:vAlign w:val="center"/>
          </w:tcPr>
          <w:p w14:paraId="1B775B3B" w14:textId="704608A6" w:rsidR="001E428B" w:rsidRPr="001E428B" w:rsidRDefault="001E428B" w:rsidP="0010129E">
            <w:pPr>
              <w:jc w:val="center"/>
              <w:rPr>
                <w:sz w:val="20"/>
                <w:szCs w:val="20"/>
              </w:rPr>
            </w:pPr>
            <w:r w:rsidRPr="001E428B">
              <w:rPr>
                <w:sz w:val="20"/>
                <w:szCs w:val="20"/>
              </w:rPr>
              <w:t>36</w:t>
            </w:r>
          </w:p>
        </w:tc>
        <w:tc>
          <w:tcPr>
            <w:tcW w:w="1134" w:type="dxa"/>
            <w:shd w:val="clear" w:color="auto" w:fill="FFFFFF" w:themeFill="background1"/>
            <w:vAlign w:val="center"/>
          </w:tcPr>
          <w:p w14:paraId="4CF3B722" w14:textId="2EA4047C" w:rsidR="001E428B" w:rsidRPr="00FF73CF" w:rsidRDefault="00486B76" w:rsidP="001E428B">
            <w:pPr>
              <w:jc w:val="center"/>
            </w:pPr>
            <w:r w:rsidRPr="00FF73CF">
              <w:t>769</w:t>
            </w:r>
            <w:r w:rsidR="001E428B" w:rsidRPr="00FF73CF">
              <w:t>,00 €</w:t>
            </w:r>
          </w:p>
        </w:tc>
        <w:tc>
          <w:tcPr>
            <w:tcW w:w="1276" w:type="dxa"/>
            <w:shd w:val="clear" w:color="auto" w:fill="FFFFFF" w:themeFill="background1"/>
            <w:vAlign w:val="center"/>
          </w:tcPr>
          <w:p w14:paraId="3CC55EE1" w14:textId="7C09C3A9" w:rsidR="001E428B" w:rsidRPr="00FF73CF" w:rsidRDefault="00486B76" w:rsidP="001E428B">
            <w:pPr>
              <w:jc w:val="center"/>
            </w:pPr>
            <w:r w:rsidRPr="00FF73CF">
              <w:t>27.684</w:t>
            </w:r>
            <w:r w:rsidR="001E428B" w:rsidRPr="00FF73CF">
              <w:t>,00 €</w:t>
            </w:r>
          </w:p>
        </w:tc>
        <w:tc>
          <w:tcPr>
            <w:tcW w:w="850" w:type="dxa"/>
            <w:shd w:val="clear" w:color="auto" w:fill="FFFFFF" w:themeFill="background1"/>
            <w:vAlign w:val="center"/>
          </w:tcPr>
          <w:p w14:paraId="7AD5BB2C" w14:textId="2554E6A8" w:rsidR="001E428B" w:rsidRPr="00FB4A58" w:rsidRDefault="001E428B" w:rsidP="001E428B">
            <w:pPr>
              <w:jc w:val="center"/>
              <w:rPr>
                <w:sz w:val="20"/>
                <w:szCs w:val="20"/>
              </w:rPr>
            </w:pPr>
            <w:r>
              <w:rPr>
                <w:sz w:val="20"/>
                <w:szCs w:val="20"/>
              </w:rPr>
              <w:t>Mayo 2024</w:t>
            </w:r>
          </w:p>
        </w:tc>
        <w:tc>
          <w:tcPr>
            <w:tcW w:w="986" w:type="dxa"/>
            <w:shd w:val="clear" w:color="auto" w:fill="FFFFFF" w:themeFill="background1"/>
            <w:vAlign w:val="center"/>
          </w:tcPr>
          <w:p w14:paraId="747A743A" w14:textId="4CC625D6" w:rsidR="001E428B" w:rsidRPr="00773D3C" w:rsidRDefault="001E428B" w:rsidP="001E428B">
            <w:pPr>
              <w:jc w:val="center"/>
              <w:rPr>
                <w:sz w:val="20"/>
                <w:szCs w:val="20"/>
              </w:rPr>
            </w:pPr>
            <w:r w:rsidRPr="00773D3C">
              <w:rPr>
                <w:sz w:val="20"/>
                <w:szCs w:val="20"/>
              </w:rPr>
              <w:t xml:space="preserve">Factura </w:t>
            </w:r>
            <w:r w:rsidR="00773D3C">
              <w:rPr>
                <w:sz w:val="20"/>
                <w:szCs w:val="20"/>
              </w:rPr>
              <w:t>y</w:t>
            </w:r>
            <w:r w:rsidRPr="00773D3C">
              <w:rPr>
                <w:sz w:val="20"/>
                <w:szCs w:val="20"/>
              </w:rPr>
              <w:t xml:space="preserve"> Garantía</w:t>
            </w:r>
          </w:p>
        </w:tc>
      </w:tr>
      <w:bookmarkEnd w:id="828"/>
      <w:tr w:rsidR="00773D3C" w14:paraId="71F13FFF" w14:textId="77777777" w:rsidTr="00824CC9">
        <w:trPr>
          <w:gridAfter w:val="1"/>
          <w:wAfter w:w="6" w:type="dxa"/>
          <w:jc w:val="center"/>
        </w:trPr>
        <w:tc>
          <w:tcPr>
            <w:tcW w:w="1153" w:type="dxa"/>
            <w:shd w:val="clear" w:color="auto" w:fill="FFFFFF" w:themeFill="background1"/>
            <w:vAlign w:val="center"/>
          </w:tcPr>
          <w:p w14:paraId="23791D8A" w14:textId="6A44E89D" w:rsidR="00773D3C" w:rsidRPr="002F33CC" w:rsidRDefault="00773D3C" w:rsidP="00486B76">
            <w:pPr>
              <w:jc w:val="center"/>
            </w:pPr>
            <w:r w:rsidRPr="00E64EC4">
              <w:t>Cableado</w:t>
            </w:r>
          </w:p>
        </w:tc>
        <w:tc>
          <w:tcPr>
            <w:tcW w:w="1110" w:type="dxa"/>
            <w:shd w:val="clear" w:color="auto" w:fill="FFFFFF" w:themeFill="background1"/>
            <w:vAlign w:val="center"/>
          </w:tcPr>
          <w:p w14:paraId="18A1E58D" w14:textId="77777777" w:rsidR="00486B76" w:rsidRPr="006044A6" w:rsidRDefault="00486B76" w:rsidP="00486B76">
            <w:pPr>
              <w:jc w:val="center"/>
              <w:rPr>
                <w:sz w:val="20"/>
                <w:szCs w:val="20"/>
              </w:rPr>
            </w:pPr>
          </w:p>
        </w:tc>
        <w:tc>
          <w:tcPr>
            <w:tcW w:w="993" w:type="dxa"/>
            <w:shd w:val="clear" w:color="auto" w:fill="FFFFFF" w:themeFill="background1"/>
            <w:vAlign w:val="center"/>
          </w:tcPr>
          <w:p w14:paraId="786EF1A6" w14:textId="3CDD80C5" w:rsidR="00773D3C" w:rsidRPr="001A66D2" w:rsidRDefault="00773D3C" w:rsidP="0010129E">
            <w:pPr>
              <w:jc w:val="center"/>
              <w:rPr>
                <w:sz w:val="16"/>
                <w:szCs w:val="16"/>
              </w:rPr>
            </w:pPr>
            <w:r w:rsidRPr="001A66D2">
              <w:rPr>
                <w:sz w:val="16"/>
                <w:szCs w:val="16"/>
              </w:rPr>
              <w:t>Políticas</w:t>
            </w:r>
            <w:r>
              <w:rPr>
                <w:sz w:val="16"/>
                <w:szCs w:val="16"/>
              </w:rPr>
              <w:t xml:space="preserve"> i</w:t>
            </w:r>
            <w:r w:rsidRPr="001A66D2">
              <w:rPr>
                <w:sz w:val="16"/>
                <w:szCs w:val="16"/>
              </w:rPr>
              <w:t>nternas</w:t>
            </w:r>
          </w:p>
        </w:tc>
        <w:tc>
          <w:tcPr>
            <w:tcW w:w="992" w:type="dxa"/>
            <w:shd w:val="clear" w:color="auto" w:fill="FFFFFF" w:themeFill="background1"/>
            <w:vAlign w:val="center"/>
          </w:tcPr>
          <w:p w14:paraId="53396830" w14:textId="555AE09E" w:rsidR="00773D3C" w:rsidRPr="001E428B" w:rsidRDefault="00773D3C" w:rsidP="0010129E">
            <w:pPr>
              <w:jc w:val="center"/>
              <w:rPr>
                <w:sz w:val="20"/>
                <w:szCs w:val="20"/>
              </w:rPr>
            </w:pPr>
            <w:r w:rsidRPr="001E428B">
              <w:rPr>
                <w:sz w:val="20"/>
                <w:szCs w:val="20"/>
              </w:rPr>
              <w:t>1440</w:t>
            </w:r>
            <w:r w:rsidR="001573EB">
              <w:rPr>
                <w:sz w:val="20"/>
                <w:szCs w:val="20"/>
              </w:rPr>
              <w:t xml:space="preserve"> </w:t>
            </w:r>
            <w:r w:rsidR="001573EB" w:rsidRPr="00631220">
              <w:rPr>
                <w:sz w:val="16"/>
                <w:szCs w:val="16"/>
              </w:rPr>
              <w:t>(metros)</w:t>
            </w:r>
          </w:p>
        </w:tc>
        <w:tc>
          <w:tcPr>
            <w:tcW w:w="1134" w:type="dxa"/>
            <w:shd w:val="clear" w:color="auto" w:fill="FFFFFF" w:themeFill="background1"/>
            <w:vAlign w:val="center"/>
          </w:tcPr>
          <w:p w14:paraId="5C5ECF14" w14:textId="50783DD8" w:rsidR="00773D3C" w:rsidRPr="00FF73CF" w:rsidRDefault="00486B76" w:rsidP="00773D3C">
            <w:pPr>
              <w:jc w:val="center"/>
            </w:pPr>
            <w:r w:rsidRPr="00FF73CF">
              <w:t>0,75</w:t>
            </w:r>
            <w:r w:rsidR="00773D3C" w:rsidRPr="00FF73CF">
              <w:t xml:space="preserve"> €</w:t>
            </w:r>
          </w:p>
        </w:tc>
        <w:tc>
          <w:tcPr>
            <w:tcW w:w="1276" w:type="dxa"/>
            <w:shd w:val="clear" w:color="auto" w:fill="FFFFFF" w:themeFill="background1"/>
            <w:vAlign w:val="center"/>
          </w:tcPr>
          <w:p w14:paraId="3C3B23B5" w14:textId="3DC0E43B" w:rsidR="00773D3C" w:rsidRPr="00FF73CF" w:rsidRDefault="00486B76" w:rsidP="00773D3C">
            <w:pPr>
              <w:jc w:val="center"/>
            </w:pPr>
            <w:r w:rsidRPr="00FF73CF">
              <w:t>1.080</w:t>
            </w:r>
            <w:r w:rsidR="00773D3C" w:rsidRPr="00FF73CF">
              <w:t>,00 €</w:t>
            </w:r>
          </w:p>
        </w:tc>
        <w:tc>
          <w:tcPr>
            <w:tcW w:w="850" w:type="dxa"/>
            <w:shd w:val="clear" w:color="auto" w:fill="FFFFFF" w:themeFill="background1"/>
            <w:vAlign w:val="center"/>
          </w:tcPr>
          <w:p w14:paraId="43D5B0BE" w14:textId="5CE94969" w:rsidR="00773D3C" w:rsidRPr="00FB4A58" w:rsidRDefault="00773D3C" w:rsidP="00773D3C">
            <w:pPr>
              <w:jc w:val="center"/>
              <w:rPr>
                <w:sz w:val="20"/>
                <w:szCs w:val="20"/>
              </w:rPr>
            </w:pPr>
            <w:r w:rsidRPr="00FB4A58">
              <w:rPr>
                <w:sz w:val="20"/>
                <w:szCs w:val="20"/>
              </w:rPr>
              <w:t>Mayo 2024</w:t>
            </w:r>
          </w:p>
        </w:tc>
        <w:tc>
          <w:tcPr>
            <w:tcW w:w="986" w:type="dxa"/>
            <w:shd w:val="clear" w:color="auto" w:fill="FFFFFF" w:themeFill="background1"/>
            <w:vAlign w:val="center"/>
          </w:tcPr>
          <w:p w14:paraId="77EA48A1" w14:textId="496E26FF" w:rsidR="00773D3C" w:rsidRPr="00773D3C" w:rsidRDefault="00773D3C" w:rsidP="00773D3C">
            <w:pPr>
              <w:jc w:val="center"/>
              <w:rPr>
                <w:sz w:val="20"/>
                <w:szCs w:val="20"/>
              </w:rPr>
            </w:pPr>
            <w:r w:rsidRPr="00773D3C">
              <w:rPr>
                <w:sz w:val="20"/>
                <w:szCs w:val="20"/>
              </w:rPr>
              <w:t xml:space="preserve">Factura </w:t>
            </w:r>
            <w:r>
              <w:rPr>
                <w:sz w:val="20"/>
                <w:szCs w:val="20"/>
              </w:rPr>
              <w:t>y</w:t>
            </w:r>
            <w:r w:rsidRPr="00773D3C">
              <w:rPr>
                <w:sz w:val="20"/>
                <w:szCs w:val="20"/>
              </w:rPr>
              <w:t xml:space="preserve"> Garantía</w:t>
            </w:r>
          </w:p>
        </w:tc>
      </w:tr>
      <w:tr w:rsidR="00773D3C" w14:paraId="1626C027" w14:textId="77777777" w:rsidTr="00824CC9">
        <w:trPr>
          <w:gridAfter w:val="1"/>
          <w:wAfter w:w="6" w:type="dxa"/>
          <w:jc w:val="center"/>
        </w:trPr>
        <w:tc>
          <w:tcPr>
            <w:tcW w:w="1153" w:type="dxa"/>
            <w:shd w:val="clear" w:color="auto" w:fill="FFFFFF" w:themeFill="background1"/>
            <w:vAlign w:val="center"/>
          </w:tcPr>
          <w:p w14:paraId="0F5D07D9" w14:textId="709CB097" w:rsidR="00773D3C" w:rsidRPr="002F33CC" w:rsidRDefault="00773D3C" w:rsidP="00486B76">
            <w:pPr>
              <w:jc w:val="center"/>
            </w:pPr>
            <w:r w:rsidRPr="00E64EC4">
              <w:t>Puntos de red</w:t>
            </w:r>
          </w:p>
        </w:tc>
        <w:tc>
          <w:tcPr>
            <w:tcW w:w="1110" w:type="dxa"/>
            <w:shd w:val="clear" w:color="auto" w:fill="FFFFFF" w:themeFill="background1"/>
            <w:vAlign w:val="center"/>
          </w:tcPr>
          <w:p w14:paraId="5DE386DC" w14:textId="6B4522E4" w:rsidR="00486B76" w:rsidRPr="006044A6" w:rsidRDefault="00486B76" w:rsidP="00486B76">
            <w:pPr>
              <w:jc w:val="center"/>
              <w:rPr>
                <w:sz w:val="20"/>
                <w:szCs w:val="20"/>
              </w:rPr>
            </w:pPr>
            <w:r w:rsidRPr="006044A6">
              <w:rPr>
                <w:sz w:val="20"/>
                <w:szCs w:val="20"/>
              </w:rPr>
              <w:t>VCELINK toma de red Cat6A Universal</w:t>
            </w:r>
          </w:p>
        </w:tc>
        <w:tc>
          <w:tcPr>
            <w:tcW w:w="993" w:type="dxa"/>
            <w:shd w:val="clear" w:color="auto" w:fill="FFFFFF" w:themeFill="background1"/>
            <w:vAlign w:val="center"/>
          </w:tcPr>
          <w:p w14:paraId="7F02BE0F" w14:textId="59098942" w:rsidR="00773D3C" w:rsidRPr="001A66D2" w:rsidRDefault="00773D3C" w:rsidP="0010129E">
            <w:pPr>
              <w:jc w:val="center"/>
              <w:rPr>
                <w:sz w:val="16"/>
                <w:szCs w:val="16"/>
              </w:rPr>
            </w:pPr>
            <w:r w:rsidRPr="001A66D2">
              <w:rPr>
                <w:sz w:val="16"/>
                <w:szCs w:val="16"/>
              </w:rPr>
              <w:t>Políticas</w:t>
            </w:r>
            <w:r>
              <w:rPr>
                <w:sz w:val="16"/>
                <w:szCs w:val="16"/>
              </w:rPr>
              <w:t xml:space="preserve"> i</w:t>
            </w:r>
            <w:r w:rsidRPr="001A66D2">
              <w:rPr>
                <w:sz w:val="16"/>
                <w:szCs w:val="16"/>
              </w:rPr>
              <w:t>nternas</w:t>
            </w:r>
          </w:p>
        </w:tc>
        <w:tc>
          <w:tcPr>
            <w:tcW w:w="992" w:type="dxa"/>
            <w:shd w:val="clear" w:color="auto" w:fill="FFFFFF" w:themeFill="background1"/>
            <w:vAlign w:val="center"/>
          </w:tcPr>
          <w:p w14:paraId="2742486D" w14:textId="07CB2834" w:rsidR="00773D3C" w:rsidRPr="001E428B" w:rsidRDefault="00773D3C" w:rsidP="0010129E">
            <w:pPr>
              <w:jc w:val="center"/>
              <w:rPr>
                <w:sz w:val="20"/>
                <w:szCs w:val="20"/>
              </w:rPr>
            </w:pPr>
            <w:r w:rsidRPr="001E428B">
              <w:rPr>
                <w:sz w:val="20"/>
                <w:szCs w:val="20"/>
              </w:rPr>
              <w:t>36</w:t>
            </w:r>
          </w:p>
        </w:tc>
        <w:tc>
          <w:tcPr>
            <w:tcW w:w="1134" w:type="dxa"/>
            <w:shd w:val="clear" w:color="auto" w:fill="FFFFFF" w:themeFill="background1"/>
            <w:vAlign w:val="center"/>
          </w:tcPr>
          <w:p w14:paraId="34E1448E" w14:textId="296ECC8B" w:rsidR="00773D3C" w:rsidRPr="00FF73CF" w:rsidRDefault="00486B76" w:rsidP="00773D3C">
            <w:pPr>
              <w:jc w:val="center"/>
            </w:pPr>
            <w:r w:rsidRPr="00FF73CF">
              <w:t>12</w:t>
            </w:r>
            <w:r w:rsidR="00773D3C" w:rsidRPr="00FF73CF">
              <w:t>,00 €</w:t>
            </w:r>
          </w:p>
        </w:tc>
        <w:tc>
          <w:tcPr>
            <w:tcW w:w="1276" w:type="dxa"/>
            <w:shd w:val="clear" w:color="auto" w:fill="FFFFFF" w:themeFill="background1"/>
            <w:vAlign w:val="center"/>
          </w:tcPr>
          <w:p w14:paraId="410FD5F3" w14:textId="27E963ED" w:rsidR="00773D3C" w:rsidRPr="00FF73CF" w:rsidRDefault="00486B76" w:rsidP="00773D3C">
            <w:pPr>
              <w:jc w:val="center"/>
            </w:pPr>
            <w:r w:rsidRPr="00FF73CF">
              <w:t>432</w:t>
            </w:r>
            <w:r w:rsidR="00773D3C" w:rsidRPr="00FF73CF">
              <w:t>,00 €</w:t>
            </w:r>
          </w:p>
        </w:tc>
        <w:tc>
          <w:tcPr>
            <w:tcW w:w="850" w:type="dxa"/>
            <w:shd w:val="clear" w:color="auto" w:fill="FFFFFF" w:themeFill="background1"/>
            <w:vAlign w:val="center"/>
          </w:tcPr>
          <w:p w14:paraId="178FA75E" w14:textId="4C59278C" w:rsidR="00773D3C" w:rsidRPr="00FB4A58" w:rsidRDefault="00773D3C" w:rsidP="00773D3C">
            <w:pPr>
              <w:jc w:val="center"/>
              <w:rPr>
                <w:sz w:val="20"/>
                <w:szCs w:val="20"/>
              </w:rPr>
            </w:pPr>
            <w:r>
              <w:rPr>
                <w:sz w:val="20"/>
                <w:szCs w:val="20"/>
              </w:rPr>
              <w:t>Mayo 2024</w:t>
            </w:r>
          </w:p>
        </w:tc>
        <w:tc>
          <w:tcPr>
            <w:tcW w:w="986" w:type="dxa"/>
            <w:shd w:val="clear" w:color="auto" w:fill="FFFFFF" w:themeFill="background1"/>
            <w:vAlign w:val="center"/>
          </w:tcPr>
          <w:p w14:paraId="7D147DB0" w14:textId="6439C421" w:rsidR="00773D3C" w:rsidRPr="00773D3C" w:rsidRDefault="00773D3C" w:rsidP="00773D3C">
            <w:pPr>
              <w:jc w:val="center"/>
              <w:rPr>
                <w:sz w:val="20"/>
                <w:szCs w:val="20"/>
              </w:rPr>
            </w:pPr>
            <w:r w:rsidRPr="00773D3C">
              <w:rPr>
                <w:sz w:val="20"/>
                <w:szCs w:val="20"/>
              </w:rPr>
              <w:t xml:space="preserve">Factura </w:t>
            </w:r>
            <w:r>
              <w:rPr>
                <w:sz w:val="20"/>
                <w:szCs w:val="20"/>
              </w:rPr>
              <w:t>y</w:t>
            </w:r>
            <w:r w:rsidRPr="00773D3C">
              <w:rPr>
                <w:sz w:val="20"/>
                <w:szCs w:val="20"/>
              </w:rPr>
              <w:t xml:space="preserve"> Garantía</w:t>
            </w:r>
          </w:p>
        </w:tc>
      </w:tr>
      <w:tr w:rsidR="00773D3C" w14:paraId="01698E35" w14:textId="77777777" w:rsidTr="00824CC9">
        <w:trPr>
          <w:gridAfter w:val="1"/>
          <w:wAfter w:w="6" w:type="dxa"/>
          <w:jc w:val="center"/>
        </w:trPr>
        <w:tc>
          <w:tcPr>
            <w:tcW w:w="1153" w:type="dxa"/>
            <w:shd w:val="clear" w:color="auto" w:fill="FFFFFF" w:themeFill="background1"/>
            <w:vAlign w:val="center"/>
          </w:tcPr>
          <w:p w14:paraId="58AC1A17" w14:textId="462F94BB" w:rsidR="00773D3C" w:rsidRPr="002F33CC" w:rsidRDefault="00773D3C" w:rsidP="00486B76">
            <w:pPr>
              <w:jc w:val="center"/>
            </w:pPr>
            <w:r w:rsidRPr="00E64EC4">
              <w:t>Monitores 45"</w:t>
            </w:r>
          </w:p>
        </w:tc>
        <w:tc>
          <w:tcPr>
            <w:tcW w:w="1110" w:type="dxa"/>
            <w:shd w:val="clear" w:color="auto" w:fill="FFFFFF" w:themeFill="background1"/>
            <w:vAlign w:val="center"/>
          </w:tcPr>
          <w:p w14:paraId="11448034" w14:textId="638A626A" w:rsidR="00486B76" w:rsidRPr="006044A6" w:rsidRDefault="00486B76" w:rsidP="00486B76">
            <w:pPr>
              <w:jc w:val="center"/>
              <w:rPr>
                <w:sz w:val="20"/>
                <w:szCs w:val="20"/>
              </w:rPr>
            </w:pPr>
            <w:r w:rsidRPr="006044A6">
              <w:rPr>
                <w:sz w:val="20"/>
                <w:szCs w:val="20"/>
              </w:rPr>
              <w:t xml:space="preserve">LG 49VL5F-A </w:t>
            </w:r>
          </w:p>
        </w:tc>
        <w:tc>
          <w:tcPr>
            <w:tcW w:w="993" w:type="dxa"/>
            <w:shd w:val="clear" w:color="auto" w:fill="FFFFFF" w:themeFill="background1"/>
            <w:vAlign w:val="center"/>
          </w:tcPr>
          <w:p w14:paraId="5D71C769" w14:textId="3A2DFCB5" w:rsidR="00773D3C" w:rsidRPr="001A66D2" w:rsidRDefault="00773D3C" w:rsidP="0010129E">
            <w:pPr>
              <w:jc w:val="center"/>
              <w:rPr>
                <w:sz w:val="16"/>
                <w:szCs w:val="16"/>
              </w:rPr>
            </w:pPr>
            <w:r w:rsidRPr="001A66D2">
              <w:rPr>
                <w:sz w:val="16"/>
                <w:szCs w:val="16"/>
              </w:rPr>
              <w:t>Políticas</w:t>
            </w:r>
            <w:r>
              <w:rPr>
                <w:sz w:val="16"/>
                <w:szCs w:val="16"/>
              </w:rPr>
              <w:t xml:space="preserve"> i</w:t>
            </w:r>
            <w:r w:rsidRPr="001A66D2">
              <w:rPr>
                <w:sz w:val="16"/>
                <w:szCs w:val="16"/>
              </w:rPr>
              <w:t>nternas</w:t>
            </w:r>
          </w:p>
        </w:tc>
        <w:tc>
          <w:tcPr>
            <w:tcW w:w="992" w:type="dxa"/>
            <w:shd w:val="clear" w:color="auto" w:fill="FFFFFF" w:themeFill="background1"/>
            <w:vAlign w:val="center"/>
          </w:tcPr>
          <w:p w14:paraId="70FBE5ED" w14:textId="095D9E01" w:rsidR="00773D3C" w:rsidRPr="001E428B" w:rsidRDefault="00773D3C" w:rsidP="0010129E">
            <w:pPr>
              <w:jc w:val="center"/>
              <w:rPr>
                <w:sz w:val="20"/>
                <w:szCs w:val="20"/>
              </w:rPr>
            </w:pPr>
            <w:r w:rsidRPr="001E428B">
              <w:rPr>
                <w:sz w:val="20"/>
                <w:szCs w:val="20"/>
              </w:rPr>
              <w:t>9</w:t>
            </w:r>
          </w:p>
        </w:tc>
        <w:tc>
          <w:tcPr>
            <w:tcW w:w="1134" w:type="dxa"/>
            <w:shd w:val="clear" w:color="auto" w:fill="FFFFFF" w:themeFill="background1"/>
            <w:vAlign w:val="center"/>
          </w:tcPr>
          <w:p w14:paraId="0AB0ACB0" w14:textId="7B1B0112" w:rsidR="00773D3C" w:rsidRPr="00FF73CF" w:rsidRDefault="00486B76" w:rsidP="00773D3C">
            <w:pPr>
              <w:jc w:val="center"/>
            </w:pPr>
            <w:r w:rsidRPr="00FF73CF">
              <w:t>717</w:t>
            </w:r>
            <w:r w:rsidR="00773D3C" w:rsidRPr="00FF73CF">
              <w:t>,00 €</w:t>
            </w:r>
          </w:p>
        </w:tc>
        <w:tc>
          <w:tcPr>
            <w:tcW w:w="1276" w:type="dxa"/>
            <w:shd w:val="clear" w:color="auto" w:fill="FFFFFF" w:themeFill="background1"/>
            <w:vAlign w:val="center"/>
          </w:tcPr>
          <w:p w14:paraId="36DD8B85" w14:textId="296DBDCD" w:rsidR="00773D3C" w:rsidRPr="00FF73CF" w:rsidRDefault="00486B76" w:rsidP="00773D3C">
            <w:pPr>
              <w:jc w:val="center"/>
            </w:pPr>
            <w:r w:rsidRPr="00FF73CF">
              <w:t>6.453</w:t>
            </w:r>
            <w:r w:rsidR="00773D3C" w:rsidRPr="00FF73CF">
              <w:t>,00 €</w:t>
            </w:r>
          </w:p>
        </w:tc>
        <w:tc>
          <w:tcPr>
            <w:tcW w:w="850" w:type="dxa"/>
            <w:shd w:val="clear" w:color="auto" w:fill="FFFFFF" w:themeFill="background1"/>
            <w:vAlign w:val="center"/>
          </w:tcPr>
          <w:p w14:paraId="6C3E2DE7" w14:textId="134F004D" w:rsidR="00773D3C" w:rsidRPr="00FB4A58" w:rsidRDefault="00773D3C" w:rsidP="00773D3C">
            <w:pPr>
              <w:jc w:val="center"/>
              <w:rPr>
                <w:sz w:val="20"/>
                <w:szCs w:val="20"/>
              </w:rPr>
            </w:pPr>
            <w:r>
              <w:rPr>
                <w:sz w:val="20"/>
                <w:szCs w:val="20"/>
              </w:rPr>
              <w:t>Mayo 2024</w:t>
            </w:r>
          </w:p>
        </w:tc>
        <w:tc>
          <w:tcPr>
            <w:tcW w:w="986" w:type="dxa"/>
            <w:shd w:val="clear" w:color="auto" w:fill="FFFFFF" w:themeFill="background1"/>
            <w:vAlign w:val="center"/>
          </w:tcPr>
          <w:p w14:paraId="2873E6CA" w14:textId="2A46DD7F" w:rsidR="00773D3C" w:rsidRPr="00773D3C" w:rsidRDefault="00773D3C" w:rsidP="00773D3C">
            <w:pPr>
              <w:jc w:val="center"/>
              <w:rPr>
                <w:sz w:val="20"/>
                <w:szCs w:val="20"/>
              </w:rPr>
            </w:pPr>
            <w:r w:rsidRPr="00773D3C">
              <w:rPr>
                <w:sz w:val="20"/>
                <w:szCs w:val="20"/>
              </w:rPr>
              <w:t xml:space="preserve">Factura </w:t>
            </w:r>
            <w:r>
              <w:rPr>
                <w:sz w:val="20"/>
                <w:szCs w:val="20"/>
              </w:rPr>
              <w:t>y</w:t>
            </w:r>
            <w:r w:rsidRPr="00773D3C">
              <w:rPr>
                <w:sz w:val="20"/>
                <w:szCs w:val="20"/>
              </w:rPr>
              <w:t xml:space="preserve"> Garantía</w:t>
            </w:r>
          </w:p>
        </w:tc>
      </w:tr>
      <w:tr w:rsidR="00773D3C" w14:paraId="0E40A386" w14:textId="77777777" w:rsidTr="00824CC9">
        <w:trPr>
          <w:gridAfter w:val="1"/>
          <w:wAfter w:w="6" w:type="dxa"/>
          <w:jc w:val="center"/>
        </w:trPr>
        <w:tc>
          <w:tcPr>
            <w:tcW w:w="1153" w:type="dxa"/>
            <w:shd w:val="clear" w:color="auto" w:fill="FFFFFF" w:themeFill="background1"/>
            <w:vAlign w:val="center"/>
          </w:tcPr>
          <w:p w14:paraId="02DCCD50" w14:textId="76B52D67" w:rsidR="00773D3C" w:rsidRPr="002F33CC" w:rsidRDefault="003B6007" w:rsidP="00486B76">
            <w:pPr>
              <w:jc w:val="center"/>
            </w:pPr>
            <w:r w:rsidRPr="00E64EC4">
              <w:t>Soportes VESA</w:t>
            </w:r>
          </w:p>
        </w:tc>
        <w:tc>
          <w:tcPr>
            <w:tcW w:w="1110" w:type="dxa"/>
            <w:shd w:val="clear" w:color="auto" w:fill="FFFFFF" w:themeFill="background1"/>
            <w:vAlign w:val="center"/>
          </w:tcPr>
          <w:p w14:paraId="2CC8F53A" w14:textId="3CCA5172" w:rsidR="00486B76" w:rsidRPr="006044A6" w:rsidRDefault="00486B76" w:rsidP="00486B76">
            <w:pPr>
              <w:jc w:val="center"/>
              <w:rPr>
                <w:sz w:val="20"/>
                <w:szCs w:val="20"/>
              </w:rPr>
            </w:pPr>
            <w:r w:rsidRPr="006044A6">
              <w:rPr>
                <w:sz w:val="20"/>
                <w:szCs w:val="20"/>
              </w:rPr>
              <w:t>Samsung WMN8200SF Soporte TV</w:t>
            </w:r>
          </w:p>
        </w:tc>
        <w:tc>
          <w:tcPr>
            <w:tcW w:w="993" w:type="dxa"/>
            <w:shd w:val="clear" w:color="auto" w:fill="FFFFFF" w:themeFill="background1"/>
            <w:vAlign w:val="center"/>
          </w:tcPr>
          <w:p w14:paraId="6BBD1D2C" w14:textId="03B408F9" w:rsidR="00773D3C" w:rsidRPr="001A66D2" w:rsidRDefault="00773D3C" w:rsidP="0010129E">
            <w:pPr>
              <w:jc w:val="center"/>
              <w:rPr>
                <w:sz w:val="16"/>
                <w:szCs w:val="16"/>
              </w:rPr>
            </w:pPr>
            <w:r w:rsidRPr="001A66D2">
              <w:rPr>
                <w:sz w:val="16"/>
                <w:szCs w:val="16"/>
              </w:rPr>
              <w:t>Políticas</w:t>
            </w:r>
            <w:r>
              <w:rPr>
                <w:sz w:val="16"/>
                <w:szCs w:val="16"/>
              </w:rPr>
              <w:t xml:space="preserve"> i</w:t>
            </w:r>
            <w:r w:rsidRPr="001A66D2">
              <w:rPr>
                <w:sz w:val="16"/>
                <w:szCs w:val="16"/>
              </w:rPr>
              <w:t>nternas</w:t>
            </w:r>
          </w:p>
        </w:tc>
        <w:tc>
          <w:tcPr>
            <w:tcW w:w="992" w:type="dxa"/>
            <w:shd w:val="clear" w:color="auto" w:fill="FFFFFF" w:themeFill="background1"/>
            <w:vAlign w:val="center"/>
          </w:tcPr>
          <w:p w14:paraId="51151A25" w14:textId="445FC7DC" w:rsidR="00773D3C" w:rsidRPr="001E428B" w:rsidRDefault="00773D3C" w:rsidP="0010129E">
            <w:pPr>
              <w:jc w:val="center"/>
              <w:rPr>
                <w:sz w:val="20"/>
                <w:szCs w:val="20"/>
              </w:rPr>
            </w:pPr>
            <w:r w:rsidRPr="001E428B">
              <w:rPr>
                <w:sz w:val="20"/>
                <w:szCs w:val="20"/>
              </w:rPr>
              <w:t>36</w:t>
            </w:r>
          </w:p>
        </w:tc>
        <w:tc>
          <w:tcPr>
            <w:tcW w:w="1134" w:type="dxa"/>
            <w:shd w:val="clear" w:color="auto" w:fill="FFFFFF" w:themeFill="background1"/>
            <w:vAlign w:val="center"/>
          </w:tcPr>
          <w:p w14:paraId="3198E345" w14:textId="1B453D41" w:rsidR="00773D3C" w:rsidRPr="00FF73CF" w:rsidRDefault="00486B76" w:rsidP="00773D3C">
            <w:pPr>
              <w:jc w:val="center"/>
            </w:pPr>
            <w:r w:rsidRPr="00FF73CF">
              <w:t>99</w:t>
            </w:r>
            <w:r w:rsidR="00773D3C" w:rsidRPr="00FF73CF">
              <w:t>,00 €</w:t>
            </w:r>
          </w:p>
        </w:tc>
        <w:tc>
          <w:tcPr>
            <w:tcW w:w="1276" w:type="dxa"/>
            <w:shd w:val="clear" w:color="auto" w:fill="FFFFFF" w:themeFill="background1"/>
            <w:vAlign w:val="center"/>
          </w:tcPr>
          <w:p w14:paraId="5153A223" w14:textId="00A459BB" w:rsidR="00773D3C" w:rsidRPr="00FF73CF" w:rsidRDefault="00486B76" w:rsidP="00773D3C">
            <w:pPr>
              <w:jc w:val="center"/>
            </w:pPr>
            <w:r w:rsidRPr="00FF73CF">
              <w:t>891</w:t>
            </w:r>
            <w:r w:rsidR="00773D3C" w:rsidRPr="00FF73CF">
              <w:t>,00 €</w:t>
            </w:r>
          </w:p>
        </w:tc>
        <w:tc>
          <w:tcPr>
            <w:tcW w:w="850" w:type="dxa"/>
            <w:shd w:val="clear" w:color="auto" w:fill="FFFFFF" w:themeFill="background1"/>
            <w:vAlign w:val="center"/>
          </w:tcPr>
          <w:p w14:paraId="107FEAEA" w14:textId="58CB46AA" w:rsidR="00773D3C" w:rsidRPr="00FB4A58" w:rsidRDefault="00773D3C" w:rsidP="00773D3C">
            <w:pPr>
              <w:jc w:val="center"/>
              <w:rPr>
                <w:sz w:val="20"/>
                <w:szCs w:val="20"/>
              </w:rPr>
            </w:pPr>
            <w:r>
              <w:rPr>
                <w:sz w:val="20"/>
                <w:szCs w:val="20"/>
              </w:rPr>
              <w:t>Mayo 2024</w:t>
            </w:r>
          </w:p>
        </w:tc>
        <w:tc>
          <w:tcPr>
            <w:tcW w:w="986" w:type="dxa"/>
            <w:shd w:val="clear" w:color="auto" w:fill="FFFFFF" w:themeFill="background1"/>
            <w:vAlign w:val="center"/>
          </w:tcPr>
          <w:p w14:paraId="1663D074" w14:textId="148126F2" w:rsidR="00773D3C" w:rsidRPr="00773D3C" w:rsidRDefault="00773D3C" w:rsidP="00773D3C">
            <w:pPr>
              <w:jc w:val="center"/>
              <w:rPr>
                <w:sz w:val="20"/>
                <w:szCs w:val="20"/>
              </w:rPr>
            </w:pPr>
            <w:r w:rsidRPr="00773D3C">
              <w:rPr>
                <w:sz w:val="20"/>
                <w:szCs w:val="20"/>
              </w:rPr>
              <w:t xml:space="preserve">Factura </w:t>
            </w:r>
            <w:r>
              <w:rPr>
                <w:sz w:val="20"/>
                <w:szCs w:val="20"/>
              </w:rPr>
              <w:t>y</w:t>
            </w:r>
            <w:r w:rsidRPr="00773D3C">
              <w:rPr>
                <w:sz w:val="20"/>
                <w:szCs w:val="20"/>
              </w:rPr>
              <w:t xml:space="preserve"> Garantía</w:t>
            </w:r>
          </w:p>
        </w:tc>
      </w:tr>
      <w:tr w:rsidR="00773D3C" w14:paraId="05A704B3" w14:textId="77777777" w:rsidTr="00824CC9">
        <w:trPr>
          <w:gridAfter w:val="1"/>
          <w:wAfter w:w="6" w:type="dxa"/>
          <w:jc w:val="center"/>
        </w:trPr>
        <w:tc>
          <w:tcPr>
            <w:tcW w:w="1153" w:type="dxa"/>
            <w:shd w:val="clear" w:color="auto" w:fill="FFFFFF" w:themeFill="background1"/>
            <w:vAlign w:val="center"/>
          </w:tcPr>
          <w:p w14:paraId="3B1A7A95" w14:textId="2FF0C94C" w:rsidR="00773D3C" w:rsidRPr="002F33CC" w:rsidRDefault="003B6007" w:rsidP="00486B76">
            <w:pPr>
              <w:jc w:val="center"/>
            </w:pPr>
            <w:r w:rsidRPr="00E64EC4">
              <w:t>Teléfonos IPVoid</w:t>
            </w:r>
          </w:p>
        </w:tc>
        <w:tc>
          <w:tcPr>
            <w:tcW w:w="1110" w:type="dxa"/>
            <w:shd w:val="clear" w:color="auto" w:fill="FFFFFF" w:themeFill="background1"/>
            <w:vAlign w:val="center"/>
          </w:tcPr>
          <w:p w14:paraId="1A926794" w14:textId="38A34567" w:rsidR="00486B76" w:rsidRPr="006044A6" w:rsidRDefault="00486B76" w:rsidP="00486B76">
            <w:pPr>
              <w:jc w:val="center"/>
              <w:rPr>
                <w:sz w:val="20"/>
                <w:szCs w:val="20"/>
              </w:rPr>
            </w:pPr>
            <w:r w:rsidRPr="006044A6">
              <w:rPr>
                <w:sz w:val="20"/>
                <w:szCs w:val="20"/>
              </w:rPr>
              <w:t>Yealink SIP-T54W</w:t>
            </w:r>
          </w:p>
        </w:tc>
        <w:tc>
          <w:tcPr>
            <w:tcW w:w="993" w:type="dxa"/>
            <w:shd w:val="clear" w:color="auto" w:fill="FFFFFF" w:themeFill="background1"/>
            <w:vAlign w:val="center"/>
          </w:tcPr>
          <w:p w14:paraId="01DD873D" w14:textId="71606869" w:rsidR="00773D3C" w:rsidRPr="001A66D2" w:rsidRDefault="00773D3C" w:rsidP="0010129E">
            <w:pPr>
              <w:jc w:val="center"/>
              <w:rPr>
                <w:sz w:val="16"/>
                <w:szCs w:val="16"/>
              </w:rPr>
            </w:pPr>
            <w:r w:rsidRPr="001A66D2">
              <w:rPr>
                <w:sz w:val="16"/>
                <w:szCs w:val="16"/>
              </w:rPr>
              <w:t>Políticas</w:t>
            </w:r>
            <w:r>
              <w:rPr>
                <w:sz w:val="16"/>
                <w:szCs w:val="16"/>
              </w:rPr>
              <w:t xml:space="preserve"> i</w:t>
            </w:r>
            <w:r w:rsidRPr="001A66D2">
              <w:rPr>
                <w:sz w:val="16"/>
                <w:szCs w:val="16"/>
              </w:rPr>
              <w:t>nternas</w:t>
            </w:r>
          </w:p>
        </w:tc>
        <w:tc>
          <w:tcPr>
            <w:tcW w:w="992" w:type="dxa"/>
            <w:shd w:val="clear" w:color="auto" w:fill="FFFFFF" w:themeFill="background1"/>
            <w:vAlign w:val="center"/>
          </w:tcPr>
          <w:p w14:paraId="2A99F239" w14:textId="3E6E83C1" w:rsidR="00773D3C" w:rsidRPr="001E428B" w:rsidRDefault="00773D3C" w:rsidP="0010129E">
            <w:pPr>
              <w:jc w:val="center"/>
              <w:rPr>
                <w:sz w:val="20"/>
                <w:szCs w:val="20"/>
              </w:rPr>
            </w:pPr>
            <w:r w:rsidRPr="001E428B">
              <w:rPr>
                <w:sz w:val="20"/>
                <w:szCs w:val="20"/>
              </w:rPr>
              <w:t>1</w:t>
            </w:r>
          </w:p>
        </w:tc>
        <w:tc>
          <w:tcPr>
            <w:tcW w:w="1134" w:type="dxa"/>
            <w:shd w:val="clear" w:color="auto" w:fill="FFFFFF" w:themeFill="background1"/>
            <w:vAlign w:val="center"/>
          </w:tcPr>
          <w:p w14:paraId="6EEE3DFD" w14:textId="55A4A503" w:rsidR="00773D3C" w:rsidRPr="00FF73CF" w:rsidRDefault="00486B76" w:rsidP="00773D3C">
            <w:pPr>
              <w:jc w:val="center"/>
            </w:pPr>
            <w:r w:rsidRPr="00FF73CF">
              <w:t>189</w:t>
            </w:r>
            <w:r w:rsidR="00773D3C" w:rsidRPr="00FF73CF">
              <w:t>,00 €</w:t>
            </w:r>
          </w:p>
        </w:tc>
        <w:tc>
          <w:tcPr>
            <w:tcW w:w="1276" w:type="dxa"/>
            <w:shd w:val="clear" w:color="auto" w:fill="FFFFFF" w:themeFill="background1"/>
            <w:vAlign w:val="center"/>
          </w:tcPr>
          <w:p w14:paraId="44CCF61E" w14:textId="40287A52" w:rsidR="00773D3C" w:rsidRPr="00FF73CF" w:rsidRDefault="00486B76" w:rsidP="00773D3C">
            <w:pPr>
              <w:jc w:val="center"/>
            </w:pPr>
            <w:r w:rsidRPr="00FF73CF">
              <w:t>6.804</w:t>
            </w:r>
            <w:r w:rsidR="00773D3C" w:rsidRPr="00FF73CF">
              <w:t>,00 €</w:t>
            </w:r>
          </w:p>
        </w:tc>
        <w:tc>
          <w:tcPr>
            <w:tcW w:w="850" w:type="dxa"/>
            <w:shd w:val="clear" w:color="auto" w:fill="FFFFFF" w:themeFill="background1"/>
            <w:vAlign w:val="center"/>
          </w:tcPr>
          <w:p w14:paraId="060AA343" w14:textId="0962C68C" w:rsidR="00773D3C" w:rsidRPr="00FB4A58" w:rsidRDefault="00773D3C" w:rsidP="00773D3C">
            <w:pPr>
              <w:jc w:val="center"/>
              <w:rPr>
                <w:sz w:val="20"/>
                <w:szCs w:val="20"/>
              </w:rPr>
            </w:pPr>
            <w:r>
              <w:rPr>
                <w:sz w:val="20"/>
                <w:szCs w:val="20"/>
              </w:rPr>
              <w:t>Mayo 2024</w:t>
            </w:r>
          </w:p>
        </w:tc>
        <w:tc>
          <w:tcPr>
            <w:tcW w:w="986" w:type="dxa"/>
            <w:shd w:val="clear" w:color="auto" w:fill="FFFFFF" w:themeFill="background1"/>
            <w:vAlign w:val="center"/>
          </w:tcPr>
          <w:p w14:paraId="6125E3F4" w14:textId="109C359E" w:rsidR="00773D3C" w:rsidRPr="00773D3C" w:rsidRDefault="00773D3C" w:rsidP="00773D3C">
            <w:pPr>
              <w:jc w:val="center"/>
              <w:rPr>
                <w:sz w:val="20"/>
                <w:szCs w:val="20"/>
              </w:rPr>
            </w:pPr>
            <w:r w:rsidRPr="00773D3C">
              <w:rPr>
                <w:sz w:val="20"/>
                <w:szCs w:val="20"/>
              </w:rPr>
              <w:t xml:space="preserve">Factura </w:t>
            </w:r>
            <w:r>
              <w:rPr>
                <w:sz w:val="20"/>
                <w:szCs w:val="20"/>
              </w:rPr>
              <w:t>y</w:t>
            </w:r>
            <w:r w:rsidRPr="00773D3C">
              <w:rPr>
                <w:sz w:val="20"/>
                <w:szCs w:val="20"/>
              </w:rPr>
              <w:t xml:space="preserve"> Garantía</w:t>
            </w:r>
          </w:p>
        </w:tc>
      </w:tr>
      <w:tr w:rsidR="00773D3C" w14:paraId="48993951" w14:textId="77777777" w:rsidTr="00824CC9">
        <w:trPr>
          <w:gridAfter w:val="1"/>
          <w:wAfter w:w="6" w:type="dxa"/>
          <w:jc w:val="center"/>
        </w:trPr>
        <w:tc>
          <w:tcPr>
            <w:tcW w:w="1153" w:type="dxa"/>
            <w:shd w:val="clear" w:color="auto" w:fill="FFFFFF" w:themeFill="background1"/>
            <w:vAlign w:val="center"/>
          </w:tcPr>
          <w:p w14:paraId="4559AB90" w14:textId="436722D4" w:rsidR="00773D3C" w:rsidRPr="002F33CC" w:rsidRDefault="003B6007" w:rsidP="00486B76">
            <w:pPr>
              <w:jc w:val="center"/>
            </w:pPr>
            <w:r w:rsidRPr="00E64EC4">
              <w:lastRenderedPageBreak/>
              <w:t>Servidor Central</w:t>
            </w:r>
          </w:p>
        </w:tc>
        <w:tc>
          <w:tcPr>
            <w:tcW w:w="1110" w:type="dxa"/>
            <w:shd w:val="clear" w:color="auto" w:fill="FFFFFF" w:themeFill="background1"/>
            <w:vAlign w:val="center"/>
          </w:tcPr>
          <w:p w14:paraId="66E12CAE" w14:textId="0F7D13DB" w:rsidR="00486B76" w:rsidRPr="00BD1B9F" w:rsidRDefault="00486B76" w:rsidP="00486B76">
            <w:pPr>
              <w:jc w:val="center"/>
              <w:rPr>
                <w:sz w:val="20"/>
                <w:szCs w:val="20"/>
                <w:lang w:val="en-US"/>
              </w:rPr>
            </w:pPr>
            <w:r w:rsidRPr="00BD1B9F">
              <w:rPr>
                <w:sz w:val="20"/>
                <w:szCs w:val="20"/>
                <w:lang w:val="en-US"/>
              </w:rPr>
              <w:t>Dell PowerEdge R730 2U - 2 Intel Xeon E5-2637 V3 96GB DDR4 9TB Sata SSD</w:t>
            </w:r>
          </w:p>
        </w:tc>
        <w:tc>
          <w:tcPr>
            <w:tcW w:w="993" w:type="dxa"/>
            <w:shd w:val="clear" w:color="auto" w:fill="FFFFFF" w:themeFill="background1"/>
            <w:vAlign w:val="center"/>
          </w:tcPr>
          <w:p w14:paraId="1C178B35" w14:textId="0F987585" w:rsidR="00773D3C" w:rsidRPr="001A66D2" w:rsidRDefault="00773D3C" w:rsidP="0010129E">
            <w:pPr>
              <w:jc w:val="center"/>
              <w:rPr>
                <w:sz w:val="16"/>
                <w:szCs w:val="16"/>
              </w:rPr>
            </w:pPr>
            <w:r w:rsidRPr="001A66D2">
              <w:rPr>
                <w:sz w:val="16"/>
                <w:szCs w:val="16"/>
              </w:rPr>
              <w:t>Políticas</w:t>
            </w:r>
            <w:r>
              <w:rPr>
                <w:sz w:val="16"/>
                <w:szCs w:val="16"/>
              </w:rPr>
              <w:t xml:space="preserve"> i</w:t>
            </w:r>
            <w:r w:rsidRPr="001A66D2">
              <w:rPr>
                <w:sz w:val="16"/>
                <w:szCs w:val="16"/>
              </w:rPr>
              <w:t>nternas</w:t>
            </w:r>
          </w:p>
        </w:tc>
        <w:tc>
          <w:tcPr>
            <w:tcW w:w="992" w:type="dxa"/>
            <w:shd w:val="clear" w:color="auto" w:fill="FFFFFF" w:themeFill="background1"/>
            <w:vAlign w:val="center"/>
          </w:tcPr>
          <w:p w14:paraId="4E443D34" w14:textId="51A64BE1" w:rsidR="00773D3C" w:rsidRPr="001E428B" w:rsidRDefault="00773D3C" w:rsidP="0010129E">
            <w:pPr>
              <w:jc w:val="center"/>
              <w:rPr>
                <w:sz w:val="20"/>
                <w:szCs w:val="20"/>
              </w:rPr>
            </w:pPr>
            <w:r w:rsidRPr="001E428B">
              <w:rPr>
                <w:sz w:val="20"/>
                <w:szCs w:val="20"/>
              </w:rPr>
              <w:t>1</w:t>
            </w:r>
          </w:p>
        </w:tc>
        <w:tc>
          <w:tcPr>
            <w:tcW w:w="1134" w:type="dxa"/>
            <w:shd w:val="clear" w:color="auto" w:fill="FFFFFF" w:themeFill="background1"/>
            <w:vAlign w:val="center"/>
          </w:tcPr>
          <w:p w14:paraId="2AECE2A3" w14:textId="50F8F2E6" w:rsidR="00773D3C" w:rsidRPr="00FF73CF" w:rsidRDefault="00486B76" w:rsidP="00773D3C">
            <w:pPr>
              <w:jc w:val="center"/>
            </w:pPr>
            <w:r w:rsidRPr="00FF73CF">
              <w:t>1.210</w:t>
            </w:r>
            <w:r w:rsidR="00773D3C" w:rsidRPr="00FF73CF">
              <w:t>,00 €</w:t>
            </w:r>
          </w:p>
        </w:tc>
        <w:tc>
          <w:tcPr>
            <w:tcW w:w="1276" w:type="dxa"/>
            <w:shd w:val="clear" w:color="auto" w:fill="FFFFFF" w:themeFill="background1"/>
            <w:vAlign w:val="center"/>
          </w:tcPr>
          <w:p w14:paraId="5CBF4C86" w14:textId="7632D494" w:rsidR="00773D3C" w:rsidRPr="00FF73CF" w:rsidRDefault="00486B76" w:rsidP="00773D3C">
            <w:pPr>
              <w:jc w:val="center"/>
            </w:pPr>
            <w:r w:rsidRPr="00FF73CF">
              <w:t>1.210</w:t>
            </w:r>
            <w:r w:rsidR="00773D3C" w:rsidRPr="00FF73CF">
              <w:t>,00 €</w:t>
            </w:r>
          </w:p>
        </w:tc>
        <w:tc>
          <w:tcPr>
            <w:tcW w:w="850" w:type="dxa"/>
            <w:shd w:val="clear" w:color="auto" w:fill="FFFFFF" w:themeFill="background1"/>
            <w:vAlign w:val="center"/>
          </w:tcPr>
          <w:p w14:paraId="31E78B32" w14:textId="2D6793B8" w:rsidR="00773D3C" w:rsidRPr="00FB4A58" w:rsidRDefault="00773D3C" w:rsidP="00773D3C">
            <w:pPr>
              <w:jc w:val="center"/>
              <w:rPr>
                <w:sz w:val="20"/>
                <w:szCs w:val="20"/>
              </w:rPr>
            </w:pPr>
            <w:r>
              <w:rPr>
                <w:sz w:val="20"/>
                <w:szCs w:val="20"/>
              </w:rPr>
              <w:t>Mayo 2024</w:t>
            </w:r>
          </w:p>
        </w:tc>
        <w:tc>
          <w:tcPr>
            <w:tcW w:w="986" w:type="dxa"/>
            <w:shd w:val="clear" w:color="auto" w:fill="FFFFFF" w:themeFill="background1"/>
            <w:vAlign w:val="center"/>
          </w:tcPr>
          <w:p w14:paraId="1AD3C0D4" w14:textId="49F27770" w:rsidR="00773D3C" w:rsidRPr="00773D3C" w:rsidRDefault="00773D3C" w:rsidP="00773D3C">
            <w:pPr>
              <w:jc w:val="center"/>
              <w:rPr>
                <w:sz w:val="20"/>
                <w:szCs w:val="20"/>
              </w:rPr>
            </w:pPr>
            <w:r w:rsidRPr="00773D3C">
              <w:rPr>
                <w:sz w:val="20"/>
                <w:szCs w:val="20"/>
              </w:rPr>
              <w:t xml:space="preserve">Factura </w:t>
            </w:r>
            <w:r>
              <w:rPr>
                <w:sz w:val="20"/>
                <w:szCs w:val="20"/>
              </w:rPr>
              <w:t>y</w:t>
            </w:r>
            <w:r w:rsidRPr="00773D3C">
              <w:rPr>
                <w:sz w:val="20"/>
                <w:szCs w:val="20"/>
              </w:rPr>
              <w:t xml:space="preserve"> Garantía</w:t>
            </w:r>
          </w:p>
        </w:tc>
      </w:tr>
      <w:tr w:rsidR="00773D3C" w14:paraId="1E1AFEA6" w14:textId="77777777" w:rsidTr="00824CC9">
        <w:trPr>
          <w:gridAfter w:val="1"/>
          <w:wAfter w:w="6" w:type="dxa"/>
          <w:jc w:val="center"/>
        </w:trPr>
        <w:tc>
          <w:tcPr>
            <w:tcW w:w="1153" w:type="dxa"/>
            <w:shd w:val="clear" w:color="auto" w:fill="FFFFFF" w:themeFill="background1"/>
            <w:vAlign w:val="center"/>
          </w:tcPr>
          <w:p w14:paraId="76573AFD" w14:textId="66AFFE06" w:rsidR="00773D3C" w:rsidRPr="002F33CC" w:rsidRDefault="003B6007" w:rsidP="00486B76">
            <w:pPr>
              <w:jc w:val="center"/>
            </w:pPr>
            <w:r w:rsidRPr="00E64EC4">
              <w:t>SAI</w:t>
            </w:r>
          </w:p>
        </w:tc>
        <w:tc>
          <w:tcPr>
            <w:tcW w:w="1110" w:type="dxa"/>
            <w:shd w:val="clear" w:color="auto" w:fill="FFFFFF" w:themeFill="background1"/>
            <w:vAlign w:val="center"/>
          </w:tcPr>
          <w:p w14:paraId="64F07022" w14:textId="4C6F7600" w:rsidR="00486B76" w:rsidRPr="006044A6" w:rsidRDefault="00486B76" w:rsidP="00486B76">
            <w:pPr>
              <w:jc w:val="center"/>
              <w:rPr>
                <w:sz w:val="20"/>
                <w:szCs w:val="20"/>
                <w:lang w:val="en-US"/>
              </w:rPr>
            </w:pPr>
            <w:r w:rsidRPr="006044A6">
              <w:rPr>
                <w:sz w:val="20"/>
                <w:szCs w:val="20"/>
                <w:lang w:val="en-US"/>
              </w:rPr>
              <w:t>APC Smart-UPS On-Line Doble</w:t>
            </w:r>
          </w:p>
        </w:tc>
        <w:tc>
          <w:tcPr>
            <w:tcW w:w="993" w:type="dxa"/>
            <w:shd w:val="clear" w:color="auto" w:fill="FFFFFF" w:themeFill="background1"/>
            <w:vAlign w:val="center"/>
          </w:tcPr>
          <w:p w14:paraId="0B7EFFCA" w14:textId="206BDC55" w:rsidR="00773D3C" w:rsidRPr="001A66D2" w:rsidRDefault="00773D3C" w:rsidP="0010129E">
            <w:pPr>
              <w:jc w:val="center"/>
              <w:rPr>
                <w:sz w:val="16"/>
                <w:szCs w:val="16"/>
              </w:rPr>
            </w:pPr>
            <w:r w:rsidRPr="001A66D2">
              <w:rPr>
                <w:sz w:val="16"/>
                <w:szCs w:val="16"/>
              </w:rPr>
              <w:t>Políticas</w:t>
            </w:r>
            <w:r>
              <w:rPr>
                <w:sz w:val="16"/>
                <w:szCs w:val="16"/>
              </w:rPr>
              <w:t xml:space="preserve"> i</w:t>
            </w:r>
            <w:r w:rsidRPr="001A66D2">
              <w:rPr>
                <w:sz w:val="16"/>
                <w:szCs w:val="16"/>
              </w:rPr>
              <w:t>nternas</w:t>
            </w:r>
          </w:p>
        </w:tc>
        <w:tc>
          <w:tcPr>
            <w:tcW w:w="992" w:type="dxa"/>
            <w:shd w:val="clear" w:color="auto" w:fill="FFFFFF" w:themeFill="background1"/>
            <w:vAlign w:val="center"/>
          </w:tcPr>
          <w:p w14:paraId="22278FDF" w14:textId="5F6B6E13" w:rsidR="00773D3C" w:rsidRPr="001E428B" w:rsidRDefault="00773D3C" w:rsidP="0010129E">
            <w:pPr>
              <w:jc w:val="center"/>
              <w:rPr>
                <w:sz w:val="20"/>
                <w:szCs w:val="20"/>
              </w:rPr>
            </w:pPr>
            <w:r w:rsidRPr="001E428B">
              <w:rPr>
                <w:sz w:val="20"/>
                <w:szCs w:val="20"/>
              </w:rPr>
              <w:t>1</w:t>
            </w:r>
          </w:p>
        </w:tc>
        <w:tc>
          <w:tcPr>
            <w:tcW w:w="1134" w:type="dxa"/>
            <w:shd w:val="clear" w:color="auto" w:fill="FFFFFF" w:themeFill="background1"/>
            <w:vAlign w:val="center"/>
          </w:tcPr>
          <w:p w14:paraId="62C72D49" w14:textId="6C898DD6" w:rsidR="00773D3C" w:rsidRPr="00FF73CF" w:rsidRDefault="00486B76" w:rsidP="00773D3C">
            <w:pPr>
              <w:jc w:val="center"/>
            </w:pPr>
            <w:r w:rsidRPr="00FF73CF">
              <w:t>15.100</w:t>
            </w:r>
            <w:r w:rsidR="00773D3C" w:rsidRPr="00FF73CF">
              <w:t>,00 €</w:t>
            </w:r>
          </w:p>
        </w:tc>
        <w:tc>
          <w:tcPr>
            <w:tcW w:w="1276" w:type="dxa"/>
            <w:shd w:val="clear" w:color="auto" w:fill="FFFFFF" w:themeFill="background1"/>
            <w:vAlign w:val="center"/>
          </w:tcPr>
          <w:p w14:paraId="0E212A1B" w14:textId="3110BD76" w:rsidR="00773D3C" w:rsidRPr="00FF73CF" w:rsidRDefault="00486B76" w:rsidP="00773D3C">
            <w:pPr>
              <w:jc w:val="center"/>
            </w:pPr>
            <w:r w:rsidRPr="00FF73CF">
              <w:t>15.100</w:t>
            </w:r>
            <w:r w:rsidR="00773D3C" w:rsidRPr="00FF73CF">
              <w:t>,00 €</w:t>
            </w:r>
          </w:p>
        </w:tc>
        <w:tc>
          <w:tcPr>
            <w:tcW w:w="850" w:type="dxa"/>
            <w:shd w:val="clear" w:color="auto" w:fill="FFFFFF" w:themeFill="background1"/>
            <w:vAlign w:val="center"/>
          </w:tcPr>
          <w:p w14:paraId="29590675" w14:textId="799ACFC9" w:rsidR="00773D3C" w:rsidRPr="00FB4A58" w:rsidRDefault="00773D3C" w:rsidP="00773D3C">
            <w:pPr>
              <w:jc w:val="center"/>
              <w:rPr>
                <w:sz w:val="20"/>
                <w:szCs w:val="20"/>
              </w:rPr>
            </w:pPr>
            <w:r>
              <w:rPr>
                <w:sz w:val="20"/>
                <w:szCs w:val="20"/>
              </w:rPr>
              <w:t>Mayo 2024</w:t>
            </w:r>
          </w:p>
        </w:tc>
        <w:tc>
          <w:tcPr>
            <w:tcW w:w="986" w:type="dxa"/>
            <w:shd w:val="clear" w:color="auto" w:fill="FFFFFF" w:themeFill="background1"/>
            <w:vAlign w:val="center"/>
          </w:tcPr>
          <w:p w14:paraId="57597644" w14:textId="36A6C4A5" w:rsidR="00773D3C" w:rsidRPr="00773D3C" w:rsidRDefault="00773D3C" w:rsidP="00773D3C">
            <w:pPr>
              <w:jc w:val="center"/>
              <w:rPr>
                <w:sz w:val="20"/>
                <w:szCs w:val="20"/>
              </w:rPr>
            </w:pPr>
            <w:r w:rsidRPr="00773D3C">
              <w:rPr>
                <w:sz w:val="20"/>
                <w:szCs w:val="20"/>
              </w:rPr>
              <w:t xml:space="preserve">Factura </w:t>
            </w:r>
            <w:r>
              <w:rPr>
                <w:sz w:val="20"/>
                <w:szCs w:val="20"/>
              </w:rPr>
              <w:t>y</w:t>
            </w:r>
            <w:r w:rsidRPr="00773D3C">
              <w:rPr>
                <w:sz w:val="20"/>
                <w:szCs w:val="20"/>
              </w:rPr>
              <w:t xml:space="preserve"> Garantía</w:t>
            </w:r>
          </w:p>
        </w:tc>
      </w:tr>
      <w:tr w:rsidR="00773D3C" w14:paraId="123DB9D0" w14:textId="77777777" w:rsidTr="00824CC9">
        <w:trPr>
          <w:gridAfter w:val="1"/>
          <w:wAfter w:w="6" w:type="dxa"/>
          <w:jc w:val="center"/>
        </w:trPr>
        <w:tc>
          <w:tcPr>
            <w:tcW w:w="1153" w:type="dxa"/>
            <w:shd w:val="clear" w:color="auto" w:fill="FFFFFF" w:themeFill="background1"/>
            <w:vAlign w:val="center"/>
          </w:tcPr>
          <w:p w14:paraId="4164262F" w14:textId="08B11250" w:rsidR="00773D3C" w:rsidRPr="002F33CC" w:rsidRDefault="003B6007" w:rsidP="00486B76">
            <w:pPr>
              <w:jc w:val="center"/>
            </w:pPr>
            <w:r w:rsidRPr="00E64EC4">
              <w:t>Rack de Discos</w:t>
            </w:r>
          </w:p>
        </w:tc>
        <w:tc>
          <w:tcPr>
            <w:tcW w:w="1110" w:type="dxa"/>
            <w:shd w:val="clear" w:color="auto" w:fill="FFFFFF" w:themeFill="background1"/>
            <w:vAlign w:val="center"/>
          </w:tcPr>
          <w:p w14:paraId="54794B5A" w14:textId="6AAA42BA" w:rsidR="00486B76" w:rsidRPr="006044A6" w:rsidRDefault="00486B76" w:rsidP="00486B76">
            <w:pPr>
              <w:jc w:val="center"/>
              <w:rPr>
                <w:sz w:val="20"/>
                <w:szCs w:val="20"/>
              </w:rPr>
            </w:pPr>
            <w:r w:rsidRPr="006044A6">
              <w:rPr>
                <w:sz w:val="20"/>
                <w:szCs w:val="20"/>
              </w:rPr>
              <w:t>Dell PowerVault MD1220 SFF</w:t>
            </w:r>
          </w:p>
        </w:tc>
        <w:tc>
          <w:tcPr>
            <w:tcW w:w="993" w:type="dxa"/>
            <w:shd w:val="clear" w:color="auto" w:fill="FFFFFF" w:themeFill="background1"/>
            <w:vAlign w:val="center"/>
          </w:tcPr>
          <w:p w14:paraId="3A19BEE7" w14:textId="60B9D6FB" w:rsidR="00773D3C" w:rsidRPr="001A66D2" w:rsidRDefault="00773D3C" w:rsidP="0010129E">
            <w:pPr>
              <w:jc w:val="center"/>
              <w:rPr>
                <w:sz w:val="16"/>
                <w:szCs w:val="16"/>
              </w:rPr>
            </w:pPr>
            <w:r w:rsidRPr="001A66D2">
              <w:rPr>
                <w:sz w:val="16"/>
                <w:szCs w:val="16"/>
              </w:rPr>
              <w:t>Políticas</w:t>
            </w:r>
            <w:r>
              <w:rPr>
                <w:sz w:val="16"/>
                <w:szCs w:val="16"/>
              </w:rPr>
              <w:t xml:space="preserve"> i</w:t>
            </w:r>
            <w:r w:rsidRPr="001A66D2">
              <w:rPr>
                <w:sz w:val="16"/>
                <w:szCs w:val="16"/>
              </w:rPr>
              <w:t>nternas</w:t>
            </w:r>
          </w:p>
        </w:tc>
        <w:tc>
          <w:tcPr>
            <w:tcW w:w="992" w:type="dxa"/>
            <w:shd w:val="clear" w:color="auto" w:fill="FFFFFF" w:themeFill="background1"/>
            <w:vAlign w:val="center"/>
          </w:tcPr>
          <w:p w14:paraId="08BD77FE" w14:textId="0DF24AF2" w:rsidR="00773D3C" w:rsidRPr="001E428B" w:rsidRDefault="00773D3C" w:rsidP="0010129E">
            <w:pPr>
              <w:jc w:val="center"/>
              <w:rPr>
                <w:sz w:val="20"/>
                <w:szCs w:val="20"/>
              </w:rPr>
            </w:pPr>
            <w:r w:rsidRPr="001E428B">
              <w:rPr>
                <w:sz w:val="20"/>
                <w:szCs w:val="20"/>
              </w:rPr>
              <w:t>40</w:t>
            </w:r>
          </w:p>
        </w:tc>
        <w:tc>
          <w:tcPr>
            <w:tcW w:w="1134" w:type="dxa"/>
            <w:shd w:val="clear" w:color="auto" w:fill="FFFFFF" w:themeFill="background1"/>
            <w:vAlign w:val="center"/>
          </w:tcPr>
          <w:p w14:paraId="67B0F71B" w14:textId="2168CC19" w:rsidR="00773D3C" w:rsidRPr="00FF73CF" w:rsidRDefault="00486B76" w:rsidP="00773D3C">
            <w:pPr>
              <w:jc w:val="center"/>
            </w:pPr>
            <w:r w:rsidRPr="00FF73CF">
              <w:t>3.854</w:t>
            </w:r>
            <w:r w:rsidR="00773D3C" w:rsidRPr="00FF73CF">
              <w:t>,00 €</w:t>
            </w:r>
          </w:p>
        </w:tc>
        <w:tc>
          <w:tcPr>
            <w:tcW w:w="1276" w:type="dxa"/>
            <w:shd w:val="clear" w:color="auto" w:fill="FFFFFF" w:themeFill="background1"/>
            <w:vAlign w:val="center"/>
          </w:tcPr>
          <w:p w14:paraId="0B04AA9E" w14:textId="607BF12D" w:rsidR="00773D3C" w:rsidRPr="00FF73CF" w:rsidRDefault="00486B76" w:rsidP="00773D3C">
            <w:pPr>
              <w:jc w:val="center"/>
            </w:pPr>
            <w:r w:rsidRPr="00FF73CF">
              <w:t>3.854</w:t>
            </w:r>
            <w:r w:rsidR="00773D3C" w:rsidRPr="00FF73CF">
              <w:t>,00 €</w:t>
            </w:r>
          </w:p>
        </w:tc>
        <w:tc>
          <w:tcPr>
            <w:tcW w:w="850" w:type="dxa"/>
            <w:shd w:val="clear" w:color="auto" w:fill="FFFFFF" w:themeFill="background1"/>
            <w:vAlign w:val="center"/>
          </w:tcPr>
          <w:p w14:paraId="4D1220C7" w14:textId="432238F9" w:rsidR="00773D3C" w:rsidRPr="00FB4A58" w:rsidRDefault="00773D3C" w:rsidP="00773D3C">
            <w:pPr>
              <w:jc w:val="center"/>
              <w:rPr>
                <w:sz w:val="20"/>
                <w:szCs w:val="20"/>
              </w:rPr>
            </w:pPr>
            <w:r>
              <w:rPr>
                <w:sz w:val="20"/>
                <w:szCs w:val="20"/>
              </w:rPr>
              <w:t>Mayo 2024</w:t>
            </w:r>
          </w:p>
        </w:tc>
        <w:tc>
          <w:tcPr>
            <w:tcW w:w="986" w:type="dxa"/>
            <w:shd w:val="clear" w:color="auto" w:fill="FFFFFF" w:themeFill="background1"/>
            <w:vAlign w:val="center"/>
          </w:tcPr>
          <w:p w14:paraId="4B8040AB" w14:textId="4E3321BE" w:rsidR="00773D3C" w:rsidRPr="00773D3C" w:rsidRDefault="00773D3C" w:rsidP="00773D3C">
            <w:pPr>
              <w:jc w:val="center"/>
              <w:rPr>
                <w:sz w:val="20"/>
                <w:szCs w:val="20"/>
              </w:rPr>
            </w:pPr>
            <w:r w:rsidRPr="00773D3C">
              <w:rPr>
                <w:sz w:val="20"/>
                <w:szCs w:val="20"/>
              </w:rPr>
              <w:t xml:space="preserve">Factura </w:t>
            </w:r>
            <w:r>
              <w:rPr>
                <w:sz w:val="20"/>
                <w:szCs w:val="20"/>
              </w:rPr>
              <w:t>y</w:t>
            </w:r>
            <w:r w:rsidRPr="00773D3C">
              <w:rPr>
                <w:sz w:val="20"/>
                <w:szCs w:val="20"/>
              </w:rPr>
              <w:t xml:space="preserve"> Garantía</w:t>
            </w:r>
          </w:p>
        </w:tc>
      </w:tr>
      <w:tr w:rsidR="00773D3C" w14:paraId="35A2088C" w14:textId="77777777" w:rsidTr="00824CC9">
        <w:trPr>
          <w:gridAfter w:val="1"/>
          <w:wAfter w:w="6" w:type="dxa"/>
          <w:jc w:val="center"/>
        </w:trPr>
        <w:tc>
          <w:tcPr>
            <w:tcW w:w="1153" w:type="dxa"/>
            <w:shd w:val="clear" w:color="auto" w:fill="FFFFFF" w:themeFill="background1"/>
            <w:vAlign w:val="center"/>
          </w:tcPr>
          <w:p w14:paraId="4BCA2403" w14:textId="0C182A48" w:rsidR="00773D3C" w:rsidRPr="002F33CC" w:rsidRDefault="003B6007" w:rsidP="00486B76">
            <w:pPr>
              <w:jc w:val="center"/>
            </w:pPr>
            <w:r w:rsidRPr="00E64EC4">
              <w:t>Dispositivos de Geolocalización</w:t>
            </w:r>
          </w:p>
        </w:tc>
        <w:tc>
          <w:tcPr>
            <w:tcW w:w="1110" w:type="dxa"/>
            <w:shd w:val="clear" w:color="auto" w:fill="FFFFFF" w:themeFill="background1"/>
            <w:vAlign w:val="center"/>
          </w:tcPr>
          <w:p w14:paraId="4698B68F" w14:textId="20CED042" w:rsidR="00486B76" w:rsidRPr="006044A6" w:rsidRDefault="00486B76" w:rsidP="00486B76">
            <w:pPr>
              <w:jc w:val="center"/>
              <w:rPr>
                <w:sz w:val="20"/>
                <w:szCs w:val="20"/>
              </w:rPr>
            </w:pPr>
            <w:r w:rsidRPr="006044A6">
              <w:rPr>
                <w:sz w:val="20"/>
                <w:szCs w:val="20"/>
              </w:rPr>
              <w:t>Invoxia Localizador GPS Classic</w:t>
            </w:r>
          </w:p>
        </w:tc>
        <w:tc>
          <w:tcPr>
            <w:tcW w:w="993" w:type="dxa"/>
            <w:shd w:val="clear" w:color="auto" w:fill="FFFFFF" w:themeFill="background1"/>
            <w:vAlign w:val="center"/>
          </w:tcPr>
          <w:p w14:paraId="24D474F0" w14:textId="00BF5125" w:rsidR="00773D3C" w:rsidRPr="001A66D2" w:rsidRDefault="00773D3C" w:rsidP="0010129E">
            <w:pPr>
              <w:jc w:val="center"/>
              <w:rPr>
                <w:sz w:val="16"/>
                <w:szCs w:val="16"/>
              </w:rPr>
            </w:pPr>
            <w:r w:rsidRPr="001A66D2">
              <w:rPr>
                <w:sz w:val="16"/>
                <w:szCs w:val="16"/>
              </w:rPr>
              <w:t>Políticas</w:t>
            </w:r>
            <w:r>
              <w:rPr>
                <w:sz w:val="16"/>
                <w:szCs w:val="16"/>
              </w:rPr>
              <w:t xml:space="preserve"> i</w:t>
            </w:r>
            <w:r w:rsidRPr="001A66D2">
              <w:rPr>
                <w:sz w:val="16"/>
                <w:szCs w:val="16"/>
              </w:rPr>
              <w:t>nternas</w:t>
            </w:r>
          </w:p>
        </w:tc>
        <w:tc>
          <w:tcPr>
            <w:tcW w:w="992" w:type="dxa"/>
            <w:shd w:val="clear" w:color="auto" w:fill="FFFFFF" w:themeFill="background1"/>
            <w:vAlign w:val="center"/>
          </w:tcPr>
          <w:p w14:paraId="0596D99B" w14:textId="73983738" w:rsidR="00773D3C" w:rsidRPr="001E428B" w:rsidRDefault="00773D3C" w:rsidP="0010129E">
            <w:pPr>
              <w:jc w:val="center"/>
              <w:rPr>
                <w:sz w:val="20"/>
                <w:szCs w:val="20"/>
              </w:rPr>
            </w:pPr>
            <w:r w:rsidRPr="001E428B">
              <w:rPr>
                <w:sz w:val="20"/>
                <w:szCs w:val="20"/>
              </w:rPr>
              <w:t>4</w:t>
            </w:r>
          </w:p>
        </w:tc>
        <w:tc>
          <w:tcPr>
            <w:tcW w:w="1134" w:type="dxa"/>
            <w:shd w:val="clear" w:color="auto" w:fill="FFFFFF" w:themeFill="background1"/>
            <w:vAlign w:val="center"/>
          </w:tcPr>
          <w:p w14:paraId="0726CE8D" w14:textId="2FC08C0D" w:rsidR="00773D3C" w:rsidRPr="00FF73CF" w:rsidRDefault="00486B76" w:rsidP="00773D3C">
            <w:pPr>
              <w:jc w:val="center"/>
            </w:pPr>
            <w:r w:rsidRPr="00FF73CF">
              <w:t>129</w:t>
            </w:r>
            <w:r w:rsidR="00773D3C" w:rsidRPr="00FF73CF">
              <w:t>,00 €</w:t>
            </w:r>
          </w:p>
        </w:tc>
        <w:tc>
          <w:tcPr>
            <w:tcW w:w="1276" w:type="dxa"/>
            <w:shd w:val="clear" w:color="auto" w:fill="FFFFFF" w:themeFill="background1"/>
            <w:vAlign w:val="center"/>
          </w:tcPr>
          <w:p w14:paraId="76CEB662" w14:textId="6E3E2EBB" w:rsidR="00773D3C" w:rsidRPr="00FF73CF" w:rsidRDefault="00486B76" w:rsidP="00773D3C">
            <w:pPr>
              <w:jc w:val="center"/>
            </w:pPr>
            <w:r w:rsidRPr="00FF73CF">
              <w:t>5.160</w:t>
            </w:r>
            <w:r w:rsidR="00773D3C" w:rsidRPr="00FF73CF">
              <w:t>,00 €</w:t>
            </w:r>
          </w:p>
        </w:tc>
        <w:tc>
          <w:tcPr>
            <w:tcW w:w="850" w:type="dxa"/>
            <w:shd w:val="clear" w:color="auto" w:fill="FFFFFF" w:themeFill="background1"/>
            <w:vAlign w:val="center"/>
          </w:tcPr>
          <w:p w14:paraId="7337D286" w14:textId="12F0721D" w:rsidR="00773D3C" w:rsidRPr="00FB4A58" w:rsidRDefault="00773D3C" w:rsidP="00773D3C">
            <w:pPr>
              <w:jc w:val="center"/>
              <w:rPr>
                <w:sz w:val="20"/>
                <w:szCs w:val="20"/>
              </w:rPr>
            </w:pPr>
            <w:r>
              <w:rPr>
                <w:sz w:val="20"/>
                <w:szCs w:val="20"/>
              </w:rPr>
              <w:t>Mayo 2024</w:t>
            </w:r>
          </w:p>
        </w:tc>
        <w:tc>
          <w:tcPr>
            <w:tcW w:w="986" w:type="dxa"/>
            <w:shd w:val="clear" w:color="auto" w:fill="FFFFFF" w:themeFill="background1"/>
            <w:vAlign w:val="center"/>
          </w:tcPr>
          <w:p w14:paraId="3F944183" w14:textId="61994F0A" w:rsidR="00773D3C" w:rsidRPr="00773D3C" w:rsidRDefault="00773D3C" w:rsidP="00773D3C">
            <w:pPr>
              <w:jc w:val="center"/>
              <w:rPr>
                <w:sz w:val="20"/>
                <w:szCs w:val="20"/>
              </w:rPr>
            </w:pPr>
            <w:r w:rsidRPr="00773D3C">
              <w:rPr>
                <w:sz w:val="20"/>
                <w:szCs w:val="20"/>
              </w:rPr>
              <w:t xml:space="preserve">Factura </w:t>
            </w:r>
            <w:r>
              <w:rPr>
                <w:sz w:val="20"/>
                <w:szCs w:val="20"/>
              </w:rPr>
              <w:t>y</w:t>
            </w:r>
            <w:r w:rsidRPr="00773D3C">
              <w:rPr>
                <w:sz w:val="20"/>
                <w:szCs w:val="20"/>
              </w:rPr>
              <w:t xml:space="preserve"> Garantía</w:t>
            </w:r>
          </w:p>
        </w:tc>
      </w:tr>
      <w:tr w:rsidR="00773D3C" w14:paraId="424881EA" w14:textId="77777777" w:rsidTr="00824CC9">
        <w:trPr>
          <w:gridAfter w:val="1"/>
          <w:wAfter w:w="6" w:type="dxa"/>
          <w:jc w:val="center"/>
        </w:trPr>
        <w:tc>
          <w:tcPr>
            <w:tcW w:w="1153" w:type="dxa"/>
            <w:shd w:val="clear" w:color="auto" w:fill="FFFFFF" w:themeFill="background1"/>
            <w:vAlign w:val="center"/>
          </w:tcPr>
          <w:p w14:paraId="361B59E8" w14:textId="13FED082" w:rsidR="00773D3C" w:rsidRPr="002F33CC" w:rsidRDefault="00773D3C" w:rsidP="00486B76">
            <w:pPr>
              <w:jc w:val="center"/>
            </w:pPr>
            <w:r>
              <w:t>T</w:t>
            </w:r>
            <w:r w:rsidRPr="00E64EC4">
              <w:t>el</w:t>
            </w:r>
            <w:r w:rsidR="00F47F5C" w:rsidRPr="00E64EC4">
              <w:t>é</w:t>
            </w:r>
            <w:r w:rsidRPr="00E64EC4">
              <w:t xml:space="preserve">fono </w:t>
            </w:r>
            <w:r w:rsidR="003B6007" w:rsidRPr="00E64EC4">
              <w:t>Android</w:t>
            </w:r>
          </w:p>
        </w:tc>
        <w:tc>
          <w:tcPr>
            <w:tcW w:w="1110" w:type="dxa"/>
            <w:shd w:val="clear" w:color="auto" w:fill="FFFFFF" w:themeFill="background1"/>
            <w:vAlign w:val="center"/>
          </w:tcPr>
          <w:p w14:paraId="4050F639" w14:textId="0ED20AE6" w:rsidR="00486B76" w:rsidRPr="006044A6" w:rsidRDefault="00486B76" w:rsidP="00486B76">
            <w:pPr>
              <w:jc w:val="center"/>
              <w:rPr>
                <w:sz w:val="20"/>
                <w:szCs w:val="20"/>
              </w:rPr>
            </w:pPr>
            <w:r w:rsidRPr="006044A6">
              <w:rPr>
                <w:sz w:val="20"/>
                <w:szCs w:val="20"/>
              </w:rPr>
              <w:t>Motorola Moto G14</w:t>
            </w:r>
          </w:p>
        </w:tc>
        <w:tc>
          <w:tcPr>
            <w:tcW w:w="993" w:type="dxa"/>
            <w:shd w:val="clear" w:color="auto" w:fill="FFFFFF" w:themeFill="background1"/>
            <w:vAlign w:val="center"/>
          </w:tcPr>
          <w:p w14:paraId="5254D9B8" w14:textId="0A357833" w:rsidR="00773D3C" w:rsidRPr="001A66D2" w:rsidRDefault="00773D3C" w:rsidP="0010129E">
            <w:pPr>
              <w:jc w:val="center"/>
              <w:rPr>
                <w:sz w:val="16"/>
                <w:szCs w:val="16"/>
              </w:rPr>
            </w:pPr>
            <w:r w:rsidRPr="001A66D2">
              <w:rPr>
                <w:sz w:val="16"/>
                <w:szCs w:val="16"/>
              </w:rPr>
              <w:t>Políticas</w:t>
            </w:r>
            <w:r>
              <w:rPr>
                <w:sz w:val="16"/>
                <w:szCs w:val="16"/>
              </w:rPr>
              <w:t xml:space="preserve"> i</w:t>
            </w:r>
            <w:r w:rsidRPr="001A66D2">
              <w:rPr>
                <w:sz w:val="16"/>
                <w:szCs w:val="16"/>
              </w:rPr>
              <w:t>nternas</w:t>
            </w:r>
          </w:p>
        </w:tc>
        <w:tc>
          <w:tcPr>
            <w:tcW w:w="992" w:type="dxa"/>
            <w:shd w:val="clear" w:color="auto" w:fill="FFFFFF" w:themeFill="background1"/>
            <w:vAlign w:val="center"/>
          </w:tcPr>
          <w:p w14:paraId="1C3149C7" w14:textId="70A0D423" w:rsidR="00773D3C" w:rsidRPr="001E428B" w:rsidRDefault="00773D3C" w:rsidP="0010129E">
            <w:pPr>
              <w:jc w:val="center"/>
              <w:rPr>
                <w:sz w:val="20"/>
                <w:szCs w:val="20"/>
              </w:rPr>
            </w:pPr>
            <w:r w:rsidRPr="001E428B">
              <w:rPr>
                <w:sz w:val="20"/>
                <w:szCs w:val="20"/>
              </w:rPr>
              <w:t>4</w:t>
            </w:r>
          </w:p>
        </w:tc>
        <w:tc>
          <w:tcPr>
            <w:tcW w:w="1134" w:type="dxa"/>
            <w:shd w:val="clear" w:color="auto" w:fill="FFFFFF" w:themeFill="background1"/>
            <w:vAlign w:val="center"/>
          </w:tcPr>
          <w:p w14:paraId="29E81A48" w14:textId="3B8DEB66" w:rsidR="00773D3C" w:rsidRPr="00FF73CF" w:rsidRDefault="00486B76" w:rsidP="00773D3C">
            <w:pPr>
              <w:jc w:val="center"/>
            </w:pPr>
            <w:r w:rsidRPr="00FF73CF">
              <w:t>150</w:t>
            </w:r>
            <w:r w:rsidR="00773D3C" w:rsidRPr="00FF73CF">
              <w:t>,00 €</w:t>
            </w:r>
          </w:p>
        </w:tc>
        <w:tc>
          <w:tcPr>
            <w:tcW w:w="1276" w:type="dxa"/>
            <w:shd w:val="clear" w:color="auto" w:fill="FFFFFF" w:themeFill="background1"/>
            <w:vAlign w:val="center"/>
          </w:tcPr>
          <w:p w14:paraId="4844FE78" w14:textId="58520049" w:rsidR="00773D3C" w:rsidRPr="00FF73CF" w:rsidRDefault="00486B76" w:rsidP="00773D3C">
            <w:pPr>
              <w:jc w:val="center"/>
            </w:pPr>
            <w:r w:rsidRPr="00FF73CF">
              <w:t>600</w:t>
            </w:r>
            <w:r w:rsidR="00773D3C" w:rsidRPr="00FF73CF">
              <w:t>,00 €</w:t>
            </w:r>
          </w:p>
        </w:tc>
        <w:tc>
          <w:tcPr>
            <w:tcW w:w="850" w:type="dxa"/>
            <w:shd w:val="clear" w:color="auto" w:fill="FFFFFF" w:themeFill="background1"/>
            <w:vAlign w:val="center"/>
          </w:tcPr>
          <w:p w14:paraId="19E311EB" w14:textId="2D568B38" w:rsidR="00773D3C" w:rsidRPr="00FB4A58" w:rsidRDefault="00773D3C" w:rsidP="00773D3C">
            <w:pPr>
              <w:jc w:val="center"/>
              <w:rPr>
                <w:sz w:val="20"/>
                <w:szCs w:val="20"/>
              </w:rPr>
            </w:pPr>
            <w:r>
              <w:rPr>
                <w:sz w:val="20"/>
                <w:szCs w:val="20"/>
              </w:rPr>
              <w:t>Mayo 2024</w:t>
            </w:r>
          </w:p>
        </w:tc>
        <w:tc>
          <w:tcPr>
            <w:tcW w:w="986" w:type="dxa"/>
            <w:shd w:val="clear" w:color="auto" w:fill="FFFFFF" w:themeFill="background1"/>
            <w:vAlign w:val="center"/>
          </w:tcPr>
          <w:p w14:paraId="3733336C" w14:textId="54CCB224" w:rsidR="00773D3C" w:rsidRPr="00773D3C" w:rsidRDefault="00773D3C" w:rsidP="00773D3C">
            <w:pPr>
              <w:jc w:val="center"/>
              <w:rPr>
                <w:sz w:val="20"/>
                <w:szCs w:val="20"/>
              </w:rPr>
            </w:pPr>
            <w:r w:rsidRPr="00773D3C">
              <w:rPr>
                <w:sz w:val="20"/>
                <w:szCs w:val="20"/>
              </w:rPr>
              <w:t xml:space="preserve">Factura </w:t>
            </w:r>
            <w:r>
              <w:rPr>
                <w:sz w:val="20"/>
                <w:szCs w:val="20"/>
              </w:rPr>
              <w:t>y</w:t>
            </w:r>
            <w:r w:rsidRPr="00773D3C">
              <w:rPr>
                <w:sz w:val="20"/>
                <w:szCs w:val="20"/>
              </w:rPr>
              <w:t xml:space="preserve"> Garantía</w:t>
            </w:r>
          </w:p>
        </w:tc>
      </w:tr>
      <w:tr w:rsidR="00773D3C" w14:paraId="2B4AD18E" w14:textId="77777777" w:rsidTr="00824CC9">
        <w:trPr>
          <w:gridAfter w:val="1"/>
          <w:wAfter w:w="6" w:type="dxa"/>
          <w:jc w:val="center"/>
        </w:trPr>
        <w:tc>
          <w:tcPr>
            <w:tcW w:w="1153" w:type="dxa"/>
            <w:shd w:val="clear" w:color="auto" w:fill="FFFFFF" w:themeFill="background1"/>
            <w:vAlign w:val="center"/>
          </w:tcPr>
          <w:p w14:paraId="707A6835" w14:textId="6B1D1E8F" w:rsidR="00773D3C" w:rsidRPr="002F33CC" w:rsidRDefault="00486B76" w:rsidP="00486B76">
            <w:pPr>
              <w:jc w:val="center"/>
            </w:pPr>
            <w:r w:rsidRPr="00E64EC4">
              <w:t>Te</w:t>
            </w:r>
            <w:r w:rsidR="006044A6">
              <w:t>lé</w:t>
            </w:r>
            <w:r w:rsidRPr="00E64EC4">
              <w:t>fono</w:t>
            </w:r>
            <w:r w:rsidR="003B6007" w:rsidRPr="00E64EC4">
              <w:t xml:space="preserve"> IOS</w:t>
            </w:r>
          </w:p>
        </w:tc>
        <w:tc>
          <w:tcPr>
            <w:tcW w:w="1110" w:type="dxa"/>
            <w:shd w:val="clear" w:color="auto" w:fill="FFFFFF" w:themeFill="background1"/>
            <w:vAlign w:val="center"/>
          </w:tcPr>
          <w:p w14:paraId="6323C649" w14:textId="39184307" w:rsidR="00486B76" w:rsidRPr="006044A6" w:rsidRDefault="00486B76" w:rsidP="00486B76">
            <w:pPr>
              <w:jc w:val="center"/>
              <w:rPr>
                <w:sz w:val="20"/>
                <w:szCs w:val="20"/>
              </w:rPr>
            </w:pPr>
            <w:r w:rsidRPr="006044A6">
              <w:rPr>
                <w:sz w:val="20"/>
                <w:szCs w:val="20"/>
              </w:rPr>
              <w:t>Apple iPhone 13</w:t>
            </w:r>
          </w:p>
        </w:tc>
        <w:tc>
          <w:tcPr>
            <w:tcW w:w="993" w:type="dxa"/>
            <w:shd w:val="clear" w:color="auto" w:fill="FFFFFF" w:themeFill="background1"/>
            <w:vAlign w:val="center"/>
          </w:tcPr>
          <w:p w14:paraId="22FCA59A" w14:textId="610DA29A" w:rsidR="00773D3C" w:rsidRPr="001A66D2" w:rsidRDefault="00773D3C" w:rsidP="0010129E">
            <w:pPr>
              <w:jc w:val="center"/>
              <w:rPr>
                <w:sz w:val="16"/>
                <w:szCs w:val="16"/>
              </w:rPr>
            </w:pPr>
            <w:r w:rsidRPr="001A66D2">
              <w:rPr>
                <w:sz w:val="16"/>
                <w:szCs w:val="16"/>
              </w:rPr>
              <w:t>Políticas</w:t>
            </w:r>
            <w:r>
              <w:rPr>
                <w:sz w:val="16"/>
                <w:szCs w:val="16"/>
              </w:rPr>
              <w:t xml:space="preserve"> i</w:t>
            </w:r>
            <w:r w:rsidRPr="001A66D2">
              <w:rPr>
                <w:sz w:val="16"/>
                <w:szCs w:val="16"/>
              </w:rPr>
              <w:t>nternas</w:t>
            </w:r>
          </w:p>
        </w:tc>
        <w:tc>
          <w:tcPr>
            <w:tcW w:w="992" w:type="dxa"/>
            <w:shd w:val="clear" w:color="auto" w:fill="FFFFFF" w:themeFill="background1"/>
            <w:vAlign w:val="center"/>
          </w:tcPr>
          <w:p w14:paraId="5169D199" w14:textId="781388FA" w:rsidR="00773D3C" w:rsidRPr="001E428B" w:rsidRDefault="00773D3C" w:rsidP="0010129E">
            <w:pPr>
              <w:jc w:val="center"/>
              <w:rPr>
                <w:sz w:val="20"/>
                <w:szCs w:val="20"/>
              </w:rPr>
            </w:pPr>
            <w:r w:rsidRPr="001E428B">
              <w:rPr>
                <w:sz w:val="20"/>
                <w:szCs w:val="20"/>
              </w:rPr>
              <w:t>9</w:t>
            </w:r>
          </w:p>
        </w:tc>
        <w:tc>
          <w:tcPr>
            <w:tcW w:w="1134" w:type="dxa"/>
            <w:shd w:val="clear" w:color="auto" w:fill="FFFFFF" w:themeFill="background1"/>
            <w:vAlign w:val="center"/>
          </w:tcPr>
          <w:p w14:paraId="639AAD73" w14:textId="7E744A77" w:rsidR="00773D3C" w:rsidRPr="00FF73CF" w:rsidRDefault="00486B76" w:rsidP="00773D3C">
            <w:pPr>
              <w:jc w:val="center"/>
            </w:pPr>
            <w:r w:rsidRPr="00FF73CF">
              <w:t>750</w:t>
            </w:r>
            <w:r w:rsidR="00773D3C" w:rsidRPr="00FF73CF">
              <w:t>,00 €</w:t>
            </w:r>
          </w:p>
        </w:tc>
        <w:tc>
          <w:tcPr>
            <w:tcW w:w="1276" w:type="dxa"/>
            <w:shd w:val="clear" w:color="auto" w:fill="FFFFFF" w:themeFill="background1"/>
            <w:vAlign w:val="center"/>
          </w:tcPr>
          <w:p w14:paraId="3FFD10EF" w14:textId="5FCBFE2F" w:rsidR="00773D3C" w:rsidRPr="00FF73CF" w:rsidRDefault="00486B76" w:rsidP="00773D3C">
            <w:pPr>
              <w:jc w:val="center"/>
            </w:pPr>
            <w:r w:rsidRPr="00FF73CF">
              <w:t>3.000</w:t>
            </w:r>
            <w:r w:rsidR="00773D3C" w:rsidRPr="00FF73CF">
              <w:t>,00 €</w:t>
            </w:r>
          </w:p>
        </w:tc>
        <w:tc>
          <w:tcPr>
            <w:tcW w:w="850" w:type="dxa"/>
            <w:shd w:val="clear" w:color="auto" w:fill="FFFFFF" w:themeFill="background1"/>
            <w:vAlign w:val="center"/>
          </w:tcPr>
          <w:p w14:paraId="6A7F79D6" w14:textId="6C279E29" w:rsidR="00773D3C" w:rsidRPr="00FB4A58" w:rsidRDefault="00773D3C" w:rsidP="00773D3C">
            <w:pPr>
              <w:jc w:val="center"/>
              <w:rPr>
                <w:sz w:val="20"/>
                <w:szCs w:val="20"/>
              </w:rPr>
            </w:pPr>
            <w:r>
              <w:rPr>
                <w:sz w:val="20"/>
                <w:szCs w:val="20"/>
              </w:rPr>
              <w:t>Mayo 2024</w:t>
            </w:r>
          </w:p>
        </w:tc>
        <w:tc>
          <w:tcPr>
            <w:tcW w:w="986" w:type="dxa"/>
            <w:shd w:val="clear" w:color="auto" w:fill="FFFFFF" w:themeFill="background1"/>
            <w:vAlign w:val="center"/>
          </w:tcPr>
          <w:p w14:paraId="3771FEDA" w14:textId="2B007032" w:rsidR="00773D3C" w:rsidRPr="00773D3C" w:rsidRDefault="00773D3C" w:rsidP="00773D3C">
            <w:pPr>
              <w:jc w:val="center"/>
              <w:rPr>
                <w:sz w:val="20"/>
                <w:szCs w:val="20"/>
              </w:rPr>
            </w:pPr>
            <w:r w:rsidRPr="00773D3C">
              <w:rPr>
                <w:sz w:val="20"/>
                <w:szCs w:val="20"/>
              </w:rPr>
              <w:t xml:space="preserve">Factura </w:t>
            </w:r>
            <w:r>
              <w:rPr>
                <w:sz w:val="20"/>
                <w:szCs w:val="20"/>
              </w:rPr>
              <w:t>y</w:t>
            </w:r>
            <w:r w:rsidRPr="00773D3C">
              <w:rPr>
                <w:sz w:val="20"/>
                <w:szCs w:val="20"/>
              </w:rPr>
              <w:t xml:space="preserve"> Garantía</w:t>
            </w:r>
          </w:p>
        </w:tc>
      </w:tr>
      <w:tr w:rsidR="00773D3C" w14:paraId="0030C772" w14:textId="77777777" w:rsidTr="00824CC9">
        <w:trPr>
          <w:gridAfter w:val="1"/>
          <w:wAfter w:w="6" w:type="dxa"/>
          <w:jc w:val="center"/>
        </w:trPr>
        <w:tc>
          <w:tcPr>
            <w:tcW w:w="1153" w:type="dxa"/>
            <w:shd w:val="clear" w:color="auto" w:fill="FFFFFF" w:themeFill="background1"/>
            <w:vAlign w:val="center"/>
          </w:tcPr>
          <w:p w14:paraId="5525FAA7" w14:textId="6C70344B" w:rsidR="00773D3C" w:rsidRPr="002F33CC" w:rsidRDefault="003B6007" w:rsidP="00486B76">
            <w:pPr>
              <w:jc w:val="center"/>
            </w:pPr>
            <w:r w:rsidRPr="00E64EC4">
              <w:t>Switch de comunicaciones</w:t>
            </w:r>
          </w:p>
        </w:tc>
        <w:tc>
          <w:tcPr>
            <w:tcW w:w="1110" w:type="dxa"/>
            <w:shd w:val="clear" w:color="auto" w:fill="FFFFFF" w:themeFill="background1"/>
            <w:vAlign w:val="center"/>
          </w:tcPr>
          <w:p w14:paraId="26FE555D" w14:textId="24A52BAD" w:rsidR="00486B76" w:rsidRPr="006044A6" w:rsidRDefault="00486B76" w:rsidP="00486B76">
            <w:pPr>
              <w:jc w:val="center"/>
              <w:rPr>
                <w:sz w:val="20"/>
                <w:szCs w:val="20"/>
                <w:lang w:val="en-US"/>
              </w:rPr>
            </w:pPr>
            <w:r w:rsidRPr="006044A6">
              <w:rPr>
                <w:sz w:val="20"/>
                <w:szCs w:val="20"/>
                <w:lang w:val="en-US"/>
              </w:rPr>
              <w:t>GRANDSTREAM GWN7811P Switch gestionable Capa (Layer) 3.</w:t>
            </w:r>
          </w:p>
        </w:tc>
        <w:tc>
          <w:tcPr>
            <w:tcW w:w="993" w:type="dxa"/>
            <w:shd w:val="clear" w:color="auto" w:fill="FFFFFF" w:themeFill="background1"/>
            <w:vAlign w:val="center"/>
          </w:tcPr>
          <w:p w14:paraId="2D0DCA09" w14:textId="0EA9E68D" w:rsidR="00773D3C" w:rsidRPr="001A66D2" w:rsidRDefault="00773D3C" w:rsidP="0010129E">
            <w:pPr>
              <w:jc w:val="center"/>
              <w:rPr>
                <w:sz w:val="16"/>
                <w:szCs w:val="16"/>
              </w:rPr>
            </w:pPr>
            <w:r w:rsidRPr="001A66D2">
              <w:rPr>
                <w:sz w:val="16"/>
                <w:szCs w:val="16"/>
              </w:rPr>
              <w:t>Políticas</w:t>
            </w:r>
            <w:r>
              <w:rPr>
                <w:sz w:val="16"/>
                <w:szCs w:val="16"/>
              </w:rPr>
              <w:t xml:space="preserve"> i</w:t>
            </w:r>
            <w:r w:rsidRPr="001A66D2">
              <w:rPr>
                <w:sz w:val="16"/>
                <w:szCs w:val="16"/>
              </w:rPr>
              <w:t>nternas</w:t>
            </w:r>
          </w:p>
        </w:tc>
        <w:tc>
          <w:tcPr>
            <w:tcW w:w="992" w:type="dxa"/>
            <w:shd w:val="clear" w:color="auto" w:fill="FFFFFF" w:themeFill="background1"/>
            <w:vAlign w:val="center"/>
          </w:tcPr>
          <w:p w14:paraId="050C8E4B" w14:textId="0A301E49" w:rsidR="00773D3C" w:rsidRPr="001E428B" w:rsidRDefault="00773D3C" w:rsidP="0010129E">
            <w:pPr>
              <w:jc w:val="center"/>
              <w:rPr>
                <w:sz w:val="20"/>
                <w:szCs w:val="20"/>
              </w:rPr>
            </w:pPr>
            <w:r w:rsidRPr="001E428B">
              <w:rPr>
                <w:sz w:val="20"/>
                <w:szCs w:val="20"/>
              </w:rPr>
              <w:t>9</w:t>
            </w:r>
          </w:p>
        </w:tc>
        <w:tc>
          <w:tcPr>
            <w:tcW w:w="1134" w:type="dxa"/>
            <w:shd w:val="clear" w:color="auto" w:fill="FFFFFF" w:themeFill="background1"/>
            <w:vAlign w:val="center"/>
          </w:tcPr>
          <w:p w14:paraId="4DBB909D" w14:textId="61B3FC85" w:rsidR="00773D3C" w:rsidRPr="00FF73CF" w:rsidRDefault="00486B76" w:rsidP="00773D3C">
            <w:pPr>
              <w:jc w:val="center"/>
            </w:pPr>
            <w:r w:rsidRPr="00FF73CF">
              <w:t>225</w:t>
            </w:r>
            <w:r w:rsidR="00773D3C" w:rsidRPr="00FF73CF">
              <w:t>,00 €</w:t>
            </w:r>
          </w:p>
        </w:tc>
        <w:tc>
          <w:tcPr>
            <w:tcW w:w="1276" w:type="dxa"/>
            <w:shd w:val="clear" w:color="auto" w:fill="FFFFFF" w:themeFill="background1"/>
            <w:vAlign w:val="center"/>
          </w:tcPr>
          <w:p w14:paraId="2FA7A7CF" w14:textId="3AC0EFDC" w:rsidR="00773D3C" w:rsidRPr="00FF73CF" w:rsidRDefault="00486B76" w:rsidP="00773D3C">
            <w:pPr>
              <w:jc w:val="center"/>
            </w:pPr>
            <w:r w:rsidRPr="00FF73CF">
              <w:t>2.025</w:t>
            </w:r>
            <w:r w:rsidR="00773D3C" w:rsidRPr="00FF73CF">
              <w:t>,00 €</w:t>
            </w:r>
          </w:p>
        </w:tc>
        <w:tc>
          <w:tcPr>
            <w:tcW w:w="850" w:type="dxa"/>
            <w:shd w:val="clear" w:color="auto" w:fill="FFFFFF" w:themeFill="background1"/>
            <w:vAlign w:val="center"/>
          </w:tcPr>
          <w:p w14:paraId="4DDD82B2" w14:textId="46EB7B49" w:rsidR="00773D3C" w:rsidRPr="00FB4A58" w:rsidRDefault="00773D3C" w:rsidP="00773D3C">
            <w:pPr>
              <w:jc w:val="center"/>
              <w:rPr>
                <w:sz w:val="20"/>
                <w:szCs w:val="20"/>
              </w:rPr>
            </w:pPr>
            <w:r>
              <w:rPr>
                <w:sz w:val="20"/>
                <w:szCs w:val="20"/>
              </w:rPr>
              <w:t>Mayo 2024</w:t>
            </w:r>
          </w:p>
        </w:tc>
        <w:tc>
          <w:tcPr>
            <w:tcW w:w="986" w:type="dxa"/>
            <w:shd w:val="clear" w:color="auto" w:fill="FFFFFF" w:themeFill="background1"/>
            <w:vAlign w:val="center"/>
          </w:tcPr>
          <w:p w14:paraId="45EBBFFB" w14:textId="1AD3F3B2" w:rsidR="00773D3C" w:rsidRPr="00773D3C" w:rsidRDefault="00773D3C" w:rsidP="00773D3C">
            <w:pPr>
              <w:jc w:val="center"/>
              <w:rPr>
                <w:sz w:val="20"/>
                <w:szCs w:val="20"/>
              </w:rPr>
            </w:pPr>
            <w:r w:rsidRPr="00773D3C">
              <w:rPr>
                <w:sz w:val="20"/>
                <w:szCs w:val="20"/>
              </w:rPr>
              <w:t xml:space="preserve">Factura </w:t>
            </w:r>
            <w:r>
              <w:rPr>
                <w:sz w:val="20"/>
                <w:szCs w:val="20"/>
              </w:rPr>
              <w:t>y</w:t>
            </w:r>
            <w:r w:rsidRPr="00773D3C">
              <w:rPr>
                <w:sz w:val="20"/>
                <w:szCs w:val="20"/>
              </w:rPr>
              <w:t xml:space="preserve"> Garantía</w:t>
            </w:r>
          </w:p>
        </w:tc>
      </w:tr>
      <w:tr w:rsidR="001E428B" w14:paraId="4B895908" w14:textId="77777777" w:rsidTr="00824CC9">
        <w:trPr>
          <w:gridAfter w:val="1"/>
          <w:wAfter w:w="6" w:type="dxa"/>
          <w:jc w:val="center"/>
        </w:trPr>
        <w:tc>
          <w:tcPr>
            <w:tcW w:w="1153" w:type="dxa"/>
            <w:shd w:val="clear" w:color="auto" w:fill="FFFFFF" w:themeFill="background1"/>
            <w:vAlign w:val="center"/>
          </w:tcPr>
          <w:p w14:paraId="011CFFCB" w14:textId="2793104B" w:rsidR="001E428B" w:rsidRPr="002F33CC" w:rsidRDefault="003B6007" w:rsidP="00486B76">
            <w:pPr>
              <w:jc w:val="center"/>
            </w:pPr>
            <w:r w:rsidRPr="00E64EC4">
              <w:t>Router</w:t>
            </w:r>
          </w:p>
        </w:tc>
        <w:tc>
          <w:tcPr>
            <w:tcW w:w="1110" w:type="dxa"/>
            <w:shd w:val="clear" w:color="auto" w:fill="FFFFFF" w:themeFill="background1"/>
            <w:vAlign w:val="center"/>
          </w:tcPr>
          <w:p w14:paraId="2BC32828" w14:textId="6F895A12" w:rsidR="00486B76" w:rsidRPr="006044A6" w:rsidRDefault="00486B76" w:rsidP="00486B76">
            <w:pPr>
              <w:jc w:val="center"/>
              <w:rPr>
                <w:sz w:val="20"/>
                <w:szCs w:val="20"/>
                <w:lang w:val="en-US"/>
              </w:rPr>
            </w:pPr>
            <w:r w:rsidRPr="006044A6">
              <w:rPr>
                <w:sz w:val="20"/>
                <w:szCs w:val="20"/>
                <w:lang w:val="en-US"/>
              </w:rPr>
              <w:t xml:space="preserve">TP-Link Archer AXE75 - WiFi 6 Router AX5400 </w:t>
            </w:r>
            <w:r>
              <w:rPr>
                <w:sz w:val="20"/>
                <w:szCs w:val="20"/>
                <w:lang w:val="en-US"/>
              </w:rPr>
              <w:t>mb</w:t>
            </w:r>
            <w:r w:rsidRPr="006044A6">
              <w:rPr>
                <w:sz w:val="20"/>
                <w:szCs w:val="20"/>
                <w:lang w:val="en-US"/>
              </w:rPr>
              <w:t>ps</w:t>
            </w:r>
          </w:p>
        </w:tc>
        <w:tc>
          <w:tcPr>
            <w:tcW w:w="993" w:type="dxa"/>
            <w:shd w:val="clear" w:color="auto" w:fill="FFFFFF" w:themeFill="background1"/>
            <w:vAlign w:val="center"/>
          </w:tcPr>
          <w:p w14:paraId="508DCAD7" w14:textId="48BA3D01" w:rsidR="001E428B" w:rsidRPr="001A66D2" w:rsidRDefault="003B6007" w:rsidP="0010129E">
            <w:pPr>
              <w:jc w:val="center"/>
              <w:rPr>
                <w:sz w:val="16"/>
                <w:szCs w:val="16"/>
              </w:rPr>
            </w:pPr>
            <w:r w:rsidRPr="001A66D2">
              <w:rPr>
                <w:sz w:val="16"/>
                <w:szCs w:val="16"/>
              </w:rPr>
              <w:t>Políticas</w:t>
            </w:r>
            <w:r>
              <w:rPr>
                <w:sz w:val="16"/>
                <w:szCs w:val="16"/>
              </w:rPr>
              <w:t xml:space="preserve"> i</w:t>
            </w:r>
            <w:r w:rsidRPr="001A66D2">
              <w:rPr>
                <w:sz w:val="16"/>
                <w:szCs w:val="16"/>
              </w:rPr>
              <w:t>nternas</w:t>
            </w:r>
          </w:p>
        </w:tc>
        <w:tc>
          <w:tcPr>
            <w:tcW w:w="992" w:type="dxa"/>
            <w:shd w:val="clear" w:color="auto" w:fill="FFFFFF" w:themeFill="background1"/>
            <w:vAlign w:val="center"/>
          </w:tcPr>
          <w:p w14:paraId="6AAB6781" w14:textId="6A5B0914" w:rsidR="001E428B" w:rsidRPr="001E428B" w:rsidRDefault="001E428B" w:rsidP="0010129E">
            <w:pPr>
              <w:jc w:val="center"/>
              <w:rPr>
                <w:sz w:val="20"/>
                <w:szCs w:val="20"/>
              </w:rPr>
            </w:pPr>
            <w:r w:rsidRPr="001E428B">
              <w:rPr>
                <w:sz w:val="20"/>
                <w:szCs w:val="20"/>
              </w:rPr>
              <w:t>36</w:t>
            </w:r>
          </w:p>
        </w:tc>
        <w:tc>
          <w:tcPr>
            <w:tcW w:w="1134" w:type="dxa"/>
            <w:shd w:val="clear" w:color="auto" w:fill="FFFFFF" w:themeFill="background1"/>
            <w:vAlign w:val="center"/>
          </w:tcPr>
          <w:p w14:paraId="4CAEBD84" w14:textId="70FF5D92" w:rsidR="001E428B" w:rsidRPr="00FF73CF" w:rsidRDefault="00486B76" w:rsidP="001E428B">
            <w:pPr>
              <w:jc w:val="center"/>
            </w:pPr>
            <w:r w:rsidRPr="00FF73CF">
              <w:t>200</w:t>
            </w:r>
            <w:r w:rsidR="001E428B" w:rsidRPr="00FF73CF">
              <w:t>,00 €</w:t>
            </w:r>
          </w:p>
        </w:tc>
        <w:tc>
          <w:tcPr>
            <w:tcW w:w="1276" w:type="dxa"/>
            <w:shd w:val="clear" w:color="auto" w:fill="FFFFFF" w:themeFill="background1"/>
            <w:vAlign w:val="center"/>
          </w:tcPr>
          <w:p w14:paraId="66A9623E" w14:textId="290052D1" w:rsidR="001E428B" w:rsidRPr="00FF73CF" w:rsidRDefault="00486B76" w:rsidP="001E428B">
            <w:pPr>
              <w:jc w:val="center"/>
            </w:pPr>
            <w:r w:rsidRPr="00FF73CF">
              <w:t>1.800</w:t>
            </w:r>
            <w:r w:rsidR="001E428B" w:rsidRPr="00FF73CF">
              <w:t>,00 €</w:t>
            </w:r>
          </w:p>
        </w:tc>
        <w:tc>
          <w:tcPr>
            <w:tcW w:w="850" w:type="dxa"/>
            <w:shd w:val="clear" w:color="auto" w:fill="FFFFFF" w:themeFill="background1"/>
            <w:vAlign w:val="center"/>
          </w:tcPr>
          <w:p w14:paraId="0B2AD6F1" w14:textId="52E58B0A" w:rsidR="001E428B" w:rsidRPr="00FB4A58" w:rsidRDefault="001E428B" w:rsidP="001E428B">
            <w:pPr>
              <w:jc w:val="center"/>
              <w:rPr>
                <w:sz w:val="20"/>
                <w:szCs w:val="20"/>
              </w:rPr>
            </w:pPr>
            <w:r>
              <w:rPr>
                <w:sz w:val="20"/>
                <w:szCs w:val="20"/>
              </w:rPr>
              <w:t>Mayo 2024</w:t>
            </w:r>
          </w:p>
        </w:tc>
        <w:tc>
          <w:tcPr>
            <w:tcW w:w="986" w:type="dxa"/>
            <w:shd w:val="clear" w:color="auto" w:fill="FFFFFF" w:themeFill="background1"/>
            <w:vAlign w:val="center"/>
          </w:tcPr>
          <w:p w14:paraId="05849D0B" w14:textId="06819DF1" w:rsidR="001E428B" w:rsidRPr="00773D3C" w:rsidRDefault="00773D3C" w:rsidP="001E428B">
            <w:pPr>
              <w:jc w:val="center"/>
              <w:rPr>
                <w:sz w:val="20"/>
                <w:szCs w:val="20"/>
              </w:rPr>
            </w:pPr>
            <w:r w:rsidRPr="00773D3C">
              <w:rPr>
                <w:sz w:val="20"/>
                <w:szCs w:val="20"/>
              </w:rPr>
              <w:t>Factura</w:t>
            </w:r>
            <w:r w:rsidR="00486B76" w:rsidRPr="00773D3C">
              <w:rPr>
                <w:sz w:val="20"/>
                <w:szCs w:val="20"/>
              </w:rPr>
              <w:t xml:space="preserve"> </w:t>
            </w:r>
            <w:r w:rsidR="00486B76">
              <w:rPr>
                <w:sz w:val="20"/>
                <w:szCs w:val="20"/>
              </w:rPr>
              <w:t>y</w:t>
            </w:r>
            <w:r w:rsidR="00486B76" w:rsidRPr="00773D3C">
              <w:rPr>
                <w:sz w:val="20"/>
                <w:szCs w:val="20"/>
              </w:rPr>
              <w:t xml:space="preserve"> Garantía</w:t>
            </w:r>
          </w:p>
        </w:tc>
      </w:tr>
      <w:tr w:rsidR="00EC3984" w:rsidRPr="00EC3984" w14:paraId="26482C62" w14:textId="77777777" w:rsidTr="00824CC9">
        <w:trPr>
          <w:trHeight w:val="367"/>
          <w:jc w:val="center"/>
        </w:trPr>
        <w:tc>
          <w:tcPr>
            <w:tcW w:w="2263" w:type="dxa"/>
            <w:gridSpan w:val="2"/>
            <w:shd w:val="clear" w:color="auto" w:fill="AEAAAA" w:themeFill="background2" w:themeFillShade="BF"/>
            <w:vAlign w:val="center"/>
          </w:tcPr>
          <w:p w14:paraId="23F3F6DC" w14:textId="56A97527" w:rsidR="00044E0F" w:rsidRPr="00EC3984" w:rsidRDefault="00044E0F" w:rsidP="003B6007">
            <w:pPr>
              <w:jc w:val="center"/>
              <w:rPr>
                <w:b/>
                <w:bCs/>
              </w:rPr>
            </w:pPr>
            <w:r w:rsidRPr="00EC3984">
              <w:rPr>
                <w:b/>
                <w:bCs/>
              </w:rPr>
              <w:t>TOTAL</w:t>
            </w:r>
          </w:p>
        </w:tc>
        <w:tc>
          <w:tcPr>
            <w:tcW w:w="6237" w:type="dxa"/>
            <w:gridSpan w:val="7"/>
            <w:shd w:val="clear" w:color="auto" w:fill="AEAAAA" w:themeFill="background2" w:themeFillShade="BF"/>
            <w:vAlign w:val="center"/>
          </w:tcPr>
          <w:p w14:paraId="2888E1B9" w14:textId="6B95B0C0" w:rsidR="00EC3984" w:rsidRPr="00EC3984" w:rsidRDefault="00044E0F" w:rsidP="00EC3984">
            <w:pPr>
              <w:jc w:val="center"/>
              <w:rPr>
                <w:b/>
                <w:bCs/>
              </w:rPr>
            </w:pPr>
            <w:r w:rsidRPr="00044E0F">
              <w:rPr>
                <w:b/>
                <w:bCs/>
              </w:rPr>
              <w:t>76.093</w:t>
            </w:r>
            <w:r w:rsidR="00EC3984" w:rsidRPr="00EC3984">
              <w:rPr>
                <w:b/>
                <w:bCs/>
              </w:rPr>
              <w:t>,00 €</w:t>
            </w:r>
          </w:p>
        </w:tc>
      </w:tr>
    </w:tbl>
    <w:p w14:paraId="3AB108D9" w14:textId="3A8605E4" w:rsidR="00FC5583" w:rsidRPr="00FC5583" w:rsidRDefault="001F4B69" w:rsidP="00116CD8">
      <w:pPr>
        <w:pStyle w:val="CitadeTablas"/>
      </w:pPr>
      <w:bookmarkStart w:id="829" w:name="_Ref163327182"/>
      <w:bookmarkStart w:id="830" w:name="_Ref163327184"/>
      <w:bookmarkStart w:id="831" w:name="_Ref163327185"/>
      <w:bookmarkStart w:id="832" w:name="_Toc163919717"/>
      <w:bookmarkStart w:id="833" w:name="_Toc165126475"/>
      <w:r>
        <w:t>Adquisiciones necesarias para el desarrollo del proyecto</w:t>
      </w:r>
      <w:bookmarkEnd w:id="829"/>
      <w:bookmarkEnd w:id="830"/>
      <w:bookmarkEnd w:id="831"/>
      <w:bookmarkEnd w:id="832"/>
      <w:bookmarkEnd w:id="833"/>
    </w:p>
    <w:p w14:paraId="1BC4B99F" w14:textId="0FA5B392" w:rsidR="00F22059" w:rsidRDefault="09BA1FA7" w:rsidP="00BB7DAC">
      <w:pPr>
        <w:pStyle w:val="Ttulo2"/>
      </w:pPr>
      <w:bookmarkStart w:id="834" w:name="_Ref163344365"/>
      <w:bookmarkStart w:id="835" w:name="_Ref163344371"/>
      <w:bookmarkStart w:id="836" w:name="_Ref163344380"/>
      <w:bookmarkStart w:id="837" w:name="_Ref163344384"/>
      <w:bookmarkStart w:id="838" w:name="_Ref163344385"/>
      <w:bookmarkStart w:id="839" w:name="_Ref163344386"/>
      <w:bookmarkStart w:id="840" w:name="_Toc163406101"/>
      <w:bookmarkStart w:id="841" w:name="_Toc165126227"/>
      <w:bookmarkStart w:id="842" w:name="_Toc366201818"/>
      <w:bookmarkStart w:id="843" w:name="_Toc164117958"/>
      <w:bookmarkStart w:id="844" w:name="_Toc164120999"/>
      <w:r>
        <w:t>Plan de seguridad</w:t>
      </w:r>
      <w:bookmarkEnd w:id="834"/>
      <w:bookmarkEnd w:id="835"/>
      <w:bookmarkEnd w:id="836"/>
      <w:bookmarkEnd w:id="837"/>
      <w:bookmarkEnd w:id="838"/>
      <w:bookmarkEnd w:id="839"/>
      <w:bookmarkEnd w:id="840"/>
      <w:bookmarkEnd w:id="841"/>
    </w:p>
    <w:bookmarkEnd w:id="842"/>
    <w:bookmarkEnd w:id="843"/>
    <w:bookmarkEnd w:id="844"/>
    <w:p w14:paraId="367DB27F" w14:textId="51734AC1" w:rsidR="00E53E9D" w:rsidRPr="00E53E9D" w:rsidRDefault="00EE604B" w:rsidP="00E53E9D">
      <w:r w:rsidRPr="00EE604B">
        <w:t xml:space="preserve">Se elaborará un detallado plan de seguridad que abarque todos los aspectos relacionados con la seguridad en todos los ámbitos pertinentes, incluyendo tanto aquellos impuestos por la normativa vigente como los aspectos específicos del proyecto de teleasistencia. Este plan estará diseñado para garantizar la protección integral de la información sensible, los sistemas </w:t>
      </w:r>
      <w:r w:rsidRPr="00EE604B">
        <w:lastRenderedPageBreak/>
        <w:t>tecnológicos y los procesos operativos involucrados en la prestación de servicios de teleasistencia.</w:t>
      </w:r>
    </w:p>
    <w:p w14:paraId="7B372A30" w14:textId="4FB600AA" w:rsidR="00EE604B" w:rsidRPr="00E53E9D" w:rsidRDefault="37F5F8EA" w:rsidP="00BB7DAC">
      <w:pPr>
        <w:pStyle w:val="Ttulo3"/>
      </w:pPr>
      <w:bookmarkStart w:id="845" w:name="_Toc953774359"/>
      <w:bookmarkStart w:id="846" w:name="_Toc164121000"/>
      <w:bookmarkStart w:id="847" w:name="_Toc165126228"/>
      <w:r>
        <w:t>Seguridad física</w:t>
      </w:r>
      <w:bookmarkEnd w:id="845"/>
      <w:bookmarkEnd w:id="846"/>
      <w:bookmarkEnd w:id="847"/>
    </w:p>
    <w:p w14:paraId="734F6045" w14:textId="77777777" w:rsidR="00DF05E2" w:rsidRDefault="00780993" w:rsidP="00971F70">
      <w:pPr>
        <w:pStyle w:val="Ttulo4"/>
      </w:pPr>
      <w:bookmarkStart w:id="848" w:name="_Toc1589044753"/>
      <w:bookmarkStart w:id="849" w:name="_Toc164121001"/>
      <w:r>
        <w:t>Control de Acceso Físico</w:t>
      </w:r>
      <w:bookmarkEnd w:id="848"/>
      <w:bookmarkEnd w:id="849"/>
    </w:p>
    <w:p w14:paraId="7763DE59" w14:textId="7932D38A" w:rsidR="00780993" w:rsidRDefault="007605AF" w:rsidP="00DF05E2">
      <w:r w:rsidRPr="007605AF">
        <w:t>Un</w:t>
      </w:r>
      <w:r w:rsidR="00780993">
        <w:t xml:space="preserve"> sistema de control de acceso </w:t>
      </w:r>
      <w:r w:rsidR="001C18B3">
        <w:t xml:space="preserve">con </w:t>
      </w:r>
      <w:r w:rsidR="00780993">
        <w:t xml:space="preserve">tarjetas identificativas </w:t>
      </w:r>
      <w:r w:rsidRPr="007605AF">
        <w:t>restringe el</w:t>
      </w:r>
      <w:r w:rsidR="001C18B3">
        <w:t xml:space="preserve"> acceso </w:t>
      </w:r>
      <w:r w:rsidRPr="007605AF">
        <w:t>a las áreas de la empresa. Cada</w:t>
      </w:r>
      <w:r w:rsidR="001C18B3">
        <w:t xml:space="preserve"> empleado solo </w:t>
      </w:r>
      <w:r w:rsidRPr="007605AF">
        <w:t xml:space="preserve">tiene acceso </w:t>
      </w:r>
      <w:r w:rsidR="001C18B3">
        <w:t>a las áreas que le competen</w:t>
      </w:r>
      <w:r w:rsidRPr="007605AF">
        <w:t>, según su rol y responsabilidades</w:t>
      </w:r>
      <w:r w:rsidR="001C18B3">
        <w:t>.</w:t>
      </w:r>
    </w:p>
    <w:p w14:paraId="6D56E71C" w14:textId="77777777" w:rsidR="00DD0348" w:rsidRDefault="00780993" w:rsidP="00971F70">
      <w:pPr>
        <w:pStyle w:val="Ttulo4"/>
      </w:pPr>
      <w:bookmarkStart w:id="850" w:name="_Toc890551730"/>
      <w:bookmarkStart w:id="851" w:name="_Toc164121002"/>
      <w:r>
        <w:t>Seguridad del Cableado</w:t>
      </w:r>
      <w:bookmarkEnd w:id="850"/>
      <w:bookmarkEnd w:id="851"/>
    </w:p>
    <w:p w14:paraId="785E1326" w14:textId="0C4C7CA8" w:rsidR="00780993" w:rsidRDefault="0059795B" w:rsidP="00DF05E2">
      <w:r w:rsidRPr="0059795B">
        <w:t>El</w:t>
      </w:r>
      <w:r w:rsidR="00780993">
        <w:t xml:space="preserve"> cableado de red </w:t>
      </w:r>
      <w:r w:rsidRPr="0059795B">
        <w:t xml:space="preserve">se organiza de forma ordenada y discreta </w:t>
      </w:r>
      <w:r w:rsidR="00780993">
        <w:t>para minimizar riesgos</w:t>
      </w:r>
      <w:r w:rsidRPr="0059795B">
        <w:t xml:space="preserve"> de interferencia y manipulación. En</w:t>
      </w:r>
      <w:r w:rsidR="00110B60">
        <w:t xml:space="preserve"> instalaciones extensas</w:t>
      </w:r>
      <w:r w:rsidRPr="0059795B">
        <w:t>, se utilizan</w:t>
      </w:r>
      <w:r w:rsidR="00110B60">
        <w:t xml:space="preserve"> cajas cerradas con llave</w:t>
      </w:r>
      <w:r w:rsidRPr="0059795B">
        <w:t xml:space="preserve"> para proteger los cables</w:t>
      </w:r>
      <w:r w:rsidR="00110B60">
        <w:t>.</w:t>
      </w:r>
    </w:p>
    <w:p w14:paraId="4221B367" w14:textId="77777777" w:rsidR="00DD0348" w:rsidRDefault="00780993" w:rsidP="00971F70">
      <w:pPr>
        <w:pStyle w:val="Ttulo4"/>
      </w:pPr>
      <w:bookmarkStart w:id="852" w:name="_Toc2047917039"/>
      <w:bookmarkStart w:id="853" w:name="_Toc164121003"/>
      <w:r>
        <w:t>Restricción de Acceso a Servidores</w:t>
      </w:r>
      <w:bookmarkEnd w:id="852"/>
      <w:bookmarkEnd w:id="853"/>
    </w:p>
    <w:p w14:paraId="59AC18F5" w14:textId="105258B4" w:rsidR="00780993" w:rsidRDefault="00AC30AD" w:rsidP="00DF05E2">
      <w:r w:rsidRPr="00AC30AD">
        <w:t>El acceso</w:t>
      </w:r>
      <w:r w:rsidR="00780993">
        <w:t xml:space="preserve"> a los servidores centrales y demás equipos críticos </w:t>
      </w:r>
      <w:r w:rsidRPr="00AC30AD">
        <w:t>está</w:t>
      </w:r>
      <w:r w:rsidR="00780993">
        <w:t xml:space="preserve"> altamente </w:t>
      </w:r>
      <w:r w:rsidRPr="00AC30AD">
        <w:t>restringido.</w:t>
      </w:r>
      <w:r w:rsidR="00780993">
        <w:t xml:space="preserve"> Se </w:t>
      </w:r>
      <w:r w:rsidRPr="00AC30AD">
        <w:t>lleva</w:t>
      </w:r>
      <w:r w:rsidR="00780993">
        <w:t xml:space="preserve"> un registro </w:t>
      </w:r>
      <w:r w:rsidRPr="00AC30AD">
        <w:t xml:space="preserve">meticuloso </w:t>
      </w:r>
      <w:r w:rsidR="00780993">
        <w:t>de las personas que acceden a estas áreas</w:t>
      </w:r>
      <w:r w:rsidRPr="00AC30AD">
        <w:t>,</w:t>
      </w:r>
      <w:r w:rsidR="00780993">
        <w:t xml:space="preserve"> y solo el personal autorizado, como el especialista de seguridad, </w:t>
      </w:r>
      <w:r w:rsidRPr="00AC30AD">
        <w:t>puede</w:t>
      </w:r>
      <w:r w:rsidR="00780993">
        <w:t xml:space="preserve"> tener acceso, salvo </w:t>
      </w:r>
      <w:r w:rsidRPr="00AC30AD">
        <w:t>excepciones</w:t>
      </w:r>
      <w:r w:rsidR="00780993">
        <w:t xml:space="preserve"> debidamente </w:t>
      </w:r>
      <w:r w:rsidRPr="00AC30AD">
        <w:t>justificadas</w:t>
      </w:r>
      <w:r w:rsidR="00780993">
        <w:t>.</w:t>
      </w:r>
    </w:p>
    <w:p w14:paraId="01E43690" w14:textId="77777777" w:rsidR="00DD0348" w:rsidRDefault="00780993" w:rsidP="00971F70">
      <w:pPr>
        <w:pStyle w:val="Ttulo4"/>
      </w:pPr>
      <w:bookmarkStart w:id="854" w:name="_Toc438629949"/>
      <w:bookmarkStart w:id="855" w:name="_Toc164121004"/>
      <w:r>
        <w:t>Almacenamiento Seguro de Documentación</w:t>
      </w:r>
      <w:bookmarkEnd w:id="854"/>
      <w:bookmarkEnd w:id="855"/>
    </w:p>
    <w:p w14:paraId="38E34FEC" w14:textId="67E61C9A" w:rsidR="00780993" w:rsidRDefault="00780993" w:rsidP="00DF05E2">
      <w:r>
        <w:t xml:space="preserve">Los documentos físicos relevantes se </w:t>
      </w:r>
      <w:r w:rsidR="00680782" w:rsidRPr="00680782">
        <w:t>guardan</w:t>
      </w:r>
      <w:r>
        <w:t xml:space="preserve"> bajo llave</w:t>
      </w:r>
      <w:r w:rsidR="00680782" w:rsidRPr="00680782">
        <w:t xml:space="preserve"> en un lugar seguro, con</w:t>
      </w:r>
      <w:r>
        <w:t xml:space="preserve"> un registro de accesos</w:t>
      </w:r>
      <w:r w:rsidR="00680782" w:rsidRPr="00680782">
        <w:t xml:space="preserve"> para garantizar su control y trazabilidad.</w:t>
      </w:r>
    </w:p>
    <w:p w14:paraId="7A80B331" w14:textId="77777777" w:rsidR="00DD0348" w:rsidRDefault="00780993" w:rsidP="00971F70">
      <w:pPr>
        <w:pStyle w:val="Ttulo4"/>
      </w:pPr>
      <w:bookmarkStart w:id="856" w:name="_Toc13513687"/>
      <w:bookmarkStart w:id="857" w:name="_Toc164121005"/>
      <w:r>
        <w:t>Detección de Incendios e Inundaciones</w:t>
      </w:r>
      <w:bookmarkEnd w:id="856"/>
      <w:bookmarkEnd w:id="857"/>
    </w:p>
    <w:p w14:paraId="0E32D6E2" w14:textId="41E1477F" w:rsidR="00780993" w:rsidRDefault="00780993" w:rsidP="00DF05E2">
      <w:r>
        <w:t xml:space="preserve">Se </w:t>
      </w:r>
      <w:r w:rsidR="00287850" w:rsidRPr="00287850">
        <w:t>instalan</w:t>
      </w:r>
      <w:r>
        <w:t xml:space="preserve"> sistemas de detección de incendios e inundaciones en toda la empresa, con especial énfasis en las áreas donde se encuentran los servidores centrales y otros equipos críticos.</w:t>
      </w:r>
      <w:r w:rsidR="00287850" w:rsidRPr="00287850">
        <w:t xml:space="preserve"> Estos sistemas alertan de forma temprana en caso de cualquier incidente, permitiendo una respuesta rápida y eficaz.</w:t>
      </w:r>
    </w:p>
    <w:p w14:paraId="28A1A2E1" w14:textId="77777777" w:rsidR="00DD0348" w:rsidRDefault="00780993" w:rsidP="00971F70">
      <w:pPr>
        <w:pStyle w:val="Ttulo4"/>
      </w:pPr>
      <w:bookmarkStart w:id="858" w:name="_Toc1464918929"/>
      <w:bookmarkStart w:id="859" w:name="_Toc164121006"/>
      <w:r>
        <w:t>Eliminación Segura de Datos</w:t>
      </w:r>
      <w:bookmarkEnd w:id="858"/>
      <w:bookmarkEnd w:id="859"/>
    </w:p>
    <w:p w14:paraId="3CF74CE1" w14:textId="1E908095" w:rsidR="00780993" w:rsidRDefault="00780993" w:rsidP="00DF05E2">
      <w:r>
        <w:t xml:space="preserve">Se </w:t>
      </w:r>
      <w:r w:rsidR="00FD7BA5" w:rsidRPr="00FD7BA5">
        <w:t>establecen</w:t>
      </w:r>
      <w:r>
        <w:t xml:space="preserve"> procedimientos </w:t>
      </w:r>
      <w:r w:rsidR="00FD7BA5" w:rsidRPr="00FD7BA5">
        <w:t xml:space="preserve">específicos </w:t>
      </w:r>
      <w:r>
        <w:t>para la eliminación segura de datos, tanto físicos como digitales</w:t>
      </w:r>
      <w:r w:rsidR="00FD7BA5" w:rsidRPr="00FD7BA5">
        <w:t>. Estos procedimientos garantizan</w:t>
      </w:r>
      <w:r>
        <w:t xml:space="preserve"> que </w:t>
      </w:r>
      <w:r w:rsidR="00FD7BA5" w:rsidRPr="00FD7BA5">
        <w:t xml:space="preserve">la información sensible </w:t>
      </w:r>
      <w:r>
        <w:t xml:space="preserve">no </w:t>
      </w:r>
      <w:r w:rsidR="00FD7BA5" w:rsidRPr="00FD7BA5">
        <w:t>pueda</w:t>
      </w:r>
      <w:r>
        <w:t xml:space="preserve"> ser </w:t>
      </w:r>
      <w:r w:rsidR="00FD7BA5" w:rsidRPr="00FD7BA5">
        <w:t>recuperada,</w:t>
      </w:r>
      <w:r>
        <w:t xml:space="preserve"> cumpliendo con las regulaciones de protección de datos vigentes.</w:t>
      </w:r>
    </w:p>
    <w:p w14:paraId="694E430F" w14:textId="77777777" w:rsidR="00DD0348" w:rsidRDefault="00780993" w:rsidP="00971F70">
      <w:pPr>
        <w:pStyle w:val="Ttulo4"/>
      </w:pPr>
      <w:bookmarkStart w:id="860" w:name="_Toc1458590410"/>
      <w:bookmarkStart w:id="861" w:name="_Toc164121007"/>
      <w:r>
        <w:t>Vigilancia por Cámaras de Seguridad</w:t>
      </w:r>
      <w:bookmarkEnd w:id="860"/>
      <w:bookmarkEnd w:id="861"/>
    </w:p>
    <w:p w14:paraId="0AD6DD2E" w14:textId="20188FB8" w:rsidR="0025775F" w:rsidRPr="0025775F" w:rsidRDefault="00780993" w:rsidP="00DF05E2">
      <w:r>
        <w:t xml:space="preserve">Se </w:t>
      </w:r>
      <w:r w:rsidR="001824CC" w:rsidRPr="001824CC">
        <w:t>implementan</w:t>
      </w:r>
      <w:r>
        <w:t xml:space="preserve"> cámaras de seguridad que </w:t>
      </w:r>
      <w:r w:rsidR="001824CC" w:rsidRPr="001824CC">
        <w:t>operan</w:t>
      </w:r>
      <w:r>
        <w:t xml:space="preserve"> las 24 horas del día en lugares estratégicos de la empresa</w:t>
      </w:r>
      <w:r w:rsidR="001824CC" w:rsidRPr="001824CC">
        <w:t>. Estas cámaras permiten</w:t>
      </w:r>
      <w:r>
        <w:t xml:space="preserve"> monitorear y registrar actividades</w:t>
      </w:r>
      <w:r w:rsidR="001824CC" w:rsidRPr="001824CC">
        <w:t>, garantizando</w:t>
      </w:r>
      <w:r>
        <w:t xml:space="preserve"> la seguridad física de las instalaciones</w:t>
      </w:r>
      <w:r w:rsidR="001824CC" w:rsidRPr="001824CC">
        <w:t xml:space="preserve"> y disuadiendo posibles actos delictivos</w:t>
      </w:r>
      <w:r>
        <w:t>.</w:t>
      </w:r>
    </w:p>
    <w:p w14:paraId="7D4AA605" w14:textId="77777777" w:rsidR="00DD0348" w:rsidRDefault="00FE0D27" w:rsidP="00971F70">
      <w:pPr>
        <w:pStyle w:val="Ttulo4"/>
      </w:pPr>
      <w:bookmarkStart w:id="862" w:name="_Toc488173832"/>
      <w:bookmarkStart w:id="863" w:name="_Toc164121008"/>
      <w:r>
        <w:t>Formación y Concienciación</w:t>
      </w:r>
      <w:bookmarkEnd w:id="862"/>
      <w:bookmarkEnd w:id="863"/>
    </w:p>
    <w:p w14:paraId="6A81E2A4" w14:textId="4774DBFF" w:rsidR="00D7326F" w:rsidRPr="007373EC" w:rsidRDefault="00D7326F" w:rsidP="00DF05E2">
      <w:pPr>
        <w:rPr>
          <w:b/>
          <w:bCs/>
        </w:rPr>
      </w:pPr>
      <w:r w:rsidRPr="00D7326F">
        <w:t>Se capacita al personal en materia de seguridad física, incluyendo procedimientos de emergencia y mejores prácticas para proteger la información y los activos de la empresa.</w:t>
      </w:r>
    </w:p>
    <w:p w14:paraId="303C834C" w14:textId="28A16F79" w:rsidR="007373EC" w:rsidRDefault="47AD45D3" w:rsidP="00BB7DAC">
      <w:pPr>
        <w:pStyle w:val="Ttulo3"/>
      </w:pPr>
      <w:bookmarkStart w:id="864" w:name="_Toc773265326"/>
      <w:bookmarkStart w:id="865" w:name="_Toc164121009"/>
      <w:bookmarkStart w:id="866" w:name="_Toc165126229"/>
      <w:r>
        <w:lastRenderedPageBreak/>
        <w:t>Seguridad lógica</w:t>
      </w:r>
      <w:bookmarkEnd w:id="864"/>
      <w:bookmarkEnd w:id="865"/>
      <w:bookmarkEnd w:id="866"/>
    </w:p>
    <w:p w14:paraId="1671B34C" w14:textId="77777777" w:rsidR="001414B9" w:rsidRDefault="00B1619C" w:rsidP="00971F70">
      <w:pPr>
        <w:pStyle w:val="Ttulo4"/>
      </w:pPr>
      <w:bookmarkStart w:id="867" w:name="_Toc1939515733"/>
      <w:bookmarkStart w:id="868" w:name="_Toc164121010"/>
      <w:r>
        <w:t>Acceso a la red y recursos</w:t>
      </w:r>
      <w:bookmarkEnd w:id="867"/>
      <w:bookmarkEnd w:id="868"/>
    </w:p>
    <w:p w14:paraId="237C5BF2" w14:textId="7DB150B2" w:rsidR="009F7356" w:rsidRPr="009F7356" w:rsidRDefault="002D5502" w:rsidP="001414B9">
      <w:r w:rsidRPr="002D5502">
        <w:t>Para garantizar la seguridad de la información digital, el acceso a la red interna de la empresa y sus recursos estará restringido. Solo se podrá acceder a través de la red Wi-Fi privada de la empresa o mediante conexiones por cable Ethernet. Las conexiones remotas, como el trabajo desde casa, requerirán la activación de una VPN (Red Privada Virtual) utilizando las credenciales oficiales proporcionadas por la empresa, específicamente el correo electrónico corporativo.</w:t>
      </w:r>
    </w:p>
    <w:p w14:paraId="5EDB7A20" w14:textId="77777777" w:rsidR="001414B9" w:rsidRDefault="00C37AAD" w:rsidP="00971F70">
      <w:pPr>
        <w:pStyle w:val="Ttulo4"/>
      </w:pPr>
      <w:bookmarkStart w:id="869" w:name="_Toc715845924"/>
      <w:bookmarkStart w:id="870" w:name="_Toc164121011"/>
      <w:r>
        <w:t>Control de software y equipos</w:t>
      </w:r>
      <w:bookmarkEnd w:id="869"/>
      <w:bookmarkEnd w:id="870"/>
    </w:p>
    <w:p w14:paraId="390F4208" w14:textId="512DA338" w:rsidR="002D5502" w:rsidRDefault="00E0473F" w:rsidP="001414B9">
      <w:r w:rsidRPr="00E0473F">
        <w:t>Con el objetivo de proteger los equipos y la información de la empresa, se prohíbe la instalación de cualquier software que no haya sido autorizado por el especialista de seguridad y el jefe de proyecto. Todos los equipos de la empresa utilizarán credenciales oficiales únicas proporcionadas por el equipo de seguridad, que incluyen un correo electrónico, usuario y contraseña. La contraseña solo podrá ser modificada por el usuario siguiendo la política de contraseñas establecida.</w:t>
      </w:r>
    </w:p>
    <w:p w14:paraId="2BEB0F9B" w14:textId="77777777" w:rsidR="001414B9" w:rsidRDefault="00BE7F98" w:rsidP="00971F70">
      <w:pPr>
        <w:pStyle w:val="Ttulo4"/>
      </w:pPr>
      <w:bookmarkStart w:id="871" w:name="_Toc5471780"/>
      <w:bookmarkStart w:id="872" w:name="_Toc164121012"/>
      <w:r>
        <w:t>Política de contraseñas</w:t>
      </w:r>
      <w:bookmarkEnd w:id="871"/>
      <w:bookmarkEnd w:id="872"/>
    </w:p>
    <w:p w14:paraId="0C5D2EF3" w14:textId="4A68A768" w:rsidR="00CA41FB" w:rsidRDefault="00CA41FB" w:rsidP="001414B9">
      <w:r>
        <w:t>Para fortalecer la seguridad de los accesos, se establece una política de contraseñas robusta que exige las siguientes características:</w:t>
      </w:r>
    </w:p>
    <w:p w14:paraId="6DDEC72A" w14:textId="3C54E499" w:rsidR="00CA41FB" w:rsidRDefault="00CA41FB" w:rsidP="00777473">
      <w:pPr>
        <w:pStyle w:val="Prrafodelista"/>
        <w:numPr>
          <w:ilvl w:val="0"/>
          <w:numId w:val="88"/>
        </w:numPr>
      </w:pPr>
      <w:r>
        <w:t>Contraseñas con una longitud mínima de 8 caracteres.</w:t>
      </w:r>
    </w:p>
    <w:p w14:paraId="168B7A84" w14:textId="415A6102" w:rsidR="00CA41FB" w:rsidRDefault="00CA41FB" w:rsidP="00777473">
      <w:pPr>
        <w:pStyle w:val="Prrafodelista"/>
        <w:numPr>
          <w:ilvl w:val="0"/>
          <w:numId w:val="88"/>
        </w:numPr>
      </w:pPr>
      <w:r>
        <w:t>Combinación de mayúsculas, minúsculas, caracteres especiales y números.</w:t>
      </w:r>
    </w:p>
    <w:p w14:paraId="7FE7CEED" w14:textId="4A740B1B" w:rsidR="00CA41FB" w:rsidRDefault="00CA41FB" w:rsidP="00777473">
      <w:pPr>
        <w:pStyle w:val="Prrafodelista"/>
        <w:numPr>
          <w:ilvl w:val="0"/>
          <w:numId w:val="88"/>
        </w:numPr>
      </w:pPr>
      <w:r>
        <w:t>Prohibición de la reutilización de contraseñas antiguas.</w:t>
      </w:r>
    </w:p>
    <w:p w14:paraId="74B7BA34" w14:textId="4C4AF57E" w:rsidR="00CA41FB" w:rsidRDefault="00CA41FB" w:rsidP="00777473">
      <w:pPr>
        <w:pStyle w:val="Prrafodelista"/>
        <w:numPr>
          <w:ilvl w:val="0"/>
          <w:numId w:val="88"/>
        </w:numPr>
      </w:pPr>
      <w:r>
        <w:t>Cambio obligatorio de contraseña al menos una vez al mes.</w:t>
      </w:r>
    </w:p>
    <w:p w14:paraId="28DD2365" w14:textId="77777777" w:rsidR="001414B9" w:rsidRDefault="00EC416B" w:rsidP="00971F70">
      <w:pPr>
        <w:pStyle w:val="Ttulo4"/>
      </w:pPr>
      <w:bookmarkStart w:id="873" w:name="_Toc1948897409"/>
      <w:bookmarkStart w:id="874" w:name="_Toc164121013"/>
      <w:r>
        <w:t>Protección de la información sensible</w:t>
      </w:r>
      <w:bookmarkEnd w:id="873"/>
      <w:bookmarkEnd w:id="874"/>
    </w:p>
    <w:p w14:paraId="4137C3C5" w14:textId="71677414" w:rsidR="00CA41FB" w:rsidRDefault="00EC416B" w:rsidP="001414B9">
      <w:r w:rsidRPr="00EC416B">
        <w:t>La información sensible de la empresa, como datos confidenciales o estratégicos, estará protegida mediante cifrado. Se utilizarán algoritmos hash o métodos de cifrado adecuados para garantizar la confidencialidad e integridad de la información.</w:t>
      </w:r>
    </w:p>
    <w:p w14:paraId="78055B00" w14:textId="77777777" w:rsidR="001414B9" w:rsidRDefault="00EC416B" w:rsidP="00971F70">
      <w:pPr>
        <w:pStyle w:val="Ttulo4"/>
      </w:pPr>
      <w:bookmarkStart w:id="875" w:name="_Toc1384042296"/>
      <w:bookmarkStart w:id="876" w:name="_Toc164121014"/>
      <w:r>
        <w:t>Respaldos y actualizaciones</w:t>
      </w:r>
      <w:bookmarkEnd w:id="875"/>
      <w:bookmarkEnd w:id="876"/>
    </w:p>
    <w:p w14:paraId="50AC0613" w14:textId="4B362A66" w:rsidR="00EC416B" w:rsidRDefault="003F69D6" w:rsidP="001414B9">
      <w:r w:rsidRPr="003F69D6">
        <w:t>Para asegurar la disponibilidad y la recuperación de la información en caso de un incidente, se realizarán backups regulares de la información. Además, se mantendrán los sistemas operativos y software actualizados en todo momento para prevenir vulnerabilidades y brechas de seguridad.</w:t>
      </w:r>
    </w:p>
    <w:p w14:paraId="11884F7D" w14:textId="77777777" w:rsidR="001414B9" w:rsidRDefault="00A85074" w:rsidP="00971F70">
      <w:pPr>
        <w:pStyle w:val="Ttulo4"/>
      </w:pPr>
      <w:bookmarkStart w:id="877" w:name="_Toc1836166073"/>
      <w:bookmarkStart w:id="878" w:name="_Toc164121015"/>
      <w:r>
        <w:t>Capacitación del personal</w:t>
      </w:r>
      <w:bookmarkEnd w:id="877"/>
      <w:bookmarkEnd w:id="878"/>
    </w:p>
    <w:p w14:paraId="7AD78088" w14:textId="6E8C2585" w:rsidR="003F69D6" w:rsidRPr="002D5502" w:rsidRDefault="009C5574" w:rsidP="001414B9">
      <w:r w:rsidRPr="009C5574">
        <w:t>La formación del personal es un pilar fundamental en la seguridad lógica. Se brindará información y capacitación continua a todos los empleados sobre las políticas y medidas de seguridad implementadas en la empresa. Además, se les instruirá sobre cómo actuar ante posibles fallos de seguridad o incidentes informáticos.</w:t>
      </w:r>
    </w:p>
    <w:p w14:paraId="2F16FE0C" w14:textId="6E10E0E7" w:rsidR="001824CC" w:rsidRDefault="0204B060" w:rsidP="001767F7">
      <w:pPr>
        <w:pStyle w:val="Ttulo3"/>
      </w:pPr>
      <w:bookmarkStart w:id="879" w:name="_Toc1199728783"/>
      <w:bookmarkStart w:id="880" w:name="_Toc164121016"/>
      <w:bookmarkStart w:id="881" w:name="_Toc165126230"/>
      <w:r>
        <w:lastRenderedPageBreak/>
        <w:t>Puntos críticos</w:t>
      </w:r>
      <w:bookmarkEnd w:id="879"/>
      <w:bookmarkEnd w:id="880"/>
      <w:bookmarkEnd w:id="881"/>
    </w:p>
    <w:p w14:paraId="0C4F6A26" w14:textId="4E1835F8" w:rsidR="004247D1" w:rsidRPr="004247D1" w:rsidRDefault="00403488" w:rsidP="004247D1">
      <w:r w:rsidRPr="00403488">
        <w:t xml:space="preserve">Un análisis exhaustivo </w:t>
      </w:r>
      <w:r w:rsidR="00F60396">
        <w:t>nos ha permitido</w:t>
      </w:r>
      <w:r w:rsidRPr="00403488">
        <w:t xml:space="preserve"> identificar puntos críticos que requieren atención especial. Estos puntos abarcan la seguridad de la información, la continuidad del servicio, la actualización del software, el control de accesos y otros aspectos relevantes.</w:t>
      </w:r>
    </w:p>
    <w:p w14:paraId="78A75008" w14:textId="77777777" w:rsidR="001414B9" w:rsidRDefault="006D176A" w:rsidP="00971F70">
      <w:pPr>
        <w:pStyle w:val="Ttulo4"/>
      </w:pPr>
      <w:bookmarkStart w:id="882" w:name="_Toc1174592288"/>
      <w:bookmarkStart w:id="883" w:name="_Toc164121017"/>
      <w:r>
        <w:t>Seguridad de la información</w:t>
      </w:r>
      <w:bookmarkEnd w:id="882"/>
      <w:bookmarkEnd w:id="883"/>
    </w:p>
    <w:p w14:paraId="38FDB2AF" w14:textId="335C57F6" w:rsidR="007420D2" w:rsidRPr="006D176A" w:rsidRDefault="00BB63C9" w:rsidP="001414B9">
      <w:pPr>
        <w:rPr>
          <w:b/>
        </w:rPr>
      </w:pPr>
      <w:r w:rsidRPr="00BB63C9">
        <w:t>La información personal de clientes y trabajadores es crucial y debe ser protegida. Se implementarán medidas como el cifrado de datos en reposo y en tránsito, el almacenamiento seguro en servidores con acceso restringido, el control de acceso granular basado en roles y permisos específicos, la auditoría y registro de accesos a la información, la capacitación al personal sobre seguridad informática y gestión de datos sensibles, y el cumplimiento de la normativa de protección de datos vigente (LOPD, GDPR).</w:t>
      </w:r>
    </w:p>
    <w:p w14:paraId="1F42055D" w14:textId="77777777" w:rsidR="001414B9" w:rsidRDefault="0028673C" w:rsidP="00971F70">
      <w:pPr>
        <w:pStyle w:val="Ttulo4"/>
      </w:pPr>
      <w:bookmarkStart w:id="884" w:name="_Toc1045418582"/>
      <w:bookmarkStart w:id="885" w:name="_Toc164121018"/>
      <w:r>
        <w:t>Interrupciones del servicio</w:t>
      </w:r>
      <w:bookmarkEnd w:id="884"/>
      <w:bookmarkEnd w:id="885"/>
    </w:p>
    <w:p w14:paraId="69B83EA2" w14:textId="2098C172" w:rsidR="00071A51" w:rsidRPr="006D176A" w:rsidRDefault="000D28D6" w:rsidP="001414B9">
      <w:pPr>
        <w:rPr>
          <w:b/>
          <w:bCs/>
        </w:rPr>
      </w:pPr>
      <w:r w:rsidRPr="000D28D6">
        <w:t>Para minimizar el impacto de fallos o caídas del servidor, se implementará un plan de contingencia con servidores redundantes, mecanismos de alta disponibilidad, monitoreo constante del sistema, estrategias de backup y recuperación ante desastres, planes de comunicación transparente para informar a los usuarios sobre las interrupciones y su resolución, y simulacros periódicos para probar la eficacia del plan</w:t>
      </w:r>
      <w:r w:rsidRPr="000D28D6">
        <w:rPr>
          <w:b/>
          <w:bCs/>
        </w:rPr>
        <w:t>.</w:t>
      </w:r>
    </w:p>
    <w:p w14:paraId="094C0002" w14:textId="77777777" w:rsidR="001414B9" w:rsidRDefault="00017B41" w:rsidP="00971F70">
      <w:pPr>
        <w:pStyle w:val="Ttulo4"/>
      </w:pPr>
      <w:bookmarkStart w:id="886" w:name="_Toc819048043"/>
      <w:bookmarkStart w:id="887" w:name="_Toc164121019"/>
      <w:r>
        <w:t>Actualización de software</w:t>
      </w:r>
      <w:bookmarkEnd w:id="886"/>
      <w:bookmarkEnd w:id="887"/>
    </w:p>
    <w:p w14:paraId="07E1FBC3" w14:textId="61A4C5FA" w:rsidR="00DF38E8" w:rsidRPr="00017B41" w:rsidRDefault="00017B41" w:rsidP="001414B9">
      <w:pPr>
        <w:rPr>
          <w:b/>
          <w:bCs/>
        </w:rPr>
      </w:pPr>
      <w:r w:rsidRPr="00017B41">
        <w:t>Se realizarán actualizaciones periódicas del sistema operativo, aplicaciones y software, incluyendo parches de seguridad para proteger contra vulnerabilidades. Se realizarán pruebas exhaustivas y control de calidad antes de implementar las actualizaciones, y se documentará y seguirá el proceso de actualización. Se implementará un sistema de detección de intrusiones para identificar y prevenir ataques.</w:t>
      </w:r>
    </w:p>
    <w:p w14:paraId="73F24E1B" w14:textId="77777777" w:rsidR="004B07B2" w:rsidRDefault="006230F7" w:rsidP="00971F70">
      <w:pPr>
        <w:pStyle w:val="Ttulo4"/>
      </w:pPr>
      <w:bookmarkStart w:id="888" w:name="_Toc811254719"/>
      <w:bookmarkStart w:id="889" w:name="_Toc164121020"/>
      <w:r>
        <w:t>Control de accesos</w:t>
      </w:r>
      <w:bookmarkEnd w:id="888"/>
      <w:bookmarkEnd w:id="889"/>
    </w:p>
    <w:p w14:paraId="6336D71F" w14:textId="41A50CAE" w:rsidR="00017B41" w:rsidRPr="00E71707" w:rsidRDefault="00707867" w:rsidP="001414B9">
      <w:pPr>
        <w:rPr>
          <w:b/>
          <w:bCs/>
        </w:rPr>
      </w:pPr>
      <w:r w:rsidRPr="00707867">
        <w:t xml:space="preserve">Se restringirá el acceso físico a los equipos y servidores, y se implementará un control de accesos al sistema mediante autenticación </w:t>
      </w:r>
      <w:r w:rsidR="00FD22F7">
        <w:t>de factor múltiple</w:t>
      </w:r>
      <w:r w:rsidRPr="00707867">
        <w:t>. Se registrarán y auditarán los accesos al sistema con análisis de patrones inusuales, y se capacitará al personal sobre seguridad informática y gestión de accesos. Se implementarán políticas de contraseñas seguras y cambio periódico de las mismas.</w:t>
      </w:r>
    </w:p>
    <w:p w14:paraId="437A6F77" w14:textId="717589EC" w:rsidR="003C0DA9" w:rsidRDefault="583DC5CC" w:rsidP="001767F7">
      <w:pPr>
        <w:pStyle w:val="Ttulo3"/>
      </w:pPr>
      <w:bookmarkStart w:id="890" w:name="_Toc1625947329"/>
      <w:bookmarkStart w:id="891" w:name="_Toc164121021"/>
      <w:bookmarkStart w:id="892" w:name="_Toc165126231"/>
      <w:r>
        <w:t>Herramientas</w:t>
      </w:r>
      <w:bookmarkEnd w:id="890"/>
      <w:bookmarkEnd w:id="891"/>
      <w:bookmarkEnd w:id="892"/>
    </w:p>
    <w:p w14:paraId="24D2122A" w14:textId="4B12FE79" w:rsidR="00E71707" w:rsidRDefault="003C0DA9" w:rsidP="003C0DA9">
      <w:r>
        <w:t>En esta sección se detallan una serie de herramientas fundamentales para preservar y fortalecer la seguridad mencionada en apartados anteriores:</w:t>
      </w:r>
    </w:p>
    <w:p w14:paraId="332E6716" w14:textId="77777777" w:rsidR="004B07B2" w:rsidRDefault="004250A3" w:rsidP="00971F70">
      <w:pPr>
        <w:pStyle w:val="Ttulo4"/>
      </w:pPr>
      <w:bookmarkStart w:id="893" w:name="_Toc1007126203"/>
      <w:bookmarkStart w:id="894" w:name="_Toc164121022"/>
      <w:r>
        <w:t>Antivirus</w:t>
      </w:r>
      <w:bookmarkEnd w:id="893"/>
      <w:bookmarkEnd w:id="894"/>
    </w:p>
    <w:p w14:paraId="3A2997F1" w14:textId="4365CB20" w:rsidR="003C0DA9" w:rsidRDefault="009F186D" w:rsidP="004B07B2">
      <w:pPr>
        <w:rPr>
          <w:b/>
          <w:bCs/>
        </w:rPr>
      </w:pPr>
      <w:r w:rsidRPr="009F186D">
        <w:t>Se requerirá la implementación de soluciones antivirus en todos los sistemas de la empresa, tanto aquellos proporcionados al equipo de desarrollo como los internos en el edificio. Estas soluciones deben ser instaladas correctamente y mantenerse actualizadas de forma regular. Se llevará a cabo un escaneo periódico semanal para detectar posibles amenazas, y se informará inmediatamente sobre los resultados obtenidos.</w:t>
      </w:r>
    </w:p>
    <w:p w14:paraId="376D5F34" w14:textId="77777777" w:rsidR="004B07B2" w:rsidRDefault="009876D1" w:rsidP="00971F70">
      <w:pPr>
        <w:pStyle w:val="Ttulo4"/>
      </w:pPr>
      <w:bookmarkStart w:id="895" w:name="_Toc1934613922"/>
      <w:bookmarkStart w:id="896" w:name="_Toc164121023"/>
      <w:r>
        <w:lastRenderedPageBreak/>
        <w:t>Gestión de Identidades y Accesos (IAM</w:t>
      </w:r>
      <w:r w:rsidR="63AC25F0">
        <w:t>)</w:t>
      </w:r>
      <w:bookmarkEnd w:id="895"/>
      <w:bookmarkEnd w:id="896"/>
    </w:p>
    <w:p w14:paraId="68F7B9B3" w14:textId="20D5716E" w:rsidR="009F0EDF" w:rsidRDefault="006130EE" w:rsidP="004B07B2">
      <w:pPr>
        <w:rPr>
          <w:b/>
          <w:bCs/>
        </w:rPr>
      </w:pPr>
      <w:r w:rsidRPr="006130EE">
        <w:t>La implementación de una solución de IAM permite gestionar de manera centralizada y controlar los accesos de los usuarios a los sistemas y recursos de la empresa. Esto incluye la administración de contraseñas, la autenticación de múltiples factores y la asignación de privilegios de acceso basados en roles, lo que ayuda a prevenir accesos no autorizados y a proteger la información sensible.</w:t>
      </w:r>
    </w:p>
    <w:p w14:paraId="60267C65" w14:textId="77777777" w:rsidR="004B07B2" w:rsidRDefault="00347A8D" w:rsidP="00971F70">
      <w:pPr>
        <w:pStyle w:val="Ttulo4"/>
      </w:pPr>
      <w:bookmarkStart w:id="897" w:name="_Toc642419627"/>
      <w:bookmarkStart w:id="898" w:name="_Toc164121024"/>
      <w:r>
        <w:t>Sistema de Detección y Prevención de Intrusiones (IDS/IPS</w:t>
      </w:r>
      <w:r w:rsidR="56D91688">
        <w:t>)</w:t>
      </w:r>
      <w:bookmarkEnd w:id="897"/>
      <w:bookmarkEnd w:id="898"/>
    </w:p>
    <w:p w14:paraId="005A164D" w14:textId="6950E9CE" w:rsidR="006130EE" w:rsidRDefault="00C414E3" w:rsidP="004B07B2">
      <w:pPr>
        <w:rPr>
          <w:b/>
          <w:bCs/>
        </w:rPr>
      </w:pPr>
      <w:r w:rsidRPr="00C414E3">
        <w:t>Un IDS/IPS es una herramienta de seguridad que monitorea y analiza el tráfico de red en busca de posibles actividades maliciosas o anómalas. Detecta y previene intrusiones en tiempo real, como intentos de acceso no autorizado, ataques de denegación de servicio (DDoS) y exploits de vulnerabilidades conocidas. Al implementar un IDS/IPS, la empresa puede identificar y responder rápidamente a las amenazas de seguridad antes de que causen daño.</w:t>
      </w:r>
    </w:p>
    <w:p w14:paraId="5FD45976" w14:textId="77777777" w:rsidR="004B07B2" w:rsidRDefault="00425CC4" w:rsidP="00971F70">
      <w:pPr>
        <w:pStyle w:val="Ttulo4"/>
      </w:pPr>
      <w:bookmarkStart w:id="899" w:name="_Toc1121021692"/>
      <w:bookmarkStart w:id="900" w:name="_Toc164121025"/>
      <w:r>
        <w:t>Proxies</w:t>
      </w:r>
      <w:bookmarkEnd w:id="899"/>
      <w:bookmarkEnd w:id="900"/>
    </w:p>
    <w:p w14:paraId="443C8460" w14:textId="44ED54A0" w:rsidR="004250A3" w:rsidRPr="004250A3" w:rsidRDefault="00723FC3" w:rsidP="004B07B2">
      <w:pPr>
        <w:rPr>
          <w:b/>
          <w:bCs/>
        </w:rPr>
      </w:pPr>
      <w:r w:rsidRPr="00723FC3">
        <w:t>El servicio de proxies desempeña un papel esencial al bloquear el acceso a páginas web maliciosas desde los equipos de la oficina. Esto ayuda a prevenir la exposición a amenazas en línea y a salvaguardar la integridad de los sistemas de la empresa.</w:t>
      </w:r>
    </w:p>
    <w:p w14:paraId="022DB7FF" w14:textId="77777777" w:rsidR="004B07B2" w:rsidRDefault="000D0943" w:rsidP="00971F70">
      <w:pPr>
        <w:pStyle w:val="Ttulo4"/>
      </w:pPr>
      <w:bookmarkStart w:id="901" w:name="_Toc1106907689"/>
      <w:bookmarkStart w:id="902" w:name="_Toc164121026"/>
      <w:r>
        <w:t>Firewalls</w:t>
      </w:r>
      <w:bookmarkEnd w:id="901"/>
      <w:bookmarkEnd w:id="902"/>
    </w:p>
    <w:p w14:paraId="4B053252" w14:textId="163ECC3B" w:rsidR="00425CC4" w:rsidRPr="003A5A5F" w:rsidRDefault="003A5A5F" w:rsidP="004B07B2">
      <w:r w:rsidRPr="003A5A5F">
        <w:t>Se hará uso de firewalls para bloquear y filtrar posibles amenazas de seguridad. Estos dispositivos permiten monitorear el tráfico web de la empresa, identificar conexiones sospechosas y bloquearlas en caso necesario. Además, proporcionan una capa adicional de protección contra intrusiones no autorizadas.</w:t>
      </w:r>
    </w:p>
    <w:p w14:paraId="555A9294" w14:textId="77777777" w:rsidR="004B07B2" w:rsidRDefault="000D0943" w:rsidP="00971F70">
      <w:pPr>
        <w:pStyle w:val="Ttulo4"/>
      </w:pPr>
      <w:bookmarkStart w:id="903" w:name="_Toc382285245"/>
      <w:bookmarkStart w:id="904" w:name="_Toc164121027"/>
      <w:r>
        <w:t>Auditorías</w:t>
      </w:r>
      <w:bookmarkEnd w:id="903"/>
      <w:bookmarkEnd w:id="904"/>
    </w:p>
    <w:p w14:paraId="3D309A51" w14:textId="0870402C" w:rsidR="000D0943" w:rsidRPr="00AA65FF" w:rsidRDefault="00BB162F" w:rsidP="004B07B2">
      <w:pPr>
        <w:rPr>
          <w:b/>
          <w:color w:val="262626" w:themeColor="text1" w:themeTint="D9"/>
          <w:sz w:val="32"/>
          <w:szCs w:val="26"/>
        </w:rPr>
      </w:pPr>
      <w:r w:rsidRPr="00BB162F">
        <w:t>Se llevarán a cabo auditorías de forma regular como parte integral del proceso de gestión de seguridad de la empresa. Estas auditorías abarcarán tanto medidas físicas como lógicas y serán realizadas por el especialista de seguridad y su equipo interno o por una empresa externa especializada. El objetivo principal de estas auditorías es evaluar y monitorear el estado de la seguridad de la empresa, identificar posibles vulnerabilidades y garantizar el cumplimiento de los estándares de seguridad establecidos.</w:t>
      </w:r>
    </w:p>
    <w:p w14:paraId="2E25CCA1" w14:textId="0C1A3434" w:rsidR="00AA65FF" w:rsidRDefault="10DB2282" w:rsidP="001767F7">
      <w:pPr>
        <w:pStyle w:val="Ttulo3"/>
      </w:pPr>
      <w:bookmarkStart w:id="905" w:name="_Toc822888932"/>
      <w:bookmarkStart w:id="906" w:name="_Toc164121028"/>
      <w:bookmarkStart w:id="907" w:name="_Toc165126232"/>
      <w:r>
        <w:t>Obligaciones legales</w:t>
      </w:r>
      <w:bookmarkEnd w:id="905"/>
      <w:bookmarkEnd w:id="906"/>
      <w:bookmarkEnd w:id="907"/>
    </w:p>
    <w:p w14:paraId="45B5E89F" w14:textId="00774B15" w:rsidR="000D0EBB" w:rsidRPr="00AA65FF" w:rsidRDefault="00303531" w:rsidP="00303531">
      <w:pPr>
        <w:rPr>
          <w:b/>
        </w:rPr>
      </w:pPr>
      <w:r w:rsidRPr="00303531">
        <w:t>Dentro del plan de seguridad, es crucial asegurarnos de cumplir con todas las obligaciones legales establecidas por normativas como el Reglamento General de Protección de Datos (RGPD) a nivel europeo y la Ley de Servicios de la Sociedad de la Información (LSSI) a nivel español. Estas regulaciones nos exigen proteger la privacidad de los datos personales de nuestros usuarios y garantizar la seguridad de la información en el entorno digital.</w:t>
      </w:r>
    </w:p>
    <w:p w14:paraId="465B8C6F" w14:textId="55469B6A" w:rsidR="00F22059" w:rsidRDefault="09BA1FA7" w:rsidP="001767F7">
      <w:pPr>
        <w:pStyle w:val="Ttulo2"/>
      </w:pPr>
      <w:bookmarkStart w:id="908" w:name="_Toc163406102"/>
      <w:bookmarkStart w:id="909" w:name="_Toc108974501"/>
      <w:bookmarkStart w:id="910" w:name="_Toc164117959"/>
      <w:bookmarkStart w:id="911" w:name="_Toc164121029"/>
      <w:bookmarkStart w:id="912" w:name="_Toc165126233"/>
      <w:r>
        <w:t>Otros anexos</w:t>
      </w:r>
      <w:bookmarkEnd w:id="908"/>
      <w:bookmarkEnd w:id="909"/>
      <w:bookmarkEnd w:id="910"/>
      <w:bookmarkEnd w:id="911"/>
      <w:bookmarkEnd w:id="912"/>
    </w:p>
    <w:p w14:paraId="1DF6992C" w14:textId="3E37A980" w:rsidR="00FD0DC2" w:rsidRDefault="1B3787DC" w:rsidP="001767F7">
      <w:pPr>
        <w:pStyle w:val="Ttulo3"/>
      </w:pPr>
      <w:bookmarkStart w:id="913" w:name="_Toc197290099"/>
      <w:bookmarkStart w:id="914" w:name="_Toc164121030"/>
      <w:bookmarkStart w:id="915" w:name="_Ref164886160"/>
      <w:bookmarkStart w:id="916" w:name="_Ref164886167"/>
      <w:bookmarkStart w:id="917" w:name="_Toc165126234"/>
      <w:r>
        <w:t>Zonas del Principado de Asturias</w:t>
      </w:r>
      <w:bookmarkEnd w:id="913"/>
      <w:bookmarkEnd w:id="914"/>
      <w:bookmarkEnd w:id="915"/>
      <w:bookmarkEnd w:id="916"/>
      <w:bookmarkEnd w:id="917"/>
    </w:p>
    <w:p w14:paraId="402FF700" w14:textId="7637A7DD" w:rsidR="00765B01" w:rsidRPr="00765B01" w:rsidRDefault="00765B01" w:rsidP="00765B01">
      <w:r>
        <w:t>En este anexo incluimos las zonas en las que se encuentra dividido el Principado de Asturias, delimitadas por las franjas de los hospitales de la provincia.</w:t>
      </w:r>
    </w:p>
    <w:p w14:paraId="21CDF8D9" w14:textId="45E1225F" w:rsidR="001123AA" w:rsidRDefault="001123AA" w:rsidP="00FD0DC2">
      <w:pPr>
        <w:pStyle w:val="NormalWeb"/>
        <w:jc w:val="center"/>
      </w:pPr>
      <w:r>
        <w:rPr>
          <w:noProof/>
        </w:rPr>
        <w:lastRenderedPageBreak/>
        <w:drawing>
          <wp:inline distT="0" distB="0" distL="0" distR="0" wp14:anchorId="3CF1C2E1" wp14:editId="1FE7740B">
            <wp:extent cx="4039262" cy="1390751"/>
            <wp:effectExtent l="0" t="0" r="0" b="0"/>
            <wp:docPr id="1254341233" name="Imagen 1" descr="Map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341233" name="Imagen 1" descr="Mapa&#10;&#10;Descripción generada automáticamente"/>
                    <pic:cNvPicPr>
                      <a:picLocks noChangeAspect="1" noChangeArrowheads="1"/>
                    </pic:cNvPicPr>
                  </pic:nvPicPr>
                  <pic:blipFill>
                    <a:blip r:embed="rId69" cstate="print">
                      <a:clrChange>
                        <a:clrFrom>
                          <a:srgbClr val="FAFBF6"/>
                        </a:clrFrom>
                        <a:clrTo>
                          <a:srgbClr val="FAFBF6">
                            <a:alpha val="0"/>
                          </a:srgbClr>
                        </a:clrTo>
                      </a:clrChange>
                      <a:extLst>
                        <a:ext uri="{28A0092B-C50C-407E-A947-70E740481C1C}">
                          <a14:useLocalDpi xmlns:a14="http://schemas.microsoft.com/office/drawing/2010/main" val="0"/>
                        </a:ext>
                      </a:extLst>
                    </a:blip>
                    <a:srcRect/>
                    <a:stretch>
                      <a:fillRect/>
                    </a:stretch>
                  </pic:blipFill>
                  <pic:spPr bwMode="auto">
                    <a:xfrm>
                      <a:off x="0" y="0"/>
                      <a:ext cx="4087981" cy="1407525"/>
                    </a:xfrm>
                    <a:prstGeom prst="rect">
                      <a:avLst/>
                    </a:prstGeom>
                    <a:noFill/>
                    <a:ln>
                      <a:noFill/>
                    </a:ln>
                  </pic:spPr>
                </pic:pic>
              </a:graphicData>
            </a:graphic>
          </wp:inline>
        </w:drawing>
      </w:r>
    </w:p>
    <w:p w14:paraId="16613F36" w14:textId="132A7A6A" w:rsidR="003F2379" w:rsidRDefault="00FD0DC2" w:rsidP="003D7218">
      <w:pPr>
        <w:pStyle w:val="CitadeFiguras"/>
      </w:pPr>
      <w:bookmarkStart w:id="918" w:name="_Toc163919732"/>
      <w:bookmarkStart w:id="919" w:name="_Toc165126540"/>
      <w:r>
        <w:t>Concejos y áreas sanitarias del Principado de Asturias</w:t>
      </w:r>
      <w:bookmarkEnd w:id="918"/>
      <w:bookmarkEnd w:id="919"/>
    </w:p>
    <w:p w14:paraId="07F55015" w14:textId="77777777" w:rsidR="003F2379" w:rsidRPr="003F2379" w:rsidRDefault="003F2379" w:rsidP="003F2379"/>
    <w:tbl>
      <w:tblPr>
        <w:tblStyle w:val="Tablaconcuadrculaclara"/>
        <w:tblW w:w="0" w:type="auto"/>
        <w:tblLook w:val="04A0" w:firstRow="1" w:lastRow="0" w:firstColumn="1" w:lastColumn="0" w:noHBand="0" w:noVBand="1"/>
      </w:tblPr>
      <w:tblGrid>
        <w:gridCol w:w="997"/>
        <w:gridCol w:w="1087"/>
        <w:gridCol w:w="1883"/>
        <w:gridCol w:w="4527"/>
      </w:tblGrid>
      <w:tr w:rsidR="008F193D" w:rsidRPr="00C03B2F" w14:paraId="3E2252E3" w14:textId="77777777" w:rsidTr="003F2379">
        <w:tc>
          <w:tcPr>
            <w:tcW w:w="997" w:type="dxa"/>
            <w:shd w:val="clear" w:color="auto" w:fill="D9D9D9" w:themeFill="background1" w:themeFillShade="D9"/>
          </w:tcPr>
          <w:p w14:paraId="0BC74CB4" w14:textId="7FB3BC65" w:rsidR="008F193D" w:rsidRPr="00C03B2F" w:rsidRDefault="008F193D" w:rsidP="00C03B2F">
            <w:pPr>
              <w:jc w:val="center"/>
              <w:rPr>
                <w:b/>
                <w:bCs/>
              </w:rPr>
            </w:pPr>
            <w:r w:rsidRPr="00C03B2F">
              <w:rPr>
                <w:b/>
                <w:bCs/>
              </w:rPr>
              <w:t>Número</w:t>
            </w:r>
          </w:p>
        </w:tc>
        <w:tc>
          <w:tcPr>
            <w:tcW w:w="1087" w:type="dxa"/>
            <w:shd w:val="clear" w:color="auto" w:fill="D9D9D9" w:themeFill="background1" w:themeFillShade="D9"/>
          </w:tcPr>
          <w:p w14:paraId="77D64711" w14:textId="29D991F6" w:rsidR="008F193D" w:rsidRPr="00C03B2F" w:rsidRDefault="008F193D" w:rsidP="00C03B2F">
            <w:pPr>
              <w:jc w:val="center"/>
              <w:rPr>
                <w:b/>
                <w:bCs/>
              </w:rPr>
            </w:pPr>
            <w:r w:rsidRPr="00C03B2F">
              <w:rPr>
                <w:b/>
                <w:bCs/>
              </w:rPr>
              <w:t>Cabecera</w:t>
            </w:r>
          </w:p>
        </w:tc>
        <w:tc>
          <w:tcPr>
            <w:tcW w:w="1883" w:type="dxa"/>
            <w:shd w:val="clear" w:color="auto" w:fill="D9D9D9" w:themeFill="background1" w:themeFillShade="D9"/>
          </w:tcPr>
          <w:p w14:paraId="7271416C" w14:textId="0404CA12" w:rsidR="008F193D" w:rsidRPr="00C03B2F" w:rsidRDefault="008F193D" w:rsidP="00C03B2F">
            <w:pPr>
              <w:jc w:val="center"/>
              <w:rPr>
                <w:b/>
                <w:bCs/>
              </w:rPr>
            </w:pPr>
            <w:r w:rsidRPr="00C03B2F">
              <w:rPr>
                <w:b/>
                <w:bCs/>
              </w:rPr>
              <w:t>Hospital</w:t>
            </w:r>
          </w:p>
        </w:tc>
        <w:tc>
          <w:tcPr>
            <w:tcW w:w="4527" w:type="dxa"/>
            <w:shd w:val="clear" w:color="auto" w:fill="D9D9D9" w:themeFill="background1" w:themeFillShade="D9"/>
          </w:tcPr>
          <w:p w14:paraId="7DE7BBF3" w14:textId="409BFD54" w:rsidR="008F193D" w:rsidRPr="00C03B2F" w:rsidRDefault="008F193D" w:rsidP="00C03B2F">
            <w:pPr>
              <w:jc w:val="center"/>
              <w:rPr>
                <w:b/>
                <w:bCs/>
              </w:rPr>
            </w:pPr>
            <w:r w:rsidRPr="00C03B2F">
              <w:rPr>
                <w:b/>
                <w:bCs/>
              </w:rPr>
              <w:t>Concejos</w:t>
            </w:r>
          </w:p>
        </w:tc>
      </w:tr>
      <w:tr w:rsidR="008F193D" w14:paraId="0B35270B" w14:textId="77777777" w:rsidTr="003F2379">
        <w:tc>
          <w:tcPr>
            <w:tcW w:w="997" w:type="dxa"/>
            <w:shd w:val="clear" w:color="auto" w:fill="C00000"/>
          </w:tcPr>
          <w:p w14:paraId="0D4F910A" w14:textId="6EA91DC5" w:rsidR="008F193D" w:rsidRDefault="008F193D" w:rsidP="000D0EBB">
            <w:r>
              <w:t>I</w:t>
            </w:r>
          </w:p>
        </w:tc>
        <w:tc>
          <w:tcPr>
            <w:tcW w:w="1087" w:type="dxa"/>
            <w:shd w:val="clear" w:color="auto" w:fill="FFFFFF" w:themeFill="background1"/>
          </w:tcPr>
          <w:p w14:paraId="407BD266" w14:textId="54AC27D1" w:rsidR="008F193D" w:rsidRPr="00B30FDF" w:rsidRDefault="00DA24DE" w:rsidP="000D0EBB">
            <w:pPr>
              <w:rPr>
                <w:sz w:val="20"/>
                <w:szCs w:val="20"/>
              </w:rPr>
            </w:pPr>
            <w:hyperlink r:id="rId70" w:history="1">
              <w:r w:rsidR="008F193D" w:rsidRPr="00B30FDF">
                <w:rPr>
                  <w:rStyle w:val="Hipervnculo"/>
                  <w:sz w:val="20"/>
                  <w:szCs w:val="20"/>
                </w:rPr>
                <w:t>Jarrio</w:t>
              </w:r>
            </w:hyperlink>
          </w:p>
        </w:tc>
        <w:tc>
          <w:tcPr>
            <w:tcW w:w="1883" w:type="dxa"/>
            <w:shd w:val="clear" w:color="auto" w:fill="FFFFFF" w:themeFill="background1"/>
          </w:tcPr>
          <w:p w14:paraId="69435B82" w14:textId="21AA11C6" w:rsidR="008F193D" w:rsidRPr="00B30FDF" w:rsidRDefault="00DA24DE" w:rsidP="00B30FDF">
            <w:pPr>
              <w:jc w:val="left"/>
              <w:rPr>
                <w:sz w:val="20"/>
                <w:szCs w:val="20"/>
              </w:rPr>
            </w:pPr>
            <w:hyperlink r:id="rId71" w:history="1">
              <w:r w:rsidR="008F193D" w:rsidRPr="00B30FDF">
                <w:rPr>
                  <w:rStyle w:val="Hipervnculo"/>
                  <w:sz w:val="20"/>
                  <w:szCs w:val="20"/>
                </w:rPr>
                <w:t>Hospital de Jarrio</w:t>
              </w:r>
            </w:hyperlink>
          </w:p>
        </w:tc>
        <w:tc>
          <w:tcPr>
            <w:tcW w:w="4527" w:type="dxa"/>
            <w:shd w:val="clear" w:color="auto" w:fill="FFFFFF" w:themeFill="background1"/>
            <w:vAlign w:val="center"/>
          </w:tcPr>
          <w:p w14:paraId="581A7CDE" w14:textId="45C51580" w:rsidR="008F193D" w:rsidRPr="00CC41F1" w:rsidRDefault="00DA24DE" w:rsidP="0059312D">
            <w:pPr>
              <w:jc w:val="left"/>
              <w:rPr>
                <w:sz w:val="18"/>
                <w:szCs w:val="18"/>
              </w:rPr>
            </w:pPr>
            <w:hyperlink r:id="rId72" w:history="1">
              <w:r w:rsidR="00CC41F1" w:rsidRPr="005C04A1">
                <w:rPr>
                  <w:rStyle w:val="Hipervnculo"/>
                  <w:sz w:val="18"/>
                  <w:szCs w:val="18"/>
                </w:rPr>
                <w:t>Boal</w:t>
              </w:r>
            </w:hyperlink>
            <w:r w:rsidR="00CC41F1" w:rsidRPr="00CC41F1">
              <w:rPr>
                <w:sz w:val="18"/>
                <w:szCs w:val="18"/>
              </w:rPr>
              <w:t xml:space="preserve">, </w:t>
            </w:r>
            <w:hyperlink r:id="rId73" w:history="1">
              <w:r w:rsidR="00CC41F1" w:rsidRPr="005C04A1">
                <w:rPr>
                  <w:rStyle w:val="Hipervnculo"/>
                  <w:sz w:val="18"/>
                  <w:szCs w:val="18"/>
                </w:rPr>
                <w:t>Castropol</w:t>
              </w:r>
            </w:hyperlink>
            <w:r w:rsidR="00CC41F1" w:rsidRPr="00CC41F1">
              <w:rPr>
                <w:sz w:val="18"/>
                <w:szCs w:val="18"/>
              </w:rPr>
              <w:t xml:space="preserve">, </w:t>
            </w:r>
            <w:hyperlink r:id="rId74" w:history="1">
              <w:r w:rsidR="00CC41F1" w:rsidRPr="007B54A5">
                <w:rPr>
                  <w:rStyle w:val="Hipervnculo"/>
                  <w:sz w:val="18"/>
                  <w:szCs w:val="18"/>
                </w:rPr>
                <w:t>Coaña</w:t>
              </w:r>
            </w:hyperlink>
            <w:r w:rsidR="00CC41F1" w:rsidRPr="00CC41F1">
              <w:rPr>
                <w:sz w:val="18"/>
                <w:szCs w:val="18"/>
              </w:rPr>
              <w:t xml:space="preserve">, </w:t>
            </w:r>
            <w:hyperlink r:id="rId75" w:history="1">
              <w:r w:rsidR="00CC41F1" w:rsidRPr="00354659">
                <w:rPr>
                  <w:rStyle w:val="Hipervnculo"/>
                  <w:sz w:val="18"/>
                  <w:szCs w:val="18"/>
                </w:rPr>
                <w:t>El Franco</w:t>
              </w:r>
            </w:hyperlink>
            <w:r w:rsidR="00CC41F1" w:rsidRPr="00CC41F1">
              <w:rPr>
                <w:sz w:val="18"/>
                <w:szCs w:val="18"/>
              </w:rPr>
              <w:t xml:space="preserve">, </w:t>
            </w:r>
            <w:hyperlink r:id="rId76" w:history="1">
              <w:r w:rsidR="00CC41F1" w:rsidRPr="00354659">
                <w:rPr>
                  <w:rStyle w:val="Hipervnculo"/>
                  <w:sz w:val="18"/>
                  <w:szCs w:val="18"/>
                </w:rPr>
                <w:t>Grandas de Salime</w:t>
              </w:r>
            </w:hyperlink>
            <w:r w:rsidR="00CC41F1" w:rsidRPr="00CC41F1">
              <w:rPr>
                <w:sz w:val="18"/>
                <w:szCs w:val="18"/>
              </w:rPr>
              <w:t xml:space="preserve">, </w:t>
            </w:r>
            <w:hyperlink r:id="rId77" w:history="1">
              <w:r w:rsidR="00CC41F1" w:rsidRPr="00354659">
                <w:rPr>
                  <w:rStyle w:val="Hipervnculo"/>
                  <w:sz w:val="18"/>
                  <w:szCs w:val="18"/>
                </w:rPr>
                <w:t>Illano</w:t>
              </w:r>
            </w:hyperlink>
            <w:r w:rsidR="00CC41F1" w:rsidRPr="00CC41F1">
              <w:rPr>
                <w:sz w:val="18"/>
                <w:szCs w:val="18"/>
              </w:rPr>
              <w:t xml:space="preserve">, </w:t>
            </w:r>
            <w:hyperlink r:id="rId78" w:history="1">
              <w:r w:rsidR="00CC41F1" w:rsidRPr="00354659">
                <w:rPr>
                  <w:rStyle w:val="Hipervnculo"/>
                  <w:sz w:val="18"/>
                  <w:szCs w:val="18"/>
                </w:rPr>
                <w:t>Navia</w:t>
              </w:r>
            </w:hyperlink>
            <w:r w:rsidR="00CC41F1" w:rsidRPr="00CC41F1">
              <w:rPr>
                <w:sz w:val="18"/>
                <w:szCs w:val="18"/>
              </w:rPr>
              <w:t xml:space="preserve">, </w:t>
            </w:r>
            <w:hyperlink r:id="rId79" w:history="1">
              <w:r w:rsidR="00CC41F1" w:rsidRPr="00354A05">
                <w:rPr>
                  <w:rStyle w:val="Hipervnculo"/>
                  <w:sz w:val="18"/>
                  <w:szCs w:val="18"/>
                </w:rPr>
                <w:t>Pesoz</w:t>
              </w:r>
            </w:hyperlink>
            <w:r w:rsidR="00CC41F1" w:rsidRPr="00CC41F1">
              <w:rPr>
                <w:sz w:val="18"/>
                <w:szCs w:val="18"/>
              </w:rPr>
              <w:t xml:space="preserve">, </w:t>
            </w:r>
            <w:hyperlink r:id="rId80" w:history="1">
              <w:r w:rsidR="00CC41F1" w:rsidRPr="00354A05">
                <w:rPr>
                  <w:rStyle w:val="Hipervnculo"/>
                  <w:sz w:val="18"/>
                  <w:szCs w:val="18"/>
                </w:rPr>
                <w:t>San Martín de Oscos</w:t>
              </w:r>
            </w:hyperlink>
            <w:r w:rsidR="00CC41F1" w:rsidRPr="00CC41F1">
              <w:rPr>
                <w:sz w:val="18"/>
                <w:szCs w:val="18"/>
              </w:rPr>
              <w:t xml:space="preserve">, </w:t>
            </w:r>
            <w:hyperlink r:id="rId81" w:history="1">
              <w:r w:rsidR="00CC41F1" w:rsidRPr="00354A05">
                <w:rPr>
                  <w:rStyle w:val="Hipervnculo"/>
                  <w:sz w:val="18"/>
                  <w:szCs w:val="18"/>
                </w:rPr>
                <w:t>San Tirso de Abres</w:t>
              </w:r>
            </w:hyperlink>
            <w:r w:rsidR="00CC41F1" w:rsidRPr="00CC41F1">
              <w:rPr>
                <w:sz w:val="18"/>
                <w:szCs w:val="18"/>
              </w:rPr>
              <w:t xml:space="preserve">, </w:t>
            </w:r>
            <w:hyperlink r:id="rId82" w:history="1">
              <w:r w:rsidR="00CC41F1" w:rsidRPr="00354A05">
                <w:rPr>
                  <w:rStyle w:val="Hipervnculo"/>
                  <w:sz w:val="18"/>
                  <w:szCs w:val="18"/>
                </w:rPr>
                <w:t>Santa Eulalia de Oscos</w:t>
              </w:r>
            </w:hyperlink>
            <w:r w:rsidR="00CC41F1" w:rsidRPr="00CC41F1">
              <w:rPr>
                <w:sz w:val="18"/>
                <w:szCs w:val="18"/>
              </w:rPr>
              <w:t xml:space="preserve">, </w:t>
            </w:r>
            <w:hyperlink r:id="rId83" w:history="1">
              <w:r w:rsidR="00CC41F1" w:rsidRPr="00354A05">
                <w:rPr>
                  <w:rStyle w:val="Hipervnculo"/>
                  <w:sz w:val="18"/>
                  <w:szCs w:val="18"/>
                </w:rPr>
                <w:t>Tapia de Casariego</w:t>
              </w:r>
            </w:hyperlink>
            <w:r w:rsidR="00CC41F1" w:rsidRPr="00CC41F1">
              <w:rPr>
                <w:sz w:val="18"/>
                <w:szCs w:val="18"/>
              </w:rPr>
              <w:t xml:space="preserve">, </w:t>
            </w:r>
            <w:hyperlink r:id="rId84" w:history="1">
              <w:r w:rsidR="00CC41F1" w:rsidRPr="00354A05">
                <w:rPr>
                  <w:rStyle w:val="Hipervnculo"/>
                  <w:sz w:val="18"/>
                  <w:szCs w:val="18"/>
                </w:rPr>
                <w:t>Taramundi</w:t>
              </w:r>
            </w:hyperlink>
            <w:r w:rsidR="00CC41F1" w:rsidRPr="00CC41F1">
              <w:rPr>
                <w:sz w:val="18"/>
                <w:szCs w:val="18"/>
              </w:rPr>
              <w:t xml:space="preserve">, </w:t>
            </w:r>
            <w:hyperlink r:id="rId85" w:history="1">
              <w:r w:rsidR="00CC41F1" w:rsidRPr="00354A05">
                <w:rPr>
                  <w:rStyle w:val="Hipervnculo"/>
                  <w:sz w:val="18"/>
                  <w:szCs w:val="18"/>
                </w:rPr>
                <w:t>Valdés</w:t>
              </w:r>
            </w:hyperlink>
            <w:r w:rsidR="00CC41F1" w:rsidRPr="00CC41F1">
              <w:rPr>
                <w:sz w:val="18"/>
                <w:szCs w:val="18"/>
              </w:rPr>
              <w:t xml:space="preserve">, </w:t>
            </w:r>
            <w:hyperlink r:id="rId86" w:history="1">
              <w:r w:rsidR="00CC41F1" w:rsidRPr="00354A05">
                <w:rPr>
                  <w:rStyle w:val="Hipervnculo"/>
                  <w:sz w:val="18"/>
                  <w:szCs w:val="18"/>
                </w:rPr>
                <w:t>Vegadeo</w:t>
              </w:r>
            </w:hyperlink>
            <w:r w:rsidR="00CC41F1" w:rsidRPr="00CC41F1">
              <w:rPr>
                <w:sz w:val="18"/>
                <w:szCs w:val="18"/>
              </w:rPr>
              <w:t xml:space="preserve">, </w:t>
            </w:r>
            <w:hyperlink r:id="rId87" w:history="1">
              <w:r w:rsidR="00CC41F1" w:rsidRPr="00354A05">
                <w:rPr>
                  <w:rStyle w:val="Hipervnculo"/>
                  <w:sz w:val="18"/>
                  <w:szCs w:val="18"/>
                </w:rPr>
                <w:t>Villanueva de Oscos</w:t>
              </w:r>
            </w:hyperlink>
            <w:r w:rsidR="00CC41F1" w:rsidRPr="00CC41F1">
              <w:rPr>
                <w:sz w:val="18"/>
                <w:szCs w:val="18"/>
              </w:rPr>
              <w:t xml:space="preserve"> </w:t>
            </w:r>
            <w:r w:rsidR="00CC41F1" w:rsidRPr="007B582A">
              <w:rPr>
                <w:sz w:val="14"/>
                <w:szCs w:val="14"/>
              </w:rPr>
              <w:t>y</w:t>
            </w:r>
            <w:r w:rsidR="00CC41F1" w:rsidRPr="00CC41F1">
              <w:rPr>
                <w:sz w:val="18"/>
                <w:szCs w:val="18"/>
              </w:rPr>
              <w:t xml:space="preserve"> </w:t>
            </w:r>
            <w:hyperlink r:id="rId88" w:history="1">
              <w:r w:rsidR="00CC41F1" w:rsidRPr="00354A05">
                <w:rPr>
                  <w:rStyle w:val="Hipervnculo"/>
                  <w:sz w:val="18"/>
                  <w:szCs w:val="18"/>
                </w:rPr>
                <w:t>Villayón</w:t>
              </w:r>
            </w:hyperlink>
          </w:p>
        </w:tc>
      </w:tr>
      <w:tr w:rsidR="008F193D" w14:paraId="4CEE8DEB" w14:textId="77777777" w:rsidTr="003F2379">
        <w:tc>
          <w:tcPr>
            <w:tcW w:w="997" w:type="dxa"/>
            <w:shd w:val="clear" w:color="auto" w:fill="002060"/>
          </w:tcPr>
          <w:p w14:paraId="645E1107" w14:textId="29B3C26F" w:rsidR="008F193D" w:rsidRDefault="008F193D" w:rsidP="000D0EBB">
            <w:r>
              <w:t>II</w:t>
            </w:r>
          </w:p>
        </w:tc>
        <w:tc>
          <w:tcPr>
            <w:tcW w:w="1087" w:type="dxa"/>
            <w:shd w:val="clear" w:color="auto" w:fill="FFFFFF" w:themeFill="background1"/>
          </w:tcPr>
          <w:p w14:paraId="07C0375A" w14:textId="1E4C4461" w:rsidR="008F193D" w:rsidRPr="00B30FDF" w:rsidRDefault="00DA24DE" w:rsidP="000D0EBB">
            <w:pPr>
              <w:rPr>
                <w:sz w:val="20"/>
                <w:szCs w:val="20"/>
              </w:rPr>
            </w:pPr>
            <w:hyperlink r:id="rId89" w:history="1">
              <w:r w:rsidR="008F193D" w:rsidRPr="00B30FDF">
                <w:rPr>
                  <w:rStyle w:val="Hipervnculo"/>
                  <w:sz w:val="20"/>
                  <w:szCs w:val="20"/>
                </w:rPr>
                <w:t>Cangas del Narcea</w:t>
              </w:r>
            </w:hyperlink>
          </w:p>
        </w:tc>
        <w:tc>
          <w:tcPr>
            <w:tcW w:w="1883" w:type="dxa"/>
            <w:shd w:val="clear" w:color="auto" w:fill="FFFFFF" w:themeFill="background1"/>
          </w:tcPr>
          <w:p w14:paraId="74182A32" w14:textId="3F8F6DAE" w:rsidR="008F193D" w:rsidRPr="00B30FDF" w:rsidRDefault="00DA24DE" w:rsidP="00B30FDF">
            <w:pPr>
              <w:jc w:val="left"/>
              <w:rPr>
                <w:sz w:val="20"/>
                <w:szCs w:val="20"/>
              </w:rPr>
            </w:pPr>
            <w:hyperlink r:id="rId90" w:history="1">
              <w:r w:rsidR="008F193D" w:rsidRPr="00B30FDF">
                <w:rPr>
                  <w:rStyle w:val="Hipervnculo"/>
                  <w:sz w:val="20"/>
                  <w:szCs w:val="20"/>
                </w:rPr>
                <w:t>Hospital Carmen y Severo Ochoa</w:t>
              </w:r>
            </w:hyperlink>
          </w:p>
        </w:tc>
        <w:tc>
          <w:tcPr>
            <w:tcW w:w="4527" w:type="dxa"/>
            <w:shd w:val="clear" w:color="auto" w:fill="FFFFFF" w:themeFill="background1"/>
            <w:vAlign w:val="center"/>
          </w:tcPr>
          <w:p w14:paraId="5E17AA56" w14:textId="48B8BAAD" w:rsidR="008F193D" w:rsidRPr="00CC41F1" w:rsidRDefault="00DA24DE" w:rsidP="0059312D">
            <w:pPr>
              <w:jc w:val="left"/>
              <w:rPr>
                <w:sz w:val="18"/>
                <w:szCs w:val="18"/>
              </w:rPr>
            </w:pPr>
            <w:hyperlink r:id="rId91" w:history="1">
              <w:r w:rsidR="00CC41F1" w:rsidRPr="00354A05">
                <w:rPr>
                  <w:rStyle w:val="Hipervnculo"/>
                  <w:sz w:val="18"/>
                  <w:szCs w:val="18"/>
                </w:rPr>
                <w:t>Allande</w:t>
              </w:r>
            </w:hyperlink>
            <w:r w:rsidR="00CC41F1">
              <w:rPr>
                <w:sz w:val="18"/>
                <w:szCs w:val="18"/>
              </w:rPr>
              <w:t xml:space="preserve">, </w:t>
            </w:r>
            <w:hyperlink r:id="rId92" w:history="1">
              <w:r w:rsidR="00CC41F1" w:rsidRPr="00354A05">
                <w:rPr>
                  <w:rStyle w:val="Hipervnculo"/>
                  <w:sz w:val="18"/>
                  <w:szCs w:val="18"/>
                </w:rPr>
                <w:t>Cangas del Narcea</w:t>
              </w:r>
            </w:hyperlink>
            <w:r w:rsidR="00CC41F1">
              <w:rPr>
                <w:sz w:val="18"/>
                <w:szCs w:val="18"/>
              </w:rPr>
              <w:t xml:space="preserve">, </w:t>
            </w:r>
            <w:hyperlink r:id="rId93" w:history="1">
              <w:r w:rsidR="00CC41F1" w:rsidRPr="00354A05">
                <w:rPr>
                  <w:rStyle w:val="Hipervnculo"/>
                  <w:sz w:val="18"/>
                  <w:szCs w:val="18"/>
                </w:rPr>
                <w:t>Degaña</w:t>
              </w:r>
            </w:hyperlink>
            <w:r w:rsidR="00CC41F1">
              <w:rPr>
                <w:sz w:val="18"/>
                <w:szCs w:val="18"/>
              </w:rPr>
              <w:t xml:space="preserve">, </w:t>
            </w:r>
            <w:hyperlink r:id="rId94" w:history="1">
              <w:r w:rsidR="00CC41F1" w:rsidRPr="00354A05">
                <w:rPr>
                  <w:rStyle w:val="Hipervnculo"/>
                  <w:sz w:val="18"/>
                  <w:szCs w:val="18"/>
                </w:rPr>
                <w:t>Ibias</w:t>
              </w:r>
            </w:hyperlink>
            <w:r w:rsidR="00CC41F1">
              <w:rPr>
                <w:sz w:val="18"/>
                <w:szCs w:val="18"/>
              </w:rPr>
              <w:t xml:space="preserve"> </w:t>
            </w:r>
            <w:r w:rsidR="00CC41F1" w:rsidRPr="007B582A">
              <w:rPr>
                <w:sz w:val="14"/>
                <w:szCs w:val="14"/>
              </w:rPr>
              <w:t>y</w:t>
            </w:r>
            <w:r w:rsidR="00CC41F1">
              <w:rPr>
                <w:sz w:val="18"/>
                <w:szCs w:val="18"/>
              </w:rPr>
              <w:t xml:space="preserve"> </w:t>
            </w:r>
            <w:hyperlink r:id="rId95" w:history="1">
              <w:r w:rsidR="00CC41F1" w:rsidRPr="00354A05">
                <w:rPr>
                  <w:rStyle w:val="Hipervnculo"/>
                  <w:sz w:val="18"/>
                  <w:szCs w:val="18"/>
                </w:rPr>
                <w:t>Tineo</w:t>
              </w:r>
            </w:hyperlink>
          </w:p>
        </w:tc>
      </w:tr>
      <w:tr w:rsidR="008F193D" w14:paraId="6067CD4A" w14:textId="77777777" w:rsidTr="003F2379">
        <w:tc>
          <w:tcPr>
            <w:tcW w:w="997" w:type="dxa"/>
            <w:shd w:val="clear" w:color="auto" w:fill="CC00CC"/>
          </w:tcPr>
          <w:p w14:paraId="6DA62FD2" w14:textId="28299606" w:rsidR="008F193D" w:rsidRPr="00706F5E" w:rsidRDefault="008F193D" w:rsidP="000D0EBB">
            <w:r w:rsidRPr="00706F5E">
              <w:t>III</w:t>
            </w:r>
          </w:p>
        </w:tc>
        <w:tc>
          <w:tcPr>
            <w:tcW w:w="1087" w:type="dxa"/>
            <w:shd w:val="clear" w:color="auto" w:fill="FFFFFF" w:themeFill="background1"/>
          </w:tcPr>
          <w:p w14:paraId="1B857F0E" w14:textId="3BF467D2" w:rsidR="008F193D" w:rsidRPr="00B30FDF" w:rsidRDefault="00DA24DE" w:rsidP="000D0EBB">
            <w:pPr>
              <w:rPr>
                <w:sz w:val="20"/>
                <w:szCs w:val="20"/>
              </w:rPr>
            </w:pPr>
            <w:hyperlink r:id="rId96" w:history="1">
              <w:r w:rsidR="008F193D" w:rsidRPr="00B30FDF">
                <w:rPr>
                  <w:rStyle w:val="Hipervnculo"/>
                  <w:sz w:val="20"/>
                  <w:szCs w:val="20"/>
                </w:rPr>
                <w:t>Avilés</w:t>
              </w:r>
            </w:hyperlink>
          </w:p>
        </w:tc>
        <w:tc>
          <w:tcPr>
            <w:tcW w:w="1883" w:type="dxa"/>
            <w:shd w:val="clear" w:color="auto" w:fill="FFFFFF" w:themeFill="background1"/>
          </w:tcPr>
          <w:p w14:paraId="6B6807FC" w14:textId="1EBCA312" w:rsidR="008F193D" w:rsidRPr="00B30FDF" w:rsidRDefault="00DA24DE" w:rsidP="00B30FDF">
            <w:pPr>
              <w:jc w:val="left"/>
              <w:rPr>
                <w:sz w:val="20"/>
                <w:szCs w:val="20"/>
              </w:rPr>
            </w:pPr>
            <w:hyperlink r:id="rId97" w:history="1">
              <w:r w:rsidR="008F193D" w:rsidRPr="00B30FDF">
                <w:rPr>
                  <w:rStyle w:val="Hipervnculo"/>
                  <w:sz w:val="20"/>
                  <w:szCs w:val="20"/>
                </w:rPr>
                <w:t>Hospital San Agustín</w:t>
              </w:r>
            </w:hyperlink>
          </w:p>
        </w:tc>
        <w:tc>
          <w:tcPr>
            <w:tcW w:w="4527" w:type="dxa"/>
            <w:shd w:val="clear" w:color="auto" w:fill="FFFFFF" w:themeFill="background1"/>
            <w:vAlign w:val="center"/>
          </w:tcPr>
          <w:p w14:paraId="11074ED4" w14:textId="233E0CD5" w:rsidR="008F193D" w:rsidRPr="00CC41F1" w:rsidRDefault="00DA24DE" w:rsidP="0059312D">
            <w:pPr>
              <w:jc w:val="left"/>
              <w:rPr>
                <w:sz w:val="18"/>
                <w:szCs w:val="18"/>
              </w:rPr>
            </w:pPr>
            <w:hyperlink r:id="rId98" w:history="1">
              <w:r w:rsidR="00CC41F1" w:rsidRPr="00354A05">
                <w:rPr>
                  <w:rStyle w:val="Hipervnculo"/>
                  <w:sz w:val="18"/>
                  <w:szCs w:val="18"/>
                </w:rPr>
                <w:t>Avilés</w:t>
              </w:r>
            </w:hyperlink>
            <w:r w:rsidR="00CC41F1">
              <w:rPr>
                <w:sz w:val="18"/>
                <w:szCs w:val="18"/>
              </w:rPr>
              <w:t xml:space="preserve">, </w:t>
            </w:r>
            <w:hyperlink r:id="rId99" w:history="1">
              <w:r w:rsidR="00CC41F1" w:rsidRPr="00354A05">
                <w:rPr>
                  <w:rStyle w:val="Hipervnculo"/>
                  <w:sz w:val="18"/>
                  <w:szCs w:val="18"/>
                </w:rPr>
                <w:t>Castrillón</w:t>
              </w:r>
            </w:hyperlink>
            <w:r w:rsidR="00CC41F1">
              <w:rPr>
                <w:sz w:val="18"/>
                <w:szCs w:val="18"/>
              </w:rPr>
              <w:t xml:space="preserve">, </w:t>
            </w:r>
            <w:hyperlink r:id="rId100" w:history="1">
              <w:r w:rsidR="00CC41F1" w:rsidRPr="00354A05">
                <w:rPr>
                  <w:rStyle w:val="Hipervnculo"/>
                  <w:sz w:val="18"/>
                  <w:szCs w:val="18"/>
                </w:rPr>
                <w:t xml:space="preserve">Corvera </w:t>
              </w:r>
              <w:r w:rsidR="007B582A" w:rsidRPr="00354A05">
                <w:rPr>
                  <w:rStyle w:val="Hipervnculo"/>
                  <w:sz w:val="18"/>
                  <w:szCs w:val="18"/>
                </w:rPr>
                <w:t>de Asturias</w:t>
              </w:r>
            </w:hyperlink>
            <w:r w:rsidR="007B582A">
              <w:rPr>
                <w:sz w:val="18"/>
                <w:szCs w:val="18"/>
              </w:rPr>
              <w:t xml:space="preserve">, </w:t>
            </w:r>
            <w:hyperlink r:id="rId101" w:history="1">
              <w:r w:rsidR="007B582A" w:rsidRPr="00354A05">
                <w:rPr>
                  <w:rStyle w:val="Hipervnculo"/>
                  <w:sz w:val="18"/>
                  <w:szCs w:val="18"/>
                </w:rPr>
                <w:t>Cudillero</w:t>
              </w:r>
            </w:hyperlink>
            <w:r w:rsidR="007B582A">
              <w:rPr>
                <w:sz w:val="18"/>
                <w:szCs w:val="18"/>
              </w:rPr>
              <w:t xml:space="preserve">, </w:t>
            </w:r>
            <w:hyperlink r:id="rId102" w:history="1">
              <w:r w:rsidR="007B582A" w:rsidRPr="00354A05">
                <w:rPr>
                  <w:rStyle w:val="Hipervnculo"/>
                  <w:sz w:val="18"/>
                  <w:szCs w:val="18"/>
                </w:rPr>
                <w:t>Gozón</w:t>
              </w:r>
            </w:hyperlink>
            <w:r w:rsidR="007B582A">
              <w:rPr>
                <w:sz w:val="18"/>
                <w:szCs w:val="18"/>
              </w:rPr>
              <w:t xml:space="preserve">, </w:t>
            </w:r>
            <w:hyperlink r:id="rId103" w:history="1">
              <w:r w:rsidR="007B582A" w:rsidRPr="00354A05">
                <w:rPr>
                  <w:rStyle w:val="Hipervnculo"/>
                  <w:sz w:val="18"/>
                  <w:szCs w:val="18"/>
                </w:rPr>
                <w:t>Illas</w:t>
              </w:r>
            </w:hyperlink>
            <w:r w:rsidR="007B582A">
              <w:rPr>
                <w:sz w:val="18"/>
                <w:szCs w:val="18"/>
              </w:rPr>
              <w:t xml:space="preserve">, </w:t>
            </w:r>
            <w:hyperlink r:id="rId104" w:history="1">
              <w:r w:rsidR="007B582A" w:rsidRPr="00354A05">
                <w:rPr>
                  <w:rStyle w:val="Hipervnculo"/>
                  <w:sz w:val="18"/>
                  <w:szCs w:val="18"/>
                </w:rPr>
                <w:t>Muros de Nalón</w:t>
              </w:r>
            </w:hyperlink>
            <w:r w:rsidR="007B582A">
              <w:rPr>
                <w:sz w:val="18"/>
                <w:szCs w:val="18"/>
              </w:rPr>
              <w:t xml:space="preserve">, </w:t>
            </w:r>
            <w:hyperlink r:id="rId105" w:history="1">
              <w:r w:rsidR="007B582A" w:rsidRPr="00354A05">
                <w:rPr>
                  <w:rStyle w:val="Hipervnculo"/>
                  <w:sz w:val="18"/>
                  <w:szCs w:val="18"/>
                </w:rPr>
                <w:t>Pravia</w:t>
              </w:r>
            </w:hyperlink>
            <w:r w:rsidR="007B582A">
              <w:rPr>
                <w:sz w:val="18"/>
                <w:szCs w:val="18"/>
              </w:rPr>
              <w:t xml:space="preserve"> </w:t>
            </w:r>
            <w:r w:rsidR="007B582A" w:rsidRPr="007B582A">
              <w:rPr>
                <w:sz w:val="14"/>
                <w:szCs w:val="14"/>
              </w:rPr>
              <w:t>y</w:t>
            </w:r>
            <w:r w:rsidR="007B582A">
              <w:rPr>
                <w:sz w:val="18"/>
                <w:szCs w:val="18"/>
              </w:rPr>
              <w:t xml:space="preserve"> </w:t>
            </w:r>
            <w:hyperlink r:id="rId106" w:history="1">
              <w:r w:rsidR="007B582A" w:rsidRPr="00354A05">
                <w:rPr>
                  <w:rStyle w:val="Hipervnculo"/>
                  <w:sz w:val="18"/>
                  <w:szCs w:val="18"/>
                </w:rPr>
                <w:t>Soto del Barco</w:t>
              </w:r>
            </w:hyperlink>
          </w:p>
        </w:tc>
      </w:tr>
      <w:tr w:rsidR="008F193D" w14:paraId="29D3066B" w14:textId="77777777" w:rsidTr="003F2379">
        <w:tc>
          <w:tcPr>
            <w:tcW w:w="997" w:type="dxa"/>
            <w:shd w:val="clear" w:color="auto" w:fill="CCCCFF"/>
          </w:tcPr>
          <w:p w14:paraId="6BE69014" w14:textId="1AE0C8D2" w:rsidR="008F193D" w:rsidRDefault="008F193D" w:rsidP="000D0EBB">
            <w:r w:rsidRPr="00706F5E">
              <w:t>IV</w:t>
            </w:r>
          </w:p>
        </w:tc>
        <w:tc>
          <w:tcPr>
            <w:tcW w:w="1087" w:type="dxa"/>
            <w:shd w:val="clear" w:color="auto" w:fill="FFFFFF" w:themeFill="background1"/>
          </w:tcPr>
          <w:p w14:paraId="073230FA" w14:textId="1FDC96FA" w:rsidR="008F193D" w:rsidRPr="00B30FDF" w:rsidRDefault="00DA24DE" w:rsidP="000D0EBB">
            <w:pPr>
              <w:rPr>
                <w:sz w:val="20"/>
                <w:szCs w:val="20"/>
              </w:rPr>
            </w:pPr>
            <w:hyperlink r:id="rId107" w:history="1">
              <w:r w:rsidR="008F193D" w:rsidRPr="00B30FDF">
                <w:rPr>
                  <w:rStyle w:val="Hipervnculo"/>
                  <w:sz w:val="20"/>
                  <w:szCs w:val="20"/>
                </w:rPr>
                <w:t>Oviedo</w:t>
              </w:r>
            </w:hyperlink>
          </w:p>
        </w:tc>
        <w:tc>
          <w:tcPr>
            <w:tcW w:w="1883" w:type="dxa"/>
            <w:shd w:val="clear" w:color="auto" w:fill="FFFFFF" w:themeFill="background1"/>
          </w:tcPr>
          <w:p w14:paraId="2B8D94E7" w14:textId="69D951D3" w:rsidR="008F193D" w:rsidRPr="00B30FDF" w:rsidRDefault="00DA24DE" w:rsidP="00B30FDF">
            <w:pPr>
              <w:jc w:val="left"/>
              <w:rPr>
                <w:sz w:val="20"/>
                <w:szCs w:val="20"/>
              </w:rPr>
            </w:pPr>
            <w:hyperlink r:id="rId108" w:history="1">
              <w:r w:rsidR="008F193D" w:rsidRPr="00B30FDF">
                <w:rPr>
                  <w:rStyle w:val="Hipervnculo"/>
                  <w:sz w:val="20"/>
                  <w:szCs w:val="20"/>
                </w:rPr>
                <w:t>Hospital Universitario Central de Asturias</w:t>
              </w:r>
            </w:hyperlink>
          </w:p>
        </w:tc>
        <w:tc>
          <w:tcPr>
            <w:tcW w:w="4527" w:type="dxa"/>
            <w:shd w:val="clear" w:color="auto" w:fill="FFFFFF" w:themeFill="background1"/>
            <w:vAlign w:val="center"/>
          </w:tcPr>
          <w:p w14:paraId="71963097" w14:textId="2D976D3A" w:rsidR="008F193D" w:rsidRPr="00CC41F1" w:rsidRDefault="00DA24DE" w:rsidP="0059312D">
            <w:pPr>
              <w:jc w:val="left"/>
              <w:rPr>
                <w:sz w:val="18"/>
                <w:szCs w:val="18"/>
              </w:rPr>
            </w:pPr>
            <w:hyperlink r:id="rId109" w:history="1">
              <w:r w:rsidR="007B582A" w:rsidRPr="00354A05">
                <w:rPr>
                  <w:rStyle w:val="Hipervnculo"/>
                  <w:sz w:val="18"/>
                  <w:szCs w:val="18"/>
                </w:rPr>
                <w:t>Belmonte de Miranda</w:t>
              </w:r>
            </w:hyperlink>
            <w:r w:rsidR="007B582A">
              <w:rPr>
                <w:sz w:val="18"/>
                <w:szCs w:val="18"/>
              </w:rPr>
              <w:t xml:space="preserve">, </w:t>
            </w:r>
            <w:hyperlink r:id="rId110" w:history="1">
              <w:r w:rsidR="007B582A" w:rsidRPr="00354A05">
                <w:rPr>
                  <w:rStyle w:val="Hipervnculo"/>
                  <w:sz w:val="18"/>
                  <w:szCs w:val="18"/>
                </w:rPr>
                <w:t>Bimenes</w:t>
              </w:r>
            </w:hyperlink>
            <w:r w:rsidR="007B582A">
              <w:rPr>
                <w:sz w:val="18"/>
                <w:szCs w:val="18"/>
              </w:rPr>
              <w:t xml:space="preserve">, </w:t>
            </w:r>
            <w:hyperlink r:id="rId111" w:history="1">
              <w:r w:rsidR="007B582A" w:rsidRPr="00354A05">
                <w:rPr>
                  <w:rStyle w:val="Hipervnculo"/>
                  <w:sz w:val="18"/>
                  <w:szCs w:val="18"/>
                </w:rPr>
                <w:t>Cabranes</w:t>
              </w:r>
            </w:hyperlink>
            <w:r w:rsidR="007B582A">
              <w:rPr>
                <w:sz w:val="18"/>
                <w:szCs w:val="18"/>
              </w:rPr>
              <w:t xml:space="preserve">, </w:t>
            </w:r>
            <w:hyperlink r:id="rId112" w:history="1">
              <w:r w:rsidR="007B582A" w:rsidRPr="00354A05">
                <w:rPr>
                  <w:rStyle w:val="Hipervnculo"/>
                  <w:sz w:val="18"/>
                  <w:szCs w:val="18"/>
                </w:rPr>
                <w:t>Candamo</w:t>
              </w:r>
            </w:hyperlink>
            <w:r w:rsidR="007B582A">
              <w:rPr>
                <w:sz w:val="18"/>
                <w:szCs w:val="18"/>
              </w:rPr>
              <w:t xml:space="preserve">, </w:t>
            </w:r>
            <w:hyperlink r:id="rId113" w:history="1">
              <w:r w:rsidR="007B582A" w:rsidRPr="00354A05">
                <w:rPr>
                  <w:rStyle w:val="Hipervnculo"/>
                  <w:sz w:val="18"/>
                  <w:szCs w:val="18"/>
                </w:rPr>
                <w:t>Grado</w:t>
              </w:r>
            </w:hyperlink>
            <w:r w:rsidR="007B582A">
              <w:rPr>
                <w:sz w:val="18"/>
                <w:szCs w:val="18"/>
              </w:rPr>
              <w:t xml:space="preserve">, </w:t>
            </w:r>
            <w:hyperlink r:id="rId114" w:history="1">
              <w:r w:rsidR="007B582A" w:rsidRPr="00354A05">
                <w:rPr>
                  <w:rStyle w:val="Hipervnculo"/>
                  <w:sz w:val="18"/>
                  <w:szCs w:val="18"/>
                </w:rPr>
                <w:t>Llanera</w:t>
              </w:r>
            </w:hyperlink>
            <w:r w:rsidR="007B582A">
              <w:rPr>
                <w:sz w:val="18"/>
                <w:szCs w:val="18"/>
              </w:rPr>
              <w:t xml:space="preserve">, </w:t>
            </w:r>
            <w:hyperlink r:id="rId115" w:history="1">
              <w:r w:rsidR="007B582A" w:rsidRPr="00354A05">
                <w:rPr>
                  <w:rStyle w:val="Hipervnculo"/>
                  <w:sz w:val="18"/>
                  <w:szCs w:val="18"/>
                </w:rPr>
                <w:t>Nava</w:t>
              </w:r>
            </w:hyperlink>
            <w:r w:rsidR="007B582A">
              <w:rPr>
                <w:sz w:val="18"/>
                <w:szCs w:val="18"/>
              </w:rPr>
              <w:t xml:space="preserve">, </w:t>
            </w:r>
            <w:hyperlink r:id="rId116" w:history="1">
              <w:r w:rsidR="007B582A" w:rsidRPr="00354A05">
                <w:rPr>
                  <w:rStyle w:val="Hipervnculo"/>
                  <w:sz w:val="18"/>
                  <w:szCs w:val="18"/>
                </w:rPr>
                <w:t>Noreña</w:t>
              </w:r>
            </w:hyperlink>
            <w:r w:rsidR="007B582A">
              <w:rPr>
                <w:sz w:val="18"/>
                <w:szCs w:val="18"/>
              </w:rPr>
              <w:t xml:space="preserve">, </w:t>
            </w:r>
            <w:hyperlink r:id="rId117" w:history="1">
              <w:r w:rsidR="007B582A" w:rsidRPr="00354A05">
                <w:rPr>
                  <w:rStyle w:val="Hipervnculo"/>
                  <w:sz w:val="18"/>
                  <w:szCs w:val="18"/>
                </w:rPr>
                <w:t>Ovied</w:t>
              </w:r>
              <w:r w:rsidR="00354A05" w:rsidRPr="00354A05">
                <w:rPr>
                  <w:rStyle w:val="Hipervnculo"/>
                  <w:sz w:val="18"/>
                  <w:szCs w:val="18"/>
                </w:rPr>
                <w:t>o</w:t>
              </w:r>
            </w:hyperlink>
            <w:r w:rsidR="007B582A">
              <w:rPr>
                <w:sz w:val="18"/>
                <w:szCs w:val="18"/>
              </w:rPr>
              <w:t xml:space="preserve">, </w:t>
            </w:r>
            <w:hyperlink r:id="rId118" w:history="1">
              <w:r w:rsidR="007B582A" w:rsidRPr="00354A05">
                <w:rPr>
                  <w:rStyle w:val="Hipervnculo"/>
                  <w:sz w:val="18"/>
                  <w:szCs w:val="18"/>
                </w:rPr>
                <w:t>Proaza</w:t>
              </w:r>
            </w:hyperlink>
            <w:r w:rsidR="007B582A">
              <w:rPr>
                <w:sz w:val="18"/>
                <w:szCs w:val="18"/>
              </w:rPr>
              <w:t xml:space="preserve">, </w:t>
            </w:r>
            <w:hyperlink r:id="rId119" w:history="1">
              <w:r w:rsidR="007B582A" w:rsidRPr="00354A05">
                <w:rPr>
                  <w:rStyle w:val="Hipervnculo"/>
                  <w:sz w:val="18"/>
                  <w:szCs w:val="18"/>
                </w:rPr>
                <w:t>Quirós</w:t>
              </w:r>
            </w:hyperlink>
            <w:r w:rsidR="007B582A">
              <w:rPr>
                <w:sz w:val="18"/>
                <w:szCs w:val="18"/>
              </w:rPr>
              <w:t xml:space="preserve">, </w:t>
            </w:r>
            <w:hyperlink r:id="rId120" w:history="1">
              <w:r w:rsidR="007B582A" w:rsidRPr="00354A05">
                <w:rPr>
                  <w:rStyle w:val="Hipervnculo"/>
                  <w:sz w:val="18"/>
                  <w:szCs w:val="18"/>
                </w:rPr>
                <w:t>Las Regueras</w:t>
              </w:r>
            </w:hyperlink>
            <w:r w:rsidR="007B582A">
              <w:rPr>
                <w:sz w:val="18"/>
                <w:szCs w:val="18"/>
              </w:rPr>
              <w:t xml:space="preserve">, </w:t>
            </w:r>
            <w:hyperlink r:id="rId121" w:history="1">
              <w:r w:rsidR="007B582A" w:rsidRPr="00354A05">
                <w:rPr>
                  <w:rStyle w:val="Hipervnculo"/>
                  <w:sz w:val="18"/>
                  <w:szCs w:val="18"/>
                </w:rPr>
                <w:t>Ribera de Arriba</w:t>
              </w:r>
            </w:hyperlink>
            <w:r w:rsidR="007B582A">
              <w:rPr>
                <w:sz w:val="18"/>
                <w:szCs w:val="18"/>
              </w:rPr>
              <w:t xml:space="preserve">, </w:t>
            </w:r>
            <w:hyperlink r:id="rId122" w:history="1">
              <w:r w:rsidR="007B582A" w:rsidRPr="00354A05">
                <w:rPr>
                  <w:rStyle w:val="Hipervnculo"/>
                  <w:sz w:val="18"/>
                  <w:szCs w:val="18"/>
                </w:rPr>
                <w:t>Salas</w:t>
              </w:r>
            </w:hyperlink>
            <w:r w:rsidR="007B582A">
              <w:rPr>
                <w:sz w:val="18"/>
                <w:szCs w:val="18"/>
              </w:rPr>
              <w:t xml:space="preserve">, </w:t>
            </w:r>
            <w:hyperlink r:id="rId123" w:history="1">
              <w:r w:rsidR="007B582A" w:rsidRPr="00354A05">
                <w:rPr>
                  <w:rStyle w:val="Hipervnculo"/>
                  <w:sz w:val="18"/>
                  <w:szCs w:val="18"/>
                </w:rPr>
                <w:t>Santo Adriano</w:t>
              </w:r>
            </w:hyperlink>
            <w:r w:rsidR="007B582A">
              <w:rPr>
                <w:sz w:val="18"/>
                <w:szCs w:val="18"/>
              </w:rPr>
              <w:t xml:space="preserve">, </w:t>
            </w:r>
            <w:hyperlink r:id="rId124" w:history="1">
              <w:r w:rsidR="007B582A" w:rsidRPr="00354A05">
                <w:rPr>
                  <w:rStyle w:val="Hipervnculo"/>
                  <w:sz w:val="18"/>
                  <w:szCs w:val="18"/>
                </w:rPr>
                <w:t>Sariego</w:t>
              </w:r>
            </w:hyperlink>
            <w:r w:rsidR="007B582A">
              <w:rPr>
                <w:sz w:val="18"/>
                <w:szCs w:val="18"/>
              </w:rPr>
              <w:t xml:space="preserve">, </w:t>
            </w:r>
            <w:hyperlink r:id="rId125" w:history="1">
              <w:r w:rsidR="007B582A" w:rsidRPr="00354A05">
                <w:rPr>
                  <w:rStyle w:val="Hipervnculo"/>
                  <w:sz w:val="18"/>
                  <w:szCs w:val="18"/>
                </w:rPr>
                <w:t>Siero</w:t>
              </w:r>
            </w:hyperlink>
            <w:r w:rsidR="007B582A">
              <w:rPr>
                <w:sz w:val="18"/>
                <w:szCs w:val="18"/>
              </w:rPr>
              <w:t xml:space="preserve">, </w:t>
            </w:r>
            <w:hyperlink r:id="rId126" w:history="1">
              <w:r w:rsidR="007B582A" w:rsidRPr="00354A05">
                <w:rPr>
                  <w:rStyle w:val="Hipervnculo"/>
                  <w:sz w:val="18"/>
                  <w:szCs w:val="18"/>
                </w:rPr>
                <w:t>Somido</w:t>
              </w:r>
            </w:hyperlink>
            <w:r w:rsidR="007B582A">
              <w:rPr>
                <w:sz w:val="18"/>
                <w:szCs w:val="18"/>
              </w:rPr>
              <w:t xml:space="preserve">, </w:t>
            </w:r>
            <w:hyperlink r:id="rId127" w:history="1">
              <w:r w:rsidR="007B582A" w:rsidRPr="00354A05">
                <w:rPr>
                  <w:rStyle w:val="Hipervnculo"/>
                  <w:sz w:val="18"/>
                  <w:szCs w:val="18"/>
                </w:rPr>
                <w:t>Teverga</w:t>
              </w:r>
            </w:hyperlink>
            <w:r w:rsidR="007B582A">
              <w:rPr>
                <w:sz w:val="18"/>
                <w:szCs w:val="18"/>
              </w:rPr>
              <w:t xml:space="preserve">, </w:t>
            </w:r>
            <w:hyperlink r:id="rId128" w:history="1">
              <w:r w:rsidR="007B582A" w:rsidRPr="00354A05">
                <w:rPr>
                  <w:rStyle w:val="Hipervnculo"/>
                  <w:sz w:val="18"/>
                  <w:szCs w:val="18"/>
                </w:rPr>
                <w:t>Yernes y Tameza</w:t>
              </w:r>
            </w:hyperlink>
            <w:r w:rsidR="007B582A">
              <w:rPr>
                <w:sz w:val="18"/>
                <w:szCs w:val="18"/>
              </w:rPr>
              <w:t xml:space="preserve">, </w:t>
            </w:r>
            <w:hyperlink r:id="rId129" w:history="1">
              <w:r w:rsidR="007B582A" w:rsidRPr="00354A05">
                <w:rPr>
                  <w:rStyle w:val="Hipervnculo"/>
                  <w:sz w:val="18"/>
                  <w:szCs w:val="18"/>
                </w:rPr>
                <w:t>Morcín</w:t>
              </w:r>
            </w:hyperlink>
            <w:r w:rsidR="007B582A">
              <w:rPr>
                <w:sz w:val="18"/>
                <w:szCs w:val="18"/>
              </w:rPr>
              <w:t xml:space="preserve"> </w:t>
            </w:r>
            <w:r w:rsidR="007B582A" w:rsidRPr="007B582A">
              <w:rPr>
                <w:sz w:val="14"/>
                <w:szCs w:val="14"/>
              </w:rPr>
              <w:t>y</w:t>
            </w:r>
            <w:r w:rsidR="007B582A">
              <w:rPr>
                <w:sz w:val="18"/>
                <w:szCs w:val="18"/>
              </w:rPr>
              <w:t xml:space="preserve"> </w:t>
            </w:r>
            <w:hyperlink r:id="rId130" w:history="1">
              <w:r w:rsidR="007B582A" w:rsidRPr="00354A05">
                <w:rPr>
                  <w:rStyle w:val="Hipervnculo"/>
                  <w:sz w:val="18"/>
                  <w:szCs w:val="18"/>
                </w:rPr>
                <w:t>Riosa</w:t>
              </w:r>
            </w:hyperlink>
          </w:p>
        </w:tc>
      </w:tr>
      <w:tr w:rsidR="008F193D" w14:paraId="7EA50B49" w14:textId="77777777" w:rsidTr="003F2379">
        <w:tc>
          <w:tcPr>
            <w:tcW w:w="997" w:type="dxa"/>
            <w:shd w:val="clear" w:color="auto" w:fill="66FF66"/>
          </w:tcPr>
          <w:p w14:paraId="5B637E8B" w14:textId="3C84DB68" w:rsidR="008F193D" w:rsidRDefault="008F193D" w:rsidP="000D0EBB">
            <w:r>
              <w:t>V</w:t>
            </w:r>
          </w:p>
        </w:tc>
        <w:tc>
          <w:tcPr>
            <w:tcW w:w="1087" w:type="dxa"/>
            <w:shd w:val="clear" w:color="auto" w:fill="FFFFFF" w:themeFill="background1"/>
          </w:tcPr>
          <w:p w14:paraId="12FA8FB0" w14:textId="66352ACF" w:rsidR="008F193D" w:rsidRPr="00B30FDF" w:rsidRDefault="00DA24DE" w:rsidP="000D0EBB">
            <w:pPr>
              <w:rPr>
                <w:sz w:val="20"/>
                <w:szCs w:val="20"/>
              </w:rPr>
            </w:pPr>
            <w:hyperlink r:id="rId131" w:history="1">
              <w:r w:rsidR="008F193D" w:rsidRPr="00B30FDF">
                <w:rPr>
                  <w:rStyle w:val="Hipervnculo"/>
                  <w:sz w:val="20"/>
                  <w:szCs w:val="20"/>
                </w:rPr>
                <w:t>Gijón</w:t>
              </w:r>
            </w:hyperlink>
          </w:p>
        </w:tc>
        <w:tc>
          <w:tcPr>
            <w:tcW w:w="1883" w:type="dxa"/>
            <w:shd w:val="clear" w:color="auto" w:fill="FFFFFF" w:themeFill="background1"/>
          </w:tcPr>
          <w:p w14:paraId="316709B6" w14:textId="12BF1ED9" w:rsidR="008F193D" w:rsidRPr="00B30FDF" w:rsidRDefault="00DA24DE" w:rsidP="00B30FDF">
            <w:pPr>
              <w:jc w:val="left"/>
              <w:rPr>
                <w:sz w:val="20"/>
                <w:szCs w:val="20"/>
              </w:rPr>
            </w:pPr>
            <w:hyperlink r:id="rId132" w:history="1">
              <w:r w:rsidR="008F193D" w:rsidRPr="00B30FDF">
                <w:rPr>
                  <w:rStyle w:val="Hipervnculo"/>
                  <w:sz w:val="20"/>
                  <w:szCs w:val="20"/>
                </w:rPr>
                <w:t>Hospital Universitario de Cabueñes</w:t>
              </w:r>
            </w:hyperlink>
          </w:p>
        </w:tc>
        <w:tc>
          <w:tcPr>
            <w:tcW w:w="4527" w:type="dxa"/>
            <w:shd w:val="clear" w:color="auto" w:fill="FFFFFF" w:themeFill="background1"/>
            <w:vAlign w:val="center"/>
          </w:tcPr>
          <w:p w14:paraId="58EC5C7D" w14:textId="2F3E5F94" w:rsidR="008F193D" w:rsidRPr="00CC41F1" w:rsidRDefault="00DA24DE" w:rsidP="0059312D">
            <w:pPr>
              <w:jc w:val="left"/>
              <w:rPr>
                <w:sz w:val="18"/>
                <w:szCs w:val="18"/>
              </w:rPr>
            </w:pPr>
            <w:hyperlink r:id="rId133" w:history="1">
              <w:r w:rsidR="006E527D" w:rsidRPr="00354A05">
                <w:rPr>
                  <w:rStyle w:val="Hipervnculo"/>
                  <w:sz w:val="18"/>
                  <w:szCs w:val="18"/>
                </w:rPr>
                <w:t>Carreño</w:t>
              </w:r>
            </w:hyperlink>
            <w:r w:rsidR="006E527D">
              <w:rPr>
                <w:sz w:val="18"/>
                <w:szCs w:val="18"/>
              </w:rPr>
              <w:t xml:space="preserve">, </w:t>
            </w:r>
            <w:hyperlink r:id="rId134" w:history="1">
              <w:r w:rsidR="006E527D" w:rsidRPr="00354A05">
                <w:rPr>
                  <w:rStyle w:val="Hipervnculo"/>
                  <w:sz w:val="18"/>
                  <w:szCs w:val="18"/>
                </w:rPr>
                <w:t>Gijón</w:t>
              </w:r>
            </w:hyperlink>
            <w:r w:rsidR="006E527D">
              <w:rPr>
                <w:sz w:val="18"/>
                <w:szCs w:val="18"/>
              </w:rPr>
              <w:t xml:space="preserve"> </w:t>
            </w:r>
            <w:r w:rsidR="006E527D" w:rsidRPr="006E527D">
              <w:rPr>
                <w:sz w:val="14"/>
                <w:szCs w:val="14"/>
              </w:rPr>
              <w:t>y</w:t>
            </w:r>
            <w:r w:rsidR="006E527D">
              <w:rPr>
                <w:sz w:val="18"/>
                <w:szCs w:val="18"/>
              </w:rPr>
              <w:t xml:space="preserve"> </w:t>
            </w:r>
            <w:hyperlink r:id="rId135" w:history="1">
              <w:r w:rsidR="006E527D" w:rsidRPr="00354A05">
                <w:rPr>
                  <w:rStyle w:val="Hipervnculo"/>
                  <w:sz w:val="18"/>
                  <w:szCs w:val="18"/>
                </w:rPr>
                <w:t>Villaviciosa</w:t>
              </w:r>
            </w:hyperlink>
          </w:p>
        </w:tc>
      </w:tr>
      <w:tr w:rsidR="008F193D" w14:paraId="17A855D1" w14:textId="77777777" w:rsidTr="003F2379">
        <w:tc>
          <w:tcPr>
            <w:tcW w:w="997" w:type="dxa"/>
            <w:shd w:val="clear" w:color="auto" w:fill="806000" w:themeFill="accent4" w:themeFillShade="80"/>
          </w:tcPr>
          <w:p w14:paraId="4815E289" w14:textId="2DC0B69D" w:rsidR="008F193D" w:rsidRDefault="008F193D" w:rsidP="000D0EBB">
            <w:r>
              <w:t>VI</w:t>
            </w:r>
          </w:p>
        </w:tc>
        <w:tc>
          <w:tcPr>
            <w:tcW w:w="1087" w:type="dxa"/>
            <w:shd w:val="clear" w:color="auto" w:fill="FFFFFF" w:themeFill="background1"/>
          </w:tcPr>
          <w:p w14:paraId="0AA06FD9" w14:textId="31838F53" w:rsidR="008F193D" w:rsidRPr="00B30FDF" w:rsidRDefault="00DA24DE" w:rsidP="000D0EBB">
            <w:pPr>
              <w:rPr>
                <w:sz w:val="20"/>
                <w:szCs w:val="20"/>
              </w:rPr>
            </w:pPr>
            <w:hyperlink r:id="rId136" w:history="1">
              <w:r w:rsidR="008F193D" w:rsidRPr="00B30FDF">
                <w:rPr>
                  <w:rStyle w:val="Hipervnculo"/>
                  <w:sz w:val="20"/>
                  <w:szCs w:val="20"/>
                </w:rPr>
                <w:t>Arriondas</w:t>
              </w:r>
            </w:hyperlink>
          </w:p>
        </w:tc>
        <w:tc>
          <w:tcPr>
            <w:tcW w:w="1883" w:type="dxa"/>
            <w:shd w:val="clear" w:color="auto" w:fill="FFFFFF" w:themeFill="background1"/>
          </w:tcPr>
          <w:p w14:paraId="47EF95A6" w14:textId="4298E54C" w:rsidR="008F193D" w:rsidRPr="00B30FDF" w:rsidRDefault="00DA24DE" w:rsidP="00B30FDF">
            <w:pPr>
              <w:jc w:val="left"/>
              <w:rPr>
                <w:sz w:val="20"/>
                <w:szCs w:val="20"/>
              </w:rPr>
            </w:pPr>
            <w:hyperlink r:id="rId137" w:history="1">
              <w:r w:rsidR="008F193D" w:rsidRPr="00B30FDF">
                <w:rPr>
                  <w:rStyle w:val="Hipervnculo"/>
                  <w:sz w:val="20"/>
                  <w:szCs w:val="20"/>
                </w:rPr>
                <w:t>Hospital del Oriente de Asturias</w:t>
              </w:r>
            </w:hyperlink>
          </w:p>
        </w:tc>
        <w:tc>
          <w:tcPr>
            <w:tcW w:w="4527" w:type="dxa"/>
            <w:shd w:val="clear" w:color="auto" w:fill="FFFFFF" w:themeFill="background1"/>
            <w:vAlign w:val="center"/>
          </w:tcPr>
          <w:p w14:paraId="4D4CD586" w14:textId="19237A96" w:rsidR="008F193D" w:rsidRPr="00CC41F1" w:rsidRDefault="00DA24DE" w:rsidP="0059312D">
            <w:pPr>
              <w:jc w:val="left"/>
              <w:rPr>
                <w:sz w:val="18"/>
                <w:szCs w:val="18"/>
              </w:rPr>
            </w:pPr>
            <w:hyperlink r:id="rId138" w:history="1">
              <w:r w:rsidR="006E527D" w:rsidRPr="00354A05">
                <w:rPr>
                  <w:rStyle w:val="Hipervnculo"/>
                  <w:sz w:val="18"/>
                  <w:szCs w:val="18"/>
                </w:rPr>
                <w:t>Amieva</w:t>
              </w:r>
            </w:hyperlink>
            <w:r w:rsidR="006E527D">
              <w:rPr>
                <w:sz w:val="18"/>
                <w:szCs w:val="18"/>
              </w:rPr>
              <w:t xml:space="preserve">, </w:t>
            </w:r>
            <w:hyperlink r:id="rId139" w:history="1">
              <w:r w:rsidR="006E527D" w:rsidRPr="00354A05">
                <w:rPr>
                  <w:rStyle w:val="Hipervnculo"/>
                  <w:sz w:val="18"/>
                  <w:szCs w:val="18"/>
                </w:rPr>
                <w:t>Cabrales</w:t>
              </w:r>
            </w:hyperlink>
            <w:r w:rsidR="006E527D">
              <w:rPr>
                <w:sz w:val="18"/>
                <w:szCs w:val="18"/>
              </w:rPr>
              <w:t xml:space="preserve">, </w:t>
            </w:r>
            <w:hyperlink r:id="rId140" w:history="1">
              <w:r w:rsidR="006E527D" w:rsidRPr="00354A05">
                <w:rPr>
                  <w:rStyle w:val="Hipervnculo"/>
                  <w:sz w:val="18"/>
                  <w:szCs w:val="18"/>
                </w:rPr>
                <w:t>Cangas de Onís</w:t>
              </w:r>
            </w:hyperlink>
            <w:r w:rsidR="006E527D">
              <w:rPr>
                <w:sz w:val="18"/>
                <w:szCs w:val="18"/>
              </w:rPr>
              <w:t xml:space="preserve">, </w:t>
            </w:r>
            <w:hyperlink r:id="rId141" w:history="1">
              <w:r w:rsidR="006E527D" w:rsidRPr="00354A05">
                <w:rPr>
                  <w:rStyle w:val="Hipervnculo"/>
                  <w:sz w:val="18"/>
                  <w:szCs w:val="18"/>
                </w:rPr>
                <w:t>Caravia</w:t>
              </w:r>
            </w:hyperlink>
            <w:r w:rsidR="006E527D">
              <w:rPr>
                <w:sz w:val="18"/>
                <w:szCs w:val="18"/>
              </w:rPr>
              <w:t xml:space="preserve">, </w:t>
            </w:r>
            <w:hyperlink r:id="rId142" w:history="1">
              <w:r w:rsidR="006E527D" w:rsidRPr="00354A05">
                <w:rPr>
                  <w:rStyle w:val="Hipervnculo"/>
                  <w:sz w:val="18"/>
                  <w:szCs w:val="18"/>
                </w:rPr>
                <w:t>Colunga</w:t>
              </w:r>
            </w:hyperlink>
            <w:r w:rsidR="006E527D">
              <w:rPr>
                <w:sz w:val="18"/>
                <w:szCs w:val="18"/>
              </w:rPr>
              <w:t xml:space="preserve">, </w:t>
            </w:r>
            <w:hyperlink r:id="rId143" w:history="1">
              <w:r w:rsidR="006E527D" w:rsidRPr="00354A05">
                <w:rPr>
                  <w:rStyle w:val="Hipervnculo"/>
                  <w:sz w:val="18"/>
                  <w:szCs w:val="18"/>
                </w:rPr>
                <w:t>Llanes</w:t>
              </w:r>
            </w:hyperlink>
            <w:r w:rsidR="006E527D">
              <w:rPr>
                <w:sz w:val="18"/>
                <w:szCs w:val="18"/>
              </w:rPr>
              <w:t xml:space="preserve">, </w:t>
            </w:r>
            <w:hyperlink r:id="rId144" w:history="1">
              <w:r w:rsidR="006E527D" w:rsidRPr="00354A05">
                <w:rPr>
                  <w:rStyle w:val="Hipervnculo"/>
                  <w:sz w:val="18"/>
                  <w:szCs w:val="18"/>
                </w:rPr>
                <w:t>Onís</w:t>
              </w:r>
            </w:hyperlink>
            <w:r w:rsidR="006E527D">
              <w:rPr>
                <w:sz w:val="18"/>
                <w:szCs w:val="18"/>
              </w:rPr>
              <w:t xml:space="preserve">, </w:t>
            </w:r>
            <w:hyperlink r:id="rId145" w:history="1">
              <w:r w:rsidR="006E527D" w:rsidRPr="00354A05">
                <w:rPr>
                  <w:rStyle w:val="Hipervnculo"/>
                  <w:sz w:val="18"/>
                  <w:szCs w:val="18"/>
                </w:rPr>
                <w:t>Parres</w:t>
              </w:r>
            </w:hyperlink>
            <w:r w:rsidR="006E527D">
              <w:rPr>
                <w:sz w:val="18"/>
                <w:szCs w:val="18"/>
              </w:rPr>
              <w:t xml:space="preserve">, </w:t>
            </w:r>
            <w:hyperlink r:id="rId146" w:history="1">
              <w:r w:rsidR="006E527D" w:rsidRPr="00354A05">
                <w:rPr>
                  <w:rStyle w:val="Hipervnculo"/>
                  <w:sz w:val="18"/>
                  <w:szCs w:val="18"/>
                </w:rPr>
                <w:t>Peñame</w:t>
              </w:r>
              <w:r w:rsidR="00F2434B" w:rsidRPr="00354A05">
                <w:rPr>
                  <w:rStyle w:val="Hipervnculo"/>
                  <w:sz w:val="18"/>
                  <w:szCs w:val="18"/>
                </w:rPr>
                <w:t>lle</w:t>
              </w:r>
              <w:r w:rsidR="006E527D" w:rsidRPr="00354A05">
                <w:rPr>
                  <w:rStyle w:val="Hipervnculo"/>
                  <w:sz w:val="18"/>
                  <w:szCs w:val="18"/>
                </w:rPr>
                <w:t>ra Alta</w:t>
              </w:r>
            </w:hyperlink>
            <w:r w:rsidR="006E527D">
              <w:rPr>
                <w:sz w:val="18"/>
                <w:szCs w:val="18"/>
              </w:rPr>
              <w:t xml:space="preserve">, </w:t>
            </w:r>
            <w:hyperlink r:id="rId147" w:history="1">
              <w:r w:rsidR="00F2434B" w:rsidRPr="00354A05">
                <w:rPr>
                  <w:rStyle w:val="Hipervnculo"/>
                  <w:sz w:val="18"/>
                  <w:szCs w:val="18"/>
                </w:rPr>
                <w:t>Peñamellera Baja</w:t>
              </w:r>
            </w:hyperlink>
            <w:r w:rsidR="00F2434B">
              <w:rPr>
                <w:sz w:val="18"/>
                <w:szCs w:val="18"/>
              </w:rPr>
              <w:t xml:space="preserve">, </w:t>
            </w:r>
            <w:hyperlink r:id="rId148" w:history="1">
              <w:r w:rsidR="00F2434B" w:rsidRPr="00354A05">
                <w:rPr>
                  <w:rStyle w:val="Hipervnculo"/>
                  <w:sz w:val="18"/>
                  <w:szCs w:val="18"/>
                </w:rPr>
                <w:t>Piloña</w:t>
              </w:r>
            </w:hyperlink>
            <w:r w:rsidR="00F2434B">
              <w:rPr>
                <w:sz w:val="18"/>
                <w:szCs w:val="18"/>
              </w:rPr>
              <w:t xml:space="preserve">, </w:t>
            </w:r>
            <w:hyperlink r:id="rId149" w:history="1">
              <w:r w:rsidR="00F2434B" w:rsidRPr="00354A05">
                <w:rPr>
                  <w:rStyle w:val="Hipervnculo"/>
                  <w:sz w:val="18"/>
                  <w:szCs w:val="18"/>
                </w:rPr>
                <w:t>Ponga</w:t>
              </w:r>
            </w:hyperlink>
            <w:r w:rsidR="00F2434B">
              <w:rPr>
                <w:sz w:val="18"/>
                <w:szCs w:val="18"/>
              </w:rPr>
              <w:t xml:space="preserve">, </w:t>
            </w:r>
            <w:hyperlink r:id="rId150" w:history="1">
              <w:r w:rsidR="00F2434B" w:rsidRPr="00354A05">
                <w:rPr>
                  <w:rStyle w:val="Hipervnculo"/>
                  <w:sz w:val="18"/>
                  <w:szCs w:val="18"/>
                </w:rPr>
                <w:t>Ribadedeva</w:t>
              </w:r>
            </w:hyperlink>
            <w:r w:rsidR="00F2434B">
              <w:rPr>
                <w:sz w:val="18"/>
                <w:szCs w:val="18"/>
              </w:rPr>
              <w:t xml:space="preserve"> </w:t>
            </w:r>
            <w:r w:rsidR="00F2434B" w:rsidRPr="00F2434B">
              <w:rPr>
                <w:sz w:val="14"/>
                <w:szCs w:val="14"/>
              </w:rPr>
              <w:t>y</w:t>
            </w:r>
            <w:r w:rsidR="00F2434B">
              <w:rPr>
                <w:sz w:val="18"/>
                <w:szCs w:val="18"/>
              </w:rPr>
              <w:t xml:space="preserve"> </w:t>
            </w:r>
            <w:hyperlink r:id="rId151" w:history="1">
              <w:r w:rsidR="00F2434B" w:rsidRPr="00354A05">
                <w:rPr>
                  <w:rStyle w:val="Hipervnculo"/>
                  <w:sz w:val="18"/>
                  <w:szCs w:val="18"/>
                </w:rPr>
                <w:t>Ribadesella</w:t>
              </w:r>
            </w:hyperlink>
          </w:p>
        </w:tc>
      </w:tr>
      <w:tr w:rsidR="008F193D" w14:paraId="06E64C32" w14:textId="77777777" w:rsidTr="003F2379">
        <w:tc>
          <w:tcPr>
            <w:tcW w:w="997" w:type="dxa"/>
            <w:shd w:val="clear" w:color="auto" w:fill="FFC000"/>
          </w:tcPr>
          <w:p w14:paraId="7C6DEEB6" w14:textId="1F081659" w:rsidR="008F193D" w:rsidRDefault="008F193D" w:rsidP="000D0EBB">
            <w:r>
              <w:t>VII</w:t>
            </w:r>
          </w:p>
        </w:tc>
        <w:tc>
          <w:tcPr>
            <w:tcW w:w="1087" w:type="dxa"/>
            <w:shd w:val="clear" w:color="auto" w:fill="FFFFFF" w:themeFill="background1"/>
          </w:tcPr>
          <w:p w14:paraId="206BC1F1" w14:textId="102D77A9" w:rsidR="008F193D" w:rsidRPr="00B30FDF" w:rsidRDefault="00DA24DE" w:rsidP="000D0EBB">
            <w:pPr>
              <w:rPr>
                <w:sz w:val="20"/>
                <w:szCs w:val="20"/>
              </w:rPr>
            </w:pPr>
            <w:hyperlink r:id="rId152" w:history="1">
              <w:r w:rsidR="008F193D" w:rsidRPr="00B30FDF">
                <w:rPr>
                  <w:rStyle w:val="Hipervnculo"/>
                  <w:sz w:val="20"/>
                  <w:szCs w:val="20"/>
                </w:rPr>
                <w:t>Mieres</w:t>
              </w:r>
            </w:hyperlink>
          </w:p>
        </w:tc>
        <w:tc>
          <w:tcPr>
            <w:tcW w:w="1883" w:type="dxa"/>
            <w:shd w:val="clear" w:color="auto" w:fill="FFFFFF" w:themeFill="background1"/>
          </w:tcPr>
          <w:p w14:paraId="60FBFDE9" w14:textId="1D7B3AFC" w:rsidR="008F193D" w:rsidRPr="00B30FDF" w:rsidRDefault="00DA24DE" w:rsidP="00B30FDF">
            <w:pPr>
              <w:jc w:val="left"/>
              <w:rPr>
                <w:sz w:val="20"/>
                <w:szCs w:val="20"/>
              </w:rPr>
            </w:pPr>
            <w:hyperlink r:id="rId153" w:history="1">
              <w:r w:rsidR="008F193D" w:rsidRPr="00B30FDF">
                <w:rPr>
                  <w:rStyle w:val="Hipervnculo"/>
                  <w:sz w:val="20"/>
                  <w:szCs w:val="20"/>
                </w:rPr>
                <w:t>Hospital Álvarez Buylla</w:t>
              </w:r>
            </w:hyperlink>
          </w:p>
        </w:tc>
        <w:tc>
          <w:tcPr>
            <w:tcW w:w="4527" w:type="dxa"/>
            <w:shd w:val="clear" w:color="auto" w:fill="FFFFFF" w:themeFill="background1"/>
            <w:vAlign w:val="center"/>
          </w:tcPr>
          <w:p w14:paraId="3E48B8CC" w14:textId="3D37524E" w:rsidR="008F193D" w:rsidRPr="00CC41F1" w:rsidRDefault="00DA24DE" w:rsidP="0059312D">
            <w:pPr>
              <w:jc w:val="left"/>
              <w:rPr>
                <w:sz w:val="18"/>
                <w:szCs w:val="18"/>
              </w:rPr>
            </w:pPr>
            <w:hyperlink r:id="rId154" w:history="1">
              <w:r w:rsidR="00F2434B" w:rsidRPr="00354A05">
                <w:rPr>
                  <w:rStyle w:val="Hipervnculo"/>
                  <w:sz w:val="18"/>
                  <w:szCs w:val="18"/>
                </w:rPr>
                <w:t>Aller</w:t>
              </w:r>
            </w:hyperlink>
            <w:r w:rsidR="00F2434B">
              <w:rPr>
                <w:sz w:val="18"/>
                <w:szCs w:val="18"/>
              </w:rPr>
              <w:t xml:space="preserve">, </w:t>
            </w:r>
            <w:hyperlink r:id="rId155" w:history="1">
              <w:r w:rsidR="00F2434B" w:rsidRPr="00354A05">
                <w:rPr>
                  <w:rStyle w:val="Hipervnculo"/>
                  <w:sz w:val="18"/>
                  <w:szCs w:val="18"/>
                </w:rPr>
                <w:t>Lena</w:t>
              </w:r>
            </w:hyperlink>
            <w:r w:rsidR="00F2434B">
              <w:rPr>
                <w:sz w:val="18"/>
                <w:szCs w:val="18"/>
              </w:rPr>
              <w:t xml:space="preserve"> </w:t>
            </w:r>
            <w:r w:rsidR="00F2434B" w:rsidRPr="00F2434B">
              <w:rPr>
                <w:sz w:val="14"/>
                <w:szCs w:val="14"/>
              </w:rPr>
              <w:t>y</w:t>
            </w:r>
            <w:r w:rsidR="00F2434B">
              <w:rPr>
                <w:sz w:val="18"/>
                <w:szCs w:val="18"/>
              </w:rPr>
              <w:t xml:space="preserve"> </w:t>
            </w:r>
            <w:hyperlink r:id="rId156" w:history="1">
              <w:r w:rsidR="00F2434B" w:rsidRPr="00354A05">
                <w:rPr>
                  <w:rStyle w:val="Hipervnculo"/>
                  <w:sz w:val="18"/>
                  <w:szCs w:val="18"/>
                </w:rPr>
                <w:t>Miere</w:t>
              </w:r>
              <w:r w:rsidR="00354A05" w:rsidRPr="00354A05">
                <w:rPr>
                  <w:rStyle w:val="Hipervnculo"/>
                  <w:sz w:val="18"/>
                  <w:szCs w:val="18"/>
                </w:rPr>
                <w:t>s</w:t>
              </w:r>
            </w:hyperlink>
          </w:p>
        </w:tc>
      </w:tr>
      <w:tr w:rsidR="008F193D" w14:paraId="2C32862E" w14:textId="77777777" w:rsidTr="003F2379">
        <w:tc>
          <w:tcPr>
            <w:tcW w:w="997" w:type="dxa"/>
            <w:shd w:val="clear" w:color="auto" w:fill="D60093"/>
          </w:tcPr>
          <w:p w14:paraId="2A9BCBE3" w14:textId="37925B9F" w:rsidR="008F193D" w:rsidRDefault="008F193D" w:rsidP="000D0EBB">
            <w:r>
              <w:t>VIII</w:t>
            </w:r>
          </w:p>
        </w:tc>
        <w:tc>
          <w:tcPr>
            <w:tcW w:w="1087" w:type="dxa"/>
            <w:shd w:val="clear" w:color="auto" w:fill="FFFFFF" w:themeFill="background1"/>
          </w:tcPr>
          <w:p w14:paraId="35E98E8B" w14:textId="6B29035D" w:rsidR="008F193D" w:rsidRPr="00B30FDF" w:rsidRDefault="00DA24DE" w:rsidP="000D0EBB">
            <w:pPr>
              <w:rPr>
                <w:sz w:val="20"/>
                <w:szCs w:val="20"/>
              </w:rPr>
            </w:pPr>
            <w:hyperlink r:id="rId157" w:history="1">
              <w:r w:rsidR="008F193D" w:rsidRPr="00B30FDF">
                <w:rPr>
                  <w:rStyle w:val="Hipervnculo"/>
                  <w:sz w:val="20"/>
                  <w:szCs w:val="20"/>
                </w:rPr>
                <w:t>Langreo</w:t>
              </w:r>
            </w:hyperlink>
          </w:p>
        </w:tc>
        <w:tc>
          <w:tcPr>
            <w:tcW w:w="1883" w:type="dxa"/>
            <w:shd w:val="clear" w:color="auto" w:fill="FFFFFF" w:themeFill="background1"/>
          </w:tcPr>
          <w:p w14:paraId="5C0E447C" w14:textId="3FBD8E03" w:rsidR="008F193D" w:rsidRPr="00B30FDF" w:rsidRDefault="00DA24DE" w:rsidP="00B30FDF">
            <w:pPr>
              <w:jc w:val="left"/>
              <w:rPr>
                <w:sz w:val="20"/>
                <w:szCs w:val="20"/>
              </w:rPr>
            </w:pPr>
            <w:hyperlink r:id="rId158" w:history="1">
              <w:r w:rsidR="008F193D" w:rsidRPr="00B30FDF">
                <w:rPr>
                  <w:rStyle w:val="Hipervnculo"/>
                  <w:sz w:val="20"/>
                  <w:szCs w:val="20"/>
                </w:rPr>
                <w:t>Hospital Valle del Nalón</w:t>
              </w:r>
            </w:hyperlink>
          </w:p>
        </w:tc>
        <w:tc>
          <w:tcPr>
            <w:tcW w:w="4527" w:type="dxa"/>
            <w:shd w:val="clear" w:color="auto" w:fill="FFFFFF" w:themeFill="background1"/>
            <w:vAlign w:val="center"/>
          </w:tcPr>
          <w:p w14:paraId="2A6628A8" w14:textId="159EFE27" w:rsidR="008F193D" w:rsidRPr="00CC41F1" w:rsidRDefault="00DA24DE" w:rsidP="0059312D">
            <w:pPr>
              <w:jc w:val="left"/>
              <w:rPr>
                <w:sz w:val="18"/>
                <w:szCs w:val="18"/>
              </w:rPr>
            </w:pPr>
            <w:hyperlink r:id="rId159" w:history="1">
              <w:r w:rsidR="00F2434B" w:rsidRPr="00354A05">
                <w:rPr>
                  <w:rStyle w:val="Hipervnculo"/>
                  <w:sz w:val="18"/>
                  <w:szCs w:val="18"/>
                </w:rPr>
                <w:t>Caso</w:t>
              </w:r>
            </w:hyperlink>
            <w:r w:rsidR="00F2434B">
              <w:rPr>
                <w:sz w:val="18"/>
                <w:szCs w:val="18"/>
              </w:rPr>
              <w:t xml:space="preserve">, </w:t>
            </w:r>
            <w:hyperlink r:id="rId160" w:history="1">
              <w:r w:rsidR="00F2434B" w:rsidRPr="00354A05">
                <w:rPr>
                  <w:rStyle w:val="Hipervnculo"/>
                  <w:sz w:val="18"/>
                  <w:szCs w:val="18"/>
                </w:rPr>
                <w:t>Langreo</w:t>
              </w:r>
            </w:hyperlink>
            <w:r w:rsidR="00F2434B">
              <w:rPr>
                <w:sz w:val="18"/>
                <w:szCs w:val="18"/>
              </w:rPr>
              <w:t xml:space="preserve">, </w:t>
            </w:r>
            <w:hyperlink r:id="rId161" w:history="1">
              <w:r w:rsidR="00F2434B" w:rsidRPr="00354A05">
                <w:rPr>
                  <w:rStyle w:val="Hipervnculo"/>
                  <w:sz w:val="18"/>
                  <w:szCs w:val="18"/>
                </w:rPr>
                <w:t>Laviana</w:t>
              </w:r>
            </w:hyperlink>
            <w:r w:rsidR="00F2434B">
              <w:rPr>
                <w:sz w:val="18"/>
                <w:szCs w:val="18"/>
              </w:rPr>
              <w:t xml:space="preserve">, </w:t>
            </w:r>
            <w:hyperlink r:id="rId162" w:history="1">
              <w:r w:rsidR="00F2434B" w:rsidRPr="00354A05">
                <w:rPr>
                  <w:rStyle w:val="Hipervnculo"/>
                  <w:sz w:val="18"/>
                  <w:szCs w:val="18"/>
                </w:rPr>
                <w:t>San Martín del Rey Aurelio</w:t>
              </w:r>
            </w:hyperlink>
            <w:r w:rsidR="00F2434B">
              <w:rPr>
                <w:sz w:val="18"/>
                <w:szCs w:val="18"/>
              </w:rPr>
              <w:t xml:space="preserve"> </w:t>
            </w:r>
            <w:r w:rsidR="00F2434B" w:rsidRPr="00F2434B">
              <w:rPr>
                <w:sz w:val="14"/>
                <w:szCs w:val="14"/>
              </w:rPr>
              <w:t>y</w:t>
            </w:r>
            <w:r w:rsidR="00F2434B">
              <w:rPr>
                <w:sz w:val="18"/>
                <w:szCs w:val="18"/>
              </w:rPr>
              <w:t xml:space="preserve"> </w:t>
            </w:r>
            <w:hyperlink r:id="rId163" w:history="1">
              <w:r w:rsidR="00F2434B" w:rsidRPr="00354A05">
                <w:rPr>
                  <w:rStyle w:val="Hipervnculo"/>
                  <w:sz w:val="18"/>
                  <w:szCs w:val="18"/>
                </w:rPr>
                <w:t>Sobrescobio</w:t>
              </w:r>
            </w:hyperlink>
          </w:p>
        </w:tc>
      </w:tr>
    </w:tbl>
    <w:p w14:paraId="4CC34ED3" w14:textId="0A577359" w:rsidR="009401AF" w:rsidRPr="00CE03A0" w:rsidRDefault="00706F5E" w:rsidP="00CE03A0">
      <w:pPr>
        <w:pStyle w:val="CitadeTablas"/>
      </w:pPr>
      <w:bookmarkStart w:id="920" w:name="_Toc163919718"/>
      <w:bookmarkStart w:id="921" w:name="_Toc165126476"/>
      <w:r>
        <w:t>Concejos de cada área sanitaria</w:t>
      </w:r>
      <w:bookmarkEnd w:id="920"/>
      <w:bookmarkEnd w:id="921"/>
    </w:p>
    <w:p w14:paraId="642B48CA" w14:textId="2450D9E1" w:rsidR="00FA1503" w:rsidRDefault="21F81705" w:rsidP="001767F7">
      <w:pPr>
        <w:pStyle w:val="Ttulo3"/>
      </w:pPr>
      <w:bookmarkStart w:id="922" w:name="_Medios_Personales"/>
      <w:bookmarkStart w:id="923" w:name="_Toc957185090"/>
      <w:bookmarkStart w:id="924" w:name="_Toc164121031"/>
      <w:bookmarkStart w:id="925" w:name="_Ref164712655"/>
      <w:bookmarkStart w:id="926" w:name="_Toc165126235"/>
      <w:bookmarkEnd w:id="922"/>
      <w:r>
        <w:t>Medios Personales</w:t>
      </w:r>
      <w:bookmarkEnd w:id="923"/>
      <w:bookmarkEnd w:id="924"/>
      <w:bookmarkEnd w:id="925"/>
      <w:bookmarkEnd w:id="926"/>
    </w:p>
    <w:p w14:paraId="13F54F76" w14:textId="704663D5" w:rsidR="00C97F45" w:rsidRDefault="00C97F45" w:rsidP="00C97F45">
      <w:r>
        <w:t>En este anexo incluimos los</w:t>
      </w:r>
      <w:r w:rsidR="00A040CA">
        <w:t xml:space="preserve"> distintos </w:t>
      </w:r>
      <w:r w:rsidR="00DE5613">
        <w:t xml:space="preserve">perfiles </w:t>
      </w:r>
      <w:r w:rsidR="00301AD3">
        <w:t xml:space="preserve">profesionales </w:t>
      </w:r>
      <w:r w:rsidR="00DE5613">
        <w:t>que formarán parte del proyecto</w:t>
      </w:r>
      <w:r w:rsidR="00F821AC">
        <w:t xml:space="preserve">, aquí se incluye un identificador del profesional, el perfil o rol que desempeñan, su respectiva titulación, el tiempo requerido en el proyecto y la reseña </w:t>
      </w:r>
      <w:r w:rsidR="00F81196">
        <w:t>curricular de éste.</w:t>
      </w:r>
    </w:p>
    <w:tbl>
      <w:tblPr>
        <w:tblStyle w:val="Tablaconcuadrculaclara"/>
        <w:tblW w:w="8500" w:type="dxa"/>
        <w:tblLook w:val="04A0" w:firstRow="1" w:lastRow="0" w:firstColumn="1" w:lastColumn="0" w:noHBand="0" w:noVBand="1"/>
      </w:tblPr>
      <w:tblGrid>
        <w:gridCol w:w="1172"/>
        <w:gridCol w:w="1473"/>
        <w:gridCol w:w="2130"/>
        <w:gridCol w:w="1316"/>
        <w:gridCol w:w="2409"/>
      </w:tblGrid>
      <w:tr w:rsidR="00F81196" w:rsidRPr="00F81196" w14:paraId="511024C5" w14:textId="77777777" w:rsidTr="00140AC6">
        <w:tc>
          <w:tcPr>
            <w:tcW w:w="1172" w:type="dxa"/>
            <w:shd w:val="clear" w:color="auto" w:fill="AEAAAA" w:themeFill="background2" w:themeFillShade="BF"/>
            <w:vAlign w:val="center"/>
          </w:tcPr>
          <w:p w14:paraId="534E697F" w14:textId="1EA6C530" w:rsidR="00F81196" w:rsidRPr="00473E7E" w:rsidRDefault="00F81196" w:rsidP="00F81196">
            <w:pPr>
              <w:jc w:val="center"/>
              <w:rPr>
                <w:b/>
                <w:bCs/>
                <w:sz w:val="18"/>
                <w:szCs w:val="18"/>
              </w:rPr>
            </w:pPr>
            <w:r w:rsidRPr="00473E7E">
              <w:rPr>
                <w:b/>
                <w:bCs/>
                <w:sz w:val="18"/>
                <w:szCs w:val="18"/>
              </w:rPr>
              <w:t>Identificador del recurso</w:t>
            </w:r>
          </w:p>
        </w:tc>
        <w:tc>
          <w:tcPr>
            <w:tcW w:w="1473" w:type="dxa"/>
            <w:shd w:val="clear" w:color="auto" w:fill="AEAAAA" w:themeFill="background2" w:themeFillShade="BF"/>
            <w:vAlign w:val="center"/>
          </w:tcPr>
          <w:p w14:paraId="023220E8" w14:textId="32B5589F" w:rsidR="00F81196" w:rsidRPr="00F81196" w:rsidRDefault="00F81196" w:rsidP="00F81196">
            <w:pPr>
              <w:jc w:val="center"/>
              <w:rPr>
                <w:b/>
                <w:bCs/>
              </w:rPr>
            </w:pPr>
            <w:r w:rsidRPr="00F81196">
              <w:rPr>
                <w:b/>
                <w:bCs/>
              </w:rPr>
              <w:t>Perfil</w:t>
            </w:r>
          </w:p>
        </w:tc>
        <w:tc>
          <w:tcPr>
            <w:tcW w:w="2130" w:type="dxa"/>
            <w:shd w:val="clear" w:color="auto" w:fill="AEAAAA" w:themeFill="background2" w:themeFillShade="BF"/>
            <w:vAlign w:val="center"/>
          </w:tcPr>
          <w:p w14:paraId="582509BF" w14:textId="7E29C220" w:rsidR="00F81196" w:rsidRPr="00F81196" w:rsidRDefault="00F81196" w:rsidP="00F81196">
            <w:pPr>
              <w:jc w:val="center"/>
              <w:rPr>
                <w:b/>
                <w:bCs/>
              </w:rPr>
            </w:pPr>
            <w:r w:rsidRPr="00F81196">
              <w:rPr>
                <w:b/>
                <w:bCs/>
              </w:rPr>
              <w:t>Titulación</w:t>
            </w:r>
          </w:p>
        </w:tc>
        <w:tc>
          <w:tcPr>
            <w:tcW w:w="1316" w:type="dxa"/>
            <w:shd w:val="clear" w:color="auto" w:fill="AEAAAA" w:themeFill="background2" w:themeFillShade="BF"/>
            <w:vAlign w:val="center"/>
          </w:tcPr>
          <w:p w14:paraId="1FF3B756" w14:textId="703C1DF7" w:rsidR="00F81196" w:rsidRPr="00B24316" w:rsidRDefault="00F81196" w:rsidP="00F81196">
            <w:pPr>
              <w:jc w:val="center"/>
              <w:rPr>
                <w:b/>
                <w:sz w:val="18"/>
                <w:szCs w:val="18"/>
              </w:rPr>
            </w:pPr>
            <w:r w:rsidRPr="00B24316">
              <w:rPr>
                <w:b/>
                <w:sz w:val="18"/>
                <w:szCs w:val="18"/>
              </w:rPr>
              <w:t>Tiempo requerido en el proyecto</w:t>
            </w:r>
          </w:p>
        </w:tc>
        <w:tc>
          <w:tcPr>
            <w:tcW w:w="2409" w:type="dxa"/>
            <w:shd w:val="clear" w:color="auto" w:fill="AEAAAA" w:themeFill="background2" w:themeFillShade="BF"/>
            <w:vAlign w:val="center"/>
          </w:tcPr>
          <w:p w14:paraId="63CD2BA4" w14:textId="6E6E3E5F" w:rsidR="00F81196" w:rsidRPr="00F81196" w:rsidRDefault="00F81196" w:rsidP="00F81196">
            <w:pPr>
              <w:jc w:val="center"/>
              <w:rPr>
                <w:b/>
                <w:bCs/>
              </w:rPr>
            </w:pPr>
            <w:r w:rsidRPr="00F81196">
              <w:rPr>
                <w:b/>
                <w:bCs/>
              </w:rPr>
              <w:t>Reseña curricular</w:t>
            </w:r>
          </w:p>
        </w:tc>
      </w:tr>
      <w:tr w:rsidR="00AB234D" w14:paraId="70694375" w14:textId="77777777" w:rsidTr="00140AC6">
        <w:tc>
          <w:tcPr>
            <w:tcW w:w="1172" w:type="dxa"/>
            <w:shd w:val="clear" w:color="auto" w:fill="D0CECE" w:themeFill="background2" w:themeFillShade="E6"/>
            <w:vAlign w:val="center"/>
          </w:tcPr>
          <w:p w14:paraId="02536E0C" w14:textId="3BE99CCB" w:rsidR="00AB234D" w:rsidRPr="00140AC6" w:rsidRDefault="00AB234D" w:rsidP="00473E7E">
            <w:pPr>
              <w:jc w:val="center"/>
              <w:rPr>
                <w:b/>
              </w:rPr>
            </w:pPr>
            <w:r w:rsidRPr="00140AC6">
              <w:rPr>
                <w:b/>
              </w:rPr>
              <w:t>1</w:t>
            </w:r>
          </w:p>
        </w:tc>
        <w:tc>
          <w:tcPr>
            <w:tcW w:w="1473" w:type="dxa"/>
            <w:shd w:val="clear" w:color="auto" w:fill="FFFFFF" w:themeFill="background1"/>
            <w:vAlign w:val="center"/>
          </w:tcPr>
          <w:p w14:paraId="55B173BD" w14:textId="4F24B73D" w:rsidR="00AB234D" w:rsidRDefault="00AB234D" w:rsidP="00E166A1">
            <w:pPr>
              <w:jc w:val="center"/>
            </w:pPr>
            <w:r w:rsidRPr="00327041">
              <w:t>Jefe del Proyecto</w:t>
            </w:r>
          </w:p>
        </w:tc>
        <w:tc>
          <w:tcPr>
            <w:tcW w:w="2130" w:type="dxa"/>
            <w:shd w:val="clear" w:color="auto" w:fill="FFFFFF" w:themeFill="background1"/>
            <w:vAlign w:val="center"/>
          </w:tcPr>
          <w:p w14:paraId="72EB1A25" w14:textId="77777777" w:rsidR="00AB234D" w:rsidRDefault="00613F7E" w:rsidP="00E166A1">
            <w:pPr>
              <w:jc w:val="center"/>
            </w:pPr>
            <w:r w:rsidRPr="00613F7E">
              <w:t>Máster Universitario en Dirección de Proyectos</w:t>
            </w:r>
          </w:p>
          <w:p w14:paraId="13B1FF09" w14:textId="738AAC66" w:rsidR="00AB234D" w:rsidRDefault="000F3E93" w:rsidP="00E166A1">
            <w:pPr>
              <w:jc w:val="center"/>
            </w:pPr>
            <w:r w:rsidRPr="000F3E93">
              <w:rPr>
                <w:sz w:val="20"/>
                <w:szCs w:val="20"/>
              </w:rPr>
              <w:t>(Ingeniero Informático)</w:t>
            </w:r>
          </w:p>
        </w:tc>
        <w:tc>
          <w:tcPr>
            <w:tcW w:w="1316" w:type="dxa"/>
            <w:shd w:val="clear" w:color="auto" w:fill="FFFFFF" w:themeFill="background1"/>
            <w:vAlign w:val="center"/>
          </w:tcPr>
          <w:p w14:paraId="2E91C540" w14:textId="08A19EF7" w:rsidR="00AB234D" w:rsidRDefault="00615177" w:rsidP="008A25EA">
            <w:pPr>
              <w:jc w:val="center"/>
            </w:pPr>
            <w:r>
              <w:t>109 horas</w:t>
            </w:r>
          </w:p>
        </w:tc>
        <w:tc>
          <w:tcPr>
            <w:tcW w:w="2409" w:type="dxa"/>
            <w:shd w:val="clear" w:color="auto" w:fill="FFFFFF" w:themeFill="background1"/>
            <w:vAlign w:val="center"/>
          </w:tcPr>
          <w:p w14:paraId="2948FEF2" w14:textId="286BED4D" w:rsidR="00AB234D" w:rsidRPr="00E166A1" w:rsidRDefault="004B67FC" w:rsidP="00E166A1">
            <w:pPr>
              <w:rPr>
                <w:sz w:val="18"/>
                <w:szCs w:val="18"/>
              </w:rPr>
            </w:pPr>
            <w:r w:rsidRPr="00E166A1">
              <w:rPr>
                <w:sz w:val="18"/>
                <w:szCs w:val="18"/>
              </w:rPr>
              <w:t>Experimentado en liderazgo de proyectos con habilidades en planificación, seguimiento y control. Especializado en dirección de proyectos con más de 5 años de experiencia en el campo.</w:t>
            </w:r>
          </w:p>
        </w:tc>
      </w:tr>
      <w:tr w:rsidR="005C278D" w14:paraId="64A8FE64" w14:textId="77777777" w:rsidTr="00140AC6">
        <w:tc>
          <w:tcPr>
            <w:tcW w:w="1172" w:type="dxa"/>
            <w:shd w:val="clear" w:color="auto" w:fill="D0CECE" w:themeFill="background2" w:themeFillShade="E6"/>
            <w:vAlign w:val="center"/>
          </w:tcPr>
          <w:p w14:paraId="726E64CA" w14:textId="1A610440" w:rsidR="005C278D" w:rsidRPr="00140AC6" w:rsidRDefault="005C278D" w:rsidP="005C278D">
            <w:pPr>
              <w:jc w:val="center"/>
              <w:rPr>
                <w:b/>
              </w:rPr>
            </w:pPr>
            <w:r w:rsidRPr="00140AC6">
              <w:rPr>
                <w:b/>
              </w:rPr>
              <w:lastRenderedPageBreak/>
              <w:t>2</w:t>
            </w:r>
          </w:p>
        </w:tc>
        <w:tc>
          <w:tcPr>
            <w:tcW w:w="1473" w:type="dxa"/>
            <w:shd w:val="clear" w:color="auto" w:fill="FFFFFF" w:themeFill="background1"/>
            <w:vAlign w:val="center"/>
          </w:tcPr>
          <w:p w14:paraId="101D8FD9" w14:textId="754BDEC5" w:rsidR="005C278D" w:rsidRPr="00E166A1" w:rsidRDefault="00067338" w:rsidP="00E166A1">
            <w:pPr>
              <w:jc w:val="center"/>
            </w:pPr>
            <w:r w:rsidRPr="00E166A1">
              <w:t xml:space="preserve">Coordinador del </w:t>
            </w:r>
            <w:r w:rsidR="00CB2FC1">
              <w:t>S</w:t>
            </w:r>
            <w:r w:rsidRPr="00E166A1">
              <w:t>ervicio</w:t>
            </w:r>
          </w:p>
        </w:tc>
        <w:tc>
          <w:tcPr>
            <w:tcW w:w="2130" w:type="dxa"/>
            <w:shd w:val="clear" w:color="auto" w:fill="FFFFFF" w:themeFill="background1"/>
            <w:vAlign w:val="center"/>
          </w:tcPr>
          <w:p w14:paraId="5924320D" w14:textId="3E7FE945" w:rsidR="005C278D" w:rsidRDefault="00AB0B9A" w:rsidP="00E166A1">
            <w:pPr>
              <w:jc w:val="center"/>
            </w:pPr>
            <w:r w:rsidRPr="00AB0B9A">
              <w:t>Grado en Ingeniería de Telecomunicaciones</w:t>
            </w:r>
          </w:p>
        </w:tc>
        <w:tc>
          <w:tcPr>
            <w:tcW w:w="1316" w:type="dxa"/>
            <w:shd w:val="clear" w:color="auto" w:fill="FFFFFF" w:themeFill="background1"/>
            <w:vAlign w:val="center"/>
          </w:tcPr>
          <w:p w14:paraId="5CA0FBBB" w14:textId="1524DCA0" w:rsidR="005C278D" w:rsidRDefault="00F21961" w:rsidP="005C278D">
            <w:pPr>
              <w:jc w:val="center"/>
            </w:pPr>
            <w:r>
              <w:t>10 horas</w:t>
            </w:r>
          </w:p>
        </w:tc>
        <w:tc>
          <w:tcPr>
            <w:tcW w:w="2409" w:type="dxa"/>
            <w:shd w:val="clear" w:color="auto" w:fill="FFFFFF" w:themeFill="background1"/>
            <w:vAlign w:val="center"/>
          </w:tcPr>
          <w:p w14:paraId="26E61B10" w14:textId="75D08B2B" w:rsidR="005C278D" w:rsidRPr="00E166A1" w:rsidRDefault="0086220F" w:rsidP="00E166A1">
            <w:pPr>
              <w:rPr>
                <w:sz w:val="18"/>
                <w:szCs w:val="18"/>
              </w:rPr>
            </w:pPr>
            <w:r w:rsidRPr="00E166A1">
              <w:rPr>
                <w:sz w:val="18"/>
                <w:szCs w:val="18"/>
              </w:rPr>
              <w:t>Profesional con habilidades en coordinación de proyectos tecnológicos. Especializado en ingeniería de telecomunicaciones con experiencia en gestión de recursos y comunicación efectiva.</w:t>
            </w:r>
          </w:p>
        </w:tc>
      </w:tr>
      <w:tr w:rsidR="00AB234D" w14:paraId="5FBEC74B" w14:textId="77777777" w:rsidTr="00140AC6">
        <w:tc>
          <w:tcPr>
            <w:tcW w:w="1172" w:type="dxa"/>
            <w:shd w:val="clear" w:color="auto" w:fill="D0CECE" w:themeFill="background2" w:themeFillShade="E6"/>
            <w:vAlign w:val="center"/>
          </w:tcPr>
          <w:p w14:paraId="190FAE81" w14:textId="16ECDD60" w:rsidR="00AB234D" w:rsidRPr="00140AC6" w:rsidRDefault="005C278D" w:rsidP="00473E7E">
            <w:pPr>
              <w:jc w:val="center"/>
              <w:rPr>
                <w:b/>
              </w:rPr>
            </w:pPr>
            <w:r w:rsidRPr="00140AC6">
              <w:rPr>
                <w:b/>
              </w:rPr>
              <w:t>3</w:t>
            </w:r>
          </w:p>
        </w:tc>
        <w:tc>
          <w:tcPr>
            <w:tcW w:w="1473" w:type="dxa"/>
            <w:shd w:val="clear" w:color="auto" w:fill="FFFFFF" w:themeFill="background1"/>
            <w:vAlign w:val="center"/>
          </w:tcPr>
          <w:p w14:paraId="09A643BD" w14:textId="48B5C573" w:rsidR="00AB234D" w:rsidRDefault="00AB234D" w:rsidP="00E166A1">
            <w:pPr>
              <w:jc w:val="center"/>
            </w:pPr>
            <w:r w:rsidRPr="00327041">
              <w:t xml:space="preserve">Consultor de </w:t>
            </w:r>
            <w:r w:rsidR="00FD22F7" w:rsidRPr="00E166A1">
              <w:t>tecnología</w:t>
            </w:r>
          </w:p>
        </w:tc>
        <w:tc>
          <w:tcPr>
            <w:tcW w:w="2130" w:type="dxa"/>
            <w:shd w:val="clear" w:color="auto" w:fill="FFFFFF" w:themeFill="background1"/>
            <w:vAlign w:val="center"/>
          </w:tcPr>
          <w:p w14:paraId="4A8157F7" w14:textId="1A1FAAF9" w:rsidR="00AB234D" w:rsidRDefault="00613F7E" w:rsidP="00E166A1">
            <w:pPr>
              <w:jc w:val="center"/>
            </w:pPr>
            <w:r>
              <w:t>Grado en Ingeniería Informática del Software</w:t>
            </w:r>
          </w:p>
        </w:tc>
        <w:tc>
          <w:tcPr>
            <w:tcW w:w="1316" w:type="dxa"/>
            <w:shd w:val="clear" w:color="auto" w:fill="FFFFFF" w:themeFill="background1"/>
            <w:vAlign w:val="center"/>
          </w:tcPr>
          <w:p w14:paraId="5F18824F" w14:textId="777CF702" w:rsidR="00AB234D" w:rsidRDefault="00B44A02" w:rsidP="008A25EA">
            <w:pPr>
              <w:jc w:val="center"/>
            </w:pPr>
            <w:r>
              <w:t>2,67 horas</w:t>
            </w:r>
          </w:p>
        </w:tc>
        <w:tc>
          <w:tcPr>
            <w:tcW w:w="2409" w:type="dxa"/>
            <w:shd w:val="clear" w:color="auto" w:fill="FFFFFF" w:themeFill="background1"/>
            <w:vAlign w:val="center"/>
          </w:tcPr>
          <w:p w14:paraId="4A4BF9E6" w14:textId="4906DEA7" w:rsidR="00AB234D" w:rsidRPr="00E166A1" w:rsidRDefault="00E87DB6" w:rsidP="00E166A1">
            <w:pPr>
              <w:rPr>
                <w:sz w:val="18"/>
                <w:szCs w:val="18"/>
              </w:rPr>
            </w:pPr>
            <w:r w:rsidRPr="00E166A1">
              <w:rPr>
                <w:sz w:val="18"/>
                <w:szCs w:val="18"/>
              </w:rPr>
              <w:t>Especializado en consultoría de tecnología con experiencia en análisis de procesos y diseño de soluciones innovadoras. Profesional altamente capacitado en el ámbito de la ingeniería informática del software.</w:t>
            </w:r>
          </w:p>
        </w:tc>
      </w:tr>
      <w:tr w:rsidR="00AB234D" w14:paraId="7A302D49" w14:textId="77777777" w:rsidTr="00140AC6">
        <w:tc>
          <w:tcPr>
            <w:tcW w:w="1172" w:type="dxa"/>
            <w:shd w:val="clear" w:color="auto" w:fill="D0CECE" w:themeFill="background2" w:themeFillShade="E6"/>
            <w:vAlign w:val="center"/>
          </w:tcPr>
          <w:p w14:paraId="2FE0FD6B" w14:textId="17F5625A" w:rsidR="00AB234D" w:rsidRPr="00140AC6" w:rsidRDefault="005C278D" w:rsidP="00473E7E">
            <w:pPr>
              <w:jc w:val="center"/>
              <w:rPr>
                <w:b/>
              </w:rPr>
            </w:pPr>
            <w:r w:rsidRPr="00140AC6">
              <w:rPr>
                <w:b/>
              </w:rPr>
              <w:t>4</w:t>
            </w:r>
          </w:p>
        </w:tc>
        <w:tc>
          <w:tcPr>
            <w:tcW w:w="1473" w:type="dxa"/>
            <w:shd w:val="clear" w:color="auto" w:fill="FFFFFF" w:themeFill="background1"/>
            <w:vAlign w:val="center"/>
          </w:tcPr>
          <w:p w14:paraId="6566C56A" w14:textId="7CEF0F34" w:rsidR="00AB234D" w:rsidRDefault="00AB234D" w:rsidP="00E166A1">
            <w:pPr>
              <w:jc w:val="center"/>
            </w:pPr>
            <w:r w:rsidRPr="00327041">
              <w:t>Arquitecto del Software</w:t>
            </w:r>
          </w:p>
        </w:tc>
        <w:tc>
          <w:tcPr>
            <w:tcW w:w="2130" w:type="dxa"/>
            <w:shd w:val="clear" w:color="auto" w:fill="FFFFFF" w:themeFill="background1"/>
            <w:vAlign w:val="center"/>
          </w:tcPr>
          <w:p w14:paraId="32B061A7" w14:textId="586DE324" w:rsidR="00AB234D" w:rsidRDefault="00B24316" w:rsidP="00E166A1">
            <w:pPr>
              <w:jc w:val="center"/>
            </w:pPr>
            <w:r w:rsidRPr="00B24316">
              <w:t>Máster en Desarrollo y Arquitectura Software</w:t>
            </w:r>
          </w:p>
        </w:tc>
        <w:tc>
          <w:tcPr>
            <w:tcW w:w="1316" w:type="dxa"/>
            <w:shd w:val="clear" w:color="auto" w:fill="FFFFFF" w:themeFill="background1"/>
            <w:vAlign w:val="center"/>
          </w:tcPr>
          <w:p w14:paraId="339F1DF5" w14:textId="1C0A3D94" w:rsidR="00AB234D" w:rsidRDefault="00B44A02" w:rsidP="008A25EA">
            <w:pPr>
              <w:jc w:val="center"/>
            </w:pPr>
            <w:r>
              <w:t>109 horas</w:t>
            </w:r>
          </w:p>
        </w:tc>
        <w:tc>
          <w:tcPr>
            <w:tcW w:w="2409" w:type="dxa"/>
            <w:shd w:val="clear" w:color="auto" w:fill="FFFFFF" w:themeFill="background1"/>
            <w:vAlign w:val="center"/>
          </w:tcPr>
          <w:p w14:paraId="7A4D151F" w14:textId="68274D50" w:rsidR="00AB234D" w:rsidRPr="00E166A1" w:rsidRDefault="00E87DB6" w:rsidP="00E166A1">
            <w:pPr>
              <w:rPr>
                <w:sz w:val="18"/>
                <w:szCs w:val="18"/>
              </w:rPr>
            </w:pPr>
            <w:r w:rsidRPr="00E166A1">
              <w:rPr>
                <w:sz w:val="18"/>
                <w:szCs w:val="18"/>
              </w:rPr>
              <w:t>Especialista en arquitectura de software con habilidades en diseño de soluciones técnicas óptimas. Posee una amplia experiencia en el desarrollo y la arquitectura de software.</w:t>
            </w:r>
          </w:p>
        </w:tc>
      </w:tr>
      <w:tr w:rsidR="00AB234D" w14:paraId="03815D13" w14:textId="77777777" w:rsidTr="00140AC6">
        <w:tc>
          <w:tcPr>
            <w:tcW w:w="1172" w:type="dxa"/>
            <w:shd w:val="clear" w:color="auto" w:fill="D0CECE" w:themeFill="background2" w:themeFillShade="E6"/>
            <w:vAlign w:val="center"/>
          </w:tcPr>
          <w:p w14:paraId="7FE75475" w14:textId="3BCACC32" w:rsidR="00AB234D" w:rsidRPr="00140AC6" w:rsidRDefault="005C278D" w:rsidP="00473E7E">
            <w:pPr>
              <w:jc w:val="center"/>
              <w:rPr>
                <w:b/>
              </w:rPr>
            </w:pPr>
            <w:r w:rsidRPr="00140AC6">
              <w:rPr>
                <w:b/>
              </w:rPr>
              <w:t>5</w:t>
            </w:r>
          </w:p>
        </w:tc>
        <w:tc>
          <w:tcPr>
            <w:tcW w:w="1473" w:type="dxa"/>
            <w:shd w:val="clear" w:color="auto" w:fill="FFFFFF" w:themeFill="background1"/>
            <w:vAlign w:val="center"/>
          </w:tcPr>
          <w:p w14:paraId="68A01013" w14:textId="7A274116" w:rsidR="00AB234D" w:rsidRDefault="00AB234D" w:rsidP="00E166A1">
            <w:pPr>
              <w:jc w:val="center"/>
            </w:pPr>
            <w:r w:rsidRPr="00327041">
              <w:t>Analista de Sistemas</w:t>
            </w:r>
          </w:p>
        </w:tc>
        <w:tc>
          <w:tcPr>
            <w:tcW w:w="2130" w:type="dxa"/>
            <w:shd w:val="clear" w:color="auto" w:fill="FFFFFF" w:themeFill="background1"/>
            <w:vAlign w:val="center"/>
          </w:tcPr>
          <w:p w14:paraId="5F95A79B" w14:textId="5750A4A1" w:rsidR="00AB234D" w:rsidRDefault="00ED7F7B" w:rsidP="00E166A1">
            <w:pPr>
              <w:jc w:val="center"/>
            </w:pPr>
            <w:r>
              <w:t>Grado en Ingeniería Informática del Software</w:t>
            </w:r>
          </w:p>
        </w:tc>
        <w:tc>
          <w:tcPr>
            <w:tcW w:w="1316" w:type="dxa"/>
            <w:shd w:val="clear" w:color="auto" w:fill="FFFFFF" w:themeFill="background1"/>
            <w:vAlign w:val="center"/>
          </w:tcPr>
          <w:p w14:paraId="0B4BC512" w14:textId="4B9415F2" w:rsidR="00AB234D" w:rsidRDefault="00B44A02" w:rsidP="008A25EA">
            <w:pPr>
              <w:jc w:val="center"/>
            </w:pPr>
            <w:r>
              <w:t>112 horas</w:t>
            </w:r>
          </w:p>
        </w:tc>
        <w:tc>
          <w:tcPr>
            <w:tcW w:w="2409" w:type="dxa"/>
            <w:shd w:val="clear" w:color="auto" w:fill="FFFFFF" w:themeFill="background1"/>
            <w:vAlign w:val="center"/>
          </w:tcPr>
          <w:p w14:paraId="74D3FC42" w14:textId="4C61BAAA" w:rsidR="00AB234D" w:rsidRPr="00E166A1" w:rsidRDefault="00E87DB6" w:rsidP="00E166A1">
            <w:pPr>
              <w:rPr>
                <w:sz w:val="18"/>
                <w:szCs w:val="18"/>
              </w:rPr>
            </w:pPr>
            <w:r w:rsidRPr="00E166A1">
              <w:rPr>
                <w:sz w:val="18"/>
                <w:szCs w:val="18"/>
              </w:rPr>
              <w:t>Analista funcional con experiencia en el diseño de sistemas de información. Especializado en ingeniería informática del software con más de 3 años de experiencia en el campo.</w:t>
            </w:r>
          </w:p>
        </w:tc>
      </w:tr>
      <w:tr w:rsidR="00AB234D" w14:paraId="0ABB7933" w14:textId="77777777" w:rsidTr="00140AC6">
        <w:tc>
          <w:tcPr>
            <w:tcW w:w="1172" w:type="dxa"/>
            <w:shd w:val="clear" w:color="auto" w:fill="D0CECE" w:themeFill="background2" w:themeFillShade="E6"/>
            <w:vAlign w:val="center"/>
          </w:tcPr>
          <w:p w14:paraId="71B0B67A" w14:textId="6E086829" w:rsidR="00AB234D" w:rsidRPr="00140AC6" w:rsidRDefault="005C278D" w:rsidP="00473E7E">
            <w:pPr>
              <w:jc w:val="center"/>
              <w:rPr>
                <w:b/>
              </w:rPr>
            </w:pPr>
            <w:r w:rsidRPr="00140AC6">
              <w:rPr>
                <w:b/>
              </w:rPr>
              <w:t>6</w:t>
            </w:r>
          </w:p>
        </w:tc>
        <w:tc>
          <w:tcPr>
            <w:tcW w:w="1473" w:type="dxa"/>
            <w:shd w:val="clear" w:color="auto" w:fill="FFFFFF" w:themeFill="background1"/>
            <w:vAlign w:val="center"/>
          </w:tcPr>
          <w:p w14:paraId="23555105" w14:textId="4EF8EB4B" w:rsidR="00AB234D" w:rsidRDefault="00AB234D" w:rsidP="00E166A1">
            <w:pPr>
              <w:jc w:val="center"/>
            </w:pPr>
            <w:r w:rsidRPr="00327041">
              <w:t>Desarrollador Senior 1</w:t>
            </w:r>
          </w:p>
        </w:tc>
        <w:tc>
          <w:tcPr>
            <w:tcW w:w="2130" w:type="dxa"/>
            <w:shd w:val="clear" w:color="auto" w:fill="FFFFFF" w:themeFill="background1"/>
            <w:vAlign w:val="center"/>
          </w:tcPr>
          <w:p w14:paraId="1B11F978" w14:textId="7AE4956B" w:rsidR="00AB234D" w:rsidRDefault="00A37B93" w:rsidP="00E166A1">
            <w:pPr>
              <w:jc w:val="center"/>
            </w:pPr>
            <w:r>
              <w:t>Máster en Ingeniería Web</w:t>
            </w:r>
          </w:p>
        </w:tc>
        <w:tc>
          <w:tcPr>
            <w:tcW w:w="1316" w:type="dxa"/>
            <w:shd w:val="clear" w:color="auto" w:fill="FFFFFF" w:themeFill="background1"/>
            <w:vAlign w:val="center"/>
          </w:tcPr>
          <w:p w14:paraId="1B9C4378" w14:textId="7499EEED" w:rsidR="00AB234D" w:rsidRDefault="00B44A02" w:rsidP="008A25EA">
            <w:pPr>
              <w:jc w:val="center"/>
            </w:pPr>
            <w:r>
              <w:t>161 horas</w:t>
            </w:r>
          </w:p>
        </w:tc>
        <w:tc>
          <w:tcPr>
            <w:tcW w:w="2409" w:type="dxa"/>
            <w:shd w:val="clear" w:color="auto" w:fill="FFFFFF" w:themeFill="background1"/>
            <w:vAlign w:val="center"/>
          </w:tcPr>
          <w:p w14:paraId="54D50206" w14:textId="21ABF200" w:rsidR="00AB234D" w:rsidRPr="00E166A1" w:rsidRDefault="00E87DB6" w:rsidP="00E166A1">
            <w:pPr>
              <w:rPr>
                <w:sz w:val="18"/>
                <w:szCs w:val="18"/>
              </w:rPr>
            </w:pPr>
            <w:r w:rsidRPr="00E166A1">
              <w:rPr>
                <w:sz w:val="18"/>
                <w:szCs w:val="18"/>
              </w:rPr>
              <w:t>Desarrollador senior con experiencia en el desarrollo de aplicaciones web. Especializado en ingeniería web con habilidades en diseño y desarrollo de sistemas complejos.</w:t>
            </w:r>
          </w:p>
        </w:tc>
      </w:tr>
      <w:tr w:rsidR="00AB234D" w14:paraId="1C4CEBC7" w14:textId="77777777" w:rsidTr="00140AC6">
        <w:tc>
          <w:tcPr>
            <w:tcW w:w="1172" w:type="dxa"/>
            <w:shd w:val="clear" w:color="auto" w:fill="D0CECE" w:themeFill="background2" w:themeFillShade="E6"/>
            <w:vAlign w:val="center"/>
          </w:tcPr>
          <w:p w14:paraId="6ED241DC" w14:textId="5390F078" w:rsidR="00AB234D" w:rsidRPr="00140AC6" w:rsidRDefault="005C278D" w:rsidP="00473E7E">
            <w:pPr>
              <w:jc w:val="center"/>
              <w:rPr>
                <w:b/>
              </w:rPr>
            </w:pPr>
            <w:r w:rsidRPr="00140AC6">
              <w:rPr>
                <w:b/>
              </w:rPr>
              <w:t>7</w:t>
            </w:r>
          </w:p>
        </w:tc>
        <w:tc>
          <w:tcPr>
            <w:tcW w:w="1473" w:type="dxa"/>
            <w:shd w:val="clear" w:color="auto" w:fill="FFFFFF" w:themeFill="background1"/>
            <w:vAlign w:val="center"/>
          </w:tcPr>
          <w:p w14:paraId="13358265" w14:textId="3E67714A" w:rsidR="00AB234D" w:rsidRDefault="00AB234D" w:rsidP="00E166A1">
            <w:pPr>
              <w:jc w:val="center"/>
            </w:pPr>
            <w:r w:rsidRPr="00327041">
              <w:t>Desarrollador Senior 2</w:t>
            </w:r>
          </w:p>
        </w:tc>
        <w:tc>
          <w:tcPr>
            <w:tcW w:w="2130" w:type="dxa"/>
            <w:shd w:val="clear" w:color="auto" w:fill="FFFFFF" w:themeFill="background1"/>
            <w:vAlign w:val="center"/>
          </w:tcPr>
          <w:p w14:paraId="06D81EB5" w14:textId="3E5540EF" w:rsidR="00AB234D" w:rsidRDefault="00A37B93" w:rsidP="00E166A1">
            <w:pPr>
              <w:jc w:val="center"/>
            </w:pPr>
            <w:r>
              <w:t>Grado en Ingeniería Informática del Software</w:t>
            </w:r>
          </w:p>
        </w:tc>
        <w:tc>
          <w:tcPr>
            <w:tcW w:w="1316" w:type="dxa"/>
            <w:shd w:val="clear" w:color="auto" w:fill="FFFFFF" w:themeFill="background1"/>
            <w:vAlign w:val="center"/>
          </w:tcPr>
          <w:p w14:paraId="2C1EBA35" w14:textId="142F42CB" w:rsidR="00AB234D" w:rsidRDefault="00B44A02" w:rsidP="008A25EA">
            <w:pPr>
              <w:jc w:val="center"/>
            </w:pPr>
            <w:r>
              <w:t>134,57 horas</w:t>
            </w:r>
          </w:p>
        </w:tc>
        <w:tc>
          <w:tcPr>
            <w:tcW w:w="2409" w:type="dxa"/>
            <w:shd w:val="clear" w:color="auto" w:fill="FFFFFF" w:themeFill="background1"/>
            <w:vAlign w:val="center"/>
          </w:tcPr>
          <w:p w14:paraId="31DA3C6D" w14:textId="227FF2F1" w:rsidR="00AB234D" w:rsidRPr="00E166A1" w:rsidRDefault="00E87DB6" w:rsidP="00E166A1">
            <w:pPr>
              <w:rPr>
                <w:sz w:val="18"/>
                <w:szCs w:val="18"/>
              </w:rPr>
            </w:pPr>
            <w:r w:rsidRPr="00E166A1">
              <w:rPr>
                <w:sz w:val="18"/>
                <w:szCs w:val="18"/>
              </w:rPr>
              <w:t>Desarrollador senior con experiencia en el desarrollo de software. Especializado en ingeniería informática del software con habilidades en programación y depuración de código.</w:t>
            </w:r>
          </w:p>
        </w:tc>
      </w:tr>
      <w:tr w:rsidR="00AB234D" w14:paraId="0FF90F1E" w14:textId="77777777" w:rsidTr="00140AC6">
        <w:tc>
          <w:tcPr>
            <w:tcW w:w="1172" w:type="dxa"/>
            <w:shd w:val="clear" w:color="auto" w:fill="D0CECE" w:themeFill="background2" w:themeFillShade="E6"/>
            <w:vAlign w:val="center"/>
          </w:tcPr>
          <w:p w14:paraId="6A150CF8" w14:textId="7A6603EE" w:rsidR="00AB234D" w:rsidRPr="00140AC6" w:rsidRDefault="005C278D" w:rsidP="00473E7E">
            <w:pPr>
              <w:jc w:val="center"/>
              <w:rPr>
                <w:b/>
              </w:rPr>
            </w:pPr>
            <w:r w:rsidRPr="00140AC6">
              <w:rPr>
                <w:b/>
              </w:rPr>
              <w:t>8</w:t>
            </w:r>
          </w:p>
        </w:tc>
        <w:tc>
          <w:tcPr>
            <w:tcW w:w="1473" w:type="dxa"/>
            <w:shd w:val="clear" w:color="auto" w:fill="FFFFFF" w:themeFill="background1"/>
            <w:vAlign w:val="center"/>
          </w:tcPr>
          <w:p w14:paraId="449F640E" w14:textId="217203F1" w:rsidR="00AB234D" w:rsidRDefault="00AB234D" w:rsidP="00E166A1">
            <w:pPr>
              <w:jc w:val="center"/>
            </w:pPr>
            <w:r w:rsidRPr="00327041">
              <w:t>Desarrollador Junior 1</w:t>
            </w:r>
          </w:p>
        </w:tc>
        <w:tc>
          <w:tcPr>
            <w:tcW w:w="2130" w:type="dxa"/>
            <w:shd w:val="clear" w:color="auto" w:fill="FFFFFF" w:themeFill="background1"/>
            <w:vAlign w:val="center"/>
          </w:tcPr>
          <w:p w14:paraId="31CE3E62" w14:textId="0008F2EE" w:rsidR="00AB234D" w:rsidRDefault="0048472E" w:rsidP="00E166A1">
            <w:pPr>
              <w:jc w:val="center"/>
            </w:pPr>
            <w:r>
              <w:t xml:space="preserve">Ciclo Superior </w:t>
            </w:r>
            <w:r w:rsidR="00B70A84">
              <w:t>en Desarrollo de Aplicaciones Web</w:t>
            </w:r>
          </w:p>
        </w:tc>
        <w:tc>
          <w:tcPr>
            <w:tcW w:w="1316" w:type="dxa"/>
            <w:shd w:val="clear" w:color="auto" w:fill="FFFFFF" w:themeFill="background1"/>
            <w:vAlign w:val="center"/>
          </w:tcPr>
          <w:p w14:paraId="503C1283" w14:textId="523FE4AA" w:rsidR="00AB234D" w:rsidRDefault="005C278D" w:rsidP="008A25EA">
            <w:pPr>
              <w:jc w:val="center"/>
            </w:pPr>
            <w:r>
              <w:t>24</w:t>
            </w:r>
            <w:r w:rsidR="00F21961">
              <w:t>1</w:t>
            </w:r>
            <w:r w:rsidR="008A25EA">
              <w:t>,23 horas</w:t>
            </w:r>
          </w:p>
        </w:tc>
        <w:tc>
          <w:tcPr>
            <w:tcW w:w="2409" w:type="dxa"/>
            <w:shd w:val="clear" w:color="auto" w:fill="FFFFFF" w:themeFill="background1"/>
            <w:vAlign w:val="center"/>
          </w:tcPr>
          <w:p w14:paraId="2B9F0E6C" w14:textId="3E34F557" w:rsidR="00AB234D" w:rsidRPr="00E166A1" w:rsidRDefault="00E87DB6" w:rsidP="00E166A1">
            <w:pPr>
              <w:rPr>
                <w:sz w:val="18"/>
                <w:szCs w:val="18"/>
              </w:rPr>
            </w:pPr>
            <w:r w:rsidRPr="00E166A1">
              <w:rPr>
                <w:sz w:val="18"/>
                <w:szCs w:val="18"/>
              </w:rPr>
              <w:t>Desarrollador junior con experiencia en el desarrollo de aplicaciones web. Especializado en desarrollo de aplicaciones web con habilidades en programación y diseño de interfaces.</w:t>
            </w:r>
          </w:p>
        </w:tc>
      </w:tr>
      <w:tr w:rsidR="00AB234D" w14:paraId="04C322A0" w14:textId="77777777" w:rsidTr="00140AC6">
        <w:tc>
          <w:tcPr>
            <w:tcW w:w="1172" w:type="dxa"/>
            <w:shd w:val="clear" w:color="auto" w:fill="D0CECE" w:themeFill="background2" w:themeFillShade="E6"/>
            <w:vAlign w:val="center"/>
          </w:tcPr>
          <w:p w14:paraId="22AFCB6B" w14:textId="36B1C795" w:rsidR="00AB234D" w:rsidRPr="00140AC6" w:rsidRDefault="005C278D" w:rsidP="00473E7E">
            <w:pPr>
              <w:jc w:val="center"/>
              <w:rPr>
                <w:b/>
              </w:rPr>
            </w:pPr>
            <w:r w:rsidRPr="00140AC6">
              <w:rPr>
                <w:b/>
              </w:rPr>
              <w:t>9</w:t>
            </w:r>
          </w:p>
        </w:tc>
        <w:tc>
          <w:tcPr>
            <w:tcW w:w="1473" w:type="dxa"/>
            <w:shd w:val="clear" w:color="auto" w:fill="FFFFFF" w:themeFill="background1"/>
            <w:vAlign w:val="center"/>
          </w:tcPr>
          <w:p w14:paraId="4D1B7B32" w14:textId="2E0E0925" w:rsidR="00AB234D" w:rsidRDefault="00AB234D" w:rsidP="00E166A1">
            <w:pPr>
              <w:jc w:val="center"/>
            </w:pPr>
            <w:r w:rsidRPr="00327041">
              <w:t>Desarrollador Junior 2</w:t>
            </w:r>
          </w:p>
        </w:tc>
        <w:tc>
          <w:tcPr>
            <w:tcW w:w="2130" w:type="dxa"/>
            <w:shd w:val="clear" w:color="auto" w:fill="FFFFFF" w:themeFill="background1"/>
            <w:vAlign w:val="center"/>
          </w:tcPr>
          <w:p w14:paraId="32521744" w14:textId="10F92EA5" w:rsidR="00AB234D" w:rsidRDefault="000B1589" w:rsidP="00E166A1">
            <w:pPr>
              <w:jc w:val="center"/>
            </w:pPr>
            <w:r>
              <w:t>Ciclo Superior en Desarrollo de Aplicaciones Multiplataforma</w:t>
            </w:r>
          </w:p>
        </w:tc>
        <w:tc>
          <w:tcPr>
            <w:tcW w:w="1316" w:type="dxa"/>
            <w:shd w:val="clear" w:color="auto" w:fill="FFFFFF" w:themeFill="background1"/>
            <w:vAlign w:val="center"/>
          </w:tcPr>
          <w:p w14:paraId="125346F9" w14:textId="39DA3168" w:rsidR="00AB234D" w:rsidRDefault="008A25EA" w:rsidP="008A25EA">
            <w:pPr>
              <w:jc w:val="center"/>
            </w:pPr>
            <w:r>
              <w:t>217 horas</w:t>
            </w:r>
          </w:p>
        </w:tc>
        <w:tc>
          <w:tcPr>
            <w:tcW w:w="2409" w:type="dxa"/>
            <w:shd w:val="clear" w:color="auto" w:fill="FFFFFF" w:themeFill="background1"/>
            <w:vAlign w:val="center"/>
          </w:tcPr>
          <w:p w14:paraId="1FD68BEF" w14:textId="58FC64AF" w:rsidR="00AB234D" w:rsidRPr="00E166A1" w:rsidRDefault="00E87DB6" w:rsidP="00E166A1">
            <w:pPr>
              <w:rPr>
                <w:sz w:val="18"/>
                <w:szCs w:val="18"/>
              </w:rPr>
            </w:pPr>
            <w:r w:rsidRPr="00E166A1">
              <w:rPr>
                <w:sz w:val="18"/>
                <w:szCs w:val="18"/>
              </w:rPr>
              <w:t xml:space="preserve">Desarrollador junior con experiencia en el desarrollo de aplicaciones multiplataforma. Especializado en desarrollo de </w:t>
            </w:r>
            <w:r w:rsidRPr="00E166A1">
              <w:rPr>
                <w:sz w:val="18"/>
                <w:szCs w:val="18"/>
              </w:rPr>
              <w:lastRenderedPageBreak/>
              <w:t>aplicaciones móviles y de escritorio.</w:t>
            </w:r>
          </w:p>
        </w:tc>
      </w:tr>
      <w:tr w:rsidR="00AB234D" w14:paraId="7AB2DC68" w14:textId="77777777" w:rsidTr="00140AC6">
        <w:tc>
          <w:tcPr>
            <w:tcW w:w="1172" w:type="dxa"/>
            <w:shd w:val="clear" w:color="auto" w:fill="D0CECE" w:themeFill="background2" w:themeFillShade="E6"/>
            <w:vAlign w:val="center"/>
          </w:tcPr>
          <w:p w14:paraId="1E225B05" w14:textId="5D427E5C" w:rsidR="00AB234D" w:rsidRPr="00140AC6" w:rsidRDefault="005C278D" w:rsidP="00473E7E">
            <w:pPr>
              <w:jc w:val="center"/>
              <w:rPr>
                <w:b/>
              </w:rPr>
            </w:pPr>
            <w:r w:rsidRPr="00140AC6">
              <w:rPr>
                <w:b/>
              </w:rPr>
              <w:lastRenderedPageBreak/>
              <w:t>10</w:t>
            </w:r>
          </w:p>
        </w:tc>
        <w:tc>
          <w:tcPr>
            <w:tcW w:w="1473" w:type="dxa"/>
            <w:shd w:val="clear" w:color="auto" w:fill="FFFFFF" w:themeFill="background1"/>
            <w:vAlign w:val="center"/>
          </w:tcPr>
          <w:p w14:paraId="270A9E9E" w14:textId="6B81AD0D" w:rsidR="00AB234D" w:rsidRDefault="00AB234D" w:rsidP="00E166A1">
            <w:pPr>
              <w:jc w:val="center"/>
            </w:pPr>
            <w:r w:rsidRPr="00327041">
              <w:t>Tester</w:t>
            </w:r>
          </w:p>
        </w:tc>
        <w:tc>
          <w:tcPr>
            <w:tcW w:w="2130" w:type="dxa"/>
            <w:shd w:val="clear" w:color="auto" w:fill="FFFFFF" w:themeFill="background1"/>
            <w:vAlign w:val="center"/>
          </w:tcPr>
          <w:p w14:paraId="5D73D808" w14:textId="7160AF2B" w:rsidR="00AB234D" w:rsidRPr="00E166A1" w:rsidRDefault="00FD22F7" w:rsidP="00E166A1">
            <w:pPr>
              <w:jc w:val="center"/>
              <w:rPr>
                <w:lang w:val="en-US"/>
              </w:rPr>
            </w:pPr>
            <w:r w:rsidRPr="00E166A1">
              <w:rPr>
                <w:lang w:val="en-US"/>
              </w:rPr>
              <w:t>Master</w:t>
            </w:r>
            <w:r w:rsidR="00DE6EA1" w:rsidRPr="00E166A1">
              <w:rPr>
                <w:lang w:val="en-US"/>
              </w:rPr>
              <w:t xml:space="preserve"> </w:t>
            </w:r>
            <w:r w:rsidR="002F0C8C" w:rsidRPr="00E166A1">
              <w:rPr>
                <w:lang w:val="en-US"/>
              </w:rPr>
              <w:t>Sof</w:t>
            </w:r>
            <w:r w:rsidR="00424886" w:rsidRPr="00E166A1">
              <w:rPr>
                <w:lang w:val="en-US"/>
              </w:rPr>
              <w:t xml:space="preserve">tware Quality </w:t>
            </w:r>
            <w:r w:rsidR="006F052A" w:rsidRPr="00E166A1">
              <w:rPr>
                <w:lang w:val="en-US"/>
              </w:rPr>
              <w:t>Assurance</w:t>
            </w:r>
          </w:p>
        </w:tc>
        <w:tc>
          <w:tcPr>
            <w:tcW w:w="1316" w:type="dxa"/>
            <w:shd w:val="clear" w:color="auto" w:fill="FFFFFF" w:themeFill="background1"/>
            <w:vAlign w:val="center"/>
          </w:tcPr>
          <w:p w14:paraId="4033936E" w14:textId="64509AAF" w:rsidR="00AB234D" w:rsidRDefault="008A25EA" w:rsidP="008A25EA">
            <w:pPr>
              <w:jc w:val="center"/>
            </w:pPr>
            <w:r>
              <w:t>73 horas</w:t>
            </w:r>
          </w:p>
        </w:tc>
        <w:tc>
          <w:tcPr>
            <w:tcW w:w="2409" w:type="dxa"/>
            <w:shd w:val="clear" w:color="auto" w:fill="FFFFFF" w:themeFill="background1"/>
            <w:vAlign w:val="center"/>
          </w:tcPr>
          <w:p w14:paraId="15ABCBB7" w14:textId="40D116DB" w:rsidR="00AB234D" w:rsidRPr="00E166A1" w:rsidRDefault="005111D4" w:rsidP="00E166A1">
            <w:pPr>
              <w:rPr>
                <w:sz w:val="18"/>
                <w:szCs w:val="18"/>
              </w:rPr>
            </w:pPr>
            <w:r w:rsidRPr="00E166A1">
              <w:rPr>
                <w:sz w:val="18"/>
                <w:szCs w:val="18"/>
              </w:rPr>
              <w:t>Especialista en aseguramiento de calidad de software con habilidades en planificación y ejecución de pruebas. Posee una amplia experiencia en la identificación y documentación de errores.</w:t>
            </w:r>
          </w:p>
        </w:tc>
      </w:tr>
      <w:tr w:rsidR="00AB234D" w14:paraId="2D2C9888" w14:textId="77777777" w:rsidTr="00140AC6">
        <w:tc>
          <w:tcPr>
            <w:tcW w:w="1172" w:type="dxa"/>
            <w:shd w:val="clear" w:color="auto" w:fill="D0CECE" w:themeFill="background2" w:themeFillShade="E6"/>
            <w:vAlign w:val="center"/>
          </w:tcPr>
          <w:p w14:paraId="1648C196" w14:textId="5DCC2E63" w:rsidR="00AB234D" w:rsidRPr="00140AC6" w:rsidRDefault="005C278D" w:rsidP="00473E7E">
            <w:pPr>
              <w:jc w:val="center"/>
              <w:rPr>
                <w:b/>
              </w:rPr>
            </w:pPr>
            <w:r w:rsidRPr="00140AC6">
              <w:rPr>
                <w:b/>
              </w:rPr>
              <w:t>11</w:t>
            </w:r>
          </w:p>
        </w:tc>
        <w:tc>
          <w:tcPr>
            <w:tcW w:w="1473" w:type="dxa"/>
            <w:shd w:val="clear" w:color="auto" w:fill="FFFFFF" w:themeFill="background1"/>
            <w:vAlign w:val="center"/>
          </w:tcPr>
          <w:p w14:paraId="00375696" w14:textId="68D8B90A" w:rsidR="00AB234D" w:rsidRDefault="00AB234D" w:rsidP="00E166A1">
            <w:pPr>
              <w:jc w:val="center"/>
            </w:pPr>
            <w:r w:rsidRPr="00327041">
              <w:t>Responsable y administrador de sistemas</w:t>
            </w:r>
          </w:p>
        </w:tc>
        <w:tc>
          <w:tcPr>
            <w:tcW w:w="2130" w:type="dxa"/>
            <w:shd w:val="clear" w:color="auto" w:fill="FFFFFF" w:themeFill="background1"/>
            <w:vAlign w:val="center"/>
          </w:tcPr>
          <w:p w14:paraId="660169B8" w14:textId="53ADC30A" w:rsidR="00AB234D" w:rsidRDefault="007320B0" w:rsidP="00E166A1">
            <w:pPr>
              <w:jc w:val="center"/>
            </w:pPr>
            <w:r w:rsidRPr="007320B0">
              <w:t>Grado en Ingeniería Informática en Tecnologías de la Información</w:t>
            </w:r>
          </w:p>
        </w:tc>
        <w:tc>
          <w:tcPr>
            <w:tcW w:w="1316" w:type="dxa"/>
            <w:shd w:val="clear" w:color="auto" w:fill="FFFFFF" w:themeFill="background1"/>
            <w:vAlign w:val="center"/>
          </w:tcPr>
          <w:p w14:paraId="5F419EA5" w14:textId="4BF0DD9D" w:rsidR="00AB234D" w:rsidRDefault="008A25EA" w:rsidP="008A25EA">
            <w:pPr>
              <w:jc w:val="center"/>
            </w:pPr>
            <w:r>
              <w:t>122,5 horas</w:t>
            </w:r>
          </w:p>
        </w:tc>
        <w:tc>
          <w:tcPr>
            <w:tcW w:w="2409" w:type="dxa"/>
            <w:shd w:val="clear" w:color="auto" w:fill="FFFFFF" w:themeFill="background1"/>
            <w:vAlign w:val="center"/>
          </w:tcPr>
          <w:p w14:paraId="73701042" w14:textId="3EC6A3D2" w:rsidR="00AB234D" w:rsidRPr="00E166A1" w:rsidRDefault="00E166A1" w:rsidP="00E166A1">
            <w:pPr>
              <w:rPr>
                <w:sz w:val="18"/>
                <w:szCs w:val="18"/>
              </w:rPr>
            </w:pPr>
            <w:r w:rsidRPr="00E166A1">
              <w:rPr>
                <w:sz w:val="18"/>
                <w:szCs w:val="18"/>
              </w:rPr>
              <w:t>Profesional con experiencia en la administración de sistemas informáticos. Especializado en tecnologías de la información con habilidades en gestión de servidores y redes.</w:t>
            </w:r>
          </w:p>
        </w:tc>
      </w:tr>
    </w:tbl>
    <w:p w14:paraId="3210EE8A" w14:textId="2A20B248" w:rsidR="00F81196" w:rsidRPr="00C97F45" w:rsidRDefault="00871E9A" w:rsidP="00116CD8">
      <w:pPr>
        <w:pStyle w:val="CitadeTablas"/>
      </w:pPr>
      <w:bookmarkStart w:id="927" w:name="_Toc163919719"/>
      <w:bookmarkStart w:id="928" w:name="_Toc165126477"/>
      <w:r>
        <w:t>Relación de perfiles del personal del proyecto</w:t>
      </w:r>
      <w:bookmarkEnd w:id="927"/>
      <w:bookmarkEnd w:id="928"/>
    </w:p>
    <w:p w14:paraId="61BFA85A" w14:textId="390A88B5" w:rsidR="00F22059" w:rsidRDefault="09BA1FA7" w:rsidP="001767F7">
      <w:pPr>
        <w:pStyle w:val="Ttulo1"/>
      </w:pPr>
      <w:bookmarkStart w:id="929" w:name="_Toc1764950311"/>
      <w:bookmarkStart w:id="930" w:name="_Toc164121032"/>
      <w:bookmarkStart w:id="931" w:name="_Toc165126236"/>
      <w:r>
        <w:t>Especificaciones del sistema</w:t>
      </w:r>
      <w:bookmarkEnd w:id="929"/>
      <w:bookmarkEnd w:id="930"/>
      <w:bookmarkEnd w:id="931"/>
    </w:p>
    <w:p w14:paraId="093E3BDF" w14:textId="23302A41" w:rsidR="00282157" w:rsidRPr="00640451" w:rsidRDefault="032D8A19" w:rsidP="001767F7">
      <w:pPr>
        <w:pStyle w:val="Ttulo2"/>
      </w:pPr>
      <w:bookmarkStart w:id="932" w:name="_Toc163406103"/>
      <w:bookmarkStart w:id="933" w:name="_Toc1907083129"/>
      <w:bookmarkStart w:id="934" w:name="_Toc164117960"/>
      <w:bookmarkStart w:id="935" w:name="_Toc164121033"/>
      <w:bookmarkStart w:id="936" w:name="_Toc165126237"/>
      <w:r>
        <w:t>Requisitos de inter</w:t>
      </w:r>
      <w:r w:rsidR="064DD049">
        <w:t>faces externas</w:t>
      </w:r>
      <w:bookmarkEnd w:id="932"/>
      <w:bookmarkEnd w:id="933"/>
      <w:bookmarkEnd w:id="934"/>
      <w:bookmarkEnd w:id="935"/>
      <w:bookmarkEnd w:id="936"/>
    </w:p>
    <w:p w14:paraId="6C086E32" w14:textId="3B2D837D" w:rsidR="00FD072B" w:rsidRPr="00FD072B" w:rsidRDefault="064DD049" w:rsidP="001767F7">
      <w:pPr>
        <w:pStyle w:val="Ttulo3"/>
      </w:pPr>
      <w:bookmarkStart w:id="937" w:name="_Toc649676598"/>
      <w:bookmarkStart w:id="938" w:name="_Toc164121034"/>
      <w:bookmarkStart w:id="939" w:name="_Toc165126238"/>
      <w:r>
        <w:t>Interfaces de</w:t>
      </w:r>
      <w:r w:rsidR="49B7A6B6">
        <w:t xml:space="preserve"> usuario</w:t>
      </w:r>
      <w:bookmarkEnd w:id="937"/>
      <w:bookmarkEnd w:id="938"/>
      <w:bookmarkEnd w:id="939"/>
    </w:p>
    <w:p w14:paraId="3BBF82E8" w14:textId="7393A180" w:rsidR="00E32970" w:rsidRPr="00E32970" w:rsidRDefault="00826837" w:rsidP="00FD0007">
      <w:pPr>
        <w:pStyle w:val="Prrafodelista"/>
        <w:numPr>
          <w:ilvl w:val="0"/>
          <w:numId w:val="28"/>
        </w:numPr>
      </w:pPr>
      <w:r w:rsidRPr="00826837">
        <w:t>El sistema deberá cumplir con el nivel AAA de las Pautas de Accesibilidad al Contenido Web (WCAG)</w:t>
      </w:r>
    </w:p>
    <w:p w14:paraId="26AB9536" w14:textId="59940802" w:rsidR="00826837" w:rsidRPr="00E32970" w:rsidRDefault="005A0250" w:rsidP="00FD0007">
      <w:pPr>
        <w:pStyle w:val="Prrafodelista"/>
        <w:numPr>
          <w:ilvl w:val="0"/>
          <w:numId w:val="28"/>
        </w:numPr>
      </w:pPr>
      <w:r w:rsidRPr="005A0250">
        <w:t>El sistema debe proporcionar una opción para que el usuario pueda cambiar el idioma de la interfaz</w:t>
      </w:r>
      <w:r>
        <w:t>.</w:t>
      </w:r>
    </w:p>
    <w:p w14:paraId="267AC1E8" w14:textId="579BDB7A" w:rsidR="005A0250" w:rsidRPr="00E32970" w:rsidRDefault="00B2706E" w:rsidP="00FD0007">
      <w:pPr>
        <w:pStyle w:val="Prrafodelista"/>
        <w:numPr>
          <w:ilvl w:val="0"/>
          <w:numId w:val="28"/>
        </w:numPr>
      </w:pPr>
      <w:r w:rsidRPr="00B2706E">
        <w:t>El sistema debe ser compatible con los navegadores web más utilizados</w:t>
      </w:r>
      <w:r>
        <w:t>.</w:t>
      </w:r>
    </w:p>
    <w:p w14:paraId="62B7C905" w14:textId="7732E809" w:rsidR="00F6578A" w:rsidRPr="00F6578A" w:rsidRDefault="23AF5F88" w:rsidP="001767F7">
      <w:pPr>
        <w:pStyle w:val="Ttulo3"/>
      </w:pPr>
      <w:bookmarkStart w:id="940" w:name="_Toc621392268"/>
      <w:bookmarkStart w:id="941" w:name="_Toc164121035"/>
      <w:bookmarkStart w:id="942" w:name="_Toc165126239"/>
      <w:r>
        <w:t xml:space="preserve">Interfaces </w:t>
      </w:r>
      <w:r w:rsidR="06D77697">
        <w:t>hardware</w:t>
      </w:r>
      <w:bookmarkEnd w:id="940"/>
      <w:bookmarkEnd w:id="941"/>
      <w:bookmarkEnd w:id="942"/>
    </w:p>
    <w:p w14:paraId="29C89E4E" w14:textId="07558952" w:rsidR="00264232" w:rsidRPr="003E270C" w:rsidRDefault="00264232" w:rsidP="00FD0007">
      <w:pPr>
        <w:pStyle w:val="Prrafodelista"/>
        <w:numPr>
          <w:ilvl w:val="0"/>
          <w:numId w:val="29"/>
        </w:numPr>
      </w:pPr>
      <w:r w:rsidRPr="00264232">
        <w:t>El sistema debe ser compatible con dispositivos móviles estándar</w:t>
      </w:r>
      <w:r>
        <w:t>.</w:t>
      </w:r>
    </w:p>
    <w:p w14:paraId="71569697" w14:textId="3D7C7D23" w:rsidR="00BD6261" w:rsidRPr="00F6578A" w:rsidRDefault="06D77697" w:rsidP="001767F7">
      <w:pPr>
        <w:pStyle w:val="Ttulo3"/>
      </w:pPr>
      <w:bookmarkStart w:id="943" w:name="_Toc131024517"/>
      <w:bookmarkStart w:id="944" w:name="_Toc164121036"/>
      <w:bookmarkStart w:id="945" w:name="_Toc165126240"/>
      <w:r>
        <w:t>Interfaces sof</w:t>
      </w:r>
      <w:r w:rsidR="2C3064E8">
        <w:t>tware</w:t>
      </w:r>
      <w:bookmarkEnd w:id="943"/>
      <w:bookmarkEnd w:id="944"/>
      <w:bookmarkEnd w:id="945"/>
    </w:p>
    <w:p w14:paraId="0431B57C" w14:textId="20752FFB" w:rsidR="0009561C" w:rsidRPr="0009561C" w:rsidRDefault="00282D49" w:rsidP="00FD0007">
      <w:pPr>
        <w:pStyle w:val="Prrafodelista"/>
        <w:numPr>
          <w:ilvl w:val="0"/>
          <w:numId w:val="30"/>
        </w:numPr>
      </w:pPr>
      <w:r w:rsidRPr="00282D49">
        <w:t>El sistema debe integrarse con el Sistema de Información Hospitalaria (HIS) del Contratante para acceder a los datos médicos</w:t>
      </w:r>
      <w:r>
        <w:t>.</w:t>
      </w:r>
    </w:p>
    <w:p w14:paraId="0B23B6F2" w14:textId="6A3D529A" w:rsidR="00CA2687" w:rsidRPr="0009561C" w:rsidRDefault="00320AE4" w:rsidP="00FD0007">
      <w:pPr>
        <w:pStyle w:val="Prrafodelista"/>
        <w:numPr>
          <w:ilvl w:val="0"/>
          <w:numId w:val="30"/>
        </w:numPr>
      </w:pPr>
      <w:r w:rsidRPr="00282D49">
        <w:t>El sistema</w:t>
      </w:r>
      <w:r w:rsidRPr="00320AE4">
        <w:t xml:space="preserve"> requerirá la integración con sistemas de mensajería instantánea</w:t>
      </w:r>
      <w:r>
        <w:t>.</w:t>
      </w:r>
    </w:p>
    <w:p w14:paraId="1C455DE3" w14:textId="739DD6F8" w:rsidR="00383AD1" w:rsidRDefault="00383AD1" w:rsidP="00FD0007">
      <w:pPr>
        <w:pStyle w:val="Prrafodelista"/>
        <w:numPr>
          <w:ilvl w:val="0"/>
          <w:numId w:val="30"/>
        </w:numPr>
      </w:pPr>
      <w:r w:rsidRPr="00383AD1">
        <w:t>El sistema debe ser compatible con sistemas operativos móviles</w:t>
      </w:r>
      <w:r>
        <w:t>.</w:t>
      </w:r>
    </w:p>
    <w:p w14:paraId="6B32BFE9" w14:textId="678021FF" w:rsidR="0009298F" w:rsidRDefault="00AC367B" w:rsidP="00FD0007">
      <w:pPr>
        <w:pStyle w:val="Prrafodelista"/>
        <w:numPr>
          <w:ilvl w:val="1"/>
          <w:numId w:val="30"/>
        </w:numPr>
      </w:pPr>
      <w:r>
        <w:t>Android.</w:t>
      </w:r>
    </w:p>
    <w:p w14:paraId="3B0C4EFC" w14:textId="7DEEDFF4" w:rsidR="00AC367B" w:rsidRPr="0009561C" w:rsidRDefault="00AC367B" w:rsidP="00FD0007">
      <w:pPr>
        <w:pStyle w:val="Prrafodelista"/>
        <w:numPr>
          <w:ilvl w:val="1"/>
          <w:numId w:val="30"/>
        </w:numPr>
      </w:pPr>
      <w:r>
        <w:t>IOS.</w:t>
      </w:r>
    </w:p>
    <w:p w14:paraId="2216A6DA" w14:textId="490871C7" w:rsidR="005B6B71" w:rsidRPr="005B6B71" w:rsidRDefault="2C3064E8" w:rsidP="001767F7">
      <w:pPr>
        <w:pStyle w:val="Ttulo3"/>
      </w:pPr>
      <w:bookmarkStart w:id="946" w:name="_Toc1790158328"/>
      <w:bookmarkStart w:id="947" w:name="_Toc164121037"/>
      <w:bookmarkStart w:id="948" w:name="_Toc165126241"/>
      <w:r>
        <w:t>Interfaces de comunicaciones</w:t>
      </w:r>
      <w:bookmarkEnd w:id="946"/>
      <w:bookmarkEnd w:id="947"/>
      <w:bookmarkEnd w:id="948"/>
    </w:p>
    <w:p w14:paraId="58D6746A" w14:textId="189676F8" w:rsidR="00D51E81" w:rsidRPr="00D51E81" w:rsidRDefault="00BA666C" w:rsidP="00FD0007">
      <w:pPr>
        <w:pStyle w:val="Prrafodelista"/>
        <w:numPr>
          <w:ilvl w:val="0"/>
          <w:numId w:val="32"/>
        </w:numPr>
      </w:pPr>
      <w:r w:rsidRPr="00BA666C">
        <w:t>El sistema debe ser capaz de establecer conexiones de comunicación seguras mediante el protocolo HTTPS</w:t>
      </w:r>
      <w:r>
        <w:t>.</w:t>
      </w:r>
    </w:p>
    <w:p w14:paraId="50DF1EC4" w14:textId="346A5924" w:rsidR="00BA666C" w:rsidRDefault="00BA666C" w:rsidP="00FD0007">
      <w:pPr>
        <w:pStyle w:val="Prrafodelista"/>
        <w:numPr>
          <w:ilvl w:val="0"/>
          <w:numId w:val="32"/>
        </w:numPr>
      </w:pPr>
      <w:r>
        <w:t>E</w:t>
      </w:r>
      <w:r w:rsidRPr="00BA666C">
        <w:t xml:space="preserve">l sistema </w:t>
      </w:r>
      <w:r>
        <w:t>debe ser</w:t>
      </w:r>
      <w:r w:rsidRPr="00BA666C">
        <w:t xml:space="preserve"> compatible con diferentes protocolos de comunicación</w:t>
      </w:r>
      <w:r>
        <w:t>.</w:t>
      </w:r>
    </w:p>
    <w:p w14:paraId="098E455F" w14:textId="377795BD" w:rsidR="00BA666C" w:rsidRDefault="00BA666C" w:rsidP="00FD0007">
      <w:pPr>
        <w:pStyle w:val="Prrafodelista"/>
        <w:numPr>
          <w:ilvl w:val="1"/>
          <w:numId w:val="32"/>
        </w:numPr>
      </w:pPr>
      <w:r>
        <w:t>TCP/IP.</w:t>
      </w:r>
    </w:p>
    <w:p w14:paraId="78CA512F" w14:textId="72DD3C0A" w:rsidR="00BA666C" w:rsidRDefault="00BA666C" w:rsidP="00FD0007">
      <w:pPr>
        <w:pStyle w:val="Prrafodelista"/>
        <w:numPr>
          <w:ilvl w:val="1"/>
          <w:numId w:val="32"/>
        </w:numPr>
      </w:pPr>
      <w:r>
        <w:t>UDP.</w:t>
      </w:r>
    </w:p>
    <w:p w14:paraId="13EE768D" w14:textId="5F9A0690" w:rsidR="00BA666C" w:rsidRPr="00D51E81" w:rsidRDefault="002F0D36" w:rsidP="00FD0007">
      <w:pPr>
        <w:pStyle w:val="Prrafodelista"/>
        <w:numPr>
          <w:ilvl w:val="0"/>
          <w:numId w:val="32"/>
        </w:numPr>
      </w:pPr>
      <w:r>
        <w:t>El sistema debe tener</w:t>
      </w:r>
      <w:r w:rsidRPr="002F0D36">
        <w:t xml:space="preserve"> una interfaz de comunicación con el sistema de seguimiento de vehículos de emergencia</w:t>
      </w:r>
      <w:r>
        <w:t>.</w:t>
      </w:r>
    </w:p>
    <w:p w14:paraId="5C0DCB5F" w14:textId="51842AFC" w:rsidR="002F0D36" w:rsidRPr="00D51E81" w:rsidRDefault="002F0C9E" w:rsidP="00FD0007">
      <w:pPr>
        <w:pStyle w:val="Prrafodelista"/>
        <w:numPr>
          <w:ilvl w:val="0"/>
          <w:numId w:val="32"/>
        </w:numPr>
      </w:pPr>
      <w:r w:rsidRPr="002F0C9E">
        <w:lastRenderedPageBreak/>
        <w:t>El sistema deberá soportar la integración con servicios de mensajería</w:t>
      </w:r>
      <w:r>
        <w:t>.</w:t>
      </w:r>
    </w:p>
    <w:p w14:paraId="5050D969" w14:textId="7EFF16E6" w:rsidR="002F0C9E" w:rsidRDefault="002F0C9E" w:rsidP="00FD0007">
      <w:pPr>
        <w:pStyle w:val="Prrafodelista"/>
        <w:numPr>
          <w:ilvl w:val="1"/>
          <w:numId w:val="32"/>
        </w:numPr>
      </w:pPr>
      <w:r>
        <w:t>SMS</w:t>
      </w:r>
    </w:p>
    <w:p w14:paraId="4DF5053D" w14:textId="67FDED58" w:rsidR="002F0C9E" w:rsidRPr="00D51E81" w:rsidRDefault="002F0C9E" w:rsidP="00FD0007">
      <w:pPr>
        <w:pStyle w:val="Prrafodelista"/>
        <w:numPr>
          <w:ilvl w:val="1"/>
          <w:numId w:val="32"/>
        </w:numPr>
      </w:pPr>
      <w:r>
        <w:t xml:space="preserve">Correo </w:t>
      </w:r>
      <w:r w:rsidR="003C3CA0">
        <w:t>electrónico</w:t>
      </w:r>
    </w:p>
    <w:p w14:paraId="6438FE49" w14:textId="642D3A8C" w:rsidR="003C3CA0" w:rsidRPr="00D51E81" w:rsidRDefault="00885354" w:rsidP="00FD0007">
      <w:pPr>
        <w:pStyle w:val="Prrafodelista"/>
        <w:numPr>
          <w:ilvl w:val="0"/>
          <w:numId w:val="32"/>
        </w:numPr>
      </w:pPr>
      <w:r w:rsidRPr="00885354">
        <w:t>El sistema deberá contar con mecanismos de autenticación y autorización robustos</w:t>
      </w:r>
      <w:r>
        <w:t>.</w:t>
      </w:r>
    </w:p>
    <w:p w14:paraId="258F8DAB" w14:textId="5E8C6D0F" w:rsidR="00A95C79" w:rsidRPr="00D51E81" w:rsidRDefault="00A870EF" w:rsidP="00FD0007">
      <w:pPr>
        <w:pStyle w:val="Prrafodelista"/>
        <w:numPr>
          <w:ilvl w:val="0"/>
          <w:numId w:val="32"/>
        </w:numPr>
      </w:pPr>
      <w:r w:rsidRPr="00A870EF">
        <w:t>Deberá existir una interfaz de comunicación con el sistema de gestión de emergencias</w:t>
      </w:r>
      <w:r>
        <w:t>.</w:t>
      </w:r>
    </w:p>
    <w:p w14:paraId="6D8C4BD7" w14:textId="5129E2CB" w:rsidR="009D09E7" w:rsidRDefault="5971C0C7" w:rsidP="001767F7">
      <w:pPr>
        <w:pStyle w:val="Ttulo2"/>
      </w:pPr>
      <w:bookmarkStart w:id="949" w:name="_Toc163406104"/>
      <w:bookmarkStart w:id="950" w:name="_Toc283185437"/>
      <w:bookmarkStart w:id="951" w:name="_Toc164117961"/>
      <w:bookmarkStart w:id="952" w:name="_Toc164121038"/>
      <w:bookmarkStart w:id="953" w:name="_Toc165126242"/>
      <w:r>
        <w:t>Requisitos funcionales</w:t>
      </w:r>
      <w:bookmarkEnd w:id="949"/>
      <w:bookmarkEnd w:id="950"/>
      <w:bookmarkEnd w:id="951"/>
      <w:bookmarkEnd w:id="952"/>
      <w:bookmarkEnd w:id="953"/>
    </w:p>
    <w:p w14:paraId="63F40E91" w14:textId="0372B5C8" w:rsidR="00422CA3" w:rsidRDefault="11E143D9" w:rsidP="001767F7">
      <w:pPr>
        <w:pStyle w:val="Ttulo3"/>
      </w:pPr>
      <w:bookmarkStart w:id="954" w:name="_Toc2358601"/>
      <w:bookmarkStart w:id="955" w:name="_Toc164121039"/>
      <w:bookmarkStart w:id="956" w:name="_Toc165126243"/>
      <w:r>
        <w:t>Módulo de gestión de usuarios</w:t>
      </w:r>
      <w:bookmarkEnd w:id="954"/>
      <w:bookmarkEnd w:id="955"/>
      <w:bookmarkEnd w:id="956"/>
    </w:p>
    <w:p w14:paraId="24DFC38B" w14:textId="481A50AC" w:rsidR="00422CA3" w:rsidRDefault="00422CA3" w:rsidP="00FD0007">
      <w:pPr>
        <w:pStyle w:val="Prrafodelista"/>
        <w:numPr>
          <w:ilvl w:val="0"/>
          <w:numId w:val="33"/>
        </w:numPr>
      </w:pPr>
      <w:r>
        <w:t>El módulo ha de poder consumir datos del historial de resultados de pruebas y citas</w:t>
      </w:r>
      <w:r w:rsidR="00532830">
        <w:t>.</w:t>
      </w:r>
    </w:p>
    <w:p w14:paraId="375D706E" w14:textId="764F8810" w:rsidR="00422CA3" w:rsidRDefault="00422CA3" w:rsidP="00FD0007">
      <w:pPr>
        <w:pStyle w:val="Prrafodelista"/>
        <w:numPr>
          <w:ilvl w:val="0"/>
          <w:numId w:val="33"/>
        </w:numPr>
      </w:pPr>
      <w:r>
        <w:t>El módulo ha de poder consumir datos del historial clínico</w:t>
      </w:r>
      <w:r w:rsidR="00532830">
        <w:t>.</w:t>
      </w:r>
    </w:p>
    <w:p w14:paraId="16AF0A00" w14:textId="26878685" w:rsidR="00422CA3" w:rsidRDefault="00422CA3" w:rsidP="00FD0007">
      <w:pPr>
        <w:pStyle w:val="Prrafodelista"/>
        <w:numPr>
          <w:ilvl w:val="0"/>
          <w:numId w:val="33"/>
        </w:numPr>
      </w:pPr>
      <w:r>
        <w:t>El módulo ha de poder listar las citas para un usuario</w:t>
      </w:r>
      <w:r w:rsidR="00532830">
        <w:t>.</w:t>
      </w:r>
    </w:p>
    <w:p w14:paraId="541F53E7" w14:textId="09425A6B" w:rsidR="00422CA3" w:rsidRDefault="00422CA3" w:rsidP="00FD0007">
      <w:pPr>
        <w:pStyle w:val="Prrafodelista"/>
        <w:numPr>
          <w:ilvl w:val="0"/>
          <w:numId w:val="33"/>
        </w:numPr>
      </w:pPr>
      <w:r>
        <w:t>El módulo ha de poder listar los resultados de las pruebas</w:t>
      </w:r>
      <w:r w:rsidR="00532830">
        <w:t>.</w:t>
      </w:r>
    </w:p>
    <w:p w14:paraId="50E29DB5" w14:textId="2A2A88DA" w:rsidR="00422CA3" w:rsidRPr="0060181B" w:rsidRDefault="00422CA3" w:rsidP="00FD0007">
      <w:pPr>
        <w:pStyle w:val="Prrafodelista"/>
        <w:numPr>
          <w:ilvl w:val="0"/>
          <w:numId w:val="33"/>
        </w:numPr>
      </w:pPr>
      <w:r>
        <w:t>El módulo ha de poder mostrar detalles de citas</w:t>
      </w:r>
      <w:r w:rsidR="00532830">
        <w:t>.</w:t>
      </w:r>
    </w:p>
    <w:p w14:paraId="20C90BF6" w14:textId="54EA8DBF" w:rsidR="00422CA3" w:rsidRPr="0060181B" w:rsidRDefault="00422CA3" w:rsidP="00FD0007">
      <w:pPr>
        <w:pStyle w:val="Prrafodelista"/>
        <w:numPr>
          <w:ilvl w:val="0"/>
          <w:numId w:val="33"/>
        </w:numPr>
      </w:pPr>
      <w:r>
        <w:t>El módulo ha de poder mostrar detalles de resultados de pruebas</w:t>
      </w:r>
      <w:r w:rsidR="00532830">
        <w:t>.</w:t>
      </w:r>
    </w:p>
    <w:p w14:paraId="5BDCA2B9" w14:textId="042C3146" w:rsidR="00422CA3" w:rsidRPr="0060181B" w:rsidRDefault="00422CA3" w:rsidP="00FD0007">
      <w:pPr>
        <w:pStyle w:val="Prrafodelista"/>
        <w:numPr>
          <w:ilvl w:val="0"/>
          <w:numId w:val="33"/>
        </w:numPr>
      </w:pPr>
      <w:r>
        <w:t>El módulo ha de poder mostrar detalles de historiales clínicos</w:t>
      </w:r>
      <w:r w:rsidR="00532830">
        <w:t>.</w:t>
      </w:r>
    </w:p>
    <w:p w14:paraId="35E55D25" w14:textId="77777777" w:rsidR="0026707C" w:rsidRDefault="268C688C" w:rsidP="001767F7">
      <w:pPr>
        <w:pStyle w:val="Ttulo3"/>
      </w:pPr>
      <w:bookmarkStart w:id="957" w:name="_Toc659629219"/>
      <w:bookmarkStart w:id="958" w:name="_Toc164121040"/>
      <w:bookmarkStart w:id="959" w:name="_Toc165126244"/>
      <w:r>
        <w:t>Módulo de mensajería</w:t>
      </w:r>
      <w:bookmarkEnd w:id="957"/>
      <w:bookmarkEnd w:id="958"/>
      <w:bookmarkEnd w:id="959"/>
    </w:p>
    <w:p w14:paraId="3B333746" w14:textId="77777777" w:rsidR="0026707C" w:rsidRDefault="0026707C" w:rsidP="00FD0007">
      <w:pPr>
        <w:pStyle w:val="Prrafodelista"/>
        <w:numPr>
          <w:ilvl w:val="0"/>
          <w:numId w:val="34"/>
        </w:numPr>
        <w:spacing w:after="0"/>
      </w:pPr>
      <w:r>
        <w:t>El módulo de mensajería ha de poder consumir datos del histórico de mensajes.</w:t>
      </w:r>
    </w:p>
    <w:p w14:paraId="36DC424F" w14:textId="77777777" w:rsidR="0026707C" w:rsidRDefault="0026707C" w:rsidP="00FD0007">
      <w:pPr>
        <w:pStyle w:val="Prrafodelista"/>
        <w:numPr>
          <w:ilvl w:val="0"/>
          <w:numId w:val="34"/>
        </w:numPr>
        <w:spacing w:after="0"/>
      </w:pPr>
      <w:r>
        <w:t>El módulo de mensajería ha de poder consumir datos del histórico de alertas.</w:t>
      </w:r>
    </w:p>
    <w:p w14:paraId="3AE8AE49" w14:textId="77777777" w:rsidR="0026707C" w:rsidRDefault="0026707C" w:rsidP="00FD0007">
      <w:pPr>
        <w:pStyle w:val="Prrafodelista"/>
        <w:numPr>
          <w:ilvl w:val="0"/>
          <w:numId w:val="34"/>
        </w:numPr>
        <w:spacing w:after="0"/>
      </w:pPr>
      <w:r>
        <w:t>El módulo ha de permitir a un usuario crear un nuevo mensaje.</w:t>
      </w:r>
    </w:p>
    <w:p w14:paraId="0B72FB58" w14:textId="77777777" w:rsidR="0026707C" w:rsidRDefault="0026707C" w:rsidP="00FD0007">
      <w:pPr>
        <w:pStyle w:val="Prrafodelista"/>
        <w:numPr>
          <w:ilvl w:val="0"/>
          <w:numId w:val="34"/>
        </w:numPr>
        <w:spacing w:after="0"/>
      </w:pPr>
      <w:r>
        <w:t>El módulo ha de permitir a un usuario crear una alerta nueva.</w:t>
      </w:r>
    </w:p>
    <w:p w14:paraId="552103C2" w14:textId="77777777" w:rsidR="0026707C" w:rsidRDefault="0026707C" w:rsidP="00FD0007">
      <w:pPr>
        <w:pStyle w:val="Prrafodelista"/>
        <w:numPr>
          <w:ilvl w:val="0"/>
          <w:numId w:val="34"/>
        </w:numPr>
        <w:spacing w:after="0"/>
      </w:pPr>
      <w:r>
        <w:t>El módulo ha de permitir el listado de conversaciones con usuarios.</w:t>
      </w:r>
    </w:p>
    <w:p w14:paraId="6E9A0A6E" w14:textId="77777777" w:rsidR="0026707C" w:rsidRDefault="0026707C" w:rsidP="00FD0007">
      <w:pPr>
        <w:pStyle w:val="Prrafodelista"/>
        <w:numPr>
          <w:ilvl w:val="0"/>
          <w:numId w:val="34"/>
        </w:numPr>
        <w:spacing w:after="0"/>
      </w:pPr>
      <w:r>
        <w:t>El módulo ha de permitir leer los mensajes de una conversación</w:t>
      </w:r>
    </w:p>
    <w:p w14:paraId="268F1FD0" w14:textId="77777777" w:rsidR="0026707C" w:rsidRDefault="0026707C" w:rsidP="00FD0007">
      <w:pPr>
        <w:pStyle w:val="Prrafodelista"/>
        <w:numPr>
          <w:ilvl w:val="0"/>
          <w:numId w:val="34"/>
        </w:numPr>
        <w:spacing w:after="0"/>
      </w:pPr>
      <w:r>
        <w:t>El módulo ha de permitir consultar el histórico de usuarios.</w:t>
      </w:r>
    </w:p>
    <w:p w14:paraId="5BC44028" w14:textId="77777777" w:rsidR="0026707C" w:rsidRPr="000613DA" w:rsidRDefault="0026707C" w:rsidP="00FD0007">
      <w:pPr>
        <w:pStyle w:val="Prrafodelista"/>
        <w:numPr>
          <w:ilvl w:val="0"/>
          <w:numId w:val="34"/>
        </w:numPr>
        <w:spacing w:after="0"/>
      </w:pPr>
      <w:r>
        <w:t>El módulo ha de permitir consultar el histórico de mensajes.</w:t>
      </w:r>
    </w:p>
    <w:p w14:paraId="33B66321" w14:textId="2F327AD2" w:rsidR="0026707C" w:rsidRPr="0060181B" w:rsidRDefault="0026707C" w:rsidP="00FD0007">
      <w:pPr>
        <w:pStyle w:val="Prrafodelista"/>
        <w:numPr>
          <w:ilvl w:val="0"/>
          <w:numId w:val="34"/>
        </w:numPr>
        <w:spacing w:after="0"/>
      </w:pPr>
      <w:r>
        <w:t>El módulo ha de permitir consultar el histórico de alertas.</w:t>
      </w:r>
    </w:p>
    <w:p w14:paraId="3A5B828D" w14:textId="532913ED" w:rsidR="00422CA3" w:rsidRDefault="11E143D9" w:rsidP="001767F7">
      <w:pPr>
        <w:pStyle w:val="Ttulo3"/>
      </w:pPr>
      <w:bookmarkStart w:id="960" w:name="_Toc2084161032"/>
      <w:bookmarkStart w:id="961" w:name="_Toc164121041"/>
      <w:bookmarkStart w:id="962" w:name="_Toc165126245"/>
      <w:r>
        <w:t>Módulo de sistema de geoposicionamiento</w:t>
      </w:r>
      <w:bookmarkEnd w:id="960"/>
      <w:bookmarkEnd w:id="961"/>
      <w:bookmarkEnd w:id="962"/>
    </w:p>
    <w:p w14:paraId="63AC31EA" w14:textId="77777777" w:rsidR="00422CA3" w:rsidRDefault="00422CA3" w:rsidP="00FD0007">
      <w:pPr>
        <w:pStyle w:val="Prrafodelista"/>
        <w:numPr>
          <w:ilvl w:val="0"/>
          <w:numId w:val="35"/>
        </w:numPr>
      </w:pPr>
      <w:r>
        <w:t>El módulo ha de poder consumir datos de los sistemas de geoposicionamiento de los vehículos de emergencia.</w:t>
      </w:r>
    </w:p>
    <w:p w14:paraId="6003BDEA" w14:textId="77777777" w:rsidR="00422CA3" w:rsidRPr="0060181B" w:rsidRDefault="00422CA3" w:rsidP="00FD0007">
      <w:pPr>
        <w:pStyle w:val="Prrafodelista"/>
        <w:numPr>
          <w:ilvl w:val="0"/>
          <w:numId w:val="35"/>
        </w:numPr>
      </w:pPr>
      <w:r>
        <w:t>El módulo ha de poder mostrar detalles de las ubicaciones de los vehículos de emergencia</w:t>
      </w:r>
    </w:p>
    <w:p w14:paraId="0A99A708" w14:textId="77777777" w:rsidR="00422CA3" w:rsidRPr="00D1237E" w:rsidRDefault="00422CA3" w:rsidP="00FD0007">
      <w:pPr>
        <w:pStyle w:val="Prrafodelista"/>
        <w:numPr>
          <w:ilvl w:val="0"/>
          <w:numId w:val="35"/>
        </w:numPr>
      </w:pPr>
      <w:r>
        <w:t>El módulo ha de permitir a los usuarios un filtrado de vehículos utilizando el identificador del vehículo. Una vez seleccionado el id, únicamente se mostrará la ubicación del vehículo filtrado.</w:t>
      </w:r>
    </w:p>
    <w:p w14:paraId="29917EAC" w14:textId="77777777" w:rsidR="00CB70BE" w:rsidRDefault="1F2AC1EB" w:rsidP="001767F7">
      <w:pPr>
        <w:pStyle w:val="Ttulo3"/>
      </w:pPr>
      <w:bookmarkStart w:id="963" w:name="_Toc1715869347"/>
      <w:bookmarkStart w:id="964" w:name="_Toc164121042"/>
      <w:bookmarkStart w:id="965" w:name="_Toc165126246"/>
      <w:r>
        <w:t>Módulo integración con centrales</w:t>
      </w:r>
      <w:bookmarkEnd w:id="963"/>
      <w:bookmarkEnd w:id="964"/>
      <w:bookmarkEnd w:id="965"/>
    </w:p>
    <w:p w14:paraId="4DB56845" w14:textId="77777777" w:rsidR="00CB70BE" w:rsidRDefault="00CB70BE" w:rsidP="00FD0007">
      <w:pPr>
        <w:pStyle w:val="Prrafodelista"/>
        <w:numPr>
          <w:ilvl w:val="0"/>
          <w:numId w:val="36"/>
        </w:numPr>
      </w:pPr>
      <w:r>
        <w:t>El sistema de integración ha de permitir consumir todos los datos accesibles desde el módulo HIS existente.</w:t>
      </w:r>
    </w:p>
    <w:p w14:paraId="436E0C76" w14:textId="77777777" w:rsidR="00CB70BE" w:rsidRPr="00B944BD" w:rsidRDefault="00CB70BE" w:rsidP="00FD0007">
      <w:pPr>
        <w:pStyle w:val="Prrafodelista"/>
        <w:numPr>
          <w:ilvl w:val="0"/>
          <w:numId w:val="36"/>
        </w:numPr>
      </w:pPr>
      <w:r>
        <w:t>El sistema de integración ha de permitir consumir todos los datos accesibles desde el resto de los sistemas existentes.</w:t>
      </w:r>
    </w:p>
    <w:p w14:paraId="6FE0EC32" w14:textId="77777777" w:rsidR="00CB70BE" w:rsidRDefault="00CB70BE" w:rsidP="00FD0007">
      <w:pPr>
        <w:pStyle w:val="Prrafodelista"/>
        <w:numPr>
          <w:ilvl w:val="0"/>
          <w:numId w:val="36"/>
        </w:numPr>
      </w:pPr>
      <w:r>
        <w:t>El sistema de integración ha de permitir el envío de información al existente sistema HIS.</w:t>
      </w:r>
    </w:p>
    <w:p w14:paraId="22D2387F" w14:textId="77777777" w:rsidR="00CB70BE" w:rsidRPr="00B944BD" w:rsidRDefault="00CB70BE" w:rsidP="00FD0007">
      <w:pPr>
        <w:pStyle w:val="Prrafodelista"/>
        <w:numPr>
          <w:ilvl w:val="0"/>
          <w:numId w:val="36"/>
        </w:numPr>
      </w:pPr>
      <w:r>
        <w:lastRenderedPageBreak/>
        <w:t>El sistema de integración ha de permitir el envío de información al resto de sistemas existentes.</w:t>
      </w:r>
    </w:p>
    <w:p w14:paraId="770F0A17" w14:textId="4A395316" w:rsidR="00CB70BE" w:rsidRPr="00D1237E" w:rsidRDefault="00CB70BE" w:rsidP="00FD0007">
      <w:pPr>
        <w:pStyle w:val="Prrafodelista"/>
        <w:numPr>
          <w:ilvl w:val="0"/>
          <w:numId w:val="36"/>
        </w:numPr>
      </w:pPr>
      <w:r>
        <w:t>El formato del api de comunicaciones que permite la integración ha de seguir las indicaciones de api REST, permitiendo una mayor estandarización.</w:t>
      </w:r>
    </w:p>
    <w:p w14:paraId="43A99C66" w14:textId="1A1597D7" w:rsidR="00422CA3" w:rsidRDefault="1505605C" w:rsidP="001767F7">
      <w:pPr>
        <w:pStyle w:val="Ttulo3"/>
      </w:pPr>
      <w:bookmarkStart w:id="966" w:name="_Toc194532040"/>
      <w:bookmarkStart w:id="967" w:name="_Toc164121043"/>
      <w:bookmarkStart w:id="968" w:name="_Toc165126247"/>
      <w:r>
        <w:t>Módulo de a</w:t>
      </w:r>
      <w:r w:rsidR="11E143D9">
        <w:t>plicaciones de usuarios de avisos y mensajería</w:t>
      </w:r>
      <w:bookmarkEnd w:id="966"/>
      <w:bookmarkEnd w:id="967"/>
      <w:bookmarkEnd w:id="968"/>
    </w:p>
    <w:p w14:paraId="5CE1BB43" w14:textId="77777777" w:rsidR="00422CA3" w:rsidRDefault="00422CA3" w:rsidP="00FD0007">
      <w:pPr>
        <w:pStyle w:val="Prrafodelista"/>
        <w:numPr>
          <w:ilvl w:val="0"/>
          <w:numId w:val="37"/>
        </w:numPr>
      </w:pPr>
      <w:r>
        <w:t>La aplicación ha de permitir consumir datos del histórico de avisos</w:t>
      </w:r>
    </w:p>
    <w:p w14:paraId="5AD9DABF" w14:textId="77777777" w:rsidR="00422CA3" w:rsidRPr="003D3F63" w:rsidRDefault="00422CA3" w:rsidP="00FD0007">
      <w:pPr>
        <w:pStyle w:val="Prrafodelista"/>
        <w:numPr>
          <w:ilvl w:val="0"/>
          <w:numId w:val="37"/>
        </w:numPr>
      </w:pPr>
      <w:r>
        <w:t>La aplicación ha de permitir consumir datos del histórico de mensajes</w:t>
      </w:r>
    </w:p>
    <w:p w14:paraId="72A9B051" w14:textId="77777777" w:rsidR="00422CA3" w:rsidRDefault="00422CA3" w:rsidP="00FD0007">
      <w:pPr>
        <w:pStyle w:val="Prrafodelista"/>
        <w:numPr>
          <w:ilvl w:val="0"/>
          <w:numId w:val="37"/>
        </w:numPr>
      </w:pPr>
      <w:r>
        <w:t>La aplicación ha de poder mostrar un listado con las conversaciones de un usuario.</w:t>
      </w:r>
    </w:p>
    <w:p w14:paraId="72DE18F2" w14:textId="77777777" w:rsidR="00422CA3" w:rsidRDefault="00422CA3" w:rsidP="00FD0007">
      <w:pPr>
        <w:pStyle w:val="Prrafodelista"/>
        <w:numPr>
          <w:ilvl w:val="0"/>
          <w:numId w:val="37"/>
        </w:numPr>
      </w:pPr>
      <w:r>
        <w:t>La aplicación ha de permitir mostrar los mensajes dentro de una conversación de usuarios.</w:t>
      </w:r>
    </w:p>
    <w:p w14:paraId="4D6FF021" w14:textId="77777777" w:rsidR="00422CA3" w:rsidRDefault="00422CA3" w:rsidP="00FD0007">
      <w:pPr>
        <w:pStyle w:val="Prrafodelista"/>
        <w:numPr>
          <w:ilvl w:val="0"/>
          <w:numId w:val="37"/>
        </w:numPr>
      </w:pPr>
      <w:r>
        <w:t>Los usuarios han de poder añadir nuevos mensajes a una conversación.</w:t>
      </w:r>
    </w:p>
    <w:p w14:paraId="5A5BF156" w14:textId="77777777" w:rsidR="00422CA3" w:rsidRPr="003D3F63" w:rsidRDefault="00422CA3" w:rsidP="00FD0007">
      <w:pPr>
        <w:pStyle w:val="Prrafodelista"/>
        <w:numPr>
          <w:ilvl w:val="0"/>
          <w:numId w:val="37"/>
        </w:numPr>
      </w:pPr>
      <w:r>
        <w:t>La aplicación ha de poder mostrar un listado de alertas.</w:t>
      </w:r>
    </w:p>
    <w:p w14:paraId="144657CC" w14:textId="18933DC7" w:rsidR="00422CA3" w:rsidRDefault="11E143D9" w:rsidP="001767F7">
      <w:pPr>
        <w:pStyle w:val="Ttulo3"/>
      </w:pPr>
      <w:bookmarkStart w:id="969" w:name="_Toc15502258"/>
      <w:bookmarkStart w:id="970" w:name="_Toc164121044"/>
      <w:bookmarkStart w:id="971" w:name="_Toc165126248"/>
      <w:r>
        <w:t>Módulo de dashboard de seguimiento</w:t>
      </w:r>
      <w:bookmarkEnd w:id="969"/>
      <w:bookmarkEnd w:id="970"/>
      <w:bookmarkEnd w:id="971"/>
    </w:p>
    <w:p w14:paraId="69A2E1A2" w14:textId="77777777" w:rsidR="00422CA3" w:rsidRDefault="00422CA3" w:rsidP="00FD0007">
      <w:pPr>
        <w:pStyle w:val="Prrafodelista"/>
        <w:numPr>
          <w:ilvl w:val="0"/>
          <w:numId w:val="38"/>
        </w:numPr>
      </w:pPr>
      <w:r>
        <w:t>El módulo ha de poder consumir del histórico de usuarios.</w:t>
      </w:r>
    </w:p>
    <w:p w14:paraId="28B6EA5B" w14:textId="77777777" w:rsidR="00422CA3" w:rsidRPr="00E40D1F" w:rsidRDefault="00422CA3" w:rsidP="00FD0007">
      <w:pPr>
        <w:pStyle w:val="Prrafodelista"/>
        <w:numPr>
          <w:ilvl w:val="0"/>
          <w:numId w:val="38"/>
        </w:numPr>
      </w:pPr>
      <w:r>
        <w:t>El módulo ha de poder consumir del histórico de alertas.</w:t>
      </w:r>
    </w:p>
    <w:p w14:paraId="0C496B1F" w14:textId="77777777" w:rsidR="00422CA3" w:rsidRPr="00E40D1F" w:rsidRDefault="00422CA3" w:rsidP="00FD0007">
      <w:pPr>
        <w:pStyle w:val="Prrafodelista"/>
        <w:numPr>
          <w:ilvl w:val="0"/>
          <w:numId w:val="38"/>
        </w:numPr>
      </w:pPr>
      <w:r>
        <w:t>El módulo ha de poder consumir del histórico de ubicaciones de los vehículos de emergencias.</w:t>
      </w:r>
    </w:p>
    <w:p w14:paraId="779F315E" w14:textId="77777777" w:rsidR="00422CA3" w:rsidRDefault="00422CA3" w:rsidP="00FD0007">
      <w:pPr>
        <w:pStyle w:val="Prrafodelista"/>
        <w:numPr>
          <w:ilvl w:val="0"/>
          <w:numId w:val="38"/>
        </w:numPr>
      </w:pPr>
      <w:r>
        <w:t>El módulo ha de poder mostrar un listado de usuarios activos.</w:t>
      </w:r>
    </w:p>
    <w:p w14:paraId="3135CA53" w14:textId="77777777" w:rsidR="00422CA3" w:rsidRPr="00E40D1F" w:rsidRDefault="00422CA3" w:rsidP="00FD0007">
      <w:pPr>
        <w:pStyle w:val="Prrafodelista"/>
        <w:numPr>
          <w:ilvl w:val="0"/>
          <w:numId w:val="38"/>
        </w:numPr>
      </w:pPr>
      <w:r>
        <w:t>El módulo ha de poder mostrar un listado de alertas.</w:t>
      </w:r>
    </w:p>
    <w:p w14:paraId="779FB0A2" w14:textId="77777777" w:rsidR="00422CA3" w:rsidRDefault="00422CA3" w:rsidP="00FD0007">
      <w:pPr>
        <w:pStyle w:val="Prrafodelista"/>
        <w:numPr>
          <w:ilvl w:val="0"/>
          <w:numId w:val="38"/>
        </w:numPr>
      </w:pPr>
      <w:r>
        <w:t>El módulo ha de poder mostrar un listado de ubicaciones de los vehículos de emergencia.</w:t>
      </w:r>
    </w:p>
    <w:p w14:paraId="444838ED" w14:textId="77777777" w:rsidR="00422CA3" w:rsidRDefault="00422CA3" w:rsidP="00FD0007">
      <w:pPr>
        <w:pStyle w:val="Prrafodelista"/>
        <w:numPr>
          <w:ilvl w:val="0"/>
          <w:numId w:val="38"/>
        </w:numPr>
      </w:pPr>
      <w:r>
        <w:t>El módulo ha de permitir el filtrado de clientes activos.</w:t>
      </w:r>
    </w:p>
    <w:p w14:paraId="21BCC287" w14:textId="77777777" w:rsidR="00422CA3" w:rsidRDefault="00422CA3" w:rsidP="00FD0007">
      <w:pPr>
        <w:pStyle w:val="Prrafodelista"/>
        <w:numPr>
          <w:ilvl w:val="0"/>
          <w:numId w:val="38"/>
        </w:numPr>
      </w:pPr>
      <w:r>
        <w:t>El módulo ha de permitir el filtrado de vehículos de emergencia, pudiendo ver las ubicaciones de este.</w:t>
      </w:r>
    </w:p>
    <w:p w14:paraId="617F7422" w14:textId="77777777" w:rsidR="00422CA3" w:rsidRPr="00E40D1F" w:rsidRDefault="00422CA3" w:rsidP="00FD0007">
      <w:pPr>
        <w:pStyle w:val="Prrafodelista"/>
        <w:numPr>
          <w:ilvl w:val="0"/>
          <w:numId w:val="38"/>
        </w:numPr>
      </w:pPr>
      <w:r>
        <w:t>El módulo ha de permitir el filtrado de alertas dentro del listado de alertas.</w:t>
      </w:r>
    </w:p>
    <w:p w14:paraId="719713F1" w14:textId="691FE4DA" w:rsidR="00422CA3" w:rsidRDefault="1505605C" w:rsidP="001767F7">
      <w:pPr>
        <w:pStyle w:val="Ttulo3"/>
      </w:pPr>
      <w:bookmarkStart w:id="972" w:name="_Toc1676834102"/>
      <w:bookmarkStart w:id="973" w:name="_Toc164121045"/>
      <w:bookmarkStart w:id="974" w:name="_Toc165126249"/>
      <w:r>
        <w:t>Módulo de a</w:t>
      </w:r>
      <w:r w:rsidR="11E143D9">
        <w:t>plicaciones de usuario para la gestión de emergencias</w:t>
      </w:r>
      <w:bookmarkEnd w:id="972"/>
      <w:bookmarkEnd w:id="973"/>
      <w:bookmarkEnd w:id="974"/>
      <w:r w:rsidR="11E143D9">
        <w:t xml:space="preserve"> </w:t>
      </w:r>
    </w:p>
    <w:p w14:paraId="4BE4EB5A" w14:textId="77777777" w:rsidR="00422CA3" w:rsidRDefault="00422CA3" w:rsidP="00FD0007">
      <w:pPr>
        <w:pStyle w:val="Prrafodelista"/>
        <w:numPr>
          <w:ilvl w:val="0"/>
          <w:numId w:val="39"/>
        </w:numPr>
      </w:pPr>
      <w:r>
        <w:t>La aplicación ha de permitir el registro de una emergencia en el sistema.</w:t>
      </w:r>
    </w:p>
    <w:p w14:paraId="2825BDA1" w14:textId="77777777" w:rsidR="00422CA3" w:rsidRDefault="00422CA3" w:rsidP="00FD0007">
      <w:pPr>
        <w:pStyle w:val="Prrafodelista"/>
        <w:numPr>
          <w:ilvl w:val="0"/>
          <w:numId w:val="39"/>
        </w:numPr>
      </w:pPr>
      <w:r>
        <w:t>La aplicación ha de poder permitir la visualización de emergencias activas</w:t>
      </w:r>
    </w:p>
    <w:p w14:paraId="4AE88C79" w14:textId="77777777" w:rsidR="00422CA3" w:rsidRDefault="00422CA3" w:rsidP="00FD0007">
      <w:pPr>
        <w:pStyle w:val="Prrafodelista"/>
        <w:numPr>
          <w:ilvl w:val="0"/>
          <w:numId w:val="39"/>
        </w:numPr>
      </w:pPr>
      <w:r>
        <w:t>La aplicación ha de permitir el seguimiento de emergencias registradas en el sistema.</w:t>
      </w:r>
    </w:p>
    <w:p w14:paraId="5661E6A1" w14:textId="77777777" w:rsidR="00422CA3" w:rsidRDefault="00422CA3" w:rsidP="00FD0007">
      <w:pPr>
        <w:pStyle w:val="Prrafodelista"/>
        <w:numPr>
          <w:ilvl w:val="0"/>
          <w:numId w:val="39"/>
        </w:numPr>
      </w:pPr>
      <w:r>
        <w:t>La aplicación ha de permitir la asignación de recursos a una emergencia registrada en el sistema.</w:t>
      </w:r>
    </w:p>
    <w:p w14:paraId="04D9A52E" w14:textId="77777777" w:rsidR="00422CA3" w:rsidRDefault="00422CA3" w:rsidP="00FD0007">
      <w:pPr>
        <w:pStyle w:val="Prrafodelista"/>
        <w:numPr>
          <w:ilvl w:val="0"/>
          <w:numId w:val="39"/>
        </w:numPr>
      </w:pPr>
      <w:r>
        <w:t>La aplicación ha de poder generar un informe de estado de emergencias</w:t>
      </w:r>
    </w:p>
    <w:p w14:paraId="2CA27E66" w14:textId="77777777" w:rsidR="00422CA3" w:rsidRDefault="00422CA3" w:rsidP="00FD0007">
      <w:pPr>
        <w:pStyle w:val="Prrafodelista"/>
        <w:numPr>
          <w:ilvl w:val="1"/>
          <w:numId w:val="39"/>
        </w:numPr>
      </w:pPr>
      <w:r>
        <w:t>El informe ha de contener</w:t>
      </w:r>
    </w:p>
    <w:p w14:paraId="70D7DABB" w14:textId="77777777" w:rsidR="00422CA3" w:rsidRDefault="00422CA3" w:rsidP="00FD0007">
      <w:pPr>
        <w:pStyle w:val="Prrafodelista"/>
        <w:numPr>
          <w:ilvl w:val="2"/>
          <w:numId w:val="39"/>
        </w:numPr>
      </w:pPr>
      <w:r>
        <w:t>El número de emergencias totales</w:t>
      </w:r>
    </w:p>
    <w:p w14:paraId="23EF234F" w14:textId="77777777" w:rsidR="00422CA3" w:rsidRDefault="00422CA3" w:rsidP="00FD0007">
      <w:pPr>
        <w:pStyle w:val="Prrafodelista"/>
        <w:numPr>
          <w:ilvl w:val="2"/>
          <w:numId w:val="39"/>
        </w:numPr>
      </w:pPr>
      <w:r>
        <w:t>El número de emergencias activas</w:t>
      </w:r>
    </w:p>
    <w:p w14:paraId="282A4C6A" w14:textId="77777777" w:rsidR="00422CA3" w:rsidRDefault="00422CA3" w:rsidP="00FD0007">
      <w:pPr>
        <w:pStyle w:val="Prrafodelista"/>
        <w:numPr>
          <w:ilvl w:val="0"/>
          <w:numId w:val="39"/>
        </w:numPr>
      </w:pPr>
      <w:r>
        <w:t>La aplicación ha de permitir visualizar las alertas del sistema.</w:t>
      </w:r>
    </w:p>
    <w:p w14:paraId="79C2599E" w14:textId="77777777" w:rsidR="00422CA3" w:rsidRDefault="00422CA3" w:rsidP="00FD0007">
      <w:pPr>
        <w:pStyle w:val="Prrafodelista"/>
        <w:numPr>
          <w:ilvl w:val="0"/>
          <w:numId w:val="39"/>
        </w:numPr>
      </w:pPr>
      <w:r>
        <w:t>La aplicación ha de permitir la gestión de recursos en emergencias.</w:t>
      </w:r>
    </w:p>
    <w:p w14:paraId="2FF4FDCF" w14:textId="77777777" w:rsidR="00422CA3" w:rsidRDefault="00422CA3" w:rsidP="00FD0007">
      <w:pPr>
        <w:pStyle w:val="Prrafodelista"/>
        <w:numPr>
          <w:ilvl w:val="0"/>
          <w:numId w:val="39"/>
        </w:numPr>
      </w:pPr>
      <w:r>
        <w:t>La aplicación ha de permitir la comunicación con los servicios externos.</w:t>
      </w:r>
    </w:p>
    <w:p w14:paraId="64B9A7F8" w14:textId="77777777" w:rsidR="00422CA3" w:rsidRDefault="00422CA3" w:rsidP="00FD0007">
      <w:pPr>
        <w:pStyle w:val="Prrafodelista"/>
        <w:numPr>
          <w:ilvl w:val="0"/>
          <w:numId w:val="39"/>
        </w:numPr>
      </w:pPr>
      <w:r>
        <w:t>La aplicación ha de permitir la comunicación con conductores de vehículos de emergencias.</w:t>
      </w:r>
    </w:p>
    <w:p w14:paraId="416DB0A8" w14:textId="77777777" w:rsidR="00422CA3" w:rsidRPr="00F16CAD" w:rsidRDefault="00422CA3" w:rsidP="00FD0007">
      <w:pPr>
        <w:pStyle w:val="Prrafodelista"/>
        <w:numPr>
          <w:ilvl w:val="0"/>
          <w:numId w:val="39"/>
        </w:numPr>
      </w:pPr>
      <w:r>
        <w:t>La aplicación ha de permitir la comunicación con clientes finales.</w:t>
      </w:r>
    </w:p>
    <w:p w14:paraId="337BA99B" w14:textId="5E86960C" w:rsidR="0079002F" w:rsidRDefault="443B1199" w:rsidP="001767F7">
      <w:pPr>
        <w:pStyle w:val="Ttulo2"/>
      </w:pPr>
      <w:bookmarkStart w:id="975" w:name="_Toc163406105"/>
      <w:bookmarkStart w:id="976" w:name="_Toc1620569425"/>
      <w:bookmarkStart w:id="977" w:name="_Toc164117962"/>
      <w:bookmarkStart w:id="978" w:name="_Toc164121046"/>
      <w:bookmarkStart w:id="979" w:name="_Toc165126250"/>
      <w:r>
        <w:lastRenderedPageBreak/>
        <w:t>Requisitos de rendimiento</w:t>
      </w:r>
      <w:bookmarkEnd w:id="975"/>
      <w:bookmarkEnd w:id="976"/>
      <w:bookmarkEnd w:id="977"/>
      <w:bookmarkEnd w:id="978"/>
      <w:bookmarkEnd w:id="979"/>
    </w:p>
    <w:p w14:paraId="14F6F784" w14:textId="2DE2C20A" w:rsidR="0079002F" w:rsidRPr="0079002F" w:rsidRDefault="0087371C" w:rsidP="00FD0007">
      <w:pPr>
        <w:pStyle w:val="Prrafodelista"/>
        <w:numPr>
          <w:ilvl w:val="0"/>
          <w:numId w:val="40"/>
        </w:numPr>
      </w:pPr>
      <w:r w:rsidRPr="0087371C">
        <w:t>El sistema deberá garantizar tiempos de respuesta inferiores a 2 segundos para todas las acciones de usuario</w:t>
      </w:r>
      <w:r>
        <w:t>.</w:t>
      </w:r>
    </w:p>
    <w:p w14:paraId="28B3161F" w14:textId="45A1B14A" w:rsidR="0087371C" w:rsidRDefault="004537EE" w:rsidP="00FD0007">
      <w:pPr>
        <w:pStyle w:val="Prrafodelista"/>
        <w:numPr>
          <w:ilvl w:val="0"/>
          <w:numId w:val="40"/>
        </w:numPr>
      </w:pPr>
      <w:r w:rsidRPr="004537EE">
        <w:t>Se requerirá que el sistema sea capaz de manejar simultáneamente al menos 1000 usuarios activos sin experimentar degradación significativa del rendimiento</w:t>
      </w:r>
      <w:r>
        <w:t>.</w:t>
      </w:r>
    </w:p>
    <w:p w14:paraId="19B104E0" w14:textId="34338D64" w:rsidR="004537EE" w:rsidRPr="0079002F" w:rsidRDefault="001C5A05" w:rsidP="00FD0007">
      <w:pPr>
        <w:pStyle w:val="Prrafodelista"/>
        <w:numPr>
          <w:ilvl w:val="0"/>
          <w:numId w:val="40"/>
        </w:numPr>
      </w:pPr>
      <w:r w:rsidRPr="001C5A05">
        <w:t>El tiempo de procesamiento de las transacciones de datos no deberá exceder los 100 milisegundos para garantizar una interacción fluida y eficiente</w:t>
      </w:r>
      <w:r>
        <w:t>.</w:t>
      </w:r>
    </w:p>
    <w:p w14:paraId="33EB2C7C" w14:textId="65428E71" w:rsidR="001E5D83" w:rsidRPr="0079002F" w:rsidRDefault="001E5D83" w:rsidP="00FD0007">
      <w:pPr>
        <w:pStyle w:val="Prrafodelista"/>
        <w:numPr>
          <w:ilvl w:val="0"/>
          <w:numId w:val="40"/>
        </w:numPr>
      </w:pPr>
      <w:r w:rsidRPr="001E5D83">
        <w:t>Se requerirá que el sistema pueda realizar copias de seguridad completas de la base de datos en menos de 1 hora para garantizar la integridad y la disponibilidad de los datos en caso de fallo del sistema.</w:t>
      </w:r>
    </w:p>
    <w:p w14:paraId="34C21147" w14:textId="340625FA" w:rsidR="00166BA1" w:rsidRPr="0079002F" w:rsidRDefault="00166BA1" w:rsidP="00FD0007">
      <w:pPr>
        <w:pStyle w:val="Prrafodelista"/>
        <w:numPr>
          <w:ilvl w:val="0"/>
          <w:numId w:val="40"/>
        </w:numPr>
      </w:pPr>
      <w:r w:rsidRPr="00166BA1">
        <w:t>La aplicación móvil deberá iniciar en menos de 3 segundos en dispositivos compatibles para proporcionar una experiencia de usuario receptiva</w:t>
      </w:r>
      <w:r>
        <w:t>.</w:t>
      </w:r>
    </w:p>
    <w:p w14:paraId="2FE3496C" w14:textId="408C44EB" w:rsidR="0003086B" w:rsidRDefault="31E0AA7F" w:rsidP="001767F7">
      <w:pPr>
        <w:pStyle w:val="Ttulo2"/>
      </w:pPr>
      <w:bookmarkStart w:id="980" w:name="_Toc163406106"/>
      <w:bookmarkStart w:id="981" w:name="_Toc220579269"/>
      <w:bookmarkStart w:id="982" w:name="_Toc164117963"/>
      <w:bookmarkStart w:id="983" w:name="_Toc164121047"/>
      <w:bookmarkStart w:id="984" w:name="_Toc165126251"/>
      <w:r>
        <w:t>Requisitos de base de datos</w:t>
      </w:r>
      <w:bookmarkEnd w:id="980"/>
      <w:bookmarkEnd w:id="981"/>
      <w:bookmarkEnd w:id="982"/>
      <w:bookmarkEnd w:id="983"/>
      <w:bookmarkEnd w:id="984"/>
    </w:p>
    <w:p w14:paraId="1843AE1B" w14:textId="50A88BA1" w:rsidR="0003086B" w:rsidRPr="0079002F" w:rsidRDefault="00015953" w:rsidP="00FD0007">
      <w:pPr>
        <w:pStyle w:val="Prrafodelista"/>
        <w:numPr>
          <w:ilvl w:val="0"/>
          <w:numId w:val="41"/>
        </w:numPr>
      </w:pPr>
      <w:r w:rsidRPr="00015953">
        <w:t>Debe haber un mecanismo de respaldo automático programado para garantizar la integridad de los datos</w:t>
      </w:r>
      <w:r>
        <w:t>.</w:t>
      </w:r>
    </w:p>
    <w:p w14:paraId="2B7645E7" w14:textId="723926E5" w:rsidR="00015953" w:rsidRPr="0079002F" w:rsidRDefault="001400B5" w:rsidP="00FD0007">
      <w:pPr>
        <w:pStyle w:val="Prrafodelista"/>
        <w:numPr>
          <w:ilvl w:val="0"/>
          <w:numId w:val="41"/>
        </w:numPr>
      </w:pPr>
      <w:r w:rsidRPr="001400B5">
        <w:t>Se requiere un control estricto de acceso para proteger la privacidad y la confidencialidad de los datos</w:t>
      </w:r>
      <w:r>
        <w:t>.</w:t>
      </w:r>
    </w:p>
    <w:p w14:paraId="348E5C8A" w14:textId="4E026C17" w:rsidR="00EA27E1" w:rsidRPr="0079002F" w:rsidRDefault="00EA27E1" w:rsidP="00FD0007">
      <w:pPr>
        <w:pStyle w:val="Prrafodelista"/>
        <w:numPr>
          <w:ilvl w:val="0"/>
          <w:numId w:val="41"/>
        </w:numPr>
      </w:pPr>
      <w:r w:rsidRPr="00EA27E1">
        <w:t>La base de datos debe ser escalable horizontalmente para manejar el crecimiento del sistema y la cantidad de datos sin comprometer el rendimiento</w:t>
      </w:r>
      <w:r>
        <w:t>.</w:t>
      </w:r>
    </w:p>
    <w:p w14:paraId="79407F02" w14:textId="41228E97" w:rsidR="00FD1428" w:rsidRPr="0079002F" w:rsidRDefault="00FD1428" w:rsidP="00FD0007">
      <w:pPr>
        <w:pStyle w:val="Prrafodelista"/>
        <w:numPr>
          <w:ilvl w:val="0"/>
          <w:numId w:val="41"/>
        </w:numPr>
      </w:pPr>
      <w:r w:rsidRPr="00FD1428">
        <w:t>El tiempo de respuesta de las consultas de la base de datos no debe exceder los 500 milisegundos en condiciones normales de carga.</w:t>
      </w:r>
    </w:p>
    <w:p w14:paraId="331BBFF1" w14:textId="20F19123" w:rsidR="00223B3E" w:rsidRDefault="5BC661C5" w:rsidP="001767F7">
      <w:pPr>
        <w:pStyle w:val="Ttulo2"/>
      </w:pPr>
      <w:bookmarkStart w:id="985" w:name="_Toc163406107"/>
      <w:bookmarkStart w:id="986" w:name="_Toc1037390637"/>
      <w:bookmarkStart w:id="987" w:name="_Toc164117964"/>
      <w:bookmarkStart w:id="988" w:name="_Toc164121048"/>
      <w:bookmarkStart w:id="989" w:name="_Toc165126252"/>
      <w:r>
        <w:t>Restricciones</w:t>
      </w:r>
      <w:r w:rsidR="6A6C79D0">
        <w:t xml:space="preserve"> de </w:t>
      </w:r>
      <w:r w:rsidR="3C6BCF25">
        <w:t>diseño</w:t>
      </w:r>
      <w:bookmarkEnd w:id="985"/>
      <w:bookmarkEnd w:id="986"/>
      <w:bookmarkEnd w:id="987"/>
      <w:bookmarkEnd w:id="988"/>
      <w:bookmarkEnd w:id="989"/>
    </w:p>
    <w:p w14:paraId="311CB450" w14:textId="1E64E08D" w:rsidR="00223B3E" w:rsidRPr="0079002F" w:rsidRDefault="00B80E24" w:rsidP="00FD0007">
      <w:pPr>
        <w:pStyle w:val="Prrafodelista"/>
        <w:numPr>
          <w:ilvl w:val="0"/>
          <w:numId w:val="42"/>
        </w:numPr>
      </w:pPr>
      <w:r w:rsidRPr="00B80E24">
        <w:t>El diseño del sistema debe basarse en tecnologías JavaScript.</w:t>
      </w:r>
    </w:p>
    <w:p w14:paraId="791F3B7E" w14:textId="09E0E563" w:rsidR="00B80E24" w:rsidRPr="0079002F" w:rsidRDefault="00E81BCB" w:rsidP="00FD0007">
      <w:pPr>
        <w:pStyle w:val="Prrafodelista"/>
        <w:numPr>
          <w:ilvl w:val="0"/>
          <w:numId w:val="42"/>
        </w:numPr>
      </w:pPr>
      <w:r w:rsidRPr="00E81BCB">
        <w:t xml:space="preserve">Se utilizará el </w:t>
      </w:r>
      <w:r w:rsidR="00FD22F7" w:rsidRPr="00E81BCB">
        <w:t>frameworks</w:t>
      </w:r>
      <w:r w:rsidRPr="00E81BCB">
        <w:t xml:space="preserve"> React.js para la construcción de la interfaz de usuario</w:t>
      </w:r>
      <w:r>
        <w:t>.</w:t>
      </w:r>
    </w:p>
    <w:p w14:paraId="0A06D019" w14:textId="2703D232" w:rsidR="00ED606D" w:rsidRDefault="00ED606D" w:rsidP="00FD0007">
      <w:pPr>
        <w:pStyle w:val="Prrafodelista"/>
        <w:numPr>
          <w:ilvl w:val="0"/>
          <w:numId w:val="42"/>
        </w:numPr>
      </w:pPr>
      <w:r w:rsidRPr="00ED606D">
        <w:t>Se aplicarán principios de diseño responsivo</w:t>
      </w:r>
      <w:r>
        <w:t>.</w:t>
      </w:r>
    </w:p>
    <w:p w14:paraId="4D81DDFD" w14:textId="25C5557D" w:rsidR="00ED606D" w:rsidRPr="0079002F" w:rsidRDefault="009E513C" w:rsidP="00FD0007">
      <w:pPr>
        <w:pStyle w:val="Prrafodelista"/>
        <w:numPr>
          <w:ilvl w:val="0"/>
          <w:numId w:val="42"/>
        </w:numPr>
      </w:pPr>
      <w:r w:rsidRPr="009E513C">
        <w:t>Se implementarán medidas de seguridad robustas en todas las capas del sistema</w:t>
      </w:r>
      <w:r>
        <w:t>.</w:t>
      </w:r>
    </w:p>
    <w:p w14:paraId="7853F39F" w14:textId="5BDD84EB" w:rsidR="00DC54E9" w:rsidRDefault="549211BC" w:rsidP="001767F7">
      <w:pPr>
        <w:pStyle w:val="Ttulo2"/>
      </w:pPr>
      <w:bookmarkStart w:id="990" w:name="_Toc163406108"/>
      <w:bookmarkStart w:id="991" w:name="_Toc581689816"/>
      <w:bookmarkStart w:id="992" w:name="_Toc164117965"/>
      <w:bookmarkStart w:id="993" w:name="_Toc164121049"/>
      <w:bookmarkStart w:id="994" w:name="_Toc165126253"/>
      <w:r>
        <w:t>Atributos del sistema</w:t>
      </w:r>
      <w:bookmarkEnd w:id="990"/>
      <w:bookmarkEnd w:id="991"/>
      <w:bookmarkEnd w:id="992"/>
      <w:bookmarkEnd w:id="993"/>
      <w:bookmarkEnd w:id="994"/>
    </w:p>
    <w:p w14:paraId="3291A792" w14:textId="7885EBEF" w:rsidR="00091395" w:rsidRPr="00091395" w:rsidRDefault="00D0440D" w:rsidP="00FD0007">
      <w:pPr>
        <w:pStyle w:val="Prrafodelista"/>
        <w:numPr>
          <w:ilvl w:val="0"/>
          <w:numId w:val="43"/>
        </w:numPr>
      </w:pPr>
      <w:r w:rsidRPr="00D0440D">
        <w:t>Se implementarán mecanismos de respaldo y recuperación de datos para minimizar el riesgo de pérdida de información.</w:t>
      </w:r>
    </w:p>
    <w:p w14:paraId="4E9FADF2" w14:textId="4B3AAE4D" w:rsidR="00D0440D" w:rsidRPr="00091395" w:rsidRDefault="00E87712" w:rsidP="00FD0007">
      <w:pPr>
        <w:pStyle w:val="Prrafodelista"/>
        <w:numPr>
          <w:ilvl w:val="0"/>
          <w:numId w:val="43"/>
        </w:numPr>
      </w:pPr>
      <w:r w:rsidRPr="00E87712">
        <w:t>La interfaz de usuario debe ser intuitiva y fácil de usar, con un diseño limpio y una navegación clara</w:t>
      </w:r>
      <w:r>
        <w:t>.</w:t>
      </w:r>
    </w:p>
    <w:p w14:paraId="681117C9" w14:textId="38045ADA" w:rsidR="00E87712" w:rsidRPr="00091395" w:rsidRDefault="00CA3DE3" w:rsidP="00FD0007">
      <w:pPr>
        <w:pStyle w:val="Prrafodelista"/>
        <w:numPr>
          <w:ilvl w:val="0"/>
          <w:numId w:val="43"/>
        </w:numPr>
      </w:pPr>
      <w:r w:rsidRPr="00CA3DE3">
        <w:t>El código fuente del sistema debe estar bien estructurado y documentado, siguiendo las mejores prácticas de desarrollo de software.</w:t>
      </w:r>
    </w:p>
    <w:p w14:paraId="0F247943" w14:textId="6C73018C" w:rsidR="009D09E7" w:rsidRPr="00D51E81" w:rsidRDefault="00F97456" w:rsidP="00FD0007">
      <w:pPr>
        <w:pStyle w:val="Prrafodelista"/>
        <w:numPr>
          <w:ilvl w:val="0"/>
          <w:numId w:val="43"/>
        </w:numPr>
      </w:pPr>
      <w:r w:rsidRPr="00F97456">
        <w:t>Se utilizarán herramientas de análisis estático de código para identificar y corregir posibles problemas de calidad del código.</w:t>
      </w:r>
    </w:p>
    <w:p w14:paraId="54FD8C5E" w14:textId="77777777" w:rsidR="00275EF0" w:rsidRDefault="00275EF0">
      <w:pPr>
        <w:jc w:val="left"/>
        <w:rPr>
          <w:rFonts w:asciiTheme="majorHAnsi" w:eastAsiaTheme="majorEastAsia" w:hAnsiTheme="majorHAnsi" w:cstheme="majorBidi"/>
          <w:b/>
          <w:caps/>
          <w:color w:val="0D0D0D" w:themeColor="text1" w:themeTint="F2"/>
          <w:sz w:val="36"/>
          <w:szCs w:val="32"/>
        </w:rPr>
      </w:pPr>
      <w:bookmarkStart w:id="995" w:name="_Toc492325040"/>
      <w:bookmarkStart w:id="996" w:name="_Toc164121050"/>
      <w:bookmarkStart w:id="997" w:name="_Ref164289440"/>
      <w:bookmarkStart w:id="998" w:name="_Ref164609857"/>
      <w:r>
        <w:br w:type="page"/>
      </w:r>
    </w:p>
    <w:p w14:paraId="22646350" w14:textId="680CFAC7" w:rsidR="00F22059" w:rsidRDefault="09BA1FA7" w:rsidP="006D1FA1">
      <w:pPr>
        <w:pStyle w:val="Ttulo1"/>
      </w:pPr>
      <w:bookmarkStart w:id="999" w:name="_Ref165065453"/>
      <w:bookmarkStart w:id="1000" w:name="_Ref165065460"/>
      <w:bookmarkStart w:id="1001" w:name="_Toc165126254"/>
      <w:r>
        <w:lastRenderedPageBreak/>
        <w:t>Presupuesto</w:t>
      </w:r>
      <w:bookmarkEnd w:id="995"/>
      <w:bookmarkEnd w:id="996"/>
      <w:bookmarkEnd w:id="997"/>
      <w:bookmarkEnd w:id="998"/>
      <w:bookmarkEnd w:id="999"/>
      <w:bookmarkEnd w:id="1000"/>
      <w:bookmarkEnd w:id="1001"/>
    </w:p>
    <w:p w14:paraId="4A6F980D" w14:textId="79146683" w:rsidR="00BA45F4" w:rsidRPr="00BA45F4" w:rsidRDefault="0D578C3D" w:rsidP="00BA45F4">
      <w:r>
        <w:t>A continuación</w:t>
      </w:r>
      <w:r w:rsidR="10896B83">
        <w:t>,</w:t>
      </w:r>
      <w:r>
        <w:t xml:space="preserve"> se va a presentar el presupuesto final del proyecto, como podemos observar el proyecto tiene un costo de </w:t>
      </w:r>
      <w:r w:rsidR="00266F80" w:rsidRPr="00266F80">
        <w:rPr>
          <w:b/>
          <w:bCs/>
        </w:rPr>
        <w:t>139.255,53 €</w:t>
      </w:r>
      <w:r>
        <w:t xml:space="preserve"> y está dividido en </w:t>
      </w:r>
      <w:r w:rsidR="5A5693ED">
        <w:t>7</w:t>
      </w:r>
      <w:r w:rsidR="09903C21">
        <w:t xml:space="preserve"> partidas.</w:t>
      </w:r>
    </w:p>
    <w:p w14:paraId="6880B50E" w14:textId="0AADC9F5" w:rsidR="366160F0" w:rsidRDefault="06ACD3B8" w:rsidP="366160F0">
      <w:r>
        <w:t>Tomando por resumen la siguiente tabla:</w:t>
      </w:r>
    </w:p>
    <w:tbl>
      <w:tblPr>
        <w:tblStyle w:val="Tablaconcuadrculaclara"/>
        <w:tblW w:w="9073" w:type="dxa"/>
        <w:jc w:val="center"/>
        <w:tblLayout w:type="fixed"/>
        <w:tblLook w:val="06A0" w:firstRow="1" w:lastRow="0" w:firstColumn="1" w:lastColumn="0" w:noHBand="1" w:noVBand="1"/>
      </w:tblPr>
      <w:tblGrid>
        <w:gridCol w:w="1838"/>
        <w:gridCol w:w="992"/>
        <w:gridCol w:w="1134"/>
        <w:gridCol w:w="1140"/>
        <w:gridCol w:w="1275"/>
        <w:gridCol w:w="1276"/>
        <w:gridCol w:w="1418"/>
      </w:tblGrid>
      <w:tr w:rsidR="001A2676" w14:paraId="7636A325" w14:textId="77777777" w:rsidTr="0030454B">
        <w:trPr>
          <w:trHeight w:val="315"/>
          <w:jc w:val="center"/>
        </w:trPr>
        <w:tc>
          <w:tcPr>
            <w:tcW w:w="1838" w:type="dxa"/>
            <w:shd w:val="clear" w:color="auto" w:fill="AEAAAA" w:themeFill="background2" w:themeFillShade="BF"/>
            <w:vAlign w:val="center"/>
          </w:tcPr>
          <w:p w14:paraId="779AF7D2" w14:textId="59EC11A6" w:rsidR="0F15428A" w:rsidRPr="003D471A" w:rsidRDefault="0F15428A" w:rsidP="003D471A">
            <w:pPr>
              <w:jc w:val="center"/>
              <w:rPr>
                <w:color w:val="000000" w:themeColor="text1"/>
                <w:sz w:val="20"/>
                <w:szCs w:val="20"/>
              </w:rPr>
            </w:pPr>
            <w:r w:rsidRPr="003D471A">
              <w:rPr>
                <w:rFonts w:ascii="Calibri" w:eastAsia="Calibri" w:hAnsi="Calibri" w:cs="Calibri"/>
                <w:b/>
                <w:color w:val="000000" w:themeColor="text1"/>
                <w:sz w:val="20"/>
                <w:szCs w:val="20"/>
              </w:rPr>
              <w:t>Partida</w:t>
            </w:r>
          </w:p>
        </w:tc>
        <w:tc>
          <w:tcPr>
            <w:tcW w:w="992" w:type="dxa"/>
            <w:shd w:val="clear" w:color="auto" w:fill="AEAAAA" w:themeFill="background2" w:themeFillShade="BF"/>
            <w:vAlign w:val="center"/>
          </w:tcPr>
          <w:p w14:paraId="697D8796" w14:textId="6E729B71" w:rsidR="0F15428A" w:rsidRPr="003D471A" w:rsidRDefault="0F15428A" w:rsidP="003D471A">
            <w:pPr>
              <w:jc w:val="center"/>
              <w:rPr>
                <w:color w:val="000000" w:themeColor="text1"/>
                <w:sz w:val="20"/>
                <w:szCs w:val="20"/>
              </w:rPr>
            </w:pPr>
            <w:r w:rsidRPr="003D471A">
              <w:rPr>
                <w:rFonts w:ascii="Calibri" w:eastAsia="Calibri" w:hAnsi="Calibri" w:cs="Calibri"/>
                <w:b/>
                <w:color w:val="000000" w:themeColor="text1"/>
                <w:sz w:val="20"/>
                <w:szCs w:val="20"/>
              </w:rPr>
              <w:t>Subcoste</w:t>
            </w:r>
          </w:p>
        </w:tc>
        <w:tc>
          <w:tcPr>
            <w:tcW w:w="1134" w:type="dxa"/>
            <w:shd w:val="clear" w:color="auto" w:fill="AEAAAA" w:themeFill="background2" w:themeFillShade="BF"/>
            <w:vAlign w:val="center"/>
          </w:tcPr>
          <w:p w14:paraId="69D20A74" w14:textId="2AF8914E" w:rsidR="0F15428A" w:rsidRPr="003D471A" w:rsidRDefault="0F15428A" w:rsidP="003D471A">
            <w:pPr>
              <w:jc w:val="center"/>
              <w:rPr>
                <w:color w:val="000000" w:themeColor="text1"/>
                <w:sz w:val="20"/>
                <w:szCs w:val="20"/>
              </w:rPr>
            </w:pPr>
            <w:r w:rsidRPr="003D471A">
              <w:rPr>
                <w:rFonts w:ascii="Calibri" w:eastAsia="Calibri" w:hAnsi="Calibri" w:cs="Calibri"/>
                <w:b/>
                <w:color w:val="000000" w:themeColor="text1"/>
                <w:sz w:val="20"/>
                <w:szCs w:val="20"/>
              </w:rPr>
              <w:t>Coste</w:t>
            </w:r>
          </w:p>
        </w:tc>
        <w:tc>
          <w:tcPr>
            <w:tcW w:w="1140" w:type="dxa"/>
            <w:shd w:val="clear" w:color="auto" w:fill="AEAAAA" w:themeFill="background2" w:themeFillShade="BF"/>
            <w:vAlign w:val="center"/>
          </w:tcPr>
          <w:p w14:paraId="232EBE0F" w14:textId="413EAE3C" w:rsidR="0F15428A" w:rsidRPr="003D471A" w:rsidRDefault="0F15428A" w:rsidP="003D471A">
            <w:pPr>
              <w:jc w:val="center"/>
              <w:rPr>
                <w:color w:val="000000" w:themeColor="text1"/>
                <w:sz w:val="20"/>
                <w:szCs w:val="20"/>
              </w:rPr>
            </w:pPr>
            <w:r w:rsidRPr="003D471A">
              <w:rPr>
                <w:rFonts w:ascii="Calibri" w:eastAsia="Calibri" w:hAnsi="Calibri" w:cs="Calibri"/>
                <w:b/>
                <w:color w:val="000000" w:themeColor="text1"/>
                <w:sz w:val="20"/>
                <w:szCs w:val="20"/>
              </w:rPr>
              <w:t>Porcentaje</w:t>
            </w:r>
          </w:p>
        </w:tc>
        <w:tc>
          <w:tcPr>
            <w:tcW w:w="1275" w:type="dxa"/>
            <w:shd w:val="clear" w:color="auto" w:fill="AEAAAA" w:themeFill="background2" w:themeFillShade="BF"/>
            <w:vAlign w:val="center"/>
          </w:tcPr>
          <w:p w14:paraId="49148ECE" w14:textId="27DDBF0E" w:rsidR="0F15428A" w:rsidRPr="003D471A" w:rsidRDefault="0F15428A" w:rsidP="003D471A">
            <w:pPr>
              <w:jc w:val="center"/>
              <w:rPr>
                <w:color w:val="000000" w:themeColor="text1"/>
                <w:sz w:val="20"/>
                <w:szCs w:val="20"/>
              </w:rPr>
            </w:pPr>
            <w:r w:rsidRPr="003D471A">
              <w:rPr>
                <w:rFonts w:ascii="Calibri" w:eastAsia="Calibri" w:hAnsi="Calibri" w:cs="Calibri"/>
                <w:b/>
                <w:color w:val="000000" w:themeColor="text1"/>
                <w:sz w:val="20"/>
                <w:szCs w:val="20"/>
              </w:rPr>
              <w:t>Ponderación</w:t>
            </w:r>
          </w:p>
        </w:tc>
        <w:tc>
          <w:tcPr>
            <w:tcW w:w="1276" w:type="dxa"/>
            <w:shd w:val="clear" w:color="auto" w:fill="AEAAAA" w:themeFill="background2" w:themeFillShade="BF"/>
            <w:vAlign w:val="center"/>
          </w:tcPr>
          <w:p w14:paraId="0A3C1721" w14:textId="21F4B9E0" w:rsidR="0F15428A" w:rsidRPr="003D471A" w:rsidRDefault="0F15428A" w:rsidP="003D471A">
            <w:pPr>
              <w:jc w:val="center"/>
              <w:rPr>
                <w:color w:val="000000" w:themeColor="text1"/>
                <w:sz w:val="20"/>
                <w:szCs w:val="20"/>
              </w:rPr>
            </w:pPr>
            <w:r w:rsidRPr="003D471A">
              <w:rPr>
                <w:rFonts w:ascii="Calibri" w:eastAsia="Calibri" w:hAnsi="Calibri" w:cs="Calibri"/>
                <w:b/>
                <w:color w:val="000000" w:themeColor="text1"/>
                <w:sz w:val="20"/>
                <w:szCs w:val="20"/>
              </w:rPr>
              <w:t>Subtotal</w:t>
            </w:r>
          </w:p>
        </w:tc>
        <w:tc>
          <w:tcPr>
            <w:tcW w:w="1418" w:type="dxa"/>
            <w:shd w:val="clear" w:color="auto" w:fill="AEAAAA" w:themeFill="background2" w:themeFillShade="BF"/>
            <w:vAlign w:val="center"/>
          </w:tcPr>
          <w:p w14:paraId="3AE4A997" w14:textId="0CFC72F1" w:rsidR="0F15428A" w:rsidRPr="003D471A" w:rsidRDefault="0F15428A" w:rsidP="003D471A">
            <w:pPr>
              <w:jc w:val="center"/>
              <w:rPr>
                <w:color w:val="000000" w:themeColor="text1"/>
                <w:sz w:val="20"/>
                <w:szCs w:val="20"/>
              </w:rPr>
            </w:pPr>
            <w:r w:rsidRPr="003D471A">
              <w:rPr>
                <w:rFonts w:ascii="Calibri" w:eastAsia="Calibri" w:hAnsi="Calibri" w:cs="Calibri"/>
                <w:b/>
                <w:color w:val="000000" w:themeColor="text1"/>
                <w:sz w:val="20"/>
                <w:szCs w:val="20"/>
              </w:rPr>
              <w:t>Total2</w:t>
            </w:r>
          </w:p>
        </w:tc>
      </w:tr>
      <w:tr w:rsidR="00601630" w14:paraId="4B1116BE" w14:textId="77777777" w:rsidTr="0030454B">
        <w:trPr>
          <w:trHeight w:val="315"/>
          <w:jc w:val="center"/>
        </w:trPr>
        <w:tc>
          <w:tcPr>
            <w:tcW w:w="1838" w:type="dxa"/>
            <w:shd w:val="clear" w:color="auto" w:fill="E7E6E6" w:themeFill="background2"/>
            <w:vAlign w:val="center"/>
          </w:tcPr>
          <w:p w14:paraId="49F13F9B" w14:textId="2F4ED1CA" w:rsidR="00601630" w:rsidRPr="003D471A" w:rsidRDefault="00601630" w:rsidP="00601630">
            <w:pPr>
              <w:jc w:val="left"/>
              <w:rPr>
                <w:sz w:val="18"/>
                <w:szCs w:val="18"/>
              </w:rPr>
            </w:pPr>
            <w:r w:rsidRPr="003D471A">
              <w:rPr>
                <w:rFonts w:ascii="Calibri" w:eastAsia="Calibri" w:hAnsi="Calibri" w:cs="Calibri"/>
                <w:b/>
                <w:color w:val="000000" w:themeColor="text1"/>
                <w:sz w:val="18"/>
                <w:szCs w:val="18"/>
              </w:rPr>
              <w:t>Documentación y gestión de proyecto</w:t>
            </w:r>
          </w:p>
        </w:tc>
        <w:tc>
          <w:tcPr>
            <w:tcW w:w="992" w:type="dxa"/>
            <w:shd w:val="clear" w:color="auto" w:fill="E7E6E6" w:themeFill="background2"/>
            <w:vAlign w:val="center"/>
          </w:tcPr>
          <w:p w14:paraId="518F4805" w14:textId="09CDB26E" w:rsidR="00601630" w:rsidRPr="000963A3" w:rsidRDefault="00601630" w:rsidP="000963A3">
            <w:pPr>
              <w:jc w:val="center"/>
              <w:rPr>
                <w:b/>
                <w:bCs/>
                <w:sz w:val="18"/>
                <w:szCs w:val="18"/>
              </w:rPr>
            </w:pPr>
          </w:p>
        </w:tc>
        <w:tc>
          <w:tcPr>
            <w:tcW w:w="1134" w:type="dxa"/>
            <w:shd w:val="clear" w:color="auto" w:fill="E7E6E6" w:themeFill="background2"/>
            <w:vAlign w:val="center"/>
          </w:tcPr>
          <w:p w14:paraId="5E13756C" w14:textId="7003224E" w:rsidR="00601630" w:rsidRPr="000963A3" w:rsidRDefault="00601630" w:rsidP="000963A3">
            <w:pPr>
              <w:jc w:val="center"/>
              <w:rPr>
                <w:b/>
                <w:bCs/>
                <w:sz w:val="18"/>
                <w:szCs w:val="18"/>
              </w:rPr>
            </w:pPr>
            <w:r w:rsidRPr="000963A3">
              <w:rPr>
                <w:b/>
                <w:bCs/>
                <w:sz w:val="18"/>
                <w:szCs w:val="18"/>
              </w:rPr>
              <w:t>5.964,65 €</w:t>
            </w:r>
          </w:p>
        </w:tc>
        <w:tc>
          <w:tcPr>
            <w:tcW w:w="1140" w:type="dxa"/>
            <w:shd w:val="clear" w:color="auto" w:fill="E7E6E6" w:themeFill="background2"/>
            <w:vAlign w:val="center"/>
          </w:tcPr>
          <w:p w14:paraId="7AAC9C98" w14:textId="3CBA3BF3" w:rsidR="00601630" w:rsidRPr="000963A3" w:rsidRDefault="00601630" w:rsidP="000963A3">
            <w:pPr>
              <w:jc w:val="center"/>
              <w:rPr>
                <w:b/>
                <w:bCs/>
                <w:sz w:val="18"/>
                <w:szCs w:val="18"/>
              </w:rPr>
            </w:pPr>
          </w:p>
        </w:tc>
        <w:tc>
          <w:tcPr>
            <w:tcW w:w="1275" w:type="dxa"/>
            <w:shd w:val="clear" w:color="auto" w:fill="E7E6E6" w:themeFill="background2"/>
            <w:vAlign w:val="center"/>
          </w:tcPr>
          <w:p w14:paraId="2ACAE342" w14:textId="18B87A0B" w:rsidR="00601630" w:rsidRPr="000963A3" w:rsidRDefault="00601630" w:rsidP="000963A3">
            <w:pPr>
              <w:jc w:val="center"/>
              <w:rPr>
                <w:b/>
                <w:bCs/>
                <w:sz w:val="18"/>
                <w:szCs w:val="18"/>
              </w:rPr>
            </w:pPr>
          </w:p>
        </w:tc>
        <w:tc>
          <w:tcPr>
            <w:tcW w:w="1276" w:type="dxa"/>
            <w:shd w:val="clear" w:color="auto" w:fill="E7E6E6" w:themeFill="background2"/>
            <w:vAlign w:val="center"/>
          </w:tcPr>
          <w:p w14:paraId="401D4FFF" w14:textId="41EA154E" w:rsidR="00601630" w:rsidRPr="000963A3" w:rsidRDefault="00601630" w:rsidP="000963A3">
            <w:pPr>
              <w:jc w:val="center"/>
              <w:rPr>
                <w:b/>
                <w:bCs/>
                <w:sz w:val="18"/>
                <w:szCs w:val="18"/>
              </w:rPr>
            </w:pPr>
          </w:p>
        </w:tc>
        <w:tc>
          <w:tcPr>
            <w:tcW w:w="1418" w:type="dxa"/>
            <w:shd w:val="clear" w:color="auto" w:fill="E7E6E6" w:themeFill="background2"/>
            <w:vAlign w:val="center"/>
          </w:tcPr>
          <w:p w14:paraId="278DBE42" w14:textId="3A034D55" w:rsidR="00601630" w:rsidRPr="000963A3" w:rsidRDefault="00601630" w:rsidP="000963A3">
            <w:pPr>
              <w:jc w:val="center"/>
              <w:rPr>
                <w:b/>
                <w:bCs/>
                <w:sz w:val="18"/>
                <w:szCs w:val="18"/>
              </w:rPr>
            </w:pPr>
            <w:r w:rsidRPr="000963A3">
              <w:rPr>
                <w:b/>
                <w:bCs/>
                <w:sz w:val="18"/>
                <w:szCs w:val="18"/>
              </w:rPr>
              <w:t>9.732,7498 €</w:t>
            </w:r>
          </w:p>
        </w:tc>
      </w:tr>
      <w:tr w:rsidR="00601630" w14:paraId="7E6CB310" w14:textId="77777777" w:rsidTr="0030454B">
        <w:trPr>
          <w:trHeight w:val="315"/>
          <w:jc w:val="center"/>
        </w:trPr>
        <w:tc>
          <w:tcPr>
            <w:tcW w:w="1838" w:type="dxa"/>
            <w:shd w:val="clear" w:color="auto" w:fill="FFFFFF" w:themeFill="background1"/>
            <w:vAlign w:val="center"/>
          </w:tcPr>
          <w:p w14:paraId="410A411F" w14:textId="3AE85FC2" w:rsidR="00601630" w:rsidRPr="003D471A" w:rsidRDefault="00601630" w:rsidP="00601630">
            <w:pPr>
              <w:jc w:val="left"/>
              <w:rPr>
                <w:sz w:val="18"/>
                <w:szCs w:val="18"/>
              </w:rPr>
            </w:pPr>
            <w:r w:rsidRPr="003D471A">
              <w:rPr>
                <w:rFonts w:ascii="Calibri" w:eastAsia="Calibri" w:hAnsi="Calibri" w:cs="Calibri"/>
                <w:color w:val="000000" w:themeColor="text1"/>
                <w:sz w:val="18"/>
                <w:szCs w:val="18"/>
              </w:rPr>
              <w:t>Manuales de usuario</w:t>
            </w:r>
          </w:p>
        </w:tc>
        <w:tc>
          <w:tcPr>
            <w:tcW w:w="992" w:type="dxa"/>
            <w:shd w:val="clear" w:color="auto" w:fill="FFFFFF" w:themeFill="background1"/>
            <w:vAlign w:val="center"/>
          </w:tcPr>
          <w:p w14:paraId="6C9F3C80" w14:textId="30AC660F" w:rsidR="00601630" w:rsidRPr="00601630" w:rsidRDefault="00601630" w:rsidP="000963A3">
            <w:pPr>
              <w:jc w:val="center"/>
              <w:rPr>
                <w:sz w:val="18"/>
                <w:szCs w:val="18"/>
              </w:rPr>
            </w:pPr>
            <w:r w:rsidRPr="00601630">
              <w:rPr>
                <w:sz w:val="18"/>
                <w:szCs w:val="18"/>
              </w:rPr>
              <w:t>232,57 €</w:t>
            </w:r>
          </w:p>
        </w:tc>
        <w:tc>
          <w:tcPr>
            <w:tcW w:w="1134" w:type="dxa"/>
            <w:shd w:val="clear" w:color="auto" w:fill="FFFFFF" w:themeFill="background1"/>
            <w:vAlign w:val="center"/>
          </w:tcPr>
          <w:p w14:paraId="6F304883" w14:textId="7BA37181" w:rsidR="00601630" w:rsidRPr="00601630" w:rsidRDefault="00601630" w:rsidP="000963A3">
            <w:pPr>
              <w:jc w:val="center"/>
              <w:rPr>
                <w:sz w:val="18"/>
                <w:szCs w:val="18"/>
              </w:rPr>
            </w:pPr>
          </w:p>
        </w:tc>
        <w:tc>
          <w:tcPr>
            <w:tcW w:w="1140" w:type="dxa"/>
            <w:shd w:val="clear" w:color="auto" w:fill="FFFFFF" w:themeFill="background1"/>
            <w:vAlign w:val="center"/>
          </w:tcPr>
          <w:p w14:paraId="1A60B19D" w14:textId="43001591" w:rsidR="00601630" w:rsidRPr="00601630" w:rsidRDefault="00601630" w:rsidP="000963A3">
            <w:pPr>
              <w:jc w:val="center"/>
              <w:rPr>
                <w:sz w:val="18"/>
                <w:szCs w:val="18"/>
              </w:rPr>
            </w:pPr>
            <w:r w:rsidRPr="00601630">
              <w:rPr>
                <w:sz w:val="18"/>
                <w:szCs w:val="18"/>
              </w:rPr>
              <w:t>63,1739%</w:t>
            </w:r>
          </w:p>
        </w:tc>
        <w:tc>
          <w:tcPr>
            <w:tcW w:w="1275" w:type="dxa"/>
            <w:shd w:val="clear" w:color="auto" w:fill="FFFFFF" w:themeFill="background1"/>
            <w:vAlign w:val="center"/>
          </w:tcPr>
          <w:p w14:paraId="33D82523" w14:textId="6F9B6AB7" w:rsidR="00601630" w:rsidRPr="00601630" w:rsidRDefault="00601630" w:rsidP="000963A3">
            <w:pPr>
              <w:jc w:val="center"/>
              <w:rPr>
                <w:sz w:val="18"/>
                <w:szCs w:val="18"/>
              </w:rPr>
            </w:pPr>
            <w:r w:rsidRPr="00601630">
              <w:rPr>
                <w:sz w:val="18"/>
                <w:szCs w:val="18"/>
              </w:rPr>
              <w:t>146,9215 €</w:t>
            </w:r>
          </w:p>
        </w:tc>
        <w:tc>
          <w:tcPr>
            <w:tcW w:w="1276" w:type="dxa"/>
            <w:shd w:val="clear" w:color="auto" w:fill="FFFFFF" w:themeFill="background1"/>
            <w:vAlign w:val="center"/>
          </w:tcPr>
          <w:p w14:paraId="14843DD7" w14:textId="6BDED010" w:rsidR="00601630" w:rsidRPr="00601630" w:rsidRDefault="00601630" w:rsidP="000963A3">
            <w:pPr>
              <w:jc w:val="center"/>
              <w:rPr>
                <w:sz w:val="18"/>
                <w:szCs w:val="18"/>
              </w:rPr>
            </w:pPr>
            <w:r w:rsidRPr="00601630">
              <w:rPr>
                <w:sz w:val="18"/>
                <w:szCs w:val="18"/>
              </w:rPr>
              <w:t>379,4880 €</w:t>
            </w:r>
          </w:p>
        </w:tc>
        <w:tc>
          <w:tcPr>
            <w:tcW w:w="1418" w:type="dxa"/>
            <w:shd w:val="clear" w:color="auto" w:fill="FFFFFF" w:themeFill="background1"/>
            <w:vAlign w:val="center"/>
          </w:tcPr>
          <w:p w14:paraId="77760C50" w14:textId="7BE6DED3" w:rsidR="00601630" w:rsidRPr="00601630" w:rsidRDefault="00601630" w:rsidP="000963A3">
            <w:pPr>
              <w:jc w:val="center"/>
              <w:rPr>
                <w:sz w:val="18"/>
                <w:szCs w:val="18"/>
              </w:rPr>
            </w:pPr>
          </w:p>
        </w:tc>
      </w:tr>
      <w:tr w:rsidR="00601630" w14:paraId="2AFA593F" w14:textId="77777777" w:rsidTr="0030454B">
        <w:trPr>
          <w:trHeight w:val="315"/>
          <w:jc w:val="center"/>
        </w:trPr>
        <w:tc>
          <w:tcPr>
            <w:tcW w:w="1838" w:type="dxa"/>
            <w:shd w:val="clear" w:color="auto" w:fill="FFFFFF" w:themeFill="background1"/>
            <w:vAlign w:val="center"/>
          </w:tcPr>
          <w:p w14:paraId="32B069C6" w14:textId="6F960098" w:rsidR="00601630" w:rsidRPr="003D471A" w:rsidRDefault="00601630" w:rsidP="00601630">
            <w:pPr>
              <w:jc w:val="left"/>
              <w:rPr>
                <w:sz w:val="18"/>
                <w:szCs w:val="18"/>
              </w:rPr>
            </w:pPr>
            <w:r w:rsidRPr="003D471A">
              <w:rPr>
                <w:rFonts w:ascii="Calibri" w:eastAsia="Calibri" w:hAnsi="Calibri" w:cs="Calibri"/>
                <w:color w:val="000000" w:themeColor="text1"/>
                <w:sz w:val="18"/>
                <w:szCs w:val="18"/>
              </w:rPr>
              <w:t>Documentación del proyecto</w:t>
            </w:r>
          </w:p>
        </w:tc>
        <w:tc>
          <w:tcPr>
            <w:tcW w:w="992" w:type="dxa"/>
            <w:shd w:val="clear" w:color="auto" w:fill="FFFFFF" w:themeFill="background1"/>
            <w:vAlign w:val="center"/>
          </w:tcPr>
          <w:p w14:paraId="53981373" w14:textId="16EF4FCC" w:rsidR="00601630" w:rsidRPr="00601630" w:rsidRDefault="00601630" w:rsidP="000963A3">
            <w:pPr>
              <w:jc w:val="center"/>
              <w:rPr>
                <w:sz w:val="18"/>
                <w:szCs w:val="18"/>
              </w:rPr>
            </w:pPr>
            <w:r w:rsidRPr="00601630">
              <w:rPr>
                <w:sz w:val="18"/>
                <w:szCs w:val="18"/>
              </w:rPr>
              <w:t>1.006,94 €</w:t>
            </w:r>
          </w:p>
        </w:tc>
        <w:tc>
          <w:tcPr>
            <w:tcW w:w="1134" w:type="dxa"/>
            <w:shd w:val="clear" w:color="auto" w:fill="FFFFFF" w:themeFill="background1"/>
            <w:vAlign w:val="center"/>
          </w:tcPr>
          <w:p w14:paraId="267FAE23" w14:textId="1C9422AF" w:rsidR="00601630" w:rsidRPr="00601630" w:rsidRDefault="00601630" w:rsidP="000963A3">
            <w:pPr>
              <w:jc w:val="center"/>
              <w:rPr>
                <w:sz w:val="18"/>
                <w:szCs w:val="18"/>
              </w:rPr>
            </w:pPr>
          </w:p>
        </w:tc>
        <w:tc>
          <w:tcPr>
            <w:tcW w:w="1140" w:type="dxa"/>
            <w:shd w:val="clear" w:color="auto" w:fill="FFFFFF" w:themeFill="background1"/>
            <w:vAlign w:val="center"/>
          </w:tcPr>
          <w:p w14:paraId="2619B37F" w14:textId="06EF7D0E" w:rsidR="00601630" w:rsidRPr="00601630" w:rsidRDefault="00601630" w:rsidP="000963A3">
            <w:pPr>
              <w:jc w:val="center"/>
              <w:rPr>
                <w:sz w:val="18"/>
                <w:szCs w:val="18"/>
              </w:rPr>
            </w:pPr>
            <w:r w:rsidRPr="00601630">
              <w:rPr>
                <w:sz w:val="18"/>
                <w:szCs w:val="18"/>
              </w:rPr>
              <w:t>63,1739%</w:t>
            </w:r>
          </w:p>
        </w:tc>
        <w:tc>
          <w:tcPr>
            <w:tcW w:w="1275" w:type="dxa"/>
            <w:shd w:val="clear" w:color="auto" w:fill="FFFFFF" w:themeFill="background1"/>
            <w:vAlign w:val="center"/>
          </w:tcPr>
          <w:p w14:paraId="43555238" w14:textId="2695618E" w:rsidR="00601630" w:rsidRPr="00601630" w:rsidRDefault="00601630" w:rsidP="000963A3">
            <w:pPr>
              <w:jc w:val="center"/>
              <w:rPr>
                <w:sz w:val="18"/>
                <w:szCs w:val="18"/>
              </w:rPr>
            </w:pPr>
            <w:r w:rsidRPr="00601630">
              <w:rPr>
                <w:sz w:val="18"/>
                <w:szCs w:val="18"/>
              </w:rPr>
              <w:t>636,1233 €</w:t>
            </w:r>
          </w:p>
        </w:tc>
        <w:tc>
          <w:tcPr>
            <w:tcW w:w="1276" w:type="dxa"/>
            <w:shd w:val="clear" w:color="auto" w:fill="FFFFFF" w:themeFill="background1"/>
            <w:vAlign w:val="center"/>
          </w:tcPr>
          <w:p w14:paraId="490A861E" w14:textId="774CEFED" w:rsidR="00601630" w:rsidRPr="00601630" w:rsidRDefault="00601630" w:rsidP="000963A3">
            <w:pPr>
              <w:jc w:val="center"/>
              <w:rPr>
                <w:sz w:val="18"/>
                <w:szCs w:val="18"/>
              </w:rPr>
            </w:pPr>
            <w:r w:rsidRPr="00601630">
              <w:rPr>
                <w:sz w:val="18"/>
                <w:szCs w:val="18"/>
              </w:rPr>
              <w:t>1.643,0628 €</w:t>
            </w:r>
          </w:p>
        </w:tc>
        <w:tc>
          <w:tcPr>
            <w:tcW w:w="1418" w:type="dxa"/>
            <w:shd w:val="clear" w:color="auto" w:fill="FFFFFF" w:themeFill="background1"/>
            <w:vAlign w:val="center"/>
          </w:tcPr>
          <w:p w14:paraId="0A2DDD6E" w14:textId="20B35B24" w:rsidR="00601630" w:rsidRPr="00601630" w:rsidRDefault="00601630" w:rsidP="000963A3">
            <w:pPr>
              <w:jc w:val="center"/>
              <w:rPr>
                <w:sz w:val="18"/>
                <w:szCs w:val="18"/>
              </w:rPr>
            </w:pPr>
          </w:p>
        </w:tc>
      </w:tr>
      <w:tr w:rsidR="00601630" w14:paraId="0086C7A9" w14:textId="77777777" w:rsidTr="0030454B">
        <w:trPr>
          <w:trHeight w:val="315"/>
          <w:jc w:val="center"/>
        </w:trPr>
        <w:tc>
          <w:tcPr>
            <w:tcW w:w="1838" w:type="dxa"/>
            <w:shd w:val="clear" w:color="auto" w:fill="FFFFFF" w:themeFill="background1"/>
            <w:vAlign w:val="center"/>
          </w:tcPr>
          <w:p w14:paraId="6FA37698" w14:textId="028555F4" w:rsidR="00601630" w:rsidRPr="003D471A" w:rsidRDefault="00601630" w:rsidP="00601630">
            <w:pPr>
              <w:jc w:val="left"/>
              <w:rPr>
                <w:sz w:val="18"/>
                <w:szCs w:val="18"/>
              </w:rPr>
            </w:pPr>
            <w:r w:rsidRPr="003D471A">
              <w:rPr>
                <w:rFonts w:ascii="Calibri" w:eastAsia="Calibri" w:hAnsi="Calibri" w:cs="Calibri"/>
                <w:color w:val="000000" w:themeColor="text1"/>
                <w:sz w:val="18"/>
                <w:szCs w:val="18"/>
              </w:rPr>
              <w:t>Gestión de proyecto</w:t>
            </w:r>
          </w:p>
        </w:tc>
        <w:tc>
          <w:tcPr>
            <w:tcW w:w="992" w:type="dxa"/>
            <w:shd w:val="clear" w:color="auto" w:fill="FFFFFF" w:themeFill="background1"/>
            <w:vAlign w:val="center"/>
          </w:tcPr>
          <w:p w14:paraId="38913467" w14:textId="76E34576" w:rsidR="00601630" w:rsidRPr="00601630" w:rsidRDefault="00601630" w:rsidP="000963A3">
            <w:pPr>
              <w:jc w:val="center"/>
              <w:rPr>
                <w:rFonts w:ascii="Calibri" w:eastAsia="Calibri" w:hAnsi="Calibri" w:cs="Calibri"/>
                <w:color w:val="000000" w:themeColor="text1"/>
                <w:sz w:val="18"/>
                <w:szCs w:val="18"/>
              </w:rPr>
            </w:pPr>
            <w:r w:rsidRPr="00601630">
              <w:rPr>
                <w:sz w:val="18"/>
                <w:szCs w:val="18"/>
              </w:rPr>
              <w:t>4.725,14 €</w:t>
            </w:r>
          </w:p>
        </w:tc>
        <w:tc>
          <w:tcPr>
            <w:tcW w:w="1134" w:type="dxa"/>
            <w:shd w:val="clear" w:color="auto" w:fill="FFFFFF" w:themeFill="background1"/>
            <w:vAlign w:val="center"/>
          </w:tcPr>
          <w:p w14:paraId="18EDD074" w14:textId="04DE4BEB" w:rsidR="00601630" w:rsidRPr="00601630" w:rsidRDefault="00601630" w:rsidP="000963A3">
            <w:pPr>
              <w:jc w:val="center"/>
              <w:rPr>
                <w:rFonts w:ascii="Calibri" w:eastAsia="Calibri" w:hAnsi="Calibri" w:cs="Calibri"/>
                <w:color w:val="000000" w:themeColor="text1"/>
                <w:sz w:val="18"/>
                <w:szCs w:val="18"/>
              </w:rPr>
            </w:pPr>
          </w:p>
        </w:tc>
        <w:tc>
          <w:tcPr>
            <w:tcW w:w="1140" w:type="dxa"/>
            <w:shd w:val="clear" w:color="auto" w:fill="FFFFFF" w:themeFill="background1"/>
            <w:vAlign w:val="center"/>
          </w:tcPr>
          <w:p w14:paraId="0D575927" w14:textId="1D35CAE2" w:rsidR="00601630" w:rsidRPr="00601630" w:rsidRDefault="00601630" w:rsidP="000963A3">
            <w:pPr>
              <w:jc w:val="center"/>
              <w:rPr>
                <w:rFonts w:ascii="Calibri" w:eastAsia="Calibri" w:hAnsi="Calibri" w:cs="Calibri"/>
                <w:color w:val="000000" w:themeColor="text1"/>
                <w:sz w:val="18"/>
                <w:szCs w:val="18"/>
              </w:rPr>
            </w:pPr>
            <w:r w:rsidRPr="00601630">
              <w:rPr>
                <w:sz w:val="18"/>
                <w:szCs w:val="18"/>
              </w:rPr>
              <w:t>63,1739%</w:t>
            </w:r>
          </w:p>
        </w:tc>
        <w:tc>
          <w:tcPr>
            <w:tcW w:w="1275" w:type="dxa"/>
            <w:shd w:val="clear" w:color="auto" w:fill="FFFFFF" w:themeFill="background1"/>
            <w:vAlign w:val="center"/>
          </w:tcPr>
          <w:p w14:paraId="6B318B6D" w14:textId="408F5F53" w:rsidR="00601630" w:rsidRPr="00601630" w:rsidRDefault="00601630" w:rsidP="000963A3">
            <w:pPr>
              <w:jc w:val="center"/>
              <w:rPr>
                <w:rFonts w:ascii="Calibri" w:eastAsia="Calibri" w:hAnsi="Calibri" w:cs="Calibri"/>
                <w:color w:val="000000" w:themeColor="text1"/>
                <w:sz w:val="18"/>
                <w:szCs w:val="18"/>
              </w:rPr>
            </w:pPr>
            <w:r w:rsidRPr="00601630">
              <w:rPr>
                <w:sz w:val="18"/>
                <w:szCs w:val="18"/>
              </w:rPr>
              <w:t>2.985,0579 €</w:t>
            </w:r>
          </w:p>
        </w:tc>
        <w:tc>
          <w:tcPr>
            <w:tcW w:w="1276" w:type="dxa"/>
            <w:shd w:val="clear" w:color="auto" w:fill="FFFFFF" w:themeFill="background1"/>
            <w:vAlign w:val="center"/>
          </w:tcPr>
          <w:p w14:paraId="3DC8C7F7" w14:textId="1F62D8A5" w:rsidR="00601630" w:rsidRPr="00601630" w:rsidRDefault="00601630" w:rsidP="000963A3">
            <w:pPr>
              <w:jc w:val="center"/>
              <w:rPr>
                <w:rFonts w:ascii="Calibri" w:eastAsia="Calibri" w:hAnsi="Calibri" w:cs="Calibri"/>
                <w:color w:val="000000" w:themeColor="text1"/>
                <w:sz w:val="18"/>
                <w:szCs w:val="18"/>
              </w:rPr>
            </w:pPr>
            <w:r w:rsidRPr="00601630">
              <w:rPr>
                <w:sz w:val="18"/>
                <w:szCs w:val="18"/>
              </w:rPr>
              <w:t>7.710,1991 €</w:t>
            </w:r>
          </w:p>
        </w:tc>
        <w:tc>
          <w:tcPr>
            <w:tcW w:w="1418" w:type="dxa"/>
            <w:shd w:val="clear" w:color="auto" w:fill="FFFFFF" w:themeFill="background1"/>
            <w:vAlign w:val="center"/>
          </w:tcPr>
          <w:p w14:paraId="702E353E" w14:textId="1281ABCD" w:rsidR="00601630" w:rsidRPr="00601630" w:rsidRDefault="00601630" w:rsidP="000963A3">
            <w:pPr>
              <w:jc w:val="center"/>
              <w:rPr>
                <w:sz w:val="18"/>
                <w:szCs w:val="18"/>
              </w:rPr>
            </w:pPr>
          </w:p>
        </w:tc>
      </w:tr>
      <w:tr w:rsidR="00601630" w14:paraId="565438F8" w14:textId="77777777" w:rsidTr="0030454B">
        <w:trPr>
          <w:trHeight w:val="315"/>
          <w:jc w:val="center"/>
        </w:trPr>
        <w:tc>
          <w:tcPr>
            <w:tcW w:w="1838" w:type="dxa"/>
            <w:shd w:val="clear" w:color="auto" w:fill="E7E6E6" w:themeFill="background2"/>
            <w:vAlign w:val="center"/>
          </w:tcPr>
          <w:p w14:paraId="1CDC17FE" w14:textId="4622682C" w:rsidR="00601630" w:rsidRPr="003D471A" w:rsidRDefault="00601630" w:rsidP="00601630">
            <w:pPr>
              <w:jc w:val="left"/>
              <w:rPr>
                <w:sz w:val="18"/>
                <w:szCs w:val="18"/>
              </w:rPr>
            </w:pPr>
            <w:r w:rsidRPr="003D471A">
              <w:rPr>
                <w:rFonts w:ascii="Calibri" w:eastAsia="Calibri" w:hAnsi="Calibri" w:cs="Calibri"/>
                <w:b/>
                <w:color w:val="000000" w:themeColor="text1"/>
                <w:sz w:val="18"/>
                <w:szCs w:val="18"/>
              </w:rPr>
              <w:t>Análisis de requisitos</w:t>
            </w:r>
          </w:p>
        </w:tc>
        <w:tc>
          <w:tcPr>
            <w:tcW w:w="992" w:type="dxa"/>
            <w:shd w:val="clear" w:color="auto" w:fill="E7E6E6" w:themeFill="background2"/>
            <w:vAlign w:val="center"/>
          </w:tcPr>
          <w:p w14:paraId="122D0213" w14:textId="658702CF" w:rsidR="00601630" w:rsidRPr="000963A3" w:rsidRDefault="00601630" w:rsidP="000963A3">
            <w:pPr>
              <w:jc w:val="center"/>
              <w:rPr>
                <w:b/>
                <w:bCs/>
                <w:sz w:val="18"/>
                <w:szCs w:val="18"/>
              </w:rPr>
            </w:pPr>
          </w:p>
        </w:tc>
        <w:tc>
          <w:tcPr>
            <w:tcW w:w="1134" w:type="dxa"/>
            <w:shd w:val="clear" w:color="auto" w:fill="E7E6E6" w:themeFill="background2"/>
            <w:vAlign w:val="center"/>
          </w:tcPr>
          <w:p w14:paraId="2628B28D" w14:textId="4F5284E0" w:rsidR="00601630" w:rsidRPr="000963A3" w:rsidRDefault="00601630" w:rsidP="000963A3">
            <w:pPr>
              <w:jc w:val="center"/>
              <w:rPr>
                <w:b/>
                <w:bCs/>
                <w:sz w:val="18"/>
                <w:szCs w:val="18"/>
              </w:rPr>
            </w:pPr>
            <w:r w:rsidRPr="000963A3">
              <w:rPr>
                <w:b/>
                <w:bCs/>
                <w:sz w:val="18"/>
                <w:szCs w:val="18"/>
              </w:rPr>
              <w:t>4.216,85 €</w:t>
            </w:r>
          </w:p>
        </w:tc>
        <w:tc>
          <w:tcPr>
            <w:tcW w:w="1140" w:type="dxa"/>
            <w:shd w:val="clear" w:color="auto" w:fill="E7E6E6" w:themeFill="background2"/>
            <w:vAlign w:val="center"/>
          </w:tcPr>
          <w:p w14:paraId="2553BA43" w14:textId="0D50FB52" w:rsidR="00601630" w:rsidRPr="000963A3" w:rsidRDefault="00601630" w:rsidP="000963A3">
            <w:pPr>
              <w:jc w:val="center"/>
              <w:rPr>
                <w:b/>
                <w:bCs/>
                <w:sz w:val="18"/>
                <w:szCs w:val="18"/>
              </w:rPr>
            </w:pPr>
            <w:r w:rsidRPr="000963A3">
              <w:rPr>
                <w:b/>
                <w:bCs/>
                <w:sz w:val="18"/>
                <w:szCs w:val="18"/>
              </w:rPr>
              <w:t>63,1739%</w:t>
            </w:r>
          </w:p>
        </w:tc>
        <w:tc>
          <w:tcPr>
            <w:tcW w:w="1275" w:type="dxa"/>
            <w:shd w:val="clear" w:color="auto" w:fill="E7E6E6" w:themeFill="background2"/>
            <w:vAlign w:val="center"/>
          </w:tcPr>
          <w:p w14:paraId="496BD961" w14:textId="2CAE1217" w:rsidR="00601630" w:rsidRPr="000963A3" w:rsidRDefault="00601630" w:rsidP="000963A3">
            <w:pPr>
              <w:jc w:val="center"/>
              <w:rPr>
                <w:b/>
                <w:bCs/>
                <w:sz w:val="18"/>
                <w:szCs w:val="18"/>
              </w:rPr>
            </w:pPr>
            <w:r w:rsidRPr="000963A3">
              <w:rPr>
                <w:b/>
                <w:bCs/>
                <w:sz w:val="18"/>
                <w:szCs w:val="18"/>
              </w:rPr>
              <w:t>2.663,9494 €</w:t>
            </w:r>
          </w:p>
        </w:tc>
        <w:tc>
          <w:tcPr>
            <w:tcW w:w="1276" w:type="dxa"/>
            <w:shd w:val="clear" w:color="auto" w:fill="E7E6E6" w:themeFill="background2"/>
            <w:vAlign w:val="center"/>
          </w:tcPr>
          <w:p w14:paraId="2E645E34" w14:textId="1C5623D0" w:rsidR="00601630" w:rsidRPr="000963A3" w:rsidRDefault="00601630" w:rsidP="000963A3">
            <w:pPr>
              <w:jc w:val="center"/>
              <w:rPr>
                <w:b/>
                <w:bCs/>
                <w:sz w:val="18"/>
                <w:szCs w:val="18"/>
              </w:rPr>
            </w:pPr>
          </w:p>
        </w:tc>
        <w:tc>
          <w:tcPr>
            <w:tcW w:w="1418" w:type="dxa"/>
            <w:shd w:val="clear" w:color="auto" w:fill="E7E6E6" w:themeFill="background2"/>
            <w:vAlign w:val="center"/>
          </w:tcPr>
          <w:p w14:paraId="51E085E4" w14:textId="6001DC0F" w:rsidR="00601630" w:rsidRPr="000963A3" w:rsidRDefault="00601630" w:rsidP="000963A3">
            <w:pPr>
              <w:jc w:val="center"/>
              <w:rPr>
                <w:b/>
                <w:bCs/>
                <w:sz w:val="18"/>
                <w:szCs w:val="18"/>
              </w:rPr>
            </w:pPr>
            <w:r w:rsidRPr="000963A3">
              <w:rPr>
                <w:b/>
                <w:bCs/>
                <w:sz w:val="18"/>
                <w:szCs w:val="18"/>
              </w:rPr>
              <w:t>6.880,7979 €</w:t>
            </w:r>
          </w:p>
        </w:tc>
      </w:tr>
      <w:tr w:rsidR="00601630" w14:paraId="1513CC88" w14:textId="77777777" w:rsidTr="0030454B">
        <w:trPr>
          <w:trHeight w:val="315"/>
          <w:jc w:val="center"/>
        </w:trPr>
        <w:tc>
          <w:tcPr>
            <w:tcW w:w="1838" w:type="dxa"/>
            <w:shd w:val="clear" w:color="auto" w:fill="E7E6E6" w:themeFill="background2"/>
            <w:vAlign w:val="center"/>
          </w:tcPr>
          <w:p w14:paraId="22197AD8" w14:textId="5DA62BA1" w:rsidR="00601630" w:rsidRPr="003D471A" w:rsidRDefault="00601630" w:rsidP="00601630">
            <w:pPr>
              <w:jc w:val="left"/>
              <w:rPr>
                <w:sz w:val="18"/>
                <w:szCs w:val="18"/>
              </w:rPr>
            </w:pPr>
            <w:r w:rsidRPr="003D471A">
              <w:rPr>
                <w:rFonts w:ascii="Calibri" w:eastAsia="Calibri" w:hAnsi="Calibri" w:cs="Calibri"/>
                <w:b/>
                <w:color w:val="000000" w:themeColor="text1"/>
                <w:sz w:val="18"/>
                <w:szCs w:val="18"/>
              </w:rPr>
              <w:t>Diseño y arquitectura</w:t>
            </w:r>
          </w:p>
        </w:tc>
        <w:tc>
          <w:tcPr>
            <w:tcW w:w="992" w:type="dxa"/>
            <w:shd w:val="clear" w:color="auto" w:fill="E7E6E6" w:themeFill="background2"/>
            <w:vAlign w:val="center"/>
          </w:tcPr>
          <w:p w14:paraId="008CBF1B" w14:textId="59B7810F" w:rsidR="00601630" w:rsidRPr="000963A3" w:rsidRDefault="00601630" w:rsidP="000963A3">
            <w:pPr>
              <w:jc w:val="center"/>
              <w:rPr>
                <w:b/>
                <w:bCs/>
                <w:sz w:val="18"/>
                <w:szCs w:val="18"/>
              </w:rPr>
            </w:pPr>
          </w:p>
        </w:tc>
        <w:tc>
          <w:tcPr>
            <w:tcW w:w="1134" w:type="dxa"/>
            <w:shd w:val="clear" w:color="auto" w:fill="E7E6E6" w:themeFill="background2"/>
            <w:vAlign w:val="center"/>
          </w:tcPr>
          <w:p w14:paraId="30DA488B" w14:textId="16CC0446" w:rsidR="00601630" w:rsidRPr="000963A3" w:rsidRDefault="00601630" w:rsidP="000963A3">
            <w:pPr>
              <w:jc w:val="center"/>
              <w:rPr>
                <w:b/>
                <w:bCs/>
                <w:sz w:val="18"/>
                <w:szCs w:val="18"/>
              </w:rPr>
            </w:pPr>
            <w:r w:rsidRPr="000963A3">
              <w:rPr>
                <w:b/>
                <w:bCs/>
                <w:sz w:val="18"/>
                <w:szCs w:val="18"/>
              </w:rPr>
              <w:t>4.446,52 €</w:t>
            </w:r>
          </w:p>
        </w:tc>
        <w:tc>
          <w:tcPr>
            <w:tcW w:w="1140" w:type="dxa"/>
            <w:shd w:val="clear" w:color="auto" w:fill="E7E6E6" w:themeFill="background2"/>
            <w:vAlign w:val="center"/>
          </w:tcPr>
          <w:p w14:paraId="12BC5822" w14:textId="69123995" w:rsidR="00601630" w:rsidRPr="000963A3" w:rsidRDefault="00601630" w:rsidP="000963A3">
            <w:pPr>
              <w:jc w:val="center"/>
              <w:rPr>
                <w:b/>
                <w:bCs/>
                <w:sz w:val="18"/>
                <w:szCs w:val="18"/>
              </w:rPr>
            </w:pPr>
            <w:r w:rsidRPr="000963A3">
              <w:rPr>
                <w:b/>
                <w:bCs/>
                <w:sz w:val="18"/>
                <w:szCs w:val="18"/>
              </w:rPr>
              <w:t>63,1739%</w:t>
            </w:r>
          </w:p>
        </w:tc>
        <w:tc>
          <w:tcPr>
            <w:tcW w:w="1275" w:type="dxa"/>
            <w:shd w:val="clear" w:color="auto" w:fill="E7E6E6" w:themeFill="background2"/>
            <w:vAlign w:val="center"/>
          </w:tcPr>
          <w:p w14:paraId="01387687" w14:textId="2EB6DFF8" w:rsidR="00601630" w:rsidRPr="000963A3" w:rsidRDefault="00601630" w:rsidP="000963A3">
            <w:pPr>
              <w:jc w:val="center"/>
              <w:rPr>
                <w:b/>
                <w:bCs/>
                <w:sz w:val="18"/>
                <w:szCs w:val="18"/>
              </w:rPr>
            </w:pPr>
            <w:r w:rsidRPr="000963A3">
              <w:rPr>
                <w:b/>
                <w:bCs/>
                <w:sz w:val="18"/>
                <w:szCs w:val="18"/>
              </w:rPr>
              <w:t>2.809,0440 €</w:t>
            </w:r>
          </w:p>
        </w:tc>
        <w:tc>
          <w:tcPr>
            <w:tcW w:w="1276" w:type="dxa"/>
            <w:shd w:val="clear" w:color="auto" w:fill="E7E6E6" w:themeFill="background2"/>
            <w:vAlign w:val="center"/>
          </w:tcPr>
          <w:p w14:paraId="551D659F" w14:textId="5215E4BC" w:rsidR="00601630" w:rsidRPr="000963A3" w:rsidRDefault="00601630" w:rsidP="000963A3">
            <w:pPr>
              <w:jc w:val="center"/>
              <w:rPr>
                <w:b/>
                <w:bCs/>
                <w:sz w:val="18"/>
                <w:szCs w:val="18"/>
              </w:rPr>
            </w:pPr>
          </w:p>
        </w:tc>
        <w:tc>
          <w:tcPr>
            <w:tcW w:w="1418" w:type="dxa"/>
            <w:shd w:val="clear" w:color="auto" w:fill="E7E6E6" w:themeFill="background2"/>
            <w:vAlign w:val="center"/>
          </w:tcPr>
          <w:p w14:paraId="796617DB" w14:textId="76067E88" w:rsidR="00601630" w:rsidRPr="000963A3" w:rsidRDefault="00601630" w:rsidP="000963A3">
            <w:pPr>
              <w:jc w:val="center"/>
              <w:rPr>
                <w:b/>
                <w:bCs/>
                <w:sz w:val="18"/>
                <w:szCs w:val="18"/>
              </w:rPr>
            </w:pPr>
            <w:r w:rsidRPr="000963A3">
              <w:rPr>
                <w:b/>
                <w:bCs/>
                <w:sz w:val="18"/>
                <w:szCs w:val="18"/>
              </w:rPr>
              <w:t>7.255,5672 €</w:t>
            </w:r>
          </w:p>
        </w:tc>
      </w:tr>
      <w:tr w:rsidR="00601630" w14:paraId="352311ED" w14:textId="77777777" w:rsidTr="0030454B">
        <w:trPr>
          <w:trHeight w:val="315"/>
          <w:jc w:val="center"/>
        </w:trPr>
        <w:tc>
          <w:tcPr>
            <w:tcW w:w="1838" w:type="dxa"/>
            <w:shd w:val="clear" w:color="auto" w:fill="E7E6E6" w:themeFill="background2"/>
            <w:vAlign w:val="center"/>
          </w:tcPr>
          <w:p w14:paraId="716D14CA" w14:textId="20908E64" w:rsidR="00601630" w:rsidRPr="003D471A" w:rsidRDefault="00601630" w:rsidP="00601630">
            <w:pPr>
              <w:jc w:val="left"/>
              <w:rPr>
                <w:sz w:val="18"/>
                <w:szCs w:val="18"/>
              </w:rPr>
            </w:pPr>
            <w:r w:rsidRPr="003D471A">
              <w:rPr>
                <w:rFonts w:ascii="Calibri" w:eastAsia="Calibri" w:hAnsi="Calibri" w:cs="Calibri"/>
                <w:b/>
                <w:color w:val="000000" w:themeColor="text1"/>
                <w:sz w:val="18"/>
                <w:szCs w:val="18"/>
              </w:rPr>
              <w:t>Construcción</w:t>
            </w:r>
          </w:p>
        </w:tc>
        <w:tc>
          <w:tcPr>
            <w:tcW w:w="992" w:type="dxa"/>
            <w:shd w:val="clear" w:color="auto" w:fill="E7E6E6" w:themeFill="background2"/>
            <w:vAlign w:val="center"/>
          </w:tcPr>
          <w:p w14:paraId="0C390282" w14:textId="49DFD200" w:rsidR="00601630" w:rsidRPr="000963A3" w:rsidRDefault="00601630" w:rsidP="000963A3">
            <w:pPr>
              <w:jc w:val="center"/>
              <w:rPr>
                <w:b/>
                <w:bCs/>
                <w:sz w:val="18"/>
                <w:szCs w:val="18"/>
              </w:rPr>
            </w:pPr>
          </w:p>
        </w:tc>
        <w:tc>
          <w:tcPr>
            <w:tcW w:w="1134" w:type="dxa"/>
            <w:shd w:val="clear" w:color="auto" w:fill="E7E6E6" w:themeFill="background2"/>
            <w:vAlign w:val="center"/>
          </w:tcPr>
          <w:p w14:paraId="0D4FA21F" w14:textId="641C8E28" w:rsidR="00601630" w:rsidRPr="000963A3" w:rsidRDefault="00601630" w:rsidP="000963A3">
            <w:pPr>
              <w:jc w:val="center"/>
              <w:rPr>
                <w:b/>
                <w:bCs/>
                <w:sz w:val="18"/>
                <w:szCs w:val="18"/>
              </w:rPr>
            </w:pPr>
            <w:r w:rsidRPr="000963A3">
              <w:rPr>
                <w:b/>
                <w:bCs/>
                <w:sz w:val="18"/>
                <w:szCs w:val="18"/>
              </w:rPr>
              <w:t>25.165,19 €</w:t>
            </w:r>
          </w:p>
        </w:tc>
        <w:tc>
          <w:tcPr>
            <w:tcW w:w="1140" w:type="dxa"/>
            <w:shd w:val="clear" w:color="auto" w:fill="E7E6E6" w:themeFill="background2"/>
            <w:vAlign w:val="center"/>
          </w:tcPr>
          <w:p w14:paraId="15B239A9" w14:textId="2AA2C98A" w:rsidR="00601630" w:rsidRPr="000963A3" w:rsidRDefault="00601630" w:rsidP="000963A3">
            <w:pPr>
              <w:jc w:val="center"/>
              <w:rPr>
                <w:b/>
                <w:bCs/>
                <w:sz w:val="18"/>
                <w:szCs w:val="18"/>
              </w:rPr>
            </w:pPr>
          </w:p>
        </w:tc>
        <w:tc>
          <w:tcPr>
            <w:tcW w:w="1275" w:type="dxa"/>
            <w:shd w:val="clear" w:color="auto" w:fill="E7E6E6" w:themeFill="background2"/>
            <w:vAlign w:val="center"/>
          </w:tcPr>
          <w:p w14:paraId="2B8B7725" w14:textId="7E8B478C" w:rsidR="00601630" w:rsidRPr="000963A3" w:rsidRDefault="00601630" w:rsidP="000963A3">
            <w:pPr>
              <w:jc w:val="center"/>
              <w:rPr>
                <w:b/>
                <w:bCs/>
                <w:sz w:val="18"/>
                <w:szCs w:val="18"/>
              </w:rPr>
            </w:pPr>
          </w:p>
        </w:tc>
        <w:tc>
          <w:tcPr>
            <w:tcW w:w="1276" w:type="dxa"/>
            <w:shd w:val="clear" w:color="auto" w:fill="E7E6E6" w:themeFill="background2"/>
            <w:vAlign w:val="center"/>
          </w:tcPr>
          <w:p w14:paraId="08D78CE4" w14:textId="309E5880" w:rsidR="00601630" w:rsidRPr="000963A3" w:rsidRDefault="00601630" w:rsidP="000963A3">
            <w:pPr>
              <w:jc w:val="center"/>
              <w:rPr>
                <w:b/>
                <w:bCs/>
                <w:sz w:val="18"/>
                <w:szCs w:val="18"/>
              </w:rPr>
            </w:pPr>
          </w:p>
        </w:tc>
        <w:tc>
          <w:tcPr>
            <w:tcW w:w="1418" w:type="dxa"/>
            <w:shd w:val="clear" w:color="auto" w:fill="E7E6E6" w:themeFill="background2"/>
            <w:vAlign w:val="center"/>
          </w:tcPr>
          <w:p w14:paraId="5536DDA7" w14:textId="611F2355" w:rsidR="00601630" w:rsidRPr="000963A3" w:rsidRDefault="00601630" w:rsidP="000963A3">
            <w:pPr>
              <w:jc w:val="center"/>
              <w:rPr>
                <w:b/>
                <w:bCs/>
                <w:sz w:val="18"/>
                <w:szCs w:val="18"/>
              </w:rPr>
            </w:pPr>
            <w:r w:rsidRPr="000963A3">
              <w:rPr>
                <w:b/>
                <w:bCs/>
                <w:sz w:val="18"/>
                <w:szCs w:val="18"/>
              </w:rPr>
              <w:t>41.063,0370 €</w:t>
            </w:r>
          </w:p>
        </w:tc>
      </w:tr>
      <w:tr w:rsidR="00601630" w14:paraId="022AAC45" w14:textId="77777777" w:rsidTr="0030454B">
        <w:trPr>
          <w:trHeight w:val="315"/>
          <w:jc w:val="center"/>
        </w:trPr>
        <w:tc>
          <w:tcPr>
            <w:tcW w:w="1838" w:type="dxa"/>
            <w:shd w:val="clear" w:color="auto" w:fill="FFFFFF" w:themeFill="background1"/>
            <w:vAlign w:val="center"/>
          </w:tcPr>
          <w:p w14:paraId="2C579C29" w14:textId="0686D206" w:rsidR="00601630" w:rsidRPr="003D471A" w:rsidRDefault="00601630" w:rsidP="00601630">
            <w:pPr>
              <w:jc w:val="left"/>
              <w:rPr>
                <w:sz w:val="18"/>
                <w:szCs w:val="18"/>
              </w:rPr>
            </w:pPr>
            <w:r w:rsidRPr="003D471A">
              <w:rPr>
                <w:rFonts w:ascii="Calibri" w:eastAsia="Calibri" w:hAnsi="Calibri" w:cs="Calibri"/>
                <w:color w:val="000000" w:themeColor="text1"/>
                <w:sz w:val="18"/>
                <w:szCs w:val="18"/>
              </w:rPr>
              <w:t>Integración con sistemas centrales</w:t>
            </w:r>
          </w:p>
        </w:tc>
        <w:tc>
          <w:tcPr>
            <w:tcW w:w="992" w:type="dxa"/>
            <w:shd w:val="clear" w:color="auto" w:fill="FFFFFF" w:themeFill="background1"/>
            <w:vAlign w:val="center"/>
          </w:tcPr>
          <w:p w14:paraId="03ACEE69" w14:textId="1F0C2EF6" w:rsidR="00601630" w:rsidRPr="00601630" w:rsidRDefault="00601630" w:rsidP="000963A3">
            <w:pPr>
              <w:jc w:val="center"/>
              <w:rPr>
                <w:sz w:val="18"/>
                <w:szCs w:val="18"/>
              </w:rPr>
            </w:pPr>
            <w:r w:rsidRPr="00601630">
              <w:rPr>
                <w:sz w:val="18"/>
                <w:szCs w:val="18"/>
              </w:rPr>
              <w:t>2.940,78 €</w:t>
            </w:r>
          </w:p>
        </w:tc>
        <w:tc>
          <w:tcPr>
            <w:tcW w:w="1134" w:type="dxa"/>
            <w:shd w:val="clear" w:color="auto" w:fill="FFFFFF" w:themeFill="background1"/>
            <w:vAlign w:val="center"/>
          </w:tcPr>
          <w:p w14:paraId="1DC53313" w14:textId="7AD84642" w:rsidR="00601630" w:rsidRPr="00601630" w:rsidRDefault="00601630" w:rsidP="000963A3">
            <w:pPr>
              <w:jc w:val="center"/>
              <w:rPr>
                <w:sz w:val="18"/>
                <w:szCs w:val="18"/>
              </w:rPr>
            </w:pPr>
          </w:p>
        </w:tc>
        <w:tc>
          <w:tcPr>
            <w:tcW w:w="1140" w:type="dxa"/>
            <w:shd w:val="clear" w:color="auto" w:fill="FFFFFF" w:themeFill="background1"/>
            <w:vAlign w:val="center"/>
          </w:tcPr>
          <w:p w14:paraId="13EEDB26" w14:textId="09E66032" w:rsidR="00601630" w:rsidRPr="00601630" w:rsidRDefault="00601630" w:rsidP="000963A3">
            <w:pPr>
              <w:jc w:val="center"/>
              <w:rPr>
                <w:sz w:val="18"/>
                <w:szCs w:val="18"/>
              </w:rPr>
            </w:pPr>
            <w:r w:rsidRPr="00601630">
              <w:rPr>
                <w:sz w:val="18"/>
                <w:szCs w:val="18"/>
              </w:rPr>
              <w:t>63,1739%</w:t>
            </w:r>
          </w:p>
        </w:tc>
        <w:tc>
          <w:tcPr>
            <w:tcW w:w="1275" w:type="dxa"/>
            <w:shd w:val="clear" w:color="auto" w:fill="FFFFFF" w:themeFill="background1"/>
            <w:vAlign w:val="center"/>
          </w:tcPr>
          <w:p w14:paraId="69969DAC" w14:textId="6D851B19" w:rsidR="00601630" w:rsidRPr="00601630" w:rsidRDefault="00601630" w:rsidP="000963A3">
            <w:pPr>
              <w:jc w:val="center"/>
              <w:rPr>
                <w:sz w:val="18"/>
                <w:szCs w:val="18"/>
              </w:rPr>
            </w:pPr>
            <w:r w:rsidRPr="00601630">
              <w:rPr>
                <w:sz w:val="18"/>
                <w:szCs w:val="18"/>
              </w:rPr>
              <w:t>1.857,8089 €</w:t>
            </w:r>
          </w:p>
        </w:tc>
        <w:tc>
          <w:tcPr>
            <w:tcW w:w="1276" w:type="dxa"/>
            <w:shd w:val="clear" w:color="auto" w:fill="FFFFFF" w:themeFill="background1"/>
            <w:vAlign w:val="center"/>
          </w:tcPr>
          <w:p w14:paraId="71D539B2" w14:textId="5296C819" w:rsidR="00601630" w:rsidRPr="00601630" w:rsidRDefault="00601630" w:rsidP="000963A3">
            <w:pPr>
              <w:jc w:val="center"/>
              <w:rPr>
                <w:sz w:val="18"/>
                <w:szCs w:val="18"/>
              </w:rPr>
            </w:pPr>
            <w:r w:rsidRPr="00601630">
              <w:rPr>
                <w:sz w:val="18"/>
                <w:szCs w:val="18"/>
              </w:rPr>
              <w:t>4.798,5925 €</w:t>
            </w:r>
          </w:p>
        </w:tc>
        <w:tc>
          <w:tcPr>
            <w:tcW w:w="1418" w:type="dxa"/>
            <w:shd w:val="clear" w:color="auto" w:fill="FFFFFF" w:themeFill="background1"/>
            <w:vAlign w:val="center"/>
          </w:tcPr>
          <w:p w14:paraId="15E34E93" w14:textId="01D4DAA0" w:rsidR="00601630" w:rsidRPr="00601630" w:rsidRDefault="00601630" w:rsidP="000963A3">
            <w:pPr>
              <w:jc w:val="center"/>
              <w:rPr>
                <w:sz w:val="18"/>
                <w:szCs w:val="18"/>
              </w:rPr>
            </w:pPr>
          </w:p>
        </w:tc>
      </w:tr>
      <w:tr w:rsidR="00601630" w14:paraId="76749D83" w14:textId="77777777" w:rsidTr="0030454B">
        <w:trPr>
          <w:trHeight w:val="315"/>
          <w:jc w:val="center"/>
        </w:trPr>
        <w:tc>
          <w:tcPr>
            <w:tcW w:w="1838" w:type="dxa"/>
            <w:shd w:val="clear" w:color="auto" w:fill="FFFFFF" w:themeFill="background1"/>
            <w:vAlign w:val="center"/>
          </w:tcPr>
          <w:p w14:paraId="0AA30964" w14:textId="380DAA97" w:rsidR="00601630" w:rsidRPr="003D471A" w:rsidRDefault="00601630" w:rsidP="00601630">
            <w:pPr>
              <w:jc w:val="left"/>
              <w:rPr>
                <w:sz w:val="18"/>
                <w:szCs w:val="18"/>
              </w:rPr>
            </w:pPr>
            <w:r w:rsidRPr="003D471A">
              <w:rPr>
                <w:rFonts w:ascii="Calibri" w:eastAsia="Calibri" w:hAnsi="Calibri" w:cs="Calibri"/>
                <w:color w:val="000000" w:themeColor="text1"/>
                <w:sz w:val="18"/>
                <w:szCs w:val="18"/>
              </w:rPr>
              <w:t>Sistema de mensajería</w:t>
            </w:r>
          </w:p>
        </w:tc>
        <w:tc>
          <w:tcPr>
            <w:tcW w:w="992" w:type="dxa"/>
            <w:shd w:val="clear" w:color="auto" w:fill="FFFFFF" w:themeFill="background1"/>
            <w:vAlign w:val="center"/>
          </w:tcPr>
          <w:p w14:paraId="7DF30C22" w14:textId="49FA8216" w:rsidR="00601630" w:rsidRPr="00601630" w:rsidRDefault="00601630" w:rsidP="000963A3">
            <w:pPr>
              <w:jc w:val="center"/>
              <w:rPr>
                <w:sz w:val="18"/>
                <w:szCs w:val="18"/>
              </w:rPr>
            </w:pPr>
            <w:r w:rsidRPr="00601630">
              <w:rPr>
                <w:sz w:val="18"/>
                <w:szCs w:val="18"/>
              </w:rPr>
              <w:t>4.219,74 €</w:t>
            </w:r>
          </w:p>
        </w:tc>
        <w:tc>
          <w:tcPr>
            <w:tcW w:w="1134" w:type="dxa"/>
            <w:shd w:val="clear" w:color="auto" w:fill="FFFFFF" w:themeFill="background1"/>
            <w:vAlign w:val="center"/>
          </w:tcPr>
          <w:p w14:paraId="204C0AEC" w14:textId="5A1255F6" w:rsidR="00601630" w:rsidRPr="00601630" w:rsidRDefault="00601630" w:rsidP="000963A3">
            <w:pPr>
              <w:jc w:val="center"/>
              <w:rPr>
                <w:sz w:val="18"/>
                <w:szCs w:val="18"/>
              </w:rPr>
            </w:pPr>
          </w:p>
        </w:tc>
        <w:tc>
          <w:tcPr>
            <w:tcW w:w="1140" w:type="dxa"/>
            <w:shd w:val="clear" w:color="auto" w:fill="FFFFFF" w:themeFill="background1"/>
            <w:vAlign w:val="center"/>
          </w:tcPr>
          <w:p w14:paraId="35BF22B7" w14:textId="5AC504F7" w:rsidR="00601630" w:rsidRPr="00601630" w:rsidRDefault="00601630" w:rsidP="000963A3">
            <w:pPr>
              <w:jc w:val="center"/>
              <w:rPr>
                <w:sz w:val="18"/>
                <w:szCs w:val="18"/>
              </w:rPr>
            </w:pPr>
            <w:r w:rsidRPr="00601630">
              <w:rPr>
                <w:sz w:val="18"/>
                <w:szCs w:val="18"/>
              </w:rPr>
              <w:t>63,1739%</w:t>
            </w:r>
          </w:p>
        </w:tc>
        <w:tc>
          <w:tcPr>
            <w:tcW w:w="1275" w:type="dxa"/>
            <w:shd w:val="clear" w:color="auto" w:fill="FFFFFF" w:themeFill="background1"/>
            <w:vAlign w:val="center"/>
          </w:tcPr>
          <w:p w14:paraId="2EC22299" w14:textId="18199B0F" w:rsidR="00601630" w:rsidRPr="00601630" w:rsidRDefault="00601630" w:rsidP="000963A3">
            <w:pPr>
              <w:jc w:val="center"/>
              <w:rPr>
                <w:sz w:val="18"/>
                <w:szCs w:val="18"/>
              </w:rPr>
            </w:pPr>
            <w:r w:rsidRPr="00601630">
              <w:rPr>
                <w:sz w:val="18"/>
                <w:szCs w:val="18"/>
              </w:rPr>
              <w:t>2.665,7763 €</w:t>
            </w:r>
          </w:p>
        </w:tc>
        <w:tc>
          <w:tcPr>
            <w:tcW w:w="1276" w:type="dxa"/>
            <w:shd w:val="clear" w:color="auto" w:fill="FFFFFF" w:themeFill="background1"/>
            <w:vAlign w:val="center"/>
          </w:tcPr>
          <w:p w14:paraId="3442FB03" w14:textId="20C62AC1" w:rsidR="00601630" w:rsidRPr="00601630" w:rsidRDefault="00601630" w:rsidP="000963A3">
            <w:pPr>
              <w:jc w:val="center"/>
              <w:rPr>
                <w:sz w:val="18"/>
                <w:szCs w:val="18"/>
              </w:rPr>
            </w:pPr>
            <w:r w:rsidRPr="00601630">
              <w:rPr>
                <w:sz w:val="18"/>
                <w:szCs w:val="18"/>
              </w:rPr>
              <w:t>6.885,5166 €</w:t>
            </w:r>
          </w:p>
        </w:tc>
        <w:tc>
          <w:tcPr>
            <w:tcW w:w="1418" w:type="dxa"/>
            <w:shd w:val="clear" w:color="auto" w:fill="FFFFFF" w:themeFill="background1"/>
            <w:vAlign w:val="center"/>
          </w:tcPr>
          <w:p w14:paraId="23F5DBB5" w14:textId="3F3D700E" w:rsidR="00601630" w:rsidRPr="00601630" w:rsidRDefault="00601630" w:rsidP="000963A3">
            <w:pPr>
              <w:jc w:val="center"/>
              <w:rPr>
                <w:sz w:val="18"/>
                <w:szCs w:val="18"/>
              </w:rPr>
            </w:pPr>
          </w:p>
        </w:tc>
      </w:tr>
      <w:tr w:rsidR="00601630" w14:paraId="16905FC6" w14:textId="77777777" w:rsidTr="0030454B">
        <w:trPr>
          <w:trHeight w:val="315"/>
          <w:jc w:val="center"/>
        </w:trPr>
        <w:tc>
          <w:tcPr>
            <w:tcW w:w="1838" w:type="dxa"/>
            <w:shd w:val="clear" w:color="auto" w:fill="FFFFFF" w:themeFill="background1"/>
            <w:vAlign w:val="center"/>
          </w:tcPr>
          <w:p w14:paraId="33C053FA" w14:textId="4B637DCE" w:rsidR="00601630" w:rsidRPr="003D471A" w:rsidRDefault="00601630" w:rsidP="00601630">
            <w:pPr>
              <w:jc w:val="left"/>
              <w:rPr>
                <w:sz w:val="18"/>
                <w:szCs w:val="18"/>
              </w:rPr>
            </w:pPr>
            <w:r w:rsidRPr="003D471A">
              <w:rPr>
                <w:rFonts w:ascii="Calibri" w:eastAsia="Calibri" w:hAnsi="Calibri" w:cs="Calibri"/>
                <w:color w:val="000000" w:themeColor="text1"/>
                <w:sz w:val="18"/>
                <w:szCs w:val="18"/>
              </w:rPr>
              <w:t>Gestión de usuarios</w:t>
            </w:r>
          </w:p>
        </w:tc>
        <w:tc>
          <w:tcPr>
            <w:tcW w:w="992" w:type="dxa"/>
            <w:shd w:val="clear" w:color="auto" w:fill="FFFFFF" w:themeFill="background1"/>
            <w:vAlign w:val="center"/>
          </w:tcPr>
          <w:p w14:paraId="717CE59F" w14:textId="075819CE" w:rsidR="00601630" w:rsidRPr="00601630" w:rsidRDefault="00601630" w:rsidP="000963A3">
            <w:pPr>
              <w:jc w:val="center"/>
              <w:rPr>
                <w:sz w:val="18"/>
                <w:szCs w:val="18"/>
              </w:rPr>
            </w:pPr>
            <w:r w:rsidRPr="00601630">
              <w:rPr>
                <w:sz w:val="18"/>
                <w:szCs w:val="18"/>
              </w:rPr>
              <w:t>4.899,01 €</w:t>
            </w:r>
          </w:p>
        </w:tc>
        <w:tc>
          <w:tcPr>
            <w:tcW w:w="1134" w:type="dxa"/>
            <w:shd w:val="clear" w:color="auto" w:fill="FFFFFF" w:themeFill="background1"/>
            <w:vAlign w:val="center"/>
          </w:tcPr>
          <w:p w14:paraId="1FBB7FD0" w14:textId="22D6795E" w:rsidR="00601630" w:rsidRPr="00601630" w:rsidRDefault="00601630" w:rsidP="000963A3">
            <w:pPr>
              <w:jc w:val="center"/>
              <w:rPr>
                <w:sz w:val="18"/>
                <w:szCs w:val="18"/>
              </w:rPr>
            </w:pPr>
          </w:p>
        </w:tc>
        <w:tc>
          <w:tcPr>
            <w:tcW w:w="1140" w:type="dxa"/>
            <w:shd w:val="clear" w:color="auto" w:fill="FFFFFF" w:themeFill="background1"/>
            <w:vAlign w:val="center"/>
          </w:tcPr>
          <w:p w14:paraId="13F5968F" w14:textId="66E8FD5A" w:rsidR="00601630" w:rsidRPr="00601630" w:rsidRDefault="00601630" w:rsidP="000963A3">
            <w:pPr>
              <w:jc w:val="center"/>
              <w:rPr>
                <w:sz w:val="18"/>
                <w:szCs w:val="18"/>
              </w:rPr>
            </w:pPr>
            <w:r w:rsidRPr="00601630">
              <w:rPr>
                <w:sz w:val="18"/>
                <w:szCs w:val="18"/>
              </w:rPr>
              <w:t>63,1739%</w:t>
            </w:r>
          </w:p>
        </w:tc>
        <w:tc>
          <w:tcPr>
            <w:tcW w:w="1275" w:type="dxa"/>
            <w:shd w:val="clear" w:color="auto" w:fill="FFFFFF" w:themeFill="background1"/>
            <w:vAlign w:val="center"/>
          </w:tcPr>
          <w:p w14:paraId="0BAEE4C7" w14:textId="74E83A7B" w:rsidR="00601630" w:rsidRPr="00601630" w:rsidRDefault="00601630" w:rsidP="000963A3">
            <w:pPr>
              <w:jc w:val="center"/>
              <w:rPr>
                <w:sz w:val="18"/>
                <w:szCs w:val="18"/>
              </w:rPr>
            </w:pPr>
            <w:r w:rsidRPr="00601630">
              <w:rPr>
                <w:sz w:val="18"/>
                <w:szCs w:val="18"/>
              </w:rPr>
              <w:t>3.094,8980 €</w:t>
            </w:r>
          </w:p>
        </w:tc>
        <w:tc>
          <w:tcPr>
            <w:tcW w:w="1276" w:type="dxa"/>
            <w:shd w:val="clear" w:color="auto" w:fill="FFFFFF" w:themeFill="background1"/>
            <w:vAlign w:val="center"/>
          </w:tcPr>
          <w:p w14:paraId="611016C6" w14:textId="244048C4" w:rsidR="00601630" w:rsidRPr="00601630" w:rsidRDefault="00601630" w:rsidP="000963A3">
            <w:pPr>
              <w:jc w:val="center"/>
              <w:rPr>
                <w:sz w:val="18"/>
                <w:szCs w:val="18"/>
              </w:rPr>
            </w:pPr>
            <w:r w:rsidRPr="00601630">
              <w:rPr>
                <w:sz w:val="18"/>
                <w:szCs w:val="18"/>
              </w:rPr>
              <w:t>7.993,9085 €</w:t>
            </w:r>
          </w:p>
        </w:tc>
        <w:tc>
          <w:tcPr>
            <w:tcW w:w="1418" w:type="dxa"/>
            <w:shd w:val="clear" w:color="auto" w:fill="FFFFFF" w:themeFill="background1"/>
            <w:vAlign w:val="center"/>
          </w:tcPr>
          <w:p w14:paraId="53713FBD" w14:textId="23DF883A" w:rsidR="00601630" w:rsidRPr="00601630" w:rsidRDefault="00601630" w:rsidP="000963A3">
            <w:pPr>
              <w:jc w:val="center"/>
              <w:rPr>
                <w:sz w:val="18"/>
                <w:szCs w:val="18"/>
              </w:rPr>
            </w:pPr>
          </w:p>
        </w:tc>
      </w:tr>
      <w:tr w:rsidR="00601630" w14:paraId="5C50FA79" w14:textId="77777777" w:rsidTr="0030454B">
        <w:trPr>
          <w:trHeight w:val="315"/>
          <w:jc w:val="center"/>
        </w:trPr>
        <w:tc>
          <w:tcPr>
            <w:tcW w:w="1838" w:type="dxa"/>
            <w:shd w:val="clear" w:color="auto" w:fill="FFFFFF" w:themeFill="background1"/>
            <w:vAlign w:val="center"/>
          </w:tcPr>
          <w:p w14:paraId="5D789C84" w14:textId="0D894702" w:rsidR="00601630" w:rsidRPr="003D471A" w:rsidRDefault="00601630" w:rsidP="00601630">
            <w:pPr>
              <w:jc w:val="left"/>
              <w:rPr>
                <w:sz w:val="18"/>
                <w:szCs w:val="18"/>
              </w:rPr>
            </w:pPr>
            <w:r w:rsidRPr="003D471A">
              <w:rPr>
                <w:rFonts w:ascii="Calibri" w:eastAsia="Calibri" w:hAnsi="Calibri" w:cs="Calibri"/>
                <w:color w:val="000000" w:themeColor="text1"/>
                <w:sz w:val="18"/>
                <w:szCs w:val="18"/>
              </w:rPr>
              <w:t>Sistema de geoposicionamiento</w:t>
            </w:r>
          </w:p>
        </w:tc>
        <w:tc>
          <w:tcPr>
            <w:tcW w:w="992" w:type="dxa"/>
            <w:shd w:val="clear" w:color="auto" w:fill="FFFFFF" w:themeFill="background1"/>
            <w:vAlign w:val="center"/>
          </w:tcPr>
          <w:p w14:paraId="2642C88E" w14:textId="5BB91703" w:rsidR="00601630" w:rsidRPr="00601630" w:rsidRDefault="00601630" w:rsidP="000963A3">
            <w:pPr>
              <w:jc w:val="center"/>
              <w:rPr>
                <w:sz w:val="18"/>
                <w:szCs w:val="18"/>
              </w:rPr>
            </w:pPr>
            <w:r w:rsidRPr="00601630">
              <w:rPr>
                <w:sz w:val="18"/>
                <w:szCs w:val="18"/>
              </w:rPr>
              <w:t>3.386,02 €</w:t>
            </w:r>
          </w:p>
        </w:tc>
        <w:tc>
          <w:tcPr>
            <w:tcW w:w="1134" w:type="dxa"/>
            <w:shd w:val="clear" w:color="auto" w:fill="FFFFFF" w:themeFill="background1"/>
            <w:vAlign w:val="center"/>
          </w:tcPr>
          <w:p w14:paraId="57F96EA6" w14:textId="504C5B78" w:rsidR="00601630" w:rsidRPr="00601630" w:rsidRDefault="00601630" w:rsidP="000963A3">
            <w:pPr>
              <w:jc w:val="center"/>
              <w:rPr>
                <w:sz w:val="18"/>
                <w:szCs w:val="18"/>
              </w:rPr>
            </w:pPr>
          </w:p>
        </w:tc>
        <w:tc>
          <w:tcPr>
            <w:tcW w:w="1140" w:type="dxa"/>
            <w:shd w:val="clear" w:color="auto" w:fill="FFFFFF" w:themeFill="background1"/>
            <w:vAlign w:val="center"/>
          </w:tcPr>
          <w:p w14:paraId="564DC0F9" w14:textId="3C2800CC" w:rsidR="00601630" w:rsidRPr="00601630" w:rsidRDefault="00601630" w:rsidP="000963A3">
            <w:pPr>
              <w:jc w:val="center"/>
              <w:rPr>
                <w:sz w:val="18"/>
                <w:szCs w:val="18"/>
              </w:rPr>
            </w:pPr>
            <w:r w:rsidRPr="00601630">
              <w:rPr>
                <w:sz w:val="18"/>
                <w:szCs w:val="18"/>
              </w:rPr>
              <w:t>63,1739%</w:t>
            </w:r>
          </w:p>
        </w:tc>
        <w:tc>
          <w:tcPr>
            <w:tcW w:w="1275" w:type="dxa"/>
            <w:shd w:val="clear" w:color="auto" w:fill="FFFFFF" w:themeFill="background1"/>
            <w:vAlign w:val="center"/>
          </w:tcPr>
          <w:p w14:paraId="5992B0F3" w14:textId="2DABCD30" w:rsidR="00601630" w:rsidRPr="00601630" w:rsidRDefault="00601630" w:rsidP="000963A3">
            <w:pPr>
              <w:jc w:val="center"/>
              <w:rPr>
                <w:sz w:val="18"/>
                <w:szCs w:val="18"/>
              </w:rPr>
            </w:pPr>
            <w:r w:rsidRPr="00601630">
              <w:rPr>
                <w:sz w:val="18"/>
                <w:szCs w:val="18"/>
              </w:rPr>
              <w:t>2.139,0828 €</w:t>
            </w:r>
          </w:p>
        </w:tc>
        <w:tc>
          <w:tcPr>
            <w:tcW w:w="1276" w:type="dxa"/>
            <w:shd w:val="clear" w:color="auto" w:fill="FFFFFF" w:themeFill="background1"/>
            <w:vAlign w:val="center"/>
          </w:tcPr>
          <w:p w14:paraId="346C9BBC" w14:textId="0B4502C2" w:rsidR="00601630" w:rsidRPr="00601630" w:rsidRDefault="00601630" w:rsidP="000963A3">
            <w:pPr>
              <w:jc w:val="center"/>
              <w:rPr>
                <w:sz w:val="18"/>
                <w:szCs w:val="18"/>
              </w:rPr>
            </w:pPr>
            <w:r w:rsidRPr="00601630">
              <w:rPr>
                <w:sz w:val="18"/>
                <w:szCs w:val="18"/>
              </w:rPr>
              <w:t>5.525,1036 €</w:t>
            </w:r>
          </w:p>
        </w:tc>
        <w:tc>
          <w:tcPr>
            <w:tcW w:w="1418" w:type="dxa"/>
            <w:shd w:val="clear" w:color="auto" w:fill="FFFFFF" w:themeFill="background1"/>
            <w:vAlign w:val="center"/>
          </w:tcPr>
          <w:p w14:paraId="61DA981F" w14:textId="18D1F378" w:rsidR="00601630" w:rsidRPr="00601630" w:rsidRDefault="00601630" w:rsidP="000963A3">
            <w:pPr>
              <w:jc w:val="center"/>
              <w:rPr>
                <w:sz w:val="18"/>
                <w:szCs w:val="18"/>
              </w:rPr>
            </w:pPr>
          </w:p>
        </w:tc>
      </w:tr>
      <w:tr w:rsidR="00601630" w14:paraId="40969115" w14:textId="77777777" w:rsidTr="0030454B">
        <w:trPr>
          <w:trHeight w:val="315"/>
          <w:jc w:val="center"/>
        </w:trPr>
        <w:tc>
          <w:tcPr>
            <w:tcW w:w="1838" w:type="dxa"/>
            <w:shd w:val="clear" w:color="auto" w:fill="FFFFFF" w:themeFill="background1"/>
            <w:vAlign w:val="center"/>
          </w:tcPr>
          <w:p w14:paraId="07962457" w14:textId="51702AD2" w:rsidR="00601630" w:rsidRPr="003D471A" w:rsidRDefault="00601630" w:rsidP="00601630">
            <w:pPr>
              <w:jc w:val="left"/>
              <w:rPr>
                <w:sz w:val="18"/>
                <w:szCs w:val="18"/>
              </w:rPr>
            </w:pPr>
            <w:r w:rsidRPr="003D471A">
              <w:rPr>
                <w:rFonts w:ascii="Calibri" w:eastAsia="Calibri" w:hAnsi="Calibri" w:cs="Calibri"/>
                <w:color w:val="000000" w:themeColor="text1"/>
                <w:sz w:val="18"/>
                <w:szCs w:val="18"/>
              </w:rPr>
              <w:t>Aplicaciones de usuario app de avisos y mensajería</w:t>
            </w:r>
          </w:p>
        </w:tc>
        <w:tc>
          <w:tcPr>
            <w:tcW w:w="992" w:type="dxa"/>
            <w:shd w:val="clear" w:color="auto" w:fill="FFFFFF" w:themeFill="background1"/>
            <w:vAlign w:val="center"/>
          </w:tcPr>
          <w:p w14:paraId="7954C387" w14:textId="79947F28" w:rsidR="00601630" w:rsidRPr="00601630" w:rsidRDefault="00601630" w:rsidP="000963A3">
            <w:pPr>
              <w:jc w:val="center"/>
              <w:rPr>
                <w:sz w:val="18"/>
                <w:szCs w:val="18"/>
              </w:rPr>
            </w:pPr>
            <w:r w:rsidRPr="00601630">
              <w:rPr>
                <w:sz w:val="18"/>
                <w:szCs w:val="18"/>
              </w:rPr>
              <w:t>3.258,79 €</w:t>
            </w:r>
          </w:p>
        </w:tc>
        <w:tc>
          <w:tcPr>
            <w:tcW w:w="1134" w:type="dxa"/>
            <w:shd w:val="clear" w:color="auto" w:fill="FFFFFF" w:themeFill="background1"/>
            <w:vAlign w:val="center"/>
          </w:tcPr>
          <w:p w14:paraId="0507CB8C" w14:textId="01F63AA9" w:rsidR="00601630" w:rsidRPr="00601630" w:rsidRDefault="00601630" w:rsidP="000963A3">
            <w:pPr>
              <w:jc w:val="center"/>
              <w:rPr>
                <w:sz w:val="18"/>
                <w:szCs w:val="18"/>
              </w:rPr>
            </w:pPr>
          </w:p>
        </w:tc>
        <w:tc>
          <w:tcPr>
            <w:tcW w:w="1140" w:type="dxa"/>
            <w:shd w:val="clear" w:color="auto" w:fill="FFFFFF" w:themeFill="background1"/>
            <w:vAlign w:val="center"/>
          </w:tcPr>
          <w:p w14:paraId="2B6FF307" w14:textId="1CD8A721" w:rsidR="00601630" w:rsidRPr="00601630" w:rsidRDefault="00601630" w:rsidP="000963A3">
            <w:pPr>
              <w:jc w:val="center"/>
              <w:rPr>
                <w:sz w:val="18"/>
                <w:szCs w:val="18"/>
              </w:rPr>
            </w:pPr>
            <w:r w:rsidRPr="00601630">
              <w:rPr>
                <w:sz w:val="18"/>
                <w:szCs w:val="18"/>
              </w:rPr>
              <w:t>63,1739%</w:t>
            </w:r>
          </w:p>
        </w:tc>
        <w:tc>
          <w:tcPr>
            <w:tcW w:w="1275" w:type="dxa"/>
            <w:shd w:val="clear" w:color="auto" w:fill="FFFFFF" w:themeFill="background1"/>
            <w:vAlign w:val="center"/>
          </w:tcPr>
          <w:p w14:paraId="2AF5A07F" w14:textId="45066D64" w:rsidR="00601630" w:rsidRPr="00601630" w:rsidRDefault="00601630" w:rsidP="000963A3">
            <w:pPr>
              <w:jc w:val="center"/>
              <w:rPr>
                <w:sz w:val="18"/>
                <w:szCs w:val="18"/>
              </w:rPr>
            </w:pPr>
            <w:r w:rsidRPr="00601630">
              <w:rPr>
                <w:sz w:val="18"/>
                <w:szCs w:val="18"/>
              </w:rPr>
              <w:t>2.058,7062 €</w:t>
            </w:r>
          </w:p>
        </w:tc>
        <w:tc>
          <w:tcPr>
            <w:tcW w:w="1276" w:type="dxa"/>
            <w:shd w:val="clear" w:color="auto" w:fill="FFFFFF" w:themeFill="background1"/>
            <w:vAlign w:val="center"/>
          </w:tcPr>
          <w:p w14:paraId="65E8FEB9" w14:textId="56A15703" w:rsidR="00601630" w:rsidRPr="00601630" w:rsidRDefault="00601630" w:rsidP="000963A3">
            <w:pPr>
              <w:jc w:val="center"/>
              <w:rPr>
                <w:sz w:val="18"/>
                <w:szCs w:val="18"/>
              </w:rPr>
            </w:pPr>
            <w:r w:rsidRPr="00601630">
              <w:rPr>
                <w:sz w:val="18"/>
                <w:szCs w:val="18"/>
              </w:rPr>
              <w:t>5.317,4964 €</w:t>
            </w:r>
          </w:p>
        </w:tc>
        <w:tc>
          <w:tcPr>
            <w:tcW w:w="1418" w:type="dxa"/>
            <w:shd w:val="clear" w:color="auto" w:fill="FFFFFF" w:themeFill="background1"/>
            <w:vAlign w:val="center"/>
          </w:tcPr>
          <w:p w14:paraId="5A2FF7ED" w14:textId="568A7899" w:rsidR="00601630" w:rsidRPr="00601630" w:rsidRDefault="00601630" w:rsidP="000963A3">
            <w:pPr>
              <w:jc w:val="center"/>
              <w:rPr>
                <w:sz w:val="18"/>
                <w:szCs w:val="18"/>
              </w:rPr>
            </w:pPr>
          </w:p>
        </w:tc>
      </w:tr>
      <w:tr w:rsidR="00601630" w14:paraId="13E9A91F" w14:textId="77777777" w:rsidTr="0030454B">
        <w:trPr>
          <w:trHeight w:val="315"/>
          <w:jc w:val="center"/>
        </w:trPr>
        <w:tc>
          <w:tcPr>
            <w:tcW w:w="1838" w:type="dxa"/>
            <w:shd w:val="clear" w:color="auto" w:fill="FFFFFF" w:themeFill="background1"/>
            <w:vAlign w:val="center"/>
          </w:tcPr>
          <w:p w14:paraId="0EA1C70B" w14:textId="676EADD9" w:rsidR="00601630" w:rsidRPr="003D471A" w:rsidRDefault="00601630" w:rsidP="00601630">
            <w:pPr>
              <w:jc w:val="left"/>
              <w:rPr>
                <w:sz w:val="18"/>
                <w:szCs w:val="18"/>
              </w:rPr>
            </w:pPr>
            <w:r w:rsidRPr="003D471A">
              <w:rPr>
                <w:rFonts w:ascii="Calibri" w:eastAsia="Calibri" w:hAnsi="Calibri" w:cs="Calibri"/>
                <w:color w:val="000000" w:themeColor="text1"/>
                <w:sz w:val="18"/>
                <w:szCs w:val="18"/>
              </w:rPr>
              <w:t>Dashboard de seguimiento</w:t>
            </w:r>
          </w:p>
        </w:tc>
        <w:tc>
          <w:tcPr>
            <w:tcW w:w="992" w:type="dxa"/>
            <w:shd w:val="clear" w:color="auto" w:fill="FFFFFF" w:themeFill="background1"/>
            <w:vAlign w:val="center"/>
          </w:tcPr>
          <w:p w14:paraId="5D995AB3" w14:textId="7429BC23" w:rsidR="00601630" w:rsidRPr="00601630" w:rsidRDefault="00601630" w:rsidP="000963A3">
            <w:pPr>
              <w:jc w:val="center"/>
              <w:rPr>
                <w:sz w:val="18"/>
                <w:szCs w:val="18"/>
              </w:rPr>
            </w:pPr>
            <w:r w:rsidRPr="00601630">
              <w:rPr>
                <w:sz w:val="18"/>
                <w:szCs w:val="18"/>
              </w:rPr>
              <w:t>2.779,77 €</w:t>
            </w:r>
          </w:p>
        </w:tc>
        <w:tc>
          <w:tcPr>
            <w:tcW w:w="1134" w:type="dxa"/>
            <w:shd w:val="clear" w:color="auto" w:fill="FFFFFF" w:themeFill="background1"/>
            <w:vAlign w:val="center"/>
          </w:tcPr>
          <w:p w14:paraId="4DE3776F" w14:textId="06921C3F" w:rsidR="00601630" w:rsidRPr="00601630" w:rsidRDefault="00601630" w:rsidP="000963A3">
            <w:pPr>
              <w:jc w:val="center"/>
              <w:rPr>
                <w:sz w:val="18"/>
                <w:szCs w:val="18"/>
              </w:rPr>
            </w:pPr>
          </w:p>
        </w:tc>
        <w:tc>
          <w:tcPr>
            <w:tcW w:w="1140" w:type="dxa"/>
            <w:shd w:val="clear" w:color="auto" w:fill="FFFFFF" w:themeFill="background1"/>
            <w:vAlign w:val="center"/>
          </w:tcPr>
          <w:p w14:paraId="68D9AF15" w14:textId="6DC354A2" w:rsidR="00601630" w:rsidRPr="00601630" w:rsidRDefault="00601630" w:rsidP="000963A3">
            <w:pPr>
              <w:jc w:val="center"/>
              <w:rPr>
                <w:sz w:val="18"/>
                <w:szCs w:val="18"/>
              </w:rPr>
            </w:pPr>
            <w:r w:rsidRPr="00601630">
              <w:rPr>
                <w:sz w:val="18"/>
                <w:szCs w:val="18"/>
              </w:rPr>
              <w:t>63,1739%</w:t>
            </w:r>
          </w:p>
        </w:tc>
        <w:tc>
          <w:tcPr>
            <w:tcW w:w="1275" w:type="dxa"/>
            <w:shd w:val="clear" w:color="auto" w:fill="FFFFFF" w:themeFill="background1"/>
            <w:vAlign w:val="center"/>
          </w:tcPr>
          <w:p w14:paraId="5431CA7F" w14:textId="0AE18D8F" w:rsidR="00601630" w:rsidRPr="00601630" w:rsidRDefault="00601630" w:rsidP="000963A3">
            <w:pPr>
              <w:jc w:val="center"/>
              <w:rPr>
                <w:sz w:val="18"/>
                <w:szCs w:val="18"/>
              </w:rPr>
            </w:pPr>
            <w:r w:rsidRPr="00601630">
              <w:rPr>
                <w:sz w:val="18"/>
                <w:szCs w:val="18"/>
              </w:rPr>
              <w:t>1.756,0879 €</w:t>
            </w:r>
          </w:p>
        </w:tc>
        <w:tc>
          <w:tcPr>
            <w:tcW w:w="1276" w:type="dxa"/>
            <w:shd w:val="clear" w:color="auto" w:fill="FFFFFF" w:themeFill="background1"/>
            <w:vAlign w:val="center"/>
          </w:tcPr>
          <w:p w14:paraId="6359DFE4" w14:textId="4BED0A02" w:rsidR="00601630" w:rsidRPr="00601630" w:rsidRDefault="00601630" w:rsidP="000963A3">
            <w:pPr>
              <w:jc w:val="center"/>
              <w:rPr>
                <w:sz w:val="18"/>
                <w:szCs w:val="18"/>
              </w:rPr>
            </w:pPr>
            <w:r w:rsidRPr="00601630">
              <w:rPr>
                <w:sz w:val="18"/>
                <w:szCs w:val="18"/>
              </w:rPr>
              <w:t>4.535,8542 €</w:t>
            </w:r>
          </w:p>
        </w:tc>
        <w:tc>
          <w:tcPr>
            <w:tcW w:w="1418" w:type="dxa"/>
            <w:shd w:val="clear" w:color="auto" w:fill="FFFFFF" w:themeFill="background1"/>
            <w:vAlign w:val="center"/>
          </w:tcPr>
          <w:p w14:paraId="4D4BDB61" w14:textId="5DF1B023" w:rsidR="00601630" w:rsidRPr="00601630" w:rsidRDefault="00601630" w:rsidP="000963A3">
            <w:pPr>
              <w:jc w:val="center"/>
              <w:rPr>
                <w:sz w:val="18"/>
                <w:szCs w:val="18"/>
              </w:rPr>
            </w:pPr>
          </w:p>
        </w:tc>
      </w:tr>
      <w:tr w:rsidR="00601630" w14:paraId="45BB752D" w14:textId="77777777" w:rsidTr="0030454B">
        <w:trPr>
          <w:trHeight w:val="315"/>
          <w:jc w:val="center"/>
        </w:trPr>
        <w:tc>
          <w:tcPr>
            <w:tcW w:w="1838" w:type="dxa"/>
            <w:shd w:val="clear" w:color="auto" w:fill="FFFFFF" w:themeFill="background1"/>
            <w:vAlign w:val="center"/>
          </w:tcPr>
          <w:p w14:paraId="33BAB748" w14:textId="0219EDFB" w:rsidR="00601630" w:rsidRPr="003D471A" w:rsidRDefault="00601630" w:rsidP="00601630">
            <w:pPr>
              <w:jc w:val="left"/>
              <w:rPr>
                <w:sz w:val="18"/>
                <w:szCs w:val="18"/>
              </w:rPr>
            </w:pPr>
            <w:r w:rsidRPr="003D471A">
              <w:rPr>
                <w:rFonts w:ascii="Calibri" w:eastAsia="Calibri" w:hAnsi="Calibri" w:cs="Calibri"/>
                <w:color w:val="000000" w:themeColor="text1"/>
                <w:sz w:val="18"/>
                <w:szCs w:val="18"/>
              </w:rPr>
              <w:t>Aplicaciones de usuario para la gestión de emergencias</w:t>
            </w:r>
          </w:p>
        </w:tc>
        <w:tc>
          <w:tcPr>
            <w:tcW w:w="992" w:type="dxa"/>
            <w:shd w:val="clear" w:color="auto" w:fill="FFFFFF" w:themeFill="background1"/>
            <w:vAlign w:val="center"/>
          </w:tcPr>
          <w:p w14:paraId="3CFCDA64" w14:textId="77D81FA7" w:rsidR="00601630" w:rsidRPr="00601630" w:rsidRDefault="00601630" w:rsidP="000963A3">
            <w:pPr>
              <w:jc w:val="center"/>
              <w:rPr>
                <w:sz w:val="18"/>
                <w:szCs w:val="18"/>
              </w:rPr>
            </w:pPr>
            <w:r w:rsidRPr="00601630">
              <w:rPr>
                <w:sz w:val="18"/>
                <w:szCs w:val="18"/>
              </w:rPr>
              <w:t>3.681,08 €</w:t>
            </w:r>
          </w:p>
        </w:tc>
        <w:tc>
          <w:tcPr>
            <w:tcW w:w="1134" w:type="dxa"/>
            <w:shd w:val="clear" w:color="auto" w:fill="FFFFFF" w:themeFill="background1"/>
            <w:vAlign w:val="center"/>
          </w:tcPr>
          <w:p w14:paraId="2DDDF6B8" w14:textId="04402DF8" w:rsidR="00601630" w:rsidRPr="00601630" w:rsidRDefault="00601630" w:rsidP="000963A3">
            <w:pPr>
              <w:jc w:val="center"/>
              <w:rPr>
                <w:sz w:val="18"/>
                <w:szCs w:val="18"/>
              </w:rPr>
            </w:pPr>
          </w:p>
        </w:tc>
        <w:tc>
          <w:tcPr>
            <w:tcW w:w="1140" w:type="dxa"/>
            <w:shd w:val="clear" w:color="auto" w:fill="FFFFFF" w:themeFill="background1"/>
            <w:vAlign w:val="center"/>
          </w:tcPr>
          <w:p w14:paraId="4B241CDB" w14:textId="64508EF3" w:rsidR="00601630" w:rsidRPr="00601630" w:rsidRDefault="00601630" w:rsidP="000963A3">
            <w:pPr>
              <w:jc w:val="center"/>
              <w:rPr>
                <w:sz w:val="18"/>
                <w:szCs w:val="18"/>
              </w:rPr>
            </w:pPr>
            <w:r w:rsidRPr="00601630">
              <w:rPr>
                <w:sz w:val="18"/>
                <w:szCs w:val="18"/>
              </w:rPr>
              <w:t>63,1739%</w:t>
            </w:r>
          </w:p>
        </w:tc>
        <w:tc>
          <w:tcPr>
            <w:tcW w:w="1275" w:type="dxa"/>
            <w:shd w:val="clear" w:color="auto" w:fill="FFFFFF" w:themeFill="background1"/>
            <w:vAlign w:val="center"/>
          </w:tcPr>
          <w:p w14:paraId="7334FF48" w14:textId="7ADF5A29" w:rsidR="00601630" w:rsidRPr="00601630" w:rsidRDefault="00601630" w:rsidP="000963A3">
            <w:pPr>
              <w:jc w:val="center"/>
              <w:rPr>
                <w:sz w:val="18"/>
                <w:szCs w:val="18"/>
              </w:rPr>
            </w:pPr>
            <w:r w:rsidRPr="00601630">
              <w:rPr>
                <w:sz w:val="18"/>
                <w:szCs w:val="18"/>
              </w:rPr>
              <w:t>2.325,4840 €</w:t>
            </w:r>
          </w:p>
        </w:tc>
        <w:tc>
          <w:tcPr>
            <w:tcW w:w="1276" w:type="dxa"/>
            <w:shd w:val="clear" w:color="auto" w:fill="FFFFFF" w:themeFill="background1"/>
            <w:vAlign w:val="center"/>
          </w:tcPr>
          <w:p w14:paraId="6827474A" w14:textId="4D5B56E8" w:rsidR="00601630" w:rsidRPr="00601630" w:rsidRDefault="00601630" w:rsidP="000963A3">
            <w:pPr>
              <w:jc w:val="center"/>
              <w:rPr>
                <w:sz w:val="18"/>
                <w:szCs w:val="18"/>
              </w:rPr>
            </w:pPr>
            <w:r w:rsidRPr="00601630">
              <w:rPr>
                <w:sz w:val="18"/>
                <w:szCs w:val="18"/>
              </w:rPr>
              <w:t>6.006,5651 €</w:t>
            </w:r>
          </w:p>
        </w:tc>
        <w:tc>
          <w:tcPr>
            <w:tcW w:w="1418" w:type="dxa"/>
            <w:shd w:val="clear" w:color="auto" w:fill="FFFFFF" w:themeFill="background1"/>
            <w:vAlign w:val="center"/>
          </w:tcPr>
          <w:p w14:paraId="46F19DDC" w14:textId="00C635F7" w:rsidR="00601630" w:rsidRPr="00601630" w:rsidRDefault="00601630" w:rsidP="000963A3">
            <w:pPr>
              <w:jc w:val="center"/>
              <w:rPr>
                <w:sz w:val="18"/>
                <w:szCs w:val="18"/>
              </w:rPr>
            </w:pPr>
          </w:p>
        </w:tc>
      </w:tr>
      <w:tr w:rsidR="00601630" w14:paraId="3768F3C3" w14:textId="77777777" w:rsidTr="0030454B">
        <w:trPr>
          <w:trHeight w:val="315"/>
          <w:jc w:val="center"/>
        </w:trPr>
        <w:tc>
          <w:tcPr>
            <w:tcW w:w="1838" w:type="dxa"/>
            <w:shd w:val="clear" w:color="auto" w:fill="E7E6E6" w:themeFill="background2"/>
            <w:vAlign w:val="center"/>
          </w:tcPr>
          <w:p w14:paraId="1ED706C1" w14:textId="2962DDF0" w:rsidR="00601630" w:rsidRPr="003D471A" w:rsidRDefault="00601630" w:rsidP="00601630">
            <w:pPr>
              <w:jc w:val="left"/>
              <w:rPr>
                <w:sz w:val="18"/>
                <w:szCs w:val="18"/>
              </w:rPr>
            </w:pPr>
            <w:r w:rsidRPr="003D471A">
              <w:rPr>
                <w:rFonts w:ascii="Calibri" w:eastAsia="Calibri" w:hAnsi="Calibri" w:cs="Calibri"/>
                <w:b/>
                <w:color w:val="000000" w:themeColor="text1"/>
                <w:sz w:val="18"/>
                <w:szCs w:val="18"/>
              </w:rPr>
              <w:t>Pruebas, depuración y QA</w:t>
            </w:r>
          </w:p>
        </w:tc>
        <w:tc>
          <w:tcPr>
            <w:tcW w:w="992" w:type="dxa"/>
            <w:shd w:val="clear" w:color="auto" w:fill="E7E6E6" w:themeFill="background2"/>
            <w:vAlign w:val="center"/>
          </w:tcPr>
          <w:p w14:paraId="290543B4" w14:textId="2047E39C" w:rsidR="00601630" w:rsidRPr="000963A3" w:rsidRDefault="00601630" w:rsidP="000963A3">
            <w:pPr>
              <w:jc w:val="center"/>
              <w:rPr>
                <w:b/>
                <w:bCs/>
                <w:sz w:val="18"/>
                <w:szCs w:val="18"/>
              </w:rPr>
            </w:pPr>
          </w:p>
        </w:tc>
        <w:tc>
          <w:tcPr>
            <w:tcW w:w="1134" w:type="dxa"/>
            <w:shd w:val="clear" w:color="auto" w:fill="E7E6E6" w:themeFill="background2"/>
            <w:vAlign w:val="center"/>
          </w:tcPr>
          <w:p w14:paraId="575A5C0D" w14:textId="5FF29ADB" w:rsidR="00601630" w:rsidRPr="000963A3" w:rsidRDefault="00601630" w:rsidP="000963A3">
            <w:pPr>
              <w:jc w:val="center"/>
              <w:rPr>
                <w:b/>
                <w:bCs/>
                <w:sz w:val="18"/>
                <w:szCs w:val="18"/>
              </w:rPr>
            </w:pPr>
            <w:r w:rsidRPr="000963A3">
              <w:rPr>
                <w:b/>
                <w:bCs/>
                <w:sz w:val="18"/>
                <w:szCs w:val="18"/>
              </w:rPr>
              <w:t>2.531,31 €</w:t>
            </w:r>
          </w:p>
        </w:tc>
        <w:tc>
          <w:tcPr>
            <w:tcW w:w="1140" w:type="dxa"/>
            <w:shd w:val="clear" w:color="auto" w:fill="E7E6E6" w:themeFill="background2"/>
            <w:vAlign w:val="center"/>
          </w:tcPr>
          <w:p w14:paraId="346E9E1F" w14:textId="1E35CAB2" w:rsidR="00601630" w:rsidRPr="000963A3" w:rsidRDefault="00601630" w:rsidP="000963A3">
            <w:pPr>
              <w:jc w:val="center"/>
              <w:rPr>
                <w:b/>
                <w:bCs/>
                <w:sz w:val="18"/>
                <w:szCs w:val="18"/>
              </w:rPr>
            </w:pPr>
            <w:r w:rsidRPr="000963A3">
              <w:rPr>
                <w:b/>
                <w:bCs/>
                <w:sz w:val="18"/>
                <w:szCs w:val="18"/>
              </w:rPr>
              <w:t>63,1739%</w:t>
            </w:r>
          </w:p>
        </w:tc>
        <w:tc>
          <w:tcPr>
            <w:tcW w:w="1275" w:type="dxa"/>
            <w:shd w:val="clear" w:color="auto" w:fill="E7E6E6" w:themeFill="background2"/>
            <w:vAlign w:val="center"/>
          </w:tcPr>
          <w:p w14:paraId="522CC0D4" w14:textId="788A07E1" w:rsidR="00601630" w:rsidRPr="000963A3" w:rsidRDefault="00601630" w:rsidP="000963A3">
            <w:pPr>
              <w:jc w:val="center"/>
              <w:rPr>
                <w:b/>
                <w:bCs/>
                <w:sz w:val="18"/>
                <w:szCs w:val="18"/>
              </w:rPr>
            </w:pPr>
            <w:r w:rsidRPr="000963A3">
              <w:rPr>
                <w:b/>
                <w:bCs/>
                <w:sz w:val="18"/>
                <w:szCs w:val="18"/>
              </w:rPr>
              <w:t>1.599,1269 €</w:t>
            </w:r>
          </w:p>
        </w:tc>
        <w:tc>
          <w:tcPr>
            <w:tcW w:w="1276" w:type="dxa"/>
            <w:shd w:val="clear" w:color="auto" w:fill="E7E6E6" w:themeFill="background2"/>
            <w:vAlign w:val="center"/>
          </w:tcPr>
          <w:p w14:paraId="3C928AA3" w14:textId="58A7EF0E" w:rsidR="00601630" w:rsidRPr="000963A3" w:rsidRDefault="00601630" w:rsidP="000963A3">
            <w:pPr>
              <w:jc w:val="center"/>
              <w:rPr>
                <w:b/>
                <w:bCs/>
                <w:sz w:val="18"/>
                <w:szCs w:val="18"/>
              </w:rPr>
            </w:pPr>
          </w:p>
        </w:tc>
        <w:tc>
          <w:tcPr>
            <w:tcW w:w="1418" w:type="dxa"/>
            <w:shd w:val="clear" w:color="auto" w:fill="E7E6E6" w:themeFill="background2"/>
            <w:vAlign w:val="center"/>
          </w:tcPr>
          <w:p w14:paraId="5B9CEE44" w14:textId="2F1D2674" w:rsidR="00601630" w:rsidRPr="000963A3" w:rsidRDefault="00601630" w:rsidP="000963A3">
            <w:pPr>
              <w:jc w:val="center"/>
              <w:rPr>
                <w:b/>
                <w:bCs/>
                <w:sz w:val="18"/>
                <w:szCs w:val="18"/>
              </w:rPr>
            </w:pPr>
            <w:r w:rsidRPr="000963A3">
              <w:rPr>
                <w:b/>
                <w:bCs/>
                <w:sz w:val="18"/>
                <w:szCs w:val="18"/>
              </w:rPr>
              <w:t>4.130,4347 €</w:t>
            </w:r>
          </w:p>
        </w:tc>
      </w:tr>
      <w:tr w:rsidR="00601630" w14:paraId="5EF0A358" w14:textId="77777777" w:rsidTr="0030454B">
        <w:trPr>
          <w:trHeight w:val="315"/>
          <w:jc w:val="center"/>
        </w:trPr>
        <w:tc>
          <w:tcPr>
            <w:tcW w:w="1838" w:type="dxa"/>
            <w:shd w:val="clear" w:color="auto" w:fill="E7E6E6" w:themeFill="background2"/>
            <w:vAlign w:val="center"/>
          </w:tcPr>
          <w:p w14:paraId="7AF70E59" w14:textId="1E3CA749" w:rsidR="00601630" w:rsidRPr="003D471A" w:rsidRDefault="00601630" w:rsidP="00601630">
            <w:pPr>
              <w:jc w:val="left"/>
              <w:rPr>
                <w:sz w:val="18"/>
                <w:szCs w:val="18"/>
              </w:rPr>
            </w:pPr>
            <w:r w:rsidRPr="003D471A">
              <w:rPr>
                <w:rFonts w:ascii="Calibri" w:eastAsia="Calibri" w:hAnsi="Calibri" w:cs="Calibri"/>
                <w:b/>
                <w:color w:val="000000" w:themeColor="text1"/>
                <w:sz w:val="18"/>
                <w:szCs w:val="18"/>
              </w:rPr>
              <w:t>Hardware</w:t>
            </w:r>
          </w:p>
        </w:tc>
        <w:tc>
          <w:tcPr>
            <w:tcW w:w="992" w:type="dxa"/>
            <w:shd w:val="clear" w:color="auto" w:fill="E7E6E6" w:themeFill="background2"/>
            <w:vAlign w:val="center"/>
          </w:tcPr>
          <w:p w14:paraId="00AC0A66" w14:textId="1F1A55F8" w:rsidR="00601630" w:rsidRPr="000963A3" w:rsidRDefault="00601630" w:rsidP="000963A3">
            <w:pPr>
              <w:jc w:val="center"/>
              <w:rPr>
                <w:b/>
                <w:bCs/>
                <w:sz w:val="18"/>
                <w:szCs w:val="18"/>
              </w:rPr>
            </w:pPr>
          </w:p>
        </w:tc>
        <w:tc>
          <w:tcPr>
            <w:tcW w:w="1134" w:type="dxa"/>
            <w:shd w:val="clear" w:color="auto" w:fill="E7E6E6" w:themeFill="background2"/>
            <w:vAlign w:val="center"/>
          </w:tcPr>
          <w:p w14:paraId="2B1B2A85" w14:textId="4DC420A8" w:rsidR="00601630" w:rsidRPr="000963A3" w:rsidRDefault="00601630" w:rsidP="000963A3">
            <w:pPr>
              <w:jc w:val="center"/>
              <w:rPr>
                <w:b/>
                <w:bCs/>
                <w:sz w:val="18"/>
                <w:szCs w:val="18"/>
              </w:rPr>
            </w:pPr>
            <w:r w:rsidRPr="000963A3">
              <w:rPr>
                <w:b/>
                <w:bCs/>
                <w:sz w:val="18"/>
                <w:szCs w:val="18"/>
              </w:rPr>
              <w:t>3.084,40 €</w:t>
            </w:r>
          </w:p>
        </w:tc>
        <w:tc>
          <w:tcPr>
            <w:tcW w:w="1140" w:type="dxa"/>
            <w:shd w:val="clear" w:color="auto" w:fill="E7E6E6" w:themeFill="background2"/>
            <w:vAlign w:val="center"/>
          </w:tcPr>
          <w:p w14:paraId="225A5CC1" w14:textId="6F292289" w:rsidR="00601630" w:rsidRPr="000963A3" w:rsidRDefault="00601630" w:rsidP="000963A3">
            <w:pPr>
              <w:jc w:val="center"/>
              <w:rPr>
                <w:b/>
                <w:bCs/>
                <w:sz w:val="18"/>
                <w:szCs w:val="18"/>
              </w:rPr>
            </w:pPr>
          </w:p>
        </w:tc>
        <w:tc>
          <w:tcPr>
            <w:tcW w:w="1275" w:type="dxa"/>
            <w:shd w:val="clear" w:color="auto" w:fill="E7E6E6" w:themeFill="background2"/>
            <w:vAlign w:val="center"/>
          </w:tcPr>
          <w:p w14:paraId="7A3E2FEB" w14:textId="0055E936" w:rsidR="00601630" w:rsidRPr="000963A3" w:rsidRDefault="00601630" w:rsidP="000963A3">
            <w:pPr>
              <w:jc w:val="center"/>
              <w:rPr>
                <w:b/>
                <w:bCs/>
                <w:sz w:val="18"/>
                <w:szCs w:val="18"/>
              </w:rPr>
            </w:pPr>
          </w:p>
        </w:tc>
        <w:tc>
          <w:tcPr>
            <w:tcW w:w="1276" w:type="dxa"/>
            <w:shd w:val="clear" w:color="auto" w:fill="E7E6E6" w:themeFill="background2"/>
            <w:vAlign w:val="center"/>
          </w:tcPr>
          <w:p w14:paraId="4C42AB55" w14:textId="19B1E767" w:rsidR="00601630" w:rsidRPr="000963A3" w:rsidRDefault="00601630" w:rsidP="000963A3">
            <w:pPr>
              <w:jc w:val="center"/>
              <w:rPr>
                <w:b/>
                <w:bCs/>
                <w:sz w:val="18"/>
                <w:szCs w:val="18"/>
              </w:rPr>
            </w:pPr>
          </w:p>
        </w:tc>
        <w:tc>
          <w:tcPr>
            <w:tcW w:w="1418" w:type="dxa"/>
            <w:shd w:val="clear" w:color="auto" w:fill="E7E6E6" w:themeFill="background2"/>
            <w:vAlign w:val="center"/>
          </w:tcPr>
          <w:p w14:paraId="6E39D035" w14:textId="5B14816D" w:rsidR="00601630" w:rsidRPr="000963A3" w:rsidRDefault="00601630" w:rsidP="000963A3">
            <w:pPr>
              <w:jc w:val="center"/>
              <w:rPr>
                <w:b/>
                <w:bCs/>
                <w:sz w:val="18"/>
                <w:szCs w:val="18"/>
              </w:rPr>
            </w:pPr>
            <w:r w:rsidRPr="000963A3">
              <w:rPr>
                <w:b/>
                <w:bCs/>
                <w:sz w:val="18"/>
                <w:szCs w:val="18"/>
              </w:rPr>
              <w:t>5.032,9417 €</w:t>
            </w:r>
          </w:p>
        </w:tc>
      </w:tr>
      <w:tr w:rsidR="00601630" w14:paraId="46419860" w14:textId="77777777" w:rsidTr="0030454B">
        <w:trPr>
          <w:trHeight w:val="315"/>
          <w:jc w:val="center"/>
        </w:trPr>
        <w:tc>
          <w:tcPr>
            <w:tcW w:w="1838" w:type="dxa"/>
            <w:shd w:val="clear" w:color="auto" w:fill="FFFFFF" w:themeFill="background1"/>
            <w:vAlign w:val="center"/>
          </w:tcPr>
          <w:p w14:paraId="4B5FDB0B" w14:textId="7B9ECFAD" w:rsidR="00601630" w:rsidRPr="003D471A" w:rsidRDefault="00601630" w:rsidP="00601630">
            <w:pPr>
              <w:jc w:val="left"/>
              <w:rPr>
                <w:sz w:val="18"/>
                <w:szCs w:val="18"/>
              </w:rPr>
            </w:pPr>
            <w:r w:rsidRPr="003D471A">
              <w:rPr>
                <w:rFonts w:ascii="Calibri" w:eastAsia="Calibri" w:hAnsi="Calibri" w:cs="Calibri"/>
                <w:color w:val="000000" w:themeColor="text1"/>
                <w:sz w:val="18"/>
                <w:szCs w:val="18"/>
              </w:rPr>
              <w:t>Adquisición de hardware</w:t>
            </w:r>
          </w:p>
        </w:tc>
        <w:tc>
          <w:tcPr>
            <w:tcW w:w="992" w:type="dxa"/>
            <w:shd w:val="clear" w:color="auto" w:fill="FFFFFF" w:themeFill="background1"/>
            <w:vAlign w:val="center"/>
          </w:tcPr>
          <w:p w14:paraId="30C7A9F1" w14:textId="332F8683" w:rsidR="00601630" w:rsidRPr="00601630" w:rsidRDefault="00601630" w:rsidP="000963A3">
            <w:pPr>
              <w:jc w:val="center"/>
              <w:rPr>
                <w:sz w:val="18"/>
                <w:szCs w:val="18"/>
              </w:rPr>
            </w:pPr>
            <w:r w:rsidRPr="00601630">
              <w:rPr>
                <w:sz w:val="18"/>
                <w:szCs w:val="18"/>
              </w:rPr>
              <w:t>86,16 €</w:t>
            </w:r>
          </w:p>
        </w:tc>
        <w:tc>
          <w:tcPr>
            <w:tcW w:w="1134" w:type="dxa"/>
            <w:shd w:val="clear" w:color="auto" w:fill="FFFFFF" w:themeFill="background1"/>
            <w:vAlign w:val="center"/>
          </w:tcPr>
          <w:p w14:paraId="5ECFB7B3" w14:textId="76314348" w:rsidR="00601630" w:rsidRPr="00601630" w:rsidRDefault="00601630" w:rsidP="000963A3">
            <w:pPr>
              <w:jc w:val="center"/>
              <w:rPr>
                <w:sz w:val="18"/>
                <w:szCs w:val="18"/>
              </w:rPr>
            </w:pPr>
          </w:p>
        </w:tc>
        <w:tc>
          <w:tcPr>
            <w:tcW w:w="1140" w:type="dxa"/>
            <w:shd w:val="clear" w:color="auto" w:fill="FFFFFF" w:themeFill="background1"/>
            <w:vAlign w:val="center"/>
          </w:tcPr>
          <w:p w14:paraId="2DC42690" w14:textId="040EE4D1" w:rsidR="00601630" w:rsidRPr="00601630" w:rsidRDefault="00601630" w:rsidP="000963A3">
            <w:pPr>
              <w:jc w:val="center"/>
              <w:rPr>
                <w:sz w:val="18"/>
                <w:szCs w:val="18"/>
              </w:rPr>
            </w:pPr>
            <w:r w:rsidRPr="00601630">
              <w:rPr>
                <w:sz w:val="18"/>
                <w:szCs w:val="18"/>
              </w:rPr>
              <w:t>63,1739%</w:t>
            </w:r>
          </w:p>
        </w:tc>
        <w:tc>
          <w:tcPr>
            <w:tcW w:w="1275" w:type="dxa"/>
            <w:shd w:val="clear" w:color="auto" w:fill="FFFFFF" w:themeFill="background1"/>
            <w:vAlign w:val="center"/>
          </w:tcPr>
          <w:p w14:paraId="586F7575" w14:textId="4AF46C13" w:rsidR="00601630" w:rsidRPr="00601630" w:rsidRDefault="00601630" w:rsidP="000963A3">
            <w:pPr>
              <w:jc w:val="center"/>
              <w:rPr>
                <w:sz w:val="18"/>
                <w:szCs w:val="18"/>
              </w:rPr>
            </w:pPr>
            <w:r w:rsidRPr="00601630">
              <w:rPr>
                <w:sz w:val="18"/>
                <w:szCs w:val="18"/>
              </w:rPr>
              <w:t>54,4285 €</w:t>
            </w:r>
          </w:p>
        </w:tc>
        <w:tc>
          <w:tcPr>
            <w:tcW w:w="1276" w:type="dxa"/>
            <w:shd w:val="clear" w:color="auto" w:fill="FFFFFF" w:themeFill="background1"/>
            <w:vAlign w:val="center"/>
          </w:tcPr>
          <w:p w14:paraId="576BCB13" w14:textId="275DB025" w:rsidR="00601630" w:rsidRPr="00601630" w:rsidRDefault="00601630" w:rsidP="000963A3">
            <w:pPr>
              <w:jc w:val="center"/>
              <w:rPr>
                <w:sz w:val="18"/>
                <w:szCs w:val="18"/>
              </w:rPr>
            </w:pPr>
            <w:r w:rsidRPr="00601630">
              <w:rPr>
                <w:sz w:val="18"/>
                <w:szCs w:val="18"/>
              </w:rPr>
              <w:t>140,5850 €</w:t>
            </w:r>
          </w:p>
        </w:tc>
        <w:tc>
          <w:tcPr>
            <w:tcW w:w="1418" w:type="dxa"/>
            <w:shd w:val="clear" w:color="auto" w:fill="FFFFFF" w:themeFill="background1"/>
            <w:vAlign w:val="center"/>
          </w:tcPr>
          <w:p w14:paraId="4B2FF6B5" w14:textId="2605D859" w:rsidR="00601630" w:rsidRPr="00601630" w:rsidRDefault="00601630" w:rsidP="000963A3">
            <w:pPr>
              <w:jc w:val="center"/>
              <w:rPr>
                <w:sz w:val="18"/>
                <w:szCs w:val="18"/>
              </w:rPr>
            </w:pPr>
          </w:p>
        </w:tc>
      </w:tr>
      <w:tr w:rsidR="00601630" w14:paraId="032D7738" w14:textId="77777777" w:rsidTr="0030454B">
        <w:trPr>
          <w:trHeight w:val="315"/>
          <w:jc w:val="center"/>
        </w:trPr>
        <w:tc>
          <w:tcPr>
            <w:tcW w:w="1838" w:type="dxa"/>
            <w:shd w:val="clear" w:color="auto" w:fill="FFFFFF" w:themeFill="background1"/>
            <w:vAlign w:val="center"/>
          </w:tcPr>
          <w:p w14:paraId="070651A3" w14:textId="618F0E24" w:rsidR="00601630" w:rsidRPr="003D471A" w:rsidRDefault="00601630" w:rsidP="00601630">
            <w:pPr>
              <w:jc w:val="left"/>
              <w:rPr>
                <w:sz w:val="18"/>
                <w:szCs w:val="18"/>
              </w:rPr>
            </w:pPr>
            <w:r w:rsidRPr="003D471A">
              <w:rPr>
                <w:rFonts w:ascii="Calibri" w:eastAsia="Calibri" w:hAnsi="Calibri" w:cs="Calibri"/>
                <w:color w:val="000000" w:themeColor="text1"/>
                <w:sz w:val="18"/>
                <w:szCs w:val="18"/>
              </w:rPr>
              <w:t>Instalación de hardware</w:t>
            </w:r>
          </w:p>
        </w:tc>
        <w:tc>
          <w:tcPr>
            <w:tcW w:w="992" w:type="dxa"/>
            <w:shd w:val="clear" w:color="auto" w:fill="FFFFFF" w:themeFill="background1"/>
            <w:vAlign w:val="center"/>
          </w:tcPr>
          <w:p w14:paraId="502B04B2" w14:textId="06E3DB34" w:rsidR="00601630" w:rsidRPr="00601630" w:rsidRDefault="00601630" w:rsidP="000963A3">
            <w:pPr>
              <w:jc w:val="center"/>
              <w:rPr>
                <w:sz w:val="18"/>
                <w:szCs w:val="18"/>
              </w:rPr>
            </w:pPr>
          </w:p>
        </w:tc>
        <w:tc>
          <w:tcPr>
            <w:tcW w:w="1134" w:type="dxa"/>
            <w:shd w:val="clear" w:color="auto" w:fill="FFFFFF" w:themeFill="background1"/>
            <w:vAlign w:val="center"/>
          </w:tcPr>
          <w:p w14:paraId="42327196" w14:textId="57C1FA38" w:rsidR="00601630" w:rsidRPr="00601630" w:rsidRDefault="00601630" w:rsidP="000963A3">
            <w:pPr>
              <w:jc w:val="center"/>
              <w:rPr>
                <w:sz w:val="18"/>
                <w:szCs w:val="18"/>
              </w:rPr>
            </w:pPr>
          </w:p>
        </w:tc>
        <w:tc>
          <w:tcPr>
            <w:tcW w:w="1140" w:type="dxa"/>
            <w:shd w:val="clear" w:color="auto" w:fill="FFFFFF" w:themeFill="background1"/>
            <w:vAlign w:val="center"/>
          </w:tcPr>
          <w:p w14:paraId="27BDF122" w14:textId="20AFA0D0" w:rsidR="00601630" w:rsidRPr="00601630" w:rsidRDefault="00601630" w:rsidP="000963A3">
            <w:pPr>
              <w:jc w:val="center"/>
              <w:rPr>
                <w:sz w:val="18"/>
                <w:szCs w:val="18"/>
              </w:rPr>
            </w:pPr>
          </w:p>
        </w:tc>
        <w:tc>
          <w:tcPr>
            <w:tcW w:w="1275" w:type="dxa"/>
            <w:shd w:val="clear" w:color="auto" w:fill="FFFFFF" w:themeFill="background1"/>
            <w:vAlign w:val="center"/>
          </w:tcPr>
          <w:p w14:paraId="0E1B4406" w14:textId="65AF8B8F" w:rsidR="00601630" w:rsidRPr="00601630" w:rsidRDefault="00601630" w:rsidP="000963A3">
            <w:pPr>
              <w:jc w:val="center"/>
              <w:rPr>
                <w:sz w:val="18"/>
                <w:szCs w:val="18"/>
              </w:rPr>
            </w:pPr>
          </w:p>
        </w:tc>
        <w:tc>
          <w:tcPr>
            <w:tcW w:w="1276" w:type="dxa"/>
            <w:shd w:val="clear" w:color="auto" w:fill="FFFFFF" w:themeFill="background1"/>
            <w:vAlign w:val="center"/>
          </w:tcPr>
          <w:p w14:paraId="30A85E12" w14:textId="16425EF6" w:rsidR="00601630" w:rsidRPr="00601630" w:rsidRDefault="00601630" w:rsidP="000963A3">
            <w:pPr>
              <w:jc w:val="center"/>
              <w:rPr>
                <w:sz w:val="18"/>
                <w:szCs w:val="18"/>
              </w:rPr>
            </w:pPr>
          </w:p>
        </w:tc>
        <w:tc>
          <w:tcPr>
            <w:tcW w:w="1418" w:type="dxa"/>
            <w:shd w:val="clear" w:color="auto" w:fill="FFFFFF" w:themeFill="background1"/>
            <w:vAlign w:val="center"/>
          </w:tcPr>
          <w:p w14:paraId="2D343041" w14:textId="19FE5C60" w:rsidR="00601630" w:rsidRPr="00601630" w:rsidRDefault="00601630" w:rsidP="000963A3">
            <w:pPr>
              <w:jc w:val="center"/>
              <w:rPr>
                <w:sz w:val="18"/>
                <w:szCs w:val="18"/>
              </w:rPr>
            </w:pPr>
          </w:p>
        </w:tc>
      </w:tr>
      <w:tr w:rsidR="00601630" w14:paraId="2E31C8D7" w14:textId="77777777" w:rsidTr="0030454B">
        <w:trPr>
          <w:trHeight w:val="315"/>
          <w:jc w:val="center"/>
        </w:trPr>
        <w:tc>
          <w:tcPr>
            <w:tcW w:w="1838" w:type="dxa"/>
            <w:shd w:val="clear" w:color="auto" w:fill="FFFFFF" w:themeFill="background1"/>
            <w:vAlign w:val="center"/>
          </w:tcPr>
          <w:p w14:paraId="4F59F936" w14:textId="13A2E000" w:rsidR="00601630" w:rsidRPr="003D471A" w:rsidRDefault="00601630" w:rsidP="00601630">
            <w:pPr>
              <w:jc w:val="left"/>
              <w:rPr>
                <w:sz w:val="18"/>
                <w:szCs w:val="18"/>
              </w:rPr>
            </w:pPr>
            <w:r w:rsidRPr="003D471A">
              <w:rPr>
                <w:rFonts w:ascii="Calibri" w:eastAsia="Calibri" w:hAnsi="Calibri" w:cs="Calibri"/>
                <w:color w:val="000000" w:themeColor="text1"/>
                <w:sz w:val="18"/>
                <w:szCs w:val="18"/>
              </w:rPr>
              <w:t>Instalación de hardware - Hospitales</w:t>
            </w:r>
          </w:p>
        </w:tc>
        <w:tc>
          <w:tcPr>
            <w:tcW w:w="992" w:type="dxa"/>
            <w:shd w:val="clear" w:color="auto" w:fill="FFFFFF" w:themeFill="background1"/>
            <w:vAlign w:val="center"/>
          </w:tcPr>
          <w:p w14:paraId="50E10200" w14:textId="0AE26F45" w:rsidR="00601630" w:rsidRPr="00601630" w:rsidRDefault="00601630" w:rsidP="000963A3">
            <w:pPr>
              <w:jc w:val="center"/>
              <w:rPr>
                <w:sz w:val="18"/>
                <w:szCs w:val="18"/>
              </w:rPr>
            </w:pPr>
            <w:r w:rsidRPr="00601630">
              <w:rPr>
                <w:sz w:val="18"/>
                <w:szCs w:val="18"/>
              </w:rPr>
              <w:t>2.308,99 €</w:t>
            </w:r>
          </w:p>
        </w:tc>
        <w:tc>
          <w:tcPr>
            <w:tcW w:w="1134" w:type="dxa"/>
            <w:shd w:val="clear" w:color="auto" w:fill="FFFFFF" w:themeFill="background1"/>
            <w:vAlign w:val="center"/>
          </w:tcPr>
          <w:p w14:paraId="0C744D17" w14:textId="19A5E01B" w:rsidR="00601630" w:rsidRPr="00601630" w:rsidRDefault="00601630" w:rsidP="000963A3">
            <w:pPr>
              <w:jc w:val="center"/>
              <w:rPr>
                <w:sz w:val="18"/>
                <w:szCs w:val="18"/>
              </w:rPr>
            </w:pPr>
          </w:p>
        </w:tc>
        <w:tc>
          <w:tcPr>
            <w:tcW w:w="1140" w:type="dxa"/>
            <w:shd w:val="clear" w:color="auto" w:fill="FFFFFF" w:themeFill="background1"/>
            <w:vAlign w:val="center"/>
          </w:tcPr>
          <w:p w14:paraId="3A12DE1F" w14:textId="660BF6ED" w:rsidR="00601630" w:rsidRPr="00601630" w:rsidRDefault="00601630" w:rsidP="000963A3">
            <w:pPr>
              <w:jc w:val="center"/>
              <w:rPr>
                <w:sz w:val="18"/>
                <w:szCs w:val="18"/>
              </w:rPr>
            </w:pPr>
            <w:r w:rsidRPr="00601630">
              <w:rPr>
                <w:sz w:val="18"/>
                <w:szCs w:val="18"/>
              </w:rPr>
              <w:t>63,1739%</w:t>
            </w:r>
          </w:p>
        </w:tc>
        <w:tc>
          <w:tcPr>
            <w:tcW w:w="1275" w:type="dxa"/>
            <w:shd w:val="clear" w:color="auto" w:fill="FFFFFF" w:themeFill="background1"/>
            <w:vAlign w:val="center"/>
          </w:tcPr>
          <w:p w14:paraId="2D69A19B" w14:textId="2A10DB27" w:rsidR="00601630" w:rsidRPr="00601630" w:rsidRDefault="00601630" w:rsidP="000963A3">
            <w:pPr>
              <w:jc w:val="center"/>
              <w:rPr>
                <w:sz w:val="18"/>
                <w:szCs w:val="18"/>
              </w:rPr>
            </w:pPr>
            <w:r w:rsidRPr="00601630">
              <w:rPr>
                <w:sz w:val="18"/>
                <w:szCs w:val="18"/>
              </w:rPr>
              <w:t>1.458,6827 €</w:t>
            </w:r>
          </w:p>
        </w:tc>
        <w:tc>
          <w:tcPr>
            <w:tcW w:w="1276" w:type="dxa"/>
            <w:shd w:val="clear" w:color="auto" w:fill="FFFFFF" w:themeFill="background1"/>
            <w:vAlign w:val="center"/>
          </w:tcPr>
          <w:p w14:paraId="3F7C1BF5" w14:textId="103DF44E" w:rsidR="00601630" w:rsidRPr="00601630" w:rsidRDefault="00601630" w:rsidP="000963A3">
            <w:pPr>
              <w:jc w:val="center"/>
              <w:rPr>
                <w:sz w:val="18"/>
                <w:szCs w:val="18"/>
              </w:rPr>
            </w:pPr>
            <w:r w:rsidRPr="00601630">
              <w:rPr>
                <w:sz w:val="18"/>
                <w:szCs w:val="18"/>
              </w:rPr>
              <w:t>3.767,6770 €</w:t>
            </w:r>
          </w:p>
        </w:tc>
        <w:tc>
          <w:tcPr>
            <w:tcW w:w="1418" w:type="dxa"/>
            <w:shd w:val="clear" w:color="auto" w:fill="FFFFFF" w:themeFill="background1"/>
            <w:vAlign w:val="center"/>
          </w:tcPr>
          <w:p w14:paraId="50ACBB5D" w14:textId="5FD17063" w:rsidR="00601630" w:rsidRPr="00601630" w:rsidRDefault="00601630" w:rsidP="000963A3">
            <w:pPr>
              <w:jc w:val="center"/>
              <w:rPr>
                <w:sz w:val="18"/>
                <w:szCs w:val="18"/>
              </w:rPr>
            </w:pPr>
          </w:p>
        </w:tc>
      </w:tr>
      <w:tr w:rsidR="00601630" w14:paraId="21BE4C1A" w14:textId="77777777" w:rsidTr="0030454B">
        <w:trPr>
          <w:trHeight w:val="315"/>
          <w:jc w:val="center"/>
        </w:trPr>
        <w:tc>
          <w:tcPr>
            <w:tcW w:w="1838" w:type="dxa"/>
            <w:shd w:val="clear" w:color="auto" w:fill="FFFFFF" w:themeFill="background1"/>
            <w:vAlign w:val="center"/>
          </w:tcPr>
          <w:p w14:paraId="6119B009" w14:textId="5B87B5BB" w:rsidR="00601630" w:rsidRPr="003D471A" w:rsidRDefault="00601630" w:rsidP="00601630">
            <w:pPr>
              <w:jc w:val="left"/>
              <w:rPr>
                <w:sz w:val="18"/>
                <w:szCs w:val="18"/>
              </w:rPr>
            </w:pPr>
            <w:r w:rsidRPr="003D471A">
              <w:rPr>
                <w:rFonts w:ascii="Calibri" w:eastAsia="Calibri" w:hAnsi="Calibri" w:cs="Calibri"/>
                <w:color w:val="000000" w:themeColor="text1"/>
                <w:sz w:val="18"/>
                <w:szCs w:val="18"/>
              </w:rPr>
              <w:t>Instalación de hardware - vehículos</w:t>
            </w:r>
          </w:p>
        </w:tc>
        <w:tc>
          <w:tcPr>
            <w:tcW w:w="992" w:type="dxa"/>
            <w:shd w:val="clear" w:color="auto" w:fill="FFFFFF" w:themeFill="background1"/>
            <w:vAlign w:val="center"/>
          </w:tcPr>
          <w:p w14:paraId="149F7D10" w14:textId="1CF8376D" w:rsidR="00601630" w:rsidRPr="00601630" w:rsidRDefault="00601630" w:rsidP="000963A3">
            <w:pPr>
              <w:jc w:val="center"/>
              <w:rPr>
                <w:sz w:val="18"/>
                <w:szCs w:val="18"/>
              </w:rPr>
            </w:pPr>
            <w:r w:rsidRPr="00601630">
              <w:rPr>
                <w:sz w:val="18"/>
                <w:szCs w:val="18"/>
              </w:rPr>
              <w:t>689,25 €</w:t>
            </w:r>
          </w:p>
        </w:tc>
        <w:tc>
          <w:tcPr>
            <w:tcW w:w="1134" w:type="dxa"/>
            <w:shd w:val="clear" w:color="auto" w:fill="FFFFFF" w:themeFill="background1"/>
            <w:vAlign w:val="center"/>
          </w:tcPr>
          <w:p w14:paraId="246BEF23" w14:textId="48AD753A" w:rsidR="00601630" w:rsidRPr="00601630" w:rsidRDefault="00601630" w:rsidP="000963A3">
            <w:pPr>
              <w:jc w:val="center"/>
              <w:rPr>
                <w:sz w:val="18"/>
                <w:szCs w:val="18"/>
              </w:rPr>
            </w:pPr>
          </w:p>
        </w:tc>
        <w:tc>
          <w:tcPr>
            <w:tcW w:w="1140" w:type="dxa"/>
            <w:shd w:val="clear" w:color="auto" w:fill="FFFFFF" w:themeFill="background1"/>
            <w:vAlign w:val="center"/>
          </w:tcPr>
          <w:p w14:paraId="64875D2D" w14:textId="4C929D06" w:rsidR="00601630" w:rsidRPr="00601630" w:rsidRDefault="00601630" w:rsidP="000963A3">
            <w:pPr>
              <w:jc w:val="center"/>
              <w:rPr>
                <w:sz w:val="18"/>
                <w:szCs w:val="18"/>
              </w:rPr>
            </w:pPr>
            <w:r w:rsidRPr="00601630">
              <w:rPr>
                <w:sz w:val="18"/>
                <w:szCs w:val="18"/>
              </w:rPr>
              <w:t>63,1739%</w:t>
            </w:r>
          </w:p>
        </w:tc>
        <w:tc>
          <w:tcPr>
            <w:tcW w:w="1275" w:type="dxa"/>
            <w:shd w:val="clear" w:color="auto" w:fill="FFFFFF" w:themeFill="background1"/>
            <w:vAlign w:val="center"/>
          </w:tcPr>
          <w:p w14:paraId="763F6018" w14:textId="77DDAA25" w:rsidR="00601630" w:rsidRPr="00601630" w:rsidRDefault="00601630" w:rsidP="000963A3">
            <w:pPr>
              <w:jc w:val="center"/>
              <w:rPr>
                <w:sz w:val="18"/>
                <w:szCs w:val="18"/>
              </w:rPr>
            </w:pPr>
            <w:r w:rsidRPr="00601630">
              <w:rPr>
                <w:sz w:val="18"/>
                <w:szCs w:val="18"/>
              </w:rPr>
              <w:t>435,4277 €</w:t>
            </w:r>
          </w:p>
        </w:tc>
        <w:tc>
          <w:tcPr>
            <w:tcW w:w="1276" w:type="dxa"/>
            <w:shd w:val="clear" w:color="auto" w:fill="FFFFFF" w:themeFill="background1"/>
            <w:vAlign w:val="center"/>
          </w:tcPr>
          <w:p w14:paraId="309F00AD" w14:textId="472271F4" w:rsidR="00601630" w:rsidRPr="00601630" w:rsidRDefault="00601630" w:rsidP="000963A3">
            <w:pPr>
              <w:jc w:val="center"/>
              <w:rPr>
                <w:sz w:val="18"/>
                <w:szCs w:val="18"/>
              </w:rPr>
            </w:pPr>
            <w:r w:rsidRPr="00601630">
              <w:rPr>
                <w:sz w:val="18"/>
                <w:szCs w:val="18"/>
              </w:rPr>
              <w:t>1.124,6797 €</w:t>
            </w:r>
          </w:p>
        </w:tc>
        <w:tc>
          <w:tcPr>
            <w:tcW w:w="1418" w:type="dxa"/>
            <w:shd w:val="clear" w:color="auto" w:fill="FFFFFF" w:themeFill="background1"/>
            <w:vAlign w:val="center"/>
          </w:tcPr>
          <w:p w14:paraId="52F2B839" w14:textId="7B4A7D4B" w:rsidR="00601630" w:rsidRPr="00601630" w:rsidRDefault="00601630" w:rsidP="000963A3">
            <w:pPr>
              <w:jc w:val="center"/>
              <w:rPr>
                <w:sz w:val="18"/>
                <w:szCs w:val="18"/>
              </w:rPr>
            </w:pPr>
          </w:p>
        </w:tc>
      </w:tr>
      <w:tr w:rsidR="00601630" w14:paraId="7EC8EAE2" w14:textId="77777777" w:rsidTr="0030454B">
        <w:trPr>
          <w:trHeight w:val="315"/>
          <w:jc w:val="center"/>
        </w:trPr>
        <w:tc>
          <w:tcPr>
            <w:tcW w:w="1838" w:type="dxa"/>
            <w:shd w:val="clear" w:color="auto" w:fill="E7E6E6" w:themeFill="background2"/>
            <w:vAlign w:val="center"/>
          </w:tcPr>
          <w:p w14:paraId="67070FB4" w14:textId="05676B80" w:rsidR="00601630" w:rsidRPr="003D471A" w:rsidRDefault="00601630" w:rsidP="00601630">
            <w:pPr>
              <w:jc w:val="left"/>
              <w:rPr>
                <w:sz w:val="18"/>
                <w:szCs w:val="18"/>
              </w:rPr>
            </w:pPr>
            <w:r w:rsidRPr="003D471A">
              <w:rPr>
                <w:rFonts w:ascii="Calibri" w:eastAsia="Calibri" w:hAnsi="Calibri" w:cs="Calibri"/>
                <w:b/>
                <w:color w:val="000000" w:themeColor="text1"/>
                <w:sz w:val="18"/>
                <w:szCs w:val="18"/>
              </w:rPr>
              <w:t>Hardware adquirido</w:t>
            </w:r>
          </w:p>
        </w:tc>
        <w:tc>
          <w:tcPr>
            <w:tcW w:w="992" w:type="dxa"/>
            <w:shd w:val="clear" w:color="auto" w:fill="E7E6E6" w:themeFill="background2"/>
            <w:vAlign w:val="center"/>
          </w:tcPr>
          <w:p w14:paraId="69D09BB4" w14:textId="70AB77F4" w:rsidR="00601630" w:rsidRPr="000963A3" w:rsidRDefault="00601630" w:rsidP="000963A3">
            <w:pPr>
              <w:jc w:val="center"/>
              <w:rPr>
                <w:b/>
                <w:bCs/>
                <w:sz w:val="18"/>
                <w:szCs w:val="18"/>
              </w:rPr>
            </w:pPr>
          </w:p>
        </w:tc>
        <w:tc>
          <w:tcPr>
            <w:tcW w:w="1134" w:type="dxa"/>
            <w:shd w:val="clear" w:color="auto" w:fill="E7E6E6" w:themeFill="background2"/>
            <w:vAlign w:val="center"/>
          </w:tcPr>
          <w:p w14:paraId="1E3E07B4" w14:textId="66F06ABE" w:rsidR="00601630" w:rsidRPr="000963A3" w:rsidRDefault="00601630" w:rsidP="000963A3">
            <w:pPr>
              <w:jc w:val="center"/>
              <w:rPr>
                <w:b/>
                <w:bCs/>
                <w:sz w:val="18"/>
                <w:szCs w:val="18"/>
              </w:rPr>
            </w:pPr>
            <w:r w:rsidRPr="000963A3">
              <w:rPr>
                <w:b/>
                <w:bCs/>
                <w:sz w:val="18"/>
                <w:szCs w:val="18"/>
              </w:rPr>
              <w:t>65.160,00 €</w:t>
            </w:r>
          </w:p>
        </w:tc>
        <w:tc>
          <w:tcPr>
            <w:tcW w:w="1140" w:type="dxa"/>
            <w:shd w:val="clear" w:color="auto" w:fill="E7E6E6" w:themeFill="background2"/>
            <w:vAlign w:val="center"/>
          </w:tcPr>
          <w:p w14:paraId="0B5EF7A4" w14:textId="08F59763" w:rsidR="00601630" w:rsidRPr="000963A3" w:rsidRDefault="00601630" w:rsidP="000963A3">
            <w:pPr>
              <w:jc w:val="center"/>
              <w:rPr>
                <w:b/>
                <w:bCs/>
                <w:sz w:val="18"/>
                <w:szCs w:val="18"/>
              </w:rPr>
            </w:pPr>
          </w:p>
        </w:tc>
        <w:tc>
          <w:tcPr>
            <w:tcW w:w="1275" w:type="dxa"/>
            <w:shd w:val="clear" w:color="auto" w:fill="E7E6E6" w:themeFill="background2"/>
            <w:vAlign w:val="center"/>
          </w:tcPr>
          <w:p w14:paraId="5C070D6C" w14:textId="0A523E6A" w:rsidR="00601630" w:rsidRPr="000963A3" w:rsidRDefault="00601630" w:rsidP="000963A3">
            <w:pPr>
              <w:jc w:val="center"/>
              <w:rPr>
                <w:b/>
                <w:bCs/>
                <w:sz w:val="18"/>
                <w:szCs w:val="18"/>
              </w:rPr>
            </w:pPr>
          </w:p>
        </w:tc>
        <w:tc>
          <w:tcPr>
            <w:tcW w:w="1276" w:type="dxa"/>
            <w:shd w:val="clear" w:color="auto" w:fill="E7E6E6" w:themeFill="background2"/>
            <w:vAlign w:val="center"/>
          </w:tcPr>
          <w:p w14:paraId="59ADE2C3" w14:textId="7C93DA2E" w:rsidR="00601630" w:rsidRPr="000963A3" w:rsidRDefault="00601630" w:rsidP="000963A3">
            <w:pPr>
              <w:jc w:val="center"/>
              <w:rPr>
                <w:b/>
                <w:bCs/>
                <w:sz w:val="18"/>
                <w:szCs w:val="18"/>
              </w:rPr>
            </w:pPr>
          </w:p>
        </w:tc>
        <w:tc>
          <w:tcPr>
            <w:tcW w:w="1418" w:type="dxa"/>
            <w:shd w:val="clear" w:color="auto" w:fill="E7E6E6" w:themeFill="background2"/>
            <w:vAlign w:val="center"/>
          </w:tcPr>
          <w:p w14:paraId="578D4378" w14:textId="06D160E1" w:rsidR="00601630" w:rsidRPr="000963A3" w:rsidRDefault="00601630" w:rsidP="000963A3">
            <w:pPr>
              <w:jc w:val="center"/>
              <w:rPr>
                <w:b/>
                <w:bCs/>
                <w:sz w:val="18"/>
                <w:szCs w:val="18"/>
              </w:rPr>
            </w:pPr>
            <w:r w:rsidRPr="000963A3">
              <w:rPr>
                <w:b/>
                <w:bCs/>
                <w:sz w:val="18"/>
                <w:szCs w:val="18"/>
              </w:rPr>
              <w:t>65.160,0000 €</w:t>
            </w:r>
          </w:p>
        </w:tc>
      </w:tr>
    </w:tbl>
    <w:p w14:paraId="46183421" w14:textId="2FA69BDE" w:rsidR="0F15428A" w:rsidRDefault="043BC2E8" w:rsidP="222827C1">
      <w:pPr>
        <w:pStyle w:val="CitadeTablas"/>
      </w:pPr>
      <w:bookmarkStart w:id="1002" w:name="_Toc165126478"/>
      <w:r>
        <w:t>Resumen de</w:t>
      </w:r>
      <w:r w:rsidR="003D471A">
        <w:t>l</w:t>
      </w:r>
      <w:r>
        <w:t xml:space="preserve"> coste del proyecto</w:t>
      </w:r>
      <w:bookmarkEnd w:id="1002"/>
    </w:p>
    <w:p w14:paraId="090EFD1B" w14:textId="10CF5E50" w:rsidR="043BC2E8" w:rsidRDefault="043BC2E8" w:rsidP="64214DA2">
      <w:r>
        <w:t>Continuando con las diferentes partidas, tendríamos la partida de Doc</w:t>
      </w:r>
      <w:r w:rsidR="0C1F02F9">
        <w:t xml:space="preserve">umentación y Gestión del proyecto, en esta partida se imputan los gastos relacionados con la documentación </w:t>
      </w:r>
      <w:r w:rsidR="6704757A">
        <w:t xml:space="preserve">y los manuales </w:t>
      </w:r>
      <w:r w:rsidR="0C1F02F9">
        <w:t xml:space="preserve">de cada módulo, </w:t>
      </w:r>
      <w:r w:rsidR="3B1F3DAA">
        <w:t>así como la gestión del proyecto.</w:t>
      </w:r>
    </w:p>
    <w:p w14:paraId="13C21A74" w14:textId="77777777" w:rsidR="00C045BF" w:rsidRDefault="00C045BF">
      <w:pPr>
        <w:jc w:val="left"/>
      </w:pPr>
    </w:p>
    <w:p w14:paraId="7E61E838" w14:textId="7E4EA226" w:rsidR="003644BD" w:rsidRDefault="00C045BF" w:rsidP="00C045BF">
      <w:pPr>
        <w:pStyle w:val="Ttulo2"/>
      </w:pPr>
      <w:bookmarkStart w:id="1003" w:name="_Toc165126255"/>
      <w:r w:rsidRPr="00C045BF">
        <w:t>Documentación y Gestión de Proyecto</w:t>
      </w:r>
      <w:bookmarkEnd w:id="1003"/>
    </w:p>
    <w:tbl>
      <w:tblPr>
        <w:tblW w:w="8642" w:type="dxa"/>
        <w:tblLayout w:type="fixed"/>
        <w:tblLook w:val="06A0" w:firstRow="1" w:lastRow="0" w:firstColumn="1" w:lastColumn="0" w:noHBand="1" w:noVBand="1"/>
      </w:tblPr>
      <w:tblGrid>
        <w:gridCol w:w="541"/>
        <w:gridCol w:w="546"/>
        <w:gridCol w:w="541"/>
        <w:gridCol w:w="2478"/>
        <w:gridCol w:w="709"/>
        <w:gridCol w:w="709"/>
        <w:gridCol w:w="567"/>
        <w:gridCol w:w="850"/>
        <w:gridCol w:w="851"/>
        <w:gridCol w:w="850"/>
      </w:tblGrid>
      <w:tr w:rsidR="005C531F" w14:paraId="6BD4EBC8" w14:textId="77777777" w:rsidTr="00C045BF">
        <w:trPr>
          <w:trHeight w:val="315"/>
        </w:trPr>
        <w:tc>
          <w:tcPr>
            <w:tcW w:w="541" w:type="dxa"/>
            <w:tcBorders>
              <w:top w:val="single" w:sz="4" w:space="0" w:color="auto"/>
              <w:left w:val="single" w:sz="4" w:space="0" w:color="auto"/>
              <w:bottom w:val="single" w:sz="4" w:space="0" w:color="auto"/>
              <w:right w:val="single" w:sz="4" w:space="0" w:color="auto"/>
            </w:tcBorders>
            <w:shd w:val="clear" w:color="auto" w:fill="D0CECE" w:themeFill="background2" w:themeFillShade="E6"/>
            <w:tcMar>
              <w:top w:w="15" w:type="dxa"/>
              <w:left w:w="15" w:type="dxa"/>
              <w:right w:w="15" w:type="dxa"/>
            </w:tcMar>
            <w:vAlign w:val="center"/>
          </w:tcPr>
          <w:p w14:paraId="68BE5025" w14:textId="50368250" w:rsidR="4C3B832D" w:rsidRPr="005C531F" w:rsidRDefault="4C3B832D" w:rsidP="00C045BF">
            <w:pPr>
              <w:spacing w:after="0"/>
              <w:jc w:val="center"/>
              <w:rPr>
                <w:sz w:val="16"/>
                <w:szCs w:val="16"/>
              </w:rPr>
            </w:pPr>
            <w:r w:rsidRPr="005C531F">
              <w:rPr>
                <w:rFonts w:ascii="Calibri" w:eastAsia="Calibri" w:hAnsi="Calibri" w:cs="Calibri"/>
                <w:b/>
                <w:bCs/>
                <w:color w:val="000000" w:themeColor="text1"/>
                <w:sz w:val="16"/>
                <w:szCs w:val="16"/>
              </w:rPr>
              <w:t>I1</w:t>
            </w:r>
          </w:p>
        </w:tc>
        <w:tc>
          <w:tcPr>
            <w:tcW w:w="546" w:type="dxa"/>
            <w:tcBorders>
              <w:top w:val="single" w:sz="4" w:space="0" w:color="auto"/>
              <w:left w:val="single" w:sz="4" w:space="0" w:color="auto"/>
              <w:bottom w:val="single" w:sz="4" w:space="0" w:color="auto"/>
              <w:right w:val="single" w:sz="4" w:space="0" w:color="auto"/>
            </w:tcBorders>
            <w:shd w:val="clear" w:color="auto" w:fill="D0CECE" w:themeFill="background2" w:themeFillShade="E6"/>
            <w:tcMar>
              <w:top w:w="15" w:type="dxa"/>
              <w:left w:w="15" w:type="dxa"/>
              <w:right w:w="15" w:type="dxa"/>
            </w:tcMar>
            <w:vAlign w:val="center"/>
          </w:tcPr>
          <w:p w14:paraId="5AAE397F" w14:textId="2D9DEF56" w:rsidR="4C3B832D" w:rsidRPr="005C531F" w:rsidRDefault="4C3B832D" w:rsidP="00C045BF">
            <w:pPr>
              <w:spacing w:after="0"/>
              <w:jc w:val="center"/>
              <w:rPr>
                <w:sz w:val="16"/>
                <w:szCs w:val="16"/>
              </w:rPr>
            </w:pPr>
            <w:r w:rsidRPr="005C531F">
              <w:rPr>
                <w:rFonts w:ascii="Calibri" w:eastAsia="Calibri" w:hAnsi="Calibri" w:cs="Calibri"/>
                <w:b/>
                <w:bCs/>
                <w:color w:val="000000" w:themeColor="text1"/>
                <w:sz w:val="16"/>
                <w:szCs w:val="16"/>
              </w:rPr>
              <w:t>I2</w:t>
            </w:r>
          </w:p>
        </w:tc>
        <w:tc>
          <w:tcPr>
            <w:tcW w:w="541" w:type="dxa"/>
            <w:tcBorders>
              <w:top w:val="single" w:sz="4" w:space="0" w:color="auto"/>
              <w:left w:val="single" w:sz="4" w:space="0" w:color="auto"/>
              <w:bottom w:val="single" w:sz="4" w:space="0" w:color="auto"/>
              <w:right w:val="single" w:sz="4" w:space="0" w:color="auto"/>
            </w:tcBorders>
            <w:shd w:val="clear" w:color="auto" w:fill="D0CECE" w:themeFill="background2" w:themeFillShade="E6"/>
            <w:tcMar>
              <w:top w:w="15" w:type="dxa"/>
              <w:left w:w="15" w:type="dxa"/>
              <w:right w:w="15" w:type="dxa"/>
            </w:tcMar>
            <w:vAlign w:val="center"/>
          </w:tcPr>
          <w:p w14:paraId="44F1B478" w14:textId="6E4A315A" w:rsidR="4C3B832D" w:rsidRPr="005C531F" w:rsidRDefault="4C3B832D" w:rsidP="00C045BF">
            <w:pPr>
              <w:spacing w:after="0"/>
              <w:jc w:val="center"/>
              <w:rPr>
                <w:sz w:val="16"/>
                <w:szCs w:val="16"/>
              </w:rPr>
            </w:pPr>
            <w:r w:rsidRPr="005C531F">
              <w:rPr>
                <w:rFonts w:ascii="Calibri" w:eastAsia="Calibri" w:hAnsi="Calibri" w:cs="Calibri"/>
                <w:b/>
                <w:bCs/>
                <w:color w:val="000000" w:themeColor="text1"/>
                <w:sz w:val="16"/>
                <w:szCs w:val="16"/>
              </w:rPr>
              <w:t>I3</w:t>
            </w:r>
          </w:p>
        </w:tc>
        <w:tc>
          <w:tcPr>
            <w:tcW w:w="2478" w:type="dxa"/>
            <w:tcBorders>
              <w:top w:val="single" w:sz="4" w:space="0" w:color="auto"/>
              <w:left w:val="single" w:sz="4" w:space="0" w:color="auto"/>
              <w:bottom w:val="single" w:sz="4" w:space="0" w:color="auto"/>
              <w:right w:val="single" w:sz="4" w:space="0" w:color="auto"/>
            </w:tcBorders>
            <w:shd w:val="clear" w:color="auto" w:fill="D0CECE" w:themeFill="background2" w:themeFillShade="E6"/>
            <w:tcMar>
              <w:top w:w="15" w:type="dxa"/>
              <w:left w:w="15" w:type="dxa"/>
              <w:right w:w="15" w:type="dxa"/>
            </w:tcMar>
            <w:vAlign w:val="center"/>
          </w:tcPr>
          <w:p w14:paraId="5D16289C" w14:textId="411F7414" w:rsidR="4C3B832D" w:rsidRPr="005C531F" w:rsidRDefault="4C3B832D" w:rsidP="00C045BF">
            <w:pPr>
              <w:spacing w:after="0"/>
              <w:jc w:val="center"/>
              <w:rPr>
                <w:sz w:val="16"/>
                <w:szCs w:val="16"/>
              </w:rPr>
            </w:pPr>
            <w:r w:rsidRPr="005C531F">
              <w:rPr>
                <w:rFonts w:ascii="Calibri" w:eastAsia="Calibri" w:hAnsi="Calibri" w:cs="Calibri"/>
                <w:b/>
                <w:bCs/>
                <w:color w:val="000000" w:themeColor="text1"/>
                <w:sz w:val="16"/>
                <w:szCs w:val="16"/>
              </w:rPr>
              <w:t>Descripción</w:t>
            </w:r>
          </w:p>
        </w:tc>
        <w:tc>
          <w:tcPr>
            <w:tcW w:w="709" w:type="dxa"/>
            <w:tcBorders>
              <w:top w:val="single" w:sz="4" w:space="0" w:color="auto"/>
              <w:left w:val="single" w:sz="4" w:space="0" w:color="auto"/>
              <w:bottom w:val="single" w:sz="4" w:space="0" w:color="auto"/>
              <w:right w:val="single" w:sz="4" w:space="0" w:color="auto"/>
            </w:tcBorders>
            <w:shd w:val="clear" w:color="auto" w:fill="D0CECE" w:themeFill="background2" w:themeFillShade="E6"/>
            <w:tcMar>
              <w:top w:w="15" w:type="dxa"/>
              <w:left w:w="15" w:type="dxa"/>
              <w:right w:w="15" w:type="dxa"/>
            </w:tcMar>
            <w:vAlign w:val="center"/>
          </w:tcPr>
          <w:p w14:paraId="2CE8F789" w14:textId="72C0684F" w:rsidR="4C3B832D" w:rsidRPr="005C531F" w:rsidRDefault="4C3B832D" w:rsidP="00C045BF">
            <w:pPr>
              <w:spacing w:after="0"/>
              <w:jc w:val="center"/>
              <w:rPr>
                <w:sz w:val="16"/>
                <w:szCs w:val="16"/>
              </w:rPr>
            </w:pPr>
            <w:r w:rsidRPr="005C531F">
              <w:rPr>
                <w:rFonts w:ascii="Calibri" w:eastAsia="Calibri" w:hAnsi="Calibri" w:cs="Calibri"/>
                <w:b/>
                <w:bCs/>
                <w:color w:val="000000" w:themeColor="text1"/>
                <w:sz w:val="16"/>
                <w:szCs w:val="16"/>
              </w:rPr>
              <w:t>Cantidad</w:t>
            </w:r>
          </w:p>
        </w:tc>
        <w:tc>
          <w:tcPr>
            <w:tcW w:w="709" w:type="dxa"/>
            <w:tcBorders>
              <w:top w:val="single" w:sz="4" w:space="0" w:color="auto"/>
              <w:left w:val="single" w:sz="4" w:space="0" w:color="auto"/>
              <w:bottom w:val="single" w:sz="4" w:space="0" w:color="auto"/>
              <w:right w:val="single" w:sz="4" w:space="0" w:color="auto"/>
            </w:tcBorders>
            <w:shd w:val="clear" w:color="auto" w:fill="D0CECE" w:themeFill="background2" w:themeFillShade="E6"/>
            <w:tcMar>
              <w:top w:w="15" w:type="dxa"/>
              <w:left w:w="15" w:type="dxa"/>
              <w:right w:w="15" w:type="dxa"/>
            </w:tcMar>
            <w:vAlign w:val="center"/>
          </w:tcPr>
          <w:p w14:paraId="75F83411" w14:textId="29EEF2D0" w:rsidR="4C3B832D" w:rsidRPr="005C531F" w:rsidRDefault="4C3B832D" w:rsidP="00C045BF">
            <w:pPr>
              <w:spacing w:after="0"/>
              <w:jc w:val="center"/>
              <w:rPr>
                <w:sz w:val="16"/>
                <w:szCs w:val="16"/>
              </w:rPr>
            </w:pPr>
            <w:r w:rsidRPr="005C531F">
              <w:rPr>
                <w:rFonts w:ascii="Calibri" w:eastAsia="Calibri" w:hAnsi="Calibri" w:cs="Calibri"/>
                <w:b/>
                <w:bCs/>
                <w:color w:val="000000" w:themeColor="text1"/>
                <w:sz w:val="16"/>
                <w:szCs w:val="16"/>
              </w:rPr>
              <w:t>Unidades</w:t>
            </w:r>
          </w:p>
        </w:tc>
        <w:tc>
          <w:tcPr>
            <w:tcW w:w="567" w:type="dxa"/>
            <w:tcBorders>
              <w:top w:val="single" w:sz="4" w:space="0" w:color="auto"/>
              <w:left w:val="single" w:sz="4" w:space="0" w:color="auto"/>
              <w:bottom w:val="single" w:sz="4" w:space="0" w:color="auto"/>
              <w:right w:val="single" w:sz="4" w:space="0" w:color="auto"/>
            </w:tcBorders>
            <w:shd w:val="clear" w:color="auto" w:fill="D0CECE" w:themeFill="background2" w:themeFillShade="E6"/>
            <w:tcMar>
              <w:top w:w="15" w:type="dxa"/>
              <w:left w:w="15" w:type="dxa"/>
              <w:right w:w="15" w:type="dxa"/>
            </w:tcMar>
            <w:vAlign w:val="center"/>
          </w:tcPr>
          <w:p w14:paraId="58D35886" w14:textId="46BF9B07" w:rsidR="4C3B832D" w:rsidRPr="005C531F" w:rsidRDefault="4C3B832D" w:rsidP="00C045BF">
            <w:pPr>
              <w:spacing w:after="0"/>
              <w:jc w:val="center"/>
              <w:rPr>
                <w:sz w:val="16"/>
                <w:szCs w:val="16"/>
              </w:rPr>
            </w:pPr>
            <w:r w:rsidRPr="005C531F">
              <w:rPr>
                <w:rFonts w:ascii="Calibri" w:eastAsia="Calibri" w:hAnsi="Calibri" w:cs="Calibri"/>
                <w:b/>
                <w:bCs/>
                <w:color w:val="000000" w:themeColor="text1"/>
                <w:sz w:val="16"/>
                <w:szCs w:val="16"/>
              </w:rPr>
              <w:t>Precio</w:t>
            </w:r>
          </w:p>
        </w:tc>
        <w:tc>
          <w:tcPr>
            <w:tcW w:w="850" w:type="dxa"/>
            <w:tcBorders>
              <w:top w:val="single" w:sz="4" w:space="0" w:color="auto"/>
              <w:left w:val="single" w:sz="4" w:space="0" w:color="auto"/>
              <w:bottom w:val="single" w:sz="4" w:space="0" w:color="auto"/>
              <w:right w:val="single" w:sz="4" w:space="0" w:color="auto"/>
            </w:tcBorders>
            <w:shd w:val="clear" w:color="auto" w:fill="D0CECE" w:themeFill="background2" w:themeFillShade="E6"/>
            <w:tcMar>
              <w:top w:w="15" w:type="dxa"/>
              <w:left w:w="15" w:type="dxa"/>
              <w:right w:w="15" w:type="dxa"/>
            </w:tcMar>
            <w:vAlign w:val="center"/>
          </w:tcPr>
          <w:p w14:paraId="6B64EC37" w14:textId="0DF2FCA1" w:rsidR="4C3B832D" w:rsidRPr="005C531F" w:rsidRDefault="4C3B832D" w:rsidP="00C045BF">
            <w:pPr>
              <w:spacing w:after="0"/>
              <w:jc w:val="center"/>
              <w:rPr>
                <w:sz w:val="16"/>
                <w:szCs w:val="16"/>
              </w:rPr>
            </w:pPr>
            <w:r w:rsidRPr="005C531F">
              <w:rPr>
                <w:rFonts w:ascii="Calibri" w:eastAsia="Calibri" w:hAnsi="Calibri" w:cs="Calibri"/>
                <w:b/>
                <w:bCs/>
                <w:color w:val="000000" w:themeColor="text1"/>
                <w:sz w:val="16"/>
                <w:szCs w:val="16"/>
              </w:rPr>
              <w:t>Subtotal (3)</w:t>
            </w:r>
          </w:p>
        </w:tc>
        <w:tc>
          <w:tcPr>
            <w:tcW w:w="851" w:type="dxa"/>
            <w:tcBorders>
              <w:top w:val="single" w:sz="4" w:space="0" w:color="auto"/>
              <w:left w:val="single" w:sz="4" w:space="0" w:color="auto"/>
              <w:bottom w:val="single" w:sz="4" w:space="0" w:color="auto"/>
              <w:right w:val="single" w:sz="4" w:space="0" w:color="auto"/>
            </w:tcBorders>
            <w:shd w:val="clear" w:color="auto" w:fill="D0CECE" w:themeFill="background2" w:themeFillShade="E6"/>
            <w:tcMar>
              <w:top w:w="15" w:type="dxa"/>
              <w:left w:w="15" w:type="dxa"/>
              <w:right w:w="15" w:type="dxa"/>
            </w:tcMar>
            <w:vAlign w:val="center"/>
          </w:tcPr>
          <w:p w14:paraId="15C77389" w14:textId="788C9119" w:rsidR="4C3B832D" w:rsidRPr="005C531F" w:rsidRDefault="4C3B832D" w:rsidP="00C045BF">
            <w:pPr>
              <w:spacing w:after="0"/>
              <w:jc w:val="center"/>
              <w:rPr>
                <w:sz w:val="16"/>
                <w:szCs w:val="16"/>
              </w:rPr>
            </w:pPr>
            <w:r w:rsidRPr="005C531F">
              <w:rPr>
                <w:rFonts w:ascii="Calibri" w:eastAsia="Calibri" w:hAnsi="Calibri" w:cs="Calibri"/>
                <w:b/>
                <w:bCs/>
                <w:color w:val="000000" w:themeColor="text1"/>
                <w:sz w:val="16"/>
                <w:szCs w:val="16"/>
              </w:rPr>
              <w:t>Subtotal (2)</w:t>
            </w:r>
          </w:p>
        </w:tc>
        <w:tc>
          <w:tcPr>
            <w:tcW w:w="850" w:type="dxa"/>
            <w:tcBorders>
              <w:top w:val="single" w:sz="4" w:space="0" w:color="auto"/>
              <w:left w:val="single" w:sz="4" w:space="0" w:color="auto"/>
              <w:bottom w:val="single" w:sz="4" w:space="0" w:color="auto"/>
              <w:right w:val="single" w:sz="4" w:space="0" w:color="auto"/>
            </w:tcBorders>
            <w:shd w:val="clear" w:color="auto" w:fill="D0CECE" w:themeFill="background2" w:themeFillShade="E6"/>
            <w:tcMar>
              <w:top w:w="15" w:type="dxa"/>
              <w:left w:w="15" w:type="dxa"/>
              <w:right w:w="15" w:type="dxa"/>
            </w:tcMar>
            <w:vAlign w:val="center"/>
          </w:tcPr>
          <w:p w14:paraId="56E245F0" w14:textId="29970C4D" w:rsidR="4C3B832D" w:rsidRPr="005C531F" w:rsidRDefault="4C3B832D" w:rsidP="00C045BF">
            <w:pPr>
              <w:spacing w:after="0"/>
              <w:jc w:val="center"/>
              <w:rPr>
                <w:sz w:val="16"/>
                <w:szCs w:val="16"/>
              </w:rPr>
            </w:pPr>
            <w:r w:rsidRPr="005C531F">
              <w:rPr>
                <w:rFonts w:ascii="Calibri" w:eastAsia="Calibri" w:hAnsi="Calibri" w:cs="Calibri"/>
                <w:b/>
                <w:bCs/>
                <w:color w:val="000000" w:themeColor="text1"/>
                <w:sz w:val="16"/>
                <w:szCs w:val="16"/>
              </w:rPr>
              <w:t>Total</w:t>
            </w:r>
          </w:p>
        </w:tc>
      </w:tr>
      <w:tr w:rsidR="005C531F" w14:paraId="51B402F9" w14:textId="77777777" w:rsidTr="00C045BF">
        <w:trPr>
          <w:trHeight w:val="315"/>
        </w:trPr>
        <w:tc>
          <w:tcPr>
            <w:tcW w:w="541" w:type="dxa"/>
            <w:tcBorders>
              <w:top w:val="single" w:sz="4" w:space="0" w:color="auto"/>
              <w:left w:val="single" w:sz="4" w:space="0" w:color="auto"/>
              <w:bottom w:val="single" w:sz="4" w:space="0" w:color="auto"/>
              <w:right w:val="single" w:sz="4" w:space="0" w:color="auto"/>
            </w:tcBorders>
            <w:shd w:val="clear" w:color="auto" w:fill="E7E6E6" w:themeFill="background2"/>
            <w:tcMar>
              <w:top w:w="15" w:type="dxa"/>
              <w:left w:w="15" w:type="dxa"/>
              <w:right w:w="15" w:type="dxa"/>
            </w:tcMar>
            <w:vAlign w:val="center"/>
          </w:tcPr>
          <w:p w14:paraId="37189C06" w14:textId="0FB64142" w:rsidR="4C3B832D" w:rsidRPr="005C531F" w:rsidRDefault="4C3B832D" w:rsidP="4C3B832D">
            <w:pPr>
              <w:spacing w:after="0"/>
              <w:jc w:val="center"/>
              <w:rPr>
                <w:sz w:val="16"/>
                <w:szCs w:val="16"/>
              </w:rPr>
            </w:pPr>
            <w:r w:rsidRPr="005C531F">
              <w:rPr>
                <w:rFonts w:ascii="Calibri" w:eastAsia="Calibri" w:hAnsi="Calibri" w:cs="Calibri"/>
                <w:color w:val="000000" w:themeColor="text1"/>
                <w:sz w:val="16"/>
                <w:szCs w:val="16"/>
              </w:rPr>
              <w:t>01</w:t>
            </w:r>
          </w:p>
        </w:tc>
        <w:tc>
          <w:tcPr>
            <w:tcW w:w="546" w:type="dxa"/>
            <w:tcBorders>
              <w:top w:val="single" w:sz="4" w:space="0" w:color="auto"/>
              <w:left w:val="single" w:sz="4" w:space="0" w:color="auto"/>
              <w:bottom w:val="single" w:sz="4" w:space="0" w:color="auto"/>
              <w:right w:val="single" w:sz="4" w:space="0" w:color="auto"/>
            </w:tcBorders>
            <w:shd w:val="clear" w:color="auto" w:fill="E7E6E6" w:themeFill="background2"/>
            <w:tcMar>
              <w:top w:w="15" w:type="dxa"/>
              <w:left w:w="15" w:type="dxa"/>
              <w:right w:w="15" w:type="dxa"/>
            </w:tcMar>
            <w:vAlign w:val="center"/>
          </w:tcPr>
          <w:p w14:paraId="271F8C13" w14:textId="33A1BBDE" w:rsidR="4C3B832D" w:rsidRPr="005C531F" w:rsidRDefault="4C3B832D" w:rsidP="00C045BF">
            <w:pPr>
              <w:jc w:val="center"/>
              <w:rPr>
                <w:sz w:val="16"/>
                <w:szCs w:val="16"/>
              </w:rPr>
            </w:pPr>
          </w:p>
        </w:tc>
        <w:tc>
          <w:tcPr>
            <w:tcW w:w="541" w:type="dxa"/>
            <w:tcBorders>
              <w:top w:val="single" w:sz="4" w:space="0" w:color="auto"/>
              <w:left w:val="single" w:sz="4" w:space="0" w:color="auto"/>
              <w:bottom w:val="single" w:sz="4" w:space="0" w:color="auto"/>
              <w:right w:val="single" w:sz="4" w:space="0" w:color="auto"/>
            </w:tcBorders>
            <w:shd w:val="clear" w:color="auto" w:fill="E7E6E6" w:themeFill="background2"/>
            <w:tcMar>
              <w:top w:w="15" w:type="dxa"/>
              <w:left w:w="15" w:type="dxa"/>
              <w:right w:w="15" w:type="dxa"/>
            </w:tcMar>
            <w:vAlign w:val="center"/>
          </w:tcPr>
          <w:p w14:paraId="00A2F59D" w14:textId="1500D2D2" w:rsidR="4C3B832D" w:rsidRPr="005C531F" w:rsidRDefault="4C3B832D" w:rsidP="00C045BF">
            <w:pPr>
              <w:jc w:val="center"/>
              <w:rPr>
                <w:sz w:val="16"/>
                <w:szCs w:val="16"/>
              </w:rPr>
            </w:pPr>
          </w:p>
        </w:tc>
        <w:tc>
          <w:tcPr>
            <w:tcW w:w="2478" w:type="dxa"/>
            <w:tcBorders>
              <w:top w:val="single" w:sz="4" w:space="0" w:color="auto"/>
              <w:left w:val="single" w:sz="4" w:space="0" w:color="auto"/>
              <w:bottom w:val="single" w:sz="4" w:space="0" w:color="auto"/>
              <w:right w:val="single" w:sz="4" w:space="0" w:color="auto"/>
            </w:tcBorders>
            <w:shd w:val="clear" w:color="auto" w:fill="E7E6E6" w:themeFill="background2"/>
            <w:tcMar>
              <w:top w:w="15" w:type="dxa"/>
              <w:left w:w="15" w:type="dxa"/>
              <w:right w:w="15" w:type="dxa"/>
            </w:tcMar>
            <w:vAlign w:val="center"/>
          </w:tcPr>
          <w:p w14:paraId="2874891A" w14:textId="217B10BE" w:rsidR="4C3B832D" w:rsidRPr="005C531F" w:rsidRDefault="4C3B832D" w:rsidP="4C3B832D">
            <w:pPr>
              <w:spacing w:after="0"/>
              <w:jc w:val="left"/>
              <w:rPr>
                <w:sz w:val="16"/>
                <w:szCs w:val="16"/>
              </w:rPr>
            </w:pPr>
            <w:r w:rsidRPr="005C531F">
              <w:rPr>
                <w:rFonts w:ascii="Calibri" w:eastAsia="Calibri" w:hAnsi="Calibri" w:cs="Calibri"/>
                <w:b/>
                <w:bCs/>
                <w:color w:val="000000" w:themeColor="text1"/>
                <w:sz w:val="16"/>
                <w:szCs w:val="16"/>
              </w:rPr>
              <w:t>Documentación</w:t>
            </w:r>
          </w:p>
        </w:tc>
        <w:tc>
          <w:tcPr>
            <w:tcW w:w="709" w:type="dxa"/>
            <w:tcBorders>
              <w:top w:val="single" w:sz="4" w:space="0" w:color="auto"/>
              <w:left w:val="single" w:sz="4" w:space="0" w:color="auto"/>
              <w:bottom w:val="single" w:sz="4" w:space="0" w:color="auto"/>
              <w:right w:val="single" w:sz="4" w:space="0" w:color="auto"/>
            </w:tcBorders>
            <w:shd w:val="clear" w:color="auto" w:fill="E7E6E6" w:themeFill="background2"/>
            <w:tcMar>
              <w:top w:w="15" w:type="dxa"/>
              <w:left w:w="15" w:type="dxa"/>
              <w:right w:w="15" w:type="dxa"/>
            </w:tcMar>
            <w:vAlign w:val="center"/>
          </w:tcPr>
          <w:p w14:paraId="4B386268" w14:textId="4D14A5B2" w:rsidR="4C3B832D" w:rsidRPr="005C531F" w:rsidRDefault="4C3B832D" w:rsidP="00C045BF">
            <w:pPr>
              <w:jc w:val="center"/>
              <w:rPr>
                <w:sz w:val="16"/>
                <w:szCs w:val="16"/>
              </w:rPr>
            </w:pPr>
          </w:p>
        </w:tc>
        <w:tc>
          <w:tcPr>
            <w:tcW w:w="709" w:type="dxa"/>
            <w:tcBorders>
              <w:top w:val="single" w:sz="4" w:space="0" w:color="auto"/>
              <w:left w:val="single" w:sz="4" w:space="0" w:color="auto"/>
              <w:bottom w:val="single" w:sz="4" w:space="0" w:color="auto"/>
              <w:right w:val="single" w:sz="4" w:space="0" w:color="auto"/>
            </w:tcBorders>
            <w:shd w:val="clear" w:color="auto" w:fill="E7E6E6" w:themeFill="background2"/>
            <w:tcMar>
              <w:top w:w="15" w:type="dxa"/>
              <w:left w:w="15" w:type="dxa"/>
              <w:right w:w="15" w:type="dxa"/>
            </w:tcMar>
            <w:vAlign w:val="center"/>
          </w:tcPr>
          <w:p w14:paraId="1F4ADC88" w14:textId="71634FFF" w:rsidR="4C3B832D" w:rsidRPr="005C531F" w:rsidRDefault="4C3B832D" w:rsidP="00C045BF">
            <w:pPr>
              <w:jc w:val="center"/>
              <w:rPr>
                <w:sz w:val="16"/>
                <w:szCs w:val="16"/>
              </w:rPr>
            </w:pPr>
          </w:p>
        </w:tc>
        <w:tc>
          <w:tcPr>
            <w:tcW w:w="567" w:type="dxa"/>
            <w:tcBorders>
              <w:top w:val="single" w:sz="4" w:space="0" w:color="auto"/>
              <w:left w:val="single" w:sz="4" w:space="0" w:color="auto"/>
              <w:bottom w:val="single" w:sz="4" w:space="0" w:color="auto"/>
              <w:right w:val="single" w:sz="4" w:space="0" w:color="auto"/>
            </w:tcBorders>
            <w:shd w:val="clear" w:color="auto" w:fill="E7E6E6" w:themeFill="background2"/>
            <w:tcMar>
              <w:top w:w="15" w:type="dxa"/>
              <w:left w:w="15" w:type="dxa"/>
              <w:right w:w="15" w:type="dxa"/>
            </w:tcMar>
            <w:vAlign w:val="center"/>
          </w:tcPr>
          <w:p w14:paraId="1405B9E2" w14:textId="731421E5" w:rsidR="4C3B832D" w:rsidRPr="005C531F" w:rsidRDefault="4C3B832D" w:rsidP="00C045BF">
            <w:pPr>
              <w:jc w:val="center"/>
              <w:rPr>
                <w:sz w:val="16"/>
                <w:szCs w:val="16"/>
              </w:rPr>
            </w:pPr>
          </w:p>
        </w:tc>
        <w:tc>
          <w:tcPr>
            <w:tcW w:w="850" w:type="dxa"/>
            <w:tcBorders>
              <w:top w:val="single" w:sz="4" w:space="0" w:color="auto"/>
              <w:left w:val="single" w:sz="4" w:space="0" w:color="auto"/>
              <w:bottom w:val="single" w:sz="4" w:space="0" w:color="auto"/>
              <w:right w:val="single" w:sz="4" w:space="0" w:color="auto"/>
            </w:tcBorders>
            <w:shd w:val="clear" w:color="auto" w:fill="E7E6E6" w:themeFill="background2"/>
            <w:tcMar>
              <w:top w:w="15" w:type="dxa"/>
              <w:left w:w="15" w:type="dxa"/>
              <w:right w:w="15" w:type="dxa"/>
            </w:tcMar>
            <w:vAlign w:val="center"/>
          </w:tcPr>
          <w:p w14:paraId="2CD8424C" w14:textId="364F11C2" w:rsidR="4C3B832D" w:rsidRPr="005C531F" w:rsidRDefault="4C3B832D" w:rsidP="00C045BF">
            <w:pPr>
              <w:jc w:val="center"/>
              <w:rPr>
                <w:sz w:val="16"/>
                <w:szCs w:val="16"/>
              </w:rPr>
            </w:pPr>
          </w:p>
        </w:tc>
        <w:tc>
          <w:tcPr>
            <w:tcW w:w="851" w:type="dxa"/>
            <w:tcBorders>
              <w:top w:val="single" w:sz="4" w:space="0" w:color="auto"/>
              <w:left w:val="single" w:sz="4" w:space="0" w:color="auto"/>
              <w:bottom w:val="single" w:sz="4" w:space="0" w:color="auto"/>
              <w:right w:val="single" w:sz="4" w:space="0" w:color="auto"/>
            </w:tcBorders>
            <w:shd w:val="clear" w:color="auto" w:fill="E7E6E6" w:themeFill="background2"/>
            <w:tcMar>
              <w:top w:w="15" w:type="dxa"/>
              <w:left w:w="15" w:type="dxa"/>
              <w:right w:w="15" w:type="dxa"/>
            </w:tcMar>
            <w:vAlign w:val="center"/>
          </w:tcPr>
          <w:p w14:paraId="45C9ACD4" w14:textId="3B9196C8" w:rsidR="4C3B832D" w:rsidRPr="005C531F" w:rsidRDefault="4C3B832D" w:rsidP="00C045BF">
            <w:pPr>
              <w:jc w:val="center"/>
              <w:rPr>
                <w:sz w:val="16"/>
                <w:szCs w:val="16"/>
              </w:rPr>
            </w:pPr>
          </w:p>
        </w:tc>
        <w:tc>
          <w:tcPr>
            <w:tcW w:w="850" w:type="dxa"/>
            <w:tcBorders>
              <w:top w:val="single" w:sz="4" w:space="0" w:color="auto"/>
              <w:left w:val="single" w:sz="4" w:space="0" w:color="auto"/>
              <w:bottom w:val="single" w:sz="4" w:space="0" w:color="auto"/>
              <w:right w:val="single" w:sz="4" w:space="0" w:color="auto"/>
            </w:tcBorders>
            <w:shd w:val="clear" w:color="auto" w:fill="E7E6E6" w:themeFill="background2"/>
            <w:tcMar>
              <w:top w:w="15" w:type="dxa"/>
              <w:left w:w="15" w:type="dxa"/>
              <w:right w:w="15" w:type="dxa"/>
            </w:tcMar>
            <w:vAlign w:val="center"/>
          </w:tcPr>
          <w:p w14:paraId="0E84EE65" w14:textId="5C3B152C" w:rsidR="4C3B832D" w:rsidRPr="005C531F" w:rsidRDefault="4C3B832D" w:rsidP="4C3B832D">
            <w:pPr>
              <w:spacing w:after="0"/>
              <w:jc w:val="center"/>
              <w:rPr>
                <w:sz w:val="16"/>
                <w:szCs w:val="16"/>
              </w:rPr>
            </w:pPr>
            <w:r w:rsidRPr="005C531F">
              <w:rPr>
                <w:rFonts w:ascii="Calibri" w:eastAsia="Calibri" w:hAnsi="Calibri" w:cs="Calibri"/>
                <w:b/>
                <w:bCs/>
                <w:color w:val="000000" w:themeColor="text1"/>
                <w:sz w:val="16"/>
                <w:szCs w:val="16"/>
              </w:rPr>
              <w:t>1.006,94 €</w:t>
            </w:r>
          </w:p>
        </w:tc>
      </w:tr>
      <w:tr w:rsidR="4C3B832D" w14:paraId="2C53CE2D" w14:textId="77777777" w:rsidTr="00C045BF">
        <w:trPr>
          <w:trHeight w:val="315"/>
        </w:trPr>
        <w:tc>
          <w:tcPr>
            <w:tcW w:w="54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300E6ED7" w14:textId="02B6760D" w:rsidR="4C3B832D" w:rsidRPr="005C531F" w:rsidRDefault="4C3B832D" w:rsidP="00C045BF">
            <w:pPr>
              <w:jc w:val="center"/>
              <w:rPr>
                <w:sz w:val="16"/>
                <w:szCs w:val="16"/>
              </w:rPr>
            </w:pPr>
          </w:p>
        </w:tc>
        <w:tc>
          <w:tcPr>
            <w:tcW w:w="546"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4521291D" w14:textId="59330E6F" w:rsidR="4C3B832D" w:rsidRPr="005C531F" w:rsidRDefault="4C3B832D" w:rsidP="4C3B832D">
            <w:pPr>
              <w:spacing w:after="0"/>
              <w:jc w:val="center"/>
              <w:rPr>
                <w:sz w:val="16"/>
                <w:szCs w:val="16"/>
              </w:rPr>
            </w:pPr>
            <w:r w:rsidRPr="005C531F">
              <w:rPr>
                <w:rFonts w:ascii="Calibri" w:eastAsia="Calibri" w:hAnsi="Calibri" w:cs="Calibri"/>
                <w:color w:val="000000" w:themeColor="text1"/>
                <w:sz w:val="16"/>
                <w:szCs w:val="16"/>
              </w:rPr>
              <w:t>001</w:t>
            </w:r>
          </w:p>
        </w:tc>
        <w:tc>
          <w:tcPr>
            <w:tcW w:w="54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3BD5681B" w14:textId="7FC071E5" w:rsidR="4C3B832D" w:rsidRPr="005C531F" w:rsidRDefault="4C3B832D" w:rsidP="00C045BF">
            <w:pPr>
              <w:jc w:val="center"/>
              <w:rPr>
                <w:sz w:val="16"/>
                <w:szCs w:val="16"/>
              </w:rPr>
            </w:pPr>
          </w:p>
        </w:tc>
        <w:tc>
          <w:tcPr>
            <w:tcW w:w="2478"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35" w:type="dxa"/>
              <w:right w:w="15" w:type="dxa"/>
            </w:tcMar>
            <w:vAlign w:val="center"/>
          </w:tcPr>
          <w:p w14:paraId="6421B169" w14:textId="2D64BAC5" w:rsidR="4C3B832D" w:rsidRPr="005C531F" w:rsidRDefault="4C3B832D" w:rsidP="4C3B832D">
            <w:pPr>
              <w:spacing w:after="0"/>
              <w:jc w:val="left"/>
              <w:rPr>
                <w:sz w:val="16"/>
                <w:szCs w:val="16"/>
              </w:rPr>
            </w:pPr>
            <w:r w:rsidRPr="005C531F">
              <w:rPr>
                <w:rFonts w:ascii="Calibri" w:eastAsia="Calibri" w:hAnsi="Calibri" w:cs="Calibri"/>
                <w:color w:val="000000" w:themeColor="text1"/>
                <w:sz w:val="16"/>
                <w:szCs w:val="16"/>
              </w:rPr>
              <w:t>DV - Documentación de visión</w:t>
            </w:r>
          </w:p>
        </w:tc>
        <w:tc>
          <w:tcPr>
            <w:tcW w:w="709"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0C27F785" w14:textId="6EBA4562" w:rsidR="4C3B832D" w:rsidRPr="005C531F" w:rsidRDefault="4C3B832D" w:rsidP="00C045BF">
            <w:pPr>
              <w:jc w:val="center"/>
              <w:rPr>
                <w:sz w:val="16"/>
                <w:szCs w:val="16"/>
              </w:rPr>
            </w:pPr>
          </w:p>
        </w:tc>
        <w:tc>
          <w:tcPr>
            <w:tcW w:w="709"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744195F7" w14:textId="6512A2E0" w:rsidR="4C3B832D" w:rsidRPr="005C531F" w:rsidRDefault="4C3B832D" w:rsidP="00C045BF">
            <w:pPr>
              <w:jc w:val="center"/>
              <w:rPr>
                <w:sz w:val="16"/>
                <w:szCs w:val="16"/>
              </w:rPr>
            </w:pP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0E6F1218" w14:textId="137780FB" w:rsidR="4C3B832D" w:rsidRPr="005C531F" w:rsidRDefault="4C3B832D" w:rsidP="00C045BF">
            <w:pPr>
              <w:jc w:val="center"/>
              <w:rPr>
                <w:sz w:val="16"/>
                <w:szCs w:val="16"/>
              </w:rPr>
            </w:pPr>
          </w:p>
        </w:tc>
        <w:tc>
          <w:tcPr>
            <w:tcW w:w="850"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64D03D06" w14:textId="75DFF3CB" w:rsidR="4C3B832D" w:rsidRPr="005C531F" w:rsidRDefault="4C3B832D" w:rsidP="00C045BF">
            <w:pPr>
              <w:jc w:val="center"/>
              <w:rPr>
                <w:sz w:val="16"/>
                <w:szCs w:val="16"/>
              </w:rPr>
            </w:pPr>
          </w:p>
        </w:tc>
        <w:tc>
          <w:tcPr>
            <w:tcW w:w="85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1743BA21" w14:textId="42F0CE8D" w:rsidR="4C3B832D" w:rsidRPr="005C531F" w:rsidRDefault="4C3B832D" w:rsidP="4C3B832D">
            <w:pPr>
              <w:spacing w:after="0"/>
              <w:jc w:val="center"/>
              <w:rPr>
                <w:sz w:val="16"/>
                <w:szCs w:val="16"/>
              </w:rPr>
            </w:pPr>
            <w:r w:rsidRPr="005C531F">
              <w:rPr>
                <w:rFonts w:ascii="Calibri" w:eastAsia="Calibri" w:hAnsi="Calibri" w:cs="Calibri"/>
                <w:color w:val="000000" w:themeColor="text1"/>
                <w:sz w:val="16"/>
                <w:szCs w:val="16"/>
              </w:rPr>
              <w:t>265,79 €</w:t>
            </w:r>
          </w:p>
        </w:tc>
        <w:tc>
          <w:tcPr>
            <w:tcW w:w="850"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6C045689" w14:textId="4F1110B5" w:rsidR="4C3B832D" w:rsidRPr="005C531F" w:rsidRDefault="4C3B832D" w:rsidP="00C045BF">
            <w:pPr>
              <w:jc w:val="center"/>
              <w:rPr>
                <w:sz w:val="16"/>
                <w:szCs w:val="16"/>
              </w:rPr>
            </w:pPr>
          </w:p>
        </w:tc>
      </w:tr>
      <w:tr w:rsidR="4C3B832D" w14:paraId="728DAA1E" w14:textId="77777777" w:rsidTr="00C045BF">
        <w:trPr>
          <w:trHeight w:val="315"/>
        </w:trPr>
        <w:tc>
          <w:tcPr>
            <w:tcW w:w="54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6CC19441" w14:textId="5E707A7E" w:rsidR="4C3B832D" w:rsidRPr="005C531F" w:rsidRDefault="4C3B832D" w:rsidP="00C045BF">
            <w:pPr>
              <w:jc w:val="center"/>
              <w:rPr>
                <w:sz w:val="16"/>
                <w:szCs w:val="16"/>
              </w:rPr>
            </w:pPr>
          </w:p>
        </w:tc>
        <w:tc>
          <w:tcPr>
            <w:tcW w:w="546"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7DCE158A" w14:textId="3AE41D43" w:rsidR="4C3B832D" w:rsidRPr="005C531F" w:rsidRDefault="4C3B832D" w:rsidP="00C045BF">
            <w:pPr>
              <w:jc w:val="center"/>
              <w:rPr>
                <w:sz w:val="16"/>
                <w:szCs w:val="16"/>
              </w:rPr>
            </w:pPr>
          </w:p>
        </w:tc>
        <w:tc>
          <w:tcPr>
            <w:tcW w:w="54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743B73C6" w14:textId="093FA481" w:rsidR="4C3B832D" w:rsidRPr="005C531F" w:rsidRDefault="4C3B832D" w:rsidP="4C3B832D">
            <w:pPr>
              <w:spacing w:after="0"/>
              <w:jc w:val="center"/>
              <w:rPr>
                <w:sz w:val="16"/>
                <w:szCs w:val="16"/>
              </w:rPr>
            </w:pPr>
            <w:r w:rsidRPr="005C531F">
              <w:rPr>
                <w:rFonts w:ascii="Calibri" w:eastAsia="Calibri" w:hAnsi="Calibri" w:cs="Calibri"/>
                <w:color w:val="000000" w:themeColor="text1"/>
                <w:sz w:val="16"/>
                <w:szCs w:val="16"/>
              </w:rPr>
              <w:t>01</w:t>
            </w:r>
          </w:p>
        </w:tc>
        <w:tc>
          <w:tcPr>
            <w:tcW w:w="2478"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270" w:type="dxa"/>
              <w:right w:w="15" w:type="dxa"/>
            </w:tcMar>
            <w:vAlign w:val="center"/>
          </w:tcPr>
          <w:p w14:paraId="6D93B23B" w14:textId="12B5E50C" w:rsidR="4C3B832D" w:rsidRPr="005C531F" w:rsidRDefault="4C3B832D" w:rsidP="4C3B832D">
            <w:pPr>
              <w:spacing w:after="0"/>
              <w:jc w:val="left"/>
              <w:rPr>
                <w:sz w:val="16"/>
                <w:szCs w:val="16"/>
              </w:rPr>
            </w:pPr>
            <w:r w:rsidRPr="005C531F">
              <w:rPr>
                <w:rFonts w:ascii="Calibri" w:eastAsia="Calibri" w:hAnsi="Calibri" w:cs="Calibri"/>
                <w:color w:val="000000" w:themeColor="text1"/>
                <w:sz w:val="16"/>
                <w:szCs w:val="16"/>
              </w:rPr>
              <w:t>Desarrollador Junior</w:t>
            </w:r>
          </w:p>
        </w:tc>
        <w:tc>
          <w:tcPr>
            <w:tcW w:w="709"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42232CD7" w14:textId="518CED8A" w:rsidR="4C3B832D" w:rsidRPr="005C531F" w:rsidRDefault="4C3B832D" w:rsidP="4C3B832D">
            <w:pPr>
              <w:spacing w:after="0"/>
              <w:jc w:val="center"/>
              <w:rPr>
                <w:sz w:val="16"/>
                <w:szCs w:val="16"/>
              </w:rPr>
            </w:pPr>
            <w:r w:rsidRPr="005C531F">
              <w:rPr>
                <w:rFonts w:ascii="Calibri" w:eastAsia="Calibri" w:hAnsi="Calibri" w:cs="Calibri"/>
                <w:color w:val="000000" w:themeColor="text1"/>
                <w:sz w:val="16"/>
                <w:szCs w:val="16"/>
              </w:rPr>
              <w:t>8</w:t>
            </w:r>
          </w:p>
        </w:tc>
        <w:tc>
          <w:tcPr>
            <w:tcW w:w="709"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5B7EFD78" w14:textId="00D6BD4E" w:rsidR="4C3B832D" w:rsidRPr="005C531F" w:rsidRDefault="4C3B832D" w:rsidP="4C3B832D">
            <w:pPr>
              <w:spacing w:after="0"/>
              <w:jc w:val="center"/>
              <w:rPr>
                <w:sz w:val="16"/>
                <w:szCs w:val="16"/>
              </w:rPr>
            </w:pPr>
            <w:r w:rsidRPr="005C531F">
              <w:rPr>
                <w:rFonts w:ascii="Calibri" w:eastAsia="Calibri" w:hAnsi="Calibri" w:cs="Calibri"/>
                <w:color w:val="000000" w:themeColor="text1"/>
                <w:sz w:val="16"/>
                <w:szCs w:val="16"/>
              </w:rPr>
              <w:t>horas</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0A2D0577" w14:textId="3492B922" w:rsidR="4C3B832D" w:rsidRPr="005C531F" w:rsidRDefault="4C3B832D" w:rsidP="4C3B832D">
            <w:pPr>
              <w:spacing w:after="0"/>
              <w:jc w:val="center"/>
              <w:rPr>
                <w:sz w:val="16"/>
                <w:szCs w:val="16"/>
              </w:rPr>
            </w:pPr>
            <w:r w:rsidRPr="005C531F">
              <w:rPr>
                <w:rFonts w:ascii="Calibri" w:eastAsia="Calibri" w:hAnsi="Calibri" w:cs="Calibri"/>
                <w:color w:val="000000" w:themeColor="text1"/>
                <w:sz w:val="16"/>
                <w:szCs w:val="16"/>
              </w:rPr>
              <w:t>33,22 €</w:t>
            </w:r>
          </w:p>
        </w:tc>
        <w:tc>
          <w:tcPr>
            <w:tcW w:w="850"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0CCD0830" w14:textId="0C4A97A5" w:rsidR="4C3B832D" w:rsidRPr="005C531F" w:rsidRDefault="4C3B832D" w:rsidP="4C3B832D">
            <w:pPr>
              <w:spacing w:after="0"/>
              <w:jc w:val="center"/>
              <w:rPr>
                <w:sz w:val="16"/>
                <w:szCs w:val="16"/>
              </w:rPr>
            </w:pPr>
            <w:r w:rsidRPr="005C531F">
              <w:rPr>
                <w:rFonts w:ascii="Calibri" w:eastAsia="Calibri" w:hAnsi="Calibri" w:cs="Calibri"/>
                <w:color w:val="000000" w:themeColor="text1"/>
                <w:sz w:val="16"/>
                <w:szCs w:val="16"/>
              </w:rPr>
              <w:t>265,79 €</w:t>
            </w:r>
          </w:p>
        </w:tc>
        <w:tc>
          <w:tcPr>
            <w:tcW w:w="85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5116FDFA" w14:textId="66287CDA" w:rsidR="4C3B832D" w:rsidRPr="005C531F" w:rsidRDefault="4C3B832D" w:rsidP="00C045BF">
            <w:pPr>
              <w:jc w:val="center"/>
              <w:rPr>
                <w:sz w:val="16"/>
                <w:szCs w:val="16"/>
              </w:rPr>
            </w:pPr>
          </w:p>
        </w:tc>
        <w:tc>
          <w:tcPr>
            <w:tcW w:w="850"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527D718F" w14:textId="307EFD24" w:rsidR="4C3B832D" w:rsidRPr="005C531F" w:rsidRDefault="4C3B832D" w:rsidP="00C045BF">
            <w:pPr>
              <w:jc w:val="center"/>
              <w:rPr>
                <w:sz w:val="16"/>
                <w:szCs w:val="16"/>
              </w:rPr>
            </w:pPr>
          </w:p>
        </w:tc>
      </w:tr>
      <w:tr w:rsidR="4C3B832D" w14:paraId="7C6FCC45" w14:textId="77777777" w:rsidTr="00C045BF">
        <w:trPr>
          <w:trHeight w:val="315"/>
        </w:trPr>
        <w:tc>
          <w:tcPr>
            <w:tcW w:w="54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68C01AF0" w14:textId="7DAF416B" w:rsidR="4C3B832D" w:rsidRPr="005C531F" w:rsidRDefault="4C3B832D" w:rsidP="00C045BF">
            <w:pPr>
              <w:jc w:val="center"/>
              <w:rPr>
                <w:sz w:val="16"/>
                <w:szCs w:val="16"/>
              </w:rPr>
            </w:pPr>
          </w:p>
        </w:tc>
        <w:tc>
          <w:tcPr>
            <w:tcW w:w="546"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2CC23498" w14:textId="675A6B7C" w:rsidR="4C3B832D" w:rsidRPr="005C531F" w:rsidRDefault="4C3B832D" w:rsidP="4C3B832D">
            <w:pPr>
              <w:spacing w:after="0"/>
              <w:jc w:val="center"/>
              <w:rPr>
                <w:sz w:val="16"/>
                <w:szCs w:val="16"/>
              </w:rPr>
            </w:pPr>
            <w:r w:rsidRPr="005C531F">
              <w:rPr>
                <w:rFonts w:ascii="Calibri" w:eastAsia="Calibri" w:hAnsi="Calibri" w:cs="Calibri"/>
                <w:color w:val="000000" w:themeColor="text1"/>
                <w:sz w:val="16"/>
                <w:szCs w:val="16"/>
              </w:rPr>
              <w:t>002</w:t>
            </w:r>
          </w:p>
        </w:tc>
        <w:tc>
          <w:tcPr>
            <w:tcW w:w="54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176853A2" w14:textId="39B5C9D5" w:rsidR="4C3B832D" w:rsidRPr="005C531F" w:rsidRDefault="4C3B832D" w:rsidP="00C045BF">
            <w:pPr>
              <w:jc w:val="center"/>
              <w:rPr>
                <w:sz w:val="16"/>
                <w:szCs w:val="16"/>
              </w:rPr>
            </w:pPr>
          </w:p>
        </w:tc>
        <w:tc>
          <w:tcPr>
            <w:tcW w:w="2478"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35" w:type="dxa"/>
              <w:right w:w="15" w:type="dxa"/>
            </w:tcMar>
            <w:vAlign w:val="center"/>
          </w:tcPr>
          <w:p w14:paraId="277FC997" w14:textId="0FA5BBFA" w:rsidR="4C3B832D" w:rsidRPr="005C531F" w:rsidRDefault="4C3B832D" w:rsidP="4C3B832D">
            <w:pPr>
              <w:spacing w:after="0"/>
              <w:jc w:val="left"/>
              <w:rPr>
                <w:sz w:val="16"/>
                <w:szCs w:val="16"/>
              </w:rPr>
            </w:pPr>
            <w:r w:rsidRPr="005C531F">
              <w:rPr>
                <w:rFonts w:ascii="Calibri" w:eastAsia="Calibri" w:hAnsi="Calibri" w:cs="Calibri"/>
                <w:color w:val="000000" w:themeColor="text1"/>
                <w:sz w:val="16"/>
                <w:szCs w:val="16"/>
              </w:rPr>
              <w:t>DR - Documento de requisitos</w:t>
            </w:r>
          </w:p>
        </w:tc>
        <w:tc>
          <w:tcPr>
            <w:tcW w:w="709"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4486B92F" w14:textId="3840A56B" w:rsidR="4C3B832D" w:rsidRPr="005C531F" w:rsidRDefault="4C3B832D" w:rsidP="00C045BF">
            <w:pPr>
              <w:jc w:val="center"/>
              <w:rPr>
                <w:sz w:val="16"/>
                <w:szCs w:val="16"/>
              </w:rPr>
            </w:pPr>
          </w:p>
        </w:tc>
        <w:tc>
          <w:tcPr>
            <w:tcW w:w="709"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68FEA738" w14:textId="1BE7B271" w:rsidR="4C3B832D" w:rsidRPr="005C531F" w:rsidRDefault="4C3B832D" w:rsidP="00C045BF">
            <w:pPr>
              <w:jc w:val="center"/>
              <w:rPr>
                <w:sz w:val="16"/>
                <w:szCs w:val="16"/>
              </w:rPr>
            </w:pP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5DD4DCED" w14:textId="3251E4BE" w:rsidR="4C3B832D" w:rsidRPr="005C531F" w:rsidRDefault="4C3B832D" w:rsidP="00C045BF">
            <w:pPr>
              <w:jc w:val="center"/>
              <w:rPr>
                <w:sz w:val="16"/>
                <w:szCs w:val="16"/>
              </w:rPr>
            </w:pPr>
          </w:p>
        </w:tc>
        <w:tc>
          <w:tcPr>
            <w:tcW w:w="850"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7FFB31DD" w14:textId="5CF38000" w:rsidR="4C3B832D" w:rsidRPr="005C531F" w:rsidRDefault="4C3B832D" w:rsidP="00C045BF">
            <w:pPr>
              <w:jc w:val="center"/>
              <w:rPr>
                <w:sz w:val="16"/>
                <w:szCs w:val="16"/>
              </w:rPr>
            </w:pPr>
          </w:p>
        </w:tc>
        <w:tc>
          <w:tcPr>
            <w:tcW w:w="85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18E11438" w14:textId="7B273A64" w:rsidR="4C3B832D" w:rsidRPr="005C531F" w:rsidRDefault="4C3B832D" w:rsidP="4C3B832D">
            <w:pPr>
              <w:spacing w:after="0"/>
              <w:jc w:val="center"/>
              <w:rPr>
                <w:sz w:val="16"/>
                <w:szCs w:val="16"/>
              </w:rPr>
            </w:pPr>
            <w:r w:rsidRPr="005C531F">
              <w:rPr>
                <w:rFonts w:ascii="Calibri" w:eastAsia="Calibri" w:hAnsi="Calibri" w:cs="Calibri"/>
                <w:color w:val="000000" w:themeColor="text1"/>
                <w:sz w:val="16"/>
                <w:szCs w:val="16"/>
              </w:rPr>
              <w:t>286,79 €</w:t>
            </w:r>
          </w:p>
        </w:tc>
        <w:tc>
          <w:tcPr>
            <w:tcW w:w="850"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1054B1D6" w14:textId="6ED6441A" w:rsidR="4C3B832D" w:rsidRPr="005C531F" w:rsidRDefault="4C3B832D" w:rsidP="00C045BF">
            <w:pPr>
              <w:jc w:val="center"/>
              <w:rPr>
                <w:sz w:val="16"/>
                <w:szCs w:val="16"/>
              </w:rPr>
            </w:pPr>
          </w:p>
        </w:tc>
      </w:tr>
      <w:tr w:rsidR="4C3B832D" w14:paraId="78496AED" w14:textId="77777777" w:rsidTr="00C045BF">
        <w:trPr>
          <w:trHeight w:val="315"/>
        </w:trPr>
        <w:tc>
          <w:tcPr>
            <w:tcW w:w="54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40C2A6AB" w14:textId="36F7A91B" w:rsidR="4C3B832D" w:rsidRPr="005C531F" w:rsidRDefault="4C3B832D" w:rsidP="00C045BF">
            <w:pPr>
              <w:jc w:val="center"/>
              <w:rPr>
                <w:sz w:val="16"/>
                <w:szCs w:val="16"/>
              </w:rPr>
            </w:pPr>
          </w:p>
        </w:tc>
        <w:tc>
          <w:tcPr>
            <w:tcW w:w="546"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67E58017" w14:textId="2D7A8920" w:rsidR="4C3B832D" w:rsidRPr="005C531F" w:rsidRDefault="4C3B832D" w:rsidP="00C045BF">
            <w:pPr>
              <w:jc w:val="center"/>
              <w:rPr>
                <w:sz w:val="16"/>
                <w:szCs w:val="16"/>
              </w:rPr>
            </w:pPr>
          </w:p>
        </w:tc>
        <w:tc>
          <w:tcPr>
            <w:tcW w:w="54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1C60F26E" w14:textId="56389168" w:rsidR="4C3B832D" w:rsidRPr="005C531F" w:rsidRDefault="4C3B832D" w:rsidP="4C3B832D">
            <w:pPr>
              <w:spacing w:after="0"/>
              <w:jc w:val="center"/>
              <w:rPr>
                <w:sz w:val="16"/>
                <w:szCs w:val="16"/>
              </w:rPr>
            </w:pPr>
            <w:r w:rsidRPr="005C531F">
              <w:rPr>
                <w:rFonts w:ascii="Calibri" w:eastAsia="Calibri" w:hAnsi="Calibri" w:cs="Calibri"/>
                <w:color w:val="000000" w:themeColor="text1"/>
                <w:sz w:val="16"/>
                <w:szCs w:val="16"/>
              </w:rPr>
              <w:t>01</w:t>
            </w:r>
          </w:p>
        </w:tc>
        <w:tc>
          <w:tcPr>
            <w:tcW w:w="2478"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270" w:type="dxa"/>
              <w:right w:w="15" w:type="dxa"/>
            </w:tcMar>
            <w:vAlign w:val="center"/>
          </w:tcPr>
          <w:p w14:paraId="6113E566" w14:textId="30AE1D45" w:rsidR="4C3B832D" w:rsidRPr="005C531F" w:rsidRDefault="4C3B832D" w:rsidP="4C3B832D">
            <w:pPr>
              <w:spacing w:after="0"/>
              <w:jc w:val="left"/>
              <w:rPr>
                <w:sz w:val="16"/>
                <w:szCs w:val="16"/>
              </w:rPr>
            </w:pPr>
            <w:r w:rsidRPr="005C531F">
              <w:rPr>
                <w:rFonts w:ascii="Calibri" w:eastAsia="Calibri" w:hAnsi="Calibri" w:cs="Calibri"/>
                <w:color w:val="000000" w:themeColor="text1"/>
                <w:sz w:val="16"/>
                <w:szCs w:val="16"/>
              </w:rPr>
              <w:t>Coordinador del servicio</w:t>
            </w:r>
          </w:p>
        </w:tc>
        <w:tc>
          <w:tcPr>
            <w:tcW w:w="709"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43BC4A18" w14:textId="4FF8A6FC" w:rsidR="4C3B832D" w:rsidRPr="005C531F" w:rsidRDefault="4C3B832D" w:rsidP="4C3B832D">
            <w:pPr>
              <w:spacing w:after="0"/>
              <w:jc w:val="center"/>
              <w:rPr>
                <w:sz w:val="16"/>
                <w:szCs w:val="16"/>
              </w:rPr>
            </w:pPr>
            <w:r w:rsidRPr="005C531F">
              <w:rPr>
                <w:rFonts w:ascii="Calibri" w:eastAsia="Calibri" w:hAnsi="Calibri" w:cs="Calibri"/>
                <w:color w:val="000000" w:themeColor="text1"/>
                <w:sz w:val="16"/>
                <w:szCs w:val="16"/>
              </w:rPr>
              <w:t>8</w:t>
            </w:r>
          </w:p>
        </w:tc>
        <w:tc>
          <w:tcPr>
            <w:tcW w:w="709"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42E23B5F" w14:textId="4BE98790" w:rsidR="4C3B832D" w:rsidRPr="005C531F" w:rsidRDefault="4C3B832D" w:rsidP="4C3B832D">
            <w:pPr>
              <w:spacing w:after="0"/>
              <w:jc w:val="center"/>
              <w:rPr>
                <w:sz w:val="16"/>
                <w:szCs w:val="16"/>
              </w:rPr>
            </w:pPr>
            <w:r w:rsidRPr="005C531F">
              <w:rPr>
                <w:rFonts w:ascii="Calibri" w:eastAsia="Calibri" w:hAnsi="Calibri" w:cs="Calibri"/>
                <w:color w:val="000000" w:themeColor="text1"/>
                <w:sz w:val="16"/>
                <w:szCs w:val="16"/>
              </w:rPr>
              <w:t>horas</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1465C39D" w14:textId="45405AA9" w:rsidR="4C3B832D" w:rsidRPr="005C531F" w:rsidRDefault="4C3B832D" w:rsidP="4C3B832D">
            <w:pPr>
              <w:spacing w:after="0"/>
              <w:jc w:val="center"/>
              <w:rPr>
                <w:sz w:val="16"/>
                <w:szCs w:val="16"/>
              </w:rPr>
            </w:pPr>
            <w:r w:rsidRPr="005C531F">
              <w:rPr>
                <w:rFonts w:ascii="Calibri" w:eastAsia="Calibri" w:hAnsi="Calibri" w:cs="Calibri"/>
                <w:color w:val="000000" w:themeColor="text1"/>
                <w:sz w:val="16"/>
                <w:szCs w:val="16"/>
              </w:rPr>
              <w:t>35,85 €</w:t>
            </w:r>
          </w:p>
        </w:tc>
        <w:tc>
          <w:tcPr>
            <w:tcW w:w="850"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5FACC5AE" w14:textId="458DD72A" w:rsidR="4C3B832D" w:rsidRPr="005C531F" w:rsidRDefault="4C3B832D" w:rsidP="4C3B832D">
            <w:pPr>
              <w:spacing w:after="0"/>
              <w:jc w:val="center"/>
              <w:rPr>
                <w:sz w:val="16"/>
                <w:szCs w:val="16"/>
              </w:rPr>
            </w:pPr>
            <w:r w:rsidRPr="005C531F">
              <w:rPr>
                <w:rFonts w:ascii="Calibri" w:eastAsia="Calibri" w:hAnsi="Calibri" w:cs="Calibri"/>
                <w:color w:val="000000" w:themeColor="text1"/>
                <w:sz w:val="16"/>
                <w:szCs w:val="16"/>
              </w:rPr>
              <w:t>286,79 €</w:t>
            </w:r>
          </w:p>
        </w:tc>
        <w:tc>
          <w:tcPr>
            <w:tcW w:w="85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5755135F" w14:textId="47BF4282" w:rsidR="4C3B832D" w:rsidRPr="005C531F" w:rsidRDefault="4C3B832D" w:rsidP="00C045BF">
            <w:pPr>
              <w:jc w:val="center"/>
              <w:rPr>
                <w:sz w:val="16"/>
                <w:szCs w:val="16"/>
              </w:rPr>
            </w:pPr>
          </w:p>
        </w:tc>
        <w:tc>
          <w:tcPr>
            <w:tcW w:w="850"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35124D95" w14:textId="05472F11" w:rsidR="4C3B832D" w:rsidRPr="005C531F" w:rsidRDefault="4C3B832D" w:rsidP="00C045BF">
            <w:pPr>
              <w:jc w:val="center"/>
              <w:rPr>
                <w:sz w:val="16"/>
                <w:szCs w:val="16"/>
              </w:rPr>
            </w:pPr>
          </w:p>
        </w:tc>
      </w:tr>
      <w:tr w:rsidR="4C3B832D" w14:paraId="38A58C79" w14:textId="77777777" w:rsidTr="00C045BF">
        <w:trPr>
          <w:trHeight w:val="315"/>
        </w:trPr>
        <w:tc>
          <w:tcPr>
            <w:tcW w:w="54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6A584EB2" w14:textId="1C46E381" w:rsidR="4C3B832D" w:rsidRPr="005C531F" w:rsidRDefault="4C3B832D" w:rsidP="00C045BF">
            <w:pPr>
              <w:jc w:val="center"/>
              <w:rPr>
                <w:sz w:val="16"/>
                <w:szCs w:val="16"/>
              </w:rPr>
            </w:pPr>
          </w:p>
        </w:tc>
        <w:tc>
          <w:tcPr>
            <w:tcW w:w="546"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5FCE0884" w14:textId="3AE7B3A2" w:rsidR="4C3B832D" w:rsidRPr="005C531F" w:rsidRDefault="4C3B832D" w:rsidP="4C3B832D">
            <w:pPr>
              <w:spacing w:after="0"/>
              <w:jc w:val="center"/>
              <w:rPr>
                <w:sz w:val="16"/>
                <w:szCs w:val="16"/>
              </w:rPr>
            </w:pPr>
            <w:r w:rsidRPr="005C531F">
              <w:rPr>
                <w:rFonts w:ascii="Calibri" w:eastAsia="Calibri" w:hAnsi="Calibri" w:cs="Calibri"/>
                <w:color w:val="000000" w:themeColor="text1"/>
                <w:sz w:val="16"/>
                <w:szCs w:val="16"/>
              </w:rPr>
              <w:t>003</w:t>
            </w:r>
          </w:p>
        </w:tc>
        <w:tc>
          <w:tcPr>
            <w:tcW w:w="54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76F68D48" w14:textId="16E51104" w:rsidR="4C3B832D" w:rsidRPr="005C531F" w:rsidRDefault="4C3B832D" w:rsidP="00C045BF">
            <w:pPr>
              <w:jc w:val="center"/>
              <w:rPr>
                <w:sz w:val="16"/>
                <w:szCs w:val="16"/>
              </w:rPr>
            </w:pPr>
          </w:p>
        </w:tc>
        <w:tc>
          <w:tcPr>
            <w:tcW w:w="2478"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35" w:type="dxa"/>
              <w:right w:w="15" w:type="dxa"/>
            </w:tcMar>
            <w:vAlign w:val="center"/>
          </w:tcPr>
          <w:p w14:paraId="653FECDE" w14:textId="2C798F66" w:rsidR="4C3B832D" w:rsidRPr="005C531F" w:rsidRDefault="4C3B832D" w:rsidP="4C3B832D">
            <w:pPr>
              <w:spacing w:after="0"/>
              <w:jc w:val="left"/>
              <w:rPr>
                <w:sz w:val="16"/>
                <w:szCs w:val="16"/>
              </w:rPr>
            </w:pPr>
            <w:r w:rsidRPr="005C531F">
              <w:rPr>
                <w:rFonts w:ascii="Calibri" w:eastAsia="Calibri" w:hAnsi="Calibri" w:cs="Calibri"/>
                <w:color w:val="000000" w:themeColor="text1"/>
                <w:sz w:val="16"/>
                <w:szCs w:val="16"/>
              </w:rPr>
              <w:t>PP - Plan de proyecto</w:t>
            </w:r>
          </w:p>
        </w:tc>
        <w:tc>
          <w:tcPr>
            <w:tcW w:w="709"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59B4CC2F" w14:textId="3E6F3C94" w:rsidR="4C3B832D" w:rsidRPr="005C531F" w:rsidRDefault="4C3B832D" w:rsidP="00C045BF">
            <w:pPr>
              <w:jc w:val="center"/>
              <w:rPr>
                <w:sz w:val="16"/>
                <w:szCs w:val="16"/>
              </w:rPr>
            </w:pPr>
          </w:p>
        </w:tc>
        <w:tc>
          <w:tcPr>
            <w:tcW w:w="709"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29E7F3DB" w14:textId="09F2B2B6" w:rsidR="4C3B832D" w:rsidRPr="005C531F" w:rsidRDefault="4C3B832D" w:rsidP="00C045BF">
            <w:pPr>
              <w:jc w:val="center"/>
              <w:rPr>
                <w:sz w:val="16"/>
                <w:szCs w:val="16"/>
              </w:rPr>
            </w:pP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567E75C5" w14:textId="4D43F64E" w:rsidR="4C3B832D" w:rsidRPr="005C531F" w:rsidRDefault="4C3B832D" w:rsidP="00C045BF">
            <w:pPr>
              <w:jc w:val="center"/>
              <w:rPr>
                <w:sz w:val="16"/>
                <w:szCs w:val="16"/>
              </w:rPr>
            </w:pPr>
          </w:p>
        </w:tc>
        <w:tc>
          <w:tcPr>
            <w:tcW w:w="850"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1B219D4E" w14:textId="786F9524" w:rsidR="4C3B832D" w:rsidRPr="005C531F" w:rsidRDefault="4C3B832D" w:rsidP="00C045BF">
            <w:pPr>
              <w:jc w:val="center"/>
              <w:rPr>
                <w:sz w:val="16"/>
                <w:szCs w:val="16"/>
              </w:rPr>
            </w:pPr>
          </w:p>
        </w:tc>
        <w:tc>
          <w:tcPr>
            <w:tcW w:w="85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693411F5" w14:textId="7AE934E9" w:rsidR="4C3B832D" w:rsidRPr="005C531F" w:rsidRDefault="4C3B832D" w:rsidP="4C3B832D">
            <w:pPr>
              <w:spacing w:after="0"/>
              <w:jc w:val="center"/>
              <w:rPr>
                <w:sz w:val="16"/>
                <w:szCs w:val="16"/>
              </w:rPr>
            </w:pPr>
            <w:r w:rsidRPr="005C531F">
              <w:rPr>
                <w:rFonts w:ascii="Calibri" w:eastAsia="Calibri" w:hAnsi="Calibri" w:cs="Calibri"/>
                <w:color w:val="000000" w:themeColor="text1"/>
                <w:sz w:val="16"/>
                <w:szCs w:val="16"/>
              </w:rPr>
              <w:t>71,70 €</w:t>
            </w:r>
          </w:p>
        </w:tc>
        <w:tc>
          <w:tcPr>
            <w:tcW w:w="850"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21C56371" w14:textId="31D09D97" w:rsidR="4C3B832D" w:rsidRPr="005C531F" w:rsidRDefault="4C3B832D" w:rsidP="00C045BF">
            <w:pPr>
              <w:jc w:val="center"/>
              <w:rPr>
                <w:sz w:val="16"/>
                <w:szCs w:val="16"/>
              </w:rPr>
            </w:pPr>
          </w:p>
        </w:tc>
      </w:tr>
      <w:tr w:rsidR="4C3B832D" w14:paraId="70672F61" w14:textId="77777777" w:rsidTr="00C045BF">
        <w:trPr>
          <w:trHeight w:val="315"/>
        </w:trPr>
        <w:tc>
          <w:tcPr>
            <w:tcW w:w="54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0BB1C7A1" w14:textId="4A311A57" w:rsidR="4C3B832D" w:rsidRPr="005C531F" w:rsidRDefault="4C3B832D" w:rsidP="00C045BF">
            <w:pPr>
              <w:jc w:val="center"/>
              <w:rPr>
                <w:sz w:val="16"/>
                <w:szCs w:val="16"/>
              </w:rPr>
            </w:pPr>
          </w:p>
        </w:tc>
        <w:tc>
          <w:tcPr>
            <w:tcW w:w="546"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3EE9D5A1" w14:textId="7324F9D3" w:rsidR="4C3B832D" w:rsidRPr="005C531F" w:rsidRDefault="4C3B832D" w:rsidP="00C045BF">
            <w:pPr>
              <w:jc w:val="center"/>
              <w:rPr>
                <w:sz w:val="16"/>
                <w:szCs w:val="16"/>
              </w:rPr>
            </w:pPr>
          </w:p>
        </w:tc>
        <w:tc>
          <w:tcPr>
            <w:tcW w:w="54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684F192F" w14:textId="45842A9A" w:rsidR="4C3B832D" w:rsidRPr="005C531F" w:rsidRDefault="4C3B832D" w:rsidP="4C3B832D">
            <w:pPr>
              <w:spacing w:after="0"/>
              <w:jc w:val="center"/>
              <w:rPr>
                <w:sz w:val="16"/>
                <w:szCs w:val="16"/>
              </w:rPr>
            </w:pPr>
            <w:r w:rsidRPr="005C531F">
              <w:rPr>
                <w:rFonts w:ascii="Calibri" w:eastAsia="Calibri" w:hAnsi="Calibri" w:cs="Calibri"/>
                <w:color w:val="000000" w:themeColor="text1"/>
                <w:sz w:val="16"/>
                <w:szCs w:val="16"/>
              </w:rPr>
              <w:t>01</w:t>
            </w:r>
          </w:p>
        </w:tc>
        <w:tc>
          <w:tcPr>
            <w:tcW w:w="2478"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270" w:type="dxa"/>
              <w:right w:w="15" w:type="dxa"/>
            </w:tcMar>
            <w:vAlign w:val="center"/>
          </w:tcPr>
          <w:p w14:paraId="6A49D67E" w14:textId="56644FB9" w:rsidR="4C3B832D" w:rsidRPr="005C531F" w:rsidRDefault="4C3B832D" w:rsidP="4C3B832D">
            <w:pPr>
              <w:spacing w:after="0"/>
              <w:jc w:val="left"/>
              <w:rPr>
                <w:sz w:val="16"/>
                <w:szCs w:val="16"/>
              </w:rPr>
            </w:pPr>
            <w:r w:rsidRPr="005C531F">
              <w:rPr>
                <w:rFonts w:ascii="Calibri" w:eastAsia="Calibri" w:hAnsi="Calibri" w:cs="Calibri"/>
                <w:color w:val="000000" w:themeColor="text1"/>
                <w:sz w:val="16"/>
                <w:szCs w:val="16"/>
              </w:rPr>
              <w:t>Coordinador del servicio</w:t>
            </w:r>
          </w:p>
        </w:tc>
        <w:tc>
          <w:tcPr>
            <w:tcW w:w="709"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7C0B5248" w14:textId="5A704F5A" w:rsidR="4C3B832D" w:rsidRPr="005C531F" w:rsidRDefault="4C3B832D" w:rsidP="4C3B832D">
            <w:pPr>
              <w:spacing w:after="0"/>
              <w:jc w:val="center"/>
              <w:rPr>
                <w:sz w:val="16"/>
                <w:szCs w:val="16"/>
              </w:rPr>
            </w:pPr>
            <w:r w:rsidRPr="005C531F">
              <w:rPr>
                <w:rFonts w:ascii="Calibri" w:eastAsia="Calibri" w:hAnsi="Calibri" w:cs="Calibri"/>
                <w:color w:val="000000" w:themeColor="text1"/>
                <w:sz w:val="16"/>
                <w:szCs w:val="16"/>
              </w:rPr>
              <w:t>2</w:t>
            </w:r>
          </w:p>
        </w:tc>
        <w:tc>
          <w:tcPr>
            <w:tcW w:w="709"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2F4CC2DF" w14:textId="79A8519A" w:rsidR="4C3B832D" w:rsidRPr="005C531F" w:rsidRDefault="4C3B832D" w:rsidP="4C3B832D">
            <w:pPr>
              <w:spacing w:after="0"/>
              <w:jc w:val="center"/>
              <w:rPr>
                <w:sz w:val="16"/>
                <w:szCs w:val="16"/>
              </w:rPr>
            </w:pPr>
            <w:r w:rsidRPr="005C531F">
              <w:rPr>
                <w:rFonts w:ascii="Calibri" w:eastAsia="Calibri" w:hAnsi="Calibri" w:cs="Calibri"/>
                <w:color w:val="000000" w:themeColor="text1"/>
                <w:sz w:val="16"/>
                <w:szCs w:val="16"/>
              </w:rPr>
              <w:t>horas</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602AF246" w14:textId="48CCF754" w:rsidR="4C3B832D" w:rsidRPr="005C531F" w:rsidRDefault="4C3B832D" w:rsidP="4C3B832D">
            <w:pPr>
              <w:spacing w:after="0"/>
              <w:jc w:val="center"/>
              <w:rPr>
                <w:sz w:val="16"/>
                <w:szCs w:val="16"/>
              </w:rPr>
            </w:pPr>
            <w:r w:rsidRPr="005C531F">
              <w:rPr>
                <w:rFonts w:ascii="Calibri" w:eastAsia="Calibri" w:hAnsi="Calibri" w:cs="Calibri"/>
                <w:color w:val="000000" w:themeColor="text1"/>
                <w:sz w:val="16"/>
                <w:szCs w:val="16"/>
              </w:rPr>
              <w:t>35,85 €</w:t>
            </w:r>
          </w:p>
        </w:tc>
        <w:tc>
          <w:tcPr>
            <w:tcW w:w="850"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7ED56AE1" w14:textId="52473F54" w:rsidR="4C3B832D" w:rsidRPr="005C531F" w:rsidRDefault="4C3B832D" w:rsidP="4C3B832D">
            <w:pPr>
              <w:spacing w:after="0"/>
              <w:jc w:val="center"/>
              <w:rPr>
                <w:sz w:val="16"/>
                <w:szCs w:val="16"/>
              </w:rPr>
            </w:pPr>
            <w:r w:rsidRPr="005C531F">
              <w:rPr>
                <w:rFonts w:ascii="Calibri" w:eastAsia="Calibri" w:hAnsi="Calibri" w:cs="Calibri"/>
                <w:color w:val="000000" w:themeColor="text1"/>
                <w:sz w:val="16"/>
                <w:szCs w:val="16"/>
              </w:rPr>
              <w:t>71,70 €</w:t>
            </w:r>
          </w:p>
        </w:tc>
        <w:tc>
          <w:tcPr>
            <w:tcW w:w="85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087A70F7" w14:textId="16CE6C81" w:rsidR="4C3B832D" w:rsidRPr="005C531F" w:rsidRDefault="4C3B832D" w:rsidP="00C045BF">
            <w:pPr>
              <w:jc w:val="center"/>
              <w:rPr>
                <w:sz w:val="16"/>
                <w:szCs w:val="16"/>
              </w:rPr>
            </w:pPr>
          </w:p>
        </w:tc>
        <w:tc>
          <w:tcPr>
            <w:tcW w:w="850"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6320E178" w14:textId="7D9664AE" w:rsidR="4C3B832D" w:rsidRPr="005C531F" w:rsidRDefault="4C3B832D" w:rsidP="00C045BF">
            <w:pPr>
              <w:jc w:val="center"/>
              <w:rPr>
                <w:sz w:val="16"/>
                <w:szCs w:val="16"/>
              </w:rPr>
            </w:pPr>
          </w:p>
        </w:tc>
      </w:tr>
      <w:tr w:rsidR="4C3B832D" w14:paraId="0DB61A8B" w14:textId="77777777" w:rsidTr="00C045BF">
        <w:trPr>
          <w:trHeight w:val="315"/>
        </w:trPr>
        <w:tc>
          <w:tcPr>
            <w:tcW w:w="54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74B22B5F" w14:textId="1C8C759E" w:rsidR="4C3B832D" w:rsidRPr="005C531F" w:rsidRDefault="4C3B832D" w:rsidP="00C045BF">
            <w:pPr>
              <w:jc w:val="center"/>
              <w:rPr>
                <w:sz w:val="16"/>
                <w:szCs w:val="16"/>
              </w:rPr>
            </w:pPr>
          </w:p>
        </w:tc>
        <w:tc>
          <w:tcPr>
            <w:tcW w:w="546"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3A2549FF" w14:textId="031F9461" w:rsidR="4C3B832D" w:rsidRPr="005C531F" w:rsidRDefault="4C3B832D" w:rsidP="4C3B832D">
            <w:pPr>
              <w:spacing w:after="0"/>
              <w:jc w:val="center"/>
              <w:rPr>
                <w:sz w:val="16"/>
                <w:szCs w:val="16"/>
              </w:rPr>
            </w:pPr>
            <w:r w:rsidRPr="005C531F">
              <w:rPr>
                <w:rFonts w:ascii="Calibri" w:eastAsia="Calibri" w:hAnsi="Calibri" w:cs="Calibri"/>
                <w:color w:val="000000" w:themeColor="text1"/>
                <w:sz w:val="16"/>
                <w:szCs w:val="16"/>
              </w:rPr>
              <w:t>004</w:t>
            </w:r>
          </w:p>
        </w:tc>
        <w:tc>
          <w:tcPr>
            <w:tcW w:w="54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7F06CB22" w14:textId="2D2D0E7D" w:rsidR="4C3B832D" w:rsidRPr="005C531F" w:rsidRDefault="4C3B832D" w:rsidP="00C045BF">
            <w:pPr>
              <w:jc w:val="center"/>
              <w:rPr>
                <w:sz w:val="16"/>
                <w:szCs w:val="16"/>
              </w:rPr>
            </w:pPr>
          </w:p>
        </w:tc>
        <w:tc>
          <w:tcPr>
            <w:tcW w:w="2478"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35" w:type="dxa"/>
              <w:right w:w="15" w:type="dxa"/>
            </w:tcMar>
            <w:vAlign w:val="center"/>
          </w:tcPr>
          <w:p w14:paraId="4929560E" w14:textId="4B9B55B3" w:rsidR="4C3B832D" w:rsidRPr="005C531F" w:rsidRDefault="4C3B832D" w:rsidP="4C3B832D">
            <w:pPr>
              <w:spacing w:after="0"/>
              <w:jc w:val="left"/>
              <w:rPr>
                <w:sz w:val="16"/>
                <w:szCs w:val="16"/>
              </w:rPr>
            </w:pPr>
            <w:r w:rsidRPr="005C531F">
              <w:rPr>
                <w:rFonts w:ascii="Calibri" w:eastAsia="Calibri" w:hAnsi="Calibri" w:cs="Calibri"/>
                <w:color w:val="000000" w:themeColor="text1"/>
                <w:sz w:val="16"/>
                <w:szCs w:val="16"/>
              </w:rPr>
              <w:t>DD - Documentación de diseño</w:t>
            </w:r>
          </w:p>
        </w:tc>
        <w:tc>
          <w:tcPr>
            <w:tcW w:w="709"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668DC6FF" w14:textId="558AF687" w:rsidR="4C3B832D" w:rsidRPr="005C531F" w:rsidRDefault="4C3B832D" w:rsidP="00C045BF">
            <w:pPr>
              <w:jc w:val="center"/>
              <w:rPr>
                <w:sz w:val="16"/>
                <w:szCs w:val="16"/>
              </w:rPr>
            </w:pPr>
          </w:p>
        </w:tc>
        <w:tc>
          <w:tcPr>
            <w:tcW w:w="709"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1F4781A5" w14:textId="605892CF" w:rsidR="4C3B832D" w:rsidRPr="005C531F" w:rsidRDefault="4C3B832D" w:rsidP="00C045BF">
            <w:pPr>
              <w:jc w:val="center"/>
              <w:rPr>
                <w:sz w:val="16"/>
                <w:szCs w:val="16"/>
              </w:rPr>
            </w:pP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6E71D361" w14:textId="1D34469C" w:rsidR="4C3B832D" w:rsidRPr="005C531F" w:rsidRDefault="4C3B832D" w:rsidP="00C045BF">
            <w:pPr>
              <w:jc w:val="center"/>
              <w:rPr>
                <w:sz w:val="16"/>
                <w:szCs w:val="16"/>
              </w:rPr>
            </w:pPr>
          </w:p>
        </w:tc>
        <w:tc>
          <w:tcPr>
            <w:tcW w:w="850"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1D806CF0" w14:textId="73D04C32" w:rsidR="4C3B832D" w:rsidRPr="005C531F" w:rsidRDefault="4C3B832D" w:rsidP="00C045BF">
            <w:pPr>
              <w:jc w:val="center"/>
              <w:rPr>
                <w:sz w:val="16"/>
                <w:szCs w:val="16"/>
              </w:rPr>
            </w:pPr>
          </w:p>
        </w:tc>
        <w:tc>
          <w:tcPr>
            <w:tcW w:w="85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4EC86478" w14:textId="141450AB" w:rsidR="4C3B832D" w:rsidRPr="005C531F" w:rsidRDefault="4C3B832D" w:rsidP="4C3B832D">
            <w:pPr>
              <w:spacing w:after="0"/>
              <w:jc w:val="center"/>
              <w:rPr>
                <w:sz w:val="16"/>
                <w:szCs w:val="16"/>
              </w:rPr>
            </w:pPr>
            <w:r w:rsidRPr="005C531F">
              <w:rPr>
                <w:rFonts w:ascii="Calibri" w:eastAsia="Calibri" w:hAnsi="Calibri" w:cs="Calibri"/>
                <w:color w:val="000000" w:themeColor="text1"/>
                <w:sz w:val="16"/>
                <w:szCs w:val="16"/>
              </w:rPr>
              <w:t>83,11 €</w:t>
            </w:r>
          </w:p>
        </w:tc>
        <w:tc>
          <w:tcPr>
            <w:tcW w:w="850"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38B4AF4C" w14:textId="47EBD1FA" w:rsidR="4C3B832D" w:rsidRPr="005C531F" w:rsidRDefault="4C3B832D" w:rsidP="00C045BF">
            <w:pPr>
              <w:jc w:val="center"/>
              <w:rPr>
                <w:sz w:val="16"/>
                <w:szCs w:val="16"/>
              </w:rPr>
            </w:pPr>
          </w:p>
        </w:tc>
      </w:tr>
      <w:tr w:rsidR="4C3B832D" w14:paraId="66FE9C36" w14:textId="77777777" w:rsidTr="00C045BF">
        <w:trPr>
          <w:trHeight w:val="315"/>
        </w:trPr>
        <w:tc>
          <w:tcPr>
            <w:tcW w:w="54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332A8965" w14:textId="30DCB18A" w:rsidR="4C3B832D" w:rsidRPr="005C531F" w:rsidRDefault="4C3B832D" w:rsidP="00C045BF">
            <w:pPr>
              <w:jc w:val="center"/>
              <w:rPr>
                <w:sz w:val="16"/>
                <w:szCs w:val="16"/>
              </w:rPr>
            </w:pPr>
          </w:p>
        </w:tc>
        <w:tc>
          <w:tcPr>
            <w:tcW w:w="546"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1929BA21" w14:textId="00307B42" w:rsidR="4C3B832D" w:rsidRPr="005C531F" w:rsidRDefault="4C3B832D" w:rsidP="00C045BF">
            <w:pPr>
              <w:jc w:val="center"/>
              <w:rPr>
                <w:sz w:val="16"/>
                <w:szCs w:val="16"/>
              </w:rPr>
            </w:pPr>
          </w:p>
        </w:tc>
        <w:tc>
          <w:tcPr>
            <w:tcW w:w="54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7D8DC820" w14:textId="587F8139" w:rsidR="4C3B832D" w:rsidRPr="005C531F" w:rsidRDefault="4C3B832D" w:rsidP="4C3B832D">
            <w:pPr>
              <w:spacing w:after="0"/>
              <w:jc w:val="center"/>
              <w:rPr>
                <w:sz w:val="16"/>
                <w:szCs w:val="16"/>
              </w:rPr>
            </w:pPr>
            <w:r w:rsidRPr="005C531F">
              <w:rPr>
                <w:rFonts w:ascii="Calibri" w:eastAsia="Calibri" w:hAnsi="Calibri" w:cs="Calibri"/>
                <w:color w:val="000000" w:themeColor="text1"/>
                <w:sz w:val="16"/>
                <w:szCs w:val="16"/>
              </w:rPr>
              <w:t>01</w:t>
            </w:r>
          </w:p>
        </w:tc>
        <w:tc>
          <w:tcPr>
            <w:tcW w:w="2478"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270" w:type="dxa"/>
              <w:right w:w="15" w:type="dxa"/>
            </w:tcMar>
            <w:vAlign w:val="center"/>
          </w:tcPr>
          <w:p w14:paraId="135D6AF1" w14:textId="5B03FBF2" w:rsidR="4C3B832D" w:rsidRPr="005C531F" w:rsidRDefault="4C3B832D" w:rsidP="4C3B832D">
            <w:pPr>
              <w:spacing w:after="0"/>
              <w:jc w:val="left"/>
              <w:rPr>
                <w:sz w:val="16"/>
                <w:szCs w:val="16"/>
              </w:rPr>
            </w:pPr>
            <w:r w:rsidRPr="005C531F">
              <w:rPr>
                <w:rFonts w:ascii="Calibri" w:eastAsia="Calibri" w:hAnsi="Calibri" w:cs="Calibri"/>
                <w:color w:val="000000" w:themeColor="text1"/>
                <w:sz w:val="16"/>
                <w:szCs w:val="16"/>
              </w:rPr>
              <w:t>Arquitecto del Software</w:t>
            </w:r>
          </w:p>
        </w:tc>
        <w:tc>
          <w:tcPr>
            <w:tcW w:w="709"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4C0A5BD5" w14:textId="43CCE3F8" w:rsidR="4C3B832D" w:rsidRPr="005C531F" w:rsidRDefault="4C3B832D" w:rsidP="4C3B832D">
            <w:pPr>
              <w:spacing w:after="0"/>
              <w:jc w:val="center"/>
              <w:rPr>
                <w:sz w:val="16"/>
                <w:szCs w:val="16"/>
              </w:rPr>
            </w:pPr>
            <w:r w:rsidRPr="005C531F">
              <w:rPr>
                <w:rFonts w:ascii="Calibri" w:eastAsia="Calibri" w:hAnsi="Calibri" w:cs="Calibri"/>
                <w:color w:val="000000" w:themeColor="text1"/>
                <w:sz w:val="16"/>
                <w:szCs w:val="16"/>
              </w:rPr>
              <w:t>2</w:t>
            </w:r>
          </w:p>
        </w:tc>
        <w:tc>
          <w:tcPr>
            <w:tcW w:w="709"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44525710" w14:textId="4135FF02" w:rsidR="4C3B832D" w:rsidRPr="005C531F" w:rsidRDefault="4C3B832D" w:rsidP="4C3B832D">
            <w:pPr>
              <w:spacing w:after="0"/>
              <w:jc w:val="center"/>
              <w:rPr>
                <w:sz w:val="16"/>
                <w:szCs w:val="16"/>
              </w:rPr>
            </w:pPr>
            <w:r w:rsidRPr="005C531F">
              <w:rPr>
                <w:rFonts w:ascii="Calibri" w:eastAsia="Calibri" w:hAnsi="Calibri" w:cs="Calibri"/>
                <w:color w:val="000000" w:themeColor="text1"/>
                <w:sz w:val="16"/>
                <w:szCs w:val="16"/>
              </w:rPr>
              <w:t>horas</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16229E08" w14:textId="0D734E61" w:rsidR="4C3B832D" w:rsidRPr="005C531F" w:rsidRDefault="4C3B832D" w:rsidP="4C3B832D">
            <w:pPr>
              <w:spacing w:after="0"/>
              <w:jc w:val="center"/>
              <w:rPr>
                <w:sz w:val="16"/>
                <w:szCs w:val="16"/>
              </w:rPr>
            </w:pPr>
            <w:r w:rsidRPr="005C531F">
              <w:rPr>
                <w:rFonts w:ascii="Calibri" w:eastAsia="Calibri" w:hAnsi="Calibri" w:cs="Calibri"/>
                <w:color w:val="000000" w:themeColor="text1"/>
                <w:sz w:val="16"/>
                <w:szCs w:val="16"/>
              </w:rPr>
              <w:t>41,56 €</w:t>
            </w:r>
          </w:p>
        </w:tc>
        <w:tc>
          <w:tcPr>
            <w:tcW w:w="850"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4D96F6C7" w14:textId="1CB5018F" w:rsidR="4C3B832D" w:rsidRPr="005C531F" w:rsidRDefault="4C3B832D" w:rsidP="4C3B832D">
            <w:pPr>
              <w:spacing w:after="0"/>
              <w:jc w:val="center"/>
              <w:rPr>
                <w:sz w:val="16"/>
                <w:szCs w:val="16"/>
              </w:rPr>
            </w:pPr>
            <w:r w:rsidRPr="005C531F">
              <w:rPr>
                <w:rFonts w:ascii="Calibri" w:eastAsia="Calibri" w:hAnsi="Calibri" w:cs="Calibri"/>
                <w:color w:val="000000" w:themeColor="text1"/>
                <w:sz w:val="16"/>
                <w:szCs w:val="16"/>
              </w:rPr>
              <w:t>83,11 €</w:t>
            </w:r>
          </w:p>
        </w:tc>
        <w:tc>
          <w:tcPr>
            <w:tcW w:w="85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1CB3FE38" w14:textId="7092F036" w:rsidR="4C3B832D" w:rsidRPr="005C531F" w:rsidRDefault="4C3B832D" w:rsidP="00C045BF">
            <w:pPr>
              <w:jc w:val="center"/>
              <w:rPr>
                <w:sz w:val="16"/>
                <w:szCs w:val="16"/>
              </w:rPr>
            </w:pPr>
          </w:p>
        </w:tc>
        <w:tc>
          <w:tcPr>
            <w:tcW w:w="850"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4EE4FABF" w14:textId="2013231F" w:rsidR="4C3B832D" w:rsidRPr="005C531F" w:rsidRDefault="4C3B832D" w:rsidP="00C045BF">
            <w:pPr>
              <w:jc w:val="center"/>
              <w:rPr>
                <w:sz w:val="16"/>
                <w:szCs w:val="16"/>
              </w:rPr>
            </w:pPr>
          </w:p>
        </w:tc>
      </w:tr>
      <w:tr w:rsidR="4C3B832D" w14:paraId="6E768A0A" w14:textId="77777777" w:rsidTr="00C045BF">
        <w:trPr>
          <w:trHeight w:val="315"/>
        </w:trPr>
        <w:tc>
          <w:tcPr>
            <w:tcW w:w="54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0150878B" w14:textId="369A10A8" w:rsidR="4C3B832D" w:rsidRPr="005C531F" w:rsidRDefault="4C3B832D" w:rsidP="00C045BF">
            <w:pPr>
              <w:jc w:val="center"/>
              <w:rPr>
                <w:sz w:val="16"/>
                <w:szCs w:val="16"/>
              </w:rPr>
            </w:pPr>
          </w:p>
        </w:tc>
        <w:tc>
          <w:tcPr>
            <w:tcW w:w="546"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4D19C4CC" w14:textId="45F67063" w:rsidR="4C3B832D" w:rsidRPr="005C531F" w:rsidRDefault="4C3B832D" w:rsidP="4C3B832D">
            <w:pPr>
              <w:spacing w:after="0"/>
              <w:jc w:val="center"/>
              <w:rPr>
                <w:sz w:val="16"/>
                <w:szCs w:val="16"/>
              </w:rPr>
            </w:pPr>
            <w:r w:rsidRPr="005C531F">
              <w:rPr>
                <w:rFonts w:ascii="Calibri" w:eastAsia="Calibri" w:hAnsi="Calibri" w:cs="Calibri"/>
                <w:color w:val="000000" w:themeColor="text1"/>
                <w:sz w:val="16"/>
                <w:szCs w:val="16"/>
              </w:rPr>
              <w:t>005</w:t>
            </w:r>
          </w:p>
        </w:tc>
        <w:tc>
          <w:tcPr>
            <w:tcW w:w="54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114DD909" w14:textId="13D6110E" w:rsidR="4C3B832D" w:rsidRPr="005C531F" w:rsidRDefault="4C3B832D" w:rsidP="00C045BF">
            <w:pPr>
              <w:jc w:val="center"/>
              <w:rPr>
                <w:sz w:val="16"/>
                <w:szCs w:val="16"/>
              </w:rPr>
            </w:pPr>
          </w:p>
        </w:tc>
        <w:tc>
          <w:tcPr>
            <w:tcW w:w="2478"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35" w:type="dxa"/>
              <w:right w:w="15" w:type="dxa"/>
            </w:tcMar>
            <w:vAlign w:val="center"/>
          </w:tcPr>
          <w:p w14:paraId="6066F11A" w14:textId="2DE49F73" w:rsidR="4C3B832D" w:rsidRPr="005C531F" w:rsidRDefault="4C3B832D" w:rsidP="4C3B832D">
            <w:pPr>
              <w:spacing w:after="0"/>
              <w:jc w:val="left"/>
              <w:rPr>
                <w:sz w:val="16"/>
                <w:szCs w:val="16"/>
              </w:rPr>
            </w:pPr>
            <w:r w:rsidRPr="005C531F">
              <w:rPr>
                <w:rFonts w:ascii="Calibri" w:eastAsia="Calibri" w:hAnsi="Calibri" w:cs="Calibri"/>
                <w:color w:val="000000" w:themeColor="text1"/>
                <w:sz w:val="16"/>
                <w:szCs w:val="16"/>
              </w:rPr>
              <w:t>PPS Plan de pruebas software</w:t>
            </w:r>
          </w:p>
        </w:tc>
        <w:tc>
          <w:tcPr>
            <w:tcW w:w="709"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36EDDAB8" w14:textId="1247109F" w:rsidR="4C3B832D" w:rsidRPr="005C531F" w:rsidRDefault="4C3B832D" w:rsidP="00C045BF">
            <w:pPr>
              <w:jc w:val="center"/>
              <w:rPr>
                <w:sz w:val="16"/>
                <w:szCs w:val="16"/>
              </w:rPr>
            </w:pPr>
          </w:p>
        </w:tc>
        <w:tc>
          <w:tcPr>
            <w:tcW w:w="709"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1FB437B6" w14:textId="11745DB4" w:rsidR="4C3B832D" w:rsidRPr="005C531F" w:rsidRDefault="4C3B832D" w:rsidP="00C045BF">
            <w:pPr>
              <w:jc w:val="center"/>
              <w:rPr>
                <w:sz w:val="16"/>
                <w:szCs w:val="16"/>
              </w:rPr>
            </w:pP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4E539F34" w14:textId="3220C175" w:rsidR="4C3B832D" w:rsidRPr="005C531F" w:rsidRDefault="4C3B832D" w:rsidP="00C045BF">
            <w:pPr>
              <w:jc w:val="center"/>
              <w:rPr>
                <w:sz w:val="16"/>
                <w:szCs w:val="16"/>
              </w:rPr>
            </w:pPr>
          </w:p>
        </w:tc>
        <w:tc>
          <w:tcPr>
            <w:tcW w:w="850"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65AAA9B9" w14:textId="1DC4C5E7" w:rsidR="4C3B832D" w:rsidRPr="005C531F" w:rsidRDefault="4C3B832D" w:rsidP="00C045BF">
            <w:pPr>
              <w:jc w:val="center"/>
              <w:rPr>
                <w:sz w:val="16"/>
                <w:szCs w:val="16"/>
              </w:rPr>
            </w:pPr>
          </w:p>
        </w:tc>
        <w:tc>
          <w:tcPr>
            <w:tcW w:w="85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0747DF65" w14:textId="086E0F27" w:rsidR="4C3B832D" w:rsidRPr="005C531F" w:rsidRDefault="4C3B832D" w:rsidP="4C3B832D">
            <w:pPr>
              <w:spacing w:after="0"/>
              <w:jc w:val="center"/>
              <w:rPr>
                <w:sz w:val="16"/>
                <w:szCs w:val="16"/>
              </w:rPr>
            </w:pPr>
            <w:r w:rsidRPr="005C531F">
              <w:rPr>
                <w:rFonts w:ascii="Calibri" w:eastAsia="Calibri" w:hAnsi="Calibri" w:cs="Calibri"/>
                <w:color w:val="000000" w:themeColor="text1"/>
                <w:sz w:val="16"/>
                <w:szCs w:val="16"/>
              </w:rPr>
              <w:t>33,76 €</w:t>
            </w:r>
          </w:p>
        </w:tc>
        <w:tc>
          <w:tcPr>
            <w:tcW w:w="850"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5A30BFFA" w14:textId="1937CB8D" w:rsidR="4C3B832D" w:rsidRPr="005C531F" w:rsidRDefault="4C3B832D" w:rsidP="00C045BF">
            <w:pPr>
              <w:jc w:val="center"/>
              <w:rPr>
                <w:sz w:val="16"/>
                <w:szCs w:val="16"/>
              </w:rPr>
            </w:pPr>
          </w:p>
        </w:tc>
      </w:tr>
      <w:tr w:rsidR="4C3B832D" w14:paraId="71BF15F2" w14:textId="77777777" w:rsidTr="00C045BF">
        <w:trPr>
          <w:trHeight w:val="315"/>
        </w:trPr>
        <w:tc>
          <w:tcPr>
            <w:tcW w:w="54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4AF4D6DB" w14:textId="35B22882" w:rsidR="4C3B832D" w:rsidRPr="005C531F" w:rsidRDefault="4C3B832D" w:rsidP="00C045BF">
            <w:pPr>
              <w:jc w:val="center"/>
              <w:rPr>
                <w:sz w:val="16"/>
                <w:szCs w:val="16"/>
              </w:rPr>
            </w:pPr>
          </w:p>
        </w:tc>
        <w:tc>
          <w:tcPr>
            <w:tcW w:w="546"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3C568339" w14:textId="0873A744" w:rsidR="4C3B832D" w:rsidRPr="005C531F" w:rsidRDefault="4C3B832D" w:rsidP="00C045BF">
            <w:pPr>
              <w:jc w:val="center"/>
              <w:rPr>
                <w:sz w:val="16"/>
                <w:szCs w:val="16"/>
              </w:rPr>
            </w:pPr>
          </w:p>
        </w:tc>
        <w:tc>
          <w:tcPr>
            <w:tcW w:w="54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32DF21D6" w14:textId="183B3ACE" w:rsidR="4C3B832D" w:rsidRPr="005C531F" w:rsidRDefault="4C3B832D" w:rsidP="4C3B832D">
            <w:pPr>
              <w:spacing w:after="0"/>
              <w:jc w:val="center"/>
              <w:rPr>
                <w:sz w:val="16"/>
                <w:szCs w:val="16"/>
              </w:rPr>
            </w:pPr>
            <w:r w:rsidRPr="005C531F">
              <w:rPr>
                <w:rFonts w:ascii="Calibri" w:eastAsia="Calibri" w:hAnsi="Calibri" w:cs="Calibri"/>
                <w:color w:val="000000" w:themeColor="text1"/>
                <w:sz w:val="16"/>
                <w:szCs w:val="16"/>
              </w:rPr>
              <w:t>01</w:t>
            </w:r>
          </w:p>
        </w:tc>
        <w:tc>
          <w:tcPr>
            <w:tcW w:w="2478"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270" w:type="dxa"/>
              <w:right w:w="15" w:type="dxa"/>
            </w:tcMar>
            <w:vAlign w:val="center"/>
          </w:tcPr>
          <w:p w14:paraId="7D36BF7A" w14:textId="5B6557FB" w:rsidR="4C3B832D" w:rsidRPr="005C531F" w:rsidRDefault="4C3B832D" w:rsidP="4C3B832D">
            <w:pPr>
              <w:spacing w:after="0"/>
              <w:jc w:val="left"/>
              <w:rPr>
                <w:sz w:val="16"/>
                <w:szCs w:val="16"/>
              </w:rPr>
            </w:pPr>
            <w:r w:rsidRPr="005C531F">
              <w:rPr>
                <w:rFonts w:ascii="Calibri" w:eastAsia="Calibri" w:hAnsi="Calibri" w:cs="Calibri"/>
                <w:color w:val="000000" w:themeColor="text1"/>
                <w:sz w:val="16"/>
                <w:szCs w:val="16"/>
              </w:rPr>
              <w:t>Tester</w:t>
            </w:r>
          </w:p>
        </w:tc>
        <w:tc>
          <w:tcPr>
            <w:tcW w:w="709"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3AB82A35" w14:textId="024FEBEB" w:rsidR="4C3B832D" w:rsidRPr="005C531F" w:rsidRDefault="4C3B832D" w:rsidP="4C3B832D">
            <w:pPr>
              <w:spacing w:after="0"/>
              <w:jc w:val="center"/>
              <w:rPr>
                <w:sz w:val="16"/>
                <w:szCs w:val="16"/>
              </w:rPr>
            </w:pPr>
            <w:r w:rsidRPr="005C531F">
              <w:rPr>
                <w:rFonts w:ascii="Calibri" w:eastAsia="Calibri" w:hAnsi="Calibri" w:cs="Calibri"/>
                <w:color w:val="000000" w:themeColor="text1"/>
                <w:sz w:val="16"/>
                <w:szCs w:val="16"/>
              </w:rPr>
              <w:t>1</w:t>
            </w:r>
          </w:p>
        </w:tc>
        <w:tc>
          <w:tcPr>
            <w:tcW w:w="709"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43209068" w14:textId="05501FA8" w:rsidR="4C3B832D" w:rsidRPr="005C531F" w:rsidRDefault="4C3B832D" w:rsidP="4C3B832D">
            <w:pPr>
              <w:spacing w:after="0"/>
              <w:jc w:val="center"/>
              <w:rPr>
                <w:sz w:val="16"/>
                <w:szCs w:val="16"/>
              </w:rPr>
            </w:pPr>
            <w:r w:rsidRPr="005C531F">
              <w:rPr>
                <w:rFonts w:ascii="Calibri" w:eastAsia="Calibri" w:hAnsi="Calibri" w:cs="Calibri"/>
                <w:color w:val="000000" w:themeColor="text1"/>
                <w:sz w:val="16"/>
                <w:szCs w:val="16"/>
              </w:rPr>
              <w:t>horas</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6EA22303" w14:textId="2D100ADB" w:rsidR="4C3B832D" w:rsidRPr="005C531F" w:rsidRDefault="4C3B832D" w:rsidP="4C3B832D">
            <w:pPr>
              <w:spacing w:after="0"/>
              <w:jc w:val="center"/>
              <w:rPr>
                <w:sz w:val="16"/>
                <w:szCs w:val="16"/>
              </w:rPr>
            </w:pPr>
            <w:r w:rsidRPr="005C531F">
              <w:rPr>
                <w:rFonts w:ascii="Calibri" w:eastAsia="Calibri" w:hAnsi="Calibri" w:cs="Calibri"/>
                <w:color w:val="000000" w:themeColor="text1"/>
                <w:sz w:val="16"/>
                <w:szCs w:val="16"/>
              </w:rPr>
              <w:t>33,76 €</w:t>
            </w:r>
          </w:p>
        </w:tc>
        <w:tc>
          <w:tcPr>
            <w:tcW w:w="850"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211B28DA" w14:textId="3ABDD80C" w:rsidR="4C3B832D" w:rsidRPr="005C531F" w:rsidRDefault="4C3B832D" w:rsidP="4C3B832D">
            <w:pPr>
              <w:spacing w:after="0"/>
              <w:jc w:val="center"/>
              <w:rPr>
                <w:sz w:val="16"/>
                <w:szCs w:val="16"/>
              </w:rPr>
            </w:pPr>
            <w:r w:rsidRPr="005C531F">
              <w:rPr>
                <w:rFonts w:ascii="Calibri" w:eastAsia="Calibri" w:hAnsi="Calibri" w:cs="Calibri"/>
                <w:color w:val="000000" w:themeColor="text1"/>
                <w:sz w:val="16"/>
                <w:szCs w:val="16"/>
              </w:rPr>
              <w:t>33,76 €</w:t>
            </w:r>
          </w:p>
        </w:tc>
        <w:tc>
          <w:tcPr>
            <w:tcW w:w="85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3DD9A7E4" w14:textId="481463FC" w:rsidR="4C3B832D" w:rsidRPr="005C531F" w:rsidRDefault="4C3B832D" w:rsidP="00C045BF">
            <w:pPr>
              <w:jc w:val="center"/>
              <w:rPr>
                <w:sz w:val="16"/>
                <w:szCs w:val="16"/>
              </w:rPr>
            </w:pPr>
          </w:p>
        </w:tc>
        <w:tc>
          <w:tcPr>
            <w:tcW w:w="850"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421677B7" w14:textId="3A256853" w:rsidR="4C3B832D" w:rsidRPr="005C531F" w:rsidRDefault="4C3B832D" w:rsidP="00C045BF">
            <w:pPr>
              <w:jc w:val="center"/>
              <w:rPr>
                <w:sz w:val="16"/>
                <w:szCs w:val="16"/>
              </w:rPr>
            </w:pPr>
          </w:p>
        </w:tc>
      </w:tr>
      <w:tr w:rsidR="4C3B832D" w14:paraId="1B786C0A" w14:textId="77777777" w:rsidTr="00C045BF">
        <w:trPr>
          <w:trHeight w:val="315"/>
        </w:trPr>
        <w:tc>
          <w:tcPr>
            <w:tcW w:w="54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1A526E3D" w14:textId="598A2EFB" w:rsidR="4C3B832D" w:rsidRPr="005C531F" w:rsidRDefault="4C3B832D" w:rsidP="00C045BF">
            <w:pPr>
              <w:jc w:val="center"/>
              <w:rPr>
                <w:sz w:val="16"/>
                <w:szCs w:val="16"/>
              </w:rPr>
            </w:pPr>
          </w:p>
        </w:tc>
        <w:tc>
          <w:tcPr>
            <w:tcW w:w="546"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6E8983F7" w14:textId="546988F5" w:rsidR="4C3B832D" w:rsidRPr="005C531F" w:rsidRDefault="4C3B832D" w:rsidP="4C3B832D">
            <w:pPr>
              <w:spacing w:after="0"/>
              <w:jc w:val="center"/>
              <w:rPr>
                <w:sz w:val="16"/>
                <w:szCs w:val="16"/>
              </w:rPr>
            </w:pPr>
            <w:r w:rsidRPr="005C531F">
              <w:rPr>
                <w:rFonts w:ascii="Calibri" w:eastAsia="Calibri" w:hAnsi="Calibri" w:cs="Calibri"/>
                <w:color w:val="000000" w:themeColor="text1"/>
                <w:sz w:val="16"/>
                <w:szCs w:val="16"/>
              </w:rPr>
              <w:t>006</w:t>
            </w:r>
          </w:p>
        </w:tc>
        <w:tc>
          <w:tcPr>
            <w:tcW w:w="54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640FF481" w14:textId="4796A9E0" w:rsidR="4C3B832D" w:rsidRPr="005C531F" w:rsidRDefault="4C3B832D" w:rsidP="00C045BF">
            <w:pPr>
              <w:jc w:val="center"/>
              <w:rPr>
                <w:sz w:val="16"/>
                <w:szCs w:val="16"/>
              </w:rPr>
            </w:pPr>
          </w:p>
        </w:tc>
        <w:tc>
          <w:tcPr>
            <w:tcW w:w="2478"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35" w:type="dxa"/>
              <w:right w:w="15" w:type="dxa"/>
            </w:tcMar>
            <w:vAlign w:val="center"/>
          </w:tcPr>
          <w:p w14:paraId="5A5670DE" w14:textId="5BE97D59" w:rsidR="4C3B832D" w:rsidRPr="005C531F" w:rsidRDefault="4C3B832D" w:rsidP="4C3B832D">
            <w:pPr>
              <w:spacing w:after="0"/>
              <w:jc w:val="left"/>
              <w:rPr>
                <w:sz w:val="16"/>
                <w:szCs w:val="16"/>
              </w:rPr>
            </w:pPr>
            <w:r w:rsidRPr="005C531F">
              <w:rPr>
                <w:rFonts w:ascii="Calibri" w:eastAsia="Calibri" w:hAnsi="Calibri" w:cs="Calibri"/>
                <w:color w:val="000000" w:themeColor="text1"/>
                <w:sz w:val="16"/>
                <w:szCs w:val="16"/>
              </w:rPr>
              <w:t>Ddes - Documento de despliegue</w:t>
            </w:r>
          </w:p>
        </w:tc>
        <w:tc>
          <w:tcPr>
            <w:tcW w:w="709"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0C8C6BA4" w14:textId="68C8E580" w:rsidR="4C3B832D" w:rsidRPr="005C531F" w:rsidRDefault="4C3B832D" w:rsidP="00C045BF">
            <w:pPr>
              <w:jc w:val="center"/>
              <w:rPr>
                <w:sz w:val="16"/>
                <w:szCs w:val="16"/>
              </w:rPr>
            </w:pPr>
          </w:p>
        </w:tc>
        <w:tc>
          <w:tcPr>
            <w:tcW w:w="709"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27BCBB00" w14:textId="1ED75914" w:rsidR="4C3B832D" w:rsidRPr="005C531F" w:rsidRDefault="4C3B832D" w:rsidP="00C045BF">
            <w:pPr>
              <w:jc w:val="center"/>
              <w:rPr>
                <w:sz w:val="16"/>
                <w:szCs w:val="16"/>
              </w:rPr>
            </w:pP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04FE518C" w14:textId="01C2A5B6" w:rsidR="4C3B832D" w:rsidRPr="005C531F" w:rsidRDefault="4C3B832D" w:rsidP="00C045BF">
            <w:pPr>
              <w:jc w:val="center"/>
              <w:rPr>
                <w:sz w:val="16"/>
                <w:szCs w:val="16"/>
              </w:rPr>
            </w:pPr>
          </w:p>
        </w:tc>
        <w:tc>
          <w:tcPr>
            <w:tcW w:w="850"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6E9DC76E" w14:textId="2489E724" w:rsidR="4C3B832D" w:rsidRPr="005C531F" w:rsidRDefault="4C3B832D" w:rsidP="00C045BF">
            <w:pPr>
              <w:jc w:val="center"/>
              <w:rPr>
                <w:sz w:val="16"/>
                <w:szCs w:val="16"/>
              </w:rPr>
            </w:pPr>
          </w:p>
        </w:tc>
        <w:tc>
          <w:tcPr>
            <w:tcW w:w="85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212F959D" w14:textId="2D6E6116" w:rsidR="4C3B832D" w:rsidRPr="005C531F" w:rsidRDefault="4C3B832D" w:rsidP="4C3B832D">
            <w:pPr>
              <w:spacing w:after="0"/>
              <w:jc w:val="center"/>
              <w:rPr>
                <w:sz w:val="16"/>
                <w:szCs w:val="16"/>
              </w:rPr>
            </w:pPr>
            <w:r w:rsidRPr="005C531F">
              <w:rPr>
                <w:rFonts w:ascii="Calibri" w:eastAsia="Calibri" w:hAnsi="Calibri" w:cs="Calibri"/>
                <w:color w:val="000000" w:themeColor="text1"/>
                <w:sz w:val="16"/>
                <w:szCs w:val="16"/>
              </w:rPr>
              <w:t>265,79 €</w:t>
            </w:r>
          </w:p>
        </w:tc>
        <w:tc>
          <w:tcPr>
            <w:tcW w:w="850"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716F8CDE" w14:textId="176CD792" w:rsidR="4C3B832D" w:rsidRPr="005C531F" w:rsidRDefault="4C3B832D" w:rsidP="00C045BF">
            <w:pPr>
              <w:jc w:val="center"/>
              <w:rPr>
                <w:sz w:val="16"/>
                <w:szCs w:val="16"/>
              </w:rPr>
            </w:pPr>
          </w:p>
        </w:tc>
      </w:tr>
      <w:tr w:rsidR="4C3B832D" w14:paraId="67D81D1A" w14:textId="77777777" w:rsidTr="00C045BF">
        <w:trPr>
          <w:trHeight w:val="315"/>
        </w:trPr>
        <w:tc>
          <w:tcPr>
            <w:tcW w:w="54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2544F0D7" w14:textId="7C2E5800" w:rsidR="4C3B832D" w:rsidRPr="005C531F" w:rsidRDefault="4C3B832D" w:rsidP="00C045BF">
            <w:pPr>
              <w:jc w:val="center"/>
              <w:rPr>
                <w:sz w:val="16"/>
                <w:szCs w:val="16"/>
              </w:rPr>
            </w:pPr>
          </w:p>
        </w:tc>
        <w:tc>
          <w:tcPr>
            <w:tcW w:w="546"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52B39E3B" w14:textId="15B728EA" w:rsidR="4C3B832D" w:rsidRPr="005C531F" w:rsidRDefault="4C3B832D" w:rsidP="00C045BF">
            <w:pPr>
              <w:jc w:val="center"/>
              <w:rPr>
                <w:sz w:val="16"/>
                <w:szCs w:val="16"/>
              </w:rPr>
            </w:pPr>
          </w:p>
        </w:tc>
        <w:tc>
          <w:tcPr>
            <w:tcW w:w="54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3181D829" w14:textId="578BB2B7" w:rsidR="4C3B832D" w:rsidRPr="005C531F" w:rsidRDefault="4C3B832D" w:rsidP="4C3B832D">
            <w:pPr>
              <w:spacing w:after="0"/>
              <w:jc w:val="center"/>
              <w:rPr>
                <w:sz w:val="16"/>
                <w:szCs w:val="16"/>
              </w:rPr>
            </w:pPr>
            <w:r w:rsidRPr="005C531F">
              <w:rPr>
                <w:rFonts w:ascii="Calibri" w:eastAsia="Calibri" w:hAnsi="Calibri" w:cs="Calibri"/>
                <w:color w:val="000000" w:themeColor="text1"/>
                <w:sz w:val="16"/>
                <w:szCs w:val="16"/>
              </w:rPr>
              <w:t>01</w:t>
            </w:r>
          </w:p>
        </w:tc>
        <w:tc>
          <w:tcPr>
            <w:tcW w:w="2478"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270" w:type="dxa"/>
              <w:right w:w="15" w:type="dxa"/>
            </w:tcMar>
            <w:vAlign w:val="center"/>
          </w:tcPr>
          <w:p w14:paraId="4A304C0E" w14:textId="28C9A01C" w:rsidR="4C3B832D" w:rsidRPr="005C531F" w:rsidRDefault="4C3B832D" w:rsidP="4C3B832D">
            <w:pPr>
              <w:spacing w:after="0"/>
              <w:jc w:val="left"/>
              <w:rPr>
                <w:sz w:val="16"/>
                <w:szCs w:val="16"/>
              </w:rPr>
            </w:pPr>
            <w:r w:rsidRPr="005C531F">
              <w:rPr>
                <w:rFonts w:ascii="Calibri" w:eastAsia="Calibri" w:hAnsi="Calibri" w:cs="Calibri"/>
                <w:color w:val="000000" w:themeColor="text1"/>
                <w:sz w:val="16"/>
                <w:szCs w:val="16"/>
              </w:rPr>
              <w:t>Desarrollador Junior</w:t>
            </w:r>
          </w:p>
        </w:tc>
        <w:tc>
          <w:tcPr>
            <w:tcW w:w="709"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34F736A3" w14:textId="2BC98347" w:rsidR="4C3B832D" w:rsidRPr="005C531F" w:rsidRDefault="4C3B832D" w:rsidP="4C3B832D">
            <w:pPr>
              <w:spacing w:after="0"/>
              <w:jc w:val="center"/>
              <w:rPr>
                <w:sz w:val="16"/>
                <w:szCs w:val="16"/>
              </w:rPr>
            </w:pPr>
            <w:r w:rsidRPr="005C531F">
              <w:rPr>
                <w:rFonts w:ascii="Calibri" w:eastAsia="Calibri" w:hAnsi="Calibri" w:cs="Calibri"/>
                <w:color w:val="000000" w:themeColor="text1"/>
                <w:sz w:val="16"/>
                <w:szCs w:val="16"/>
              </w:rPr>
              <w:t>8</w:t>
            </w:r>
          </w:p>
        </w:tc>
        <w:tc>
          <w:tcPr>
            <w:tcW w:w="709"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2852C684" w14:textId="5A4CADFA" w:rsidR="4C3B832D" w:rsidRPr="005C531F" w:rsidRDefault="4C3B832D" w:rsidP="4C3B832D">
            <w:pPr>
              <w:spacing w:after="0"/>
              <w:jc w:val="center"/>
              <w:rPr>
                <w:sz w:val="16"/>
                <w:szCs w:val="16"/>
              </w:rPr>
            </w:pPr>
            <w:r w:rsidRPr="005C531F">
              <w:rPr>
                <w:rFonts w:ascii="Calibri" w:eastAsia="Calibri" w:hAnsi="Calibri" w:cs="Calibri"/>
                <w:color w:val="000000" w:themeColor="text1"/>
                <w:sz w:val="16"/>
                <w:szCs w:val="16"/>
              </w:rPr>
              <w:t>horas</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60687CFB" w14:textId="4836CB52" w:rsidR="4C3B832D" w:rsidRPr="005C531F" w:rsidRDefault="4C3B832D" w:rsidP="4C3B832D">
            <w:pPr>
              <w:spacing w:after="0"/>
              <w:jc w:val="center"/>
              <w:rPr>
                <w:sz w:val="16"/>
                <w:szCs w:val="16"/>
              </w:rPr>
            </w:pPr>
            <w:r w:rsidRPr="005C531F">
              <w:rPr>
                <w:rFonts w:ascii="Calibri" w:eastAsia="Calibri" w:hAnsi="Calibri" w:cs="Calibri"/>
                <w:color w:val="000000" w:themeColor="text1"/>
                <w:sz w:val="16"/>
                <w:szCs w:val="16"/>
              </w:rPr>
              <w:t>33,22 €</w:t>
            </w:r>
          </w:p>
        </w:tc>
        <w:tc>
          <w:tcPr>
            <w:tcW w:w="850"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3BD9D772" w14:textId="4B818ACC" w:rsidR="4C3B832D" w:rsidRPr="005C531F" w:rsidRDefault="4C3B832D" w:rsidP="4C3B832D">
            <w:pPr>
              <w:spacing w:after="0"/>
              <w:jc w:val="center"/>
              <w:rPr>
                <w:sz w:val="16"/>
                <w:szCs w:val="16"/>
              </w:rPr>
            </w:pPr>
            <w:r w:rsidRPr="005C531F">
              <w:rPr>
                <w:rFonts w:ascii="Calibri" w:eastAsia="Calibri" w:hAnsi="Calibri" w:cs="Calibri"/>
                <w:color w:val="000000" w:themeColor="text1"/>
                <w:sz w:val="16"/>
                <w:szCs w:val="16"/>
              </w:rPr>
              <w:t>265,79 €</w:t>
            </w:r>
          </w:p>
        </w:tc>
        <w:tc>
          <w:tcPr>
            <w:tcW w:w="85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6E64B4A6" w14:textId="209576D5" w:rsidR="4C3B832D" w:rsidRPr="005C531F" w:rsidRDefault="4C3B832D" w:rsidP="00C045BF">
            <w:pPr>
              <w:jc w:val="center"/>
              <w:rPr>
                <w:sz w:val="16"/>
                <w:szCs w:val="16"/>
              </w:rPr>
            </w:pPr>
          </w:p>
        </w:tc>
        <w:tc>
          <w:tcPr>
            <w:tcW w:w="850"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7536000C" w14:textId="47B114C3" w:rsidR="4C3B832D" w:rsidRPr="005C531F" w:rsidRDefault="4C3B832D" w:rsidP="00C045BF">
            <w:pPr>
              <w:jc w:val="center"/>
              <w:rPr>
                <w:sz w:val="16"/>
                <w:szCs w:val="16"/>
              </w:rPr>
            </w:pPr>
          </w:p>
        </w:tc>
      </w:tr>
      <w:tr w:rsidR="005C531F" w14:paraId="171557D8" w14:textId="77777777" w:rsidTr="00C045BF">
        <w:trPr>
          <w:trHeight w:val="315"/>
        </w:trPr>
        <w:tc>
          <w:tcPr>
            <w:tcW w:w="541" w:type="dxa"/>
            <w:tcBorders>
              <w:top w:val="single" w:sz="4" w:space="0" w:color="auto"/>
              <w:left w:val="single" w:sz="4" w:space="0" w:color="auto"/>
              <w:bottom w:val="single" w:sz="4" w:space="0" w:color="auto"/>
              <w:right w:val="single" w:sz="4" w:space="0" w:color="auto"/>
            </w:tcBorders>
            <w:shd w:val="clear" w:color="auto" w:fill="E7E6E6" w:themeFill="background2"/>
            <w:tcMar>
              <w:top w:w="15" w:type="dxa"/>
              <w:left w:w="15" w:type="dxa"/>
              <w:right w:w="15" w:type="dxa"/>
            </w:tcMar>
            <w:vAlign w:val="center"/>
          </w:tcPr>
          <w:p w14:paraId="234882A2" w14:textId="3A7A72CD" w:rsidR="4C3B832D" w:rsidRPr="005C531F" w:rsidRDefault="4C3B832D" w:rsidP="4C3B832D">
            <w:pPr>
              <w:spacing w:after="0"/>
              <w:jc w:val="center"/>
              <w:rPr>
                <w:sz w:val="16"/>
                <w:szCs w:val="16"/>
              </w:rPr>
            </w:pPr>
            <w:r w:rsidRPr="005C531F">
              <w:rPr>
                <w:rFonts w:ascii="Calibri" w:eastAsia="Calibri" w:hAnsi="Calibri" w:cs="Calibri"/>
                <w:color w:val="000000" w:themeColor="text1"/>
                <w:sz w:val="16"/>
                <w:szCs w:val="16"/>
              </w:rPr>
              <w:t>02</w:t>
            </w:r>
          </w:p>
        </w:tc>
        <w:tc>
          <w:tcPr>
            <w:tcW w:w="546" w:type="dxa"/>
            <w:tcBorders>
              <w:top w:val="single" w:sz="4" w:space="0" w:color="auto"/>
              <w:left w:val="single" w:sz="4" w:space="0" w:color="auto"/>
              <w:bottom w:val="single" w:sz="4" w:space="0" w:color="auto"/>
              <w:right w:val="single" w:sz="4" w:space="0" w:color="auto"/>
            </w:tcBorders>
            <w:shd w:val="clear" w:color="auto" w:fill="E7E6E6" w:themeFill="background2"/>
            <w:tcMar>
              <w:top w:w="15" w:type="dxa"/>
              <w:left w:w="15" w:type="dxa"/>
              <w:right w:w="15" w:type="dxa"/>
            </w:tcMar>
            <w:vAlign w:val="center"/>
          </w:tcPr>
          <w:p w14:paraId="2CD9B391" w14:textId="5F5A704A" w:rsidR="4C3B832D" w:rsidRPr="005C531F" w:rsidRDefault="4C3B832D" w:rsidP="00C045BF">
            <w:pPr>
              <w:jc w:val="center"/>
              <w:rPr>
                <w:sz w:val="16"/>
                <w:szCs w:val="16"/>
              </w:rPr>
            </w:pPr>
          </w:p>
        </w:tc>
        <w:tc>
          <w:tcPr>
            <w:tcW w:w="541" w:type="dxa"/>
            <w:tcBorders>
              <w:top w:val="single" w:sz="4" w:space="0" w:color="auto"/>
              <w:left w:val="single" w:sz="4" w:space="0" w:color="auto"/>
              <w:bottom w:val="single" w:sz="4" w:space="0" w:color="auto"/>
              <w:right w:val="single" w:sz="4" w:space="0" w:color="auto"/>
            </w:tcBorders>
            <w:shd w:val="clear" w:color="auto" w:fill="E7E6E6" w:themeFill="background2"/>
            <w:tcMar>
              <w:top w:w="15" w:type="dxa"/>
              <w:left w:w="15" w:type="dxa"/>
              <w:right w:w="15" w:type="dxa"/>
            </w:tcMar>
            <w:vAlign w:val="center"/>
          </w:tcPr>
          <w:p w14:paraId="23709198" w14:textId="703AB8C9" w:rsidR="4C3B832D" w:rsidRPr="005C531F" w:rsidRDefault="4C3B832D" w:rsidP="00C045BF">
            <w:pPr>
              <w:jc w:val="center"/>
              <w:rPr>
                <w:sz w:val="16"/>
                <w:szCs w:val="16"/>
              </w:rPr>
            </w:pPr>
          </w:p>
        </w:tc>
        <w:tc>
          <w:tcPr>
            <w:tcW w:w="2478" w:type="dxa"/>
            <w:tcBorders>
              <w:top w:val="single" w:sz="4" w:space="0" w:color="auto"/>
              <w:left w:val="single" w:sz="4" w:space="0" w:color="auto"/>
              <w:bottom w:val="single" w:sz="4" w:space="0" w:color="auto"/>
              <w:right w:val="single" w:sz="4" w:space="0" w:color="auto"/>
            </w:tcBorders>
            <w:shd w:val="clear" w:color="auto" w:fill="E7E6E6" w:themeFill="background2"/>
            <w:tcMar>
              <w:top w:w="15" w:type="dxa"/>
              <w:left w:w="15" w:type="dxa"/>
              <w:right w:w="15" w:type="dxa"/>
            </w:tcMar>
            <w:vAlign w:val="center"/>
          </w:tcPr>
          <w:p w14:paraId="32435128" w14:textId="0B6D42AA" w:rsidR="4C3B832D" w:rsidRPr="005C531F" w:rsidRDefault="4C3B832D" w:rsidP="4C3B832D">
            <w:pPr>
              <w:spacing w:after="0"/>
              <w:jc w:val="left"/>
              <w:rPr>
                <w:sz w:val="16"/>
                <w:szCs w:val="16"/>
              </w:rPr>
            </w:pPr>
            <w:r w:rsidRPr="005C531F">
              <w:rPr>
                <w:rFonts w:ascii="Calibri" w:eastAsia="Calibri" w:hAnsi="Calibri" w:cs="Calibri"/>
                <w:b/>
                <w:bCs/>
                <w:color w:val="000000" w:themeColor="text1"/>
                <w:sz w:val="16"/>
                <w:szCs w:val="16"/>
              </w:rPr>
              <w:t>Gestión de proyecto</w:t>
            </w:r>
          </w:p>
        </w:tc>
        <w:tc>
          <w:tcPr>
            <w:tcW w:w="709" w:type="dxa"/>
            <w:tcBorders>
              <w:top w:val="single" w:sz="4" w:space="0" w:color="auto"/>
              <w:left w:val="single" w:sz="4" w:space="0" w:color="auto"/>
              <w:bottom w:val="single" w:sz="4" w:space="0" w:color="auto"/>
              <w:right w:val="single" w:sz="4" w:space="0" w:color="auto"/>
            </w:tcBorders>
            <w:shd w:val="clear" w:color="auto" w:fill="E7E6E6" w:themeFill="background2"/>
            <w:tcMar>
              <w:top w:w="15" w:type="dxa"/>
              <w:left w:w="15" w:type="dxa"/>
              <w:right w:w="15" w:type="dxa"/>
            </w:tcMar>
            <w:vAlign w:val="center"/>
          </w:tcPr>
          <w:p w14:paraId="51C1AEFE" w14:textId="5A49B135" w:rsidR="4C3B832D" w:rsidRPr="005C531F" w:rsidRDefault="4C3B832D" w:rsidP="00C045BF">
            <w:pPr>
              <w:jc w:val="center"/>
              <w:rPr>
                <w:sz w:val="16"/>
                <w:szCs w:val="16"/>
              </w:rPr>
            </w:pPr>
          </w:p>
        </w:tc>
        <w:tc>
          <w:tcPr>
            <w:tcW w:w="709" w:type="dxa"/>
            <w:tcBorders>
              <w:top w:val="single" w:sz="4" w:space="0" w:color="auto"/>
              <w:left w:val="single" w:sz="4" w:space="0" w:color="auto"/>
              <w:bottom w:val="single" w:sz="4" w:space="0" w:color="auto"/>
              <w:right w:val="single" w:sz="4" w:space="0" w:color="auto"/>
            </w:tcBorders>
            <w:shd w:val="clear" w:color="auto" w:fill="E7E6E6" w:themeFill="background2"/>
            <w:tcMar>
              <w:top w:w="15" w:type="dxa"/>
              <w:left w:w="15" w:type="dxa"/>
              <w:right w:w="15" w:type="dxa"/>
            </w:tcMar>
            <w:vAlign w:val="center"/>
          </w:tcPr>
          <w:p w14:paraId="7DDAC6CD" w14:textId="7D039783" w:rsidR="4C3B832D" w:rsidRPr="005C531F" w:rsidRDefault="4C3B832D" w:rsidP="00C045BF">
            <w:pPr>
              <w:jc w:val="center"/>
              <w:rPr>
                <w:sz w:val="16"/>
                <w:szCs w:val="16"/>
              </w:rPr>
            </w:pPr>
          </w:p>
        </w:tc>
        <w:tc>
          <w:tcPr>
            <w:tcW w:w="567" w:type="dxa"/>
            <w:tcBorders>
              <w:top w:val="single" w:sz="4" w:space="0" w:color="auto"/>
              <w:left w:val="single" w:sz="4" w:space="0" w:color="auto"/>
              <w:bottom w:val="single" w:sz="4" w:space="0" w:color="auto"/>
              <w:right w:val="single" w:sz="4" w:space="0" w:color="auto"/>
            </w:tcBorders>
            <w:shd w:val="clear" w:color="auto" w:fill="E7E6E6" w:themeFill="background2"/>
            <w:tcMar>
              <w:top w:w="15" w:type="dxa"/>
              <w:left w:w="15" w:type="dxa"/>
              <w:right w:w="15" w:type="dxa"/>
            </w:tcMar>
            <w:vAlign w:val="center"/>
          </w:tcPr>
          <w:p w14:paraId="0B13310F" w14:textId="3ADE7181" w:rsidR="4C3B832D" w:rsidRPr="005C531F" w:rsidRDefault="4C3B832D" w:rsidP="00C045BF">
            <w:pPr>
              <w:jc w:val="center"/>
              <w:rPr>
                <w:sz w:val="16"/>
                <w:szCs w:val="16"/>
              </w:rPr>
            </w:pPr>
          </w:p>
        </w:tc>
        <w:tc>
          <w:tcPr>
            <w:tcW w:w="850" w:type="dxa"/>
            <w:tcBorders>
              <w:top w:val="single" w:sz="4" w:space="0" w:color="auto"/>
              <w:left w:val="single" w:sz="4" w:space="0" w:color="auto"/>
              <w:bottom w:val="single" w:sz="4" w:space="0" w:color="auto"/>
              <w:right w:val="single" w:sz="4" w:space="0" w:color="auto"/>
            </w:tcBorders>
            <w:shd w:val="clear" w:color="auto" w:fill="E7E6E6" w:themeFill="background2"/>
            <w:tcMar>
              <w:top w:w="15" w:type="dxa"/>
              <w:left w:w="15" w:type="dxa"/>
              <w:right w:w="15" w:type="dxa"/>
            </w:tcMar>
            <w:vAlign w:val="center"/>
          </w:tcPr>
          <w:p w14:paraId="062846B2" w14:textId="69BAA318" w:rsidR="4C3B832D" w:rsidRPr="005C531F" w:rsidRDefault="4C3B832D" w:rsidP="00C045BF">
            <w:pPr>
              <w:jc w:val="center"/>
              <w:rPr>
                <w:sz w:val="16"/>
                <w:szCs w:val="16"/>
              </w:rPr>
            </w:pPr>
          </w:p>
        </w:tc>
        <w:tc>
          <w:tcPr>
            <w:tcW w:w="851" w:type="dxa"/>
            <w:tcBorders>
              <w:top w:val="single" w:sz="4" w:space="0" w:color="auto"/>
              <w:left w:val="single" w:sz="4" w:space="0" w:color="auto"/>
              <w:bottom w:val="single" w:sz="4" w:space="0" w:color="auto"/>
              <w:right w:val="single" w:sz="4" w:space="0" w:color="auto"/>
            </w:tcBorders>
            <w:shd w:val="clear" w:color="auto" w:fill="E7E6E6" w:themeFill="background2"/>
            <w:tcMar>
              <w:top w:w="15" w:type="dxa"/>
              <w:left w:w="15" w:type="dxa"/>
              <w:right w:w="15" w:type="dxa"/>
            </w:tcMar>
            <w:vAlign w:val="center"/>
          </w:tcPr>
          <w:p w14:paraId="32DE2BF8" w14:textId="004A212C" w:rsidR="4C3B832D" w:rsidRPr="005C531F" w:rsidRDefault="4C3B832D" w:rsidP="00C045BF">
            <w:pPr>
              <w:jc w:val="center"/>
              <w:rPr>
                <w:sz w:val="16"/>
                <w:szCs w:val="16"/>
              </w:rPr>
            </w:pPr>
          </w:p>
        </w:tc>
        <w:tc>
          <w:tcPr>
            <w:tcW w:w="850" w:type="dxa"/>
            <w:tcBorders>
              <w:top w:val="single" w:sz="4" w:space="0" w:color="auto"/>
              <w:left w:val="single" w:sz="4" w:space="0" w:color="auto"/>
              <w:bottom w:val="single" w:sz="4" w:space="0" w:color="auto"/>
              <w:right w:val="single" w:sz="4" w:space="0" w:color="auto"/>
            </w:tcBorders>
            <w:shd w:val="clear" w:color="auto" w:fill="E7E6E6" w:themeFill="background2"/>
            <w:tcMar>
              <w:top w:w="15" w:type="dxa"/>
              <w:left w:w="15" w:type="dxa"/>
              <w:right w:w="15" w:type="dxa"/>
            </w:tcMar>
            <w:vAlign w:val="center"/>
          </w:tcPr>
          <w:p w14:paraId="3764066B" w14:textId="54E65232" w:rsidR="4C3B832D" w:rsidRPr="005C531F" w:rsidRDefault="009F4396" w:rsidP="4C3B832D">
            <w:pPr>
              <w:spacing w:after="0"/>
              <w:jc w:val="center"/>
              <w:rPr>
                <w:sz w:val="16"/>
                <w:szCs w:val="16"/>
              </w:rPr>
            </w:pPr>
            <w:r w:rsidRPr="009F4396">
              <w:rPr>
                <w:rFonts w:ascii="Calibri" w:eastAsia="Calibri" w:hAnsi="Calibri" w:cs="Calibri"/>
                <w:b/>
                <w:bCs/>
                <w:color w:val="000000" w:themeColor="text1"/>
                <w:sz w:val="16"/>
                <w:szCs w:val="16"/>
              </w:rPr>
              <w:t>4.725,14 €</w:t>
            </w:r>
          </w:p>
        </w:tc>
      </w:tr>
      <w:tr w:rsidR="4C3B832D" w14:paraId="1B6B7AD8" w14:textId="77777777" w:rsidTr="007D6A80">
        <w:trPr>
          <w:trHeight w:val="315"/>
        </w:trPr>
        <w:tc>
          <w:tcPr>
            <w:tcW w:w="54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0F7DAC2C" w14:textId="6117B960" w:rsidR="4C3B832D" w:rsidRPr="005C531F" w:rsidRDefault="4C3B832D" w:rsidP="00C045BF">
            <w:pPr>
              <w:jc w:val="center"/>
              <w:rPr>
                <w:sz w:val="16"/>
                <w:szCs w:val="16"/>
              </w:rPr>
            </w:pPr>
          </w:p>
        </w:tc>
        <w:tc>
          <w:tcPr>
            <w:tcW w:w="546"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4794D0B2" w14:textId="59BEDDC7" w:rsidR="4C3B832D" w:rsidRPr="005C531F" w:rsidRDefault="4C3B832D" w:rsidP="4C3B832D">
            <w:pPr>
              <w:spacing w:after="0"/>
              <w:jc w:val="center"/>
              <w:rPr>
                <w:sz w:val="16"/>
                <w:szCs w:val="16"/>
              </w:rPr>
            </w:pPr>
            <w:r w:rsidRPr="005C531F">
              <w:rPr>
                <w:rFonts w:ascii="Calibri" w:eastAsia="Calibri" w:hAnsi="Calibri" w:cs="Calibri"/>
                <w:color w:val="000000" w:themeColor="text1"/>
                <w:sz w:val="16"/>
                <w:szCs w:val="16"/>
              </w:rPr>
              <w:t>001</w:t>
            </w:r>
          </w:p>
        </w:tc>
        <w:tc>
          <w:tcPr>
            <w:tcW w:w="54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6FBA6799" w14:textId="0D033B40" w:rsidR="4C3B832D" w:rsidRPr="005C531F" w:rsidRDefault="4C3B832D" w:rsidP="00C045BF">
            <w:pPr>
              <w:jc w:val="center"/>
              <w:rPr>
                <w:sz w:val="16"/>
                <w:szCs w:val="16"/>
              </w:rPr>
            </w:pPr>
          </w:p>
        </w:tc>
        <w:tc>
          <w:tcPr>
            <w:tcW w:w="2478"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35" w:type="dxa"/>
              <w:right w:w="15" w:type="dxa"/>
            </w:tcMar>
            <w:vAlign w:val="center"/>
          </w:tcPr>
          <w:p w14:paraId="3E6A2F56" w14:textId="7861BE4D" w:rsidR="4C3B832D" w:rsidRPr="005C531F" w:rsidRDefault="4C3B832D" w:rsidP="4C3B832D">
            <w:pPr>
              <w:spacing w:after="0"/>
              <w:jc w:val="left"/>
              <w:rPr>
                <w:sz w:val="16"/>
                <w:szCs w:val="16"/>
              </w:rPr>
            </w:pPr>
            <w:r w:rsidRPr="005C531F">
              <w:rPr>
                <w:rFonts w:ascii="Calibri" w:eastAsia="Calibri" w:hAnsi="Calibri" w:cs="Calibri"/>
                <w:color w:val="000000" w:themeColor="text1"/>
                <w:sz w:val="16"/>
                <w:szCs w:val="16"/>
              </w:rPr>
              <w:t>Gestión</w:t>
            </w:r>
          </w:p>
        </w:tc>
        <w:tc>
          <w:tcPr>
            <w:tcW w:w="709"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6A782FD8" w14:textId="7203C47B" w:rsidR="4C3B832D" w:rsidRPr="005C531F" w:rsidRDefault="4C3B832D" w:rsidP="00C045BF">
            <w:pPr>
              <w:jc w:val="center"/>
              <w:rPr>
                <w:sz w:val="16"/>
                <w:szCs w:val="16"/>
              </w:rPr>
            </w:pPr>
          </w:p>
        </w:tc>
        <w:tc>
          <w:tcPr>
            <w:tcW w:w="709"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3441CCB0" w14:textId="41DC52D8" w:rsidR="4C3B832D" w:rsidRPr="005C531F" w:rsidRDefault="4C3B832D" w:rsidP="00C045BF">
            <w:pPr>
              <w:jc w:val="center"/>
              <w:rPr>
                <w:sz w:val="16"/>
                <w:szCs w:val="16"/>
              </w:rPr>
            </w:pP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7850F4BA" w14:textId="5B99958E" w:rsidR="4C3B832D" w:rsidRPr="005C531F" w:rsidRDefault="4C3B832D" w:rsidP="00C045BF">
            <w:pPr>
              <w:jc w:val="center"/>
              <w:rPr>
                <w:sz w:val="16"/>
                <w:szCs w:val="16"/>
              </w:rPr>
            </w:pPr>
          </w:p>
        </w:tc>
        <w:tc>
          <w:tcPr>
            <w:tcW w:w="850"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5E604717" w14:textId="17A74C8F" w:rsidR="4C3B832D" w:rsidRPr="005C531F" w:rsidRDefault="4C3B832D" w:rsidP="00C045BF">
            <w:pPr>
              <w:jc w:val="center"/>
              <w:rPr>
                <w:sz w:val="16"/>
                <w:szCs w:val="16"/>
              </w:rPr>
            </w:pPr>
          </w:p>
        </w:tc>
        <w:tc>
          <w:tcPr>
            <w:tcW w:w="85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247173E9" w14:textId="0E78FC21" w:rsidR="4C3B832D" w:rsidRPr="005C531F" w:rsidRDefault="4C3B832D" w:rsidP="4C3B832D">
            <w:pPr>
              <w:spacing w:after="0"/>
              <w:jc w:val="center"/>
              <w:rPr>
                <w:sz w:val="16"/>
                <w:szCs w:val="16"/>
              </w:rPr>
            </w:pPr>
            <w:r w:rsidRPr="005C531F">
              <w:rPr>
                <w:rFonts w:ascii="Calibri" w:eastAsia="Calibri" w:hAnsi="Calibri" w:cs="Calibri"/>
                <w:color w:val="000000" w:themeColor="text1"/>
                <w:sz w:val="16"/>
                <w:szCs w:val="16"/>
              </w:rPr>
              <w:t>4.725,14 €</w:t>
            </w:r>
          </w:p>
        </w:tc>
        <w:tc>
          <w:tcPr>
            <w:tcW w:w="850"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60280217" w14:textId="2EDD571A" w:rsidR="4C3B832D" w:rsidRPr="005C531F" w:rsidRDefault="4C3B832D" w:rsidP="00C045BF">
            <w:pPr>
              <w:jc w:val="center"/>
              <w:rPr>
                <w:sz w:val="16"/>
                <w:szCs w:val="16"/>
              </w:rPr>
            </w:pPr>
          </w:p>
        </w:tc>
      </w:tr>
      <w:tr w:rsidR="4C3B832D" w14:paraId="7A931AED" w14:textId="77777777" w:rsidTr="007D6A80">
        <w:trPr>
          <w:trHeight w:val="315"/>
        </w:trPr>
        <w:tc>
          <w:tcPr>
            <w:tcW w:w="54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11E52369" w14:textId="2CA4866C" w:rsidR="4C3B832D" w:rsidRPr="005C531F" w:rsidRDefault="4C3B832D" w:rsidP="00C045BF">
            <w:pPr>
              <w:jc w:val="center"/>
              <w:rPr>
                <w:sz w:val="16"/>
                <w:szCs w:val="16"/>
              </w:rPr>
            </w:pPr>
          </w:p>
        </w:tc>
        <w:tc>
          <w:tcPr>
            <w:tcW w:w="546"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2F8EFA33" w14:textId="0201156F" w:rsidR="4C3B832D" w:rsidRPr="005C531F" w:rsidRDefault="4C3B832D" w:rsidP="00C045BF">
            <w:pPr>
              <w:jc w:val="center"/>
              <w:rPr>
                <w:sz w:val="16"/>
                <w:szCs w:val="16"/>
              </w:rPr>
            </w:pPr>
          </w:p>
        </w:tc>
        <w:tc>
          <w:tcPr>
            <w:tcW w:w="54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71FB6E2F" w14:textId="288D0F21" w:rsidR="4C3B832D" w:rsidRPr="005C531F" w:rsidRDefault="4C3B832D" w:rsidP="4C3B832D">
            <w:pPr>
              <w:spacing w:after="0"/>
              <w:jc w:val="center"/>
              <w:rPr>
                <w:sz w:val="16"/>
                <w:szCs w:val="16"/>
              </w:rPr>
            </w:pPr>
            <w:r w:rsidRPr="005C531F">
              <w:rPr>
                <w:rFonts w:ascii="Calibri" w:eastAsia="Calibri" w:hAnsi="Calibri" w:cs="Calibri"/>
                <w:color w:val="000000" w:themeColor="text1"/>
                <w:sz w:val="16"/>
                <w:szCs w:val="16"/>
              </w:rPr>
              <w:t>01</w:t>
            </w:r>
          </w:p>
        </w:tc>
        <w:tc>
          <w:tcPr>
            <w:tcW w:w="2478"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270" w:type="dxa"/>
              <w:right w:w="15" w:type="dxa"/>
            </w:tcMar>
            <w:vAlign w:val="center"/>
          </w:tcPr>
          <w:p w14:paraId="14466828" w14:textId="7F839A01" w:rsidR="4C3B832D" w:rsidRPr="005C531F" w:rsidRDefault="4C3B832D" w:rsidP="4C3B832D">
            <w:pPr>
              <w:spacing w:after="0"/>
              <w:jc w:val="left"/>
              <w:rPr>
                <w:sz w:val="16"/>
                <w:szCs w:val="16"/>
              </w:rPr>
            </w:pPr>
            <w:r w:rsidRPr="005C531F">
              <w:rPr>
                <w:rFonts w:ascii="Calibri" w:eastAsia="Calibri" w:hAnsi="Calibri" w:cs="Calibri"/>
                <w:color w:val="000000" w:themeColor="text1"/>
                <w:sz w:val="16"/>
                <w:szCs w:val="16"/>
              </w:rPr>
              <w:t>Jefe del Proyecto</w:t>
            </w:r>
          </w:p>
        </w:tc>
        <w:tc>
          <w:tcPr>
            <w:tcW w:w="709"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1D522997" w14:textId="63EB0068" w:rsidR="4C3B832D" w:rsidRPr="005C531F" w:rsidRDefault="4C3B832D" w:rsidP="4C3B832D">
            <w:pPr>
              <w:spacing w:after="0"/>
              <w:jc w:val="center"/>
              <w:rPr>
                <w:sz w:val="16"/>
                <w:szCs w:val="16"/>
              </w:rPr>
            </w:pPr>
            <w:r w:rsidRPr="005C531F">
              <w:rPr>
                <w:rFonts w:ascii="Calibri" w:eastAsia="Calibri" w:hAnsi="Calibri" w:cs="Calibri"/>
                <w:color w:val="000000" w:themeColor="text1"/>
                <w:sz w:val="16"/>
                <w:szCs w:val="16"/>
              </w:rPr>
              <w:t>107</w:t>
            </w:r>
          </w:p>
        </w:tc>
        <w:tc>
          <w:tcPr>
            <w:tcW w:w="709"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795B234F" w14:textId="4C01D4B4" w:rsidR="4C3B832D" w:rsidRPr="005C531F" w:rsidRDefault="4C3B832D" w:rsidP="4C3B832D">
            <w:pPr>
              <w:spacing w:after="0"/>
              <w:jc w:val="center"/>
              <w:rPr>
                <w:sz w:val="16"/>
                <w:szCs w:val="16"/>
              </w:rPr>
            </w:pPr>
            <w:r w:rsidRPr="005C531F">
              <w:rPr>
                <w:rFonts w:ascii="Calibri" w:eastAsia="Calibri" w:hAnsi="Calibri" w:cs="Calibri"/>
                <w:color w:val="000000" w:themeColor="text1"/>
                <w:sz w:val="16"/>
                <w:szCs w:val="16"/>
              </w:rPr>
              <w:t>horas</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1B53213F" w14:textId="466963B8" w:rsidR="4C3B832D" w:rsidRPr="005C531F" w:rsidRDefault="4C3B832D" w:rsidP="4C3B832D">
            <w:pPr>
              <w:spacing w:after="0"/>
              <w:jc w:val="center"/>
              <w:rPr>
                <w:sz w:val="16"/>
                <w:szCs w:val="16"/>
              </w:rPr>
            </w:pPr>
            <w:r w:rsidRPr="005C531F">
              <w:rPr>
                <w:rFonts w:ascii="Calibri" w:eastAsia="Calibri" w:hAnsi="Calibri" w:cs="Calibri"/>
                <w:color w:val="000000" w:themeColor="text1"/>
                <w:sz w:val="16"/>
                <w:szCs w:val="16"/>
              </w:rPr>
              <w:t>44,16 €</w:t>
            </w:r>
          </w:p>
        </w:tc>
        <w:tc>
          <w:tcPr>
            <w:tcW w:w="850"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16390B5B" w14:textId="43B76318" w:rsidR="4C3B832D" w:rsidRPr="005C531F" w:rsidRDefault="4C3B832D" w:rsidP="4C3B832D">
            <w:pPr>
              <w:spacing w:after="0"/>
              <w:jc w:val="center"/>
              <w:rPr>
                <w:sz w:val="16"/>
                <w:szCs w:val="16"/>
              </w:rPr>
            </w:pPr>
            <w:r w:rsidRPr="005C531F">
              <w:rPr>
                <w:rFonts w:ascii="Calibri" w:eastAsia="Calibri" w:hAnsi="Calibri" w:cs="Calibri"/>
                <w:color w:val="000000" w:themeColor="text1"/>
                <w:sz w:val="16"/>
                <w:szCs w:val="16"/>
              </w:rPr>
              <w:t>4.725,14 €</w:t>
            </w:r>
          </w:p>
        </w:tc>
        <w:tc>
          <w:tcPr>
            <w:tcW w:w="85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3AFD6C7D" w14:textId="734CAB36" w:rsidR="4C3B832D" w:rsidRPr="005C531F" w:rsidRDefault="4C3B832D" w:rsidP="00C045BF">
            <w:pPr>
              <w:jc w:val="center"/>
              <w:rPr>
                <w:sz w:val="16"/>
                <w:szCs w:val="16"/>
              </w:rPr>
            </w:pPr>
          </w:p>
        </w:tc>
        <w:tc>
          <w:tcPr>
            <w:tcW w:w="850"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6F7AADBA" w14:textId="2CAD3906" w:rsidR="4C3B832D" w:rsidRPr="005C531F" w:rsidRDefault="4C3B832D" w:rsidP="00C045BF">
            <w:pPr>
              <w:jc w:val="center"/>
              <w:rPr>
                <w:sz w:val="16"/>
                <w:szCs w:val="16"/>
              </w:rPr>
            </w:pPr>
          </w:p>
        </w:tc>
      </w:tr>
      <w:tr w:rsidR="005C531F" w14:paraId="76D87C2E" w14:textId="77777777" w:rsidTr="00C045BF">
        <w:trPr>
          <w:trHeight w:val="330"/>
        </w:trPr>
        <w:tc>
          <w:tcPr>
            <w:tcW w:w="541" w:type="dxa"/>
            <w:tcBorders>
              <w:top w:val="single" w:sz="4" w:space="0" w:color="auto"/>
              <w:left w:val="single" w:sz="4" w:space="0" w:color="auto"/>
              <w:bottom w:val="nil"/>
              <w:right w:val="single" w:sz="4" w:space="0" w:color="auto"/>
            </w:tcBorders>
            <w:shd w:val="clear" w:color="auto" w:fill="E7E6E6" w:themeFill="background2"/>
            <w:tcMar>
              <w:top w:w="15" w:type="dxa"/>
              <w:left w:w="15" w:type="dxa"/>
              <w:right w:w="15" w:type="dxa"/>
            </w:tcMar>
            <w:vAlign w:val="center"/>
          </w:tcPr>
          <w:p w14:paraId="6434CE26" w14:textId="0F5F685D" w:rsidR="4C3B832D" w:rsidRPr="005C531F" w:rsidRDefault="4C3B832D" w:rsidP="4C3B832D">
            <w:pPr>
              <w:spacing w:after="0"/>
              <w:jc w:val="center"/>
              <w:rPr>
                <w:sz w:val="16"/>
                <w:szCs w:val="16"/>
              </w:rPr>
            </w:pPr>
            <w:r w:rsidRPr="005C531F">
              <w:rPr>
                <w:rFonts w:ascii="Calibri" w:eastAsia="Calibri" w:hAnsi="Calibri" w:cs="Calibri"/>
                <w:color w:val="000000" w:themeColor="text1"/>
                <w:sz w:val="16"/>
                <w:szCs w:val="16"/>
              </w:rPr>
              <w:t>03</w:t>
            </w:r>
          </w:p>
        </w:tc>
        <w:tc>
          <w:tcPr>
            <w:tcW w:w="546" w:type="dxa"/>
            <w:tcBorders>
              <w:top w:val="single" w:sz="4" w:space="0" w:color="auto"/>
              <w:left w:val="single" w:sz="4" w:space="0" w:color="auto"/>
              <w:bottom w:val="nil"/>
              <w:right w:val="single" w:sz="4" w:space="0" w:color="auto"/>
            </w:tcBorders>
            <w:shd w:val="clear" w:color="auto" w:fill="E7E6E6" w:themeFill="background2"/>
            <w:tcMar>
              <w:top w:w="15" w:type="dxa"/>
              <w:left w:w="15" w:type="dxa"/>
              <w:right w:w="15" w:type="dxa"/>
            </w:tcMar>
            <w:vAlign w:val="center"/>
          </w:tcPr>
          <w:p w14:paraId="5991040B" w14:textId="10FFBBFF" w:rsidR="4C3B832D" w:rsidRPr="005C531F" w:rsidRDefault="4C3B832D" w:rsidP="00C045BF">
            <w:pPr>
              <w:jc w:val="center"/>
              <w:rPr>
                <w:sz w:val="16"/>
                <w:szCs w:val="16"/>
              </w:rPr>
            </w:pPr>
          </w:p>
        </w:tc>
        <w:tc>
          <w:tcPr>
            <w:tcW w:w="541" w:type="dxa"/>
            <w:tcBorders>
              <w:top w:val="single" w:sz="4" w:space="0" w:color="auto"/>
              <w:left w:val="single" w:sz="4" w:space="0" w:color="auto"/>
              <w:bottom w:val="nil"/>
              <w:right w:val="single" w:sz="4" w:space="0" w:color="auto"/>
            </w:tcBorders>
            <w:shd w:val="clear" w:color="auto" w:fill="E7E6E6" w:themeFill="background2"/>
            <w:tcMar>
              <w:top w:w="15" w:type="dxa"/>
              <w:left w:w="15" w:type="dxa"/>
              <w:right w:w="15" w:type="dxa"/>
            </w:tcMar>
            <w:vAlign w:val="center"/>
          </w:tcPr>
          <w:p w14:paraId="4A54431C" w14:textId="37992753" w:rsidR="4C3B832D" w:rsidRPr="005C531F" w:rsidRDefault="4C3B832D" w:rsidP="00C045BF">
            <w:pPr>
              <w:jc w:val="center"/>
              <w:rPr>
                <w:sz w:val="16"/>
                <w:szCs w:val="16"/>
              </w:rPr>
            </w:pPr>
          </w:p>
        </w:tc>
        <w:tc>
          <w:tcPr>
            <w:tcW w:w="2478" w:type="dxa"/>
            <w:tcBorders>
              <w:top w:val="single" w:sz="4" w:space="0" w:color="auto"/>
              <w:left w:val="single" w:sz="4" w:space="0" w:color="auto"/>
              <w:bottom w:val="nil"/>
              <w:right w:val="single" w:sz="4" w:space="0" w:color="auto"/>
            </w:tcBorders>
            <w:shd w:val="clear" w:color="auto" w:fill="E7E6E6" w:themeFill="background2"/>
            <w:tcMar>
              <w:top w:w="15" w:type="dxa"/>
              <w:left w:w="15" w:type="dxa"/>
              <w:right w:w="15" w:type="dxa"/>
            </w:tcMar>
            <w:vAlign w:val="center"/>
          </w:tcPr>
          <w:p w14:paraId="6F6FBA76" w14:textId="2567DB7D" w:rsidR="4C3B832D" w:rsidRPr="005C531F" w:rsidRDefault="4C3B832D" w:rsidP="4C3B832D">
            <w:pPr>
              <w:spacing w:after="0"/>
              <w:jc w:val="left"/>
              <w:rPr>
                <w:sz w:val="16"/>
                <w:szCs w:val="16"/>
              </w:rPr>
            </w:pPr>
            <w:r w:rsidRPr="005C531F">
              <w:rPr>
                <w:rFonts w:ascii="Calibri" w:eastAsia="Calibri" w:hAnsi="Calibri" w:cs="Calibri"/>
                <w:b/>
                <w:bCs/>
                <w:color w:val="000000" w:themeColor="text1"/>
                <w:sz w:val="16"/>
                <w:szCs w:val="16"/>
              </w:rPr>
              <w:t>Manuales de Usuario</w:t>
            </w:r>
          </w:p>
        </w:tc>
        <w:tc>
          <w:tcPr>
            <w:tcW w:w="709" w:type="dxa"/>
            <w:tcBorders>
              <w:top w:val="single" w:sz="4" w:space="0" w:color="auto"/>
              <w:left w:val="single" w:sz="4" w:space="0" w:color="auto"/>
              <w:bottom w:val="nil"/>
              <w:right w:val="single" w:sz="4" w:space="0" w:color="auto"/>
            </w:tcBorders>
            <w:shd w:val="clear" w:color="auto" w:fill="E7E6E6" w:themeFill="background2"/>
            <w:tcMar>
              <w:top w:w="15" w:type="dxa"/>
              <w:left w:w="15" w:type="dxa"/>
              <w:right w:w="15" w:type="dxa"/>
            </w:tcMar>
            <w:vAlign w:val="center"/>
          </w:tcPr>
          <w:p w14:paraId="509AEF82" w14:textId="718B1274" w:rsidR="4C3B832D" w:rsidRPr="005C531F" w:rsidRDefault="4C3B832D" w:rsidP="00C045BF">
            <w:pPr>
              <w:jc w:val="center"/>
              <w:rPr>
                <w:sz w:val="16"/>
                <w:szCs w:val="16"/>
              </w:rPr>
            </w:pPr>
          </w:p>
        </w:tc>
        <w:tc>
          <w:tcPr>
            <w:tcW w:w="709" w:type="dxa"/>
            <w:tcBorders>
              <w:top w:val="single" w:sz="4" w:space="0" w:color="auto"/>
              <w:left w:val="single" w:sz="4" w:space="0" w:color="auto"/>
              <w:bottom w:val="nil"/>
              <w:right w:val="single" w:sz="4" w:space="0" w:color="auto"/>
            </w:tcBorders>
            <w:shd w:val="clear" w:color="auto" w:fill="E7E6E6" w:themeFill="background2"/>
            <w:tcMar>
              <w:top w:w="15" w:type="dxa"/>
              <w:left w:w="15" w:type="dxa"/>
              <w:right w:w="15" w:type="dxa"/>
            </w:tcMar>
            <w:vAlign w:val="center"/>
          </w:tcPr>
          <w:p w14:paraId="22FAF92D" w14:textId="54D02666" w:rsidR="4C3B832D" w:rsidRPr="005C531F" w:rsidRDefault="4C3B832D" w:rsidP="00C045BF">
            <w:pPr>
              <w:jc w:val="center"/>
              <w:rPr>
                <w:sz w:val="16"/>
                <w:szCs w:val="16"/>
              </w:rPr>
            </w:pPr>
          </w:p>
        </w:tc>
        <w:tc>
          <w:tcPr>
            <w:tcW w:w="567" w:type="dxa"/>
            <w:tcBorders>
              <w:top w:val="single" w:sz="4" w:space="0" w:color="auto"/>
              <w:left w:val="single" w:sz="4" w:space="0" w:color="auto"/>
              <w:bottom w:val="nil"/>
              <w:right w:val="single" w:sz="4" w:space="0" w:color="auto"/>
            </w:tcBorders>
            <w:shd w:val="clear" w:color="auto" w:fill="E7E6E6" w:themeFill="background2"/>
            <w:tcMar>
              <w:top w:w="15" w:type="dxa"/>
              <w:left w:w="15" w:type="dxa"/>
              <w:right w:w="15" w:type="dxa"/>
            </w:tcMar>
            <w:vAlign w:val="center"/>
          </w:tcPr>
          <w:p w14:paraId="2224E589" w14:textId="396E1653" w:rsidR="4C3B832D" w:rsidRPr="005C531F" w:rsidRDefault="4C3B832D" w:rsidP="00C045BF">
            <w:pPr>
              <w:jc w:val="center"/>
              <w:rPr>
                <w:sz w:val="16"/>
                <w:szCs w:val="16"/>
              </w:rPr>
            </w:pPr>
          </w:p>
        </w:tc>
        <w:tc>
          <w:tcPr>
            <w:tcW w:w="850" w:type="dxa"/>
            <w:tcBorders>
              <w:top w:val="single" w:sz="4" w:space="0" w:color="auto"/>
              <w:left w:val="single" w:sz="4" w:space="0" w:color="auto"/>
              <w:bottom w:val="nil"/>
              <w:right w:val="single" w:sz="4" w:space="0" w:color="auto"/>
            </w:tcBorders>
            <w:shd w:val="clear" w:color="auto" w:fill="E7E6E6" w:themeFill="background2"/>
            <w:tcMar>
              <w:top w:w="15" w:type="dxa"/>
              <w:left w:w="15" w:type="dxa"/>
              <w:right w:w="15" w:type="dxa"/>
            </w:tcMar>
            <w:vAlign w:val="center"/>
          </w:tcPr>
          <w:p w14:paraId="63B25F64" w14:textId="3E5A8D6A" w:rsidR="4C3B832D" w:rsidRPr="005C531F" w:rsidRDefault="4C3B832D" w:rsidP="00C045BF">
            <w:pPr>
              <w:jc w:val="center"/>
              <w:rPr>
                <w:sz w:val="16"/>
                <w:szCs w:val="16"/>
              </w:rPr>
            </w:pPr>
          </w:p>
        </w:tc>
        <w:tc>
          <w:tcPr>
            <w:tcW w:w="851" w:type="dxa"/>
            <w:tcBorders>
              <w:top w:val="single" w:sz="4" w:space="0" w:color="auto"/>
              <w:left w:val="single" w:sz="4" w:space="0" w:color="auto"/>
              <w:bottom w:val="nil"/>
              <w:right w:val="single" w:sz="4" w:space="0" w:color="auto"/>
            </w:tcBorders>
            <w:shd w:val="clear" w:color="auto" w:fill="E7E6E6" w:themeFill="background2"/>
            <w:tcMar>
              <w:top w:w="15" w:type="dxa"/>
              <w:left w:w="15" w:type="dxa"/>
              <w:right w:w="15" w:type="dxa"/>
            </w:tcMar>
            <w:vAlign w:val="center"/>
          </w:tcPr>
          <w:p w14:paraId="527FE40F" w14:textId="4198A0F1" w:rsidR="4C3B832D" w:rsidRPr="005C531F" w:rsidRDefault="4C3B832D" w:rsidP="00C045BF">
            <w:pPr>
              <w:jc w:val="center"/>
              <w:rPr>
                <w:sz w:val="16"/>
                <w:szCs w:val="16"/>
              </w:rPr>
            </w:pPr>
          </w:p>
        </w:tc>
        <w:tc>
          <w:tcPr>
            <w:tcW w:w="850" w:type="dxa"/>
            <w:tcBorders>
              <w:top w:val="single" w:sz="4" w:space="0" w:color="auto"/>
              <w:left w:val="single" w:sz="4" w:space="0" w:color="auto"/>
              <w:bottom w:val="nil"/>
              <w:right w:val="single" w:sz="4" w:space="0" w:color="auto"/>
            </w:tcBorders>
            <w:shd w:val="clear" w:color="auto" w:fill="E7E6E6" w:themeFill="background2"/>
            <w:tcMar>
              <w:top w:w="15" w:type="dxa"/>
              <w:left w:w="15" w:type="dxa"/>
              <w:right w:w="15" w:type="dxa"/>
            </w:tcMar>
            <w:vAlign w:val="center"/>
          </w:tcPr>
          <w:p w14:paraId="6D39662C" w14:textId="0489D81E" w:rsidR="4C3B832D" w:rsidRPr="005C531F" w:rsidRDefault="4C3B832D" w:rsidP="4C3B832D">
            <w:pPr>
              <w:spacing w:after="0"/>
              <w:jc w:val="center"/>
              <w:rPr>
                <w:sz w:val="16"/>
                <w:szCs w:val="16"/>
              </w:rPr>
            </w:pPr>
            <w:r w:rsidRPr="005C531F">
              <w:rPr>
                <w:rFonts w:ascii="Calibri" w:eastAsia="Calibri" w:hAnsi="Calibri" w:cs="Calibri"/>
                <w:b/>
                <w:bCs/>
                <w:color w:val="000000" w:themeColor="text1"/>
                <w:sz w:val="16"/>
                <w:szCs w:val="16"/>
              </w:rPr>
              <w:t>232,57 €</w:t>
            </w:r>
          </w:p>
        </w:tc>
      </w:tr>
      <w:tr w:rsidR="4C3B832D" w14:paraId="51DE8CBB" w14:textId="77777777" w:rsidTr="00C045BF">
        <w:trPr>
          <w:trHeight w:val="315"/>
        </w:trPr>
        <w:tc>
          <w:tcPr>
            <w:tcW w:w="5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15" w:type="dxa"/>
              <w:left w:w="15" w:type="dxa"/>
              <w:right w:w="15" w:type="dxa"/>
            </w:tcMar>
            <w:vAlign w:val="center"/>
          </w:tcPr>
          <w:p w14:paraId="7078C5E6" w14:textId="50B356B9" w:rsidR="4C3B832D" w:rsidRPr="005C531F" w:rsidRDefault="4C3B832D" w:rsidP="00C045BF">
            <w:pPr>
              <w:jc w:val="center"/>
              <w:rPr>
                <w:sz w:val="16"/>
                <w:szCs w:val="16"/>
              </w:rPr>
            </w:pPr>
          </w:p>
        </w:tc>
        <w:tc>
          <w:tcPr>
            <w:tcW w:w="54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15" w:type="dxa"/>
              <w:left w:w="15" w:type="dxa"/>
              <w:right w:w="15" w:type="dxa"/>
            </w:tcMar>
            <w:vAlign w:val="center"/>
          </w:tcPr>
          <w:p w14:paraId="2E243921" w14:textId="551FDEE7" w:rsidR="4C3B832D" w:rsidRPr="005C531F" w:rsidRDefault="4C3B832D" w:rsidP="00C045BF">
            <w:pPr>
              <w:spacing w:after="0"/>
              <w:jc w:val="center"/>
              <w:rPr>
                <w:sz w:val="16"/>
                <w:szCs w:val="16"/>
              </w:rPr>
            </w:pPr>
            <w:r w:rsidRPr="005C531F">
              <w:rPr>
                <w:rFonts w:ascii="Calibri" w:eastAsia="Calibri" w:hAnsi="Calibri" w:cs="Calibri"/>
                <w:color w:val="000000" w:themeColor="text1"/>
                <w:sz w:val="16"/>
                <w:szCs w:val="16"/>
              </w:rPr>
              <w:t>01</w:t>
            </w:r>
          </w:p>
        </w:tc>
        <w:tc>
          <w:tcPr>
            <w:tcW w:w="5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15" w:type="dxa"/>
              <w:left w:w="15" w:type="dxa"/>
              <w:right w:w="15" w:type="dxa"/>
            </w:tcMar>
            <w:vAlign w:val="center"/>
          </w:tcPr>
          <w:p w14:paraId="013A4EF6" w14:textId="44E66F57" w:rsidR="4C3B832D" w:rsidRPr="005C531F" w:rsidRDefault="4C3B832D" w:rsidP="00C045BF">
            <w:pPr>
              <w:jc w:val="center"/>
              <w:rPr>
                <w:sz w:val="16"/>
                <w:szCs w:val="16"/>
              </w:rPr>
            </w:pPr>
          </w:p>
        </w:tc>
        <w:tc>
          <w:tcPr>
            <w:tcW w:w="24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15" w:type="dxa"/>
              <w:left w:w="15" w:type="dxa"/>
              <w:right w:w="15" w:type="dxa"/>
            </w:tcMar>
            <w:vAlign w:val="center"/>
          </w:tcPr>
          <w:p w14:paraId="15F08809" w14:textId="68C9D80B" w:rsidR="4C3B832D" w:rsidRPr="005C531F" w:rsidRDefault="4C3B832D" w:rsidP="00C045BF">
            <w:pPr>
              <w:spacing w:after="0"/>
              <w:jc w:val="left"/>
              <w:rPr>
                <w:sz w:val="16"/>
                <w:szCs w:val="16"/>
              </w:rPr>
            </w:pPr>
            <w:r w:rsidRPr="005C531F">
              <w:rPr>
                <w:rFonts w:ascii="Calibri" w:eastAsia="Calibri" w:hAnsi="Calibri" w:cs="Calibri"/>
                <w:color w:val="000000" w:themeColor="text1"/>
                <w:sz w:val="16"/>
                <w:szCs w:val="16"/>
              </w:rPr>
              <w:t>Manual de usuario - Integración con sistemas centrales</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15" w:type="dxa"/>
              <w:left w:w="15" w:type="dxa"/>
              <w:right w:w="15" w:type="dxa"/>
            </w:tcMar>
            <w:vAlign w:val="center"/>
          </w:tcPr>
          <w:p w14:paraId="482651CA" w14:textId="52953FB6" w:rsidR="4C3B832D" w:rsidRPr="005C531F" w:rsidRDefault="4C3B832D" w:rsidP="00C045BF">
            <w:pPr>
              <w:jc w:val="center"/>
              <w:rPr>
                <w:sz w:val="16"/>
                <w:szCs w:val="16"/>
              </w:rPr>
            </w:pP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15" w:type="dxa"/>
              <w:left w:w="15" w:type="dxa"/>
              <w:right w:w="15" w:type="dxa"/>
            </w:tcMar>
            <w:vAlign w:val="center"/>
          </w:tcPr>
          <w:p w14:paraId="132004A2" w14:textId="099A0118" w:rsidR="4C3B832D" w:rsidRPr="005C531F" w:rsidRDefault="4C3B832D" w:rsidP="00C045BF">
            <w:pPr>
              <w:jc w:val="center"/>
              <w:rPr>
                <w:sz w:val="16"/>
                <w:szCs w:val="16"/>
              </w:rPr>
            </w:pPr>
          </w:p>
        </w:tc>
        <w:tc>
          <w:tcPr>
            <w:tcW w:w="56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15" w:type="dxa"/>
              <w:left w:w="15" w:type="dxa"/>
              <w:right w:w="15" w:type="dxa"/>
            </w:tcMar>
            <w:vAlign w:val="center"/>
          </w:tcPr>
          <w:p w14:paraId="5C550071" w14:textId="15DE8A4A" w:rsidR="4C3B832D" w:rsidRPr="005C531F" w:rsidRDefault="4C3B832D" w:rsidP="00C045BF">
            <w:pPr>
              <w:jc w:val="center"/>
              <w:rPr>
                <w:sz w:val="16"/>
                <w:szCs w:val="16"/>
              </w:rPr>
            </w:pPr>
          </w:p>
        </w:tc>
        <w:tc>
          <w:tcPr>
            <w:tcW w:w="85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15" w:type="dxa"/>
              <w:left w:w="15" w:type="dxa"/>
              <w:right w:w="15" w:type="dxa"/>
            </w:tcMar>
            <w:vAlign w:val="center"/>
          </w:tcPr>
          <w:p w14:paraId="5F113008" w14:textId="0F3BFC3E" w:rsidR="4C3B832D" w:rsidRPr="005C531F" w:rsidRDefault="4C3B832D" w:rsidP="00C045BF">
            <w:pPr>
              <w:jc w:val="center"/>
              <w:rPr>
                <w:sz w:val="16"/>
                <w:szCs w:val="16"/>
              </w:rPr>
            </w:pPr>
          </w:p>
        </w:tc>
        <w:tc>
          <w:tcPr>
            <w:tcW w:w="8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15" w:type="dxa"/>
              <w:left w:w="15" w:type="dxa"/>
              <w:right w:w="15" w:type="dxa"/>
            </w:tcMar>
            <w:vAlign w:val="center"/>
          </w:tcPr>
          <w:p w14:paraId="20FE410D" w14:textId="306A621C" w:rsidR="4C3B832D" w:rsidRPr="005C531F" w:rsidRDefault="4C3B832D" w:rsidP="00C045BF">
            <w:pPr>
              <w:spacing w:after="0"/>
              <w:jc w:val="center"/>
              <w:rPr>
                <w:sz w:val="16"/>
                <w:szCs w:val="16"/>
              </w:rPr>
            </w:pPr>
            <w:r w:rsidRPr="005C531F">
              <w:rPr>
                <w:rFonts w:ascii="Calibri" w:eastAsia="Calibri" w:hAnsi="Calibri" w:cs="Calibri"/>
                <w:color w:val="000000" w:themeColor="text1"/>
                <w:sz w:val="16"/>
                <w:szCs w:val="16"/>
              </w:rPr>
              <w:t>33,22 €</w:t>
            </w:r>
          </w:p>
        </w:tc>
        <w:tc>
          <w:tcPr>
            <w:tcW w:w="85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15" w:type="dxa"/>
              <w:left w:w="15" w:type="dxa"/>
              <w:right w:w="15" w:type="dxa"/>
            </w:tcMar>
            <w:vAlign w:val="center"/>
          </w:tcPr>
          <w:p w14:paraId="4A47EF31" w14:textId="5030890F" w:rsidR="4C3B832D" w:rsidRPr="005C531F" w:rsidRDefault="4C3B832D" w:rsidP="00C045BF">
            <w:pPr>
              <w:jc w:val="center"/>
              <w:rPr>
                <w:sz w:val="16"/>
                <w:szCs w:val="16"/>
              </w:rPr>
            </w:pPr>
          </w:p>
        </w:tc>
      </w:tr>
      <w:tr w:rsidR="4C3B832D" w14:paraId="7B4072B8" w14:textId="77777777" w:rsidTr="00C045BF">
        <w:trPr>
          <w:trHeight w:val="330"/>
        </w:trPr>
        <w:tc>
          <w:tcPr>
            <w:tcW w:w="5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15" w:type="dxa"/>
              <w:left w:w="15" w:type="dxa"/>
              <w:right w:w="15" w:type="dxa"/>
            </w:tcMar>
            <w:vAlign w:val="center"/>
          </w:tcPr>
          <w:p w14:paraId="46D5FD8A" w14:textId="25713A61" w:rsidR="4C3B832D" w:rsidRPr="005C531F" w:rsidRDefault="4C3B832D" w:rsidP="00C045BF">
            <w:pPr>
              <w:jc w:val="center"/>
              <w:rPr>
                <w:sz w:val="16"/>
                <w:szCs w:val="16"/>
              </w:rPr>
            </w:pPr>
          </w:p>
        </w:tc>
        <w:tc>
          <w:tcPr>
            <w:tcW w:w="54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15" w:type="dxa"/>
              <w:left w:w="15" w:type="dxa"/>
              <w:right w:w="15" w:type="dxa"/>
            </w:tcMar>
            <w:vAlign w:val="center"/>
          </w:tcPr>
          <w:p w14:paraId="6DF2005B" w14:textId="38F5C660" w:rsidR="4C3B832D" w:rsidRPr="005C531F" w:rsidRDefault="4C3B832D" w:rsidP="00C045BF">
            <w:pPr>
              <w:jc w:val="center"/>
              <w:rPr>
                <w:sz w:val="16"/>
                <w:szCs w:val="16"/>
              </w:rPr>
            </w:pPr>
          </w:p>
        </w:tc>
        <w:tc>
          <w:tcPr>
            <w:tcW w:w="5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15" w:type="dxa"/>
              <w:left w:w="15" w:type="dxa"/>
              <w:right w:w="15" w:type="dxa"/>
            </w:tcMar>
            <w:vAlign w:val="center"/>
          </w:tcPr>
          <w:p w14:paraId="486C2210" w14:textId="6141D79B" w:rsidR="4C3B832D" w:rsidRPr="005C531F" w:rsidRDefault="4C3B832D" w:rsidP="00C045BF">
            <w:pPr>
              <w:spacing w:after="0"/>
              <w:jc w:val="center"/>
              <w:rPr>
                <w:sz w:val="16"/>
                <w:szCs w:val="16"/>
              </w:rPr>
            </w:pPr>
            <w:r w:rsidRPr="005C531F">
              <w:rPr>
                <w:rFonts w:ascii="Calibri" w:eastAsia="Calibri" w:hAnsi="Calibri" w:cs="Calibri"/>
                <w:color w:val="000000" w:themeColor="text1"/>
                <w:sz w:val="16"/>
                <w:szCs w:val="16"/>
              </w:rPr>
              <w:t>1</w:t>
            </w:r>
          </w:p>
        </w:tc>
        <w:tc>
          <w:tcPr>
            <w:tcW w:w="24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15" w:type="dxa"/>
              <w:left w:w="135" w:type="dxa"/>
              <w:right w:w="15" w:type="dxa"/>
            </w:tcMar>
            <w:vAlign w:val="center"/>
          </w:tcPr>
          <w:p w14:paraId="4AD6D3F9" w14:textId="1905CEA9" w:rsidR="4C3B832D" w:rsidRPr="005C531F" w:rsidRDefault="4C3B832D" w:rsidP="4C3B832D">
            <w:pPr>
              <w:spacing w:after="0"/>
              <w:jc w:val="left"/>
              <w:rPr>
                <w:sz w:val="16"/>
                <w:szCs w:val="16"/>
              </w:rPr>
            </w:pPr>
            <w:r w:rsidRPr="005C531F">
              <w:rPr>
                <w:rFonts w:ascii="Calibri" w:eastAsia="Calibri" w:hAnsi="Calibri" w:cs="Calibri"/>
                <w:color w:val="000000" w:themeColor="text1"/>
                <w:sz w:val="16"/>
                <w:szCs w:val="16"/>
              </w:rPr>
              <w:t>Desarrollador Junior</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15" w:type="dxa"/>
              <w:left w:w="15" w:type="dxa"/>
              <w:right w:w="15" w:type="dxa"/>
            </w:tcMar>
            <w:vAlign w:val="center"/>
          </w:tcPr>
          <w:p w14:paraId="624A5B89" w14:textId="1DEBB80F" w:rsidR="4C3B832D" w:rsidRPr="005C531F" w:rsidRDefault="4C3B832D" w:rsidP="005C531F">
            <w:pPr>
              <w:spacing w:after="0"/>
              <w:jc w:val="center"/>
              <w:rPr>
                <w:sz w:val="16"/>
                <w:szCs w:val="16"/>
              </w:rPr>
            </w:pPr>
            <w:r w:rsidRPr="005C531F">
              <w:rPr>
                <w:rFonts w:ascii="Calibri" w:eastAsia="Calibri" w:hAnsi="Calibri" w:cs="Calibri"/>
                <w:color w:val="000000" w:themeColor="text1"/>
                <w:sz w:val="16"/>
                <w:szCs w:val="16"/>
              </w:rPr>
              <w:t>1</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15" w:type="dxa"/>
              <w:left w:w="15" w:type="dxa"/>
              <w:right w:w="15" w:type="dxa"/>
            </w:tcMar>
            <w:vAlign w:val="center"/>
          </w:tcPr>
          <w:p w14:paraId="793A31A1" w14:textId="4306A1FD" w:rsidR="4C3B832D" w:rsidRPr="005C531F" w:rsidRDefault="4C3B832D" w:rsidP="00C045BF">
            <w:pPr>
              <w:spacing w:after="0"/>
              <w:jc w:val="center"/>
              <w:rPr>
                <w:sz w:val="16"/>
                <w:szCs w:val="16"/>
              </w:rPr>
            </w:pPr>
            <w:r w:rsidRPr="005C531F">
              <w:rPr>
                <w:rFonts w:ascii="Calibri" w:eastAsia="Calibri" w:hAnsi="Calibri" w:cs="Calibri"/>
                <w:color w:val="000000" w:themeColor="text1"/>
                <w:sz w:val="16"/>
                <w:szCs w:val="16"/>
              </w:rPr>
              <w:t>horas</w:t>
            </w:r>
          </w:p>
        </w:tc>
        <w:tc>
          <w:tcPr>
            <w:tcW w:w="56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15" w:type="dxa"/>
              <w:left w:w="15" w:type="dxa"/>
              <w:right w:w="15" w:type="dxa"/>
            </w:tcMar>
            <w:vAlign w:val="center"/>
          </w:tcPr>
          <w:p w14:paraId="40FC9C94" w14:textId="1B769DC6" w:rsidR="4C3B832D" w:rsidRPr="005C531F" w:rsidRDefault="4C3B832D" w:rsidP="00C045BF">
            <w:pPr>
              <w:spacing w:after="0"/>
              <w:jc w:val="center"/>
              <w:rPr>
                <w:sz w:val="16"/>
                <w:szCs w:val="16"/>
              </w:rPr>
            </w:pPr>
            <w:r w:rsidRPr="005C531F">
              <w:rPr>
                <w:rFonts w:ascii="Calibri" w:eastAsia="Calibri" w:hAnsi="Calibri" w:cs="Calibri"/>
                <w:color w:val="000000" w:themeColor="text1"/>
                <w:sz w:val="16"/>
                <w:szCs w:val="16"/>
              </w:rPr>
              <w:t>33,22 €</w:t>
            </w:r>
          </w:p>
        </w:tc>
        <w:tc>
          <w:tcPr>
            <w:tcW w:w="85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15" w:type="dxa"/>
              <w:left w:w="15" w:type="dxa"/>
              <w:right w:w="15" w:type="dxa"/>
            </w:tcMar>
            <w:vAlign w:val="center"/>
          </w:tcPr>
          <w:p w14:paraId="6CEA310F" w14:textId="6FD8F236" w:rsidR="4C3B832D" w:rsidRPr="005C531F" w:rsidRDefault="4C3B832D" w:rsidP="00C045BF">
            <w:pPr>
              <w:spacing w:after="0"/>
              <w:jc w:val="center"/>
              <w:rPr>
                <w:sz w:val="16"/>
                <w:szCs w:val="16"/>
              </w:rPr>
            </w:pPr>
            <w:r w:rsidRPr="005C531F">
              <w:rPr>
                <w:rFonts w:ascii="Calibri" w:eastAsia="Calibri" w:hAnsi="Calibri" w:cs="Calibri"/>
                <w:color w:val="000000" w:themeColor="text1"/>
                <w:sz w:val="16"/>
                <w:szCs w:val="16"/>
              </w:rPr>
              <w:t>33,22 €</w:t>
            </w:r>
          </w:p>
        </w:tc>
        <w:tc>
          <w:tcPr>
            <w:tcW w:w="8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15" w:type="dxa"/>
              <w:left w:w="15" w:type="dxa"/>
              <w:right w:w="15" w:type="dxa"/>
            </w:tcMar>
            <w:vAlign w:val="center"/>
          </w:tcPr>
          <w:p w14:paraId="791426CB" w14:textId="452905A8" w:rsidR="4C3B832D" w:rsidRPr="005C531F" w:rsidRDefault="4C3B832D" w:rsidP="00C045BF">
            <w:pPr>
              <w:jc w:val="center"/>
              <w:rPr>
                <w:sz w:val="16"/>
                <w:szCs w:val="16"/>
              </w:rPr>
            </w:pPr>
          </w:p>
        </w:tc>
        <w:tc>
          <w:tcPr>
            <w:tcW w:w="85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15" w:type="dxa"/>
              <w:left w:w="15" w:type="dxa"/>
              <w:right w:w="15" w:type="dxa"/>
            </w:tcMar>
            <w:vAlign w:val="center"/>
          </w:tcPr>
          <w:p w14:paraId="46CAC3C6" w14:textId="24591905" w:rsidR="4C3B832D" w:rsidRPr="005C531F" w:rsidRDefault="4C3B832D" w:rsidP="00C045BF">
            <w:pPr>
              <w:jc w:val="center"/>
              <w:rPr>
                <w:sz w:val="16"/>
                <w:szCs w:val="16"/>
              </w:rPr>
            </w:pPr>
          </w:p>
        </w:tc>
      </w:tr>
      <w:tr w:rsidR="4C3B832D" w14:paraId="1555CC80" w14:textId="77777777" w:rsidTr="00C045BF">
        <w:trPr>
          <w:trHeight w:val="315"/>
        </w:trPr>
        <w:tc>
          <w:tcPr>
            <w:tcW w:w="5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15" w:type="dxa"/>
              <w:left w:w="15" w:type="dxa"/>
              <w:right w:w="15" w:type="dxa"/>
            </w:tcMar>
            <w:vAlign w:val="center"/>
          </w:tcPr>
          <w:p w14:paraId="6519B632" w14:textId="7F92F086" w:rsidR="4C3B832D" w:rsidRPr="005C531F" w:rsidRDefault="4C3B832D" w:rsidP="00C045BF">
            <w:pPr>
              <w:jc w:val="center"/>
              <w:rPr>
                <w:sz w:val="16"/>
                <w:szCs w:val="16"/>
              </w:rPr>
            </w:pPr>
          </w:p>
        </w:tc>
        <w:tc>
          <w:tcPr>
            <w:tcW w:w="54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15" w:type="dxa"/>
              <w:left w:w="15" w:type="dxa"/>
              <w:right w:w="15" w:type="dxa"/>
            </w:tcMar>
            <w:vAlign w:val="center"/>
          </w:tcPr>
          <w:p w14:paraId="19B34248" w14:textId="1E76F3E1" w:rsidR="4C3B832D" w:rsidRPr="005C531F" w:rsidRDefault="4C3B832D" w:rsidP="00C045BF">
            <w:pPr>
              <w:spacing w:after="0"/>
              <w:jc w:val="center"/>
              <w:rPr>
                <w:sz w:val="16"/>
                <w:szCs w:val="16"/>
              </w:rPr>
            </w:pPr>
            <w:r w:rsidRPr="005C531F">
              <w:rPr>
                <w:rFonts w:ascii="Calibri" w:eastAsia="Calibri" w:hAnsi="Calibri" w:cs="Calibri"/>
                <w:color w:val="000000" w:themeColor="text1"/>
                <w:sz w:val="16"/>
                <w:szCs w:val="16"/>
              </w:rPr>
              <w:t>02</w:t>
            </w:r>
          </w:p>
        </w:tc>
        <w:tc>
          <w:tcPr>
            <w:tcW w:w="5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15" w:type="dxa"/>
              <w:left w:w="15" w:type="dxa"/>
              <w:right w:w="15" w:type="dxa"/>
            </w:tcMar>
            <w:vAlign w:val="center"/>
          </w:tcPr>
          <w:p w14:paraId="5AEC5CC7" w14:textId="787923AB" w:rsidR="4C3B832D" w:rsidRPr="005C531F" w:rsidRDefault="4C3B832D" w:rsidP="00C045BF">
            <w:pPr>
              <w:jc w:val="center"/>
              <w:rPr>
                <w:sz w:val="16"/>
                <w:szCs w:val="16"/>
              </w:rPr>
            </w:pPr>
          </w:p>
        </w:tc>
        <w:tc>
          <w:tcPr>
            <w:tcW w:w="24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15" w:type="dxa"/>
              <w:left w:w="15" w:type="dxa"/>
              <w:right w:w="15" w:type="dxa"/>
            </w:tcMar>
            <w:vAlign w:val="center"/>
          </w:tcPr>
          <w:p w14:paraId="4F10B4A3" w14:textId="6A2E47ED" w:rsidR="4C3B832D" w:rsidRPr="005C531F" w:rsidRDefault="4C3B832D" w:rsidP="00C045BF">
            <w:pPr>
              <w:spacing w:after="0"/>
              <w:jc w:val="left"/>
              <w:rPr>
                <w:sz w:val="16"/>
                <w:szCs w:val="16"/>
              </w:rPr>
            </w:pPr>
            <w:r w:rsidRPr="005C531F">
              <w:rPr>
                <w:rFonts w:ascii="Calibri" w:eastAsia="Calibri" w:hAnsi="Calibri" w:cs="Calibri"/>
                <w:color w:val="000000" w:themeColor="text1"/>
                <w:sz w:val="16"/>
                <w:szCs w:val="16"/>
              </w:rPr>
              <w:t>Manual de usuario - Sistema de Mensajería</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15" w:type="dxa"/>
              <w:left w:w="15" w:type="dxa"/>
              <w:right w:w="15" w:type="dxa"/>
            </w:tcMar>
            <w:vAlign w:val="center"/>
          </w:tcPr>
          <w:p w14:paraId="108656D0" w14:textId="4B2F1218" w:rsidR="4C3B832D" w:rsidRPr="005C531F" w:rsidRDefault="4C3B832D" w:rsidP="005C531F">
            <w:pPr>
              <w:jc w:val="center"/>
              <w:rPr>
                <w:sz w:val="16"/>
                <w:szCs w:val="16"/>
              </w:rPr>
            </w:pP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15" w:type="dxa"/>
              <w:left w:w="15" w:type="dxa"/>
              <w:right w:w="15" w:type="dxa"/>
            </w:tcMar>
            <w:vAlign w:val="center"/>
          </w:tcPr>
          <w:p w14:paraId="423EADBB" w14:textId="422B56A9" w:rsidR="4C3B832D" w:rsidRPr="005C531F" w:rsidRDefault="4C3B832D" w:rsidP="00C045BF">
            <w:pPr>
              <w:jc w:val="center"/>
              <w:rPr>
                <w:sz w:val="16"/>
                <w:szCs w:val="16"/>
              </w:rPr>
            </w:pPr>
          </w:p>
        </w:tc>
        <w:tc>
          <w:tcPr>
            <w:tcW w:w="56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15" w:type="dxa"/>
              <w:left w:w="15" w:type="dxa"/>
              <w:right w:w="15" w:type="dxa"/>
            </w:tcMar>
            <w:vAlign w:val="center"/>
          </w:tcPr>
          <w:p w14:paraId="1C043143" w14:textId="74BCF42F" w:rsidR="4C3B832D" w:rsidRPr="005C531F" w:rsidRDefault="4C3B832D" w:rsidP="00C045BF">
            <w:pPr>
              <w:jc w:val="center"/>
              <w:rPr>
                <w:sz w:val="16"/>
                <w:szCs w:val="16"/>
              </w:rPr>
            </w:pPr>
          </w:p>
        </w:tc>
        <w:tc>
          <w:tcPr>
            <w:tcW w:w="85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15" w:type="dxa"/>
              <w:left w:w="15" w:type="dxa"/>
              <w:right w:w="15" w:type="dxa"/>
            </w:tcMar>
            <w:vAlign w:val="center"/>
          </w:tcPr>
          <w:p w14:paraId="35F4B86E" w14:textId="26A104CA" w:rsidR="4C3B832D" w:rsidRPr="005C531F" w:rsidRDefault="4C3B832D" w:rsidP="00C045BF">
            <w:pPr>
              <w:jc w:val="center"/>
              <w:rPr>
                <w:sz w:val="16"/>
                <w:szCs w:val="16"/>
              </w:rPr>
            </w:pPr>
          </w:p>
        </w:tc>
        <w:tc>
          <w:tcPr>
            <w:tcW w:w="8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15" w:type="dxa"/>
              <w:left w:w="15" w:type="dxa"/>
              <w:right w:w="15" w:type="dxa"/>
            </w:tcMar>
            <w:vAlign w:val="center"/>
          </w:tcPr>
          <w:p w14:paraId="7D9C80D9" w14:textId="5F63F9C6" w:rsidR="4C3B832D" w:rsidRPr="005C531F" w:rsidRDefault="4C3B832D" w:rsidP="00C045BF">
            <w:pPr>
              <w:spacing w:after="0"/>
              <w:jc w:val="center"/>
              <w:rPr>
                <w:sz w:val="16"/>
                <w:szCs w:val="16"/>
              </w:rPr>
            </w:pPr>
            <w:r w:rsidRPr="005C531F">
              <w:rPr>
                <w:rFonts w:ascii="Calibri" w:eastAsia="Calibri" w:hAnsi="Calibri" w:cs="Calibri"/>
                <w:color w:val="000000" w:themeColor="text1"/>
                <w:sz w:val="16"/>
                <w:szCs w:val="16"/>
              </w:rPr>
              <w:t>33,22 €</w:t>
            </w:r>
          </w:p>
        </w:tc>
        <w:tc>
          <w:tcPr>
            <w:tcW w:w="85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15" w:type="dxa"/>
              <w:left w:w="15" w:type="dxa"/>
              <w:right w:w="15" w:type="dxa"/>
            </w:tcMar>
            <w:vAlign w:val="center"/>
          </w:tcPr>
          <w:p w14:paraId="3B02D79E" w14:textId="0E1A60E4" w:rsidR="4C3B832D" w:rsidRPr="005C531F" w:rsidRDefault="4C3B832D" w:rsidP="00C045BF">
            <w:pPr>
              <w:jc w:val="center"/>
              <w:rPr>
                <w:sz w:val="16"/>
                <w:szCs w:val="16"/>
              </w:rPr>
            </w:pPr>
          </w:p>
        </w:tc>
      </w:tr>
      <w:tr w:rsidR="4C3B832D" w14:paraId="174C14F3" w14:textId="77777777" w:rsidTr="00C045BF">
        <w:trPr>
          <w:trHeight w:val="315"/>
        </w:trPr>
        <w:tc>
          <w:tcPr>
            <w:tcW w:w="5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15" w:type="dxa"/>
              <w:left w:w="15" w:type="dxa"/>
              <w:right w:w="15" w:type="dxa"/>
            </w:tcMar>
            <w:vAlign w:val="center"/>
          </w:tcPr>
          <w:p w14:paraId="7C2F4FCA" w14:textId="25187C9D" w:rsidR="4C3B832D" w:rsidRPr="005C531F" w:rsidRDefault="4C3B832D" w:rsidP="00C045BF">
            <w:pPr>
              <w:jc w:val="center"/>
              <w:rPr>
                <w:sz w:val="16"/>
                <w:szCs w:val="16"/>
              </w:rPr>
            </w:pPr>
          </w:p>
        </w:tc>
        <w:tc>
          <w:tcPr>
            <w:tcW w:w="54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15" w:type="dxa"/>
              <w:left w:w="15" w:type="dxa"/>
              <w:right w:w="15" w:type="dxa"/>
            </w:tcMar>
            <w:vAlign w:val="center"/>
          </w:tcPr>
          <w:p w14:paraId="63FAB725" w14:textId="04A67568" w:rsidR="4C3B832D" w:rsidRPr="005C531F" w:rsidRDefault="4C3B832D" w:rsidP="00C045BF">
            <w:pPr>
              <w:jc w:val="center"/>
              <w:rPr>
                <w:sz w:val="16"/>
                <w:szCs w:val="16"/>
              </w:rPr>
            </w:pPr>
          </w:p>
        </w:tc>
        <w:tc>
          <w:tcPr>
            <w:tcW w:w="5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15" w:type="dxa"/>
              <w:left w:w="15" w:type="dxa"/>
              <w:right w:w="15" w:type="dxa"/>
            </w:tcMar>
            <w:vAlign w:val="center"/>
          </w:tcPr>
          <w:p w14:paraId="25FDC50C" w14:textId="6B98DDD3" w:rsidR="4C3B832D" w:rsidRPr="005C531F" w:rsidRDefault="4C3B832D" w:rsidP="00C045BF">
            <w:pPr>
              <w:spacing w:after="0"/>
              <w:jc w:val="center"/>
              <w:rPr>
                <w:sz w:val="16"/>
                <w:szCs w:val="16"/>
              </w:rPr>
            </w:pPr>
            <w:r w:rsidRPr="005C531F">
              <w:rPr>
                <w:rFonts w:ascii="Calibri" w:eastAsia="Calibri" w:hAnsi="Calibri" w:cs="Calibri"/>
                <w:color w:val="000000" w:themeColor="text1"/>
                <w:sz w:val="16"/>
                <w:szCs w:val="16"/>
              </w:rPr>
              <w:t>1</w:t>
            </w:r>
          </w:p>
        </w:tc>
        <w:tc>
          <w:tcPr>
            <w:tcW w:w="24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15" w:type="dxa"/>
              <w:left w:w="135" w:type="dxa"/>
              <w:right w:w="15" w:type="dxa"/>
            </w:tcMar>
            <w:vAlign w:val="center"/>
          </w:tcPr>
          <w:p w14:paraId="36024344" w14:textId="10A85F0C" w:rsidR="4C3B832D" w:rsidRPr="005C531F" w:rsidRDefault="4C3B832D" w:rsidP="4C3B832D">
            <w:pPr>
              <w:spacing w:after="0"/>
              <w:jc w:val="left"/>
              <w:rPr>
                <w:sz w:val="16"/>
                <w:szCs w:val="16"/>
              </w:rPr>
            </w:pPr>
            <w:r w:rsidRPr="005C531F">
              <w:rPr>
                <w:rFonts w:ascii="Calibri" w:eastAsia="Calibri" w:hAnsi="Calibri" w:cs="Calibri"/>
                <w:color w:val="000000" w:themeColor="text1"/>
                <w:sz w:val="16"/>
                <w:szCs w:val="16"/>
              </w:rPr>
              <w:t>Desarrollador Junior</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15" w:type="dxa"/>
              <w:left w:w="15" w:type="dxa"/>
              <w:right w:w="15" w:type="dxa"/>
            </w:tcMar>
            <w:vAlign w:val="center"/>
          </w:tcPr>
          <w:p w14:paraId="5E966182" w14:textId="1553C331" w:rsidR="4C3B832D" w:rsidRPr="005C531F" w:rsidRDefault="4C3B832D" w:rsidP="005C531F">
            <w:pPr>
              <w:spacing w:after="0"/>
              <w:jc w:val="center"/>
              <w:rPr>
                <w:sz w:val="16"/>
                <w:szCs w:val="16"/>
              </w:rPr>
            </w:pPr>
            <w:r w:rsidRPr="005C531F">
              <w:rPr>
                <w:rFonts w:ascii="Calibri" w:eastAsia="Calibri" w:hAnsi="Calibri" w:cs="Calibri"/>
                <w:color w:val="000000" w:themeColor="text1"/>
                <w:sz w:val="16"/>
                <w:szCs w:val="16"/>
              </w:rPr>
              <w:t>1</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15" w:type="dxa"/>
              <w:left w:w="15" w:type="dxa"/>
              <w:right w:w="15" w:type="dxa"/>
            </w:tcMar>
            <w:vAlign w:val="center"/>
          </w:tcPr>
          <w:p w14:paraId="5324E487" w14:textId="0D99C166" w:rsidR="4C3B832D" w:rsidRPr="005C531F" w:rsidRDefault="4C3B832D" w:rsidP="00C045BF">
            <w:pPr>
              <w:spacing w:after="0"/>
              <w:jc w:val="center"/>
              <w:rPr>
                <w:sz w:val="16"/>
                <w:szCs w:val="16"/>
              </w:rPr>
            </w:pPr>
            <w:r w:rsidRPr="005C531F">
              <w:rPr>
                <w:rFonts w:ascii="Calibri" w:eastAsia="Calibri" w:hAnsi="Calibri" w:cs="Calibri"/>
                <w:color w:val="000000" w:themeColor="text1"/>
                <w:sz w:val="16"/>
                <w:szCs w:val="16"/>
              </w:rPr>
              <w:t>horas</w:t>
            </w:r>
          </w:p>
        </w:tc>
        <w:tc>
          <w:tcPr>
            <w:tcW w:w="56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15" w:type="dxa"/>
              <w:left w:w="15" w:type="dxa"/>
              <w:right w:w="15" w:type="dxa"/>
            </w:tcMar>
            <w:vAlign w:val="center"/>
          </w:tcPr>
          <w:p w14:paraId="7A5957F2" w14:textId="5AD1E635" w:rsidR="4C3B832D" w:rsidRPr="005C531F" w:rsidRDefault="005C531F" w:rsidP="00C045BF">
            <w:pPr>
              <w:spacing w:after="0"/>
              <w:jc w:val="center"/>
              <w:rPr>
                <w:sz w:val="16"/>
                <w:szCs w:val="16"/>
              </w:rPr>
            </w:pPr>
            <w:r w:rsidRPr="005C531F">
              <w:rPr>
                <w:rFonts w:ascii="Calibri" w:eastAsia="Calibri" w:hAnsi="Calibri" w:cs="Calibri"/>
                <w:color w:val="000000" w:themeColor="text1"/>
                <w:sz w:val="16"/>
                <w:szCs w:val="16"/>
              </w:rPr>
              <w:t>33,22€</w:t>
            </w:r>
          </w:p>
        </w:tc>
        <w:tc>
          <w:tcPr>
            <w:tcW w:w="85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15" w:type="dxa"/>
              <w:left w:w="15" w:type="dxa"/>
              <w:right w:w="15" w:type="dxa"/>
            </w:tcMar>
            <w:vAlign w:val="center"/>
          </w:tcPr>
          <w:p w14:paraId="03C0AE77" w14:textId="27CA748A" w:rsidR="4C3B832D" w:rsidRPr="005C531F" w:rsidRDefault="4C3B832D" w:rsidP="00C045BF">
            <w:pPr>
              <w:spacing w:after="0"/>
              <w:jc w:val="center"/>
              <w:rPr>
                <w:sz w:val="16"/>
                <w:szCs w:val="16"/>
              </w:rPr>
            </w:pPr>
            <w:r w:rsidRPr="005C531F">
              <w:rPr>
                <w:rFonts w:ascii="Calibri" w:eastAsia="Calibri" w:hAnsi="Calibri" w:cs="Calibri"/>
                <w:color w:val="000000" w:themeColor="text1"/>
                <w:sz w:val="16"/>
                <w:szCs w:val="16"/>
              </w:rPr>
              <w:t>33,22 €</w:t>
            </w:r>
          </w:p>
        </w:tc>
        <w:tc>
          <w:tcPr>
            <w:tcW w:w="8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15" w:type="dxa"/>
              <w:left w:w="15" w:type="dxa"/>
              <w:right w:w="15" w:type="dxa"/>
            </w:tcMar>
            <w:vAlign w:val="center"/>
          </w:tcPr>
          <w:p w14:paraId="0176BE0D" w14:textId="792EB023" w:rsidR="4C3B832D" w:rsidRPr="005C531F" w:rsidRDefault="4C3B832D" w:rsidP="00C045BF">
            <w:pPr>
              <w:jc w:val="center"/>
              <w:rPr>
                <w:sz w:val="16"/>
                <w:szCs w:val="16"/>
              </w:rPr>
            </w:pPr>
          </w:p>
        </w:tc>
        <w:tc>
          <w:tcPr>
            <w:tcW w:w="85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15" w:type="dxa"/>
              <w:left w:w="15" w:type="dxa"/>
              <w:right w:w="15" w:type="dxa"/>
            </w:tcMar>
            <w:vAlign w:val="center"/>
          </w:tcPr>
          <w:p w14:paraId="6BA7EFDB" w14:textId="53D5868E" w:rsidR="4C3B832D" w:rsidRPr="005C531F" w:rsidRDefault="4C3B832D" w:rsidP="00C045BF">
            <w:pPr>
              <w:jc w:val="center"/>
              <w:rPr>
                <w:sz w:val="16"/>
                <w:szCs w:val="16"/>
              </w:rPr>
            </w:pPr>
          </w:p>
        </w:tc>
      </w:tr>
      <w:tr w:rsidR="4C3B832D" w14:paraId="07BFA00C" w14:textId="77777777" w:rsidTr="00C045BF">
        <w:trPr>
          <w:trHeight w:val="315"/>
        </w:trPr>
        <w:tc>
          <w:tcPr>
            <w:tcW w:w="5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15" w:type="dxa"/>
              <w:left w:w="15" w:type="dxa"/>
              <w:right w:w="15" w:type="dxa"/>
            </w:tcMar>
            <w:vAlign w:val="center"/>
          </w:tcPr>
          <w:p w14:paraId="2BB51ECC" w14:textId="41C9EAF0" w:rsidR="4C3B832D" w:rsidRPr="005C531F" w:rsidRDefault="4C3B832D" w:rsidP="00C045BF">
            <w:pPr>
              <w:jc w:val="center"/>
              <w:rPr>
                <w:sz w:val="16"/>
                <w:szCs w:val="16"/>
              </w:rPr>
            </w:pPr>
          </w:p>
        </w:tc>
        <w:tc>
          <w:tcPr>
            <w:tcW w:w="54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15" w:type="dxa"/>
              <w:left w:w="15" w:type="dxa"/>
              <w:right w:w="15" w:type="dxa"/>
            </w:tcMar>
            <w:vAlign w:val="center"/>
          </w:tcPr>
          <w:p w14:paraId="6347EC26" w14:textId="11257CF0" w:rsidR="4C3B832D" w:rsidRPr="005C531F" w:rsidRDefault="4C3B832D" w:rsidP="00C045BF">
            <w:pPr>
              <w:spacing w:after="0"/>
              <w:jc w:val="center"/>
              <w:rPr>
                <w:sz w:val="16"/>
                <w:szCs w:val="16"/>
              </w:rPr>
            </w:pPr>
            <w:r w:rsidRPr="005C531F">
              <w:rPr>
                <w:rFonts w:ascii="Calibri" w:eastAsia="Calibri" w:hAnsi="Calibri" w:cs="Calibri"/>
                <w:color w:val="000000" w:themeColor="text1"/>
                <w:sz w:val="16"/>
                <w:szCs w:val="16"/>
              </w:rPr>
              <w:t>03</w:t>
            </w:r>
          </w:p>
        </w:tc>
        <w:tc>
          <w:tcPr>
            <w:tcW w:w="5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15" w:type="dxa"/>
              <w:left w:w="15" w:type="dxa"/>
              <w:right w:w="15" w:type="dxa"/>
            </w:tcMar>
            <w:vAlign w:val="center"/>
          </w:tcPr>
          <w:p w14:paraId="7EE03CD2" w14:textId="0FFECAFA" w:rsidR="4C3B832D" w:rsidRPr="005C531F" w:rsidRDefault="4C3B832D" w:rsidP="00C045BF">
            <w:pPr>
              <w:jc w:val="center"/>
              <w:rPr>
                <w:sz w:val="16"/>
                <w:szCs w:val="16"/>
              </w:rPr>
            </w:pPr>
          </w:p>
        </w:tc>
        <w:tc>
          <w:tcPr>
            <w:tcW w:w="24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15" w:type="dxa"/>
              <w:left w:w="15" w:type="dxa"/>
              <w:right w:w="15" w:type="dxa"/>
            </w:tcMar>
            <w:vAlign w:val="center"/>
          </w:tcPr>
          <w:p w14:paraId="04A970EA" w14:textId="2B49B0B4" w:rsidR="4C3B832D" w:rsidRPr="005C531F" w:rsidRDefault="4C3B832D" w:rsidP="00C045BF">
            <w:pPr>
              <w:spacing w:after="0"/>
              <w:jc w:val="left"/>
              <w:rPr>
                <w:sz w:val="16"/>
                <w:szCs w:val="16"/>
              </w:rPr>
            </w:pPr>
            <w:r w:rsidRPr="005C531F">
              <w:rPr>
                <w:rFonts w:ascii="Calibri" w:eastAsia="Calibri" w:hAnsi="Calibri" w:cs="Calibri"/>
                <w:color w:val="000000" w:themeColor="text1"/>
                <w:sz w:val="16"/>
                <w:szCs w:val="16"/>
              </w:rPr>
              <w:t>Manual de usuario - Gestión de usuarios</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15" w:type="dxa"/>
              <w:left w:w="15" w:type="dxa"/>
              <w:right w:w="15" w:type="dxa"/>
            </w:tcMar>
            <w:vAlign w:val="center"/>
          </w:tcPr>
          <w:p w14:paraId="7BC9AAE3" w14:textId="59760B04" w:rsidR="4C3B832D" w:rsidRPr="005C531F" w:rsidRDefault="4C3B832D" w:rsidP="005C531F">
            <w:pPr>
              <w:jc w:val="center"/>
              <w:rPr>
                <w:sz w:val="16"/>
                <w:szCs w:val="16"/>
              </w:rPr>
            </w:pP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15" w:type="dxa"/>
              <w:left w:w="15" w:type="dxa"/>
              <w:right w:w="15" w:type="dxa"/>
            </w:tcMar>
            <w:vAlign w:val="center"/>
          </w:tcPr>
          <w:p w14:paraId="0B887DB5" w14:textId="03A34302" w:rsidR="4C3B832D" w:rsidRPr="005C531F" w:rsidRDefault="4C3B832D" w:rsidP="00C045BF">
            <w:pPr>
              <w:jc w:val="center"/>
              <w:rPr>
                <w:sz w:val="16"/>
                <w:szCs w:val="16"/>
              </w:rPr>
            </w:pPr>
          </w:p>
        </w:tc>
        <w:tc>
          <w:tcPr>
            <w:tcW w:w="56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15" w:type="dxa"/>
              <w:left w:w="15" w:type="dxa"/>
              <w:right w:w="15" w:type="dxa"/>
            </w:tcMar>
            <w:vAlign w:val="center"/>
          </w:tcPr>
          <w:p w14:paraId="1C5AFDA3" w14:textId="58734315" w:rsidR="4C3B832D" w:rsidRPr="005C531F" w:rsidRDefault="4C3B832D" w:rsidP="00C045BF">
            <w:pPr>
              <w:jc w:val="center"/>
              <w:rPr>
                <w:sz w:val="16"/>
                <w:szCs w:val="16"/>
              </w:rPr>
            </w:pPr>
          </w:p>
        </w:tc>
        <w:tc>
          <w:tcPr>
            <w:tcW w:w="85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15" w:type="dxa"/>
              <w:left w:w="15" w:type="dxa"/>
              <w:right w:w="15" w:type="dxa"/>
            </w:tcMar>
            <w:vAlign w:val="center"/>
          </w:tcPr>
          <w:p w14:paraId="36522124" w14:textId="56A2183E" w:rsidR="4C3B832D" w:rsidRPr="005C531F" w:rsidRDefault="4C3B832D" w:rsidP="00C045BF">
            <w:pPr>
              <w:jc w:val="center"/>
              <w:rPr>
                <w:sz w:val="16"/>
                <w:szCs w:val="16"/>
              </w:rPr>
            </w:pPr>
          </w:p>
        </w:tc>
        <w:tc>
          <w:tcPr>
            <w:tcW w:w="8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15" w:type="dxa"/>
              <w:left w:w="15" w:type="dxa"/>
              <w:right w:w="15" w:type="dxa"/>
            </w:tcMar>
            <w:vAlign w:val="center"/>
          </w:tcPr>
          <w:p w14:paraId="55E9E890" w14:textId="5961D6F0" w:rsidR="4C3B832D" w:rsidRPr="005C531F" w:rsidRDefault="4C3B832D" w:rsidP="00C045BF">
            <w:pPr>
              <w:spacing w:after="0"/>
              <w:jc w:val="center"/>
              <w:rPr>
                <w:sz w:val="16"/>
                <w:szCs w:val="16"/>
              </w:rPr>
            </w:pPr>
            <w:r w:rsidRPr="005C531F">
              <w:rPr>
                <w:rFonts w:ascii="Calibri" w:eastAsia="Calibri" w:hAnsi="Calibri" w:cs="Calibri"/>
                <w:color w:val="000000" w:themeColor="text1"/>
                <w:sz w:val="16"/>
                <w:szCs w:val="16"/>
              </w:rPr>
              <w:t>33,22 €</w:t>
            </w:r>
          </w:p>
        </w:tc>
        <w:tc>
          <w:tcPr>
            <w:tcW w:w="85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15" w:type="dxa"/>
              <w:left w:w="15" w:type="dxa"/>
              <w:right w:w="15" w:type="dxa"/>
            </w:tcMar>
            <w:vAlign w:val="center"/>
          </w:tcPr>
          <w:p w14:paraId="51C99988" w14:textId="0F923255" w:rsidR="4C3B832D" w:rsidRPr="005C531F" w:rsidRDefault="4C3B832D" w:rsidP="00C045BF">
            <w:pPr>
              <w:jc w:val="center"/>
              <w:rPr>
                <w:sz w:val="16"/>
                <w:szCs w:val="16"/>
              </w:rPr>
            </w:pPr>
          </w:p>
        </w:tc>
      </w:tr>
      <w:tr w:rsidR="4C3B832D" w14:paraId="33DBAC46" w14:textId="77777777" w:rsidTr="00C045BF">
        <w:trPr>
          <w:trHeight w:val="315"/>
        </w:trPr>
        <w:tc>
          <w:tcPr>
            <w:tcW w:w="5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15" w:type="dxa"/>
              <w:left w:w="15" w:type="dxa"/>
              <w:right w:w="15" w:type="dxa"/>
            </w:tcMar>
            <w:vAlign w:val="center"/>
          </w:tcPr>
          <w:p w14:paraId="1CE40786" w14:textId="41749219" w:rsidR="4C3B832D" w:rsidRPr="005C531F" w:rsidRDefault="4C3B832D" w:rsidP="00C045BF">
            <w:pPr>
              <w:jc w:val="center"/>
              <w:rPr>
                <w:sz w:val="16"/>
                <w:szCs w:val="16"/>
              </w:rPr>
            </w:pPr>
          </w:p>
        </w:tc>
        <w:tc>
          <w:tcPr>
            <w:tcW w:w="54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15" w:type="dxa"/>
              <w:left w:w="15" w:type="dxa"/>
              <w:right w:w="15" w:type="dxa"/>
            </w:tcMar>
            <w:vAlign w:val="center"/>
          </w:tcPr>
          <w:p w14:paraId="739B504F" w14:textId="1350A3EC" w:rsidR="4C3B832D" w:rsidRPr="005C531F" w:rsidRDefault="4C3B832D" w:rsidP="00C045BF">
            <w:pPr>
              <w:jc w:val="center"/>
              <w:rPr>
                <w:sz w:val="16"/>
                <w:szCs w:val="16"/>
              </w:rPr>
            </w:pPr>
          </w:p>
        </w:tc>
        <w:tc>
          <w:tcPr>
            <w:tcW w:w="5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15" w:type="dxa"/>
              <w:left w:w="15" w:type="dxa"/>
              <w:right w:w="15" w:type="dxa"/>
            </w:tcMar>
            <w:vAlign w:val="center"/>
          </w:tcPr>
          <w:p w14:paraId="72BEE2AA" w14:textId="6DA20162" w:rsidR="4C3B832D" w:rsidRPr="005C531F" w:rsidRDefault="4C3B832D" w:rsidP="00C045BF">
            <w:pPr>
              <w:spacing w:after="0"/>
              <w:jc w:val="center"/>
              <w:rPr>
                <w:sz w:val="16"/>
                <w:szCs w:val="16"/>
              </w:rPr>
            </w:pPr>
            <w:r w:rsidRPr="005C531F">
              <w:rPr>
                <w:rFonts w:ascii="Calibri" w:eastAsia="Calibri" w:hAnsi="Calibri" w:cs="Calibri"/>
                <w:color w:val="000000" w:themeColor="text1"/>
                <w:sz w:val="16"/>
                <w:szCs w:val="16"/>
              </w:rPr>
              <w:t>1</w:t>
            </w:r>
          </w:p>
        </w:tc>
        <w:tc>
          <w:tcPr>
            <w:tcW w:w="24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15" w:type="dxa"/>
              <w:left w:w="135" w:type="dxa"/>
              <w:right w:w="15" w:type="dxa"/>
            </w:tcMar>
            <w:vAlign w:val="center"/>
          </w:tcPr>
          <w:p w14:paraId="10054D29" w14:textId="71C09CA0" w:rsidR="4C3B832D" w:rsidRPr="005C531F" w:rsidRDefault="4C3B832D" w:rsidP="4C3B832D">
            <w:pPr>
              <w:spacing w:after="0"/>
              <w:jc w:val="left"/>
              <w:rPr>
                <w:sz w:val="16"/>
                <w:szCs w:val="16"/>
              </w:rPr>
            </w:pPr>
            <w:r w:rsidRPr="005C531F">
              <w:rPr>
                <w:rFonts w:ascii="Calibri" w:eastAsia="Calibri" w:hAnsi="Calibri" w:cs="Calibri"/>
                <w:color w:val="000000" w:themeColor="text1"/>
                <w:sz w:val="16"/>
                <w:szCs w:val="16"/>
              </w:rPr>
              <w:t>Desarrollador Junior</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15" w:type="dxa"/>
              <w:left w:w="15" w:type="dxa"/>
              <w:right w:w="15" w:type="dxa"/>
            </w:tcMar>
            <w:vAlign w:val="center"/>
          </w:tcPr>
          <w:p w14:paraId="3E325337" w14:textId="12F54C1F" w:rsidR="4C3B832D" w:rsidRPr="005C531F" w:rsidRDefault="4C3B832D" w:rsidP="005C531F">
            <w:pPr>
              <w:spacing w:after="0"/>
              <w:jc w:val="center"/>
              <w:rPr>
                <w:sz w:val="16"/>
                <w:szCs w:val="16"/>
              </w:rPr>
            </w:pPr>
            <w:r w:rsidRPr="005C531F">
              <w:rPr>
                <w:rFonts w:ascii="Calibri" w:eastAsia="Calibri" w:hAnsi="Calibri" w:cs="Calibri"/>
                <w:color w:val="000000" w:themeColor="text1"/>
                <w:sz w:val="16"/>
                <w:szCs w:val="16"/>
              </w:rPr>
              <w:t>1</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15" w:type="dxa"/>
              <w:left w:w="15" w:type="dxa"/>
              <w:right w:w="15" w:type="dxa"/>
            </w:tcMar>
            <w:vAlign w:val="center"/>
          </w:tcPr>
          <w:p w14:paraId="0596BDE6" w14:textId="4590DA98" w:rsidR="4C3B832D" w:rsidRPr="005C531F" w:rsidRDefault="4C3B832D" w:rsidP="00C045BF">
            <w:pPr>
              <w:spacing w:after="0"/>
              <w:jc w:val="center"/>
              <w:rPr>
                <w:sz w:val="16"/>
                <w:szCs w:val="16"/>
              </w:rPr>
            </w:pPr>
            <w:r w:rsidRPr="005C531F">
              <w:rPr>
                <w:rFonts w:ascii="Calibri" w:eastAsia="Calibri" w:hAnsi="Calibri" w:cs="Calibri"/>
                <w:color w:val="000000" w:themeColor="text1"/>
                <w:sz w:val="16"/>
                <w:szCs w:val="16"/>
              </w:rPr>
              <w:t>horas</w:t>
            </w:r>
          </w:p>
        </w:tc>
        <w:tc>
          <w:tcPr>
            <w:tcW w:w="56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15" w:type="dxa"/>
              <w:left w:w="15" w:type="dxa"/>
              <w:right w:w="15" w:type="dxa"/>
            </w:tcMar>
            <w:vAlign w:val="center"/>
          </w:tcPr>
          <w:p w14:paraId="3171B62D" w14:textId="4DEACAFC" w:rsidR="4C3B832D" w:rsidRPr="005C531F" w:rsidRDefault="005C531F" w:rsidP="00C045BF">
            <w:pPr>
              <w:spacing w:after="0"/>
              <w:jc w:val="center"/>
              <w:rPr>
                <w:sz w:val="16"/>
                <w:szCs w:val="16"/>
              </w:rPr>
            </w:pPr>
            <w:r w:rsidRPr="005C531F">
              <w:rPr>
                <w:rFonts w:ascii="Calibri" w:eastAsia="Calibri" w:hAnsi="Calibri" w:cs="Calibri"/>
                <w:color w:val="000000" w:themeColor="text1"/>
                <w:sz w:val="16"/>
                <w:szCs w:val="16"/>
              </w:rPr>
              <w:t>33,22€</w:t>
            </w:r>
          </w:p>
        </w:tc>
        <w:tc>
          <w:tcPr>
            <w:tcW w:w="85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15" w:type="dxa"/>
              <w:left w:w="15" w:type="dxa"/>
              <w:right w:w="15" w:type="dxa"/>
            </w:tcMar>
            <w:vAlign w:val="center"/>
          </w:tcPr>
          <w:p w14:paraId="3B4A0E1A" w14:textId="1ACB2765" w:rsidR="4C3B832D" w:rsidRPr="005C531F" w:rsidRDefault="4C3B832D" w:rsidP="00C045BF">
            <w:pPr>
              <w:spacing w:after="0"/>
              <w:jc w:val="center"/>
              <w:rPr>
                <w:sz w:val="16"/>
                <w:szCs w:val="16"/>
              </w:rPr>
            </w:pPr>
            <w:r w:rsidRPr="005C531F">
              <w:rPr>
                <w:rFonts w:ascii="Calibri" w:eastAsia="Calibri" w:hAnsi="Calibri" w:cs="Calibri"/>
                <w:color w:val="000000" w:themeColor="text1"/>
                <w:sz w:val="16"/>
                <w:szCs w:val="16"/>
              </w:rPr>
              <w:t>33,22 €</w:t>
            </w:r>
          </w:p>
        </w:tc>
        <w:tc>
          <w:tcPr>
            <w:tcW w:w="8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15" w:type="dxa"/>
              <w:left w:w="15" w:type="dxa"/>
              <w:right w:w="15" w:type="dxa"/>
            </w:tcMar>
            <w:vAlign w:val="center"/>
          </w:tcPr>
          <w:p w14:paraId="0A2F2A8F" w14:textId="6CF46763" w:rsidR="4C3B832D" w:rsidRPr="005C531F" w:rsidRDefault="4C3B832D" w:rsidP="00C045BF">
            <w:pPr>
              <w:jc w:val="center"/>
              <w:rPr>
                <w:sz w:val="16"/>
                <w:szCs w:val="16"/>
              </w:rPr>
            </w:pPr>
          </w:p>
        </w:tc>
        <w:tc>
          <w:tcPr>
            <w:tcW w:w="85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15" w:type="dxa"/>
              <w:left w:w="15" w:type="dxa"/>
              <w:right w:w="15" w:type="dxa"/>
            </w:tcMar>
            <w:vAlign w:val="center"/>
          </w:tcPr>
          <w:p w14:paraId="6E91396B" w14:textId="62169377" w:rsidR="4C3B832D" w:rsidRPr="005C531F" w:rsidRDefault="4C3B832D" w:rsidP="00C045BF">
            <w:pPr>
              <w:jc w:val="center"/>
              <w:rPr>
                <w:sz w:val="16"/>
                <w:szCs w:val="16"/>
              </w:rPr>
            </w:pPr>
          </w:p>
        </w:tc>
      </w:tr>
      <w:tr w:rsidR="4C3B832D" w14:paraId="11B5964C" w14:textId="77777777" w:rsidTr="00C045BF">
        <w:trPr>
          <w:trHeight w:val="315"/>
        </w:trPr>
        <w:tc>
          <w:tcPr>
            <w:tcW w:w="5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15" w:type="dxa"/>
              <w:left w:w="15" w:type="dxa"/>
              <w:right w:w="15" w:type="dxa"/>
            </w:tcMar>
            <w:vAlign w:val="center"/>
          </w:tcPr>
          <w:p w14:paraId="5E0EF5DE" w14:textId="731F27FF" w:rsidR="4C3B832D" w:rsidRPr="005C531F" w:rsidRDefault="4C3B832D" w:rsidP="00C045BF">
            <w:pPr>
              <w:jc w:val="center"/>
              <w:rPr>
                <w:sz w:val="16"/>
                <w:szCs w:val="16"/>
              </w:rPr>
            </w:pPr>
          </w:p>
        </w:tc>
        <w:tc>
          <w:tcPr>
            <w:tcW w:w="54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15" w:type="dxa"/>
              <w:left w:w="15" w:type="dxa"/>
              <w:right w:w="15" w:type="dxa"/>
            </w:tcMar>
            <w:vAlign w:val="center"/>
          </w:tcPr>
          <w:p w14:paraId="08F3124D" w14:textId="71FA158D" w:rsidR="4C3B832D" w:rsidRPr="005C531F" w:rsidRDefault="4C3B832D" w:rsidP="00C045BF">
            <w:pPr>
              <w:spacing w:after="0"/>
              <w:jc w:val="center"/>
              <w:rPr>
                <w:sz w:val="16"/>
                <w:szCs w:val="16"/>
              </w:rPr>
            </w:pPr>
            <w:r w:rsidRPr="005C531F">
              <w:rPr>
                <w:rFonts w:ascii="Calibri" w:eastAsia="Calibri" w:hAnsi="Calibri" w:cs="Calibri"/>
                <w:color w:val="000000" w:themeColor="text1"/>
                <w:sz w:val="16"/>
                <w:szCs w:val="16"/>
              </w:rPr>
              <w:t>04</w:t>
            </w:r>
          </w:p>
        </w:tc>
        <w:tc>
          <w:tcPr>
            <w:tcW w:w="5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15" w:type="dxa"/>
              <w:left w:w="15" w:type="dxa"/>
              <w:right w:w="15" w:type="dxa"/>
            </w:tcMar>
            <w:vAlign w:val="center"/>
          </w:tcPr>
          <w:p w14:paraId="4905DC7D" w14:textId="465949E3" w:rsidR="4C3B832D" w:rsidRPr="005C531F" w:rsidRDefault="4C3B832D" w:rsidP="00C045BF">
            <w:pPr>
              <w:jc w:val="center"/>
              <w:rPr>
                <w:sz w:val="16"/>
                <w:szCs w:val="16"/>
              </w:rPr>
            </w:pPr>
          </w:p>
        </w:tc>
        <w:tc>
          <w:tcPr>
            <w:tcW w:w="24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15" w:type="dxa"/>
              <w:left w:w="15" w:type="dxa"/>
              <w:right w:w="15" w:type="dxa"/>
            </w:tcMar>
            <w:vAlign w:val="center"/>
          </w:tcPr>
          <w:p w14:paraId="05CB7DC0" w14:textId="13207779" w:rsidR="4C3B832D" w:rsidRPr="005C531F" w:rsidRDefault="4C3B832D" w:rsidP="00C045BF">
            <w:pPr>
              <w:spacing w:after="0"/>
              <w:jc w:val="left"/>
              <w:rPr>
                <w:sz w:val="16"/>
                <w:szCs w:val="16"/>
              </w:rPr>
            </w:pPr>
            <w:r w:rsidRPr="005C531F">
              <w:rPr>
                <w:rFonts w:ascii="Calibri" w:eastAsia="Calibri" w:hAnsi="Calibri" w:cs="Calibri"/>
                <w:color w:val="000000" w:themeColor="text1"/>
                <w:sz w:val="16"/>
                <w:szCs w:val="16"/>
              </w:rPr>
              <w:t>Manual de usuario - Sistema de geoposicionamiento</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15" w:type="dxa"/>
              <w:left w:w="15" w:type="dxa"/>
              <w:right w:w="15" w:type="dxa"/>
            </w:tcMar>
            <w:vAlign w:val="center"/>
          </w:tcPr>
          <w:p w14:paraId="0032EA12" w14:textId="06DC60C4" w:rsidR="4C3B832D" w:rsidRPr="005C531F" w:rsidRDefault="4C3B832D" w:rsidP="005C531F">
            <w:pPr>
              <w:jc w:val="center"/>
              <w:rPr>
                <w:sz w:val="16"/>
                <w:szCs w:val="16"/>
              </w:rPr>
            </w:pP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15" w:type="dxa"/>
              <w:left w:w="15" w:type="dxa"/>
              <w:right w:w="15" w:type="dxa"/>
            </w:tcMar>
            <w:vAlign w:val="center"/>
          </w:tcPr>
          <w:p w14:paraId="122DA4A9" w14:textId="4B184433" w:rsidR="4C3B832D" w:rsidRPr="005C531F" w:rsidRDefault="4C3B832D" w:rsidP="00C045BF">
            <w:pPr>
              <w:jc w:val="center"/>
              <w:rPr>
                <w:sz w:val="16"/>
                <w:szCs w:val="16"/>
              </w:rPr>
            </w:pPr>
          </w:p>
        </w:tc>
        <w:tc>
          <w:tcPr>
            <w:tcW w:w="56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15" w:type="dxa"/>
              <w:left w:w="15" w:type="dxa"/>
              <w:right w:w="15" w:type="dxa"/>
            </w:tcMar>
            <w:vAlign w:val="center"/>
          </w:tcPr>
          <w:p w14:paraId="29E63395" w14:textId="0E62A21E" w:rsidR="4C3B832D" w:rsidRPr="005C531F" w:rsidRDefault="4C3B832D" w:rsidP="00C045BF">
            <w:pPr>
              <w:jc w:val="center"/>
              <w:rPr>
                <w:sz w:val="16"/>
                <w:szCs w:val="16"/>
              </w:rPr>
            </w:pPr>
          </w:p>
        </w:tc>
        <w:tc>
          <w:tcPr>
            <w:tcW w:w="85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15" w:type="dxa"/>
              <w:left w:w="15" w:type="dxa"/>
              <w:right w:w="15" w:type="dxa"/>
            </w:tcMar>
            <w:vAlign w:val="center"/>
          </w:tcPr>
          <w:p w14:paraId="313D56A0" w14:textId="2F8524E4" w:rsidR="4C3B832D" w:rsidRPr="005C531F" w:rsidRDefault="4C3B832D" w:rsidP="00C045BF">
            <w:pPr>
              <w:jc w:val="center"/>
              <w:rPr>
                <w:sz w:val="16"/>
                <w:szCs w:val="16"/>
              </w:rPr>
            </w:pPr>
          </w:p>
        </w:tc>
        <w:tc>
          <w:tcPr>
            <w:tcW w:w="8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15" w:type="dxa"/>
              <w:left w:w="15" w:type="dxa"/>
              <w:right w:w="15" w:type="dxa"/>
            </w:tcMar>
            <w:vAlign w:val="center"/>
          </w:tcPr>
          <w:p w14:paraId="23941948" w14:textId="23F3D720" w:rsidR="4C3B832D" w:rsidRPr="005C531F" w:rsidRDefault="4C3B832D" w:rsidP="00C045BF">
            <w:pPr>
              <w:spacing w:after="0"/>
              <w:jc w:val="center"/>
              <w:rPr>
                <w:sz w:val="16"/>
                <w:szCs w:val="16"/>
              </w:rPr>
            </w:pPr>
            <w:r w:rsidRPr="005C531F">
              <w:rPr>
                <w:rFonts w:ascii="Calibri" w:eastAsia="Calibri" w:hAnsi="Calibri" w:cs="Calibri"/>
                <w:color w:val="000000" w:themeColor="text1"/>
                <w:sz w:val="16"/>
                <w:szCs w:val="16"/>
              </w:rPr>
              <w:t>33,22 €</w:t>
            </w:r>
          </w:p>
        </w:tc>
        <w:tc>
          <w:tcPr>
            <w:tcW w:w="85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15" w:type="dxa"/>
              <w:left w:w="15" w:type="dxa"/>
              <w:right w:w="15" w:type="dxa"/>
            </w:tcMar>
            <w:vAlign w:val="center"/>
          </w:tcPr>
          <w:p w14:paraId="3DD7ABAB" w14:textId="619177E4" w:rsidR="4C3B832D" w:rsidRPr="005C531F" w:rsidRDefault="4C3B832D" w:rsidP="00C045BF">
            <w:pPr>
              <w:jc w:val="center"/>
              <w:rPr>
                <w:sz w:val="16"/>
                <w:szCs w:val="16"/>
              </w:rPr>
            </w:pPr>
          </w:p>
        </w:tc>
      </w:tr>
      <w:tr w:rsidR="4C3B832D" w14:paraId="7704A6AA" w14:textId="77777777" w:rsidTr="00C045BF">
        <w:trPr>
          <w:trHeight w:val="330"/>
        </w:trPr>
        <w:tc>
          <w:tcPr>
            <w:tcW w:w="5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15" w:type="dxa"/>
              <w:left w:w="15" w:type="dxa"/>
              <w:right w:w="15" w:type="dxa"/>
            </w:tcMar>
            <w:vAlign w:val="center"/>
          </w:tcPr>
          <w:p w14:paraId="1732A23A" w14:textId="5172CF58" w:rsidR="4C3B832D" w:rsidRPr="005C531F" w:rsidRDefault="4C3B832D" w:rsidP="00C045BF">
            <w:pPr>
              <w:jc w:val="center"/>
              <w:rPr>
                <w:sz w:val="16"/>
                <w:szCs w:val="16"/>
              </w:rPr>
            </w:pPr>
          </w:p>
        </w:tc>
        <w:tc>
          <w:tcPr>
            <w:tcW w:w="54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15" w:type="dxa"/>
              <w:left w:w="15" w:type="dxa"/>
              <w:right w:w="15" w:type="dxa"/>
            </w:tcMar>
            <w:vAlign w:val="center"/>
          </w:tcPr>
          <w:p w14:paraId="62C5D4C8" w14:textId="4CBC54F4" w:rsidR="4C3B832D" w:rsidRPr="005C531F" w:rsidRDefault="4C3B832D" w:rsidP="00C045BF">
            <w:pPr>
              <w:jc w:val="center"/>
              <w:rPr>
                <w:sz w:val="16"/>
                <w:szCs w:val="16"/>
              </w:rPr>
            </w:pPr>
          </w:p>
        </w:tc>
        <w:tc>
          <w:tcPr>
            <w:tcW w:w="5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15" w:type="dxa"/>
              <w:left w:w="15" w:type="dxa"/>
              <w:right w:w="15" w:type="dxa"/>
            </w:tcMar>
            <w:vAlign w:val="center"/>
          </w:tcPr>
          <w:p w14:paraId="257C614C" w14:textId="430A7D2B" w:rsidR="4C3B832D" w:rsidRPr="005C531F" w:rsidRDefault="4C3B832D" w:rsidP="00C045BF">
            <w:pPr>
              <w:spacing w:after="0"/>
              <w:jc w:val="center"/>
              <w:rPr>
                <w:sz w:val="16"/>
                <w:szCs w:val="16"/>
              </w:rPr>
            </w:pPr>
            <w:r w:rsidRPr="005C531F">
              <w:rPr>
                <w:rFonts w:ascii="Calibri" w:eastAsia="Calibri" w:hAnsi="Calibri" w:cs="Calibri"/>
                <w:color w:val="000000" w:themeColor="text1"/>
                <w:sz w:val="16"/>
                <w:szCs w:val="16"/>
              </w:rPr>
              <w:t>1</w:t>
            </w:r>
          </w:p>
        </w:tc>
        <w:tc>
          <w:tcPr>
            <w:tcW w:w="24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15" w:type="dxa"/>
              <w:left w:w="135" w:type="dxa"/>
              <w:right w:w="15" w:type="dxa"/>
            </w:tcMar>
            <w:vAlign w:val="center"/>
          </w:tcPr>
          <w:p w14:paraId="792C5E35" w14:textId="3FC7A722" w:rsidR="4C3B832D" w:rsidRPr="005C531F" w:rsidRDefault="4C3B832D" w:rsidP="4C3B832D">
            <w:pPr>
              <w:spacing w:after="0"/>
              <w:jc w:val="left"/>
              <w:rPr>
                <w:sz w:val="16"/>
                <w:szCs w:val="16"/>
              </w:rPr>
            </w:pPr>
            <w:r w:rsidRPr="005C531F">
              <w:rPr>
                <w:rFonts w:ascii="Calibri" w:eastAsia="Calibri" w:hAnsi="Calibri" w:cs="Calibri"/>
                <w:color w:val="000000" w:themeColor="text1"/>
                <w:sz w:val="16"/>
                <w:szCs w:val="16"/>
              </w:rPr>
              <w:t>Desarrollador Junior</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15" w:type="dxa"/>
              <w:left w:w="15" w:type="dxa"/>
              <w:right w:w="15" w:type="dxa"/>
            </w:tcMar>
            <w:vAlign w:val="center"/>
          </w:tcPr>
          <w:p w14:paraId="39ABF87A" w14:textId="656CB244" w:rsidR="4C3B832D" w:rsidRPr="005C531F" w:rsidRDefault="4C3B832D" w:rsidP="005C531F">
            <w:pPr>
              <w:spacing w:after="0"/>
              <w:jc w:val="center"/>
              <w:rPr>
                <w:sz w:val="16"/>
                <w:szCs w:val="16"/>
              </w:rPr>
            </w:pPr>
            <w:r w:rsidRPr="005C531F">
              <w:rPr>
                <w:rFonts w:ascii="Calibri" w:eastAsia="Calibri" w:hAnsi="Calibri" w:cs="Calibri"/>
                <w:color w:val="000000" w:themeColor="text1"/>
                <w:sz w:val="16"/>
                <w:szCs w:val="16"/>
              </w:rPr>
              <w:t>1</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15" w:type="dxa"/>
              <w:left w:w="15" w:type="dxa"/>
              <w:right w:w="15" w:type="dxa"/>
            </w:tcMar>
            <w:vAlign w:val="center"/>
          </w:tcPr>
          <w:p w14:paraId="0402BC2D" w14:textId="331E7833" w:rsidR="4C3B832D" w:rsidRPr="005C531F" w:rsidRDefault="4C3B832D" w:rsidP="00C045BF">
            <w:pPr>
              <w:spacing w:after="0"/>
              <w:jc w:val="center"/>
              <w:rPr>
                <w:sz w:val="16"/>
                <w:szCs w:val="16"/>
              </w:rPr>
            </w:pPr>
            <w:r w:rsidRPr="005C531F">
              <w:rPr>
                <w:rFonts w:ascii="Calibri" w:eastAsia="Calibri" w:hAnsi="Calibri" w:cs="Calibri"/>
                <w:color w:val="000000" w:themeColor="text1"/>
                <w:sz w:val="16"/>
                <w:szCs w:val="16"/>
              </w:rPr>
              <w:t>horas</w:t>
            </w:r>
          </w:p>
        </w:tc>
        <w:tc>
          <w:tcPr>
            <w:tcW w:w="56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15" w:type="dxa"/>
              <w:left w:w="15" w:type="dxa"/>
              <w:right w:w="15" w:type="dxa"/>
            </w:tcMar>
            <w:vAlign w:val="center"/>
          </w:tcPr>
          <w:p w14:paraId="6DDA9905" w14:textId="3A42A32B" w:rsidR="4C3B832D" w:rsidRPr="005C531F" w:rsidRDefault="4C3B832D" w:rsidP="00C045BF">
            <w:pPr>
              <w:spacing w:after="0"/>
              <w:jc w:val="center"/>
              <w:rPr>
                <w:sz w:val="16"/>
                <w:szCs w:val="16"/>
              </w:rPr>
            </w:pPr>
            <w:r w:rsidRPr="005C531F">
              <w:rPr>
                <w:rFonts w:ascii="Calibri" w:eastAsia="Calibri" w:hAnsi="Calibri" w:cs="Calibri"/>
                <w:color w:val="000000" w:themeColor="text1"/>
                <w:sz w:val="16"/>
                <w:szCs w:val="16"/>
              </w:rPr>
              <w:t>33,22</w:t>
            </w:r>
            <w:r w:rsidR="005C531F" w:rsidRPr="005C531F">
              <w:rPr>
                <w:rFonts w:ascii="Calibri" w:eastAsia="Calibri" w:hAnsi="Calibri" w:cs="Calibri"/>
                <w:color w:val="000000" w:themeColor="text1"/>
                <w:sz w:val="16"/>
                <w:szCs w:val="16"/>
              </w:rPr>
              <w:t>€</w:t>
            </w:r>
          </w:p>
        </w:tc>
        <w:tc>
          <w:tcPr>
            <w:tcW w:w="85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15" w:type="dxa"/>
              <w:left w:w="15" w:type="dxa"/>
              <w:right w:w="15" w:type="dxa"/>
            </w:tcMar>
            <w:vAlign w:val="center"/>
          </w:tcPr>
          <w:p w14:paraId="70475741" w14:textId="32C52DB1" w:rsidR="4C3B832D" w:rsidRPr="005C531F" w:rsidRDefault="4C3B832D" w:rsidP="00C045BF">
            <w:pPr>
              <w:spacing w:after="0"/>
              <w:jc w:val="center"/>
              <w:rPr>
                <w:sz w:val="16"/>
                <w:szCs w:val="16"/>
              </w:rPr>
            </w:pPr>
            <w:r w:rsidRPr="005C531F">
              <w:rPr>
                <w:rFonts w:ascii="Calibri" w:eastAsia="Calibri" w:hAnsi="Calibri" w:cs="Calibri"/>
                <w:color w:val="000000" w:themeColor="text1"/>
                <w:sz w:val="16"/>
                <w:szCs w:val="16"/>
              </w:rPr>
              <w:t>33,22 €</w:t>
            </w:r>
          </w:p>
        </w:tc>
        <w:tc>
          <w:tcPr>
            <w:tcW w:w="8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15" w:type="dxa"/>
              <w:left w:w="15" w:type="dxa"/>
              <w:right w:w="15" w:type="dxa"/>
            </w:tcMar>
            <w:vAlign w:val="center"/>
          </w:tcPr>
          <w:p w14:paraId="235A4107" w14:textId="2B13A16C" w:rsidR="4C3B832D" w:rsidRPr="005C531F" w:rsidRDefault="4C3B832D" w:rsidP="00C045BF">
            <w:pPr>
              <w:jc w:val="center"/>
              <w:rPr>
                <w:sz w:val="16"/>
                <w:szCs w:val="16"/>
              </w:rPr>
            </w:pPr>
          </w:p>
        </w:tc>
        <w:tc>
          <w:tcPr>
            <w:tcW w:w="85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15" w:type="dxa"/>
              <w:left w:w="15" w:type="dxa"/>
              <w:right w:w="15" w:type="dxa"/>
            </w:tcMar>
            <w:vAlign w:val="center"/>
          </w:tcPr>
          <w:p w14:paraId="0C1D27F9" w14:textId="519F070D" w:rsidR="4C3B832D" w:rsidRPr="005C531F" w:rsidRDefault="4C3B832D" w:rsidP="00C045BF">
            <w:pPr>
              <w:jc w:val="center"/>
              <w:rPr>
                <w:sz w:val="16"/>
                <w:szCs w:val="16"/>
              </w:rPr>
            </w:pPr>
          </w:p>
        </w:tc>
      </w:tr>
      <w:tr w:rsidR="4C3B832D" w14:paraId="6B3E1809" w14:textId="77777777" w:rsidTr="00C045BF">
        <w:trPr>
          <w:trHeight w:val="315"/>
        </w:trPr>
        <w:tc>
          <w:tcPr>
            <w:tcW w:w="5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15" w:type="dxa"/>
              <w:left w:w="15" w:type="dxa"/>
              <w:right w:w="15" w:type="dxa"/>
            </w:tcMar>
            <w:vAlign w:val="center"/>
          </w:tcPr>
          <w:p w14:paraId="1D9EFF10" w14:textId="02A56EAA" w:rsidR="4C3B832D" w:rsidRPr="005C531F" w:rsidRDefault="4C3B832D" w:rsidP="00C045BF">
            <w:pPr>
              <w:jc w:val="center"/>
              <w:rPr>
                <w:sz w:val="16"/>
                <w:szCs w:val="16"/>
              </w:rPr>
            </w:pPr>
          </w:p>
        </w:tc>
        <w:tc>
          <w:tcPr>
            <w:tcW w:w="54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15" w:type="dxa"/>
              <w:left w:w="15" w:type="dxa"/>
              <w:right w:w="15" w:type="dxa"/>
            </w:tcMar>
            <w:vAlign w:val="center"/>
          </w:tcPr>
          <w:p w14:paraId="4AD833CC" w14:textId="2B967087" w:rsidR="4C3B832D" w:rsidRPr="005C531F" w:rsidRDefault="4C3B832D" w:rsidP="00C045BF">
            <w:pPr>
              <w:spacing w:after="0"/>
              <w:jc w:val="center"/>
              <w:rPr>
                <w:sz w:val="16"/>
                <w:szCs w:val="16"/>
              </w:rPr>
            </w:pPr>
            <w:r w:rsidRPr="005C531F">
              <w:rPr>
                <w:rFonts w:ascii="Calibri" w:eastAsia="Calibri" w:hAnsi="Calibri" w:cs="Calibri"/>
                <w:color w:val="000000" w:themeColor="text1"/>
                <w:sz w:val="16"/>
                <w:szCs w:val="16"/>
              </w:rPr>
              <w:t>05</w:t>
            </w:r>
          </w:p>
        </w:tc>
        <w:tc>
          <w:tcPr>
            <w:tcW w:w="5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15" w:type="dxa"/>
              <w:left w:w="15" w:type="dxa"/>
              <w:right w:w="15" w:type="dxa"/>
            </w:tcMar>
            <w:vAlign w:val="center"/>
          </w:tcPr>
          <w:p w14:paraId="0302D99A" w14:textId="5B9621F1" w:rsidR="4C3B832D" w:rsidRPr="005C531F" w:rsidRDefault="4C3B832D" w:rsidP="00C045BF">
            <w:pPr>
              <w:jc w:val="center"/>
              <w:rPr>
                <w:sz w:val="16"/>
                <w:szCs w:val="16"/>
              </w:rPr>
            </w:pPr>
          </w:p>
        </w:tc>
        <w:tc>
          <w:tcPr>
            <w:tcW w:w="24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15" w:type="dxa"/>
              <w:left w:w="15" w:type="dxa"/>
              <w:right w:w="15" w:type="dxa"/>
            </w:tcMar>
            <w:vAlign w:val="center"/>
          </w:tcPr>
          <w:p w14:paraId="616705FA" w14:textId="0E2F1678" w:rsidR="4C3B832D" w:rsidRPr="005C531F" w:rsidRDefault="4C3B832D" w:rsidP="00C045BF">
            <w:pPr>
              <w:spacing w:after="0"/>
              <w:jc w:val="left"/>
              <w:rPr>
                <w:sz w:val="16"/>
                <w:szCs w:val="16"/>
              </w:rPr>
            </w:pPr>
            <w:r w:rsidRPr="005C531F">
              <w:rPr>
                <w:rFonts w:ascii="Calibri" w:eastAsia="Calibri" w:hAnsi="Calibri" w:cs="Calibri"/>
                <w:color w:val="000000" w:themeColor="text1"/>
                <w:sz w:val="16"/>
                <w:szCs w:val="16"/>
              </w:rPr>
              <w:t>Manual de usuario - Aplicaciones de usuario app de avisos y mensajería</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15" w:type="dxa"/>
              <w:left w:w="15" w:type="dxa"/>
              <w:right w:w="15" w:type="dxa"/>
            </w:tcMar>
            <w:vAlign w:val="center"/>
          </w:tcPr>
          <w:p w14:paraId="3A90033E" w14:textId="42DF58A7" w:rsidR="4C3B832D" w:rsidRPr="005C531F" w:rsidRDefault="4C3B832D" w:rsidP="005C531F">
            <w:pPr>
              <w:jc w:val="center"/>
              <w:rPr>
                <w:sz w:val="16"/>
                <w:szCs w:val="16"/>
              </w:rPr>
            </w:pP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15" w:type="dxa"/>
              <w:left w:w="15" w:type="dxa"/>
              <w:right w:w="15" w:type="dxa"/>
            </w:tcMar>
            <w:vAlign w:val="center"/>
          </w:tcPr>
          <w:p w14:paraId="28AF86A6" w14:textId="25811E53" w:rsidR="4C3B832D" w:rsidRPr="005C531F" w:rsidRDefault="4C3B832D" w:rsidP="00C045BF">
            <w:pPr>
              <w:jc w:val="center"/>
              <w:rPr>
                <w:sz w:val="16"/>
                <w:szCs w:val="16"/>
              </w:rPr>
            </w:pPr>
          </w:p>
        </w:tc>
        <w:tc>
          <w:tcPr>
            <w:tcW w:w="56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15" w:type="dxa"/>
              <w:left w:w="15" w:type="dxa"/>
              <w:right w:w="15" w:type="dxa"/>
            </w:tcMar>
            <w:vAlign w:val="center"/>
          </w:tcPr>
          <w:p w14:paraId="44621ABB" w14:textId="0DDD75EA" w:rsidR="4C3B832D" w:rsidRPr="005C531F" w:rsidRDefault="4C3B832D" w:rsidP="00C045BF">
            <w:pPr>
              <w:jc w:val="center"/>
              <w:rPr>
                <w:sz w:val="16"/>
                <w:szCs w:val="16"/>
              </w:rPr>
            </w:pPr>
          </w:p>
        </w:tc>
        <w:tc>
          <w:tcPr>
            <w:tcW w:w="85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15" w:type="dxa"/>
              <w:left w:w="15" w:type="dxa"/>
              <w:right w:w="15" w:type="dxa"/>
            </w:tcMar>
            <w:vAlign w:val="center"/>
          </w:tcPr>
          <w:p w14:paraId="65E6303F" w14:textId="5E742A98" w:rsidR="4C3B832D" w:rsidRPr="005C531F" w:rsidRDefault="4C3B832D" w:rsidP="00C045BF">
            <w:pPr>
              <w:jc w:val="center"/>
              <w:rPr>
                <w:sz w:val="16"/>
                <w:szCs w:val="16"/>
              </w:rPr>
            </w:pPr>
          </w:p>
        </w:tc>
        <w:tc>
          <w:tcPr>
            <w:tcW w:w="8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15" w:type="dxa"/>
              <w:left w:w="15" w:type="dxa"/>
              <w:right w:w="15" w:type="dxa"/>
            </w:tcMar>
            <w:vAlign w:val="center"/>
          </w:tcPr>
          <w:p w14:paraId="39C88DCB" w14:textId="3D344308" w:rsidR="4C3B832D" w:rsidRPr="005C531F" w:rsidRDefault="4C3B832D" w:rsidP="00C045BF">
            <w:pPr>
              <w:spacing w:after="0"/>
              <w:jc w:val="center"/>
              <w:rPr>
                <w:sz w:val="16"/>
                <w:szCs w:val="16"/>
              </w:rPr>
            </w:pPr>
            <w:r w:rsidRPr="005C531F">
              <w:rPr>
                <w:rFonts w:ascii="Calibri" w:eastAsia="Calibri" w:hAnsi="Calibri" w:cs="Calibri"/>
                <w:color w:val="000000" w:themeColor="text1"/>
                <w:sz w:val="16"/>
                <w:szCs w:val="16"/>
              </w:rPr>
              <w:t>33,22 €</w:t>
            </w:r>
          </w:p>
        </w:tc>
        <w:tc>
          <w:tcPr>
            <w:tcW w:w="85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15" w:type="dxa"/>
              <w:left w:w="15" w:type="dxa"/>
              <w:right w:w="15" w:type="dxa"/>
            </w:tcMar>
            <w:vAlign w:val="center"/>
          </w:tcPr>
          <w:p w14:paraId="0E3A8AC6" w14:textId="646DCD30" w:rsidR="4C3B832D" w:rsidRPr="005C531F" w:rsidRDefault="4C3B832D" w:rsidP="00C045BF">
            <w:pPr>
              <w:jc w:val="center"/>
              <w:rPr>
                <w:sz w:val="16"/>
                <w:szCs w:val="16"/>
              </w:rPr>
            </w:pPr>
          </w:p>
        </w:tc>
      </w:tr>
      <w:tr w:rsidR="4C3B832D" w14:paraId="5C69BEB7" w14:textId="77777777" w:rsidTr="00C045BF">
        <w:trPr>
          <w:trHeight w:val="315"/>
        </w:trPr>
        <w:tc>
          <w:tcPr>
            <w:tcW w:w="5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15" w:type="dxa"/>
              <w:left w:w="15" w:type="dxa"/>
              <w:right w:w="15" w:type="dxa"/>
            </w:tcMar>
            <w:vAlign w:val="center"/>
          </w:tcPr>
          <w:p w14:paraId="6E2E067F" w14:textId="280F4DE7" w:rsidR="4C3B832D" w:rsidRPr="005C531F" w:rsidRDefault="4C3B832D" w:rsidP="00C045BF">
            <w:pPr>
              <w:jc w:val="center"/>
              <w:rPr>
                <w:sz w:val="16"/>
                <w:szCs w:val="16"/>
              </w:rPr>
            </w:pPr>
          </w:p>
        </w:tc>
        <w:tc>
          <w:tcPr>
            <w:tcW w:w="54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15" w:type="dxa"/>
              <w:left w:w="15" w:type="dxa"/>
              <w:right w:w="15" w:type="dxa"/>
            </w:tcMar>
            <w:vAlign w:val="center"/>
          </w:tcPr>
          <w:p w14:paraId="551C0834" w14:textId="7D6D079E" w:rsidR="4C3B832D" w:rsidRPr="005C531F" w:rsidRDefault="4C3B832D" w:rsidP="00C045BF">
            <w:pPr>
              <w:jc w:val="center"/>
              <w:rPr>
                <w:sz w:val="16"/>
                <w:szCs w:val="16"/>
              </w:rPr>
            </w:pPr>
          </w:p>
        </w:tc>
        <w:tc>
          <w:tcPr>
            <w:tcW w:w="5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15" w:type="dxa"/>
              <w:left w:w="15" w:type="dxa"/>
              <w:right w:w="15" w:type="dxa"/>
            </w:tcMar>
            <w:vAlign w:val="center"/>
          </w:tcPr>
          <w:p w14:paraId="04B12C8F" w14:textId="01EF85DB" w:rsidR="4C3B832D" w:rsidRPr="005C531F" w:rsidRDefault="4C3B832D" w:rsidP="00C045BF">
            <w:pPr>
              <w:spacing w:after="0"/>
              <w:jc w:val="center"/>
              <w:rPr>
                <w:sz w:val="16"/>
                <w:szCs w:val="16"/>
              </w:rPr>
            </w:pPr>
            <w:r w:rsidRPr="005C531F">
              <w:rPr>
                <w:rFonts w:ascii="Calibri" w:eastAsia="Calibri" w:hAnsi="Calibri" w:cs="Calibri"/>
                <w:color w:val="000000" w:themeColor="text1"/>
                <w:sz w:val="16"/>
                <w:szCs w:val="16"/>
              </w:rPr>
              <w:t>1</w:t>
            </w:r>
          </w:p>
        </w:tc>
        <w:tc>
          <w:tcPr>
            <w:tcW w:w="24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15" w:type="dxa"/>
              <w:left w:w="135" w:type="dxa"/>
              <w:right w:w="15" w:type="dxa"/>
            </w:tcMar>
            <w:vAlign w:val="center"/>
          </w:tcPr>
          <w:p w14:paraId="6CBBF6FE" w14:textId="783A99DC" w:rsidR="4C3B832D" w:rsidRPr="005C531F" w:rsidRDefault="4C3B832D" w:rsidP="4C3B832D">
            <w:pPr>
              <w:spacing w:after="0"/>
              <w:jc w:val="left"/>
              <w:rPr>
                <w:sz w:val="16"/>
                <w:szCs w:val="16"/>
              </w:rPr>
            </w:pPr>
            <w:r w:rsidRPr="005C531F">
              <w:rPr>
                <w:rFonts w:ascii="Calibri" w:eastAsia="Calibri" w:hAnsi="Calibri" w:cs="Calibri"/>
                <w:color w:val="000000" w:themeColor="text1"/>
                <w:sz w:val="16"/>
                <w:szCs w:val="16"/>
              </w:rPr>
              <w:t>Desarrollador Junior</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15" w:type="dxa"/>
              <w:left w:w="15" w:type="dxa"/>
              <w:right w:w="15" w:type="dxa"/>
            </w:tcMar>
            <w:vAlign w:val="center"/>
          </w:tcPr>
          <w:p w14:paraId="4F73D54C" w14:textId="75FC302A" w:rsidR="4C3B832D" w:rsidRPr="005C531F" w:rsidRDefault="4C3B832D" w:rsidP="005C531F">
            <w:pPr>
              <w:spacing w:after="0"/>
              <w:jc w:val="center"/>
              <w:rPr>
                <w:sz w:val="16"/>
                <w:szCs w:val="16"/>
              </w:rPr>
            </w:pPr>
            <w:r w:rsidRPr="005C531F">
              <w:rPr>
                <w:rFonts w:ascii="Calibri" w:eastAsia="Calibri" w:hAnsi="Calibri" w:cs="Calibri"/>
                <w:color w:val="000000" w:themeColor="text1"/>
                <w:sz w:val="16"/>
                <w:szCs w:val="16"/>
              </w:rPr>
              <w:t>1</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15" w:type="dxa"/>
              <w:left w:w="15" w:type="dxa"/>
              <w:right w:w="15" w:type="dxa"/>
            </w:tcMar>
            <w:vAlign w:val="center"/>
          </w:tcPr>
          <w:p w14:paraId="34491A59" w14:textId="66664900" w:rsidR="4C3B832D" w:rsidRPr="005C531F" w:rsidRDefault="4C3B832D" w:rsidP="00C045BF">
            <w:pPr>
              <w:spacing w:after="0"/>
              <w:jc w:val="center"/>
              <w:rPr>
                <w:sz w:val="16"/>
                <w:szCs w:val="16"/>
              </w:rPr>
            </w:pPr>
            <w:r w:rsidRPr="005C531F">
              <w:rPr>
                <w:rFonts w:ascii="Calibri" w:eastAsia="Calibri" w:hAnsi="Calibri" w:cs="Calibri"/>
                <w:color w:val="000000" w:themeColor="text1"/>
                <w:sz w:val="16"/>
                <w:szCs w:val="16"/>
              </w:rPr>
              <w:t>horas</w:t>
            </w:r>
          </w:p>
        </w:tc>
        <w:tc>
          <w:tcPr>
            <w:tcW w:w="56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15" w:type="dxa"/>
              <w:left w:w="15" w:type="dxa"/>
              <w:right w:w="15" w:type="dxa"/>
            </w:tcMar>
            <w:vAlign w:val="center"/>
          </w:tcPr>
          <w:p w14:paraId="5D3999C3" w14:textId="71D5956D" w:rsidR="4C3B832D" w:rsidRPr="005C531F" w:rsidRDefault="4C3B832D" w:rsidP="00C045BF">
            <w:pPr>
              <w:spacing w:after="0"/>
              <w:jc w:val="center"/>
              <w:rPr>
                <w:sz w:val="16"/>
                <w:szCs w:val="16"/>
              </w:rPr>
            </w:pPr>
            <w:r w:rsidRPr="005C531F">
              <w:rPr>
                <w:rFonts w:ascii="Calibri" w:eastAsia="Calibri" w:hAnsi="Calibri" w:cs="Calibri"/>
                <w:color w:val="000000" w:themeColor="text1"/>
                <w:sz w:val="16"/>
                <w:szCs w:val="16"/>
              </w:rPr>
              <w:t>33,22</w:t>
            </w:r>
            <w:r w:rsidR="005C531F" w:rsidRPr="005C531F">
              <w:rPr>
                <w:rFonts w:ascii="Calibri" w:eastAsia="Calibri" w:hAnsi="Calibri" w:cs="Calibri"/>
                <w:color w:val="000000" w:themeColor="text1"/>
                <w:sz w:val="16"/>
                <w:szCs w:val="16"/>
              </w:rPr>
              <w:t>€</w:t>
            </w:r>
          </w:p>
        </w:tc>
        <w:tc>
          <w:tcPr>
            <w:tcW w:w="85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15" w:type="dxa"/>
              <w:left w:w="15" w:type="dxa"/>
              <w:right w:w="15" w:type="dxa"/>
            </w:tcMar>
            <w:vAlign w:val="center"/>
          </w:tcPr>
          <w:p w14:paraId="4683C811" w14:textId="5BCC9D92" w:rsidR="4C3B832D" w:rsidRPr="005C531F" w:rsidRDefault="4C3B832D" w:rsidP="00C045BF">
            <w:pPr>
              <w:spacing w:after="0"/>
              <w:jc w:val="center"/>
              <w:rPr>
                <w:sz w:val="16"/>
                <w:szCs w:val="16"/>
              </w:rPr>
            </w:pPr>
            <w:r w:rsidRPr="005C531F">
              <w:rPr>
                <w:rFonts w:ascii="Calibri" w:eastAsia="Calibri" w:hAnsi="Calibri" w:cs="Calibri"/>
                <w:color w:val="000000" w:themeColor="text1"/>
                <w:sz w:val="16"/>
                <w:szCs w:val="16"/>
              </w:rPr>
              <w:t>33,22 €</w:t>
            </w:r>
          </w:p>
        </w:tc>
        <w:tc>
          <w:tcPr>
            <w:tcW w:w="8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15" w:type="dxa"/>
              <w:left w:w="15" w:type="dxa"/>
              <w:right w:w="15" w:type="dxa"/>
            </w:tcMar>
            <w:vAlign w:val="center"/>
          </w:tcPr>
          <w:p w14:paraId="37A9CC17" w14:textId="6B226D3D" w:rsidR="4C3B832D" w:rsidRPr="005C531F" w:rsidRDefault="4C3B832D" w:rsidP="00C045BF">
            <w:pPr>
              <w:jc w:val="center"/>
              <w:rPr>
                <w:sz w:val="16"/>
                <w:szCs w:val="16"/>
              </w:rPr>
            </w:pPr>
          </w:p>
        </w:tc>
        <w:tc>
          <w:tcPr>
            <w:tcW w:w="85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15" w:type="dxa"/>
              <w:left w:w="15" w:type="dxa"/>
              <w:right w:w="15" w:type="dxa"/>
            </w:tcMar>
            <w:vAlign w:val="center"/>
          </w:tcPr>
          <w:p w14:paraId="16F3AB22" w14:textId="5A0DBD43" w:rsidR="4C3B832D" w:rsidRPr="005C531F" w:rsidRDefault="4C3B832D" w:rsidP="00C045BF">
            <w:pPr>
              <w:jc w:val="center"/>
              <w:rPr>
                <w:sz w:val="16"/>
                <w:szCs w:val="16"/>
              </w:rPr>
            </w:pPr>
          </w:p>
        </w:tc>
      </w:tr>
      <w:tr w:rsidR="4C3B832D" w14:paraId="6B2661B9" w14:textId="77777777" w:rsidTr="00C045BF">
        <w:trPr>
          <w:trHeight w:val="315"/>
        </w:trPr>
        <w:tc>
          <w:tcPr>
            <w:tcW w:w="5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15" w:type="dxa"/>
              <w:left w:w="15" w:type="dxa"/>
              <w:right w:w="15" w:type="dxa"/>
            </w:tcMar>
            <w:vAlign w:val="center"/>
          </w:tcPr>
          <w:p w14:paraId="6A143324" w14:textId="7178FE75" w:rsidR="4C3B832D" w:rsidRPr="005C531F" w:rsidRDefault="4C3B832D" w:rsidP="00C045BF">
            <w:pPr>
              <w:jc w:val="center"/>
              <w:rPr>
                <w:sz w:val="16"/>
                <w:szCs w:val="16"/>
              </w:rPr>
            </w:pPr>
          </w:p>
        </w:tc>
        <w:tc>
          <w:tcPr>
            <w:tcW w:w="54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15" w:type="dxa"/>
              <w:left w:w="15" w:type="dxa"/>
              <w:right w:w="15" w:type="dxa"/>
            </w:tcMar>
            <w:vAlign w:val="center"/>
          </w:tcPr>
          <w:p w14:paraId="2A33BCA7" w14:textId="6126F304" w:rsidR="4C3B832D" w:rsidRPr="005C531F" w:rsidRDefault="4C3B832D" w:rsidP="00C045BF">
            <w:pPr>
              <w:spacing w:after="0"/>
              <w:jc w:val="center"/>
              <w:rPr>
                <w:sz w:val="16"/>
                <w:szCs w:val="16"/>
              </w:rPr>
            </w:pPr>
            <w:r w:rsidRPr="005C531F">
              <w:rPr>
                <w:rFonts w:ascii="Calibri" w:eastAsia="Calibri" w:hAnsi="Calibri" w:cs="Calibri"/>
                <w:color w:val="000000" w:themeColor="text1"/>
                <w:sz w:val="16"/>
                <w:szCs w:val="16"/>
              </w:rPr>
              <w:t>06</w:t>
            </w:r>
          </w:p>
        </w:tc>
        <w:tc>
          <w:tcPr>
            <w:tcW w:w="5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15" w:type="dxa"/>
              <w:left w:w="15" w:type="dxa"/>
              <w:right w:w="15" w:type="dxa"/>
            </w:tcMar>
            <w:vAlign w:val="center"/>
          </w:tcPr>
          <w:p w14:paraId="316A7F9D" w14:textId="1825BED0" w:rsidR="4C3B832D" w:rsidRPr="005C531F" w:rsidRDefault="4C3B832D" w:rsidP="00C045BF">
            <w:pPr>
              <w:jc w:val="center"/>
              <w:rPr>
                <w:sz w:val="16"/>
                <w:szCs w:val="16"/>
              </w:rPr>
            </w:pPr>
          </w:p>
        </w:tc>
        <w:tc>
          <w:tcPr>
            <w:tcW w:w="24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15" w:type="dxa"/>
              <w:left w:w="15" w:type="dxa"/>
              <w:right w:w="15" w:type="dxa"/>
            </w:tcMar>
            <w:vAlign w:val="center"/>
          </w:tcPr>
          <w:p w14:paraId="488900D8" w14:textId="06A63C8B" w:rsidR="4C3B832D" w:rsidRPr="005C531F" w:rsidRDefault="4C3B832D" w:rsidP="00C045BF">
            <w:pPr>
              <w:spacing w:after="0"/>
              <w:jc w:val="left"/>
              <w:rPr>
                <w:sz w:val="16"/>
                <w:szCs w:val="16"/>
              </w:rPr>
            </w:pPr>
            <w:r w:rsidRPr="005C531F">
              <w:rPr>
                <w:rFonts w:ascii="Calibri" w:eastAsia="Calibri" w:hAnsi="Calibri" w:cs="Calibri"/>
                <w:color w:val="000000" w:themeColor="text1"/>
                <w:sz w:val="16"/>
                <w:szCs w:val="16"/>
              </w:rPr>
              <w:t>Manual de usuario - Dashboard de seguimiento</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15" w:type="dxa"/>
              <w:left w:w="15" w:type="dxa"/>
              <w:right w:w="15" w:type="dxa"/>
            </w:tcMar>
            <w:vAlign w:val="center"/>
          </w:tcPr>
          <w:p w14:paraId="646F2ADB" w14:textId="141B50D7" w:rsidR="4C3B832D" w:rsidRPr="005C531F" w:rsidRDefault="4C3B832D" w:rsidP="005C531F">
            <w:pPr>
              <w:jc w:val="center"/>
              <w:rPr>
                <w:sz w:val="16"/>
                <w:szCs w:val="16"/>
              </w:rPr>
            </w:pP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15" w:type="dxa"/>
              <w:left w:w="15" w:type="dxa"/>
              <w:right w:w="15" w:type="dxa"/>
            </w:tcMar>
            <w:vAlign w:val="center"/>
          </w:tcPr>
          <w:p w14:paraId="4B89E8CB" w14:textId="6DB38738" w:rsidR="4C3B832D" w:rsidRPr="005C531F" w:rsidRDefault="4C3B832D" w:rsidP="00C045BF">
            <w:pPr>
              <w:jc w:val="center"/>
              <w:rPr>
                <w:sz w:val="16"/>
                <w:szCs w:val="16"/>
              </w:rPr>
            </w:pPr>
          </w:p>
        </w:tc>
        <w:tc>
          <w:tcPr>
            <w:tcW w:w="56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15" w:type="dxa"/>
              <w:left w:w="15" w:type="dxa"/>
              <w:right w:w="15" w:type="dxa"/>
            </w:tcMar>
            <w:vAlign w:val="center"/>
          </w:tcPr>
          <w:p w14:paraId="6FE4F021" w14:textId="24F6D7B9" w:rsidR="4C3B832D" w:rsidRPr="005C531F" w:rsidRDefault="4C3B832D" w:rsidP="00C045BF">
            <w:pPr>
              <w:jc w:val="center"/>
              <w:rPr>
                <w:sz w:val="16"/>
                <w:szCs w:val="16"/>
              </w:rPr>
            </w:pPr>
          </w:p>
        </w:tc>
        <w:tc>
          <w:tcPr>
            <w:tcW w:w="85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15" w:type="dxa"/>
              <w:left w:w="15" w:type="dxa"/>
              <w:right w:w="15" w:type="dxa"/>
            </w:tcMar>
            <w:vAlign w:val="center"/>
          </w:tcPr>
          <w:p w14:paraId="076A4413" w14:textId="70E486BA" w:rsidR="4C3B832D" w:rsidRPr="005C531F" w:rsidRDefault="4C3B832D" w:rsidP="00C045BF">
            <w:pPr>
              <w:jc w:val="center"/>
              <w:rPr>
                <w:sz w:val="16"/>
                <w:szCs w:val="16"/>
              </w:rPr>
            </w:pPr>
          </w:p>
        </w:tc>
        <w:tc>
          <w:tcPr>
            <w:tcW w:w="8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15" w:type="dxa"/>
              <w:left w:w="15" w:type="dxa"/>
              <w:right w:w="15" w:type="dxa"/>
            </w:tcMar>
            <w:vAlign w:val="center"/>
          </w:tcPr>
          <w:p w14:paraId="1BC39C40" w14:textId="33E9B6DE" w:rsidR="4C3B832D" w:rsidRPr="005C531F" w:rsidRDefault="4C3B832D" w:rsidP="00C045BF">
            <w:pPr>
              <w:spacing w:after="0"/>
              <w:jc w:val="center"/>
              <w:rPr>
                <w:sz w:val="16"/>
                <w:szCs w:val="16"/>
              </w:rPr>
            </w:pPr>
            <w:r w:rsidRPr="005C531F">
              <w:rPr>
                <w:rFonts w:ascii="Calibri" w:eastAsia="Calibri" w:hAnsi="Calibri" w:cs="Calibri"/>
                <w:color w:val="000000" w:themeColor="text1"/>
                <w:sz w:val="16"/>
                <w:szCs w:val="16"/>
              </w:rPr>
              <w:t>33,22 €</w:t>
            </w:r>
          </w:p>
        </w:tc>
        <w:tc>
          <w:tcPr>
            <w:tcW w:w="85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15" w:type="dxa"/>
              <w:left w:w="15" w:type="dxa"/>
              <w:right w:w="15" w:type="dxa"/>
            </w:tcMar>
            <w:vAlign w:val="center"/>
          </w:tcPr>
          <w:p w14:paraId="0FBB2962" w14:textId="34F1F747" w:rsidR="4C3B832D" w:rsidRPr="005C531F" w:rsidRDefault="4C3B832D" w:rsidP="00C045BF">
            <w:pPr>
              <w:jc w:val="center"/>
              <w:rPr>
                <w:sz w:val="16"/>
                <w:szCs w:val="16"/>
              </w:rPr>
            </w:pPr>
          </w:p>
        </w:tc>
      </w:tr>
      <w:tr w:rsidR="4C3B832D" w14:paraId="796A499C" w14:textId="77777777" w:rsidTr="00C045BF">
        <w:trPr>
          <w:trHeight w:val="315"/>
        </w:trPr>
        <w:tc>
          <w:tcPr>
            <w:tcW w:w="5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15" w:type="dxa"/>
              <w:left w:w="15" w:type="dxa"/>
              <w:right w:w="15" w:type="dxa"/>
            </w:tcMar>
            <w:vAlign w:val="center"/>
          </w:tcPr>
          <w:p w14:paraId="08E3022E" w14:textId="523070E1" w:rsidR="4C3B832D" w:rsidRPr="005C531F" w:rsidRDefault="4C3B832D" w:rsidP="00C045BF">
            <w:pPr>
              <w:jc w:val="center"/>
              <w:rPr>
                <w:sz w:val="16"/>
                <w:szCs w:val="16"/>
              </w:rPr>
            </w:pPr>
          </w:p>
        </w:tc>
        <w:tc>
          <w:tcPr>
            <w:tcW w:w="54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15" w:type="dxa"/>
              <w:left w:w="15" w:type="dxa"/>
              <w:right w:w="15" w:type="dxa"/>
            </w:tcMar>
            <w:vAlign w:val="center"/>
          </w:tcPr>
          <w:p w14:paraId="76109DDF" w14:textId="468106F6" w:rsidR="4C3B832D" w:rsidRPr="005C531F" w:rsidRDefault="4C3B832D" w:rsidP="00C045BF">
            <w:pPr>
              <w:jc w:val="center"/>
              <w:rPr>
                <w:sz w:val="16"/>
                <w:szCs w:val="16"/>
              </w:rPr>
            </w:pPr>
          </w:p>
        </w:tc>
        <w:tc>
          <w:tcPr>
            <w:tcW w:w="5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15" w:type="dxa"/>
              <w:left w:w="15" w:type="dxa"/>
              <w:right w:w="15" w:type="dxa"/>
            </w:tcMar>
            <w:vAlign w:val="center"/>
          </w:tcPr>
          <w:p w14:paraId="07D0DB3B" w14:textId="7CA71688" w:rsidR="4C3B832D" w:rsidRPr="005C531F" w:rsidRDefault="4C3B832D" w:rsidP="00C045BF">
            <w:pPr>
              <w:spacing w:after="0"/>
              <w:jc w:val="center"/>
              <w:rPr>
                <w:sz w:val="16"/>
                <w:szCs w:val="16"/>
              </w:rPr>
            </w:pPr>
            <w:r w:rsidRPr="005C531F">
              <w:rPr>
                <w:rFonts w:ascii="Calibri" w:eastAsia="Calibri" w:hAnsi="Calibri" w:cs="Calibri"/>
                <w:color w:val="000000" w:themeColor="text1"/>
                <w:sz w:val="16"/>
                <w:szCs w:val="16"/>
              </w:rPr>
              <w:t>1</w:t>
            </w:r>
          </w:p>
        </w:tc>
        <w:tc>
          <w:tcPr>
            <w:tcW w:w="24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15" w:type="dxa"/>
              <w:left w:w="135" w:type="dxa"/>
              <w:right w:w="15" w:type="dxa"/>
            </w:tcMar>
            <w:vAlign w:val="center"/>
          </w:tcPr>
          <w:p w14:paraId="023CA2D9" w14:textId="312E19F8" w:rsidR="4C3B832D" w:rsidRPr="005C531F" w:rsidRDefault="4C3B832D" w:rsidP="4C3B832D">
            <w:pPr>
              <w:spacing w:after="0"/>
              <w:jc w:val="left"/>
              <w:rPr>
                <w:sz w:val="16"/>
                <w:szCs w:val="16"/>
              </w:rPr>
            </w:pPr>
            <w:r w:rsidRPr="005C531F">
              <w:rPr>
                <w:rFonts w:ascii="Calibri" w:eastAsia="Calibri" w:hAnsi="Calibri" w:cs="Calibri"/>
                <w:color w:val="000000" w:themeColor="text1"/>
                <w:sz w:val="16"/>
                <w:szCs w:val="16"/>
              </w:rPr>
              <w:t xml:space="preserve">Desarrollador Junior </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15" w:type="dxa"/>
              <w:left w:w="15" w:type="dxa"/>
              <w:right w:w="15" w:type="dxa"/>
            </w:tcMar>
            <w:vAlign w:val="center"/>
          </w:tcPr>
          <w:p w14:paraId="7EBE5352" w14:textId="3704E7B8" w:rsidR="4C3B832D" w:rsidRPr="005C531F" w:rsidRDefault="4C3B832D" w:rsidP="005C531F">
            <w:pPr>
              <w:spacing w:after="0"/>
              <w:jc w:val="center"/>
              <w:rPr>
                <w:sz w:val="16"/>
                <w:szCs w:val="16"/>
              </w:rPr>
            </w:pPr>
            <w:r w:rsidRPr="005C531F">
              <w:rPr>
                <w:rFonts w:ascii="Calibri" w:eastAsia="Calibri" w:hAnsi="Calibri" w:cs="Calibri"/>
                <w:color w:val="000000" w:themeColor="text1"/>
                <w:sz w:val="16"/>
                <w:szCs w:val="16"/>
              </w:rPr>
              <w:t>1</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15" w:type="dxa"/>
              <w:left w:w="15" w:type="dxa"/>
              <w:right w:w="15" w:type="dxa"/>
            </w:tcMar>
            <w:vAlign w:val="center"/>
          </w:tcPr>
          <w:p w14:paraId="7A5EC9A5" w14:textId="1CFDF37E" w:rsidR="4C3B832D" w:rsidRPr="005C531F" w:rsidRDefault="4C3B832D" w:rsidP="00C045BF">
            <w:pPr>
              <w:spacing w:after="0"/>
              <w:jc w:val="center"/>
              <w:rPr>
                <w:sz w:val="16"/>
                <w:szCs w:val="16"/>
              </w:rPr>
            </w:pPr>
            <w:r w:rsidRPr="005C531F">
              <w:rPr>
                <w:rFonts w:ascii="Calibri" w:eastAsia="Calibri" w:hAnsi="Calibri" w:cs="Calibri"/>
                <w:color w:val="000000" w:themeColor="text1"/>
                <w:sz w:val="16"/>
                <w:szCs w:val="16"/>
              </w:rPr>
              <w:t>horas</w:t>
            </w:r>
          </w:p>
        </w:tc>
        <w:tc>
          <w:tcPr>
            <w:tcW w:w="56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15" w:type="dxa"/>
              <w:left w:w="15" w:type="dxa"/>
              <w:right w:w="15" w:type="dxa"/>
            </w:tcMar>
            <w:vAlign w:val="center"/>
          </w:tcPr>
          <w:p w14:paraId="2218FBAA" w14:textId="77713137" w:rsidR="4C3B832D" w:rsidRPr="005C531F" w:rsidRDefault="4C3B832D" w:rsidP="00C045BF">
            <w:pPr>
              <w:spacing w:after="0"/>
              <w:jc w:val="center"/>
              <w:rPr>
                <w:sz w:val="16"/>
                <w:szCs w:val="16"/>
              </w:rPr>
            </w:pPr>
            <w:r w:rsidRPr="005C531F">
              <w:rPr>
                <w:rFonts w:ascii="Calibri" w:eastAsia="Calibri" w:hAnsi="Calibri" w:cs="Calibri"/>
                <w:color w:val="000000" w:themeColor="text1"/>
                <w:sz w:val="16"/>
                <w:szCs w:val="16"/>
              </w:rPr>
              <w:t>33,2</w:t>
            </w:r>
            <w:r w:rsidR="005C531F" w:rsidRPr="005C531F">
              <w:rPr>
                <w:rFonts w:ascii="Calibri" w:eastAsia="Calibri" w:hAnsi="Calibri" w:cs="Calibri"/>
                <w:color w:val="000000" w:themeColor="text1"/>
                <w:sz w:val="16"/>
                <w:szCs w:val="16"/>
              </w:rPr>
              <w:t>2€</w:t>
            </w:r>
          </w:p>
        </w:tc>
        <w:tc>
          <w:tcPr>
            <w:tcW w:w="85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15" w:type="dxa"/>
              <w:left w:w="15" w:type="dxa"/>
              <w:right w:w="15" w:type="dxa"/>
            </w:tcMar>
            <w:vAlign w:val="center"/>
          </w:tcPr>
          <w:p w14:paraId="27640216" w14:textId="13F5A8CE" w:rsidR="4C3B832D" w:rsidRPr="005C531F" w:rsidRDefault="4C3B832D" w:rsidP="00C045BF">
            <w:pPr>
              <w:spacing w:after="0"/>
              <w:jc w:val="center"/>
              <w:rPr>
                <w:sz w:val="16"/>
                <w:szCs w:val="16"/>
              </w:rPr>
            </w:pPr>
            <w:r w:rsidRPr="005C531F">
              <w:rPr>
                <w:rFonts w:ascii="Calibri" w:eastAsia="Calibri" w:hAnsi="Calibri" w:cs="Calibri"/>
                <w:color w:val="000000" w:themeColor="text1"/>
                <w:sz w:val="16"/>
                <w:szCs w:val="16"/>
              </w:rPr>
              <w:t>33,22 €</w:t>
            </w:r>
          </w:p>
        </w:tc>
        <w:tc>
          <w:tcPr>
            <w:tcW w:w="8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15" w:type="dxa"/>
              <w:left w:w="15" w:type="dxa"/>
              <w:right w:w="15" w:type="dxa"/>
            </w:tcMar>
            <w:vAlign w:val="center"/>
          </w:tcPr>
          <w:p w14:paraId="49052C13" w14:textId="5856C5E2" w:rsidR="4C3B832D" w:rsidRPr="005C531F" w:rsidRDefault="4C3B832D" w:rsidP="00C045BF">
            <w:pPr>
              <w:jc w:val="center"/>
              <w:rPr>
                <w:sz w:val="16"/>
                <w:szCs w:val="16"/>
              </w:rPr>
            </w:pPr>
          </w:p>
        </w:tc>
        <w:tc>
          <w:tcPr>
            <w:tcW w:w="85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15" w:type="dxa"/>
              <w:left w:w="15" w:type="dxa"/>
              <w:right w:w="15" w:type="dxa"/>
            </w:tcMar>
            <w:vAlign w:val="center"/>
          </w:tcPr>
          <w:p w14:paraId="32EE0C87" w14:textId="711072D5" w:rsidR="4C3B832D" w:rsidRPr="005C531F" w:rsidRDefault="4C3B832D" w:rsidP="00C045BF">
            <w:pPr>
              <w:jc w:val="center"/>
              <w:rPr>
                <w:sz w:val="16"/>
                <w:szCs w:val="16"/>
              </w:rPr>
            </w:pPr>
          </w:p>
        </w:tc>
      </w:tr>
      <w:tr w:rsidR="4C3B832D" w14:paraId="539E5E83" w14:textId="77777777" w:rsidTr="00C045BF">
        <w:trPr>
          <w:trHeight w:val="315"/>
        </w:trPr>
        <w:tc>
          <w:tcPr>
            <w:tcW w:w="5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15" w:type="dxa"/>
              <w:left w:w="15" w:type="dxa"/>
              <w:right w:w="15" w:type="dxa"/>
            </w:tcMar>
            <w:vAlign w:val="center"/>
          </w:tcPr>
          <w:p w14:paraId="6818564A" w14:textId="2C9338F2" w:rsidR="4C3B832D" w:rsidRPr="005C531F" w:rsidRDefault="4C3B832D" w:rsidP="00C045BF">
            <w:pPr>
              <w:jc w:val="center"/>
              <w:rPr>
                <w:sz w:val="16"/>
                <w:szCs w:val="16"/>
              </w:rPr>
            </w:pPr>
          </w:p>
        </w:tc>
        <w:tc>
          <w:tcPr>
            <w:tcW w:w="54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15" w:type="dxa"/>
              <w:left w:w="15" w:type="dxa"/>
              <w:right w:w="15" w:type="dxa"/>
            </w:tcMar>
            <w:vAlign w:val="center"/>
          </w:tcPr>
          <w:p w14:paraId="76F17E5A" w14:textId="02DCC8E3" w:rsidR="4C3B832D" w:rsidRPr="005C531F" w:rsidRDefault="4C3B832D" w:rsidP="00C045BF">
            <w:pPr>
              <w:spacing w:after="0"/>
              <w:jc w:val="center"/>
              <w:rPr>
                <w:sz w:val="16"/>
                <w:szCs w:val="16"/>
              </w:rPr>
            </w:pPr>
            <w:r w:rsidRPr="005C531F">
              <w:rPr>
                <w:rFonts w:ascii="Calibri" w:eastAsia="Calibri" w:hAnsi="Calibri" w:cs="Calibri"/>
                <w:color w:val="000000" w:themeColor="text1"/>
                <w:sz w:val="16"/>
                <w:szCs w:val="16"/>
              </w:rPr>
              <w:t>07</w:t>
            </w:r>
          </w:p>
        </w:tc>
        <w:tc>
          <w:tcPr>
            <w:tcW w:w="5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15" w:type="dxa"/>
              <w:left w:w="15" w:type="dxa"/>
              <w:right w:w="15" w:type="dxa"/>
            </w:tcMar>
            <w:vAlign w:val="center"/>
          </w:tcPr>
          <w:p w14:paraId="54FB7349" w14:textId="2EF392AD" w:rsidR="4C3B832D" w:rsidRPr="005C531F" w:rsidRDefault="4C3B832D" w:rsidP="00C045BF">
            <w:pPr>
              <w:jc w:val="center"/>
              <w:rPr>
                <w:sz w:val="16"/>
                <w:szCs w:val="16"/>
              </w:rPr>
            </w:pPr>
          </w:p>
        </w:tc>
        <w:tc>
          <w:tcPr>
            <w:tcW w:w="24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15" w:type="dxa"/>
              <w:left w:w="15" w:type="dxa"/>
              <w:right w:w="15" w:type="dxa"/>
            </w:tcMar>
            <w:vAlign w:val="center"/>
          </w:tcPr>
          <w:p w14:paraId="73AAD796" w14:textId="07339B33" w:rsidR="4C3B832D" w:rsidRPr="005C531F" w:rsidRDefault="4C3B832D" w:rsidP="00C045BF">
            <w:pPr>
              <w:spacing w:after="0"/>
              <w:jc w:val="left"/>
              <w:rPr>
                <w:sz w:val="16"/>
                <w:szCs w:val="16"/>
              </w:rPr>
            </w:pPr>
            <w:r w:rsidRPr="005C531F">
              <w:rPr>
                <w:rFonts w:ascii="Calibri" w:eastAsia="Calibri" w:hAnsi="Calibri" w:cs="Calibri"/>
                <w:color w:val="000000" w:themeColor="text1"/>
                <w:sz w:val="16"/>
                <w:szCs w:val="16"/>
              </w:rPr>
              <w:t>Manual de usuario - Aplicaciones de usuario para la gestión de emergencias</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15" w:type="dxa"/>
              <w:left w:w="15" w:type="dxa"/>
              <w:right w:w="15" w:type="dxa"/>
            </w:tcMar>
            <w:vAlign w:val="center"/>
          </w:tcPr>
          <w:p w14:paraId="09EF5179" w14:textId="06A52698" w:rsidR="4C3B832D" w:rsidRPr="005C531F" w:rsidRDefault="4C3B832D" w:rsidP="005C531F">
            <w:pPr>
              <w:jc w:val="center"/>
              <w:rPr>
                <w:sz w:val="16"/>
                <w:szCs w:val="16"/>
              </w:rPr>
            </w:pP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15" w:type="dxa"/>
              <w:left w:w="15" w:type="dxa"/>
              <w:right w:w="15" w:type="dxa"/>
            </w:tcMar>
            <w:vAlign w:val="center"/>
          </w:tcPr>
          <w:p w14:paraId="3C5407CF" w14:textId="314F19A1" w:rsidR="4C3B832D" w:rsidRPr="005C531F" w:rsidRDefault="4C3B832D" w:rsidP="00C045BF">
            <w:pPr>
              <w:jc w:val="center"/>
              <w:rPr>
                <w:sz w:val="16"/>
                <w:szCs w:val="16"/>
              </w:rPr>
            </w:pPr>
          </w:p>
        </w:tc>
        <w:tc>
          <w:tcPr>
            <w:tcW w:w="56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15" w:type="dxa"/>
              <w:left w:w="15" w:type="dxa"/>
              <w:right w:w="15" w:type="dxa"/>
            </w:tcMar>
            <w:vAlign w:val="center"/>
          </w:tcPr>
          <w:p w14:paraId="7638749A" w14:textId="251AE7B3" w:rsidR="4C3B832D" w:rsidRPr="005C531F" w:rsidRDefault="4C3B832D" w:rsidP="00C045BF">
            <w:pPr>
              <w:jc w:val="center"/>
              <w:rPr>
                <w:sz w:val="16"/>
                <w:szCs w:val="16"/>
              </w:rPr>
            </w:pPr>
          </w:p>
        </w:tc>
        <w:tc>
          <w:tcPr>
            <w:tcW w:w="85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15" w:type="dxa"/>
              <w:left w:w="15" w:type="dxa"/>
              <w:right w:w="15" w:type="dxa"/>
            </w:tcMar>
            <w:vAlign w:val="center"/>
          </w:tcPr>
          <w:p w14:paraId="5FA62D8F" w14:textId="241DCD8D" w:rsidR="4C3B832D" w:rsidRPr="005C531F" w:rsidRDefault="4C3B832D" w:rsidP="00C045BF">
            <w:pPr>
              <w:jc w:val="center"/>
              <w:rPr>
                <w:sz w:val="16"/>
                <w:szCs w:val="16"/>
              </w:rPr>
            </w:pPr>
          </w:p>
        </w:tc>
        <w:tc>
          <w:tcPr>
            <w:tcW w:w="8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15" w:type="dxa"/>
              <w:left w:w="15" w:type="dxa"/>
              <w:right w:w="15" w:type="dxa"/>
            </w:tcMar>
            <w:vAlign w:val="center"/>
          </w:tcPr>
          <w:p w14:paraId="6A040AA1" w14:textId="23B5DD93" w:rsidR="4C3B832D" w:rsidRPr="005C531F" w:rsidRDefault="4C3B832D" w:rsidP="00C045BF">
            <w:pPr>
              <w:spacing w:after="0"/>
              <w:jc w:val="center"/>
              <w:rPr>
                <w:sz w:val="16"/>
                <w:szCs w:val="16"/>
              </w:rPr>
            </w:pPr>
            <w:r w:rsidRPr="005C531F">
              <w:rPr>
                <w:rFonts w:ascii="Calibri" w:eastAsia="Calibri" w:hAnsi="Calibri" w:cs="Calibri"/>
                <w:color w:val="000000" w:themeColor="text1"/>
                <w:sz w:val="16"/>
                <w:szCs w:val="16"/>
              </w:rPr>
              <w:t>33,22 €</w:t>
            </w:r>
          </w:p>
        </w:tc>
        <w:tc>
          <w:tcPr>
            <w:tcW w:w="85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15" w:type="dxa"/>
              <w:left w:w="15" w:type="dxa"/>
              <w:right w:w="15" w:type="dxa"/>
            </w:tcMar>
            <w:vAlign w:val="center"/>
          </w:tcPr>
          <w:p w14:paraId="297C9E03" w14:textId="2E34B62C" w:rsidR="4C3B832D" w:rsidRPr="005C531F" w:rsidRDefault="4C3B832D" w:rsidP="00C045BF">
            <w:pPr>
              <w:jc w:val="center"/>
              <w:rPr>
                <w:sz w:val="16"/>
                <w:szCs w:val="16"/>
              </w:rPr>
            </w:pPr>
          </w:p>
        </w:tc>
      </w:tr>
      <w:tr w:rsidR="4C3B832D" w14:paraId="03970753" w14:textId="77777777" w:rsidTr="00C045BF">
        <w:trPr>
          <w:trHeight w:val="315"/>
        </w:trPr>
        <w:tc>
          <w:tcPr>
            <w:tcW w:w="5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15" w:type="dxa"/>
              <w:left w:w="15" w:type="dxa"/>
              <w:right w:w="15" w:type="dxa"/>
            </w:tcMar>
            <w:vAlign w:val="center"/>
          </w:tcPr>
          <w:p w14:paraId="3BA6BD64" w14:textId="24C93972" w:rsidR="4C3B832D" w:rsidRPr="005C531F" w:rsidRDefault="4C3B832D" w:rsidP="00C045BF">
            <w:pPr>
              <w:jc w:val="center"/>
              <w:rPr>
                <w:sz w:val="16"/>
                <w:szCs w:val="16"/>
              </w:rPr>
            </w:pPr>
          </w:p>
        </w:tc>
        <w:tc>
          <w:tcPr>
            <w:tcW w:w="54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15" w:type="dxa"/>
              <w:left w:w="15" w:type="dxa"/>
              <w:right w:w="15" w:type="dxa"/>
            </w:tcMar>
            <w:vAlign w:val="center"/>
          </w:tcPr>
          <w:p w14:paraId="3F1690DD" w14:textId="7BBCB862" w:rsidR="4C3B832D" w:rsidRPr="005C531F" w:rsidRDefault="4C3B832D" w:rsidP="00C045BF">
            <w:pPr>
              <w:jc w:val="center"/>
              <w:rPr>
                <w:sz w:val="16"/>
                <w:szCs w:val="16"/>
              </w:rPr>
            </w:pPr>
          </w:p>
        </w:tc>
        <w:tc>
          <w:tcPr>
            <w:tcW w:w="5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15" w:type="dxa"/>
              <w:left w:w="15" w:type="dxa"/>
              <w:right w:w="15" w:type="dxa"/>
            </w:tcMar>
            <w:vAlign w:val="center"/>
          </w:tcPr>
          <w:p w14:paraId="3FEF13B5" w14:textId="77004972" w:rsidR="4C3B832D" w:rsidRPr="005C531F" w:rsidRDefault="4C3B832D" w:rsidP="00C045BF">
            <w:pPr>
              <w:spacing w:after="0"/>
              <w:jc w:val="center"/>
              <w:rPr>
                <w:sz w:val="16"/>
                <w:szCs w:val="16"/>
              </w:rPr>
            </w:pPr>
            <w:r w:rsidRPr="005C531F">
              <w:rPr>
                <w:rFonts w:ascii="Calibri" w:eastAsia="Calibri" w:hAnsi="Calibri" w:cs="Calibri"/>
                <w:color w:val="000000" w:themeColor="text1"/>
                <w:sz w:val="16"/>
                <w:szCs w:val="16"/>
              </w:rPr>
              <w:t>1</w:t>
            </w:r>
          </w:p>
        </w:tc>
        <w:tc>
          <w:tcPr>
            <w:tcW w:w="24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15" w:type="dxa"/>
              <w:left w:w="135" w:type="dxa"/>
              <w:right w:w="15" w:type="dxa"/>
            </w:tcMar>
            <w:vAlign w:val="center"/>
          </w:tcPr>
          <w:p w14:paraId="25EE30D5" w14:textId="36A03366" w:rsidR="4C3B832D" w:rsidRPr="005C531F" w:rsidRDefault="4C3B832D" w:rsidP="4C3B832D">
            <w:pPr>
              <w:spacing w:after="0"/>
              <w:jc w:val="left"/>
              <w:rPr>
                <w:sz w:val="16"/>
                <w:szCs w:val="16"/>
              </w:rPr>
            </w:pPr>
            <w:r w:rsidRPr="005C531F">
              <w:rPr>
                <w:rFonts w:ascii="Calibri" w:eastAsia="Calibri" w:hAnsi="Calibri" w:cs="Calibri"/>
                <w:color w:val="000000" w:themeColor="text1"/>
                <w:sz w:val="16"/>
                <w:szCs w:val="16"/>
              </w:rPr>
              <w:t>Desarrollador Junior</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15" w:type="dxa"/>
              <w:left w:w="15" w:type="dxa"/>
              <w:right w:w="15" w:type="dxa"/>
            </w:tcMar>
            <w:vAlign w:val="center"/>
          </w:tcPr>
          <w:p w14:paraId="1C95C9CC" w14:textId="73619561" w:rsidR="4C3B832D" w:rsidRPr="005C531F" w:rsidRDefault="4C3B832D" w:rsidP="005C531F">
            <w:pPr>
              <w:spacing w:after="0"/>
              <w:jc w:val="center"/>
              <w:rPr>
                <w:sz w:val="16"/>
                <w:szCs w:val="16"/>
              </w:rPr>
            </w:pPr>
            <w:r w:rsidRPr="005C531F">
              <w:rPr>
                <w:rFonts w:ascii="Calibri" w:eastAsia="Calibri" w:hAnsi="Calibri" w:cs="Calibri"/>
                <w:color w:val="000000" w:themeColor="text1"/>
                <w:sz w:val="16"/>
                <w:szCs w:val="16"/>
              </w:rPr>
              <w:t>1</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15" w:type="dxa"/>
              <w:left w:w="15" w:type="dxa"/>
              <w:right w:w="15" w:type="dxa"/>
            </w:tcMar>
            <w:vAlign w:val="center"/>
          </w:tcPr>
          <w:p w14:paraId="79B79DC9" w14:textId="3E022354" w:rsidR="4C3B832D" w:rsidRPr="005C531F" w:rsidRDefault="4C3B832D" w:rsidP="00C045BF">
            <w:pPr>
              <w:spacing w:after="0"/>
              <w:jc w:val="center"/>
              <w:rPr>
                <w:sz w:val="16"/>
                <w:szCs w:val="16"/>
              </w:rPr>
            </w:pPr>
            <w:r w:rsidRPr="005C531F">
              <w:rPr>
                <w:rFonts w:ascii="Calibri" w:eastAsia="Calibri" w:hAnsi="Calibri" w:cs="Calibri"/>
                <w:color w:val="000000" w:themeColor="text1"/>
                <w:sz w:val="16"/>
                <w:szCs w:val="16"/>
              </w:rPr>
              <w:t>horas</w:t>
            </w:r>
          </w:p>
        </w:tc>
        <w:tc>
          <w:tcPr>
            <w:tcW w:w="56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15" w:type="dxa"/>
              <w:left w:w="15" w:type="dxa"/>
              <w:right w:w="15" w:type="dxa"/>
            </w:tcMar>
            <w:vAlign w:val="center"/>
          </w:tcPr>
          <w:p w14:paraId="723668CA" w14:textId="2279D00A" w:rsidR="4C3B832D" w:rsidRPr="005C531F" w:rsidRDefault="4C3B832D" w:rsidP="00C045BF">
            <w:pPr>
              <w:spacing w:after="0"/>
              <w:jc w:val="center"/>
              <w:rPr>
                <w:sz w:val="16"/>
                <w:szCs w:val="16"/>
              </w:rPr>
            </w:pPr>
            <w:r w:rsidRPr="005C531F">
              <w:rPr>
                <w:rFonts w:ascii="Calibri" w:eastAsia="Calibri" w:hAnsi="Calibri" w:cs="Calibri"/>
                <w:color w:val="000000" w:themeColor="text1"/>
                <w:sz w:val="16"/>
                <w:szCs w:val="16"/>
              </w:rPr>
              <w:t>33,2</w:t>
            </w:r>
            <w:r w:rsidR="005C531F" w:rsidRPr="005C531F">
              <w:rPr>
                <w:rFonts w:ascii="Calibri" w:eastAsia="Calibri" w:hAnsi="Calibri" w:cs="Calibri"/>
                <w:color w:val="000000" w:themeColor="text1"/>
                <w:sz w:val="16"/>
                <w:szCs w:val="16"/>
              </w:rPr>
              <w:t>2€</w:t>
            </w:r>
          </w:p>
        </w:tc>
        <w:tc>
          <w:tcPr>
            <w:tcW w:w="85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15" w:type="dxa"/>
              <w:left w:w="15" w:type="dxa"/>
              <w:right w:w="15" w:type="dxa"/>
            </w:tcMar>
            <w:vAlign w:val="center"/>
          </w:tcPr>
          <w:p w14:paraId="3908A60C" w14:textId="32E11A22" w:rsidR="4C3B832D" w:rsidRPr="005C531F" w:rsidRDefault="4C3B832D" w:rsidP="00C045BF">
            <w:pPr>
              <w:spacing w:after="0"/>
              <w:jc w:val="center"/>
              <w:rPr>
                <w:sz w:val="16"/>
                <w:szCs w:val="16"/>
              </w:rPr>
            </w:pPr>
            <w:r w:rsidRPr="005C531F">
              <w:rPr>
                <w:rFonts w:ascii="Calibri" w:eastAsia="Calibri" w:hAnsi="Calibri" w:cs="Calibri"/>
                <w:color w:val="000000" w:themeColor="text1"/>
                <w:sz w:val="16"/>
                <w:szCs w:val="16"/>
              </w:rPr>
              <w:t>33,22 €</w:t>
            </w:r>
          </w:p>
        </w:tc>
        <w:tc>
          <w:tcPr>
            <w:tcW w:w="8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15" w:type="dxa"/>
              <w:left w:w="15" w:type="dxa"/>
              <w:right w:w="15" w:type="dxa"/>
            </w:tcMar>
            <w:vAlign w:val="center"/>
          </w:tcPr>
          <w:p w14:paraId="11DC3101" w14:textId="5488FAD4" w:rsidR="4C3B832D" w:rsidRPr="005C531F" w:rsidRDefault="4C3B832D" w:rsidP="00C045BF">
            <w:pPr>
              <w:jc w:val="center"/>
              <w:rPr>
                <w:sz w:val="16"/>
                <w:szCs w:val="16"/>
              </w:rPr>
            </w:pPr>
          </w:p>
        </w:tc>
        <w:tc>
          <w:tcPr>
            <w:tcW w:w="85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15" w:type="dxa"/>
              <w:left w:w="15" w:type="dxa"/>
              <w:right w:w="15" w:type="dxa"/>
            </w:tcMar>
            <w:vAlign w:val="center"/>
          </w:tcPr>
          <w:p w14:paraId="72CEE6CF" w14:textId="08FD6778" w:rsidR="4C3B832D" w:rsidRPr="005C531F" w:rsidRDefault="4C3B832D" w:rsidP="00C045BF">
            <w:pPr>
              <w:jc w:val="center"/>
              <w:rPr>
                <w:sz w:val="16"/>
                <w:szCs w:val="16"/>
              </w:rPr>
            </w:pPr>
          </w:p>
        </w:tc>
      </w:tr>
      <w:tr w:rsidR="4C3B832D" w14:paraId="3605BECC" w14:textId="77777777" w:rsidTr="00C045BF">
        <w:trPr>
          <w:trHeight w:val="375"/>
        </w:trPr>
        <w:tc>
          <w:tcPr>
            <w:tcW w:w="541" w:type="dxa"/>
            <w:tcBorders>
              <w:top w:val="single" w:sz="4" w:space="0" w:color="000000" w:themeColor="text1"/>
              <w:left w:val="nil"/>
              <w:bottom w:val="nil"/>
              <w:right w:val="nil"/>
            </w:tcBorders>
            <w:tcMar>
              <w:top w:w="15" w:type="dxa"/>
              <w:left w:w="15" w:type="dxa"/>
              <w:right w:w="15" w:type="dxa"/>
            </w:tcMar>
            <w:vAlign w:val="bottom"/>
          </w:tcPr>
          <w:p w14:paraId="7A23F812" w14:textId="565E9EB0" w:rsidR="4C3B832D" w:rsidRPr="005C531F" w:rsidRDefault="4C3B832D">
            <w:pPr>
              <w:rPr>
                <w:sz w:val="16"/>
                <w:szCs w:val="16"/>
              </w:rPr>
            </w:pPr>
          </w:p>
        </w:tc>
        <w:tc>
          <w:tcPr>
            <w:tcW w:w="546" w:type="dxa"/>
            <w:tcBorders>
              <w:top w:val="single" w:sz="4" w:space="0" w:color="000000" w:themeColor="text1"/>
              <w:left w:val="nil"/>
              <w:bottom w:val="nil"/>
              <w:right w:val="nil"/>
            </w:tcBorders>
            <w:tcMar>
              <w:top w:w="15" w:type="dxa"/>
              <w:left w:w="15" w:type="dxa"/>
              <w:right w:w="15" w:type="dxa"/>
            </w:tcMar>
            <w:vAlign w:val="bottom"/>
          </w:tcPr>
          <w:p w14:paraId="34C69AF3" w14:textId="0376965A" w:rsidR="4C3B832D" w:rsidRPr="005C531F" w:rsidRDefault="4C3B832D">
            <w:pPr>
              <w:rPr>
                <w:sz w:val="16"/>
                <w:szCs w:val="16"/>
              </w:rPr>
            </w:pPr>
          </w:p>
        </w:tc>
        <w:tc>
          <w:tcPr>
            <w:tcW w:w="541" w:type="dxa"/>
            <w:tcBorders>
              <w:top w:val="single" w:sz="4" w:space="0" w:color="000000" w:themeColor="text1"/>
              <w:left w:val="nil"/>
              <w:bottom w:val="nil"/>
              <w:right w:val="nil"/>
            </w:tcBorders>
            <w:tcMar>
              <w:top w:w="15" w:type="dxa"/>
              <w:left w:w="15" w:type="dxa"/>
              <w:right w:w="15" w:type="dxa"/>
            </w:tcMar>
            <w:vAlign w:val="bottom"/>
          </w:tcPr>
          <w:p w14:paraId="29C8F894" w14:textId="047CFE9E" w:rsidR="4C3B832D" w:rsidRPr="005C531F" w:rsidRDefault="4C3B832D">
            <w:pPr>
              <w:rPr>
                <w:sz w:val="16"/>
                <w:szCs w:val="16"/>
              </w:rPr>
            </w:pPr>
          </w:p>
        </w:tc>
        <w:tc>
          <w:tcPr>
            <w:tcW w:w="2478" w:type="dxa"/>
            <w:tcBorders>
              <w:top w:val="single" w:sz="4" w:space="0" w:color="000000" w:themeColor="text1"/>
              <w:left w:val="nil"/>
              <w:bottom w:val="nil"/>
              <w:right w:val="nil"/>
            </w:tcBorders>
            <w:tcMar>
              <w:top w:w="15" w:type="dxa"/>
              <w:left w:w="15" w:type="dxa"/>
              <w:right w:w="15" w:type="dxa"/>
            </w:tcMar>
            <w:vAlign w:val="bottom"/>
          </w:tcPr>
          <w:p w14:paraId="3340EFFB" w14:textId="380BC382" w:rsidR="4C3B832D" w:rsidRPr="005C531F" w:rsidRDefault="4C3B832D">
            <w:pPr>
              <w:rPr>
                <w:sz w:val="16"/>
                <w:szCs w:val="16"/>
              </w:rPr>
            </w:pPr>
          </w:p>
        </w:tc>
        <w:tc>
          <w:tcPr>
            <w:tcW w:w="709" w:type="dxa"/>
            <w:tcBorders>
              <w:top w:val="single" w:sz="4" w:space="0" w:color="000000" w:themeColor="text1"/>
              <w:left w:val="nil"/>
              <w:bottom w:val="nil"/>
              <w:right w:val="nil"/>
            </w:tcBorders>
            <w:tcMar>
              <w:top w:w="15" w:type="dxa"/>
              <w:left w:w="15" w:type="dxa"/>
              <w:right w:w="15" w:type="dxa"/>
            </w:tcMar>
            <w:vAlign w:val="bottom"/>
          </w:tcPr>
          <w:p w14:paraId="06257489" w14:textId="6BB3EC2F" w:rsidR="4C3B832D" w:rsidRPr="005C531F" w:rsidRDefault="4C3B832D">
            <w:pPr>
              <w:rPr>
                <w:sz w:val="16"/>
                <w:szCs w:val="16"/>
              </w:rPr>
            </w:pPr>
          </w:p>
        </w:tc>
        <w:tc>
          <w:tcPr>
            <w:tcW w:w="709" w:type="dxa"/>
            <w:tcBorders>
              <w:top w:val="single" w:sz="4" w:space="0" w:color="000000" w:themeColor="text1"/>
              <w:left w:val="nil"/>
              <w:bottom w:val="nil"/>
              <w:right w:val="nil"/>
            </w:tcBorders>
            <w:tcMar>
              <w:top w:w="15" w:type="dxa"/>
              <w:left w:w="15" w:type="dxa"/>
              <w:right w:w="15" w:type="dxa"/>
            </w:tcMar>
            <w:vAlign w:val="bottom"/>
          </w:tcPr>
          <w:p w14:paraId="6C47B731" w14:textId="709D6206" w:rsidR="4C3B832D" w:rsidRPr="005C531F" w:rsidRDefault="4C3B832D">
            <w:pPr>
              <w:rPr>
                <w:sz w:val="16"/>
                <w:szCs w:val="16"/>
              </w:rPr>
            </w:pPr>
          </w:p>
        </w:tc>
        <w:tc>
          <w:tcPr>
            <w:tcW w:w="567" w:type="dxa"/>
            <w:tcBorders>
              <w:top w:val="single" w:sz="4" w:space="0" w:color="000000" w:themeColor="text1"/>
              <w:left w:val="nil"/>
              <w:bottom w:val="nil"/>
              <w:right w:val="nil"/>
            </w:tcBorders>
            <w:tcMar>
              <w:top w:w="15" w:type="dxa"/>
              <w:left w:w="15" w:type="dxa"/>
              <w:right w:w="15" w:type="dxa"/>
            </w:tcMar>
            <w:vAlign w:val="bottom"/>
          </w:tcPr>
          <w:p w14:paraId="01BC55D7" w14:textId="33C70751" w:rsidR="4C3B832D" w:rsidRPr="005C531F" w:rsidRDefault="4C3B832D">
            <w:pPr>
              <w:rPr>
                <w:sz w:val="16"/>
                <w:szCs w:val="16"/>
              </w:rPr>
            </w:pPr>
          </w:p>
        </w:tc>
        <w:tc>
          <w:tcPr>
            <w:tcW w:w="850" w:type="dxa"/>
            <w:tcBorders>
              <w:top w:val="single" w:sz="4" w:space="0" w:color="000000" w:themeColor="text1"/>
              <w:left w:val="nil"/>
              <w:bottom w:val="nil"/>
              <w:right w:val="nil"/>
            </w:tcBorders>
            <w:tcMar>
              <w:top w:w="15" w:type="dxa"/>
              <w:left w:w="15" w:type="dxa"/>
              <w:right w:w="15" w:type="dxa"/>
            </w:tcMar>
            <w:vAlign w:val="bottom"/>
          </w:tcPr>
          <w:p w14:paraId="721F7582" w14:textId="34F8D28D" w:rsidR="4C3B832D" w:rsidRPr="005C531F" w:rsidRDefault="4C3B832D">
            <w:pPr>
              <w:rPr>
                <w:sz w:val="16"/>
                <w:szCs w:val="16"/>
              </w:rPr>
            </w:pPr>
          </w:p>
        </w:tc>
        <w:tc>
          <w:tcPr>
            <w:tcW w:w="851" w:type="dxa"/>
            <w:tcBorders>
              <w:top w:val="single" w:sz="4" w:space="0" w:color="auto"/>
              <w:left w:val="single" w:sz="4" w:space="0" w:color="auto"/>
              <w:bottom w:val="single" w:sz="4" w:space="0" w:color="auto"/>
              <w:right w:val="single" w:sz="4" w:space="0" w:color="auto"/>
            </w:tcBorders>
            <w:shd w:val="clear" w:color="auto" w:fill="AEAAAA" w:themeFill="background2" w:themeFillShade="BF"/>
            <w:tcMar>
              <w:top w:w="15" w:type="dxa"/>
              <w:left w:w="15" w:type="dxa"/>
              <w:right w:w="15" w:type="dxa"/>
            </w:tcMar>
            <w:vAlign w:val="center"/>
          </w:tcPr>
          <w:p w14:paraId="19F4CBDE" w14:textId="2E059C45" w:rsidR="4C3B832D" w:rsidRPr="00C045BF" w:rsidRDefault="4C3B832D" w:rsidP="4C3B832D">
            <w:pPr>
              <w:spacing w:after="0"/>
              <w:jc w:val="center"/>
              <w:rPr>
                <w:sz w:val="18"/>
                <w:szCs w:val="18"/>
              </w:rPr>
            </w:pPr>
            <w:r w:rsidRPr="00C045BF">
              <w:rPr>
                <w:rFonts w:ascii="Calibri" w:eastAsia="Calibri" w:hAnsi="Calibri" w:cs="Calibri"/>
                <w:b/>
                <w:color w:val="000000" w:themeColor="text1"/>
                <w:sz w:val="18"/>
                <w:szCs w:val="18"/>
              </w:rPr>
              <w:t>TOTAL</w:t>
            </w:r>
          </w:p>
        </w:tc>
        <w:tc>
          <w:tcPr>
            <w:tcW w:w="850" w:type="dxa"/>
            <w:tcBorders>
              <w:top w:val="single" w:sz="4" w:space="0" w:color="auto"/>
              <w:left w:val="single" w:sz="4" w:space="0" w:color="auto"/>
              <w:bottom w:val="single" w:sz="4" w:space="0" w:color="auto"/>
              <w:right w:val="single" w:sz="4" w:space="0" w:color="auto"/>
            </w:tcBorders>
            <w:shd w:val="clear" w:color="auto" w:fill="E7E6E6" w:themeFill="background2"/>
            <w:tcMar>
              <w:top w:w="15" w:type="dxa"/>
              <w:left w:w="15" w:type="dxa"/>
              <w:right w:w="15" w:type="dxa"/>
            </w:tcMar>
            <w:vAlign w:val="center"/>
          </w:tcPr>
          <w:p w14:paraId="25D71012" w14:textId="53ECA710" w:rsidR="4C3B832D" w:rsidRPr="00C045BF" w:rsidRDefault="003C38A8" w:rsidP="00C045BF">
            <w:pPr>
              <w:spacing w:after="0"/>
              <w:jc w:val="center"/>
              <w:rPr>
                <w:sz w:val="18"/>
                <w:szCs w:val="18"/>
              </w:rPr>
            </w:pPr>
            <w:r w:rsidRPr="003C38A8">
              <w:rPr>
                <w:rFonts w:ascii="Calibri" w:eastAsia="Calibri" w:hAnsi="Calibri" w:cs="Calibri"/>
                <w:b/>
                <w:color w:val="000000" w:themeColor="text1"/>
                <w:sz w:val="18"/>
                <w:szCs w:val="18"/>
              </w:rPr>
              <w:t>5.964,65 €</w:t>
            </w:r>
          </w:p>
        </w:tc>
      </w:tr>
    </w:tbl>
    <w:p w14:paraId="485932FF" w14:textId="394F6F29" w:rsidR="32A2DA62" w:rsidRDefault="32A2DA62" w:rsidP="00C045BF">
      <w:pPr>
        <w:pStyle w:val="CitadeTablas"/>
      </w:pPr>
      <w:bookmarkStart w:id="1004" w:name="_Toc165126479"/>
      <w:r w:rsidRPr="00C045BF">
        <w:t>P</w:t>
      </w:r>
      <w:r w:rsidR="00C045BF">
        <w:t>artida de d</w:t>
      </w:r>
      <w:r w:rsidR="1D389B0C">
        <w:t>ocumentación</w:t>
      </w:r>
      <w:r>
        <w:t xml:space="preserve"> y gestión del proyecto</w:t>
      </w:r>
      <w:bookmarkEnd w:id="1004"/>
    </w:p>
    <w:p w14:paraId="1B7130BD" w14:textId="761FB729" w:rsidR="0111D02D" w:rsidRDefault="533056BD" w:rsidP="0111D02D">
      <w:r>
        <w:t>Continuando con la siguiente partida, Análisis de Requisitos, en esta partida se imputan los costes que conlleva el extracto de los requisitos de cada uno de los módulos del sistema.</w:t>
      </w:r>
    </w:p>
    <w:p w14:paraId="65492B06" w14:textId="59768271" w:rsidR="003644BD" w:rsidRDefault="003644BD" w:rsidP="003644BD">
      <w:pPr>
        <w:pStyle w:val="Ttulo2"/>
      </w:pPr>
      <w:bookmarkStart w:id="1005" w:name="_Toc165126256"/>
      <w:r>
        <w:t>Análisis de requisitos</w:t>
      </w:r>
      <w:bookmarkEnd w:id="1005"/>
    </w:p>
    <w:tbl>
      <w:tblPr>
        <w:tblW w:w="8642" w:type="dxa"/>
        <w:tblLayout w:type="fixed"/>
        <w:tblLook w:val="06A0" w:firstRow="1" w:lastRow="0" w:firstColumn="1" w:lastColumn="0" w:noHBand="1" w:noVBand="1"/>
      </w:tblPr>
      <w:tblGrid>
        <w:gridCol w:w="581"/>
        <w:gridCol w:w="582"/>
        <w:gridCol w:w="581"/>
        <w:gridCol w:w="2362"/>
        <w:gridCol w:w="709"/>
        <w:gridCol w:w="709"/>
        <w:gridCol w:w="567"/>
        <w:gridCol w:w="850"/>
        <w:gridCol w:w="851"/>
        <w:gridCol w:w="850"/>
      </w:tblGrid>
      <w:tr w:rsidR="005C531F" w14:paraId="0E788F84" w14:textId="77777777" w:rsidTr="00C21E54">
        <w:trPr>
          <w:trHeight w:val="315"/>
        </w:trPr>
        <w:tc>
          <w:tcPr>
            <w:tcW w:w="581" w:type="dxa"/>
            <w:tcBorders>
              <w:top w:val="single" w:sz="4" w:space="0" w:color="auto"/>
              <w:left w:val="single" w:sz="4" w:space="0" w:color="auto"/>
              <w:bottom w:val="single" w:sz="4" w:space="0" w:color="auto"/>
              <w:right w:val="single" w:sz="4" w:space="0" w:color="auto"/>
            </w:tcBorders>
            <w:shd w:val="clear" w:color="auto" w:fill="D0CECE" w:themeFill="background2" w:themeFillShade="E6"/>
            <w:tcMar>
              <w:top w:w="15" w:type="dxa"/>
              <w:left w:w="15" w:type="dxa"/>
              <w:right w:w="15" w:type="dxa"/>
            </w:tcMar>
            <w:vAlign w:val="center"/>
          </w:tcPr>
          <w:p w14:paraId="6AEEE702" w14:textId="6569D8FB" w:rsidR="4C3B832D" w:rsidRPr="006814E5" w:rsidRDefault="4C3B832D" w:rsidP="00C21E54">
            <w:pPr>
              <w:spacing w:after="0"/>
              <w:jc w:val="center"/>
              <w:rPr>
                <w:sz w:val="16"/>
                <w:szCs w:val="16"/>
              </w:rPr>
            </w:pPr>
            <w:r w:rsidRPr="006814E5">
              <w:rPr>
                <w:rFonts w:ascii="Calibri" w:eastAsia="Calibri" w:hAnsi="Calibri" w:cs="Calibri"/>
                <w:b/>
                <w:bCs/>
                <w:color w:val="000000" w:themeColor="text1"/>
                <w:sz w:val="16"/>
                <w:szCs w:val="16"/>
              </w:rPr>
              <w:t>I1</w:t>
            </w:r>
          </w:p>
        </w:tc>
        <w:tc>
          <w:tcPr>
            <w:tcW w:w="582" w:type="dxa"/>
            <w:tcBorders>
              <w:top w:val="single" w:sz="4" w:space="0" w:color="auto"/>
              <w:left w:val="single" w:sz="4" w:space="0" w:color="auto"/>
              <w:bottom w:val="single" w:sz="4" w:space="0" w:color="auto"/>
              <w:right w:val="single" w:sz="4" w:space="0" w:color="auto"/>
            </w:tcBorders>
            <w:shd w:val="clear" w:color="auto" w:fill="D0CECE" w:themeFill="background2" w:themeFillShade="E6"/>
            <w:tcMar>
              <w:top w:w="15" w:type="dxa"/>
              <w:left w:w="15" w:type="dxa"/>
              <w:right w:w="15" w:type="dxa"/>
            </w:tcMar>
            <w:vAlign w:val="center"/>
          </w:tcPr>
          <w:p w14:paraId="0FAF6ECC" w14:textId="444CD63D" w:rsidR="4C3B832D" w:rsidRPr="006814E5" w:rsidRDefault="4C3B832D" w:rsidP="00C21E54">
            <w:pPr>
              <w:spacing w:after="0"/>
              <w:jc w:val="center"/>
              <w:rPr>
                <w:sz w:val="16"/>
                <w:szCs w:val="16"/>
              </w:rPr>
            </w:pPr>
            <w:r w:rsidRPr="006814E5">
              <w:rPr>
                <w:rFonts w:ascii="Calibri" w:eastAsia="Calibri" w:hAnsi="Calibri" w:cs="Calibri"/>
                <w:b/>
                <w:bCs/>
                <w:color w:val="000000" w:themeColor="text1"/>
                <w:sz w:val="16"/>
                <w:szCs w:val="16"/>
              </w:rPr>
              <w:t>I2</w:t>
            </w:r>
          </w:p>
        </w:tc>
        <w:tc>
          <w:tcPr>
            <w:tcW w:w="581" w:type="dxa"/>
            <w:tcBorders>
              <w:top w:val="single" w:sz="4" w:space="0" w:color="auto"/>
              <w:left w:val="single" w:sz="4" w:space="0" w:color="auto"/>
              <w:bottom w:val="single" w:sz="4" w:space="0" w:color="auto"/>
              <w:right w:val="single" w:sz="4" w:space="0" w:color="auto"/>
            </w:tcBorders>
            <w:shd w:val="clear" w:color="auto" w:fill="D0CECE" w:themeFill="background2" w:themeFillShade="E6"/>
            <w:tcMar>
              <w:top w:w="15" w:type="dxa"/>
              <w:left w:w="15" w:type="dxa"/>
              <w:right w:w="15" w:type="dxa"/>
            </w:tcMar>
            <w:vAlign w:val="center"/>
          </w:tcPr>
          <w:p w14:paraId="5C1AF2D4" w14:textId="62DA2AC1" w:rsidR="4C3B832D" w:rsidRPr="006814E5" w:rsidRDefault="4C3B832D" w:rsidP="00C21E54">
            <w:pPr>
              <w:spacing w:after="0"/>
              <w:jc w:val="center"/>
              <w:rPr>
                <w:sz w:val="16"/>
                <w:szCs w:val="16"/>
              </w:rPr>
            </w:pPr>
            <w:r w:rsidRPr="006814E5">
              <w:rPr>
                <w:rFonts w:ascii="Calibri" w:eastAsia="Calibri" w:hAnsi="Calibri" w:cs="Calibri"/>
                <w:b/>
                <w:bCs/>
                <w:color w:val="000000" w:themeColor="text1"/>
                <w:sz w:val="16"/>
                <w:szCs w:val="16"/>
              </w:rPr>
              <w:t>I3</w:t>
            </w:r>
          </w:p>
        </w:tc>
        <w:tc>
          <w:tcPr>
            <w:tcW w:w="2362" w:type="dxa"/>
            <w:tcBorders>
              <w:top w:val="single" w:sz="4" w:space="0" w:color="auto"/>
              <w:left w:val="single" w:sz="4" w:space="0" w:color="auto"/>
              <w:bottom w:val="single" w:sz="4" w:space="0" w:color="auto"/>
              <w:right w:val="single" w:sz="4" w:space="0" w:color="auto"/>
            </w:tcBorders>
            <w:shd w:val="clear" w:color="auto" w:fill="D0CECE" w:themeFill="background2" w:themeFillShade="E6"/>
            <w:tcMar>
              <w:top w:w="15" w:type="dxa"/>
              <w:left w:w="15" w:type="dxa"/>
              <w:right w:w="15" w:type="dxa"/>
            </w:tcMar>
            <w:vAlign w:val="center"/>
          </w:tcPr>
          <w:p w14:paraId="4E359A2D" w14:textId="382D28D9" w:rsidR="4C3B832D" w:rsidRPr="006814E5" w:rsidRDefault="4C3B832D" w:rsidP="00C21E54">
            <w:pPr>
              <w:spacing w:after="0"/>
              <w:jc w:val="center"/>
              <w:rPr>
                <w:sz w:val="16"/>
                <w:szCs w:val="16"/>
              </w:rPr>
            </w:pPr>
            <w:r w:rsidRPr="006814E5">
              <w:rPr>
                <w:rFonts w:ascii="Calibri" w:eastAsia="Calibri" w:hAnsi="Calibri" w:cs="Calibri"/>
                <w:b/>
                <w:bCs/>
                <w:color w:val="000000" w:themeColor="text1"/>
                <w:sz w:val="16"/>
                <w:szCs w:val="16"/>
              </w:rPr>
              <w:t>Descripción</w:t>
            </w:r>
          </w:p>
        </w:tc>
        <w:tc>
          <w:tcPr>
            <w:tcW w:w="709" w:type="dxa"/>
            <w:tcBorders>
              <w:top w:val="single" w:sz="4" w:space="0" w:color="auto"/>
              <w:left w:val="single" w:sz="4" w:space="0" w:color="auto"/>
              <w:bottom w:val="single" w:sz="4" w:space="0" w:color="auto"/>
              <w:right w:val="single" w:sz="4" w:space="0" w:color="auto"/>
            </w:tcBorders>
            <w:shd w:val="clear" w:color="auto" w:fill="D0CECE" w:themeFill="background2" w:themeFillShade="E6"/>
            <w:tcMar>
              <w:top w:w="15" w:type="dxa"/>
              <w:left w:w="15" w:type="dxa"/>
              <w:right w:w="15" w:type="dxa"/>
            </w:tcMar>
            <w:vAlign w:val="center"/>
          </w:tcPr>
          <w:p w14:paraId="5E6A11EB" w14:textId="2A3BFC1E" w:rsidR="4C3B832D" w:rsidRPr="006814E5" w:rsidRDefault="4C3B832D" w:rsidP="00C21E54">
            <w:pPr>
              <w:spacing w:after="0"/>
              <w:jc w:val="center"/>
              <w:rPr>
                <w:sz w:val="16"/>
                <w:szCs w:val="16"/>
              </w:rPr>
            </w:pPr>
            <w:r w:rsidRPr="006814E5">
              <w:rPr>
                <w:rFonts w:ascii="Calibri" w:eastAsia="Calibri" w:hAnsi="Calibri" w:cs="Calibri"/>
                <w:b/>
                <w:bCs/>
                <w:color w:val="000000" w:themeColor="text1"/>
                <w:sz w:val="16"/>
                <w:szCs w:val="16"/>
              </w:rPr>
              <w:t>Cantidad</w:t>
            </w:r>
          </w:p>
        </w:tc>
        <w:tc>
          <w:tcPr>
            <w:tcW w:w="709" w:type="dxa"/>
            <w:tcBorders>
              <w:top w:val="single" w:sz="4" w:space="0" w:color="auto"/>
              <w:left w:val="single" w:sz="4" w:space="0" w:color="auto"/>
              <w:bottom w:val="single" w:sz="4" w:space="0" w:color="auto"/>
              <w:right w:val="single" w:sz="4" w:space="0" w:color="auto"/>
            </w:tcBorders>
            <w:shd w:val="clear" w:color="auto" w:fill="D0CECE" w:themeFill="background2" w:themeFillShade="E6"/>
            <w:tcMar>
              <w:top w:w="15" w:type="dxa"/>
              <w:left w:w="15" w:type="dxa"/>
              <w:right w:w="15" w:type="dxa"/>
            </w:tcMar>
            <w:vAlign w:val="center"/>
          </w:tcPr>
          <w:p w14:paraId="6B10F32E" w14:textId="09020B8A" w:rsidR="4C3B832D" w:rsidRPr="006814E5" w:rsidRDefault="4C3B832D" w:rsidP="00C21E54">
            <w:pPr>
              <w:spacing w:after="0"/>
              <w:jc w:val="center"/>
              <w:rPr>
                <w:sz w:val="16"/>
                <w:szCs w:val="16"/>
              </w:rPr>
            </w:pPr>
            <w:r w:rsidRPr="006814E5">
              <w:rPr>
                <w:rFonts w:ascii="Calibri" w:eastAsia="Calibri" w:hAnsi="Calibri" w:cs="Calibri"/>
                <w:b/>
                <w:bCs/>
                <w:color w:val="000000" w:themeColor="text1"/>
                <w:sz w:val="16"/>
                <w:szCs w:val="16"/>
              </w:rPr>
              <w:t>Unidades</w:t>
            </w:r>
          </w:p>
        </w:tc>
        <w:tc>
          <w:tcPr>
            <w:tcW w:w="567" w:type="dxa"/>
            <w:tcBorders>
              <w:top w:val="single" w:sz="4" w:space="0" w:color="auto"/>
              <w:left w:val="single" w:sz="4" w:space="0" w:color="auto"/>
              <w:bottom w:val="single" w:sz="4" w:space="0" w:color="auto"/>
              <w:right w:val="single" w:sz="4" w:space="0" w:color="auto"/>
            </w:tcBorders>
            <w:shd w:val="clear" w:color="auto" w:fill="D0CECE" w:themeFill="background2" w:themeFillShade="E6"/>
            <w:tcMar>
              <w:top w:w="15" w:type="dxa"/>
              <w:left w:w="15" w:type="dxa"/>
              <w:right w:w="15" w:type="dxa"/>
            </w:tcMar>
            <w:vAlign w:val="center"/>
          </w:tcPr>
          <w:p w14:paraId="5D839630" w14:textId="63D6C3ED" w:rsidR="4C3B832D" w:rsidRPr="006814E5" w:rsidRDefault="4C3B832D" w:rsidP="00C21E54">
            <w:pPr>
              <w:spacing w:after="0"/>
              <w:jc w:val="center"/>
              <w:rPr>
                <w:sz w:val="16"/>
                <w:szCs w:val="16"/>
              </w:rPr>
            </w:pPr>
            <w:r w:rsidRPr="006814E5">
              <w:rPr>
                <w:rFonts w:ascii="Calibri" w:eastAsia="Calibri" w:hAnsi="Calibri" w:cs="Calibri"/>
                <w:b/>
                <w:bCs/>
                <w:color w:val="000000" w:themeColor="text1"/>
                <w:sz w:val="16"/>
                <w:szCs w:val="16"/>
              </w:rPr>
              <w:t>Precio</w:t>
            </w:r>
          </w:p>
        </w:tc>
        <w:tc>
          <w:tcPr>
            <w:tcW w:w="850" w:type="dxa"/>
            <w:tcBorders>
              <w:top w:val="single" w:sz="4" w:space="0" w:color="auto"/>
              <w:left w:val="single" w:sz="4" w:space="0" w:color="auto"/>
              <w:bottom w:val="single" w:sz="4" w:space="0" w:color="auto"/>
              <w:right w:val="single" w:sz="4" w:space="0" w:color="auto"/>
            </w:tcBorders>
            <w:shd w:val="clear" w:color="auto" w:fill="D0CECE" w:themeFill="background2" w:themeFillShade="E6"/>
            <w:tcMar>
              <w:top w:w="15" w:type="dxa"/>
              <w:left w:w="15" w:type="dxa"/>
              <w:right w:w="15" w:type="dxa"/>
            </w:tcMar>
            <w:vAlign w:val="center"/>
          </w:tcPr>
          <w:p w14:paraId="176CC74E" w14:textId="4CE2ADE6" w:rsidR="4C3B832D" w:rsidRPr="006814E5" w:rsidRDefault="4C3B832D" w:rsidP="00C21E54">
            <w:pPr>
              <w:spacing w:after="0"/>
              <w:jc w:val="center"/>
              <w:rPr>
                <w:sz w:val="16"/>
                <w:szCs w:val="16"/>
              </w:rPr>
            </w:pPr>
            <w:r w:rsidRPr="006814E5">
              <w:rPr>
                <w:rFonts w:ascii="Calibri" w:eastAsia="Calibri" w:hAnsi="Calibri" w:cs="Calibri"/>
                <w:b/>
                <w:bCs/>
                <w:color w:val="000000" w:themeColor="text1"/>
                <w:sz w:val="16"/>
                <w:szCs w:val="16"/>
              </w:rPr>
              <w:t>Subtotal (3)</w:t>
            </w:r>
          </w:p>
        </w:tc>
        <w:tc>
          <w:tcPr>
            <w:tcW w:w="851" w:type="dxa"/>
            <w:tcBorders>
              <w:top w:val="single" w:sz="4" w:space="0" w:color="auto"/>
              <w:left w:val="single" w:sz="4" w:space="0" w:color="auto"/>
              <w:bottom w:val="single" w:sz="4" w:space="0" w:color="auto"/>
              <w:right w:val="single" w:sz="4" w:space="0" w:color="auto"/>
            </w:tcBorders>
            <w:shd w:val="clear" w:color="auto" w:fill="D0CECE" w:themeFill="background2" w:themeFillShade="E6"/>
            <w:tcMar>
              <w:top w:w="15" w:type="dxa"/>
              <w:left w:w="15" w:type="dxa"/>
              <w:right w:w="15" w:type="dxa"/>
            </w:tcMar>
            <w:vAlign w:val="center"/>
          </w:tcPr>
          <w:p w14:paraId="24D1C15E" w14:textId="48332403" w:rsidR="4C3B832D" w:rsidRPr="006814E5" w:rsidRDefault="4C3B832D" w:rsidP="00C21E54">
            <w:pPr>
              <w:spacing w:after="0"/>
              <w:jc w:val="center"/>
              <w:rPr>
                <w:sz w:val="16"/>
                <w:szCs w:val="16"/>
              </w:rPr>
            </w:pPr>
            <w:r w:rsidRPr="006814E5">
              <w:rPr>
                <w:rFonts w:ascii="Calibri" w:eastAsia="Calibri" w:hAnsi="Calibri" w:cs="Calibri"/>
                <w:b/>
                <w:bCs/>
                <w:color w:val="000000" w:themeColor="text1"/>
                <w:sz w:val="16"/>
                <w:szCs w:val="16"/>
              </w:rPr>
              <w:t>Subtotal (2)</w:t>
            </w:r>
          </w:p>
        </w:tc>
        <w:tc>
          <w:tcPr>
            <w:tcW w:w="850" w:type="dxa"/>
            <w:tcBorders>
              <w:top w:val="single" w:sz="4" w:space="0" w:color="auto"/>
              <w:left w:val="single" w:sz="4" w:space="0" w:color="auto"/>
              <w:bottom w:val="single" w:sz="4" w:space="0" w:color="auto"/>
              <w:right w:val="single" w:sz="4" w:space="0" w:color="auto"/>
            </w:tcBorders>
            <w:shd w:val="clear" w:color="auto" w:fill="D0CECE" w:themeFill="background2" w:themeFillShade="E6"/>
            <w:tcMar>
              <w:top w:w="15" w:type="dxa"/>
              <w:left w:w="15" w:type="dxa"/>
              <w:right w:w="15" w:type="dxa"/>
            </w:tcMar>
            <w:vAlign w:val="center"/>
          </w:tcPr>
          <w:p w14:paraId="22758F6D" w14:textId="746DAAF1" w:rsidR="4C3B832D" w:rsidRPr="006814E5" w:rsidRDefault="4C3B832D" w:rsidP="00C21E54">
            <w:pPr>
              <w:spacing w:after="0"/>
              <w:jc w:val="center"/>
              <w:rPr>
                <w:sz w:val="16"/>
                <w:szCs w:val="16"/>
              </w:rPr>
            </w:pPr>
            <w:r w:rsidRPr="006814E5">
              <w:rPr>
                <w:rFonts w:ascii="Calibri" w:eastAsia="Calibri" w:hAnsi="Calibri" w:cs="Calibri"/>
                <w:b/>
                <w:bCs/>
                <w:color w:val="000000" w:themeColor="text1"/>
                <w:sz w:val="16"/>
                <w:szCs w:val="16"/>
              </w:rPr>
              <w:t>Total</w:t>
            </w:r>
          </w:p>
        </w:tc>
      </w:tr>
      <w:tr w:rsidR="005C531F" w14:paraId="451C72C5" w14:textId="77777777" w:rsidTr="00C21E54">
        <w:trPr>
          <w:trHeight w:val="315"/>
        </w:trPr>
        <w:tc>
          <w:tcPr>
            <w:tcW w:w="581" w:type="dxa"/>
            <w:tcBorders>
              <w:top w:val="single" w:sz="4" w:space="0" w:color="auto"/>
              <w:left w:val="single" w:sz="4" w:space="0" w:color="auto"/>
              <w:bottom w:val="single" w:sz="4" w:space="0" w:color="auto"/>
              <w:right w:val="single" w:sz="4" w:space="0" w:color="auto"/>
            </w:tcBorders>
            <w:shd w:val="clear" w:color="auto" w:fill="E7E6E6" w:themeFill="background2"/>
            <w:tcMar>
              <w:top w:w="15" w:type="dxa"/>
              <w:left w:w="15" w:type="dxa"/>
              <w:right w:w="15" w:type="dxa"/>
            </w:tcMar>
            <w:vAlign w:val="center"/>
          </w:tcPr>
          <w:p w14:paraId="45A4C044" w14:textId="60A52E13" w:rsidR="4C3B832D" w:rsidRPr="006814E5" w:rsidRDefault="4C3B832D" w:rsidP="4C3B832D">
            <w:pPr>
              <w:spacing w:after="0"/>
              <w:jc w:val="center"/>
              <w:rPr>
                <w:sz w:val="16"/>
                <w:szCs w:val="16"/>
              </w:rPr>
            </w:pPr>
            <w:r w:rsidRPr="006814E5">
              <w:rPr>
                <w:rFonts w:ascii="Calibri" w:eastAsia="Calibri" w:hAnsi="Calibri" w:cs="Calibri"/>
                <w:color w:val="000000" w:themeColor="text1"/>
                <w:sz w:val="16"/>
                <w:szCs w:val="16"/>
              </w:rPr>
              <w:t>01</w:t>
            </w:r>
          </w:p>
        </w:tc>
        <w:tc>
          <w:tcPr>
            <w:tcW w:w="582" w:type="dxa"/>
            <w:tcBorders>
              <w:top w:val="single" w:sz="4" w:space="0" w:color="auto"/>
              <w:left w:val="single" w:sz="4" w:space="0" w:color="auto"/>
              <w:bottom w:val="single" w:sz="4" w:space="0" w:color="auto"/>
              <w:right w:val="single" w:sz="4" w:space="0" w:color="auto"/>
            </w:tcBorders>
            <w:shd w:val="clear" w:color="auto" w:fill="E7E6E6" w:themeFill="background2"/>
            <w:tcMar>
              <w:top w:w="15" w:type="dxa"/>
              <w:left w:w="15" w:type="dxa"/>
              <w:right w:w="15" w:type="dxa"/>
            </w:tcMar>
            <w:vAlign w:val="center"/>
          </w:tcPr>
          <w:p w14:paraId="79288112" w14:textId="513CEA67" w:rsidR="4C3B832D" w:rsidRPr="006814E5" w:rsidRDefault="4C3B832D" w:rsidP="00C21E54">
            <w:pPr>
              <w:jc w:val="center"/>
              <w:rPr>
                <w:sz w:val="16"/>
                <w:szCs w:val="16"/>
              </w:rPr>
            </w:pPr>
          </w:p>
        </w:tc>
        <w:tc>
          <w:tcPr>
            <w:tcW w:w="581" w:type="dxa"/>
            <w:tcBorders>
              <w:top w:val="single" w:sz="4" w:space="0" w:color="auto"/>
              <w:left w:val="single" w:sz="4" w:space="0" w:color="auto"/>
              <w:bottom w:val="single" w:sz="4" w:space="0" w:color="auto"/>
              <w:right w:val="single" w:sz="4" w:space="0" w:color="auto"/>
            </w:tcBorders>
            <w:shd w:val="clear" w:color="auto" w:fill="E7E6E6" w:themeFill="background2"/>
            <w:tcMar>
              <w:top w:w="15" w:type="dxa"/>
              <w:left w:w="15" w:type="dxa"/>
              <w:right w:w="15" w:type="dxa"/>
            </w:tcMar>
            <w:vAlign w:val="center"/>
          </w:tcPr>
          <w:p w14:paraId="4754B704" w14:textId="6E8D567C" w:rsidR="4C3B832D" w:rsidRPr="006814E5" w:rsidRDefault="4C3B832D" w:rsidP="00C21E54">
            <w:pPr>
              <w:jc w:val="center"/>
              <w:rPr>
                <w:sz w:val="16"/>
                <w:szCs w:val="16"/>
              </w:rPr>
            </w:pPr>
          </w:p>
        </w:tc>
        <w:tc>
          <w:tcPr>
            <w:tcW w:w="2362" w:type="dxa"/>
            <w:tcBorders>
              <w:top w:val="single" w:sz="4" w:space="0" w:color="auto"/>
              <w:left w:val="single" w:sz="4" w:space="0" w:color="auto"/>
              <w:bottom w:val="single" w:sz="4" w:space="0" w:color="auto"/>
              <w:right w:val="single" w:sz="4" w:space="0" w:color="auto"/>
            </w:tcBorders>
            <w:shd w:val="clear" w:color="auto" w:fill="E7E6E6" w:themeFill="background2"/>
            <w:tcMar>
              <w:top w:w="15" w:type="dxa"/>
              <w:left w:w="15" w:type="dxa"/>
              <w:right w:w="15" w:type="dxa"/>
            </w:tcMar>
            <w:vAlign w:val="center"/>
          </w:tcPr>
          <w:p w14:paraId="554157B2" w14:textId="111336E4" w:rsidR="4C3B832D" w:rsidRPr="006814E5" w:rsidRDefault="4C3B832D" w:rsidP="4C3B832D">
            <w:pPr>
              <w:spacing w:after="0"/>
              <w:jc w:val="left"/>
              <w:rPr>
                <w:sz w:val="16"/>
                <w:szCs w:val="16"/>
              </w:rPr>
            </w:pPr>
            <w:r w:rsidRPr="006814E5">
              <w:rPr>
                <w:rFonts w:ascii="Calibri" w:eastAsia="Calibri" w:hAnsi="Calibri" w:cs="Calibri"/>
                <w:b/>
                <w:bCs/>
                <w:color w:val="000000" w:themeColor="text1"/>
                <w:sz w:val="16"/>
                <w:szCs w:val="16"/>
              </w:rPr>
              <w:t>Análisis de requisitos</w:t>
            </w:r>
          </w:p>
        </w:tc>
        <w:tc>
          <w:tcPr>
            <w:tcW w:w="709" w:type="dxa"/>
            <w:tcBorders>
              <w:top w:val="single" w:sz="4" w:space="0" w:color="auto"/>
              <w:left w:val="single" w:sz="4" w:space="0" w:color="auto"/>
              <w:bottom w:val="single" w:sz="4" w:space="0" w:color="auto"/>
              <w:right w:val="single" w:sz="4" w:space="0" w:color="auto"/>
            </w:tcBorders>
            <w:shd w:val="clear" w:color="auto" w:fill="E7E6E6" w:themeFill="background2"/>
            <w:tcMar>
              <w:top w:w="15" w:type="dxa"/>
              <w:left w:w="15" w:type="dxa"/>
              <w:right w:w="15" w:type="dxa"/>
            </w:tcMar>
            <w:vAlign w:val="center"/>
          </w:tcPr>
          <w:p w14:paraId="1AF6016C" w14:textId="2B78562C" w:rsidR="4C3B832D" w:rsidRPr="006814E5" w:rsidRDefault="4C3B832D" w:rsidP="00C21E54">
            <w:pPr>
              <w:jc w:val="center"/>
              <w:rPr>
                <w:sz w:val="16"/>
                <w:szCs w:val="16"/>
              </w:rPr>
            </w:pPr>
          </w:p>
        </w:tc>
        <w:tc>
          <w:tcPr>
            <w:tcW w:w="709" w:type="dxa"/>
            <w:tcBorders>
              <w:top w:val="single" w:sz="4" w:space="0" w:color="auto"/>
              <w:left w:val="single" w:sz="4" w:space="0" w:color="auto"/>
              <w:bottom w:val="single" w:sz="4" w:space="0" w:color="auto"/>
              <w:right w:val="single" w:sz="4" w:space="0" w:color="auto"/>
            </w:tcBorders>
            <w:shd w:val="clear" w:color="auto" w:fill="E7E6E6" w:themeFill="background2"/>
            <w:tcMar>
              <w:top w:w="15" w:type="dxa"/>
              <w:left w:w="15" w:type="dxa"/>
              <w:right w:w="15" w:type="dxa"/>
            </w:tcMar>
            <w:vAlign w:val="center"/>
          </w:tcPr>
          <w:p w14:paraId="3C5CC52D" w14:textId="710A8C99" w:rsidR="4C3B832D" w:rsidRPr="006814E5" w:rsidRDefault="4C3B832D" w:rsidP="00C21E54">
            <w:pPr>
              <w:jc w:val="center"/>
              <w:rPr>
                <w:sz w:val="16"/>
                <w:szCs w:val="16"/>
              </w:rPr>
            </w:pPr>
          </w:p>
        </w:tc>
        <w:tc>
          <w:tcPr>
            <w:tcW w:w="567" w:type="dxa"/>
            <w:tcBorders>
              <w:top w:val="single" w:sz="4" w:space="0" w:color="auto"/>
              <w:left w:val="single" w:sz="4" w:space="0" w:color="auto"/>
              <w:bottom w:val="single" w:sz="4" w:space="0" w:color="auto"/>
              <w:right w:val="single" w:sz="4" w:space="0" w:color="auto"/>
            </w:tcBorders>
            <w:shd w:val="clear" w:color="auto" w:fill="E7E6E6" w:themeFill="background2"/>
            <w:tcMar>
              <w:top w:w="15" w:type="dxa"/>
              <w:left w:w="15" w:type="dxa"/>
              <w:right w:w="15" w:type="dxa"/>
            </w:tcMar>
            <w:vAlign w:val="center"/>
          </w:tcPr>
          <w:p w14:paraId="5C18F29B" w14:textId="1327EA60" w:rsidR="4C3B832D" w:rsidRPr="006814E5" w:rsidRDefault="4C3B832D" w:rsidP="00C21E54">
            <w:pPr>
              <w:jc w:val="center"/>
              <w:rPr>
                <w:sz w:val="16"/>
                <w:szCs w:val="16"/>
              </w:rPr>
            </w:pPr>
          </w:p>
        </w:tc>
        <w:tc>
          <w:tcPr>
            <w:tcW w:w="850" w:type="dxa"/>
            <w:tcBorders>
              <w:top w:val="single" w:sz="4" w:space="0" w:color="auto"/>
              <w:left w:val="single" w:sz="4" w:space="0" w:color="auto"/>
              <w:bottom w:val="single" w:sz="4" w:space="0" w:color="auto"/>
              <w:right w:val="single" w:sz="4" w:space="0" w:color="auto"/>
            </w:tcBorders>
            <w:shd w:val="clear" w:color="auto" w:fill="E7E6E6" w:themeFill="background2"/>
            <w:tcMar>
              <w:top w:w="15" w:type="dxa"/>
              <w:left w:w="15" w:type="dxa"/>
              <w:right w:w="15" w:type="dxa"/>
            </w:tcMar>
            <w:vAlign w:val="center"/>
          </w:tcPr>
          <w:p w14:paraId="25982865" w14:textId="30609A23" w:rsidR="4C3B832D" w:rsidRPr="006814E5" w:rsidRDefault="4C3B832D" w:rsidP="00C21E54">
            <w:pPr>
              <w:jc w:val="center"/>
              <w:rPr>
                <w:sz w:val="16"/>
                <w:szCs w:val="16"/>
              </w:rPr>
            </w:pPr>
          </w:p>
        </w:tc>
        <w:tc>
          <w:tcPr>
            <w:tcW w:w="851" w:type="dxa"/>
            <w:tcBorders>
              <w:top w:val="single" w:sz="4" w:space="0" w:color="auto"/>
              <w:left w:val="single" w:sz="4" w:space="0" w:color="auto"/>
              <w:bottom w:val="single" w:sz="4" w:space="0" w:color="auto"/>
              <w:right w:val="single" w:sz="4" w:space="0" w:color="auto"/>
            </w:tcBorders>
            <w:shd w:val="clear" w:color="auto" w:fill="E7E6E6" w:themeFill="background2"/>
            <w:tcMar>
              <w:top w:w="15" w:type="dxa"/>
              <w:left w:w="15" w:type="dxa"/>
              <w:right w:w="15" w:type="dxa"/>
            </w:tcMar>
            <w:vAlign w:val="center"/>
          </w:tcPr>
          <w:p w14:paraId="2074E762" w14:textId="0EFB6A1D" w:rsidR="4C3B832D" w:rsidRPr="006814E5" w:rsidRDefault="4C3B832D" w:rsidP="00C21E54">
            <w:pPr>
              <w:jc w:val="center"/>
              <w:rPr>
                <w:sz w:val="16"/>
                <w:szCs w:val="16"/>
              </w:rPr>
            </w:pPr>
          </w:p>
        </w:tc>
        <w:tc>
          <w:tcPr>
            <w:tcW w:w="850" w:type="dxa"/>
            <w:tcBorders>
              <w:top w:val="single" w:sz="4" w:space="0" w:color="auto"/>
              <w:left w:val="single" w:sz="4" w:space="0" w:color="auto"/>
              <w:bottom w:val="single" w:sz="4" w:space="0" w:color="auto"/>
              <w:right w:val="single" w:sz="4" w:space="0" w:color="auto"/>
            </w:tcBorders>
            <w:shd w:val="clear" w:color="auto" w:fill="E7E6E6" w:themeFill="background2"/>
            <w:tcMar>
              <w:top w:w="15" w:type="dxa"/>
              <w:left w:w="15" w:type="dxa"/>
              <w:right w:w="15" w:type="dxa"/>
            </w:tcMar>
            <w:vAlign w:val="center"/>
          </w:tcPr>
          <w:p w14:paraId="79E42D38" w14:textId="7DD07345" w:rsidR="4C3B832D" w:rsidRPr="006814E5" w:rsidRDefault="4C3B832D" w:rsidP="4C3B832D">
            <w:pPr>
              <w:spacing w:after="0"/>
              <w:jc w:val="center"/>
              <w:rPr>
                <w:sz w:val="16"/>
                <w:szCs w:val="16"/>
              </w:rPr>
            </w:pPr>
            <w:r w:rsidRPr="006814E5">
              <w:rPr>
                <w:rFonts w:ascii="Calibri" w:eastAsia="Calibri" w:hAnsi="Calibri" w:cs="Calibri"/>
                <w:b/>
                <w:bCs/>
                <w:color w:val="000000" w:themeColor="text1"/>
                <w:sz w:val="16"/>
                <w:szCs w:val="16"/>
              </w:rPr>
              <w:t>4.216,85 €</w:t>
            </w:r>
          </w:p>
        </w:tc>
      </w:tr>
      <w:tr w:rsidR="4C3B832D" w14:paraId="09419685" w14:textId="77777777" w:rsidTr="00C21E54">
        <w:trPr>
          <w:trHeight w:val="315"/>
        </w:trPr>
        <w:tc>
          <w:tcPr>
            <w:tcW w:w="58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1F3F8E07" w14:textId="4347BBAB" w:rsidR="4C3B832D" w:rsidRPr="006814E5" w:rsidRDefault="4C3B832D" w:rsidP="00C21E54">
            <w:pPr>
              <w:jc w:val="center"/>
              <w:rPr>
                <w:sz w:val="16"/>
                <w:szCs w:val="16"/>
              </w:rPr>
            </w:pPr>
          </w:p>
        </w:tc>
        <w:tc>
          <w:tcPr>
            <w:tcW w:w="582"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4EA6E673" w14:textId="45E20BB5" w:rsidR="4C3B832D" w:rsidRPr="006814E5" w:rsidRDefault="4C3B832D" w:rsidP="4C3B832D">
            <w:pPr>
              <w:spacing w:after="0"/>
              <w:jc w:val="center"/>
              <w:rPr>
                <w:sz w:val="16"/>
                <w:szCs w:val="16"/>
              </w:rPr>
            </w:pPr>
            <w:r w:rsidRPr="006814E5">
              <w:rPr>
                <w:rFonts w:ascii="Calibri" w:eastAsia="Calibri" w:hAnsi="Calibri" w:cs="Calibri"/>
                <w:color w:val="000000" w:themeColor="text1"/>
                <w:sz w:val="16"/>
                <w:szCs w:val="16"/>
              </w:rPr>
              <w:t>001</w:t>
            </w:r>
          </w:p>
        </w:tc>
        <w:tc>
          <w:tcPr>
            <w:tcW w:w="58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2505DF67" w14:textId="16F0AA25" w:rsidR="4C3B832D" w:rsidRPr="006814E5" w:rsidRDefault="4C3B832D" w:rsidP="00C21E54">
            <w:pPr>
              <w:jc w:val="center"/>
              <w:rPr>
                <w:sz w:val="16"/>
                <w:szCs w:val="16"/>
              </w:rPr>
            </w:pPr>
          </w:p>
        </w:tc>
        <w:tc>
          <w:tcPr>
            <w:tcW w:w="2362"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35" w:type="dxa"/>
              <w:right w:w="15" w:type="dxa"/>
            </w:tcMar>
            <w:vAlign w:val="center"/>
          </w:tcPr>
          <w:p w14:paraId="7C6243EE" w14:textId="62506C75" w:rsidR="4C3B832D" w:rsidRPr="006814E5" w:rsidRDefault="4C3B832D" w:rsidP="4C3B832D">
            <w:pPr>
              <w:spacing w:after="0"/>
              <w:jc w:val="left"/>
              <w:rPr>
                <w:sz w:val="16"/>
                <w:szCs w:val="16"/>
              </w:rPr>
            </w:pPr>
            <w:r w:rsidRPr="006814E5">
              <w:rPr>
                <w:rFonts w:ascii="Calibri" w:eastAsia="Calibri" w:hAnsi="Calibri" w:cs="Calibri"/>
                <w:color w:val="000000" w:themeColor="text1"/>
                <w:sz w:val="16"/>
                <w:szCs w:val="16"/>
              </w:rPr>
              <w:t>Análisis - Integración con sistemas centrales</w:t>
            </w:r>
          </w:p>
        </w:tc>
        <w:tc>
          <w:tcPr>
            <w:tcW w:w="709"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1F93454F" w14:textId="4E772FCE" w:rsidR="4C3B832D" w:rsidRPr="006814E5" w:rsidRDefault="4C3B832D" w:rsidP="00C21E54">
            <w:pPr>
              <w:jc w:val="center"/>
              <w:rPr>
                <w:sz w:val="16"/>
                <w:szCs w:val="16"/>
              </w:rPr>
            </w:pPr>
          </w:p>
        </w:tc>
        <w:tc>
          <w:tcPr>
            <w:tcW w:w="709"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41DA2F0F" w14:textId="03BA3D95" w:rsidR="4C3B832D" w:rsidRPr="006814E5" w:rsidRDefault="4C3B832D" w:rsidP="00C21E54">
            <w:pPr>
              <w:jc w:val="center"/>
              <w:rPr>
                <w:sz w:val="16"/>
                <w:szCs w:val="16"/>
              </w:rPr>
            </w:pP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5AE58669" w14:textId="2946F13D" w:rsidR="4C3B832D" w:rsidRPr="006814E5" w:rsidRDefault="4C3B832D" w:rsidP="00C21E54">
            <w:pPr>
              <w:jc w:val="center"/>
              <w:rPr>
                <w:sz w:val="16"/>
                <w:szCs w:val="16"/>
              </w:rPr>
            </w:pPr>
          </w:p>
        </w:tc>
        <w:tc>
          <w:tcPr>
            <w:tcW w:w="850"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574ADE3B" w14:textId="0B757280" w:rsidR="4C3B832D" w:rsidRPr="006814E5" w:rsidRDefault="4C3B832D" w:rsidP="00C21E54">
            <w:pPr>
              <w:jc w:val="center"/>
              <w:rPr>
                <w:sz w:val="16"/>
                <w:szCs w:val="16"/>
              </w:rPr>
            </w:pPr>
          </w:p>
        </w:tc>
        <w:tc>
          <w:tcPr>
            <w:tcW w:w="85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156F80F1" w14:textId="708B47BD" w:rsidR="4C3B832D" w:rsidRPr="006814E5" w:rsidRDefault="4C3B832D" w:rsidP="4C3B832D">
            <w:pPr>
              <w:spacing w:after="0"/>
              <w:jc w:val="center"/>
              <w:rPr>
                <w:sz w:val="16"/>
                <w:szCs w:val="16"/>
              </w:rPr>
            </w:pPr>
            <w:r w:rsidRPr="006814E5">
              <w:rPr>
                <w:rFonts w:ascii="Calibri" w:eastAsia="Calibri" w:hAnsi="Calibri" w:cs="Calibri"/>
                <w:color w:val="000000" w:themeColor="text1"/>
                <w:sz w:val="16"/>
                <w:szCs w:val="16"/>
              </w:rPr>
              <w:t>602,41 €</w:t>
            </w:r>
          </w:p>
        </w:tc>
        <w:tc>
          <w:tcPr>
            <w:tcW w:w="850"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46C79DE2" w14:textId="5CB2D312" w:rsidR="4C3B832D" w:rsidRPr="006814E5" w:rsidRDefault="4C3B832D" w:rsidP="00C21E54">
            <w:pPr>
              <w:jc w:val="center"/>
              <w:rPr>
                <w:sz w:val="16"/>
                <w:szCs w:val="16"/>
              </w:rPr>
            </w:pPr>
          </w:p>
        </w:tc>
      </w:tr>
      <w:tr w:rsidR="4C3B832D" w14:paraId="42D25D1D" w14:textId="77777777" w:rsidTr="00C21E54">
        <w:trPr>
          <w:trHeight w:val="315"/>
        </w:trPr>
        <w:tc>
          <w:tcPr>
            <w:tcW w:w="58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6E5041D8" w14:textId="762C588D" w:rsidR="4C3B832D" w:rsidRPr="006814E5" w:rsidRDefault="4C3B832D" w:rsidP="00C21E54">
            <w:pPr>
              <w:jc w:val="center"/>
              <w:rPr>
                <w:sz w:val="16"/>
                <w:szCs w:val="16"/>
              </w:rPr>
            </w:pPr>
          </w:p>
        </w:tc>
        <w:tc>
          <w:tcPr>
            <w:tcW w:w="582"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715BE714" w14:textId="77770D16" w:rsidR="4C3B832D" w:rsidRPr="006814E5" w:rsidRDefault="4C3B832D" w:rsidP="00C21E54">
            <w:pPr>
              <w:jc w:val="center"/>
              <w:rPr>
                <w:sz w:val="16"/>
                <w:szCs w:val="16"/>
              </w:rPr>
            </w:pPr>
          </w:p>
        </w:tc>
        <w:tc>
          <w:tcPr>
            <w:tcW w:w="58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422CBCD2" w14:textId="0D6AC126" w:rsidR="4C3B832D" w:rsidRPr="006814E5" w:rsidRDefault="4C3B832D" w:rsidP="4C3B832D">
            <w:pPr>
              <w:spacing w:after="0"/>
              <w:jc w:val="center"/>
              <w:rPr>
                <w:sz w:val="16"/>
                <w:szCs w:val="16"/>
              </w:rPr>
            </w:pPr>
            <w:r w:rsidRPr="006814E5">
              <w:rPr>
                <w:rFonts w:ascii="Calibri" w:eastAsia="Calibri" w:hAnsi="Calibri" w:cs="Calibri"/>
                <w:color w:val="000000" w:themeColor="text1"/>
                <w:sz w:val="16"/>
                <w:szCs w:val="16"/>
              </w:rPr>
              <w:t>01</w:t>
            </w:r>
          </w:p>
        </w:tc>
        <w:tc>
          <w:tcPr>
            <w:tcW w:w="2362"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270" w:type="dxa"/>
              <w:right w:w="15" w:type="dxa"/>
            </w:tcMar>
            <w:vAlign w:val="center"/>
          </w:tcPr>
          <w:p w14:paraId="144F028F" w14:textId="6B2DA2F2" w:rsidR="4C3B832D" w:rsidRPr="006814E5" w:rsidRDefault="4C3B832D" w:rsidP="4C3B832D">
            <w:pPr>
              <w:spacing w:after="0"/>
              <w:jc w:val="left"/>
              <w:rPr>
                <w:sz w:val="16"/>
                <w:szCs w:val="16"/>
              </w:rPr>
            </w:pPr>
            <w:r w:rsidRPr="006814E5">
              <w:rPr>
                <w:rFonts w:ascii="Calibri" w:eastAsia="Calibri" w:hAnsi="Calibri" w:cs="Calibri"/>
                <w:color w:val="000000" w:themeColor="text1"/>
                <w:sz w:val="16"/>
                <w:szCs w:val="16"/>
              </w:rPr>
              <w:t>Analista de Sistemas</w:t>
            </w:r>
          </w:p>
        </w:tc>
        <w:tc>
          <w:tcPr>
            <w:tcW w:w="709"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4549FBD2" w14:textId="27849058" w:rsidR="4C3B832D" w:rsidRPr="006814E5" w:rsidRDefault="4C3B832D" w:rsidP="4C3B832D">
            <w:pPr>
              <w:spacing w:after="0"/>
              <w:jc w:val="center"/>
              <w:rPr>
                <w:sz w:val="16"/>
                <w:szCs w:val="16"/>
              </w:rPr>
            </w:pPr>
            <w:r w:rsidRPr="006814E5">
              <w:rPr>
                <w:rFonts w:ascii="Calibri" w:eastAsia="Calibri" w:hAnsi="Calibri" w:cs="Calibri"/>
                <w:color w:val="000000" w:themeColor="text1"/>
                <w:sz w:val="16"/>
                <w:szCs w:val="16"/>
              </w:rPr>
              <w:t>16</w:t>
            </w:r>
          </w:p>
        </w:tc>
        <w:tc>
          <w:tcPr>
            <w:tcW w:w="709"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05ACF959" w14:textId="34A66DDC" w:rsidR="4C3B832D" w:rsidRPr="006814E5" w:rsidRDefault="4C3B832D" w:rsidP="4C3B832D">
            <w:pPr>
              <w:spacing w:after="0"/>
              <w:jc w:val="center"/>
              <w:rPr>
                <w:sz w:val="16"/>
                <w:szCs w:val="16"/>
              </w:rPr>
            </w:pPr>
            <w:r w:rsidRPr="006814E5">
              <w:rPr>
                <w:rFonts w:ascii="Calibri" w:eastAsia="Calibri" w:hAnsi="Calibri" w:cs="Calibri"/>
                <w:color w:val="000000" w:themeColor="text1"/>
                <w:sz w:val="16"/>
                <w:szCs w:val="16"/>
              </w:rPr>
              <w:t>horas</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05F6D9EF" w14:textId="0347B037" w:rsidR="4C3B832D" w:rsidRPr="006814E5" w:rsidRDefault="4C3B832D" w:rsidP="4C3B832D">
            <w:pPr>
              <w:spacing w:after="0"/>
              <w:jc w:val="center"/>
              <w:rPr>
                <w:sz w:val="16"/>
                <w:szCs w:val="16"/>
              </w:rPr>
            </w:pPr>
            <w:r w:rsidRPr="006814E5">
              <w:rPr>
                <w:rFonts w:ascii="Calibri" w:eastAsia="Calibri" w:hAnsi="Calibri" w:cs="Calibri"/>
                <w:color w:val="000000" w:themeColor="text1"/>
                <w:sz w:val="16"/>
                <w:szCs w:val="16"/>
              </w:rPr>
              <w:t>37,65 €</w:t>
            </w:r>
          </w:p>
        </w:tc>
        <w:tc>
          <w:tcPr>
            <w:tcW w:w="850"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0D5CE286" w14:textId="3946E9C5" w:rsidR="4C3B832D" w:rsidRPr="006814E5" w:rsidRDefault="4C3B832D" w:rsidP="4C3B832D">
            <w:pPr>
              <w:spacing w:after="0"/>
              <w:jc w:val="center"/>
              <w:rPr>
                <w:sz w:val="16"/>
                <w:szCs w:val="16"/>
              </w:rPr>
            </w:pPr>
            <w:r w:rsidRPr="006814E5">
              <w:rPr>
                <w:rFonts w:ascii="Calibri" w:eastAsia="Calibri" w:hAnsi="Calibri" w:cs="Calibri"/>
                <w:color w:val="000000" w:themeColor="text1"/>
                <w:sz w:val="16"/>
                <w:szCs w:val="16"/>
              </w:rPr>
              <w:t>602,41 €</w:t>
            </w:r>
          </w:p>
        </w:tc>
        <w:tc>
          <w:tcPr>
            <w:tcW w:w="85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0F622558" w14:textId="2568377A" w:rsidR="4C3B832D" w:rsidRPr="006814E5" w:rsidRDefault="4C3B832D" w:rsidP="00C21E54">
            <w:pPr>
              <w:jc w:val="center"/>
              <w:rPr>
                <w:sz w:val="16"/>
                <w:szCs w:val="16"/>
              </w:rPr>
            </w:pPr>
          </w:p>
        </w:tc>
        <w:tc>
          <w:tcPr>
            <w:tcW w:w="850"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0A9E61EB" w14:textId="0EDC45BE" w:rsidR="4C3B832D" w:rsidRPr="006814E5" w:rsidRDefault="4C3B832D" w:rsidP="00C21E54">
            <w:pPr>
              <w:jc w:val="center"/>
              <w:rPr>
                <w:sz w:val="16"/>
                <w:szCs w:val="16"/>
              </w:rPr>
            </w:pPr>
          </w:p>
        </w:tc>
      </w:tr>
      <w:tr w:rsidR="4C3B832D" w14:paraId="33C0A4F1" w14:textId="77777777" w:rsidTr="00C21E54">
        <w:trPr>
          <w:trHeight w:val="315"/>
        </w:trPr>
        <w:tc>
          <w:tcPr>
            <w:tcW w:w="58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0EA52991" w14:textId="4D18B916" w:rsidR="4C3B832D" w:rsidRPr="006814E5" w:rsidRDefault="4C3B832D" w:rsidP="00C21E54">
            <w:pPr>
              <w:jc w:val="center"/>
              <w:rPr>
                <w:sz w:val="16"/>
                <w:szCs w:val="16"/>
              </w:rPr>
            </w:pPr>
          </w:p>
        </w:tc>
        <w:tc>
          <w:tcPr>
            <w:tcW w:w="582"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2C108A83" w14:textId="5D99C0BC" w:rsidR="4C3B832D" w:rsidRPr="006814E5" w:rsidRDefault="4C3B832D" w:rsidP="4C3B832D">
            <w:pPr>
              <w:spacing w:after="0"/>
              <w:jc w:val="center"/>
              <w:rPr>
                <w:sz w:val="16"/>
                <w:szCs w:val="16"/>
              </w:rPr>
            </w:pPr>
            <w:r w:rsidRPr="006814E5">
              <w:rPr>
                <w:rFonts w:ascii="Calibri" w:eastAsia="Calibri" w:hAnsi="Calibri" w:cs="Calibri"/>
                <w:color w:val="000000" w:themeColor="text1"/>
                <w:sz w:val="16"/>
                <w:szCs w:val="16"/>
              </w:rPr>
              <w:t>002</w:t>
            </w:r>
          </w:p>
        </w:tc>
        <w:tc>
          <w:tcPr>
            <w:tcW w:w="58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08E0F4C2" w14:textId="0E89D0C8" w:rsidR="4C3B832D" w:rsidRPr="006814E5" w:rsidRDefault="4C3B832D" w:rsidP="00C21E54">
            <w:pPr>
              <w:jc w:val="center"/>
              <w:rPr>
                <w:sz w:val="16"/>
                <w:szCs w:val="16"/>
              </w:rPr>
            </w:pPr>
          </w:p>
        </w:tc>
        <w:tc>
          <w:tcPr>
            <w:tcW w:w="2362"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35" w:type="dxa"/>
              <w:right w:w="15" w:type="dxa"/>
            </w:tcMar>
            <w:vAlign w:val="center"/>
          </w:tcPr>
          <w:p w14:paraId="17CBD033" w14:textId="0318C516" w:rsidR="4C3B832D" w:rsidRPr="006814E5" w:rsidRDefault="4C3B832D" w:rsidP="4C3B832D">
            <w:pPr>
              <w:spacing w:after="0"/>
              <w:jc w:val="left"/>
              <w:rPr>
                <w:sz w:val="16"/>
                <w:szCs w:val="16"/>
              </w:rPr>
            </w:pPr>
            <w:r w:rsidRPr="006814E5">
              <w:rPr>
                <w:rFonts w:ascii="Calibri" w:eastAsia="Calibri" w:hAnsi="Calibri" w:cs="Calibri"/>
                <w:color w:val="000000" w:themeColor="text1"/>
                <w:sz w:val="16"/>
                <w:szCs w:val="16"/>
              </w:rPr>
              <w:t>Análisis - Sistema de mensajería</w:t>
            </w:r>
          </w:p>
        </w:tc>
        <w:tc>
          <w:tcPr>
            <w:tcW w:w="709"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02D425B6" w14:textId="5ECAF297" w:rsidR="4C3B832D" w:rsidRPr="006814E5" w:rsidRDefault="4C3B832D" w:rsidP="00C21E54">
            <w:pPr>
              <w:jc w:val="center"/>
              <w:rPr>
                <w:sz w:val="16"/>
                <w:szCs w:val="16"/>
              </w:rPr>
            </w:pPr>
          </w:p>
        </w:tc>
        <w:tc>
          <w:tcPr>
            <w:tcW w:w="709"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7E158A08" w14:textId="1C2C058E" w:rsidR="4C3B832D" w:rsidRPr="006814E5" w:rsidRDefault="4C3B832D" w:rsidP="00C21E54">
            <w:pPr>
              <w:jc w:val="center"/>
              <w:rPr>
                <w:sz w:val="16"/>
                <w:szCs w:val="16"/>
              </w:rPr>
            </w:pP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708926D6" w14:textId="2A96F7BB" w:rsidR="4C3B832D" w:rsidRPr="006814E5" w:rsidRDefault="4C3B832D" w:rsidP="00C21E54">
            <w:pPr>
              <w:jc w:val="center"/>
              <w:rPr>
                <w:sz w:val="16"/>
                <w:szCs w:val="16"/>
              </w:rPr>
            </w:pPr>
          </w:p>
        </w:tc>
        <w:tc>
          <w:tcPr>
            <w:tcW w:w="850"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415E088E" w14:textId="2EBFCA86" w:rsidR="4C3B832D" w:rsidRPr="006814E5" w:rsidRDefault="4C3B832D" w:rsidP="00C21E54">
            <w:pPr>
              <w:jc w:val="center"/>
              <w:rPr>
                <w:sz w:val="16"/>
                <w:szCs w:val="16"/>
              </w:rPr>
            </w:pPr>
          </w:p>
        </w:tc>
        <w:tc>
          <w:tcPr>
            <w:tcW w:w="85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4F0F6A12" w14:textId="1E240314" w:rsidR="4C3B832D" w:rsidRPr="006814E5" w:rsidRDefault="4C3B832D" w:rsidP="4C3B832D">
            <w:pPr>
              <w:spacing w:after="0"/>
              <w:jc w:val="center"/>
              <w:rPr>
                <w:sz w:val="16"/>
                <w:szCs w:val="16"/>
              </w:rPr>
            </w:pPr>
            <w:r w:rsidRPr="006814E5">
              <w:rPr>
                <w:rFonts w:ascii="Calibri" w:eastAsia="Calibri" w:hAnsi="Calibri" w:cs="Calibri"/>
                <w:color w:val="000000" w:themeColor="text1"/>
                <w:sz w:val="16"/>
                <w:szCs w:val="16"/>
              </w:rPr>
              <w:t>564,76 €</w:t>
            </w:r>
          </w:p>
        </w:tc>
        <w:tc>
          <w:tcPr>
            <w:tcW w:w="850"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641435A7" w14:textId="3260E3C7" w:rsidR="4C3B832D" w:rsidRPr="006814E5" w:rsidRDefault="4C3B832D" w:rsidP="00C21E54">
            <w:pPr>
              <w:jc w:val="center"/>
              <w:rPr>
                <w:sz w:val="16"/>
                <w:szCs w:val="16"/>
              </w:rPr>
            </w:pPr>
          </w:p>
        </w:tc>
      </w:tr>
      <w:tr w:rsidR="4C3B832D" w14:paraId="6F1B5A3C" w14:textId="77777777" w:rsidTr="00C21E54">
        <w:trPr>
          <w:trHeight w:val="315"/>
        </w:trPr>
        <w:tc>
          <w:tcPr>
            <w:tcW w:w="58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0832C021" w14:textId="6617B088" w:rsidR="4C3B832D" w:rsidRPr="006814E5" w:rsidRDefault="4C3B832D" w:rsidP="00C21E54">
            <w:pPr>
              <w:jc w:val="center"/>
              <w:rPr>
                <w:sz w:val="16"/>
                <w:szCs w:val="16"/>
              </w:rPr>
            </w:pPr>
          </w:p>
        </w:tc>
        <w:tc>
          <w:tcPr>
            <w:tcW w:w="582"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0CC32F27" w14:textId="38E0DC9B" w:rsidR="4C3B832D" w:rsidRPr="006814E5" w:rsidRDefault="4C3B832D" w:rsidP="00C21E54">
            <w:pPr>
              <w:jc w:val="center"/>
              <w:rPr>
                <w:sz w:val="16"/>
                <w:szCs w:val="16"/>
              </w:rPr>
            </w:pPr>
          </w:p>
        </w:tc>
        <w:tc>
          <w:tcPr>
            <w:tcW w:w="58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3CE2F4AC" w14:textId="731C7C9E" w:rsidR="4C3B832D" w:rsidRPr="006814E5" w:rsidRDefault="4C3B832D" w:rsidP="4C3B832D">
            <w:pPr>
              <w:spacing w:after="0"/>
              <w:jc w:val="center"/>
              <w:rPr>
                <w:sz w:val="16"/>
                <w:szCs w:val="16"/>
              </w:rPr>
            </w:pPr>
            <w:r w:rsidRPr="006814E5">
              <w:rPr>
                <w:rFonts w:ascii="Calibri" w:eastAsia="Calibri" w:hAnsi="Calibri" w:cs="Calibri"/>
                <w:color w:val="000000" w:themeColor="text1"/>
                <w:sz w:val="16"/>
                <w:szCs w:val="16"/>
              </w:rPr>
              <w:t>01</w:t>
            </w:r>
          </w:p>
        </w:tc>
        <w:tc>
          <w:tcPr>
            <w:tcW w:w="2362"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270" w:type="dxa"/>
              <w:right w:w="15" w:type="dxa"/>
            </w:tcMar>
            <w:vAlign w:val="center"/>
          </w:tcPr>
          <w:p w14:paraId="6EB5B9DA" w14:textId="43072C75" w:rsidR="4C3B832D" w:rsidRPr="006814E5" w:rsidRDefault="4C3B832D" w:rsidP="4C3B832D">
            <w:pPr>
              <w:spacing w:after="0"/>
              <w:jc w:val="left"/>
              <w:rPr>
                <w:sz w:val="16"/>
                <w:szCs w:val="16"/>
              </w:rPr>
            </w:pPr>
            <w:r w:rsidRPr="006814E5">
              <w:rPr>
                <w:rFonts w:ascii="Calibri" w:eastAsia="Calibri" w:hAnsi="Calibri" w:cs="Calibri"/>
                <w:color w:val="000000" w:themeColor="text1"/>
                <w:sz w:val="16"/>
                <w:szCs w:val="16"/>
              </w:rPr>
              <w:t>Analista de Sistemas</w:t>
            </w:r>
          </w:p>
        </w:tc>
        <w:tc>
          <w:tcPr>
            <w:tcW w:w="709"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6981712C" w14:textId="6FD9F801" w:rsidR="4C3B832D" w:rsidRPr="006814E5" w:rsidRDefault="4C3B832D" w:rsidP="4C3B832D">
            <w:pPr>
              <w:spacing w:after="0"/>
              <w:jc w:val="center"/>
              <w:rPr>
                <w:sz w:val="16"/>
                <w:szCs w:val="16"/>
              </w:rPr>
            </w:pPr>
            <w:r w:rsidRPr="006814E5">
              <w:rPr>
                <w:rFonts w:ascii="Calibri" w:eastAsia="Calibri" w:hAnsi="Calibri" w:cs="Calibri"/>
                <w:color w:val="000000" w:themeColor="text1"/>
                <w:sz w:val="16"/>
                <w:szCs w:val="16"/>
              </w:rPr>
              <w:t>15</w:t>
            </w:r>
          </w:p>
        </w:tc>
        <w:tc>
          <w:tcPr>
            <w:tcW w:w="709"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090E2BF4" w14:textId="0ACB598E" w:rsidR="4C3B832D" w:rsidRPr="006814E5" w:rsidRDefault="4C3B832D" w:rsidP="4C3B832D">
            <w:pPr>
              <w:spacing w:after="0"/>
              <w:jc w:val="center"/>
              <w:rPr>
                <w:sz w:val="16"/>
                <w:szCs w:val="16"/>
              </w:rPr>
            </w:pPr>
            <w:r w:rsidRPr="006814E5">
              <w:rPr>
                <w:rFonts w:ascii="Calibri" w:eastAsia="Calibri" w:hAnsi="Calibri" w:cs="Calibri"/>
                <w:color w:val="000000" w:themeColor="text1"/>
                <w:sz w:val="16"/>
                <w:szCs w:val="16"/>
              </w:rPr>
              <w:t>horas</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71EA971B" w14:textId="64507B15" w:rsidR="4C3B832D" w:rsidRPr="006814E5" w:rsidRDefault="4C3B832D" w:rsidP="4C3B832D">
            <w:pPr>
              <w:spacing w:after="0"/>
              <w:jc w:val="center"/>
              <w:rPr>
                <w:sz w:val="16"/>
                <w:szCs w:val="16"/>
              </w:rPr>
            </w:pPr>
            <w:r w:rsidRPr="006814E5">
              <w:rPr>
                <w:rFonts w:ascii="Calibri" w:eastAsia="Calibri" w:hAnsi="Calibri" w:cs="Calibri"/>
                <w:color w:val="000000" w:themeColor="text1"/>
                <w:sz w:val="16"/>
                <w:szCs w:val="16"/>
              </w:rPr>
              <w:t>37,65 €</w:t>
            </w:r>
          </w:p>
        </w:tc>
        <w:tc>
          <w:tcPr>
            <w:tcW w:w="850"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0056FC17" w14:textId="5C74B304" w:rsidR="4C3B832D" w:rsidRPr="006814E5" w:rsidRDefault="4C3B832D" w:rsidP="4C3B832D">
            <w:pPr>
              <w:spacing w:after="0"/>
              <w:jc w:val="center"/>
              <w:rPr>
                <w:sz w:val="16"/>
                <w:szCs w:val="16"/>
              </w:rPr>
            </w:pPr>
            <w:r w:rsidRPr="006814E5">
              <w:rPr>
                <w:rFonts w:ascii="Calibri" w:eastAsia="Calibri" w:hAnsi="Calibri" w:cs="Calibri"/>
                <w:color w:val="000000" w:themeColor="text1"/>
                <w:sz w:val="16"/>
                <w:szCs w:val="16"/>
              </w:rPr>
              <w:t>564,76 €</w:t>
            </w:r>
          </w:p>
        </w:tc>
        <w:tc>
          <w:tcPr>
            <w:tcW w:w="85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67F56547" w14:textId="733343E9" w:rsidR="4C3B832D" w:rsidRPr="006814E5" w:rsidRDefault="4C3B832D" w:rsidP="00C21E54">
            <w:pPr>
              <w:jc w:val="center"/>
              <w:rPr>
                <w:sz w:val="16"/>
                <w:szCs w:val="16"/>
              </w:rPr>
            </w:pPr>
          </w:p>
        </w:tc>
        <w:tc>
          <w:tcPr>
            <w:tcW w:w="850"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0BF78CF3" w14:textId="022F4C11" w:rsidR="4C3B832D" w:rsidRPr="006814E5" w:rsidRDefault="4C3B832D" w:rsidP="00C21E54">
            <w:pPr>
              <w:jc w:val="center"/>
              <w:rPr>
                <w:sz w:val="16"/>
                <w:szCs w:val="16"/>
              </w:rPr>
            </w:pPr>
          </w:p>
        </w:tc>
      </w:tr>
      <w:tr w:rsidR="4C3B832D" w14:paraId="037724C0" w14:textId="77777777" w:rsidTr="00C21E54">
        <w:trPr>
          <w:trHeight w:val="315"/>
        </w:trPr>
        <w:tc>
          <w:tcPr>
            <w:tcW w:w="58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4B55FE20" w14:textId="3FA88B5B" w:rsidR="4C3B832D" w:rsidRPr="006814E5" w:rsidRDefault="4C3B832D" w:rsidP="00C21E54">
            <w:pPr>
              <w:jc w:val="center"/>
              <w:rPr>
                <w:sz w:val="16"/>
                <w:szCs w:val="16"/>
              </w:rPr>
            </w:pPr>
          </w:p>
        </w:tc>
        <w:tc>
          <w:tcPr>
            <w:tcW w:w="582"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5872BFC8" w14:textId="7BB9D275" w:rsidR="4C3B832D" w:rsidRPr="006814E5" w:rsidRDefault="4C3B832D" w:rsidP="4C3B832D">
            <w:pPr>
              <w:spacing w:after="0"/>
              <w:jc w:val="center"/>
              <w:rPr>
                <w:sz w:val="16"/>
                <w:szCs w:val="16"/>
              </w:rPr>
            </w:pPr>
            <w:r w:rsidRPr="006814E5">
              <w:rPr>
                <w:rFonts w:ascii="Calibri" w:eastAsia="Calibri" w:hAnsi="Calibri" w:cs="Calibri"/>
                <w:color w:val="000000" w:themeColor="text1"/>
                <w:sz w:val="16"/>
                <w:szCs w:val="16"/>
              </w:rPr>
              <w:t>003</w:t>
            </w:r>
          </w:p>
        </w:tc>
        <w:tc>
          <w:tcPr>
            <w:tcW w:w="58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4E697582" w14:textId="48591E45" w:rsidR="4C3B832D" w:rsidRPr="006814E5" w:rsidRDefault="4C3B832D" w:rsidP="00C21E54">
            <w:pPr>
              <w:jc w:val="center"/>
              <w:rPr>
                <w:sz w:val="16"/>
                <w:szCs w:val="16"/>
              </w:rPr>
            </w:pPr>
          </w:p>
        </w:tc>
        <w:tc>
          <w:tcPr>
            <w:tcW w:w="2362"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35" w:type="dxa"/>
              <w:right w:w="15" w:type="dxa"/>
            </w:tcMar>
            <w:vAlign w:val="center"/>
          </w:tcPr>
          <w:p w14:paraId="7973F399" w14:textId="09A41731" w:rsidR="4C3B832D" w:rsidRPr="006814E5" w:rsidRDefault="4C3B832D" w:rsidP="4C3B832D">
            <w:pPr>
              <w:spacing w:after="0"/>
              <w:jc w:val="left"/>
              <w:rPr>
                <w:sz w:val="16"/>
                <w:szCs w:val="16"/>
              </w:rPr>
            </w:pPr>
            <w:r w:rsidRPr="006814E5">
              <w:rPr>
                <w:rFonts w:ascii="Calibri" w:eastAsia="Calibri" w:hAnsi="Calibri" w:cs="Calibri"/>
                <w:color w:val="000000" w:themeColor="text1"/>
                <w:sz w:val="16"/>
                <w:szCs w:val="16"/>
              </w:rPr>
              <w:t>Análisis - Gestión de usuarios</w:t>
            </w:r>
          </w:p>
        </w:tc>
        <w:tc>
          <w:tcPr>
            <w:tcW w:w="709"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0887B734" w14:textId="3EA00E20" w:rsidR="4C3B832D" w:rsidRPr="006814E5" w:rsidRDefault="4C3B832D" w:rsidP="00C21E54">
            <w:pPr>
              <w:jc w:val="center"/>
              <w:rPr>
                <w:sz w:val="16"/>
                <w:szCs w:val="16"/>
              </w:rPr>
            </w:pPr>
          </w:p>
        </w:tc>
        <w:tc>
          <w:tcPr>
            <w:tcW w:w="709"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3417BAAC" w14:textId="7D7E582B" w:rsidR="4C3B832D" w:rsidRPr="006814E5" w:rsidRDefault="4C3B832D" w:rsidP="00C21E54">
            <w:pPr>
              <w:jc w:val="center"/>
              <w:rPr>
                <w:sz w:val="16"/>
                <w:szCs w:val="16"/>
              </w:rPr>
            </w:pP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2852E05C" w14:textId="78578251" w:rsidR="4C3B832D" w:rsidRPr="006814E5" w:rsidRDefault="4C3B832D" w:rsidP="00C21E54">
            <w:pPr>
              <w:jc w:val="center"/>
              <w:rPr>
                <w:sz w:val="16"/>
                <w:szCs w:val="16"/>
              </w:rPr>
            </w:pPr>
          </w:p>
        </w:tc>
        <w:tc>
          <w:tcPr>
            <w:tcW w:w="850"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0CB16C56" w14:textId="0A72D5B2" w:rsidR="4C3B832D" w:rsidRPr="006814E5" w:rsidRDefault="4C3B832D" w:rsidP="00C21E54">
            <w:pPr>
              <w:jc w:val="center"/>
              <w:rPr>
                <w:sz w:val="16"/>
                <w:szCs w:val="16"/>
              </w:rPr>
            </w:pPr>
          </w:p>
        </w:tc>
        <w:tc>
          <w:tcPr>
            <w:tcW w:w="85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3DDA2E9F" w14:textId="13828D2B" w:rsidR="4C3B832D" w:rsidRPr="006814E5" w:rsidRDefault="4C3B832D" w:rsidP="4C3B832D">
            <w:pPr>
              <w:spacing w:after="0"/>
              <w:jc w:val="center"/>
              <w:rPr>
                <w:sz w:val="16"/>
                <w:szCs w:val="16"/>
              </w:rPr>
            </w:pPr>
            <w:r w:rsidRPr="006814E5">
              <w:rPr>
                <w:rFonts w:ascii="Calibri" w:eastAsia="Calibri" w:hAnsi="Calibri" w:cs="Calibri"/>
                <w:color w:val="000000" w:themeColor="text1"/>
                <w:sz w:val="16"/>
                <w:szCs w:val="16"/>
              </w:rPr>
              <w:t>602,41 €</w:t>
            </w:r>
          </w:p>
        </w:tc>
        <w:tc>
          <w:tcPr>
            <w:tcW w:w="850"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28BF6558" w14:textId="0ABE643D" w:rsidR="4C3B832D" w:rsidRPr="006814E5" w:rsidRDefault="4C3B832D" w:rsidP="00C21E54">
            <w:pPr>
              <w:jc w:val="center"/>
              <w:rPr>
                <w:sz w:val="16"/>
                <w:szCs w:val="16"/>
              </w:rPr>
            </w:pPr>
          </w:p>
        </w:tc>
      </w:tr>
      <w:tr w:rsidR="4C3B832D" w14:paraId="63D5AE1F" w14:textId="77777777" w:rsidTr="00C21E54">
        <w:trPr>
          <w:trHeight w:val="315"/>
        </w:trPr>
        <w:tc>
          <w:tcPr>
            <w:tcW w:w="58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681B9C19" w14:textId="0F7A0613" w:rsidR="4C3B832D" w:rsidRPr="006814E5" w:rsidRDefault="4C3B832D" w:rsidP="00C21E54">
            <w:pPr>
              <w:jc w:val="center"/>
              <w:rPr>
                <w:sz w:val="16"/>
                <w:szCs w:val="16"/>
              </w:rPr>
            </w:pPr>
          </w:p>
        </w:tc>
        <w:tc>
          <w:tcPr>
            <w:tcW w:w="582"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44E57D7E" w14:textId="336EAD06" w:rsidR="4C3B832D" w:rsidRPr="006814E5" w:rsidRDefault="4C3B832D" w:rsidP="00C21E54">
            <w:pPr>
              <w:jc w:val="center"/>
              <w:rPr>
                <w:sz w:val="16"/>
                <w:szCs w:val="16"/>
              </w:rPr>
            </w:pPr>
          </w:p>
        </w:tc>
        <w:tc>
          <w:tcPr>
            <w:tcW w:w="58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45BC9AB4" w14:textId="6E6D3A9A" w:rsidR="4C3B832D" w:rsidRPr="006814E5" w:rsidRDefault="4C3B832D" w:rsidP="4C3B832D">
            <w:pPr>
              <w:spacing w:after="0"/>
              <w:jc w:val="center"/>
              <w:rPr>
                <w:sz w:val="16"/>
                <w:szCs w:val="16"/>
              </w:rPr>
            </w:pPr>
            <w:r w:rsidRPr="006814E5">
              <w:rPr>
                <w:rFonts w:ascii="Calibri" w:eastAsia="Calibri" w:hAnsi="Calibri" w:cs="Calibri"/>
                <w:color w:val="000000" w:themeColor="text1"/>
                <w:sz w:val="16"/>
                <w:szCs w:val="16"/>
              </w:rPr>
              <w:t>01</w:t>
            </w:r>
          </w:p>
        </w:tc>
        <w:tc>
          <w:tcPr>
            <w:tcW w:w="2362"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270" w:type="dxa"/>
              <w:right w:w="15" w:type="dxa"/>
            </w:tcMar>
            <w:vAlign w:val="center"/>
          </w:tcPr>
          <w:p w14:paraId="2076CD7D" w14:textId="5A47E1BB" w:rsidR="4C3B832D" w:rsidRPr="006814E5" w:rsidRDefault="4C3B832D" w:rsidP="4C3B832D">
            <w:pPr>
              <w:spacing w:after="0"/>
              <w:jc w:val="left"/>
              <w:rPr>
                <w:sz w:val="16"/>
                <w:szCs w:val="16"/>
              </w:rPr>
            </w:pPr>
            <w:r w:rsidRPr="006814E5">
              <w:rPr>
                <w:rFonts w:ascii="Calibri" w:eastAsia="Calibri" w:hAnsi="Calibri" w:cs="Calibri"/>
                <w:color w:val="000000" w:themeColor="text1"/>
                <w:sz w:val="16"/>
                <w:szCs w:val="16"/>
              </w:rPr>
              <w:t>Analista de Sistemas</w:t>
            </w:r>
          </w:p>
        </w:tc>
        <w:tc>
          <w:tcPr>
            <w:tcW w:w="709"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5FCBC2D4" w14:textId="23A8DE2E" w:rsidR="4C3B832D" w:rsidRPr="006814E5" w:rsidRDefault="4C3B832D" w:rsidP="4C3B832D">
            <w:pPr>
              <w:spacing w:after="0"/>
              <w:jc w:val="center"/>
              <w:rPr>
                <w:sz w:val="16"/>
                <w:szCs w:val="16"/>
              </w:rPr>
            </w:pPr>
            <w:r w:rsidRPr="006814E5">
              <w:rPr>
                <w:rFonts w:ascii="Calibri" w:eastAsia="Calibri" w:hAnsi="Calibri" w:cs="Calibri"/>
                <w:color w:val="000000" w:themeColor="text1"/>
                <w:sz w:val="16"/>
                <w:szCs w:val="16"/>
              </w:rPr>
              <w:t>16</w:t>
            </w:r>
          </w:p>
        </w:tc>
        <w:tc>
          <w:tcPr>
            <w:tcW w:w="709"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4534F860" w14:textId="57DEA8D9" w:rsidR="4C3B832D" w:rsidRPr="006814E5" w:rsidRDefault="4C3B832D" w:rsidP="4C3B832D">
            <w:pPr>
              <w:spacing w:after="0"/>
              <w:jc w:val="center"/>
              <w:rPr>
                <w:sz w:val="16"/>
                <w:szCs w:val="16"/>
              </w:rPr>
            </w:pPr>
            <w:r w:rsidRPr="006814E5">
              <w:rPr>
                <w:rFonts w:ascii="Calibri" w:eastAsia="Calibri" w:hAnsi="Calibri" w:cs="Calibri"/>
                <w:color w:val="000000" w:themeColor="text1"/>
                <w:sz w:val="16"/>
                <w:szCs w:val="16"/>
              </w:rPr>
              <w:t>horas</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6B127FF2" w14:textId="2F233DC6" w:rsidR="4C3B832D" w:rsidRPr="006814E5" w:rsidRDefault="4C3B832D" w:rsidP="4C3B832D">
            <w:pPr>
              <w:spacing w:after="0"/>
              <w:jc w:val="center"/>
              <w:rPr>
                <w:sz w:val="16"/>
                <w:szCs w:val="16"/>
              </w:rPr>
            </w:pPr>
            <w:r w:rsidRPr="006814E5">
              <w:rPr>
                <w:rFonts w:ascii="Calibri" w:eastAsia="Calibri" w:hAnsi="Calibri" w:cs="Calibri"/>
                <w:color w:val="000000" w:themeColor="text1"/>
                <w:sz w:val="16"/>
                <w:szCs w:val="16"/>
              </w:rPr>
              <w:t>37,65 €</w:t>
            </w:r>
          </w:p>
        </w:tc>
        <w:tc>
          <w:tcPr>
            <w:tcW w:w="850"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2F6DECC3" w14:textId="34FAE011" w:rsidR="4C3B832D" w:rsidRPr="006814E5" w:rsidRDefault="4C3B832D" w:rsidP="4C3B832D">
            <w:pPr>
              <w:spacing w:after="0"/>
              <w:jc w:val="center"/>
              <w:rPr>
                <w:sz w:val="16"/>
                <w:szCs w:val="16"/>
              </w:rPr>
            </w:pPr>
            <w:r w:rsidRPr="006814E5">
              <w:rPr>
                <w:rFonts w:ascii="Calibri" w:eastAsia="Calibri" w:hAnsi="Calibri" w:cs="Calibri"/>
                <w:color w:val="000000" w:themeColor="text1"/>
                <w:sz w:val="16"/>
                <w:szCs w:val="16"/>
              </w:rPr>
              <w:t>602,41 €</w:t>
            </w:r>
          </w:p>
        </w:tc>
        <w:tc>
          <w:tcPr>
            <w:tcW w:w="85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54BAE1D2" w14:textId="5B1BB1A5" w:rsidR="4C3B832D" w:rsidRPr="006814E5" w:rsidRDefault="4C3B832D" w:rsidP="00C21E54">
            <w:pPr>
              <w:jc w:val="center"/>
              <w:rPr>
                <w:sz w:val="16"/>
                <w:szCs w:val="16"/>
              </w:rPr>
            </w:pPr>
          </w:p>
        </w:tc>
        <w:tc>
          <w:tcPr>
            <w:tcW w:w="850"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387FA7F9" w14:textId="42F792CB" w:rsidR="4C3B832D" w:rsidRPr="006814E5" w:rsidRDefault="4C3B832D" w:rsidP="00C21E54">
            <w:pPr>
              <w:jc w:val="center"/>
              <w:rPr>
                <w:sz w:val="16"/>
                <w:szCs w:val="16"/>
              </w:rPr>
            </w:pPr>
          </w:p>
        </w:tc>
      </w:tr>
      <w:tr w:rsidR="4C3B832D" w14:paraId="1252E7E6" w14:textId="77777777" w:rsidTr="00C21E54">
        <w:trPr>
          <w:trHeight w:val="315"/>
        </w:trPr>
        <w:tc>
          <w:tcPr>
            <w:tcW w:w="58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79BC51B0" w14:textId="2AB92661" w:rsidR="4C3B832D" w:rsidRPr="006814E5" w:rsidRDefault="4C3B832D" w:rsidP="00C21E54">
            <w:pPr>
              <w:jc w:val="center"/>
              <w:rPr>
                <w:sz w:val="16"/>
                <w:szCs w:val="16"/>
              </w:rPr>
            </w:pPr>
          </w:p>
        </w:tc>
        <w:tc>
          <w:tcPr>
            <w:tcW w:w="582"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4747C3D6" w14:textId="3083C85B" w:rsidR="4C3B832D" w:rsidRPr="006814E5" w:rsidRDefault="4C3B832D" w:rsidP="4C3B832D">
            <w:pPr>
              <w:spacing w:after="0"/>
              <w:jc w:val="center"/>
              <w:rPr>
                <w:sz w:val="16"/>
                <w:szCs w:val="16"/>
              </w:rPr>
            </w:pPr>
            <w:r w:rsidRPr="006814E5">
              <w:rPr>
                <w:rFonts w:ascii="Calibri" w:eastAsia="Calibri" w:hAnsi="Calibri" w:cs="Calibri"/>
                <w:color w:val="000000" w:themeColor="text1"/>
                <w:sz w:val="16"/>
                <w:szCs w:val="16"/>
              </w:rPr>
              <w:t>004</w:t>
            </w:r>
          </w:p>
        </w:tc>
        <w:tc>
          <w:tcPr>
            <w:tcW w:w="58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6E7BACB2" w14:textId="4574C7A4" w:rsidR="4C3B832D" w:rsidRPr="006814E5" w:rsidRDefault="4C3B832D" w:rsidP="00C21E54">
            <w:pPr>
              <w:jc w:val="center"/>
              <w:rPr>
                <w:sz w:val="16"/>
                <w:szCs w:val="16"/>
              </w:rPr>
            </w:pPr>
          </w:p>
        </w:tc>
        <w:tc>
          <w:tcPr>
            <w:tcW w:w="2362"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35" w:type="dxa"/>
              <w:right w:w="15" w:type="dxa"/>
            </w:tcMar>
            <w:vAlign w:val="center"/>
          </w:tcPr>
          <w:p w14:paraId="47C9A6DD" w14:textId="76B5C0DC" w:rsidR="4C3B832D" w:rsidRPr="006814E5" w:rsidRDefault="4C3B832D" w:rsidP="4C3B832D">
            <w:pPr>
              <w:spacing w:after="0"/>
              <w:jc w:val="left"/>
              <w:rPr>
                <w:sz w:val="16"/>
                <w:szCs w:val="16"/>
              </w:rPr>
            </w:pPr>
            <w:r w:rsidRPr="006814E5">
              <w:rPr>
                <w:rFonts w:ascii="Calibri" w:eastAsia="Calibri" w:hAnsi="Calibri" w:cs="Calibri"/>
                <w:color w:val="000000" w:themeColor="text1"/>
                <w:sz w:val="16"/>
                <w:szCs w:val="16"/>
              </w:rPr>
              <w:t>Análisis - Sistema de geoposicionamiento</w:t>
            </w:r>
          </w:p>
        </w:tc>
        <w:tc>
          <w:tcPr>
            <w:tcW w:w="709"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0D1782E9" w14:textId="1D1A9CC9" w:rsidR="4C3B832D" w:rsidRPr="006814E5" w:rsidRDefault="4C3B832D" w:rsidP="00C21E54">
            <w:pPr>
              <w:jc w:val="center"/>
              <w:rPr>
                <w:sz w:val="16"/>
                <w:szCs w:val="16"/>
              </w:rPr>
            </w:pPr>
          </w:p>
        </w:tc>
        <w:tc>
          <w:tcPr>
            <w:tcW w:w="709"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604D283E" w14:textId="79C32BF4" w:rsidR="4C3B832D" w:rsidRPr="006814E5" w:rsidRDefault="4C3B832D" w:rsidP="00C21E54">
            <w:pPr>
              <w:jc w:val="center"/>
              <w:rPr>
                <w:sz w:val="16"/>
                <w:szCs w:val="16"/>
              </w:rPr>
            </w:pP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121AB62D" w14:textId="7DD24F24" w:rsidR="4C3B832D" w:rsidRPr="006814E5" w:rsidRDefault="4C3B832D" w:rsidP="00C21E54">
            <w:pPr>
              <w:jc w:val="center"/>
              <w:rPr>
                <w:sz w:val="16"/>
                <w:szCs w:val="16"/>
              </w:rPr>
            </w:pPr>
          </w:p>
        </w:tc>
        <w:tc>
          <w:tcPr>
            <w:tcW w:w="850"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70722A38" w14:textId="695C0C11" w:rsidR="4C3B832D" w:rsidRPr="006814E5" w:rsidRDefault="4C3B832D" w:rsidP="00C21E54">
            <w:pPr>
              <w:jc w:val="center"/>
              <w:rPr>
                <w:sz w:val="16"/>
                <w:szCs w:val="16"/>
              </w:rPr>
            </w:pPr>
          </w:p>
        </w:tc>
        <w:tc>
          <w:tcPr>
            <w:tcW w:w="85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78901186" w14:textId="22E6862A" w:rsidR="4C3B832D" w:rsidRPr="006814E5" w:rsidRDefault="4C3B832D" w:rsidP="4C3B832D">
            <w:pPr>
              <w:spacing w:after="0"/>
              <w:jc w:val="center"/>
              <w:rPr>
                <w:sz w:val="16"/>
                <w:szCs w:val="16"/>
              </w:rPr>
            </w:pPr>
            <w:r w:rsidRPr="006814E5">
              <w:rPr>
                <w:rFonts w:ascii="Calibri" w:eastAsia="Calibri" w:hAnsi="Calibri" w:cs="Calibri"/>
                <w:color w:val="000000" w:themeColor="text1"/>
                <w:sz w:val="16"/>
                <w:szCs w:val="16"/>
              </w:rPr>
              <w:t>527,11 €</w:t>
            </w:r>
          </w:p>
        </w:tc>
        <w:tc>
          <w:tcPr>
            <w:tcW w:w="850"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2A07D8C9" w14:textId="0D7EC387" w:rsidR="4C3B832D" w:rsidRPr="006814E5" w:rsidRDefault="4C3B832D" w:rsidP="00C21E54">
            <w:pPr>
              <w:jc w:val="center"/>
              <w:rPr>
                <w:sz w:val="16"/>
                <w:szCs w:val="16"/>
              </w:rPr>
            </w:pPr>
          </w:p>
        </w:tc>
      </w:tr>
      <w:tr w:rsidR="4C3B832D" w14:paraId="75BDD908" w14:textId="77777777" w:rsidTr="00C21E54">
        <w:trPr>
          <w:trHeight w:val="315"/>
        </w:trPr>
        <w:tc>
          <w:tcPr>
            <w:tcW w:w="58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415E6727" w14:textId="13E79F1B" w:rsidR="4C3B832D" w:rsidRPr="006814E5" w:rsidRDefault="4C3B832D" w:rsidP="00C21E54">
            <w:pPr>
              <w:jc w:val="center"/>
              <w:rPr>
                <w:sz w:val="16"/>
                <w:szCs w:val="16"/>
              </w:rPr>
            </w:pPr>
          </w:p>
        </w:tc>
        <w:tc>
          <w:tcPr>
            <w:tcW w:w="582"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4DEA385C" w14:textId="71BB3C99" w:rsidR="4C3B832D" w:rsidRPr="006814E5" w:rsidRDefault="4C3B832D" w:rsidP="00C21E54">
            <w:pPr>
              <w:jc w:val="center"/>
              <w:rPr>
                <w:sz w:val="16"/>
                <w:szCs w:val="16"/>
              </w:rPr>
            </w:pPr>
          </w:p>
        </w:tc>
        <w:tc>
          <w:tcPr>
            <w:tcW w:w="58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21043AFE" w14:textId="1CEA2A10" w:rsidR="4C3B832D" w:rsidRPr="006814E5" w:rsidRDefault="4C3B832D" w:rsidP="4C3B832D">
            <w:pPr>
              <w:spacing w:after="0"/>
              <w:jc w:val="center"/>
              <w:rPr>
                <w:sz w:val="16"/>
                <w:szCs w:val="16"/>
              </w:rPr>
            </w:pPr>
            <w:r w:rsidRPr="006814E5">
              <w:rPr>
                <w:rFonts w:ascii="Calibri" w:eastAsia="Calibri" w:hAnsi="Calibri" w:cs="Calibri"/>
                <w:color w:val="000000" w:themeColor="text1"/>
                <w:sz w:val="16"/>
                <w:szCs w:val="16"/>
              </w:rPr>
              <w:t>01</w:t>
            </w:r>
          </w:p>
        </w:tc>
        <w:tc>
          <w:tcPr>
            <w:tcW w:w="2362"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270" w:type="dxa"/>
              <w:right w:w="15" w:type="dxa"/>
            </w:tcMar>
            <w:vAlign w:val="center"/>
          </w:tcPr>
          <w:p w14:paraId="77409842" w14:textId="7FC7BAEF" w:rsidR="4C3B832D" w:rsidRPr="006814E5" w:rsidRDefault="4C3B832D" w:rsidP="4C3B832D">
            <w:pPr>
              <w:spacing w:after="0"/>
              <w:jc w:val="left"/>
              <w:rPr>
                <w:sz w:val="16"/>
                <w:szCs w:val="16"/>
              </w:rPr>
            </w:pPr>
            <w:r w:rsidRPr="006814E5">
              <w:rPr>
                <w:rFonts w:ascii="Calibri" w:eastAsia="Calibri" w:hAnsi="Calibri" w:cs="Calibri"/>
                <w:color w:val="000000" w:themeColor="text1"/>
                <w:sz w:val="16"/>
                <w:szCs w:val="16"/>
              </w:rPr>
              <w:t>Analista de Sistemas</w:t>
            </w:r>
          </w:p>
        </w:tc>
        <w:tc>
          <w:tcPr>
            <w:tcW w:w="709"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3A0537C3" w14:textId="15BAF9D6" w:rsidR="4C3B832D" w:rsidRPr="006814E5" w:rsidRDefault="4C3B832D" w:rsidP="4C3B832D">
            <w:pPr>
              <w:spacing w:after="0"/>
              <w:jc w:val="center"/>
              <w:rPr>
                <w:sz w:val="16"/>
                <w:szCs w:val="16"/>
              </w:rPr>
            </w:pPr>
            <w:r w:rsidRPr="006814E5">
              <w:rPr>
                <w:rFonts w:ascii="Calibri" w:eastAsia="Calibri" w:hAnsi="Calibri" w:cs="Calibri"/>
                <w:color w:val="000000" w:themeColor="text1"/>
                <w:sz w:val="16"/>
                <w:szCs w:val="16"/>
              </w:rPr>
              <w:t>14</w:t>
            </w:r>
          </w:p>
        </w:tc>
        <w:tc>
          <w:tcPr>
            <w:tcW w:w="709"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66314DE8" w14:textId="1AE66BDA" w:rsidR="4C3B832D" w:rsidRPr="006814E5" w:rsidRDefault="4C3B832D" w:rsidP="4C3B832D">
            <w:pPr>
              <w:spacing w:after="0"/>
              <w:jc w:val="center"/>
              <w:rPr>
                <w:sz w:val="16"/>
                <w:szCs w:val="16"/>
              </w:rPr>
            </w:pPr>
            <w:r w:rsidRPr="006814E5">
              <w:rPr>
                <w:rFonts w:ascii="Calibri" w:eastAsia="Calibri" w:hAnsi="Calibri" w:cs="Calibri"/>
                <w:color w:val="000000" w:themeColor="text1"/>
                <w:sz w:val="16"/>
                <w:szCs w:val="16"/>
              </w:rPr>
              <w:t>horas</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68E84DFD" w14:textId="34C2C30D" w:rsidR="4C3B832D" w:rsidRPr="006814E5" w:rsidRDefault="4C3B832D" w:rsidP="4C3B832D">
            <w:pPr>
              <w:spacing w:after="0"/>
              <w:jc w:val="center"/>
              <w:rPr>
                <w:sz w:val="16"/>
                <w:szCs w:val="16"/>
              </w:rPr>
            </w:pPr>
            <w:r w:rsidRPr="006814E5">
              <w:rPr>
                <w:rFonts w:ascii="Calibri" w:eastAsia="Calibri" w:hAnsi="Calibri" w:cs="Calibri"/>
                <w:color w:val="000000" w:themeColor="text1"/>
                <w:sz w:val="16"/>
                <w:szCs w:val="16"/>
              </w:rPr>
              <w:t>37,65 €</w:t>
            </w:r>
          </w:p>
        </w:tc>
        <w:tc>
          <w:tcPr>
            <w:tcW w:w="850"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56719C63" w14:textId="3DF21E44" w:rsidR="4C3B832D" w:rsidRPr="006814E5" w:rsidRDefault="4C3B832D" w:rsidP="4C3B832D">
            <w:pPr>
              <w:spacing w:after="0"/>
              <w:jc w:val="center"/>
              <w:rPr>
                <w:sz w:val="16"/>
                <w:szCs w:val="16"/>
              </w:rPr>
            </w:pPr>
            <w:r w:rsidRPr="006814E5">
              <w:rPr>
                <w:rFonts w:ascii="Calibri" w:eastAsia="Calibri" w:hAnsi="Calibri" w:cs="Calibri"/>
                <w:color w:val="000000" w:themeColor="text1"/>
                <w:sz w:val="16"/>
                <w:szCs w:val="16"/>
              </w:rPr>
              <w:t>527,11 €</w:t>
            </w:r>
          </w:p>
        </w:tc>
        <w:tc>
          <w:tcPr>
            <w:tcW w:w="85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4BBC9CE4" w14:textId="6FBEF6CD" w:rsidR="4C3B832D" w:rsidRPr="006814E5" w:rsidRDefault="4C3B832D" w:rsidP="00C21E54">
            <w:pPr>
              <w:jc w:val="center"/>
              <w:rPr>
                <w:sz w:val="16"/>
                <w:szCs w:val="16"/>
              </w:rPr>
            </w:pPr>
          </w:p>
        </w:tc>
        <w:tc>
          <w:tcPr>
            <w:tcW w:w="850"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7A7AD675" w14:textId="5127A209" w:rsidR="4C3B832D" w:rsidRPr="006814E5" w:rsidRDefault="4C3B832D" w:rsidP="00C21E54">
            <w:pPr>
              <w:jc w:val="center"/>
              <w:rPr>
                <w:sz w:val="16"/>
                <w:szCs w:val="16"/>
              </w:rPr>
            </w:pPr>
          </w:p>
        </w:tc>
      </w:tr>
      <w:tr w:rsidR="4C3B832D" w14:paraId="0781E2C1" w14:textId="77777777" w:rsidTr="00C21E54">
        <w:trPr>
          <w:trHeight w:val="315"/>
        </w:trPr>
        <w:tc>
          <w:tcPr>
            <w:tcW w:w="58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7FB8F4EA" w14:textId="44177533" w:rsidR="4C3B832D" w:rsidRPr="006814E5" w:rsidRDefault="4C3B832D" w:rsidP="00C21E54">
            <w:pPr>
              <w:jc w:val="center"/>
              <w:rPr>
                <w:sz w:val="16"/>
                <w:szCs w:val="16"/>
              </w:rPr>
            </w:pPr>
          </w:p>
        </w:tc>
        <w:tc>
          <w:tcPr>
            <w:tcW w:w="582"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65145BEB" w14:textId="54F45EB7" w:rsidR="4C3B832D" w:rsidRPr="006814E5" w:rsidRDefault="4C3B832D" w:rsidP="4C3B832D">
            <w:pPr>
              <w:spacing w:after="0"/>
              <w:jc w:val="center"/>
              <w:rPr>
                <w:sz w:val="16"/>
                <w:szCs w:val="16"/>
              </w:rPr>
            </w:pPr>
            <w:r w:rsidRPr="006814E5">
              <w:rPr>
                <w:rFonts w:ascii="Calibri" w:eastAsia="Calibri" w:hAnsi="Calibri" w:cs="Calibri"/>
                <w:color w:val="000000" w:themeColor="text1"/>
                <w:sz w:val="16"/>
                <w:szCs w:val="16"/>
              </w:rPr>
              <w:t>005</w:t>
            </w:r>
          </w:p>
        </w:tc>
        <w:tc>
          <w:tcPr>
            <w:tcW w:w="58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407EF7F4" w14:textId="559F46F5" w:rsidR="4C3B832D" w:rsidRPr="006814E5" w:rsidRDefault="4C3B832D" w:rsidP="00C21E54">
            <w:pPr>
              <w:jc w:val="center"/>
              <w:rPr>
                <w:sz w:val="16"/>
                <w:szCs w:val="16"/>
              </w:rPr>
            </w:pPr>
          </w:p>
        </w:tc>
        <w:tc>
          <w:tcPr>
            <w:tcW w:w="2362"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35" w:type="dxa"/>
              <w:right w:w="15" w:type="dxa"/>
            </w:tcMar>
            <w:vAlign w:val="center"/>
          </w:tcPr>
          <w:p w14:paraId="7DC6B9FC" w14:textId="5A402FC0" w:rsidR="4C3B832D" w:rsidRPr="006814E5" w:rsidRDefault="4C3B832D" w:rsidP="4C3B832D">
            <w:pPr>
              <w:spacing w:after="0"/>
              <w:jc w:val="left"/>
              <w:rPr>
                <w:sz w:val="16"/>
                <w:szCs w:val="16"/>
              </w:rPr>
            </w:pPr>
            <w:r w:rsidRPr="006814E5">
              <w:rPr>
                <w:rFonts w:ascii="Calibri" w:eastAsia="Calibri" w:hAnsi="Calibri" w:cs="Calibri"/>
                <w:color w:val="000000" w:themeColor="text1"/>
                <w:sz w:val="16"/>
                <w:szCs w:val="16"/>
              </w:rPr>
              <w:t>Análisis - Aplicaciones de usuario app de avisos y mensajería</w:t>
            </w:r>
          </w:p>
        </w:tc>
        <w:tc>
          <w:tcPr>
            <w:tcW w:w="709"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5E1EC8A8" w14:textId="7E8F7471" w:rsidR="4C3B832D" w:rsidRPr="006814E5" w:rsidRDefault="4C3B832D" w:rsidP="00C21E54">
            <w:pPr>
              <w:jc w:val="center"/>
              <w:rPr>
                <w:sz w:val="16"/>
                <w:szCs w:val="16"/>
              </w:rPr>
            </w:pPr>
          </w:p>
        </w:tc>
        <w:tc>
          <w:tcPr>
            <w:tcW w:w="709"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7958B1ED" w14:textId="46A58B9D" w:rsidR="4C3B832D" w:rsidRPr="006814E5" w:rsidRDefault="4C3B832D" w:rsidP="00C21E54">
            <w:pPr>
              <w:jc w:val="center"/>
              <w:rPr>
                <w:sz w:val="16"/>
                <w:szCs w:val="16"/>
              </w:rPr>
            </w:pP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1A3489F4" w14:textId="2175F83C" w:rsidR="4C3B832D" w:rsidRPr="006814E5" w:rsidRDefault="4C3B832D" w:rsidP="00C21E54">
            <w:pPr>
              <w:jc w:val="center"/>
              <w:rPr>
                <w:sz w:val="16"/>
                <w:szCs w:val="16"/>
              </w:rPr>
            </w:pPr>
          </w:p>
        </w:tc>
        <w:tc>
          <w:tcPr>
            <w:tcW w:w="850"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500DF2C8" w14:textId="3171B4E8" w:rsidR="4C3B832D" w:rsidRPr="006814E5" w:rsidRDefault="4C3B832D" w:rsidP="00C21E54">
            <w:pPr>
              <w:jc w:val="center"/>
              <w:rPr>
                <w:sz w:val="16"/>
                <w:szCs w:val="16"/>
              </w:rPr>
            </w:pPr>
          </w:p>
        </w:tc>
        <w:tc>
          <w:tcPr>
            <w:tcW w:w="85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6BECF6DD" w14:textId="13EF0ED7" w:rsidR="4C3B832D" w:rsidRPr="006814E5" w:rsidRDefault="4C3B832D" w:rsidP="4C3B832D">
            <w:pPr>
              <w:spacing w:after="0"/>
              <w:jc w:val="center"/>
              <w:rPr>
                <w:sz w:val="16"/>
                <w:szCs w:val="16"/>
              </w:rPr>
            </w:pPr>
            <w:r w:rsidRPr="006814E5">
              <w:rPr>
                <w:rFonts w:ascii="Calibri" w:eastAsia="Calibri" w:hAnsi="Calibri" w:cs="Calibri"/>
                <w:color w:val="000000" w:themeColor="text1"/>
                <w:sz w:val="16"/>
                <w:szCs w:val="16"/>
              </w:rPr>
              <w:t>602,41 €</w:t>
            </w:r>
          </w:p>
        </w:tc>
        <w:tc>
          <w:tcPr>
            <w:tcW w:w="850"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500D3DA1" w14:textId="55306859" w:rsidR="4C3B832D" w:rsidRPr="006814E5" w:rsidRDefault="4C3B832D" w:rsidP="00C21E54">
            <w:pPr>
              <w:jc w:val="center"/>
              <w:rPr>
                <w:sz w:val="16"/>
                <w:szCs w:val="16"/>
              </w:rPr>
            </w:pPr>
          </w:p>
        </w:tc>
      </w:tr>
      <w:tr w:rsidR="4C3B832D" w14:paraId="25936CB0" w14:textId="77777777" w:rsidTr="00C21E54">
        <w:trPr>
          <w:trHeight w:val="315"/>
        </w:trPr>
        <w:tc>
          <w:tcPr>
            <w:tcW w:w="58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2AE6A4DD" w14:textId="483F32E6" w:rsidR="4C3B832D" w:rsidRPr="006814E5" w:rsidRDefault="4C3B832D" w:rsidP="00C21E54">
            <w:pPr>
              <w:jc w:val="center"/>
              <w:rPr>
                <w:sz w:val="16"/>
                <w:szCs w:val="16"/>
              </w:rPr>
            </w:pPr>
          </w:p>
        </w:tc>
        <w:tc>
          <w:tcPr>
            <w:tcW w:w="582"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7090B4C7" w14:textId="4DB530CC" w:rsidR="4C3B832D" w:rsidRPr="006814E5" w:rsidRDefault="4C3B832D" w:rsidP="00C21E54">
            <w:pPr>
              <w:jc w:val="center"/>
              <w:rPr>
                <w:sz w:val="16"/>
                <w:szCs w:val="16"/>
              </w:rPr>
            </w:pPr>
          </w:p>
        </w:tc>
        <w:tc>
          <w:tcPr>
            <w:tcW w:w="58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33B1876D" w14:textId="28C305D8" w:rsidR="4C3B832D" w:rsidRPr="006814E5" w:rsidRDefault="4C3B832D" w:rsidP="4C3B832D">
            <w:pPr>
              <w:spacing w:after="0"/>
              <w:jc w:val="center"/>
              <w:rPr>
                <w:sz w:val="16"/>
                <w:szCs w:val="16"/>
              </w:rPr>
            </w:pPr>
            <w:r w:rsidRPr="006814E5">
              <w:rPr>
                <w:rFonts w:ascii="Calibri" w:eastAsia="Calibri" w:hAnsi="Calibri" w:cs="Calibri"/>
                <w:color w:val="000000" w:themeColor="text1"/>
                <w:sz w:val="16"/>
                <w:szCs w:val="16"/>
              </w:rPr>
              <w:t>01</w:t>
            </w:r>
          </w:p>
        </w:tc>
        <w:tc>
          <w:tcPr>
            <w:tcW w:w="2362"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270" w:type="dxa"/>
              <w:right w:w="15" w:type="dxa"/>
            </w:tcMar>
            <w:vAlign w:val="center"/>
          </w:tcPr>
          <w:p w14:paraId="50572658" w14:textId="6C7581CE" w:rsidR="4C3B832D" w:rsidRPr="006814E5" w:rsidRDefault="4C3B832D" w:rsidP="4C3B832D">
            <w:pPr>
              <w:spacing w:after="0"/>
              <w:jc w:val="left"/>
              <w:rPr>
                <w:sz w:val="16"/>
                <w:szCs w:val="16"/>
              </w:rPr>
            </w:pPr>
            <w:r w:rsidRPr="006814E5">
              <w:rPr>
                <w:rFonts w:ascii="Calibri" w:eastAsia="Calibri" w:hAnsi="Calibri" w:cs="Calibri"/>
                <w:color w:val="000000" w:themeColor="text1"/>
                <w:sz w:val="16"/>
                <w:szCs w:val="16"/>
              </w:rPr>
              <w:t>Analista de Sistemas</w:t>
            </w:r>
          </w:p>
        </w:tc>
        <w:tc>
          <w:tcPr>
            <w:tcW w:w="709"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51546B63" w14:textId="630C51CE" w:rsidR="4C3B832D" w:rsidRPr="006814E5" w:rsidRDefault="4C3B832D" w:rsidP="4C3B832D">
            <w:pPr>
              <w:spacing w:after="0"/>
              <w:jc w:val="center"/>
              <w:rPr>
                <w:sz w:val="16"/>
                <w:szCs w:val="16"/>
              </w:rPr>
            </w:pPr>
            <w:r w:rsidRPr="006814E5">
              <w:rPr>
                <w:rFonts w:ascii="Calibri" w:eastAsia="Calibri" w:hAnsi="Calibri" w:cs="Calibri"/>
                <w:color w:val="000000" w:themeColor="text1"/>
                <w:sz w:val="16"/>
                <w:szCs w:val="16"/>
              </w:rPr>
              <w:t>16</w:t>
            </w:r>
          </w:p>
        </w:tc>
        <w:tc>
          <w:tcPr>
            <w:tcW w:w="709"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2BEA9B99" w14:textId="0938C53A" w:rsidR="4C3B832D" w:rsidRPr="006814E5" w:rsidRDefault="4C3B832D" w:rsidP="4C3B832D">
            <w:pPr>
              <w:spacing w:after="0"/>
              <w:jc w:val="center"/>
              <w:rPr>
                <w:sz w:val="16"/>
                <w:szCs w:val="16"/>
              </w:rPr>
            </w:pPr>
            <w:r w:rsidRPr="006814E5">
              <w:rPr>
                <w:rFonts w:ascii="Calibri" w:eastAsia="Calibri" w:hAnsi="Calibri" w:cs="Calibri"/>
                <w:color w:val="000000" w:themeColor="text1"/>
                <w:sz w:val="16"/>
                <w:szCs w:val="16"/>
              </w:rPr>
              <w:t>horas</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1BE9DD2A" w14:textId="352E1D2E" w:rsidR="4C3B832D" w:rsidRPr="006814E5" w:rsidRDefault="4C3B832D" w:rsidP="4C3B832D">
            <w:pPr>
              <w:spacing w:after="0"/>
              <w:jc w:val="center"/>
              <w:rPr>
                <w:sz w:val="16"/>
                <w:szCs w:val="16"/>
              </w:rPr>
            </w:pPr>
            <w:r w:rsidRPr="006814E5">
              <w:rPr>
                <w:rFonts w:ascii="Calibri" w:eastAsia="Calibri" w:hAnsi="Calibri" w:cs="Calibri"/>
                <w:color w:val="000000" w:themeColor="text1"/>
                <w:sz w:val="16"/>
                <w:szCs w:val="16"/>
              </w:rPr>
              <w:t>37,65 €</w:t>
            </w:r>
          </w:p>
        </w:tc>
        <w:tc>
          <w:tcPr>
            <w:tcW w:w="850"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3AF2BBCE" w14:textId="6BA9E64C" w:rsidR="4C3B832D" w:rsidRPr="006814E5" w:rsidRDefault="4C3B832D" w:rsidP="4C3B832D">
            <w:pPr>
              <w:spacing w:after="0"/>
              <w:jc w:val="center"/>
              <w:rPr>
                <w:sz w:val="16"/>
                <w:szCs w:val="16"/>
              </w:rPr>
            </w:pPr>
            <w:r w:rsidRPr="006814E5">
              <w:rPr>
                <w:rFonts w:ascii="Calibri" w:eastAsia="Calibri" w:hAnsi="Calibri" w:cs="Calibri"/>
                <w:color w:val="000000" w:themeColor="text1"/>
                <w:sz w:val="16"/>
                <w:szCs w:val="16"/>
              </w:rPr>
              <w:t>602,41 €</w:t>
            </w:r>
          </w:p>
        </w:tc>
        <w:tc>
          <w:tcPr>
            <w:tcW w:w="85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4C8815F3" w14:textId="6C2EE1CB" w:rsidR="4C3B832D" w:rsidRPr="006814E5" w:rsidRDefault="4C3B832D" w:rsidP="00C21E54">
            <w:pPr>
              <w:jc w:val="center"/>
              <w:rPr>
                <w:sz w:val="16"/>
                <w:szCs w:val="16"/>
              </w:rPr>
            </w:pPr>
          </w:p>
        </w:tc>
        <w:tc>
          <w:tcPr>
            <w:tcW w:w="850"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4F6F52BA" w14:textId="1B411655" w:rsidR="4C3B832D" w:rsidRPr="006814E5" w:rsidRDefault="4C3B832D" w:rsidP="00C21E54">
            <w:pPr>
              <w:jc w:val="center"/>
              <w:rPr>
                <w:sz w:val="16"/>
                <w:szCs w:val="16"/>
              </w:rPr>
            </w:pPr>
          </w:p>
        </w:tc>
      </w:tr>
      <w:tr w:rsidR="4C3B832D" w14:paraId="75E5E8B0" w14:textId="77777777" w:rsidTr="00C21E54">
        <w:trPr>
          <w:trHeight w:val="315"/>
        </w:trPr>
        <w:tc>
          <w:tcPr>
            <w:tcW w:w="58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46C5E3DB" w14:textId="4F5DCF74" w:rsidR="4C3B832D" w:rsidRPr="006814E5" w:rsidRDefault="4C3B832D" w:rsidP="00C21E54">
            <w:pPr>
              <w:jc w:val="center"/>
              <w:rPr>
                <w:sz w:val="16"/>
                <w:szCs w:val="16"/>
              </w:rPr>
            </w:pPr>
          </w:p>
        </w:tc>
        <w:tc>
          <w:tcPr>
            <w:tcW w:w="582"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26778BDB" w14:textId="34316FC3" w:rsidR="4C3B832D" w:rsidRPr="006814E5" w:rsidRDefault="4C3B832D" w:rsidP="4C3B832D">
            <w:pPr>
              <w:spacing w:after="0"/>
              <w:jc w:val="center"/>
              <w:rPr>
                <w:sz w:val="16"/>
                <w:szCs w:val="16"/>
              </w:rPr>
            </w:pPr>
            <w:r w:rsidRPr="006814E5">
              <w:rPr>
                <w:rFonts w:ascii="Calibri" w:eastAsia="Calibri" w:hAnsi="Calibri" w:cs="Calibri"/>
                <w:color w:val="000000" w:themeColor="text1"/>
                <w:sz w:val="16"/>
                <w:szCs w:val="16"/>
              </w:rPr>
              <w:t>006</w:t>
            </w:r>
          </w:p>
        </w:tc>
        <w:tc>
          <w:tcPr>
            <w:tcW w:w="58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5B184F7C" w14:textId="46B6BCE6" w:rsidR="4C3B832D" w:rsidRPr="006814E5" w:rsidRDefault="4C3B832D" w:rsidP="00C21E54">
            <w:pPr>
              <w:jc w:val="center"/>
              <w:rPr>
                <w:sz w:val="16"/>
                <w:szCs w:val="16"/>
              </w:rPr>
            </w:pPr>
          </w:p>
        </w:tc>
        <w:tc>
          <w:tcPr>
            <w:tcW w:w="2362"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35" w:type="dxa"/>
              <w:right w:w="15" w:type="dxa"/>
            </w:tcMar>
            <w:vAlign w:val="center"/>
          </w:tcPr>
          <w:p w14:paraId="0891AC10" w14:textId="4D383885" w:rsidR="4C3B832D" w:rsidRPr="006814E5" w:rsidRDefault="4C3B832D" w:rsidP="4C3B832D">
            <w:pPr>
              <w:spacing w:after="0"/>
              <w:jc w:val="left"/>
              <w:rPr>
                <w:sz w:val="16"/>
                <w:szCs w:val="16"/>
              </w:rPr>
            </w:pPr>
            <w:r w:rsidRPr="006814E5">
              <w:rPr>
                <w:rFonts w:ascii="Calibri" w:eastAsia="Calibri" w:hAnsi="Calibri" w:cs="Calibri"/>
                <w:color w:val="000000" w:themeColor="text1"/>
                <w:sz w:val="16"/>
                <w:szCs w:val="16"/>
              </w:rPr>
              <w:t>Análisis - Dashboard de seguimiento</w:t>
            </w:r>
          </w:p>
        </w:tc>
        <w:tc>
          <w:tcPr>
            <w:tcW w:w="709"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17DE0642" w14:textId="00805CA0" w:rsidR="4C3B832D" w:rsidRPr="006814E5" w:rsidRDefault="4C3B832D" w:rsidP="00C21E54">
            <w:pPr>
              <w:jc w:val="center"/>
              <w:rPr>
                <w:sz w:val="16"/>
                <w:szCs w:val="16"/>
              </w:rPr>
            </w:pPr>
          </w:p>
        </w:tc>
        <w:tc>
          <w:tcPr>
            <w:tcW w:w="709"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1BBC290E" w14:textId="688914DE" w:rsidR="4C3B832D" w:rsidRPr="006814E5" w:rsidRDefault="4C3B832D" w:rsidP="00C21E54">
            <w:pPr>
              <w:jc w:val="center"/>
              <w:rPr>
                <w:sz w:val="16"/>
                <w:szCs w:val="16"/>
              </w:rPr>
            </w:pP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4CBD2494" w14:textId="70BBE8A4" w:rsidR="4C3B832D" w:rsidRPr="006814E5" w:rsidRDefault="4C3B832D" w:rsidP="00C21E54">
            <w:pPr>
              <w:jc w:val="center"/>
              <w:rPr>
                <w:sz w:val="16"/>
                <w:szCs w:val="16"/>
              </w:rPr>
            </w:pPr>
          </w:p>
        </w:tc>
        <w:tc>
          <w:tcPr>
            <w:tcW w:w="850"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7A41DDF5" w14:textId="39539D66" w:rsidR="4C3B832D" w:rsidRPr="006814E5" w:rsidRDefault="4C3B832D" w:rsidP="00C21E54">
            <w:pPr>
              <w:jc w:val="center"/>
              <w:rPr>
                <w:sz w:val="16"/>
                <w:szCs w:val="16"/>
              </w:rPr>
            </w:pPr>
          </w:p>
        </w:tc>
        <w:tc>
          <w:tcPr>
            <w:tcW w:w="85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53C483CC" w14:textId="3E41CA4B" w:rsidR="4C3B832D" w:rsidRPr="006814E5" w:rsidRDefault="4C3B832D" w:rsidP="4C3B832D">
            <w:pPr>
              <w:spacing w:after="0"/>
              <w:jc w:val="center"/>
              <w:rPr>
                <w:sz w:val="16"/>
                <w:szCs w:val="16"/>
              </w:rPr>
            </w:pPr>
            <w:r w:rsidRPr="006814E5">
              <w:rPr>
                <w:rFonts w:ascii="Calibri" w:eastAsia="Calibri" w:hAnsi="Calibri" w:cs="Calibri"/>
                <w:color w:val="000000" w:themeColor="text1"/>
                <w:sz w:val="16"/>
                <w:szCs w:val="16"/>
              </w:rPr>
              <w:t>640,06 €</w:t>
            </w:r>
          </w:p>
        </w:tc>
        <w:tc>
          <w:tcPr>
            <w:tcW w:w="850"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624967D4" w14:textId="25C1C6F9" w:rsidR="4C3B832D" w:rsidRPr="006814E5" w:rsidRDefault="4C3B832D" w:rsidP="00C21E54">
            <w:pPr>
              <w:jc w:val="center"/>
              <w:rPr>
                <w:sz w:val="16"/>
                <w:szCs w:val="16"/>
              </w:rPr>
            </w:pPr>
          </w:p>
        </w:tc>
      </w:tr>
      <w:tr w:rsidR="4C3B832D" w14:paraId="4604412D" w14:textId="77777777" w:rsidTr="00C21E54">
        <w:trPr>
          <w:trHeight w:val="315"/>
        </w:trPr>
        <w:tc>
          <w:tcPr>
            <w:tcW w:w="58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6F4D2309" w14:textId="5656DDEF" w:rsidR="4C3B832D" w:rsidRPr="006814E5" w:rsidRDefault="4C3B832D" w:rsidP="00C21E54">
            <w:pPr>
              <w:jc w:val="center"/>
              <w:rPr>
                <w:sz w:val="16"/>
                <w:szCs w:val="16"/>
              </w:rPr>
            </w:pPr>
          </w:p>
        </w:tc>
        <w:tc>
          <w:tcPr>
            <w:tcW w:w="582"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4A9E7D04" w14:textId="6F78A671" w:rsidR="4C3B832D" w:rsidRPr="006814E5" w:rsidRDefault="4C3B832D" w:rsidP="00C21E54">
            <w:pPr>
              <w:jc w:val="center"/>
              <w:rPr>
                <w:sz w:val="16"/>
                <w:szCs w:val="16"/>
              </w:rPr>
            </w:pPr>
          </w:p>
        </w:tc>
        <w:tc>
          <w:tcPr>
            <w:tcW w:w="58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50DBEB0F" w14:textId="511AB142" w:rsidR="4C3B832D" w:rsidRPr="006814E5" w:rsidRDefault="4C3B832D" w:rsidP="4C3B832D">
            <w:pPr>
              <w:spacing w:after="0"/>
              <w:jc w:val="center"/>
              <w:rPr>
                <w:sz w:val="16"/>
                <w:szCs w:val="16"/>
              </w:rPr>
            </w:pPr>
            <w:r w:rsidRPr="006814E5">
              <w:rPr>
                <w:rFonts w:ascii="Calibri" w:eastAsia="Calibri" w:hAnsi="Calibri" w:cs="Calibri"/>
                <w:color w:val="000000" w:themeColor="text1"/>
                <w:sz w:val="16"/>
                <w:szCs w:val="16"/>
              </w:rPr>
              <w:t>01</w:t>
            </w:r>
          </w:p>
        </w:tc>
        <w:tc>
          <w:tcPr>
            <w:tcW w:w="2362"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270" w:type="dxa"/>
              <w:right w:w="15" w:type="dxa"/>
            </w:tcMar>
            <w:vAlign w:val="center"/>
          </w:tcPr>
          <w:p w14:paraId="0CF7153B" w14:textId="06F6ACBC" w:rsidR="4C3B832D" w:rsidRPr="006814E5" w:rsidRDefault="4C3B832D" w:rsidP="4C3B832D">
            <w:pPr>
              <w:spacing w:after="0"/>
              <w:jc w:val="left"/>
              <w:rPr>
                <w:sz w:val="16"/>
                <w:szCs w:val="16"/>
              </w:rPr>
            </w:pPr>
            <w:r w:rsidRPr="006814E5">
              <w:rPr>
                <w:rFonts w:ascii="Calibri" w:eastAsia="Calibri" w:hAnsi="Calibri" w:cs="Calibri"/>
                <w:color w:val="000000" w:themeColor="text1"/>
                <w:sz w:val="16"/>
                <w:szCs w:val="16"/>
              </w:rPr>
              <w:t>Analista de Sistemas</w:t>
            </w:r>
          </w:p>
        </w:tc>
        <w:tc>
          <w:tcPr>
            <w:tcW w:w="709"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1B0DC217" w14:textId="10BBBF40" w:rsidR="4C3B832D" w:rsidRPr="006814E5" w:rsidRDefault="4C3B832D" w:rsidP="4C3B832D">
            <w:pPr>
              <w:spacing w:after="0"/>
              <w:jc w:val="center"/>
              <w:rPr>
                <w:sz w:val="16"/>
                <w:szCs w:val="16"/>
              </w:rPr>
            </w:pPr>
            <w:r w:rsidRPr="006814E5">
              <w:rPr>
                <w:rFonts w:ascii="Calibri" w:eastAsia="Calibri" w:hAnsi="Calibri" w:cs="Calibri"/>
                <w:color w:val="000000" w:themeColor="text1"/>
                <w:sz w:val="16"/>
                <w:szCs w:val="16"/>
              </w:rPr>
              <w:t>17</w:t>
            </w:r>
          </w:p>
        </w:tc>
        <w:tc>
          <w:tcPr>
            <w:tcW w:w="709"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7ED506FE" w14:textId="5CA062CB" w:rsidR="4C3B832D" w:rsidRPr="006814E5" w:rsidRDefault="4C3B832D" w:rsidP="4C3B832D">
            <w:pPr>
              <w:spacing w:after="0"/>
              <w:jc w:val="center"/>
              <w:rPr>
                <w:sz w:val="16"/>
                <w:szCs w:val="16"/>
              </w:rPr>
            </w:pPr>
            <w:r w:rsidRPr="006814E5">
              <w:rPr>
                <w:rFonts w:ascii="Calibri" w:eastAsia="Calibri" w:hAnsi="Calibri" w:cs="Calibri"/>
                <w:color w:val="000000" w:themeColor="text1"/>
                <w:sz w:val="16"/>
                <w:szCs w:val="16"/>
              </w:rPr>
              <w:t>horas</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29EC2782" w14:textId="0B3A112F" w:rsidR="4C3B832D" w:rsidRPr="006814E5" w:rsidRDefault="4C3B832D" w:rsidP="4C3B832D">
            <w:pPr>
              <w:spacing w:after="0"/>
              <w:jc w:val="center"/>
              <w:rPr>
                <w:sz w:val="16"/>
                <w:szCs w:val="16"/>
              </w:rPr>
            </w:pPr>
            <w:r w:rsidRPr="006814E5">
              <w:rPr>
                <w:rFonts w:ascii="Calibri" w:eastAsia="Calibri" w:hAnsi="Calibri" w:cs="Calibri"/>
                <w:color w:val="000000" w:themeColor="text1"/>
                <w:sz w:val="16"/>
                <w:szCs w:val="16"/>
              </w:rPr>
              <w:t>37,65 €</w:t>
            </w:r>
          </w:p>
        </w:tc>
        <w:tc>
          <w:tcPr>
            <w:tcW w:w="850"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160FDE76" w14:textId="116B14DF" w:rsidR="4C3B832D" w:rsidRPr="006814E5" w:rsidRDefault="4C3B832D" w:rsidP="4C3B832D">
            <w:pPr>
              <w:spacing w:after="0"/>
              <w:jc w:val="center"/>
              <w:rPr>
                <w:sz w:val="16"/>
                <w:szCs w:val="16"/>
              </w:rPr>
            </w:pPr>
            <w:r w:rsidRPr="006814E5">
              <w:rPr>
                <w:rFonts w:ascii="Calibri" w:eastAsia="Calibri" w:hAnsi="Calibri" w:cs="Calibri"/>
                <w:color w:val="000000" w:themeColor="text1"/>
                <w:sz w:val="16"/>
                <w:szCs w:val="16"/>
              </w:rPr>
              <w:t>640,06 €</w:t>
            </w:r>
          </w:p>
        </w:tc>
        <w:tc>
          <w:tcPr>
            <w:tcW w:w="85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25556328" w14:textId="1E4F37F7" w:rsidR="4C3B832D" w:rsidRPr="006814E5" w:rsidRDefault="4C3B832D" w:rsidP="00C21E54">
            <w:pPr>
              <w:jc w:val="center"/>
              <w:rPr>
                <w:sz w:val="16"/>
                <w:szCs w:val="16"/>
              </w:rPr>
            </w:pPr>
          </w:p>
        </w:tc>
        <w:tc>
          <w:tcPr>
            <w:tcW w:w="850"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297699AE" w14:textId="01A3FD93" w:rsidR="4C3B832D" w:rsidRPr="006814E5" w:rsidRDefault="4C3B832D" w:rsidP="00C21E54">
            <w:pPr>
              <w:jc w:val="center"/>
              <w:rPr>
                <w:sz w:val="16"/>
                <w:szCs w:val="16"/>
              </w:rPr>
            </w:pPr>
          </w:p>
        </w:tc>
      </w:tr>
      <w:tr w:rsidR="4C3B832D" w14:paraId="3F5A7A19" w14:textId="77777777" w:rsidTr="00C21E54">
        <w:trPr>
          <w:trHeight w:val="315"/>
        </w:trPr>
        <w:tc>
          <w:tcPr>
            <w:tcW w:w="58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7A77FEE9" w14:textId="590B6D58" w:rsidR="4C3B832D" w:rsidRPr="006814E5" w:rsidRDefault="4C3B832D" w:rsidP="00C21E54">
            <w:pPr>
              <w:jc w:val="center"/>
              <w:rPr>
                <w:sz w:val="16"/>
                <w:szCs w:val="16"/>
              </w:rPr>
            </w:pPr>
          </w:p>
        </w:tc>
        <w:tc>
          <w:tcPr>
            <w:tcW w:w="582"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37FECD4A" w14:textId="74B0DFF1" w:rsidR="4C3B832D" w:rsidRPr="006814E5" w:rsidRDefault="4C3B832D" w:rsidP="4C3B832D">
            <w:pPr>
              <w:spacing w:after="0"/>
              <w:jc w:val="center"/>
              <w:rPr>
                <w:sz w:val="16"/>
                <w:szCs w:val="16"/>
              </w:rPr>
            </w:pPr>
            <w:r w:rsidRPr="006814E5">
              <w:rPr>
                <w:rFonts w:ascii="Calibri" w:eastAsia="Calibri" w:hAnsi="Calibri" w:cs="Calibri"/>
                <w:color w:val="000000" w:themeColor="text1"/>
                <w:sz w:val="16"/>
                <w:szCs w:val="16"/>
              </w:rPr>
              <w:t>007</w:t>
            </w:r>
          </w:p>
        </w:tc>
        <w:tc>
          <w:tcPr>
            <w:tcW w:w="58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283059F6" w14:textId="5755DEFD" w:rsidR="4C3B832D" w:rsidRPr="006814E5" w:rsidRDefault="4C3B832D" w:rsidP="00C21E54">
            <w:pPr>
              <w:jc w:val="center"/>
              <w:rPr>
                <w:sz w:val="16"/>
                <w:szCs w:val="16"/>
              </w:rPr>
            </w:pPr>
          </w:p>
        </w:tc>
        <w:tc>
          <w:tcPr>
            <w:tcW w:w="2362"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35" w:type="dxa"/>
              <w:right w:w="15" w:type="dxa"/>
            </w:tcMar>
            <w:vAlign w:val="center"/>
          </w:tcPr>
          <w:p w14:paraId="346404AF" w14:textId="5B654AB7" w:rsidR="4C3B832D" w:rsidRPr="006814E5" w:rsidRDefault="4C3B832D" w:rsidP="4C3B832D">
            <w:pPr>
              <w:spacing w:after="0"/>
              <w:jc w:val="left"/>
              <w:rPr>
                <w:sz w:val="16"/>
                <w:szCs w:val="16"/>
              </w:rPr>
            </w:pPr>
            <w:r w:rsidRPr="006814E5">
              <w:rPr>
                <w:rFonts w:ascii="Calibri" w:eastAsia="Calibri" w:hAnsi="Calibri" w:cs="Calibri"/>
                <w:color w:val="000000" w:themeColor="text1"/>
                <w:sz w:val="16"/>
                <w:szCs w:val="16"/>
              </w:rPr>
              <w:t>Análisis - Aplicaciones de usuario para la gestión de emergencias</w:t>
            </w:r>
          </w:p>
        </w:tc>
        <w:tc>
          <w:tcPr>
            <w:tcW w:w="709"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0A0A0D72" w14:textId="773FE346" w:rsidR="4C3B832D" w:rsidRPr="006814E5" w:rsidRDefault="4C3B832D" w:rsidP="00C21E54">
            <w:pPr>
              <w:jc w:val="center"/>
              <w:rPr>
                <w:sz w:val="16"/>
                <w:szCs w:val="16"/>
              </w:rPr>
            </w:pPr>
          </w:p>
        </w:tc>
        <w:tc>
          <w:tcPr>
            <w:tcW w:w="709"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29774D98" w14:textId="0D1C3B64" w:rsidR="4C3B832D" w:rsidRPr="006814E5" w:rsidRDefault="4C3B832D" w:rsidP="00C21E54">
            <w:pPr>
              <w:jc w:val="center"/>
              <w:rPr>
                <w:sz w:val="16"/>
                <w:szCs w:val="16"/>
              </w:rPr>
            </w:pP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472859D0" w14:textId="27430D84" w:rsidR="4C3B832D" w:rsidRPr="006814E5" w:rsidRDefault="4C3B832D" w:rsidP="00C21E54">
            <w:pPr>
              <w:jc w:val="center"/>
              <w:rPr>
                <w:sz w:val="16"/>
                <w:szCs w:val="16"/>
              </w:rPr>
            </w:pPr>
          </w:p>
        </w:tc>
        <w:tc>
          <w:tcPr>
            <w:tcW w:w="850"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1D8036BF" w14:textId="5FCBBE4F" w:rsidR="4C3B832D" w:rsidRPr="006814E5" w:rsidRDefault="4C3B832D" w:rsidP="00C21E54">
            <w:pPr>
              <w:jc w:val="center"/>
              <w:rPr>
                <w:sz w:val="16"/>
                <w:szCs w:val="16"/>
              </w:rPr>
            </w:pPr>
          </w:p>
        </w:tc>
        <w:tc>
          <w:tcPr>
            <w:tcW w:w="85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0924EEF7" w14:textId="0D3DE632" w:rsidR="4C3B832D" w:rsidRPr="006814E5" w:rsidRDefault="4C3B832D" w:rsidP="4C3B832D">
            <w:pPr>
              <w:spacing w:after="0"/>
              <w:jc w:val="center"/>
              <w:rPr>
                <w:sz w:val="16"/>
                <w:szCs w:val="16"/>
              </w:rPr>
            </w:pPr>
            <w:r w:rsidRPr="006814E5">
              <w:rPr>
                <w:rFonts w:ascii="Calibri" w:eastAsia="Calibri" w:hAnsi="Calibri" w:cs="Calibri"/>
                <w:color w:val="000000" w:themeColor="text1"/>
                <w:sz w:val="16"/>
                <w:szCs w:val="16"/>
              </w:rPr>
              <w:t>677,71 €</w:t>
            </w:r>
          </w:p>
        </w:tc>
        <w:tc>
          <w:tcPr>
            <w:tcW w:w="850"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0CE87C53" w14:textId="7F8838EC" w:rsidR="4C3B832D" w:rsidRPr="006814E5" w:rsidRDefault="4C3B832D" w:rsidP="00C21E54">
            <w:pPr>
              <w:jc w:val="center"/>
              <w:rPr>
                <w:sz w:val="16"/>
                <w:szCs w:val="16"/>
              </w:rPr>
            </w:pPr>
          </w:p>
        </w:tc>
      </w:tr>
      <w:tr w:rsidR="4C3B832D" w14:paraId="02262AF7" w14:textId="77777777" w:rsidTr="00C21E54">
        <w:trPr>
          <w:trHeight w:val="315"/>
        </w:trPr>
        <w:tc>
          <w:tcPr>
            <w:tcW w:w="58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3318302B" w14:textId="38CF14A4" w:rsidR="4C3B832D" w:rsidRPr="006814E5" w:rsidRDefault="4C3B832D" w:rsidP="00C21E54">
            <w:pPr>
              <w:jc w:val="center"/>
              <w:rPr>
                <w:sz w:val="16"/>
                <w:szCs w:val="16"/>
              </w:rPr>
            </w:pPr>
          </w:p>
        </w:tc>
        <w:tc>
          <w:tcPr>
            <w:tcW w:w="582"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6738B686" w14:textId="37F7A699" w:rsidR="4C3B832D" w:rsidRPr="006814E5" w:rsidRDefault="4C3B832D" w:rsidP="00C21E54">
            <w:pPr>
              <w:jc w:val="center"/>
              <w:rPr>
                <w:sz w:val="16"/>
                <w:szCs w:val="16"/>
              </w:rPr>
            </w:pPr>
          </w:p>
        </w:tc>
        <w:tc>
          <w:tcPr>
            <w:tcW w:w="58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292909C2" w14:textId="7A54A3E4" w:rsidR="4C3B832D" w:rsidRPr="006814E5" w:rsidRDefault="4C3B832D" w:rsidP="4C3B832D">
            <w:pPr>
              <w:spacing w:after="0"/>
              <w:jc w:val="center"/>
              <w:rPr>
                <w:sz w:val="16"/>
                <w:szCs w:val="16"/>
              </w:rPr>
            </w:pPr>
            <w:r w:rsidRPr="006814E5">
              <w:rPr>
                <w:rFonts w:ascii="Calibri" w:eastAsia="Calibri" w:hAnsi="Calibri" w:cs="Calibri"/>
                <w:color w:val="000000" w:themeColor="text1"/>
                <w:sz w:val="16"/>
                <w:szCs w:val="16"/>
              </w:rPr>
              <w:t>01</w:t>
            </w:r>
          </w:p>
        </w:tc>
        <w:tc>
          <w:tcPr>
            <w:tcW w:w="2362"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270" w:type="dxa"/>
              <w:right w:w="15" w:type="dxa"/>
            </w:tcMar>
            <w:vAlign w:val="center"/>
          </w:tcPr>
          <w:p w14:paraId="18FD1388" w14:textId="712D3562" w:rsidR="4C3B832D" w:rsidRPr="006814E5" w:rsidRDefault="4C3B832D" w:rsidP="4C3B832D">
            <w:pPr>
              <w:spacing w:after="0"/>
              <w:jc w:val="left"/>
              <w:rPr>
                <w:sz w:val="16"/>
                <w:szCs w:val="16"/>
              </w:rPr>
            </w:pPr>
            <w:r w:rsidRPr="006814E5">
              <w:rPr>
                <w:rFonts w:ascii="Calibri" w:eastAsia="Calibri" w:hAnsi="Calibri" w:cs="Calibri"/>
                <w:color w:val="000000" w:themeColor="text1"/>
                <w:sz w:val="16"/>
                <w:szCs w:val="16"/>
              </w:rPr>
              <w:t>Analista de Sistemas</w:t>
            </w:r>
          </w:p>
        </w:tc>
        <w:tc>
          <w:tcPr>
            <w:tcW w:w="709"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7BE12671" w14:textId="13FDE77D" w:rsidR="4C3B832D" w:rsidRPr="006814E5" w:rsidRDefault="4C3B832D" w:rsidP="4C3B832D">
            <w:pPr>
              <w:spacing w:after="0"/>
              <w:jc w:val="center"/>
              <w:rPr>
                <w:sz w:val="16"/>
                <w:szCs w:val="16"/>
              </w:rPr>
            </w:pPr>
            <w:r w:rsidRPr="006814E5">
              <w:rPr>
                <w:rFonts w:ascii="Calibri" w:eastAsia="Calibri" w:hAnsi="Calibri" w:cs="Calibri"/>
                <w:color w:val="000000" w:themeColor="text1"/>
                <w:sz w:val="16"/>
                <w:szCs w:val="16"/>
              </w:rPr>
              <w:t>18</w:t>
            </w:r>
          </w:p>
        </w:tc>
        <w:tc>
          <w:tcPr>
            <w:tcW w:w="709"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085672C8" w14:textId="63EAA59C" w:rsidR="4C3B832D" w:rsidRPr="006814E5" w:rsidRDefault="4C3B832D" w:rsidP="4C3B832D">
            <w:pPr>
              <w:spacing w:after="0"/>
              <w:jc w:val="center"/>
              <w:rPr>
                <w:sz w:val="16"/>
                <w:szCs w:val="16"/>
              </w:rPr>
            </w:pPr>
            <w:r w:rsidRPr="006814E5">
              <w:rPr>
                <w:rFonts w:ascii="Calibri" w:eastAsia="Calibri" w:hAnsi="Calibri" w:cs="Calibri"/>
                <w:color w:val="000000" w:themeColor="text1"/>
                <w:sz w:val="16"/>
                <w:szCs w:val="16"/>
              </w:rPr>
              <w:t>horas</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7D22F925" w14:textId="45764BE8" w:rsidR="4C3B832D" w:rsidRPr="006814E5" w:rsidRDefault="4C3B832D" w:rsidP="4C3B832D">
            <w:pPr>
              <w:spacing w:after="0"/>
              <w:jc w:val="center"/>
              <w:rPr>
                <w:sz w:val="16"/>
                <w:szCs w:val="16"/>
              </w:rPr>
            </w:pPr>
            <w:r w:rsidRPr="006814E5">
              <w:rPr>
                <w:rFonts w:ascii="Calibri" w:eastAsia="Calibri" w:hAnsi="Calibri" w:cs="Calibri"/>
                <w:color w:val="000000" w:themeColor="text1"/>
                <w:sz w:val="16"/>
                <w:szCs w:val="16"/>
              </w:rPr>
              <w:t>37,65 €</w:t>
            </w:r>
          </w:p>
        </w:tc>
        <w:tc>
          <w:tcPr>
            <w:tcW w:w="850"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602D570A" w14:textId="1DDE06A8" w:rsidR="4C3B832D" w:rsidRPr="006814E5" w:rsidRDefault="4C3B832D" w:rsidP="4C3B832D">
            <w:pPr>
              <w:spacing w:after="0"/>
              <w:jc w:val="center"/>
              <w:rPr>
                <w:sz w:val="16"/>
                <w:szCs w:val="16"/>
              </w:rPr>
            </w:pPr>
            <w:r w:rsidRPr="006814E5">
              <w:rPr>
                <w:rFonts w:ascii="Calibri" w:eastAsia="Calibri" w:hAnsi="Calibri" w:cs="Calibri"/>
                <w:color w:val="000000" w:themeColor="text1"/>
                <w:sz w:val="16"/>
                <w:szCs w:val="16"/>
              </w:rPr>
              <w:t>677,71 €</w:t>
            </w:r>
          </w:p>
        </w:tc>
        <w:tc>
          <w:tcPr>
            <w:tcW w:w="85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22469FA7" w14:textId="4AA7992D" w:rsidR="4C3B832D" w:rsidRPr="006814E5" w:rsidRDefault="4C3B832D" w:rsidP="00C21E54">
            <w:pPr>
              <w:jc w:val="center"/>
              <w:rPr>
                <w:sz w:val="16"/>
                <w:szCs w:val="16"/>
              </w:rPr>
            </w:pPr>
          </w:p>
        </w:tc>
        <w:tc>
          <w:tcPr>
            <w:tcW w:w="850"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6F6CAA8D" w14:textId="31EB007B" w:rsidR="4C3B832D" w:rsidRPr="006814E5" w:rsidRDefault="4C3B832D" w:rsidP="00C21E54">
            <w:pPr>
              <w:jc w:val="center"/>
              <w:rPr>
                <w:sz w:val="16"/>
                <w:szCs w:val="16"/>
              </w:rPr>
            </w:pPr>
          </w:p>
        </w:tc>
      </w:tr>
    </w:tbl>
    <w:p w14:paraId="462E19E7" w14:textId="5D88B540" w:rsidR="6354F5AB" w:rsidRDefault="6354F5AB" w:rsidP="4C3B832D">
      <w:pPr>
        <w:pStyle w:val="CitadeTablas"/>
      </w:pPr>
      <w:bookmarkStart w:id="1006" w:name="_Toc165126480"/>
      <w:r>
        <w:t>Partida de análisis de requisitos</w:t>
      </w:r>
      <w:bookmarkEnd w:id="1006"/>
    </w:p>
    <w:p w14:paraId="1B5831A5" w14:textId="5ABC9408" w:rsidR="6354F5AB" w:rsidRDefault="6354F5AB" w:rsidP="4C3B832D">
      <w:r>
        <w:t>Continuando con la partida de Diseño y Arquitectura, en esta partida se incluyen los costes del diseño y la arquitectura de cada uno de los módulos del sistema.</w:t>
      </w:r>
    </w:p>
    <w:p w14:paraId="6AFE2229" w14:textId="77777777" w:rsidR="003644BD" w:rsidRDefault="003644BD">
      <w:pPr>
        <w:jc w:val="left"/>
      </w:pPr>
      <w:r>
        <w:br w:type="page"/>
      </w:r>
    </w:p>
    <w:p w14:paraId="0F87D76B" w14:textId="093B14C3" w:rsidR="003644BD" w:rsidRDefault="003644BD" w:rsidP="009D6CE6">
      <w:pPr>
        <w:pStyle w:val="Ttulo2"/>
      </w:pPr>
      <w:bookmarkStart w:id="1007" w:name="_Toc165126257"/>
      <w:r>
        <w:lastRenderedPageBreak/>
        <w:t>Diseño y arquitectura</w:t>
      </w:r>
      <w:bookmarkEnd w:id="1007"/>
    </w:p>
    <w:tbl>
      <w:tblPr>
        <w:tblW w:w="8647" w:type="dxa"/>
        <w:tblInd w:w="-5" w:type="dxa"/>
        <w:tblLayout w:type="fixed"/>
        <w:tblLook w:val="06A0" w:firstRow="1" w:lastRow="0" w:firstColumn="1" w:lastColumn="0" w:noHBand="1" w:noVBand="1"/>
      </w:tblPr>
      <w:tblGrid>
        <w:gridCol w:w="586"/>
        <w:gridCol w:w="582"/>
        <w:gridCol w:w="581"/>
        <w:gridCol w:w="2220"/>
        <w:gridCol w:w="851"/>
        <w:gridCol w:w="709"/>
        <w:gridCol w:w="567"/>
        <w:gridCol w:w="850"/>
        <w:gridCol w:w="851"/>
        <w:gridCol w:w="850"/>
      </w:tblGrid>
      <w:tr w:rsidR="006754EB" w14:paraId="1DD81505" w14:textId="77777777" w:rsidTr="002C4302">
        <w:trPr>
          <w:trHeight w:val="315"/>
        </w:trPr>
        <w:tc>
          <w:tcPr>
            <w:tcW w:w="586" w:type="dxa"/>
            <w:tcBorders>
              <w:top w:val="single" w:sz="4" w:space="0" w:color="auto"/>
              <w:left w:val="single" w:sz="4" w:space="0" w:color="auto"/>
              <w:bottom w:val="single" w:sz="4" w:space="0" w:color="auto"/>
              <w:right w:val="single" w:sz="4" w:space="0" w:color="auto"/>
            </w:tcBorders>
            <w:shd w:val="clear" w:color="auto" w:fill="D0CECE" w:themeFill="background2" w:themeFillShade="E6"/>
            <w:tcMar>
              <w:top w:w="15" w:type="dxa"/>
              <w:left w:w="15" w:type="dxa"/>
              <w:right w:w="15" w:type="dxa"/>
            </w:tcMar>
            <w:vAlign w:val="center"/>
          </w:tcPr>
          <w:p w14:paraId="173DB4A1" w14:textId="2B0DBA84" w:rsidR="4C3B832D" w:rsidRPr="006814E5" w:rsidRDefault="4C3B832D" w:rsidP="00DA7642">
            <w:pPr>
              <w:spacing w:after="0"/>
              <w:jc w:val="center"/>
              <w:rPr>
                <w:sz w:val="16"/>
                <w:szCs w:val="16"/>
              </w:rPr>
            </w:pPr>
            <w:r w:rsidRPr="006814E5">
              <w:rPr>
                <w:rFonts w:ascii="Calibri" w:eastAsia="Calibri" w:hAnsi="Calibri" w:cs="Calibri"/>
                <w:b/>
                <w:bCs/>
                <w:color w:val="000000" w:themeColor="text1"/>
                <w:sz w:val="16"/>
                <w:szCs w:val="16"/>
              </w:rPr>
              <w:t>I1</w:t>
            </w:r>
          </w:p>
        </w:tc>
        <w:tc>
          <w:tcPr>
            <w:tcW w:w="582" w:type="dxa"/>
            <w:tcBorders>
              <w:top w:val="single" w:sz="4" w:space="0" w:color="auto"/>
              <w:left w:val="single" w:sz="4" w:space="0" w:color="auto"/>
              <w:bottom w:val="single" w:sz="4" w:space="0" w:color="auto"/>
              <w:right w:val="single" w:sz="4" w:space="0" w:color="auto"/>
            </w:tcBorders>
            <w:shd w:val="clear" w:color="auto" w:fill="D0CECE" w:themeFill="background2" w:themeFillShade="E6"/>
            <w:tcMar>
              <w:top w:w="15" w:type="dxa"/>
              <w:left w:w="15" w:type="dxa"/>
              <w:right w:w="15" w:type="dxa"/>
            </w:tcMar>
            <w:vAlign w:val="center"/>
          </w:tcPr>
          <w:p w14:paraId="42340A67" w14:textId="06E77488" w:rsidR="4C3B832D" w:rsidRPr="006814E5" w:rsidRDefault="4C3B832D" w:rsidP="00DA7642">
            <w:pPr>
              <w:spacing w:after="0"/>
              <w:jc w:val="center"/>
              <w:rPr>
                <w:sz w:val="16"/>
                <w:szCs w:val="16"/>
              </w:rPr>
            </w:pPr>
            <w:r w:rsidRPr="006814E5">
              <w:rPr>
                <w:rFonts w:ascii="Calibri" w:eastAsia="Calibri" w:hAnsi="Calibri" w:cs="Calibri"/>
                <w:b/>
                <w:bCs/>
                <w:color w:val="000000" w:themeColor="text1"/>
                <w:sz w:val="16"/>
                <w:szCs w:val="16"/>
              </w:rPr>
              <w:t>I2</w:t>
            </w:r>
          </w:p>
        </w:tc>
        <w:tc>
          <w:tcPr>
            <w:tcW w:w="581" w:type="dxa"/>
            <w:tcBorders>
              <w:top w:val="single" w:sz="4" w:space="0" w:color="auto"/>
              <w:left w:val="single" w:sz="4" w:space="0" w:color="auto"/>
              <w:bottom w:val="single" w:sz="4" w:space="0" w:color="auto"/>
              <w:right w:val="single" w:sz="4" w:space="0" w:color="auto"/>
            </w:tcBorders>
            <w:shd w:val="clear" w:color="auto" w:fill="D0CECE" w:themeFill="background2" w:themeFillShade="E6"/>
            <w:tcMar>
              <w:top w:w="15" w:type="dxa"/>
              <w:left w:w="15" w:type="dxa"/>
              <w:right w:w="15" w:type="dxa"/>
            </w:tcMar>
            <w:vAlign w:val="center"/>
          </w:tcPr>
          <w:p w14:paraId="1D8A6C68" w14:textId="2D9A1300" w:rsidR="4C3B832D" w:rsidRPr="006814E5" w:rsidRDefault="4C3B832D" w:rsidP="00DA7642">
            <w:pPr>
              <w:spacing w:after="0"/>
              <w:jc w:val="center"/>
              <w:rPr>
                <w:sz w:val="16"/>
                <w:szCs w:val="16"/>
              </w:rPr>
            </w:pPr>
            <w:r w:rsidRPr="006814E5">
              <w:rPr>
                <w:rFonts w:ascii="Calibri" w:eastAsia="Calibri" w:hAnsi="Calibri" w:cs="Calibri"/>
                <w:b/>
                <w:bCs/>
                <w:color w:val="000000" w:themeColor="text1"/>
                <w:sz w:val="16"/>
                <w:szCs w:val="16"/>
              </w:rPr>
              <w:t>I3</w:t>
            </w:r>
          </w:p>
        </w:tc>
        <w:tc>
          <w:tcPr>
            <w:tcW w:w="2220" w:type="dxa"/>
            <w:tcBorders>
              <w:top w:val="single" w:sz="4" w:space="0" w:color="auto"/>
              <w:left w:val="single" w:sz="4" w:space="0" w:color="auto"/>
              <w:bottom w:val="single" w:sz="4" w:space="0" w:color="auto"/>
              <w:right w:val="single" w:sz="4" w:space="0" w:color="auto"/>
            </w:tcBorders>
            <w:shd w:val="clear" w:color="auto" w:fill="D0CECE" w:themeFill="background2" w:themeFillShade="E6"/>
            <w:tcMar>
              <w:top w:w="15" w:type="dxa"/>
              <w:left w:w="15" w:type="dxa"/>
              <w:right w:w="15" w:type="dxa"/>
            </w:tcMar>
            <w:vAlign w:val="center"/>
          </w:tcPr>
          <w:p w14:paraId="08808254" w14:textId="452FE6B9" w:rsidR="4C3B832D" w:rsidRPr="006814E5" w:rsidRDefault="4C3B832D" w:rsidP="00DA7642">
            <w:pPr>
              <w:spacing w:after="0"/>
              <w:jc w:val="center"/>
              <w:rPr>
                <w:sz w:val="16"/>
                <w:szCs w:val="16"/>
              </w:rPr>
            </w:pPr>
            <w:r w:rsidRPr="006814E5">
              <w:rPr>
                <w:rFonts w:ascii="Calibri" w:eastAsia="Calibri" w:hAnsi="Calibri" w:cs="Calibri"/>
                <w:b/>
                <w:bCs/>
                <w:color w:val="000000" w:themeColor="text1"/>
                <w:sz w:val="16"/>
                <w:szCs w:val="16"/>
              </w:rPr>
              <w:t>Descripción</w:t>
            </w:r>
          </w:p>
        </w:tc>
        <w:tc>
          <w:tcPr>
            <w:tcW w:w="851" w:type="dxa"/>
            <w:tcBorders>
              <w:top w:val="single" w:sz="4" w:space="0" w:color="auto"/>
              <w:left w:val="single" w:sz="4" w:space="0" w:color="auto"/>
              <w:bottom w:val="single" w:sz="4" w:space="0" w:color="auto"/>
              <w:right w:val="single" w:sz="4" w:space="0" w:color="auto"/>
            </w:tcBorders>
            <w:shd w:val="clear" w:color="auto" w:fill="D0CECE" w:themeFill="background2" w:themeFillShade="E6"/>
            <w:tcMar>
              <w:top w:w="15" w:type="dxa"/>
              <w:left w:w="15" w:type="dxa"/>
              <w:right w:w="15" w:type="dxa"/>
            </w:tcMar>
            <w:vAlign w:val="center"/>
          </w:tcPr>
          <w:p w14:paraId="123B383B" w14:textId="4CB7BF53" w:rsidR="4C3B832D" w:rsidRPr="006814E5" w:rsidRDefault="4C3B832D" w:rsidP="00DA7642">
            <w:pPr>
              <w:spacing w:after="0"/>
              <w:jc w:val="center"/>
              <w:rPr>
                <w:sz w:val="16"/>
                <w:szCs w:val="16"/>
              </w:rPr>
            </w:pPr>
            <w:r w:rsidRPr="006814E5">
              <w:rPr>
                <w:rFonts w:ascii="Calibri" w:eastAsia="Calibri" w:hAnsi="Calibri" w:cs="Calibri"/>
                <w:b/>
                <w:bCs/>
                <w:color w:val="000000" w:themeColor="text1"/>
                <w:sz w:val="16"/>
                <w:szCs w:val="16"/>
              </w:rPr>
              <w:t>Cantidad</w:t>
            </w:r>
          </w:p>
        </w:tc>
        <w:tc>
          <w:tcPr>
            <w:tcW w:w="709" w:type="dxa"/>
            <w:tcBorders>
              <w:top w:val="single" w:sz="4" w:space="0" w:color="auto"/>
              <w:left w:val="single" w:sz="4" w:space="0" w:color="auto"/>
              <w:bottom w:val="single" w:sz="4" w:space="0" w:color="auto"/>
              <w:right w:val="single" w:sz="4" w:space="0" w:color="auto"/>
            </w:tcBorders>
            <w:shd w:val="clear" w:color="auto" w:fill="D0CECE" w:themeFill="background2" w:themeFillShade="E6"/>
            <w:tcMar>
              <w:top w:w="15" w:type="dxa"/>
              <w:left w:w="15" w:type="dxa"/>
              <w:right w:w="15" w:type="dxa"/>
            </w:tcMar>
            <w:vAlign w:val="center"/>
          </w:tcPr>
          <w:p w14:paraId="5C7C2FAD" w14:textId="1ACEDAFE" w:rsidR="4C3B832D" w:rsidRPr="006814E5" w:rsidRDefault="4C3B832D" w:rsidP="00DA7642">
            <w:pPr>
              <w:spacing w:after="0"/>
              <w:jc w:val="center"/>
              <w:rPr>
                <w:sz w:val="16"/>
                <w:szCs w:val="16"/>
              </w:rPr>
            </w:pPr>
            <w:r w:rsidRPr="006814E5">
              <w:rPr>
                <w:rFonts w:ascii="Calibri" w:eastAsia="Calibri" w:hAnsi="Calibri" w:cs="Calibri"/>
                <w:b/>
                <w:bCs/>
                <w:color w:val="000000" w:themeColor="text1"/>
                <w:sz w:val="16"/>
                <w:szCs w:val="16"/>
              </w:rPr>
              <w:t>Unidades</w:t>
            </w:r>
          </w:p>
        </w:tc>
        <w:tc>
          <w:tcPr>
            <w:tcW w:w="567" w:type="dxa"/>
            <w:tcBorders>
              <w:top w:val="single" w:sz="4" w:space="0" w:color="auto"/>
              <w:left w:val="single" w:sz="4" w:space="0" w:color="auto"/>
              <w:bottom w:val="single" w:sz="4" w:space="0" w:color="auto"/>
              <w:right w:val="single" w:sz="4" w:space="0" w:color="auto"/>
            </w:tcBorders>
            <w:shd w:val="clear" w:color="auto" w:fill="D0CECE" w:themeFill="background2" w:themeFillShade="E6"/>
            <w:tcMar>
              <w:top w:w="15" w:type="dxa"/>
              <w:left w:w="15" w:type="dxa"/>
              <w:right w:w="15" w:type="dxa"/>
            </w:tcMar>
            <w:vAlign w:val="center"/>
          </w:tcPr>
          <w:p w14:paraId="07DE6A3E" w14:textId="78708920" w:rsidR="4C3B832D" w:rsidRPr="006814E5" w:rsidRDefault="4C3B832D" w:rsidP="00DA7642">
            <w:pPr>
              <w:spacing w:after="0"/>
              <w:jc w:val="center"/>
              <w:rPr>
                <w:sz w:val="16"/>
                <w:szCs w:val="16"/>
              </w:rPr>
            </w:pPr>
            <w:r w:rsidRPr="006814E5">
              <w:rPr>
                <w:rFonts w:ascii="Calibri" w:eastAsia="Calibri" w:hAnsi="Calibri" w:cs="Calibri"/>
                <w:b/>
                <w:bCs/>
                <w:color w:val="000000" w:themeColor="text1"/>
                <w:sz w:val="16"/>
                <w:szCs w:val="16"/>
              </w:rPr>
              <w:t>Precio</w:t>
            </w:r>
          </w:p>
        </w:tc>
        <w:tc>
          <w:tcPr>
            <w:tcW w:w="850" w:type="dxa"/>
            <w:tcBorders>
              <w:top w:val="single" w:sz="4" w:space="0" w:color="auto"/>
              <w:left w:val="single" w:sz="4" w:space="0" w:color="auto"/>
              <w:bottom w:val="single" w:sz="4" w:space="0" w:color="auto"/>
              <w:right w:val="single" w:sz="4" w:space="0" w:color="auto"/>
            </w:tcBorders>
            <w:shd w:val="clear" w:color="auto" w:fill="D0CECE" w:themeFill="background2" w:themeFillShade="E6"/>
            <w:tcMar>
              <w:top w:w="15" w:type="dxa"/>
              <w:left w:w="15" w:type="dxa"/>
              <w:right w:w="15" w:type="dxa"/>
            </w:tcMar>
            <w:vAlign w:val="center"/>
          </w:tcPr>
          <w:p w14:paraId="144ADF0C" w14:textId="37249AC0" w:rsidR="4C3B832D" w:rsidRPr="006814E5" w:rsidRDefault="4C3B832D" w:rsidP="00DA7642">
            <w:pPr>
              <w:spacing w:after="0"/>
              <w:jc w:val="center"/>
              <w:rPr>
                <w:sz w:val="16"/>
                <w:szCs w:val="16"/>
              </w:rPr>
            </w:pPr>
            <w:r w:rsidRPr="006814E5">
              <w:rPr>
                <w:rFonts w:ascii="Calibri" w:eastAsia="Calibri" w:hAnsi="Calibri" w:cs="Calibri"/>
                <w:b/>
                <w:bCs/>
                <w:color w:val="000000" w:themeColor="text1"/>
                <w:sz w:val="16"/>
                <w:szCs w:val="16"/>
              </w:rPr>
              <w:t>Subtotal (3)</w:t>
            </w:r>
          </w:p>
        </w:tc>
        <w:tc>
          <w:tcPr>
            <w:tcW w:w="851" w:type="dxa"/>
            <w:tcBorders>
              <w:top w:val="single" w:sz="4" w:space="0" w:color="auto"/>
              <w:left w:val="single" w:sz="4" w:space="0" w:color="auto"/>
              <w:bottom w:val="single" w:sz="4" w:space="0" w:color="auto"/>
              <w:right w:val="single" w:sz="4" w:space="0" w:color="auto"/>
            </w:tcBorders>
            <w:shd w:val="clear" w:color="auto" w:fill="D0CECE" w:themeFill="background2" w:themeFillShade="E6"/>
            <w:tcMar>
              <w:top w:w="15" w:type="dxa"/>
              <w:left w:w="15" w:type="dxa"/>
              <w:right w:w="15" w:type="dxa"/>
            </w:tcMar>
            <w:vAlign w:val="center"/>
          </w:tcPr>
          <w:p w14:paraId="28978CC7" w14:textId="4A2B5581" w:rsidR="4C3B832D" w:rsidRPr="006814E5" w:rsidRDefault="4C3B832D" w:rsidP="00DA7642">
            <w:pPr>
              <w:spacing w:after="0"/>
              <w:jc w:val="center"/>
              <w:rPr>
                <w:sz w:val="16"/>
                <w:szCs w:val="16"/>
              </w:rPr>
            </w:pPr>
            <w:r w:rsidRPr="006814E5">
              <w:rPr>
                <w:rFonts w:ascii="Calibri" w:eastAsia="Calibri" w:hAnsi="Calibri" w:cs="Calibri"/>
                <w:b/>
                <w:bCs/>
                <w:color w:val="000000" w:themeColor="text1"/>
                <w:sz w:val="16"/>
                <w:szCs w:val="16"/>
              </w:rPr>
              <w:t>Subtotal (2)</w:t>
            </w:r>
          </w:p>
        </w:tc>
        <w:tc>
          <w:tcPr>
            <w:tcW w:w="850" w:type="dxa"/>
            <w:tcBorders>
              <w:top w:val="single" w:sz="4" w:space="0" w:color="auto"/>
              <w:left w:val="single" w:sz="4" w:space="0" w:color="auto"/>
              <w:bottom w:val="single" w:sz="4" w:space="0" w:color="auto"/>
              <w:right w:val="single" w:sz="4" w:space="0" w:color="auto"/>
            </w:tcBorders>
            <w:shd w:val="clear" w:color="auto" w:fill="D0CECE" w:themeFill="background2" w:themeFillShade="E6"/>
            <w:tcMar>
              <w:top w:w="15" w:type="dxa"/>
              <w:left w:w="15" w:type="dxa"/>
              <w:right w:w="15" w:type="dxa"/>
            </w:tcMar>
            <w:vAlign w:val="center"/>
          </w:tcPr>
          <w:p w14:paraId="140D841C" w14:textId="0826B9BD" w:rsidR="4C3B832D" w:rsidRPr="006814E5" w:rsidRDefault="4C3B832D" w:rsidP="00DA7642">
            <w:pPr>
              <w:spacing w:after="0"/>
              <w:jc w:val="center"/>
              <w:rPr>
                <w:sz w:val="16"/>
                <w:szCs w:val="16"/>
              </w:rPr>
            </w:pPr>
            <w:r w:rsidRPr="006814E5">
              <w:rPr>
                <w:rFonts w:ascii="Calibri" w:eastAsia="Calibri" w:hAnsi="Calibri" w:cs="Calibri"/>
                <w:b/>
                <w:bCs/>
                <w:color w:val="000000" w:themeColor="text1"/>
                <w:sz w:val="16"/>
                <w:szCs w:val="16"/>
              </w:rPr>
              <w:t>Total</w:t>
            </w:r>
          </w:p>
        </w:tc>
      </w:tr>
      <w:tr w:rsidR="006754EB" w14:paraId="5C394DBF" w14:textId="77777777" w:rsidTr="002C4302">
        <w:trPr>
          <w:trHeight w:val="315"/>
        </w:trPr>
        <w:tc>
          <w:tcPr>
            <w:tcW w:w="586" w:type="dxa"/>
            <w:tcBorders>
              <w:top w:val="single" w:sz="4" w:space="0" w:color="auto"/>
              <w:left w:val="single" w:sz="4" w:space="0" w:color="auto"/>
              <w:bottom w:val="single" w:sz="4" w:space="0" w:color="auto"/>
              <w:right w:val="single" w:sz="4" w:space="0" w:color="auto"/>
            </w:tcBorders>
            <w:shd w:val="clear" w:color="auto" w:fill="E7E6E6" w:themeFill="background2"/>
            <w:tcMar>
              <w:top w:w="15" w:type="dxa"/>
              <w:left w:w="15" w:type="dxa"/>
              <w:right w:w="15" w:type="dxa"/>
            </w:tcMar>
            <w:vAlign w:val="center"/>
          </w:tcPr>
          <w:p w14:paraId="60830A05" w14:textId="53FF03FC" w:rsidR="4C3B832D" w:rsidRPr="006814E5" w:rsidRDefault="4C3B832D" w:rsidP="4C3B832D">
            <w:pPr>
              <w:spacing w:after="0"/>
              <w:jc w:val="center"/>
              <w:rPr>
                <w:sz w:val="16"/>
                <w:szCs w:val="16"/>
              </w:rPr>
            </w:pPr>
            <w:r w:rsidRPr="006814E5">
              <w:rPr>
                <w:rFonts w:ascii="Calibri" w:eastAsia="Calibri" w:hAnsi="Calibri" w:cs="Calibri"/>
                <w:color w:val="000000" w:themeColor="text1"/>
                <w:sz w:val="16"/>
                <w:szCs w:val="16"/>
              </w:rPr>
              <w:t>01</w:t>
            </w:r>
          </w:p>
        </w:tc>
        <w:tc>
          <w:tcPr>
            <w:tcW w:w="582" w:type="dxa"/>
            <w:tcBorders>
              <w:top w:val="single" w:sz="4" w:space="0" w:color="auto"/>
              <w:left w:val="single" w:sz="4" w:space="0" w:color="auto"/>
              <w:bottom w:val="single" w:sz="4" w:space="0" w:color="auto"/>
              <w:right w:val="single" w:sz="4" w:space="0" w:color="auto"/>
            </w:tcBorders>
            <w:shd w:val="clear" w:color="auto" w:fill="E7E6E6" w:themeFill="background2"/>
            <w:tcMar>
              <w:top w:w="15" w:type="dxa"/>
              <w:left w:w="15" w:type="dxa"/>
              <w:right w:w="15" w:type="dxa"/>
            </w:tcMar>
            <w:vAlign w:val="center"/>
          </w:tcPr>
          <w:p w14:paraId="099F4D20" w14:textId="7651372E" w:rsidR="4C3B832D" w:rsidRPr="006814E5" w:rsidRDefault="4C3B832D" w:rsidP="00DA7642">
            <w:pPr>
              <w:jc w:val="center"/>
              <w:rPr>
                <w:sz w:val="16"/>
                <w:szCs w:val="16"/>
              </w:rPr>
            </w:pPr>
          </w:p>
        </w:tc>
        <w:tc>
          <w:tcPr>
            <w:tcW w:w="581" w:type="dxa"/>
            <w:tcBorders>
              <w:top w:val="single" w:sz="4" w:space="0" w:color="auto"/>
              <w:left w:val="single" w:sz="4" w:space="0" w:color="auto"/>
              <w:bottom w:val="single" w:sz="4" w:space="0" w:color="auto"/>
              <w:right w:val="single" w:sz="4" w:space="0" w:color="auto"/>
            </w:tcBorders>
            <w:shd w:val="clear" w:color="auto" w:fill="E7E6E6" w:themeFill="background2"/>
            <w:tcMar>
              <w:top w:w="15" w:type="dxa"/>
              <w:left w:w="15" w:type="dxa"/>
              <w:right w:w="15" w:type="dxa"/>
            </w:tcMar>
            <w:vAlign w:val="center"/>
          </w:tcPr>
          <w:p w14:paraId="0B7D1BFC" w14:textId="6AD80FC2" w:rsidR="4C3B832D" w:rsidRPr="006814E5" w:rsidRDefault="4C3B832D" w:rsidP="00DA7642">
            <w:pPr>
              <w:jc w:val="center"/>
              <w:rPr>
                <w:sz w:val="16"/>
                <w:szCs w:val="16"/>
              </w:rPr>
            </w:pPr>
          </w:p>
        </w:tc>
        <w:tc>
          <w:tcPr>
            <w:tcW w:w="2220" w:type="dxa"/>
            <w:tcBorders>
              <w:top w:val="single" w:sz="4" w:space="0" w:color="auto"/>
              <w:left w:val="single" w:sz="4" w:space="0" w:color="auto"/>
              <w:bottom w:val="single" w:sz="4" w:space="0" w:color="auto"/>
              <w:right w:val="single" w:sz="4" w:space="0" w:color="auto"/>
            </w:tcBorders>
            <w:shd w:val="clear" w:color="auto" w:fill="E7E6E6" w:themeFill="background2"/>
            <w:tcMar>
              <w:top w:w="15" w:type="dxa"/>
              <w:left w:w="15" w:type="dxa"/>
              <w:right w:w="15" w:type="dxa"/>
            </w:tcMar>
            <w:vAlign w:val="center"/>
          </w:tcPr>
          <w:p w14:paraId="5A3C351F" w14:textId="75786BE5" w:rsidR="4C3B832D" w:rsidRPr="006814E5" w:rsidRDefault="4C3B832D" w:rsidP="4C3B832D">
            <w:pPr>
              <w:spacing w:after="0"/>
              <w:jc w:val="left"/>
              <w:rPr>
                <w:sz w:val="16"/>
                <w:szCs w:val="16"/>
              </w:rPr>
            </w:pPr>
            <w:r w:rsidRPr="006814E5">
              <w:rPr>
                <w:rFonts w:ascii="Calibri" w:eastAsia="Calibri" w:hAnsi="Calibri" w:cs="Calibri"/>
                <w:b/>
                <w:bCs/>
                <w:color w:val="000000" w:themeColor="text1"/>
                <w:sz w:val="16"/>
                <w:szCs w:val="16"/>
              </w:rPr>
              <w:t>Diseño y arquitectura</w:t>
            </w:r>
          </w:p>
        </w:tc>
        <w:tc>
          <w:tcPr>
            <w:tcW w:w="851" w:type="dxa"/>
            <w:tcBorders>
              <w:top w:val="single" w:sz="4" w:space="0" w:color="auto"/>
              <w:left w:val="single" w:sz="4" w:space="0" w:color="auto"/>
              <w:bottom w:val="single" w:sz="4" w:space="0" w:color="auto"/>
              <w:right w:val="single" w:sz="4" w:space="0" w:color="auto"/>
            </w:tcBorders>
            <w:shd w:val="clear" w:color="auto" w:fill="E7E6E6" w:themeFill="background2"/>
            <w:tcMar>
              <w:top w:w="15" w:type="dxa"/>
              <w:left w:w="15" w:type="dxa"/>
              <w:right w:w="15" w:type="dxa"/>
            </w:tcMar>
            <w:vAlign w:val="center"/>
          </w:tcPr>
          <w:p w14:paraId="27FCE8E7" w14:textId="2FC6A216" w:rsidR="4C3B832D" w:rsidRPr="006814E5" w:rsidRDefault="4C3B832D" w:rsidP="00DA7642">
            <w:pPr>
              <w:jc w:val="center"/>
              <w:rPr>
                <w:sz w:val="16"/>
                <w:szCs w:val="16"/>
              </w:rPr>
            </w:pPr>
          </w:p>
        </w:tc>
        <w:tc>
          <w:tcPr>
            <w:tcW w:w="709" w:type="dxa"/>
            <w:tcBorders>
              <w:top w:val="single" w:sz="4" w:space="0" w:color="auto"/>
              <w:left w:val="single" w:sz="4" w:space="0" w:color="auto"/>
              <w:bottom w:val="single" w:sz="4" w:space="0" w:color="auto"/>
              <w:right w:val="single" w:sz="4" w:space="0" w:color="auto"/>
            </w:tcBorders>
            <w:shd w:val="clear" w:color="auto" w:fill="E7E6E6" w:themeFill="background2"/>
            <w:tcMar>
              <w:top w:w="15" w:type="dxa"/>
              <w:left w:w="15" w:type="dxa"/>
              <w:right w:w="15" w:type="dxa"/>
            </w:tcMar>
            <w:vAlign w:val="center"/>
          </w:tcPr>
          <w:p w14:paraId="3FC0CE09" w14:textId="08A7B547" w:rsidR="4C3B832D" w:rsidRPr="006814E5" w:rsidRDefault="4C3B832D" w:rsidP="00DA7642">
            <w:pPr>
              <w:jc w:val="center"/>
              <w:rPr>
                <w:sz w:val="16"/>
                <w:szCs w:val="16"/>
              </w:rPr>
            </w:pPr>
          </w:p>
        </w:tc>
        <w:tc>
          <w:tcPr>
            <w:tcW w:w="567" w:type="dxa"/>
            <w:tcBorders>
              <w:top w:val="single" w:sz="4" w:space="0" w:color="auto"/>
              <w:left w:val="single" w:sz="4" w:space="0" w:color="auto"/>
              <w:bottom w:val="single" w:sz="4" w:space="0" w:color="auto"/>
              <w:right w:val="single" w:sz="4" w:space="0" w:color="auto"/>
            </w:tcBorders>
            <w:shd w:val="clear" w:color="auto" w:fill="E7E6E6" w:themeFill="background2"/>
            <w:tcMar>
              <w:top w:w="15" w:type="dxa"/>
              <w:left w:w="15" w:type="dxa"/>
              <w:right w:w="15" w:type="dxa"/>
            </w:tcMar>
            <w:vAlign w:val="center"/>
          </w:tcPr>
          <w:p w14:paraId="37A0A2C9" w14:textId="0BA9FCCF" w:rsidR="4C3B832D" w:rsidRPr="006814E5" w:rsidRDefault="4C3B832D" w:rsidP="00DA7642">
            <w:pPr>
              <w:jc w:val="center"/>
              <w:rPr>
                <w:sz w:val="16"/>
                <w:szCs w:val="16"/>
              </w:rPr>
            </w:pPr>
          </w:p>
        </w:tc>
        <w:tc>
          <w:tcPr>
            <w:tcW w:w="850" w:type="dxa"/>
            <w:tcBorders>
              <w:top w:val="single" w:sz="4" w:space="0" w:color="auto"/>
              <w:left w:val="single" w:sz="4" w:space="0" w:color="auto"/>
              <w:bottom w:val="single" w:sz="4" w:space="0" w:color="auto"/>
              <w:right w:val="single" w:sz="4" w:space="0" w:color="auto"/>
            </w:tcBorders>
            <w:shd w:val="clear" w:color="auto" w:fill="E7E6E6" w:themeFill="background2"/>
            <w:tcMar>
              <w:top w:w="15" w:type="dxa"/>
              <w:left w:w="15" w:type="dxa"/>
              <w:right w:w="15" w:type="dxa"/>
            </w:tcMar>
            <w:vAlign w:val="center"/>
          </w:tcPr>
          <w:p w14:paraId="3EE7D68E" w14:textId="5C730521" w:rsidR="4C3B832D" w:rsidRPr="006814E5" w:rsidRDefault="4C3B832D" w:rsidP="00DA7642">
            <w:pPr>
              <w:jc w:val="center"/>
              <w:rPr>
                <w:sz w:val="16"/>
                <w:szCs w:val="16"/>
              </w:rPr>
            </w:pPr>
          </w:p>
        </w:tc>
        <w:tc>
          <w:tcPr>
            <w:tcW w:w="851" w:type="dxa"/>
            <w:tcBorders>
              <w:top w:val="single" w:sz="4" w:space="0" w:color="auto"/>
              <w:left w:val="single" w:sz="4" w:space="0" w:color="auto"/>
              <w:bottom w:val="single" w:sz="4" w:space="0" w:color="auto"/>
              <w:right w:val="single" w:sz="4" w:space="0" w:color="auto"/>
            </w:tcBorders>
            <w:shd w:val="clear" w:color="auto" w:fill="E7E6E6" w:themeFill="background2"/>
            <w:tcMar>
              <w:top w:w="15" w:type="dxa"/>
              <w:left w:w="15" w:type="dxa"/>
              <w:right w:w="15" w:type="dxa"/>
            </w:tcMar>
            <w:vAlign w:val="center"/>
          </w:tcPr>
          <w:p w14:paraId="631EEB00" w14:textId="47EF7238" w:rsidR="4C3B832D" w:rsidRPr="006814E5" w:rsidRDefault="4C3B832D" w:rsidP="00DA7642">
            <w:pPr>
              <w:jc w:val="center"/>
              <w:rPr>
                <w:sz w:val="16"/>
                <w:szCs w:val="16"/>
              </w:rPr>
            </w:pPr>
          </w:p>
        </w:tc>
        <w:tc>
          <w:tcPr>
            <w:tcW w:w="850" w:type="dxa"/>
            <w:tcBorders>
              <w:top w:val="single" w:sz="4" w:space="0" w:color="auto"/>
              <w:left w:val="single" w:sz="4" w:space="0" w:color="auto"/>
              <w:bottom w:val="single" w:sz="4" w:space="0" w:color="auto"/>
              <w:right w:val="single" w:sz="4" w:space="0" w:color="auto"/>
            </w:tcBorders>
            <w:shd w:val="clear" w:color="auto" w:fill="E7E6E6" w:themeFill="background2"/>
            <w:tcMar>
              <w:top w:w="15" w:type="dxa"/>
              <w:left w:w="15" w:type="dxa"/>
              <w:right w:w="15" w:type="dxa"/>
            </w:tcMar>
            <w:vAlign w:val="center"/>
          </w:tcPr>
          <w:p w14:paraId="18322EDA" w14:textId="48344410" w:rsidR="4C3B832D" w:rsidRPr="006814E5" w:rsidRDefault="4C3B832D" w:rsidP="4C3B832D">
            <w:pPr>
              <w:spacing w:after="0"/>
              <w:jc w:val="center"/>
              <w:rPr>
                <w:sz w:val="16"/>
                <w:szCs w:val="16"/>
              </w:rPr>
            </w:pPr>
            <w:r w:rsidRPr="006814E5">
              <w:rPr>
                <w:rFonts w:ascii="Calibri" w:eastAsia="Calibri" w:hAnsi="Calibri" w:cs="Calibri"/>
                <w:b/>
                <w:bCs/>
                <w:color w:val="000000" w:themeColor="text1"/>
                <w:sz w:val="16"/>
                <w:szCs w:val="16"/>
              </w:rPr>
              <w:t>4.446,52 €</w:t>
            </w:r>
          </w:p>
        </w:tc>
      </w:tr>
      <w:tr w:rsidR="006754EB" w14:paraId="65E32048" w14:textId="77777777" w:rsidTr="002C4302">
        <w:trPr>
          <w:trHeight w:val="315"/>
        </w:trPr>
        <w:tc>
          <w:tcPr>
            <w:tcW w:w="586"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77C06B2A" w14:textId="75D32CF9" w:rsidR="4C3B832D" w:rsidRPr="006814E5" w:rsidRDefault="4C3B832D" w:rsidP="00DA7642">
            <w:pPr>
              <w:jc w:val="center"/>
              <w:rPr>
                <w:sz w:val="16"/>
                <w:szCs w:val="16"/>
              </w:rPr>
            </w:pPr>
          </w:p>
        </w:tc>
        <w:tc>
          <w:tcPr>
            <w:tcW w:w="582"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28987174" w14:textId="51F9F45F" w:rsidR="4C3B832D" w:rsidRPr="006814E5" w:rsidRDefault="4C3B832D" w:rsidP="4C3B832D">
            <w:pPr>
              <w:spacing w:after="0"/>
              <w:jc w:val="center"/>
              <w:rPr>
                <w:sz w:val="16"/>
                <w:szCs w:val="16"/>
              </w:rPr>
            </w:pPr>
            <w:r w:rsidRPr="006814E5">
              <w:rPr>
                <w:rFonts w:ascii="Calibri" w:eastAsia="Calibri" w:hAnsi="Calibri" w:cs="Calibri"/>
                <w:color w:val="000000" w:themeColor="text1"/>
                <w:sz w:val="16"/>
                <w:szCs w:val="16"/>
              </w:rPr>
              <w:t>001</w:t>
            </w:r>
          </w:p>
        </w:tc>
        <w:tc>
          <w:tcPr>
            <w:tcW w:w="58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4FA5D14E" w14:textId="5A7D1F63" w:rsidR="4C3B832D" w:rsidRPr="006814E5" w:rsidRDefault="4C3B832D" w:rsidP="00DA7642">
            <w:pPr>
              <w:jc w:val="center"/>
              <w:rPr>
                <w:sz w:val="16"/>
                <w:szCs w:val="16"/>
              </w:rPr>
            </w:pPr>
          </w:p>
        </w:tc>
        <w:tc>
          <w:tcPr>
            <w:tcW w:w="2220"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35" w:type="dxa"/>
              <w:right w:w="15" w:type="dxa"/>
            </w:tcMar>
            <w:vAlign w:val="center"/>
          </w:tcPr>
          <w:p w14:paraId="771BBAA1" w14:textId="11294BD4" w:rsidR="4C3B832D" w:rsidRPr="006814E5" w:rsidRDefault="4C3B832D" w:rsidP="4C3B832D">
            <w:pPr>
              <w:spacing w:after="0"/>
              <w:jc w:val="left"/>
              <w:rPr>
                <w:sz w:val="16"/>
                <w:szCs w:val="16"/>
              </w:rPr>
            </w:pPr>
            <w:r w:rsidRPr="006814E5">
              <w:rPr>
                <w:rFonts w:ascii="Calibri" w:eastAsia="Calibri" w:hAnsi="Calibri" w:cs="Calibri"/>
                <w:color w:val="000000" w:themeColor="text1"/>
                <w:sz w:val="16"/>
                <w:szCs w:val="16"/>
              </w:rPr>
              <w:t>Diseño y arquitectura - Integración con sistemas centrales</w:t>
            </w:r>
          </w:p>
        </w:tc>
        <w:tc>
          <w:tcPr>
            <w:tcW w:w="85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2533D199" w14:textId="3F45AC82" w:rsidR="4C3B832D" w:rsidRPr="006814E5" w:rsidRDefault="4C3B832D" w:rsidP="00DA7642">
            <w:pPr>
              <w:jc w:val="center"/>
              <w:rPr>
                <w:sz w:val="16"/>
                <w:szCs w:val="16"/>
              </w:rPr>
            </w:pPr>
          </w:p>
        </w:tc>
        <w:tc>
          <w:tcPr>
            <w:tcW w:w="709"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3AF46706" w14:textId="34813512" w:rsidR="4C3B832D" w:rsidRPr="006814E5" w:rsidRDefault="4C3B832D" w:rsidP="00DA7642">
            <w:pPr>
              <w:jc w:val="center"/>
              <w:rPr>
                <w:sz w:val="16"/>
                <w:szCs w:val="16"/>
              </w:rPr>
            </w:pP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47EE253F" w14:textId="3AC28224" w:rsidR="4C3B832D" w:rsidRPr="006814E5" w:rsidRDefault="4C3B832D" w:rsidP="00DA7642">
            <w:pPr>
              <w:jc w:val="center"/>
              <w:rPr>
                <w:sz w:val="16"/>
                <w:szCs w:val="16"/>
              </w:rPr>
            </w:pPr>
          </w:p>
        </w:tc>
        <w:tc>
          <w:tcPr>
            <w:tcW w:w="850"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6C0AEA06" w14:textId="75D52498" w:rsidR="4C3B832D" w:rsidRPr="006814E5" w:rsidRDefault="4C3B832D" w:rsidP="00DA7642">
            <w:pPr>
              <w:jc w:val="center"/>
              <w:rPr>
                <w:sz w:val="16"/>
                <w:szCs w:val="16"/>
              </w:rPr>
            </w:pPr>
          </w:p>
        </w:tc>
        <w:tc>
          <w:tcPr>
            <w:tcW w:w="85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2EDCD237" w14:textId="1CF22BDB" w:rsidR="4C3B832D" w:rsidRPr="006814E5" w:rsidRDefault="4C3B832D" w:rsidP="4C3B832D">
            <w:pPr>
              <w:spacing w:after="0"/>
              <w:jc w:val="center"/>
              <w:rPr>
                <w:sz w:val="16"/>
                <w:szCs w:val="16"/>
              </w:rPr>
            </w:pPr>
            <w:r w:rsidRPr="006814E5">
              <w:rPr>
                <w:rFonts w:ascii="Calibri" w:eastAsia="Calibri" w:hAnsi="Calibri" w:cs="Calibri"/>
                <w:color w:val="000000" w:themeColor="text1"/>
                <w:sz w:val="16"/>
                <w:szCs w:val="16"/>
              </w:rPr>
              <w:t>623,34 €</w:t>
            </w:r>
          </w:p>
        </w:tc>
        <w:tc>
          <w:tcPr>
            <w:tcW w:w="850"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6892546E" w14:textId="324535E6" w:rsidR="4C3B832D" w:rsidRPr="006814E5" w:rsidRDefault="4C3B832D" w:rsidP="00DA7642">
            <w:pPr>
              <w:jc w:val="center"/>
              <w:rPr>
                <w:sz w:val="16"/>
                <w:szCs w:val="16"/>
              </w:rPr>
            </w:pPr>
          </w:p>
        </w:tc>
      </w:tr>
      <w:tr w:rsidR="006754EB" w14:paraId="53F30FD4" w14:textId="77777777" w:rsidTr="002C4302">
        <w:trPr>
          <w:trHeight w:val="315"/>
        </w:trPr>
        <w:tc>
          <w:tcPr>
            <w:tcW w:w="586"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4DD88292" w14:textId="2AC16AA1" w:rsidR="4C3B832D" w:rsidRPr="006814E5" w:rsidRDefault="4C3B832D" w:rsidP="00DA7642">
            <w:pPr>
              <w:jc w:val="center"/>
              <w:rPr>
                <w:sz w:val="16"/>
                <w:szCs w:val="16"/>
              </w:rPr>
            </w:pPr>
          </w:p>
        </w:tc>
        <w:tc>
          <w:tcPr>
            <w:tcW w:w="582"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601A1BF8" w14:textId="0F982EB2" w:rsidR="4C3B832D" w:rsidRPr="006814E5" w:rsidRDefault="4C3B832D" w:rsidP="00DA7642">
            <w:pPr>
              <w:jc w:val="center"/>
              <w:rPr>
                <w:sz w:val="16"/>
                <w:szCs w:val="16"/>
              </w:rPr>
            </w:pPr>
          </w:p>
        </w:tc>
        <w:tc>
          <w:tcPr>
            <w:tcW w:w="58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4D861804" w14:textId="02D184EC" w:rsidR="4C3B832D" w:rsidRPr="006814E5" w:rsidRDefault="4C3B832D" w:rsidP="4C3B832D">
            <w:pPr>
              <w:spacing w:after="0"/>
              <w:jc w:val="center"/>
              <w:rPr>
                <w:sz w:val="16"/>
                <w:szCs w:val="16"/>
              </w:rPr>
            </w:pPr>
            <w:r w:rsidRPr="006814E5">
              <w:rPr>
                <w:rFonts w:ascii="Calibri" w:eastAsia="Calibri" w:hAnsi="Calibri" w:cs="Calibri"/>
                <w:color w:val="000000" w:themeColor="text1"/>
                <w:sz w:val="16"/>
                <w:szCs w:val="16"/>
              </w:rPr>
              <w:t>01</w:t>
            </w:r>
          </w:p>
        </w:tc>
        <w:tc>
          <w:tcPr>
            <w:tcW w:w="2220"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270" w:type="dxa"/>
              <w:right w:w="15" w:type="dxa"/>
            </w:tcMar>
            <w:vAlign w:val="center"/>
          </w:tcPr>
          <w:p w14:paraId="148E28DC" w14:textId="56A5AAE0" w:rsidR="4C3B832D" w:rsidRPr="006814E5" w:rsidRDefault="4C3B832D" w:rsidP="4C3B832D">
            <w:pPr>
              <w:spacing w:after="0"/>
              <w:jc w:val="left"/>
              <w:rPr>
                <w:sz w:val="16"/>
                <w:szCs w:val="16"/>
              </w:rPr>
            </w:pPr>
            <w:r w:rsidRPr="006814E5">
              <w:rPr>
                <w:rFonts w:ascii="Calibri" w:eastAsia="Calibri" w:hAnsi="Calibri" w:cs="Calibri"/>
                <w:color w:val="000000" w:themeColor="text1"/>
                <w:sz w:val="16"/>
                <w:szCs w:val="16"/>
              </w:rPr>
              <w:t>Arquitecto del Software</w:t>
            </w:r>
          </w:p>
        </w:tc>
        <w:tc>
          <w:tcPr>
            <w:tcW w:w="85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6CA62BC6" w14:textId="1135655B" w:rsidR="4C3B832D" w:rsidRPr="006814E5" w:rsidRDefault="4C3B832D" w:rsidP="4C3B832D">
            <w:pPr>
              <w:spacing w:after="0"/>
              <w:jc w:val="center"/>
              <w:rPr>
                <w:sz w:val="16"/>
                <w:szCs w:val="16"/>
              </w:rPr>
            </w:pPr>
            <w:r w:rsidRPr="006814E5">
              <w:rPr>
                <w:rFonts w:ascii="Calibri" w:eastAsia="Calibri" w:hAnsi="Calibri" w:cs="Calibri"/>
                <w:color w:val="000000" w:themeColor="text1"/>
                <w:sz w:val="16"/>
                <w:szCs w:val="16"/>
              </w:rPr>
              <w:t>15</w:t>
            </w:r>
          </w:p>
        </w:tc>
        <w:tc>
          <w:tcPr>
            <w:tcW w:w="709"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5446736D" w14:textId="7FA86E4B" w:rsidR="4C3B832D" w:rsidRPr="006814E5" w:rsidRDefault="4C3B832D" w:rsidP="4C3B832D">
            <w:pPr>
              <w:spacing w:after="0"/>
              <w:jc w:val="center"/>
              <w:rPr>
                <w:sz w:val="16"/>
                <w:szCs w:val="16"/>
              </w:rPr>
            </w:pPr>
            <w:r w:rsidRPr="006814E5">
              <w:rPr>
                <w:rFonts w:ascii="Calibri" w:eastAsia="Calibri" w:hAnsi="Calibri" w:cs="Calibri"/>
                <w:color w:val="000000" w:themeColor="text1"/>
                <w:sz w:val="16"/>
                <w:szCs w:val="16"/>
              </w:rPr>
              <w:t>horas</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75B2FFD8" w14:textId="51757505" w:rsidR="4C3B832D" w:rsidRPr="006814E5" w:rsidRDefault="4C3B832D" w:rsidP="4C3B832D">
            <w:pPr>
              <w:spacing w:after="0"/>
              <w:jc w:val="center"/>
              <w:rPr>
                <w:sz w:val="16"/>
                <w:szCs w:val="16"/>
              </w:rPr>
            </w:pPr>
            <w:r w:rsidRPr="006814E5">
              <w:rPr>
                <w:rFonts w:ascii="Calibri" w:eastAsia="Calibri" w:hAnsi="Calibri" w:cs="Calibri"/>
                <w:color w:val="000000" w:themeColor="text1"/>
                <w:sz w:val="16"/>
                <w:szCs w:val="16"/>
              </w:rPr>
              <w:t>41,56 €</w:t>
            </w:r>
          </w:p>
        </w:tc>
        <w:tc>
          <w:tcPr>
            <w:tcW w:w="850"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6B8A1797" w14:textId="7BBB4D57" w:rsidR="4C3B832D" w:rsidRPr="006814E5" w:rsidRDefault="4C3B832D" w:rsidP="4C3B832D">
            <w:pPr>
              <w:spacing w:after="0"/>
              <w:jc w:val="center"/>
              <w:rPr>
                <w:sz w:val="16"/>
                <w:szCs w:val="16"/>
              </w:rPr>
            </w:pPr>
            <w:r w:rsidRPr="006814E5">
              <w:rPr>
                <w:rFonts w:ascii="Calibri" w:eastAsia="Calibri" w:hAnsi="Calibri" w:cs="Calibri"/>
                <w:color w:val="000000" w:themeColor="text1"/>
                <w:sz w:val="16"/>
                <w:szCs w:val="16"/>
              </w:rPr>
              <w:t>623,34 €</w:t>
            </w:r>
          </w:p>
        </w:tc>
        <w:tc>
          <w:tcPr>
            <w:tcW w:w="85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01E9C49C" w14:textId="3E12D234" w:rsidR="4C3B832D" w:rsidRPr="006814E5" w:rsidRDefault="4C3B832D" w:rsidP="00DA7642">
            <w:pPr>
              <w:jc w:val="center"/>
              <w:rPr>
                <w:sz w:val="16"/>
                <w:szCs w:val="16"/>
              </w:rPr>
            </w:pPr>
          </w:p>
        </w:tc>
        <w:tc>
          <w:tcPr>
            <w:tcW w:w="850"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605485B2" w14:textId="2EAE8293" w:rsidR="4C3B832D" w:rsidRPr="006814E5" w:rsidRDefault="4C3B832D" w:rsidP="00DA7642">
            <w:pPr>
              <w:jc w:val="center"/>
              <w:rPr>
                <w:sz w:val="16"/>
                <w:szCs w:val="16"/>
              </w:rPr>
            </w:pPr>
          </w:p>
        </w:tc>
      </w:tr>
      <w:tr w:rsidR="006754EB" w14:paraId="7C555394" w14:textId="77777777" w:rsidTr="002C4302">
        <w:trPr>
          <w:trHeight w:val="315"/>
        </w:trPr>
        <w:tc>
          <w:tcPr>
            <w:tcW w:w="586"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38F07EDF" w14:textId="10D088A2" w:rsidR="4C3B832D" w:rsidRPr="006814E5" w:rsidRDefault="4C3B832D" w:rsidP="00DA7642">
            <w:pPr>
              <w:jc w:val="center"/>
              <w:rPr>
                <w:sz w:val="16"/>
                <w:szCs w:val="16"/>
              </w:rPr>
            </w:pPr>
          </w:p>
        </w:tc>
        <w:tc>
          <w:tcPr>
            <w:tcW w:w="582"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75A5572B" w14:textId="0F6BDCE3" w:rsidR="4C3B832D" w:rsidRPr="006814E5" w:rsidRDefault="4C3B832D" w:rsidP="4C3B832D">
            <w:pPr>
              <w:spacing w:after="0"/>
              <w:jc w:val="center"/>
              <w:rPr>
                <w:sz w:val="16"/>
                <w:szCs w:val="16"/>
              </w:rPr>
            </w:pPr>
            <w:r w:rsidRPr="006814E5">
              <w:rPr>
                <w:rFonts w:ascii="Calibri" w:eastAsia="Calibri" w:hAnsi="Calibri" w:cs="Calibri"/>
                <w:color w:val="000000" w:themeColor="text1"/>
                <w:sz w:val="16"/>
                <w:szCs w:val="16"/>
              </w:rPr>
              <w:t>002</w:t>
            </w:r>
          </w:p>
        </w:tc>
        <w:tc>
          <w:tcPr>
            <w:tcW w:w="58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51708736" w14:textId="379D81C6" w:rsidR="4C3B832D" w:rsidRPr="006814E5" w:rsidRDefault="4C3B832D" w:rsidP="00DA7642">
            <w:pPr>
              <w:jc w:val="center"/>
              <w:rPr>
                <w:sz w:val="16"/>
                <w:szCs w:val="16"/>
              </w:rPr>
            </w:pPr>
          </w:p>
        </w:tc>
        <w:tc>
          <w:tcPr>
            <w:tcW w:w="2220"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35" w:type="dxa"/>
              <w:right w:w="15" w:type="dxa"/>
            </w:tcMar>
            <w:vAlign w:val="center"/>
          </w:tcPr>
          <w:p w14:paraId="7F79B9CD" w14:textId="28C1443F" w:rsidR="4C3B832D" w:rsidRPr="006814E5" w:rsidRDefault="4C3B832D" w:rsidP="4C3B832D">
            <w:pPr>
              <w:spacing w:after="0"/>
              <w:jc w:val="left"/>
              <w:rPr>
                <w:sz w:val="16"/>
                <w:szCs w:val="16"/>
              </w:rPr>
            </w:pPr>
            <w:r w:rsidRPr="006814E5">
              <w:rPr>
                <w:rFonts w:ascii="Calibri" w:eastAsia="Calibri" w:hAnsi="Calibri" w:cs="Calibri"/>
                <w:color w:val="000000" w:themeColor="text1"/>
                <w:sz w:val="16"/>
                <w:szCs w:val="16"/>
              </w:rPr>
              <w:t>Diseño y arquitectura - Sistema de mensajería</w:t>
            </w:r>
          </w:p>
        </w:tc>
        <w:tc>
          <w:tcPr>
            <w:tcW w:w="85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4D8762A9" w14:textId="1FB9DB7B" w:rsidR="4C3B832D" w:rsidRPr="006814E5" w:rsidRDefault="4C3B832D" w:rsidP="00DA7642">
            <w:pPr>
              <w:jc w:val="center"/>
              <w:rPr>
                <w:sz w:val="16"/>
                <w:szCs w:val="16"/>
              </w:rPr>
            </w:pPr>
          </w:p>
        </w:tc>
        <w:tc>
          <w:tcPr>
            <w:tcW w:w="709"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2D423242" w14:textId="2FF4415C" w:rsidR="4C3B832D" w:rsidRPr="006814E5" w:rsidRDefault="4C3B832D" w:rsidP="00DA7642">
            <w:pPr>
              <w:jc w:val="center"/>
              <w:rPr>
                <w:sz w:val="16"/>
                <w:szCs w:val="16"/>
              </w:rPr>
            </w:pP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54A77A44" w14:textId="0E648201" w:rsidR="4C3B832D" w:rsidRPr="006814E5" w:rsidRDefault="4C3B832D" w:rsidP="00DA7642">
            <w:pPr>
              <w:jc w:val="center"/>
              <w:rPr>
                <w:sz w:val="16"/>
                <w:szCs w:val="16"/>
              </w:rPr>
            </w:pPr>
          </w:p>
        </w:tc>
        <w:tc>
          <w:tcPr>
            <w:tcW w:w="850"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0010C26E" w14:textId="0567837C" w:rsidR="4C3B832D" w:rsidRPr="006814E5" w:rsidRDefault="4C3B832D" w:rsidP="00DA7642">
            <w:pPr>
              <w:jc w:val="center"/>
              <w:rPr>
                <w:sz w:val="16"/>
                <w:szCs w:val="16"/>
              </w:rPr>
            </w:pPr>
          </w:p>
        </w:tc>
        <w:tc>
          <w:tcPr>
            <w:tcW w:w="85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6D0D88B7" w14:textId="7A32F9F1" w:rsidR="4C3B832D" w:rsidRPr="006814E5" w:rsidRDefault="4C3B832D" w:rsidP="4C3B832D">
            <w:pPr>
              <w:spacing w:after="0"/>
              <w:jc w:val="center"/>
              <w:rPr>
                <w:sz w:val="16"/>
                <w:szCs w:val="16"/>
              </w:rPr>
            </w:pPr>
            <w:r w:rsidRPr="006814E5">
              <w:rPr>
                <w:rFonts w:ascii="Calibri" w:eastAsia="Calibri" w:hAnsi="Calibri" w:cs="Calibri"/>
                <w:color w:val="000000" w:themeColor="text1"/>
                <w:sz w:val="16"/>
                <w:szCs w:val="16"/>
              </w:rPr>
              <w:t>706,46 €</w:t>
            </w:r>
          </w:p>
        </w:tc>
        <w:tc>
          <w:tcPr>
            <w:tcW w:w="850"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3834DD0D" w14:textId="27E12E81" w:rsidR="4C3B832D" w:rsidRPr="006814E5" w:rsidRDefault="4C3B832D" w:rsidP="00DA7642">
            <w:pPr>
              <w:jc w:val="center"/>
              <w:rPr>
                <w:sz w:val="16"/>
                <w:szCs w:val="16"/>
              </w:rPr>
            </w:pPr>
          </w:p>
        </w:tc>
      </w:tr>
      <w:tr w:rsidR="006754EB" w14:paraId="2CF1BB07" w14:textId="77777777" w:rsidTr="002C4302">
        <w:trPr>
          <w:trHeight w:val="315"/>
        </w:trPr>
        <w:tc>
          <w:tcPr>
            <w:tcW w:w="586"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4BF80205" w14:textId="1E3F1177" w:rsidR="4C3B832D" w:rsidRPr="006814E5" w:rsidRDefault="4C3B832D" w:rsidP="00DA7642">
            <w:pPr>
              <w:jc w:val="center"/>
              <w:rPr>
                <w:sz w:val="16"/>
                <w:szCs w:val="16"/>
              </w:rPr>
            </w:pPr>
          </w:p>
        </w:tc>
        <w:tc>
          <w:tcPr>
            <w:tcW w:w="582"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3B245941" w14:textId="2049723D" w:rsidR="4C3B832D" w:rsidRPr="006814E5" w:rsidRDefault="4C3B832D" w:rsidP="00DA7642">
            <w:pPr>
              <w:jc w:val="center"/>
              <w:rPr>
                <w:sz w:val="16"/>
                <w:szCs w:val="16"/>
              </w:rPr>
            </w:pPr>
          </w:p>
        </w:tc>
        <w:tc>
          <w:tcPr>
            <w:tcW w:w="58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79223196" w14:textId="68ECE83B" w:rsidR="4C3B832D" w:rsidRPr="006814E5" w:rsidRDefault="4C3B832D" w:rsidP="4C3B832D">
            <w:pPr>
              <w:spacing w:after="0"/>
              <w:jc w:val="center"/>
              <w:rPr>
                <w:sz w:val="16"/>
                <w:szCs w:val="16"/>
              </w:rPr>
            </w:pPr>
            <w:r w:rsidRPr="006814E5">
              <w:rPr>
                <w:rFonts w:ascii="Calibri" w:eastAsia="Calibri" w:hAnsi="Calibri" w:cs="Calibri"/>
                <w:color w:val="000000" w:themeColor="text1"/>
                <w:sz w:val="16"/>
                <w:szCs w:val="16"/>
              </w:rPr>
              <w:t>01</w:t>
            </w:r>
          </w:p>
        </w:tc>
        <w:tc>
          <w:tcPr>
            <w:tcW w:w="2220"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270" w:type="dxa"/>
              <w:right w:w="15" w:type="dxa"/>
            </w:tcMar>
            <w:vAlign w:val="center"/>
          </w:tcPr>
          <w:p w14:paraId="6550524D" w14:textId="22334978" w:rsidR="4C3B832D" w:rsidRPr="006814E5" w:rsidRDefault="4C3B832D" w:rsidP="4C3B832D">
            <w:pPr>
              <w:spacing w:after="0"/>
              <w:jc w:val="left"/>
              <w:rPr>
                <w:sz w:val="16"/>
                <w:szCs w:val="16"/>
              </w:rPr>
            </w:pPr>
            <w:r w:rsidRPr="006814E5">
              <w:rPr>
                <w:rFonts w:ascii="Calibri" w:eastAsia="Calibri" w:hAnsi="Calibri" w:cs="Calibri"/>
                <w:color w:val="000000" w:themeColor="text1"/>
                <w:sz w:val="16"/>
                <w:szCs w:val="16"/>
              </w:rPr>
              <w:t>Arquitecto del Software</w:t>
            </w:r>
          </w:p>
        </w:tc>
        <w:tc>
          <w:tcPr>
            <w:tcW w:w="85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32EC5F0A" w14:textId="026162D4" w:rsidR="4C3B832D" w:rsidRPr="006814E5" w:rsidRDefault="4C3B832D" w:rsidP="4C3B832D">
            <w:pPr>
              <w:spacing w:after="0"/>
              <w:jc w:val="center"/>
              <w:rPr>
                <w:sz w:val="16"/>
                <w:szCs w:val="16"/>
              </w:rPr>
            </w:pPr>
            <w:r w:rsidRPr="006814E5">
              <w:rPr>
                <w:rFonts w:ascii="Calibri" w:eastAsia="Calibri" w:hAnsi="Calibri" w:cs="Calibri"/>
                <w:color w:val="000000" w:themeColor="text1"/>
                <w:sz w:val="16"/>
                <w:szCs w:val="16"/>
              </w:rPr>
              <w:t>17</w:t>
            </w:r>
          </w:p>
        </w:tc>
        <w:tc>
          <w:tcPr>
            <w:tcW w:w="709"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19081299" w14:textId="33BA6604" w:rsidR="4C3B832D" w:rsidRPr="006814E5" w:rsidRDefault="4C3B832D" w:rsidP="4C3B832D">
            <w:pPr>
              <w:spacing w:after="0"/>
              <w:jc w:val="center"/>
              <w:rPr>
                <w:sz w:val="16"/>
                <w:szCs w:val="16"/>
              </w:rPr>
            </w:pPr>
            <w:r w:rsidRPr="006814E5">
              <w:rPr>
                <w:rFonts w:ascii="Calibri" w:eastAsia="Calibri" w:hAnsi="Calibri" w:cs="Calibri"/>
                <w:color w:val="000000" w:themeColor="text1"/>
                <w:sz w:val="16"/>
                <w:szCs w:val="16"/>
              </w:rPr>
              <w:t>horas</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62102584" w14:textId="40E63B3C" w:rsidR="4C3B832D" w:rsidRPr="006814E5" w:rsidRDefault="4C3B832D" w:rsidP="4C3B832D">
            <w:pPr>
              <w:spacing w:after="0"/>
              <w:jc w:val="center"/>
              <w:rPr>
                <w:sz w:val="16"/>
                <w:szCs w:val="16"/>
              </w:rPr>
            </w:pPr>
            <w:r w:rsidRPr="006814E5">
              <w:rPr>
                <w:rFonts w:ascii="Calibri" w:eastAsia="Calibri" w:hAnsi="Calibri" w:cs="Calibri"/>
                <w:color w:val="000000" w:themeColor="text1"/>
                <w:sz w:val="16"/>
                <w:szCs w:val="16"/>
              </w:rPr>
              <w:t>41,56 €</w:t>
            </w:r>
          </w:p>
        </w:tc>
        <w:tc>
          <w:tcPr>
            <w:tcW w:w="850"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2456A86A" w14:textId="3A89A2AB" w:rsidR="4C3B832D" w:rsidRPr="006814E5" w:rsidRDefault="4C3B832D" w:rsidP="4C3B832D">
            <w:pPr>
              <w:spacing w:after="0"/>
              <w:jc w:val="center"/>
              <w:rPr>
                <w:sz w:val="16"/>
                <w:szCs w:val="16"/>
              </w:rPr>
            </w:pPr>
            <w:r w:rsidRPr="006814E5">
              <w:rPr>
                <w:rFonts w:ascii="Calibri" w:eastAsia="Calibri" w:hAnsi="Calibri" w:cs="Calibri"/>
                <w:color w:val="000000" w:themeColor="text1"/>
                <w:sz w:val="16"/>
                <w:szCs w:val="16"/>
              </w:rPr>
              <w:t>706,46 €</w:t>
            </w:r>
          </w:p>
        </w:tc>
        <w:tc>
          <w:tcPr>
            <w:tcW w:w="85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441768DE" w14:textId="68DEF96E" w:rsidR="4C3B832D" w:rsidRPr="006814E5" w:rsidRDefault="4C3B832D" w:rsidP="00DA7642">
            <w:pPr>
              <w:jc w:val="center"/>
              <w:rPr>
                <w:sz w:val="16"/>
                <w:szCs w:val="16"/>
              </w:rPr>
            </w:pPr>
          </w:p>
        </w:tc>
        <w:tc>
          <w:tcPr>
            <w:tcW w:w="850"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24DD9DF6" w14:textId="270F3C6A" w:rsidR="4C3B832D" w:rsidRPr="006814E5" w:rsidRDefault="4C3B832D" w:rsidP="00DA7642">
            <w:pPr>
              <w:jc w:val="center"/>
              <w:rPr>
                <w:sz w:val="16"/>
                <w:szCs w:val="16"/>
              </w:rPr>
            </w:pPr>
          </w:p>
        </w:tc>
      </w:tr>
      <w:tr w:rsidR="006754EB" w14:paraId="256892EC" w14:textId="77777777" w:rsidTr="002C4302">
        <w:trPr>
          <w:trHeight w:val="315"/>
        </w:trPr>
        <w:tc>
          <w:tcPr>
            <w:tcW w:w="586"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00F49F75" w14:textId="7CE338C3" w:rsidR="4C3B832D" w:rsidRPr="006814E5" w:rsidRDefault="4C3B832D" w:rsidP="00DA7642">
            <w:pPr>
              <w:jc w:val="center"/>
              <w:rPr>
                <w:sz w:val="16"/>
                <w:szCs w:val="16"/>
              </w:rPr>
            </w:pPr>
          </w:p>
        </w:tc>
        <w:tc>
          <w:tcPr>
            <w:tcW w:w="582"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2B8514E6" w14:textId="3CC80C90" w:rsidR="4C3B832D" w:rsidRPr="006814E5" w:rsidRDefault="4C3B832D" w:rsidP="4C3B832D">
            <w:pPr>
              <w:spacing w:after="0"/>
              <w:jc w:val="center"/>
              <w:rPr>
                <w:sz w:val="16"/>
                <w:szCs w:val="16"/>
              </w:rPr>
            </w:pPr>
            <w:r w:rsidRPr="006814E5">
              <w:rPr>
                <w:rFonts w:ascii="Calibri" w:eastAsia="Calibri" w:hAnsi="Calibri" w:cs="Calibri"/>
                <w:color w:val="000000" w:themeColor="text1"/>
                <w:sz w:val="16"/>
                <w:szCs w:val="16"/>
              </w:rPr>
              <w:t>003</w:t>
            </w:r>
          </w:p>
        </w:tc>
        <w:tc>
          <w:tcPr>
            <w:tcW w:w="58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7590DECF" w14:textId="760AFB61" w:rsidR="4C3B832D" w:rsidRPr="006814E5" w:rsidRDefault="4C3B832D" w:rsidP="00DA7642">
            <w:pPr>
              <w:jc w:val="center"/>
              <w:rPr>
                <w:sz w:val="16"/>
                <w:szCs w:val="16"/>
              </w:rPr>
            </w:pPr>
          </w:p>
        </w:tc>
        <w:tc>
          <w:tcPr>
            <w:tcW w:w="2220"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35" w:type="dxa"/>
              <w:right w:w="15" w:type="dxa"/>
            </w:tcMar>
            <w:vAlign w:val="center"/>
          </w:tcPr>
          <w:p w14:paraId="11D12F5B" w14:textId="3041E38C" w:rsidR="4C3B832D" w:rsidRPr="006814E5" w:rsidRDefault="4C3B832D" w:rsidP="4C3B832D">
            <w:pPr>
              <w:spacing w:after="0"/>
              <w:jc w:val="left"/>
              <w:rPr>
                <w:sz w:val="16"/>
                <w:szCs w:val="16"/>
              </w:rPr>
            </w:pPr>
            <w:r w:rsidRPr="006814E5">
              <w:rPr>
                <w:rFonts w:ascii="Calibri" w:eastAsia="Calibri" w:hAnsi="Calibri" w:cs="Calibri"/>
                <w:color w:val="000000" w:themeColor="text1"/>
                <w:sz w:val="16"/>
                <w:szCs w:val="16"/>
              </w:rPr>
              <w:t>Diseño y arquitectura - Gestión de usuarios</w:t>
            </w:r>
          </w:p>
        </w:tc>
        <w:tc>
          <w:tcPr>
            <w:tcW w:w="85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11879F29" w14:textId="3459EAA3" w:rsidR="4C3B832D" w:rsidRPr="006814E5" w:rsidRDefault="4C3B832D" w:rsidP="00DA7642">
            <w:pPr>
              <w:jc w:val="center"/>
              <w:rPr>
                <w:sz w:val="16"/>
                <w:szCs w:val="16"/>
              </w:rPr>
            </w:pPr>
          </w:p>
        </w:tc>
        <w:tc>
          <w:tcPr>
            <w:tcW w:w="709"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43A8C682" w14:textId="23748BB0" w:rsidR="4C3B832D" w:rsidRPr="006814E5" w:rsidRDefault="4C3B832D" w:rsidP="00DA7642">
            <w:pPr>
              <w:jc w:val="center"/>
              <w:rPr>
                <w:sz w:val="16"/>
                <w:szCs w:val="16"/>
              </w:rPr>
            </w:pP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2AE42342" w14:textId="23BC8BE0" w:rsidR="4C3B832D" w:rsidRPr="006814E5" w:rsidRDefault="4C3B832D" w:rsidP="00DA7642">
            <w:pPr>
              <w:jc w:val="center"/>
              <w:rPr>
                <w:sz w:val="16"/>
                <w:szCs w:val="16"/>
              </w:rPr>
            </w:pPr>
          </w:p>
        </w:tc>
        <w:tc>
          <w:tcPr>
            <w:tcW w:w="850"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0F03F8A9" w14:textId="3CAC4F96" w:rsidR="4C3B832D" w:rsidRPr="006814E5" w:rsidRDefault="4C3B832D" w:rsidP="00DA7642">
            <w:pPr>
              <w:jc w:val="center"/>
              <w:rPr>
                <w:sz w:val="16"/>
                <w:szCs w:val="16"/>
              </w:rPr>
            </w:pPr>
          </w:p>
        </w:tc>
        <w:tc>
          <w:tcPr>
            <w:tcW w:w="85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67BBE599" w14:textId="6D1A8740" w:rsidR="4C3B832D" w:rsidRPr="006814E5" w:rsidRDefault="4C3B832D" w:rsidP="4C3B832D">
            <w:pPr>
              <w:spacing w:after="0"/>
              <w:jc w:val="center"/>
              <w:rPr>
                <w:sz w:val="16"/>
                <w:szCs w:val="16"/>
              </w:rPr>
            </w:pPr>
            <w:r w:rsidRPr="006814E5">
              <w:rPr>
                <w:rFonts w:ascii="Calibri" w:eastAsia="Calibri" w:hAnsi="Calibri" w:cs="Calibri"/>
                <w:color w:val="000000" w:themeColor="text1"/>
                <w:sz w:val="16"/>
                <w:szCs w:val="16"/>
              </w:rPr>
              <w:t>581,79 €</w:t>
            </w:r>
          </w:p>
        </w:tc>
        <w:tc>
          <w:tcPr>
            <w:tcW w:w="850"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2A737C55" w14:textId="3FF53C2B" w:rsidR="4C3B832D" w:rsidRPr="006814E5" w:rsidRDefault="4C3B832D" w:rsidP="00DA7642">
            <w:pPr>
              <w:jc w:val="center"/>
              <w:rPr>
                <w:sz w:val="16"/>
                <w:szCs w:val="16"/>
              </w:rPr>
            </w:pPr>
          </w:p>
        </w:tc>
      </w:tr>
      <w:tr w:rsidR="006754EB" w14:paraId="797097E1" w14:textId="77777777" w:rsidTr="002C4302">
        <w:trPr>
          <w:trHeight w:val="315"/>
        </w:trPr>
        <w:tc>
          <w:tcPr>
            <w:tcW w:w="586"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1D63742E" w14:textId="66852A9F" w:rsidR="4C3B832D" w:rsidRPr="006814E5" w:rsidRDefault="4C3B832D" w:rsidP="00DA7642">
            <w:pPr>
              <w:jc w:val="center"/>
              <w:rPr>
                <w:sz w:val="16"/>
                <w:szCs w:val="16"/>
              </w:rPr>
            </w:pPr>
          </w:p>
        </w:tc>
        <w:tc>
          <w:tcPr>
            <w:tcW w:w="582"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047A13D1" w14:textId="2AC0F549" w:rsidR="4C3B832D" w:rsidRPr="006814E5" w:rsidRDefault="4C3B832D" w:rsidP="00DA7642">
            <w:pPr>
              <w:jc w:val="center"/>
              <w:rPr>
                <w:sz w:val="16"/>
                <w:szCs w:val="16"/>
              </w:rPr>
            </w:pPr>
          </w:p>
        </w:tc>
        <w:tc>
          <w:tcPr>
            <w:tcW w:w="58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21766640" w14:textId="4A25A9D6" w:rsidR="4C3B832D" w:rsidRPr="006814E5" w:rsidRDefault="4C3B832D" w:rsidP="4C3B832D">
            <w:pPr>
              <w:spacing w:after="0"/>
              <w:jc w:val="center"/>
              <w:rPr>
                <w:sz w:val="16"/>
                <w:szCs w:val="16"/>
              </w:rPr>
            </w:pPr>
            <w:r w:rsidRPr="006814E5">
              <w:rPr>
                <w:rFonts w:ascii="Calibri" w:eastAsia="Calibri" w:hAnsi="Calibri" w:cs="Calibri"/>
                <w:color w:val="000000" w:themeColor="text1"/>
                <w:sz w:val="16"/>
                <w:szCs w:val="16"/>
              </w:rPr>
              <w:t>01</w:t>
            </w:r>
          </w:p>
        </w:tc>
        <w:tc>
          <w:tcPr>
            <w:tcW w:w="2220"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270" w:type="dxa"/>
              <w:right w:w="15" w:type="dxa"/>
            </w:tcMar>
            <w:vAlign w:val="center"/>
          </w:tcPr>
          <w:p w14:paraId="1F0365EF" w14:textId="3A7A5281" w:rsidR="4C3B832D" w:rsidRPr="006814E5" w:rsidRDefault="4C3B832D" w:rsidP="4C3B832D">
            <w:pPr>
              <w:spacing w:after="0"/>
              <w:jc w:val="left"/>
              <w:rPr>
                <w:sz w:val="16"/>
                <w:szCs w:val="16"/>
              </w:rPr>
            </w:pPr>
            <w:r w:rsidRPr="006814E5">
              <w:rPr>
                <w:rFonts w:ascii="Calibri" w:eastAsia="Calibri" w:hAnsi="Calibri" w:cs="Calibri"/>
                <w:color w:val="000000" w:themeColor="text1"/>
                <w:sz w:val="16"/>
                <w:szCs w:val="16"/>
              </w:rPr>
              <w:t>Arquitecto del Software</w:t>
            </w:r>
          </w:p>
        </w:tc>
        <w:tc>
          <w:tcPr>
            <w:tcW w:w="85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68CCDF3E" w14:textId="0E8B93A0" w:rsidR="4C3B832D" w:rsidRPr="006814E5" w:rsidRDefault="4C3B832D" w:rsidP="4C3B832D">
            <w:pPr>
              <w:spacing w:after="0"/>
              <w:jc w:val="center"/>
              <w:rPr>
                <w:sz w:val="16"/>
                <w:szCs w:val="16"/>
              </w:rPr>
            </w:pPr>
            <w:r w:rsidRPr="006814E5">
              <w:rPr>
                <w:rFonts w:ascii="Calibri" w:eastAsia="Calibri" w:hAnsi="Calibri" w:cs="Calibri"/>
                <w:color w:val="000000" w:themeColor="text1"/>
                <w:sz w:val="16"/>
                <w:szCs w:val="16"/>
              </w:rPr>
              <w:t>14</w:t>
            </w:r>
          </w:p>
        </w:tc>
        <w:tc>
          <w:tcPr>
            <w:tcW w:w="709"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3C8A4ABF" w14:textId="59FF7BF1" w:rsidR="4C3B832D" w:rsidRPr="006814E5" w:rsidRDefault="4C3B832D" w:rsidP="4C3B832D">
            <w:pPr>
              <w:spacing w:after="0"/>
              <w:jc w:val="center"/>
              <w:rPr>
                <w:sz w:val="16"/>
                <w:szCs w:val="16"/>
              </w:rPr>
            </w:pPr>
            <w:r w:rsidRPr="006814E5">
              <w:rPr>
                <w:rFonts w:ascii="Calibri" w:eastAsia="Calibri" w:hAnsi="Calibri" w:cs="Calibri"/>
                <w:color w:val="000000" w:themeColor="text1"/>
                <w:sz w:val="16"/>
                <w:szCs w:val="16"/>
              </w:rPr>
              <w:t>horas</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20B1BB06" w14:textId="0FAAE5AA" w:rsidR="4C3B832D" w:rsidRPr="006814E5" w:rsidRDefault="4C3B832D" w:rsidP="4C3B832D">
            <w:pPr>
              <w:spacing w:after="0"/>
              <w:jc w:val="center"/>
              <w:rPr>
                <w:sz w:val="16"/>
                <w:szCs w:val="16"/>
              </w:rPr>
            </w:pPr>
            <w:r w:rsidRPr="006814E5">
              <w:rPr>
                <w:rFonts w:ascii="Calibri" w:eastAsia="Calibri" w:hAnsi="Calibri" w:cs="Calibri"/>
                <w:color w:val="000000" w:themeColor="text1"/>
                <w:sz w:val="16"/>
                <w:szCs w:val="16"/>
              </w:rPr>
              <w:t>41,56 €</w:t>
            </w:r>
          </w:p>
        </w:tc>
        <w:tc>
          <w:tcPr>
            <w:tcW w:w="850"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2EBFE892" w14:textId="4187C61F" w:rsidR="4C3B832D" w:rsidRPr="006814E5" w:rsidRDefault="4C3B832D" w:rsidP="4C3B832D">
            <w:pPr>
              <w:spacing w:after="0"/>
              <w:jc w:val="center"/>
              <w:rPr>
                <w:sz w:val="16"/>
                <w:szCs w:val="16"/>
              </w:rPr>
            </w:pPr>
            <w:r w:rsidRPr="006814E5">
              <w:rPr>
                <w:rFonts w:ascii="Calibri" w:eastAsia="Calibri" w:hAnsi="Calibri" w:cs="Calibri"/>
                <w:color w:val="000000" w:themeColor="text1"/>
                <w:sz w:val="16"/>
                <w:szCs w:val="16"/>
              </w:rPr>
              <w:t>581,79 €</w:t>
            </w:r>
          </w:p>
        </w:tc>
        <w:tc>
          <w:tcPr>
            <w:tcW w:w="85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1465BA20" w14:textId="20BF7676" w:rsidR="4C3B832D" w:rsidRPr="006814E5" w:rsidRDefault="4C3B832D" w:rsidP="00DA7642">
            <w:pPr>
              <w:jc w:val="center"/>
              <w:rPr>
                <w:sz w:val="16"/>
                <w:szCs w:val="16"/>
              </w:rPr>
            </w:pPr>
          </w:p>
        </w:tc>
        <w:tc>
          <w:tcPr>
            <w:tcW w:w="850"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50B7754A" w14:textId="0B8E6A20" w:rsidR="4C3B832D" w:rsidRPr="006814E5" w:rsidRDefault="4C3B832D" w:rsidP="00DA7642">
            <w:pPr>
              <w:jc w:val="center"/>
              <w:rPr>
                <w:sz w:val="16"/>
                <w:szCs w:val="16"/>
              </w:rPr>
            </w:pPr>
          </w:p>
        </w:tc>
      </w:tr>
      <w:tr w:rsidR="006754EB" w14:paraId="5AAFB70D" w14:textId="77777777" w:rsidTr="002C4302">
        <w:trPr>
          <w:trHeight w:val="315"/>
        </w:trPr>
        <w:tc>
          <w:tcPr>
            <w:tcW w:w="586"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4AF868D6" w14:textId="45EFEC4A" w:rsidR="4C3B832D" w:rsidRPr="006814E5" w:rsidRDefault="4C3B832D" w:rsidP="00DA7642">
            <w:pPr>
              <w:jc w:val="center"/>
              <w:rPr>
                <w:sz w:val="16"/>
                <w:szCs w:val="16"/>
              </w:rPr>
            </w:pPr>
          </w:p>
        </w:tc>
        <w:tc>
          <w:tcPr>
            <w:tcW w:w="582"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3576DA41" w14:textId="34799FF4" w:rsidR="4C3B832D" w:rsidRPr="006814E5" w:rsidRDefault="4C3B832D" w:rsidP="4C3B832D">
            <w:pPr>
              <w:spacing w:after="0"/>
              <w:jc w:val="center"/>
              <w:rPr>
                <w:sz w:val="16"/>
                <w:szCs w:val="16"/>
              </w:rPr>
            </w:pPr>
            <w:r w:rsidRPr="006814E5">
              <w:rPr>
                <w:rFonts w:ascii="Calibri" w:eastAsia="Calibri" w:hAnsi="Calibri" w:cs="Calibri"/>
                <w:color w:val="000000" w:themeColor="text1"/>
                <w:sz w:val="16"/>
                <w:szCs w:val="16"/>
              </w:rPr>
              <w:t>004</w:t>
            </w:r>
          </w:p>
        </w:tc>
        <w:tc>
          <w:tcPr>
            <w:tcW w:w="58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3EA9F002" w14:textId="14050B2E" w:rsidR="4C3B832D" w:rsidRPr="006814E5" w:rsidRDefault="4C3B832D" w:rsidP="00DA7642">
            <w:pPr>
              <w:jc w:val="center"/>
              <w:rPr>
                <w:sz w:val="16"/>
                <w:szCs w:val="16"/>
              </w:rPr>
            </w:pPr>
          </w:p>
        </w:tc>
        <w:tc>
          <w:tcPr>
            <w:tcW w:w="2220"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35" w:type="dxa"/>
              <w:right w:w="15" w:type="dxa"/>
            </w:tcMar>
            <w:vAlign w:val="center"/>
          </w:tcPr>
          <w:p w14:paraId="2E662865" w14:textId="6F3FDD37" w:rsidR="4C3B832D" w:rsidRPr="006814E5" w:rsidRDefault="4C3B832D" w:rsidP="4C3B832D">
            <w:pPr>
              <w:spacing w:after="0"/>
              <w:jc w:val="left"/>
              <w:rPr>
                <w:sz w:val="16"/>
                <w:szCs w:val="16"/>
              </w:rPr>
            </w:pPr>
            <w:r w:rsidRPr="006814E5">
              <w:rPr>
                <w:rFonts w:ascii="Calibri" w:eastAsia="Calibri" w:hAnsi="Calibri" w:cs="Calibri"/>
                <w:color w:val="000000" w:themeColor="text1"/>
                <w:sz w:val="16"/>
                <w:szCs w:val="16"/>
              </w:rPr>
              <w:t>Diseño y arquitectura- Sistema de geoposicionamiento</w:t>
            </w:r>
          </w:p>
        </w:tc>
        <w:tc>
          <w:tcPr>
            <w:tcW w:w="85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0166C9EC" w14:textId="0F484039" w:rsidR="4C3B832D" w:rsidRPr="006814E5" w:rsidRDefault="4C3B832D" w:rsidP="00DA7642">
            <w:pPr>
              <w:jc w:val="center"/>
              <w:rPr>
                <w:sz w:val="16"/>
                <w:szCs w:val="16"/>
              </w:rPr>
            </w:pPr>
          </w:p>
        </w:tc>
        <w:tc>
          <w:tcPr>
            <w:tcW w:w="709"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7F4C45F9" w14:textId="38784997" w:rsidR="4C3B832D" w:rsidRPr="006814E5" w:rsidRDefault="4C3B832D" w:rsidP="00DA7642">
            <w:pPr>
              <w:jc w:val="center"/>
              <w:rPr>
                <w:sz w:val="16"/>
                <w:szCs w:val="16"/>
              </w:rPr>
            </w:pP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758DDFF7" w14:textId="5B3A2331" w:rsidR="4C3B832D" w:rsidRPr="006814E5" w:rsidRDefault="4C3B832D" w:rsidP="00DA7642">
            <w:pPr>
              <w:jc w:val="center"/>
              <w:rPr>
                <w:sz w:val="16"/>
                <w:szCs w:val="16"/>
              </w:rPr>
            </w:pPr>
          </w:p>
        </w:tc>
        <w:tc>
          <w:tcPr>
            <w:tcW w:w="850"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232557E3" w14:textId="3152203E" w:rsidR="4C3B832D" w:rsidRPr="006814E5" w:rsidRDefault="4C3B832D" w:rsidP="00DA7642">
            <w:pPr>
              <w:jc w:val="center"/>
              <w:rPr>
                <w:sz w:val="16"/>
                <w:szCs w:val="16"/>
              </w:rPr>
            </w:pPr>
          </w:p>
        </w:tc>
        <w:tc>
          <w:tcPr>
            <w:tcW w:w="85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16F88505" w14:textId="64C45F1D" w:rsidR="4C3B832D" w:rsidRPr="006814E5" w:rsidRDefault="4C3B832D" w:rsidP="4C3B832D">
            <w:pPr>
              <w:spacing w:after="0"/>
              <w:jc w:val="center"/>
              <w:rPr>
                <w:sz w:val="16"/>
                <w:szCs w:val="16"/>
              </w:rPr>
            </w:pPr>
            <w:r w:rsidRPr="006814E5">
              <w:rPr>
                <w:rFonts w:ascii="Calibri" w:eastAsia="Calibri" w:hAnsi="Calibri" w:cs="Calibri"/>
                <w:color w:val="000000" w:themeColor="text1"/>
                <w:sz w:val="16"/>
                <w:szCs w:val="16"/>
              </w:rPr>
              <w:t>581,79 €</w:t>
            </w:r>
          </w:p>
        </w:tc>
        <w:tc>
          <w:tcPr>
            <w:tcW w:w="850"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76B88771" w14:textId="5BCB9C50" w:rsidR="4C3B832D" w:rsidRPr="006814E5" w:rsidRDefault="4C3B832D" w:rsidP="00DA7642">
            <w:pPr>
              <w:jc w:val="center"/>
              <w:rPr>
                <w:sz w:val="16"/>
                <w:szCs w:val="16"/>
              </w:rPr>
            </w:pPr>
          </w:p>
        </w:tc>
      </w:tr>
      <w:tr w:rsidR="006754EB" w14:paraId="0609E44C" w14:textId="77777777" w:rsidTr="002C4302">
        <w:trPr>
          <w:trHeight w:val="315"/>
        </w:trPr>
        <w:tc>
          <w:tcPr>
            <w:tcW w:w="586"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58D9A073" w14:textId="311B4CA6" w:rsidR="4C3B832D" w:rsidRPr="006814E5" w:rsidRDefault="4C3B832D" w:rsidP="00DA7642">
            <w:pPr>
              <w:jc w:val="center"/>
              <w:rPr>
                <w:sz w:val="16"/>
                <w:szCs w:val="16"/>
              </w:rPr>
            </w:pPr>
          </w:p>
        </w:tc>
        <w:tc>
          <w:tcPr>
            <w:tcW w:w="582"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752A9AB2" w14:textId="24763598" w:rsidR="4C3B832D" w:rsidRPr="006814E5" w:rsidRDefault="4C3B832D" w:rsidP="00DA7642">
            <w:pPr>
              <w:jc w:val="center"/>
              <w:rPr>
                <w:sz w:val="16"/>
                <w:szCs w:val="16"/>
              </w:rPr>
            </w:pPr>
          </w:p>
        </w:tc>
        <w:tc>
          <w:tcPr>
            <w:tcW w:w="58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155F6BFC" w14:textId="78C3EA2B" w:rsidR="4C3B832D" w:rsidRPr="006814E5" w:rsidRDefault="4C3B832D" w:rsidP="4C3B832D">
            <w:pPr>
              <w:spacing w:after="0"/>
              <w:jc w:val="center"/>
              <w:rPr>
                <w:sz w:val="16"/>
                <w:szCs w:val="16"/>
              </w:rPr>
            </w:pPr>
            <w:r w:rsidRPr="006814E5">
              <w:rPr>
                <w:rFonts w:ascii="Calibri" w:eastAsia="Calibri" w:hAnsi="Calibri" w:cs="Calibri"/>
                <w:color w:val="000000" w:themeColor="text1"/>
                <w:sz w:val="16"/>
                <w:szCs w:val="16"/>
              </w:rPr>
              <w:t>01</w:t>
            </w:r>
          </w:p>
        </w:tc>
        <w:tc>
          <w:tcPr>
            <w:tcW w:w="2220"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270" w:type="dxa"/>
              <w:right w:w="15" w:type="dxa"/>
            </w:tcMar>
            <w:vAlign w:val="center"/>
          </w:tcPr>
          <w:p w14:paraId="352BE1D5" w14:textId="440BDFFA" w:rsidR="4C3B832D" w:rsidRPr="006814E5" w:rsidRDefault="4C3B832D" w:rsidP="4C3B832D">
            <w:pPr>
              <w:spacing w:after="0"/>
              <w:jc w:val="left"/>
              <w:rPr>
                <w:sz w:val="16"/>
                <w:szCs w:val="16"/>
              </w:rPr>
            </w:pPr>
            <w:r w:rsidRPr="006814E5">
              <w:rPr>
                <w:rFonts w:ascii="Calibri" w:eastAsia="Calibri" w:hAnsi="Calibri" w:cs="Calibri"/>
                <w:color w:val="000000" w:themeColor="text1"/>
                <w:sz w:val="16"/>
                <w:szCs w:val="16"/>
              </w:rPr>
              <w:t>Arquitecto del Software</w:t>
            </w:r>
          </w:p>
        </w:tc>
        <w:tc>
          <w:tcPr>
            <w:tcW w:w="85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0976A95A" w14:textId="6CA15620" w:rsidR="4C3B832D" w:rsidRPr="006814E5" w:rsidRDefault="4C3B832D" w:rsidP="4C3B832D">
            <w:pPr>
              <w:spacing w:after="0"/>
              <w:jc w:val="center"/>
              <w:rPr>
                <w:sz w:val="16"/>
                <w:szCs w:val="16"/>
              </w:rPr>
            </w:pPr>
            <w:r w:rsidRPr="006814E5">
              <w:rPr>
                <w:rFonts w:ascii="Calibri" w:eastAsia="Calibri" w:hAnsi="Calibri" w:cs="Calibri"/>
                <w:color w:val="000000" w:themeColor="text1"/>
                <w:sz w:val="16"/>
                <w:szCs w:val="16"/>
              </w:rPr>
              <w:t>14</w:t>
            </w:r>
          </w:p>
        </w:tc>
        <w:tc>
          <w:tcPr>
            <w:tcW w:w="709"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7F0905B6" w14:textId="766B487C" w:rsidR="4C3B832D" w:rsidRPr="006814E5" w:rsidRDefault="4C3B832D" w:rsidP="4C3B832D">
            <w:pPr>
              <w:spacing w:after="0"/>
              <w:jc w:val="center"/>
              <w:rPr>
                <w:sz w:val="16"/>
                <w:szCs w:val="16"/>
              </w:rPr>
            </w:pPr>
            <w:r w:rsidRPr="006814E5">
              <w:rPr>
                <w:rFonts w:ascii="Calibri" w:eastAsia="Calibri" w:hAnsi="Calibri" w:cs="Calibri"/>
                <w:color w:val="000000" w:themeColor="text1"/>
                <w:sz w:val="16"/>
                <w:szCs w:val="16"/>
              </w:rPr>
              <w:t>horas</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501D9672" w14:textId="0AD03D25" w:rsidR="4C3B832D" w:rsidRPr="006814E5" w:rsidRDefault="4C3B832D" w:rsidP="4C3B832D">
            <w:pPr>
              <w:spacing w:after="0"/>
              <w:jc w:val="center"/>
              <w:rPr>
                <w:sz w:val="16"/>
                <w:szCs w:val="16"/>
              </w:rPr>
            </w:pPr>
            <w:r w:rsidRPr="006814E5">
              <w:rPr>
                <w:rFonts w:ascii="Calibri" w:eastAsia="Calibri" w:hAnsi="Calibri" w:cs="Calibri"/>
                <w:color w:val="000000" w:themeColor="text1"/>
                <w:sz w:val="16"/>
                <w:szCs w:val="16"/>
              </w:rPr>
              <w:t>41,56 €</w:t>
            </w:r>
          </w:p>
        </w:tc>
        <w:tc>
          <w:tcPr>
            <w:tcW w:w="850"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0670298A" w14:textId="23851D42" w:rsidR="4C3B832D" w:rsidRPr="006814E5" w:rsidRDefault="4C3B832D" w:rsidP="4C3B832D">
            <w:pPr>
              <w:spacing w:after="0"/>
              <w:jc w:val="center"/>
              <w:rPr>
                <w:sz w:val="16"/>
                <w:szCs w:val="16"/>
              </w:rPr>
            </w:pPr>
            <w:r w:rsidRPr="006814E5">
              <w:rPr>
                <w:rFonts w:ascii="Calibri" w:eastAsia="Calibri" w:hAnsi="Calibri" w:cs="Calibri"/>
                <w:color w:val="000000" w:themeColor="text1"/>
                <w:sz w:val="16"/>
                <w:szCs w:val="16"/>
              </w:rPr>
              <w:t>581,79 €</w:t>
            </w:r>
          </w:p>
        </w:tc>
        <w:tc>
          <w:tcPr>
            <w:tcW w:w="85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679A2358" w14:textId="201D5DB5" w:rsidR="4C3B832D" w:rsidRPr="006814E5" w:rsidRDefault="4C3B832D" w:rsidP="00DA7642">
            <w:pPr>
              <w:jc w:val="center"/>
              <w:rPr>
                <w:sz w:val="16"/>
                <w:szCs w:val="16"/>
              </w:rPr>
            </w:pPr>
          </w:p>
        </w:tc>
        <w:tc>
          <w:tcPr>
            <w:tcW w:w="850"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22DD1605" w14:textId="1962AE77" w:rsidR="4C3B832D" w:rsidRPr="006814E5" w:rsidRDefault="4C3B832D" w:rsidP="00DA7642">
            <w:pPr>
              <w:jc w:val="center"/>
              <w:rPr>
                <w:sz w:val="16"/>
                <w:szCs w:val="16"/>
              </w:rPr>
            </w:pPr>
          </w:p>
        </w:tc>
      </w:tr>
      <w:tr w:rsidR="006754EB" w14:paraId="38484DCA" w14:textId="77777777" w:rsidTr="002C4302">
        <w:trPr>
          <w:trHeight w:val="630"/>
        </w:trPr>
        <w:tc>
          <w:tcPr>
            <w:tcW w:w="586"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4D9FF5CD" w14:textId="10C262E0" w:rsidR="4C3B832D" w:rsidRPr="006814E5" w:rsidRDefault="4C3B832D" w:rsidP="00DA7642">
            <w:pPr>
              <w:jc w:val="center"/>
              <w:rPr>
                <w:sz w:val="16"/>
                <w:szCs w:val="16"/>
              </w:rPr>
            </w:pPr>
          </w:p>
        </w:tc>
        <w:tc>
          <w:tcPr>
            <w:tcW w:w="582"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639F2D13" w14:textId="2212D563" w:rsidR="4C3B832D" w:rsidRPr="006814E5" w:rsidRDefault="4C3B832D" w:rsidP="4C3B832D">
            <w:pPr>
              <w:spacing w:after="0"/>
              <w:jc w:val="center"/>
              <w:rPr>
                <w:sz w:val="16"/>
                <w:szCs w:val="16"/>
              </w:rPr>
            </w:pPr>
            <w:r w:rsidRPr="006814E5">
              <w:rPr>
                <w:rFonts w:ascii="Calibri" w:eastAsia="Calibri" w:hAnsi="Calibri" w:cs="Calibri"/>
                <w:color w:val="000000" w:themeColor="text1"/>
                <w:sz w:val="16"/>
                <w:szCs w:val="16"/>
              </w:rPr>
              <w:t>005</w:t>
            </w:r>
          </w:p>
        </w:tc>
        <w:tc>
          <w:tcPr>
            <w:tcW w:w="58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254D1297" w14:textId="69A12E4A" w:rsidR="4C3B832D" w:rsidRPr="006814E5" w:rsidRDefault="4C3B832D" w:rsidP="00DA7642">
            <w:pPr>
              <w:jc w:val="center"/>
              <w:rPr>
                <w:sz w:val="16"/>
                <w:szCs w:val="16"/>
              </w:rPr>
            </w:pPr>
          </w:p>
        </w:tc>
        <w:tc>
          <w:tcPr>
            <w:tcW w:w="2220"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35" w:type="dxa"/>
              <w:right w:w="15" w:type="dxa"/>
            </w:tcMar>
            <w:vAlign w:val="center"/>
          </w:tcPr>
          <w:p w14:paraId="52DE0651" w14:textId="31CA6E47" w:rsidR="4C3B832D" w:rsidRPr="006814E5" w:rsidRDefault="4C3B832D" w:rsidP="4C3B832D">
            <w:pPr>
              <w:spacing w:after="0"/>
              <w:jc w:val="left"/>
              <w:rPr>
                <w:sz w:val="16"/>
                <w:szCs w:val="16"/>
              </w:rPr>
            </w:pPr>
            <w:r w:rsidRPr="006814E5">
              <w:rPr>
                <w:rFonts w:ascii="Calibri" w:eastAsia="Calibri" w:hAnsi="Calibri" w:cs="Calibri"/>
                <w:color w:val="000000" w:themeColor="text1"/>
                <w:sz w:val="16"/>
                <w:szCs w:val="16"/>
              </w:rPr>
              <w:t>Diseño y arquitectura - Aplicaciones de usuario app de avisos y mensajería</w:t>
            </w:r>
          </w:p>
        </w:tc>
        <w:tc>
          <w:tcPr>
            <w:tcW w:w="85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49FD19CE" w14:textId="2FE4B014" w:rsidR="4C3B832D" w:rsidRPr="006814E5" w:rsidRDefault="4C3B832D" w:rsidP="00DA7642">
            <w:pPr>
              <w:jc w:val="center"/>
              <w:rPr>
                <w:sz w:val="16"/>
                <w:szCs w:val="16"/>
              </w:rPr>
            </w:pPr>
          </w:p>
        </w:tc>
        <w:tc>
          <w:tcPr>
            <w:tcW w:w="709"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0AB9FC2F" w14:textId="6B24C0A7" w:rsidR="4C3B832D" w:rsidRPr="006814E5" w:rsidRDefault="4C3B832D" w:rsidP="00DA7642">
            <w:pPr>
              <w:jc w:val="center"/>
              <w:rPr>
                <w:sz w:val="16"/>
                <w:szCs w:val="16"/>
              </w:rPr>
            </w:pP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30090E5C" w14:textId="6859BB5B" w:rsidR="4C3B832D" w:rsidRPr="006814E5" w:rsidRDefault="4C3B832D" w:rsidP="00DA7642">
            <w:pPr>
              <w:jc w:val="center"/>
              <w:rPr>
                <w:sz w:val="16"/>
                <w:szCs w:val="16"/>
              </w:rPr>
            </w:pPr>
          </w:p>
        </w:tc>
        <w:tc>
          <w:tcPr>
            <w:tcW w:w="850"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58E2B4DC" w14:textId="6B8886DC" w:rsidR="4C3B832D" w:rsidRPr="006814E5" w:rsidRDefault="4C3B832D" w:rsidP="00DA7642">
            <w:pPr>
              <w:jc w:val="center"/>
              <w:rPr>
                <w:sz w:val="16"/>
                <w:szCs w:val="16"/>
              </w:rPr>
            </w:pPr>
          </w:p>
        </w:tc>
        <w:tc>
          <w:tcPr>
            <w:tcW w:w="85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7F2EDA5D" w14:textId="55287658" w:rsidR="4C3B832D" w:rsidRPr="006814E5" w:rsidRDefault="4C3B832D" w:rsidP="4C3B832D">
            <w:pPr>
              <w:spacing w:after="0"/>
              <w:jc w:val="center"/>
              <w:rPr>
                <w:sz w:val="16"/>
                <w:szCs w:val="16"/>
              </w:rPr>
            </w:pPr>
            <w:r w:rsidRPr="006814E5">
              <w:rPr>
                <w:rFonts w:ascii="Calibri" w:eastAsia="Calibri" w:hAnsi="Calibri" w:cs="Calibri"/>
                <w:color w:val="000000" w:themeColor="text1"/>
                <w:sz w:val="16"/>
                <w:szCs w:val="16"/>
              </w:rPr>
              <w:t>664,90 €</w:t>
            </w:r>
          </w:p>
        </w:tc>
        <w:tc>
          <w:tcPr>
            <w:tcW w:w="850"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518B68E8" w14:textId="010C298D" w:rsidR="4C3B832D" w:rsidRPr="006814E5" w:rsidRDefault="4C3B832D" w:rsidP="00DA7642">
            <w:pPr>
              <w:jc w:val="center"/>
              <w:rPr>
                <w:sz w:val="16"/>
                <w:szCs w:val="16"/>
              </w:rPr>
            </w:pPr>
          </w:p>
        </w:tc>
      </w:tr>
      <w:tr w:rsidR="006754EB" w14:paraId="6251B1B8" w14:textId="77777777" w:rsidTr="002C4302">
        <w:trPr>
          <w:trHeight w:val="315"/>
        </w:trPr>
        <w:tc>
          <w:tcPr>
            <w:tcW w:w="586"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6CA7E3BC" w14:textId="4D136224" w:rsidR="4C3B832D" w:rsidRPr="006814E5" w:rsidRDefault="4C3B832D" w:rsidP="00DA7642">
            <w:pPr>
              <w:jc w:val="center"/>
              <w:rPr>
                <w:sz w:val="16"/>
                <w:szCs w:val="16"/>
              </w:rPr>
            </w:pPr>
          </w:p>
        </w:tc>
        <w:tc>
          <w:tcPr>
            <w:tcW w:w="582"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16667EC7" w14:textId="7B3917AA" w:rsidR="4C3B832D" w:rsidRPr="006814E5" w:rsidRDefault="4C3B832D" w:rsidP="00DA7642">
            <w:pPr>
              <w:jc w:val="center"/>
              <w:rPr>
                <w:sz w:val="16"/>
                <w:szCs w:val="16"/>
              </w:rPr>
            </w:pPr>
          </w:p>
        </w:tc>
        <w:tc>
          <w:tcPr>
            <w:tcW w:w="58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06EBB8AB" w14:textId="2804CF20" w:rsidR="4C3B832D" w:rsidRPr="006814E5" w:rsidRDefault="4C3B832D" w:rsidP="4C3B832D">
            <w:pPr>
              <w:spacing w:after="0"/>
              <w:jc w:val="center"/>
              <w:rPr>
                <w:sz w:val="16"/>
                <w:szCs w:val="16"/>
              </w:rPr>
            </w:pPr>
            <w:r w:rsidRPr="006814E5">
              <w:rPr>
                <w:rFonts w:ascii="Calibri" w:eastAsia="Calibri" w:hAnsi="Calibri" w:cs="Calibri"/>
                <w:color w:val="000000" w:themeColor="text1"/>
                <w:sz w:val="16"/>
                <w:szCs w:val="16"/>
              </w:rPr>
              <w:t>01</w:t>
            </w:r>
          </w:p>
        </w:tc>
        <w:tc>
          <w:tcPr>
            <w:tcW w:w="2220"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270" w:type="dxa"/>
              <w:right w:w="15" w:type="dxa"/>
            </w:tcMar>
            <w:vAlign w:val="center"/>
          </w:tcPr>
          <w:p w14:paraId="7FA2A650" w14:textId="450155F6" w:rsidR="4C3B832D" w:rsidRPr="006814E5" w:rsidRDefault="4C3B832D" w:rsidP="4C3B832D">
            <w:pPr>
              <w:spacing w:after="0"/>
              <w:jc w:val="left"/>
              <w:rPr>
                <w:sz w:val="16"/>
                <w:szCs w:val="16"/>
              </w:rPr>
            </w:pPr>
            <w:r w:rsidRPr="006814E5">
              <w:rPr>
                <w:rFonts w:ascii="Calibri" w:eastAsia="Calibri" w:hAnsi="Calibri" w:cs="Calibri"/>
                <w:color w:val="000000" w:themeColor="text1"/>
                <w:sz w:val="16"/>
                <w:szCs w:val="16"/>
              </w:rPr>
              <w:t>Arquitecto del Software</w:t>
            </w:r>
          </w:p>
        </w:tc>
        <w:tc>
          <w:tcPr>
            <w:tcW w:w="85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21244BE3" w14:textId="3E6BB600" w:rsidR="4C3B832D" w:rsidRPr="006814E5" w:rsidRDefault="4C3B832D" w:rsidP="4C3B832D">
            <w:pPr>
              <w:spacing w:after="0"/>
              <w:jc w:val="center"/>
              <w:rPr>
                <w:sz w:val="16"/>
                <w:szCs w:val="16"/>
              </w:rPr>
            </w:pPr>
            <w:r w:rsidRPr="006814E5">
              <w:rPr>
                <w:rFonts w:ascii="Calibri" w:eastAsia="Calibri" w:hAnsi="Calibri" w:cs="Calibri"/>
                <w:color w:val="000000" w:themeColor="text1"/>
                <w:sz w:val="16"/>
                <w:szCs w:val="16"/>
              </w:rPr>
              <w:t>16</w:t>
            </w:r>
          </w:p>
        </w:tc>
        <w:tc>
          <w:tcPr>
            <w:tcW w:w="709"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5F090B52" w14:textId="2030A658" w:rsidR="4C3B832D" w:rsidRPr="006814E5" w:rsidRDefault="4C3B832D" w:rsidP="4C3B832D">
            <w:pPr>
              <w:spacing w:after="0"/>
              <w:jc w:val="center"/>
              <w:rPr>
                <w:sz w:val="16"/>
                <w:szCs w:val="16"/>
              </w:rPr>
            </w:pPr>
            <w:r w:rsidRPr="006814E5">
              <w:rPr>
                <w:rFonts w:ascii="Calibri" w:eastAsia="Calibri" w:hAnsi="Calibri" w:cs="Calibri"/>
                <w:color w:val="000000" w:themeColor="text1"/>
                <w:sz w:val="16"/>
                <w:szCs w:val="16"/>
              </w:rPr>
              <w:t>horas</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1A033448" w14:textId="5F93EB2C" w:rsidR="4C3B832D" w:rsidRPr="006814E5" w:rsidRDefault="4C3B832D" w:rsidP="4C3B832D">
            <w:pPr>
              <w:spacing w:after="0"/>
              <w:jc w:val="center"/>
              <w:rPr>
                <w:sz w:val="16"/>
                <w:szCs w:val="16"/>
              </w:rPr>
            </w:pPr>
            <w:r w:rsidRPr="006814E5">
              <w:rPr>
                <w:rFonts w:ascii="Calibri" w:eastAsia="Calibri" w:hAnsi="Calibri" w:cs="Calibri"/>
                <w:color w:val="000000" w:themeColor="text1"/>
                <w:sz w:val="16"/>
                <w:szCs w:val="16"/>
              </w:rPr>
              <w:t>41,56 €</w:t>
            </w:r>
          </w:p>
        </w:tc>
        <w:tc>
          <w:tcPr>
            <w:tcW w:w="850"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7C2FBE5B" w14:textId="665A83E9" w:rsidR="4C3B832D" w:rsidRPr="006814E5" w:rsidRDefault="4C3B832D" w:rsidP="4C3B832D">
            <w:pPr>
              <w:spacing w:after="0"/>
              <w:jc w:val="center"/>
              <w:rPr>
                <w:sz w:val="16"/>
                <w:szCs w:val="16"/>
              </w:rPr>
            </w:pPr>
            <w:r w:rsidRPr="006814E5">
              <w:rPr>
                <w:rFonts w:ascii="Calibri" w:eastAsia="Calibri" w:hAnsi="Calibri" w:cs="Calibri"/>
                <w:color w:val="000000" w:themeColor="text1"/>
                <w:sz w:val="16"/>
                <w:szCs w:val="16"/>
              </w:rPr>
              <w:t>664,90 €</w:t>
            </w:r>
          </w:p>
        </w:tc>
        <w:tc>
          <w:tcPr>
            <w:tcW w:w="85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5DB47A27" w14:textId="45EBA9D4" w:rsidR="4C3B832D" w:rsidRPr="006814E5" w:rsidRDefault="4C3B832D" w:rsidP="00DA7642">
            <w:pPr>
              <w:jc w:val="center"/>
              <w:rPr>
                <w:sz w:val="16"/>
                <w:szCs w:val="16"/>
              </w:rPr>
            </w:pPr>
          </w:p>
        </w:tc>
        <w:tc>
          <w:tcPr>
            <w:tcW w:w="850"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5F47FC23" w14:textId="74ABB341" w:rsidR="4C3B832D" w:rsidRPr="006814E5" w:rsidRDefault="4C3B832D" w:rsidP="00DA7642">
            <w:pPr>
              <w:jc w:val="center"/>
              <w:rPr>
                <w:sz w:val="16"/>
                <w:szCs w:val="16"/>
              </w:rPr>
            </w:pPr>
          </w:p>
        </w:tc>
      </w:tr>
      <w:tr w:rsidR="006754EB" w14:paraId="27D0E9FC" w14:textId="77777777" w:rsidTr="002C4302">
        <w:trPr>
          <w:trHeight w:val="315"/>
        </w:trPr>
        <w:tc>
          <w:tcPr>
            <w:tcW w:w="586"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0B328FFA" w14:textId="4FA2B28F" w:rsidR="4C3B832D" w:rsidRPr="006814E5" w:rsidRDefault="4C3B832D" w:rsidP="00DA7642">
            <w:pPr>
              <w:jc w:val="center"/>
              <w:rPr>
                <w:sz w:val="16"/>
                <w:szCs w:val="16"/>
              </w:rPr>
            </w:pPr>
          </w:p>
        </w:tc>
        <w:tc>
          <w:tcPr>
            <w:tcW w:w="582"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769A0B31" w14:textId="3D65E489" w:rsidR="4C3B832D" w:rsidRPr="006814E5" w:rsidRDefault="4C3B832D" w:rsidP="4C3B832D">
            <w:pPr>
              <w:spacing w:after="0"/>
              <w:jc w:val="center"/>
              <w:rPr>
                <w:sz w:val="16"/>
                <w:szCs w:val="16"/>
              </w:rPr>
            </w:pPr>
            <w:r w:rsidRPr="006814E5">
              <w:rPr>
                <w:rFonts w:ascii="Calibri" w:eastAsia="Calibri" w:hAnsi="Calibri" w:cs="Calibri"/>
                <w:color w:val="000000" w:themeColor="text1"/>
                <w:sz w:val="16"/>
                <w:szCs w:val="16"/>
              </w:rPr>
              <w:t>006</w:t>
            </w:r>
          </w:p>
        </w:tc>
        <w:tc>
          <w:tcPr>
            <w:tcW w:w="58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1EA71312" w14:textId="3C69CFE6" w:rsidR="4C3B832D" w:rsidRPr="006814E5" w:rsidRDefault="4C3B832D" w:rsidP="00DA7642">
            <w:pPr>
              <w:jc w:val="center"/>
              <w:rPr>
                <w:sz w:val="16"/>
                <w:szCs w:val="16"/>
              </w:rPr>
            </w:pPr>
          </w:p>
        </w:tc>
        <w:tc>
          <w:tcPr>
            <w:tcW w:w="2220"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35" w:type="dxa"/>
              <w:right w:w="15" w:type="dxa"/>
            </w:tcMar>
            <w:vAlign w:val="center"/>
          </w:tcPr>
          <w:p w14:paraId="134F180C" w14:textId="485F5DE7" w:rsidR="4C3B832D" w:rsidRPr="006814E5" w:rsidRDefault="4C3B832D" w:rsidP="4C3B832D">
            <w:pPr>
              <w:spacing w:after="0"/>
              <w:jc w:val="left"/>
              <w:rPr>
                <w:sz w:val="16"/>
                <w:szCs w:val="16"/>
              </w:rPr>
            </w:pPr>
            <w:r w:rsidRPr="006814E5">
              <w:rPr>
                <w:rFonts w:ascii="Calibri" w:eastAsia="Calibri" w:hAnsi="Calibri" w:cs="Calibri"/>
                <w:color w:val="000000" w:themeColor="text1"/>
                <w:sz w:val="16"/>
                <w:szCs w:val="16"/>
              </w:rPr>
              <w:t>Diseño y arquitectura - Dashboard de seguimiento</w:t>
            </w:r>
          </w:p>
        </w:tc>
        <w:tc>
          <w:tcPr>
            <w:tcW w:w="85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190F3607" w14:textId="26FB52DB" w:rsidR="4C3B832D" w:rsidRPr="006814E5" w:rsidRDefault="4C3B832D" w:rsidP="00DA7642">
            <w:pPr>
              <w:jc w:val="center"/>
              <w:rPr>
                <w:sz w:val="16"/>
                <w:szCs w:val="16"/>
              </w:rPr>
            </w:pPr>
          </w:p>
        </w:tc>
        <w:tc>
          <w:tcPr>
            <w:tcW w:w="709"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7BD306C9" w14:textId="04C3EC8E" w:rsidR="4C3B832D" w:rsidRPr="006814E5" w:rsidRDefault="4C3B832D" w:rsidP="00DA7642">
            <w:pPr>
              <w:jc w:val="center"/>
              <w:rPr>
                <w:sz w:val="16"/>
                <w:szCs w:val="16"/>
              </w:rPr>
            </w:pP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20629574" w14:textId="5CCE9FC4" w:rsidR="4C3B832D" w:rsidRPr="006814E5" w:rsidRDefault="4C3B832D" w:rsidP="00DA7642">
            <w:pPr>
              <w:jc w:val="center"/>
              <w:rPr>
                <w:sz w:val="16"/>
                <w:szCs w:val="16"/>
              </w:rPr>
            </w:pPr>
          </w:p>
        </w:tc>
        <w:tc>
          <w:tcPr>
            <w:tcW w:w="850"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3B41A863" w14:textId="70728A3B" w:rsidR="4C3B832D" w:rsidRPr="006814E5" w:rsidRDefault="4C3B832D" w:rsidP="00DA7642">
            <w:pPr>
              <w:jc w:val="center"/>
              <w:rPr>
                <w:sz w:val="16"/>
                <w:szCs w:val="16"/>
              </w:rPr>
            </w:pPr>
          </w:p>
        </w:tc>
        <w:tc>
          <w:tcPr>
            <w:tcW w:w="85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2ECAA384" w14:textId="2C4D7BCB" w:rsidR="4C3B832D" w:rsidRPr="006814E5" w:rsidRDefault="4C3B832D" w:rsidP="4C3B832D">
            <w:pPr>
              <w:spacing w:after="0"/>
              <w:jc w:val="center"/>
              <w:rPr>
                <w:sz w:val="16"/>
                <w:szCs w:val="16"/>
              </w:rPr>
            </w:pPr>
            <w:r w:rsidRPr="006814E5">
              <w:rPr>
                <w:rFonts w:ascii="Calibri" w:eastAsia="Calibri" w:hAnsi="Calibri" w:cs="Calibri"/>
                <w:color w:val="000000" w:themeColor="text1"/>
                <w:sz w:val="16"/>
                <w:szCs w:val="16"/>
              </w:rPr>
              <w:t>664,90 €</w:t>
            </w:r>
          </w:p>
        </w:tc>
        <w:tc>
          <w:tcPr>
            <w:tcW w:w="850"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217E76AB" w14:textId="197648B8" w:rsidR="4C3B832D" w:rsidRPr="006814E5" w:rsidRDefault="4C3B832D" w:rsidP="00DA7642">
            <w:pPr>
              <w:jc w:val="center"/>
              <w:rPr>
                <w:sz w:val="16"/>
                <w:szCs w:val="16"/>
              </w:rPr>
            </w:pPr>
          </w:p>
        </w:tc>
      </w:tr>
      <w:tr w:rsidR="006754EB" w14:paraId="0560FA82" w14:textId="77777777" w:rsidTr="002C4302">
        <w:trPr>
          <w:trHeight w:val="315"/>
        </w:trPr>
        <w:tc>
          <w:tcPr>
            <w:tcW w:w="586"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086A045B" w14:textId="2D480651" w:rsidR="4C3B832D" w:rsidRPr="006814E5" w:rsidRDefault="4C3B832D" w:rsidP="00DA7642">
            <w:pPr>
              <w:jc w:val="center"/>
              <w:rPr>
                <w:sz w:val="16"/>
                <w:szCs w:val="16"/>
              </w:rPr>
            </w:pPr>
          </w:p>
        </w:tc>
        <w:tc>
          <w:tcPr>
            <w:tcW w:w="582"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2DD48181" w14:textId="0C8117C4" w:rsidR="4C3B832D" w:rsidRPr="006814E5" w:rsidRDefault="4C3B832D" w:rsidP="00DA7642">
            <w:pPr>
              <w:jc w:val="center"/>
              <w:rPr>
                <w:sz w:val="16"/>
                <w:szCs w:val="16"/>
              </w:rPr>
            </w:pPr>
          </w:p>
        </w:tc>
        <w:tc>
          <w:tcPr>
            <w:tcW w:w="58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19D77E84" w14:textId="4E0DA342" w:rsidR="4C3B832D" w:rsidRPr="006814E5" w:rsidRDefault="4C3B832D" w:rsidP="4C3B832D">
            <w:pPr>
              <w:spacing w:after="0"/>
              <w:jc w:val="center"/>
              <w:rPr>
                <w:sz w:val="16"/>
                <w:szCs w:val="16"/>
              </w:rPr>
            </w:pPr>
            <w:r w:rsidRPr="006814E5">
              <w:rPr>
                <w:rFonts w:ascii="Calibri" w:eastAsia="Calibri" w:hAnsi="Calibri" w:cs="Calibri"/>
                <w:color w:val="000000" w:themeColor="text1"/>
                <w:sz w:val="16"/>
                <w:szCs w:val="16"/>
              </w:rPr>
              <w:t>01</w:t>
            </w:r>
          </w:p>
        </w:tc>
        <w:tc>
          <w:tcPr>
            <w:tcW w:w="2220"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270" w:type="dxa"/>
              <w:right w:w="15" w:type="dxa"/>
            </w:tcMar>
            <w:vAlign w:val="center"/>
          </w:tcPr>
          <w:p w14:paraId="61E0378E" w14:textId="03244E88" w:rsidR="4C3B832D" w:rsidRPr="006814E5" w:rsidRDefault="4C3B832D" w:rsidP="4C3B832D">
            <w:pPr>
              <w:spacing w:after="0"/>
              <w:jc w:val="left"/>
              <w:rPr>
                <w:sz w:val="16"/>
                <w:szCs w:val="16"/>
              </w:rPr>
            </w:pPr>
            <w:r w:rsidRPr="006814E5">
              <w:rPr>
                <w:rFonts w:ascii="Calibri" w:eastAsia="Calibri" w:hAnsi="Calibri" w:cs="Calibri"/>
                <w:color w:val="000000" w:themeColor="text1"/>
                <w:sz w:val="16"/>
                <w:szCs w:val="16"/>
              </w:rPr>
              <w:t>Arquitecto del Software</w:t>
            </w:r>
          </w:p>
        </w:tc>
        <w:tc>
          <w:tcPr>
            <w:tcW w:w="85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73307856" w14:textId="2DAB7763" w:rsidR="4C3B832D" w:rsidRPr="006814E5" w:rsidRDefault="4C3B832D" w:rsidP="4C3B832D">
            <w:pPr>
              <w:spacing w:after="0"/>
              <w:jc w:val="center"/>
              <w:rPr>
                <w:sz w:val="16"/>
                <w:szCs w:val="16"/>
              </w:rPr>
            </w:pPr>
            <w:r w:rsidRPr="006814E5">
              <w:rPr>
                <w:rFonts w:ascii="Calibri" w:eastAsia="Calibri" w:hAnsi="Calibri" w:cs="Calibri"/>
                <w:color w:val="000000" w:themeColor="text1"/>
                <w:sz w:val="16"/>
                <w:szCs w:val="16"/>
              </w:rPr>
              <w:t>16</w:t>
            </w:r>
          </w:p>
        </w:tc>
        <w:tc>
          <w:tcPr>
            <w:tcW w:w="709"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7A60EE2B" w14:textId="56F84DCE" w:rsidR="4C3B832D" w:rsidRPr="006814E5" w:rsidRDefault="4C3B832D" w:rsidP="4C3B832D">
            <w:pPr>
              <w:spacing w:after="0"/>
              <w:jc w:val="center"/>
              <w:rPr>
                <w:sz w:val="16"/>
                <w:szCs w:val="16"/>
              </w:rPr>
            </w:pPr>
            <w:r w:rsidRPr="006814E5">
              <w:rPr>
                <w:rFonts w:ascii="Calibri" w:eastAsia="Calibri" w:hAnsi="Calibri" w:cs="Calibri"/>
                <w:color w:val="000000" w:themeColor="text1"/>
                <w:sz w:val="16"/>
                <w:szCs w:val="16"/>
              </w:rPr>
              <w:t>horas</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74D4A3A4" w14:textId="2EC361C1" w:rsidR="4C3B832D" w:rsidRPr="006814E5" w:rsidRDefault="4C3B832D" w:rsidP="4C3B832D">
            <w:pPr>
              <w:spacing w:after="0"/>
              <w:jc w:val="center"/>
              <w:rPr>
                <w:sz w:val="16"/>
                <w:szCs w:val="16"/>
              </w:rPr>
            </w:pPr>
            <w:r w:rsidRPr="006814E5">
              <w:rPr>
                <w:rFonts w:ascii="Calibri" w:eastAsia="Calibri" w:hAnsi="Calibri" w:cs="Calibri"/>
                <w:color w:val="000000" w:themeColor="text1"/>
                <w:sz w:val="16"/>
                <w:szCs w:val="16"/>
              </w:rPr>
              <w:t>41,56 €</w:t>
            </w:r>
          </w:p>
        </w:tc>
        <w:tc>
          <w:tcPr>
            <w:tcW w:w="850"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62FE7212" w14:textId="5A5B4D6A" w:rsidR="4C3B832D" w:rsidRPr="006814E5" w:rsidRDefault="4C3B832D" w:rsidP="4C3B832D">
            <w:pPr>
              <w:spacing w:after="0"/>
              <w:jc w:val="center"/>
              <w:rPr>
                <w:sz w:val="16"/>
                <w:szCs w:val="16"/>
              </w:rPr>
            </w:pPr>
            <w:r w:rsidRPr="006814E5">
              <w:rPr>
                <w:rFonts w:ascii="Calibri" w:eastAsia="Calibri" w:hAnsi="Calibri" w:cs="Calibri"/>
                <w:color w:val="000000" w:themeColor="text1"/>
                <w:sz w:val="16"/>
                <w:szCs w:val="16"/>
              </w:rPr>
              <w:t>664,90 €</w:t>
            </w:r>
          </w:p>
        </w:tc>
        <w:tc>
          <w:tcPr>
            <w:tcW w:w="85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1713C119" w14:textId="67271B98" w:rsidR="4C3B832D" w:rsidRPr="006814E5" w:rsidRDefault="4C3B832D" w:rsidP="00DA7642">
            <w:pPr>
              <w:jc w:val="center"/>
              <w:rPr>
                <w:sz w:val="16"/>
                <w:szCs w:val="16"/>
              </w:rPr>
            </w:pPr>
          </w:p>
        </w:tc>
        <w:tc>
          <w:tcPr>
            <w:tcW w:w="850"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01D9FC25" w14:textId="25A796A2" w:rsidR="4C3B832D" w:rsidRPr="006814E5" w:rsidRDefault="4C3B832D" w:rsidP="00DA7642">
            <w:pPr>
              <w:jc w:val="center"/>
              <w:rPr>
                <w:sz w:val="16"/>
                <w:szCs w:val="16"/>
              </w:rPr>
            </w:pPr>
          </w:p>
        </w:tc>
      </w:tr>
      <w:tr w:rsidR="006754EB" w14:paraId="30B6AD24" w14:textId="77777777" w:rsidTr="002C4302">
        <w:trPr>
          <w:trHeight w:val="630"/>
        </w:trPr>
        <w:tc>
          <w:tcPr>
            <w:tcW w:w="586"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196AF9D9" w14:textId="1C3B0BAC" w:rsidR="4C3B832D" w:rsidRPr="006814E5" w:rsidRDefault="4C3B832D" w:rsidP="00DA7642">
            <w:pPr>
              <w:jc w:val="center"/>
              <w:rPr>
                <w:sz w:val="16"/>
                <w:szCs w:val="16"/>
              </w:rPr>
            </w:pPr>
          </w:p>
        </w:tc>
        <w:tc>
          <w:tcPr>
            <w:tcW w:w="582"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0DC795B1" w14:textId="1DD0630B" w:rsidR="4C3B832D" w:rsidRPr="006814E5" w:rsidRDefault="4C3B832D" w:rsidP="4C3B832D">
            <w:pPr>
              <w:spacing w:after="0"/>
              <w:jc w:val="center"/>
              <w:rPr>
                <w:sz w:val="16"/>
                <w:szCs w:val="16"/>
              </w:rPr>
            </w:pPr>
            <w:r w:rsidRPr="006814E5">
              <w:rPr>
                <w:rFonts w:ascii="Calibri" w:eastAsia="Calibri" w:hAnsi="Calibri" w:cs="Calibri"/>
                <w:color w:val="000000" w:themeColor="text1"/>
                <w:sz w:val="16"/>
                <w:szCs w:val="16"/>
              </w:rPr>
              <w:t>007</w:t>
            </w:r>
          </w:p>
        </w:tc>
        <w:tc>
          <w:tcPr>
            <w:tcW w:w="58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1AE1505D" w14:textId="770E0F7F" w:rsidR="4C3B832D" w:rsidRPr="006814E5" w:rsidRDefault="4C3B832D" w:rsidP="00DA7642">
            <w:pPr>
              <w:jc w:val="center"/>
              <w:rPr>
                <w:sz w:val="16"/>
                <w:szCs w:val="16"/>
              </w:rPr>
            </w:pPr>
          </w:p>
        </w:tc>
        <w:tc>
          <w:tcPr>
            <w:tcW w:w="2220"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35" w:type="dxa"/>
              <w:right w:w="15" w:type="dxa"/>
            </w:tcMar>
            <w:vAlign w:val="center"/>
          </w:tcPr>
          <w:p w14:paraId="59308AC6" w14:textId="19B87594" w:rsidR="4C3B832D" w:rsidRPr="006814E5" w:rsidRDefault="4C3B832D" w:rsidP="4C3B832D">
            <w:pPr>
              <w:spacing w:after="0"/>
              <w:jc w:val="left"/>
              <w:rPr>
                <w:sz w:val="16"/>
                <w:szCs w:val="16"/>
              </w:rPr>
            </w:pPr>
            <w:r w:rsidRPr="006814E5">
              <w:rPr>
                <w:rFonts w:ascii="Calibri" w:eastAsia="Calibri" w:hAnsi="Calibri" w:cs="Calibri"/>
                <w:color w:val="000000" w:themeColor="text1"/>
                <w:sz w:val="16"/>
                <w:szCs w:val="16"/>
              </w:rPr>
              <w:t>Diseño y arquitectura - Aplicaciones de usuario para la gestión de emergencias</w:t>
            </w:r>
          </w:p>
        </w:tc>
        <w:tc>
          <w:tcPr>
            <w:tcW w:w="85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336DF7B9" w14:textId="1A608D66" w:rsidR="4C3B832D" w:rsidRPr="006814E5" w:rsidRDefault="4C3B832D" w:rsidP="00DA7642">
            <w:pPr>
              <w:jc w:val="center"/>
              <w:rPr>
                <w:sz w:val="16"/>
                <w:szCs w:val="16"/>
              </w:rPr>
            </w:pPr>
          </w:p>
        </w:tc>
        <w:tc>
          <w:tcPr>
            <w:tcW w:w="709"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54B9F897" w14:textId="6323FE65" w:rsidR="4C3B832D" w:rsidRPr="006814E5" w:rsidRDefault="4C3B832D" w:rsidP="00DA7642">
            <w:pPr>
              <w:jc w:val="center"/>
              <w:rPr>
                <w:sz w:val="16"/>
                <w:szCs w:val="16"/>
              </w:rPr>
            </w:pP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6AA88F3F" w14:textId="450C0773" w:rsidR="4C3B832D" w:rsidRPr="006814E5" w:rsidRDefault="4C3B832D" w:rsidP="00DA7642">
            <w:pPr>
              <w:jc w:val="center"/>
              <w:rPr>
                <w:sz w:val="16"/>
                <w:szCs w:val="16"/>
              </w:rPr>
            </w:pPr>
          </w:p>
        </w:tc>
        <w:tc>
          <w:tcPr>
            <w:tcW w:w="850"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0D1EE2B7" w14:textId="111D9F1F" w:rsidR="4C3B832D" w:rsidRPr="006814E5" w:rsidRDefault="4C3B832D" w:rsidP="00DA7642">
            <w:pPr>
              <w:jc w:val="center"/>
              <w:rPr>
                <w:sz w:val="16"/>
                <w:szCs w:val="16"/>
              </w:rPr>
            </w:pPr>
          </w:p>
        </w:tc>
        <w:tc>
          <w:tcPr>
            <w:tcW w:w="85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14D6E223" w14:textId="7712BCE7" w:rsidR="4C3B832D" w:rsidRPr="006814E5" w:rsidRDefault="4C3B832D" w:rsidP="4C3B832D">
            <w:pPr>
              <w:spacing w:after="0"/>
              <w:jc w:val="center"/>
              <w:rPr>
                <w:sz w:val="16"/>
                <w:szCs w:val="16"/>
              </w:rPr>
            </w:pPr>
            <w:r w:rsidRPr="006814E5">
              <w:rPr>
                <w:rFonts w:ascii="Calibri" w:eastAsia="Calibri" w:hAnsi="Calibri" w:cs="Calibri"/>
                <w:color w:val="000000" w:themeColor="text1"/>
                <w:sz w:val="16"/>
                <w:szCs w:val="16"/>
              </w:rPr>
              <w:t>623,34 €</w:t>
            </w:r>
          </w:p>
        </w:tc>
        <w:tc>
          <w:tcPr>
            <w:tcW w:w="850"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0EF191E9" w14:textId="42E4328B" w:rsidR="4C3B832D" w:rsidRPr="006814E5" w:rsidRDefault="4C3B832D" w:rsidP="00DA7642">
            <w:pPr>
              <w:jc w:val="center"/>
              <w:rPr>
                <w:sz w:val="16"/>
                <w:szCs w:val="16"/>
              </w:rPr>
            </w:pPr>
          </w:p>
        </w:tc>
      </w:tr>
      <w:tr w:rsidR="006754EB" w14:paraId="1840275B" w14:textId="77777777" w:rsidTr="002C4302">
        <w:trPr>
          <w:trHeight w:val="315"/>
        </w:trPr>
        <w:tc>
          <w:tcPr>
            <w:tcW w:w="586"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65EC63F9" w14:textId="15C9D658" w:rsidR="4C3B832D" w:rsidRPr="006814E5" w:rsidRDefault="4C3B832D" w:rsidP="00DA7642">
            <w:pPr>
              <w:jc w:val="center"/>
              <w:rPr>
                <w:sz w:val="16"/>
                <w:szCs w:val="16"/>
              </w:rPr>
            </w:pPr>
          </w:p>
        </w:tc>
        <w:tc>
          <w:tcPr>
            <w:tcW w:w="582"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34F8ECFC" w14:textId="5F39BE2F" w:rsidR="4C3B832D" w:rsidRPr="006814E5" w:rsidRDefault="4C3B832D" w:rsidP="00DA7642">
            <w:pPr>
              <w:jc w:val="center"/>
              <w:rPr>
                <w:sz w:val="16"/>
                <w:szCs w:val="16"/>
              </w:rPr>
            </w:pPr>
          </w:p>
        </w:tc>
        <w:tc>
          <w:tcPr>
            <w:tcW w:w="58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664B966C" w14:textId="1EBA8B89" w:rsidR="4C3B832D" w:rsidRPr="006814E5" w:rsidRDefault="4C3B832D" w:rsidP="4C3B832D">
            <w:pPr>
              <w:spacing w:after="0"/>
              <w:jc w:val="center"/>
              <w:rPr>
                <w:sz w:val="16"/>
                <w:szCs w:val="16"/>
              </w:rPr>
            </w:pPr>
            <w:r w:rsidRPr="006814E5">
              <w:rPr>
                <w:rFonts w:ascii="Calibri" w:eastAsia="Calibri" w:hAnsi="Calibri" w:cs="Calibri"/>
                <w:color w:val="000000" w:themeColor="text1"/>
                <w:sz w:val="16"/>
                <w:szCs w:val="16"/>
              </w:rPr>
              <w:t>01</w:t>
            </w:r>
          </w:p>
        </w:tc>
        <w:tc>
          <w:tcPr>
            <w:tcW w:w="2220"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270" w:type="dxa"/>
              <w:right w:w="15" w:type="dxa"/>
            </w:tcMar>
            <w:vAlign w:val="center"/>
          </w:tcPr>
          <w:p w14:paraId="52D1F835" w14:textId="7A501298" w:rsidR="4C3B832D" w:rsidRPr="006814E5" w:rsidRDefault="4C3B832D" w:rsidP="4C3B832D">
            <w:pPr>
              <w:spacing w:after="0"/>
              <w:jc w:val="left"/>
              <w:rPr>
                <w:sz w:val="16"/>
                <w:szCs w:val="16"/>
              </w:rPr>
            </w:pPr>
            <w:r w:rsidRPr="006814E5">
              <w:rPr>
                <w:rFonts w:ascii="Calibri" w:eastAsia="Calibri" w:hAnsi="Calibri" w:cs="Calibri"/>
                <w:color w:val="000000" w:themeColor="text1"/>
                <w:sz w:val="16"/>
                <w:szCs w:val="16"/>
              </w:rPr>
              <w:t>Arquitecto del Software</w:t>
            </w:r>
          </w:p>
        </w:tc>
        <w:tc>
          <w:tcPr>
            <w:tcW w:w="85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7BB2DA02" w14:textId="50290B78" w:rsidR="4C3B832D" w:rsidRPr="006814E5" w:rsidRDefault="4C3B832D" w:rsidP="4C3B832D">
            <w:pPr>
              <w:spacing w:after="0"/>
              <w:jc w:val="center"/>
              <w:rPr>
                <w:sz w:val="16"/>
                <w:szCs w:val="16"/>
              </w:rPr>
            </w:pPr>
            <w:r w:rsidRPr="006814E5">
              <w:rPr>
                <w:rFonts w:ascii="Calibri" w:eastAsia="Calibri" w:hAnsi="Calibri" w:cs="Calibri"/>
                <w:color w:val="000000" w:themeColor="text1"/>
                <w:sz w:val="16"/>
                <w:szCs w:val="16"/>
              </w:rPr>
              <w:t>15</w:t>
            </w:r>
          </w:p>
        </w:tc>
        <w:tc>
          <w:tcPr>
            <w:tcW w:w="709"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717E3B6C" w14:textId="3E5A0DAB" w:rsidR="4C3B832D" w:rsidRPr="006814E5" w:rsidRDefault="4C3B832D" w:rsidP="4C3B832D">
            <w:pPr>
              <w:spacing w:after="0"/>
              <w:jc w:val="center"/>
              <w:rPr>
                <w:sz w:val="16"/>
                <w:szCs w:val="16"/>
              </w:rPr>
            </w:pPr>
            <w:r w:rsidRPr="006814E5">
              <w:rPr>
                <w:rFonts w:ascii="Calibri" w:eastAsia="Calibri" w:hAnsi="Calibri" w:cs="Calibri"/>
                <w:color w:val="000000" w:themeColor="text1"/>
                <w:sz w:val="16"/>
                <w:szCs w:val="16"/>
              </w:rPr>
              <w:t>horas</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3B7B5CF7" w14:textId="5FFF4B0B" w:rsidR="4C3B832D" w:rsidRPr="006814E5" w:rsidRDefault="4C3B832D" w:rsidP="4C3B832D">
            <w:pPr>
              <w:spacing w:after="0"/>
              <w:jc w:val="center"/>
              <w:rPr>
                <w:sz w:val="16"/>
                <w:szCs w:val="16"/>
              </w:rPr>
            </w:pPr>
            <w:r w:rsidRPr="006814E5">
              <w:rPr>
                <w:rFonts w:ascii="Calibri" w:eastAsia="Calibri" w:hAnsi="Calibri" w:cs="Calibri"/>
                <w:color w:val="000000" w:themeColor="text1"/>
                <w:sz w:val="16"/>
                <w:szCs w:val="16"/>
              </w:rPr>
              <w:t>41,56 €</w:t>
            </w:r>
          </w:p>
        </w:tc>
        <w:tc>
          <w:tcPr>
            <w:tcW w:w="850"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33ED5ABA" w14:textId="1FB1C3C0" w:rsidR="4C3B832D" w:rsidRPr="006814E5" w:rsidRDefault="4C3B832D" w:rsidP="4C3B832D">
            <w:pPr>
              <w:spacing w:after="0"/>
              <w:jc w:val="center"/>
              <w:rPr>
                <w:sz w:val="16"/>
                <w:szCs w:val="16"/>
              </w:rPr>
            </w:pPr>
            <w:r w:rsidRPr="006814E5">
              <w:rPr>
                <w:rFonts w:ascii="Calibri" w:eastAsia="Calibri" w:hAnsi="Calibri" w:cs="Calibri"/>
                <w:color w:val="000000" w:themeColor="text1"/>
                <w:sz w:val="16"/>
                <w:szCs w:val="16"/>
              </w:rPr>
              <w:t>623,34 €</w:t>
            </w:r>
          </w:p>
        </w:tc>
        <w:tc>
          <w:tcPr>
            <w:tcW w:w="85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44D469B1" w14:textId="559ABA84" w:rsidR="4C3B832D" w:rsidRPr="006814E5" w:rsidRDefault="4C3B832D" w:rsidP="00DA7642">
            <w:pPr>
              <w:jc w:val="center"/>
              <w:rPr>
                <w:sz w:val="16"/>
                <w:szCs w:val="16"/>
              </w:rPr>
            </w:pPr>
          </w:p>
        </w:tc>
        <w:tc>
          <w:tcPr>
            <w:tcW w:w="850"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10465C0D" w14:textId="16E47A8B" w:rsidR="4C3B832D" w:rsidRPr="006814E5" w:rsidRDefault="4C3B832D" w:rsidP="00DA7642">
            <w:pPr>
              <w:jc w:val="center"/>
              <w:rPr>
                <w:sz w:val="16"/>
                <w:szCs w:val="16"/>
              </w:rPr>
            </w:pPr>
          </w:p>
        </w:tc>
      </w:tr>
    </w:tbl>
    <w:p w14:paraId="63576721" w14:textId="6462B239" w:rsidR="41017377" w:rsidRDefault="00A316FE" w:rsidP="4C3B832D">
      <w:pPr>
        <w:pStyle w:val="CitadeTablas"/>
      </w:pPr>
      <w:bookmarkStart w:id="1008" w:name="_Toc165126481"/>
      <w:r>
        <w:t>Partida de diseño y arquitectura</w:t>
      </w:r>
      <w:bookmarkEnd w:id="1008"/>
    </w:p>
    <w:p w14:paraId="7164C1BD" w14:textId="507A0003" w:rsidR="41017377" w:rsidRDefault="41017377" w:rsidP="4C3B832D">
      <w:r>
        <w:t>Continuando con la construcción, para abordar esta partida, ya que es muy extensa se va a dividir en una subpartida por cada módulo:</w:t>
      </w:r>
    </w:p>
    <w:p w14:paraId="2A3BA875" w14:textId="77777777" w:rsidR="009D6CE6" w:rsidRDefault="009D6CE6">
      <w:pPr>
        <w:jc w:val="left"/>
        <w:rPr>
          <w:rFonts w:asciiTheme="majorHAnsi" w:eastAsiaTheme="majorEastAsia" w:hAnsiTheme="majorHAnsi" w:cstheme="majorBidi"/>
          <w:b/>
          <w:color w:val="262626" w:themeColor="text1" w:themeTint="D9"/>
          <w:sz w:val="32"/>
          <w:szCs w:val="26"/>
        </w:rPr>
      </w:pPr>
      <w:r>
        <w:br w:type="page"/>
      </w:r>
    </w:p>
    <w:p w14:paraId="0F8ED7C3" w14:textId="08C0C9D9" w:rsidR="009D6CE6" w:rsidRDefault="009D6CE6" w:rsidP="009D6CE6">
      <w:pPr>
        <w:pStyle w:val="Ttulo2"/>
      </w:pPr>
      <w:bookmarkStart w:id="1009" w:name="_Toc165126258"/>
      <w:r>
        <w:lastRenderedPageBreak/>
        <w:t>Construcción</w:t>
      </w:r>
      <w:bookmarkEnd w:id="1009"/>
    </w:p>
    <w:p w14:paraId="56A13479" w14:textId="1150628D" w:rsidR="00DA7642" w:rsidRDefault="00DA7642" w:rsidP="00DA7642">
      <w:pPr>
        <w:pStyle w:val="Ttulo3"/>
      </w:pPr>
      <w:bookmarkStart w:id="1010" w:name="_Toc165126259"/>
      <w:r>
        <w:t xml:space="preserve">Integración con </w:t>
      </w:r>
      <w:r w:rsidR="002723AA">
        <w:t>s</w:t>
      </w:r>
      <w:r>
        <w:t>istemas centrales</w:t>
      </w:r>
      <w:bookmarkEnd w:id="1010"/>
    </w:p>
    <w:tbl>
      <w:tblPr>
        <w:tblW w:w="8500" w:type="dxa"/>
        <w:tblLayout w:type="fixed"/>
        <w:tblLook w:val="06A0" w:firstRow="1" w:lastRow="0" w:firstColumn="1" w:lastColumn="0" w:noHBand="1" w:noVBand="1"/>
      </w:tblPr>
      <w:tblGrid>
        <w:gridCol w:w="574"/>
        <w:gridCol w:w="574"/>
        <w:gridCol w:w="574"/>
        <w:gridCol w:w="2101"/>
        <w:gridCol w:w="708"/>
        <w:gridCol w:w="851"/>
        <w:gridCol w:w="567"/>
        <w:gridCol w:w="850"/>
        <w:gridCol w:w="851"/>
        <w:gridCol w:w="850"/>
      </w:tblGrid>
      <w:tr w:rsidR="00DA7642" w14:paraId="47E4026F" w14:textId="77777777" w:rsidTr="002723AA">
        <w:trPr>
          <w:trHeight w:val="315"/>
        </w:trPr>
        <w:tc>
          <w:tcPr>
            <w:tcW w:w="574" w:type="dxa"/>
            <w:tcBorders>
              <w:top w:val="single" w:sz="4" w:space="0" w:color="auto"/>
              <w:left w:val="single" w:sz="4" w:space="0" w:color="auto"/>
              <w:bottom w:val="single" w:sz="4" w:space="0" w:color="auto"/>
              <w:right w:val="single" w:sz="4" w:space="0" w:color="auto"/>
            </w:tcBorders>
            <w:shd w:val="clear" w:color="auto" w:fill="D0CECE" w:themeFill="background2" w:themeFillShade="E6"/>
            <w:tcMar>
              <w:top w:w="15" w:type="dxa"/>
              <w:left w:w="15" w:type="dxa"/>
              <w:right w:w="15" w:type="dxa"/>
            </w:tcMar>
            <w:vAlign w:val="center"/>
          </w:tcPr>
          <w:p w14:paraId="0166E8F1" w14:textId="77777777" w:rsidR="00DA7642" w:rsidRPr="006C6CB9" w:rsidRDefault="00DA7642" w:rsidP="002723AA">
            <w:pPr>
              <w:spacing w:after="0"/>
              <w:jc w:val="center"/>
              <w:rPr>
                <w:sz w:val="16"/>
                <w:szCs w:val="16"/>
              </w:rPr>
            </w:pPr>
            <w:r w:rsidRPr="006C6CB9">
              <w:rPr>
                <w:rFonts w:ascii="Calibri" w:eastAsia="Calibri" w:hAnsi="Calibri" w:cs="Calibri"/>
                <w:b/>
                <w:bCs/>
                <w:color w:val="000000" w:themeColor="text1"/>
                <w:sz w:val="16"/>
                <w:szCs w:val="16"/>
              </w:rPr>
              <w:t>I1</w:t>
            </w:r>
          </w:p>
        </w:tc>
        <w:tc>
          <w:tcPr>
            <w:tcW w:w="574" w:type="dxa"/>
            <w:tcBorders>
              <w:top w:val="single" w:sz="4" w:space="0" w:color="auto"/>
              <w:left w:val="single" w:sz="4" w:space="0" w:color="auto"/>
              <w:bottom w:val="single" w:sz="4" w:space="0" w:color="auto"/>
              <w:right w:val="single" w:sz="4" w:space="0" w:color="auto"/>
            </w:tcBorders>
            <w:shd w:val="clear" w:color="auto" w:fill="D0CECE" w:themeFill="background2" w:themeFillShade="E6"/>
            <w:tcMar>
              <w:top w:w="15" w:type="dxa"/>
              <w:left w:w="15" w:type="dxa"/>
              <w:right w:w="15" w:type="dxa"/>
            </w:tcMar>
            <w:vAlign w:val="center"/>
          </w:tcPr>
          <w:p w14:paraId="64032277" w14:textId="77777777" w:rsidR="00DA7642" w:rsidRPr="006C6CB9" w:rsidRDefault="00DA7642" w:rsidP="002723AA">
            <w:pPr>
              <w:spacing w:after="0"/>
              <w:jc w:val="center"/>
              <w:rPr>
                <w:sz w:val="16"/>
                <w:szCs w:val="16"/>
              </w:rPr>
            </w:pPr>
            <w:r w:rsidRPr="006C6CB9">
              <w:rPr>
                <w:rFonts w:ascii="Calibri" w:eastAsia="Calibri" w:hAnsi="Calibri" w:cs="Calibri"/>
                <w:b/>
                <w:bCs/>
                <w:color w:val="000000" w:themeColor="text1"/>
                <w:sz w:val="16"/>
                <w:szCs w:val="16"/>
              </w:rPr>
              <w:t>I2</w:t>
            </w:r>
          </w:p>
        </w:tc>
        <w:tc>
          <w:tcPr>
            <w:tcW w:w="574" w:type="dxa"/>
            <w:tcBorders>
              <w:top w:val="single" w:sz="4" w:space="0" w:color="auto"/>
              <w:left w:val="single" w:sz="4" w:space="0" w:color="auto"/>
              <w:bottom w:val="single" w:sz="4" w:space="0" w:color="auto"/>
              <w:right w:val="single" w:sz="4" w:space="0" w:color="auto"/>
            </w:tcBorders>
            <w:shd w:val="clear" w:color="auto" w:fill="D0CECE" w:themeFill="background2" w:themeFillShade="E6"/>
            <w:tcMar>
              <w:top w:w="15" w:type="dxa"/>
              <w:left w:w="15" w:type="dxa"/>
              <w:right w:w="15" w:type="dxa"/>
            </w:tcMar>
            <w:vAlign w:val="center"/>
          </w:tcPr>
          <w:p w14:paraId="674E22EB" w14:textId="77777777" w:rsidR="00DA7642" w:rsidRPr="006C6CB9" w:rsidRDefault="00DA7642" w:rsidP="002723AA">
            <w:pPr>
              <w:spacing w:after="0"/>
              <w:jc w:val="center"/>
              <w:rPr>
                <w:sz w:val="16"/>
                <w:szCs w:val="16"/>
              </w:rPr>
            </w:pPr>
            <w:r w:rsidRPr="006C6CB9">
              <w:rPr>
                <w:rFonts w:ascii="Calibri" w:eastAsia="Calibri" w:hAnsi="Calibri" w:cs="Calibri"/>
                <w:b/>
                <w:bCs/>
                <w:color w:val="000000" w:themeColor="text1"/>
                <w:sz w:val="16"/>
                <w:szCs w:val="16"/>
              </w:rPr>
              <w:t>I3</w:t>
            </w:r>
          </w:p>
        </w:tc>
        <w:tc>
          <w:tcPr>
            <w:tcW w:w="2101" w:type="dxa"/>
            <w:tcBorders>
              <w:top w:val="single" w:sz="4" w:space="0" w:color="auto"/>
              <w:left w:val="single" w:sz="4" w:space="0" w:color="auto"/>
              <w:bottom w:val="single" w:sz="4" w:space="0" w:color="auto"/>
              <w:right w:val="single" w:sz="4" w:space="0" w:color="auto"/>
            </w:tcBorders>
            <w:shd w:val="clear" w:color="auto" w:fill="D0CECE" w:themeFill="background2" w:themeFillShade="E6"/>
            <w:tcMar>
              <w:top w:w="15" w:type="dxa"/>
              <w:left w:w="15" w:type="dxa"/>
              <w:right w:w="15" w:type="dxa"/>
            </w:tcMar>
            <w:vAlign w:val="center"/>
          </w:tcPr>
          <w:p w14:paraId="3B9E880F" w14:textId="77777777" w:rsidR="00DA7642" w:rsidRPr="006C6CB9" w:rsidRDefault="00DA7642" w:rsidP="002723AA">
            <w:pPr>
              <w:spacing w:after="0"/>
              <w:jc w:val="center"/>
              <w:rPr>
                <w:sz w:val="16"/>
                <w:szCs w:val="16"/>
              </w:rPr>
            </w:pPr>
            <w:r w:rsidRPr="006C6CB9">
              <w:rPr>
                <w:rFonts w:ascii="Calibri" w:eastAsia="Calibri" w:hAnsi="Calibri" w:cs="Calibri"/>
                <w:b/>
                <w:bCs/>
                <w:color w:val="000000" w:themeColor="text1"/>
                <w:sz w:val="16"/>
                <w:szCs w:val="16"/>
              </w:rPr>
              <w:t>Descripción</w:t>
            </w:r>
          </w:p>
        </w:tc>
        <w:tc>
          <w:tcPr>
            <w:tcW w:w="708" w:type="dxa"/>
            <w:tcBorders>
              <w:top w:val="single" w:sz="4" w:space="0" w:color="auto"/>
              <w:left w:val="single" w:sz="4" w:space="0" w:color="auto"/>
              <w:bottom w:val="single" w:sz="4" w:space="0" w:color="auto"/>
              <w:right w:val="single" w:sz="4" w:space="0" w:color="auto"/>
            </w:tcBorders>
            <w:shd w:val="clear" w:color="auto" w:fill="D0CECE" w:themeFill="background2" w:themeFillShade="E6"/>
            <w:tcMar>
              <w:top w:w="15" w:type="dxa"/>
              <w:left w:w="15" w:type="dxa"/>
              <w:right w:w="15" w:type="dxa"/>
            </w:tcMar>
            <w:vAlign w:val="center"/>
          </w:tcPr>
          <w:p w14:paraId="4BD67680" w14:textId="77777777" w:rsidR="00DA7642" w:rsidRPr="006C6CB9" w:rsidRDefault="00DA7642" w:rsidP="002723AA">
            <w:pPr>
              <w:spacing w:after="0"/>
              <w:jc w:val="center"/>
              <w:rPr>
                <w:sz w:val="16"/>
                <w:szCs w:val="16"/>
              </w:rPr>
            </w:pPr>
            <w:r w:rsidRPr="006C6CB9">
              <w:rPr>
                <w:rFonts w:ascii="Calibri" w:eastAsia="Calibri" w:hAnsi="Calibri" w:cs="Calibri"/>
                <w:b/>
                <w:bCs/>
                <w:color w:val="000000" w:themeColor="text1"/>
                <w:sz w:val="16"/>
                <w:szCs w:val="16"/>
              </w:rPr>
              <w:t>Cantidad</w:t>
            </w:r>
          </w:p>
        </w:tc>
        <w:tc>
          <w:tcPr>
            <w:tcW w:w="851" w:type="dxa"/>
            <w:tcBorders>
              <w:top w:val="single" w:sz="4" w:space="0" w:color="auto"/>
              <w:left w:val="single" w:sz="4" w:space="0" w:color="auto"/>
              <w:bottom w:val="single" w:sz="4" w:space="0" w:color="auto"/>
              <w:right w:val="single" w:sz="4" w:space="0" w:color="auto"/>
            </w:tcBorders>
            <w:shd w:val="clear" w:color="auto" w:fill="D0CECE" w:themeFill="background2" w:themeFillShade="E6"/>
            <w:tcMar>
              <w:top w:w="15" w:type="dxa"/>
              <w:left w:w="15" w:type="dxa"/>
              <w:right w:w="15" w:type="dxa"/>
            </w:tcMar>
            <w:vAlign w:val="center"/>
          </w:tcPr>
          <w:p w14:paraId="7D8CD82D" w14:textId="77777777" w:rsidR="00DA7642" w:rsidRPr="006C6CB9" w:rsidRDefault="00DA7642" w:rsidP="002723AA">
            <w:pPr>
              <w:spacing w:after="0"/>
              <w:jc w:val="center"/>
              <w:rPr>
                <w:sz w:val="16"/>
                <w:szCs w:val="16"/>
              </w:rPr>
            </w:pPr>
            <w:r w:rsidRPr="006C6CB9">
              <w:rPr>
                <w:rFonts w:ascii="Calibri" w:eastAsia="Calibri" w:hAnsi="Calibri" w:cs="Calibri"/>
                <w:b/>
                <w:bCs/>
                <w:color w:val="000000" w:themeColor="text1"/>
                <w:sz w:val="16"/>
                <w:szCs w:val="16"/>
              </w:rPr>
              <w:t>Unidades</w:t>
            </w:r>
          </w:p>
        </w:tc>
        <w:tc>
          <w:tcPr>
            <w:tcW w:w="567" w:type="dxa"/>
            <w:tcBorders>
              <w:top w:val="single" w:sz="4" w:space="0" w:color="auto"/>
              <w:left w:val="single" w:sz="4" w:space="0" w:color="auto"/>
              <w:bottom w:val="single" w:sz="4" w:space="0" w:color="auto"/>
              <w:right w:val="single" w:sz="4" w:space="0" w:color="auto"/>
            </w:tcBorders>
            <w:shd w:val="clear" w:color="auto" w:fill="D0CECE" w:themeFill="background2" w:themeFillShade="E6"/>
            <w:tcMar>
              <w:top w:w="15" w:type="dxa"/>
              <w:left w:w="15" w:type="dxa"/>
              <w:right w:w="15" w:type="dxa"/>
            </w:tcMar>
            <w:vAlign w:val="center"/>
          </w:tcPr>
          <w:p w14:paraId="1F4E21B9" w14:textId="77777777" w:rsidR="00DA7642" w:rsidRPr="006C6CB9" w:rsidRDefault="00DA7642" w:rsidP="002723AA">
            <w:pPr>
              <w:spacing w:after="0"/>
              <w:jc w:val="center"/>
              <w:rPr>
                <w:sz w:val="16"/>
                <w:szCs w:val="16"/>
              </w:rPr>
            </w:pPr>
            <w:r w:rsidRPr="006C6CB9">
              <w:rPr>
                <w:rFonts w:ascii="Calibri" w:eastAsia="Calibri" w:hAnsi="Calibri" w:cs="Calibri"/>
                <w:b/>
                <w:bCs/>
                <w:color w:val="000000" w:themeColor="text1"/>
                <w:sz w:val="16"/>
                <w:szCs w:val="16"/>
              </w:rPr>
              <w:t>Precio</w:t>
            </w:r>
          </w:p>
        </w:tc>
        <w:tc>
          <w:tcPr>
            <w:tcW w:w="850" w:type="dxa"/>
            <w:tcBorders>
              <w:top w:val="single" w:sz="4" w:space="0" w:color="auto"/>
              <w:left w:val="single" w:sz="4" w:space="0" w:color="auto"/>
              <w:bottom w:val="single" w:sz="4" w:space="0" w:color="auto"/>
              <w:right w:val="single" w:sz="4" w:space="0" w:color="auto"/>
            </w:tcBorders>
            <w:shd w:val="clear" w:color="auto" w:fill="D0CECE" w:themeFill="background2" w:themeFillShade="E6"/>
            <w:tcMar>
              <w:top w:w="15" w:type="dxa"/>
              <w:left w:w="15" w:type="dxa"/>
              <w:right w:w="15" w:type="dxa"/>
            </w:tcMar>
            <w:vAlign w:val="center"/>
          </w:tcPr>
          <w:p w14:paraId="137074ED" w14:textId="77777777" w:rsidR="00DA7642" w:rsidRPr="006C6CB9" w:rsidRDefault="00DA7642" w:rsidP="002723AA">
            <w:pPr>
              <w:spacing w:after="0"/>
              <w:jc w:val="center"/>
              <w:rPr>
                <w:sz w:val="16"/>
                <w:szCs w:val="16"/>
              </w:rPr>
            </w:pPr>
            <w:r w:rsidRPr="006C6CB9">
              <w:rPr>
                <w:rFonts w:ascii="Calibri" w:eastAsia="Calibri" w:hAnsi="Calibri" w:cs="Calibri"/>
                <w:b/>
                <w:bCs/>
                <w:color w:val="000000" w:themeColor="text1"/>
                <w:sz w:val="16"/>
                <w:szCs w:val="16"/>
              </w:rPr>
              <w:t>Subtotal (3)</w:t>
            </w:r>
          </w:p>
        </w:tc>
        <w:tc>
          <w:tcPr>
            <w:tcW w:w="851" w:type="dxa"/>
            <w:tcBorders>
              <w:top w:val="single" w:sz="4" w:space="0" w:color="auto"/>
              <w:left w:val="single" w:sz="4" w:space="0" w:color="auto"/>
              <w:bottom w:val="single" w:sz="4" w:space="0" w:color="auto"/>
              <w:right w:val="single" w:sz="4" w:space="0" w:color="auto"/>
            </w:tcBorders>
            <w:shd w:val="clear" w:color="auto" w:fill="D0CECE" w:themeFill="background2" w:themeFillShade="E6"/>
            <w:tcMar>
              <w:top w:w="15" w:type="dxa"/>
              <w:left w:w="15" w:type="dxa"/>
              <w:right w:w="15" w:type="dxa"/>
            </w:tcMar>
            <w:vAlign w:val="center"/>
          </w:tcPr>
          <w:p w14:paraId="5C425CD9" w14:textId="77777777" w:rsidR="00DA7642" w:rsidRPr="006C6CB9" w:rsidRDefault="00DA7642" w:rsidP="002723AA">
            <w:pPr>
              <w:spacing w:after="0"/>
              <w:jc w:val="center"/>
              <w:rPr>
                <w:sz w:val="16"/>
                <w:szCs w:val="16"/>
              </w:rPr>
            </w:pPr>
            <w:r w:rsidRPr="006C6CB9">
              <w:rPr>
                <w:rFonts w:ascii="Calibri" w:eastAsia="Calibri" w:hAnsi="Calibri" w:cs="Calibri"/>
                <w:b/>
                <w:bCs/>
                <w:color w:val="000000" w:themeColor="text1"/>
                <w:sz w:val="16"/>
                <w:szCs w:val="16"/>
              </w:rPr>
              <w:t>Subtotal (2)</w:t>
            </w:r>
          </w:p>
        </w:tc>
        <w:tc>
          <w:tcPr>
            <w:tcW w:w="850" w:type="dxa"/>
            <w:tcBorders>
              <w:top w:val="single" w:sz="4" w:space="0" w:color="auto"/>
              <w:left w:val="single" w:sz="4" w:space="0" w:color="auto"/>
              <w:bottom w:val="single" w:sz="4" w:space="0" w:color="auto"/>
              <w:right w:val="single" w:sz="4" w:space="0" w:color="auto"/>
            </w:tcBorders>
            <w:shd w:val="clear" w:color="auto" w:fill="D0CECE" w:themeFill="background2" w:themeFillShade="E6"/>
            <w:tcMar>
              <w:top w:w="15" w:type="dxa"/>
              <w:left w:w="15" w:type="dxa"/>
              <w:right w:w="15" w:type="dxa"/>
            </w:tcMar>
            <w:vAlign w:val="center"/>
          </w:tcPr>
          <w:p w14:paraId="78F0C5DF" w14:textId="77777777" w:rsidR="00DA7642" w:rsidRPr="006C6CB9" w:rsidRDefault="00DA7642" w:rsidP="002723AA">
            <w:pPr>
              <w:spacing w:after="0"/>
              <w:jc w:val="center"/>
              <w:rPr>
                <w:sz w:val="16"/>
                <w:szCs w:val="16"/>
              </w:rPr>
            </w:pPr>
            <w:r w:rsidRPr="006C6CB9">
              <w:rPr>
                <w:rFonts w:ascii="Calibri" w:eastAsia="Calibri" w:hAnsi="Calibri" w:cs="Calibri"/>
                <w:b/>
                <w:bCs/>
                <w:color w:val="000000" w:themeColor="text1"/>
                <w:sz w:val="16"/>
                <w:szCs w:val="16"/>
              </w:rPr>
              <w:t>Total</w:t>
            </w:r>
          </w:p>
        </w:tc>
      </w:tr>
      <w:tr w:rsidR="00DA7642" w14:paraId="34C00201" w14:textId="77777777" w:rsidTr="002723AA">
        <w:trPr>
          <w:trHeight w:val="315"/>
        </w:trPr>
        <w:tc>
          <w:tcPr>
            <w:tcW w:w="574" w:type="dxa"/>
            <w:tcBorders>
              <w:top w:val="single" w:sz="4" w:space="0" w:color="auto"/>
              <w:left w:val="single" w:sz="4" w:space="0" w:color="auto"/>
              <w:bottom w:val="nil"/>
              <w:right w:val="single" w:sz="4" w:space="0" w:color="auto"/>
            </w:tcBorders>
            <w:shd w:val="clear" w:color="auto" w:fill="E7E6E6" w:themeFill="background2"/>
            <w:tcMar>
              <w:top w:w="15" w:type="dxa"/>
              <w:left w:w="15" w:type="dxa"/>
              <w:right w:w="15" w:type="dxa"/>
            </w:tcMar>
            <w:vAlign w:val="center"/>
          </w:tcPr>
          <w:p w14:paraId="113E3112" w14:textId="77777777" w:rsidR="00DA7642" w:rsidRPr="006C6CB9" w:rsidRDefault="00DA7642" w:rsidP="00DA7642">
            <w:pPr>
              <w:spacing w:after="0"/>
              <w:jc w:val="center"/>
              <w:rPr>
                <w:sz w:val="16"/>
                <w:szCs w:val="16"/>
              </w:rPr>
            </w:pPr>
            <w:r w:rsidRPr="006C6CB9">
              <w:rPr>
                <w:rFonts w:ascii="Calibri" w:eastAsia="Calibri" w:hAnsi="Calibri" w:cs="Calibri"/>
                <w:color w:val="000000" w:themeColor="text1"/>
                <w:sz w:val="16"/>
                <w:szCs w:val="16"/>
              </w:rPr>
              <w:t>01</w:t>
            </w:r>
          </w:p>
        </w:tc>
        <w:tc>
          <w:tcPr>
            <w:tcW w:w="574" w:type="dxa"/>
            <w:tcBorders>
              <w:top w:val="single" w:sz="4" w:space="0" w:color="auto"/>
              <w:left w:val="single" w:sz="4" w:space="0" w:color="auto"/>
              <w:bottom w:val="nil"/>
              <w:right w:val="single" w:sz="4" w:space="0" w:color="auto"/>
            </w:tcBorders>
            <w:shd w:val="clear" w:color="auto" w:fill="E7E6E6" w:themeFill="background2"/>
            <w:tcMar>
              <w:top w:w="15" w:type="dxa"/>
              <w:left w:w="15" w:type="dxa"/>
              <w:right w:w="15" w:type="dxa"/>
            </w:tcMar>
            <w:vAlign w:val="center"/>
          </w:tcPr>
          <w:p w14:paraId="19ED43BA" w14:textId="77777777" w:rsidR="00DA7642" w:rsidRPr="006C6CB9" w:rsidRDefault="00DA7642" w:rsidP="002723AA">
            <w:pPr>
              <w:jc w:val="center"/>
              <w:rPr>
                <w:sz w:val="16"/>
                <w:szCs w:val="16"/>
              </w:rPr>
            </w:pPr>
          </w:p>
        </w:tc>
        <w:tc>
          <w:tcPr>
            <w:tcW w:w="574" w:type="dxa"/>
            <w:tcBorders>
              <w:top w:val="single" w:sz="4" w:space="0" w:color="auto"/>
              <w:left w:val="single" w:sz="4" w:space="0" w:color="auto"/>
              <w:bottom w:val="nil"/>
              <w:right w:val="single" w:sz="4" w:space="0" w:color="auto"/>
            </w:tcBorders>
            <w:shd w:val="clear" w:color="auto" w:fill="E7E6E6" w:themeFill="background2"/>
            <w:tcMar>
              <w:top w:w="15" w:type="dxa"/>
              <w:left w:w="15" w:type="dxa"/>
              <w:right w:w="15" w:type="dxa"/>
            </w:tcMar>
            <w:vAlign w:val="center"/>
          </w:tcPr>
          <w:p w14:paraId="3E4BF549" w14:textId="77777777" w:rsidR="00DA7642" w:rsidRPr="006C6CB9" w:rsidRDefault="00DA7642" w:rsidP="002723AA">
            <w:pPr>
              <w:jc w:val="center"/>
              <w:rPr>
                <w:sz w:val="16"/>
                <w:szCs w:val="16"/>
              </w:rPr>
            </w:pPr>
          </w:p>
        </w:tc>
        <w:tc>
          <w:tcPr>
            <w:tcW w:w="2101" w:type="dxa"/>
            <w:tcBorders>
              <w:top w:val="single" w:sz="4" w:space="0" w:color="auto"/>
              <w:left w:val="single" w:sz="4" w:space="0" w:color="auto"/>
              <w:bottom w:val="nil"/>
              <w:right w:val="single" w:sz="4" w:space="0" w:color="auto"/>
            </w:tcBorders>
            <w:shd w:val="clear" w:color="auto" w:fill="E7E6E6" w:themeFill="background2"/>
            <w:tcMar>
              <w:top w:w="15" w:type="dxa"/>
              <w:left w:w="15" w:type="dxa"/>
              <w:right w:w="15" w:type="dxa"/>
            </w:tcMar>
            <w:vAlign w:val="center"/>
          </w:tcPr>
          <w:p w14:paraId="030DCCA3" w14:textId="74099ED9" w:rsidR="00DA7642" w:rsidRPr="006C6CB9" w:rsidRDefault="002723AA" w:rsidP="002723AA">
            <w:pPr>
              <w:spacing w:after="0"/>
              <w:jc w:val="center"/>
              <w:rPr>
                <w:sz w:val="16"/>
                <w:szCs w:val="16"/>
              </w:rPr>
            </w:pPr>
            <w:r>
              <w:rPr>
                <w:rFonts w:ascii="Calibri" w:eastAsia="Calibri" w:hAnsi="Calibri" w:cs="Calibri"/>
                <w:b/>
                <w:bCs/>
                <w:color w:val="000000" w:themeColor="text1"/>
                <w:sz w:val="16"/>
                <w:szCs w:val="16"/>
              </w:rPr>
              <w:t>Integración con sistemas centrales</w:t>
            </w:r>
          </w:p>
        </w:tc>
        <w:tc>
          <w:tcPr>
            <w:tcW w:w="708" w:type="dxa"/>
            <w:tcBorders>
              <w:top w:val="single" w:sz="4" w:space="0" w:color="auto"/>
              <w:left w:val="single" w:sz="4" w:space="0" w:color="auto"/>
              <w:bottom w:val="nil"/>
              <w:right w:val="single" w:sz="4" w:space="0" w:color="auto"/>
            </w:tcBorders>
            <w:shd w:val="clear" w:color="auto" w:fill="E7E6E6" w:themeFill="background2"/>
            <w:tcMar>
              <w:top w:w="15" w:type="dxa"/>
              <w:left w:w="15" w:type="dxa"/>
              <w:right w:w="15" w:type="dxa"/>
            </w:tcMar>
            <w:vAlign w:val="center"/>
          </w:tcPr>
          <w:p w14:paraId="437037E5" w14:textId="77777777" w:rsidR="00DA7642" w:rsidRPr="006C6CB9" w:rsidRDefault="00DA7642" w:rsidP="002723AA">
            <w:pPr>
              <w:jc w:val="center"/>
              <w:rPr>
                <w:sz w:val="16"/>
                <w:szCs w:val="16"/>
              </w:rPr>
            </w:pPr>
          </w:p>
        </w:tc>
        <w:tc>
          <w:tcPr>
            <w:tcW w:w="851" w:type="dxa"/>
            <w:tcBorders>
              <w:top w:val="single" w:sz="4" w:space="0" w:color="auto"/>
              <w:left w:val="single" w:sz="4" w:space="0" w:color="auto"/>
              <w:bottom w:val="nil"/>
              <w:right w:val="single" w:sz="4" w:space="0" w:color="auto"/>
            </w:tcBorders>
            <w:shd w:val="clear" w:color="auto" w:fill="E7E6E6" w:themeFill="background2"/>
            <w:tcMar>
              <w:top w:w="15" w:type="dxa"/>
              <w:left w:w="15" w:type="dxa"/>
              <w:right w:w="15" w:type="dxa"/>
            </w:tcMar>
            <w:vAlign w:val="center"/>
          </w:tcPr>
          <w:p w14:paraId="431D2C41" w14:textId="77777777" w:rsidR="00DA7642" w:rsidRPr="006C6CB9" w:rsidRDefault="00DA7642" w:rsidP="002723AA">
            <w:pPr>
              <w:jc w:val="center"/>
              <w:rPr>
                <w:sz w:val="16"/>
                <w:szCs w:val="16"/>
              </w:rPr>
            </w:pPr>
          </w:p>
        </w:tc>
        <w:tc>
          <w:tcPr>
            <w:tcW w:w="567" w:type="dxa"/>
            <w:tcBorders>
              <w:top w:val="single" w:sz="4" w:space="0" w:color="auto"/>
              <w:left w:val="single" w:sz="4" w:space="0" w:color="auto"/>
              <w:bottom w:val="nil"/>
              <w:right w:val="single" w:sz="4" w:space="0" w:color="auto"/>
            </w:tcBorders>
            <w:shd w:val="clear" w:color="auto" w:fill="E7E6E6" w:themeFill="background2"/>
            <w:tcMar>
              <w:top w:w="15" w:type="dxa"/>
              <w:left w:w="15" w:type="dxa"/>
              <w:right w:w="15" w:type="dxa"/>
            </w:tcMar>
            <w:vAlign w:val="center"/>
          </w:tcPr>
          <w:p w14:paraId="51377ED9" w14:textId="77777777" w:rsidR="00DA7642" w:rsidRPr="006C6CB9" w:rsidRDefault="00DA7642" w:rsidP="002723AA">
            <w:pPr>
              <w:jc w:val="center"/>
              <w:rPr>
                <w:sz w:val="16"/>
                <w:szCs w:val="16"/>
              </w:rPr>
            </w:pPr>
          </w:p>
        </w:tc>
        <w:tc>
          <w:tcPr>
            <w:tcW w:w="850" w:type="dxa"/>
            <w:tcBorders>
              <w:top w:val="single" w:sz="4" w:space="0" w:color="auto"/>
              <w:left w:val="single" w:sz="4" w:space="0" w:color="auto"/>
              <w:bottom w:val="nil"/>
              <w:right w:val="single" w:sz="4" w:space="0" w:color="auto"/>
            </w:tcBorders>
            <w:shd w:val="clear" w:color="auto" w:fill="E7E6E6" w:themeFill="background2"/>
            <w:tcMar>
              <w:top w:w="15" w:type="dxa"/>
              <w:left w:w="15" w:type="dxa"/>
              <w:right w:w="15" w:type="dxa"/>
            </w:tcMar>
            <w:vAlign w:val="center"/>
          </w:tcPr>
          <w:p w14:paraId="590A1E60" w14:textId="77777777" w:rsidR="00DA7642" w:rsidRPr="006C6CB9" w:rsidRDefault="00DA7642" w:rsidP="002723AA">
            <w:pPr>
              <w:jc w:val="center"/>
              <w:rPr>
                <w:sz w:val="16"/>
                <w:szCs w:val="16"/>
              </w:rPr>
            </w:pPr>
          </w:p>
        </w:tc>
        <w:tc>
          <w:tcPr>
            <w:tcW w:w="851" w:type="dxa"/>
            <w:tcBorders>
              <w:top w:val="single" w:sz="4" w:space="0" w:color="auto"/>
              <w:left w:val="single" w:sz="4" w:space="0" w:color="auto"/>
              <w:bottom w:val="nil"/>
              <w:right w:val="single" w:sz="4" w:space="0" w:color="auto"/>
            </w:tcBorders>
            <w:shd w:val="clear" w:color="auto" w:fill="E7E6E6" w:themeFill="background2"/>
            <w:tcMar>
              <w:top w:w="15" w:type="dxa"/>
              <w:left w:w="15" w:type="dxa"/>
              <w:right w:w="15" w:type="dxa"/>
            </w:tcMar>
            <w:vAlign w:val="center"/>
          </w:tcPr>
          <w:p w14:paraId="743C3704" w14:textId="77777777" w:rsidR="00DA7642" w:rsidRPr="006C6CB9" w:rsidRDefault="00DA7642" w:rsidP="002723AA">
            <w:pPr>
              <w:jc w:val="center"/>
              <w:rPr>
                <w:sz w:val="16"/>
                <w:szCs w:val="16"/>
              </w:rPr>
            </w:pPr>
          </w:p>
        </w:tc>
        <w:tc>
          <w:tcPr>
            <w:tcW w:w="850" w:type="dxa"/>
            <w:tcBorders>
              <w:top w:val="single" w:sz="4" w:space="0" w:color="auto"/>
              <w:left w:val="single" w:sz="4" w:space="0" w:color="auto"/>
              <w:bottom w:val="nil"/>
              <w:right w:val="single" w:sz="4" w:space="0" w:color="auto"/>
            </w:tcBorders>
            <w:shd w:val="clear" w:color="auto" w:fill="E7E6E6" w:themeFill="background2"/>
            <w:tcMar>
              <w:top w:w="15" w:type="dxa"/>
              <w:left w:w="15" w:type="dxa"/>
              <w:right w:w="15" w:type="dxa"/>
            </w:tcMar>
            <w:vAlign w:val="center"/>
          </w:tcPr>
          <w:p w14:paraId="4517951B" w14:textId="77777777" w:rsidR="00DA7642" w:rsidRPr="006C6CB9" w:rsidRDefault="00DA7642" w:rsidP="00DA7642">
            <w:pPr>
              <w:spacing w:after="0"/>
              <w:jc w:val="center"/>
              <w:rPr>
                <w:sz w:val="16"/>
                <w:szCs w:val="16"/>
              </w:rPr>
            </w:pPr>
            <w:r w:rsidRPr="006C6CB9">
              <w:rPr>
                <w:rFonts w:ascii="Calibri" w:eastAsia="Calibri" w:hAnsi="Calibri" w:cs="Calibri"/>
                <w:b/>
                <w:bCs/>
                <w:color w:val="000000" w:themeColor="text1"/>
                <w:sz w:val="16"/>
                <w:szCs w:val="16"/>
              </w:rPr>
              <w:t>2.940,78 €</w:t>
            </w:r>
          </w:p>
        </w:tc>
      </w:tr>
      <w:tr w:rsidR="00DA7642" w14:paraId="251289AD" w14:textId="77777777" w:rsidTr="002723AA">
        <w:trPr>
          <w:trHeight w:val="315"/>
        </w:trPr>
        <w:tc>
          <w:tcPr>
            <w:tcW w:w="57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15" w:type="dxa"/>
              <w:left w:w="15" w:type="dxa"/>
              <w:right w:w="15" w:type="dxa"/>
            </w:tcMar>
            <w:vAlign w:val="center"/>
          </w:tcPr>
          <w:p w14:paraId="4519A7FF" w14:textId="77777777" w:rsidR="00DA7642" w:rsidRPr="006C6CB9" w:rsidRDefault="00DA7642" w:rsidP="002723AA">
            <w:pPr>
              <w:jc w:val="center"/>
              <w:rPr>
                <w:sz w:val="16"/>
                <w:szCs w:val="16"/>
              </w:rPr>
            </w:pPr>
          </w:p>
        </w:tc>
        <w:tc>
          <w:tcPr>
            <w:tcW w:w="57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15" w:type="dxa"/>
              <w:left w:w="15" w:type="dxa"/>
              <w:right w:w="15" w:type="dxa"/>
            </w:tcMar>
            <w:vAlign w:val="center"/>
          </w:tcPr>
          <w:p w14:paraId="044EADFE" w14:textId="77777777" w:rsidR="00DA7642" w:rsidRPr="006C6CB9" w:rsidRDefault="00DA7642" w:rsidP="002723AA">
            <w:pPr>
              <w:spacing w:after="0"/>
              <w:jc w:val="center"/>
              <w:rPr>
                <w:sz w:val="16"/>
                <w:szCs w:val="16"/>
              </w:rPr>
            </w:pPr>
            <w:r w:rsidRPr="006C6CB9">
              <w:rPr>
                <w:rFonts w:ascii="Calibri" w:eastAsia="Calibri" w:hAnsi="Calibri" w:cs="Calibri"/>
                <w:color w:val="000000" w:themeColor="text1"/>
                <w:sz w:val="16"/>
                <w:szCs w:val="16"/>
              </w:rPr>
              <w:t>01</w:t>
            </w:r>
          </w:p>
        </w:tc>
        <w:tc>
          <w:tcPr>
            <w:tcW w:w="57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15" w:type="dxa"/>
              <w:left w:w="15" w:type="dxa"/>
              <w:right w:w="15" w:type="dxa"/>
            </w:tcMar>
            <w:vAlign w:val="center"/>
          </w:tcPr>
          <w:p w14:paraId="5975A045" w14:textId="77777777" w:rsidR="00DA7642" w:rsidRPr="006C6CB9" w:rsidRDefault="00DA7642" w:rsidP="002723AA">
            <w:pPr>
              <w:jc w:val="center"/>
              <w:rPr>
                <w:sz w:val="16"/>
                <w:szCs w:val="16"/>
              </w:rPr>
            </w:pPr>
          </w:p>
        </w:tc>
        <w:tc>
          <w:tcPr>
            <w:tcW w:w="21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15" w:type="dxa"/>
              <w:left w:w="15" w:type="dxa"/>
              <w:right w:w="15" w:type="dxa"/>
            </w:tcMar>
            <w:vAlign w:val="center"/>
          </w:tcPr>
          <w:p w14:paraId="10925D59" w14:textId="77777777" w:rsidR="00DA7642" w:rsidRPr="006C6CB9" w:rsidRDefault="00DA7642" w:rsidP="002723AA">
            <w:pPr>
              <w:spacing w:after="0"/>
              <w:jc w:val="center"/>
              <w:rPr>
                <w:sz w:val="16"/>
                <w:szCs w:val="16"/>
              </w:rPr>
            </w:pPr>
            <w:r w:rsidRPr="006C6CB9">
              <w:rPr>
                <w:rFonts w:ascii="Calibri" w:eastAsia="Calibri" w:hAnsi="Calibri" w:cs="Calibri"/>
                <w:color w:val="000000" w:themeColor="text1"/>
                <w:sz w:val="16"/>
                <w:szCs w:val="16"/>
              </w:rPr>
              <w:t>Conectividad bidireccional</w:t>
            </w:r>
          </w:p>
        </w:tc>
        <w:tc>
          <w:tcPr>
            <w:tcW w:w="70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15" w:type="dxa"/>
              <w:left w:w="15" w:type="dxa"/>
              <w:right w:w="15" w:type="dxa"/>
            </w:tcMar>
            <w:vAlign w:val="center"/>
          </w:tcPr>
          <w:p w14:paraId="5A13D07C" w14:textId="77777777" w:rsidR="00DA7642" w:rsidRPr="006C6CB9" w:rsidRDefault="00DA7642" w:rsidP="002723AA">
            <w:pPr>
              <w:jc w:val="center"/>
              <w:rPr>
                <w:sz w:val="16"/>
                <w:szCs w:val="16"/>
              </w:rPr>
            </w:pPr>
          </w:p>
        </w:tc>
        <w:tc>
          <w:tcPr>
            <w:tcW w:w="8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15" w:type="dxa"/>
              <w:left w:w="15" w:type="dxa"/>
              <w:right w:w="15" w:type="dxa"/>
            </w:tcMar>
            <w:vAlign w:val="center"/>
          </w:tcPr>
          <w:p w14:paraId="453204E1" w14:textId="77777777" w:rsidR="00DA7642" w:rsidRPr="006C6CB9" w:rsidRDefault="00DA7642" w:rsidP="002723AA">
            <w:pPr>
              <w:jc w:val="center"/>
              <w:rPr>
                <w:sz w:val="16"/>
                <w:szCs w:val="16"/>
              </w:rPr>
            </w:pPr>
          </w:p>
        </w:tc>
        <w:tc>
          <w:tcPr>
            <w:tcW w:w="56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15" w:type="dxa"/>
              <w:left w:w="15" w:type="dxa"/>
              <w:right w:w="15" w:type="dxa"/>
            </w:tcMar>
            <w:vAlign w:val="center"/>
          </w:tcPr>
          <w:p w14:paraId="2AF211CB" w14:textId="77777777" w:rsidR="00DA7642" w:rsidRPr="006C6CB9" w:rsidRDefault="00DA7642" w:rsidP="002723AA">
            <w:pPr>
              <w:jc w:val="center"/>
              <w:rPr>
                <w:sz w:val="16"/>
                <w:szCs w:val="16"/>
              </w:rPr>
            </w:pPr>
          </w:p>
        </w:tc>
        <w:tc>
          <w:tcPr>
            <w:tcW w:w="85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15" w:type="dxa"/>
              <w:left w:w="15" w:type="dxa"/>
              <w:right w:w="15" w:type="dxa"/>
            </w:tcMar>
            <w:vAlign w:val="center"/>
          </w:tcPr>
          <w:p w14:paraId="23A15B5C" w14:textId="77777777" w:rsidR="00DA7642" w:rsidRPr="006C6CB9" w:rsidRDefault="00DA7642" w:rsidP="002723AA">
            <w:pPr>
              <w:jc w:val="center"/>
              <w:rPr>
                <w:sz w:val="16"/>
                <w:szCs w:val="16"/>
              </w:rPr>
            </w:pPr>
          </w:p>
        </w:tc>
        <w:tc>
          <w:tcPr>
            <w:tcW w:w="8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15" w:type="dxa"/>
              <w:left w:w="15" w:type="dxa"/>
              <w:right w:w="15" w:type="dxa"/>
            </w:tcMar>
            <w:vAlign w:val="center"/>
          </w:tcPr>
          <w:p w14:paraId="003A9E42" w14:textId="77777777" w:rsidR="00DA7642" w:rsidRPr="006C6CB9" w:rsidRDefault="00DA7642" w:rsidP="002723AA">
            <w:pPr>
              <w:spacing w:after="0"/>
              <w:jc w:val="center"/>
              <w:rPr>
                <w:sz w:val="16"/>
                <w:szCs w:val="16"/>
              </w:rPr>
            </w:pPr>
            <w:r w:rsidRPr="006C6CB9">
              <w:rPr>
                <w:rFonts w:ascii="Calibri" w:eastAsia="Calibri" w:hAnsi="Calibri" w:cs="Calibri"/>
                <w:color w:val="000000" w:themeColor="text1"/>
                <w:sz w:val="16"/>
                <w:szCs w:val="16"/>
              </w:rPr>
              <w:t>398,69 €</w:t>
            </w:r>
          </w:p>
        </w:tc>
        <w:tc>
          <w:tcPr>
            <w:tcW w:w="85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15" w:type="dxa"/>
              <w:left w:w="15" w:type="dxa"/>
              <w:right w:w="15" w:type="dxa"/>
            </w:tcMar>
            <w:vAlign w:val="center"/>
          </w:tcPr>
          <w:p w14:paraId="63D6088A" w14:textId="77777777" w:rsidR="00DA7642" w:rsidRPr="006C6CB9" w:rsidRDefault="00DA7642" w:rsidP="002723AA">
            <w:pPr>
              <w:jc w:val="center"/>
              <w:rPr>
                <w:sz w:val="16"/>
                <w:szCs w:val="16"/>
              </w:rPr>
            </w:pPr>
          </w:p>
        </w:tc>
      </w:tr>
      <w:tr w:rsidR="00DA7642" w14:paraId="3F5DA53F" w14:textId="77777777" w:rsidTr="002723AA">
        <w:trPr>
          <w:trHeight w:val="315"/>
        </w:trPr>
        <w:tc>
          <w:tcPr>
            <w:tcW w:w="57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15" w:type="dxa"/>
              <w:left w:w="15" w:type="dxa"/>
              <w:right w:w="15" w:type="dxa"/>
            </w:tcMar>
            <w:vAlign w:val="center"/>
          </w:tcPr>
          <w:p w14:paraId="53387728" w14:textId="77777777" w:rsidR="00DA7642" w:rsidRPr="006C6CB9" w:rsidRDefault="00DA7642" w:rsidP="002723AA">
            <w:pPr>
              <w:jc w:val="center"/>
              <w:rPr>
                <w:sz w:val="16"/>
                <w:szCs w:val="16"/>
              </w:rPr>
            </w:pPr>
          </w:p>
        </w:tc>
        <w:tc>
          <w:tcPr>
            <w:tcW w:w="57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15" w:type="dxa"/>
              <w:left w:w="15" w:type="dxa"/>
              <w:right w:w="15" w:type="dxa"/>
            </w:tcMar>
            <w:vAlign w:val="center"/>
          </w:tcPr>
          <w:p w14:paraId="3840140C" w14:textId="77777777" w:rsidR="00DA7642" w:rsidRPr="006C6CB9" w:rsidRDefault="00DA7642" w:rsidP="002723AA">
            <w:pPr>
              <w:jc w:val="center"/>
              <w:rPr>
                <w:sz w:val="16"/>
                <w:szCs w:val="16"/>
              </w:rPr>
            </w:pPr>
          </w:p>
        </w:tc>
        <w:tc>
          <w:tcPr>
            <w:tcW w:w="57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15" w:type="dxa"/>
              <w:left w:w="15" w:type="dxa"/>
              <w:right w:w="15" w:type="dxa"/>
            </w:tcMar>
            <w:vAlign w:val="center"/>
          </w:tcPr>
          <w:p w14:paraId="0D4DD406" w14:textId="77777777" w:rsidR="00DA7642" w:rsidRPr="006C6CB9" w:rsidRDefault="00DA7642" w:rsidP="002723AA">
            <w:pPr>
              <w:spacing w:after="0"/>
              <w:jc w:val="center"/>
              <w:rPr>
                <w:sz w:val="16"/>
                <w:szCs w:val="16"/>
              </w:rPr>
            </w:pPr>
            <w:r w:rsidRPr="006C6CB9">
              <w:rPr>
                <w:rFonts w:ascii="Calibri" w:eastAsia="Calibri" w:hAnsi="Calibri" w:cs="Calibri"/>
                <w:color w:val="000000" w:themeColor="text1"/>
                <w:sz w:val="16"/>
                <w:szCs w:val="16"/>
              </w:rPr>
              <w:t>1</w:t>
            </w:r>
          </w:p>
        </w:tc>
        <w:tc>
          <w:tcPr>
            <w:tcW w:w="21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15" w:type="dxa"/>
              <w:left w:w="135" w:type="dxa"/>
              <w:right w:w="15" w:type="dxa"/>
            </w:tcMar>
            <w:vAlign w:val="center"/>
          </w:tcPr>
          <w:p w14:paraId="7DCB9E7A" w14:textId="77777777" w:rsidR="00DA7642" w:rsidRPr="006C6CB9" w:rsidRDefault="00DA7642" w:rsidP="002723AA">
            <w:pPr>
              <w:spacing w:after="0"/>
              <w:jc w:val="center"/>
              <w:rPr>
                <w:sz w:val="16"/>
                <w:szCs w:val="16"/>
              </w:rPr>
            </w:pPr>
            <w:r w:rsidRPr="006C6CB9">
              <w:rPr>
                <w:rFonts w:ascii="Calibri" w:eastAsia="Calibri" w:hAnsi="Calibri" w:cs="Calibri"/>
                <w:color w:val="000000" w:themeColor="text1"/>
                <w:sz w:val="16"/>
                <w:szCs w:val="16"/>
              </w:rPr>
              <w:t>Desarrollador Junior</w:t>
            </w:r>
          </w:p>
        </w:tc>
        <w:tc>
          <w:tcPr>
            <w:tcW w:w="70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15" w:type="dxa"/>
              <w:left w:w="15" w:type="dxa"/>
              <w:right w:w="15" w:type="dxa"/>
            </w:tcMar>
            <w:vAlign w:val="center"/>
          </w:tcPr>
          <w:p w14:paraId="078BA649" w14:textId="77777777" w:rsidR="00DA7642" w:rsidRPr="006C6CB9" w:rsidRDefault="00DA7642" w:rsidP="002723AA">
            <w:pPr>
              <w:spacing w:after="0"/>
              <w:jc w:val="center"/>
              <w:rPr>
                <w:sz w:val="16"/>
                <w:szCs w:val="16"/>
              </w:rPr>
            </w:pPr>
            <w:r w:rsidRPr="006C6CB9">
              <w:rPr>
                <w:rFonts w:ascii="Calibri" w:eastAsia="Calibri" w:hAnsi="Calibri" w:cs="Calibri"/>
                <w:color w:val="000000" w:themeColor="text1"/>
                <w:sz w:val="16"/>
                <w:szCs w:val="16"/>
              </w:rPr>
              <w:t>12</w:t>
            </w:r>
          </w:p>
        </w:tc>
        <w:tc>
          <w:tcPr>
            <w:tcW w:w="8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15" w:type="dxa"/>
              <w:left w:w="15" w:type="dxa"/>
              <w:right w:w="15" w:type="dxa"/>
            </w:tcMar>
            <w:vAlign w:val="center"/>
          </w:tcPr>
          <w:p w14:paraId="1376EAA8" w14:textId="77777777" w:rsidR="00DA7642" w:rsidRPr="006C6CB9" w:rsidRDefault="00DA7642" w:rsidP="002723AA">
            <w:pPr>
              <w:spacing w:after="0"/>
              <w:jc w:val="center"/>
              <w:rPr>
                <w:sz w:val="16"/>
                <w:szCs w:val="16"/>
              </w:rPr>
            </w:pPr>
            <w:r w:rsidRPr="006C6CB9">
              <w:rPr>
                <w:rFonts w:ascii="Calibri" w:eastAsia="Calibri" w:hAnsi="Calibri" w:cs="Calibri"/>
                <w:color w:val="000000" w:themeColor="text1"/>
                <w:sz w:val="16"/>
                <w:szCs w:val="16"/>
              </w:rPr>
              <w:t>horas</w:t>
            </w:r>
          </w:p>
        </w:tc>
        <w:tc>
          <w:tcPr>
            <w:tcW w:w="56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15" w:type="dxa"/>
              <w:left w:w="15" w:type="dxa"/>
              <w:right w:w="15" w:type="dxa"/>
            </w:tcMar>
            <w:vAlign w:val="center"/>
          </w:tcPr>
          <w:p w14:paraId="5414E1FB" w14:textId="77777777" w:rsidR="00DA7642" w:rsidRPr="006C6CB9" w:rsidRDefault="00DA7642" w:rsidP="002723AA">
            <w:pPr>
              <w:spacing w:after="0"/>
              <w:jc w:val="center"/>
              <w:rPr>
                <w:sz w:val="16"/>
                <w:szCs w:val="16"/>
              </w:rPr>
            </w:pPr>
            <w:r w:rsidRPr="006C6CB9">
              <w:rPr>
                <w:rFonts w:ascii="Calibri" w:eastAsia="Calibri" w:hAnsi="Calibri" w:cs="Calibri"/>
                <w:color w:val="000000" w:themeColor="text1"/>
                <w:sz w:val="16"/>
                <w:szCs w:val="16"/>
              </w:rPr>
              <w:t>33,22 €</w:t>
            </w:r>
          </w:p>
        </w:tc>
        <w:tc>
          <w:tcPr>
            <w:tcW w:w="85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15" w:type="dxa"/>
              <w:left w:w="15" w:type="dxa"/>
              <w:right w:w="15" w:type="dxa"/>
            </w:tcMar>
            <w:vAlign w:val="center"/>
          </w:tcPr>
          <w:p w14:paraId="402E47CE" w14:textId="77777777" w:rsidR="00DA7642" w:rsidRPr="006C6CB9" w:rsidRDefault="00DA7642" w:rsidP="002723AA">
            <w:pPr>
              <w:spacing w:after="0"/>
              <w:jc w:val="center"/>
              <w:rPr>
                <w:sz w:val="16"/>
                <w:szCs w:val="16"/>
              </w:rPr>
            </w:pPr>
            <w:r w:rsidRPr="006C6CB9">
              <w:rPr>
                <w:rFonts w:ascii="Calibri" w:eastAsia="Calibri" w:hAnsi="Calibri" w:cs="Calibri"/>
                <w:color w:val="000000" w:themeColor="text1"/>
                <w:sz w:val="16"/>
                <w:szCs w:val="16"/>
              </w:rPr>
              <w:t>398,69 €</w:t>
            </w:r>
          </w:p>
        </w:tc>
        <w:tc>
          <w:tcPr>
            <w:tcW w:w="8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15" w:type="dxa"/>
              <w:left w:w="15" w:type="dxa"/>
              <w:right w:w="15" w:type="dxa"/>
            </w:tcMar>
            <w:vAlign w:val="center"/>
          </w:tcPr>
          <w:p w14:paraId="4A8579B6" w14:textId="77777777" w:rsidR="00DA7642" w:rsidRPr="006C6CB9" w:rsidRDefault="00DA7642" w:rsidP="002723AA">
            <w:pPr>
              <w:jc w:val="center"/>
              <w:rPr>
                <w:sz w:val="16"/>
                <w:szCs w:val="16"/>
              </w:rPr>
            </w:pPr>
          </w:p>
        </w:tc>
        <w:tc>
          <w:tcPr>
            <w:tcW w:w="85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15" w:type="dxa"/>
              <w:left w:w="15" w:type="dxa"/>
              <w:right w:w="15" w:type="dxa"/>
            </w:tcMar>
            <w:vAlign w:val="center"/>
          </w:tcPr>
          <w:p w14:paraId="7D9B06B7" w14:textId="77777777" w:rsidR="00DA7642" w:rsidRPr="006C6CB9" w:rsidRDefault="00DA7642" w:rsidP="002723AA">
            <w:pPr>
              <w:jc w:val="center"/>
              <w:rPr>
                <w:sz w:val="16"/>
                <w:szCs w:val="16"/>
              </w:rPr>
            </w:pPr>
          </w:p>
        </w:tc>
      </w:tr>
      <w:tr w:rsidR="00DA7642" w14:paraId="2E894561" w14:textId="77777777" w:rsidTr="002723AA">
        <w:trPr>
          <w:trHeight w:val="315"/>
        </w:trPr>
        <w:tc>
          <w:tcPr>
            <w:tcW w:w="57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15" w:type="dxa"/>
              <w:left w:w="15" w:type="dxa"/>
              <w:right w:w="15" w:type="dxa"/>
            </w:tcMar>
            <w:vAlign w:val="center"/>
          </w:tcPr>
          <w:p w14:paraId="06994B04" w14:textId="77777777" w:rsidR="00DA7642" w:rsidRPr="006C6CB9" w:rsidRDefault="00DA7642" w:rsidP="002723AA">
            <w:pPr>
              <w:jc w:val="center"/>
              <w:rPr>
                <w:sz w:val="16"/>
                <w:szCs w:val="16"/>
              </w:rPr>
            </w:pPr>
          </w:p>
        </w:tc>
        <w:tc>
          <w:tcPr>
            <w:tcW w:w="57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15" w:type="dxa"/>
              <w:left w:w="15" w:type="dxa"/>
              <w:right w:w="15" w:type="dxa"/>
            </w:tcMar>
            <w:vAlign w:val="center"/>
          </w:tcPr>
          <w:p w14:paraId="41DF85DC" w14:textId="77777777" w:rsidR="00DA7642" w:rsidRPr="006C6CB9" w:rsidRDefault="00DA7642" w:rsidP="002723AA">
            <w:pPr>
              <w:spacing w:after="0"/>
              <w:jc w:val="center"/>
              <w:rPr>
                <w:sz w:val="16"/>
                <w:szCs w:val="16"/>
              </w:rPr>
            </w:pPr>
            <w:r w:rsidRPr="006C6CB9">
              <w:rPr>
                <w:rFonts w:ascii="Calibri" w:eastAsia="Calibri" w:hAnsi="Calibri" w:cs="Calibri"/>
                <w:color w:val="000000" w:themeColor="text1"/>
                <w:sz w:val="16"/>
                <w:szCs w:val="16"/>
              </w:rPr>
              <w:t>02</w:t>
            </w:r>
          </w:p>
        </w:tc>
        <w:tc>
          <w:tcPr>
            <w:tcW w:w="57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15" w:type="dxa"/>
              <w:left w:w="15" w:type="dxa"/>
              <w:right w:w="15" w:type="dxa"/>
            </w:tcMar>
            <w:vAlign w:val="center"/>
          </w:tcPr>
          <w:p w14:paraId="371F259C" w14:textId="77777777" w:rsidR="00DA7642" w:rsidRPr="006C6CB9" w:rsidRDefault="00DA7642" w:rsidP="002723AA">
            <w:pPr>
              <w:jc w:val="center"/>
              <w:rPr>
                <w:sz w:val="16"/>
                <w:szCs w:val="16"/>
              </w:rPr>
            </w:pPr>
          </w:p>
        </w:tc>
        <w:tc>
          <w:tcPr>
            <w:tcW w:w="21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15" w:type="dxa"/>
              <w:left w:w="15" w:type="dxa"/>
              <w:right w:w="15" w:type="dxa"/>
            </w:tcMar>
            <w:vAlign w:val="center"/>
          </w:tcPr>
          <w:p w14:paraId="40F29F99" w14:textId="77777777" w:rsidR="00DA7642" w:rsidRPr="006C6CB9" w:rsidRDefault="00DA7642" w:rsidP="002723AA">
            <w:pPr>
              <w:spacing w:after="0"/>
              <w:jc w:val="center"/>
              <w:rPr>
                <w:sz w:val="16"/>
                <w:szCs w:val="16"/>
              </w:rPr>
            </w:pPr>
            <w:r w:rsidRPr="006C6CB9">
              <w:rPr>
                <w:rFonts w:ascii="Calibri" w:eastAsia="Calibri" w:hAnsi="Calibri" w:cs="Calibri"/>
                <w:color w:val="000000" w:themeColor="text1"/>
                <w:sz w:val="16"/>
                <w:szCs w:val="16"/>
              </w:rPr>
              <w:t>Seguridad y Autenticación</w:t>
            </w:r>
          </w:p>
        </w:tc>
        <w:tc>
          <w:tcPr>
            <w:tcW w:w="70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15" w:type="dxa"/>
              <w:left w:w="15" w:type="dxa"/>
              <w:right w:w="15" w:type="dxa"/>
            </w:tcMar>
            <w:vAlign w:val="center"/>
          </w:tcPr>
          <w:p w14:paraId="36E186D3" w14:textId="77777777" w:rsidR="00DA7642" w:rsidRPr="006C6CB9" w:rsidRDefault="00DA7642" w:rsidP="002723AA">
            <w:pPr>
              <w:jc w:val="center"/>
              <w:rPr>
                <w:sz w:val="16"/>
                <w:szCs w:val="16"/>
              </w:rPr>
            </w:pPr>
          </w:p>
        </w:tc>
        <w:tc>
          <w:tcPr>
            <w:tcW w:w="8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15" w:type="dxa"/>
              <w:left w:w="15" w:type="dxa"/>
              <w:right w:w="15" w:type="dxa"/>
            </w:tcMar>
            <w:vAlign w:val="center"/>
          </w:tcPr>
          <w:p w14:paraId="04FE291E" w14:textId="77777777" w:rsidR="00DA7642" w:rsidRPr="006C6CB9" w:rsidRDefault="00DA7642" w:rsidP="002723AA">
            <w:pPr>
              <w:jc w:val="center"/>
              <w:rPr>
                <w:sz w:val="16"/>
                <w:szCs w:val="16"/>
              </w:rPr>
            </w:pPr>
          </w:p>
        </w:tc>
        <w:tc>
          <w:tcPr>
            <w:tcW w:w="56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15" w:type="dxa"/>
              <w:left w:w="15" w:type="dxa"/>
              <w:right w:w="15" w:type="dxa"/>
            </w:tcMar>
            <w:vAlign w:val="center"/>
          </w:tcPr>
          <w:p w14:paraId="257C1CEC" w14:textId="77777777" w:rsidR="00DA7642" w:rsidRPr="006C6CB9" w:rsidRDefault="00DA7642" w:rsidP="002723AA">
            <w:pPr>
              <w:jc w:val="center"/>
              <w:rPr>
                <w:sz w:val="16"/>
                <w:szCs w:val="16"/>
              </w:rPr>
            </w:pPr>
          </w:p>
        </w:tc>
        <w:tc>
          <w:tcPr>
            <w:tcW w:w="85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15" w:type="dxa"/>
              <w:left w:w="15" w:type="dxa"/>
              <w:right w:w="15" w:type="dxa"/>
            </w:tcMar>
            <w:vAlign w:val="center"/>
          </w:tcPr>
          <w:p w14:paraId="256E45FB" w14:textId="77777777" w:rsidR="00DA7642" w:rsidRPr="006C6CB9" w:rsidRDefault="00DA7642" w:rsidP="002723AA">
            <w:pPr>
              <w:jc w:val="center"/>
              <w:rPr>
                <w:sz w:val="16"/>
                <w:szCs w:val="16"/>
              </w:rPr>
            </w:pPr>
          </w:p>
        </w:tc>
        <w:tc>
          <w:tcPr>
            <w:tcW w:w="8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15" w:type="dxa"/>
              <w:left w:w="15" w:type="dxa"/>
              <w:right w:w="15" w:type="dxa"/>
            </w:tcMar>
            <w:vAlign w:val="center"/>
          </w:tcPr>
          <w:p w14:paraId="127F6329" w14:textId="77777777" w:rsidR="00DA7642" w:rsidRPr="006C6CB9" w:rsidRDefault="00DA7642" w:rsidP="002723AA">
            <w:pPr>
              <w:spacing w:after="0"/>
              <w:jc w:val="center"/>
              <w:rPr>
                <w:sz w:val="16"/>
                <w:szCs w:val="16"/>
              </w:rPr>
            </w:pPr>
            <w:r w:rsidRPr="006C6CB9">
              <w:rPr>
                <w:rFonts w:ascii="Calibri" w:eastAsia="Calibri" w:hAnsi="Calibri" w:cs="Calibri"/>
                <w:color w:val="000000" w:themeColor="text1"/>
                <w:sz w:val="16"/>
                <w:szCs w:val="16"/>
              </w:rPr>
              <w:t>763,32 €</w:t>
            </w:r>
          </w:p>
        </w:tc>
        <w:tc>
          <w:tcPr>
            <w:tcW w:w="85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15" w:type="dxa"/>
              <w:left w:w="15" w:type="dxa"/>
              <w:right w:w="15" w:type="dxa"/>
            </w:tcMar>
            <w:vAlign w:val="center"/>
          </w:tcPr>
          <w:p w14:paraId="3C0BDF7B" w14:textId="77777777" w:rsidR="00DA7642" w:rsidRPr="006C6CB9" w:rsidRDefault="00DA7642" w:rsidP="002723AA">
            <w:pPr>
              <w:jc w:val="center"/>
              <w:rPr>
                <w:sz w:val="16"/>
                <w:szCs w:val="16"/>
              </w:rPr>
            </w:pPr>
          </w:p>
        </w:tc>
      </w:tr>
      <w:tr w:rsidR="00DA7642" w14:paraId="3C184FC1" w14:textId="77777777" w:rsidTr="002723AA">
        <w:trPr>
          <w:trHeight w:val="315"/>
        </w:trPr>
        <w:tc>
          <w:tcPr>
            <w:tcW w:w="57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15" w:type="dxa"/>
              <w:left w:w="15" w:type="dxa"/>
              <w:right w:w="15" w:type="dxa"/>
            </w:tcMar>
            <w:vAlign w:val="center"/>
          </w:tcPr>
          <w:p w14:paraId="63376FF4" w14:textId="77777777" w:rsidR="00DA7642" w:rsidRPr="006C6CB9" w:rsidRDefault="00DA7642" w:rsidP="002723AA">
            <w:pPr>
              <w:jc w:val="center"/>
              <w:rPr>
                <w:sz w:val="16"/>
                <w:szCs w:val="16"/>
              </w:rPr>
            </w:pPr>
          </w:p>
        </w:tc>
        <w:tc>
          <w:tcPr>
            <w:tcW w:w="57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15" w:type="dxa"/>
              <w:left w:w="15" w:type="dxa"/>
              <w:right w:w="15" w:type="dxa"/>
            </w:tcMar>
            <w:vAlign w:val="center"/>
          </w:tcPr>
          <w:p w14:paraId="60CEDC0C" w14:textId="77777777" w:rsidR="00DA7642" w:rsidRPr="006C6CB9" w:rsidRDefault="00DA7642" w:rsidP="002723AA">
            <w:pPr>
              <w:jc w:val="center"/>
              <w:rPr>
                <w:sz w:val="16"/>
                <w:szCs w:val="16"/>
              </w:rPr>
            </w:pPr>
          </w:p>
        </w:tc>
        <w:tc>
          <w:tcPr>
            <w:tcW w:w="57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15" w:type="dxa"/>
              <w:left w:w="15" w:type="dxa"/>
              <w:right w:w="15" w:type="dxa"/>
            </w:tcMar>
            <w:vAlign w:val="center"/>
          </w:tcPr>
          <w:p w14:paraId="7ADCB496" w14:textId="77777777" w:rsidR="00DA7642" w:rsidRPr="006C6CB9" w:rsidRDefault="00DA7642" w:rsidP="002723AA">
            <w:pPr>
              <w:spacing w:after="0"/>
              <w:jc w:val="center"/>
              <w:rPr>
                <w:sz w:val="16"/>
                <w:szCs w:val="16"/>
              </w:rPr>
            </w:pPr>
            <w:r w:rsidRPr="006C6CB9">
              <w:rPr>
                <w:rFonts w:ascii="Calibri" w:eastAsia="Calibri" w:hAnsi="Calibri" w:cs="Calibri"/>
                <w:color w:val="000000" w:themeColor="text1"/>
                <w:sz w:val="16"/>
                <w:szCs w:val="16"/>
              </w:rPr>
              <w:t>1</w:t>
            </w:r>
          </w:p>
        </w:tc>
        <w:tc>
          <w:tcPr>
            <w:tcW w:w="21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15" w:type="dxa"/>
              <w:left w:w="135" w:type="dxa"/>
              <w:right w:w="15" w:type="dxa"/>
            </w:tcMar>
            <w:vAlign w:val="center"/>
          </w:tcPr>
          <w:p w14:paraId="0008E4D8" w14:textId="77777777" w:rsidR="00DA7642" w:rsidRPr="006C6CB9" w:rsidRDefault="00DA7642" w:rsidP="002723AA">
            <w:pPr>
              <w:spacing w:after="0"/>
              <w:jc w:val="center"/>
              <w:rPr>
                <w:sz w:val="16"/>
                <w:szCs w:val="16"/>
              </w:rPr>
            </w:pPr>
            <w:r w:rsidRPr="006C6CB9">
              <w:rPr>
                <w:rFonts w:ascii="Calibri" w:eastAsia="Calibri" w:hAnsi="Calibri" w:cs="Calibri"/>
                <w:color w:val="000000" w:themeColor="text1"/>
                <w:sz w:val="16"/>
                <w:szCs w:val="16"/>
              </w:rPr>
              <w:t>Desarrollador Senior</w:t>
            </w:r>
          </w:p>
        </w:tc>
        <w:tc>
          <w:tcPr>
            <w:tcW w:w="70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15" w:type="dxa"/>
              <w:left w:w="15" w:type="dxa"/>
              <w:right w:w="15" w:type="dxa"/>
            </w:tcMar>
            <w:vAlign w:val="center"/>
          </w:tcPr>
          <w:p w14:paraId="703FD9CE" w14:textId="77777777" w:rsidR="00DA7642" w:rsidRPr="006C6CB9" w:rsidRDefault="00DA7642" w:rsidP="002723AA">
            <w:pPr>
              <w:spacing w:after="0"/>
              <w:jc w:val="center"/>
              <w:rPr>
                <w:sz w:val="16"/>
                <w:szCs w:val="16"/>
              </w:rPr>
            </w:pPr>
            <w:r w:rsidRPr="006C6CB9">
              <w:rPr>
                <w:rFonts w:ascii="Calibri" w:eastAsia="Calibri" w:hAnsi="Calibri" w:cs="Calibri"/>
                <w:color w:val="000000" w:themeColor="text1"/>
                <w:sz w:val="16"/>
                <w:szCs w:val="16"/>
              </w:rPr>
              <w:t>21</w:t>
            </w:r>
          </w:p>
        </w:tc>
        <w:tc>
          <w:tcPr>
            <w:tcW w:w="8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15" w:type="dxa"/>
              <w:left w:w="15" w:type="dxa"/>
              <w:right w:w="15" w:type="dxa"/>
            </w:tcMar>
            <w:vAlign w:val="center"/>
          </w:tcPr>
          <w:p w14:paraId="5C939B89" w14:textId="77777777" w:rsidR="00DA7642" w:rsidRPr="006C6CB9" w:rsidRDefault="00DA7642" w:rsidP="002723AA">
            <w:pPr>
              <w:spacing w:after="0"/>
              <w:jc w:val="center"/>
              <w:rPr>
                <w:sz w:val="16"/>
                <w:szCs w:val="16"/>
              </w:rPr>
            </w:pPr>
            <w:r w:rsidRPr="006C6CB9">
              <w:rPr>
                <w:rFonts w:ascii="Calibri" w:eastAsia="Calibri" w:hAnsi="Calibri" w:cs="Calibri"/>
                <w:color w:val="000000" w:themeColor="text1"/>
                <w:sz w:val="16"/>
                <w:szCs w:val="16"/>
              </w:rPr>
              <w:t>horas</w:t>
            </w:r>
          </w:p>
        </w:tc>
        <w:tc>
          <w:tcPr>
            <w:tcW w:w="56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15" w:type="dxa"/>
              <w:left w:w="15" w:type="dxa"/>
              <w:right w:w="15" w:type="dxa"/>
            </w:tcMar>
            <w:vAlign w:val="center"/>
          </w:tcPr>
          <w:p w14:paraId="25C2CD62" w14:textId="77777777" w:rsidR="00DA7642" w:rsidRPr="006C6CB9" w:rsidRDefault="00DA7642" w:rsidP="002723AA">
            <w:pPr>
              <w:spacing w:after="0"/>
              <w:jc w:val="center"/>
              <w:rPr>
                <w:sz w:val="16"/>
                <w:szCs w:val="16"/>
              </w:rPr>
            </w:pPr>
            <w:r w:rsidRPr="006C6CB9">
              <w:rPr>
                <w:rFonts w:ascii="Calibri" w:eastAsia="Calibri" w:hAnsi="Calibri" w:cs="Calibri"/>
                <w:color w:val="000000" w:themeColor="text1"/>
                <w:sz w:val="16"/>
                <w:szCs w:val="16"/>
              </w:rPr>
              <w:t>36,3</w:t>
            </w:r>
            <w:r>
              <w:rPr>
                <w:rFonts w:ascii="Calibri" w:eastAsia="Calibri" w:hAnsi="Calibri" w:cs="Calibri"/>
                <w:color w:val="000000" w:themeColor="text1"/>
                <w:sz w:val="16"/>
                <w:szCs w:val="16"/>
              </w:rPr>
              <w:t>5€</w:t>
            </w:r>
          </w:p>
        </w:tc>
        <w:tc>
          <w:tcPr>
            <w:tcW w:w="85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15" w:type="dxa"/>
              <w:left w:w="15" w:type="dxa"/>
              <w:right w:w="15" w:type="dxa"/>
            </w:tcMar>
            <w:vAlign w:val="center"/>
          </w:tcPr>
          <w:p w14:paraId="3D4DF0AF" w14:textId="77777777" w:rsidR="00DA7642" w:rsidRPr="006C6CB9" w:rsidRDefault="00DA7642" w:rsidP="002723AA">
            <w:pPr>
              <w:spacing w:after="0"/>
              <w:jc w:val="center"/>
              <w:rPr>
                <w:sz w:val="16"/>
                <w:szCs w:val="16"/>
              </w:rPr>
            </w:pPr>
            <w:r w:rsidRPr="006C6CB9">
              <w:rPr>
                <w:rFonts w:ascii="Calibri" w:eastAsia="Calibri" w:hAnsi="Calibri" w:cs="Calibri"/>
                <w:color w:val="000000" w:themeColor="text1"/>
                <w:sz w:val="16"/>
                <w:szCs w:val="16"/>
              </w:rPr>
              <w:t>763,32 €</w:t>
            </w:r>
          </w:p>
        </w:tc>
        <w:tc>
          <w:tcPr>
            <w:tcW w:w="8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15" w:type="dxa"/>
              <w:left w:w="15" w:type="dxa"/>
              <w:right w:w="15" w:type="dxa"/>
            </w:tcMar>
            <w:vAlign w:val="center"/>
          </w:tcPr>
          <w:p w14:paraId="7217395F" w14:textId="77777777" w:rsidR="00DA7642" w:rsidRPr="006C6CB9" w:rsidRDefault="00DA7642" w:rsidP="002723AA">
            <w:pPr>
              <w:jc w:val="center"/>
              <w:rPr>
                <w:sz w:val="16"/>
                <w:szCs w:val="16"/>
              </w:rPr>
            </w:pPr>
          </w:p>
        </w:tc>
        <w:tc>
          <w:tcPr>
            <w:tcW w:w="85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15" w:type="dxa"/>
              <w:left w:w="15" w:type="dxa"/>
              <w:right w:w="15" w:type="dxa"/>
            </w:tcMar>
            <w:vAlign w:val="center"/>
          </w:tcPr>
          <w:p w14:paraId="0000DC83" w14:textId="77777777" w:rsidR="00DA7642" w:rsidRPr="006C6CB9" w:rsidRDefault="00DA7642" w:rsidP="002723AA">
            <w:pPr>
              <w:jc w:val="center"/>
              <w:rPr>
                <w:sz w:val="16"/>
                <w:szCs w:val="16"/>
              </w:rPr>
            </w:pPr>
          </w:p>
        </w:tc>
      </w:tr>
      <w:tr w:rsidR="00DA7642" w14:paraId="5647477E" w14:textId="77777777" w:rsidTr="002723AA">
        <w:trPr>
          <w:trHeight w:val="315"/>
        </w:trPr>
        <w:tc>
          <w:tcPr>
            <w:tcW w:w="57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15" w:type="dxa"/>
              <w:left w:w="15" w:type="dxa"/>
              <w:right w:w="15" w:type="dxa"/>
            </w:tcMar>
            <w:vAlign w:val="center"/>
          </w:tcPr>
          <w:p w14:paraId="0BB86181" w14:textId="77777777" w:rsidR="00DA7642" w:rsidRPr="006C6CB9" w:rsidRDefault="00DA7642" w:rsidP="002723AA">
            <w:pPr>
              <w:jc w:val="center"/>
              <w:rPr>
                <w:sz w:val="16"/>
                <w:szCs w:val="16"/>
              </w:rPr>
            </w:pPr>
          </w:p>
        </w:tc>
        <w:tc>
          <w:tcPr>
            <w:tcW w:w="57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15" w:type="dxa"/>
              <w:left w:w="15" w:type="dxa"/>
              <w:right w:w="15" w:type="dxa"/>
            </w:tcMar>
            <w:vAlign w:val="center"/>
          </w:tcPr>
          <w:p w14:paraId="3B815094" w14:textId="77777777" w:rsidR="00DA7642" w:rsidRPr="006C6CB9" w:rsidRDefault="00DA7642" w:rsidP="002723AA">
            <w:pPr>
              <w:spacing w:after="0"/>
              <w:jc w:val="center"/>
              <w:rPr>
                <w:sz w:val="16"/>
                <w:szCs w:val="16"/>
              </w:rPr>
            </w:pPr>
            <w:r w:rsidRPr="006C6CB9">
              <w:rPr>
                <w:rFonts w:ascii="Calibri" w:eastAsia="Calibri" w:hAnsi="Calibri" w:cs="Calibri"/>
                <w:color w:val="000000" w:themeColor="text1"/>
                <w:sz w:val="16"/>
                <w:szCs w:val="16"/>
              </w:rPr>
              <w:t>03</w:t>
            </w:r>
          </w:p>
        </w:tc>
        <w:tc>
          <w:tcPr>
            <w:tcW w:w="57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15" w:type="dxa"/>
              <w:left w:w="15" w:type="dxa"/>
              <w:right w:w="15" w:type="dxa"/>
            </w:tcMar>
            <w:vAlign w:val="center"/>
          </w:tcPr>
          <w:p w14:paraId="6AFD18E0" w14:textId="77777777" w:rsidR="00DA7642" w:rsidRPr="006C6CB9" w:rsidRDefault="00DA7642" w:rsidP="002723AA">
            <w:pPr>
              <w:jc w:val="center"/>
              <w:rPr>
                <w:sz w:val="16"/>
                <w:szCs w:val="16"/>
              </w:rPr>
            </w:pPr>
          </w:p>
        </w:tc>
        <w:tc>
          <w:tcPr>
            <w:tcW w:w="21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15" w:type="dxa"/>
              <w:left w:w="15" w:type="dxa"/>
              <w:right w:w="15" w:type="dxa"/>
            </w:tcMar>
            <w:vAlign w:val="center"/>
          </w:tcPr>
          <w:p w14:paraId="0AB044C9" w14:textId="77777777" w:rsidR="00DA7642" w:rsidRPr="006C6CB9" w:rsidRDefault="00DA7642" w:rsidP="002723AA">
            <w:pPr>
              <w:spacing w:after="0"/>
              <w:jc w:val="center"/>
              <w:rPr>
                <w:sz w:val="16"/>
                <w:szCs w:val="16"/>
              </w:rPr>
            </w:pPr>
            <w:r w:rsidRPr="006C6CB9">
              <w:rPr>
                <w:rFonts w:ascii="Calibri" w:eastAsia="Calibri" w:hAnsi="Calibri" w:cs="Calibri"/>
                <w:color w:val="000000" w:themeColor="text1"/>
                <w:sz w:val="16"/>
                <w:szCs w:val="16"/>
              </w:rPr>
              <w:t>Manejo de las APIS</w:t>
            </w:r>
          </w:p>
        </w:tc>
        <w:tc>
          <w:tcPr>
            <w:tcW w:w="70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15" w:type="dxa"/>
              <w:left w:w="15" w:type="dxa"/>
              <w:right w:w="15" w:type="dxa"/>
            </w:tcMar>
            <w:vAlign w:val="center"/>
          </w:tcPr>
          <w:p w14:paraId="274B8CCB" w14:textId="77777777" w:rsidR="00DA7642" w:rsidRPr="006C6CB9" w:rsidRDefault="00DA7642" w:rsidP="002723AA">
            <w:pPr>
              <w:jc w:val="center"/>
              <w:rPr>
                <w:sz w:val="16"/>
                <w:szCs w:val="16"/>
              </w:rPr>
            </w:pPr>
          </w:p>
        </w:tc>
        <w:tc>
          <w:tcPr>
            <w:tcW w:w="8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15" w:type="dxa"/>
              <w:left w:w="15" w:type="dxa"/>
              <w:right w:w="15" w:type="dxa"/>
            </w:tcMar>
            <w:vAlign w:val="center"/>
          </w:tcPr>
          <w:p w14:paraId="1864FCF3" w14:textId="77777777" w:rsidR="00DA7642" w:rsidRPr="006C6CB9" w:rsidRDefault="00DA7642" w:rsidP="002723AA">
            <w:pPr>
              <w:jc w:val="center"/>
              <w:rPr>
                <w:sz w:val="16"/>
                <w:szCs w:val="16"/>
              </w:rPr>
            </w:pPr>
          </w:p>
        </w:tc>
        <w:tc>
          <w:tcPr>
            <w:tcW w:w="56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15" w:type="dxa"/>
              <w:left w:w="15" w:type="dxa"/>
              <w:right w:w="15" w:type="dxa"/>
            </w:tcMar>
            <w:vAlign w:val="center"/>
          </w:tcPr>
          <w:p w14:paraId="7548A867" w14:textId="77777777" w:rsidR="00DA7642" w:rsidRPr="006C6CB9" w:rsidRDefault="00DA7642" w:rsidP="002723AA">
            <w:pPr>
              <w:jc w:val="center"/>
              <w:rPr>
                <w:sz w:val="16"/>
                <w:szCs w:val="16"/>
              </w:rPr>
            </w:pPr>
          </w:p>
        </w:tc>
        <w:tc>
          <w:tcPr>
            <w:tcW w:w="85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15" w:type="dxa"/>
              <w:left w:w="15" w:type="dxa"/>
              <w:right w:w="15" w:type="dxa"/>
            </w:tcMar>
            <w:vAlign w:val="center"/>
          </w:tcPr>
          <w:p w14:paraId="7F71651C" w14:textId="77777777" w:rsidR="00DA7642" w:rsidRPr="006C6CB9" w:rsidRDefault="00DA7642" w:rsidP="002723AA">
            <w:pPr>
              <w:jc w:val="center"/>
              <w:rPr>
                <w:sz w:val="16"/>
                <w:szCs w:val="16"/>
              </w:rPr>
            </w:pPr>
          </w:p>
        </w:tc>
        <w:tc>
          <w:tcPr>
            <w:tcW w:w="8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15" w:type="dxa"/>
              <w:left w:w="15" w:type="dxa"/>
              <w:right w:w="15" w:type="dxa"/>
            </w:tcMar>
            <w:vAlign w:val="center"/>
          </w:tcPr>
          <w:p w14:paraId="3C40E061" w14:textId="77777777" w:rsidR="00DA7642" w:rsidRPr="006C6CB9" w:rsidRDefault="00DA7642" w:rsidP="002723AA">
            <w:pPr>
              <w:spacing w:after="0"/>
              <w:jc w:val="center"/>
              <w:rPr>
                <w:sz w:val="16"/>
                <w:szCs w:val="16"/>
              </w:rPr>
            </w:pPr>
            <w:r w:rsidRPr="006C6CB9">
              <w:rPr>
                <w:rFonts w:ascii="Calibri" w:eastAsia="Calibri" w:hAnsi="Calibri" w:cs="Calibri"/>
                <w:color w:val="000000" w:themeColor="text1"/>
                <w:sz w:val="16"/>
                <w:szCs w:val="16"/>
              </w:rPr>
              <w:t>981,41 €</w:t>
            </w:r>
          </w:p>
        </w:tc>
        <w:tc>
          <w:tcPr>
            <w:tcW w:w="85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15" w:type="dxa"/>
              <w:left w:w="15" w:type="dxa"/>
              <w:right w:w="15" w:type="dxa"/>
            </w:tcMar>
            <w:vAlign w:val="center"/>
          </w:tcPr>
          <w:p w14:paraId="1FECB0CC" w14:textId="77777777" w:rsidR="00DA7642" w:rsidRPr="006C6CB9" w:rsidRDefault="00DA7642" w:rsidP="002723AA">
            <w:pPr>
              <w:jc w:val="center"/>
              <w:rPr>
                <w:sz w:val="16"/>
                <w:szCs w:val="16"/>
              </w:rPr>
            </w:pPr>
          </w:p>
        </w:tc>
      </w:tr>
      <w:tr w:rsidR="00DA7642" w14:paraId="5230DB60" w14:textId="77777777" w:rsidTr="002723AA">
        <w:trPr>
          <w:trHeight w:val="315"/>
        </w:trPr>
        <w:tc>
          <w:tcPr>
            <w:tcW w:w="57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15" w:type="dxa"/>
              <w:left w:w="15" w:type="dxa"/>
              <w:right w:w="15" w:type="dxa"/>
            </w:tcMar>
            <w:vAlign w:val="center"/>
          </w:tcPr>
          <w:p w14:paraId="078E8E42" w14:textId="77777777" w:rsidR="00DA7642" w:rsidRPr="006C6CB9" w:rsidRDefault="00DA7642" w:rsidP="002723AA">
            <w:pPr>
              <w:jc w:val="center"/>
              <w:rPr>
                <w:sz w:val="16"/>
                <w:szCs w:val="16"/>
              </w:rPr>
            </w:pPr>
          </w:p>
        </w:tc>
        <w:tc>
          <w:tcPr>
            <w:tcW w:w="57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15" w:type="dxa"/>
              <w:left w:w="15" w:type="dxa"/>
              <w:right w:w="15" w:type="dxa"/>
            </w:tcMar>
            <w:vAlign w:val="center"/>
          </w:tcPr>
          <w:p w14:paraId="02F43985" w14:textId="77777777" w:rsidR="00DA7642" w:rsidRPr="006C6CB9" w:rsidRDefault="00DA7642" w:rsidP="002723AA">
            <w:pPr>
              <w:jc w:val="center"/>
              <w:rPr>
                <w:sz w:val="16"/>
                <w:szCs w:val="16"/>
              </w:rPr>
            </w:pPr>
          </w:p>
        </w:tc>
        <w:tc>
          <w:tcPr>
            <w:tcW w:w="57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15" w:type="dxa"/>
              <w:left w:w="15" w:type="dxa"/>
              <w:right w:w="15" w:type="dxa"/>
            </w:tcMar>
            <w:vAlign w:val="center"/>
          </w:tcPr>
          <w:p w14:paraId="6E4F57FD" w14:textId="77777777" w:rsidR="00DA7642" w:rsidRPr="006C6CB9" w:rsidRDefault="00DA7642" w:rsidP="002723AA">
            <w:pPr>
              <w:spacing w:after="0"/>
              <w:jc w:val="center"/>
              <w:rPr>
                <w:sz w:val="16"/>
                <w:szCs w:val="16"/>
              </w:rPr>
            </w:pPr>
            <w:r w:rsidRPr="006C6CB9">
              <w:rPr>
                <w:rFonts w:ascii="Calibri" w:eastAsia="Calibri" w:hAnsi="Calibri" w:cs="Calibri"/>
                <w:color w:val="000000" w:themeColor="text1"/>
                <w:sz w:val="16"/>
                <w:szCs w:val="16"/>
              </w:rPr>
              <w:t>1</w:t>
            </w:r>
          </w:p>
        </w:tc>
        <w:tc>
          <w:tcPr>
            <w:tcW w:w="21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15" w:type="dxa"/>
              <w:left w:w="135" w:type="dxa"/>
              <w:right w:w="15" w:type="dxa"/>
            </w:tcMar>
            <w:vAlign w:val="center"/>
          </w:tcPr>
          <w:p w14:paraId="74EF7959" w14:textId="77777777" w:rsidR="00DA7642" w:rsidRPr="006C6CB9" w:rsidRDefault="00DA7642" w:rsidP="002723AA">
            <w:pPr>
              <w:spacing w:after="0"/>
              <w:jc w:val="center"/>
              <w:rPr>
                <w:sz w:val="16"/>
                <w:szCs w:val="16"/>
              </w:rPr>
            </w:pPr>
            <w:r w:rsidRPr="006C6CB9">
              <w:rPr>
                <w:rFonts w:ascii="Calibri" w:eastAsia="Calibri" w:hAnsi="Calibri" w:cs="Calibri"/>
                <w:color w:val="000000" w:themeColor="text1"/>
                <w:sz w:val="16"/>
                <w:szCs w:val="16"/>
              </w:rPr>
              <w:t>Desarrollador Senior</w:t>
            </w:r>
          </w:p>
        </w:tc>
        <w:tc>
          <w:tcPr>
            <w:tcW w:w="70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15" w:type="dxa"/>
              <w:left w:w="15" w:type="dxa"/>
              <w:right w:w="15" w:type="dxa"/>
            </w:tcMar>
            <w:vAlign w:val="center"/>
          </w:tcPr>
          <w:p w14:paraId="220F4697" w14:textId="77777777" w:rsidR="00DA7642" w:rsidRPr="006C6CB9" w:rsidRDefault="00DA7642" w:rsidP="002723AA">
            <w:pPr>
              <w:spacing w:after="0"/>
              <w:jc w:val="center"/>
              <w:rPr>
                <w:sz w:val="16"/>
                <w:szCs w:val="16"/>
              </w:rPr>
            </w:pPr>
            <w:r w:rsidRPr="006C6CB9">
              <w:rPr>
                <w:rFonts w:ascii="Calibri" w:eastAsia="Calibri" w:hAnsi="Calibri" w:cs="Calibri"/>
                <w:color w:val="000000" w:themeColor="text1"/>
                <w:sz w:val="16"/>
                <w:szCs w:val="16"/>
              </w:rPr>
              <w:t>27</w:t>
            </w:r>
          </w:p>
        </w:tc>
        <w:tc>
          <w:tcPr>
            <w:tcW w:w="8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15" w:type="dxa"/>
              <w:left w:w="15" w:type="dxa"/>
              <w:right w:w="15" w:type="dxa"/>
            </w:tcMar>
            <w:vAlign w:val="center"/>
          </w:tcPr>
          <w:p w14:paraId="3F13E10D" w14:textId="77777777" w:rsidR="00DA7642" w:rsidRPr="006C6CB9" w:rsidRDefault="00DA7642" w:rsidP="002723AA">
            <w:pPr>
              <w:spacing w:after="0"/>
              <w:jc w:val="center"/>
              <w:rPr>
                <w:sz w:val="16"/>
                <w:szCs w:val="16"/>
              </w:rPr>
            </w:pPr>
            <w:r w:rsidRPr="006C6CB9">
              <w:rPr>
                <w:rFonts w:ascii="Calibri" w:eastAsia="Calibri" w:hAnsi="Calibri" w:cs="Calibri"/>
                <w:color w:val="000000" w:themeColor="text1"/>
                <w:sz w:val="16"/>
                <w:szCs w:val="16"/>
              </w:rPr>
              <w:t>horas</w:t>
            </w:r>
          </w:p>
        </w:tc>
        <w:tc>
          <w:tcPr>
            <w:tcW w:w="56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15" w:type="dxa"/>
              <w:left w:w="15" w:type="dxa"/>
              <w:right w:w="15" w:type="dxa"/>
            </w:tcMar>
            <w:vAlign w:val="center"/>
          </w:tcPr>
          <w:p w14:paraId="78AD9386" w14:textId="77777777" w:rsidR="00DA7642" w:rsidRPr="006C6CB9" w:rsidRDefault="00DA7642" w:rsidP="002723AA">
            <w:pPr>
              <w:spacing w:after="0"/>
              <w:jc w:val="center"/>
              <w:rPr>
                <w:sz w:val="16"/>
                <w:szCs w:val="16"/>
              </w:rPr>
            </w:pPr>
            <w:r w:rsidRPr="006C6CB9">
              <w:rPr>
                <w:rFonts w:ascii="Calibri" w:eastAsia="Calibri" w:hAnsi="Calibri" w:cs="Calibri"/>
                <w:color w:val="000000" w:themeColor="text1"/>
                <w:sz w:val="16"/>
                <w:szCs w:val="16"/>
              </w:rPr>
              <w:t>36,</w:t>
            </w:r>
            <w:r>
              <w:rPr>
                <w:rFonts w:ascii="Calibri" w:eastAsia="Calibri" w:hAnsi="Calibri" w:cs="Calibri"/>
                <w:color w:val="000000" w:themeColor="text1"/>
                <w:sz w:val="16"/>
                <w:szCs w:val="16"/>
              </w:rPr>
              <w:t>35€</w:t>
            </w:r>
          </w:p>
        </w:tc>
        <w:tc>
          <w:tcPr>
            <w:tcW w:w="85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15" w:type="dxa"/>
              <w:left w:w="15" w:type="dxa"/>
              <w:right w:w="15" w:type="dxa"/>
            </w:tcMar>
            <w:vAlign w:val="center"/>
          </w:tcPr>
          <w:p w14:paraId="360179C9" w14:textId="77777777" w:rsidR="00DA7642" w:rsidRPr="006C6CB9" w:rsidRDefault="00DA7642" w:rsidP="002723AA">
            <w:pPr>
              <w:spacing w:after="0"/>
              <w:jc w:val="center"/>
              <w:rPr>
                <w:sz w:val="16"/>
                <w:szCs w:val="16"/>
              </w:rPr>
            </w:pPr>
            <w:r w:rsidRPr="006C6CB9">
              <w:rPr>
                <w:rFonts w:ascii="Calibri" w:eastAsia="Calibri" w:hAnsi="Calibri" w:cs="Calibri"/>
                <w:color w:val="000000" w:themeColor="text1"/>
                <w:sz w:val="16"/>
                <w:szCs w:val="16"/>
              </w:rPr>
              <w:t>981,41 €</w:t>
            </w:r>
          </w:p>
        </w:tc>
        <w:tc>
          <w:tcPr>
            <w:tcW w:w="8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15" w:type="dxa"/>
              <w:left w:w="15" w:type="dxa"/>
              <w:right w:w="15" w:type="dxa"/>
            </w:tcMar>
            <w:vAlign w:val="center"/>
          </w:tcPr>
          <w:p w14:paraId="71A9E277" w14:textId="77777777" w:rsidR="00DA7642" w:rsidRPr="006C6CB9" w:rsidRDefault="00DA7642" w:rsidP="002723AA">
            <w:pPr>
              <w:jc w:val="center"/>
              <w:rPr>
                <w:sz w:val="16"/>
                <w:szCs w:val="16"/>
              </w:rPr>
            </w:pPr>
          </w:p>
        </w:tc>
        <w:tc>
          <w:tcPr>
            <w:tcW w:w="85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15" w:type="dxa"/>
              <w:left w:w="15" w:type="dxa"/>
              <w:right w:w="15" w:type="dxa"/>
            </w:tcMar>
            <w:vAlign w:val="center"/>
          </w:tcPr>
          <w:p w14:paraId="1D61F641" w14:textId="77777777" w:rsidR="00DA7642" w:rsidRPr="006C6CB9" w:rsidRDefault="00DA7642" w:rsidP="002723AA">
            <w:pPr>
              <w:jc w:val="center"/>
              <w:rPr>
                <w:sz w:val="16"/>
                <w:szCs w:val="16"/>
              </w:rPr>
            </w:pPr>
          </w:p>
        </w:tc>
      </w:tr>
      <w:tr w:rsidR="00DA7642" w14:paraId="1E7576A6" w14:textId="77777777" w:rsidTr="002723AA">
        <w:trPr>
          <w:trHeight w:val="315"/>
        </w:trPr>
        <w:tc>
          <w:tcPr>
            <w:tcW w:w="57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15" w:type="dxa"/>
              <w:left w:w="15" w:type="dxa"/>
              <w:right w:w="15" w:type="dxa"/>
            </w:tcMar>
            <w:vAlign w:val="center"/>
          </w:tcPr>
          <w:p w14:paraId="375CE1D2" w14:textId="77777777" w:rsidR="00DA7642" w:rsidRPr="006C6CB9" w:rsidRDefault="00DA7642" w:rsidP="002723AA">
            <w:pPr>
              <w:jc w:val="center"/>
              <w:rPr>
                <w:sz w:val="16"/>
                <w:szCs w:val="16"/>
              </w:rPr>
            </w:pPr>
          </w:p>
        </w:tc>
        <w:tc>
          <w:tcPr>
            <w:tcW w:w="57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15" w:type="dxa"/>
              <w:left w:w="15" w:type="dxa"/>
              <w:right w:w="15" w:type="dxa"/>
            </w:tcMar>
            <w:vAlign w:val="center"/>
          </w:tcPr>
          <w:p w14:paraId="014FF701" w14:textId="77777777" w:rsidR="00DA7642" w:rsidRPr="006C6CB9" w:rsidRDefault="00DA7642" w:rsidP="002723AA">
            <w:pPr>
              <w:spacing w:after="0"/>
              <w:jc w:val="center"/>
              <w:rPr>
                <w:sz w:val="16"/>
                <w:szCs w:val="16"/>
              </w:rPr>
            </w:pPr>
            <w:r w:rsidRPr="006C6CB9">
              <w:rPr>
                <w:rFonts w:ascii="Calibri" w:eastAsia="Calibri" w:hAnsi="Calibri" w:cs="Calibri"/>
                <w:color w:val="000000" w:themeColor="text1"/>
                <w:sz w:val="16"/>
                <w:szCs w:val="16"/>
              </w:rPr>
              <w:t>04</w:t>
            </w:r>
          </w:p>
        </w:tc>
        <w:tc>
          <w:tcPr>
            <w:tcW w:w="57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15" w:type="dxa"/>
              <w:left w:w="15" w:type="dxa"/>
              <w:right w:w="15" w:type="dxa"/>
            </w:tcMar>
            <w:vAlign w:val="center"/>
          </w:tcPr>
          <w:p w14:paraId="73C3A04D" w14:textId="77777777" w:rsidR="00DA7642" w:rsidRPr="006C6CB9" w:rsidRDefault="00DA7642" w:rsidP="002723AA">
            <w:pPr>
              <w:jc w:val="center"/>
              <w:rPr>
                <w:sz w:val="16"/>
                <w:szCs w:val="16"/>
              </w:rPr>
            </w:pPr>
          </w:p>
        </w:tc>
        <w:tc>
          <w:tcPr>
            <w:tcW w:w="21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15" w:type="dxa"/>
              <w:left w:w="15" w:type="dxa"/>
              <w:right w:w="15" w:type="dxa"/>
            </w:tcMar>
            <w:vAlign w:val="center"/>
          </w:tcPr>
          <w:p w14:paraId="32E999FE" w14:textId="77777777" w:rsidR="00DA7642" w:rsidRPr="006C6CB9" w:rsidRDefault="00DA7642" w:rsidP="002723AA">
            <w:pPr>
              <w:spacing w:after="0"/>
              <w:jc w:val="center"/>
              <w:rPr>
                <w:sz w:val="16"/>
                <w:szCs w:val="16"/>
              </w:rPr>
            </w:pPr>
            <w:r w:rsidRPr="006C6CB9">
              <w:rPr>
                <w:rFonts w:ascii="Calibri" w:eastAsia="Calibri" w:hAnsi="Calibri" w:cs="Calibri"/>
                <w:color w:val="000000" w:themeColor="text1"/>
                <w:sz w:val="16"/>
                <w:szCs w:val="16"/>
              </w:rPr>
              <w:t>Integración del HIS</w:t>
            </w:r>
          </w:p>
        </w:tc>
        <w:tc>
          <w:tcPr>
            <w:tcW w:w="70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15" w:type="dxa"/>
              <w:left w:w="15" w:type="dxa"/>
              <w:right w:w="15" w:type="dxa"/>
            </w:tcMar>
            <w:vAlign w:val="center"/>
          </w:tcPr>
          <w:p w14:paraId="46C57991" w14:textId="77777777" w:rsidR="00DA7642" w:rsidRPr="006C6CB9" w:rsidRDefault="00DA7642" w:rsidP="002723AA">
            <w:pPr>
              <w:jc w:val="center"/>
              <w:rPr>
                <w:sz w:val="16"/>
                <w:szCs w:val="16"/>
              </w:rPr>
            </w:pPr>
          </w:p>
        </w:tc>
        <w:tc>
          <w:tcPr>
            <w:tcW w:w="8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15" w:type="dxa"/>
              <w:left w:w="15" w:type="dxa"/>
              <w:right w:w="15" w:type="dxa"/>
            </w:tcMar>
            <w:vAlign w:val="center"/>
          </w:tcPr>
          <w:p w14:paraId="20D596C8" w14:textId="77777777" w:rsidR="00DA7642" w:rsidRPr="006C6CB9" w:rsidRDefault="00DA7642" w:rsidP="002723AA">
            <w:pPr>
              <w:jc w:val="center"/>
              <w:rPr>
                <w:sz w:val="16"/>
                <w:szCs w:val="16"/>
              </w:rPr>
            </w:pPr>
          </w:p>
        </w:tc>
        <w:tc>
          <w:tcPr>
            <w:tcW w:w="56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15" w:type="dxa"/>
              <w:left w:w="15" w:type="dxa"/>
              <w:right w:w="15" w:type="dxa"/>
            </w:tcMar>
            <w:vAlign w:val="center"/>
          </w:tcPr>
          <w:p w14:paraId="3D0627BC" w14:textId="77777777" w:rsidR="00DA7642" w:rsidRPr="006C6CB9" w:rsidRDefault="00DA7642" w:rsidP="002723AA">
            <w:pPr>
              <w:jc w:val="center"/>
              <w:rPr>
                <w:sz w:val="16"/>
                <w:szCs w:val="16"/>
              </w:rPr>
            </w:pPr>
          </w:p>
        </w:tc>
        <w:tc>
          <w:tcPr>
            <w:tcW w:w="85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15" w:type="dxa"/>
              <w:left w:w="15" w:type="dxa"/>
              <w:right w:w="15" w:type="dxa"/>
            </w:tcMar>
            <w:vAlign w:val="center"/>
          </w:tcPr>
          <w:p w14:paraId="302F302A" w14:textId="77777777" w:rsidR="00DA7642" w:rsidRPr="006C6CB9" w:rsidRDefault="00DA7642" w:rsidP="002723AA">
            <w:pPr>
              <w:jc w:val="center"/>
              <w:rPr>
                <w:sz w:val="16"/>
                <w:szCs w:val="16"/>
              </w:rPr>
            </w:pPr>
          </w:p>
        </w:tc>
        <w:tc>
          <w:tcPr>
            <w:tcW w:w="8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15" w:type="dxa"/>
              <w:left w:w="15" w:type="dxa"/>
              <w:right w:w="15" w:type="dxa"/>
            </w:tcMar>
            <w:vAlign w:val="center"/>
          </w:tcPr>
          <w:p w14:paraId="1D577F12" w14:textId="77777777" w:rsidR="00DA7642" w:rsidRPr="006C6CB9" w:rsidRDefault="00DA7642" w:rsidP="002723AA">
            <w:pPr>
              <w:spacing w:after="0"/>
              <w:jc w:val="center"/>
              <w:rPr>
                <w:sz w:val="16"/>
                <w:szCs w:val="16"/>
              </w:rPr>
            </w:pPr>
            <w:r w:rsidRPr="006C6CB9">
              <w:rPr>
                <w:rFonts w:ascii="Calibri" w:eastAsia="Calibri" w:hAnsi="Calibri" w:cs="Calibri"/>
                <w:color w:val="000000" w:themeColor="text1"/>
                <w:sz w:val="16"/>
                <w:szCs w:val="16"/>
              </w:rPr>
              <w:t>498,36 €</w:t>
            </w:r>
          </w:p>
        </w:tc>
        <w:tc>
          <w:tcPr>
            <w:tcW w:w="85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15" w:type="dxa"/>
              <w:left w:w="15" w:type="dxa"/>
              <w:right w:w="15" w:type="dxa"/>
            </w:tcMar>
            <w:vAlign w:val="center"/>
          </w:tcPr>
          <w:p w14:paraId="40B297C7" w14:textId="77777777" w:rsidR="00DA7642" w:rsidRPr="006C6CB9" w:rsidRDefault="00DA7642" w:rsidP="002723AA">
            <w:pPr>
              <w:jc w:val="center"/>
              <w:rPr>
                <w:sz w:val="16"/>
                <w:szCs w:val="16"/>
              </w:rPr>
            </w:pPr>
          </w:p>
        </w:tc>
      </w:tr>
      <w:tr w:rsidR="00DA7642" w14:paraId="7A47DF76" w14:textId="77777777" w:rsidTr="002723AA">
        <w:trPr>
          <w:trHeight w:val="315"/>
        </w:trPr>
        <w:tc>
          <w:tcPr>
            <w:tcW w:w="57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15" w:type="dxa"/>
              <w:left w:w="15" w:type="dxa"/>
              <w:right w:w="15" w:type="dxa"/>
            </w:tcMar>
            <w:vAlign w:val="center"/>
          </w:tcPr>
          <w:p w14:paraId="1B55917A" w14:textId="77777777" w:rsidR="00DA7642" w:rsidRPr="006C6CB9" w:rsidRDefault="00DA7642" w:rsidP="002723AA">
            <w:pPr>
              <w:jc w:val="center"/>
              <w:rPr>
                <w:sz w:val="16"/>
                <w:szCs w:val="16"/>
              </w:rPr>
            </w:pPr>
          </w:p>
        </w:tc>
        <w:tc>
          <w:tcPr>
            <w:tcW w:w="57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15" w:type="dxa"/>
              <w:left w:w="15" w:type="dxa"/>
              <w:right w:w="15" w:type="dxa"/>
            </w:tcMar>
            <w:vAlign w:val="center"/>
          </w:tcPr>
          <w:p w14:paraId="3CBAC0A0" w14:textId="77777777" w:rsidR="00DA7642" w:rsidRPr="006C6CB9" w:rsidRDefault="00DA7642" w:rsidP="002723AA">
            <w:pPr>
              <w:jc w:val="center"/>
              <w:rPr>
                <w:sz w:val="16"/>
                <w:szCs w:val="16"/>
              </w:rPr>
            </w:pPr>
          </w:p>
        </w:tc>
        <w:tc>
          <w:tcPr>
            <w:tcW w:w="57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15" w:type="dxa"/>
              <w:left w:w="15" w:type="dxa"/>
              <w:right w:w="15" w:type="dxa"/>
            </w:tcMar>
            <w:vAlign w:val="center"/>
          </w:tcPr>
          <w:p w14:paraId="637C82A7" w14:textId="77777777" w:rsidR="00DA7642" w:rsidRPr="006C6CB9" w:rsidRDefault="00DA7642" w:rsidP="002723AA">
            <w:pPr>
              <w:spacing w:after="0"/>
              <w:jc w:val="center"/>
              <w:rPr>
                <w:sz w:val="16"/>
                <w:szCs w:val="16"/>
              </w:rPr>
            </w:pPr>
            <w:r w:rsidRPr="006C6CB9">
              <w:rPr>
                <w:rFonts w:ascii="Calibri" w:eastAsia="Calibri" w:hAnsi="Calibri" w:cs="Calibri"/>
                <w:color w:val="000000" w:themeColor="text1"/>
                <w:sz w:val="16"/>
                <w:szCs w:val="16"/>
              </w:rPr>
              <w:t>1</w:t>
            </w:r>
          </w:p>
        </w:tc>
        <w:tc>
          <w:tcPr>
            <w:tcW w:w="21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15" w:type="dxa"/>
              <w:left w:w="135" w:type="dxa"/>
              <w:right w:w="15" w:type="dxa"/>
            </w:tcMar>
            <w:vAlign w:val="center"/>
          </w:tcPr>
          <w:p w14:paraId="3AAD3A47" w14:textId="77777777" w:rsidR="00DA7642" w:rsidRPr="006C6CB9" w:rsidRDefault="00DA7642" w:rsidP="002723AA">
            <w:pPr>
              <w:spacing w:after="0"/>
              <w:jc w:val="center"/>
              <w:rPr>
                <w:sz w:val="16"/>
                <w:szCs w:val="16"/>
              </w:rPr>
            </w:pPr>
            <w:r w:rsidRPr="006C6CB9">
              <w:rPr>
                <w:rFonts w:ascii="Calibri" w:eastAsia="Calibri" w:hAnsi="Calibri" w:cs="Calibri"/>
                <w:color w:val="000000" w:themeColor="text1"/>
                <w:sz w:val="16"/>
                <w:szCs w:val="16"/>
              </w:rPr>
              <w:t>Desarrollador Junior</w:t>
            </w:r>
          </w:p>
        </w:tc>
        <w:tc>
          <w:tcPr>
            <w:tcW w:w="70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15" w:type="dxa"/>
              <w:left w:w="15" w:type="dxa"/>
              <w:right w:w="15" w:type="dxa"/>
            </w:tcMar>
            <w:vAlign w:val="center"/>
          </w:tcPr>
          <w:p w14:paraId="22A18811" w14:textId="77777777" w:rsidR="00DA7642" w:rsidRPr="006C6CB9" w:rsidRDefault="00DA7642" w:rsidP="002723AA">
            <w:pPr>
              <w:spacing w:after="0"/>
              <w:jc w:val="center"/>
              <w:rPr>
                <w:sz w:val="16"/>
                <w:szCs w:val="16"/>
              </w:rPr>
            </w:pPr>
            <w:r w:rsidRPr="006C6CB9">
              <w:rPr>
                <w:rFonts w:ascii="Calibri" w:eastAsia="Calibri" w:hAnsi="Calibri" w:cs="Calibri"/>
                <w:color w:val="000000" w:themeColor="text1"/>
                <w:sz w:val="16"/>
                <w:szCs w:val="16"/>
              </w:rPr>
              <w:t>15</w:t>
            </w:r>
          </w:p>
        </w:tc>
        <w:tc>
          <w:tcPr>
            <w:tcW w:w="8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15" w:type="dxa"/>
              <w:left w:w="15" w:type="dxa"/>
              <w:right w:w="15" w:type="dxa"/>
            </w:tcMar>
            <w:vAlign w:val="center"/>
          </w:tcPr>
          <w:p w14:paraId="29EDB896" w14:textId="77777777" w:rsidR="00DA7642" w:rsidRPr="006C6CB9" w:rsidRDefault="00DA7642" w:rsidP="002723AA">
            <w:pPr>
              <w:spacing w:after="0"/>
              <w:jc w:val="center"/>
              <w:rPr>
                <w:sz w:val="16"/>
                <w:szCs w:val="16"/>
              </w:rPr>
            </w:pPr>
            <w:r w:rsidRPr="006C6CB9">
              <w:rPr>
                <w:rFonts w:ascii="Calibri" w:eastAsia="Calibri" w:hAnsi="Calibri" w:cs="Calibri"/>
                <w:color w:val="000000" w:themeColor="text1"/>
                <w:sz w:val="16"/>
                <w:szCs w:val="16"/>
              </w:rPr>
              <w:t>horas</w:t>
            </w:r>
          </w:p>
        </w:tc>
        <w:tc>
          <w:tcPr>
            <w:tcW w:w="56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15" w:type="dxa"/>
              <w:left w:w="15" w:type="dxa"/>
              <w:right w:w="15" w:type="dxa"/>
            </w:tcMar>
            <w:vAlign w:val="center"/>
          </w:tcPr>
          <w:p w14:paraId="1FCF261D" w14:textId="77777777" w:rsidR="00DA7642" w:rsidRPr="006C6CB9" w:rsidRDefault="00DA7642" w:rsidP="002723AA">
            <w:pPr>
              <w:spacing w:after="0"/>
              <w:jc w:val="center"/>
              <w:rPr>
                <w:sz w:val="16"/>
                <w:szCs w:val="16"/>
              </w:rPr>
            </w:pPr>
            <w:r w:rsidRPr="006C6CB9">
              <w:rPr>
                <w:rFonts w:ascii="Calibri" w:eastAsia="Calibri" w:hAnsi="Calibri" w:cs="Calibri"/>
                <w:color w:val="000000" w:themeColor="text1"/>
                <w:sz w:val="16"/>
                <w:szCs w:val="16"/>
              </w:rPr>
              <w:t>33,</w:t>
            </w:r>
            <w:r>
              <w:rPr>
                <w:rFonts w:ascii="Calibri" w:eastAsia="Calibri" w:hAnsi="Calibri" w:cs="Calibri"/>
                <w:color w:val="000000" w:themeColor="text1"/>
                <w:sz w:val="16"/>
                <w:szCs w:val="16"/>
              </w:rPr>
              <w:t>22€</w:t>
            </w:r>
          </w:p>
        </w:tc>
        <w:tc>
          <w:tcPr>
            <w:tcW w:w="85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15" w:type="dxa"/>
              <w:left w:w="15" w:type="dxa"/>
              <w:right w:w="15" w:type="dxa"/>
            </w:tcMar>
            <w:vAlign w:val="center"/>
          </w:tcPr>
          <w:p w14:paraId="68F5F548" w14:textId="77777777" w:rsidR="00DA7642" w:rsidRPr="006C6CB9" w:rsidRDefault="00DA7642" w:rsidP="002723AA">
            <w:pPr>
              <w:spacing w:after="0"/>
              <w:jc w:val="center"/>
              <w:rPr>
                <w:sz w:val="16"/>
                <w:szCs w:val="16"/>
              </w:rPr>
            </w:pPr>
            <w:r w:rsidRPr="006C6CB9">
              <w:rPr>
                <w:rFonts w:ascii="Calibri" w:eastAsia="Calibri" w:hAnsi="Calibri" w:cs="Calibri"/>
                <w:color w:val="000000" w:themeColor="text1"/>
                <w:sz w:val="16"/>
                <w:szCs w:val="16"/>
              </w:rPr>
              <w:t>498,36 €</w:t>
            </w:r>
          </w:p>
        </w:tc>
        <w:tc>
          <w:tcPr>
            <w:tcW w:w="8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15" w:type="dxa"/>
              <w:left w:w="15" w:type="dxa"/>
              <w:right w:w="15" w:type="dxa"/>
            </w:tcMar>
            <w:vAlign w:val="center"/>
          </w:tcPr>
          <w:p w14:paraId="3ECFC7B0" w14:textId="77777777" w:rsidR="00DA7642" w:rsidRPr="006C6CB9" w:rsidRDefault="00DA7642" w:rsidP="002723AA">
            <w:pPr>
              <w:jc w:val="center"/>
              <w:rPr>
                <w:sz w:val="16"/>
                <w:szCs w:val="16"/>
              </w:rPr>
            </w:pPr>
          </w:p>
        </w:tc>
        <w:tc>
          <w:tcPr>
            <w:tcW w:w="85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15" w:type="dxa"/>
              <w:left w:w="15" w:type="dxa"/>
              <w:right w:w="15" w:type="dxa"/>
            </w:tcMar>
            <w:vAlign w:val="center"/>
          </w:tcPr>
          <w:p w14:paraId="442C806E" w14:textId="77777777" w:rsidR="00DA7642" w:rsidRPr="006C6CB9" w:rsidRDefault="00DA7642" w:rsidP="002723AA">
            <w:pPr>
              <w:jc w:val="center"/>
              <w:rPr>
                <w:sz w:val="16"/>
                <w:szCs w:val="16"/>
              </w:rPr>
            </w:pPr>
          </w:p>
        </w:tc>
      </w:tr>
      <w:tr w:rsidR="00DA7642" w14:paraId="7056070A" w14:textId="77777777" w:rsidTr="002723AA">
        <w:trPr>
          <w:trHeight w:val="315"/>
        </w:trPr>
        <w:tc>
          <w:tcPr>
            <w:tcW w:w="57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15" w:type="dxa"/>
              <w:left w:w="15" w:type="dxa"/>
              <w:right w:w="15" w:type="dxa"/>
            </w:tcMar>
            <w:vAlign w:val="center"/>
          </w:tcPr>
          <w:p w14:paraId="3254BA76" w14:textId="77777777" w:rsidR="00DA7642" w:rsidRPr="006C6CB9" w:rsidRDefault="00DA7642" w:rsidP="002723AA">
            <w:pPr>
              <w:jc w:val="center"/>
              <w:rPr>
                <w:sz w:val="16"/>
                <w:szCs w:val="16"/>
              </w:rPr>
            </w:pPr>
          </w:p>
        </w:tc>
        <w:tc>
          <w:tcPr>
            <w:tcW w:w="57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15" w:type="dxa"/>
              <w:left w:w="15" w:type="dxa"/>
              <w:right w:w="15" w:type="dxa"/>
            </w:tcMar>
            <w:vAlign w:val="center"/>
          </w:tcPr>
          <w:p w14:paraId="77821FCC" w14:textId="77777777" w:rsidR="00DA7642" w:rsidRPr="006C6CB9" w:rsidRDefault="00DA7642" w:rsidP="002723AA">
            <w:pPr>
              <w:spacing w:after="0"/>
              <w:jc w:val="center"/>
              <w:rPr>
                <w:sz w:val="16"/>
                <w:szCs w:val="16"/>
              </w:rPr>
            </w:pPr>
            <w:r w:rsidRPr="006C6CB9">
              <w:rPr>
                <w:rFonts w:ascii="Calibri" w:eastAsia="Calibri" w:hAnsi="Calibri" w:cs="Calibri"/>
                <w:color w:val="000000" w:themeColor="text1"/>
                <w:sz w:val="16"/>
                <w:szCs w:val="16"/>
              </w:rPr>
              <w:t>05</w:t>
            </w:r>
          </w:p>
        </w:tc>
        <w:tc>
          <w:tcPr>
            <w:tcW w:w="57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15" w:type="dxa"/>
              <w:left w:w="15" w:type="dxa"/>
              <w:right w:w="15" w:type="dxa"/>
            </w:tcMar>
            <w:vAlign w:val="center"/>
          </w:tcPr>
          <w:p w14:paraId="560ADAA1" w14:textId="77777777" w:rsidR="00DA7642" w:rsidRPr="006C6CB9" w:rsidRDefault="00DA7642" w:rsidP="002723AA">
            <w:pPr>
              <w:jc w:val="center"/>
              <w:rPr>
                <w:sz w:val="16"/>
                <w:szCs w:val="16"/>
              </w:rPr>
            </w:pPr>
          </w:p>
        </w:tc>
        <w:tc>
          <w:tcPr>
            <w:tcW w:w="21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15" w:type="dxa"/>
              <w:left w:w="15" w:type="dxa"/>
              <w:right w:w="15" w:type="dxa"/>
            </w:tcMar>
            <w:vAlign w:val="center"/>
          </w:tcPr>
          <w:p w14:paraId="797246B3" w14:textId="77777777" w:rsidR="00DA7642" w:rsidRPr="006C6CB9" w:rsidRDefault="00DA7642" w:rsidP="002723AA">
            <w:pPr>
              <w:spacing w:after="0"/>
              <w:jc w:val="center"/>
              <w:rPr>
                <w:sz w:val="16"/>
                <w:szCs w:val="16"/>
              </w:rPr>
            </w:pPr>
            <w:r w:rsidRPr="006C6CB9">
              <w:rPr>
                <w:rFonts w:ascii="Calibri" w:eastAsia="Calibri" w:hAnsi="Calibri" w:cs="Calibri"/>
                <w:color w:val="000000" w:themeColor="text1"/>
                <w:sz w:val="16"/>
                <w:szCs w:val="16"/>
              </w:rPr>
              <w:t>Sincronización de datos</w:t>
            </w:r>
          </w:p>
        </w:tc>
        <w:tc>
          <w:tcPr>
            <w:tcW w:w="70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15" w:type="dxa"/>
              <w:left w:w="15" w:type="dxa"/>
              <w:right w:w="15" w:type="dxa"/>
            </w:tcMar>
            <w:vAlign w:val="center"/>
          </w:tcPr>
          <w:p w14:paraId="300F36AB" w14:textId="77777777" w:rsidR="00DA7642" w:rsidRPr="006C6CB9" w:rsidRDefault="00DA7642" w:rsidP="002723AA">
            <w:pPr>
              <w:jc w:val="center"/>
              <w:rPr>
                <w:sz w:val="16"/>
                <w:szCs w:val="16"/>
              </w:rPr>
            </w:pPr>
          </w:p>
        </w:tc>
        <w:tc>
          <w:tcPr>
            <w:tcW w:w="8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15" w:type="dxa"/>
              <w:left w:w="15" w:type="dxa"/>
              <w:right w:w="15" w:type="dxa"/>
            </w:tcMar>
            <w:vAlign w:val="center"/>
          </w:tcPr>
          <w:p w14:paraId="52B0F87D" w14:textId="77777777" w:rsidR="00DA7642" w:rsidRPr="006C6CB9" w:rsidRDefault="00DA7642" w:rsidP="002723AA">
            <w:pPr>
              <w:jc w:val="center"/>
              <w:rPr>
                <w:sz w:val="16"/>
                <w:szCs w:val="16"/>
              </w:rPr>
            </w:pPr>
          </w:p>
        </w:tc>
        <w:tc>
          <w:tcPr>
            <w:tcW w:w="56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15" w:type="dxa"/>
              <w:left w:w="15" w:type="dxa"/>
              <w:right w:w="15" w:type="dxa"/>
            </w:tcMar>
            <w:vAlign w:val="center"/>
          </w:tcPr>
          <w:p w14:paraId="6A39C05B" w14:textId="77777777" w:rsidR="00DA7642" w:rsidRPr="006C6CB9" w:rsidRDefault="00DA7642" w:rsidP="002723AA">
            <w:pPr>
              <w:jc w:val="center"/>
              <w:rPr>
                <w:sz w:val="16"/>
                <w:szCs w:val="16"/>
              </w:rPr>
            </w:pPr>
          </w:p>
        </w:tc>
        <w:tc>
          <w:tcPr>
            <w:tcW w:w="85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15" w:type="dxa"/>
              <w:left w:w="15" w:type="dxa"/>
              <w:right w:w="15" w:type="dxa"/>
            </w:tcMar>
            <w:vAlign w:val="center"/>
          </w:tcPr>
          <w:p w14:paraId="449540F2" w14:textId="77777777" w:rsidR="00DA7642" w:rsidRPr="006C6CB9" w:rsidRDefault="00DA7642" w:rsidP="002723AA">
            <w:pPr>
              <w:jc w:val="center"/>
              <w:rPr>
                <w:sz w:val="16"/>
                <w:szCs w:val="16"/>
              </w:rPr>
            </w:pPr>
          </w:p>
        </w:tc>
        <w:tc>
          <w:tcPr>
            <w:tcW w:w="8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15" w:type="dxa"/>
              <w:left w:w="15" w:type="dxa"/>
              <w:right w:w="15" w:type="dxa"/>
            </w:tcMar>
            <w:vAlign w:val="center"/>
          </w:tcPr>
          <w:p w14:paraId="2CE94E3F" w14:textId="77777777" w:rsidR="00DA7642" w:rsidRPr="006C6CB9" w:rsidRDefault="00DA7642" w:rsidP="002723AA">
            <w:pPr>
              <w:spacing w:after="0"/>
              <w:jc w:val="center"/>
              <w:rPr>
                <w:sz w:val="16"/>
                <w:szCs w:val="16"/>
              </w:rPr>
            </w:pPr>
            <w:r w:rsidRPr="006C6CB9">
              <w:rPr>
                <w:rFonts w:ascii="Calibri" w:eastAsia="Calibri" w:hAnsi="Calibri" w:cs="Calibri"/>
                <w:color w:val="000000" w:themeColor="text1"/>
                <w:sz w:val="16"/>
                <w:szCs w:val="16"/>
              </w:rPr>
              <w:t>299,01 €</w:t>
            </w:r>
          </w:p>
        </w:tc>
        <w:tc>
          <w:tcPr>
            <w:tcW w:w="85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15" w:type="dxa"/>
              <w:left w:w="15" w:type="dxa"/>
              <w:right w:w="15" w:type="dxa"/>
            </w:tcMar>
            <w:vAlign w:val="center"/>
          </w:tcPr>
          <w:p w14:paraId="0D6B818F" w14:textId="77777777" w:rsidR="00DA7642" w:rsidRPr="006C6CB9" w:rsidRDefault="00DA7642" w:rsidP="002723AA">
            <w:pPr>
              <w:jc w:val="center"/>
              <w:rPr>
                <w:sz w:val="16"/>
                <w:szCs w:val="16"/>
              </w:rPr>
            </w:pPr>
          </w:p>
        </w:tc>
      </w:tr>
      <w:tr w:rsidR="00DA7642" w14:paraId="41B7104A" w14:textId="77777777" w:rsidTr="002723AA">
        <w:trPr>
          <w:trHeight w:val="315"/>
        </w:trPr>
        <w:tc>
          <w:tcPr>
            <w:tcW w:w="57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15" w:type="dxa"/>
              <w:left w:w="15" w:type="dxa"/>
              <w:right w:w="15" w:type="dxa"/>
            </w:tcMar>
            <w:vAlign w:val="center"/>
          </w:tcPr>
          <w:p w14:paraId="2F58FE66" w14:textId="77777777" w:rsidR="00DA7642" w:rsidRPr="006C6CB9" w:rsidRDefault="00DA7642" w:rsidP="002723AA">
            <w:pPr>
              <w:jc w:val="center"/>
              <w:rPr>
                <w:sz w:val="16"/>
                <w:szCs w:val="16"/>
              </w:rPr>
            </w:pPr>
          </w:p>
        </w:tc>
        <w:tc>
          <w:tcPr>
            <w:tcW w:w="57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15" w:type="dxa"/>
              <w:left w:w="15" w:type="dxa"/>
              <w:right w:w="15" w:type="dxa"/>
            </w:tcMar>
            <w:vAlign w:val="center"/>
          </w:tcPr>
          <w:p w14:paraId="04245AF6" w14:textId="77777777" w:rsidR="00DA7642" w:rsidRPr="006C6CB9" w:rsidRDefault="00DA7642" w:rsidP="002723AA">
            <w:pPr>
              <w:jc w:val="center"/>
              <w:rPr>
                <w:sz w:val="16"/>
                <w:szCs w:val="16"/>
              </w:rPr>
            </w:pPr>
          </w:p>
        </w:tc>
        <w:tc>
          <w:tcPr>
            <w:tcW w:w="57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15" w:type="dxa"/>
              <w:left w:w="15" w:type="dxa"/>
              <w:right w:w="15" w:type="dxa"/>
            </w:tcMar>
            <w:vAlign w:val="center"/>
          </w:tcPr>
          <w:p w14:paraId="01C242EC" w14:textId="77777777" w:rsidR="00DA7642" w:rsidRPr="006C6CB9" w:rsidRDefault="00DA7642" w:rsidP="002723AA">
            <w:pPr>
              <w:spacing w:after="0"/>
              <w:jc w:val="center"/>
              <w:rPr>
                <w:sz w:val="16"/>
                <w:szCs w:val="16"/>
              </w:rPr>
            </w:pPr>
            <w:r w:rsidRPr="006C6CB9">
              <w:rPr>
                <w:rFonts w:ascii="Calibri" w:eastAsia="Calibri" w:hAnsi="Calibri" w:cs="Calibri"/>
                <w:color w:val="000000" w:themeColor="text1"/>
                <w:sz w:val="16"/>
                <w:szCs w:val="16"/>
              </w:rPr>
              <w:t>1</w:t>
            </w:r>
          </w:p>
        </w:tc>
        <w:tc>
          <w:tcPr>
            <w:tcW w:w="21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15" w:type="dxa"/>
              <w:left w:w="135" w:type="dxa"/>
              <w:right w:w="15" w:type="dxa"/>
            </w:tcMar>
            <w:vAlign w:val="center"/>
          </w:tcPr>
          <w:p w14:paraId="148E0A04" w14:textId="77777777" w:rsidR="00DA7642" w:rsidRPr="006C6CB9" w:rsidRDefault="00DA7642" w:rsidP="002723AA">
            <w:pPr>
              <w:spacing w:after="0"/>
              <w:jc w:val="center"/>
              <w:rPr>
                <w:sz w:val="16"/>
                <w:szCs w:val="16"/>
              </w:rPr>
            </w:pPr>
            <w:r w:rsidRPr="006C6CB9">
              <w:rPr>
                <w:rFonts w:ascii="Calibri" w:eastAsia="Calibri" w:hAnsi="Calibri" w:cs="Calibri"/>
                <w:color w:val="000000" w:themeColor="text1"/>
                <w:sz w:val="16"/>
                <w:szCs w:val="16"/>
              </w:rPr>
              <w:t>Desarrollador Junior</w:t>
            </w:r>
          </w:p>
        </w:tc>
        <w:tc>
          <w:tcPr>
            <w:tcW w:w="70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15" w:type="dxa"/>
              <w:left w:w="15" w:type="dxa"/>
              <w:right w:w="15" w:type="dxa"/>
            </w:tcMar>
            <w:vAlign w:val="center"/>
          </w:tcPr>
          <w:p w14:paraId="2822EA5D" w14:textId="77777777" w:rsidR="00DA7642" w:rsidRPr="006C6CB9" w:rsidRDefault="00DA7642" w:rsidP="002723AA">
            <w:pPr>
              <w:spacing w:after="0"/>
              <w:jc w:val="center"/>
              <w:rPr>
                <w:sz w:val="16"/>
                <w:szCs w:val="16"/>
              </w:rPr>
            </w:pPr>
            <w:r w:rsidRPr="006C6CB9">
              <w:rPr>
                <w:rFonts w:ascii="Calibri" w:eastAsia="Calibri" w:hAnsi="Calibri" w:cs="Calibri"/>
                <w:color w:val="000000" w:themeColor="text1"/>
                <w:sz w:val="16"/>
                <w:szCs w:val="16"/>
              </w:rPr>
              <w:t>9</w:t>
            </w:r>
          </w:p>
        </w:tc>
        <w:tc>
          <w:tcPr>
            <w:tcW w:w="8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15" w:type="dxa"/>
              <w:left w:w="15" w:type="dxa"/>
              <w:right w:w="15" w:type="dxa"/>
            </w:tcMar>
            <w:vAlign w:val="center"/>
          </w:tcPr>
          <w:p w14:paraId="5E85B106" w14:textId="77777777" w:rsidR="00DA7642" w:rsidRPr="006C6CB9" w:rsidRDefault="00DA7642" w:rsidP="002723AA">
            <w:pPr>
              <w:spacing w:after="0"/>
              <w:jc w:val="center"/>
              <w:rPr>
                <w:sz w:val="16"/>
                <w:szCs w:val="16"/>
              </w:rPr>
            </w:pPr>
            <w:r w:rsidRPr="006C6CB9">
              <w:rPr>
                <w:rFonts w:ascii="Calibri" w:eastAsia="Calibri" w:hAnsi="Calibri" w:cs="Calibri"/>
                <w:color w:val="000000" w:themeColor="text1"/>
                <w:sz w:val="16"/>
                <w:szCs w:val="16"/>
              </w:rPr>
              <w:t>horas</w:t>
            </w:r>
          </w:p>
        </w:tc>
        <w:tc>
          <w:tcPr>
            <w:tcW w:w="56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15" w:type="dxa"/>
              <w:left w:w="15" w:type="dxa"/>
              <w:right w:w="15" w:type="dxa"/>
            </w:tcMar>
            <w:vAlign w:val="center"/>
          </w:tcPr>
          <w:p w14:paraId="49E518B5" w14:textId="77777777" w:rsidR="00DA7642" w:rsidRPr="006C6CB9" w:rsidRDefault="00DA7642" w:rsidP="002723AA">
            <w:pPr>
              <w:spacing w:after="0"/>
              <w:jc w:val="center"/>
              <w:rPr>
                <w:sz w:val="16"/>
                <w:szCs w:val="16"/>
              </w:rPr>
            </w:pPr>
            <w:r w:rsidRPr="006C6CB9">
              <w:rPr>
                <w:rFonts w:ascii="Calibri" w:eastAsia="Calibri" w:hAnsi="Calibri" w:cs="Calibri"/>
                <w:color w:val="000000" w:themeColor="text1"/>
                <w:sz w:val="16"/>
                <w:szCs w:val="16"/>
              </w:rPr>
              <w:t>33,2</w:t>
            </w:r>
            <w:r>
              <w:rPr>
                <w:rFonts w:ascii="Calibri" w:eastAsia="Calibri" w:hAnsi="Calibri" w:cs="Calibri"/>
                <w:color w:val="000000" w:themeColor="text1"/>
                <w:sz w:val="16"/>
                <w:szCs w:val="16"/>
              </w:rPr>
              <w:t>2€</w:t>
            </w:r>
          </w:p>
        </w:tc>
        <w:tc>
          <w:tcPr>
            <w:tcW w:w="85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15" w:type="dxa"/>
              <w:left w:w="15" w:type="dxa"/>
              <w:right w:w="15" w:type="dxa"/>
            </w:tcMar>
            <w:vAlign w:val="center"/>
          </w:tcPr>
          <w:p w14:paraId="74F1B64F" w14:textId="77777777" w:rsidR="00DA7642" w:rsidRPr="006C6CB9" w:rsidRDefault="00DA7642" w:rsidP="002723AA">
            <w:pPr>
              <w:spacing w:after="0"/>
              <w:jc w:val="center"/>
              <w:rPr>
                <w:sz w:val="16"/>
                <w:szCs w:val="16"/>
              </w:rPr>
            </w:pPr>
            <w:r w:rsidRPr="006C6CB9">
              <w:rPr>
                <w:rFonts w:ascii="Calibri" w:eastAsia="Calibri" w:hAnsi="Calibri" w:cs="Calibri"/>
                <w:color w:val="000000" w:themeColor="text1"/>
                <w:sz w:val="16"/>
                <w:szCs w:val="16"/>
              </w:rPr>
              <w:t>299,01 €</w:t>
            </w:r>
          </w:p>
        </w:tc>
        <w:tc>
          <w:tcPr>
            <w:tcW w:w="8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15" w:type="dxa"/>
              <w:left w:w="15" w:type="dxa"/>
              <w:right w:w="15" w:type="dxa"/>
            </w:tcMar>
            <w:vAlign w:val="center"/>
          </w:tcPr>
          <w:p w14:paraId="77EBFDBD" w14:textId="77777777" w:rsidR="00DA7642" w:rsidRPr="006C6CB9" w:rsidRDefault="00DA7642" w:rsidP="002723AA">
            <w:pPr>
              <w:jc w:val="center"/>
              <w:rPr>
                <w:sz w:val="16"/>
                <w:szCs w:val="16"/>
              </w:rPr>
            </w:pPr>
          </w:p>
        </w:tc>
        <w:tc>
          <w:tcPr>
            <w:tcW w:w="85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15" w:type="dxa"/>
              <w:left w:w="15" w:type="dxa"/>
              <w:right w:w="15" w:type="dxa"/>
            </w:tcMar>
            <w:vAlign w:val="center"/>
          </w:tcPr>
          <w:p w14:paraId="33724468" w14:textId="77777777" w:rsidR="00DA7642" w:rsidRPr="006C6CB9" w:rsidRDefault="00DA7642" w:rsidP="002723AA">
            <w:pPr>
              <w:jc w:val="center"/>
              <w:rPr>
                <w:sz w:val="16"/>
                <w:szCs w:val="16"/>
              </w:rPr>
            </w:pPr>
          </w:p>
        </w:tc>
      </w:tr>
    </w:tbl>
    <w:p w14:paraId="26F8BDCD" w14:textId="7CCD9EBA" w:rsidR="4C3B832D" w:rsidRDefault="34D2F3CD" w:rsidP="005C531F">
      <w:pPr>
        <w:pStyle w:val="CitadeTablas"/>
      </w:pPr>
      <w:bookmarkStart w:id="1011" w:name="_Toc165126482"/>
      <w:r>
        <w:t xml:space="preserve">Partida </w:t>
      </w:r>
      <w:r w:rsidR="006771AC">
        <w:t>construcción de</w:t>
      </w:r>
      <w:r>
        <w:t xml:space="preserve"> Integración con Sistemas. Centrales</w:t>
      </w:r>
      <w:bookmarkEnd w:id="1011"/>
    </w:p>
    <w:p w14:paraId="7404E411" w14:textId="35C2CC2A" w:rsidR="41017377" w:rsidRDefault="41017377" w:rsidP="009D6CE6">
      <w:pPr>
        <w:pStyle w:val="Ttulo3"/>
      </w:pPr>
      <w:bookmarkStart w:id="1012" w:name="_Toc165126260"/>
      <w:r>
        <w:t>Sistema de mensajería</w:t>
      </w:r>
      <w:bookmarkEnd w:id="1012"/>
    </w:p>
    <w:tbl>
      <w:tblPr>
        <w:tblW w:w="8500" w:type="dxa"/>
        <w:tblLayout w:type="fixed"/>
        <w:tblLook w:val="06A0" w:firstRow="1" w:lastRow="0" w:firstColumn="1" w:lastColumn="0" w:noHBand="1" w:noVBand="1"/>
      </w:tblPr>
      <w:tblGrid>
        <w:gridCol w:w="581"/>
        <w:gridCol w:w="583"/>
        <w:gridCol w:w="581"/>
        <w:gridCol w:w="2078"/>
        <w:gridCol w:w="708"/>
        <w:gridCol w:w="851"/>
        <w:gridCol w:w="567"/>
        <w:gridCol w:w="850"/>
        <w:gridCol w:w="851"/>
        <w:gridCol w:w="850"/>
      </w:tblGrid>
      <w:tr w:rsidR="4C3B832D" w14:paraId="629CBED6" w14:textId="77777777" w:rsidTr="002C4302">
        <w:trPr>
          <w:trHeight w:val="315"/>
        </w:trPr>
        <w:tc>
          <w:tcPr>
            <w:tcW w:w="581" w:type="dxa"/>
            <w:tcBorders>
              <w:top w:val="single" w:sz="4" w:space="0" w:color="auto"/>
              <w:left w:val="single" w:sz="4" w:space="0" w:color="auto"/>
              <w:bottom w:val="single" w:sz="4" w:space="0" w:color="auto"/>
              <w:right w:val="single" w:sz="4" w:space="0" w:color="auto"/>
            </w:tcBorders>
            <w:shd w:val="clear" w:color="auto" w:fill="D0CECE" w:themeFill="background2" w:themeFillShade="E6"/>
            <w:tcMar>
              <w:top w:w="15" w:type="dxa"/>
              <w:left w:w="15" w:type="dxa"/>
              <w:right w:w="15" w:type="dxa"/>
            </w:tcMar>
            <w:vAlign w:val="center"/>
          </w:tcPr>
          <w:p w14:paraId="42C1B754" w14:textId="1080B070" w:rsidR="4C3B832D" w:rsidRPr="006C6CB9" w:rsidRDefault="4C3B832D" w:rsidP="002723AA">
            <w:pPr>
              <w:spacing w:after="0"/>
              <w:jc w:val="center"/>
              <w:rPr>
                <w:sz w:val="16"/>
                <w:szCs w:val="16"/>
              </w:rPr>
            </w:pPr>
            <w:r w:rsidRPr="006C6CB9">
              <w:rPr>
                <w:rFonts w:ascii="Calibri" w:eastAsia="Calibri" w:hAnsi="Calibri" w:cs="Calibri"/>
                <w:b/>
                <w:bCs/>
                <w:color w:val="000000" w:themeColor="text1"/>
                <w:sz w:val="16"/>
                <w:szCs w:val="16"/>
              </w:rPr>
              <w:t>I1</w:t>
            </w:r>
          </w:p>
        </w:tc>
        <w:tc>
          <w:tcPr>
            <w:tcW w:w="583" w:type="dxa"/>
            <w:tcBorders>
              <w:top w:val="single" w:sz="4" w:space="0" w:color="auto"/>
              <w:left w:val="single" w:sz="4" w:space="0" w:color="auto"/>
              <w:bottom w:val="single" w:sz="4" w:space="0" w:color="auto"/>
              <w:right w:val="single" w:sz="4" w:space="0" w:color="auto"/>
            </w:tcBorders>
            <w:shd w:val="clear" w:color="auto" w:fill="D0CECE" w:themeFill="background2" w:themeFillShade="E6"/>
            <w:tcMar>
              <w:top w:w="15" w:type="dxa"/>
              <w:left w:w="15" w:type="dxa"/>
              <w:right w:w="15" w:type="dxa"/>
            </w:tcMar>
            <w:vAlign w:val="center"/>
          </w:tcPr>
          <w:p w14:paraId="3148F7A1" w14:textId="6396B5F9" w:rsidR="4C3B832D" w:rsidRPr="006C6CB9" w:rsidRDefault="4C3B832D" w:rsidP="002723AA">
            <w:pPr>
              <w:spacing w:after="0"/>
              <w:jc w:val="center"/>
              <w:rPr>
                <w:sz w:val="16"/>
                <w:szCs w:val="16"/>
              </w:rPr>
            </w:pPr>
            <w:r w:rsidRPr="006C6CB9">
              <w:rPr>
                <w:rFonts w:ascii="Calibri" w:eastAsia="Calibri" w:hAnsi="Calibri" w:cs="Calibri"/>
                <w:b/>
                <w:bCs/>
                <w:color w:val="000000" w:themeColor="text1"/>
                <w:sz w:val="16"/>
                <w:szCs w:val="16"/>
              </w:rPr>
              <w:t>I2</w:t>
            </w:r>
          </w:p>
        </w:tc>
        <w:tc>
          <w:tcPr>
            <w:tcW w:w="581" w:type="dxa"/>
            <w:tcBorders>
              <w:top w:val="single" w:sz="4" w:space="0" w:color="auto"/>
              <w:left w:val="single" w:sz="4" w:space="0" w:color="auto"/>
              <w:bottom w:val="single" w:sz="4" w:space="0" w:color="auto"/>
              <w:right w:val="single" w:sz="4" w:space="0" w:color="auto"/>
            </w:tcBorders>
            <w:shd w:val="clear" w:color="auto" w:fill="D0CECE" w:themeFill="background2" w:themeFillShade="E6"/>
            <w:tcMar>
              <w:top w:w="15" w:type="dxa"/>
              <w:left w:w="15" w:type="dxa"/>
              <w:right w:w="15" w:type="dxa"/>
            </w:tcMar>
            <w:vAlign w:val="center"/>
          </w:tcPr>
          <w:p w14:paraId="21BF2C32" w14:textId="095D5D12" w:rsidR="4C3B832D" w:rsidRPr="006C6CB9" w:rsidRDefault="4C3B832D" w:rsidP="002723AA">
            <w:pPr>
              <w:spacing w:after="0"/>
              <w:jc w:val="center"/>
              <w:rPr>
                <w:sz w:val="16"/>
                <w:szCs w:val="16"/>
              </w:rPr>
            </w:pPr>
            <w:r w:rsidRPr="006C6CB9">
              <w:rPr>
                <w:rFonts w:ascii="Calibri" w:eastAsia="Calibri" w:hAnsi="Calibri" w:cs="Calibri"/>
                <w:b/>
                <w:bCs/>
                <w:color w:val="000000" w:themeColor="text1"/>
                <w:sz w:val="16"/>
                <w:szCs w:val="16"/>
              </w:rPr>
              <w:t>I3</w:t>
            </w:r>
          </w:p>
        </w:tc>
        <w:tc>
          <w:tcPr>
            <w:tcW w:w="2078" w:type="dxa"/>
            <w:tcBorders>
              <w:top w:val="single" w:sz="4" w:space="0" w:color="auto"/>
              <w:left w:val="single" w:sz="4" w:space="0" w:color="auto"/>
              <w:bottom w:val="single" w:sz="4" w:space="0" w:color="auto"/>
              <w:right w:val="single" w:sz="4" w:space="0" w:color="auto"/>
            </w:tcBorders>
            <w:shd w:val="clear" w:color="auto" w:fill="D0CECE" w:themeFill="background2" w:themeFillShade="E6"/>
            <w:tcMar>
              <w:top w:w="15" w:type="dxa"/>
              <w:left w:w="15" w:type="dxa"/>
              <w:right w:w="15" w:type="dxa"/>
            </w:tcMar>
            <w:vAlign w:val="center"/>
          </w:tcPr>
          <w:p w14:paraId="038C8E10" w14:textId="67AB2FE1" w:rsidR="4C3B832D" w:rsidRPr="006C6CB9" w:rsidRDefault="4C3B832D" w:rsidP="002723AA">
            <w:pPr>
              <w:spacing w:after="0"/>
              <w:jc w:val="center"/>
              <w:rPr>
                <w:sz w:val="16"/>
                <w:szCs w:val="16"/>
              </w:rPr>
            </w:pPr>
            <w:r w:rsidRPr="006C6CB9">
              <w:rPr>
                <w:rFonts w:ascii="Calibri" w:eastAsia="Calibri" w:hAnsi="Calibri" w:cs="Calibri"/>
                <w:b/>
                <w:bCs/>
                <w:color w:val="000000" w:themeColor="text1"/>
                <w:sz w:val="16"/>
                <w:szCs w:val="16"/>
              </w:rPr>
              <w:t>Descripción</w:t>
            </w:r>
          </w:p>
        </w:tc>
        <w:tc>
          <w:tcPr>
            <w:tcW w:w="708" w:type="dxa"/>
            <w:tcBorders>
              <w:top w:val="single" w:sz="4" w:space="0" w:color="auto"/>
              <w:left w:val="single" w:sz="4" w:space="0" w:color="auto"/>
              <w:bottom w:val="single" w:sz="4" w:space="0" w:color="auto"/>
              <w:right w:val="single" w:sz="4" w:space="0" w:color="auto"/>
            </w:tcBorders>
            <w:shd w:val="clear" w:color="auto" w:fill="D0CECE" w:themeFill="background2" w:themeFillShade="E6"/>
            <w:tcMar>
              <w:top w:w="15" w:type="dxa"/>
              <w:left w:w="15" w:type="dxa"/>
              <w:right w:w="15" w:type="dxa"/>
            </w:tcMar>
            <w:vAlign w:val="center"/>
          </w:tcPr>
          <w:p w14:paraId="4D644020" w14:textId="0CA8BAB4" w:rsidR="4C3B832D" w:rsidRPr="006C6CB9" w:rsidRDefault="4C3B832D" w:rsidP="002723AA">
            <w:pPr>
              <w:spacing w:after="0"/>
              <w:jc w:val="center"/>
              <w:rPr>
                <w:sz w:val="16"/>
                <w:szCs w:val="16"/>
              </w:rPr>
            </w:pPr>
            <w:r w:rsidRPr="006C6CB9">
              <w:rPr>
                <w:rFonts w:ascii="Calibri" w:eastAsia="Calibri" w:hAnsi="Calibri" w:cs="Calibri"/>
                <w:b/>
                <w:bCs/>
                <w:color w:val="000000" w:themeColor="text1"/>
                <w:sz w:val="16"/>
                <w:szCs w:val="16"/>
              </w:rPr>
              <w:t>Cantidad</w:t>
            </w:r>
          </w:p>
        </w:tc>
        <w:tc>
          <w:tcPr>
            <w:tcW w:w="851" w:type="dxa"/>
            <w:tcBorders>
              <w:top w:val="single" w:sz="4" w:space="0" w:color="auto"/>
              <w:left w:val="single" w:sz="4" w:space="0" w:color="auto"/>
              <w:bottom w:val="single" w:sz="4" w:space="0" w:color="auto"/>
              <w:right w:val="single" w:sz="4" w:space="0" w:color="auto"/>
            </w:tcBorders>
            <w:shd w:val="clear" w:color="auto" w:fill="D0CECE" w:themeFill="background2" w:themeFillShade="E6"/>
            <w:tcMar>
              <w:top w:w="15" w:type="dxa"/>
              <w:left w:w="15" w:type="dxa"/>
              <w:right w:w="15" w:type="dxa"/>
            </w:tcMar>
            <w:vAlign w:val="center"/>
          </w:tcPr>
          <w:p w14:paraId="7CB12A89" w14:textId="3AE9E4BE" w:rsidR="4C3B832D" w:rsidRPr="006C6CB9" w:rsidRDefault="4C3B832D" w:rsidP="002723AA">
            <w:pPr>
              <w:spacing w:after="0"/>
              <w:jc w:val="center"/>
              <w:rPr>
                <w:sz w:val="16"/>
                <w:szCs w:val="16"/>
              </w:rPr>
            </w:pPr>
            <w:r w:rsidRPr="006C6CB9">
              <w:rPr>
                <w:rFonts w:ascii="Calibri" w:eastAsia="Calibri" w:hAnsi="Calibri" w:cs="Calibri"/>
                <w:b/>
                <w:bCs/>
                <w:color w:val="000000" w:themeColor="text1"/>
                <w:sz w:val="16"/>
                <w:szCs w:val="16"/>
              </w:rPr>
              <w:t>Unidades</w:t>
            </w:r>
          </w:p>
        </w:tc>
        <w:tc>
          <w:tcPr>
            <w:tcW w:w="567" w:type="dxa"/>
            <w:tcBorders>
              <w:top w:val="single" w:sz="4" w:space="0" w:color="auto"/>
              <w:left w:val="single" w:sz="4" w:space="0" w:color="auto"/>
              <w:bottom w:val="single" w:sz="4" w:space="0" w:color="auto"/>
              <w:right w:val="single" w:sz="4" w:space="0" w:color="auto"/>
            </w:tcBorders>
            <w:shd w:val="clear" w:color="auto" w:fill="D0CECE" w:themeFill="background2" w:themeFillShade="E6"/>
            <w:tcMar>
              <w:top w:w="15" w:type="dxa"/>
              <w:left w:w="15" w:type="dxa"/>
              <w:right w:w="15" w:type="dxa"/>
            </w:tcMar>
            <w:vAlign w:val="center"/>
          </w:tcPr>
          <w:p w14:paraId="47E6274A" w14:textId="661C33AE" w:rsidR="4C3B832D" w:rsidRPr="006C6CB9" w:rsidRDefault="4C3B832D" w:rsidP="002723AA">
            <w:pPr>
              <w:spacing w:after="0"/>
              <w:jc w:val="center"/>
              <w:rPr>
                <w:sz w:val="16"/>
                <w:szCs w:val="16"/>
              </w:rPr>
            </w:pPr>
            <w:r w:rsidRPr="006C6CB9">
              <w:rPr>
                <w:rFonts w:ascii="Calibri" w:eastAsia="Calibri" w:hAnsi="Calibri" w:cs="Calibri"/>
                <w:b/>
                <w:bCs/>
                <w:color w:val="000000" w:themeColor="text1"/>
                <w:sz w:val="16"/>
                <w:szCs w:val="16"/>
              </w:rPr>
              <w:t>Precio</w:t>
            </w:r>
          </w:p>
        </w:tc>
        <w:tc>
          <w:tcPr>
            <w:tcW w:w="850" w:type="dxa"/>
            <w:tcBorders>
              <w:top w:val="single" w:sz="4" w:space="0" w:color="auto"/>
              <w:left w:val="single" w:sz="4" w:space="0" w:color="auto"/>
              <w:bottom w:val="single" w:sz="4" w:space="0" w:color="auto"/>
              <w:right w:val="single" w:sz="4" w:space="0" w:color="auto"/>
            </w:tcBorders>
            <w:shd w:val="clear" w:color="auto" w:fill="D0CECE" w:themeFill="background2" w:themeFillShade="E6"/>
            <w:tcMar>
              <w:top w:w="15" w:type="dxa"/>
              <w:left w:w="15" w:type="dxa"/>
              <w:right w:w="15" w:type="dxa"/>
            </w:tcMar>
            <w:vAlign w:val="center"/>
          </w:tcPr>
          <w:p w14:paraId="7347F4F6" w14:textId="59B088F8" w:rsidR="4C3B832D" w:rsidRPr="006C6CB9" w:rsidRDefault="4C3B832D" w:rsidP="002723AA">
            <w:pPr>
              <w:spacing w:after="0"/>
              <w:jc w:val="center"/>
              <w:rPr>
                <w:sz w:val="16"/>
                <w:szCs w:val="16"/>
              </w:rPr>
            </w:pPr>
            <w:r w:rsidRPr="006C6CB9">
              <w:rPr>
                <w:rFonts w:ascii="Calibri" w:eastAsia="Calibri" w:hAnsi="Calibri" w:cs="Calibri"/>
                <w:b/>
                <w:bCs/>
                <w:color w:val="000000" w:themeColor="text1"/>
                <w:sz w:val="16"/>
                <w:szCs w:val="16"/>
              </w:rPr>
              <w:t>Subtotal (3)</w:t>
            </w:r>
          </w:p>
        </w:tc>
        <w:tc>
          <w:tcPr>
            <w:tcW w:w="851" w:type="dxa"/>
            <w:tcBorders>
              <w:top w:val="single" w:sz="4" w:space="0" w:color="auto"/>
              <w:left w:val="single" w:sz="4" w:space="0" w:color="auto"/>
              <w:bottom w:val="single" w:sz="4" w:space="0" w:color="auto"/>
              <w:right w:val="single" w:sz="4" w:space="0" w:color="auto"/>
            </w:tcBorders>
            <w:shd w:val="clear" w:color="auto" w:fill="D0CECE" w:themeFill="background2" w:themeFillShade="E6"/>
            <w:tcMar>
              <w:top w:w="15" w:type="dxa"/>
              <w:left w:w="15" w:type="dxa"/>
              <w:right w:w="15" w:type="dxa"/>
            </w:tcMar>
            <w:vAlign w:val="center"/>
          </w:tcPr>
          <w:p w14:paraId="300F8396" w14:textId="2B2545B6" w:rsidR="4C3B832D" w:rsidRPr="006C6CB9" w:rsidRDefault="4C3B832D" w:rsidP="002723AA">
            <w:pPr>
              <w:spacing w:after="0"/>
              <w:jc w:val="center"/>
              <w:rPr>
                <w:sz w:val="16"/>
                <w:szCs w:val="16"/>
              </w:rPr>
            </w:pPr>
            <w:r w:rsidRPr="006C6CB9">
              <w:rPr>
                <w:rFonts w:ascii="Calibri" w:eastAsia="Calibri" w:hAnsi="Calibri" w:cs="Calibri"/>
                <w:b/>
                <w:bCs/>
                <w:color w:val="000000" w:themeColor="text1"/>
                <w:sz w:val="16"/>
                <w:szCs w:val="16"/>
              </w:rPr>
              <w:t>Subtotal (2)</w:t>
            </w:r>
          </w:p>
        </w:tc>
        <w:tc>
          <w:tcPr>
            <w:tcW w:w="850" w:type="dxa"/>
            <w:tcBorders>
              <w:top w:val="single" w:sz="4" w:space="0" w:color="auto"/>
              <w:left w:val="single" w:sz="4" w:space="0" w:color="auto"/>
              <w:bottom w:val="single" w:sz="4" w:space="0" w:color="auto"/>
              <w:right w:val="single" w:sz="4" w:space="0" w:color="auto"/>
            </w:tcBorders>
            <w:shd w:val="clear" w:color="auto" w:fill="D0CECE" w:themeFill="background2" w:themeFillShade="E6"/>
            <w:tcMar>
              <w:top w:w="15" w:type="dxa"/>
              <w:left w:w="15" w:type="dxa"/>
              <w:right w:w="15" w:type="dxa"/>
            </w:tcMar>
            <w:vAlign w:val="center"/>
          </w:tcPr>
          <w:p w14:paraId="2535C354" w14:textId="527037EC" w:rsidR="4C3B832D" w:rsidRPr="006C6CB9" w:rsidRDefault="4C3B832D" w:rsidP="002723AA">
            <w:pPr>
              <w:spacing w:after="0"/>
              <w:jc w:val="center"/>
              <w:rPr>
                <w:sz w:val="16"/>
                <w:szCs w:val="16"/>
              </w:rPr>
            </w:pPr>
            <w:r w:rsidRPr="006C6CB9">
              <w:rPr>
                <w:rFonts w:ascii="Calibri" w:eastAsia="Calibri" w:hAnsi="Calibri" w:cs="Calibri"/>
                <w:b/>
                <w:bCs/>
                <w:color w:val="000000" w:themeColor="text1"/>
                <w:sz w:val="16"/>
                <w:szCs w:val="16"/>
              </w:rPr>
              <w:t>Total</w:t>
            </w:r>
          </w:p>
        </w:tc>
      </w:tr>
      <w:tr w:rsidR="4C3B832D" w14:paraId="5C0EB5E1" w14:textId="77777777" w:rsidTr="002C4302">
        <w:trPr>
          <w:trHeight w:val="315"/>
        </w:trPr>
        <w:tc>
          <w:tcPr>
            <w:tcW w:w="581" w:type="dxa"/>
            <w:tcBorders>
              <w:top w:val="single" w:sz="4" w:space="0" w:color="auto"/>
              <w:left w:val="single" w:sz="4" w:space="0" w:color="auto"/>
              <w:bottom w:val="single" w:sz="4" w:space="0" w:color="auto"/>
              <w:right w:val="single" w:sz="4" w:space="0" w:color="auto"/>
            </w:tcBorders>
            <w:shd w:val="clear" w:color="auto" w:fill="E7E6E6" w:themeFill="background2"/>
            <w:tcMar>
              <w:top w:w="15" w:type="dxa"/>
              <w:left w:w="15" w:type="dxa"/>
              <w:right w:w="15" w:type="dxa"/>
            </w:tcMar>
            <w:vAlign w:val="center"/>
          </w:tcPr>
          <w:p w14:paraId="325919EB" w14:textId="41D69261" w:rsidR="4C3B832D" w:rsidRPr="006C6CB9" w:rsidRDefault="4C3B832D" w:rsidP="4C3B832D">
            <w:pPr>
              <w:spacing w:after="0"/>
              <w:jc w:val="center"/>
              <w:rPr>
                <w:sz w:val="16"/>
                <w:szCs w:val="16"/>
              </w:rPr>
            </w:pPr>
            <w:r w:rsidRPr="006C6CB9">
              <w:rPr>
                <w:rFonts w:ascii="Calibri" w:eastAsia="Calibri" w:hAnsi="Calibri" w:cs="Calibri"/>
                <w:color w:val="000000" w:themeColor="text1"/>
                <w:sz w:val="16"/>
                <w:szCs w:val="16"/>
              </w:rPr>
              <w:t>01</w:t>
            </w:r>
          </w:p>
        </w:tc>
        <w:tc>
          <w:tcPr>
            <w:tcW w:w="583" w:type="dxa"/>
            <w:tcBorders>
              <w:top w:val="single" w:sz="4" w:space="0" w:color="auto"/>
              <w:left w:val="single" w:sz="4" w:space="0" w:color="auto"/>
              <w:bottom w:val="single" w:sz="4" w:space="0" w:color="auto"/>
              <w:right w:val="single" w:sz="4" w:space="0" w:color="auto"/>
            </w:tcBorders>
            <w:shd w:val="clear" w:color="auto" w:fill="E7E6E6" w:themeFill="background2"/>
            <w:tcMar>
              <w:top w:w="15" w:type="dxa"/>
              <w:left w:w="15" w:type="dxa"/>
              <w:right w:w="15" w:type="dxa"/>
            </w:tcMar>
            <w:vAlign w:val="center"/>
          </w:tcPr>
          <w:p w14:paraId="424F400B" w14:textId="26AE7024" w:rsidR="4C3B832D" w:rsidRPr="006C6CB9" w:rsidRDefault="4C3B832D" w:rsidP="002723AA">
            <w:pPr>
              <w:jc w:val="center"/>
              <w:rPr>
                <w:sz w:val="16"/>
                <w:szCs w:val="16"/>
              </w:rPr>
            </w:pPr>
          </w:p>
        </w:tc>
        <w:tc>
          <w:tcPr>
            <w:tcW w:w="581" w:type="dxa"/>
            <w:tcBorders>
              <w:top w:val="single" w:sz="4" w:space="0" w:color="auto"/>
              <w:left w:val="single" w:sz="4" w:space="0" w:color="auto"/>
              <w:bottom w:val="single" w:sz="4" w:space="0" w:color="auto"/>
              <w:right w:val="single" w:sz="4" w:space="0" w:color="auto"/>
            </w:tcBorders>
            <w:shd w:val="clear" w:color="auto" w:fill="E7E6E6" w:themeFill="background2"/>
            <w:tcMar>
              <w:top w:w="15" w:type="dxa"/>
              <w:left w:w="15" w:type="dxa"/>
              <w:right w:w="15" w:type="dxa"/>
            </w:tcMar>
            <w:vAlign w:val="center"/>
          </w:tcPr>
          <w:p w14:paraId="06F4DE1F" w14:textId="182AAC64" w:rsidR="4C3B832D" w:rsidRPr="006C6CB9" w:rsidRDefault="4C3B832D" w:rsidP="002723AA">
            <w:pPr>
              <w:jc w:val="center"/>
              <w:rPr>
                <w:sz w:val="16"/>
                <w:szCs w:val="16"/>
              </w:rPr>
            </w:pPr>
          </w:p>
        </w:tc>
        <w:tc>
          <w:tcPr>
            <w:tcW w:w="2078" w:type="dxa"/>
            <w:tcBorders>
              <w:top w:val="single" w:sz="4" w:space="0" w:color="auto"/>
              <w:left w:val="single" w:sz="4" w:space="0" w:color="auto"/>
              <w:bottom w:val="single" w:sz="4" w:space="0" w:color="auto"/>
              <w:right w:val="single" w:sz="4" w:space="0" w:color="auto"/>
            </w:tcBorders>
            <w:shd w:val="clear" w:color="auto" w:fill="E7E6E6" w:themeFill="background2"/>
            <w:tcMar>
              <w:top w:w="15" w:type="dxa"/>
              <w:left w:w="15" w:type="dxa"/>
              <w:right w:w="15" w:type="dxa"/>
            </w:tcMar>
            <w:vAlign w:val="center"/>
          </w:tcPr>
          <w:p w14:paraId="29E20A48" w14:textId="1755B568" w:rsidR="4C3B832D" w:rsidRPr="006C6CB9" w:rsidRDefault="4C3B832D" w:rsidP="4C3B832D">
            <w:pPr>
              <w:spacing w:after="0"/>
              <w:jc w:val="left"/>
              <w:rPr>
                <w:sz w:val="16"/>
                <w:szCs w:val="16"/>
              </w:rPr>
            </w:pPr>
            <w:r w:rsidRPr="006C6CB9">
              <w:rPr>
                <w:rFonts w:ascii="Calibri" w:eastAsia="Calibri" w:hAnsi="Calibri" w:cs="Calibri"/>
                <w:b/>
                <w:bCs/>
                <w:color w:val="000000" w:themeColor="text1"/>
                <w:sz w:val="16"/>
                <w:szCs w:val="16"/>
              </w:rPr>
              <w:t>Sistema de mensajería</w:t>
            </w:r>
          </w:p>
        </w:tc>
        <w:tc>
          <w:tcPr>
            <w:tcW w:w="708" w:type="dxa"/>
            <w:tcBorders>
              <w:top w:val="single" w:sz="4" w:space="0" w:color="auto"/>
              <w:left w:val="single" w:sz="4" w:space="0" w:color="auto"/>
              <w:bottom w:val="single" w:sz="4" w:space="0" w:color="auto"/>
              <w:right w:val="single" w:sz="4" w:space="0" w:color="auto"/>
            </w:tcBorders>
            <w:shd w:val="clear" w:color="auto" w:fill="E7E6E6" w:themeFill="background2"/>
            <w:tcMar>
              <w:top w:w="15" w:type="dxa"/>
              <w:left w:w="15" w:type="dxa"/>
              <w:right w:w="15" w:type="dxa"/>
            </w:tcMar>
            <w:vAlign w:val="center"/>
          </w:tcPr>
          <w:p w14:paraId="1C7E5291" w14:textId="4A1E524E" w:rsidR="4C3B832D" w:rsidRPr="006C6CB9" w:rsidRDefault="4C3B832D" w:rsidP="002723AA">
            <w:pPr>
              <w:jc w:val="center"/>
              <w:rPr>
                <w:sz w:val="16"/>
                <w:szCs w:val="16"/>
              </w:rPr>
            </w:pPr>
          </w:p>
        </w:tc>
        <w:tc>
          <w:tcPr>
            <w:tcW w:w="851" w:type="dxa"/>
            <w:tcBorders>
              <w:top w:val="single" w:sz="4" w:space="0" w:color="auto"/>
              <w:left w:val="single" w:sz="4" w:space="0" w:color="auto"/>
              <w:bottom w:val="single" w:sz="4" w:space="0" w:color="auto"/>
              <w:right w:val="single" w:sz="4" w:space="0" w:color="auto"/>
            </w:tcBorders>
            <w:shd w:val="clear" w:color="auto" w:fill="E7E6E6" w:themeFill="background2"/>
            <w:tcMar>
              <w:top w:w="15" w:type="dxa"/>
              <w:left w:w="15" w:type="dxa"/>
              <w:right w:w="15" w:type="dxa"/>
            </w:tcMar>
            <w:vAlign w:val="center"/>
          </w:tcPr>
          <w:p w14:paraId="08ED228D" w14:textId="5ED7A8A5" w:rsidR="4C3B832D" w:rsidRPr="006C6CB9" w:rsidRDefault="4C3B832D" w:rsidP="002723AA">
            <w:pPr>
              <w:jc w:val="center"/>
              <w:rPr>
                <w:sz w:val="16"/>
                <w:szCs w:val="16"/>
              </w:rPr>
            </w:pPr>
          </w:p>
        </w:tc>
        <w:tc>
          <w:tcPr>
            <w:tcW w:w="567" w:type="dxa"/>
            <w:tcBorders>
              <w:top w:val="single" w:sz="4" w:space="0" w:color="auto"/>
              <w:left w:val="single" w:sz="4" w:space="0" w:color="auto"/>
              <w:bottom w:val="single" w:sz="4" w:space="0" w:color="auto"/>
              <w:right w:val="single" w:sz="4" w:space="0" w:color="auto"/>
            </w:tcBorders>
            <w:shd w:val="clear" w:color="auto" w:fill="E7E6E6" w:themeFill="background2"/>
            <w:tcMar>
              <w:top w:w="15" w:type="dxa"/>
              <w:left w:w="15" w:type="dxa"/>
              <w:right w:w="15" w:type="dxa"/>
            </w:tcMar>
            <w:vAlign w:val="center"/>
          </w:tcPr>
          <w:p w14:paraId="7C68C491" w14:textId="51E7B18F" w:rsidR="4C3B832D" w:rsidRPr="006C6CB9" w:rsidRDefault="4C3B832D" w:rsidP="002723AA">
            <w:pPr>
              <w:jc w:val="center"/>
              <w:rPr>
                <w:sz w:val="16"/>
                <w:szCs w:val="16"/>
              </w:rPr>
            </w:pPr>
          </w:p>
        </w:tc>
        <w:tc>
          <w:tcPr>
            <w:tcW w:w="850" w:type="dxa"/>
            <w:tcBorders>
              <w:top w:val="single" w:sz="4" w:space="0" w:color="auto"/>
              <w:left w:val="single" w:sz="4" w:space="0" w:color="auto"/>
              <w:bottom w:val="single" w:sz="4" w:space="0" w:color="auto"/>
              <w:right w:val="single" w:sz="4" w:space="0" w:color="auto"/>
            </w:tcBorders>
            <w:shd w:val="clear" w:color="auto" w:fill="E7E6E6" w:themeFill="background2"/>
            <w:tcMar>
              <w:top w:w="15" w:type="dxa"/>
              <w:left w:w="15" w:type="dxa"/>
              <w:right w:w="15" w:type="dxa"/>
            </w:tcMar>
            <w:vAlign w:val="center"/>
          </w:tcPr>
          <w:p w14:paraId="12EA283C" w14:textId="48BCA50A" w:rsidR="4C3B832D" w:rsidRPr="006C6CB9" w:rsidRDefault="4C3B832D" w:rsidP="002723AA">
            <w:pPr>
              <w:jc w:val="center"/>
              <w:rPr>
                <w:sz w:val="16"/>
                <w:szCs w:val="16"/>
              </w:rPr>
            </w:pPr>
          </w:p>
        </w:tc>
        <w:tc>
          <w:tcPr>
            <w:tcW w:w="851" w:type="dxa"/>
            <w:tcBorders>
              <w:top w:val="single" w:sz="4" w:space="0" w:color="auto"/>
              <w:left w:val="single" w:sz="4" w:space="0" w:color="auto"/>
              <w:bottom w:val="single" w:sz="4" w:space="0" w:color="auto"/>
              <w:right w:val="single" w:sz="4" w:space="0" w:color="auto"/>
            </w:tcBorders>
            <w:shd w:val="clear" w:color="auto" w:fill="E7E6E6" w:themeFill="background2"/>
            <w:tcMar>
              <w:top w:w="15" w:type="dxa"/>
              <w:left w:w="15" w:type="dxa"/>
              <w:right w:w="15" w:type="dxa"/>
            </w:tcMar>
            <w:vAlign w:val="center"/>
          </w:tcPr>
          <w:p w14:paraId="1238D334" w14:textId="14763BAC" w:rsidR="4C3B832D" w:rsidRPr="006C6CB9" w:rsidRDefault="4C3B832D" w:rsidP="002723AA">
            <w:pPr>
              <w:jc w:val="center"/>
              <w:rPr>
                <w:sz w:val="16"/>
                <w:szCs w:val="16"/>
              </w:rPr>
            </w:pPr>
          </w:p>
        </w:tc>
        <w:tc>
          <w:tcPr>
            <w:tcW w:w="850" w:type="dxa"/>
            <w:tcBorders>
              <w:top w:val="single" w:sz="4" w:space="0" w:color="auto"/>
              <w:left w:val="single" w:sz="4" w:space="0" w:color="auto"/>
              <w:bottom w:val="single" w:sz="4" w:space="0" w:color="auto"/>
              <w:right w:val="single" w:sz="4" w:space="0" w:color="auto"/>
            </w:tcBorders>
            <w:shd w:val="clear" w:color="auto" w:fill="E7E6E6" w:themeFill="background2"/>
            <w:tcMar>
              <w:top w:w="15" w:type="dxa"/>
              <w:left w:w="15" w:type="dxa"/>
              <w:right w:w="15" w:type="dxa"/>
            </w:tcMar>
            <w:vAlign w:val="center"/>
          </w:tcPr>
          <w:p w14:paraId="7F6CBFD6" w14:textId="17A03B77" w:rsidR="4C3B832D" w:rsidRPr="006C6CB9" w:rsidRDefault="4C3B832D" w:rsidP="4C3B832D">
            <w:pPr>
              <w:spacing w:after="0"/>
              <w:jc w:val="center"/>
              <w:rPr>
                <w:sz w:val="16"/>
                <w:szCs w:val="16"/>
              </w:rPr>
            </w:pPr>
            <w:r w:rsidRPr="006C6CB9">
              <w:rPr>
                <w:rFonts w:ascii="Calibri" w:eastAsia="Calibri" w:hAnsi="Calibri" w:cs="Calibri"/>
                <w:b/>
                <w:bCs/>
                <w:color w:val="000000" w:themeColor="text1"/>
                <w:sz w:val="16"/>
                <w:szCs w:val="16"/>
              </w:rPr>
              <w:t>4.219,74 €</w:t>
            </w:r>
          </w:p>
        </w:tc>
      </w:tr>
      <w:tr w:rsidR="4C3B832D" w14:paraId="5705A5D3" w14:textId="77777777" w:rsidTr="002C4302">
        <w:trPr>
          <w:trHeight w:val="315"/>
        </w:trPr>
        <w:tc>
          <w:tcPr>
            <w:tcW w:w="58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5FDCA1F1" w14:textId="1F0022C9" w:rsidR="4C3B832D" w:rsidRPr="006C6CB9" w:rsidRDefault="4C3B832D" w:rsidP="002723AA">
            <w:pPr>
              <w:jc w:val="center"/>
              <w:rPr>
                <w:sz w:val="16"/>
                <w:szCs w:val="16"/>
              </w:rPr>
            </w:pPr>
          </w:p>
        </w:tc>
        <w:tc>
          <w:tcPr>
            <w:tcW w:w="583"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47489DE2" w14:textId="2643534F" w:rsidR="4C3B832D" w:rsidRPr="006C6CB9" w:rsidRDefault="4C3B832D" w:rsidP="4C3B832D">
            <w:pPr>
              <w:spacing w:after="0"/>
              <w:jc w:val="center"/>
              <w:rPr>
                <w:sz w:val="16"/>
                <w:szCs w:val="16"/>
              </w:rPr>
            </w:pPr>
            <w:r w:rsidRPr="006C6CB9">
              <w:rPr>
                <w:rFonts w:ascii="Calibri" w:eastAsia="Calibri" w:hAnsi="Calibri" w:cs="Calibri"/>
                <w:color w:val="000000" w:themeColor="text1"/>
                <w:sz w:val="16"/>
                <w:szCs w:val="16"/>
              </w:rPr>
              <w:t>001</w:t>
            </w:r>
          </w:p>
        </w:tc>
        <w:tc>
          <w:tcPr>
            <w:tcW w:w="58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5B7591D2" w14:textId="232FC1EA" w:rsidR="4C3B832D" w:rsidRPr="006C6CB9" w:rsidRDefault="4C3B832D" w:rsidP="002723AA">
            <w:pPr>
              <w:jc w:val="center"/>
              <w:rPr>
                <w:sz w:val="16"/>
                <w:szCs w:val="16"/>
              </w:rPr>
            </w:pPr>
          </w:p>
        </w:tc>
        <w:tc>
          <w:tcPr>
            <w:tcW w:w="2078"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35" w:type="dxa"/>
              <w:right w:w="15" w:type="dxa"/>
            </w:tcMar>
            <w:vAlign w:val="center"/>
          </w:tcPr>
          <w:p w14:paraId="1E9A11A9" w14:textId="55E0DE3C" w:rsidR="4C3B832D" w:rsidRPr="006C6CB9" w:rsidRDefault="4C3B832D" w:rsidP="4C3B832D">
            <w:pPr>
              <w:spacing w:after="0"/>
              <w:jc w:val="left"/>
              <w:rPr>
                <w:sz w:val="16"/>
                <w:szCs w:val="16"/>
              </w:rPr>
            </w:pPr>
            <w:r w:rsidRPr="006C6CB9">
              <w:rPr>
                <w:rFonts w:ascii="Calibri" w:eastAsia="Calibri" w:hAnsi="Calibri" w:cs="Calibri"/>
                <w:color w:val="000000" w:themeColor="text1"/>
                <w:sz w:val="16"/>
                <w:szCs w:val="16"/>
              </w:rPr>
              <w:t>Extraer alertas del middleware</w:t>
            </w:r>
          </w:p>
        </w:tc>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4EE54CBF" w14:textId="31EA1640" w:rsidR="4C3B832D" w:rsidRPr="006C6CB9" w:rsidRDefault="4C3B832D" w:rsidP="002723AA">
            <w:pPr>
              <w:jc w:val="center"/>
              <w:rPr>
                <w:sz w:val="16"/>
                <w:szCs w:val="16"/>
              </w:rPr>
            </w:pPr>
          </w:p>
        </w:tc>
        <w:tc>
          <w:tcPr>
            <w:tcW w:w="85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60EC47AA" w14:textId="2486CD83" w:rsidR="4C3B832D" w:rsidRPr="006C6CB9" w:rsidRDefault="4C3B832D" w:rsidP="002723AA">
            <w:pPr>
              <w:jc w:val="center"/>
              <w:rPr>
                <w:sz w:val="16"/>
                <w:szCs w:val="16"/>
              </w:rPr>
            </w:pP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2AE8E1BF" w14:textId="04985D00" w:rsidR="4C3B832D" w:rsidRPr="006C6CB9" w:rsidRDefault="4C3B832D" w:rsidP="002723AA">
            <w:pPr>
              <w:jc w:val="center"/>
              <w:rPr>
                <w:sz w:val="16"/>
                <w:szCs w:val="16"/>
              </w:rPr>
            </w:pPr>
          </w:p>
        </w:tc>
        <w:tc>
          <w:tcPr>
            <w:tcW w:w="850"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3D76D9D0" w14:textId="33347FA1" w:rsidR="4C3B832D" w:rsidRPr="006C6CB9" w:rsidRDefault="4C3B832D" w:rsidP="002723AA">
            <w:pPr>
              <w:jc w:val="center"/>
              <w:rPr>
                <w:sz w:val="16"/>
                <w:szCs w:val="16"/>
              </w:rPr>
            </w:pPr>
          </w:p>
        </w:tc>
        <w:tc>
          <w:tcPr>
            <w:tcW w:w="85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77076075" w14:textId="3E1C5BA6" w:rsidR="4C3B832D" w:rsidRPr="006C6CB9" w:rsidRDefault="4C3B832D" w:rsidP="4C3B832D">
            <w:pPr>
              <w:spacing w:after="0"/>
              <w:jc w:val="center"/>
              <w:rPr>
                <w:sz w:val="16"/>
                <w:szCs w:val="16"/>
              </w:rPr>
            </w:pPr>
            <w:r w:rsidRPr="006C6CB9">
              <w:rPr>
                <w:rFonts w:ascii="Calibri" w:eastAsia="Calibri" w:hAnsi="Calibri" w:cs="Calibri"/>
                <w:color w:val="000000" w:themeColor="text1"/>
                <w:sz w:val="16"/>
                <w:szCs w:val="16"/>
              </w:rPr>
              <w:t>399,83 €</w:t>
            </w:r>
          </w:p>
        </w:tc>
        <w:tc>
          <w:tcPr>
            <w:tcW w:w="850"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11CFC18C" w14:textId="6F694EC6" w:rsidR="4C3B832D" w:rsidRPr="006C6CB9" w:rsidRDefault="4C3B832D" w:rsidP="002723AA">
            <w:pPr>
              <w:jc w:val="center"/>
              <w:rPr>
                <w:sz w:val="16"/>
                <w:szCs w:val="16"/>
              </w:rPr>
            </w:pPr>
          </w:p>
        </w:tc>
      </w:tr>
      <w:tr w:rsidR="4C3B832D" w14:paraId="00637C17" w14:textId="77777777" w:rsidTr="002C4302">
        <w:trPr>
          <w:trHeight w:val="315"/>
        </w:trPr>
        <w:tc>
          <w:tcPr>
            <w:tcW w:w="58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61478DA4" w14:textId="4C71B5E6" w:rsidR="4C3B832D" w:rsidRPr="006C6CB9" w:rsidRDefault="4C3B832D" w:rsidP="002723AA">
            <w:pPr>
              <w:jc w:val="center"/>
              <w:rPr>
                <w:sz w:val="16"/>
                <w:szCs w:val="16"/>
              </w:rPr>
            </w:pPr>
          </w:p>
        </w:tc>
        <w:tc>
          <w:tcPr>
            <w:tcW w:w="583"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62B32CC0" w14:textId="572791F7" w:rsidR="4C3B832D" w:rsidRPr="006C6CB9" w:rsidRDefault="4C3B832D" w:rsidP="002723AA">
            <w:pPr>
              <w:jc w:val="center"/>
              <w:rPr>
                <w:sz w:val="16"/>
                <w:szCs w:val="16"/>
              </w:rPr>
            </w:pPr>
          </w:p>
        </w:tc>
        <w:tc>
          <w:tcPr>
            <w:tcW w:w="58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0D907995" w14:textId="37F2C45B" w:rsidR="4C3B832D" w:rsidRPr="006C6CB9" w:rsidRDefault="4C3B832D" w:rsidP="4C3B832D">
            <w:pPr>
              <w:spacing w:after="0"/>
              <w:jc w:val="center"/>
              <w:rPr>
                <w:sz w:val="16"/>
                <w:szCs w:val="16"/>
              </w:rPr>
            </w:pPr>
            <w:r w:rsidRPr="006C6CB9">
              <w:rPr>
                <w:rFonts w:ascii="Calibri" w:eastAsia="Calibri" w:hAnsi="Calibri" w:cs="Calibri"/>
                <w:color w:val="000000" w:themeColor="text1"/>
                <w:sz w:val="16"/>
                <w:szCs w:val="16"/>
              </w:rPr>
              <w:t>01</w:t>
            </w:r>
          </w:p>
        </w:tc>
        <w:tc>
          <w:tcPr>
            <w:tcW w:w="2078"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270" w:type="dxa"/>
              <w:right w:w="15" w:type="dxa"/>
            </w:tcMar>
            <w:vAlign w:val="center"/>
          </w:tcPr>
          <w:p w14:paraId="3AAE3FFD" w14:textId="46C3CE42" w:rsidR="4C3B832D" w:rsidRPr="006C6CB9" w:rsidRDefault="4C3B832D" w:rsidP="4C3B832D">
            <w:pPr>
              <w:spacing w:after="0"/>
              <w:jc w:val="left"/>
              <w:rPr>
                <w:sz w:val="16"/>
                <w:szCs w:val="16"/>
              </w:rPr>
            </w:pPr>
            <w:r w:rsidRPr="006C6CB9">
              <w:rPr>
                <w:rFonts w:ascii="Calibri" w:eastAsia="Calibri" w:hAnsi="Calibri" w:cs="Calibri"/>
                <w:color w:val="000000" w:themeColor="text1"/>
                <w:sz w:val="16"/>
                <w:szCs w:val="16"/>
              </w:rPr>
              <w:t>Desarrollador Senior</w:t>
            </w:r>
          </w:p>
        </w:tc>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0C455879" w14:textId="3BA80412" w:rsidR="4C3B832D" w:rsidRPr="006C6CB9" w:rsidRDefault="4C3B832D" w:rsidP="4C3B832D">
            <w:pPr>
              <w:spacing w:after="0"/>
              <w:jc w:val="center"/>
              <w:rPr>
                <w:sz w:val="16"/>
                <w:szCs w:val="16"/>
              </w:rPr>
            </w:pPr>
            <w:r w:rsidRPr="006C6CB9">
              <w:rPr>
                <w:rFonts w:ascii="Calibri" w:eastAsia="Calibri" w:hAnsi="Calibri" w:cs="Calibri"/>
                <w:color w:val="000000" w:themeColor="text1"/>
                <w:sz w:val="16"/>
                <w:szCs w:val="16"/>
              </w:rPr>
              <w:t>11</w:t>
            </w:r>
          </w:p>
        </w:tc>
        <w:tc>
          <w:tcPr>
            <w:tcW w:w="85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177DBDC3" w14:textId="1945A84A" w:rsidR="4C3B832D" w:rsidRPr="006C6CB9" w:rsidRDefault="4C3B832D" w:rsidP="4C3B832D">
            <w:pPr>
              <w:spacing w:after="0"/>
              <w:jc w:val="center"/>
              <w:rPr>
                <w:sz w:val="16"/>
                <w:szCs w:val="16"/>
              </w:rPr>
            </w:pPr>
            <w:r w:rsidRPr="006C6CB9">
              <w:rPr>
                <w:rFonts w:ascii="Calibri" w:eastAsia="Calibri" w:hAnsi="Calibri" w:cs="Calibri"/>
                <w:color w:val="000000" w:themeColor="text1"/>
                <w:sz w:val="16"/>
                <w:szCs w:val="16"/>
              </w:rPr>
              <w:t>horas</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7D97C2F0" w14:textId="220ADD6B" w:rsidR="4C3B832D" w:rsidRPr="006C6CB9" w:rsidRDefault="4C3B832D" w:rsidP="4C3B832D">
            <w:pPr>
              <w:spacing w:after="0"/>
              <w:jc w:val="center"/>
              <w:rPr>
                <w:sz w:val="16"/>
                <w:szCs w:val="16"/>
              </w:rPr>
            </w:pPr>
            <w:r w:rsidRPr="006C6CB9">
              <w:rPr>
                <w:rFonts w:ascii="Calibri" w:eastAsia="Calibri" w:hAnsi="Calibri" w:cs="Calibri"/>
                <w:color w:val="000000" w:themeColor="text1"/>
                <w:sz w:val="16"/>
                <w:szCs w:val="16"/>
              </w:rPr>
              <w:t>36,35 €</w:t>
            </w:r>
          </w:p>
        </w:tc>
        <w:tc>
          <w:tcPr>
            <w:tcW w:w="850"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05F7AA2A" w14:textId="44C82DF5" w:rsidR="4C3B832D" w:rsidRPr="006C6CB9" w:rsidRDefault="4C3B832D" w:rsidP="4C3B832D">
            <w:pPr>
              <w:spacing w:after="0"/>
              <w:jc w:val="center"/>
              <w:rPr>
                <w:sz w:val="16"/>
                <w:szCs w:val="16"/>
              </w:rPr>
            </w:pPr>
            <w:r w:rsidRPr="006C6CB9">
              <w:rPr>
                <w:rFonts w:ascii="Calibri" w:eastAsia="Calibri" w:hAnsi="Calibri" w:cs="Calibri"/>
                <w:color w:val="000000" w:themeColor="text1"/>
                <w:sz w:val="16"/>
                <w:szCs w:val="16"/>
              </w:rPr>
              <w:t>399,83 €</w:t>
            </w:r>
          </w:p>
        </w:tc>
        <w:tc>
          <w:tcPr>
            <w:tcW w:w="85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25C81294" w14:textId="01B06207" w:rsidR="4C3B832D" w:rsidRPr="006C6CB9" w:rsidRDefault="4C3B832D" w:rsidP="002723AA">
            <w:pPr>
              <w:jc w:val="center"/>
              <w:rPr>
                <w:sz w:val="16"/>
                <w:szCs w:val="16"/>
              </w:rPr>
            </w:pPr>
          </w:p>
        </w:tc>
        <w:tc>
          <w:tcPr>
            <w:tcW w:w="850"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6BA71EB2" w14:textId="277E29FC" w:rsidR="4C3B832D" w:rsidRPr="006C6CB9" w:rsidRDefault="4C3B832D" w:rsidP="002723AA">
            <w:pPr>
              <w:jc w:val="center"/>
              <w:rPr>
                <w:sz w:val="16"/>
                <w:szCs w:val="16"/>
              </w:rPr>
            </w:pPr>
          </w:p>
        </w:tc>
      </w:tr>
      <w:tr w:rsidR="4C3B832D" w14:paraId="7990785D" w14:textId="77777777" w:rsidTr="002C4302">
        <w:trPr>
          <w:trHeight w:val="315"/>
        </w:trPr>
        <w:tc>
          <w:tcPr>
            <w:tcW w:w="58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7DB07D84" w14:textId="2535FF81" w:rsidR="4C3B832D" w:rsidRPr="006C6CB9" w:rsidRDefault="4C3B832D" w:rsidP="002723AA">
            <w:pPr>
              <w:jc w:val="center"/>
              <w:rPr>
                <w:sz w:val="16"/>
                <w:szCs w:val="16"/>
              </w:rPr>
            </w:pPr>
          </w:p>
        </w:tc>
        <w:tc>
          <w:tcPr>
            <w:tcW w:w="583"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56AA154F" w14:textId="1F69A493" w:rsidR="4C3B832D" w:rsidRPr="006C6CB9" w:rsidRDefault="4C3B832D" w:rsidP="4C3B832D">
            <w:pPr>
              <w:spacing w:after="0"/>
              <w:jc w:val="center"/>
              <w:rPr>
                <w:sz w:val="16"/>
                <w:szCs w:val="16"/>
              </w:rPr>
            </w:pPr>
            <w:r w:rsidRPr="006C6CB9">
              <w:rPr>
                <w:rFonts w:ascii="Calibri" w:eastAsia="Calibri" w:hAnsi="Calibri" w:cs="Calibri"/>
                <w:color w:val="000000" w:themeColor="text1"/>
                <w:sz w:val="16"/>
                <w:szCs w:val="16"/>
              </w:rPr>
              <w:t>002</w:t>
            </w:r>
          </w:p>
        </w:tc>
        <w:tc>
          <w:tcPr>
            <w:tcW w:w="58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4FE7C815" w14:textId="2A06866C" w:rsidR="4C3B832D" w:rsidRPr="006C6CB9" w:rsidRDefault="4C3B832D" w:rsidP="002723AA">
            <w:pPr>
              <w:jc w:val="center"/>
              <w:rPr>
                <w:sz w:val="16"/>
                <w:szCs w:val="16"/>
              </w:rPr>
            </w:pPr>
          </w:p>
        </w:tc>
        <w:tc>
          <w:tcPr>
            <w:tcW w:w="2078"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35" w:type="dxa"/>
              <w:right w:w="15" w:type="dxa"/>
            </w:tcMar>
            <w:vAlign w:val="center"/>
          </w:tcPr>
          <w:p w14:paraId="36ABF8FC" w14:textId="0DB96B5F" w:rsidR="4C3B832D" w:rsidRPr="006C6CB9" w:rsidRDefault="4C3B832D" w:rsidP="4C3B832D">
            <w:pPr>
              <w:spacing w:after="0"/>
              <w:jc w:val="left"/>
              <w:rPr>
                <w:sz w:val="16"/>
                <w:szCs w:val="16"/>
              </w:rPr>
            </w:pPr>
            <w:r w:rsidRPr="006C6CB9">
              <w:rPr>
                <w:rFonts w:ascii="Calibri" w:eastAsia="Calibri" w:hAnsi="Calibri" w:cs="Calibri"/>
                <w:color w:val="000000" w:themeColor="text1"/>
                <w:sz w:val="16"/>
                <w:szCs w:val="16"/>
              </w:rPr>
              <w:t>Extraer mensajes del middleware</w:t>
            </w:r>
          </w:p>
        </w:tc>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5D8D7F74" w14:textId="38D50F5E" w:rsidR="4C3B832D" w:rsidRPr="006C6CB9" w:rsidRDefault="4C3B832D" w:rsidP="002723AA">
            <w:pPr>
              <w:jc w:val="center"/>
              <w:rPr>
                <w:sz w:val="16"/>
                <w:szCs w:val="16"/>
              </w:rPr>
            </w:pPr>
          </w:p>
        </w:tc>
        <w:tc>
          <w:tcPr>
            <w:tcW w:w="85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58A252BE" w14:textId="1A03C4FC" w:rsidR="4C3B832D" w:rsidRPr="006C6CB9" w:rsidRDefault="4C3B832D" w:rsidP="002723AA">
            <w:pPr>
              <w:jc w:val="center"/>
              <w:rPr>
                <w:sz w:val="16"/>
                <w:szCs w:val="16"/>
              </w:rPr>
            </w:pP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7E8C82B9" w14:textId="7A5B2079" w:rsidR="4C3B832D" w:rsidRPr="006C6CB9" w:rsidRDefault="4C3B832D" w:rsidP="002723AA">
            <w:pPr>
              <w:jc w:val="center"/>
              <w:rPr>
                <w:sz w:val="16"/>
                <w:szCs w:val="16"/>
              </w:rPr>
            </w:pPr>
          </w:p>
        </w:tc>
        <w:tc>
          <w:tcPr>
            <w:tcW w:w="850"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7AAAD61B" w14:textId="58A5BB5F" w:rsidR="4C3B832D" w:rsidRPr="006C6CB9" w:rsidRDefault="4C3B832D" w:rsidP="002723AA">
            <w:pPr>
              <w:jc w:val="center"/>
              <w:rPr>
                <w:sz w:val="16"/>
                <w:szCs w:val="16"/>
              </w:rPr>
            </w:pPr>
          </w:p>
        </w:tc>
        <w:tc>
          <w:tcPr>
            <w:tcW w:w="85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409EB31D" w14:textId="3795BB54" w:rsidR="4C3B832D" w:rsidRPr="006C6CB9" w:rsidRDefault="4C3B832D" w:rsidP="4C3B832D">
            <w:pPr>
              <w:spacing w:after="0"/>
              <w:jc w:val="center"/>
              <w:rPr>
                <w:sz w:val="16"/>
                <w:szCs w:val="16"/>
              </w:rPr>
            </w:pPr>
            <w:r w:rsidRPr="006C6CB9">
              <w:rPr>
                <w:rFonts w:ascii="Calibri" w:eastAsia="Calibri" w:hAnsi="Calibri" w:cs="Calibri"/>
                <w:color w:val="000000" w:themeColor="text1"/>
                <w:sz w:val="16"/>
                <w:szCs w:val="16"/>
              </w:rPr>
              <w:t>399,83 €</w:t>
            </w:r>
          </w:p>
        </w:tc>
        <w:tc>
          <w:tcPr>
            <w:tcW w:w="850"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509BA223" w14:textId="57F14F7C" w:rsidR="4C3B832D" w:rsidRPr="006C6CB9" w:rsidRDefault="4C3B832D" w:rsidP="002723AA">
            <w:pPr>
              <w:jc w:val="center"/>
              <w:rPr>
                <w:sz w:val="16"/>
                <w:szCs w:val="16"/>
              </w:rPr>
            </w:pPr>
          </w:p>
        </w:tc>
      </w:tr>
      <w:tr w:rsidR="4C3B832D" w14:paraId="7D06BF09" w14:textId="77777777" w:rsidTr="002C4302">
        <w:trPr>
          <w:trHeight w:val="315"/>
        </w:trPr>
        <w:tc>
          <w:tcPr>
            <w:tcW w:w="58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7E9E00CB" w14:textId="350CC90E" w:rsidR="4C3B832D" w:rsidRPr="006C6CB9" w:rsidRDefault="4C3B832D" w:rsidP="002723AA">
            <w:pPr>
              <w:jc w:val="center"/>
              <w:rPr>
                <w:sz w:val="16"/>
                <w:szCs w:val="16"/>
              </w:rPr>
            </w:pPr>
          </w:p>
        </w:tc>
        <w:tc>
          <w:tcPr>
            <w:tcW w:w="583"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13199642" w14:textId="3A1CEA60" w:rsidR="4C3B832D" w:rsidRPr="006C6CB9" w:rsidRDefault="4C3B832D" w:rsidP="002723AA">
            <w:pPr>
              <w:jc w:val="center"/>
              <w:rPr>
                <w:sz w:val="16"/>
                <w:szCs w:val="16"/>
              </w:rPr>
            </w:pPr>
          </w:p>
        </w:tc>
        <w:tc>
          <w:tcPr>
            <w:tcW w:w="58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367A7889" w14:textId="45680803" w:rsidR="4C3B832D" w:rsidRPr="006C6CB9" w:rsidRDefault="4C3B832D" w:rsidP="4C3B832D">
            <w:pPr>
              <w:spacing w:after="0"/>
              <w:jc w:val="center"/>
              <w:rPr>
                <w:sz w:val="16"/>
                <w:szCs w:val="16"/>
              </w:rPr>
            </w:pPr>
            <w:r w:rsidRPr="006C6CB9">
              <w:rPr>
                <w:rFonts w:ascii="Calibri" w:eastAsia="Calibri" w:hAnsi="Calibri" w:cs="Calibri"/>
                <w:color w:val="000000" w:themeColor="text1"/>
                <w:sz w:val="16"/>
                <w:szCs w:val="16"/>
              </w:rPr>
              <w:t>01</w:t>
            </w:r>
          </w:p>
        </w:tc>
        <w:tc>
          <w:tcPr>
            <w:tcW w:w="2078"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270" w:type="dxa"/>
              <w:right w:w="15" w:type="dxa"/>
            </w:tcMar>
            <w:vAlign w:val="center"/>
          </w:tcPr>
          <w:p w14:paraId="59A5B3EA" w14:textId="7156BF5C" w:rsidR="4C3B832D" w:rsidRPr="006C6CB9" w:rsidRDefault="4C3B832D" w:rsidP="4C3B832D">
            <w:pPr>
              <w:spacing w:after="0"/>
              <w:jc w:val="left"/>
              <w:rPr>
                <w:sz w:val="16"/>
                <w:szCs w:val="16"/>
              </w:rPr>
            </w:pPr>
            <w:r w:rsidRPr="006C6CB9">
              <w:rPr>
                <w:rFonts w:ascii="Calibri" w:eastAsia="Calibri" w:hAnsi="Calibri" w:cs="Calibri"/>
                <w:color w:val="000000" w:themeColor="text1"/>
                <w:sz w:val="16"/>
                <w:szCs w:val="16"/>
              </w:rPr>
              <w:t>Desarrollador Senior</w:t>
            </w:r>
          </w:p>
        </w:tc>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1C1AD44C" w14:textId="58D9542F" w:rsidR="4C3B832D" w:rsidRPr="006C6CB9" w:rsidRDefault="4C3B832D" w:rsidP="4C3B832D">
            <w:pPr>
              <w:spacing w:after="0"/>
              <w:jc w:val="center"/>
              <w:rPr>
                <w:sz w:val="16"/>
                <w:szCs w:val="16"/>
              </w:rPr>
            </w:pPr>
            <w:r w:rsidRPr="006C6CB9">
              <w:rPr>
                <w:rFonts w:ascii="Calibri" w:eastAsia="Calibri" w:hAnsi="Calibri" w:cs="Calibri"/>
                <w:color w:val="000000" w:themeColor="text1"/>
                <w:sz w:val="16"/>
                <w:szCs w:val="16"/>
              </w:rPr>
              <w:t>11</w:t>
            </w:r>
          </w:p>
        </w:tc>
        <w:tc>
          <w:tcPr>
            <w:tcW w:w="85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41C930F7" w14:textId="64B0339E" w:rsidR="4C3B832D" w:rsidRPr="006C6CB9" w:rsidRDefault="4C3B832D" w:rsidP="4C3B832D">
            <w:pPr>
              <w:spacing w:after="0"/>
              <w:jc w:val="center"/>
              <w:rPr>
                <w:sz w:val="16"/>
                <w:szCs w:val="16"/>
              </w:rPr>
            </w:pPr>
            <w:r w:rsidRPr="006C6CB9">
              <w:rPr>
                <w:rFonts w:ascii="Calibri" w:eastAsia="Calibri" w:hAnsi="Calibri" w:cs="Calibri"/>
                <w:color w:val="000000" w:themeColor="text1"/>
                <w:sz w:val="16"/>
                <w:szCs w:val="16"/>
              </w:rPr>
              <w:t>horas</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059F041A" w14:textId="19FC0CD7" w:rsidR="4C3B832D" w:rsidRPr="006C6CB9" w:rsidRDefault="4C3B832D" w:rsidP="4C3B832D">
            <w:pPr>
              <w:spacing w:after="0"/>
              <w:jc w:val="center"/>
              <w:rPr>
                <w:sz w:val="16"/>
                <w:szCs w:val="16"/>
              </w:rPr>
            </w:pPr>
            <w:r w:rsidRPr="006C6CB9">
              <w:rPr>
                <w:rFonts w:ascii="Calibri" w:eastAsia="Calibri" w:hAnsi="Calibri" w:cs="Calibri"/>
                <w:color w:val="000000" w:themeColor="text1"/>
                <w:sz w:val="16"/>
                <w:szCs w:val="16"/>
              </w:rPr>
              <w:t>36,35 €</w:t>
            </w:r>
          </w:p>
        </w:tc>
        <w:tc>
          <w:tcPr>
            <w:tcW w:w="850"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0E927511" w14:textId="0C06F339" w:rsidR="4C3B832D" w:rsidRPr="006C6CB9" w:rsidRDefault="4C3B832D" w:rsidP="4C3B832D">
            <w:pPr>
              <w:spacing w:after="0"/>
              <w:jc w:val="center"/>
              <w:rPr>
                <w:sz w:val="16"/>
                <w:szCs w:val="16"/>
              </w:rPr>
            </w:pPr>
            <w:r w:rsidRPr="006C6CB9">
              <w:rPr>
                <w:rFonts w:ascii="Calibri" w:eastAsia="Calibri" w:hAnsi="Calibri" w:cs="Calibri"/>
                <w:color w:val="000000" w:themeColor="text1"/>
                <w:sz w:val="16"/>
                <w:szCs w:val="16"/>
              </w:rPr>
              <w:t>399,83 €</w:t>
            </w:r>
          </w:p>
        </w:tc>
        <w:tc>
          <w:tcPr>
            <w:tcW w:w="85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5BE0BD69" w14:textId="4F2A390A" w:rsidR="4C3B832D" w:rsidRPr="006C6CB9" w:rsidRDefault="4C3B832D" w:rsidP="002723AA">
            <w:pPr>
              <w:jc w:val="center"/>
              <w:rPr>
                <w:sz w:val="16"/>
                <w:szCs w:val="16"/>
              </w:rPr>
            </w:pPr>
          </w:p>
        </w:tc>
        <w:tc>
          <w:tcPr>
            <w:tcW w:w="850"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7530213F" w14:textId="094A16B3" w:rsidR="4C3B832D" w:rsidRPr="006C6CB9" w:rsidRDefault="4C3B832D" w:rsidP="002723AA">
            <w:pPr>
              <w:jc w:val="center"/>
              <w:rPr>
                <w:sz w:val="16"/>
                <w:szCs w:val="16"/>
              </w:rPr>
            </w:pPr>
          </w:p>
        </w:tc>
      </w:tr>
      <w:tr w:rsidR="4C3B832D" w14:paraId="37929F66" w14:textId="77777777" w:rsidTr="002C4302">
        <w:trPr>
          <w:trHeight w:val="315"/>
        </w:trPr>
        <w:tc>
          <w:tcPr>
            <w:tcW w:w="58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581BE57A" w14:textId="1A0B694E" w:rsidR="4C3B832D" w:rsidRPr="006C6CB9" w:rsidRDefault="4C3B832D" w:rsidP="002723AA">
            <w:pPr>
              <w:jc w:val="center"/>
              <w:rPr>
                <w:sz w:val="16"/>
                <w:szCs w:val="16"/>
              </w:rPr>
            </w:pPr>
          </w:p>
        </w:tc>
        <w:tc>
          <w:tcPr>
            <w:tcW w:w="583"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00C8B260" w14:textId="2529D724" w:rsidR="4C3B832D" w:rsidRPr="006C6CB9" w:rsidRDefault="4C3B832D" w:rsidP="4C3B832D">
            <w:pPr>
              <w:spacing w:after="0"/>
              <w:jc w:val="center"/>
              <w:rPr>
                <w:sz w:val="16"/>
                <w:szCs w:val="16"/>
              </w:rPr>
            </w:pPr>
            <w:r w:rsidRPr="006C6CB9">
              <w:rPr>
                <w:rFonts w:ascii="Calibri" w:eastAsia="Calibri" w:hAnsi="Calibri" w:cs="Calibri"/>
                <w:color w:val="000000" w:themeColor="text1"/>
                <w:sz w:val="16"/>
                <w:szCs w:val="16"/>
              </w:rPr>
              <w:t>003</w:t>
            </w:r>
          </w:p>
        </w:tc>
        <w:tc>
          <w:tcPr>
            <w:tcW w:w="58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780C2F4A" w14:textId="71C13D69" w:rsidR="4C3B832D" w:rsidRPr="006C6CB9" w:rsidRDefault="4C3B832D" w:rsidP="002723AA">
            <w:pPr>
              <w:jc w:val="center"/>
              <w:rPr>
                <w:sz w:val="16"/>
                <w:szCs w:val="16"/>
              </w:rPr>
            </w:pPr>
          </w:p>
        </w:tc>
        <w:tc>
          <w:tcPr>
            <w:tcW w:w="2078"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35" w:type="dxa"/>
              <w:right w:w="15" w:type="dxa"/>
            </w:tcMar>
            <w:vAlign w:val="center"/>
          </w:tcPr>
          <w:p w14:paraId="4683F843" w14:textId="6541D9B8" w:rsidR="4C3B832D" w:rsidRPr="006C6CB9" w:rsidRDefault="4C3B832D" w:rsidP="4C3B832D">
            <w:pPr>
              <w:spacing w:after="0"/>
              <w:jc w:val="left"/>
              <w:rPr>
                <w:sz w:val="16"/>
                <w:szCs w:val="16"/>
              </w:rPr>
            </w:pPr>
            <w:r w:rsidRPr="006C6CB9">
              <w:rPr>
                <w:rFonts w:ascii="Calibri" w:eastAsia="Calibri" w:hAnsi="Calibri" w:cs="Calibri"/>
                <w:color w:val="000000" w:themeColor="text1"/>
                <w:sz w:val="16"/>
                <w:szCs w:val="16"/>
              </w:rPr>
              <w:t>Listado de conversaciones</w:t>
            </w:r>
          </w:p>
        </w:tc>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14DB01FA" w14:textId="57A70060" w:rsidR="4C3B832D" w:rsidRPr="006C6CB9" w:rsidRDefault="4C3B832D" w:rsidP="002723AA">
            <w:pPr>
              <w:jc w:val="center"/>
              <w:rPr>
                <w:sz w:val="16"/>
                <w:szCs w:val="16"/>
              </w:rPr>
            </w:pPr>
          </w:p>
        </w:tc>
        <w:tc>
          <w:tcPr>
            <w:tcW w:w="85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15B85DE3" w14:textId="2E600611" w:rsidR="4C3B832D" w:rsidRPr="006C6CB9" w:rsidRDefault="4C3B832D" w:rsidP="002723AA">
            <w:pPr>
              <w:jc w:val="center"/>
              <w:rPr>
                <w:sz w:val="16"/>
                <w:szCs w:val="16"/>
              </w:rPr>
            </w:pP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73D7CC60" w14:textId="7F9FC6C3" w:rsidR="4C3B832D" w:rsidRPr="006C6CB9" w:rsidRDefault="4C3B832D" w:rsidP="002723AA">
            <w:pPr>
              <w:jc w:val="center"/>
              <w:rPr>
                <w:sz w:val="16"/>
                <w:szCs w:val="16"/>
              </w:rPr>
            </w:pPr>
          </w:p>
        </w:tc>
        <w:tc>
          <w:tcPr>
            <w:tcW w:w="850"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1B954099" w14:textId="2F4D5B39" w:rsidR="4C3B832D" w:rsidRPr="006C6CB9" w:rsidRDefault="4C3B832D" w:rsidP="002723AA">
            <w:pPr>
              <w:jc w:val="center"/>
              <w:rPr>
                <w:sz w:val="16"/>
                <w:szCs w:val="16"/>
              </w:rPr>
            </w:pPr>
          </w:p>
        </w:tc>
        <w:tc>
          <w:tcPr>
            <w:tcW w:w="85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65B32B48" w14:textId="1F317335" w:rsidR="4C3B832D" w:rsidRPr="006C6CB9" w:rsidRDefault="4C3B832D" w:rsidP="4C3B832D">
            <w:pPr>
              <w:spacing w:after="0"/>
              <w:jc w:val="center"/>
              <w:rPr>
                <w:sz w:val="16"/>
                <w:szCs w:val="16"/>
              </w:rPr>
            </w:pPr>
            <w:r w:rsidRPr="006C6CB9">
              <w:rPr>
                <w:rFonts w:ascii="Calibri" w:eastAsia="Calibri" w:hAnsi="Calibri" w:cs="Calibri"/>
                <w:color w:val="000000" w:themeColor="text1"/>
                <w:sz w:val="16"/>
                <w:szCs w:val="16"/>
              </w:rPr>
              <w:t>363,48 €</w:t>
            </w:r>
          </w:p>
        </w:tc>
        <w:tc>
          <w:tcPr>
            <w:tcW w:w="850"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51E36FE3" w14:textId="161F4345" w:rsidR="4C3B832D" w:rsidRPr="006C6CB9" w:rsidRDefault="4C3B832D" w:rsidP="002723AA">
            <w:pPr>
              <w:jc w:val="center"/>
              <w:rPr>
                <w:sz w:val="16"/>
                <w:szCs w:val="16"/>
              </w:rPr>
            </w:pPr>
          </w:p>
        </w:tc>
      </w:tr>
      <w:tr w:rsidR="4C3B832D" w14:paraId="49C6C107" w14:textId="77777777" w:rsidTr="002C4302">
        <w:trPr>
          <w:trHeight w:val="315"/>
        </w:trPr>
        <w:tc>
          <w:tcPr>
            <w:tcW w:w="58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3C490D92" w14:textId="40D65D3C" w:rsidR="4C3B832D" w:rsidRPr="006C6CB9" w:rsidRDefault="4C3B832D" w:rsidP="002723AA">
            <w:pPr>
              <w:jc w:val="center"/>
              <w:rPr>
                <w:sz w:val="16"/>
                <w:szCs w:val="16"/>
              </w:rPr>
            </w:pPr>
          </w:p>
        </w:tc>
        <w:tc>
          <w:tcPr>
            <w:tcW w:w="583"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10709CCE" w14:textId="4441C1C4" w:rsidR="4C3B832D" w:rsidRPr="006C6CB9" w:rsidRDefault="4C3B832D" w:rsidP="002723AA">
            <w:pPr>
              <w:jc w:val="center"/>
              <w:rPr>
                <w:sz w:val="16"/>
                <w:szCs w:val="16"/>
              </w:rPr>
            </w:pPr>
          </w:p>
        </w:tc>
        <w:tc>
          <w:tcPr>
            <w:tcW w:w="58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61FB86D6" w14:textId="05D8F659" w:rsidR="4C3B832D" w:rsidRPr="006C6CB9" w:rsidRDefault="4C3B832D" w:rsidP="4C3B832D">
            <w:pPr>
              <w:spacing w:after="0"/>
              <w:jc w:val="center"/>
              <w:rPr>
                <w:sz w:val="16"/>
                <w:szCs w:val="16"/>
              </w:rPr>
            </w:pPr>
            <w:r w:rsidRPr="006C6CB9">
              <w:rPr>
                <w:rFonts w:ascii="Calibri" w:eastAsia="Calibri" w:hAnsi="Calibri" w:cs="Calibri"/>
                <w:color w:val="000000" w:themeColor="text1"/>
                <w:sz w:val="16"/>
                <w:szCs w:val="16"/>
              </w:rPr>
              <w:t>01</w:t>
            </w:r>
          </w:p>
        </w:tc>
        <w:tc>
          <w:tcPr>
            <w:tcW w:w="2078"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270" w:type="dxa"/>
              <w:right w:w="15" w:type="dxa"/>
            </w:tcMar>
            <w:vAlign w:val="center"/>
          </w:tcPr>
          <w:p w14:paraId="326D1E53" w14:textId="047D64F2" w:rsidR="4C3B832D" w:rsidRPr="006C6CB9" w:rsidRDefault="4C3B832D" w:rsidP="4C3B832D">
            <w:pPr>
              <w:spacing w:after="0"/>
              <w:jc w:val="left"/>
              <w:rPr>
                <w:sz w:val="16"/>
                <w:szCs w:val="16"/>
              </w:rPr>
            </w:pPr>
            <w:r w:rsidRPr="006C6CB9">
              <w:rPr>
                <w:rFonts w:ascii="Calibri" w:eastAsia="Calibri" w:hAnsi="Calibri" w:cs="Calibri"/>
                <w:color w:val="000000" w:themeColor="text1"/>
                <w:sz w:val="16"/>
                <w:szCs w:val="16"/>
              </w:rPr>
              <w:t>Desarrollador Senior</w:t>
            </w:r>
          </w:p>
        </w:tc>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60FF3FCD" w14:textId="26A1338A" w:rsidR="4C3B832D" w:rsidRPr="006C6CB9" w:rsidRDefault="4C3B832D" w:rsidP="4C3B832D">
            <w:pPr>
              <w:spacing w:after="0"/>
              <w:jc w:val="center"/>
              <w:rPr>
                <w:sz w:val="16"/>
                <w:szCs w:val="16"/>
              </w:rPr>
            </w:pPr>
            <w:r w:rsidRPr="006C6CB9">
              <w:rPr>
                <w:rFonts w:ascii="Calibri" w:eastAsia="Calibri" w:hAnsi="Calibri" w:cs="Calibri"/>
                <w:color w:val="000000" w:themeColor="text1"/>
                <w:sz w:val="16"/>
                <w:szCs w:val="16"/>
              </w:rPr>
              <w:t>10</w:t>
            </w:r>
          </w:p>
        </w:tc>
        <w:tc>
          <w:tcPr>
            <w:tcW w:w="85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67DAD04E" w14:textId="3F4784D7" w:rsidR="4C3B832D" w:rsidRPr="006C6CB9" w:rsidRDefault="4C3B832D" w:rsidP="4C3B832D">
            <w:pPr>
              <w:spacing w:after="0"/>
              <w:jc w:val="center"/>
              <w:rPr>
                <w:sz w:val="16"/>
                <w:szCs w:val="16"/>
              </w:rPr>
            </w:pPr>
            <w:r w:rsidRPr="006C6CB9">
              <w:rPr>
                <w:rFonts w:ascii="Calibri" w:eastAsia="Calibri" w:hAnsi="Calibri" w:cs="Calibri"/>
                <w:color w:val="000000" w:themeColor="text1"/>
                <w:sz w:val="16"/>
                <w:szCs w:val="16"/>
              </w:rPr>
              <w:t>horas</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7AA4DDEC" w14:textId="4A72293F" w:rsidR="4C3B832D" w:rsidRPr="006C6CB9" w:rsidRDefault="4C3B832D" w:rsidP="4C3B832D">
            <w:pPr>
              <w:spacing w:after="0"/>
              <w:jc w:val="center"/>
              <w:rPr>
                <w:sz w:val="16"/>
                <w:szCs w:val="16"/>
              </w:rPr>
            </w:pPr>
            <w:r w:rsidRPr="006C6CB9">
              <w:rPr>
                <w:rFonts w:ascii="Calibri" w:eastAsia="Calibri" w:hAnsi="Calibri" w:cs="Calibri"/>
                <w:color w:val="000000" w:themeColor="text1"/>
                <w:sz w:val="16"/>
                <w:szCs w:val="16"/>
              </w:rPr>
              <w:t>36,35 €</w:t>
            </w:r>
          </w:p>
        </w:tc>
        <w:tc>
          <w:tcPr>
            <w:tcW w:w="850"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7F23A8B4" w14:textId="65454624" w:rsidR="4C3B832D" w:rsidRPr="006C6CB9" w:rsidRDefault="4C3B832D" w:rsidP="4C3B832D">
            <w:pPr>
              <w:spacing w:after="0"/>
              <w:jc w:val="center"/>
              <w:rPr>
                <w:sz w:val="16"/>
                <w:szCs w:val="16"/>
              </w:rPr>
            </w:pPr>
            <w:r w:rsidRPr="006C6CB9">
              <w:rPr>
                <w:rFonts w:ascii="Calibri" w:eastAsia="Calibri" w:hAnsi="Calibri" w:cs="Calibri"/>
                <w:color w:val="000000" w:themeColor="text1"/>
                <w:sz w:val="16"/>
                <w:szCs w:val="16"/>
              </w:rPr>
              <w:t>363,48 €</w:t>
            </w:r>
          </w:p>
        </w:tc>
        <w:tc>
          <w:tcPr>
            <w:tcW w:w="85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041BCC1A" w14:textId="04134DEB" w:rsidR="4C3B832D" w:rsidRPr="006C6CB9" w:rsidRDefault="4C3B832D" w:rsidP="002723AA">
            <w:pPr>
              <w:jc w:val="center"/>
              <w:rPr>
                <w:sz w:val="16"/>
                <w:szCs w:val="16"/>
              </w:rPr>
            </w:pPr>
          </w:p>
        </w:tc>
        <w:tc>
          <w:tcPr>
            <w:tcW w:w="850"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18AFC181" w14:textId="7661ED64" w:rsidR="4C3B832D" w:rsidRPr="006C6CB9" w:rsidRDefault="4C3B832D" w:rsidP="002723AA">
            <w:pPr>
              <w:jc w:val="center"/>
              <w:rPr>
                <w:sz w:val="16"/>
                <w:szCs w:val="16"/>
              </w:rPr>
            </w:pPr>
          </w:p>
        </w:tc>
      </w:tr>
      <w:tr w:rsidR="4C3B832D" w14:paraId="7B8AF10B" w14:textId="77777777" w:rsidTr="002C4302">
        <w:trPr>
          <w:trHeight w:val="315"/>
        </w:trPr>
        <w:tc>
          <w:tcPr>
            <w:tcW w:w="58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5E7722E2" w14:textId="699A63DE" w:rsidR="4C3B832D" w:rsidRPr="006C6CB9" w:rsidRDefault="4C3B832D" w:rsidP="002723AA">
            <w:pPr>
              <w:jc w:val="center"/>
              <w:rPr>
                <w:sz w:val="16"/>
                <w:szCs w:val="16"/>
              </w:rPr>
            </w:pPr>
          </w:p>
        </w:tc>
        <w:tc>
          <w:tcPr>
            <w:tcW w:w="583"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44741DC1" w14:textId="6606BAFC" w:rsidR="4C3B832D" w:rsidRPr="006C6CB9" w:rsidRDefault="4C3B832D" w:rsidP="4C3B832D">
            <w:pPr>
              <w:spacing w:after="0"/>
              <w:jc w:val="center"/>
              <w:rPr>
                <w:sz w:val="16"/>
                <w:szCs w:val="16"/>
              </w:rPr>
            </w:pPr>
            <w:r w:rsidRPr="006C6CB9">
              <w:rPr>
                <w:rFonts w:ascii="Calibri" w:eastAsia="Calibri" w:hAnsi="Calibri" w:cs="Calibri"/>
                <w:color w:val="000000" w:themeColor="text1"/>
                <w:sz w:val="16"/>
                <w:szCs w:val="16"/>
              </w:rPr>
              <w:t>004</w:t>
            </w:r>
          </w:p>
        </w:tc>
        <w:tc>
          <w:tcPr>
            <w:tcW w:w="58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1F5502FC" w14:textId="646948DB" w:rsidR="4C3B832D" w:rsidRPr="006C6CB9" w:rsidRDefault="4C3B832D" w:rsidP="002723AA">
            <w:pPr>
              <w:jc w:val="center"/>
              <w:rPr>
                <w:sz w:val="16"/>
                <w:szCs w:val="16"/>
              </w:rPr>
            </w:pPr>
          </w:p>
        </w:tc>
        <w:tc>
          <w:tcPr>
            <w:tcW w:w="2078"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35" w:type="dxa"/>
              <w:right w:w="15" w:type="dxa"/>
            </w:tcMar>
            <w:vAlign w:val="center"/>
          </w:tcPr>
          <w:p w14:paraId="6CBAE03E" w14:textId="3F1A170E" w:rsidR="4C3B832D" w:rsidRPr="006C6CB9" w:rsidRDefault="4C3B832D" w:rsidP="4C3B832D">
            <w:pPr>
              <w:spacing w:after="0"/>
              <w:jc w:val="left"/>
              <w:rPr>
                <w:sz w:val="16"/>
                <w:szCs w:val="16"/>
              </w:rPr>
            </w:pPr>
            <w:r w:rsidRPr="006C6CB9">
              <w:rPr>
                <w:rFonts w:ascii="Calibri" w:eastAsia="Calibri" w:hAnsi="Calibri" w:cs="Calibri"/>
                <w:color w:val="000000" w:themeColor="text1"/>
                <w:sz w:val="16"/>
                <w:szCs w:val="16"/>
              </w:rPr>
              <w:t xml:space="preserve">Validación del </w:t>
            </w:r>
            <w:r w:rsidR="006C6CB9" w:rsidRPr="006C6CB9">
              <w:rPr>
                <w:rFonts w:ascii="Calibri" w:eastAsia="Calibri" w:hAnsi="Calibri" w:cs="Calibri"/>
                <w:color w:val="000000" w:themeColor="text1"/>
                <w:sz w:val="16"/>
                <w:szCs w:val="16"/>
              </w:rPr>
              <w:t>parámetro</w:t>
            </w:r>
            <w:r w:rsidRPr="006C6CB9">
              <w:rPr>
                <w:rFonts w:ascii="Calibri" w:eastAsia="Calibri" w:hAnsi="Calibri" w:cs="Calibri"/>
                <w:color w:val="000000" w:themeColor="text1"/>
                <w:sz w:val="16"/>
                <w:szCs w:val="16"/>
              </w:rPr>
              <w:t xml:space="preserve"> de </w:t>
            </w:r>
            <w:r w:rsidR="006C6CB9" w:rsidRPr="006C6CB9">
              <w:rPr>
                <w:rFonts w:ascii="Calibri" w:eastAsia="Calibri" w:hAnsi="Calibri" w:cs="Calibri"/>
                <w:color w:val="000000" w:themeColor="text1"/>
                <w:sz w:val="16"/>
                <w:szCs w:val="16"/>
              </w:rPr>
              <w:t>búsqueda</w:t>
            </w:r>
          </w:p>
        </w:tc>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3ECAE876" w14:textId="549C413B" w:rsidR="4C3B832D" w:rsidRPr="006C6CB9" w:rsidRDefault="4C3B832D" w:rsidP="002723AA">
            <w:pPr>
              <w:jc w:val="center"/>
              <w:rPr>
                <w:sz w:val="16"/>
                <w:szCs w:val="16"/>
              </w:rPr>
            </w:pPr>
          </w:p>
        </w:tc>
        <w:tc>
          <w:tcPr>
            <w:tcW w:w="85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5488A942" w14:textId="67D4A525" w:rsidR="4C3B832D" w:rsidRPr="006C6CB9" w:rsidRDefault="4C3B832D" w:rsidP="002723AA">
            <w:pPr>
              <w:jc w:val="center"/>
              <w:rPr>
                <w:sz w:val="16"/>
                <w:szCs w:val="16"/>
              </w:rPr>
            </w:pP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69656A5D" w14:textId="6BC7FC45" w:rsidR="4C3B832D" w:rsidRPr="006C6CB9" w:rsidRDefault="4C3B832D" w:rsidP="002723AA">
            <w:pPr>
              <w:jc w:val="center"/>
              <w:rPr>
                <w:sz w:val="16"/>
                <w:szCs w:val="16"/>
              </w:rPr>
            </w:pPr>
          </w:p>
        </w:tc>
        <w:tc>
          <w:tcPr>
            <w:tcW w:w="850"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6ABB8810" w14:textId="04DF4DCF" w:rsidR="4C3B832D" w:rsidRPr="006C6CB9" w:rsidRDefault="4C3B832D" w:rsidP="002723AA">
            <w:pPr>
              <w:jc w:val="center"/>
              <w:rPr>
                <w:sz w:val="16"/>
                <w:szCs w:val="16"/>
              </w:rPr>
            </w:pPr>
          </w:p>
        </w:tc>
        <w:tc>
          <w:tcPr>
            <w:tcW w:w="85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44686851" w14:textId="25273830" w:rsidR="4C3B832D" w:rsidRPr="006C6CB9" w:rsidRDefault="4C3B832D" w:rsidP="4C3B832D">
            <w:pPr>
              <w:spacing w:after="0"/>
              <w:jc w:val="center"/>
              <w:rPr>
                <w:sz w:val="16"/>
                <w:szCs w:val="16"/>
              </w:rPr>
            </w:pPr>
            <w:r w:rsidRPr="006C6CB9">
              <w:rPr>
                <w:rFonts w:ascii="Calibri" w:eastAsia="Calibri" w:hAnsi="Calibri" w:cs="Calibri"/>
                <w:color w:val="000000" w:themeColor="text1"/>
                <w:sz w:val="16"/>
                <w:szCs w:val="16"/>
              </w:rPr>
              <w:t>398,69 €</w:t>
            </w:r>
          </w:p>
        </w:tc>
        <w:tc>
          <w:tcPr>
            <w:tcW w:w="850"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2AB3E84B" w14:textId="7E80426C" w:rsidR="4C3B832D" w:rsidRPr="006C6CB9" w:rsidRDefault="4C3B832D" w:rsidP="002723AA">
            <w:pPr>
              <w:jc w:val="center"/>
              <w:rPr>
                <w:sz w:val="16"/>
                <w:szCs w:val="16"/>
              </w:rPr>
            </w:pPr>
          </w:p>
        </w:tc>
      </w:tr>
      <w:tr w:rsidR="4C3B832D" w14:paraId="3B29EE13" w14:textId="77777777" w:rsidTr="002C4302">
        <w:trPr>
          <w:trHeight w:val="315"/>
        </w:trPr>
        <w:tc>
          <w:tcPr>
            <w:tcW w:w="58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601C567E" w14:textId="49803E14" w:rsidR="4C3B832D" w:rsidRPr="006C6CB9" w:rsidRDefault="4C3B832D" w:rsidP="002723AA">
            <w:pPr>
              <w:jc w:val="center"/>
              <w:rPr>
                <w:sz w:val="16"/>
                <w:szCs w:val="16"/>
              </w:rPr>
            </w:pPr>
          </w:p>
        </w:tc>
        <w:tc>
          <w:tcPr>
            <w:tcW w:w="583"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7EAB48FB" w14:textId="3DF09613" w:rsidR="4C3B832D" w:rsidRPr="006C6CB9" w:rsidRDefault="4C3B832D" w:rsidP="002723AA">
            <w:pPr>
              <w:jc w:val="center"/>
              <w:rPr>
                <w:sz w:val="16"/>
                <w:szCs w:val="16"/>
              </w:rPr>
            </w:pPr>
          </w:p>
        </w:tc>
        <w:tc>
          <w:tcPr>
            <w:tcW w:w="58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413EBF02" w14:textId="5926BB2B" w:rsidR="4C3B832D" w:rsidRPr="006C6CB9" w:rsidRDefault="4C3B832D" w:rsidP="4C3B832D">
            <w:pPr>
              <w:spacing w:after="0"/>
              <w:jc w:val="center"/>
              <w:rPr>
                <w:sz w:val="16"/>
                <w:szCs w:val="16"/>
              </w:rPr>
            </w:pPr>
            <w:r w:rsidRPr="006C6CB9">
              <w:rPr>
                <w:rFonts w:ascii="Calibri" w:eastAsia="Calibri" w:hAnsi="Calibri" w:cs="Calibri"/>
                <w:color w:val="000000" w:themeColor="text1"/>
                <w:sz w:val="16"/>
                <w:szCs w:val="16"/>
              </w:rPr>
              <w:t>01</w:t>
            </w:r>
          </w:p>
        </w:tc>
        <w:tc>
          <w:tcPr>
            <w:tcW w:w="2078"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270" w:type="dxa"/>
              <w:right w:w="15" w:type="dxa"/>
            </w:tcMar>
            <w:vAlign w:val="center"/>
          </w:tcPr>
          <w:p w14:paraId="3B74C7C6" w14:textId="14EE1C99" w:rsidR="4C3B832D" w:rsidRPr="006C6CB9" w:rsidRDefault="4C3B832D" w:rsidP="4C3B832D">
            <w:pPr>
              <w:spacing w:after="0"/>
              <w:jc w:val="left"/>
              <w:rPr>
                <w:sz w:val="16"/>
                <w:szCs w:val="16"/>
              </w:rPr>
            </w:pPr>
            <w:r w:rsidRPr="006C6CB9">
              <w:rPr>
                <w:rFonts w:ascii="Calibri" w:eastAsia="Calibri" w:hAnsi="Calibri" w:cs="Calibri"/>
                <w:color w:val="000000" w:themeColor="text1"/>
                <w:sz w:val="16"/>
                <w:szCs w:val="16"/>
              </w:rPr>
              <w:t>Desarrollador Junior</w:t>
            </w:r>
          </w:p>
        </w:tc>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35435353" w14:textId="7C2008EF" w:rsidR="4C3B832D" w:rsidRPr="006C6CB9" w:rsidRDefault="4C3B832D" w:rsidP="4C3B832D">
            <w:pPr>
              <w:spacing w:after="0"/>
              <w:jc w:val="center"/>
              <w:rPr>
                <w:sz w:val="16"/>
                <w:szCs w:val="16"/>
              </w:rPr>
            </w:pPr>
            <w:r w:rsidRPr="006C6CB9">
              <w:rPr>
                <w:rFonts w:ascii="Calibri" w:eastAsia="Calibri" w:hAnsi="Calibri" w:cs="Calibri"/>
                <w:color w:val="000000" w:themeColor="text1"/>
                <w:sz w:val="16"/>
                <w:szCs w:val="16"/>
              </w:rPr>
              <w:t>12</w:t>
            </w:r>
          </w:p>
        </w:tc>
        <w:tc>
          <w:tcPr>
            <w:tcW w:w="85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34BF9BA8" w14:textId="5696113A" w:rsidR="4C3B832D" w:rsidRPr="006C6CB9" w:rsidRDefault="4C3B832D" w:rsidP="4C3B832D">
            <w:pPr>
              <w:spacing w:after="0"/>
              <w:jc w:val="center"/>
              <w:rPr>
                <w:sz w:val="16"/>
                <w:szCs w:val="16"/>
              </w:rPr>
            </w:pPr>
            <w:r w:rsidRPr="006C6CB9">
              <w:rPr>
                <w:rFonts w:ascii="Calibri" w:eastAsia="Calibri" w:hAnsi="Calibri" w:cs="Calibri"/>
                <w:color w:val="000000" w:themeColor="text1"/>
                <w:sz w:val="16"/>
                <w:szCs w:val="16"/>
              </w:rPr>
              <w:t>horas</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3D829683" w14:textId="6A056E9C" w:rsidR="4C3B832D" w:rsidRPr="006C6CB9" w:rsidRDefault="4C3B832D" w:rsidP="4C3B832D">
            <w:pPr>
              <w:spacing w:after="0"/>
              <w:jc w:val="center"/>
              <w:rPr>
                <w:sz w:val="16"/>
                <w:szCs w:val="16"/>
              </w:rPr>
            </w:pPr>
            <w:r w:rsidRPr="006C6CB9">
              <w:rPr>
                <w:rFonts w:ascii="Calibri" w:eastAsia="Calibri" w:hAnsi="Calibri" w:cs="Calibri"/>
                <w:color w:val="000000" w:themeColor="text1"/>
                <w:sz w:val="16"/>
                <w:szCs w:val="16"/>
              </w:rPr>
              <w:t>33,22 €</w:t>
            </w:r>
          </w:p>
        </w:tc>
        <w:tc>
          <w:tcPr>
            <w:tcW w:w="850"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043A00A6" w14:textId="70F333B9" w:rsidR="4C3B832D" w:rsidRPr="006C6CB9" w:rsidRDefault="4C3B832D" w:rsidP="4C3B832D">
            <w:pPr>
              <w:spacing w:after="0"/>
              <w:jc w:val="center"/>
              <w:rPr>
                <w:sz w:val="16"/>
                <w:szCs w:val="16"/>
              </w:rPr>
            </w:pPr>
            <w:r w:rsidRPr="006C6CB9">
              <w:rPr>
                <w:rFonts w:ascii="Calibri" w:eastAsia="Calibri" w:hAnsi="Calibri" w:cs="Calibri"/>
                <w:color w:val="000000" w:themeColor="text1"/>
                <w:sz w:val="16"/>
                <w:szCs w:val="16"/>
              </w:rPr>
              <w:t>398,69 €</w:t>
            </w:r>
          </w:p>
        </w:tc>
        <w:tc>
          <w:tcPr>
            <w:tcW w:w="85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69A0369F" w14:textId="69972C72" w:rsidR="4C3B832D" w:rsidRPr="006C6CB9" w:rsidRDefault="4C3B832D" w:rsidP="002723AA">
            <w:pPr>
              <w:jc w:val="center"/>
              <w:rPr>
                <w:sz w:val="16"/>
                <w:szCs w:val="16"/>
              </w:rPr>
            </w:pPr>
          </w:p>
        </w:tc>
        <w:tc>
          <w:tcPr>
            <w:tcW w:w="850"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37EBE4D5" w14:textId="21F33A44" w:rsidR="4C3B832D" w:rsidRPr="006C6CB9" w:rsidRDefault="4C3B832D" w:rsidP="002723AA">
            <w:pPr>
              <w:jc w:val="center"/>
              <w:rPr>
                <w:sz w:val="16"/>
                <w:szCs w:val="16"/>
              </w:rPr>
            </w:pPr>
          </w:p>
        </w:tc>
      </w:tr>
      <w:tr w:rsidR="4C3B832D" w14:paraId="7CCAE478" w14:textId="77777777" w:rsidTr="002C4302">
        <w:trPr>
          <w:trHeight w:val="315"/>
        </w:trPr>
        <w:tc>
          <w:tcPr>
            <w:tcW w:w="58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6EB19852" w14:textId="2C437F4B" w:rsidR="4C3B832D" w:rsidRPr="006C6CB9" w:rsidRDefault="4C3B832D" w:rsidP="002723AA">
            <w:pPr>
              <w:jc w:val="center"/>
              <w:rPr>
                <w:sz w:val="16"/>
                <w:szCs w:val="16"/>
              </w:rPr>
            </w:pPr>
          </w:p>
        </w:tc>
        <w:tc>
          <w:tcPr>
            <w:tcW w:w="583"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0F1348A9" w14:textId="36C601E8" w:rsidR="4C3B832D" w:rsidRPr="006C6CB9" w:rsidRDefault="4C3B832D" w:rsidP="4C3B832D">
            <w:pPr>
              <w:spacing w:after="0"/>
              <w:jc w:val="center"/>
              <w:rPr>
                <w:sz w:val="16"/>
                <w:szCs w:val="16"/>
              </w:rPr>
            </w:pPr>
            <w:r w:rsidRPr="006C6CB9">
              <w:rPr>
                <w:rFonts w:ascii="Calibri" w:eastAsia="Calibri" w:hAnsi="Calibri" w:cs="Calibri"/>
                <w:color w:val="000000" w:themeColor="text1"/>
                <w:sz w:val="16"/>
                <w:szCs w:val="16"/>
              </w:rPr>
              <w:t>005</w:t>
            </w:r>
          </w:p>
        </w:tc>
        <w:tc>
          <w:tcPr>
            <w:tcW w:w="58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0B105C16" w14:textId="1188598A" w:rsidR="4C3B832D" w:rsidRPr="006C6CB9" w:rsidRDefault="4C3B832D" w:rsidP="002723AA">
            <w:pPr>
              <w:jc w:val="center"/>
              <w:rPr>
                <w:sz w:val="16"/>
                <w:szCs w:val="16"/>
              </w:rPr>
            </w:pPr>
          </w:p>
        </w:tc>
        <w:tc>
          <w:tcPr>
            <w:tcW w:w="2078"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35" w:type="dxa"/>
              <w:right w:w="15" w:type="dxa"/>
            </w:tcMar>
            <w:vAlign w:val="center"/>
          </w:tcPr>
          <w:p w14:paraId="61939748" w14:textId="76741A77" w:rsidR="4C3B832D" w:rsidRPr="006C6CB9" w:rsidRDefault="4C3B832D" w:rsidP="4C3B832D">
            <w:pPr>
              <w:spacing w:after="0"/>
              <w:jc w:val="left"/>
              <w:rPr>
                <w:sz w:val="16"/>
                <w:szCs w:val="16"/>
              </w:rPr>
            </w:pPr>
            <w:r w:rsidRPr="006C6CB9">
              <w:rPr>
                <w:rFonts w:ascii="Calibri" w:eastAsia="Calibri" w:hAnsi="Calibri" w:cs="Calibri"/>
                <w:color w:val="000000" w:themeColor="text1"/>
                <w:sz w:val="16"/>
                <w:szCs w:val="16"/>
              </w:rPr>
              <w:t>Validar alerta</w:t>
            </w:r>
          </w:p>
        </w:tc>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0241FCCF" w14:textId="22F299F0" w:rsidR="4C3B832D" w:rsidRPr="006C6CB9" w:rsidRDefault="4C3B832D" w:rsidP="002723AA">
            <w:pPr>
              <w:jc w:val="center"/>
              <w:rPr>
                <w:sz w:val="16"/>
                <w:szCs w:val="16"/>
              </w:rPr>
            </w:pPr>
          </w:p>
        </w:tc>
        <w:tc>
          <w:tcPr>
            <w:tcW w:w="85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37258061" w14:textId="7C070DDD" w:rsidR="4C3B832D" w:rsidRPr="006C6CB9" w:rsidRDefault="4C3B832D" w:rsidP="002723AA">
            <w:pPr>
              <w:jc w:val="center"/>
              <w:rPr>
                <w:sz w:val="16"/>
                <w:szCs w:val="16"/>
              </w:rPr>
            </w:pP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79D03438" w14:textId="77E79F2F" w:rsidR="4C3B832D" w:rsidRPr="006C6CB9" w:rsidRDefault="4C3B832D" w:rsidP="002723AA">
            <w:pPr>
              <w:jc w:val="center"/>
              <w:rPr>
                <w:sz w:val="16"/>
                <w:szCs w:val="16"/>
              </w:rPr>
            </w:pPr>
          </w:p>
        </w:tc>
        <w:tc>
          <w:tcPr>
            <w:tcW w:w="850"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0E86FF61" w14:textId="03D79E89" w:rsidR="4C3B832D" w:rsidRPr="006C6CB9" w:rsidRDefault="4C3B832D" w:rsidP="002723AA">
            <w:pPr>
              <w:jc w:val="center"/>
              <w:rPr>
                <w:sz w:val="16"/>
                <w:szCs w:val="16"/>
              </w:rPr>
            </w:pPr>
          </w:p>
        </w:tc>
        <w:tc>
          <w:tcPr>
            <w:tcW w:w="85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2D51EFB8" w14:textId="53B4652D" w:rsidR="4C3B832D" w:rsidRPr="006C6CB9" w:rsidRDefault="4C3B832D" w:rsidP="4C3B832D">
            <w:pPr>
              <w:spacing w:after="0"/>
              <w:jc w:val="center"/>
              <w:rPr>
                <w:sz w:val="16"/>
                <w:szCs w:val="16"/>
              </w:rPr>
            </w:pPr>
            <w:r w:rsidRPr="006C6CB9">
              <w:rPr>
                <w:rFonts w:ascii="Calibri" w:eastAsia="Calibri" w:hAnsi="Calibri" w:cs="Calibri"/>
                <w:color w:val="000000" w:themeColor="text1"/>
                <w:sz w:val="16"/>
                <w:szCs w:val="16"/>
              </w:rPr>
              <w:t>398,69 €</w:t>
            </w:r>
          </w:p>
        </w:tc>
        <w:tc>
          <w:tcPr>
            <w:tcW w:w="850"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78C6836C" w14:textId="7C861E5B" w:rsidR="4C3B832D" w:rsidRPr="006C6CB9" w:rsidRDefault="4C3B832D" w:rsidP="002723AA">
            <w:pPr>
              <w:jc w:val="center"/>
              <w:rPr>
                <w:sz w:val="16"/>
                <w:szCs w:val="16"/>
              </w:rPr>
            </w:pPr>
          </w:p>
        </w:tc>
      </w:tr>
      <w:tr w:rsidR="4C3B832D" w14:paraId="5913A83E" w14:textId="77777777" w:rsidTr="002C4302">
        <w:trPr>
          <w:trHeight w:val="315"/>
        </w:trPr>
        <w:tc>
          <w:tcPr>
            <w:tcW w:w="58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42A0E2FC" w14:textId="4C38149D" w:rsidR="4C3B832D" w:rsidRPr="006C6CB9" w:rsidRDefault="4C3B832D" w:rsidP="002723AA">
            <w:pPr>
              <w:jc w:val="center"/>
              <w:rPr>
                <w:sz w:val="16"/>
                <w:szCs w:val="16"/>
              </w:rPr>
            </w:pPr>
          </w:p>
        </w:tc>
        <w:tc>
          <w:tcPr>
            <w:tcW w:w="583"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43AFE8F8" w14:textId="2BF07438" w:rsidR="4C3B832D" w:rsidRPr="006C6CB9" w:rsidRDefault="4C3B832D" w:rsidP="002723AA">
            <w:pPr>
              <w:jc w:val="center"/>
              <w:rPr>
                <w:sz w:val="16"/>
                <w:szCs w:val="16"/>
              </w:rPr>
            </w:pPr>
          </w:p>
        </w:tc>
        <w:tc>
          <w:tcPr>
            <w:tcW w:w="58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51FAC2FA" w14:textId="0AD1DC81" w:rsidR="4C3B832D" w:rsidRPr="006C6CB9" w:rsidRDefault="4C3B832D" w:rsidP="4C3B832D">
            <w:pPr>
              <w:spacing w:after="0"/>
              <w:jc w:val="center"/>
              <w:rPr>
                <w:sz w:val="16"/>
                <w:szCs w:val="16"/>
              </w:rPr>
            </w:pPr>
            <w:r w:rsidRPr="006C6CB9">
              <w:rPr>
                <w:rFonts w:ascii="Calibri" w:eastAsia="Calibri" w:hAnsi="Calibri" w:cs="Calibri"/>
                <w:color w:val="000000" w:themeColor="text1"/>
                <w:sz w:val="16"/>
                <w:szCs w:val="16"/>
              </w:rPr>
              <w:t>01</w:t>
            </w:r>
          </w:p>
        </w:tc>
        <w:tc>
          <w:tcPr>
            <w:tcW w:w="2078"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270" w:type="dxa"/>
              <w:right w:w="15" w:type="dxa"/>
            </w:tcMar>
            <w:vAlign w:val="center"/>
          </w:tcPr>
          <w:p w14:paraId="1EC978DE" w14:textId="454AE7A7" w:rsidR="4C3B832D" w:rsidRPr="006C6CB9" w:rsidRDefault="4C3B832D" w:rsidP="4C3B832D">
            <w:pPr>
              <w:spacing w:after="0"/>
              <w:jc w:val="left"/>
              <w:rPr>
                <w:sz w:val="16"/>
                <w:szCs w:val="16"/>
              </w:rPr>
            </w:pPr>
            <w:r w:rsidRPr="006C6CB9">
              <w:rPr>
                <w:rFonts w:ascii="Calibri" w:eastAsia="Calibri" w:hAnsi="Calibri" w:cs="Calibri"/>
                <w:color w:val="000000" w:themeColor="text1"/>
                <w:sz w:val="16"/>
                <w:szCs w:val="16"/>
              </w:rPr>
              <w:t>Desarrollador Junior</w:t>
            </w:r>
          </w:p>
        </w:tc>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5F98942C" w14:textId="308A5A68" w:rsidR="4C3B832D" w:rsidRPr="006C6CB9" w:rsidRDefault="4C3B832D" w:rsidP="4C3B832D">
            <w:pPr>
              <w:spacing w:after="0"/>
              <w:jc w:val="center"/>
              <w:rPr>
                <w:sz w:val="16"/>
                <w:szCs w:val="16"/>
              </w:rPr>
            </w:pPr>
            <w:r w:rsidRPr="006C6CB9">
              <w:rPr>
                <w:rFonts w:ascii="Calibri" w:eastAsia="Calibri" w:hAnsi="Calibri" w:cs="Calibri"/>
                <w:color w:val="000000" w:themeColor="text1"/>
                <w:sz w:val="16"/>
                <w:szCs w:val="16"/>
              </w:rPr>
              <w:t>12</w:t>
            </w:r>
          </w:p>
        </w:tc>
        <w:tc>
          <w:tcPr>
            <w:tcW w:w="85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1E8984EE" w14:textId="1762DB2D" w:rsidR="4C3B832D" w:rsidRPr="006C6CB9" w:rsidRDefault="4C3B832D" w:rsidP="4C3B832D">
            <w:pPr>
              <w:spacing w:after="0"/>
              <w:jc w:val="center"/>
              <w:rPr>
                <w:sz w:val="16"/>
                <w:szCs w:val="16"/>
              </w:rPr>
            </w:pPr>
            <w:r w:rsidRPr="006C6CB9">
              <w:rPr>
                <w:rFonts w:ascii="Calibri" w:eastAsia="Calibri" w:hAnsi="Calibri" w:cs="Calibri"/>
                <w:color w:val="000000" w:themeColor="text1"/>
                <w:sz w:val="16"/>
                <w:szCs w:val="16"/>
              </w:rPr>
              <w:t>horas</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063CA789" w14:textId="5E957F80" w:rsidR="4C3B832D" w:rsidRPr="006C6CB9" w:rsidRDefault="4C3B832D" w:rsidP="4C3B832D">
            <w:pPr>
              <w:spacing w:after="0"/>
              <w:jc w:val="center"/>
              <w:rPr>
                <w:sz w:val="16"/>
                <w:szCs w:val="16"/>
              </w:rPr>
            </w:pPr>
            <w:r w:rsidRPr="006C6CB9">
              <w:rPr>
                <w:rFonts w:ascii="Calibri" w:eastAsia="Calibri" w:hAnsi="Calibri" w:cs="Calibri"/>
                <w:color w:val="000000" w:themeColor="text1"/>
                <w:sz w:val="16"/>
                <w:szCs w:val="16"/>
              </w:rPr>
              <w:t>33,22 €</w:t>
            </w:r>
          </w:p>
        </w:tc>
        <w:tc>
          <w:tcPr>
            <w:tcW w:w="850"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764BAD0F" w14:textId="7059A09A" w:rsidR="4C3B832D" w:rsidRPr="006C6CB9" w:rsidRDefault="4C3B832D" w:rsidP="4C3B832D">
            <w:pPr>
              <w:spacing w:after="0"/>
              <w:jc w:val="center"/>
              <w:rPr>
                <w:sz w:val="16"/>
                <w:szCs w:val="16"/>
              </w:rPr>
            </w:pPr>
            <w:r w:rsidRPr="006C6CB9">
              <w:rPr>
                <w:rFonts w:ascii="Calibri" w:eastAsia="Calibri" w:hAnsi="Calibri" w:cs="Calibri"/>
                <w:color w:val="000000" w:themeColor="text1"/>
                <w:sz w:val="16"/>
                <w:szCs w:val="16"/>
              </w:rPr>
              <w:t>398,69 €</w:t>
            </w:r>
          </w:p>
        </w:tc>
        <w:tc>
          <w:tcPr>
            <w:tcW w:w="85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5382CEA7" w14:textId="02D61B4E" w:rsidR="4C3B832D" w:rsidRPr="006C6CB9" w:rsidRDefault="4C3B832D" w:rsidP="002723AA">
            <w:pPr>
              <w:jc w:val="center"/>
              <w:rPr>
                <w:sz w:val="16"/>
                <w:szCs w:val="16"/>
              </w:rPr>
            </w:pPr>
          </w:p>
        </w:tc>
        <w:tc>
          <w:tcPr>
            <w:tcW w:w="850"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03CBEC1A" w14:textId="24982655" w:rsidR="4C3B832D" w:rsidRPr="006C6CB9" w:rsidRDefault="4C3B832D" w:rsidP="002723AA">
            <w:pPr>
              <w:jc w:val="center"/>
              <w:rPr>
                <w:sz w:val="16"/>
                <w:szCs w:val="16"/>
              </w:rPr>
            </w:pPr>
          </w:p>
        </w:tc>
      </w:tr>
      <w:tr w:rsidR="4C3B832D" w14:paraId="411C1ECA" w14:textId="77777777" w:rsidTr="002C4302">
        <w:trPr>
          <w:trHeight w:val="315"/>
        </w:trPr>
        <w:tc>
          <w:tcPr>
            <w:tcW w:w="58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6C857B79" w14:textId="1DFC820A" w:rsidR="4C3B832D" w:rsidRPr="006C6CB9" w:rsidRDefault="4C3B832D" w:rsidP="002723AA">
            <w:pPr>
              <w:jc w:val="center"/>
              <w:rPr>
                <w:sz w:val="16"/>
                <w:szCs w:val="16"/>
              </w:rPr>
            </w:pPr>
          </w:p>
        </w:tc>
        <w:tc>
          <w:tcPr>
            <w:tcW w:w="583"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7A9387A5" w14:textId="19AD37AA" w:rsidR="4C3B832D" w:rsidRPr="006C6CB9" w:rsidRDefault="4C3B832D" w:rsidP="4C3B832D">
            <w:pPr>
              <w:spacing w:after="0"/>
              <w:jc w:val="center"/>
              <w:rPr>
                <w:sz w:val="16"/>
                <w:szCs w:val="16"/>
              </w:rPr>
            </w:pPr>
            <w:r w:rsidRPr="006C6CB9">
              <w:rPr>
                <w:rFonts w:ascii="Calibri" w:eastAsia="Calibri" w:hAnsi="Calibri" w:cs="Calibri"/>
                <w:color w:val="000000" w:themeColor="text1"/>
                <w:sz w:val="16"/>
                <w:szCs w:val="16"/>
              </w:rPr>
              <w:t>006</w:t>
            </w:r>
          </w:p>
        </w:tc>
        <w:tc>
          <w:tcPr>
            <w:tcW w:w="58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0F0D4CC4" w14:textId="5AFCA975" w:rsidR="4C3B832D" w:rsidRPr="006C6CB9" w:rsidRDefault="4C3B832D" w:rsidP="002723AA">
            <w:pPr>
              <w:jc w:val="center"/>
              <w:rPr>
                <w:sz w:val="16"/>
                <w:szCs w:val="16"/>
              </w:rPr>
            </w:pPr>
          </w:p>
        </w:tc>
        <w:tc>
          <w:tcPr>
            <w:tcW w:w="2078"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35" w:type="dxa"/>
              <w:right w:w="15" w:type="dxa"/>
            </w:tcMar>
            <w:vAlign w:val="center"/>
          </w:tcPr>
          <w:p w14:paraId="227C91F5" w14:textId="6742D667" w:rsidR="4C3B832D" w:rsidRPr="006C6CB9" w:rsidRDefault="4C3B832D" w:rsidP="4C3B832D">
            <w:pPr>
              <w:spacing w:after="0"/>
              <w:jc w:val="left"/>
              <w:rPr>
                <w:sz w:val="16"/>
                <w:szCs w:val="16"/>
              </w:rPr>
            </w:pPr>
            <w:r w:rsidRPr="006C6CB9">
              <w:rPr>
                <w:rFonts w:ascii="Calibri" w:eastAsia="Calibri" w:hAnsi="Calibri" w:cs="Calibri"/>
                <w:color w:val="000000" w:themeColor="text1"/>
                <w:sz w:val="16"/>
                <w:szCs w:val="16"/>
              </w:rPr>
              <w:t>Enviar alerta</w:t>
            </w:r>
          </w:p>
        </w:tc>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7457636B" w14:textId="522A78FE" w:rsidR="4C3B832D" w:rsidRPr="006C6CB9" w:rsidRDefault="4C3B832D" w:rsidP="002723AA">
            <w:pPr>
              <w:jc w:val="center"/>
              <w:rPr>
                <w:sz w:val="16"/>
                <w:szCs w:val="16"/>
              </w:rPr>
            </w:pPr>
          </w:p>
        </w:tc>
        <w:tc>
          <w:tcPr>
            <w:tcW w:w="85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075FDAE9" w14:textId="0764C943" w:rsidR="4C3B832D" w:rsidRPr="006C6CB9" w:rsidRDefault="4C3B832D" w:rsidP="002723AA">
            <w:pPr>
              <w:jc w:val="center"/>
              <w:rPr>
                <w:sz w:val="16"/>
                <w:szCs w:val="16"/>
              </w:rPr>
            </w:pP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68CADBFD" w14:textId="297D8DA2" w:rsidR="4C3B832D" w:rsidRPr="006C6CB9" w:rsidRDefault="4C3B832D" w:rsidP="002723AA">
            <w:pPr>
              <w:jc w:val="center"/>
              <w:rPr>
                <w:sz w:val="16"/>
                <w:szCs w:val="16"/>
              </w:rPr>
            </w:pPr>
          </w:p>
        </w:tc>
        <w:tc>
          <w:tcPr>
            <w:tcW w:w="850"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3B459BC2" w14:textId="28814CC2" w:rsidR="4C3B832D" w:rsidRPr="006C6CB9" w:rsidRDefault="4C3B832D" w:rsidP="002723AA">
            <w:pPr>
              <w:jc w:val="center"/>
              <w:rPr>
                <w:sz w:val="16"/>
                <w:szCs w:val="16"/>
              </w:rPr>
            </w:pPr>
          </w:p>
        </w:tc>
        <w:tc>
          <w:tcPr>
            <w:tcW w:w="85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2060A5C6" w14:textId="4345C7E7" w:rsidR="4C3B832D" w:rsidRPr="006C6CB9" w:rsidRDefault="4C3B832D" w:rsidP="4C3B832D">
            <w:pPr>
              <w:spacing w:after="0"/>
              <w:jc w:val="center"/>
              <w:rPr>
                <w:sz w:val="16"/>
                <w:szCs w:val="16"/>
              </w:rPr>
            </w:pPr>
            <w:r w:rsidRPr="006C6CB9">
              <w:rPr>
                <w:rFonts w:ascii="Calibri" w:eastAsia="Calibri" w:hAnsi="Calibri" w:cs="Calibri"/>
                <w:color w:val="000000" w:themeColor="text1"/>
                <w:sz w:val="16"/>
                <w:szCs w:val="16"/>
              </w:rPr>
              <w:t>431,91 €</w:t>
            </w:r>
          </w:p>
        </w:tc>
        <w:tc>
          <w:tcPr>
            <w:tcW w:w="850"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1C3A9066" w14:textId="617E5F96" w:rsidR="4C3B832D" w:rsidRPr="006C6CB9" w:rsidRDefault="4C3B832D" w:rsidP="002723AA">
            <w:pPr>
              <w:jc w:val="center"/>
              <w:rPr>
                <w:sz w:val="16"/>
                <w:szCs w:val="16"/>
              </w:rPr>
            </w:pPr>
          </w:p>
        </w:tc>
      </w:tr>
      <w:tr w:rsidR="4C3B832D" w14:paraId="1CD7200A" w14:textId="77777777" w:rsidTr="002C4302">
        <w:trPr>
          <w:trHeight w:val="315"/>
        </w:trPr>
        <w:tc>
          <w:tcPr>
            <w:tcW w:w="58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1E8D45A6" w14:textId="6CDEEDBE" w:rsidR="4C3B832D" w:rsidRPr="006C6CB9" w:rsidRDefault="4C3B832D" w:rsidP="002723AA">
            <w:pPr>
              <w:jc w:val="center"/>
              <w:rPr>
                <w:sz w:val="16"/>
                <w:szCs w:val="16"/>
              </w:rPr>
            </w:pPr>
          </w:p>
        </w:tc>
        <w:tc>
          <w:tcPr>
            <w:tcW w:w="583"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243FE659" w14:textId="67B91950" w:rsidR="4C3B832D" w:rsidRPr="006C6CB9" w:rsidRDefault="4C3B832D" w:rsidP="002723AA">
            <w:pPr>
              <w:jc w:val="center"/>
              <w:rPr>
                <w:sz w:val="16"/>
                <w:szCs w:val="16"/>
              </w:rPr>
            </w:pPr>
          </w:p>
        </w:tc>
        <w:tc>
          <w:tcPr>
            <w:tcW w:w="58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3A108803" w14:textId="6EFA8328" w:rsidR="4C3B832D" w:rsidRPr="006C6CB9" w:rsidRDefault="4C3B832D" w:rsidP="4C3B832D">
            <w:pPr>
              <w:spacing w:after="0"/>
              <w:jc w:val="center"/>
              <w:rPr>
                <w:sz w:val="16"/>
                <w:szCs w:val="16"/>
              </w:rPr>
            </w:pPr>
            <w:r w:rsidRPr="006C6CB9">
              <w:rPr>
                <w:rFonts w:ascii="Calibri" w:eastAsia="Calibri" w:hAnsi="Calibri" w:cs="Calibri"/>
                <w:color w:val="000000" w:themeColor="text1"/>
                <w:sz w:val="16"/>
                <w:szCs w:val="16"/>
              </w:rPr>
              <w:t>01</w:t>
            </w:r>
          </w:p>
        </w:tc>
        <w:tc>
          <w:tcPr>
            <w:tcW w:w="2078"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270" w:type="dxa"/>
              <w:right w:w="15" w:type="dxa"/>
            </w:tcMar>
            <w:vAlign w:val="center"/>
          </w:tcPr>
          <w:p w14:paraId="57C2F38D" w14:textId="49BB33C9" w:rsidR="4C3B832D" w:rsidRPr="006C6CB9" w:rsidRDefault="4C3B832D" w:rsidP="4C3B832D">
            <w:pPr>
              <w:spacing w:after="0"/>
              <w:jc w:val="left"/>
              <w:rPr>
                <w:sz w:val="16"/>
                <w:szCs w:val="16"/>
              </w:rPr>
            </w:pPr>
            <w:r w:rsidRPr="006C6CB9">
              <w:rPr>
                <w:rFonts w:ascii="Calibri" w:eastAsia="Calibri" w:hAnsi="Calibri" w:cs="Calibri"/>
                <w:color w:val="000000" w:themeColor="text1"/>
                <w:sz w:val="16"/>
                <w:szCs w:val="16"/>
              </w:rPr>
              <w:t>Desarrollador Junior</w:t>
            </w:r>
          </w:p>
        </w:tc>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04C56973" w14:textId="2C7FBDFD" w:rsidR="4C3B832D" w:rsidRPr="006C6CB9" w:rsidRDefault="4C3B832D" w:rsidP="4C3B832D">
            <w:pPr>
              <w:spacing w:after="0"/>
              <w:jc w:val="center"/>
              <w:rPr>
                <w:sz w:val="16"/>
                <w:szCs w:val="16"/>
              </w:rPr>
            </w:pPr>
            <w:r w:rsidRPr="006C6CB9">
              <w:rPr>
                <w:rFonts w:ascii="Calibri" w:eastAsia="Calibri" w:hAnsi="Calibri" w:cs="Calibri"/>
                <w:color w:val="000000" w:themeColor="text1"/>
                <w:sz w:val="16"/>
                <w:szCs w:val="16"/>
              </w:rPr>
              <w:t>13</w:t>
            </w:r>
          </w:p>
        </w:tc>
        <w:tc>
          <w:tcPr>
            <w:tcW w:w="85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4D6DCF56" w14:textId="1953DFDE" w:rsidR="4C3B832D" w:rsidRPr="006C6CB9" w:rsidRDefault="4C3B832D" w:rsidP="4C3B832D">
            <w:pPr>
              <w:spacing w:after="0"/>
              <w:jc w:val="center"/>
              <w:rPr>
                <w:sz w:val="16"/>
                <w:szCs w:val="16"/>
              </w:rPr>
            </w:pPr>
            <w:r w:rsidRPr="006C6CB9">
              <w:rPr>
                <w:rFonts w:ascii="Calibri" w:eastAsia="Calibri" w:hAnsi="Calibri" w:cs="Calibri"/>
                <w:color w:val="000000" w:themeColor="text1"/>
                <w:sz w:val="16"/>
                <w:szCs w:val="16"/>
              </w:rPr>
              <w:t>horas</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2CD4136F" w14:textId="10B0A3D5" w:rsidR="4C3B832D" w:rsidRPr="006C6CB9" w:rsidRDefault="4C3B832D" w:rsidP="4C3B832D">
            <w:pPr>
              <w:spacing w:after="0"/>
              <w:jc w:val="center"/>
              <w:rPr>
                <w:sz w:val="16"/>
                <w:szCs w:val="16"/>
              </w:rPr>
            </w:pPr>
            <w:r w:rsidRPr="006C6CB9">
              <w:rPr>
                <w:rFonts w:ascii="Calibri" w:eastAsia="Calibri" w:hAnsi="Calibri" w:cs="Calibri"/>
                <w:color w:val="000000" w:themeColor="text1"/>
                <w:sz w:val="16"/>
                <w:szCs w:val="16"/>
              </w:rPr>
              <w:t>33,22 €</w:t>
            </w:r>
          </w:p>
        </w:tc>
        <w:tc>
          <w:tcPr>
            <w:tcW w:w="850"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6BE065CA" w14:textId="6D11859F" w:rsidR="4C3B832D" w:rsidRPr="006C6CB9" w:rsidRDefault="4C3B832D" w:rsidP="4C3B832D">
            <w:pPr>
              <w:spacing w:after="0"/>
              <w:jc w:val="center"/>
              <w:rPr>
                <w:sz w:val="16"/>
                <w:szCs w:val="16"/>
              </w:rPr>
            </w:pPr>
            <w:r w:rsidRPr="006C6CB9">
              <w:rPr>
                <w:rFonts w:ascii="Calibri" w:eastAsia="Calibri" w:hAnsi="Calibri" w:cs="Calibri"/>
                <w:color w:val="000000" w:themeColor="text1"/>
                <w:sz w:val="16"/>
                <w:szCs w:val="16"/>
              </w:rPr>
              <w:t>431,91 €</w:t>
            </w:r>
          </w:p>
        </w:tc>
        <w:tc>
          <w:tcPr>
            <w:tcW w:w="85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1366C41D" w14:textId="46E18348" w:rsidR="4C3B832D" w:rsidRPr="006C6CB9" w:rsidRDefault="4C3B832D" w:rsidP="002723AA">
            <w:pPr>
              <w:jc w:val="center"/>
              <w:rPr>
                <w:sz w:val="16"/>
                <w:szCs w:val="16"/>
              </w:rPr>
            </w:pPr>
          </w:p>
        </w:tc>
        <w:tc>
          <w:tcPr>
            <w:tcW w:w="850"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1F304BD7" w14:textId="44AADFD2" w:rsidR="4C3B832D" w:rsidRPr="006C6CB9" w:rsidRDefault="4C3B832D" w:rsidP="002723AA">
            <w:pPr>
              <w:jc w:val="center"/>
              <w:rPr>
                <w:sz w:val="16"/>
                <w:szCs w:val="16"/>
              </w:rPr>
            </w:pPr>
          </w:p>
        </w:tc>
      </w:tr>
      <w:tr w:rsidR="4C3B832D" w14:paraId="52D7061E" w14:textId="77777777" w:rsidTr="002C4302">
        <w:trPr>
          <w:trHeight w:val="315"/>
        </w:trPr>
        <w:tc>
          <w:tcPr>
            <w:tcW w:w="58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1B9FCF66" w14:textId="46B2DC62" w:rsidR="4C3B832D" w:rsidRPr="006C6CB9" w:rsidRDefault="4C3B832D" w:rsidP="002723AA">
            <w:pPr>
              <w:jc w:val="center"/>
              <w:rPr>
                <w:sz w:val="16"/>
                <w:szCs w:val="16"/>
              </w:rPr>
            </w:pPr>
          </w:p>
        </w:tc>
        <w:tc>
          <w:tcPr>
            <w:tcW w:w="583"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35C4B276" w14:textId="1E9EE7D8" w:rsidR="4C3B832D" w:rsidRPr="006C6CB9" w:rsidRDefault="4C3B832D" w:rsidP="4C3B832D">
            <w:pPr>
              <w:spacing w:after="0"/>
              <w:jc w:val="center"/>
              <w:rPr>
                <w:sz w:val="16"/>
                <w:szCs w:val="16"/>
              </w:rPr>
            </w:pPr>
            <w:r w:rsidRPr="006C6CB9">
              <w:rPr>
                <w:rFonts w:ascii="Calibri" w:eastAsia="Calibri" w:hAnsi="Calibri" w:cs="Calibri"/>
                <w:color w:val="000000" w:themeColor="text1"/>
                <w:sz w:val="16"/>
                <w:szCs w:val="16"/>
              </w:rPr>
              <w:t>007</w:t>
            </w:r>
          </w:p>
        </w:tc>
        <w:tc>
          <w:tcPr>
            <w:tcW w:w="58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3E0E0757" w14:textId="73D2885F" w:rsidR="4C3B832D" w:rsidRPr="006C6CB9" w:rsidRDefault="4C3B832D" w:rsidP="002723AA">
            <w:pPr>
              <w:jc w:val="center"/>
              <w:rPr>
                <w:sz w:val="16"/>
                <w:szCs w:val="16"/>
              </w:rPr>
            </w:pPr>
          </w:p>
        </w:tc>
        <w:tc>
          <w:tcPr>
            <w:tcW w:w="2078"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35" w:type="dxa"/>
              <w:right w:w="15" w:type="dxa"/>
            </w:tcMar>
            <w:vAlign w:val="center"/>
          </w:tcPr>
          <w:p w14:paraId="5AB4AB8B" w14:textId="4FB49998" w:rsidR="4C3B832D" w:rsidRPr="006C6CB9" w:rsidRDefault="4C3B832D" w:rsidP="4C3B832D">
            <w:pPr>
              <w:spacing w:after="0"/>
              <w:jc w:val="left"/>
              <w:rPr>
                <w:sz w:val="16"/>
                <w:szCs w:val="16"/>
              </w:rPr>
            </w:pPr>
            <w:r w:rsidRPr="006C6CB9">
              <w:rPr>
                <w:rFonts w:ascii="Calibri" w:eastAsia="Calibri" w:hAnsi="Calibri" w:cs="Calibri"/>
                <w:color w:val="000000" w:themeColor="text1"/>
                <w:sz w:val="16"/>
                <w:szCs w:val="16"/>
              </w:rPr>
              <w:t xml:space="preserve">Listado de mensajes en una </w:t>
            </w:r>
            <w:r w:rsidR="006C6CB9" w:rsidRPr="006C6CB9">
              <w:rPr>
                <w:rFonts w:ascii="Calibri" w:eastAsia="Calibri" w:hAnsi="Calibri" w:cs="Calibri"/>
                <w:color w:val="000000" w:themeColor="text1"/>
                <w:sz w:val="16"/>
                <w:szCs w:val="16"/>
              </w:rPr>
              <w:t>conversación</w:t>
            </w:r>
          </w:p>
        </w:tc>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292E69E3" w14:textId="2D770D09" w:rsidR="4C3B832D" w:rsidRPr="006C6CB9" w:rsidRDefault="4C3B832D" w:rsidP="002723AA">
            <w:pPr>
              <w:jc w:val="center"/>
              <w:rPr>
                <w:sz w:val="16"/>
                <w:szCs w:val="16"/>
              </w:rPr>
            </w:pPr>
          </w:p>
        </w:tc>
        <w:tc>
          <w:tcPr>
            <w:tcW w:w="85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23C6E75B" w14:textId="2B2F2A56" w:rsidR="4C3B832D" w:rsidRPr="006C6CB9" w:rsidRDefault="4C3B832D" w:rsidP="002723AA">
            <w:pPr>
              <w:jc w:val="center"/>
              <w:rPr>
                <w:sz w:val="16"/>
                <w:szCs w:val="16"/>
              </w:rPr>
            </w:pP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31A8945B" w14:textId="703541BE" w:rsidR="4C3B832D" w:rsidRPr="006C6CB9" w:rsidRDefault="4C3B832D" w:rsidP="002723AA">
            <w:pPr>
              <w:jc w:val="center"/>
              <w:rPr>
                <w:sz w:val="16"/>
                <w:szCs w:val="16"/>
              </w:rPr>
            </w:pPr>
          </w:p>
        </w:tc>
        <w:tc>
          <w:tcPr>
            <w:tcW w:w="850"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4D4B72DB" w14:textId="7E9609C6" w:rsidR="4C3B832D" w:rsidRPr="006C6CB9" w:rsidRDefault="4C3B832D" w:rsidP="002723AA">
            <w:pPr>
              <w:jc w:val="center"/>
              <w:rPr>
                <w:sz w:val="16"/>
                <w:szCs w:val="16"/>
              </w:rPr>
            </w:pPr>
          </w:p>
        </w:tc>
        <w:tc>
          <w:tcPr>
            <w:tcW w:w="85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4129B6E9" w14:textId="046BD6EE" w:rsidR="4C3B832D" w:rsidRPr="006C6CB9" w:rsidRDefault="4C3B832D" w:rsidP="4C3B832D">
            <w:pPr>
              <w:spacing w:after="0"/>
              <w:jc w:val="center"/>
              <w:rPr>
                <w:sz w:val="16"/>
                <w:szCs w:val="16"/>
              </w:rPr>
            </w:pPr>
            <w:r w:rsidRPr="006C6CB9">
              <w:rPr>
                <w:rFonts w:ascii="Calibri" w:eastAsia="Calibri" w:hAnsi="Calibri" w:cs="Calibri"/>
                <w:color w:val="000000" w:themeColor="text1"/>
                <w:sz w:val="16"/>
                <w:szCs w:val="16"/>
              </w:rPr>
              <w:t>332,24 €</w:t>
            </w:r>
          </w:p>
        </w:tc>
        <w:tc>
          <w:tcPr>
            <w:tcW w:w="850"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1E7D801F" w14:textId="0C8E593A" w:rsidR="4C3B832D" w:rsidRPr="006C6CB9" w:rsidRDefault="4C3B832D" w:rsidP="002723AA">
            <w:pPr>
              <w:jc w:val="center"/>
              <w:rPr>
                <w:sz w:val="16"/>
                <w:szCs w:val="16"/>
              </w:rPr>
            </w:pPr>
          </w:p>
        </w:tc>
      </w:tr>
      <w:tr w:rsidR="4C3B832D" w14:paraId="2289CDD9" w14:textId="77777777" w:rsidTr="002C4302">
        <w:trPr>
          <w:trHeight w:val="315"/>
        </w:trPr>
        <w:tc>
          <w:tcPr>
            <w:tcW w:w="58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7D959FDC" w14:textId="5EBDEB78" w:rsidR="4C3B832D" w:rsidRPr="006C6CB9" w:rsidRDefault="4C3B832D" w:rsidP="002723AA">
            <w:pPr>
              <w:jc w:val="center"/>
              <w:rPr>
                <w:sz w:val="16"/>
                <w:szCs w:val="16"/>
              </w:rPr>
            </w:pPr>
          </w:p>
        </w:tc>
        <w:tc>
          <w:tcPr>
            <w:tcW w:w="583"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012A149C" w14:textId="2533276D" w:rsidR="4C3B832D" w:rsidRPr="006C6CB9" w:rsidRDefault="4C3B832D" w:rsidP="002723AA">
            <w:pPr>
              <w:jc w:val="center"/>
              <w:rPr>
                <w:sz w:val="16"/>
                <w:szCs w:val="16"/>
              </w:rPr>
            </w:pPr>
          </w:p>
        </w:tc>
        <w:tc>
          <w:tcPr>
            <w:tcW w:w="58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09776FC4" w14:textId="1CC1B06F" w:rsidR="4C3B832D" w:rsidRPr="006C6CB9" w:rsidRDefault="4C3B832D" w:rsidP="4C3B832D">
            <w:pPr>
              <w:spacing w:after="0"/>
              <w:jc w:val="center"/>
              <w:rPr>
                <w:sz w:val="16"/>
                <w:szCs w:val="16"/>
              </w:rPr>
            </w:pPr>
            <w:r w:rsidRPr="006C6CB9">
              <w:rPr>
                <w:rFonts w:ascii="Calibri" w:eastAsia="Calibri" w:hAnsi="Calibri" w:cs="Calibri"/>
                <w:color w:val="000000" w:themeColor="text1"/>
                <w:sz w:val="16"/>
                <w:szCs w:val="16"/>
              </w:rPr>
              <w:t>01</w:t>
            </w:r>
          </w:p>
        </w:tc>
        <w:tc>
          <w:tcPr>
            <w:tcW w:w="2078"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270" w:type="dxa"/>
              <w:right w:w="15" w:type="dxa"/>
            </w:tcMar>
            <w:vAlign w:val="center"/>
          </w:tcPr>
          <w:p w14:paraId="7DE5ACD0" w14:textId="3E58E1E7" w:rsidR="4C3B832D" w:rsidRPr="006C6CB9" w:rsidRDefault="4C3B832D" w:rsidP="4C3B832D">
            <w:pPr>
              <w:spacing w:after="0"/>
              <w:jc w:val="left"/>
              <w:rPr>
                <w:sz w:val="16"/>
                <w:szCs w:val="16"/>
              </w:rPr>
            </w:pPr>
            <w:r w:rsidRPr="006C6CB9">
              <w:rPr>
                <w:rFonts w:ascii="Calibri" w:eastAsia="Calibri" w:hAnsi="Calibri" w:cs="Calibri"/>
                <w:color w:val="000000" w:themeColor="text1"/>
                <w:sz w:val="16"/>
                <w:szCs w:val="16"/>
              </w:rPr>
              <w:t>Desarrollador Junior</w:t>
            </w:r>
          </w:p>
        </w:tc>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4FECBC51" w14:textId="3E6A2B52" w:rsidR="4C3B832D" w:rsidRPr="006C6CB9" w:rsidRDefault="4C3B832D" w:rsidP="4C3B832D">
            <w:pPr>
              <w:spacing w:after="0"/>
              <w:jc w:val="center"/>
              <w:rPr>
                <w:sz w:val="16"/>
                <w:szCs w:val="16"/>
              </w:rPr>
            </w:pPr>
            <w:r w:rsidRPr="006C6CB9">
              <w:rPr>
                <w:rFonts w:ascii="Calibri" w:eastAsia="Calibri" w:hAnsi="Calibri" w:cs="Calibri"/>
                <w:color w:val="000000" w:themeColor="text1"/>
                <w:sz w:val="16"/>
                <w:szCs w:val="16"/>
              </w:rPr>
              <w:t>10</w:t>
            </w:r>
          </w:p>
        </w:tc>
        <w:tc>
          <w:tcPr>
            <w:tcW w:w="85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21E1AF65" w14:textId="2A04DC86" w:rsidR="4C3B832D" w:rsidRPr="006C6CB9" w:rsidRDefault="4C3B832D" w:rsidP="4C3B832D">
            <w:pPr>
              <w:spacing w:after="0"/>
              <w:jc w:val="center"/>
              <w:rPr>
                <w:sz w:val="16"/>
                <w:szCs w:val="16"/>
              </w:rPr>
            </w:pPr>
            <w:r w:rsidRPr="006C6CB9">
              <w:rPr>
                <w:rFonts w:ascii="Calibri" w:eastAsia="Calibri" w:hAnsi="Calibri" w:cs="Calibri"/>
                <w:color w:val="000000" w:themeColor="text1"/>
                <w:sz w:val="16"/>
                <w:szCs w:val="16"/>
              </w:rPr>
              <w:t>horas</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17954233" w14:textId="7EBE157F" w:rsidR="4C3B832D" w:rsidRPr="006C6CB9" w:rsidRDefault="4C3B832D" w:rsidP="4C3B832D">
            <w:pPr>
              <w:spacing w:after="0"/>
              <w:jc w:val="center"/>
              <w:rPr>
                <w:sz w:val="16"/>
                <w:szCs w:val="16"/>
              </w:rPr>
            </w:pPr>
            <w:r w:rsidRPr="006C6CB9">
              <w:rPr>
                <w:rFonts w:ascii="Calibri" w:eastAsia="Calibri" w:hAnsi="Calibri" w:cs="Calibri"/>
                <w:color w:val="000000" w:themeColor="text1"/>
                <w:sz w:val="16"/>
                <w:szCs w:val="16"/>
              </w:rPr>
              <w:t>33,22 €</w:t>
            </w:r>
          </w:p>
        </w:tc>
        <w:tc>
          <w:tcPr>
            <w:tcW w:w="850"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1D4DE716" w14:textId="10C6B42F" w:rsidR="4C3B832D" w:rsidRPr="006C6CB9" w:rsidRDefault="4C3B832D" w:rsidP="4C3B832D">
            <w:pPr>
              <w:spacing w:after="0"/>
              <w:jc w:val="center"/>
              <w:rPr>
                <w:sz w:val="16"/>
                <w:szCs w:val="16"/>
              </w:rPr>
            </w:pPr>
            <w:r w:rsidRPr="006C6CB9">
              <w:rPr>
                <w:rFonts w:ascii="Calibri" w:eastAsia="Calibri" w:hAnsi="Calibri" w:cs="Calibri"/>
                <w:color w:val="000000" w:themeColor="text1"/>
                <w:sz w:val="16"/>
                <w:szCs w:val="16"/>
              </w:rPr>
              <w:t>332,24 €</w:t>
            </w:r>
          </w:p>
        </w:tc>
        <w:tc>
          <w:tcPr>
            <w:tcW w:w="85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2D216D31" w14:textId="2EFC4158" w:rsidR="4C3B832D" w:rsidRPr="006C6CB9" w:rsidRDefault="4C3B832D" w:rsidP="002723AA">
            <w:pPr>
              <w:jc w:val="center"/>
              <w:rPr>
                <w:sz w:val="16"/>
                <w:szCs w:val="16"/>
              </w:rPr>
            </w:pPr>
          </w:p>
        </w:tc>
        <w:tc>
          <w:tcPr>
            <w:tcW w:w="850"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48ADC162" w14:textId="2A08416C" w:rsidR="4C3B832D" w:rsidRPr="006C6CB9" w:rsidRDefault="4C3B832D" w:rsidP="002723AA">
            <w:pPr>
              <w:jc w:val="center"/>
              <w:rPr>
                <w:sz w:val="16"/>
                <w:szCs w:val="16"/>
              </w:rPr>
            </w:pPr>
          </w:p>
        </w:tc>
      </w:tr>
      <w:tr w:rsidR="4C3B832D" w14:paraId="30F9C881" w14:textId="77777777" w:rsidTr="002C4302">
        <w:trPr>
          <w:trHeight w:val="315"/>
        </w:trPr>
        <w:tc>
          <w:tcPr>
            <w:tcW w:w="58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368165F1" w14:textId="4C269A3D" w:rsidR="4C3B832D" w:rsidRPr="006C6CB9" w:rsidRDefault="4C3B832D" w:rsidP="002723AA">
            <w:pPr>
              <w:jc w:val="center"/>
              <w:rPr>
                <w:sz w:val="16"/>
                <w:szCs w:val="16"/>
              </w:rPr>
            </w:pPr>
          </w:p>
        </w:tc>
        <w:tc>
          <w:tcPr>
            <w:tcW w:w="583"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4640E57E" w14:textId="003E9A04" w:rsidR="4C3B832D" w:rsidRPr="006C6CB9" w:rsidRDefault="4C3B832D" w:rsidP="4C3B832D">
            <w:pPr>
              <w:spacing w:after="0"/>
              <w:jc w:val="center"/>
              <w:rPr>
                <w:sz w:val="16"/>
                <w:szCs w:val="16"/>
              </w:rPr>
            </w:pPr>
            <w:r w:rsidRPr="006C6CB9">
              <w:rPr>
                <w:rFonts w:ascii="Calibri" w:eastAsia="Calibri" w:hAnsi="Calibri" w:cs="Calibri"/>
                <w:color w:val="000000" w:themeColor="text1"/>
                <w:sz w:val="16"/>
                <w:szCs w:val="16"/>
              </w:rPr>
              <w:t>008</w:t>
            </w:r>
          </w:p>
        </w:tc>
        <w:tc>
          <w:tcPr>
            <w:tcW w:w="58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351C59EC" w14:textId="4C481BA5" w:rsidR="4C3B832D" w:rsidRPr="006C6CB9" w:rsidRDefault="4C3B832D" w:rsidP="002723AA">
            <w:pPr>
              <w:jc w:val="center"/>
              <w:rPr>
                <w:sz w:val="16"/>
                <w:szCs w:val="16"/>
              </w:rPr>
            </w:pPr>
          </w:p>
        </w:tc>
        <w:tc>
          <w:tcPr>
            <w:tcW w:w="2078"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35" w:type="dxa"/>
              <w:right w:w="15" w:type="dxa"/>
            </w:tcMar>
            <w:vAlign w:val="center"/>
          </w:tcPr>
          <w:p w14:paraId="614FDD51" w14:textId="15B093E8" w:rsidR="4C3B832D" w:rsidRPr="006C6CB9" w:rsidRDefault="4C3B832D" w:rsidP="4C3B832D">
            <w:pPr>
              <w:spacing w:after="0"/>
              <w:jc w:val="left"/>
              <w:rPr>
                <w:sz w:val="16"/>
                <w:szCs w:val="16"/>
              </w:rPr>
            </w:pPr>
            <w:r w:rsidRPr="006C6CB9">
              <w:rPr>
                <w:rFonts w:ascii="Calibri" w:eastAsia="Calibri" w:hAnsi="Calibri" w:cs="Calibri"/>
                <w:color w:val="000000" w:themeColor="text1"/>
                <w:sz w:val="16"/>
                <w:szCs w:val="16"/>
              </w:rPr>
              <w:t>Validar mensaje</w:t>
            </w:r>
          </w:p>
        </w:tc>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7DC023CA" w14:textId="6F4D84D3" w:rsidR="4C3B832D" w:rsidRPr="006C6CB9" w:rsidRDefault="4C3B832D" w:rsidP="002723AA">
            <w:pPr>
              <w:jc w:val="center"/>
              <w:rPr>
                <w:sz w:val="16"/>
                <w:szCs w:val="16"/>
              </w:rPr>
            </w:pPr>
          </w:p>
        </w:tc>
        <w:tc>
          <w:tcPr>
            <w:tcW w:w="85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3096B61C" w14:textId="3C331FBD" w:rsidR="4C3B832D" w:rsidRPr="006C6CB9" w:rsidRDefault="4C3B832D" w:rsidP="002723AA">
            <w:pPr>
              <w:jc w:val="center"/>
              <w:rPr>
                <w:sz w:val="16"/>
                <w:szCs w:val="16"/>
              </w:rPr>
            </w:pP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4104CEBD" w14:textId="6BC5FA13" w:rsidR="4C3B832D" w:rsidRPr="006C6CB9" w:rsidRDefault="4C3B832D" w:rsidP="002723AA">
            <w:pPr>
              <w:jc w:val="center"/>
              <w:rPr>
                <w:sz w:val="16"/>
                <w:szCs w:val="16"/>
              </w:rPr>
            </w:pPr>
          </w:p>
        </w:tc>
        <w:tc>
          <w:tcPr>
            <w:tcW w:w="850"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558BE0A6" w14:textId="18228CD1" w:rsidR="4C3B832D" w:rsidRPr="006C6CB9" w:rsidRDefault="4C3B832D" w:rsidP="002723AA">
            <w:pPr>
              <w:jc w:val="center"/>
              <w:rPr>
                <w:sz w:val="16"/>
                <w:szCs w:val="16"/>
              </w:rPr>
            </w:pPr>
          </w:p>
        </w:tc>
        <w:tc>
          <w:tcPr>
            <w:tcW w:w="85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0E5DE39E" w14:textId="78FD803A" w:rsidR="4C3B832D" w:rsidRPr="006C6CB9" w:rsidRDefault="4C3B832D" w:rsidP="4C3B832D">
            <w:pPr>
              <w:spacing w:after="0"/>
              <w:jc w:val="center"/>
              <w:rPr>
                <w:sz w:val="16"/>
                <w:szCs w:val="16"/>
              </w:rPr>
            </w:pPr>
            <w:r w:rsidRPr="006C6CB9">
              <w:rPr>
                <w:rFonts w:ascii="Calibri" w:eastAsia="Calibri" w:hAnsi="Calibri" w:cs="Calibri"/>
                <w:color w:val="000000" w:themeColor="text1"/>
                <w:sz w:val="16"/>
                <w:szCs w:val="16"/>
              </w:rPr>
              <w:t>398,69 €</w:t>
            </w:r>
          </w:p>
        </w:tc>
        <w:tc>
          <w:tcPr>
            <w:tcW w:w="850"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05C7FC7C" w14:textId="504D2C7D" w:rsidR="4C3B832D" w:rsidRPr="006C6CB9" w:rsidRDefault="4C3B832D" w:rsidP="002723AA">
            <w:pPr>
              <w:jc w:val="center"/>
              <w:rPr>
                <w:sz w:val="16"/>
                <w:szCs w:val="16"/>
              </w:rPr>
            </w:pPr>
          </w:p>
        </w:tc>
      </w:tr>
      <w:tr w:rsidR="4C3B832D" w14:paraId="7D2B99DE" w14:textId="77777777" w:rsidTr="002C4302">
        <w:trPr>
          <w:trHeight w:val="315"/>
        </w:trPr>
        <w:tc>
          <w:tcPr>
            <w:tcW w:w="58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4303E173" w14:textId="6549F318" w:rsidR="4C3B832D" w:rsidRPr="006C6CB9" w:rsidRDefault="4C3B832D" w:rsidP="002723AA">
            <w:pPr>
              <w:jc w:val="center"/>
              <w:rPr>
                <w:sz w:val="16"/>
                <w:szCs w:val="16"/>
              </w:rPr>
            </w:pPr>
          </w:p>
        </w:tc>
        <w:tc>
          <w:tcPr>
            <w:tcW w:w="583"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3378EB9C" w14:textId="3583F03A" w:rsidR="4C3B832D" w:rsidRPr="006C6CB9" w:rsidRDefault="4C3B832D" w:rsidP="002723AA">
            <w:pPr>
              <w:jc w:val="center"/>
              <w:rPr>
                <w:sz w:val="16"/>
                <w:szCs w:val="16"/>
              </w:rPr>
            </w:pPr>
          </w:p>
        </w:tc>
        <w:tc>
          <w:tcPr>
            <w:tcW w:w="58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62B0EFA1" w14:textId="641E286D" w:rsidR="4C3B832D" w:rsidRPr="006C6CB9" w:rsidRDefault="4C3B832D" w:rsidP="4C3B832D">
            <w:pPr>
              <w:spacing w:after="0"/>
              <w:jc w:val="center"/>
              <w:rPr>
                <w:sz w:val="16"/>
                <w:szCs w:val="16"/>
              </w:rPr>
            </w:pPr>
            <w:r w:rsidRPr="006C6CB9">
              <w:rPr>
                <w:rFonts w:ascii="Calibri" w:eastAsia="Calibri" w:hAnsi="Calibri" w:cs="Calibri"/>
                <w:color w:val="000000" w:themeColor="text1"/>
                <w:sz w:val="16"/>
                <w:szCs w:val="16"/>
              </w:rPr>
              <w:t>01</w:t>
            </w:r>
          </w:p>
        </w:tc>
        <w:tc>
          <w:tcPr>
            <w:tcW w:w="2078"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270" w:type="dxa"/>
              <w:right w:w="15" w:type="dxa"/>
            </w:tcMar>
            <w:vAlign w:val="center"/>
          </w:tcPr>
          <w:p w14:paraId="0335EF6B" w14:textId="282425F5" w:rsidR="4C3B832D" w:rsidRPr="006C6CB9" w:rsidRDefault="4C3B832D" w:rsidP="4C3B832D">
            <w:pPr>
              <w:spacing w:after="0"/>
              <w:jc w:val="left"/>
              <w:rPr>
                <w:sz w:val="16"/>
                <w:szCs w:val="16"/>
              </w:rPr>
            </w:pPr>
            <w:r w:rsidRPr="006C6CB9">
              <w:rPr>
                <w:rFonts w:ascii="Calibri" w:eastAsia="Calibri" w:hAnsi="Calibri" w:cs="Calibri"/>
                <w:color w:val="000000" w:themeColor="text1"/>
                <w:sz w:val="16"/>
                <w:szCs w:val="16"/>
              </w:rPr>
              <w:t>Desarrollador Junior</w:t>
            </w:r>
          </w:p>
        </w:tc>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3EFD8EB3" w14:textId="18B0E8FC" w:rsidR="4C3B832D" w:rsidRPr="006C6CB9" w:rsidRDefault="4C3B832D" w:rsidP="4C3B832D">
            <w:pPr>
              <w:spacing w:after="0"/>
              <w:jc w:val="center"/>
              <w:rPr>
                <w:sz w:val="16"/>
                <w:szCs w:val="16"/>
              </w:rPr>
            </w:pPr>
            <w:r w:rsidRPr="006C6CB9">
              <w:rPr>
                <w:rFonts w:ascii="Calibri" w:eastAsia="Calibri" w:hAnsi="Calibri" w:cs="Calibri"/>
                <w:color w:val="000000" w:themeColor="text1"/>
                <w:sz w:val="16"/>
                <w:szCs w:val="16"/>
              </w:rPr>
              <w:t>12</w:t>
            </w:r>
          </w:p>
        </w:tc>
        <w:tc>
          <w:tcPr>
            <w:tcW w:w="85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353383A7" w14:textId="0B4E250B" w:rsidR="4C3B832D" w:rsidRPr="006C6CB9" w:rsidRDefault="4C3B832D" w:rsidP="4C3B832D">
            <w:pPr>
              <w:spacing w:after="0"/>
              <w:jc w:val="center"/>
              <w:rPr>
                <w:sz w:val="16"/>
                <w:szCs w:val="16"/>
              </w:rPr>
            </w:pPr>
            <w:r w:rsidRPr="006C6CB9">
              <w:rPr>
                <w:rFonts w:ascii="Calibri" w:eastAsia="Calibri" w:hAnsi="Calibri" w:cs="Calibri"/>
                <w:color w:val="000000" w:themeColor="text1"/>
                <w:sz w:val="16"/>
                <w:szCs w:val="16"/>
              </w:rPr>
              <w:t>horas</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78BEBB1D" w14:textId="36EEBE4B" w:rsidR="4C3B832D" w:rsidRPr="006C6CB9" w:rsidRDefault="4C3B832D" w:rsidP="4C3B832D">
            <w:pPr>
              <w:spacing w:after="0"/>
              <w:jc w:val="center"/>
              <w:rPr>
                <w:sz w:val="16"/>
                <w:szCs w:val="16"/>
              </w:rPr>
            </w:pPr>
            <w:r w:rsidRPr="006C6CB9">
              <w:rPr>
                <w:rFonts w:ascii="Calibri" w:eastAsia="Calibri" w:hAnsi="Calibri" w:cs="Calibri"/>
                <w:color w:val="000000" w:themeColor="text1"/>
                <w:sz w:val="16"/>
                <w:szCs w:val="16"/>
              </w:rPr>
              <w:t>33,22 €</w:t>
            </w:r>
          </w:p>
        </w:tc>
        <w:tc>
          <w:tcPr>
            <w:tcW w:w="850"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058C0BEF" w14:textId="3756EBF2" w:rsidR="4C3B832D" w:rsidRPr="006C6CB9" w:rsidRDefault="4C3B832D" w:rsidP="4C3B832D">
            <w:pPr>
              <w:spacing w:after="0"/>
              <w:jc w:val="center"/>
              <w:rPr>
                <w:sz w:val="16"/>
                <w:szCs w:val="16"/>
              </w:rPr>
            </w:pPr>
            <w:r w:rsidRPr="006C6CB9">
              <w:rPr>
                <w:rFonts w:ascii="Calibri" w:eastAsia="Calibri" w:hAnsi="Calibri" w:cs="Calibri"/>
                <w:color w:val="000000" w:themeColor="text1"/>
                <w:sz w:val="16"/>
                <w:szCs w:val="16"/>
              </w:rPr>
              <w:t>398,69 €</w:t>
            </w:r>
          </w:p>
        </w:tc>
        <w:tc>
          <w:tcPr>
            <w:tcW w:w="85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591741B3" w14:textId="0761D449" w:rsidR="4C3B832D" w:rsidRPr="006C6CB9" w:rsidRDefault="4C3B832D" w:rsidP="002723AA">
            <w:pPr>
              <w:jc w:val="center"/>
              <w:rPr>
                <w:sz w:val="16"/>
                <w:szCs w:val="16"/>
              </w:rPr>
            </w:pPr>
          </w:p>
        </w:tc>
        <w:tc>
          <w:tcPr>
            <w:tcW w:w="850"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77168044" w14:textId="4065C2CB" w:rsidR="4C3B832D" w:rsidRPr="006C6CB9" w:rsidRDefault="4C3B832D" w:rsidP="002723AA">
            <w:pPr>
              <w:jc w:val="center"/>
              <w:rPr>
                <w:sz w:val="16"/>
                <w:szCs w:val="16"/>
              </w:rPr>
            </w:pPr>
          </w:p>
        </w:tc>
      </w:tr>
      <w:tr w:rsidR="4C3B832D" w14:paraId="5C46A023" w14:textId="77777777" w:rsidTr="002C4302">
        <w:trPr>
          <w:trHeight w:val="315"/>
        </w:trPr>
        <w:tc>
          <w:tcPr>
            <w:tcW w:w="58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69BF7D1D" w14:textId="74A07A74" w:rsidR="4C3B832D" w:rsidRPr="006C6CB9" w:rsidRDefault="4C3B832D" w:rsidP="002723AA">
            <w:pPr>
              <w:jc w:val="center"/>
              <w:rPr>
                <w:sz w:val="16"/>
                <w:szCs w:val="16"/>
              </w:rPr>
            </w:pPr>
          </w:p>
        </w:tc>
        <w:tc>
          <w:tcPr>
            <w:tcW w:w="583"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050CA8F3" w14:textId="5714CF04" w:rsidR="4C3B832D" w:rsidRPr="006C6CB9" w:rsidRDefault="4C3B832D" w:rsidP="4C3B832D">
            <w:pPr>
              <w:spacing w:after="0"/>
              <w:jc w:val="center"/>
              <w:rPr>
                <w:sz w:val="16"/>
                <w:szCs w:val="16"/>
              </w:rPr>
            </w:pPr>
            <w:r w:rsidRPr="006C6CB9">
              <w:rPr>
                <w:rFonts w:ascii="Calibri" w:eastAsia="Calibri" w:hAnsi="Calibri" w:cs="Calibri"/>
                <w:color w:val="000000" w:themeColor="text1"/>
                <w:sz w:val="16"/>
                <w:szCs w:val="16"/>
              </w:rPr>
              <w:t>009</w:t>
            </w:r>
          </w:p>
        </w:tc>
        <w:tc>
          <w:tcPr>
            <w:tcW w:w="58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5F463F27" w14:textId="1CE58C78" w:rsidR="4C3B832D" w:rsidRPr="006C6CB9" w:rsidRDefault="4C3B832D" w:rsidP="002723AA">
            <w:pPr>
              <w:jc w:val="center"/>
              <w:rPr>
                <w:sz w:val="16"/>
                <w:szCs w:val="16"/>
              </w:rPr>
            </w:pPr>
          </w:p>
        </w:tc>
        <w:tc>
          <w:tcPr>
            <w:tcW w:w="2078"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35" w:type="dxa"/>
              <w:right w:w="15" w:type="dxa"/>
            </w:tcMar>
            <w:vAlign w:val="center"/>
          </w:tcPr>
          <w:p w14:paraId="2B1741B5" w14:textId="31DC0959" w:rsidR="4C3B832D" w:rsidRPr="006C6CB9" w:rsidRDefault="006C6CB9" w:rsidP="4C3B832D">
            <w:pPr>
              <w:spacing w:after="0"/>
              <w:jc w:val="left"/>
              <w:rPr>
                <w:sz w:val="16"/>
                <w:szCs w:val="16"/>
              </w:rPr>
            </w:pPr>
            <w:r>
              <w:rPr>
                <w:rFonts w:ascii="Calibri" w:eastAsia="Calibri" w:hAnsi="Calibri" w:cs="Calibri"/>
                <w:color w:val="000000" w:themeColor="text1"/>
                <w:sz w:val="16"/>
                <w:szCs w:val="16"/>
              </w:rPr>
              <w:t>B</w:t>
            </w:r>
            <w:r w:rsidRPr="006C6CB9">
              <w:rPr>
                <w:rFonts w:ascii="Calibri" w:eastAsia="Calibri" w:hAnsi="Calibri" w:cs="Calibri"/>
                <w:color w:val="000000" w:themeColor="text1"/>
                <w:sz w:val="16"/>
                <w:szCs w:val="16"/>
              </w:rPr>
              <w:t>úsqueda</w:t>
            </w:r>
            <w:r w:rsidR="4C3B832D" w:rsidRPr="006C6CB9">
              <w:rPr>
                <w:rFonts w:ascii="Calibri" w:eastAsia="Calibri" w:hAnsi="Calibri" w:cs="Calibri"/>
                <w:color w:val="000000" w:themeColor="text1"/>
                <w:sz w:val="16"/>
                <w:szCs w:val="16"/>
              </w:rPr>
              <w:t xml:space="preserve"> de una conversación</w:t>
            </w:r>
          </w:p>
        </w:tc>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1F45CEC4" w14:textId="31635460" w:rsidR="4C3B832D" w:rsidRPr="006C6CB9" w:rsidRDefault="4C3B832D" w:rsidP="002723AA">
            <w:pPr>
              <w:jc w:val="center"/>
              <w:rPr>
                <w:sz w:val="16"/>
                <w:szCs w:val="16"/>
              </w:rPr>
            </w:pPr>
          </w:p>
        </w:tc>
        <w:tc>
          <w:tcPr>
            <w:tcW w:w="85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15F4BEB7" w14:textId="396FCDA6" w:rsidR="4C3B832D" w:rsidRPr="006C6CB9" w:rsidRDefault="4C3B832D" w:rsidP="002723AA">
            <w:pPr>
              <w:jc w:val="center"/>
              <w:rPr>
                <w:sz w:val="16"/>
                <w:szCs w:val="16"/>
              </w:rPr>
            </w:pP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638B635F" w14:textId="46E8C8A0" w:rsidR="4C3B832D" w:rsidRPr="006C6CB9" w:rsidRDefault="4C3B832D" w:rsidP="002723AA">
            <w:pPr>
              <w:jc w:val="center"/>
              <w:rPr>
                <w:sz w:val="16"/>
                <w:szCs w:val="16"/>
              </w:rPr>
            </w:pPr>
          </w:p>
        </w:tc>
        <w:tc>
          <w:tcPr>
            <w:tcW w:w="850"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5644868B" w14:textId="5F1F27B9" w:rsidR="4C3B832D" w:rsidRPr="006C6CB9" w:rsidRDefault="4C3B832D" w:rsidP="002723AA">
            <w:pPr>
              <w:jc w:val="center"/>
              <w:rPr>
                <w:sz w:val="16"/>
                <w:szCs w:val="16"/>
              </w:rPr>
            </w:pPr>
          </w:p>
        </w:tc>
        <w:tc>
          <w:tcPr>
            <w:tcW w:w="85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433460E8" w14:textId="74AF01C6" w:rsidR="4C3B832D" w:rsidRPr="006C6CB9" w:rsidRDefault="4C3B832D" w:rsidP="4C3B832D">
            <w:pPr>
              <w:spacing w:after="0"/>
              <w:jc w:val="center"/>
              <w:rPr>
                <w:sz w:val="16"/>
                <w:szCs w:val="16"/>
              </w:rPr>
            </w:pPr>
            <w:r w:rsidRPr="006C6CB9">
              <w:rPr>
                <w:rFonts w:ascii="Calibri" w:eastAsia="Calibri" w:hAnsi="Calibri" w:cs="Calibri"/>
                <w:color w:val="000000" w:themeColor="text1"/>
                <w:sz w:val="16"/>
                <w:szCs w:val="16"/>
              </w:rPr>
              <w:t>332,24 €</w:t>
            </w:r>
          </w:p>
        </w:tc>
        <w:tc>
          <w:tcPr>
            <w:tcW w:w="850"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484828D3" w14:textId="65C7DFAE" w:rsidR="4C3B832D" w:rsidRPr="006C6CB9" w:rsidRDefault="4C3B832D" w:rsidP="002723AA">
            <w:pPr>
              <w:jc w:val="center"/>
              <w:rPr>
                <w:sz w:val="16"/>
                <w:szCs w:val="16"/>
              </w:rPr>
            </w:pPr>
          </w:p>
        </w:tc>
      </w:tr>
      <w:tr w:rsidR="4C3B832D" w14:paraId="121B8867" w14:textId="77777777" w:rsidTr="002C4302">
        <w:trPr>
          <w:trHeight w:val="315"/>
        </w:trPr>
        <w:tc>
          <w:tcPr>
            <w:tcW w:w="58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336B357C" w14:textId="68ECF762" w:rsidR="4C3B832D" w:rsidRPr="006C6CB9" w:rsidRDefault="4C3B832D" w:rsidP="002723AA">
            <w:pPr>
              <w:jc w:val="center"/>
              <w:rPr>
                <w:sz w:val="16"/>
                <w:szCs w:val="16"/>
              </w:rPr>
            </w:pPr>
          </w:p>
        </w:tc>
        <w:tc>
          <w:tcPr>
            <w:tcW w:w="583"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3D51E45A" w14:textId="1DDC51B0" w:rsidR="4C3B832D" w:rsidRPr="006C6CB9" w:rsidRDefault="4C3B832D" w:rsidP="002723AA">
            <w:pPr>
              <w:jc w:val="center"/>
              <w:rPr>
                <w:sz w:val="16"/>
                <w:szCs w:val="16"/>
              </w:rPr>
            </w:pPr>
          </w:p>
        </w:tc>
        <w:tc>
          <w:tcPr>
            <w:tcW w:w="58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46D4605A" w14:textId="19945DCF" w:rsidR="4C3B832D" w:rsidRPr="006C6CB9" w:rsidRDefault="4C3B832D" w:rsidP="4C3B832D">
            <w:pPr>
              <w:spacing w:after="0"/>
              <w:jc w:val="center"/>
              <w:rPr>
                <w:sz w:val="16"/>
                <w:szCs w:val="16"/>
              </w:rPr>
            </w:pPr>
            <w:r w:rsidRPr="006C6CB9">
              <w:rPr>
                <w:rFonts w:ascii="Calibri" w:eastAsia="Calibri" w:hAnsi="Calibri" w:cs="Calibri"/>
                <w:color w:val="000000" w:themeColor="text1"/>
                <w:sz w:val="16"/>
                <w:szCs w:val="16"/>
              </w:rPr>
              <w:t>01</w:t>
            </w:r>
          </w:p>
        </w:tc>
        <w:tc>
          <w:tcPr>
            <w:tcW w:w="2078"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270" w:type="dxa"/>
              <w:right w:w="15" w:type="dxa"/>
            </w:tcMar>
            <w:vAlign w:val="center"/>
          </w:tcPr>
          <w:p w14:paraId="0D990456" w14:textId="2EC5C203" w:rsidR="4C3B832D" w:rsidRPr="006C6CB9" w:rsidRDefault="4C3B832D" w:rsidP="4C3B832D">
            <w:pPr>
              <w:spacing w:after="0"/>
              <w:jc w:val="left"/>
              <w:rPr>
                <w:sz w:val="16"/>
                <w:szCs w:val="16"/>
              </w:rPr>
            </w:pPr>
            <w:r w:rsidRPr="006C6CB9">
              <w:rPr>
                <w:rFonts w:ascii="Calibri" w:eastAsia="Calibri" w:hAnsi="Calibri" w:cs="Calibri"/>
                <w:color w:val="000000" w:themeColor="text1"/>
                <w:sz w:val="16"/>
                <w:szCs w:val="16"/>
              </w:rPr>
              <w:t>Desarrollador Junior</w:t>
            </w:r>
          </w:p>
        </w:tc>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3A9A7FCE" w14:textId="6D088BB2" w:rsidR="4C3B832D" w:rsidRPr="006C6CB9" w:rsidRDefault="4C3B832D" w:rsidP="4C3B832D">
            <w:pPr>
              <w:spacing w:after="0"/>
              <w:jc w:val="center"/>
              <w:rPr>
                <w:sz w:val="16"/>
                <w:szCs w:val="16"/>
              </w:rPr>
            </w:pPr>
            <w:r w:rsidRPr="006C6CB9">
              <w:rPr>
                <w:rFonts w:ascii="Calibri" w:eastAsia="Calibri" w:hAnsi="Calibri" w:cs="Calibri"/>
                <w:color w:val="000000" w:themeColor="text1"/>
                <w:sz w:val="16"/>
                <w:szCs w:val="16"/>
              </w:rPr>
              <w:t>10</w:t>
            </w:r>
          </w:p>
        </w:tc>
        <w:tc>
          <w:tcPr>
            <w:tcW w:w="85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10388297" w14:textId="20C48252" w:rsidR="4C3B832D" w:rsidRPr="006C6CB9" w:rsidRDefault="4C3B832D" w:rsidP="4C3B832D">
            <w:pPr>
              <w:spacing w:after="0"/>
              <w:jc w:val="center"/>
              <w:rPr>
                <w:sz w:val="16"/>
                <w:szCs w:val="16"/>
              </w:rPr>
            </w:pPr>
            <w:r w:rsidRPr="006C6CB9">
              <w:rPr>
                <w:rFonts w:ascii="Calibri" w:eastAsia="Calibri" w:hAnsi="Calibri" w:cs="Calibri"/>
                <w:color w:val="000000" w:themeColor="text1"/>
                <w:sz w:val="16"/>
                <w:szCs w:val="16"/>
              </w:rPr>
              <w:t>horas</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73F1BE94" w14:textId="26CD8825" w:rsidR="4C3B832D" w:rsidRPr="006C6CB9" w:rsidRDefault="4C3B832D" w:rsidP="4C3B832D">
            <w:pPr>
              <w:spacing w:after="0"/>
              <w:jc w:val="center"/>
              <w:rPr>
                <w:sz w:val="16"/>
                <w:szCs w:val="16"/>
              </w:rPr>
            </w:pPr>
            <w:r w:rsidRPr="006C6CB9">
              <w:rPr>
                <w:rFonts w:ascii="Calibri" w:eastAsia="Calibri" w:hAnsi="Calibri" w:cs="Calibri"/>
                <w:color w:val="000000" w:themeColor="text1"/>
                <w:sz w:val="16"/>
                <w:szCs w:val="16"/>
              </w:rPr>
              <w:t>33,22 €</w:t>
            </w:r>
          </w:p>
        </w:tc>
        <w:tc>
          <w:tcPr>
            <w:tcW w:w="850"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4043FCD6" w14:textId="1332DB8A" w:rsidR="4C3B832D" w:rsidRPr="006C6CB9" w:rsidRDefault="4C3B832D" w:rsidP="4C3B832D">
            <w:pPr>
              <w:spacing w:after="0"/>
              <w:jc w:val="center"/>
              <w:rPr>
                <w:sz w:val="16"/>
                <w:szCs w:val="16"/>
              </w:rPr>
            </w:pPr>
            <w:r w:rsidRPr="006C6CB9">
              <w:rPr>
                <w:rFonts w:ascii="Calibri" w:eastAsia="Calibri" w:hAnsi="Calibri" w:cs="Calibri"/>
                <w:color w:val="000000" w:themeColor="text1"/>
                <w:sz w:val="16"/>
                <w:szCs w:val="16"/>
              </w:rPr>
              <w:t>332,24 €</w:t>
            </w:r>
          </w:p>
        </w:tc>
        <w:tc>
          <w:tcPr>
            <w:tcW w:w="85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7EC19698" w14:textId="75528C0E" w:rsidR="4C3B832D" w:rsidRPr="006C6CB9" w:rsidRDefault="4C3B832D" w:rsidP="002723AA">
            <w:pPr>
              <w:jc w:val="center"/>
              <w:rPr>
                <w:sz w:val="16"/>
                <w:szCs w:val="16"/>
              </w:rPr>
            </w:pPr>
          </w:p>
        </w:tc>
        <w:tc>
          <w:tcPr>
            <w:tcW w:w="850"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0C76843E" w14:textId="2DCA978D" w:rsidR="4C3B832D" w:rsidRPr="006C6CB9" w:rsidRDefault="4C3B832D" w:rsidP="002723AA">
            <w:pPr>
              <w:jc w:val="center"/>
              <w:rPr>
                <w:sz w:val="16"/>
                <w:szCs w:val="16"/>
              </w:rPr>
            </w:pPr>
          </w:p>
        </w:tc>
      </w:tr>
      <w:tr w:rsidR="4C3B832D" w14:paraId="5F4D9322" w14:textId="77777777" w:rsidTr="002C4302">
        <w:trPr>
          <w:trHeight w:val="315"/>
        </w:trPr>
        <w:tc>
          <w:tcPr>
            <w:tcW w:w="58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3CBB89EF" w14:textId="7ACDEC40" w:rsidR="4C3B832D" w:rsidRPr="006C6CB9" w:rsidRDefault="4C3B832D" w:rsidP="002723AA">
            <w:pPr>
              <w:jc w:val="center"/>
              <w:rPr>
                <w:sz w:val="16"/>
                <w:szCs w:val="16"/>
              </w:rPr>
            </w:pPr>
          </w:p>
        </w:tc>
        <w:tc>
          <w:tcPr>
            <w:tcW w:w="583"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14B115D2" w14:textId="5B65819F" w:rsidR="4C3B832D" w:rsidRPr="006C6CB9" w:rsidRDefault="4C3B832D" w:rsidP="4C3B832D">
            <w:pPr>
              <w:spacing w:after="0"/>
              <w:jc w:val="center"/>
              <w:rPr>
                <w:sz w:val="16"/>
                <w:szCs w:val="16"/>
              </w:rPr>
            </w:pPr>
            <w:r w:rsidRPr="006C6CB9">
              <w:rPr>
                <w:rFonts w:ascii="Calibri" w:eastAsia="Calibri" w:hAnsi="Calibri" w:cs="Calibri"/>
                <w:color w:val="000000" w:themeColor="text1"/>
                <w:sz w:val="16"/>
                <w:szCs w:val="16"/>
              </w:rPr>
              <w:t>010</w:t>
            </w:r>
          </w:p>
        </w:tc>
        <w:tc>
          <w:tcPr>
            <w:tcW w:w="58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7CCCBFED" w14:textId="21E51489" w:rsidR="4C3B832D" w:rsidRPr="006C6CB9" w:rsidRDefault="4C3B832D" w:rsidP="002723AA">
            <w:pPr>
              <w:jc w:val="center"/>
              <w:rPr>
                <w:sz w:val="16"/>
                <w:szCs w:val="16"/>
              </w:rPr>
            </w:pPr>
          </w:p>
        </w:tc>
        <w:tc>
          <w:tcPr>
            <w:tcW w:w="2078"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35" w:type="dxa"/>
              <w:right w:w="15" w:type="dxa"/>
            </w:tcMar>
            <w:vAlign w:val="center"/>
          </w:tcPr>
          <w:p w14:paraId="22B35272" w14:textId="109CF4AE" w:rsidR="4C3B832D" w:rsidRPr="006C6CB9" w:rsidRDefault="4C3B832D" w:rsidP="4C3B832D">
            <w:pPr>
              <w:spacing w:after="0"/>
              <w:jc w:val="left"/>
              <w:rPr>
                <w:sz w:val="16"/>
                <w:szCs w:val="16"/>
              </w:rPr>
            </w:pPr>
            <w:r w:rsidRPr="006C6CB9">
              <w:rPr>
                <w:rFonts w:ascii="Calibri" w:eastAsia="Calibri" w:hAnsi="Calibri" w:cs="Calibri"/>
                <w:color w:val="000000" w:themeColor="text1"/>
                <w:sz w:val="16"/>
                <w:szCs w:val="16"/>
              </w:rPr>
              <w:t>Listado de alertas</w:t>
            </w:r>
          </w:p>
        </w:tc>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1F8455D6" w14:textId="62C21153" w:rsidR="4C3B832D" w:rsidRPr="006C6CB9" w:rsidRDefault="4C3B832D" w:rsidP="002723AA">
            <w:pPr>
              <w:jc w:val="center"/>
              <w:rPr>
                <w:sz w:val="16"/>
                <w:szCs w:val="16"/>
              </w:rPr>
            </w:pPr>
          </w:p>
        </w:tc>
        <w:tc>
          <w:tcPr>
            <w:tcW w:w="85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23C5C256" w14:textId="187BC2A0" w:rsidR="4C3B832D" w:rsidRPr="006C6CB9" w:rsidRDefault="4C3B832D" w:rsidP="002723AA">
            <w:pPr>
              <w:jc w:val="center"/>
              <w:rPr>
                <w:sz w:val="16"/>
                <w:szCs w:val="16"/>
              </w:rPr>
            </w:pP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3E0E9739" w14:textId="27EA3547" w:rsidR="4C3B832D" w:rsidRPr="006C6CB9" w:rsidRDefault="4C3B832D" w:rsidP="002723AA">
            <w:pPr>
              <w:jc w:val="center"/>
              <w:rPr>
                <w:sz w:val="16"/>
                <w:szCs w:val="16"/>
              </w:rPr>
            </w:pPr>
          </w:p>
        </w:tc>
        <w:tc>
          <w:tcPr>
            <w:tcW w:w="850"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7F1B5650" w14:textId="2B41894A" w:rsidR="4C3B832D" w:rsidRPr="006C6CB9" w:rsidRDefault="4C3B832D" w:rsidP="002723AA">
            <w:pPr>
              <w:jc w:val="center"/>
              <w:rPr>
                <w:sz w:val="16"/>
                <w:szCs w:val="16"/>
              </w:rPr>
            </w:pPr>
          </w:p>
        </w:tc>
        <w:tc>
          <w:tcPr>
            <w:tcW w:w="85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25DC9699" w14:textId="30C2CEB0" w:rsidR="4C3B832D" w:rsidRPr="006C6CB9" w:rsidRDefault="4C3B832D" w:rsidP="4C3B832D">
            <w:pPr>
              <w:spacing w:after="0"/>
              <w:jc w:val="center"/>
              <w:rPr>
                <w:sz w:val="16"/>
                <w:szCs w:val="16"/>
              </w:rPr>
            </w:pPr>
            <w:r w:rsidRPr="006C6CB9">
              <w:rPr>
                <w:rFonts w:ascii="Calibri" w:eastAsia="Calibri" w:hAnsi="Calibri" w:cs="Calibri"/>
                <w:color w:val="000000" w:themeColor="text1"/>
                <w:sz w:val="16"/>
                <w:szCs w:val="16"/>
              </w:rPr>
              <w:t>332,24 €</w:t>
            </w:r>
          </w:p>
        </w:tc>
        <w:tc>
          <w:tcPr>
            <w:tcW w:w="850"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2346A985" w14:textId="25D1B933" w:rsidR="4C3B832D" w:rsidRPr="006C6CB9" w:rsidRDefault="4C3B832D" w:rsidP="002723AA">
            <w:pPr>
              <w:jc w:val="center"/>
              <w:rPr>
                <w:sz w:val="16"/>
                <w:szCs w:val="16"/>
              </w:rPr>
            </w:pPr>
          </w:p>
        </w:tc>
      </w:tr>
      <w:tr w:rsidR="4C3B832D" w14:paraId="38C1ACEB" w14:textId="77777777" w:rsidTr="002C4302">
        <w:trPr>
          <w:trHeight w:val="315"/>
        </w:trPr>
        <w:tc>
          <w:tcPr>
            <w:tcW w:w="58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74247D03" w14:textId="1C209F5B" w:rsidR="4C3B832D" w:rsidRPr="006C6CB9" w:rsidRDefault="4C3B832D" w:rsidP="002723AA">
            <w:pPr>
              <w:jc w:val="center"/>
              <w:rPr>
                <w:sz w:val="16"/>
                <w:szCs w:val="16"/>
              </w:rPr>
            </w:pPr>
          </w:p>
        </w:tc>
        <w:tc>
          <w:tcPr>
            <w:tcW w:w="583"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7B8E6531" w14:textId="52FB0FAD" w:rsidR="4C3B832D" w:rsidRPr="006C6CB9" w:rsidRDefault="4C3B832D" w:rsidP="002723AA">
            <w:pPr>
              <w:jc w:val="center"/>
              <w:rPr>
                <w:sz w:val="16"/>
                <w:szCs w:val="16"/>
              </w:rPr>
            </w:pPr>
          </w:p>
        </w:tc>
        <w:tc>
          <w:tcPr>
            <w:tcW w:w="58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7C91728E" w14:textId="6063508A" w:rsidR="4C3B832D" w:rsidRPr="006C6CB9" w:rsidRDefault="4C3B832D" w:rsidP="4C3B832D">
            <w:pPr>
              <w:spacing w:after="0"/>
              <w:jc w:val="center"/>
              <w:rPr>
                <w:sz w:val="16"/>
                <w:szCs w:val="16"/>
              </w:rPr>
            </w:pPr>
            <w:r w:rsidRPr="006C6CB9">
              <w:rPr>
                <w:rFonts w:ascii="Calibri" w:eastAsia="Calibri" w:hAnsi="Calibri" w:cs="Calibri"/>
                <w:color w:val="000000" w:themeColor="text1"/>
                <w:sz w:val="16"/>
                <w:szCs w:val="16"/>
              </w:rPr>
              <w:t>01</w:t>
            </w:r>
          </w:p>
        </w:tc>
        <w:tc>
          <w:tcPr>
            <w:tcW w:w="2078"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270" w:type="dxa"/>
              <w:right w:w="15" w:type="dxa"/>
            </w:tcMar>
            <w:vAlign w:val="center"/>
          </w:tcPr>
          <w:p w14:paraId="52813B50" w14:textId="7D1416D2" w:rsidR="4C3B832D" w:rsidRPr="006C6CB9" w:rsidRDefault="4C3B832D" w:rsidP="4C3B832D">
            <w:pPr>
              <w:spacing w:after="0"/>
              <w:jc w:val="left"/>
              <w:rPr>
                <w:sz w:val="16"/>
                <w:szCs w:val="16"/>
              </w:rPr>
            </w:pPr>
            <w:r w:rsidRPr="006C6CB9">
              <w:rPr>
                <w:rFonts w:ascii="Calibri" w:eastAsia="Calibri" w:hAnsi="Calibri" w:cs="Calibri"/>
                <w:color w:val="000000" w:themeColor="text1"/>
                <w:sz w:val="16"/>
                <w:szCs w:val="16"/>
              </w:rPr>
              <w:t>Desarrollador Junior</w:t>
            </w:r>
          </w:p>
        </w:tc>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1408DDF4" w14:textId="6578E2EB" w:rsidR="4C3B832D" w:rsidRPr="006C6CB9" w:rsidRDefault="4C3B832D" w:rsidP="4C3B832D">
            <w:pPr>
              <w:spacing w:after="0"/>
              <w:jc w:val="center"/>
              <w:rPr>
                <w:sz w:val="16"/>
                <w:szCs w:val="16"/>
              </w:rPr>
            </w:pPr>
            <w:r w:rsidRPr="006C6CB9">
              <w:rPr>
                <w:rFonts w:ascii="Calibri" w:eastAsia="Calibri" w:hAnsi="Calibri" w:cs="Calibri"/>
                <w:color w:val="000000" w:themeColor="text1"/>
                <w:sz w:val="16"/>
                <w:szCs w:val="16"/>
              </w:rPr>
              <w:t>10</w:t>
            </w:r>
          </w:p>
        </w:tc>
        <w:tc>
          <w:tcPr>
            <w:tcW w:w="85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4AAE076B" w14:textId="24469946" w:rsidR="4C3B832D" w:rsidRPr="006C6CB9" w:rsidRDefault="4C3B832D" w:rsidP="4C3B832D">
            <w:pPr>
              <w:spacing w:after="0"/>
              <w:jc w:val="center"/>
              <w:rPr>
                <w:sz w:val="16"/>
                <w:szCs w:val="16"/>
              </w:rPr>
            </w:pPr>
            <w:r w:rsidRPr="006C6CB9">
              <w:rPr>
                <w:rFonts w:ascii="Calibri" w:eastAsia="Calibri" w:hAnsi="Calibri" w:cs="Calibri"/>
                <w:color w:val="000000" w:themeColor="text1"/>
                <w:sz w:val="16"/>
                <w:szCs w:val="16"/>
              </w:rPr>
              <w:t>horas</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2340EBE6" w14:textId="348FA38C" w:rsidR="4C3B832D" w:rsidRPr="006C6CB9" w:rsidRDefault="4C3B832D" w:rsidP="4C3B832D">
            <w:pPr>
              <w:spacing w:after="0"/>
              <w:jc w:val="center"/>
              <w:rPr>
                <w:sz w:val="16"/>
                <w:szCs w:val="16"/>
              </w:rPr>
            </w:pPr>
            <w:r w:rsidRPr="006C6CB9">
              <w:rPr>
                <w:rFonts w:ascii="Calibri" w:eastAsia="Calibri" w:hAnsi="Calibri" w:cs="Calibri"/>
                <w:color w:val="000000" w:themeColor="text1"/>
                <w:sz w:val="16"/>
                <w:szCs w:val="16"/>
              </w:rPr>
              <w:t>33,22 €</w:t>
            </w:r>
          </w:p>
        </w:tc>
        <w:tc>
          <w:tcPr>
            <w:tcW w:w="850"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3C99B79E" w14:textId="4BF8EEEF" w:rsidR="4C3B832D" w:rsidRPr="006C6CB9" w:rsidRDefault="4C3B832D" w:rsidP="4C3B832D">
            <w:pPr>
              <w:spacing w:after="0"/>
              <w:jc w:val="center"/>
              <w:rPr>
                <w:sz w:val="16"/>
                <w:szCs w:val="16"/>
              </w:rPr>
            </w:pPr>
            <w:r w:rsidRPr="006C6CB9">
              <w:rPr>
                <w:rFonts w:ascii="Calibri" w:eastAsia="Calibri" w:hAnsi="Calibri" w:cs="Calibri"/>
                <w:color w:val="000000" w:themeColor="text1"/>
                <w:sz w:val="16"/>
                <w:szCs w:val="16"/>
              </w:rPr>
              <w:t>332,24 €</w:t>
            </w:r>
          </w:p>
        </w:tc>
        <w:tc>
          <w:tcPr>
            <w:tcW w:w="85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1394C496" w14:textId="1F86847D" w:rsidR="4C3B832D" w:rsidRPr="006C6CB9" w:rsidRDefault="4C3B832D" w:rsidP="002723AA">
            <w:pPr>
              <w:jc w:val="center"/>
              <w:rPr>
                <w:sz w:val="16"/>
                <w:szCs w:val="16"/>
              </w:rPr>
            </w:pPr>
          </w:p>
        </w:tc>
        <w:tc>
          <w:tcPr>
            <w:tcW w:w="850"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0D0F833F" w14:textId="22A15E45" w:rsidR="4C3B832D" w:rsidRPr="006C6CB9" w:rsidRDefault="4C3B832D" w:rsidP="002723AA">
            <w:pPr>
              <w:jc w:val="center"/>
              <w:rPr>
                <w:sz w:val="16"/>
                <w:szCs w:val="16"/>
              </w:rPr>
            </w:pPr>
          </w:p>
        </w:tc>
      </w:tr>
      <w:tr w:rsidR="4C3B832D" w14:paraId="21C9D48D" w14:textId="77777777" w:rsidTr="002C4302">
        <w:trPr>
          <w:trHeight w:val="315"/>
        </w:trPr>
        <w:tc>
          <w:tcPr>
            <w:tcW w:w="58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558C4CC1" w14:textId="12510DA2" w:rsidR="4C3B832D" w:rsidRPr="006C6CB9" w:rsidRDefault="4C3B832D" w:rsidP="002723AA">
            <w:pPr>
              <w:jc w:val="center"/>
              <w:rPr>
                <w:sz w:val="16"/>
                <w:szCs w:val="16"/>
              </w:rPr>
            </w:pPr>
          </w:p>
        </w:tc>
        <w:tc>
          <w:tcPr>
            <w:tcW w:w="583"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428D647B" w14:textId="1F2C115D" w:rsidR="4C3B832D" w:rsidRPr="006C6CB9" w:rsidRDefault="4C3B832D" w:rsidP="4C3B832D">
            <w:pPr>
              <w:spacing w:after="0"/>
              <w:jc w:val="center"/>
              <w:rPr>
                <w:sz w:val="16"/>
                <w:szCs w:val="16"/>
              </w:rPr>
            </w:pPr>
            <w:r w:rsidRPr="006C6CB9">
              <w:rPr>
                <w:rFonts w:ascii="Calibri" w:eastAsia="Calibri" w:hAnsi="Calibri" w:cs="Calibri"/>
                <w:color w:val="000000" w:themeColor="text1"/>
                <w:sz w:val="16"/>
                <w:szCs w:val="16"/>
              </w:rPr>
              <w:t>011</w:t>
            </w:r>
          </w:p>
        </w:tc>
        <w:tc>
          <w:tcPr>
            <w:tcW w:w="58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20FA2CAB" w14:textId="612068F6" w:rsidR="4C3B832D" w:rsidRPr="006C6CB9" w:rsidRDefault="4C3B832D" w:rsidP="002723AA">
            <w:pPr>
              <w:jc w:val="center"/>
              <w:rPr>
                <w:sz w:val="16"/>
                <w:szCs w:val="16"/>
              </w:rPr>
            </w:pPr>
          </w:p>
        </w:tc>
        <w:tc>
          <w:tcPr>
            <w:tcW w:w="2078"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35" w:type="dxa"/>
              <w:right w:w="15" w:type="dxa"/>
            </w:tcMar>
            <w:vAlign w:val="center"/>
          </w:tcPr>
          <w:p w14:paraId="19241A8B" w14:textId="74EF97CB" w:rsidR="4C3B832D" w:rsidRPr="006C6CB9" w:rsidRDefault="4C3B832D" w:rsidP="4C3B832D">
            <w:pPr>
              <w:spacing w:after="0"/>
              <w:jc w:val="left"/>
              <w:rPr>
                <w:sz w:val="16"/>
                <w:szCs w:val="16"/>
              </w:rPr>
            </w:pPr>
            <w:r w:rsidRPr="006C6CB9">
              <w:rPr>
                <w:rFonts w:ascii="Calibri" w:eastAsia="Calibri" w:hAnsi="Calibri" w:cs="Calibri"/>
                <w:color w:val="000000" w:themeColor="text1"/>
                <w:sz w:val="16"/>
                <w:szCs w:val="16"/>
              </w:rPr>
              <w:t>Enviar mensaje</w:t>
            </w:r>
          </w:p>
        </w:tc>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5597E483" w14:textId="4F7136DE" w:rsidR="4C3B832D" w:rsidRPr="006C6CB9" w:rsidRDefault="4C3B832D" w:rsidP="002723AA">
            <w:pPr>
              <w:jc w:val="center"/>
              <w:rPr>
                <w:sz w:val="16"/>
                <w:szCs w:val="16"/>
              </w:rPr>
            </w:pPr>
          </w:p>
        </w:tc>
        <w:tc>
          <w:tcPr>
            <w:tcW w:w="85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60351E62" w14:textId="6A496328" w:rsidR="4C3B832D" w:rsidRPr="006C6CB9" w:rsidRDefault="4C3B832D" w:rsidP="002723AA">
            <w:pPr>
              <w:jc w:val="center"/>
              <w:rPr>
                <w:sz w:val="16"/>
                <w:szCs w:val="16"/>
              </w:rPr>
            </w:pP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701BBAD7" w14:textId="62D41CC6" w:rsidR="4C3B832D" w:rsidRPr="006C6CB9" w:rsidRDefault="4C3B832D" w:rsidP="002723AA">
            <w:pPr>
              <w:jc w:val="center"/>
              <w:rPr>
                <w:sz w:val="16"/>
                <w:szCs w:val="16"/>
              </w:rPr>
            </w:pPr>
          </w:p>
        </w:tc>
        <w:tc>
          <w:tcPr>
            <w:tcW w:w="850"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25E9430D" w14:textId="529CC86D" w:rsidR="4C3B832D" w:rsidRPr="006C6CB9" w:rsidRDefault="4C3B832D" w:rsidP="002723AA">
            <w:pPr>
              <w:jc w:val="center"/>
              <w:rPr>
                <w:sz w:val="16"/>
                <w:szCs w:val="16"/>
              </w:rPr>
            </w:pPr>
          </w:p>
        </w:tc>
        <w:tc>
          <w:tcPr>
            <w:tcW w:w="85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28DABBB0" w14:textId="180868F3" w:rsidR="4C3B832D" w:rsidRPr="006C6CB9" w:rsidRDefault="4C3B832D" w:rsidP="4C3B832D">
            <w:pPr>
              <w:spacing w:after="0"/>
              <w:jc w:val="center"/>
              <w:rPr>
                <w:sz w:val="16"/>
                <w:szCs w:val="16"/>
              </w:rPr>
            </w:pPr>
            <w:r w:rsidRPr="006C6CB9">
              <w:rPr>
                <w:rFonts w:ascii="Calibri" w:eastAsia="Calibri" w:hAnsi="Calibri" w:cs="Calibri"/>
                <w:color w:val="000000" w:themeColor="text1"/>
                <w:sz w:val="16"/>
                <w:szCs w:val="16"/>
              </w:rPr>
              <w:t>431,91 €</w:t>
            </w:r>
          </w:p>
        </w:tc>
        <w:tc>
          <w:tcPr>
            <w:tcW w:w="850"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68E0C846" w14:textId="4842144C" w:rsidR="4C3B832D" w:rsidRPr="006C6CB9" w:rsidRDefault="4C3B832D" w:rsidP="002723AA">
            <w:pPr>
              <w:jc w:val="center"/>
              <w:rPr>
                <w:sz w:val="16"/>
                <w:szCs w:val="16"/>
              </w:rPr>
            </w:pPr>
          </w:p>
        </w:tc>
      </w:tr>
      <w:tr w:rsidR="4C3B832D" w14:paraId="16EA7D20" w14:textId="77777777" w:rsidTr="002C4302">
        <w:trPr>
          <w:trHeight w:val="315"/>
        </w:trPr>
        <w:tc>
          <w:tcPr>
            <w:tcW w:w="58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1EA482EC" w14:textId="7CBD7E82" w:rsidR="4C3B832D" w:rsidRPr="006C6CB9" w:rsidRDefault="4C3B832D" w:rsidP="002723AA">
            <w:pPr>
              <w:jc w:val="center"/>
              <w:rPr>
                <w:sz w:val="16"/>
                <w:szCs w:val="16"/>
              </w:rPr>
            </w:pPr>
          </w:p>
        </w:tc>
        <w:tc>
          <w:tcPr>
            <w:tcW w:w="583"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61EE1C59" w14:textId="7F62DDBC" w:rsidR="4C3B832D" w:rsidRPr="006C6CB9" w:rsidRDefault="4C3B832D" w:rsidP="002723AA">
            <w:pPr>
              <w:jc w:val="center"/>
              <w:rPr>
                <w:sz w:val="16"/>
                <w:szCs w:val="16"/>
              </w:rPr>
            </w:pPr>
          </w:p>
        </w:tc>
        <w:tc>
          <w:tcPr>
            <w:tcW w:w="58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66F5F89C" w14:textId="4DEA0C55" w:rsidR="4C3B832D" w:rsidRPr="006C6CB9" w:rsidRDefault="4C3B832D" w:rsidP="4C3B832D">
            <w:pPr>
              <w:spacing w:after="0"/>
              <w:jc w:val="center"/>
              <w:rPr>
                <w:sz w:val="16"/>
                <w:szCs w:val="16"/>
              </w:rPr>
            </w:pPr>
            <w:r w:rsidRPr="006C6CB9">
              <w:rPr>
                <w:rFonts w:ascii="Calibri" w:eastAsia="Calibri" w:hAnsi="Calibri" w:cs="Calibri"/>
                <w:color w:val="000000" w:themeColor="text1"/>
                <w:sz w:val="16"/>
                <w:szCs w:val="16"/>
              </w:rPr>
              <w:t>01</w:t>
            </w:r>
          </w:p>
        </w:tc>
        <w:tc>
          <w:tcPr>
            <w:tcW w:w="2078"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270" w:type="dxa"/>
              <w:right w:w="15" w:type="dxa"/>
            </w:tcMar>
            <w:vAlign w:val="center"/>
          </w:tcPr>
          <w:p w14:paraId="2473B2D4" w14:textId="365EBB1F" w:rsidR="4C3B832D" w:rsidRPr="006C6CB9" w:rsidRDefault="4C3B832D" w:rsidP="4C3B832D">
            <w:pPr>
              <w:spacing w:after="0"/>
              <w:jc w:val="left"/>
              <w:rPr>
                <w:sz w:val="16"/>
                <w:szCs w:val="16"/>
              </w:rPr>
            </w:pPr>
            <w:r w:rsidRPr="006C6CB9">
              <w:rPr>
                <w:rFonts w:ascii="Calibri" w:eastAsia="Calibri" w:hAnsi="Calibri" w:cs="Calibri"/>
                <w:color w:val="000000" w:themeColor="text1"/>
                <w:sz w:val="16"/>
                <w:szCs w:val="16"/>
              </w:rPr>
              <w:t>Desarrollador Junior</w:t>
            </w:r>
          </w:p>
        </w:tc>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2E8217C2" w14:textId="3457F296" w:rsidR="4C3B832D" w:rsidRPr="006C6CB9" w:rsidRDefault="4C3B832D" w:rsidP="4C3B832D">
            <w:pPr>
              <w:spacing w:after="0"/>
              <w:jc w:val="center"/>
              <w:rPr>
                <w:sz w:val="16"/>
                <w:szCs w:val="16"/>
              </w:rPr>
            </w:pPr>
            <w:r w:rsidRPr="006C6CB9">
              <w:rPr>
                <w:rFonts w:ascii="Calibri" w:eastAsia="Calibri" w:hAnsi="Calibri" w:cs="Calibri"/>
                <w:color w:val="000000" w:themeColor="text1"/>
                <w:sz w:val="16"/>
                <w:szCs w:val="16"/>
              </w:rPr>
              <w:t>13</w:t>
            </w:r>
          </w:p>
        </w:tc>
        <w:tc>
          <w:tcPr>
            <w:tcW w:w="85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2C019E2C" w14:textId="73DB93B3" w:rsidR="4C3B832D" w:rsidRPr="006C6CB9" w:rsidRDefault="4C3B832D" w:rsidP="4C3B832D">
            <w:pPr>
              <w:spacing w:after="0"/>
              <w:jc w:val="center"/>
              <w:rPr>
                <w:sz w:val="16"/>
                <w:szCs w:val="16"/>
              </w:rPr>
            </w:pPr>
            <w:r w:rsidRPr="006C6CB9">
              <w:rPr>
                <w:rFonts w:ascii="Calibri" w:eastAsia="Calibri" w:hAnsi="Calibri" w:cs="Calibri"/>
                <w:color w:val="000000" w:themeColor="text1"/>
                <w:sz w:val="16"/>
                <w:szCs w:val="16"/>
              </w:rPr>
              <w:t>horas</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1E8B4338" w14:textId="530695F5" w:rsidR="4C3B832D" w:rsidRPr="006C6CB9" w:rsidRDefault="4C3B832D" w:rsidP="4C3B832D">
            <w:pPr>
              <w:spacing w:after="0"/>
              <w:jc w:val="center"/>
              <w:rPr>
                <w:sz w:val="16"/>
                <w:szCs w:val="16"/>
              </w:rPr>
            </w:pPr>
            <w:r w:rsidRPr="006C6CB9">
              <w:rPr>
                <w:rFonts w:ascii="Calibri" w:eastAsia="Calibri" w:hAnsi="Calibri" w:cs="Calibri"/>
                <w:color w:val="000000" w:themeColor="text1"/>
                <w:sz w:val="16"/>
                <w:szCs w:val="16"/>
              </w:rPr>
              <w:t>33,22 €</w:t>
            </w:r>
          </w:p>
        </w:tc>
        <w:tc>
          <w:tcPr>
            <w:tcW w:w="850"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5F30173E" w14:textId="58BEFCE3" w:rsidR="4C3B832D" w:rsidRPr="006C6CB9" w:rsidRDefault="4C3B832D" w:rsidP="4C3B832D">
            <w:pPr>
              <w:spacing w:after="0"/>
              <w:jc w:val="center"/>
              <w:rPr>
                <w:sz w:val="16"/>
                <w:szCs w:val="16"/>
              </w:rPr>
            </w:pPr>
            <w:r w:rsidRPr="006C6CB9">
              <w:rPr>
                <w:rFonts w:ascii="Calibri" w:eastAsia="Calibri" w:hAnsi="Calibri" w:cs="Calibri"/>
                <w:color w:val="000000" w:themeColor="text1"/>
                <w:sz w:val="16"/>
                <w:szCs w:val="16"/>
              </w:rPr>
              <w:t>431,91 €</w:t>
            </w:r>
          </w:p>
        </w:tc>
        <w:tc>
          <w:tcPr>
            <w:tcW w:w="85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6B70CCB8" w14:textId="6390C9B7" w:rsidR="4C3B832D" w:rsidRPr="006C6CB9" w:rsidRDefault="4C3B832D" w:rsidP="002723AA">
            <w:pPr>
              <w:jc w:val="center"/>
              <w:rPr>
                <w:sz w:val="16"/>
                <w:szCs w:val="16"/>
              </w:rPr>
            </w:pPr>
          </w:p>
        </w:tc>
        <w:tc>
          <w:tcPr>
            <w:tcW w:w="850"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73833B59" w14:textId="4A205B0B" w:rsidR="4C3B832D" w:rsidRPr="006C6CB9" w:rsidRDefault="4C3B832D" w:rsidP="002723AA">
            <w:pPr>
              <w:jc w:val="center"/>
              <w:rPr>
                <w:sz w:val="16"/>
                <w:szCs w:val="16"/>
              </w:rPr>
            </w:pPr>
          </w:p>
        </w:tc>
      </w:tr>
    </w:tbl>
    <w:p w14:paraId="5F924E17" w14:textId="3F0E426A" w:rsidR="6FE86A3B" w:rsidRDefault="002723AA" w:rsidP="4C3B832D">
      <w:pPr>
        <w:pStyle w:val="CitadeTablas"/>
      </w:pPr>
      <w:bookmarkStart w:id="1013" w:name="_Toc165126483"/>
      <w:r>
        <w:t>Partida c</w:t>
      </w:r>
      <w:r w:rsidR="6FE86A3B">
        <w:t>onst</w:t>
      </w:r>
      <w:r w:rsidR="006771AC">
        <w:t>rucción del</w:t>
      </w:r>
      <w:r w:rsidR="6FE86A3B">
        <w:t xml:space="preserve"> Sistema de mensajería</w:t>
      </w:r>
      <w:bookmarkEnd w:id="1013"/>
    </w:p>
    <w:p w14:paraId="1ADCE289" w14:textId="448F0E0D" w:rsidR="41017377" w:rsidRDefault="41017377" w:rsidP="009D6CE6">
      <w:pPr>
        <w:pStyle w:val="Ttulo3"/>
      </w:pPr>
      <w:bookmarkStart w:id="1014" w:name="_Toc165126261"/>
      <w:r>
        <w:t>Gestión de usuarios</w:t>
      </w:r>
      <w:bookmarkEnd w:id="1014"/>
    </w:p>
    <w:tbl>
      <w:tblPr>
        <w:tblW w:w="8500" w:type="dxa"/>
        <w:tblLayout w:type="fixed"/>
        <w:tblLook w:val="06A0" w:firstRow="1" w:lastRow="0" w:firstColumn="1" w:lastColumn="0" w:noHBand="1" w:noVBand="1"/>
      </w:tblPr>
      <w:tblGrid>
        <w:gridCol w:w="581"/>
        <w:gridCol w:w="582"/>
        <w:gridCol w:w="581"/>
        <w:gridCol w:w="2079"/>
        <w:gridCol w:w="708"/>
        <w:gridCol w:w="851"/>
        <w:gridCol w:w="567"/>
        <w:gridCol w:w="850"/>
        <w:gridCol w:w="851"/>
        <w:gridCol w:w="850"/>
      </w:tblGrid>
      <w:tr w:rsidR="4C3B832D" w14:paraId="40B64E36" w14:textId="77777777" w:rsidTr="00FB190E">
        <w:trPr>
          <w:trHeight w:val="315"/>
        </w:trPr>
        <w:tc>
          <w:tcPr>
            <w:tcW w:w="581" w:type="dxa"/>
            <w:tcBorders>
              <w:top w:val="single" w:sz="4" w:space="0" w:color="auto"/>
              <w:left w:val="single" w:sz="4" w:space="0" w:color="auto"/>
              <w:bottom w:val="single" w:sz="4" w:space="0" w:color="auto"/>
              <w:right w:val="single" w:sz="4" w:space="0" w:color="auto"/>
            </w:tcBorders>
            <w:shd w:val="clear" w:color="auto" w:fill="D0CECE" w:themeFill="background2" w:themeFillShade="E6"/>
            <w:tcMar>
              <w:top w:w="15" w:type="dxa"/>
              <w:left w:w="15" w:type="dxa"/>
              <w:right w:w="15" w:type="dxa"/>
            </w:tcMar>
            <w:vAlign w:val="center"/>
          </w:tcPr>
          <w:p w14:paraId="6929DD75" w14:textId="356DD93C" w:rsidR="4C3B832D" w:rsidRPr="006C6CB9" w:rsidRDefault="4C3B832D" w:rsidP="00222952">
            <w:pPr>
              <w:spacing w:after="0"/>
              <w:jc w:val="center"/>
              <w:rPr>
                <w:sz w:val="16"/>
                <w:szCs w:val="16"/>
              </w:rPr>
            </w:pPr>
            <w:r w:rsidRPr="006C6CB9">
              <w:rPr>
                <w:rFonts w:ascii="Calibri" w:eastAsia="Calibri" w:hAnsi="Calibri" w:cs="Calibri"/>
                <w:b/>
                <w:bCs/>
                <w:color w:val="000000" w:themeColor="text1"/>
                <w:sz w:val="16"/>
                <w:szCs w:val="16"/>
              </w:rPr>
              <w:t>I1</w:t>
            </w:r>
          </w:p>
        </w:tc>
        <w:tc>
          <w:tcPr>
            <w:tcW w:w="582" w:type="dxa"/>
            <w:tcBorders>
              <w:top w:val="single" w:sz="4" w:space="0" w:color="auto"/>
              <w:left w:val="single" w:sz="4" w:space="0" w:color="auto"/>
              <w:bottom w:val="single" w:sz="4" w:space="0" w:color="auto"/>
              <w:right w:val="single" w:sz="4" w:space="0" w:color="auto"/>
            </w:tcBorders>
            <w:shd w:val="clear" w:color="auto" w:fill="D0CECE" w:themeFill="background2" w:themeFillShade="E6"/>
            <w:tcMar>
              <w:top w:w="15" w:type="dxa"/>
              <w:left w:w="15" w:type="dxa"/>
              <w:right w:w="15" w:type="dxa"/>
            </w:tcMar>
            <w:vAlign w:val="center"/>
          </w:tcPr>
          <w:p w14:paraId="7DB0C96B" w14:textId="410495F2" w:rsidR="4C3B832D" w:rsidRPr="006C6CB9" w:rsidRDefault="4C3B832D" w:rsidP="00222952">
            <w:pPr>
              <w:spacing w:after="0"/>
              <w:jc w:val="center"/>
              <w:rPr>
                <w:sz w:val="16"/>
                <w:szCs w:val="16"/>
              </w:rPr>
            </w:pPr>
            <w:r w:rsidRPr="006C6CB9">
              <w:rPr>
                <w:rFonts w:ascii="Calibri" w:eastAsia="Calibri" w:hAnsi="Calibri" w:cs="Calibri"/>
                <w:b/>
                <w:bCs/>
                <w:color w:val="000000" w:themeColor="text1"/>
                <w:sz w:val="16"/>
                <w:szCs w:val="16"/>
              </w:rPr>
              <w:t>I2</w:t>
            </w:r>
          </w:p>
        </w:tc>
        <w:tc>
          <w:tcPr>
            <w:tcW w:w="581" w:type="dxa"/>
            <w:tcBorders>
              <w:top w:val="single" w:sz="4" w:space="0" w:color="auto"/>
              <w:left w:val="single" w:sz="4" w:space="0" w:color="auto"/>
              <w:bottom w:val="single" w:sz="4" w:space="0" w:color="auto"/>
              <w:right w:val="single" w:sz="4" w:space="0" w:color="auto"/>
            </w:tcBorders>
            <w:shd w:val="clear" w:color="auto" w:fill="D0CECE" w:themeFill="background2" w:themeFillShade="E6"/>
            <w:tcMar>
              <w:top w:w="15" w:type="dxa"/>
              <w:left w:w="15" w:type="dxa"/>
              <w:right w:w="15" w:type="dxa"/>
            </w:tcMar>
            <w:vAlign w:val="center"/>
          </w:tcPr>
          <w:p w14:paraId="76F823E0" w14:textId="7BEAB581" w:rsidR="4C3B832D" w:rsidRPr="006C6CB9" w:rsidRDefault="4C3B832D" w:rsidP="00222952">
            <w:pPr>
              <w:spacing w:after="0"/>
              <w:jc w:val="center"/>
              <w:rPr>
                <w:sz w:val="16"/>
                <w:szCs w:val="16"/>
              </w:rPr>
            </w:pPr>
            <w:r w:rsidRPr="006C6CB9">
              <w:rPr>
                <w:rFonts w:ascii="Calibri" w:eastAsia="Calibri" w:hAnsi="Calibri" w:cs="Calibri"/>
                <w:b/>
                <w:bCs/>
                <w:color w:val="000000" w:themeColor="text1"/>
                <w:sz w:val="16"/>
                <w:szCs w:val="16"/>
              </w:rPr>
              <w:t>I3</w:t>
            </w:r>
          </w:p>
        </w:tc>
        <w:tc>
          <w:tcPr>
            <w:tcW w:w="2079" w:type="dxa"/>
            <w:tcBorders>
              <w:top w:val="single" w:sz="4" w:space="0" w:color="auto"/>
              <w:left w:val="single" w:sz="4" w:space="0" w:color="auto"/>
              <w:bottom w:val="single" w:sz="4" w:space="0" w:color="auto"/>
              <w:right w:val="single" w:sz="4" w:space="0" w:color="auto"/>
            </w:tcBorders>
            <w:shd w:val="clear" w:color="auto" w:fill="D0CECE" w:themeFill="background2" w:themeFillShade="E6"/>
            <w:tcMar>
              <w:top w:w="15" w:type="dxa"/>
              <w:left w:w="15" w:type="dxa"/>
              <w:right w:w="15" w:type="dxa"/>
            </w:tcMar>
            <w:vAlign w:val="center"/>
          </w:tcPr>
          <w:p w14:paraId="17896AC8" w14:textId="4FE666E7" w:rsidR="4C3B832D" w:rsidRPr="006C6CB9" w:rsidRDefault="4C3B832D" w:rsidP="00222952">
            <w:pPr>
              <w:spacing w:after="0"/>
              <w:jc w:val="center"/>
              <w:rPr>
                <w:sz w:val="16"/>
                <w:szCs w:val="16"/>
              </w:rPr>
            </w:pPr>
            <w:r w:rsidRPr="006C6CB9">
              <w:rPr>
                <w:rFonts w:ascii="Calibri" w:eastAsia="Calibri" w:hAnsi="Calibri" w:cs="Calibri"/>
                <w:b/>
                <w:bCs/>
                <w:color w:val="000000" w:themeColor="text1"/>
                <w:sz w:val="16"/>
                <w:szCs w:val="16"/>
              </w:rPr>
              <w:t>Descripción</w:t>
            </w:r>
          </w:p>
        </w:tc>
        <w:tc>
          <w:tcPr>
            <w:tcW w:w="708" w:type="dxa"/>
            <w:tcBorders>
              <w:top w:val="single" w:sz="4" w:space="0" w:color="auto"/>
              <w:left w:val="single" w:sz="4" w:space="0" w:color="auto"/>
              <w:bottom w:val="single" w:sz="4" w:space="0" w:color="auto"/>
              <w:right w:val="single" w:sz="4" w:space="0" w:color="auto"/>
            </w:tcBorders>
            <w:shd w:val="clear" w:color="auto" w:fill="D0CECE" w:themeFill="background2" w:themeFillShade="E6"/>
            <w:tcMar>
              <w:top w:w="15" w:type="dxa"/>
              <w:left w:w="15" w:type="dxa"/>
              <w:right w:w="15" w:type="dxa"/>
            </w:tcMar>
            <w:vAlign w:val="center"/>
          </w:tcPr>
          <w:p w14:paraId="19BF5CCF" w14:textId="5329D335" w:rsidR="4C3B832D" w:rsidRPr="006C6CB9" w:rsidRDefault="4C3B832D" w:rsidP="00222952">
            <w:pPr>
              <w:spacing w:after="0"/>
              <w:jc w:val="center"/>
              <w:rPr>
                <w:sz w:val="16"/>
                <w:szCs w:val="16"/>
              </w:rPr>
            </w:pPr>
            <w:r w:rsidRPr="006C6CB9">
              <w:rPr>
                <w:rFonts w:ascii="Calibri" w:eastAsia="Calibri" w:hAnsi="Calibri" w:cs="Calibri"/>
                <w:b/>
                <w:bCs/>
                <w:color w:val="000000" w:themeColor="text1"/>
                <w:sz w:val="16"/>
                <w:szCs w:val="16"/>
              </w:rPr>
              <w:t>Cantidad</w:t>
            </w:r>
          </w:p>
        </w:tc>
        <w:tc>
          <w:tcPr>
            <w:tcW w:w="851" w:type="dxa"/>
            <w:tcBorders>
              <w:top w:val="single" w:sz="4" w:space="0" w:color="auto"/>
              <w:left w:val="single" w:sz="4" w:space="0" w:color="auto"/>
              <w:bottom w:val="single" w:sz="4" w:space="0" w:color="auto"/>
              <w:right w:val="single" w:sz="4" w:space="0" w:color="auto"/>
            </w:tcBorders>
            <w:shd w:val="clear" w:color="auto" w:fill="D0CECE" w:themeFill="background2" w:themeFillShade="E6"/>
            <w:tcMar>
              <w:top w:w="15" w:type="dxa"/>
              <w:left w:w="15" w:type="dxa"/>
              <w:right w:w="15" w:type="dxa"/>
            </w:tcMar>
            <w:vAlign w:val="center"/>
          </w:tcPr>
          <w:p w14:paraId="12BC77A1" w14:textId="0CBEC45A" w:rsidR="4C3B832D" w:rsidRPr="006C6CB9" w:rsidRDefault="4C3B832D" w:rsidP="00222952">
            <w:pPr>
              <w:spacing w:after="0"/>
              <w:jc w:val="center"/>
              <w:rPr>
                <w:sz w:val="16"/>
                <w:szCs w:val="16"/>
              </w:rPr>
            </w:pPr>
            <w:r w:rsidRPr="006C6CB9">
              <w:rPr>
                <w:rFonts w:ascii="Calibri" w:eastAsia="Calibri" w:hAnsi="Calibri" w:cs="Calibri"/>
                <w:b/>
                <w:bCs/>
                <w:color w:val="000000" w:themeColor="text1"/>
                <w:sz w:val="16"/>
                <w:szCs w:val="16"/>
              </w:rPr>
              <w:t>Unidades</w:t>
            </w:r>
          </w:p>
        </w:tc>
        <w:tc>
          <w:tcPr>
            <w:tcW w:w="567" w:type="dxa"/>
            <w:tcBorders>
              <w:top w:val="single" w:sz="4" w:space="0" w:color="auto"/>
              <w:left w:val="single" w:sz="4" w:space="0" w:color="auto"/>
              <w:bottom w:val="single" w:sz="4" w:space="0" w:color="auto"/>
              <w:right w:val="single" w:sz="4" w:space="0" w:color="auto"/>
            </w:tcBorders>
            <w:shd w:val="clear" w:color="auto" w:fill="D0CECE" w:themeFill="background2" w:themeFillShade="E6"/>
            <w:tcMar>
              <w:top w:w="15" w:type="dxa"/>
              <w:left w:w="15" w:type="dxa"/>
              <w:right w:w="15" w:type="dxa"/>
            </w:tcMar>
            <w:vAlign w:val="center"/>
          </w:tcPr>
          <w:p w14:paraId="342760E2" w14:textId="5DFA090B" w:rsidR="4C3B832D" w:rsidRPr="006C6CB9" w:rsidRDefault="4C3B832D" w:rsidP="00222952">
            <w:pPr>
              <w:spacing w:after="0"/>
              <w:jc w:val="center"/>
              <w:rPr>
                <w:sz w:val="16"/>
                <w:szCs w:val="16"/>
              </w:rPr>
            </w:pPr>
            <w:r w:rsidRPr="006C6CB9">
              <w:rPr>
                <w:rFonts w:ascii="Calibri" w:eastAsia="Calibri" w:hAnsi="Calibri" w:cs="Calibri"/>
                <w:b/>
                <w:bCs/>
                <w:color w:val="000000" w:themeColor="text1"/>
                <w:sz w:val="16"/>
                <w:szCs w:val="16"/>
              </w:rPr>
              <w:t>Precio</w:t>
            </w:r>
          </w:p>
        </w:tc>
        <w:tc>
          <w:tcPr>
            <w:tcW w:w="850" w:type="dxa"/>
            <w:tcBorders>
              <w:top w:val="single" w:sz="4" w:space="0" w:color="auto"/>
              <w:left w:val="single" w:sz="4" w:space="0" w:color="auto"/>
              <w:bottom w:val="single" w:sz="4" w:space="0" w:color="auto"/>
              <w:right w:val="single" w:sz="4" w:space="0" w:color="auto"/>
            </w:tcBorders>
            <w:shd w:val="clear" w:color="auto" w:fill="D0CECE" w:themeFill="background2" w:themeFillShade="E6"/>
            <w:tcMar>
              <w:top w:w="15" w:type="dxa"/>
              <w:left w:w="15" w:type="dxa"/>
              <w:right w:w="15" w:type="dxa"/>
            </w:tcMar>
            <w:vAlign w:val="center"/>
          </w:tcPr>
          <w:p w14:paraId="1AA0BE66" w14:textId="0FF97F14" w:rsidR="4C3B832D" w:rsidRPr="006C6CB9" w:rsidRDefault="4C3B832D" w:rsidP="00222952">
            <w:pPr>
              <w:spacing w:after="0"/>
              <w:jc w:val="center"/>
              <w:rPr>
                <w:sz w:val="16"/>
                <w:szCs w:val="16"/>
              </w:rPr>
            </w:pPr>
            <w:r w:rsidRPr="006C6CB9">
              <w:rPr>
                <w:rFonts w:ascii="Calibri" w:eastAsia="Calibri" w:hAnsi="Calibri" w:cs="Calibri"/>
                <w:b/>
                <w:bCs/>
                <w:color w:val="000000" w:themeColor="text1"/>
                <w:sz w:val="16"/>
                <w:szCs w:val="16"/>
              </w:rPr>
              <w:t>Subtotal (3)</w:t>
            </w:r>
          </w:p>
        </w:tc>
        <w:tc>
          <w:tcPr>
            <w:tcW w:w="851" w:type="dxa"/>
            <w:tcBorders>
              <w:top w:val="single" w:sz="4" w:space="0" w:color="auto"/>
              <w:left w:val="single" w:sz="4" w:space="0" w:color="auto"/>
              <w:bottom w:val="single" w:sz="4" w:space="0" w:color="auto"/>
              <w:right w:val="single" w:sz="4" w:space="0" w:color="auto"/>
            </w:tcBorders>
            <w:shd w:val="clear" w:color="auto" w:fill="D0CECE" w:themeFill="background2" w:themeFillShade="E6"/>
            <w:tcMar>
              <w:top w:w="15" w:type="dxa"/>
              <w:left w:w="15" w:type="dxa"/>
              <w:right w:w="15" w:type="dxa"/>
            </w:tcMar>
            <w:vAlign w:val="center"/>
          </w:tcPr>
          <w:p w14:paraId="105EDC1C" w14:textId="77A2B841" w:rsidR="4C3B832D" w:rsidRPr="006C6CB9" w:rsidRDefault="4C3B832D" w:rsidP="00222952">
            <w:pPr>
              <w:spacing w:after="0"/>
              <w:jc w:val="center"/>
              <w:rPr>
                <w:sz w:val="16"/>
                <w:szCs w:val="16"/>
              </w:rPr>
            </w:pPr>
            <w:r w:rsidRPr="006C6CB9">
              <w:rPr>
                <w:rFonts w:ascii="Calibri" w:eastAsia="Calibri" w:hAnsi="Calibri" w:cs="Calibri"/>
                <w:b/>
                <w:bCs/>
                <w:color w:val="000000" w:themeColor="text1"/>
                <w:sz w:val="16"/>
                <w:szCs w:val="16"/>
              </w:rPr>
              <w:t>Subtotal (2)</w:t>
            </w:r>
          </w:p>
        </w:tc>
        <w:tc>
          <w:tcPr>
            <w:tcW w:w="850" w:type="dxa"/>
            <w:tcBorders>
              <w:top w:val="single" w:sz="4" w:space="0" w:color="auto"/>
              <w:left w:val="single" w:sz="4" w:space="0" w:color="auto"/>
              <w:bottom w:val="single" w:sz="4" w:space="0" w:color="auto"/>
              <w:right w:val="single" w:sz="4" w:space="0" w:color="auto"/>
            </w:tcBorders>
            <w:shd w:val="clear" w:color="auto" w:fill="D0CECE" w:themeFill="background2" w:themeFillShade="E6"/>
            <w:tcMar>
              <w:top w:w="15" w:type="dxa"/>
              <w:left w:w="15" w:type="dxa"/>
              <w:right w:w="15" w:type="dxa"/>
            </w:tcMar>
            <w:vAlign w:val="center"/>
          </w:tcPr>
          <w:p w14:paraId="1B693F8E" w14:textId="102D7F4C" w:rsidR="4C3B832D" w:rsidRPr="006C6CB9" w:rsidRDefault="4C3B832D" w:rsidP="00222952">
            <w:pPr>
              <w:spacing w:after="0"/>
              <w:jc w:val="center"/>
              <w:rPr>
                <w:sz w:val="16"/>
                <w:szCs w:val="16"/>
              </w:rPr>
            </w:pPr>
            <w:r w:rsidRPr="006C6CB9">
              <w:rPr>
                <w:rFonts w:ascii="Calibri" w:eastAsia="Calibri" w:hAnsi="Calibri" w:cs="Calibri"/>
                <w:b/>
                <w:bCs/>
                <w:color w:val="000000" w:themeColor="text1"/>
                <w:sz w:val="16"/>
                <w:szCs w:val="16"/>
              </w:rPr>
              <w:t>Total</w:t>
            </w:r>
          </w:p>
        </w:tc>
      </w:tr>
      <w:tr w:rsidR="4C3B832D" w14:paraId="53C4737F" w14:textId="77777777" w:rsidTr="00FB190E">
        <w:trPr>
          <w:trHeight w:val="315"/>
        </w:trPr>
        <w:tc>
          <w:tcPr>
            <w:tcW w:w="581" w:type="dxa"/>
            <w:tcBorders>
              <w:top w:val="single" w:sz="4" w:space="0" w:color="auto"/>
              <w:left w:val="single" w:sz="4" w:space="0" w:color="auto"/>
              <w:bottom w:val="single" w:sz="4" w:space="0" w:color="auto"/>
              <w:right w:val="single" w:sz="4" w:space="0" w:color="auto"/>
            </w:tcBorders>
            <w:shd w:val="clear" w:color="auto" w:fill="E7E6E6" w:themeFill="background2"/>
            <w:tcMar>
              <w:top w:w="15" w:type="dxa"/>
              <w:left w:w="15" w:type="dxa"/>
              <w:right w:w="15" w:type="dxa"/>
            </w:tcMar>
            <w:vAlign w:val="center"/>
          </w:tcPr>
          <w:p w14:paraId="203D8877" w14:textId="5BBD3BA0" w:rsidR="4C3B832D" w:rsidRPr="006C6CB9" w:rsidRDefault="4C3B832D" w:rsidP="4C3B832D">
            <w:pPr>
              <w:spacing w:after="0"/>
              <w:jc w:val="center"/>
              <w:rPr>
                <w:sz w:val="16"/>
                <w:szCs w:val="16"/>
              </w:rPr>
            </w:pPr>
            <w:r w:rsidRPr="006C6CB9">
              <w:rPr>
                <w:rFonts w:ascii="Calibri" w:eastAsia="Calibri" w:hAnsi="Calibri" w:cs="Calibri"/>
                <w:color w:val="000000" w:themeColor="text1"/>
                <w:sz w:val="16"/>
                <w:szCs w:val="16"/>
              </w:rPr>
              <w:t>01</w:t>
            </w:r>
          </w:p>
        </w:tc>
        <w:tc>
          <w:tcPr>
            <w:tcW w:w="582" w:type="dxa"/>
            <w:tcBorders>
              <w:top w:val="single" w:sz="4" w:space="0" w:color="auto"/>
              <w:left w:val="single" w:sz="4" w:space="0" w:color="auto"/>
              <w:bottom w:val="single" w:sz="4" w:space="0" w:color="auto"/>
              <w:right w:val="single" w:sz="4" w:space="0" w:color="auto"/>
            </w:tcBorders>
            <w:shd w:val="clear" w:color="auto" w:fill="E7E6E6" w:themeFill="background2"/>
            <w:tcMar>
              <w:top w:w="15" w:type="dxa"/>
              <w:left w:w="15" w:type="dxa"/>
              <w:right w:w="15" w:type="dxa"/>
            </w:tcMar>
            <w:vAlign w:val="center"/>
          </w:tcPr>
          <w:p w14:paraId="5C089C95" w14:textId="1801E024" w:rsidR="4C3B832D" w:rsidRPr="006C6CB9" w:rsidRDefault="4C3B832D" w:rsidP="00222952">
            <w:pPr>
              <w:jc w:val="center"/>
              <w:rPr>
                <w:sz w:val="16"/>
                <w:szCs w:val="16"/>
              </w:rPr>
            </w:pPr>
          </w:p>
        </w:tc>
        <w:tc>
          <w:tcPr>
            <w:tcW w:w="581" w:type="dxa"/>
            <w:tcBorders>
              <w:top w:val="single" w:sz="4" w:space="0" w:color="auto"/>
              <w:left w:val="single" w:sz="4" w:space="0" w:color="auto"/>
              <w:bottom w:val="single" w:sz="4" w:space="0" w:color="auto"/>
              <w:right w:val="single" w:sz="4" w:space="0" w:color="auto"/>
            </w:tcBorders>
            <w:shd w:val="clear" w:color="auto" w:fill="E7E6E6" w:themeFill="background2"/>
            <w:tcMar>
              <w:top w:w="15" w:type="dxa"/>
              <w:left w:w="15" w:type="dxa"/>
              <w:right w:w="15" w:type="dxa"/>
            </w:tcMar>
            <w:vAlign w:val="center"/>
          </w:tcPr>
          <w:p w14:paraId="36B8E230" w14:textId="3F5E037F" w:rsidR="4C3B832D" w:rsidRPr="006C6CB9" w:rsidRDefault="4C3B832D" w:rsidP="00222952">
            <w:pPr>
              <w:jc w:val="center"/>
              <w:rPr>
                <w:sz w:val="16"/>
                <w:szCs w:val="16"/>
              </w:rPr>
            </w:pPr>
          </w:p>
        </w:tc>
        <w:tc>
          <w:tcPr>
            <w:tcW w:w="2079" w:type="dxa"/>
            <w:tcBorders>
              <w:top w:val="single" w:sz="4" w:space="0" w:color="auto"/>
              <w:left w:val="single" w:sz="4" w:space="0" w:color="auto"/>
              <w:bottom w:val="single" w:sz="4" w:space="0" w:color="auto"/>
              <w:right w:val="single" w:sz="4" w:space="0" w:color="auto"/>
            </w:tcBorders>
            <w:shd w:val="clear" w:color="auto" w:fill="E7E6E6" w:themeFill="background2"/>
            <w:tcMar>
              <w:top w:w="15" w:type="dxa"/>
              <w:left w:w="15" w:type="dxa"/>
              <w:right w:w="15" w:type="dxa"/>
            </w:tcMar>
            <w:vAlign w:val="center"/>
          </w:tcPr>
          <w:p w14:paraId="1D43D335" w14:textId="455C7C3A" w:rsidR="4C3B832D" w:rsidRPr="006C6CB9" w:rsidRDefault="4C3B832D" w:rsidP="4C3B832D">
            <w:pPr>
              <w:spacing w:after="0"/>
              <w:jc w:val="left"/>
              <w:rPr>
                <w:sz w:val="16"/>
                <w:szCs w:val="16"/>
              </w:rPr>
            </w:pPr>
            <w:r w:rsidRPr="006C6CB9">
              <w:rPr>
                <w:rFonts w:ascii="Calibri" w:eastAsia="Calibri" w:hAnsi="Calibri" w:cs="Calibri"/>
                <w:b/>
                <w:bCs/>
                <w:color w:val="000000" w:themeColor="text1"/>
                <w:sz w:val="16"/>
                <w:szCs w:val="16"/>
              </w:rPr>
              <w:t>Gestión de usuarios</w:t>
            </w:r>
          </w:p>
        </w:tc>
        <w:tc>
          <w:tcPr>
            <w:tcW w:w="708" w:type="dxa"/>
            <w:tcBorders>
              <w:top w:val="single" w:sz="4" w:space="0" w:color="auto"/>
              <w:left w:val="single" w:sz="4" w:space="0" w:color="auto"/>
              <w:bottom w:val="single" w:sz="4" w:space="0" w:color="auto"/>
              <w:right w:val="single" w:sz="4" w:space="0" w:color="auto"/>
            </w:tcBorders>
            <w:shd w:val="clear" w:color="auto" w:fill="E7E6E6" w:themeFill="background2"/>
            <w:tcMar>
              <w:top w:w="15" w:type="dxa"/>
              <w:left w:w="15" w:type="dxa"/>
              <w:right w:w="15" w:type="dxa"/>
            </w:tcMar>
            <w:vAlign w:val="center"/>
          </w:tcPr>
          <w:p w14:paraId="376B0C70" w14:textId="26973E7B" w:rsidR="4C3B832D" w:rsidRPr="006C6CB9" w:rsidRDefault="4C3B832D" w:rsidP="00222952">
            <w:pPr>
              <w:jc w:val="center"/>
              <w:rPr>
                <w:sz w:val="16"/>
                <w:szCs w:val="16"/>
              </w:rPr>
            </w:pPr>
          </w:p>
        </w:tc>
        <w:tc>
          <w:tcPr>
            <w:tcW w:w="851" w:type="dxa"/>
            <w:tcBorders>
              <w:top w:val="single" w:sz="4" w:space="0" w:color="auto"/>
              <w:left w:val="single" w:sz="4" w:space="0" w:color="auto"/>
              <w:bottom w:val="single" w:sz="4" w:space="0" w:color="auto"/>
              <w:right w:val="single" w:sz="4" w:space="0" w:color="auto"/>
            </w:tcBorders>
            <w:shd w:val="clear" w:color="auto" w:fill="E7E6E6" w:themeFill="background2"/>
            <w:tcMar>
              <w:top w:w="15" w:type="dxa"/>
              <w:left w:w="15" w:type="dxa"/>
              <w:right w:w="15" w:type="dxa"/>
            </w:tcMar>
            <w:vAlign w:val="center"/>
          </w:tcPr>
          <w:p w14:paraId="2BD0559C" w14:textId="681B6506" w:rsidR="4C3B832D" w:rsidRPr="006C6CB9" w:rsidRDefault="4C3B832D" w:rsidP="00222952">
            <w:pPr>
              <w:jc w:val="center"/>
              <w:rPr>
                <w:sz w:val="16"/>
                <w:szCs w:val="16"/>
              </w:rPr>
            </w:pPr>
          </w:p>
        </w:tc>
        <w:tc>
          <w:tcPr>
            <w:tcW w:w="567" w:type="dxa"/>
            <w:tcBorders>
              <w:top w:val="single" w:sz="4" w:space="0" w:color="auto"/>
              <w:left w:val="single" w:sz="4" w:space="0" w:color="auto"/>
              <w:bottom w:val="single" w:sz="4" w:space="0" w:color="auto"/>
              <w:right w:val="single" w:sz="4" w:space="0" w:color="auto"/>
            </w:tcBorders>
            <w:shd w:val="clear" w:color="auto" w:fill="E7E6E6" w:themeFill="background2"/>
            <w:tcMar>
              <w:top w:w="15" w:type="dxa"/>
              <w:left w:w="15" w:type="dxa"/>
              <w:right w:w="15" w:type="dxa"/>
            </w:tcMar>
            <w:vAlign w:val="center"/>
          </w:tcPr>
          <w:p w14:paraId="59A11946" w14:textId="48FDEB08" w:rsidR="4C3B832D" w:rsidRPr="006C6CB9" w:rsidRDefault="4C3B832D" w:rsidP="00222952">
            <w:pPr>
              <w:jc w:val="center"/>
              <w:rPr>
                <w:sz w:val="16"/>
                <w:szCs w:val="16"/>
              </w:rPr>
            </w:pPr>
          </w:p>
        </w:tc>
        <w:tc>
          <w:tcPr>
            <w:tcW w:w="850" w:type="dxa"/>
            <w:tcBorders>
              <w:top w:val="single" w:sz="4" w:space="0" w:color="auto"/>
              <w:left w:val="single" w:sz="4" w:space="0" w:color="auto"/>
              <w:bottom w:val="single" w:sz="4" w:space="0" w:color="auto"/>
              <w:right w:val="single" w:sz="4" w:space="0" w:color="auto"/>
            </w:tcBorders>
            <w:shd w:val="clear" w:color="auto" w:fill="E7E6E6" w:themeFill="background2"/>
            <w:tcMar>
              <w:top w:w="15" w:type="dxa"/>
              <w:left w:w="15" w:type="dxa"/>
              <w:right w:w="15" w:type="dxa"/>
            </w:tcMar>
            <w:vAlign w:val="center"/>
          </w:tcPr>
          <w:p w14:paraId="278122CC" w14:textId="5877EAED" w:rsidR="4C3B832D" w:rsidRPr="006C6CB9" w:rsidRDefault="4C3B832D" w:rsidP="00222952">
            <w:pPr>
              <w:jc w:val="center"/>
              <w:rPr>
                <w:sz w:val="16"/>
                <w:szCs w:val="16"/>
              </w:rPr>
            </w:pPr>
          </w:p>
        </w:tc>
        <w:tc>
          <w:tcPr>
            <w:tcW w:w="851" w:type="dxa"/>
            <w:tcBorders>
              <w:top w:val="single" w:sz="4" w:space="0" w:color="auto"/>
              <w:left w:val="single" w:sz="4" w:space="0" w:color="auto"/>
              <w:bottom w:val="single" w:sz="4" w:space="0" w:color="auto"/>
              <w:right w:val="single" w:sz="4" w:space="0" w:color="auto"/>
            </w:tcBorders>
            <w:shd w:val="clear" w:color="auto" w:fill="E7E6E6" w:themeFill="background2"/>
            <w:tcMar>
              <w:top w:w="15" w:type="dxa"/>
              <w:left w:w="15" w:type="dxa"/>
              <w:right w:w="15" w:type="dxa"/>
            </w:tcMar>
            <w:vAlign w:val="center"/>
          </w:tcPr>
          <w:p w14:paraId="230CC6DB" w14:textId="37850A05" w:rsidR="4C3B832D" w:rsidRPr="006C6CB9" w:rsidRDefault="4C3B832D" w:rsidP="00222952">
            <w:pPr>
              <w:jc w:val="center"/>
              <w:rPr>
                <w:sz w:val="16"/>
                <w:szCs w:val="16"/>
              </w:rPr>
            </w:pPr>
          </w:p>
        </w:tc>
        <w:tc>
          <w:tcPr>
            <w:tcW w:w="850" w:type="dxa"/>
            <w:tcBorders>
              <w:top w:val="single" w:sz="4" w:space="0" w:color="auto"/>
              <w:left w:val="single" w:sz="4" w:space="0" w:color="auto"/>
              <w:bottom w:val="single" w:sz="4" w:space="0" w:color="auto"/>
              <w:right w:val="single" w:sz="4" w:space="0" w:color="auto"/>
            </w:tcBorders>
            <w:shd w:val="clear" w:color="auto" w:fill="E7E6E6" w:themeFill="background2"/>
            <w:tcMar>
              <w:top w:w="15" w:type="dxa"/>
              <w:left w:w="15" w:type="dxa"/>
              <w:right w:w="15" w:type="dxa"/>
            </w:tcMar>
            <w:vAlign w:val="center"/>
          </w:tcPr>
          <w:p w14:paraId="43847131" w14:textId="33D7CB82" w:rsidR="4C3B832D" w:rsidRPr="006C6CB9" w:rsidRDefault="4C3B832D" w:rsidP="4C3B832D">
            <w:pPr>
              <w:spacing w:after="0"/>
              <w:jc w:val="center"/>
              <w:rPr>
                <w:sz w:val="16"/>
                <w:szCs w:val="16"/>
              </w:rPr>
            </w:pPr>
            <w:r w:rsidRPr="006C6CB9">
              <w:rPr>
                <w:rFonts w:ascii="Calibri" w:eastAsia="Calibri" w:hAnsi="Calibri" w:cs="Calibri"/>
                <w:b/>
                <w:bCs/>
                <w:color w:val="000000" w:themeColor="text1"/>
                <w:sz w:val="16"/>
                <w:szCs w:val="16"/>
              </w:rPr>
              <w:t>4.899,01 €</w:t>
            </w:r>
          </w:p>
        </w:tc>
      </w:tr>
      <w:tr w:rsidR="4C3B832D" w14:paraId="01618E25" w14:textId="77777777" w:rsidTr="00FB190E">
        <w:trPr>
          <w:trHeight w:val="315"/>
        </w:trPr>
        <w:tc>
          <w:tcPr>
            <w:tcW w:w="58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5BF7E0B7" w14:textId="48E29090" w:rsidR="4C3B832D" w:rsidRPr="006C6CB9" w:rsidRDefault="4C3B832D" w:rsidP="00222952">
            <w:pPr>
              <w:jc w:val="center"/>
              <w:rPr>
                <w:sz w:val="16"/>
                <w:szCs w:val="16"/>
              </w:rPr>
            </w:pPr>
          </w:p>
        </w:tc>
        <w:tc>
          <w:tcPr>
            <w:tcW w:w="582"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0ECFBCB2" w14:textId="3255B8CA" w:rsidR="4C3B832D" w:rsidRPr="006C6CB9" w:rsidRDefault="4C3B832D" w:rsidP="4C3B832D">
            <w:pPr>
              <w:spacing w:after="0"/>
              <w:jc w:val="center"/>
              <w:rPr>
                <w:sz w:val="16"/>
                <w:szCs w:val="16"/>
              </w:rPr>
            </w:pPr>
            <w:r w:rsidRPr="006C6CB9">
              <w:rPr>
                <w:rFonts w:ascii="Calibri" w:eastAsia="Calibri" w:hAnsi="Calibri" w:cs="Calibri"/>
                <w:color w:val="000000" w:themeColor="text1"/>
                <w:sz w:val="16"/>
                <w:szCs w:val="16"/>
              </w:rPr>
              <w:t>001</w:t>
            </w:r>
          </w:p>
        </w:tc>
        <w:tc>
          <w:tcPr>
            <w:tcW w:w="58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259E766F" w14:textId="537DAF8D" w:rsidR="4C3B832D" w:rsidRPr="006C6CB9" w:rsidRDefault="4C3B832D" w:rsidP="00222952">
            <w:pPr>
              <w:jc w:val="center"/>
              <w:rPr>
                <w:sz w:val="16"/>
                <w:szCs w:val="16"/>
              </w:rPr>
            </w:pPr>
          </w:p>
        </w:tc>
        <w:tc>
          <w:tcPr>
            <w:tcW w:w="2079" w:type="dxa"/>
            <w:tcBorders>
              <w:top w:val="single" w:sz="4" w:space="0" w:color="B1BBCC"/>
              <w:left w:val="single" w:sz="4" w:space="0" w:color="B1BBCC"/>
              <w:bottom w:val="single" w:sz="4" w:space="0" w:color="B1BBCC"/>
              <w:right w:val="single" w:sz="4" w:space="0" w:color="B1BBCC"/>
            </w:tcBorders>
            <w:shd w:val="clear" w:color="auto" w:fill="FFFFFF" w:themeFill="background1"/>
            <w:tcMar>
              <w:top w:w="15" w:type="dxa"/>
              <w:left w:w="15" w:type="dxa"/>
              <w:right w:w="15" w:type="dxa"/>
            </w:tcMar>
            <w:vAlign w:val="center"/>
          </w:tcPr>
          <w:p w14:paraId="3A864707" w14:textId="74276C8B" w:rsidR="4C3B832D" w:rsidRPr="006C6CB9" w:rsidRDefault="4C3B832D" w:rsidP="00222952">
            <w:pPr>
              <w:spacing w:after="0"/>
              <w:jc w:val="left"/>
              <w:rPr>
                <w:sz w:val="16"/>
                <w:szCs w:val="16"/>
              </w:rPr>
            </w:pPr>
            <w:r w:rsidRPr="006C6CB9">
              <w:rPr>
                <w:rFonts w:ascii="Calibri" w:eastAsia="Calibri" w:hAnsi="Calibri" w:cs="Calibri"/>
                <w:color w:val="000000" w:themeColor="text1"/>
                <w:sz w:val="16"/>
                <w:szCs w:val="16"/>
              </w:rPr>
              <w:t xml:space="preserve">Visualizar Historial </w:t>
            </w:r>
            <w:r w:rsidR="00481118" w:rsidRPr="006C6CB9">
              <w:rPr>
                <w:rFonts w:ascii="Calibri" w:eastAsia="Calibri" w:hAnsi="Calibri" w:cs="Calibri"/>
                <w:color w:val="000000" w:themeColor="text1"/>
                <w:sz w:val="16"/>
                <w:szCs w:val="16"/>
              </w:rPr>
              <w:t>clínico</w:t>
            </w:r>
          </w:p>
        </w:tc>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64A15CB7" w14:textId="780A301D" w:rsidR="4C3B832D" w:rsidRPr="006C6CB9" w:rsidRDefault="4C3B832D" w:rsidP="00222952">
            <w:pPr>
              <w:jc w:val="center"/>
              <w:rPr>
                <w:sz w:val="16"/>
                <w:szCs w:val="16"/>
              </w:rPr>
            </w:pPr>
          </w:p>
        </w:tc>
        <w:tc>
          <w:tcPr>
            <w:tcW w:w="85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413873C3" w14:textId="50C37493" w:rsidR="4C3B832D" w:rsidRPr="006C6CB9" w:rsidRDefault="4C3B832D" w:rsidP="00222952">
            <w:pPr>
              <w:jc w:val="center"/>
              <w:rPr>
                <w:sz w:val="16"/>
                <w:szCs w:val="16"/>
              </w:rPr>
            </w:pP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73B2F257" w14:textId="3721F399" w:rsidR="4C3B832D" w:rsidRPr="006C6CB9" w:rsidRDefault="4C3B832D" w:rsidP="00222952">
            <w:pPr>
              <w:jc w:val="center"/>
              <w:rPr>
                <w:sz w:val="16"/>
                <w:szCs w:val="16"/>
              </w:rPr>
            </w:pPr>
          </w:p>
        </w:tc>
        <w:tc>
          <w:tcPr>
            <w:tcW w:w="850"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3247A932" w14:textId="0A28504C" w:rsidR="4C3B832D" w:rsidRPr="006C6CB9" w:rsidRDefault="4C3B832D" w:rsidP="00222952">
            <w:pPr>
              <w:jc w:val="center"/>
              <w:rPr>
                <w:sz w:val="16"/>
                <w:szCs w:val="16"/>
              </w:rPr>
            </w:pPr>
          </w:p>
        </w:tc>
        <w:tc>
          <w:tcPr>
            <w:tcW w:w="85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71594DAA" w14:textId="45A6D5B1" w:rsidR="4C3B832D" w:rsidRPr="006C6CB9" w:rsidRDefault="4C3B832D" w:rsidP="4C3B832D">
            <w:pPr>
              <w:spacing w:after="0"/>
              <w:jc w:val="center"/>
              <w:rPr>
                <w:sz w:val="16"/>
                <w:szCs w:val="16"/>
              </w:rPr>
            </w:pPr>
            <w:r w:rsidRPr="006C6CB9">
              <w:rPr>
                <w:rFonts w:ascii="Calibri" w:eastAsia="Calibri" w:hAnsi="Calibri" w:cs="Calibri"/>
                <w:color w:val="000000" w:themeColor="text1"/>
                <w:sz w:val="16"/>
                <w:szCs w:val="16"/>
              </w:rPr>
              <w:t>232,57 €</w:t>
            </w:r>
          </w:p>
        </w:tc>
        <w:tc>
          <w:tcPr>
            <w:tcW w:w="850"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4756DCEE" w14:textId="1A859D1F" w:rsidR="4C3B832D" w:rsidRPr="006C6CB9" w:rsidRDefault="4C3B832D" w:rsidP="00222952">
            <w:pPr>
              <w:jc w:val="center"/>
              <w:rPr>
                <w:sz w:val="16"/>
                <w:szCs w:val="16"/>
              </w:rPr>
            </w:pPr>
          </w:p>
        </w:tc>
      </w:tr>
      <w:tr w:rsidR="4C3B832D" w14:paraId="65E7906E" w14:textId="77777777" w:rsidTr="00FB190E">
        <w:trPr>
          <w:trHeight w:val="315"/>
        </w:trPr>
        <w:tc>
          <w:tcPr>
            <w:tcW w:w="58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14EDF300" w14:textId="0AF670E0" w:rsidR="4C3B832D" w:rsidRPr="006C6CB9" w:rsidRDefault="4C3B832D" w:rsidP="00222952">
            <w:pPr>
              <w:jc w:val="center"/>
              <w:rPr>
                <w:sz w:val="16"/>
                <w:szCs w:val="16"/>
              </w:rPr>
            </w:pPr>
          </w:p>
        </w:tc>
        <w:tc>
          <w:tcPr>
            <w:tcW w:w="582"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5488F6A3" w14:textId="6F843F82" w:rsidR="4C3B832D" w:rsidRPr="006C6CB9" w:rsidRDefault="4C3B832D" w:rsidP="00222952">
            <w:pPr>
              <w:jc w:val="center"/>
              <w:rPr>
                <w:sz w:val="16"/>
                <w:szCs w:val="16"/>
              </w:rPr>
            </w:pPr>
          </w:p>
        </w:tc>
        <w:tc>
          <w:tcPr>
            <w:tcW w:w="58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679DE533" w14:textId="6FB49C23" w:rsidR="4C3B832D" w:rsidRPr="006C6CB9" w:rsidRDefault="4C3B832D" w:rsidP="4C3B832D">
            <w:pPr>
              <w:spacing w:after="0"/>
              <w:jc w:val="center"/>
              <w:rPr>
                <w:sz w:val="16"/>
                <w:szCs w:val="16"/>
              </w:rPr>
            </w:pPr>
            <w:r w:rsidRPr="006C6CB9">
              <w:rPr>
                <w:rFonts w:ascii="Calibri" w:eastAsia="Calibri" w:hAnsi="Calibri" w:cs="Calibri"/>
                <w:color w:val="000000" w:themeColor="text1"/>
                <w:sz w:val="16"/>
                <w:szCs w:val="16"/>
              </w:rPr>
              <w:t>01</w:t>
            </w:r>
          </w:p>
        </w:tc>
        <w:tc>
          <w:tcPr>
            <w:tcW w:w="2079"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270" w:type="dxa"/>
              <w:right w:w="15" w:type="dxa"/>
            </w:tcMar>
            <w:vAlign w:val="center"/>
          </w:tcPr>
          <w:p w14:paraId="2F53E00D" w14:textId="6C343979" w:rsidR="4C3B832D" w:rsidRPr="006C6CB9" w:rsidRDefault="4C3B832D" w:rsidP="4C3B832D">
            <w:pPr>
              <w:spacing w:after="0"/>
              <w:jc w:val="left"/>
              <w:rPr>
                <w:sz w:val="16"/>
                <w:szCs w:val="16"/>
              </w:rPr>
            </w:pPr>
            <w:r w:rsidRPr="006C6CB9">
              <w:rPr>
                <w:rFonts w:ascii="Calibri" w:eastAsia="Calibri" w:hAnsi="Calibri" w:cs="Calibri"/>
                <w:color w:val="000000" w:themeColor="text1"/>
                <w:sz w:val="16"/>
                <w:szCs w:val="16"/>
              </w:rPr>
              <w:t>Desarrollador Junior</w:t>
            </w:r>
          </w:p>
        </w:tc>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218F35B4" w14:textId="043B5B4C" w:rsidR="4C3B832D" w:rsidRPr="006C6CB9" w:rsidRDefault="4C3B832D" w:rsidP="4C3B832D">
            <w:pPr>
              <w:spacing w:after="0"/>
              <w:jc w:val="center"/>
              <w:rPr>
                <w:sz w:val="16"/>
                <w:szCs w:val="16"/>
              </w:rPr>
            </w:pPr>
            <w:r w:rsidRPr="006C6CB9">
              <w:rPr>
                <w:rFonts w:ascii="Calibri" w:eastAsia="Calibri" w:hAnsi="Calibri" w:cs="Calibri"/>
                <w:color w:val="000000" w:themeColor="text1"/>
                <w:sz w:val="16"/>
                <w:szCs w:val="16"/>
              </w:rPr>
              <w:t>7</w:t>
            </w:r>
          </w:p>
        </w:tc>
        <w:tc>
          <w:tcPr>
            <w:tcW w:w="85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691155A9" w14:textId="2CA7E706" w:rsidR="4C3B832D" w:rsidRPr="006C6CB9" w:rsidRDefault="4C3B832D" w:rsidP="4C3B832D">
            <w:pPr>
              <w:spacing w:after="0"/>
              <w:jc w:val="center"/>
              <w:rPr>
                <w:sz w:val="16"/>
                <w:szCs w:val="16"/>
              </w:rPr>
            </w:pPr>
            <w:r w:rsidRPr="006C6CB9">
              <w:rPr>
                <w:rFonts w:ascii="Calibri" w:eastAsia="Calibri" w:hAnsi="Calibri" w:cs="Calibri"/>
                <w:color w:val="000000" w:themeColor="text1"/>
                <w:sz w:val="16"/>
                <w:szCs w:val="16"/>
              </w:rPr>
              <w:t>horas</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291EA619" w14:textId="68A4E60E" w:rsidR="4C3B832D" w:rsidRPr="006C6CB9" w:rsidRDefault="4C3B832D" w:rsidP="4C3B832D">
            <w:pPr>
              <w:spacing w:after="0"/>
              <w:jc w:val="center"/>
              <w:rPr>
                <w:sz w:val="16"/>
                <w:szCs w:val="16"/>
              </w:rPr>
            </w:pPr>
            <w:r w:rsidRPr="006C6CB9">
              <w:rPr>
                <w:rFonts w:ascii="Calibri" w:eastAsia="Calibri" w:hAnsi="Calibri" w:cs="Calibri"/>
                <w:color w:val="000000" w:themeColor="text1"/>
                <w:sz w:val="16"/>
                <w:szCs w:val="16"/>
              </w:rPr>
              <w:t>33,22 €</w:t>
            </w:r>
          </w:p>
        </w:tc>
        <w:tc>
          <w:tcPr>
            <w:tcW w:w="850"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3FCFA594" w14:textId="5AA3B45F" w:rsidR="4C3B832D" w:rsidRPr="006C6CB9" w:rsidRDefault="4C3B832D" w:rsidP="4C3B832D">
            <w:pPr>
              <w:spacing w:after="0"/>
              <w:jc w:val="center"/>
              <w:rPr>
                <w:sz w:val="16"/>
                <w:szCs w:val="16"/>
              </w:rPr>
            </w:pPr>
            <w:r w:rsidRPr="006C6CB9">
              <w:rPr>
                <w:rFonts w:ascii="Calibri" w:eastAsia="Calibri" w:hAnsi="Calibri" w:cs="Calibri"/>
                <w:color w:val="000000" w:themeColor="text1"/>
                <w:sz w:val="16"/>
                <w:szCs w:val="16"/>
              </w:rPr>
              <w:t>232,57 €</w:t>
            </w:r>
          </w:p>
        </w:tc>
        <w:tc>
          <w:tcPr>
            <w:tcW w:w="85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5ADFC029" w14:textId="63B5B11A" w:rsidR="4C3B832D" w:rsidRPr="006C6CB9" w:rsidRDefault="4C3B832D" w:rsidP="00222952">
            <w:pPr>
              <w:jc w:val="center"/>
              <w:rPr>
                <w:sz w:val="16"/>
                <w:szCs w:val="16"/>
              </w:rPr>
            </w:pPr>
          </w:p>
        </w:tc>
        <w:tc>
          <w:tcPr>
            <w:tcW w:w="850"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63FCA0DF" w14:textId="1B951730" w:rsidR="4C3B832D" w:rsidRPr="006C6CB9" w:rsidRDefault="4C3B832D" w:rsidP="00222952">
            <w:pPr>
              <w:jc w:val="center"/>
              <w:rPr>
                <w:sz w:val="16"/>
                <w:szCs w:val="16"/>
              </w:rPr>
            </w:pPr>
          </w:p>
        </w:tc>
      </w:tr>
      <w:tr w:rsidR="4C3B832D" w14:paraId="219F048A" w14:textId="77777777" w:rsidTr="00FB190E">
        <w:trPr>
          <w:trHeight w:val="315"/>
        </w:trPr>
        <w:tc>
          <w:tcPr>
            <w:tcW w:w="58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450FB0E1" w14:textId="652C351E" w:rsidR="4C3B832D" w:rsidRPr="006C6CB9" w:rsidRDefault="4C3B832D" w:rsidP="00222952">
            <w:pPr>
              <w:jc w:val="center"/>
              <w:rPr>
                <w:sz w:val="16"/>
                <w:szCs w:val="16"/>
              </w:rPr>
            </w:pPr>
          </w:p>
        </w:tc>
        <w:tc>
          <w:tcPr>
            <w:tcW w:w="582"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399B3F54" w14:textId="527544B7" w:rsidR="4C3B832D" w:rsidRPr="006C6CB9" w:rsidRDefault="4C3B832D" w:rsidP="4C3B832D">
            <w:pPr>
              <w:spacing w:after="0"/>
              <w:jc w:val="center"/>
              <w:rPr>
                <w:sz w:val="16"/>
                <w:szCs w:val="16"/>
              </w:rPr>
            </w:pPr>
            <w:r w:rsidRPr="006C6CB9">
              <w:rPr>
                <w:rFonts w:ascii="Calibri" w:eastAsia="Calibri" w:hAnsi="Calibri" w:cs="Calibri"/>
                <w:color w:val="000000" w:themeColor="text1"/>
                <w:sz w:val="16"/>
                <w:szCs w:val="16"/>
              </w:rPr>
              <w:t>002</w:t>
            </w:r>
          </w:p>
        </w:tc>
        <w:tc>
          <w:tcPr>
            <w:tcW w:w="58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2D9513EB" w14:textId="1D4C3374" w:rsidR="4C3B832D" w:rsidRPr="006C6CB9" w:rsidRDefault="4C3B832D" w:rsidP="00222952">
            <w:pPr>
              <w:jc w:val="center"/>
              <w:rPr>
                <w:sz w:val="16"/>
                <w:szCs w:val="16"/>
              </w:rPr>
            </w:pPr>
          </w:p>
        </w:tc>
        <w:tc>
          <w:tcPr>
            <w:tcW w:w="2079" w:type="dxa"/>
            <w:tcBorders>
              <w:top w:val="single" w:sz="4" w:space="0" w:color="B1BBCC"/>
              <w:left w:val="single" w:sz="4" w:space="0" w:color="B1BBCC"/>
              <w:bottom w:val="single" w:sz="4" w:space="0" w:color="B1BBCC"/>
              <w:right w:val="single" w:sz="4" w:space="0" w:color="B1BBCC"/>
            </w:tcBorders>
            <w:shd w:val="clear" w:color="auto" w:fill="FFFFFF" w:themeFill="background1"/>
            <w:tcMar>
              <w:top w:w="15" w:type="dxa"/>
              <w:left w:w="15" w:type="dxa"/>
              <w:right w:w="15" w:type="dxa"/>
            </w:tcMar>
            <w:vAlign w:val="center"/>
          </w:tcPr>
          <w:p w14:paraId="30747928" w14:textId="03C32EC7" w:rsidR="4C3B832D" w:rsidRPr="006C6CB9" w:rsidRDefault="4C3B832D" w:rsidP="00222952">
            <w:pPr>
              <w:spacing w:after="0"/>
              <w:jc w:val="left"/>
              <w:rPr>
                <w:sz w:val="16"/>
                <w:szCs w:val="16"/>
              </w:rPr>
            </w:pPr>
            <w:r w:rsidRPr="006C6CB9">
              <w:rPr>
                <w:rFonts w:ascii="Calibri" w:eastAsia="Calibri" w:hAnsi="Calibri" w:cs="Calibri"/>
                <w:color w:val="000000" w:themeColor="text1"/>
                <w:sz w:val="16"/>
                <w:szCs w:val="16"/>
              </w:rPr>
              <w:t>Listado de citas</w:t>
            </w:r>
          </w:p>
        </w:tc>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6A234495" w14:textId="6F86AD56" w:rsidR="4C3B832D" w:rsidRPr="006C6CB9" w:rsidRDefault="4C3B832D" w:rsidP="00222952">
            <w:pPr>
              <w:jc w:val="center"/>
              <w:rPr>
                <w:sz w:val="16"/>
                <w:szCs w:val="16"/>
              </w:rPr>
            </w:pPr>
          </w:p>
        </w:tc>
        <w:tc>
          <w:tcPr>
            <w:tcW w:w="85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19D1679D" w14:textId="461461D0" w:rsidR="4C3B832D" w:rsidRPr="006C6CB9" w:rsidRDefault="4C3B832D" w:rsidP="00222952">
            <w:pPr>
              <w:jc w:val="center"/>
              <w:rPr>
                <w:sz w:val="16"/>
                <w:szCs w:val="16"/>
              </w:rPr>
            </w:pP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4D2BDE88" w14:textId="51887EA9" w:rsidR="4C3B832D" w:rsidRPr="006C6CB9" w:rsidRDefault="4C3B832D" w:rsidP="00222952">
            <w:pPr>
              <w:jc w:val="center"/>
              <w:rPr>
                <w:sz w:val="16"/>
                <w:szCs w:val="16"/>
              </w:rPr>
            </w:pPr>
          </w:p>
        </w:tc>
        <w:tc>
          <w:tcPr>
            <w:tcW w:w="850"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67200CB1" w14:textId="3DEAFB6A" w:rsidR="4C3B832D" w:rsidRPr="006C6CB9" w:rsidRDefault="4C3B832D" w:rsidP="00222952">
            <w:pPr>
              <w:jc w:val="center"/>
              <w:rPr>
                <w:sz w:val="16"/>
                <w:szCs w:val="16"/>
              </w:rPr>
            </w:pPr>
          </w:p>
        </w:tc>
        <w:tc>
          <w:tcPr>
            <w:tcW w:w="85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5EFAEA13" w14:textId="02E15859" w:rsidR="4C3B832D" w:rsidRPr="006C6CB9" w:rsidRDefault="4C3B832D" w:rsidP="4C3B832D">
            <w:pPr>
              <w:spacing w:after="0"/>
              <w:jc w:val="center"/>
              <w:rPr>
                <w:sz w:val="16"/>
                <w:szCs w:val="16"/>
              </w:rPr>
            </w:pPr>
            <w:r w:rsidRPr="006C6CB9">
              <w:rPr>
                <w:rFonts w:ascii="Calibri" w:eastAsia="Calibri" w:hAnsi="Calibri" w:cs="Calibri"/>
                <w:color w:val="000000" w:themeColor="text1"/>
                <w:sz w:val="16"/>
                <w:szCs w:val="16"/>
              </w:rPr>
              <w:t>232,57 €</w:t>
            </w:r>
          </w:p>
        </w:tc>
        <w:tc>
          <w:tcPr>
            <w:tcW w:w="850"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0056D3B4" w14:textId="12458281" w:rsidR="4C3B832D" w:rsidRPr="006C6CB9" w:rsidRDefault="4C3B832D" w:rsidP="00222952">
            <w:pPr>
              <w:jc w:val="center"/>
              <w:rPr>
                <w:sz w:val="16"/>
                <w:szCs w:val="16"/>
              </w:rPr>
            </w:pPr>
          </w:p>
        </w:tc>
      </w:tr>
      <w:tr w:rsidR="4C3B832D" w14:paraId="0B38AE9F" w14:textId="77777777" w:rsidTr="00FB190E">
        <w:trPr>
          <w:trHeight w:val="315"/>
        </w:trPr>
        <w:tc>
          <w:tcPr>
            <w:tcW w:w="58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544EBE58" w14:textId="11AA8D60" w:rsidR="4C3B832D" w:rsidRPr="006C6CB9" w:rsidRDefault="4C3B832D" w:rsidP="00222952">
            <w:pPr>
              <w:jc w:val="center"/>
              <w:rPr>
                <w:sz w:val="16"/>
                <w:szCs w:val="16"/>
              </w:rPr>
            </w:pPr>
          </w:p>
        </w:tc>
        <w:tc>
          <w:tcPr>
            <w:tcW w:w="582"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756180A2" w14:textId="2CA82DD8" w:rsidR="4C3B832D" w:rsidRPr="006C6CB9" w:rsidRDefault="4C3B832D" w:rsidP="00222952">
            <w:pPr>
              <w:jc w:val="center"/>
              <w:rPr>
                <w:sz w:val="16"/>
                <w:szCs w:val="16"/>
              </w:rPr>
            </w:pPr>
          </w:p>
        </w:tc>
        <w:tc>
          <w:tcPr>
            <w:tcW w:w="58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578EA6B4" w14:textId="105DBF43" w:rsidR="4C3B832D" w:rsidRPr="006C6CB9" w:rsidRDefault="4C3B832D" w:rsidP="4C3B832D">
            <w:pPr>
              <w:spacing w:after="0"/>
              <w:jc w:val="center"/>
              <w:rPr>
                <w:sz w:val="16"/>
                <w:szCs w:val="16"/>
              </w:rPr>
            </w:pPr>
            <w:r w:rsidRPr="006C6CB9">
              <w:rPr>
                <w:rFonts w:ascii="Calibri" w:eastAsia="Calibri" w:hAnsi="Calibri" w:cs="Calibri"/>
                <w:color w:val="000000" w:themeColor="text1"/>
                <w:sz w:val="16"/>
                <w:szCs w:val="16"/>
              </w:rPr>
              <w:t>01</w:t>
            </w:r>
          </w:p>
        </w:tc>
        <w:tc>
          <w:tcPr>
            <w:tcW w:w="2079"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270" w:type="dxa"/>
              <w:right w:w="15" w:type="dxa"/>
            </w:tcMar>
            <w:vAlign w:val="center"/>
          </w:tcPr>
          <w:p w14:paraId="43E9BC8D" w14:textId="6C8875D1" w:rsidR="4C3B832D" w:rsidRPr="006C6CB9" w:rsidRDefault="4C3B832D" w:rsidP="4C3B832D">
            <w:pPr>
              <w:spacing w:after="0"/>
              <w:jc w:val="left"/>
              <w:rPr>
                <w:sz w:val="16"/>
                <w:szCs w:val="16"/>
              </w:rPr>
            </w:pPr>
            <w:r w:rsidRPr="006C6CB9">
              <w:rPr>
                <w:rFonts w:ascii="Calibri" w:eastAsia="Calibri" w:hAnsi="Calibri" w:cs="Calibri"/>
                <w:color w:val="000000" w:themeColor="text1"/>
                <w:sz w:val="16"/>
                <w:szCs w:val="16"/>
              </w:rPr>
              <w:t>Desarrollador Junior</w:t>
            </w:r>
          </w:p>
        </w:tc>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0ECF41F1" w14:textId="2DE3BEDD" w:rsidR="4C3B832D" w:rsidRPr="006C6CB9" w:rsidRDefault="4C3B832D" w:rsidP="4C3B832D">
            <w:pPr>
              <w:spacing w:after="0"/>
              <w:jc w:val="center"/>
              <w:rPr>
                <w:sz w:val="16"/>
                <w:szCs w:val="16"/>
              </w:rPr>
            </w:pPr>
            <w:r w:rsidRPr="006C6CB9">
              <w:rPr>
                <w:rFonts w:ascii="Calibri" w:eastAsia="Calibri" w:hAnsi="Calibri" w:cs="Calibri"/>
                <w:color w:val="000000" w:themeColor="text1"/>
                <w:sz w:val="16"/>
                <w:szCs w:val="16"/>
              </w:rPr>
              <w:t>7</w:t>
            </w:r>
          </w:p>
        </w:tc>
        <w:tc>
          <w:tcPr>
            <w:tcW w:w="85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21164F3E" w14:textId="0092574B" w:rsidR="4C3B832D" w:rsidRPr="006C6CB9" w:rsidRDefault="4C3B832D" w:rsidP="4C3B832D">
            <w:pPr>
              <w:spacing w:after="0"/>
              <w:jc w:val="center"/>
              <w:rPr>
                <w:sz w:val="16"/>
                <w:szCs w:val="16"/>
              </w:rPr>
            </w:pPr>
            <w:r w:rsidRPr="006C6CB9">
              <w:rPr>
                <w:rFonts w:ascii="Calibri" w:eastAsia="Calibri" w:hAnsi="Calibri" w:cs="Calibri"/>
                <w:color w:val="000000" w:themeColor="text1"/>
                <w:sz w:val="16"/>
                <w:szCs w:val="16"/>
              </w:rPr>
              <w:t>horas</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65E98E6C" w14:textId="34453F84" w:rsidR="4C3B832D" w:rsidRPr="006C6CB9" w:rsidRDefault="4C3B832D" w:rsidP="4C3B832D">
            <w:pPr>
              <w:spacing w:after="0"/>
              <w:jc w:val="center"/>
              <w:rPr>
                <w:sz w:val="16"/>
                <w:szCs w:val="16"/>
              </w:rPr>
            </w:pPr>
            <w:r w:rsidRPr="006C6CB9">
              <w:rPr>
                <w:rFonts w:ascii="Calibri" w:eastAsia="Calibri" w:hAnsi="Calibri" w:cs="Calibri"/>
                <w:color w:val="000000" w:themeColor="text1"/>
                <w:sz w:val="16"/>
                <w:szCs w:val="16"/>
              </w:rPr>
              <w:t>33,22 €</w:t>
            </w:r>
          </w:p>
        </w:tc>
        <w:tc>
          <w:tcPr>
            <w:tcW w:w="850"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1C0C272C" w14:textId="10AEB615" w:rsidR="4C3B832D" w:rsidRPr="006C6CB9" w:rsidRDefault="4C3B832D" w:rsidP="4C3B832D">
            <w:pPr>
              <w:spacing w:after="0"/>
              <w:jc w:val="center"/>
              <w:rPr>
                <w:sz w:val="16"/>
                <w:szCs w:val="16"/>
              </w:rPr>
            </w:pPr>
            <w:r w:rsidRPr="006C6CB9">
              <w:rPr>
                <w:rFonts w:ascii="Calibri" w:eastAsia="Calibri" w:hAnsi="Calibri" w:cs="Calibri"/>
                <w:color w:val="000000" w:themeColor="text1"/>
                <w:sz w:val="16"/>
                <w:szCs w:val="16"/>
              </w:rPr>
              <w:t>232,57 €</w:t>
            </w:r>
          </w:p>
        </w:tc>
        <w:tc>
          <w:tcPr>
            <w:tcW w:w="85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0CECA544" w14:textId="0A397D38" w:rsidR="4C3B832D" w:rsidRPr="006C6CB9" w:rsidRDefault="4C3B832D" w:rsidP="00222952">
            <w:pPr>
              <w:jc w:val="center"/>
              <w:rPr>
                <w:sz w:val="16"/>
                <w:szCs w:val="16"/>
              </w:rPr>
            </w:pPr>
          </w:p>
        </w:tc>
        <w:tc>
          <w:tcPr>
            <w:tcW w:w="850"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130710A3" w14:textId="77CA7259" w:rsidR="4C3B832D" w:rsidRPr="006C6CB9" w:rsidRDefault="4C3B832D" w:rsidP="00222952">
            <w:pPr>
              <w:jc w:val="center"/>
              <w:rPr>
                <w:sz w:val="16"/>
                <w:szCs w:val="16"/>
              </w:rPr>
            </w:pPr>
          </w:p>
        </w:tc>
      </w:tr>
      <w:tr w:rsidR="4C3B832D" w14:paraId="3F994B2A" w14:textId="77777777" w:rsidTr="00FB190E">
        <w:trPr>
          <w:trHeight w:val="315"/>
        </w:trPr>
        <w:tc>
          <w:tcPr>
            <w:tcW w:w="58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7E0F93D9" w14:textId="23ED5B72" w:rsidR="4C3B832D" w:rsidRPr="006C6CB9" w:rsidRDefault="4C3B832D" w:rsidP="00222952">
            <w:pPr>
              <w:jc w:val="center"/>
              <w:rPr>
                <w:sz w:val="16"/>
                <w:szCs w:val="16"/>
              </w:rPr>
            </w:pPr>
          </w:p>
        </w:tc>
        <w:tc>
          <w:tcPr>
            <w:tcW w:w="582"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62BE0259" w14:textId="6EFB5A6A" w:rsidR="4C3B832D" w:rsidRPr="006C6CB9" w:rsidRDefault="4C3B832D" w:rsidP="4C3B832D">
            <w:pPr>
              <w:spacing w:after="0"/>
              <w:jc w:val="center"/>
              <w:rPr>
                <w:sz w:val="16"/>
                <w:szCs w:val="16"/>
              </w:rPr>
            </w:pPr>
            <w:r w:rsidRPr="006C6CB9">
              <w:rPr>
                <w:rFonts w:ascii="Calibri" w:eastAsia="Calibri" w:hAnsi="Calibri" w:cs="Calibri"/>
                <w:color w:val="000000" w:themeColor="text1"/>
                <w:sz w:val="16"/>
                <w:szCs w:val="16"/>
              </w:rPr>
              <w:t>003</w:t>
            </w:r>
          </w:p>
        </w:tc>
        <w:tc>
          <w:tcPr>
            <w:tcW w:w="58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3FF60ACF" w14:textId="70B63165" w:rsidR="4C3B832D" w:rsidRPr="006C6CB9" w:rsidRDefault="4C3B832D" w:rsidP="00222952">
            <w:pPr>
              <w:jc w:val="center"/>
              <w:rPr>
                <w:sz w:val="16"/>
                <w:szCs w:val="16"/>
              </w:rPr>
            </w:pPr>
          </w:p>
        </w:tc>
        <w:tc>
          <w:tcPr>
            <w:tcW w:w="2079" w:type="dxa"/>
            <w:tcBorders>
              <w:top w:val="single" w:sz="4" w:space="0" w:color="B1BBCC"/>
              <w:left w:val="single" w:sz="4" w:space="0" w:color="B1BBCC"/>
              <w:bottom w:val="single" w:sz="4" w:space="0" w:color="B1BBCC"/>
              <w:right w:val="single" w:sz="4" w:space="0" w:color="B1BBCC"/>
            </w:tcBorders>
            <w:shd w:val="clear" w:color="auto" w:fill="FFFFFF" w:themeFill="background1"/>
            <w:tcMar>
              <w:top w:w="15" w:type="dxa"/>
              <w:left w:w="15" w:type="dxa"/>
              <w:right w:w="15" w:type="dxa"/>
            </w:tcMar>
            <w:vAlign w:val="center"/>
          </w:tcPr>
          <w:p w14:paraId="5CAF4982" w14:textId="6DB90343" w:rsidR="4C3B832D" w:rsidRPr="006C6CB9" w:rsidRDefault="4C3B832D" w:rsidP="00222952">
            <w:pPr>
              <w:spacing w:after="0"/>
              <w:jc w:val="left"/>
              <w:rPr>
                <w:sz w:val="16"/>
                <w:szCs w:val="16"/>
              </w:rPr>
            </w:pPr>
            <w:r w:rsidRPr="006C6CB9">
              <w:rPr>
                <w:rFonts w:ascii="Calibri" w:eastAsia="Calibri" w:hAnsi="Calibri" w:cs="Calibri"/>
                <w:color w:val="000000" w:themeColor="text1"/>
                <w:sz w:val="16"/>
                <w:szCs w:val="16"/>
              </w:rPr>
              <w:t>Listado de pruebas</w:t>
            </w:r>
          </w:p>
        </w:tc>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4A5A388D" w14:textId="47C6B431" w:rsidR="4C3B832D" w:rsidRPr="006C6CB9" w:rsidRDefault="4C3B832D" w:rsidP="00222952">
            <w:pPr>
              <w:jc w:val="center"/>
              <w:rPr>
                <w:sz w:val="16"/>
                <w:szCs w:val="16"/>
              </w:rPr>
            </w:pPr>
          </w:p>
        </w:tc>
        <w:tc>
          <w:tcPr>
            <w:tcW w:w="85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4C25576F" w14:textId="19392AD3" w:rsidR="4C3B832D" w:rsidRPr="006C6CB9" w:rsidRDefault="4C3B832D" w:rsidP="00222952">
            <w:pPr>
              <w:jc w:val="center"/>
              <w:rPr>
                <w:sz w:val="16"/>
                <w:szCs w:val="16"/>
              </w:rPr>
            </w:pP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6D7C9645" w14:textId="50BDB2D6" w:rsidR="4C3B832D" w:rsidRPr="006C6CB9" w:rsidRDefault="4C3B832D" w:rsidP="00222952">
            <w:pPr>
              <w:jc w:val="center"/>
              <w:rPr>
                <w:sz w:val="16"/>
                <w:szCs w:val="16"/>
              </w:rPr>
            </w:pPr>
          </w:p>
        </w:tc>
        <w:tc>
          <w:tcPr>
            <w:tcW w:w="850"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5D92BF9A" w14:textId="7A3B65CF" w:rsidR="4C3B832D" w:rsidRPr="006C6CB9" w:rsidRDefault="4C3B832D" w:rsidP="00222952">
            <w:pPr>
              <w:jc w:val="center"/>
              <w:rPr>
                <w:sz w:val="16"/>
                <w:szCs w:val="16"/>
              </w:rPr>
            </w:pPr>
          </w:p>
        </w:tc>
        <w:tc>
          <w:tcPr>
            <w:tcW w:w="85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7684077E" w14:textId="5E8587FE" w:rsidR="4C3B832D" w:rsidRPr="006C6CB9" w:rsidRDefault="4C3B832D" w:rsidP="4C3B832D">
            <w:pPr>
              <w:spacing w:after="0"/>
              <w:jc w:val="center"/>
              <w:rPr>
                <w:sz w:val="16"/>
                <w:szCs w:val="16"/>
              </w:rPr>
            </w:pPr>
            <w:r w:rsidRPr="006C6CB9">
              <w:rPr>
                <w:rFonts w:ascii="Calibri" w:eastAsia="Calibri" w:hAnsi="Calibri" w:cs="Calibri"/>
                <w:color w:val="000000" w:themeColor="text1"/>
                <w:sz w:val="16"/>
                <w:szCs w:val="16"/>
              </w:rPr>
              <w:t>254,44 €</w:t>
            </w:r>
          </w:p>
        </w:tc>
        <w:tc>
          <w:tcPr>
            <w:tcW w:w="850"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33C203BF" w14:textId="470F73FA" w:rsidR="4C3B832D" w:rsidRPr="006C6CB9" w:rsidRDefault="4C3B832D" w:rsidP="00222952">
            <w:pPr>
              <w:jc w:val="center"/>
              <w:rPr>
                <w:sz w:val="16"/>
                <w:szCs w:val="16"/>
              </w:rPr>
            </w:pPr>
          </w:p>
        </w:tc>
      </w:tr>
      <w:tr w:rsidR="4C3B832D" w14:paraId="1F91C057" w14:textId="77777777" w:rsidTr="00FB190E">
        <w:trPr>
          <w:trHeight w:val="315"/>
        </w:trPr>
        <w:tc>
          <w:tcPr>
            <w:tcW w:w="58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5571D318" w14:textId="41690715" w:rsidR="4C3B832D" w:rsidRPr="006C6CB9" w:rsidRDefault="4C3B832D" w:rsidP="00222952">
            <w:pPr>
              <w:jc w:val="center"/>
              <w:rPr>
                <w:sz w:val="16"/>
                <w:szCs w:val="16"/>
              </w:rPr>
            </w:pPr>
          </w:p>
        </w:tc>
        <w:tc>
          <w:tcPr>
            <w:tcW w:w="582"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09970FB6" w14:textId="176C0C1A" w:rsidR="4C3B832D" w:rsidRPr="006C6CB9" w:rsidRDefault="4C3B832D" w:rsidP="00222952">
            <w:pPr>
              <w:jc w:val="center"/>
              <w:rPr>
                <w:sz w:val="16"/>
                <w:szCs w:val="16"/>
              </w:rPr>
            </w:pPr>
          </w:p>
        </w:tc>
        <w:tc>
          <w:tcPr>
            <w:tcW w:w="58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144ADC3E" w14:textId="59176844" w:rsidR="4C3B832D" w:rsidRPr="006C6CB9" w:rsidRDefault="4C3B832D" w:rsidP="4C3B832D">
            <w:pPr>
              <w:spacing w:after="0"/>
              <w:jc w:val="center"/>
              <w:rPr>
                <w:sz w:val="16"/>
                <w:szCs w:val="16"/>
              </w:rPr>
            </w:pPr>
            <w:r w:rsidRPr="006C6CB9">
              <w:rPr>
                <w:rFonts w:ascii="Calibri" w:eastAsia="Calibri" w:hAnsi="Calibri" w:cs="Calibri"/>
                <w:color w:val="000000" w:themeColor="text1"/>
                <w:sz w:val="16"/>
                <w:szCs w:val="16"/>
              </w:rPr>
              <w:t>01</w:t>
            </w:r>
          </w:p>
        </w:tc>
        <w:tc>
          <w:tcPr>
            <w:tcW w:w="2079"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270" w:type="dxa"/>
              <w:right w:w="15" w:type="dxa"/>
            </w:tcMar>
            <w:vAlign w:val="center"/>
          </w:tcPr>
          <w:p w14:paraId="1ACA6BED" w14:textId="19F5A853" w:rsidR="4C3B832D" w:rsidRPr="006C6CB9" w:rsidRDefault="4C3B832D" w:rsidP="4C3B832D">
            <w:pPr>
              <w:spacing w:after="0"/>
              <w:jc w:val="left"/>
              <w:rPr>
                <w:sz w:val="16"/>
                <w:szCs w:val="16"/>
              </w:rPr>
            </w:pPr>
            <w:r w:rsidRPr="006C6CB9">
              <w:rPr>
                <w:rFonts w:ascii="Calibri" w:eastAsia="Calibri" w:hAnsi="Calibri" w:cs="Calibri"/>
                <w:color w:val="000000" w:themeColor="text1"/>
                <w:sz w:val="16"/>
                <w:szCs w:val="16"/>
              </w:rPr>
              <w:t>Desarrollador Senior</w:t>
            </w:r>
          </w:p>
        </w:tc>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692E9A23" w14:textId="43D6AB84" w:rsidR="4C3B832D" w:rsidRPr="006C6CB9" w:rsidRDefault="4C3B832D" w:rsidP="4C3B832D">
            <w:pPr>
              <w:spacing w:after="0"/>
              <w:jc w:val="center"/>
              <w:rPr>
                <w:sz w:val="16"/>
                <w:szCs w:val="16"/>
              </w:rPr>
            </w:pPr>
            <w:r w:rsidRPr="006C6CB9">
              <w:rPr>
                <w:rFonts w:ascii="Calibri" w:eastAsia="Calibri" w:hAnsi="Calibri" w:cs="Calibri"/>
                <w:color w:val="000000" w:themeColor="text1"/>
                <w:sz w:val="16"/>
                <w:szCs w:val="16"/>
              </w:rPr>
              <w:t>7</w:t>
            </w:r>
          </w:p>
        </w:tc>
        <w:tc>
          <w:tcPr>
            <w:tcW w:w="85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2E9CACFA" w14:textId="5E744A65" w:rsidR="4C3B832D" w:rsidRPr="006C6CB9" w:rsidRDefault="4C3B832D" w:rsidP="4C3B832D">
            <w:pPr>
              <w:spacing w:after="0"/>
              <w:jc w:val="center"/>
              <w:rPr>
                <w:sz w:val="16"/>
                <w:szCs w:val="16"/>
              </w:rPr>
            </w:pPr>
            <w:r w:rsidRPr="006C6CB9">
              <w:rPr>
                <w:rFonts w:ascii="Calibri" w:eastAsia="Calibri" w:hAnsi="Calibri" w:cs="Calibri"/>
                <w:color w:val="000000" w:themeColor="text1"/>
                <w:sz w:val="16"/>
                <w:szCs w:val="16"/>
              </w:rPr>
              <w:t>horas</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393D21A5" w14:textId="010D4194" w:rsidR="4C3B832D" w:rsidRPr="006C6CB9" w:rsidRDefault="4C3B832D" w:rsidP="4C3B832D">
            <w:pPr>
              <w:spacing w:after="0"/>
              <w:jc w:val="center"/>
              <w:rPr>
                <w:sz w:val="16"/>
                <w:szCs w:val="16"/>
              </w:rPr>
            </w:pPr>
            <w:r w:rsidRPr="006C6CB9">
              <w:rPr>
                <w:rFonts w:ascii="Calibri" w:eastAsia="Calibri" w:hAnsi="Calibri" w:cs="Calibri"/>
                <w:color w:val="000000" w:themeColor="text1"/>
                <w:sz w:val="16"/>
                <w:szCs w:val="16"/>
              </w:rPr>
              <w:t>36,35 €</w:t>
            </w:r>
          </w:p>
        </w:tc>
        <w:tc>
          <w:tcPr>
            <w:tcW w:w="850"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34581413" w14:textId="397A134A" w:rsidR="4C3B832D" w:rsidRPr="006C6CB9" w:rsidRDefault="4C3B832D" w:rsidP="4C3B832D">
            <w:pPr>
              <w:spacing w:after="0"/>
              <w:jc w:val="center"/>
              <w:rPr>
                <w:sz w:val="16"/>
                <w:szCs w:val="16"/>
              </w:rPr>
            </w:pPr>
            <w:r w:rsidRPr="006C6CB9">
              <w:rPr>
                <w:rFonts w:ascii="Calibri" w:eastAsia="Calibri" w:hAnsi="Calibri" w:cs="Calibri"/>
                <w:color w:val="000000" w:themeColor="text1"/>
                <w:sz w:val="16"/>
                <w:szCs w:val="16"/>
              </w:rPr>
              <w:t>254,44 €</w:t>
            </w:r>
          </w:p>
        </w:tc>
        <w:tc>
          <w:tcPr>
            <w:tcW w:w="85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4CF51DB7" w14:textId="1EDC52AF" w:rsidR="4C3B832D" w:rsidRPr="006C6CB9" w:rsidRDefault="4C3B832D" w:rsidP="00222952">
            <w:pPr>
              <w:jc w:val="center"/>
              <w:rPr>
                <w:sz w:val="16"/>
                <w:szCs w:val="16"/>
              </w:rPr>
            </w:pPr>
          </w:p>
        </w:tc>
        <w:tc>
          <w:tcPr>
            <w:tcW w:w="850"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35B16CB4" w14:textId="622B0F4A" w:rsidR="4C3B832D" w:rsidRPr="006C6CB9" w:rsidRDefault="4C3B832D" w:rsidP="00222952">
            <w:pPr>
              <w:jc w:val="center"/>
              <w:rPr>
                <w:sz w:val="16"/>
                <w:szCs w:val="16"/>
              </w:rPr>
            </w:pPr>
          </w:p>
        </w:tc>
      </w:tr>
      <w:tr w:rsidR="4C3B832D" w14:paraId="0512B74B" w14:textId="77777777" w:rsidTr="00FB190E">
        <w:trPr>
          <w:trHeight w:val="315"/>
        </w:trPr>
        <w:tc>
          <w:tcPr>
            <w:tcW w:w="58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6D2E1D26" w14:textId="5CDF225B" w:rsidR="4C3B832D" w:rsidRPr="006C6CB9" w:rsidRDefault="4C3B832D" w:rsidP="00222952">
            <w:pPr>
              <w:jc w:val="center"/>
              <w:rPr>
                <w:sz w:val="16"/>
                <w:szCs w:val="16"/>
              </w:rPr>
            </w:pPr>
          </w:p>
        </w:tc>
        <w:tc>
          <w:tcPr>
            <w:tcW w:w="582"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09292F06" w14:textId="3AE8580C" w:rsidR="4C3B832D" w:rsidRPr="006C6CB9" w:rsidRDefault="4C3B832D" w:rsidP="4C3B832D">
            <w:pPr>
              <w:spacing w:after="0"/>
              <w:jc w:val="center"/>
              <w:rPr>
                <w:sz w:val="16"/>
                <w:szCs w:val="16"/>
              </w:rPr>
            </w:pPr>
            <w:r w:rsidRPr="006C6CB9">
              <w:rPr>
                <w:rFonts w:ascii="Calibri" w:eastAsia="Calibri" w:hAnsi="Calibri" w:cs="Calibri"/>
                <w:color w:val="000000" w:themeColor="text1"/>
                <w:sz w:val="16"/>
                <w:szCs w:val="16"/>
              </w:rPr>
              <w:t>004</w:t>
            </w:r>
          </w:p>
        </w:tc>
        <w:tc>
          <w:tcPr>
            <w:tcW w:w="58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68702D24" w14:textId="26246642" w:rsidR="4C3B832D" w:rsidRPr="006C6CB9" w:rsidRDefault="4C3B832D" w:rsidP="00222952">
            <w:pPr>
              <w:jc w:val="center"/>
              <w:rPr>
                <w:sz w:val="16"/>
                <w:szCs w:val="16"/>
              </w:rPr>
            </w:pPr>
          </w:p>
        </w:tc>
        <w:tc>
          <w:tcPr>
            <w:tcW w:w="2079" w:type="dxa"/>
            <w:tcBorders>
              <w:top w:val="single" w:sz="4" w:space="0" w:color="B1BBCC"/>
              <w:left w:val="single" w:sz="4" w:space="0" w:color="B1BBCC"/>
              <w:bottom w:val="single" w:sz="4" w:space="0" w:color="B1BBCC"/>
              <w:right w:val="single" w:sz="4" w:space="0" w:color="B1BBCC"/>
            </w:tcBorders>
            <w:shd w:val="clear" w:color="auto" w:fill="FFFFFF" w:themeFill="background1"/>
            <w:tcMar>
              <w:top w:w="15" w:type="dxa"/>
              <w:left w:w="15" w:type="dxa"/>
              <w:right w:w="15" w:type="dxa"/>
            </w:tcMar>
            <w:vAlign w:val="center"/>
          </w:tcPr>
          <w:p w14:paraId="1AB32F32" w14:textId="5E854415" w:rsidR="4C3B832D" w:rsidRPr="00481118" w:rsidRDefault="4C3B832D" w:rsidP="00222952">
            <w:pPr>
              <w:spacing w:after="0"/>
              <w:jc w:val="left"/>
              <w:rPr>
                <w:sz w:val="16"/>
                <w:szCs w:val="16"/>
                <w:lang w:val="pt-PT"/>
              </w:rPr>
            </w:pPr>
            <w:r w:rsidRPr="00481118">
              <w:rPr>
                <w:rFonts w:ascii="Calibri" w:eastAsia="Calibri" w:hAnsi="Calibri" w:cs="Calibri"/>
                <w:color w:val="000000" w:themeColor="text1"/>
                <w:sz w:val="16"/>
                <w:szCs w:val="16"/>
                <w:lang w:val="pt-PT"/>
              </w:rPr>
              <w:t>Filtrar</w:t>
            </w:r>
            <w:r w:rsidR="00481118" w:rsidRPr="00481118">
              <w:rPr>
                <w:rFonts w:ascii="Calibri" w:eastAsia="Calibri" w:hAnsi="Calibri" w:cs="Calibri"/>
                <w:color w:val="000000" w:themeColor="text1"/>
                <w:sz w:val="16"/>
                <w:szCs w:val="16"/>
                <w:lang w:val="pt-PT"/>
              </w:rPr>
              <w:t xml:space="preserve"> </w:t>
            </w:r>
            <w:r w:rsidRPr="00481118">
              <w:rPr>
                <w:rFonts w:ascii="Calibri" w:eastAsia="Calibri" w:hAnsi="Calibri" w:cs="Calibri"/>
                <w:color w:val="000000" w:themeColor="text1"/>
                <w:sz w:val="16"/>
                <w:szCs w:val="16"/>
                <w:lang w:val="pt-PT"/>
              </w:rPr>
              <w:t xml:space="preserve">historial </w:t>
            </w:r>
            <w:r w:rsidR="00481118" w:rsidRPr="00481118">
              <w:rPr>
                <w:rFonts w:ascii="Calibri" w:eastAsia="Calibri" w:hAnsi="Calibri" w:cs="Calibri"/>
                <w:color w:val="000000" w:themeColor="text1"/>
                <w:sz w:val="16"/>
                <w:szCs w:val="16"/>
                <w:lang w:val="pt-PT"/>
              </w:rPr>
              <w:t>clínico</w:t>
            </w:r>
            <w:r w:rsidRPr="00481118">
              <w:rPr>
                <w:rFonts w:ascii="Calibri" w:eastAsia="Calibri" w:hAnsi="Calibri" w:cs="Calibri"/>
                <w:color w:val="000000" w:themeColor="text1"/>
                <w:sz w:val="16"/>
                <w:szCs w:val="16"/>
                <w:lang w:val="pt-PT"/>
              </w:rPr>
              <w:t xml:space="preserve"> por </w:t>
            </w:r>
            <w:r w:rsidR="00481118" w:rsidRPr="00481118">
              <w:rPr>
                <w:rFonts w:ascii="Calibri" w:eastAsia="Calibri" w:hAnsi="Calibri" w:cs="Calibri"/>
                <w:color w:val="000000" w:themeColor="text1"/>
                <w:sz w:val="16"/>
                <w:szCs w:val="16"/>
                <w:lang w:val="pt-PT"/>
              </w:rPr>
              <w:t>características</w:t>
            </w:r>
          </w:p>
        </w:tc>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1495E0AF" w14:textId="66300988" w:rsidR="4C3B832D" w:rsidRPr="00481118" w:rsidRDefault="4C3B832D" w:rsidP="00222952">
            <w:pPr>
              <w:jc w:val="center"/>
              <w:rPr>
                <w:sz w:val="16"/>
                <w:szCs w:val="16"/>
                <w:lang w:val="pt-PT"/>
              </w:rPr>
            </w:pPr>
          </w:p>
        </w:tc>
        <w:tc>
          <w:tcPr>
            <w:tcW w:w="85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454590F6" w14:textId="6DF2A5E2" w:rsidR="4C3B832D" w:rsidRPr="00481118" w:rsidRDefault="4C3B832D" w:rsidP="00222952">
            <w:pPr>
              <w:jc w:val="center"/>
              <w:rPr>
                <w:sz w:val="16"/>
                <w:szCs w:val="16"/>
                <w:lang w:val="pt-PT"/>
              </w:rPr>
            </w:pP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577176C3" w14:textId="5661D5B6" w:rsidR="4C3B832D" w:rsidRPr="00481118" w:rsidRDefault="4C3B832D" w:rsidP="00222952">
            <w:pPr>
              <w:jc w:val="center"/>
              <w:rPr>
                <w:sz w:val="16"/>
                <w:szCs w:val="16"/>
                <w:lang w:val="pt-PT"/>
              </w:rPr>
            </w:pPr>
          </w:p>
        </w:tc>
        <w:tc>
          <w:tcPr>
            <w:tcW w:w="850"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1EE78062" w14:textId="54701B66" w:rsidR="4C3B832D" w:rsidRPr="00481118" w:rsidRDefault="4C3B832D" w:rsidP="00222952">
            <w:pPr>
              <w:jc w:val="center"/>
              <w:rPr>
                <w:sz w:val="16"/>
                <w:szCs w:val="16"/>
                <w:lang w:val="pt-PT"/>
              </w:rPr>
            </w:pPr>
          </w:p>
        </w:tc>
        <w:tc>
          <w:tcPr>
            <w:tcW w:w="85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0086B295" w14:textId="73F62363" w:rsidR="4C3B832D" w:rsidRPr="006C6CB9" w:rsidRDefault="4C3B832D" w:rsidP="4C3B832D">
            <w:pPr>
              <w:spacing w:after="0"/>
              <w:jc w:val="center"/>
              <w:rPr>
                <w:sz w:val="16"/>
                <w:szCs w:val="16"/>
              </w:rPr>
            </w:pPr>
            <w:r w:rsidRPr="006C6CB9">
              <w:rPr>
                <w:rFonts w:ascii="Calibri" w:eastAsia="Calibri" w:hAnsi="Calibri" w:cs="Calibri"/>
                <w:color w:val="000000" w:themeColor="text1"/>
                <w:sz w:val="16"/>
                <w:szCs w:val="16"/>
              </w:rPr>
              <w:t>299,01 €</w:t>
            </w:r>
          </w:p>
        </w:tc>
        <w:tc>
          <w:tcPr>
            <w:tcW w:w="850"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7FCA35E9" w14:textId="66607D40" w:rsidR="4C3B832D" w:rsidRPr="006C6CB9" w:rsidRDefault="4C3B832D" w:rsidP="00222952">
            <w:pPr>
              <w:jc w:val="center"/>
              <w:rPr>
                <w:sz w:val="16"/>
                <w:szCs w:val="16"/>
              </w:rPr>
            </w:pPr>
          </w:p>
        </w:tc>
      </w:tr>
      <w:tr w:rsidR="4C3B832D" w14:paraId="11C06817" w14:textId="77777777" w:rsidTr="00FB190E">
        <w:trPr>
          <w:trHeight w:val="315"/>
        </w:trPr>
        <w:tc>
          <w:tcPr>
            <w:tcW w:w="58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2A47D2E7" w14:textId="16F97407" w:rsidR="4C3B832D" w:rsidRPr="006C6CB9" w:rsidRDefault="4C3B832D" w:rsidP="00222952">
            <w:pPr>
              <w:jc w:val="center"/>
              <w:rPr>
                <w:sz w:val="16"/>
                <w:szCs w:val="16"/>
              </w:rPr>
            </w:pPr>
          </w:p>
        </w:tc>
        <w:tc>
          <w:tcPr>
            <w:tcW w:w="582"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153311E2" w14:textId="7AEF0A39" w:rsidR="4C3B832D" w:rsidRPr="006C6CB9" w:rsidRDefault="4C3B832D" w:rsidP="00222952">
            <w:pPr>
              <w:jc w:val="center"/>
              <w:rPr>
                <w:sz w:val="16"/>
                <w:szCs w:val="16"/>
              </w:rPr>
            </w:pPr>
          </w:p>
        </w:tc>
        <w:tc>
          <w:tcPr>
            <w:tcW w:w="58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0C535159" w14:textId="064AB4F5" w:rsidR="4C3B832D" w:rsidRPr="006C6CB9" w:rsidRDefault="4C3B832D" w:rsidP="4C3B832D">
            <w:pPr>
              <w:spacing w:after="0"/>
              <w:jc w:val="center"/>
              <w:rPr>
                <w:sz w:val="16"/>
                <w:szCs w:val="16"/>
              </w:rPr>
            </w:pPr>
            <w:r w:rsidRPr="006C6CB9">
              <w:rPr>
                <w:rFonts w:ascii="Calibri" w:eastAsia="Calibri" w:hAnsi="Calibri" w:cs="Calibri"/>
                <w:color w:val="000000" w:themeColor="text1"/>
                <w:sz w:val="16"/>
                <w:szCs w:val="16"/>
              </w:rPr>
              <w:t>01</w:t>
            </w:r>
          </w:p>
        </w:tc>
        <w:tc>
          <w:tcPr>
            <w:tcW w:w="2079"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270" w:type="dxa"/>
              <w:right w:w="15" w:type="dxa"/>
            </w:tcMar>
            <w:vAlign w:val="center"/>
          </w:tcPr>
          <w:p w14:paraId="533F3DB9" w14:textId="7A3382BE" w:rsidR="4C3B832D" w:rsidRPr="006C6CB9" w:rsidRDefault="4C3B832D" w:rsidP="4C3B832D">
            <w:pPr>
              <w:spacing w:after="0"/>
              <w:jc w:val="left"/>
              <w:rPr>
                <w:sz w:val="16"/>
                <w:szCs w:val="16"/>
              </w:rPr>
            </w:pPr>
            <w:r w:rsidRPr="006C6CB9">
              <w:rPr>
                <w:rFonts w:ascii="Calibri" w:eastAsia="Calibri" w:hAnsi="Calibri" w:cs="Calibri"/>
                <w:color w:val="000000" w:themeColor="text1"/>
                <w:sz w:val="16"/>
                <w:szCs w:val="16"/>
              </w:rPr>
              <w:t>Desarrollador Junior</w:t>
            </w:r>
          </w:p>
        </w:tc>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5EF33B70" w14:textId="08E1D4EA" w:rsidR="4C3B832D" w:rsidRPr="006C6CB9" w:rsidRDefault="4C3B832D" w:rsidP="4C3B832D">
            <w:pPr>
              <w:spacing w:after="0"/>
              <w:jc w:val="center"/>
              <w:rPr>
                <w:sz w:val="16"/>
                <w:szCs w:val="16"/>
              </w:rPr>
            </w:pPr>
            <w:r w:rsidRPr="006C6CB9">
              <w:rPr>
                <w:rFonts w:ascii="Calibri" w:eastAsia="Calibri" w:hAnsi="Calibri" w:cs="Calibri"/>
                <w:color w:val="000000" w:themeColor="text1"/>
                <w:sz w:val="16"/>
                <w:szCs w:val="16"/>
              </w:rPr>
              <w:t>9</w:t>
            </w:r>
          </w:p>
        </w:tc>
        <w:tc>
          <w:tcPr>
            <w:tcW w:w="85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549ADEEB" w14:textId="4D6D04B1" w:rsidR="4C3B832D" w:rsidRPr="006C6CB9" w:rsidRDefault="4C3B832D" w:rsidP="4C3B832D">
            <w:pPr>
              <w:spacing w:after="0"/>
              <w:jc w:val="center"/>
              <w:rPr>
                <w:sz w:val="16"/>
                <w:szCs w:val="16"/>
              </w:rPr>
            </w:pPr>
            <w:r w:rsidRPr="006C6CB9">
              <w:rPr>
                <w:rFonts w:ascii="Calibri" w:eastAsia="Calibri" w:hAnsi="Calibri" w:cs="Calibri"/>
                <w:color w:val="000000" w:themeColor="text1"/>
                <w:sz w:val="16"/>
                <w:szCs w:val="16"/>
              </w:rPr>
              <w:t>horas</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44866068" w14:textId="75A37FD7" w:rsidR="4C3B832D" w:rsidRPr="006C6CB9" w:rsidRDefault="4C3B832D" w:rsidP="4C3B832D">
            <w:pPr>
              <w:spacing w:after="0"/>
              <w:jc w:val="center"/>
              <w:rPr>
                <w:sz w:val="16"/>
                <w:szCs w:val="16"/>
              </w:rPr>
            </w:pPr>
            <w:r w:rsidRPr="006C6CB9">
              <w:rPr>
                <w:rFonts w:ascii="Calibri" w:eastAsia="Calibri" w:hAnsi="Calibri" w:cs="Calibri"/>
                <w:color w:val="000000" w:themeColor="text1"/>
                <w:sz w:val="16"/>
                <w:szCs w:val="16"/>
              </w:rPr>
              <w:t>33,22 €</w:t>
            </w:r>
          </w:p>
        </w:tc>
        <w:tc>
          <w:tcPr>
            <w:tcW w:w="850"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3E9D42CB" w14:textId="42CCA919" w:rsidR="4C3B832D" w:rsidRPr="006C6CB9" w:rsidRDefault="4C3B832D" w:rsidP="4C3B832D">
            <w:pPr>
              <w:spacing w:after="0"/>
              <w:jc w:val="center"/>
              <w:rPr>
                <w:sz w:val="16"/>
                <w:szCs w:val="16"/>
              </w:rPr>
            </w:pPr>
            <w:r w:rsidRPr="006C6CB9">
              <w:rPr>
                <w:rFonts w:ascii="Calibri" w:eastAsia="Calibri" w:hAnsi="Calibri" w:cs="Calibri"/>
                <w:color w:val="000000" w:themeColor="text1"/>
                <w:sz w:val="16"/>
                <w:szCs w:val="16"/>
              </w:rPr>
              <w:t>299,01 €</w:t>
            </w:r>
          </w:p>
        </w:tc>
        <w:tc>
          <w:tcPr>
            <w:tcW w:w="85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6F7FA47F" w14:textId="413FD9B6" w:rsidR="4C3B832D" w:rsidRPr="006C6CB9" w:rsidRDefault="4C3B832D" w:rsidP="00222952">
            <w:pPr>
              <w:jc w:val="center"/>
              <w:rPr>
                <w:sz w:val="16"/>
                <w:szCs w:val="16"/>
              </w:rPr>
            </w:pPr>
          </w:p>
        </w:tc>
        <w:tc>
          <w:tcPr>
            <w:tcW w:w="850"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6D2C9A72" w14:textId="4FC45370" w:rsidR="4C3B832D" w:rsidRPr="006C6CB9" w:rsidRDefault="4C3B832D" w:rsidP="00222952">
            <w:pPr>
              <w:jc w:val="center"/>
              <w:rPr>
                <w:sz w:val="16"/>
                <w:szCs w:val="16"/>
              </w:rPr>
            </w:pPr>
          </w:p>
        </w:tc>
      </w:tr>
      <w:tr w:rsidR="4C3B832D" w14:paraId="07A4CA27" w14:textId="77777777" w:rsidTr="00FB190E">
        <w:trPr>
          <w:trHeight w:val="315"/>
        </w:trPr>
        <w:tc>
          <w:tcPr>
            <w:tcW w:w="58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1FF380A6" w14:textId="4E4974A6" w:rsidR="4C3B832D" w:rsidRPr="006C6CB9" w:rsidRDefault="4C3B832D" w:rsidP="00222952">
            <w:pPr>
              <w:jc w:val="center"/>
              <w:rPr>
                <w:sz w:val="16"/>
                <w:szCs w:val="16"/>
              </w:rPr>
            </w:pPr>
          </w:p>
        </w:tc>
        <w:tc>
          <w:tcPr>
            <w:tcW w:w="582"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63BCA487" w14:textId="3647B620" w:rsidR="4C3B832D" w:rsidRPr="006C6CB9" w:rsidRDefault="4C3B832D" w:rsidP="4C3B832D">
            <w:pPr>
              <w:spacing w:after="0"/>
              <w:jc w:val="center"/>
              <w:rPr>
                <w:sz w:val="16"/>
                <w:szCs w:val="16"/>
              </w:rPr>
            </w:pPr>
            <w:r w:rsidRPr="006C6CB9">
              <w:rPr>
                <w:rFonts w:ascii="Calibri" w:eastAsia="Calibri" w:hAnsi="Calibri" w:cs="Calibri"/>
                <w:color w:val="000000" w:themeColor="text1"/>
                <w:sz w:val="16"/>
                <w:szCs w:val="16"/>
              </w:rPr>
              <w:t>005</w:t>
            </w:r>
          </w:p>
        </w:tc>
        <w:tc>
          <w:tcPr>
            <w:tcW w:w="58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24F1EDCC" w14:textId="4F58523B" w:rsidR="4C3B832D" w:rsidRPr="006C6CB9" w:rsidRDefault="4C3B832D" w:rsidP="00222952">
            <w:pPr>
              <w:jc w:val="center"/>
              <w:rPr>
                <w:sz w:val="16"/>
                <w:szCs w:val="16"/>
              </w:rPr>
            </w:pPr>
          </w:p>
        </w:tc>
        <w:tc>
          <w:tcPr>
            <w:tcW w:w="2079" w:type="dxa"/>
            <w:tcBorders>
              <w:top w:val="single" w:sz="4" w:space="0" w:color="B1BBCC"/>
              <w:left w:val="single" w:sz="4" w:space="0" w:color="B1BBCC"/>
              <w:bottom w:val="single" w:sz="4" w:space="0" w:color="B1BBCC"/>
              <w:right w:val="single" w:sz="4" w:space="0" w:color="B1BBCC"/>
            </w:tcBorders>
            <w:shd w:val="clear" w:color="auto" w:fill="FFFFFF" w:themeFill="background1"/>
            <w:tcMar>
              <w:top w:w="15" w:type="dxa"/>
              <w:left w:w="15" w:type="dxa"/>
              <w:right w:w="15" w:type="dxa"/>
            </w:tcMar>
            <w:vAlign w:val="center"/>
          </w:tcPr>
          <w:p w14:paraId="0E4E6810" w14:textId="2E90DD02" w:rsidR="4C3B832D" w:rsidRPr="006C6CB9" w:rsidRDefault="4C3B832D" w:rsidP="00222952">
            <w:pPr>
              <w:spacing w:after="0"/>
              <w:jc w:val="left"/>
              <w:rPr>
                <w:sz w:val="16"/>
                <w:szCs w:val="16"/>
              </w:rPr>
            </w:pPr>
            <w:r w:rsidRPr="006C6CB9">
              <w:rPr>
                <w:rFonts w:ascii="Calibri" w:eastAsia="Calibri" w:hAnsi="Calibri" w:cs="Calibri"/>
                <w:color w:val="000000" w:themeColor="text1"/>
                <w:sz w:val="16"/>
                <w:szCs w:val="16"/>
              </w:rPr>
              <w:t>Obtener datos de una cita en concreto</w:t>
            </w:r>
          </w:p>
        </w:tc>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434A3D67" w14:textId="6208A991" w:rsidR="4C3B832D" w:rsidRPr="006C6CB9" w:rsidRDefault="4C3B832D" w:rsidP="00222952">
            <w:pPr>
              <w:jc w:val="center"/>
              <w:rPr>
                <w:sz w:val="16"/>
                <w:szCs w:val="16"/>
              </w:rPr>
            </w:pPr>
          </w:p>
        </w:tc>
        <w:tc>
          <w:tcPr>
            <w:tcW w:w="85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7278EB11" w14:textId="403EA055" w:rsidR="4C3B832D" w:rsidRPr="006C6CB9" w:rsidRDefault="4C3B832D" w:rsidP="00222952">
            <w:pPr>
              <w:jc w:val="center"/>
              <w:rPr>
                <w:sz w:val="16"/>
                <w:szCs w:val="16"/>
              </w:rPr>
            </w:pP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796F215F" w14:textId="2CEFBA88" w:rsidR="4C3B832D" w:rsidRPr="006C6CB9" w:rsidRDefault="4C3B832D" w:rsidP="00222952">
            <w:pPr>
              <w:jc w:val="center"/>
              <w:rPr>
                <w:sz w:val="16"/>
                <w:szCs w:val="16"/>
              </w:rPr>
            </w:pPr>
          </w:p>
        </w:tc>
        <w:tc>
          <w:tcPr>
            <w:tcW w:w="850"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533616C6" w14:textId="6B293E49" w:rsidR="4C3B832D" w:rsidRPr="006C6CB9" w:rsidRDefault="4C3B832D" w:rsidP="00222952">
            <w:pPr>
              <w:jc w:val="center"/>
              <w:rPr>
                <w:sz w:val="16"/>
                <w:szCs w:val="16"/>
              </w:rPr>
            </w:pPr>
          </w:p>
        </w:tc>
        <w:tc>
          <w:tcPr>
            <w:tcW w:w="85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0E8006FE" w14:textId="3C0C81FD" w:rsidR="4C3B832D" w:rsidRPr="006C6CB9" w:rsidRDefault="4C3B832D" w:rsidP="4C3B832D">
            <w:pPr>
              <w:spacing w:after="0"/>
              <w:jc w:val="center"/>
              <w:rPr>
                <w:sz w:val="16"/>
                <w:szCs w:val="16"/>
              </w:rPr>
            </w:pPr>
            <w:r w:rsidRPr="006C6CB9">
              <w:rPr>
                <w:rFonts w:ascii="Calibri" w:eastAsia="Calibri" w:hAnsi="Calibri" w:cs="Calibri"/>
                <w:color w:val="000000" w:themeColor="text1"/>
                <w:sz w:val="16"/>
                <w:szCs w:val="16"/>
              </w:rPr>
              <w:t>332,24 €</w:t>
            </w:r>
          </w:p>
        </w:tc>
        <w:tc>
          <w:tcPr>
            <w:tcW w:w="850"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33DB42EE" w14:textId="315AB3C8" w:rsidR="4C3B832D" w:rsidRPr="006C6CB9" w:rsidRDefault="4C3B832D" w:rsidP="00222952">
            <w:pPr>
              <w:jc w:val="center"/>
              <w:rPr>
                <w:sz w:val="16"/>
                <w:szCs w:val="16"/>
              </w:rPr>
            </w:pPr>
          </w:p>
        </w:tc>
      </w:tr>
      <w:tr w:rsidR="4C3B832D" w14:paraId="61A33DEF" w14:textId="77777777" w:rsidTr="00FB190E">
        <w:trPr>
          <w:trHeight w:val="315"/>
        </w:trPr>
        <w:tc>
          <w:tcPr>
            <w:tcW w:w="58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3388B13A" w14:textId="4B896ECD" w:rsidR="4C3B832D" w:rsidRPr="006C6CB9" w:rsidRDefault="4C3B832D" w:rsidP="00222952">
            <w:pPr>
              <w:jc w:val="center"/>
              <w:rPr>
                <w:sz w:val="16"/>
                <w:szCs w:val="16"/>
              </w:rPr>
            </w:pPr>
          </w:p>
        </w:tc>
        <w:tc>
          <w:tcPr>
            <w:tcW w:w="582"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07B927D3" w14:textId="231CCB04" w:rsidR="4C3B832D" w:rsidRPr="006C6CB9" w:rsidRDefault="4C3B832D" w:rsidP="00222952">
            <w:pPr>
              <w:jc w:val="center"/>
              <w:rPr>
                <w:sz w:val="16"/>
                <w:szCs w:val="16"/>
              </w:rPr>
            </w:pPr>
          </w:p>
        </w:tc>
        <w:tc>
          <w:tcPr>
            <w:tcW w:w="58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3D7EA466" w14:textId="193879C9" w:rsidR="4C3B832D" w:rsidRPr="006C6CB9" w:rsidRDefault="4C3B832D" w:rsidP="4C3B832D">
            <w:pPr>
              <w:spacing w:after="0"/>
              <w:jc w:val="center"/>
              <w:rPr>
                <w:sz w:val="16"/>
                <w:szCs w:val="16"/>
              </w:rPr>
            </w:pPr>
            <w:r w:rsidRPr="006C6CB9">
              <w:rPr>
                <w:rFonts w:ascii="Calibri" w:eastAsia="Calibri" w:hAnsi="Calibri" w:cs="Calibri"/>
                <w:color w:val="000000" w:themeColor="text1"/>
                <w:sz w:val="16"/>
                <w:szCs w:val="16"/>
              </w:rPr>
              <w:t>01</w:t>
            </w:r>
          </w:p>
        </w:tc>
        <w:tc>
          <w:tcPr>
            <w:tcW w:w="2079"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270" w:type="dxa"/>
              <w:right w:w="15" w:type="dxa"/>
            </w:tcMar>
            <w:vAlign w:val="center"/>
          </w:tcPr>
          <w:p w14:paraId="2BB38CD3" w14:textId="45132B63" w:rsidR="4C3B832D" w:rsidRPr="006C6CB9" w:rsidRDefault="4C3B832D" w:rsidP="4C3B832D">
            <w:pPr>
              <w:spacing w:after="0"/>
              <w:jc w:val="left"/>
              <w:rPr>
                <w:sz w:val="16"/>
                <w:szCs w:val="16"/>
              </w:rPr>
            </w:pPr>
            <w:r w:rsidRPr="006C6CB9">
              <w:rPr>
                <w:rFonts w:ascii="Calibri" w:eastAsia="Calibri" w:hAnsi="Calibri" w:cs="Calibri"/>
                <w:color w:val="000000" w:themeColor="text1"/>
                <w:sz w:val="16"/>
                <w:szCs w:val="16"/>
              </w:rPr>
              <w:t>Desarrollador Junior</w:t>
            </w:r>
          </w:p>
        </w:tc>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336453A1" w14:textId="2A4D7D18" w:rsidR="4C3B832D" w:rsidRPr="006C6CB9" w:rsidRDefault="4C3B832D" w:rsidP="4C3B832D">
            <w:pPr>
              <w:spacing w:after="0"/>
              <w:jc w:val="center"/>
              <w:rPr>
                <w:sz w:val="16"/>
                <w:szCs w:val="16"/>
              </w:rPr>
            </w:pPr>
            <w:r w:rsidRPr="006C6CB9">
              <w:rPr>
                <w:rFonts w:ascii="Calibri" w:eastAsia="Calibri" w:hAnsi="Calibri" w:cs="Calibri"/>
                <w:color w:val="000000" w:themeColor="text1"/>
                <w:sz w:val="16"/>
                <w:szCs w:val="16"/>
              </w:rPr>
              <w:t>10</w:t>
            </w:r>
          </w:p>
        </w:tc>
        <w:tc>
          <w:tcPr>
            <w:tcW w:w="85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6926EEBD" w14:textId="2DB262B0" w:rsidR="4C3B832D" w:rsidRPr="006C6CB9" w:rsidRDefault="4C3B832D" w:rsidP="4C3B832D">
            <w:pPr>
              <w:spacing w:after="0"/>
              <w:jc w:val="center"/>
              <w:rPr>
                <w:sz w:val="16"/>
                <w:szCs w:val="16"/>
              </w:rPr>
            </w:pPr>
            <w:r w:rsidRPr="006C6CB9">
              <w:rPr>
                <w:rFonts w:ascii="Calibri" w:eastAsia="Calibri" w:hAnsi="Calibri" w:cs="Calibri"/>
                <w:color w:val="000000" w:themeColor="text1"/>
                <w:sz w:val="16"/>
                <w:szCs w:val="16"/>
              </w:rPr>
              <w:t>horas</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43D0BC84" w14:textId="0A730214" w:rsidR="4C3B832D" w:rsidRPr="006C6CB9" w:rsidRDefault="4C3B832D" w:rsidP="4C3B832D">
            <w:pPr>
              <w:spacing w:after="0"/>
              <w:jc w:val="center"/>
              <w:rPr>
                <w:sz w:val="16"/>
                <w:szCs w:val="16"/>
              </w:rPr>
            </w:pPr>
            <w:r w:rsidRPr="006C6CB9">
              <w:rPr>
                <w:rFonts w:ascii="Calibri" w:eastAsia="Calibri" w:hAnsi="Calibri" w:cs="Calibri"/>
                <w:color w:val="000000" w:themeColor="text1"/>
                <w:sz w:val="16"/>
                <w:szCs w:val="16"/>
              </w:rPr>
              <w:t>33,22 €</w:t>
            </w:r>
          </w:p>
        </w:tc>
        <w:tc>
          <w:tcPr>
            <w:tcW w:w="850"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0C203CB2" w14:textId="1D756114" w:rsidR="4C3B832D" w:rsidRPr="006C6CB9" w:rsidRDefault="4C3B832D" w:rsidP="4C3B832D">
            <w:pPr>
              <w:spacing w:after="0"/>
              <w:jc w:val="center"/>
              <w:rPr>
                <w:sz w:val="16"/>
                <w:szCs w:val="16"/>
              </w:rPr>
            </w:pPr>
            <w:r w:rsidRPr="006C6CB9">
              <w:rPr>
                <w:rFonts w:ascii="Calibri" w:eastAsia="Calibri" w:hAnsi="Calibri" w:cs="Calibri"/>
                <w:color w:val="000000" w:themeColor="text1"/>
                <w:sz w:val="16"/>
                <w:szCs w:val="16"/>
              </w:rPr>
              <w:t>332,24 €</w:t>
            </w:r>
          </w:p>
        </w:tc>
        <w:tc>
          <w:tcPr>
            <w:tcW w:w="85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6D7E5C10" w14:textId="4741B363" w:rsidR="4C3B832D" w:rsidRPr="006C6CB9" w:rsidRDefault="4C3B832D" w:rsidP="00222952">
            <w:pPr>
              <w:jc w:val="center"/>
              <w:rPr>
                <w:sz w:val="16"/>
                <w:szCs w:val="16"/>
              </w:rPr>
            </w:pPr>
          </w:p>
        </w:tc>
        <w:tc>
          <w:tcPr>
            <w:tcW w:w="850"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1167FB1C" w14:textId="1B1197A4" w:rsidR="4C3B832D" w:rsidRPr="006C6CB9" w:rsidRDefault="4C3B832D" w:rsidP="00222952">
            <w:pPr>
              <w:jc w:val="center"/>
              <w:rPr>
                <w:sz w:val="16"/>
                <w:szCs w:val="16"/>
              </w:rPr>
            </w:pPr>
          </w:p>
        </w:tc>
      </w:tr>
      <w:tr w:rsidR="4C3B832D" w14:paraId="7133FC2E" w14:textId="77777777" w:rsidTr="00FB190E">
        <w:trPr>
          <w:trHeight w:val="315"/>
        </w:trPr>
        <w:tc>
          <w:tcPr>
            <w:tcW w:w="58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23702780" w14:textId="26CAABFC" w:rsidR="4C3B832D" w:rsidRPr="006C6CB9" w:rsidRDefault="4C3B832D" w:rsidP="00222952">
            <w:pPr>
              <w:jc w:val="center"/>
              <w:rPr>
                <w:sz w:val="16"/>
                <w:szCs w:val="16"/>
              </w:rPr>
            </w:pPr>
          </w:p>
        </w:tc>
        <w:tc>
          <w:tcPr>
            <w:tcW w:w="582"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2AAEF31F" w14:textId="74EEDD3B" w:rsidR="4C3B832D" w:rsidRPr="006C6CB9" w:rsidRDefault="4C3B832D" w:rsidP="4C3B832D">
            <w:pPr>
              <w:spacing w:after="0"/>
              <w:jc w:val="center"/>
              <w:rPr>
                <w:sz w:val="16"/>
                <w:szCs w:val="16"/>
              </w:rPr>
            </w:pPr>
            <w:r w:rsidRPr="006C6CB9">
              <w:rPr>
                <w:rFonts w:ascii="Calibri" w:eastAsia="Calibri" w:hAnsi="Calibri" w:cs="Calibri"/>
                <w:color w:val="000000" w:themeColor="text1"/>
                <w:sz w:val="16"/>
                <w:szCs w:val="16"/>
              </w:rPr>
              <w:t>006</w:t>
            </w:r>
          </w:p>
        </w:tc>
        <w:tc>
          <w:tcPr>
            <w:tcW w:w="58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0E85929B" w14:textId="3C3CFC5E" w:rsidR="4C3B832D" w:rsidRPr="006C6CB9" w:rsidRDefault="4C3B832D" w:rsidP="00222952">
            <w:pPr>
              <w:jc w:val="center"/>
              <w:rPr>
                <w:sz w:val="16"/>
                <w:szCs w:val="16"/>
              </w:rPr>
            </w:pPr>
          </w:p>
        </w:tc>
        <w:tc>
          <w:tcPr>
            <w:tcW w:w="2079" w:type="dxa"/>
            <w:tcBorders>
              <w:top w:val="single" w:sz="4" w:space="0" w:color="B1BBCC"/>
              <w:left w:val="single" w:sz="4" w:space="0" w:color="B1BBCC"/>
              <w:bottom w:val="single" w:sz="4" w:space="0" w:color="B1BBCC"/>
              <w:right w:val="single" w:sz="4" w:space="0" w:color="B1BBCC"/>
            </w:tcBorders>
            <w:shd w:val="clear" w:color="auto" w:fill="FFFFFF" w:themeFill="background1"/>
            <w:tcMar>
              <w:top w:w="15" w:type="dxa"/>
              <w:left w:w="15" w:type="dxa"/>
              <w:right w:w="15" w:type="dxa"/>
            </w:tcMar>
            <w:vAlign w:val="center"/>
          </w:tcPr>
          <w:p w14:paraId="389C82DA" w14:textId="551B5458" w:rsidR="4C3B832D" w:rsidRPr="006C6CB9" w:rsidRDefault="4C3B832D" w:rsidP="00222952">
            <w:pPr>
              <w:spacing w:after="0"/>
              <w:jc w:val="left"/>
              <w:rPr>
                <w:sz w:val="16"/>
                <w:szCs w:val="16"/>
              </w:rPr>
            </w:pPr>
            <w:r w:rsidRPr="006C6CB9">
              <w:rPr>
                <w:rFonts w:ascii="Calibri" w:eastAsia="Calibri" w:hAnsi="Calibri" w:cs="Calibri"/>
                <w:color w:val="000000" w:themeColor="text1"/>
                <w:sz w:val="16"/>
                <w:szCs w:val="16"/>
              </w:rPr>
              <w:t>Obtener datos de un h</w:t>
            </w:r>
            <w:r w:rsidR="00BB4178">
              <w:rPr>
                <w:rFonts w:ascii="Calibri" w:eastAsia="Calibri" w:hAnsi="Calibri" w:cs="Calibri"/>
                <w:color w:val="000000" w:themeColor="text1"/>
                <w:sz w:val="16"/>
                <w:szCs w:val="16"/>
              </w:rPr>
              <w:t xml:space="preserve">istorial </w:t>
            </w:r>
            <w:r w:rsidRPr="006C6CB9">
              <w:rPr>
                <w:rFonts w:ascii="Calibri" w:eastAsia="Calibri" w:hAnsi="Calibri" w:cs="Calibri"/>
                <w:color w:val="000000" w:themeColor="text1"/>
                <w:sz w:val="16"/>
                <w:szCs w:val="16"/>
              </w:rPr>
              <w:t>c</w:t>
            </w:r>
            <w:r w:rsidR="00BB4178">
              <w:rPr>
                <w:rFonts w:ascii="Calibri" w:eastAsia="Calibri" w:hAnsi="Calibri" w:cs="Calibri"/>
                <w:color w:val="000000" w:themeColor="text1"/>
                <w:sz w:val="16"/>
                <w:szCs w:val="16"/>
              </w:rPr>
              <w:t>línico</w:t>
            </w:r>
            <w:r w:rsidRPr="006C6CB9">
              <w:rPr>
                <w:rFonts w:ascii="Calibri" w:eastAsia="Calibri" w:hAnsi="Calibri" w:cs="Calibri"/>
                <w:color w:val="000000" w:themeColor="text1"/>
                <w:sz w:val="16"/>
                <w:szCs w:val="16"/>
              </w:rPr>
              <w:t xml:space="preserve"> en concreto</w:t>
            </w:r>
          </w:p>
        </w:tc>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180983D6" w14:textId="3CEBD8CD" w:rsidR="4C3B832D" w:rsidRPr="006C6CB9" w:rsidRDefault="4C3B832D" w:rsidP="00222952">
            <w:pPr>
              <w:jc w:val="center"/>
              <w:rPr>
                <w:sz w:val="16"/>
                <w:szCs w:val="16"/>
              </w:rPr>
            </w:pPr>
          </w:p>
        </w:tc>
        <w:tc>
          <w:tcPr>
            <w:tcW w:w="85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17AAFAC6" w14:textId="297AF6EF" w:rsidR="4C3B832D" w:rsidRPr="006C6CB9" w:rsidRDefault="4C3B832D" w:rsidP="00222952">
            <w:pPr>
              <w:jc w:val="center"/>
              <w:rPr>
                <w:sz w:val="16"/>
                <w:szCs w:val="16"/>
              </w:rPr>
            </w:pP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54500FDB" w14:textId="424DFE0D" w:rsidR="4C3B832D" w:rsidRPr="006C6CB9" w:rsidRDefault="4C3B832D" w:rsidP="00222952">
            <w:pPr>
              <w:jc w:val="center"/>
              <w:rPr>
                <w:sz w:val="16"/>
                <w:szCs w:val="16"/>
              </w:rPr>
            </w:pPr>
          </w:p>
        </w:tc>
        <w:tc>
          <w:tcPr>
            <w:tcW w:w="850"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3BF4CCB1" w14:textId="211BB377" w:rsidR="4C3B832D" w:rsidRPr="006C6CB9" w:rsidRDefault="4C3B832D" w:rsidP="00222952">
            <w:pPr>
              <w:jc w:val="center"/>
              <w:rPr>
                <w:sz w:val="16"/>
                <w:szCs w:val="16"/>
              </w:rPr>
            </w:pPr>
          </w:p>
        </w:tc>
        <w:tc>
          <w:tcPr>
            <w:tcW w:w="85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2C866046" w14:textId="57FEDE7C" w:rsidR="4C3B832D" w:rsidRPr="006C6CB9" w:rsidRDefault="4C3B832D" w:rsidP="4C3B832D">
            <w:pPr>
              <w:spacing w:after="0"/>
              <w:jc w:val="center"/>
              <w:rPr>
                <w:sz w:val="16"/>
                <w:szCs w:val="16"/>
              </w:rPr>
            </w:pPr>
            <w:r w:rsidRPr="006C6CB9">
              <w:rPr>
                <w:rFonts w:ascii="Calibri" w:eastAsia="Calibri" w:hAnsi="Calibri" w:cs="Calibri"/>
                <w:color w:val="000000" w:themeColor="text1"/>
                <w:sz w:val="16"/>
                <w:szCs w:val="16"/>
              </w:rPr>
              <w:t>363,48 €</w:t>
            </w:r>
          </w:p>
        </w:tc>
        <w:tc>
          <w:tcPr>
            <w:tcW w:w="850"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4A594CAD" w14:textId="25B816B4" w:rsidR="4C3B832D" w:rsidRPr="006C6CB9" w:rsidRDefault="4C3B832D" w:rsidP="00222952">
            <w:pPr>
              <w:jc w:val="center"/>
              <w:rPr>
                <w:sz w:val="16"/>
                <w:szCs w:val="16"/>
              </w:rPr>
            </w:pPr>
          </w:p>
        </w:tc>
      </w:tr>
      <w:tr w:rsidR="4C3B832D" w14:paraId="2910FF73" w14:textId="77777777" w:rsidTr="00FB190E">
        <w:trPr>
          <w:trHeight w:val="315"/>
        </w:trPr>
        <w:tc>
          <w:tcPr>
            <w:tcW w:w="58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1DE88F92" w14:textId="48A03A4C" w:rsidR="4C3B832D" w:rsidRPr="006C6CB9" w:rsidRDefault="4C3B832D" w:rsidP="00222952">
            <w:pPr>
              <w:jc w:val="center"/>
              <w:rPr>
                <w:sz w:val="16"/>
                <w:szCs w:val="16"/>
              </w:rPr>
            </w:pPr>
          </w:p>
        </w:tc>
        <w:tc>
          <w:tcPr>
            <w:tcW w:w="582"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7285AC25" w14:textId="3E29A8C8" w:rsidR="4C3B832D" w:rsidRPr="006C6CB9" w:rsidRDefault="4C3B832D" w:rsidP="00222952">
            <w:pPr>
              <w:jc w:val="center"/>
              <w:rPr>
                <w:sz w:val="16"/>
                <w:szCs w:val="16"/>
              </w:rPr>
            </w:pPr>
          </w:p>
        </w:tc>
        <w:tc>
          <w:tcPr>
            <w:tcW w:w="58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2C37037E" w14:textId="5B589C5D" w:rsidR="4C3B832D" w:rsidRPr="006C6CB9" w:rsidRDefault="4C3B832D" w:rsidP="4C3B832D">
            <w:pPr>
              <w:spacing w:after="0"/>
              <w:jc w:val="center"/>
              <w:rPr>
                <w:sz w:val="16"/>
                <w:szCs w:val="16"/>
              </w:rPr>
            </w:pPr>
            <w:r w:rsidRPr="006C6CB9">
              <w:rPr>
                <w:rFonts w:ascii="Calibri" w:eastAsia="Calibri" w:hAnsi="Calibri" w:cs="Calibri"/>
                <w:color w:val="000000" w:themeColor="text1"/>
                <w:sz w:val="16"/>
                <w:szCs w:val="16"/>
              </w:rPr>
              <w:t>01</w:t>
            </w:r>
          </w:p>
        </w:tc>
        <w:tc>
          <w:tcPr>
            <w:tcW w:w="2079"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270" w:type="dxa"/>
              <w:right w:w="15" w:type="dxa"/>
            </w:tcMar>
            <w:vAlign w:val="center"/>
          </w:tcPr>
          <w:p w14:paraId="4EAFD48A" w14:textId="2164AA6B" w:rsidR="4C3B832D" w:rsidRPr="006C6CB9" w:rsidRDefault="4C3B832D" w:rsidP="4C3B832D">
            <w:pPr>
              <w:spacing w:after="0"/>
              <w:jc w:val="left"/>
              <w:rPr>
                <w:sz w:val="16"/>
                <w:szCs w:val="16"/>
              </w:rPr>
            </w:pPr>
            <w:r w:rsidRPr="006C6CB9">
              <w:rPr>
                <w:rFonts w:ascii="Calibri" w:eastAsia="Calibri" w:hAnsi="Calibri" w:cs="Calibri"/>
                <w:color w:val="000000" w:themeColor="text1"/>
                <w:sz w:val="16"/>
                <w:szCs w:val="16"/>
              </w:rPr>
              <w:t>Desarrollador Senior</w:t>
            </w:r>
          </w:p>
        </w:tc>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4A255BB7" w14:textId="48324C65" w:rsidR="4C3B832D" w:rsidRPr="006C6CB9" w:rsidRDefault="4C3B832D" w:rsidP="4C3B832D">
            <w:pPr>
              <w:spacing w:after="0"/>
              <w:jc w:val="center"/>
              <w:rPr>
                <w:sz w:val="16"/>
                <w:szCs w:val="16"/>
              </w:rPr>
            </w:pPr>
            <w:r w:rsidRPr="006C6CB9">
              <w:rPr>
                <w:rFonts w:ascii="Calibri" w:eastAsia="Calibri" w:hAnsi="Calibri" w:cs="Calibri"/>
                <w:color w:val="000000" w:themeColor="text1"/>
                <w:sz w:val="16"/>
                <w:szCs w:val="16"/>
              </w:rPr>
              <w:t>10</w:t>
            </w:r>
          </w:p>
        </w:tc>
        <w:tc>
          <w:tcPr>
            <w:tcW w:w="85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502368E0" w14:textId="10B55F77" w:rsidR="4C3B832D" w:rsidRPr="006C6CB9" w:rsidRDefault="4C3B832D" w:rsidP="4C3B832D">
            <w:pPr>
              <w:spacing w:after="0"/>
              <w:jc w:val="center"/>
              <w:rPr>
                <w:sz w:val="16"/>
                <w:szCs w:val="16"/>
              </w:rPr>
            </w:pPr>
            <w:r w:rsidRPr="006C6CB9">
              <w:rPr>
                <w:rFonts w:ascii="Calibri" w:eastAsia="Calibri" w:hAnsi="Calibri" w:cs="Calibri"/>
                <w:color w:val="000000" w:themeColor="text1"/>
                <w:sz w:val="16"/>
                <w:szCs w:val="16"/>
              </w:rPr>
              <w:t>horas</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60454A37" w14:textId="68BA5FA1" w:rsidR="4C3B832D" w:rsidRPr="006C6CB9" w:rsidRDefault="4C3B832D" w:rsidP="4C3B832D">
            <w:pPr>
              <w:spacing w:after="0"/>
              <w:jc w:val="center"/>
              <w:rPr>
                <w:sz w:val="16"/>
                <w:szCs w:val="16"/>
              </w:rPr>
            </w:pPr>
            <w:r w:rsidRPr="006C6CB9">
              <w:rPr>
                <w:rFonts w:ascii="Calibri" w:eastAsia="Calibri" w:hAnsi="Calibri" w:cs="Calibri"/>
                <w:color w:val="000000" w:themeColor="text1"/>
                <w:sz w:val="16"/>
                <w:szCs w:val="16"/>
              </w:rPr>
              <w:t>36,35 €</w:t>
            </w:r>
          </w:p>
        </w:tc>
        <w:tc>
          <w:tcPr>
            <w:tcW w:w="850"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27694188" w14:textId="5BDC1569" w:rsidR="4C3B832D" w:rsidRPr="006C6CB9" w:rsidRDefault="4C3B832D" w:rsidP="4C3B832D">
            <w:pPr>
              <w:spacing w:after="0"/>
              <w:jc w:val="center"/>
              <w:rPr>
                <w:sz w:val="16"/>
                <w:szCs w:val="16"/>
              </w:rPr>
            </w:pPr>
            <w:r w:rsidRPr="006C6CB9">
              <w:rPr>
                <w:rFonts w:ascii="Calibri" w:eastAsia="Calibri" w:hAnsi="Calibri" w:cs="Calibri"/>
                <w:color w:val="000000" w:themeColor="text1"/>
                <w:sz w:val="16"/>
                <w:szCs w:val="16"/>
              </w:rPr>
              <w:t>363,48 €</w:t>
            </w:r>
          </w:p>
        </w:tc>
        <w:tc>
          <w:tcPr>
            <w:tcW w:w="85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7F2659BD" w14:textId="52A4786B" w:rsidR="4C3B832D" w:rsidRPr="006C6CB9" w:rsidRDefault="4C3B832D" w:rsidP="00222952">
            <w:pPr>
              <w:jc w:val="center"/>
              <w:rPr>
                <w:sz w:val="16"/>
                <w:szCs w:val="16"/>
              </w:rPr>
            </w:pPr>
          </w:p>
        </w:tc>
        <w:tc>
          <w:tcPr>
            <w:tcW w:w="850"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3087A345" w14:textId="392ABD92" w:rsidR="4C3B832D" w:rsidRPr="006C6CB9" w:rsidRDefault="4C3B832D" w:rsidP="00222952">
            <w:pPr>
              <w:jc w:val="center"/>
              <w:rPr>
                <w:sz w:val="16"/>
                <w:szCs w:val="16"/>
              </w:rPr>
            </w:pPr>
          </w:p>
        </w:tc>
      </w:tr>
      <w:tr w:rsidR="4C3B832D" w14:paraId="56198F1C" w14:textId="77777777" w:rsidTr="00FB190E">
        <w:trPr>
          <w:trHeight w:val="315"/>
        </w:trPr>
        <w:tc>
          <w:tcPr>
            <w:tcW w:w="58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1CE01FE7" w14:textId="4EE46D09" w:rsidR="4C3B832D" w:rsidRPr="006C6CB9" w:rsidRDefault="4C3B832D" w:rsidP="00222952">
            <w:pPr>
              <w:jc w:val="center"/>
              <w:rPr>
                <w:sz w:val="16"/>
                <w:szCs w:val="16"/>
              </w:rPr>
            </w:pPr>
          </w:p>
        </w:tc>
        <w:tc>
          <w:tcPr>
            <w:tcW w:w="582"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35D1FD8C" w14:textId="63045F40" w:rsidR="4C3B832D" w:rsidRPr="006C6CB9" w:rsidRDefault="4C3B832D" w:rsidP="4C3B832D">
            <w:pPr>
              <w:spacing w:after="0"/>
              <w:jc w:val="center"/>
              <w:rPr>
                <w:sz w:val="16"/>
                <w:szCs w:val="16"/>
              </w:rPr>
            </w:pPr>
            <w:r w:rsidRPr="006C6CB9">
              <w:rPr>
                <w:rFonts w:ascii="Calibri" w:eastAsia="Calibri" w:hAnsi="Calibri" w:cs="Calibri"/>
                <w:color w:val="000000" w:themeColor="text1"/>
                <w:sz w:val="16"/>
                <w:szCs w:val="16"/>
              </w:rPr>
              <w:t>007</w:t>
            </w:r>
          </w:p>
        </w:tc>
        <w:tc>
          <w:tcPr>
            <w:tcW w:w="58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11FCE1F6" w14:textId="213540FB" w:rsidR="4C3B832D" w:rsidRPr="006C6CB9" w:rsidRDefault="4C3B832D" w:rsidP="00222952">
            <w:pPr>
              <w:jc w:val="center"/>
              <w:rPr>
                <w:sz w:val="16"/>
                <w:szCs w:val="16"/>
              </w:rPr>
            </w:pPr>
          </w:p>
        </w:tc>
        <w:tc>
          <w:tcPr>
            <w:tcW w:w="2079" w:type="dxa"/>
            <w:tcBorders>
              <w:top w:val="single" w:sz="4" w:space="0" w:color="B1BBCC"/>
              <w:left w:val="single" w:sz="4" w:space="0" w:color="B1BBCC"/>
              <w:bottom w:val="single" w:sz="4" w:space="0" w:color="B1BBCC"/>
              <w:right w:val="single" w:sz="4" w:space="0" w:color="B1BBCC"/>
            </w:tcBorders>
            <w:shd w:val="clear" w:color="auto" w:fill="FFFFFF" w:themeFill="background1"/>
            <w:tcMar>
              <w:top w:w="15" w:type="dxa"/>
              <w:left w:w="15" w:type="dxa"/>
              <w:right w:w="15" w:type="dxa"/>
            </w:tcMar>
            <w:vAlign w:val="center"/>
          </w:tcPr>
          <w:p w14:paraId="1A516992" w14:textId="77240680" w:rsidR="4C3B832D" w:rsidRPr="006C6CB9" w:rsidRDefault="00481118" w:rsidP="00222952">
            <w:pPr>
              <w:spacing w:after="0"/>
              <w:jc w:val="left"/>
              <w:rPr>
                <w:sz w:val="16"/>
                <w:szCs w:val="16"/>
              </w:rPr>
            </w:pPr>
            <w:r w:rsidRPr="006C6CB9">
              <w:rPr>
                <w:rFonts w:ascii="Calibri" w:eastAsia="Calibri" w:hAnsi="Calibri" w:cs="Calibri"/>
                <w:color w:val="000000" w:themeColor="text1"/>
                <w:sz w:val="16"/>
                <w:szCs w:val="16"/>
              </w:rPr>
              <w:t>Visualización</w:t>
            </w:r>
            <w:r w:rsidR="4C3B832D" w:rsidRPr="006C6CB9">
              <w:rPr>
                <w:rFonts w:ascii="Calibri" w:eastAsia="Calibri" w:hAnsi="Calibri" w:cs="Calibri"/>
                <w:color w:val="000000" w:themeColor="text1"/>
                <w:sz w:val="16"/>
                <w:szCs w:val="16"/>
              </w:rPr>
              <w:t xml:space="preserve"> de una cita especifica</w:t>
            </w:r>
          </w:p>
        </w:tc>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187B957D" w14:textId="4E199990" w:rsidR="4C3B832D" w:rsidRPr="006C6CB9" w:rsidRDefault="4C3B832D" w:rsidP="00222952">
            <w:pPr>
              <w:jc w:val="center"/>
              <w:rPr>
                <w:sz w:val="16"/>
                <w:szCs w:val="16"/>
              </w:rPr>
            </w:pPr>
          </w:p>
        </w:tc>
        <w:tc>
          <w:tcPr>
            <w:tcW w:w="85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1A06A5CF" w14:textId="71E438B0" w:rsidR="4C3B832D" w:rsidRPr="006C6CB9" w:rsidRDefault="4C3B832D" w:rsidP="00222952">
            <w:pPr>
              <w:jc w:val="center"/>
              <w:rPr>
                <w:sz w:val="16"/>
                <w:szCs w:val="16"/>
              </w:rPr>
            </w:pP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0A4C4835" w14:textId="7B849720" w:rsidR="4C3B832D" w:rsidRPr="006C6CB9" w:rsidRDefault="4C3B832D" w:rsidP="00222952">
            <w:pPr>
              <w:jc w:val="center"/>
              <w:rPr>
                <w:sz w:val="16"/>
                <w:szCs w:val="16"/>
              </w:rPr>
            </w:pPr>
          </w:p>
        </w:tc>
        <w:tc>
          <w:tcPr>
            <w:tcW w:w="850"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13BA71F4" w14:textId="355F346E" w:rsidR="4C3B832D" w:rsidRPr="006C6CB9" w:rsidRDefault="4C3B832D" w:rsidP="00222952">
            <w:pPr>
              <w:jc w:val="center"/>
              <w:rPr>
                <w:sz w:val="16"/>
                <w:szCs w:val="16"/>
              </w:rPr>
            </w:pPr>
          </w:p>
        </w:tc>
        <w:tc>
          <w:tcPr>
            <w:tcW w:w="85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0124F61B" w14:textId="2B41B42D" w:rsidR="4C3B832D" w:rsidRPr="006C6CB9" w:rsidRDefault="4C3B832D" w:rsidP="4C3B832D">
            <w:pPr>
              <w:spacing w:after="0"/>
              <w:jc w:val="center"/>
              <w:rPr>
                <w:sz w:val="16"/>
                <w:szCs w:val="16"/>
              </w:rPr>
            </w:pPr>
            <w:r w:rsidRPr="006C6CB9">
              <w:rPr>
                <w:rFonts w:ascii="Calibri" w:eastAsia="Calibri" w:hAnsi="Calibri" w:cs="Calibri"/>
                <w:color w:val="000000" w:themeColor="text1"/>
                <w:sz w:val="16"/>
                <w:szCs w:val="16"/>
              </w:rPr>
              <w:t>232,57 €</w:t>
            </w:r>
          </w:p>
        </w:tc>
        <w:tc>
          <w:tcPr>
            <w:tcW w:w="850"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628F057A" w14:textId="3711FD1B" w:rsidR="4C3B832D" w:rsidRPr="006C6CB9" w:rsidRDefault="4C3B832D" w:rsidP="00222952">
            <w:pPr>
              <w:jc w:val="center"/>
              <w:rPr>
                <w:sz w:val="16"/>
                <w:szCs w:val="16"/>
              </w:rPr>
            </w:pPr>
          </w:p>
        </w:tc>
      </w:tr>
      <w:tr w:rsidR="4C3B832D" w14:paraId="65729735" w14:textId="77777777" w:rsidTr="00FB190E">
        <w:trPr>
          <w:trHeight w:val="315"/>
        </w:trPr>
        <w:tc>
          <w:tcPr>
            <w:tcW w:w="58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2D629131" w14:textId="0AB8044C" w:rsidR="4C3B832D" w:rsidRPr="006C6CB9" w:rsidRDefault="4C3B832D" w:rsidP="00222952">
            <w:pPr>
              <w:jc w:val="center"/>
              <w:rPr>
                <w:sz w:val="16"/>
                <w:szCs w:val="16"/>
              </w:rPr>
            </w:pPr>
          </w:p>
        </w:tc>
        <w:tc>
          <w:tcPr>
            <w:tcW w:w="582"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6AE028DE" w14:textId="1499D0E3" w:rsidR="4C3B832D" w:rsidRPr="006C6CB9" w:rsidRDefault="4C3B832D" w:rsidP="00222952">
            <w:pPr>
              <w:jc w:val="center"/>
              <w:rPr>
                <w:sz w:val="16"/>
                <w:szCs w:val="16"/>
              </w:rPr>
            </w:pPr>
          </w:p>
        </w:tc>
        <w:tc>
          <w:tcPr>
            <w:tcW w:w="58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3B327656" w14:textId="36A539D1" w:rsidR="4C3B832D" w:rsidRPr="006C6CB9" w:rsidRDefault="4C3B832D" w:rsidP="4C3B832D">
            <w:pPr>
              <w:spacing w:after="0"/>
              <w:jc w:val="center"/>
              <w:rPr>
                <w:sz w:val="16"/>
                <w:szCs w:val="16"/>
              </w:rPr>
            </w:pPr>
            <w:r w:rsidRPr="006C6CB9">
              <w:rPr>
                <w:rFonts w:ascii="Calibri" w:eastAsia="Calibri" w:hAnsi="Calibri" w:cs="Calibri"/>
                <w:color w:val="000000" w:themeColor="text1"/>
                <w:sz w:val="16"/>
                <w:szCs w:val="16"/>
              </w:rPr>
              <w:t>01</w:t>
            </w:r>
          </w:p>
        </w:tc>
        <w:tc>
          <w:tcPr>
            <w:tcW w:w="2079"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270" w:type="dxa"/>
              <w:right w:w="15" w:type="dxa"/>
            </w:tcMar>
            <w:vAlign w:val="center"/>
          </w:tcPr>
          <w:p w14:paraId="18C23ABC" w14:textId="59B9A6CB" w:rsidR="4C3B832D" w:rsidRPr="006C6CB9" w:rsidRDefault="4C3B832D" w:rsidP="4C3B832D">
            <w:pPr>
              <w:spacing w:after="0"/>
              <w:jc w:val="left"/>
              <w:rPr>
                <w:sz w:val="16"/>
                <w:szCs w:val="16"/>
              </w:rPr>
            </w:pPr>
            <w:r w:rsidRPr="006C6CB9">
              <w:rPr>
                <w:rFonts w:ascii="Calibri" w:eastAsia="Calibri" w:hAnsi="Calibri" w:cs="Calibri"/>
                <w:color w:val="000000" w:themeColor="text1"/>
                <w:sz w:val="16"/>
                <w:szCs w:val="16"/>
              </w:rPr>
              <w:t>Desarrollador Junior</w:t>
            </w:r>
          </w:p>
        </w:tc>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78980DB0" w14:textId="314EE910" w:rsidR="4C3B832D" w:rsidRPr="006C6CB9" w:rsidRDefault="4C3B832D" w:rsidP="4C3B832D">
            <w:pPr>
              <w:spacing w:after="0"/>
              <w:jc w:val="center"/>
              <w:rPr>
                <w:sz w:val="16"/>
                <w:szCs w:val="16"/>
              </w:rPr>
            </w:pPr>
            <w:r w:rsidRPr="006C6CB9">
              <w:rPr>
                <w:rFonts w:ascii="Calibri" w:eastAsia="Calibri" w:hAnsi="Calibri" w:cs="Calibri"/>
                <w:color w:val="000000" w:themeColor="text1"/>
                <w:sz w:val="16"/>
                <w:szCs w:val="16"/>
              </w:rPr>
              <w:t>7</w:t>
            </w:r>
          </w:p>
        </w:tc>
        <w:tc>
          <w:tcPr>
            <w:tcW w:w="85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739100A9" w14:textId="7C93A7FD" w:rsidR="4C3B832D" w:rsidRPr="006C6CB9" w:rsidRDefault="4C3B832D" w:rsidP="4C3B832D">
            <w:pPr>
              <w:spacing w:after="0"/>
              <w:jc w:val="center"/>
              <w:rPr>
                <w:sz w:val="16"/>
                <w:szCs w:val="16"/>
              </w:rPr>
            </w:pPr>
            <w:r w:rsidRPr="006C6CB9">
              <w:rPr>
                <w:rFonts w:ascii="Calibri" w:eastAsia="Calibri" w:hAnsi="Calibri" w:cs="Calibri"/>
                <w:color w:val="000000" w:themeColor="text1"/>
                <w:sz w:val="16"/>
                <w:szCs w:val="16"/>
              </w:rPr>
              <w:t>horas</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05455DBF" w14:textId="34693053" w:rsidR="4C3B832D" w:rsidRPr="006C6CB9" w:rsidRDefault="4C3B832D" w:rsidP="4C3B832D">
            <w:pPr>
              <w:spacing w:after="0"/>
              <w:jc w:val="center"/>
              <w:rPr>
                <w:sz w:val="16"/>
                <w:szCs w:val="16"/>
              </w:rPr>
            </w:pPr>
            <w:r w:rsidRPr="006C6CB9">
              <w:rPr>
                <w:rFonts w:ascii="Calibri" w:eastAsia="Calibri" w:hAnsi="Calibri" w:cs="Calibri"/>
                <w:color w:val="000000" w:themeColor="text1"/>
                <w:sz w:val="16"/>
                <w:szCs w:val="16"/>
              </w:rPr>
              <w:t>33,22 €</w:t>
            </w:r>
          </w:p>
        </w:tc>
        <w:tc>
          <w:tcPr>
            <w:tcW w:w="850"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4BF8502B" w14:textId="6005CBBD" w:rsidR="4C3B832D" w:rsidRPr="006C6CB9" w:rsidRDefault="4C3B832D" w:rsidP="4C3B832D">
            <w:pPr>
              <w:spacing w:after="0"/>
              <w:jc w:val="center"/>
              <w:rPr>
                <w:sz w:val="16"/>
                <w:szCs w:val="16"/>
              </w:rPr>
            </w:pPr>
            <w:r w:rsidRPr="006C6CB9">
              <w:rPr>
                <w:rFonts w:ascii="Calibri" w:eastAsia="Calibri" w:hAnsi="Calibri" w:cs="Calibri"/>
                <w:color w:val="000000" w:themeColor="text1"/>
                <w:sz w:val="16"/>
                <w:szCs w:val="16"/>
              </w:rPr>
              <w:t>232,57 €</w:t>
            </w:r>
          </w:p>
        </w:tc>
        <w:tc>
          <w:tcPr>
            <w:tcW w:w="85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2328299B" w14:textId="06A01D28" w:rsidR="4C3B832D" w:rsidRPr="006C6CB9" w:rsidRDefault="4C3B832D" w:rsidP="00222952">
            <w:pPr>
              <w:jc w:val="center"/>
              <w:rPr>
                <w:sz w:val="16"/>
                <w:szCs w:val="16"/>
              </w:rPr>
            </w:pPr>
          </w:p>
        </w:tc>
        <w:tc>
          <w:tcPr>
            <w:tcW w:w="850"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23AC641A" w14:textId="22CC0F65" w:rsidR="4C3B832D" w:rsidRPr="006C6CB9" w:rsidRDefault="4C3B832D" w:rsidP="00222952">
            <w:pPr>
              <w:jc w:val="center"/>
              <w:rPr>
                <w:sz w:val="16"/>
                <w:szCs w:val="16"/>
              </w:rPr>
            </w:pPr>
          </w:p>
        </w:tc>
      </w:tr>
      <w:tr w:rsidR="4C3B832D" w14:paraId="41EF0AE5" w14:textId="77777777" w:rsidTr="00FB190E">
        <w:trPr>
          <w:trHeight w:val="315"/>
        </w:trPr>
        <w:tc>
          <w:tcPr>
            <w:tcW w:w="58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6D4C8979" w14:textId="765478D0" w:rsidR="4C3B832D" w:rsidRPr="006C6CB9" w:rsidRDefault="4C3B832D" w:rsidP="00222952">
            <w:pPr>
              <w:jc w:val="center"/>
              <w:rPr>
                <w:sz w:val="16"/>
                <w:szCs w:val="16"/>
              </w:rPr>
            </w:pPr>
          </w:p>
        </w:tc>
        <w:tc>
          <w:tcPr>
            <w:tcW w:w="582"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35F596F3" w14:textId="751336A1" w:rsidR="4C3B832D" w:rsidRPr="006C6CB9" w:rsidRDefault="4C3B832D" w:rsidP="4C3B832D">
            <w:pPr>
              <w:spacing w:after="0"/>
              <w:jc w:val="center"/>
              <w:rPr>
                <w:sz w:val="16"/>
                <w:szCs w:val="16"/>
              </w:rPr>
            </w:pPr>
            <w:r w:rsidRPr="006C6CB9">
              <w:rPr>
                <w:rFonts w:ascii="Calibri" w:eastAsia="Calibri" w:hAnsi="Calibri" w:cs="Calibri"/>
                <w:color w:val="000000" w:themeColor="text1"/>
                <w:sz w:val="16"/>
                <w:szCs w:val="16"/>
              </w:rPr>
              <w:t>008</w:t>
            </w:r>
          </w:p>
        </w:tc>
        <w:tc>
          <w:tcPr>
            <w:tcW w:w="58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206376D0" w14:textId="4B95B01D" w:rsidR="4C3B832D" w:rsidRPr="006C6CB9" w:rsidRDefault="4C3B832D" w:rsidP="00222952">
            <w:pPr>
              <w:jc w:val="center"/>
              <w:rPr>
                <w:sz w:val="16"/>
                <w:szCs w:val="16"/>
              </w:rPr>
            </w:pPr>
          </w:p>
        </w:tc>
        <w:tc>
          <w:tcPr>
            <w:tcW w:w="2079" w:type="dxa"/>
            <w:tcBorders>
              <w:top w:val="single" w:sz="4" w:space="0" w:color="B1BBCC"/>
              <w:left w:val="single" w:sz="4" w:space="0" w:color="B1BBCC"/>
              <w:bottom w:val="single" w:sz="4" w:space="0" w:color="B1BBCC"/>
              <w:right w:val="single" w:sz="4" w:space="0" w:color="B1BBCC"/>
            </w:tcBorders>
            <w:shd w:val="clear" w:color="auto" w:fill="FFFFFF" w:themeFill="background1"/>
            <w:tcMar>
              <w:top w:w="15" w:type="dxa"/>
              <w:left w:w="15" w:type="dxa"/>
              <w:right w:w="15" w:type="dxa"/>
            </w:tcMar>
            <w:vAlign w:val="center"/>
          </w:tcPr>
          <w:p w14:paraId="1191F3E0" w14:textId="2B1E23F8" w:rsidR="4C3B832D" w:rsidRPr="006C6CB9" w:rsidRDefault="4C3B832D" w:rsidP="00222952">
            <w:pPr>
              <w:spacing w:after="0"/>
              <w:jc w:val="left"/>
              <w:rPr>
                <w:sz w:val="16"/>
                <w:szCs w:val="16"/>
              </w:rPr>
            </w:pPr>
            <w:r w:rsidRPr="006C6CB9">
              <w:rPr>
                <w:rFonts w:ascii="Calibri" w:eastAsia="Calibri" w:hAnsi="Calibri" w:cs="Calibri"/>
                <w:color w:val="000000" w:themeColor="text1"/>
                <w:sz w:val="16"/>
                <w:szCs w:val="16"/>
              </w:rPr>
              <w:t xml:space="preserve">Filtrar historial </w:t>
            </w:r>
            <w:r w:rsidR="00481118" w:rsidRPr="006C6CB9">
              <w:rPr>
                <w:rFonts w:ascii="Calibri" w:eastAsia="Calibri" w:hAnsi="Calibri" w:cs="Calibri"/>
                <w:color w:val="000000" w:themeColor="text1"/>
                <w:sz w:val="16"/>
                <w:szCs w:val="16"/>
              </w:rPr>
              <w:t>clínico</w:t>
            </w:r>
            <w:r w:rsidRPr="006C6CB9">
              <w:rPr>
                <w:rFonts w:ascii="Calibri" w:eastAsia="Calibri" w:hAnsi="Calibri" w:cs="Calibri"/>
                <w:color w:val="000000" w:themeColor="text1"/>
                <w:sz w:val="16"/>
                <w:szCs w:val="16"/>
              </w:rPr>
              <w:t xml:space="preserve"> por usuario</w:t>
            </w:r>
          </w:p>
        </w:tc>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38E8BDF8" w14:textId="0BC6D654" w:rsidR="4C3B832D" w:rsidRPr="006C6CB9" w:rsidRDefault="4C3B832D" w:rsidP="00222952">
            <w:pPr>
              <w:jc w:val="center"/>
              <w:rPr>
                <w:sz w:val="16"/>
                <w:szCs w:val="16"/>
              </w:rPr>
            </w:pPr>
          </w:p>
        </w:tc>
        <w:tc>
          <w:tcPr>
            <w:tcW w:w="85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0839FD43" w14:textId="395E7D28" w:rsidR="4C3B832D" w:rsidRPr="006C6CB9" w:rsidRDefault="4C3B832D" w:rsidP="00222952">
            <w:pPr>
              <w:jc w:val="center"/>
              <w:rPr>
                <w:sz w:val="16"/>
                <w:szCs w:val="16"/>
              </w:rPr>
            </w:pP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0D4B76DD" w14:textId="4E5BA333" w:rsidR="4C3B832D" w:rsidRPr="006C6CB9" w:rsidRDefault="4C3B832D" w:rsidP="00222952">
            <w:pPr>
              <w:jc w:val="center"/>
              <w:rPr>
                <w:sz w:val="16"/>
                <w:szCs w:val="16"/>
              </w:rPr>
            </w:pPr>
          </w:p>
        </w:tc>
        <w:tc>
          <w:tcPr>
            <w:tcW w:w="850"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673CC5B5" w14:textId="7220CCCD" w:rsidR="4C3B832D" w:rsidRPr="006C6CB9" w:rsidRDefault="4C3B832D" w:rsidP="00222952">
            <w:pPr>
              <w:jc w:val="center"/>
              <w:rPr>
                <w:sz w:val="16"/>
                <w:szCs w:val="16"/>
              </w:rPr>
            </w:pPr>
          </w:p>
        </w:tc>
        <w:tc>
          <w:tcPr>
            <w:tcW w:w="85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4405F9BA" w14:textId="64026213" w:rsidR="4C3B832D" w:rsidRPr="006C6CB9" w:rsidRDefault="4C3B832D" w:rsidP="4C3B832D">
            <w:pPr>
              <w:spacing w:after="0"/>
              <w:jc w:val="center"/>
              <w:rPr>
                <w:sz w:val="16"/>
                <w:szCs w:val="16"/>
              </w:rPr>
            </w:pPr>
            <w:r w:rsidRPr="006C6CB9">
              <w:rPr>
                <w:rFonts w:ascii="Calibri" w:eastAsia="Calibri" w:hAnsi="Calibri" w:cs="Calibri"/>
                <w:color w:val="000000" w:themeColor="text1"/>
                <w:sz w:val="16"/>
                <w:szCs w:val="16"/>
              </w:rPr>
              <w:t>327,14 €</w:t>
            </w:r>
          </w:p>
        </w:tc>
        <w:tc>
          <w:tcPr>
            <w:tcW w:w="850"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4FDF7858" w14:textId="482B7CB6" w:rsidR="4C3B832D" w:rsidRPr="006C6CB9" w:rsidRDefault="4C3B832D" w:rsidP="00222952">
            <w:pPr>
              <w:jc w:val="center"/>
              <w:rPr>
                <w:sz w:val="16"/>
                <w:szCs w:val="16"/>
              </w:rPr>
            </w:pPr>
          </w:p>
        </w:tc>
      </w:tr>
      <w:tr w:rsidR="4C3B832D" w14:paraId="70E25EA9" w14:textId="77777777" w:rsidTr="00FB190E">
        <w:trPr>
          <w:trHeight w:val="315"/>
        </w:trPr>
        <w:tc>
          <w:tcPr>
            <w:tcW w:w="58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1BC82593" w14:textId="03784106" w:rsidR="4C3B832D" w:rsidRPr="006C6CB9" w:rsidRDefault="4C3B832D" w:rsidP="00222952">
            <w:pPr>
              <w:jc w:val="center"/>
              <w:rPr>
                <w:sz w:val="16"/>
                <w:szCs w:val="16"/>
              </w:rPr>
            </w:pPr>
          </w:p>
        </w:tc>
        <w:tc>
          <w:tcPr>
            <w:tcW w:w="582"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4F92F994" w14:textId="4B86DE05" w:rsidR="4C3B832D" w:rsidRPr="006C6CB9" w:rsidRDefault="4C3B832D" w:rsidP="00222952">
            <w:pPr>
              <w:jc w:val="center"/>
              <w:rPr>
                <w:sz w:val="16"/>
                <w:szCs w:val="16"/>
              </w:rPr>
            </w:pPr>
          </w:p>
        </w:tc>
        <w:tc>
          <w:tcPr>
            <w:tcW w:w="58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407F75DB" w14:textId="2CBDF44F" w:rsidR="4C3B832D" w:rsidRPr="006C6CB9" w:rsidRDefault="4C3B832D" w:rsidP="4C3B832D">
            <w:pPr>
              <w:spacing w:after="0"/>
              <w:jc w:val="center"/>
              <w:rPr>
                <w:sz w:val="16"/>
                <w:szCs w:val="16"/>
              </w:rPr>
            </w:pPr>
            <w:r w:rsidRPr="006C6CB9">
              <w:rPr>
                <w:rFonts w:ascii="Calibri" w:eastAsia="Calibri" w:hAnsi="Calibri" w:cs="Calibri"/>
                <w:color w:val="000000" w:themeColor="text1"/>
                <w:sz w:val="16"/>
                <w:szCs w:val="16"/>
              </w:rPr>
              <w:t>01</w:t>
            </w:r>
          </w:p>
        </w:tc>
        <w:tc>
          <w:tcPr>
            <w:tcW w:w="2079"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270" w:type="dxa"/>
              <w:right w:w="15" w:type="dxa"/>
            </w:tcMar>
            <w:vAlign w:val="center"/>
          </w:tcPr>
          <w:p w14:paraId="0345042D" w14:textId="3F3A3079" w:rsidR="4C3B832D" w:rsidRPr="006C6CB9" w:rsidRDefault="4C3B832D" w:rsidP="4C3B832D">
            <w:pPr>
              <w:spacing w:after="0"/>
              <w:jc w:val="left"/>
              <w:rPr>
                <w:sz w:val="16"/>
                <w:szCs w:val="16"/>
              </w:rPr>
            </w:pPr>
            <w:r w:rsidRPr="006C6CB9">
              <w:rPr>
                <w:rFonts w:ascii="Calibri" w:eastAsia="Calibri" w:hAnsi="Calibri" w:cs="Calibri"/>
                <w:color w:val="000000" w:themeColor="text1"/>
                <w:sz w:val="16"/>
                <w:szCs w:val="16"/>
              </w:rPr>
              <w:t>Desarrollador Senior</w:t>
            </w:r>
          </w:p>
        </w:tc>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65602026" w14:textId="2903BCB7" w:rsidR="4C3B832D" w:rsidRPr="006C6CB9" w:rsidRDefault="4C3B832D" w:rsidP="4C3B832D">
            <w:pPr>
              <w:spacing w:after="0"/>
              <w:jc w:val="center"/>
              <w:rPr>
                <w:sz w:val="16"/>
                <w:szCs w:val="16"/>
              </w:rPr>
            </w:pPr>
            <w:r w:rsidRPr="006C6CB9">
              <w:rPr>
                <w:rFonts w:ascii="Calibri" w:eastAsia="Calibri" w:hAnsi="Calibri" w:cs="Calibri"/>
                <w:color w:val="000000" w:themeColor="text1"/>
                <w:sz w:val="16"/>
                <w:szCs w:val="16"/>
              </w:rPr>
              <w:t>9</w:t>
            </w:r>
          </w:p>
        </w:tc>
        <w:tc>
          <w:tcPr>
            <w:tcW w:w="85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00A659A1" w14:textId="140E2D2B" w:rsidR="4C3B832D" w:rsidRPr="006C6CB9" w:rsidRDefault="4C3B832D" w:rsidP="4C3B832D">
            <w:pPr>
              <w:spacing w:after="0"/>
              <w:jc w:val="center"/>
              <w:rPr>
                <w:sz w:val="16"/>
                <w:szCs w:val="16"/>
              </w:rPr>
            </w:pPr>
            <w:r w:rsidRPr="006C6CB9">
              <w:rPr>
                <w:rFonts w:ascii="Calibri" w:eastAsia="Calibri" w:hAnsi="Calibri" w:cs="Calibri"/>
                <w:color w:val="000000" w:themeColor="text1"/>
                <w:sz w:val="16"/>
                <w:szCs w:val="16"/>
              </w:rPr>
              <w:t>horas</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5827F048" w14:textId="24BC5433" w:rsidR="4C3B832D" w:rsidRPr="006C6CB9" w:rsidRDefault="4C3B832D" w:rsidP="4C3B832D">
            <w:pPr>
              <w:spacing w:after="0"/>
              <w:jc w:val="center"/>
              <w:rPr>
                <w:sz w:val="16"/>
                <w:szCs w:val="16"/>
              </w:rPr>
            </w:pPr>
            <w:r w:rsidRPr="006C6CB9">
              <w:rPr>
                <w:rFonts w:ascii="Calibri" w:eastAsia="Calibri" w:hAnsi="Calibri" w:cs="Calibri"/>
                <w:color w:val="000000" w:themeColor="text1"/>
                <w:sz w:val="16"/>
                <w:szCs w:val="16"/>
              </w:rPr>
              <w:t>36,35 €</w:t>
            </w:r>
          </w:p>
        </w:tc>
        <w:tc>
          <w:tcPr>
            <w:tcW w:w="850"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28E608EE" w14:textId="19C96551" w:rsidR="4C3B832D" w:rsidRPr="006C6CB9" w:rsidRDefault="4C3B832D" w:rsidP="4C3B832D">
            <w:pPr>
              <w:spacing w:after="0"/>
              <w:jc w:val="center"/>
              <w:rPr>
                <w:sz w:val="16"/>
                <w:szCs w:val="16"/>
              </w:rPr>
            </w:pPr>
            <w:r w:rsidRPr="006C6CB9">
              <w:rPr>
                <w:rFonts w:ascii="Calibri" w:eastAsia="Calibri" w:hAnsi="Calibri" w:cs="Calibri"/>
                <w:color w:val="000000" w:themeColor="text1"/>
                <w:sz w:val="16"/>
                <w:szCs w:val="16"/>
              </w:rPr>
              <w:t>327,14 €</w:t>
            </w:r>
          </w:p>
        </w:tc>
        <w:tc>
          <w:tcPr>
            <w:tcW w:w="85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08B4EDFC" w14:textId="17730719" w:rsidR="4C3B832D" w:rsidRPr="006C6CB9" w:rsidRDefault="4C3B832D" w:rsidP="00222952">
            <w:pPr>
              <w:jc w:val="center"/>
              <w:rPr>
                <w:sz w:val="16"/>
                <w:szCs w:val="16"/>
              </w:rPr>
            </w:pPr>
          </w:p>
        </w:tc>
        <w:tc>
          <w:tcPr>
            <w:tcW w:w="850"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0008564E" w14:textId="4ED274FF" w:rsidR="4C3B832D" w:rsidRPr="006C6CB9" w:rsidRDefault="4C3B832D" w:rsidP="00222952">
            <w:pPr>
              <w:jc w:val="center"/>
              <w:rPr>
                <w:sz w:val="16"/>
                <w:szCs w:val="16"/>
              </w:rPr>
            </w:pPr>
          </w:p>
        </w:tc>
      </w:tr>
      <w:tr w:rsidR="4C3B832D" w14:paraId="7E6A489E" w14:textId="77777777" w:rsidTr="00FB190E">
        <w:trPr>
          <w:trHeight w:val="315"/>
        </w:trPr>
        <w:tc>
          <w:tcPr>
            <w:tcW w:w="58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399E100C" w14:textId="5DF0166E" w:rsidR="4C3B832D" w:rsidRPr="006C6CB9" w:rsidRDefault="4C3B832D" w:rsidP="00222952">
            <w:pPr>
              <w:jc w:val="center"/>
              <w:rPr>
                <w:sz w:val="16"/>
                <w:szCs w:val="16"/>
              </w:rPr>
            </w:pPr>
          </w:p>
        </w:tc>
        <w:tc>
          <w:tcPr>
            <w:tcW w:w="582"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038009B0" w14:textId="5FEE63FC" w:rsidR="4C3B832D" w:rsidRPr="006C6CB9" w:rsidRDefault="4C3B832D" w:rsidP="4C3B832D">
            <w:pPr>
              <w:spacing w:after="0"/>
              <w:jc w:val="center"/>
              <w:rPr>
                <w:sz w:val="16"/>
                <w:szCs w:val="16"/>
              </w:rPr>
            </w:pPr>
            <w:r w:rsidRPr="006C6CB9">
              <w:rPr>
                <w:rFonts w:ascii="Calibri" w:eastAsia="Calibri" w:hAnsi="Calibri" w:cs="Calibri"/>
                <w:color w:val="000000" w:themeColor="text1"/>
                <w:sz w:val="16"/>
                <w:szCs w:val="16"/>
              </w:rPr>
              <w:t>009</w:t>
            </w:r>
          </w:p>
        </w:tc>
        <w:tc>
          <w:tcPr>
            <w:tcW w:w="58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7C7613E5" w14:textId="6A5E2F78" w:rsidR="4C3B832D" w:rsidRPr="006C6CB9" w:rsidRDefault="4C3B832D" w:rsidP="00222952">
            <w:pPr>
              <w:jc w:val="center"/>
              <w:rPr>
                <w:sz w:val="16"/>
                <w:szCs w:val="16"/>
              </w:rPr>
            </w:pPr>
          </w:p>
        </w:tc>
        <w:tc>
          <w:tcPr>
            <w:tcW w:w="2079" w:type="dxa"/>
            <w:tcBorders>
              <w:top w:val="single" w:sz="4" w:space="0" w:color="B1BBCC"/>
              <w:left w:val="single" w:sz="4" w:space="0" w:color="B1BBCC"/>
              <w:bottom w:val="single" w:sz="4" w:space="0" w:color="B1BBCC"/>
              <w:right w:val="single" w:sz="4" w:space="0" w:color="B1BBCC"/>
            </w:tcBorders>
            <w:shd w:val="clear" w:color="auto" w:fill="FFFFFF" w:themeFill="background1"/>
            <w:tcMar>
              <w:top w:w="15" w:type="dxa"/>
              <w:left w:w="15" w:type="dxa"/>
              <w:right w:w="15" w:type="dxa"/>
            </w:tcMar>
            <w:vAlign w:val="center"/>
          </w:tcPr>
          <w:p w14:paraId="6F2DE792" w14:textId="6B62E882" w:rsidR="4C3B832D" w:rsidRPr="006C6CB9" w:rsidRDefault="4C3B832D" w:rsidP="00222952">
            <w:pPr>
              <w:spacing w:after="0"/>
              <w:jc w:val="left"/>
              <w:rPr>
                <w:sz w:val="16"/>
                <w:szCs w:val="16"/>
              </w:rPr>
            </w:pPr>
            <w:r w:rsidRPr="006C6CB9">
              <w:rPr>
                <w:rFonts w:ascii="Calibri" w:eastAsia="Calibri" w:hAnsi="Calibri" w:cs="Calibri"/>
                <w:color w:val="000000" w:themeColor="text1"/>
                <w:sz w:val="16"/>
                <w:szCs w:val="16"/>
              </w:rPr>
              <w:t>Obtener datos de una prueba en concreto</w:t>
            </w:r>
          </w:p>
        </w:tc>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3740BDEA" w14:textId="4CABF4DA" w:rsidR="4C3B832D" w:rsidRPr="006C6CB9" w:rsidRDefault="4C3B832D" w:rsidP="00222952">
            <w:pPr>
              <w:jc w:val="center"/>
              <w:rPr>
                <w:sz w:val="16"/>
                <w:szCs w:val="16"/>
              </w:rPr>
            </w:pPr>
          </w:p>
        </w:tc>
        <w:tc>
          <w:tcPr>
            <w:tcW w:w="85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233B849D" w14:textId="197A2D38" w:rsidR="4C3B832D" w:rsidRPr="006C6CB9" w:rsidRDefault="4C3B832D" w:rsidP="00222952">
            <w:pPr>
              <w:jc w:val="center"/>
              <w:rPr>
                <w:sz w:val="16"/>
                <w:szCs w:val="16"/>
              </w:rPr>
            </w:pP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078BD40F" w14:textId="5BC7248C" w:rsidR="4C3B832D" w:rsidRPr="006C6CB9" w:rsidRDefault="4C3B832D" w:rsidP="00222952">
            <w:pPr>
              <w:jc w:val="center"/>
              <w:rPr>
                <w:sz w:val="16"/>
                <w:szCs w:val="16"/>
              </w:rPr>
            </w:pPr>
          </w:p>
        </w:tc>
        <w:tc>
          <w:tcPr>
            <w:tcW w:w="850"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3C8E32E9" w14:textId="2AB3740A" w:rsidR="4C3B832D" w:rsidRPr="006C6CB9" w:rsidRDefault="4C3B832D" w:rsidP="00222952">
            <w:pPr>
              <w:jc w:val="center"/>
              <w:rPr>
                <w:sz w:val="16"/>
                <w:szCs w:val="16"/>
              </w:rPr>
            </w:pPr>
          </w:p>
        </w:tc>
        <w:tc>
          <w:tcPr>
            <w:tcW w:w="85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5538FC21" w14:textId="7BF630CA" w:rsidR="4C3B832D" w:rsidRPr="006C6CB9" w:rsidRDefault="4C3B832D" w:rsidP="4C3B832D">
            <w:pPr>
              <w:spacing w:after="0"/>
              <w:jc w:val="center"/>
              <w:rPr>
                <w:sz w:val="16"/>
                <w:szCs w:val="16"/>
              </w:rPr>
            </w:pPr>
            <w:r w:rsidRPr="006C6CB9">
              <w:rPr>
                <w:rFonts w:ascii="Calibri" w:eastAsia="Calibri" w:hAnsi="Calibri" w:cs="Calibri"/>
                <w:color w:val="000000" w:themeColor="text1"/>
                <w:sz w:val="16"/>
                <w:szCs w:val="16"/>
              </w:rPr>
              <w:t>332,24 €</w:t>
            </w:r>
          </w:p>
        </w:tc>
        <w:tc>
          <w:tcPr>
            <w:tcW w:w="850"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389B2DF6" w14:textId="35C1B757" w:rsidR="4C3B832D" w:rsidRPr="006C6CB9" w:rsidRDefault="4C3B832D" w:rsidP="00222952">
            <w:pPr>
              <w:jc w:val="center"/>
              <w:rPr>
                <w:sz w:val="16"/>
                <w:szCs w:val="16"/>
              </w:rPr>
            </w:pPr>
          </w:p>
        </w:tc>
      </w:tr>
      <w:tr w:rsidR="4C3B832D" w14:paraId="32C95679" w14:textId="77777777" w:rsidTr="00FB190E">
        <w:trPr>
          <w:trHeight w:val="315"/>
        </w:trPr>
        <w:tc>
          <w:tcPr>
            <w:tcW w:w="58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02E9A115" w14:textId="0519A476" w:rsidR="4C3B832D" w:rsidRPr="006C6CB9" w:rsidRDefault="4C3B832D" w:rsidP="00222952">
            <w:pPr>
              <w:jc w:val="center"/>
              <w:rPr>
                <w:sz w:val="16"/>
                <w:szCs w:val="16"/>
              </w:rPr>
            </w:pPr>
          </w:p>
        </w:tc>
        <w:tc>
          <w:tcPr>
            <w:tcW w:w="582"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69476544" w14:textId="0A63D25B" w:rsidR="4C3B832D" w:rsidRPr="006C6CB9" w:rsidRDefault="4C3B832D" w:rsidP="00222952">
            <w:pPr>
              <w:jc w:val="center"/>
              <w:rPr>
                <w:sz w:val="16"/>
                <w:szCs w:val="16"/>
              </w:rPr>
            </w:pPr>
          </w:p>
        </w:tc>
        <w:tc>
          <w:tcPr>
            <w:tcW w:w="58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733EF166" w14:textId="3D7FECEE" w:rsidR="4C3B832D" w:rsidRPr="006C6CB9" w:rsidRDefault="4C3B832D" w:rsidP="4C3B832D">
            <w:pPr>
              <w:spacing w:after="0"/>
              <w:jc w:val="center"/>
              <w:rPr>
                <w:sz w:val="16"/>
                <w:szCs w:val="16"/>
              </w:rPr>
            </w:pPr>
            <w:r w:rsidRPr="006C6CB9">
              <w:rPr>
                <w:rFonts w:ascii="Calibri" w:eastAsia="Calibri" w:hAnsi="Calibri" w:cs="Calibri"/>
                <w:color w:val="000000" w:themeColor="text1"/>
                <w:sz w:val="16"/>
                <w:szCs w:val="16"/>
              </w:rPr>
              <w:t>01</w:t>
            </w:r>
          </w:p>
        </w:tc>
        <w:tc>
          <w:tcPr>
            <w:tcW w:w="2079"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270" w:type="dxa"/>
              <w:right w:w="15" w:type="dxa"/>
            </w:tcMar>
            <w:vAlign w:val="center"/>
          </w:tcPr>
          <w:p w14:paraId="4C42B490" w14:textId="7BAF8DB0" w:rsidR="4C3B832D" w:rsidRPr="006C6CB9" w:rsidRDefault="4C3B832D" w:rsidP="4C3B832D">
            <w:pPr>
              <w:spacing w:after="0"/>
              <w:jc w:val="left"/>
              <w:rPr>
                <w:sz w:val="16"/>
                <w:szCs w:val="16"/>
              </w:rPr>
            </w:pPr>
            <w:r w:rsidRPr="006C6CB9">
              <w:rPr>
                <w:rFonts w:ascii="Calibri" w:eastAsia="Calibri" w:hAnsi="Calibri" w:cs="Calibri"/>
                <w:color w:val="000000" w:themeColor="text1"/>
                <w:sz w:val="16"/>
                <w:szCs w:val="16"/>
              </w:rPr>
              <w:t>Desarrollador Junior</w:t>
            </w:r>
          </w:p>
        </w:tc>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0F9090BD" w14:textId="6F757DD3" w:rsidR="4C3B832D" w:rsidRPr="006C6CB9" w:rsidRDefault="4C3B832D" w:rsidP="4C3B832D">
            <w:pPr>
              <w:spacing w:after="0"/>
              <w:jc w:val="center"/>
              <w:rPr>
                <w:sz w:val="16"/>
                <w:szCs w:val="16"/>
              </w:rPr>
            </w:pPr>
            <w:r w:rsidRPr="006C6CB9">
              <w:rPr>
                <w:rFonts w:ascii="Calibri" w:eastAsia="Calibri" w:hAnsi="Calibri" w:cs="Calibri"/>
                <w:color w:val="000000" w:themeColor="text1"/>
                <w:sz w:val="16"/>
                <w:szCs w:val="16"/>
              </w:rPr>
              <w:t>10</w:t>
            </w:r>
          </w:p>
        </w:tc>
        <w:tc>
          <w:tcPr>
            <w:tcW w:w="85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53B100C0" w14:textId="7959CDC5" w:rsidR="4C3B832D" w:rsidRPr="006C6CB9" w:rsidRDefault="4C3B832D" w:rsidP="4C3B832D">
            <w:pPr>
              <w:spacing w:after="0"/>
              <w:jc w:val="center"/>
              <w:rPr>
                <w:sz w:val="16"/>
                <w:szCs w:val="16"/>
              </w:rPr>
            </w:pPr>
            <w:r w:rsidRPr="006C6CB9">
              <w:rPr>
                <w:rFonts w:ascii="Calibri" w:eastAsia="Calibri" w:hAnsi="Calibri" w:cs="Calibri"/>
                <w:color w:val="000000" w:themeColor="text1"/>
                <w:sz w:val="16"/>
                <w:szCs w:val="16"/>
              </w:rPr>
              <w:t>horas</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74FB996D" w14:textId="5F9B8ECA" w:rsidR="4C3B832D" w:rsidRPr="006C6CB9" w:rsidRDefault="4C3B832D" w:rsidP="4C3B832D">
            <w:pPr>
              <w:spacing w:after="0"/>
              <w:jc w:val="center"/>
              <w:rPr>
                <w:sz w:val="16"/>
                <w:szCs w:val="16"/>
              </w:rPr>
            </w:pPr>
            <w:r w:rsidRPr="006C6CB9">
              <w:rPr>
                <w:rFonts w:ascii="Calibri" w:eastAsia="Calibri" w:hAnsi="Calibri" w:cs="Calibri"/>
                <w:color w:val="000000" w:themeColor="text1"/>
                <w:sz w:val="16"/>
                <w:szCs w:val="16"/>
              </w:rPr>
              <w:t>33,22 €</w:t>
            </w:r>
          </w:p>
        </w:tc>
        <w:tc>
          <w:tcPr>
            <w:tcW w:w="850"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1DBA2633" w14:textId="39461071" w:rsidR="4C3B832D" w:rsidRPr="006C6CB9" w:rsidRDefault="4C3B832D" w:rsidP="4C3B832D">
            <w:pPr>
              <w:spacing w:after="0"/>
              <w:jc w:val="center"/>
              <w:rPr>
                <w:sz w:val="16"/>
                <w:szCs w:val="16"/>
              </w:rPr>
            </w:pPr>
            <w:r w:rsidRPr="006C6CB9">
              <w:rPr>
                <w:rFonts w:ascii="Calibri" w:eastAsia="Calibri" w:hAnsi="Calibri" w:cs="Calibri"/>
                <w:color w:val="000000" w:themeColor="text1"/>
                <w:sz w:val="16"/>
                <w:szCs w:val="16"/>
              </w:rPr>
              <w:t>332,24 €</w:t>
            </w:r>
          </w:p>
        </w:tc>
        <w:tc>
          <w:tcPr>
            <w:tcW w:w="85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4F8C787D" w14:textId="11AB7F00" w:rsidR="4C3B832D" w:rsidRPr="006C6CB9" w:rsidRDefault="4C3B832D" w:rsidP="00222952">
            <w:pPr>
              <w:jc w:val="center"/>
              <w:rPr>
                <w:sz w:val="16"/>
                <w:szCs w:val="16"/>
              </w:rPr>
            </w:pPr>
          </w:p>
        </w:tc>
        <w:tc>
          <w:tcPr>
            <w:tcW w:w="850"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3359A59D" w14:textId="17BA4D92" w:rsidR="4C3B832D" w:rsidRPr="006C6CB9" w:rsidRDefault="4C3B832D" w:rsidP="00222952">
            <w:pPr>
              <w:jc w:val="center"/>
              <w:rPr>
                <w:sz w:val="16"/>
                <w:szCs w:val="16"/>
              </w:rPr>
            </w:pPr>
          </w:p>
        </w:tc>
      </w:tr>
      <w:tr w:rsidR="4C3B832D" w14:paraId="3488BFF0" w14:textId="77777777" w:rsidTr="00FB190E">
        <w:trPr>
          <w:trHeight w:val="315"/>
        </w:trPr>
        <w:tc>
          <w:tcPr>
            <w:tcW w:w="58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127D4885" w14:textId="6F065D76" w:rsidR="4C3B832D" w:rsidRPr="006C6CB9" w:rsidRDefault="4C3B832D" w:rsidP="00222952">
            <w:pPr>
              <w:jc w:val="center"/>
              <w:rPr>
                <w:sz w:val="16"/>
                <w:szCs w:val="16"/>
              </w:rPr>
            </w:pPr>
          </w:p>
        </w:tc>
        <w:tc>
          <w:tcPr>
            <w:tcW w:w="582"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08CBF5DE" w14:textId="3648B2AC" w:rsidR="4C3B832D" w:rsidRPr="006C6CB9" w:rsidRDefault="4C3B832D" w:rsidP="4C3B832D">
            <w:pPr>
              <w:spacing w:after="0"/>
              <w:jc w:val="center"/>
              <w:rPr>
                <w:sz w:val="16"/>
                <w:szCs w:val="16"/>
              </w:rPr>
            </w:pPr>
            <w:r w:rsidRPr="006C6CB9">
              <w:rPr>
                <w:rFonts w:ascii="Calibri" w:eastAsia="Calibri" w:hAnsi="Calibri" w:cs="Calibri"/>
                <w:color w:val="000000" w:themeColor="text1"/>
                <w:sz w:val="16"/>
                <w:szCs w:val="16"/>
              </w:rPr>
              <w:t>010</w:t>
            </w:r>
          </w:p>
        </w:tc>
        <w:tc>
          <w:tcPr>
            <w:tcW w:w="58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6EE31292" w14:textId="71FE6CDE" w:rsidR="4C3B832D" w:rsidRPr="006C6CB9" w:rsidRDefault="4C3B832D" w:rsidP="00222952">
            <w:pPr>
              <w:jc w:val="center"/>
              <w:rPr>
                <w:sz w:val="16"/>
                <w:szCs w:val="16"/>
              </w:rPr>
            </w:pPr>
          </w:p>
        </w:tc>
        <w:tc>
          <w:tcPr>
            <w:tcW w:w="2079" w:type="dxa"/>
            <w:tcBorders>
              <w:top w:val="single" w:sz="4" w:space="0" w:color="B1BBCC"/>
              <w:left w:val="single" w:sz="4" w:space="0" w:color="B1BBCC"/>
              <w:bottom w:val="single" w:sz="4" w:space="0" w:color="B1BBCC"/>
              <w:right w:val="single" w:sz="4" w:space="0" w:color="B1BBCC"/>
            </w:tcBorders>
            <w:shd w:val="clear" w:color="auto" w:fill="FFFFFF" w:themeFill="background1"/>
            <w:tcMar>
              <w:top w:w="15" w:type="dxa"/>
              <w:left w:w="15" w:type="dxa"/>
              <w:right w:w="15" w:type="dxa"/>
            </w:tcMar>
            <w:vAlign w:val="center"/>
          </w:tcPr>
          <w:p w14:paraId="0E362E10" w14:textId="756FDB50" w:rsidR="4C3B832D" w:rsidRPr="006C6CB9" w:rsidRDefault="4C3B832D" w:rsidP="00222952">
            <w:pPr>
              <w:spacing w:after="0"/>
              <w:jc w:val="left"/>
              <w:rPr>
                <w:sz w:val="16"/>
                <w:szCs w:val="16"/>
              </w:rPr>
            </w:pPr>
            <w:r w:rsidRPr="006C6CB9">
              <w:rPr>
                <w:rFonts w:ascii="Calibri" w:eastAsia="Calibri" w:hAnsi="Calibri" w:cs="Calibri"/>
                <w:color w:val="000000" w:themeColor="text1"/>
                <w:sz w:val="16"/>
                <w:szCs w:val="16"/>
              </w:rPr>
              <w:t xml:space="preserve">Filtrar citas por </w:t>
            </w:r>
            <w:r w:rsidR="00481118" w:rsidRPr="006C6CB9">
              <w:rPr>
                <w:rFonts w:ascii="Calibri" w:eastAsia="Calibri" w:hAnsi="Calibri" w:cs="Calibri"/>
                <w:color w:val="000000" w:themeColor="text1"/>
                <w:sz w:val="16"/>
                <w:szCs w:val="16"/>
              </w:rPr>
              <w:t>características</w:t>
            </w:r>
          </w:p>
        </w:tc>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361A73D5" w14:textId="44898A07" w:rsidR="4C3B832D" w:rsidRPr="006C6CB9" w:rsidRDefault="4C3B832D" w:rsidP="00222952">
            <w:pPr>
              <w:jc w:val="center"/>
              <w:rPr>
                <w:sz w:val="16"/>
                <w:szCs w:val="16"/>
              </w:rPr>
            </w:pPr>
          </w:p>
        </w:tc>
        <w:tc>
          <w:tcPr>
            <w:tcW w:w="85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522DE2CD" w14:textId="7A998DB1" w:rsidR="4C3B832D" w:rsidRPr="006C6CB9" w:rsidRDefault="4C3B832D" w:rsidP="00222952">
            <w:pPr>
              <w:jc w:val="center"/>
              <w:rPr>
                <w:sz w:val="16"/>
                <w:szCs w:val="16"/>
              </w:rPr>
            </w:pP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016D97EC" w14:textId="2984154E" w:rsidR="4C3B832D" w:rsidRPr="006C6CB9" w:rsidRDefault="4C3B832D" w:rsidP="00222952">
            <w:pPr>
              <w:jc w:val="center"/>
              <w:rPr>
                <w:sz w:val="16"/>
                <w:szCs w:val="16"/>
              </w:rPr>
            </w:pPr>
          </w:p>
        </w:tc>
        <w:tc>
          <w:tcPr>
            <w:tcW w:w="850"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1AC4DB68" w14:textId="68EA0CE5" w:rsidR="4C3B832D" w:rsidRPr="006C6CB9" w:rsidRDefault="4C3B832D" w:rsidP="00222952">
            <w:pPr>
              <w:jc w:val="center"/>
              <w:rPr>
                <w:sz w:val="16"/>
                <w:szCs w:val="16"/>
              </w:rPr>
            </w:pPr>
          </w:p>
        </w:tc>
        <w:tc>
          <w:tcPr>
            <w:tcW w:w="85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31010432" w14:textId="26642EBC" w:rsidR="4C3B832D" w:rsidRPr="006C6CB9" w:rsidRDefault="4C3B832D" w:rsidP="4C3B832D">
            <w:pPr>
              <w:spacing w:after="0"/>
              <w:jc w:val="center"/>
              <w:rPr>
                <w:sz w:val="16"/>
                <w:szCs w:val="16"/>
              </w:rPr>
            </w:pPr>
            <w:r w:rsidRPr="006C6CB9">
              <w:rPr>
                <w:rFonts w:ascii="Calibri" w:eastAsia="Calibri" w:hAnsi="Calibri" w:cs="Calibri"/>
                <w:color w:val="000000" w:themeColor="text1"/>
                <w:sz w:val="16"/>
                <w:szCs w:val="16"/>
              </w:rPr>
              <w:t>327,14 €</w:t>
            </w:r>
          </w:p>
        </w:tc>
        <w:tc>
          <w:tcPr>
            <w:tcW w:w="850"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3E8F91E6" w14:textId="7F3CF9B5" w:rsidR="4C3B832D" w:rsidRPr="006C6CB9" w:rsidRDefault="4C3B832D" w:rsidP="00222952">
            <w:pPr>
              <w:jc w:val="center"/>
              <w:rPr>
                <w:sz w:val="16"/>
                <w:szCs w:val="16"/>
              </w:rPr>
            </w:pPr>
          </w:p>
        </w:tc>
      </w:tr>
      <w:tr w:rsidR="4C3B832D" w14:paraId="24901446" w14:textId="77777777" w:rsidTr="00FB190E">
        <w:trPr>
          <w:trHeight w:val="315"/>
        </w:trPr>
        <w:tc>
          <w:tcPr>
            <w:tcW w:w="58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7E2ED192" w14:textId="2FA78033" w:rsidR="4C3B832D" w:rsidRPr="006C6CB9" w:rsidRDefault="4C3B832D" w:rsidP="00222952">
            <w:pPr>
              <w:jc w:val="center"/>
              <w:rPr>
                <w:sz w:val="16"/>
                <w:szCs w:val="16"/>
              </w:rPr>
            </w:pPr>
          </w:p>
        </w:tc>
        <w:tc>
          <w:tcPr>
            <w:tcW w:w="582"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14B53E28" w14:textId="17111757" w:rsidR="4C3B832D" w:rsidRPr="006C6CB9" w:rsidRDefault="4C3B832D" w:rsidP="00222952">
            <w:pPr>
              <w:jc w:val="center"/>
              <w:rPr>
                <w:sz w:val="16"/>
                <w:szCs w:val="16"/>
              </w:rPr>
            </w:pPr>
          </w:p>
        </w:tc>
        <w:tc>
          <w:tcPr>
            <w:tcW w:w="58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3DE5FFCE" w14:textId="20E9F59E" w:rsidR="4C3B832D" w:rsidRPr="006C6CB9" w:rsidRDefault="4C3B832D" w:rsidP="4C3B832D">
            <w:pPr>
              <w:spacing w:after="0"/>
              <w:jc w:val="center"/>
              <w:rPr>
                <w:sz w:val="16"/>
                <w:szCs w:val="16"/>
              </w:rPr>
            </w:pPr>
            <w:r w:rsidRPr="006C6CB9">
              <w:rPr>
                <w:rFonts w:ascii="Calibri" w:eastAsia="Calibri" w:hAnsi="Calibri" w:cs="Calibri"/>
                <w:color w:val="000000" w:themeColor="text1"/>
                <w:sz w:val="16"/>
                <w:szCs w:val="16"/>
              </w:rPr>
              <w:t>01</w:t>
            </w:r>
          </w:p>
        </w:tc>
        <w:tc>
          <w:tcPr>
            <w:tcW w:w="2079"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270" w:type="dxa"/>
              <w:right w:w="15" w:type="dxa"/>
            </w:tcMar>
            <w:vAlign w:val="center"/>
          </w:tcPr>
          <w:p w14:paraId="24E7F31B" w14:textId="7A38BEFC" w:rsidR="4C3B832D" w:rsidRPr="006C6CB9" w:rsidRDefault="4C3B832D" w:rsidP="4C3B832D">
            <w:pPr>
              <w:spacing w:after="0"/>
              <w:jc w:val="left"/>
              <w:rPr>
                <w:sz w:val="16"/>
                <w:szCs w:val="16"/>
              </w:rPr>
            </w:pPr>
            <w:r w:rsidRPr="006C6CB9">
              <w:rPr>
                <w:rFonts w:ascii="Calibri" w:eastAsia="Calibri" w:hAnsi="Calibri" w:cs="Calibri"/>
                <w:color w:val="000000" w:themeColor="text1"/>
                <w:sz w:val="16"/>
                <w:szCs w:val="16"/>
              </w:rPr>
              <w:t>Desarrollador Senior</w:t>
            </w:r>
          </w:p>
        </w:tc>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0C02BB67" w14:textId="10C95713" w:rsidR="4C3B832D" w:rsidRPr="006C6CB9" w:rsidRDefault="4C3B832D" w:rsidP="4C3B832D">
            <w:pPr>
              <w:spacing w:after="0"/>
              <w:jc w:val="center"/>
              <w:rPr>
                <w:sz w:val="16"/>
                <w:szCs w:val="16"/>
              </w:rPr>
            </w:pPr>
            <w:r w:rsidRPr="006C6CB9">
              <w:rPr>
                <w:rFonts w:ascii="Calibri" w:eastAsia="Calibri" w:hAnsi="Calibri" w:cs="Calibri"/>
                <w:color w:val="000000" w:themeColor="text1"/>
                <w:sz w:val="16"/>
                <w:szCs w:val="16"/>
              </w:rPr>
              <w:t>9</w:t>
            </w:r>
          </w:p>
        </w:tc>
        <w:tc>
          <w:tcPr>
            <w:tcW w:w="85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2D0E0636" w14:textId="22483940" w:rsidR="4C3B832D" w:rsidRPr="006C6CB9" w:rsidRDefault="4C3B832D" w:rsidP="4C3B832D">
            <w:pPr>
              <w:spacing w:after="0"/>
              <w:jc w:val="center"/>
              <w:rPr>
                <w:sz w:val="16"/>
                <w:szCs w:val="16"/>
              </w:rPr>
            </w:pPr>
            <w:r w:rsidRPr="006C6CB9">
              <w:rPr>
                <w:rFonts w:ascii="Calibri" w:eastAsia="Calibri" w:hAnsi="Calibri" w:cs="Calibri"/>
                <w:color w:val="000000" w:themeColor="text1"/>
                <w:sz w:val="16"/>
                <w:szCs w:val="16"/>
              </w:rPr>
              <w:t>horas</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5CB74188" w14:textId="6E650BBD" w:rsidR="4C3B832D" w:rsidRPr="006C6CB9" w:rsidRDefault="4C3B832D" w:rsidP="4C3B832D">
            <w:pPr>
              <w:spacing w:after="0"/>
              <w:jc w:val="center"/>
              <w:rPr>
                <w:sz w:val="16"/>
                <w:szCs w:val="16"/>
              </w:rPr>
            </w:pPr>
            <w:r w:rsidRPr="006C6CB9">
              <w:rPr>
                <w:rFonts w:ascii="Calibri" w:eastAsia="Calibri" w:hAnsi="Calibri" w:cs="Calibri"/>
                <w:color w:val="000000" w:themeColor="text1"/>
                <w:sz w:val="16"/>
                <w:szCs w:val="16"/>
              </w:rPr>
              <w:t>36,35 €</w:t>
            </w:r>
          </w:p>
        </w:tc>
        <w:tc>
          <w:tcPr>
            <w:tcW w:w="850"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57341CAA" w14:textId="0151F1EF" w:rsidR="4C3B832D" w:rsidRPr="006C6CB9" w:rsidRDefault="4C3B832D" w:rsidP="4C3B832D">
            <w:pPr>
              <w:spacing w:after="0"/>
              <w:jc w:val="center"/>
              <w:rPr>
                <w:sz w:val="16"/>
                <w:szCs w:val="16"/>
              </w:rPr>
            </w:pPr>
            <w:r w:rsidRPr="006C6CB9">
              <w:rPr>
                <w:rFonts w:ascii="Calibri" w:eastAsia="Calibri" w:hAnsi="Calibri" w:cs="Calibri"/>
                <w:color w:val="000000" w:themeColor="text1"/>
                <w:sz w:val="16"/>
                <w:szCs w:val="16"/>
              </w:rPr>
              <w:t>327,14 €</w:t>
            </w:r>
          </w:p>
        </w:tc>
        <w:tc>
          <w:tcPr>
            <w:tcW w:w="85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6E1E1464" w14:textId="62EB1C9D" w:rsidR="4C3B832D" w:rsidRPr="006C6CB9" w:rsidRDefault="4C3B832D" w:rsidP="00222952">
            <w:pPr>
              <w:jc w:val="center"/>
              <w:rPr>
                <w:sz w:val="16"/>
                <w:szCs w:val="16"/>
              </w:rPr>
            </w:pPr>
          </w:p>
        </w:tc>
        <w:tc>
          <w:tcPr>
            <w:tcW w:w="850"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62D9095A" w14:textId="7E4DEB63" w:rsidR="4C3B832D" w:rsidRPr="006C6CB9" w:rsidRDefault="4C3B832D" w:rsidP="00222952">
            <w:pPr>
              <w:jc w:val="center"/>
              <w:rPr>
                <w:sz w:val="16"/>
                <w:szCs w:val="16"/>
              </w:rPr>
            </w:pPr>
          </w:p>
        </w:tc>
      </w:tr>
      <w:tr w:rsidR="4C3B832D" w14:paraId="49ED94B4" w14:textId="77777777" w:rsidTr="00FB190E">
        <w:trPr>
          <w:trHeight w:val="315"/>
        </w:trPr>
        <w:tc>
          <w:tcPr>
            <w:tcW w:w="58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0586CF11" w14:textId="0EBC60F2" w:rsidR="4C3B832D" w:rsidRPr="006C6CB9" w:rsidRDefault="4C3B832D" w:rsidP="00222952">
            <w:pPr>
              <w:jc w:val="center"/>
              <w:rPr>
                <w:sz w:val="16"/>
                <w:szCs w:val="16"/>
              </w:rPr>
            </w:pPr>
          </w:p>
        </w:tc>
        <w:tc>
          <w:tcPr>
            <w:tcW w:w="582"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7B8E3873" w14:textId="2C4C2BE6" w:rsidR="4C3B832D" w:rsidRPr="006C6CB9" w:rsidRDefault="4C3B832D" w:rsidP="4C3B832D">
            <w:pPr>
              <w:spacing w:after="0"/>
              <w:jc w:val="center"/>
              <w:rPr>
                <w:sz w:val="16"/>
                <w:szCs w:val="16"/>
              </w:rPr>
            </w:pPr>
            <w:r w:rsidRPr="006C6CB9">
              <w:rPr>
                <w:rFonts w:ascii="Calibri" w:eastAsia="Calibri" w:hAnsi="Calibri" w:cs="Calibri"/>
                <w:color w:val="000000" w:themeColor="text1"/>
                <w:sz w:val="16"/>
                <w:szCs w:val="16"/>
              </w:rPr>
              <w:t>011</w:t>
            </w:r>
          </w:p>
        </w:tc>
        <w:tc>
          <w:tcPr>
            <w:tcW w:w="58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094C99A7" w14:textId="6C331A88" w:rsidR="4C3B832D" w:rsidRPr="006C6CB9" w:rsidRDefault="4C3B832D" w:rsidP="00222952">
            <w:pPr>
              <w:jc w:val="center"/>
              <w:rPr>
                <w:sz w:val="16"/>
                <w:szCs w:val="16"/>
              </w:rPr>
            </w:pPr>
          </w:p>
        </w:tc>
        <w:tc>
          <w:tcPr>
            <w:tcW w:w="2079" w:type="dxa"/>
            <w:tcBorders>
              <w:top w:val="single" w:sz="4" w:space="0" w:color="B1BBCC"/>
              <w:left w:val="single" w:sz="4" w:space="0" w:color="B1BBCC"/>
              <w:bottom w:val="single" w:sz="4" w:space="0" w:color="B1BBCC"/>
              <w:right w:val="single" w:sz="4" w:space="0" w:color="B1BBCC"/>
            </w:tcBorders>
            <w:shd w:val="clear" w:color="auto" w:fill="FFFFFF" w:themeFill="background1"/>
            <w:tcMar>
              <w:top w:w="15" w:type="dxa"/>
              <w:left w:w="15" w:type="dxa"/>
              <w:right w:w="15" w:type="dxa"/>
            </w:tcMar>
            <w:vAlign w:val="center"/>
          </w:tcPr>
          <w:p w14:paraId="4B344104" w14:textId="08569294" w:rsidR="4C3B832D" w:rsidRPr="00623E30" w:rsidRDefault="4C3B832D" w:rsidP="00222952">
            <w:pPr>
              <w:spacing w:after="0"/>
              <w:jc w:val="left"/>
              <w:rPr>
                <w:sz w:val="16"/>
                <w:szCs w:val="16"/>
                <w:lang w:val="pt-PT"/>
              </w:rPr>
            </w:pPr>
            <w:r w:rsidRPr="00623E30">
              <w:rPr>
                <w:rFonts w:ascii="Calibri" w:eastAsia="Calibri" w:hAnsi="Calibri" w:cs="Calibri"/>
                <w:color w:val="000000" w:themeColor="text1"/>
                <w:sz w:val="16"/>
                <w:szCs w:val="16"/>
                <w:lang w:val="pt-PT"/>
              </w:rPr>
              <w:t xml:space="preserve">Validar filtros </w:t>
            </w:r>
            <w:r w:rsidR="00BB4178" w:rsidRPr="00623E30">
              <w:rPr>
                <w:rFonts w:ascii="Calibri" w:eastAsia="Calibri" w:hAnsi="Calibri" w:cs="Calibri"/>
                <w:color w:val="000000" w:themeColor="text1"/>
                <w:sz w:val="16"/>
                <w:szCs w:val="16"/>
                <w:lang w:val="pt-PT"/>
              </w:rPr>
              <w:t xml:space="preserve">de </w:t>
            </w:r>
            <w:r w:rsidRPr="00623E30">
              <w:rPr>
                <w:rFonts w:ascii="Calibri" w:eastAsia="Calibri" w:hAnsi="Calibri" w:cs="Calibri"/>
                <w:color w:val="000000" w:themeColor="text1"/>
                <w:sz w:val="16"/>
                <w:szCs w:val="16"/>
                <w:lang w:val="pt-PT"/>
              </w:rPr>
              <w:t xml:space="preserve"> historial </w:t>
            </w:r>
            <w:r w:rsidR="00481118" w:rsidRPr="00623E30">
              <w:rPr>
                <w:rFonts w:ascii="Calibri" w:eastAsia="Calibri" w:hAnsi="Calibri" w:cs="Calibri"/>
                <w:color w:val="000000" w:themeColor="text1"/>
                <w:sz w:val="16"/>
                <w:szCs w:val="16"/>
                <w:lang w:val="pt-PT"/>
              </w:rPr>
              <w:t>clínico</w:t>
            </w:r>
          </w:p>
        </w:tc>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34153B95" w14:textId="7E2D96CB" w:rsidR="4C3B832D" w:rsidRPr="00623E30" w:rsidRDefault="4C3B832D" w:rsidP="00222952">
            <w:pPr>
              <w:jc w:val="center"/>
              <w:rPr>
                <w:sz w:val="16"/>
                <w:szCs w:val="16"/>
                <w:lang w:val="pt-PT"/>
              </w:rPr>
            </w:pPr>
          </w:p>
        </w:tc>
        <w:tc>
          <w:tcPr>
            <w:tcW w:w="85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62B37AE6" w14:textId="31860C79" w:rsidR="4C3B832D" w:rsidRPr="00623E30" w:rsidRDefault="4C3B832D" w:rsidP="00222952">
            <w:pPr>
              <w:jc w:val="center"/>
              <w:rPr>
                <w:sz w:val="16"/>
                <w:szCs w:val="16"/>
                <w:lang w:val="pt-PT"/>
              </w:rPr>
            </w:pP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75EF0F30" w14:textId="7BBAA1A4" w:rsidR="4C3B832D" w:rsidRPr="00623E30" w:rsidRDefault="4C3B832D" w:rsidP="00222952">
            <w:pPr>
              <w:jc w:val="center"/>
              <w:rPr>
                <w:sz w:val="16"/>
                <w:szCs w:val="16"/>
                <w:lang w:val="pt-PT"/>
              </w:rPr>
            </w:pPr>
          </w:p>
        </w:tc>
        <w:tc>
          <w:tcPr>
            <w:tcW w:w="850"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5D358D36" w14:textId="0A9950D5" w:rsidR="4C3B832D" w:rsidRPr="00623E30" w:rsidRDefault="4C3B832D" w:rsidP="00222952">
            <w:pPr>
              <w:jc w:val="center"/>
              <w:rPr>
                <w:sz w:val="16"/>
                <w:szCs w:val="16"/>
                <w:lang w:val="pt-PT"/>
              </w:rPr>
            </w:pPr>
          </w:p>
        </w:tc>
        <w:tc>
          <w:tcPr>
            <w:tcW w:w="85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019D2100" w14:textId="7E19EFED" w:rsidR="4C3B832D" w:rsidRPr="006C6CB9" w:rsidRDefault="4C3B832D" w:rsidP="4C3B832D">
            <w:pPr>
              <w:spacing w:after="0"/>
              <w:jc w:val="center"/>
              <w:rPr>
                <w:sz w:val="16"/>
                <w:szCs w:val="16"/>
              </w:rPr>
            </w:pPr>
            <w:r w:rsidRPr="006C6CB9">
              <w:rPr>
                <w:rFonts w:ascii="Calibri" w:eastAsia="Calibri" w:hAnsi="Calibri" w:cs="Calibri"/>
                <w:color w:val="000000" w:themeColor="text1"/>
                <w:sz w:val="16"/>
                <w:szCs w:val="16"/>
              </w:rPr>
              <w:t>431,91 €</w:t>
            </w:r>
          </w:p>
        </w:tc>
        <w:tc>
          <w:tcPr>
            <w:tcW w:w="850"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6EEDFECC" w14:textId="176C59AC" w:rsidR="4C3B832D" w:rsidRPr="006C6CB9" w:rsidRDefault="4C3B832D" w:rsidP="00222952">
            <w:pPr>
              <w:jc w:val="center"/>
              <w:rPr>
                <w:sz w:val="16"/>
                <w:szCs w:val="16"/>
              </w:rPr>
            </w:pPr>
          </w:p>
        </w:tc>
      </w:tr>
      <w:tr w:rsidR="4C3B832D" w14:paraId="27E9BB95" w14:textId="77777777" w:rsidTr="00FB190E">
        <w:trPr>
          <w:trHeight w:val="315"/>
        </w:trPr>
        <w:tc>
          <w:tcPr>
            <w:tcW w:w="58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7B90909D" w14:textId="193C9082" w:rsidR="4C3B832D" w:rsidRPr="006C6CB9" w:rsidRDefault="4C3B832D" w:rsidP="00222952">
            <w:pPr>
              <w:jc w:val="center"/>
              <w:rPr>
                <w:sz w:val="16"/>
                <w:szCs w:val="16"/>
              </w:rPr>
            </w:pPr>
          </w:p>
        </w:tc>
        <w:tc>
          <w:tcPr>
            <w:tcW w:w="582"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285D6183" w14:textId="64A90278" w:rsidR="4C3B832D" w:rsidRPr="006C6CB9" w:rsidRDefault="4C3B832D" w:rsidP="00222952">
            <w:pPr>
              <w:jc w:val="center"/>
              <w:rPr>
                <w:sz w:val="16"/>
                <w:szCs w:val="16"/>
              </w:rPr>
            </w:pPr>
          </w:p>
        </w:tc>
        <w:tc>
          <w:tcPr>
            <w:tcW w:w="58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737B66B8" w14:textId="24D72807" w:rsidR="4C3B832D" w:rsidRPr="006C6CB9" w:rsidRDefault="4C3B832D" w:rsidP="4C3B832D">
            <w:pPr>
              <w:spacing w:after="0"/>
              <w:jc w:val="center"/>
              <w:rPr>
                <w:sz w:val="16"/>
                <w:szCs w:val="16"/>
              </w:rPr>
            </w:pPr>
            <w:r w:rsidRPr="006C6CB9">
              <w:rPr>
                <w:rFonts w:ascii="Calibri" w:eastAsia="Calibri" w:hAnsi="Calibri" w:cs="Calibri"/>
                <w:color w:val="000000" w:themeColor="text1"/>
                <w:sz w:val="16"/>
                <w:szCs w:val="16"/>
              </w:rPr>
              <w:t>01</w:t>
            </w:r>
          </w:p>
        </w:tc>
        <w:tc>
          <w:tcPr>
            <w:tcW w:w="2079"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270" w:type="dxa"/>
              <w:right w:w="15" w:type="dxa"/>
            </w:tcMar>
            <w:vAlign w:val="center"/>
          </w:tcPr>
          <w:p w14:paraId="59B6830D" w14:textId="2FD089DF" w:rsidR="4C3B832D" w:rsidRPr="006C6CB9" w:rsidRDefault="4C3B832D" w:rsidP="4C3B832D">
            <w:pPr>
              <w:spacing w:after="0"/>
              <w:jc w:val="left"/>
              <w:rPr>
                <w:sz w:val="16"/>
                <w:szCs w:val="16"/>
              </w:rPr>
            </w:pPr>
            <w:r w:rsidRPr="006C6CB9">
              <w:rPr>
                <w:rFonts w:ascii="Calibri" w:eastAsia="Calibri" w:hAnsi="Calibri" w:cs="Calibri"/>
                <w:color w:val="000000" w:themeColor="text1"/>
                <w:sz w:val="16"/>
                <w:szCs w:val="16"/>
              </w:rPr>
              <w:t>Desarrollador Junior</w:t>
            </w:r>
          </w:p>
        </w:tc>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33691330" w14:textId="4838BF50" w:rsidR="4C3B832D" w:rsidRPr="006C6CB9" w:rsidRDefault="4C3B832D" w:rsidP="4C3B832D">
            <w:pPr>
              <w:spacing w:after="0"/>
              <w:jc w:val="center"/>
              <w:rPr>
                <w:sz w:val="16"/>
                <w:szCs w:val="16"/>
              </w:rPr>
            </w:pPr>
            <w:r w:rsidRPr="006C6CB9">
              <w:rPr>
                <w:rFonts w:ascii="Calibri" w:eastAsia="Calibri" w:hAnsi="Calibri" w:cs="Calibri"/>
                <w:color w:val="000000" w:themeColor="text1"/>
                <w:sz w:val="16"/>
                <w:szCs w:val="16"/>
              </w:rPr>
              <w:t>13</w:t>
            </w:r>
          </w:p>
        </w:tc>
        <w:tc>
          <w:tcPr>
            <w:tcW w:w="85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739A2459" w14:textId="641FFBCE" w:rsidR="4C3B832D" w:rsidRPr="006C6CB9" w:rsidRDefault="4C3B832D" w:rsidP="4C3B832D">
            <w:pPr>
              <w:spacing w:after="0"/>
              <w:jc w:val="center"/>
              <w:rPr>
                <w:sz w:val="16"/>
                <w:szCs w:val="16"/>
              </w:rPr>
            </w:pPr>
            <w:r w:rsidRPr="006C6CB9">
              <w:rPr>
                <w:rFonts w:ascii="Calibri" w:eastAsia="Calibri" w:hAnsi="Calibri" w:cs="Calibri"/>
                <w:color w:val="000000" w:themeColor="text1"/>
                <w:sz w:val="16"/>
                <w:szCs w:val="16"/>
              </w:rPr>
              <w:t>horas</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5AEEAF61" w14:textId="02543DA9" w:rsidR="4C3B832D" w:rsidRPr="006C6CB9" w:rsidRDefault="4C3B832D" w:rsidP="4C3B832D">
            <w:pPr>
              <w:spacing w:after="0"/>
              <w:jc w:val="center"/>
              <w:rPr>
                <w:sz w:val="16"/>
                <w:szCs w:val="16"/>
              </w:rPr>
            </w:pPr>
            <w:r w:rsidRPr="006C6CB9">
              <w:rPr>
                <w:rFonts w:ascii="Calibri" w:eastAsia="Calibri" w:hAnsi="Calibri" w:cs="Calibri"/>
                <w:color w:val="000000" w:themeColor="text1"/>
                <w:sz w:val="16"/>
                <w:szCs w:val="16"/>
              </w:rPr>
              <w:t>33,22</w:t>
            </w:r>
            <w:r w:rsidR="00481118">
              <w:rPr>
                <w:rFonts w:ascii="Calibri" w:eastAsia="Calibri" w:hAnsi="Calibri" w:cs="Calibri"/>
                <w:color w:val="000000" w:themeColor="text1"/>
                <w:sz w:val="16"/>
                <w:szCs w:val="16"/>
              </w:rPr>
              <w:t>€</w:t>
            </w:r>
          </w:p>
        </w:tc>
        <w:tc>
          <w:tcPr>
            <w:tcW w:w="850"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34DA4429" w14:textId="33E09F15" w:rsidR="4C3B832D" w:rsidRPr="006C6CB9" w:rsidRDefault="4C3B832D" w:rsidP="4C3B832D">
            <w:pPr>
              <w:spacing w:after="0"/>
              <w:jc w:val="center"/>
              <w:rPr>
                <w:sz w:val="16"/>
                <w:szCs w:val="16"/>
              </w:rPr>
            </w:pPr>
            <w:r w:rsidRPr="006C6CB9">
              <w:rPr>
                <w:rFonts w:ascii="Calibri" w:eastAsia="Calibri" w:hAnsi="Calibri" w:cs="Calibri"/>
                <w:color w:val="000000" w:themeColor="text1"/>
                <w:sz w:val="16"/>
                <w:szCs w:val="16"/>
              </w:rPr>
              <w:t>431,91 €</w:t>
            </w:r>
          </w:p>
        </w:tc>
        <w:tc>
          <w:tcPr>
            <w:tcW w:w="85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530908FE" w14:textId="7602E133" w:rsidR="4C3B832D" w:rsidRPr="006C6CB9" w:rsidRDefault="4C3B832D" w:rsidP="00222952">
            <w:pPr>
              <w:jc w:val="center"/>
              <w:rPr>
                <w:sz w:val="16"/>
                <w:szCs w:val="16"/>
              </w:rPr>
            </w:pPr>
          </w:p>
        </w:tc>
        <w:tc>
          <w:tcPr>
            <w:tcW w:w="850"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104E33EE" w14:textId="55799EAB" w:rsidR="4C3B832D" w:rsidRPr="006C6CB9" w:rsidRDefault="4C3B832D" w:rsidP="00222952">
            <w:pPr>
              <w:jc w:val="center"/>
              <w:rPr>
                <w:sz w:val="16"/>
                <w:szCs w:val="16"/>
              </w:rPr>
            </w:pPr>
          </w:p>
        </w:tc>
      </w:tr>
      <w:tr w:rsidR="4C3B832D" w14:paraId="01187EDF" w14:textId="77777777" w:rsidTr="00FB190E">
        <w:trPr>
          <w:trHeight w:val="315"/>
        </w:trPr>
        <w:tc>
          <w:tcPr>
            <w:tcW w:w="58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1D185DA3" w14:textId="538E12AF" w:rsidR="4C3B832D" w:rsidRPr="006C6CB9" w:rsidRDefault="4C3B832D" w:rsidP="00222952">
            <w:pPr>
              <w:jc w:val="center"/>
              <w:rPr>
                <w:sz w:val="16"/>
                <w:szCs w:val="16"/>
              </w:rPr>
            </w:pPr>
          </w:p>
        </w:tc>
        <w:tc>
          <w:tcPr>
            <w:tcW w:w="582"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47A0C46C" w14:textId="5297AEBA" w:rsidR="4C3B832D" w:rsidRPr="006C6CB9" w:rsidRDefault="4C3B832D" w:rsidP="4C3B832D">
            <w:pPr>
              <w:spacing w:after="0"/>
              <w:jc w:val="center"/>
              <w:rPr>
                <w:sz w:val="16"/>
                <w:szCs w:val="16"/>
              </w:rPr>
            </w:pPr>
            <w:r w:rsidRPr="006C6CB9">
              <w:rPr>
                <w:rFonts w:ascii="Calibri" w:eastAsia="Calibri" w:hAnsi="Calibri" w:cs="Calibri"/>
                <w:color w:val="000000" w:themeColor="text1"/>
                <w:sz w:val="16"/>
                <w:szCs w:val="16"/>
              </w:rPr>
              <w:t>012</w:t>
            </w:r>
          </w:p>
        </w:tc>
        <w:tc>
          <w:tcPr>
            <w:tcW w:w="58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4F68DE88" w14:textId="109E5F29" w:rsidR="4C3B832D" w:rsidRPr="006C6CB9" w:rsidRDefault="4C3B832D" w:rsidP="00222952">
            <w:pPr>
              <w:jc w:val="center"/>
              <w:rPr>
                <w:sz w:val="16"/>
                <w:szCs w:val="16"/>
              </w:rPr>
            </w:pPr>
          </w:p>
        </w:tc>
        <w:tc>
          <w:tcPr>
            <w:tcW w:w="2079" w:type="dxa"/>
            <w:tcBorders>
              <w:top w:val="single" w:sz="4" w:space="0" w:color="B1BBCC"/>
              <w:left w:val="single" w:sz="4" w:space="0" w:color="B1BBCC"/>
              <w:bottom w:val="single" w:sz="4" w:space="0" w:color="B1BBCC"/>
              <w:right w:val="single" w:sz="4" w:space="0" w:color="B1BBCC"/>
            </w:tcBorders>
            <w:shd w:val="clear" w:color="auto" w:fill="FFFFFF" w:themeFill="background1"/>
            <w:tcMar>
              <w:top w:w="15" w:type="dxa"/>
              <w:left w:w="15" w:type="dxa"/>
              <w:right w:w="15" w:type="dxa"/>
            </w:tcMar>
            <w:vAlign w:val="center"/>
          </w:tcPr>
          <w:p w14:paraId="63D908C8" w14:textId="4013F999" w:rsidR="4C3B832D" w:rsidRPr="006C6CB9" w:rsidRDefault="00481118" w:rsidP="00222952">
            <w:pPr>
              <w:spacing w:after="0"/>
              <w:jc w:val="left"/>
              <w:rPr>
                <w:sz w:val="16"/>
                <w:szCs w:val="16"/>
              </w:rPr>
            </w:pPr>
            <w:r w:rsidRPr="006C6CB9">
              <w:rPr>
                <w:rFonts w:ascii="Calibri" w:eastAsia="Calibri" w:hAnsi="Calibri" w:cs="Calibri"/>
                <w:color w:val="000000" w:themeColor="text1"/>
                <w:sz w:val="16"/>
                <w:szCs w:val="16"/>
              </w:rPr>
              <w:t>Visualización</w:t>
            </w:r>
            <w:r w:rsidR="4C3B832D" w:rsidRPr="006C6CB9">
              <w:rPr>
                <w:rFonts w:ascii="Calibri" w:eastAsia="Calibri" w:hAnsi="Calibri" w:cs="Calibri"/>
                <w:color w:val="000000" w:themeColor="text1"/>
                <w:sz w:val="16"/>
                <w:szCs w:val="16"/>
              </w:rPr>
              <w:t xml:space="preserve"> de una prueba especifica</w:t>
            </w:r>
          </w:p>
        </w:tc>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5654469B" w14:textId="4377BF75" w:rsidR="4C3B832D" w:rsidRPr="006C6CB9" w:rsidRDefault="4C3B832D" w:rsidP="00222952">
            <w:pPr>
              <w:jc w:val="center"/>
              <w:rPr>
                <w:sz w:val="16"/>
                <w:szCs w:val="16"/>
              </w:rPr>
            </w:pPr>
          </w:p>
        </w:tc>
        <w:tc>
          <w:tcPr>
            <w:tcW w:w="85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4477F16B" w14:textId="1BC29FDC" w:rsidR="4C3B832D" w:rsidRPr="006C6CB9" w:rsidRDefault="4C3B832D" w:rsidP="00222952">
            <w:pPr>
              <w:jc w:val="center"/>
              <w:rPr>
                <w:sz w:val="16"/>
                <w:szCs w:val="16"/>
              </w:rPr>
            </w:pP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059B1169" w14:textId="2166061D" w:rsidR="4C3B832D" w:rsidRPr="006C6CB9" w:rsidRDefault="4C3B832D" w:rsidP="00222952">
            <w:pPr>
              <w:jc w:val="center"/>
              <w:rPr>
                <w:sz w:val="16"/>
                <w:szCs w:val="16"/>
              </w:rPr>
            </w:pPr>
          </w:p>
        </w:tc>
        <w:tc>
          <w:tcPr>
            <w:tcW w:w="850"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421B524A" w14:textId="683AC7D8" w:rsidR="4C3B832D" w:rsidRPr="006C6CB9" w:rsidRDefault="4C3B832D" w:rsidP="00222952">
            <w:pPr>
              <w:jc w:val="center"/>
              <w:rPr>
                <w:sz w:val="16"/>
                <w:szCs w:val="16"/>
              </w:rPr>
            </w:pPr>
          </w:p>
        </w:tc>
        <w:tc>
          <w:tcPr>
            <w:tcW w:w="85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378B37D2" w14:textId="0463F66D" w:rsidR="4C3B832D" w:rsidRPr="006C6CB9" w:rsidRDefault="4C3B832D" w:rsidP="4C3B832D">
            <w:pPr>
              <w:spacing w:after="0"/>
              <w:jc w:val="center"/>
              <w:rPr>
                <w:sz w:val="16"/>
                <w:szCs w:val="16"/>
              </w:rPr>
            </w:pPr>
            <w:r w:rsidRPr="006C6CB9">
              <w:rPr>
                <w:rFonts w:ascii="Calibri" w:eastAsia="Calibri" w:hAnsi="Calibri" w:cs="Calibri"/>
                <w:color w:val="000000" w:themeColor="text1"/>
                <w:sz w:val="16"/>
                <w:szCs w:val="16"/>
              </w:rPr>
              <w:t>232,57 €</w:t>
            </w:r>
          </w:p>
        </w:tc>
        <w:tc>
          <w:tcPr>
            <w:tcW w:w="850"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142EBDD0" w14:textId="15337BA1" w:rsidR="4C3B832D" w:rsidRPr="006C6CB9" w:rsidRDefault="4C3B832D" w:rsidP="00222952">
            <w:pPr>
              <w:jc w:val="center"/>
              <w:rPr>
                <w:sz w:val="16"/>
                <w:szCs w:val="16"/>
              </w:rPr>
            </w:pPr>
          </w:p>
        </w:tc>
      </w:tr>
      <w:tr w:rsidR="4C3B832D" w14:paraId="3B103E3C" w14:textId="77777777" w:rsidTr="00FB190E">
        <w:trPr>
          <w:trHeight w:val="315"/>
        </w:trPr>
        <w:tc>
          <w:tcPr>
            <w:tcW w:w="58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07BC9F6B" w14:textId="14816F6A" w:rsidR="4C3B832D" w:rsidRPr="006C6CB9" w:rsidRDefault="4C3B832D" w:rsidP="00222952">
            <w:pPr>
              <w:jc w:val="center"/>
              <w:rPr>
                <w:sz w:val="16"/>
                <w:szCs w:val="16"/>
              </w:rPr>
            </w:pPr>
          </w:p>
        </w:tc>
        <w:tc>
          <w:tcPr>
            <w:tcW w:w="582"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09F822C1" w14:textId="3D37C693" w:rsidR="4C3B832D" w:rsidRPr="006C6CB9" w:rsidRDefault="4C3B832D" w:rsidP="00222952">
            <w:pPr>
              <w:jc w:val="center"/>
              <w:rPr>
                <w:sz w:val="16"/>
                <w:szCs w:val="16"/>
              </w:rPr>
            </w:pPr>
          </w:p>
        </w:tc>
        <w:tc>
          <w:tcPr>
            <w:tcW w:w="58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7A54D124" w14:textId="28E34E3A" w:rsidR="4C3B832D" w:rsidRPr="006C6CB9" w:rsidRDefault="4C3B832D" w:rsidP="4C3B832D">
            <w:pPr>
              <w:spacing w:after="0"/>
              <w:jc w:val="center"/>
              <w:rPr>
                <w:sz w:val="16"/>
                <w:szCs w:val="16"/>
              </w:rPr>
            </w:pPr>
            <w:r w:rsidRPr="006C6CB9">
              <w:rPr>
                <w:rFonts w:ascii="Calibri" w:eastAsia="Calibri" w:hAnsi="Calibri" w:cs="Calibri"/>
                <w:color w:val="000000" w:themeColor="text1"/>
                <w:sz w:val="16"/>
                <w:szCs w:val="16"/>
              </w:rPr>
              <w:t>01</w:t>
            </w:r>
          </w:p>
        </w:tc>
        <w:tc>
          <w:tcPr>
            <w:tcW w:w="2079"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270" w:type="dxa"/>
              <w:right w:w="15" w:type="dxa"/>
            </w:tcMar>
            <w:vAlign w:val="center"/>
          </w:tcPr>
          <w:p w14:paraId="5ECAC0E5" w14:textId="36A97107" w:rsidR="4C3B832D" w:rsidRPr="006C6CB9" w:rsidRDefault="4C3B832D" w:rsidP="4C3B832D">
            <w:pPr>
              <w:spacing w:after="0"/>
              <w:jc w:val="left"/>
              <w:rPr>
                <w:sz w:val="16"/>
                <w:szCs w:val="16"/>
              </w:rPr>
            </w:pPr>
            <w:r w:rsidRPr="006C6CB9">
              <w:rPr>
                <w:rFonts w:ascii="Calibri" w:eastAsia="Calibri" w:hAnsi="Calibri" w:cs="Calibri"/>
                <w:color w:val="000000" w:themeColor="text1"/>
                <w:sz w:val="16"/>
                <w:szCs w:val="16"/>
              </w:rPr>
              <w:t>Desarrollador Junior</w:t>
            </w:r>
          </w:p>
        </w:tc>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07AEC09C" w14:textId="04BE1C02" w:rsidR="4C3B832D" w:rsidRPr="006C6CB9" w:rsidRDefault="4C3B832D" w:rsidP="4C3B832D">
            <w:pPr>
              <w:spacing w:after="0"/>
              <w:jc w:val="center"/>
              <w:rPr>
                <w:sz w:val="16"/>
                <w:szCs w:val="16"/>
              </w:rPr>
            </w:pPr>
            <w:r w:rsidRPr="006C6CB9">
              <w:rPr>
                <w:rFonts w:ascii="Calibri" w:eastAsia="Calibri" w:hAnsi="Calibri" w:cs="Calibri"/>
                <w:color w:val="000000" w:themeColor="text1"/>
                <w:sz w:val="16"/>
                <w:szCs w:val="16"/>
              </w:rPr>
              <w:t>7</w:t>
            </w:r>
          </w:p>
        </w:tc>
        <w:tc>
          <w:tcPr>
            <w:tcW w:w="85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138A53B4" w14:textId="62D37E5F" w:rsidR="4C3B832D" w:rsidRPr="006C6CB9" w:rsidRDefault="4C3B832D" w:rsidP="4C3B832D">
            <w:pPr>
              <w:spacing w:after="0"/>
              <w:jc w:val="center"/>
              <w:rPr>
                <w:sz w:val="16"/>
                <w:szCs w:val="16"/>
              </w:rPr>
            </w:pPr>
            <w:r w:rsidRPr="006C6CB9">
              <w:rPr>
                <w:rFonts w:ascii="Calibri" w:eastAsia="Calibri" w:hAnsi="Calibri" w:cs="Calibri"/>
                <w:color w:val="000000" w:themeColor="text1"/>
                <w:sz w:val="16"/>
                <w:szCs w:val="16"/>
              </w:rPr>
              <w:t>horas</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67F33DFC" w14:textId="6F9B70EC" w:rsidR="4C3B832D" w:rsidRPr="006C6CB9" w:rsidRDefault="4C3B832D" w:rsidP="4C3B832D">
            <w:pPr>
              <w:spacing w:after="0"/>
              <w:jc w:val="center"/>
              <w:rPr>
                <w:sz w:val="16"/>
                <w:szCs w:val="16"/>
              </w:rPr>
            </w:pPr>
            <w:r w:rsidRPr="006C6CB9">
              <w:rPr>
                <w:rFonts w:ascii="Calibri" w:eastAsia="Calibri" w:hAnsi="Calibri" w:cs="Calibri"/>
                <w:color w:val="000000" w:themeColor="text1"/>
                <w:sz w:val="16"/>
                <w:szCs w:val="16"/>
              </w:rPr>
              <w:t>33,22</w:t>
            </w:r>
            <w:r w:rsidR="00481118">
              <w:rPr>
                <w:rFonts w:ascii="Calibri" w:eastAsia="Calibri" w:hAnsi="Calibri" w:cs="Calibri"/>
                <w:color w:val="000000" w:themeColor="text1"/>
                <w:sz w:val="16"/>
                <w:szCs w:val="16"/>
              </w:rPr>
              <w:t>€</w:t>
            </w:r>
          </w:p>
        </w:tc>
        <w:tc>
          <w:tcPr>
            <w:tcW w:w="850"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6CC9A9CC" w14:textId="4025C45F" w:rsidR="4C3B832D" w:rsidRPr="006C6CB9" w:rsidRDefault="4C3B832D" w:rsidP="4C3B832D">
            <w:pPr>
              <w:spacing w:after="0"/>
              <w:jc w:val="center"/>
              <w:rPr>
                <w:sz w:val="16"/>
                <w:szCs w:val="16"/>
              </w:rPr>
            </w:pPr>
            <w:r w:rsidRPr="006C6CB9">
              <w:rPr>
                <w:rFonts w:ascii="Calibri" w:eastAsia="Calibri" w:hAnsi="Calibri" w:cs="Calibri"/>
                <w:color w:val="000000" w:themeColor="text1"/>
                <w:sz w:val="16"/>
                <w:szCs w:val="16"/>
              </w:rPr>
              <w:t>232,57 €</w:t>
            </w:r>
          </w:p>
        </w:tc>
        <w:tc>
          <w:tcPr>
            <w:tcW w:w="85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153220F4" w14:textId="488302E4" w:rsidR="4C3B832D" w:rsidRPr="006C6CB9" w:rsidRDefault="4C3B832D" w:rsidP="00222952">
            <w:pPr>
              <w:jc w:val="center"/>
              <w:rPr>
                <w:sz w:val="16"/>
                <w:szCs w:val="16"/>
              </w:rPr>
            </w:pPr>
          </w:p>
        </w:tc>
        <w:tc>
          <w:tcPr>
            <w:tcW w:w="850"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68D127A4" w14:textId="1F722B0C" w:rsidR="4C3B832D" w:rsidRPr="006C6CB9" w:rsidRDefault="4C3B832D" w:rsidP="00222952">
            <w:pPr>
              <w:jc w:val="center"/>
              <w:rPr>
                <w:sz w:val="16"/>
                <w:szCs w:val="16"/>
              </w:rPr>
            </w:pPr>
          </w:p>
        </w:tc>
      </w:tr>
      <w:tr w:rsidR="4C3B832D" w14:paraId="31B94F17" w14:textId="77777777" w:rsidTr="00FB190E">
        <w:trPr>
          <w:trHeight w:val="315"/>
        </w:trPr>
        <w:tc>
          <w:tcPr>
            <w:tcW w:w="58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51D891C4" w14:textId="233E90BB" w:rsidR="4C3B832D" w:rsidRPr="006C6CB9" w:rsidRDefault="4C3B832D" w:rsidP="00222952">
            <w:pPr>
              <w:jc w:val="center"/>
              <w:rPr>
                <w:sz w:val="16"/>
                <w:szCs w:val="16"/>
              </w:rPr>
            </w:pPr>
          </w:p>
        </w:tc>
        <w:tc>
          <w:tcPr>
            <w:tcW w:w="582"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16432CD8" w14:textId="3533B840" w:rsidR="4C3B832D" w:rsidRPr="006C6CB9" w:rsidRDefault="4C3B832D" w:rsidP="4C3B832D">
            <w:pPr>
              <w:spacing w:after="0"/>
              <w:jc w:val="center"/>
              <w:rPr>
                <w:sz w:val="16"/>
                <w:szCs w:val="16"/>
              </w:rPr>
            </w:pPr>
            <w:r w:rsidRPr="006C6CB9">
              <w:rPr>
                <w:rFonts w:ascii="Calibri" w:eastAsia="Calibri" w:hAnsi="Calibri" w:cs="Calibri"/>
                <w:color w:val="000000" w:themeColor="text1"/>
                <w:sz w:val="16"/>
                <w:szCs w:val="16"/>
              </w:rPr>
              <w:t>013</w:t>
            </w:r>
          </w:p>
        </w:tc>
        <w:tc>
          <w:tcPr>
            <w:tcW w:w="58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44D1412A" w14:textId="72F3A398" w:rsidR="4C3B832D" w:rsidRPr="006C6CB9" w:rsidRDefault="4C3B832D" w:rsidP="00222952">
            <w:pPr>
              <w:jc w:val="center"/>
              <w:rPr>
                <w:sz w:val="16"/>
                <w:szCs w:val="16"/>
              </w:rPr>
            </w:pPr>
          </w:p>
        </w:tc>
        <w:tc>
          <w:tcPr>
            <w:tcW w:w="2079" w:type="dxa"/>
            <w:tcBorders>
              <w:top w:val="single" w:sz="4" w:space="0" w:color="B1BBCC"/>
              <w:left w:val="single" w:sz="4" w:space="0" w:color="B1BBCC"/>
              <w:bottom w:val="single" w:sz="4" w:space="0" w:color="B1BBCC"/>
              <w:right w:val="single" w:sz="4" w:space="0" w:color="B1BBCC"/>
            </w:tcBorders>
            <w:shd w:val="clear" w:color="auto" w:fill="FFFFFF" w:themeFill="background1"/>
            <w:tcMar>
              <w:top w:w="15" w:type="dxa"/>
              <w:left w:w="15" w:type="dxa"/>
              <w:right w:w="15" w:type="dxa"/>
            </w:tcMar>
            <w:vAlign w:val="center"/>
          </w:tcPr>
          <w:p w14:paraId="33A892F6" w14:textId="7F656692" w:rsidR="4C3B832D" w:rsidRPr="006C6CB9" w:rsidRDefault="4C3B832D" w:rsidP="00222952">
            <w:pPr>
              <w:spacing w:after="0"/>
              <w:jc w:val="left"/>
              <w:rPr>
                <w:sz w:val="16"/>
                <w:szCs w:val="16"/>
              </w:rPr>
            </w:pPr>
            <w:r w:rsidRPr="006C6CB9">
              <w:rPr>
                <w:rFonts w:ascii="Calibri" w:eastAsia="Calibri" w:hAnsi="Calibri" w:cs="Calibri"/>
                <w:color w:val="000000" w:themeColor="text1"/>
                <w:sz w:val="16"/>
                <w:szCs w:val="16"/>
              </w:rPr>
              <w:t xml:space="preserve">Filtrar pruebas por </w:t>
            </w:r>
            <w:r w:rsidR="00481118" w:rsidRPr="006C6CB9">
              <w:rPr>
                <w:rFonts w:ascii="Calibri" w:eastAsia="Calibri" w:hAnsi="Calibri" w:cs="Calibri"/>
                <w:color w:val="000000" w:themeColor="text1"/>
                <w:sz w:val="16"/>
                <w:szCs w:val="16"/>
              </w:rPr>
              <w:t>características</w:t>
            </w:r>
          </w:p>
        </w:tc>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540EABD2" w14:textId="6E7B7FA8" w:rsidR="4C3B832D" w:rsidRPr="006C6CB9" w:rsidRDefault="4C3B832D" w:rsidP="00222952">
            <w:pPr>
              <w:jc w:val="center"/>
              <w:rPr>
                <w:sz w:val="16"/>
                <w:szCs w:val="16"/>
              </w:rPr>
            </w:pPr>
          </w:p>
        </w:tc>
        <w:tc>
          <w:tcPr>
            <w:tcW w:w="85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5B74FB98" w14:textId="4A25AAD1" w:rsidR="4C3B832D" w:rsidRPr="006C6CB9" w:rsidRDefault="4C3B832D" w:rsidP="00222952">
            <w:pPr>
              <w:jc w:val="center"/>
              <w:rPr>
                <w:sz w:val="16"/>
                <w:szCs w:val="16"/>
              </w:rPr>
            </w:pP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3F514D81" w14:textId="4C552718" w:rsidR="4C3B832D" w:rsidRPr="006C6CB9" w:rsidRDefault="4C3B832D" w:rsidP="00222952">
            <w:pPr>
              <w:jc w:val="center"/>
              <w:rPr>
                <w:sz w:val="16"/>
                <w:szCs w:val="16"/>
              </w:rPr>
            </w:pPr>
          </w:p>
        </w:tc>
        <w:tc>
          <w:tcPr>
            <w:tcW w:w="850"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4C7346B5" w14:textId="590425A0" w:rsidR="4C3B832D" w:rsidRPr="006C6CB9" w:rsidRDefault="4C3B832D" w:rsidP="00222952">
            <w:pPr>
              <w:jc w:val="center"/>
              <w:rPr>
                <w:sz w:val="16"/>
                <w:szCs w:val="16"/>
              </w:rPr>
            </w:pPr>
          </w:p>
        </w:tc>
        <w:tc>
          <w:tcPr>
            <w:tcW w:w="85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56ACF743" w14:textId="1DB4ACD7" w:rsidR="4C3B832D" w:rsidRPr="006C6CB9" w:rsidRDefault="4C3B832D" w:rsidP="4C3B832D">
            <w:pPr>
              <w:spacing w:after="0"/>
              <w:jc w:val="center"/>
              <w:rPr>
                <w:sz w:val="16"/>
                <w:szCs w:val="16"/>
              </w:rPr>
            </w:pPr>
            <w:r w:rsidRPr="006C6CB9">
              <w:rPr>
                <w:rFonts w:ascii="Calibri" w:eastAsia="Calibri" w:hAnsi="Calibri" w:cs="Calibri"/>
                <w:color w:val="000000" w:themeColor="text1"/>
                <w:sz w:val="16"/>
                <w:szCs w:val="16"/>
              </w:rPr>
              <w:t>327,14 €</w:t>
            </w:r>
          </w:p>
        </w:tc>
        <w:tc>
          <w:tcPr>
            <w:tcW w:w="850"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3128D436" w14:textId="7749761B" w:rsidR="4C3B832D" w:rsidRPr="006C6CB9" w:rsidRDefault="4C3B832D" w:rsidP="00222952">
            <w:pPr>
              <w:jc w:val="center"/>
              <w:rPr>
                <w:sz w:val="16"/>
                <w:szCs w:val="16"/>
              </w:rPr>
            </w:pPr>
          </w:p>
        </w:tc>
      </w:tr>
      <w:tr w:rsidR="4C3B832D" w14:paraId="2D9CB54D" w14:textId="77777777" w:rsidTr="00FB190E">
        <w:trPr>
          <w:trHeight w:val="315"/>
        </w:trPr>
        <w:tc>
          <w:tcPr>
            <w:tcW w:w="58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196A11CF" w14:textId="58E9FA91" w:rsidR="4C3B832D" w:rsidRPr="006C6CB9" w:rsidRDefault="4C3B832D" w:rsidP="00222952">
            <w:pPr>
              <w:jc w:val="center"/>
              <w:rPr>
                <w:sz w:val="16"/>
                <w:szCs w:val="16"/>
              </w:rPr>
            </w:pPr>
          </w:p>
        </w:tc>
        <w:tc>
          <w:tcPr>
            <w:tcW w:w="582"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73FA13B7" w14:textId="4F695E99" w:rsidR="4C3B832D" w:rsidRPr="006C6CB9" w:rsidRDefault="4C3B832D" w:rsidP="00222952">
            <w:pPr>
              <w:jc w:val="center"/>
              <w:rPr>
                <w:sz w:val="16"/>
                <w:szCs w:val="16"/>
              </w:rPr>
            </w:pPr>
          </w:p>
        </w:tc>
        <w:tc>
          <w:tcPr>
            <w:tcW w:w="58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2EF41659" w14:textId="0D784BC4" w:rsidR="4C3B832D" w:rsidRPr="006C6CB9" w:rsidRDefault="4C3B832D" w:rsidP="4C3B832D">
            <w:pPr>
              <w:spacing w:after="0"/>
              <w:jc w:val="center"/>
              <w:rPr>
                <w:sz w:val="16"/>
                <w:szCs w:val="16"/>
              </w:rPr>
            </w:pPr>
            <w:r w:rsidRPr="006C6CB9">
              <w:rPr>
                <w:rFonts w:ascii="Calibri" w:eastAsia="Calibri" w:hAnsi="Calibri" w:cs="Calibri"/>
                <w:color w:val="000000" w:themeColor="text1"/>
                <w:sz w:val="16"/>
                <w:szCs w:val="16"/>
              </w:rPr>
              <w:t>01</w:t>
            </w:r>
          </w:p>
        </w:tc>
        <w:tc>
          <w:tcPr>
            <w:tcW w:w="2079"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270" w:type="dxa"/>
              <w:right w:w="15" w:type="dxa"/>
            </w:tcMar>
            <w:vAlign w:val="center"/>
          </w:tcPr>
          <w:p w14:paraId="0CAC6A66" w14:textId="0BA14D40" w:rsidR="4C3B832D" w:rsidRPr="006C6CB9" w:rsidRDefault="4C3B832D" w:rsidP="4C3B832D">
            <w:pPr>
              <w:spacing w:after="0"/>
              <w:jc w:val="left"/>
              <w:rPr>
                <w:sz w:val="16"/>
                <w:szCs w:val="16"/>
              </w:rPr>
            </w:pPr>
            <w:r w:rsidRPr="006C6CB9">
              <w:rPr>
                <w:rFonts w:ascii="Calibri" w:eastAsia="Calibri" w:hAnsi="Calibri" w:cs="Calibri"/>
                <w:color w:val="000000" w:themeColor="text1"/>
                <w:sz w:val="16"/>
                <w:szCs w:val="16"/>
              </w:rPr>
              <w:t>Desarrollador Senior</w:t>
            </w:r>
          </w:p>
        </w:tc>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5C7A5691" w14:textId="14FDD469" w:rsidR="4C3B832D" w:rsidRPr="006C6CB9" w:rsidRDefault="4C3B832D" w:rsidP="4C3B832D">
            <w:pPr>
              <w:spacing w:after="0"/>
              <w:jc w:val="center"/>
              <w:rPr>
                <w:sz w:val="16"/>
                <w:szCs w:val="16"/>
              </w:rPr>
            </w:pPr>
            <w:r w:rsidRPr="006C6CB9">
              <w:rPr>
                <w:rFonts w:ascii="Calibri" w:eastAsia="Calibri" w:hAnsi="Calibri" w:cs="Calibri"/>
                <w:color w:val="000000" w:themeColor="text1"/>
                <w:sz w:val="16"/>
                <w:szCs w:val="16"/>
              </w:rPr>
              <w:t>9</w:t>
            </w:r>
          </w:p>
        </w:tc>
        <w:tc>
          <w:tcPr>
            <w:tcW w:w="85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5874F13E" w14:textId="68B255AD" w:rsidR="4C3B832D" w:rsidRPr="006C6CB9" w:rsidRDefault="4C3B832D" w:rsidP="4C3B832D">
            <w:pPr>
              <w:spacing w:after="0"/>
              <w:jc w:val="center"/>
              <w:rPr>
                <w:sz w:val="16"/>
                <w:szCs w:val="16"/>
              </w:rPr>
            </w:pPr>
            <w:r w:rsidRPr="006C6CB9">
              <w:rPr>
                <w:rFonts w:ascii="Calibri" w:eastAsia="Calibri" w:hAnsi="Calibri" w:cs="Calibri"/>
                <w:color w:val="000000" w:themeColor="text1"/>
                <w:sz w:val="16"/>
                <w:szCs w:val="16"/>
              </w:rPr>
              <w:t>horas</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6A258E45" w14:textId="71F9E514" w:rsidR="4C3B832D" w:rsidRPr="006C6CB9" w:rsidRDefault="4C3B832D" w:rsidP="4C3B832D">
            <w:pPr>
              <w:spacing w:after="0"/>
              <w:jc w:val="center"/>
              <w:rPr>
                <w:sz w:val="16"/>
                <w:szCs w:val="16"/>
              </w:rPr>
            </w:pPr>
            <w:r w:rsidRPr="006C6CB9">
              <w:rPr>
                <w:rFonts w:ascii="Calibri" w:eastAsia="Calibri" w:hAnsi="Calibri" w:cs="Calibri"/>
                <w:color w:val="000000" w:themeColor="text1"/>
                <w:sz w:val="16"/>
                <w:szCs w:val="16"/>
              </w:rPr>
              <w:t>36,34</w:t>
            </w:r>
            <w:r w:rsidR="00481118">
              <w:rPr>
                <w:rFonts w:ascii="Calibri" w:eastAsia="Calibri" w:hAnsi="Calibri" w:cs="Calibri"/>
                <w:color w:val="000000" w:themeColor="text1"/>
                <w:sz w:val="16"/>
                <w:szCs w:val="16"/>
              </w:rPr>
              <w:t>€</w:t>
            </w:r>
          </w:p>
        </w:tc>
        <w:tc>
          <w:tcPr>
            <w:tcW w:w="850"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57E2B521" w14:textId="2363D2B8" w:rsidR="4C3B832D" w:rsidRPr="006C6CB9" w:rsidRDefault="4C3B832D" w:rsidP="4C3B832D">
            <w:pPr>
              <w:spacing w:after="0"/>
              <w:jc w:val="center"/>
              <w:rPr>
                <w:sz w:val="16"/>
                <w:szCs w:val="16"/>
              </w:rPr>
            </w:pPr>
            <w:r w:rsidRPr="006C6CB9">
              <w:rPr>
                <w:rFonts w:ascii="Calibri" w:eastAsia="Calibri" w:hAnsi="Calibri" w:cs="Calibri"/>
                <w:color w:val="000000" w:themeColor="text1"/>
                <w:sz w:val="16"/>
                <w:szCs w:val="16"/>
              </w:rPr>
              <w:t>327,14 €</w:t>
            </w:r>
          </w:p>
        </w:tc>
        <w:tc>
          <w:tcPr>
            <w:tcW w:w="85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17F2C3C3" w14:textId="1AE6369A" w:rsidR="4C3B832D" w:rsidRPr="006C6CB9" w:rsidRDefault="4C3B832D" w:rsidP="00222952">
            <w:pPr>
              <w:jc w:val="center"/>
              <w:rPr>
                <w:sz w:val="16"/>
                <w:szCs w:val="16"/>
              </w:rPr>
            </w:pPr>
          </w:p>
        </w:tc>
        <w:tc>
          <w:tcPr>
            <w:tcW w:w="850"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48BA737F" w14:textId="46A678C8" w:rsidR="4C3B832D" w:rsidRPr="006C6CB9" w:rsidRDefault="4C3B832D" w:rsidP="00222952">
            <w:pPr>
              <w:jc w:val="center"/>
              <w:rPr>
                <w:sz w:val="16"/>
                <w:szCs w:val="16"/>
              </w:rPr>
            </w:pPr>
          </w:p>
        </w:tc>
      </w:tr>
      <w:tr w:rsidR="4C3B832D" w14:paraId="16B4CF76" w14:textId="77777777" w:rsidTr="00FB190E">
        <w:trPr>
          <w:trHeight w:val="315"/>
        </w:trPr>
        <w:tc>
          <w:tcPr>
            <w:tcW w:w="58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5EA64921" w14:textId="0CE5FDB6" w:rsidR="4C3B832D" w:rsidRPr="006C6CB9" w:rsidRDefault="4C3B832D" w:rsidP="00222952">
            <w:pPr>
              <w:jc w:val="center"/>
              <w:rPr>
                <w:sz w:val="16"/>
                <w:szCs w:val="16"/>
              </w:rPr>
            </w:pPr>
          </w:p>
        </w:tc>
        <w:tc>
          <w:tcPr>
            <w:tcW w:w="582"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17DEDB7C" w14:textId="19F49614" w:rsidR="4C3B832D" w:rsidRPr="006C6CB9" w:rsidRDefault="4C3B832D" w:rsidP="4C3B832D">
            <w:pPr>
              <w:spacing w:after="0"/>
              <w:jc w:val="center"/>
              <w:rPr>
                <w:sz w:val="16"/>
                <w:szCs w:val="16"/>
              </w:rPr>
            </w:pPr>
            <w:r w:rsidRPr="006C6CB9">
              <w:rPr>
                <w:rFonts w:ascii="Calibri" w:eastAsia="Calibri" w:hAnsi="Calibri" w:cs="Calibri"/>
                <w:color w:val="000000" w:themeColor="text1"/>
                <w:sz w:val="16"/>
                <w:szCs w:val="16"/>
              </w:rPr>
              <w:t>014</w:t>
            </w:r>
          </w:p>
        </w:tc>
        <w:tc>
          <w:tcPr>
            <w:tcW w:w="58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00BB41C9" w14:textId="7F2D8598" w:rsidR="4C3B832D" w:rsidRPr="006C6CB9" w:rsidRDefault="4C3B832D" w:rsidP="00222952">
            <w:pPr>
              <w:jc w:val="center"/>
              <w:rPr>
                <w:sz w:val="16"/>
                <w:szCs w:val="16"/>
              </w:rPr>
            </w:pPr>
          </w:p>
        </w:tc>
        <w:tc>
          <w:tcPr>
            <w:tcW w:w="2079" w:type="dxa"/>
            <w:tcBorders>
              <w:top w:val="single" w:sz="4" w:space="0" w:color="B1BBCC"/>
              <w:left w:val="single" w:sz="4" w:space="0" w:color="B1BBCC"/>
              <w:bottom w:val="single" w:sz="4" w:space="0" w:color="B1BBCC"/>
              <w:right w:val="single" w:sz="4" w:space="0" w:color="B1BBCC"/>
            </w:tcBorders>
            <w:shd w:val="clear" w:color="auto" w:fill="FFFFFF" w:themeFill="background1"/>
            <w:tcMar>
              <w:top w:w="15" w:type="dxa"/>
              <w:left w:w="15" w:type="dxa"/>
              <w:right w:w="15" w:type="dxa"/>
            </w:tcMar>
            <w:vAlign w:val="center"/>
          </w:tcPr>
          <w:p w14:paraId="2AF10FED" w14:textId="2ABE971C" w:rsidR="4C3B832D" w:rsidRPr="006C6CB9" w:rsidRDefault="4C3B832D" w:rsidP="00222952">
            <w:pPr>
              <w:spacing w:after="0"/>
              <w:jc w:val="left"/>
              <w:rPr>
                <w:sz w:val="16"/>
                <w:szCs w:val="16"/>
              </w:rPr>
            </w:pPr>
            <w:r w:rsidRPr="006C6CB9">
              <w:rPr>
                <w:rFonts w:ascii="Calibri" w:eastAsia="Calibri" w:hAnsi="Calibri" w:cs="Calibri"/>
                <w:color w:val="000000" w:themeColor="text1"/>
                <w:sz w:val="16"/>
                <w:szCs w:val="16"/>
              </w:rPr>
              <w:t>Validar filtros citas</w:t>
            </w:r>
          </w:p>
        </w:tc>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0D282C8D" w14:textId="2A1845DD" w:rsidR="4C3B832D" w:rsidRPr="006C6CB9" w:rsidRDefault="4C3B832D" w:rsidP="00222952">
            <w:pPr>
              <w:jc w:val="center"/>
              <w:rPr>
                <w:sz w:val="16"/>
                <w:szCs w:val="16"/>
              </w:rPr>
            </w:pPr>
          </w:p>
        </w:tc>
        <w:tc>
          <w:tcPr>
            <w:tcW w:w="85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7231FF06" w14:textId="25288E19" w:rsidR="4C3B832D" w:rsidRPr="006C6CB9" w:rsidRDefault="4C3B832D" w:rsidP="00222952">
            <w:pPr>
              <w:jc w:val="center"/>
              <w:rPr>
                <w:sz w:val="16"/>
                <w:szCs w:val="16"/>
              </w:rPr>
            </w:pP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32F67CE3" w14:textId="48FB5A3A" w:rsidR="4C3B832D" w:rsidRPr="006C6CB9" w:rsidRDefault="4C3B832D" w:rsidP="00222952">
            <w:pPr>
              <w:jc w:val="center"/>
              <w:rPr>
                <w:sz w:val="16"/>
                <w:szCs w:val="16"/>
              </w:rPr>
            </w:pPr>
          </w:p>
        </w:tc>
        <w:tc>
          <w:tcPr>
            <w:tcW w:w="850"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0774FD80" w14:textId="22C2E323" w:rsidR="4C3B832D" w:rsidRPr="006C6CB9" w:rsidRDefault="4C3B832D" w:rsidP="00222952">
            <w:pPr>
              <w:jc w:val="center"/>
              <w:rPr>
                <w:sz w:val="16"/>
                <w:szCs w:val="16"/>
              </w:rPr>
            </w:pPr>
          </w:p>
        </w:tc>
        <w:tc>
          <w:tcPr>
            <w:tcW w:w="85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0BA30445" w14:textId="024C8FFD" w:rsidR="4C3B832D" w:rsidRPr="006C6CB9" w:rsidRDefault="4C3B832D" w:rsidP="4C3B832D">
            <w:pPr>
              <w:spacing w:after="0"/>
              <w:jc w:val="center"/>
              <w:rPr>
                <w:sz w:val="16"/>
                <w:szCs w:val="16"/>
              </w:rPr>
            </w:pPr>
            <w:r w:rsidRPr="006C6CB9">
              <w:rPr>
                <w:rFonts w:ascii="Calibri" w:eastAsia="Calibri" w:hAnsi="Calibri" w:cs="Calibri"/>
                <w:color w:val="000000" w:themeColor="text1"/>
                <w:sz w:val="16"/>
                <w:szCs w:val="16"/>
              </w:rPr>
              <w:t>465,13 €</w:t>
            </w:r>
          </w:p>
        </w:tc>
        <w:tc>
          <w:tcPr>
            <w:tcW w:w="850"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42FE4B8A" w14:textId="4B9D0B81" w:rsidR="4C3B832D" w:rsidRPr="006C6CB9" w:rsidRDefault="4C3B832D" w:rsidP="00222952">
            <w:pPr>
              <w:jc w:val="center"/>
              <w:rPr>
                <w:sz w:val="16"/>
                <w:szCs w:val="16"/>
              </w:rPr>
            </w:pPr>
          </w:p>
        </w:tc>
      </w:tr>
      <w:tr w:rsidR="4C3B832D" w14:paraId="31EEB816" w14:textId="77777777" w:rsidTr="00FB190E">
        <w:trPr>
          <w:trHeight w:val="315"/>
        </w:trPr>
        <w:tc>
          <w:tcPr>
            <w:tcW w:w="58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057BE975" w14:textId="5B05CE55" w:rsidR="4C3B832D" w:rsidRPr="006C6CB9" w:rsidRDefault="4C3B832D" w:rsidP="00222952">
            <w:pPr>
              <w:jc w:val="center"/>
              <w:rPr>
                <w:sz w:val="16"/>
                <w:szCs w:val="16"/>
              </w:rPr>
            </w:pPr>
          </w:p>
        </w:tc>
        <w:tc>
          <w:tcPr>
            <w:tcW w:w="582"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724783AB" w14:textId="6762F7D3" w:rsidR="4C3B832D" w:rsidRPr="006C6CB9" w:rsidRDefault="4C3B832D" w:rsidP="00222952">
            <w:pPr>
              <w:jc w:val="center"/>
              <w:rPr>
                <w:sz w:val="16"/>
                <w:szCs w:val="16"/>
              </w:rPr>
            </w:pPr>
          </w:p>
        </w:tc>
        <w:tc>
          <w:tcPr>
            <w:tcW w:w="58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7AB77EF4" w14:textId="1BC541CF" w:rsidR="4C3B832D" w:rsidRPr="006C6CB9" w:rsidRDefault="4C3B832D" w:rsidP="4C3B832D">
            <w:pPr>
              <w:spacing w:after="0"/>
              <w:jc w:val="center"/>
              <w:rPr>
                <w:sz w:val="16"/>
                <w:szCs w:val="16"/>
              </w:rPr>
            </w:pPr>
            <w:r w:rsidRPr="006C6CB9">
              <w:rPr>
                <w:rFonts w:ascii="Calibri" w:eastAsia="Calibri" w:hAnsi="Calibri" w:cs="Calibri"/>
                <w:color w:val="000000" w:themeColor="text1"/>
                <w:sz w:val="16"/>
                <w:szCs w:val="16"/>
              </w:rPr>
              <w:t>01</w:t>
            </w:r>
          </w:p>
        </w:tc>
        <w:tc>
          <w:tcPr>
            <w:tcW w:w="2079"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270" w:type="dxa"/>
              <w:right w:w="15" w:type="dxa"/>
            </w:tcMar>
            <w:vAlign w:val="center"/>
          </w:tcPr>
          <w:p w14:paraId="3A79DC1B" w14:textId="78C7472E" w:rsidR="4C3B832D" w:rsidRPr="006C6CB9" w:rsidRDefault="4C3B832D" w:rsidP="4C3B832D">
            <w:pPr>
              <w:spacing w:after="0"/>
              <w:jc w:val="left"/>
              <w:rPr>
                <w:sz w:val="16"/>
                <w:szCs w:val="16"/>
              </w:rPr>
            </w:pPr>
            <w:r w:rsidRPr="006C6CB9">
              <w:rPr>
                <w:rFonts w:ascii="Calibri" w:eastAsia="Calibri" w:hAnsi="Calibri" w:cs="Calibri"/>
                <w:color w:val="000000" w:themeColor="text1"/>
                <w:sz w:val="16"/>
                <w:szCs w:val="16"/>
              </w:rPr>
              <w:t>Desarrollador Junior</w:t>
            </w:r>
          </w:p>
        </w:tc>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6C9ACB05" w14:textId="44F352A2" w:rsidR="4C3B832D" w:rsidRPr="006C6CB9" w:rsidRDefault="4C3B832D" w:rsidP="4C3B832D">
            <w:pPr>
              <w:spacing w:after="0"/>
              <w:jc w:val="center"/>
              <w:rPr>
                <w:sz w:val="16"/>
                <w:szCs w:val="16"/>
              </w:rPr>
            </w:pPr>
            <w:r w:rsidRPr="006C6CB9">
              <w:rPr>
                <w:rFonts w:ascii="Calibri" w:eastAsia="Calibri" w:hAnsi="Calibri" w:cs="Calibri"/>
                <w:color w:val="000000" w:themeColor="text1"/>
                <w:sz w:val="16"/>
                <w:szCs w:val="16"/>
              </w:rPr>
              <w:t>14</w:t>
            </w:r>
          </w:p>
        </w:tc>
        <w:tc>
          <w:tcPr>
            <w:tcW w:w="85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4160FD51" w14:textId="27A50FF6" w:rsidR="4C3B832D" w:rsidRPr="006C6CB9" w:rsidRDefault="4C3B832D" w:rsidP="4C3B832D">
            <w:pPr>
              <w:spacing w:after="0"/>
              <w:jc w:val="center"/>
              <w:rPr>
                <w:sz w:val="16"/>
                <w:szCs w:val="16"/>
              </w:rPr>
            </w:pPr>
            <w:r w:rsidRPr="006C6CB9">
              <w:rPr>
                <w:rFonts w:ascii="Calibri" w:eastAsia="Calibri" w:hAnsi="Calibri" w:cs="Calibri"/>
                <w:color w:val="000000" w:themeColor="text1"/>
                <w:sz w:val="16"/>
                <w:szCs w:val="16"/>
              </w:rPr>
              <w:t>horas</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16D89CEB" w14:textId="72B7AB78" w:rsidR="4C3B832D" w:rsidRPr="006C6CB9" w:rsidRDefault="4C3B832D" w:rsidP="4C3B832D">
            <w:pPr>
              <w:spacing w:after="0"/>
              <w:jc w:val="center"/>
              <w:rPr>
                <w:sz w:val="16"/>
                <w:szCs w:val="16"/>
              </w:rPr>
            </w:pPr>
            <w:r w:rsidRPr="006C6CB9">
              <w:rPr>
                <w:rFonts w:ascii="Calibri" w:eastAsia="Calibri" w:hAnsi="Calibri" w:cs="Calibri"/>
                <w:color w:val="000000" w:themeColor="text1"/>
                <w:sz w:val="16"/>
                <w:szCs w:val="16"/>
              </w:rPr>
              <w:t>33,22</w:t>
            </w:r>
            <w:r w:rsidR="00481118">
              <w:rPr>
                <w:rFonts w:ascii="Calibri" w:eastAsia="Calibri" w:hAnsi="Calibri" w:cs="Calibri"/>
                <w:color w:val="000000" w:themeColor="text1"/>
                <w:sz w:val="16"/>
                <w:szCs w:val="16"/>
              </w:rPr>
              <w:t>€</w:t>
            </w:r>
          </w:p>
        </w:tc>
        <w:tc>
          <w:tcPr>
            <w:tcW w:w="850"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272C56C4" w14:textId="0215CB6A" w:rsidR="4C3B832D" w:rsidRPr="006C6CB9" w:rsidRDefault="4C3B832D" w:rsidP="4C3B832D">
            <w:pPr>
              <w:spacing w:after="0"/>
              <w:jc w:val="center"/>
              <w:rPr>
                <w:sz w:val="16"/>
                <w:szCs w:val="16"/>
              </w:rPr>
            </w:pPr>
            <w:r w:rsidRPr="006C6CB9">
              <w:rPr>
                <w:rFonts w:ascii="Calibri" w:eastAsia="Calibri" w:hAnsi="Calibri" w:cs="Calibri"/>
                <w:color w:val="000000" w:themeColor="text1"/>
                <w:sz w:val="16"/>
                <w:szCs w:val="16"/>
              </w:rPr>
              <w:t>465,13 €</w:t>
            </w:r>
          </w:p>
        </w:tc>
        <w:tc>
          <w:tcPr>
            <w:tcW w:w="85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1A028260" w14:textId="2B62C366" w:rsidR="4C3B832D" w:rsidRPr="006C6CB9" w:rsidRDefault="4C3B832D" w:rsidP="00222952">
            <w:pPr>
              <w:jc w:val="center"/>
              <w:rPr>
                <w:sz w:val="16"/>
                <w:szCs w:val="16"/>
              </w:rPr>
            </w:pPr>
          </w:p>
        </w:tc>
        <w:tc>
          <w:tcPr>
            <w:tcW w:w="850"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79F1049C" w14:textId="4E9D7D58" w:rsidR="4C3B832D" w:rsidRPr="006C6CB9" w:rsidRDefault="4C3B832D" w:rsidP="00222952">
            <w:pPr>
              <w:jc w:val="center"/>
              <w:rPr>
                <w:sz w:val="16"/>
                <w:szCs w:val="16"/>
              </w:rPr>
            </w:pPr>
          </w:p>
        </w:tc>
      </w:tr>
      <w:tr w:rsidR="4C3B832D" w14:paraId="2B54B218" w14:textId="77777777" w:rsidTr="00FB190E">
        <w:trPr>
          <w:trHeight w:val="315"/>
        </w:trPr>
        <w:tc>
          <w:tcPr>
            <w:tcW w:w="58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63CB6C0C" w14:textId="725C2372" w:rsidR="4C3B832D" w:rsidRPr="006C6CB9" w:rsidRDefault="4C3B832D" w:rsidP="00222952">
            <w:pPr>
              <w:jc w:val="center"/>
              <w:rPr>
                <w:sz w:val="16"/>
                <w:szCs w:val="16"/>
              </w:rPr>
            </w:pPr>
          </w:p>
        </w:tc>
        <w:tc>
          <w:tcPr>
            <w:tcW w:w="582"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3F34CEEC" w14:textId="1546059A" w:rsidR="4C3B832D" w:rsidRPr="006C6CB9" w:rsidRDefault="4C3B832D" w:rsidP="4C3B832D">
            <w:pPr>
              <w:spacing w:after="0"/>
              <w:jc w:val="center"/>
              <w:rPr>
                <w:sz w:val="16"/>
                <w:szCs w:val="16"/>
              </w:rPr>
            </w:pPr>
            <w:r w:rsidRPr="006C6CB9">
              <w:rPr>
                <w:rFonts w:ascii="Calibri" w:eastAsia="Calibri" w:hAnsi="Calibri" w:cs="Calibri"/>
                <w:color w:val="000000" w:themeColor="text1"/>
                <w:sz w:val="16"/>
                <w:szCs w:val="16"/>
              </w:rPr>
              <w:t>015</w:t>
            </w:r>
          </w:p>
        </w:tc>
        <w:tc>
          <w:tcPr>
            <w:tcW w:w="58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5BBE7835" w14:textId="1B2B9A72" w:rsidR="4C3B832D" w:rsidRPr="006C6CB9" w:rsidRDefault="4C3B832D" w:rsidP="00222952">
            <w:pPr>
              <w:jc w:val="center"/>
              <w:rPr>
                <w:sz w:val="16"/>
                <w:szCs w:val="16"/>
              </w:rPr>
            </w:pPr>
          </w:p>
        </w:tc>
        <w:tc>
          <w:tcPr>
            <w:tcW w:w="2079" w:type="dxa"/>
            <w:tcBorders>
              <w:top w:val="single" w:sz="4" w:space="0" w:color="B1BBCC"/>
              <w:left w:val="single" w:sz="4" w:space="0" w:color="B1BBCC"/>
              <w:bottom w:val="single" w:sz="4" w:space="0" w:color="B1BBCC"/>
              <w:right w:val="single" w:sz="4" w:space="0" w:color="B1BBCC"/>
            </w:tcBorders>
            <w:shd w:val="clear" w:color="auto" w:fill="FFFFFF" w:themeFill="background1"/>
            <w:tcMar>
              <w:top w:w="15" w:type="dxa"/>
              <w:left w:w="15" w:type="dxa"/>
              <w:right w:w="15" w:type="dxa"/>
            </w:tcMar>
            <w:vAlign w:val="center"/>
          </w:tcPr>
          <w:p w14:paraId="701EC387" w14:textId="78381325" w:rsidR="4C3B832D" w:rsidRPr="006C6CB9" w:rsidRDefault="4C3B832D" w:rsidP="00222952">
            <w:pPr>
              <w:spacing w:after="0"/>
              <w:jc w:val="left"/>
              <w:rPr>
                <w:sz w:val="16"/>
                <w:szCs w:val="16"/>
              </w:rPr>
            </w:pPr>
            <w:r w:rsidRPr="006C6CB9">
              <w:rPr>
                <w:rFonts w:ascii="Calibri" w:eastAsia="Calibri" w:hAnsi="Calibri" w:cs="Calibri"/>
                <w:color w:val="000000" w:themeColor="text1"/>
                <w:sz w:val="16"/>
                <w:szCs w:val="16"/>
              </w:rPr>
              <w:t>Validar filtros pruebas</w:t>
            </w:r>
          </w:p>
        </w:tc>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17B8A792" w14:textId="69835D09" w:rsidR="4C3B832D" w:rsidRPr="006C6CB9" w:rsidRDefault="4C3B832D" w:rsidP="00222952">
            <w:pPr>
              <w:jc w:val="center"/>
              <w:rPr>
                <w:sz w:val="16"/>
                <w:szCs w:val="16"/>
              </w:rPr>
            </w:pPr>
          </w:p>
        </w:tc>
        <w:tc>
          <w:tcPr>
            <w:tcW w:w="85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7FD3A8E2" w14:textId="3DF7C24B" w:rsidR="4C3B832D" w:rsidRPr="006C6CB9" w:rsidRDefault="4C3B832D" w:rsidP="00222952">
            <w:pPr>
              <w:jc w:val="center"/>
              <w:rPr>
                <w:sz w:val="16"/>
                <w:szCs w:val="16"/>
              </w:rPr>
            </w:pP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759420E9" w14:textId="58D98B23" w:rsidR="4C3B832D" w:rsidRPr="006C6CB9" w:rsidRDefault="4C3B832D" w:rsidP="00222952">
            <w:pPr>
              <w:jc w:val="center"/>
              <w:rPr>
                <w:sz w:val="16"/>
                <w:szCs w:val="16"/>
              </w:rPr>
            </w:pPr>
          </w:p>
        </w:tc>
        <w:tc>
          <w:tcPr>
            <w:tcW w:w="850"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065CA11F" w14:textId="300BD5D0" w:rsidR="4C3B832D" w:rsidRPr="006C6CB9" w:rsidRDefault="4C3B832D" w:rsidP="00222952">
            <w:pPr>
              <w:jc w:val="center"/>
              <w:rPr>
                <w:sz w:val="16"/>
                <w:szCs w:val="16"/>
              </w:rPr>
            </w:pPr>
          </w:p>
        </w:tc>
        <w:tc>
          <w:tcPr>
            <w:tcW w:w="85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265CE7C2" w14:textId="71378D78" w:rsidR="4C3B832D" w:rsidRPr="006C6CB9" w:rsidRDefault="4C3B832D" w:rsidP="4C3B832D">
            <w:pPr>
              <w:spacing w:after="0"/>
              <w:jc w:val="center"/>
              <w:rPr>
                <w:sz w:val="16"/>
                <w:szCs w:val="16"/>
              </w:rPr>
            </w:pPr>
            <w:r w:rsidRPr="006C6CB9">
              <w:rPr>
                <w:rFonts w:ascii="Calibri" w:eastAsia="Calibri" w:hAnsi="Calibri" w:cs="Calibri"/>
                <w:color w:val="000000" w:themeColor="text1"/>
                <w:sz w:val="16"/>
                <w:szCs w:val="16"/>
              </w:rPr>
              <w:t>508,88 €</w:t>
            </w:r>
          </w:p>
        </w:tc>
        <w:tc>
          <w:tcPr>
            <w:tcW w:w="850"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4B5CBF2C" w14:textId="0D1DBA17" w:rsidR="4C3B832D" w:rsidRPr="006C6CB9" w:rsidRDefault="4C3B832D" w:rsidP="00222952">
            <w:pPr>
              <w:jc w:val="center"/>
              <w:rPr>
                <w:sz w:val="16"/>
                <w:szCs w:val="16"/>
              </w:rPr>
            </w:pPr>
          </w:p>
        </w:tc>
      </w:tr>
      <w:tr w:rsidR="4C3B832D" w14:paraId="6C07AEED" w14:textId="77777777" w:rsidTr="00FB190E">
        <w:trPr>
          <w:trHeight w:val="315"/>
        </w:trPr>
        <w:tc>
          <w:tcPr>
            <w:tcW w:w="58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44846E62" w14:textId="2B04E42E" w:rsidR="4C3B832D" w:rsidRPr="006C6CB9" w:rsidRDefault="4C3B832D" w:rsidP="00222952">
            <w:pPr>
              <w:jc w:val="center"/>
              <w:rPr>
                <w:sz w:val="16"/>
                <w:szCs w:val="16"/>
              </w:rPr>
            </w:pPr>
          </w:p>
        </w:tc>
        <w:tc>
          <w:tcPr>
            <w:tcW w:w="582"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271EE196" w14:textId="0A2B08D5" w:rsidR="4C3B832D" w:rsidRPr="006C6CB9" w:rsidRDefault="4C3B832D" w:rsidP="00222952">
            <w:pPr>
              <w:jc w:val="center"/>
              <w:rPr>
                <w:sz w:val="16"/>
                <w:szCs w:val="16"/>
              </w:rPr>
            </w:pPr>
          </w:p>
        </w:tc>
        <w:tc>
          <w:tcPr>
            <w:tcW w:w="58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1353BEBC" w14:textId="5B987E92" w:rsidR="4C3B832D" w:rsidRPr="006C6CB9" w:rsidRDefault="4C3B832D" w:rsidP="4C3B832D">
            <w:pPr>
              <w:spacing w:after="0"/>
              <w:jc w:val="center"/>
              <w:rPr>
                <w:sz w:val="16"/>
                <w:szCs w:val="16"/>
              </w:rPr>
            </w:pPr>
            <w:r w:rsidRPr="006C6CB9">
              <w:rPr>
                <w:rFonts w:ascii="Calibri" w:eastAsia="Calibri" w:hAnsi="Calibri" w:cs="Calibri"/>
                <w:color w:val="000000" w:themeColor="text1"/>
                <w:sz w:val="16"/>
                <w:szCs w:val="16"/>
              </w:rPr>
              <w:t>01</w:t>
            </w:r>
          </w:p>
        </w:tc>
        <w:tc>
          <w:tcPr>
            <w:tcW w:w="2079"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270" w:type="dxa"/>
              <w:right w:w="15" w:type="dxa"/>
            </w:tcMar>
            <w:vAlign w:val="center"/>
          </w:tcPr>
          <w:p w14:paraId="0105E401" w14:textId="5EA8540A" w:rsidR="4C3B832D" w:rsidRPr="006C6CB9" w:rsidRDefault="4C3B832D" w:rsidP="4C3B832D">
            <w:pPr>
              <w:spacing w:after="0"/>
              <w:jc w:val="left"/>
              <w:rPr>
                <w:sz w:val="16"/>
                <w:szCs w:val="16"/>
              </w:rPr>
            </w:pPr>
            <w:r w:rsidRPr="006C6CB9">
              <w:rPr>
                <w:rFonts w:ascii="Calibri" w:eastAsia="Calibri" w:hAnsi="Calibri" w:cs="Calibri"/>
                <w:color w:val="000000" w:themeColor="text1"/>
                <w:sz w:val="16"/>
                <w:szCs w:val="16"/>
              </w:rPr>
              <w:t>Desarrollador Senior</w:t>
            </w:r>
          </w:p>
        </w:tc>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1279787C" w14:textId="66F91287" w:rsidR="4C3B832D" w:rsidRPr="006C6CB9" w:rsidRDefault="4C3B832D" w:rsidP="4C3B832D">
            <w:pPr>
              <w:spacing w:after="0"/>
              <w:jc w:val="center"/>
              <w:rPr>
                <w:sz w:val="16"/>
                <w:szCs w:val="16"/>
              </w:rPr>
            </w:pPr>
            <w:r w:rsidRPr="006C6CB9">
              <w:rPr>
                <w:rFonts w:ascii="Calibri" w:eastAsia="Calibri" w:hAnsi="Calibri" w:cs="Calibri"/>
                <w:color w:val="000000" w:themeColor="text1"/>
                <w:sz w:val="16"/>
                <w:szCs w:val="16"/>
              </w:rPr>
              <w:t>14</w:t>
            </w:r>
          </w:p>
        </w:tc>
        <w:tc>
          <w:tcPr>
            <w:tcW w:w="85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5AB7DD47" w14:textId="0B6329EE" w:rsidR="4C3B832D" w:rsidRPr="006C6CB9" w:rsidRDefault="4C3B832D" w:rsidP="4C3B832D">
            <w:pPr>
              <w:spacing w:after="0"/>
              <w:jc w:val="center"/>
              <w:rPr>
                <w:sz w:val="16"/>
                <w:szCs w:val="16"/>
              </w:rPr>
            </w:pPr>
            <w:r w:rsidRPr="006C6CB9">
              <w:rPr>
                <w:rFonts w:ascii="Calibri" w:eastAsia="Calibri" w:hAnsi="Calibri" w:cs="Calibri"/>
                <w:color w:val="000000" w:themeColor="text1"/>
                <w:sz w:val="16"/>
                <w:szCs w:val="16"/>
              </w:rPr>
              <w:t>horas</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1036AB0F" w14:textId="5AC618F8" w:rsidR="4C3B832D" w:rsidRPr="006C6CB9" w:rsidRDefault="4C3B832D" w:rsidP="4C3B832D">
            <w:pPr>
              <w:spacing w:after="0"/>
              <w:jc w:val="center"/>
              <w:rPr>
                <w:sz w:val="16"/>
                <w:szCs w:val="16"/>
              </w:rPr>
            </w:pPr>
            <w:r w:rsidRPr="006C6CB9">
              <w:rPr>
                <w:rFonts w:ascii="Calibri" w:eastAsia="Calibri" w:hAnsi="Calibri" w:cs="Calibri"/>
                <w:color w:val="000000" w:themeColor="text1"/>
                <w:sz w:val="16"/>
                <w:szCs w:val="16"/>
              </w:rPr>
              <w:t>36,34</w:t>
            </w:r>
            <w:r w:rsidR="00481118">
              <w:rPr>
                <w:rFonts w:ascii="Calibri" w:eastAsia="Calibri" w:hAnsi="Calibri" w:cs="Calibri"/>
                <w:color w:val="000000" w:themeColor="text1"/>
                <w:sz w:val="16"/>
                <w:szCs w:val="16"/>
              </w:rPr>
              <w:t>€</w:t>
            </w:r>
          </w:p>
        </w:tc>
        <w:tc>
          <w:tcPr>
            <w:tcW w:w="850"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67E17FE9" w14:textId="2D0551D9" w:rsidR="4C3B832D" w:rsidRPr="006C6CB9" w:rsidRDefault="4C3B832D" w:rsidP="4C3B832D">
            <w:pPr>
              <w:spacing w:after="0"/>
              <w:jc w:val="center"/>
              <w:rPr>
                <w:sz w:val="16"/>
                <w:szCs w:val="16"/>
              </w:rPr>
            </w:pPr>
            <w:r w:rsidRPr="006C6CB9">
              <w:rPr>
                <w:rFonts w:ascii="Calibri" w:eastAsia="Calibri" w:hAnsi="Calibri" w:cs="Calibri"/>
                <w:color w:val="000000" w:themeColor="text1"/>
                <w:sz w:val="16"/>
                <w:szCs w:val="16"/>
              </w:rPr>
              <w:t>508,88 €</w:t>
            </w:r>
          </w:p>
        </w:tc>
        <w:tc>
          <w:tcPr>
            <w:tcW w:w="85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74CC743F" w14:textId="72860C9B" w:rsidR="4C3B832D" w:rsidRPr="006C6CB9" w:rsidRDefault="4C3B832D" w:rsidP="00222952">
            <w:pPr>
              <w:jc w:val="center"/>
              <w:rPr>
                <w:sz w:val="16"/>
                <w:szCs w:val="16"/>
              </w:rPr>
            </w:pPr>
          </w:p>
        </w:tc>
        <w:tc>
          <w:tcPr>
            <w:tcW w:w="850"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6673BA69" w14:textId="2C8F7BD6" w:rsidR="4C3B832D" w:rsidRPr="006C6CB9" w:rsidRDefault="4C3B832D" w:rsidP="00222952">
            <w:pPr>
              <w:jc w:val="center"/>
              <w:rPr>
                <w:sz w:val="16"/>
                <w:szCs w:val="16"/>
              </w:rPr>
            </w:pPr>
          </w:p>
        </w:tc>
      </w:tr>
    </w:tbl>
    <w:p w14:paraId="7AA03448" w14:textId="036E573C" w:rsidR="4C3B832D" w:rsidRDefault="006771AC" w:rsidP="78E69AE6">
      <w:pPr>
        <w:pStyle w:val="CitadeTablas"/>
      </w:pPr>
      <w:bookmarkStart w:id="1015" w:name="_Toc165126484"/>
      <w:r>
        <w:t xml:space="preserve">Partida construcción de </w:t>
      </w:r>
      <w:r w:rsidR="3CF34716">
        <w:t>Gestión de usuarios</w:t>
      </w:r>
      <w:bookmarkEnd w:id="1015"/>
    </w:p>
    <w:p w14:paraId="4B56E729" w14:textId="54AF3C20" w:rsidR="41017377" w:rsidRDefault="41017377" w:rsidP="009D6CE6">
      <w:pPr>
        <w:pStyle w:val="Ttulo3"/>
      </w:pPr>
      <w:bookmarkStart w:id="1016" w:name="_Toc165126262"/>
      <w:r>
        <w:t>Sistema de geoposicionamiento</w:t>
      </w:r>
      <w:bookmarkEnd w:id="1016"/>
    </w:p>
    <w:tbl>
      <w:tblPr>
        <w:tblW w:w="8500" w:type="dxa"/>
        <w:tblLayout w:type="fixed"/>
        <w:tblLook w:val="06A0" w:firstRow="1" w:lastRow="0" w:firstColumn="1" w:lastColumn="0" w:noHBand="1" w:noVBand="1"/>
      </w:tblPr>
      <w:tblGrid>
        <w:gridCol w:w="581"/>
        <w:gridCol w:w="583"/>
        <w:gridCol w:w="581"/>
        <w:gridCol w:w="2078"/>
        <w:gridCol w:w="708"/>
        <w:gridCol w:w="851"/>
        <w:gridCol w:w="567"/>
        <w:gridCol w:w="850"/>
        <w:gridCol w:w="851"/>
        <w:gridCol w:w="850"/>
      </w:tblGrid>
      <w:tr w:rsidR="78E69AE6" w14:paraId="7E1672E4" w14:textId="77777777" w:rsidTr="00FB190E">
        <w:trPr>
          <w:trHeight w:val="315"/>
        </w:trPr>
        <w:tc>
          <w:tcPr>
            <w:tcW w:w="581" w:type="dxa"/>
            <w:tcBorders>
              <w:top w:val="single" w:sz="4" w:space="0" w:color="auto"/>
              <w:left w:val="single" w:sz="4" w:space="0" w:color="auto"/>
              <w:bottom w:val="single" w:sz="4" w:space="0" w:color="auto"/>
              <w:right w:val="single" w:sz="4" w:space="0" w:color="auto"/>
            </w:tcBorders>
            <w:shd w:val="clear" w:color="auto" w:fill="D0CECE" w:themeFill="background2" w:themeFillShade="E6"/>
            <w:tcMar>
              <w:top w:w="15" w:type="dxa"/>
              <w:left w:w="15" w:type="dxa"/>
              <w:right w:w="15" w:type="dxa"/>
            </w:tcMar>
            <w:vAlign w:val="center"/>
          </w:tcPr>
          <w:p w14:paraId="47FBA1BB" w14:textId="1684119F" w:rsidR="78E69AE6" w:rsidRPr="00481118" w:rsidRDefault="78E69AE6" w:rsidP="002C4302">
            <w:pPr>
              <w:spacing w:after="0"/>
              <w:jc w:val="center"/>
              <w:rPr>
                <w:sz w:val="16"/>
                <w:szCs w:val="16"/>
              </w:rPr>
            </w:pPr>
            <w:r w:rsidRPr="00481118">
              <w:rPr>
                <w:rFonts w:ascii="Calibri" w:eastAsia="Calibri" w:hAnsi="Calibri" w:cs="Calibri"/>
                <w:b/>
                <w:bCs/>
                <w:color w:val="000000" w:themeColor="text1"/>
                <w:sz w:val="16"/>
                <w:szCs w:val="16"/>
              </w:rPr>
              <w:t>I1</w:t>
            </w:r>
          </w:p>
        </w:tc>
        <w:tc>
          <w:tcPr>
            <w:tcW w:w="583" w:type="dxa"/>
            <w:tcBorders>
              <w:top w:val="single" w:sz="4" w:space="0" w:color="auto"/>
              <w:left w:val="single" w:sz="4" w:space="0" w:color="auto"/>
              <w:bottom w:val="single" w:sz="4" w:space="0" w:color="auto"/>
              <w:right w:val="single" w:sz="4" w:space="0" w:color="auto"/>
            </w:tcBorders>
            <w:shd w:val="clear" w:color="auto" w:fill="D0CECE" w:themeFill="background2" w:themeFillShade="E6"/>
            <w:tcMar>
              <w:top w:w="15" w:type="dxa"/>
              <w:left w:w="15" w:type="dxa"/>
              <w:right w:w="15" w:type="dxa"/>
            </w:tcMar>
            <w:vAlign w:val="center"/>
          </w:tcPr>
          <w:p w14:paraId="62A2086E" w14:textId="07C88530" w:rsidR="78E69AE6" w:rsidRPr="00481118" w:rsidRDefault="78E69AE6" w:rsidP="002C4302">
            <w:pPr>
              <w:spacing w:after="0"/>
              <w:jc w:val="center"/>
              <w:rPr>
                <w:sz w:val="16"/>
                <w:szCs w:val="16"/>
              </w:rPr>
            </w:pPr>
            <w:r w:rsidRPr="00481118">
              <w:rPr>
                <w:rFonts w:ascii="Calibri" w:eastAsia="Calibri" w:hAnsi="Calibri" w:cs="Calibri"/>
                <w:b/>
                <w:bCs/>
                <w:color w:val="000000" w:themeColor="text1"/>
                <w:sz w:val="16"/>
                <w:szCs w:val="16"/>
              </w:rPr>
              <w:t>I2</w:t>
            </w:r>
          </w:p>
        </w:tc>
        <w:tc>
          <w:tcPr>
            <w:tcW w:w="581" w:type="dxa"/>
            <w:tcBorders>
              <w:top w:val="single" w:sz="4" w:space="0" w:color="auto"/>
              <w:left w:val="single" w:sz="4" w:space="0" w:color="auto"/>
              <w:bottom w:val="single" w:sz="4" w:space="0" w:color="auto"/>
              <w:right w:val="single" w:sz="4" w:space="0" w:color="auto"/>
            </w:tcBorders>
            <w:shd w:val="clear" w:color="auto" w:fill="D0CECE" w:themeFill="background2" w:themeFillShade="E6"/>
            <w:tcMar>
              <w:top w:w="15" w:type="dxa"/>
              <w:left w:w="15" w:type="dxa"/>
              <w:right w:w="15" w:type="dxa"/>
            </w:tcMar>
            <w:vAlign w:val="center"/>
          </w:tcPr>
          <w:p w14:paraId="039B0A97" w14:textId="47EA4ED9" w:rsidR="78E69AE6" w:rsidRPr="00481118" w:rsidRDefault="78E69AE6" w:rsidP="002C4302">
            <w:pPr>
              <w:spacing w:after="0"/>
              <w:jc w:val="center"/>
              <w:rPr>
                <w:sz w:val="16"/>
                <w:szCs w:val="16"/>
              </w:rPr>
            </w:pPr>
            <w:r w:rsidRPr="00481118">
              <w:rPr>
                <w:rFonts w:ascii="Calibri" w:eastAsia="Calibri" w:hAnsi="Calibri" w:cs="Calibri"/>
                <w:b/>
                <w:bCs/>
                <w:color w:val="000000" w:themeColor="text1"/>
                <w:sz w:val="16"/>
                <w:szCs w:val="16"/>
              </w:rPr>
              <w:t>I3</w:t>
            </w:r>
          </w:p>
        </w:tc>
        <w:tc>
          <w:tcPr>
            <w:tcW w:w="2078" w:type="dxa"/>
            <w:tcBorders>
              <w:top w:val="single" w:sz="4" w:space="0" w:color="auto"/>
              <w:left w:val="single" w:sz="4" w:space="0" w:color="auto"/>
              <w:bottom w:val="single" w:sz="4" w:space="0" w:color="auto"/>
              <w:right w:val="single" w:sz="4" w:space="0" w:color="auto"/>
            </w:tcBorders>
            <w:shd w:val="clear" w:color="auto" w:fill="D0CECE" w:themeFill="background2" w:themeFillShade="E6"/>
            <w:tcMar>
              <w:top w:w="15" w:type="dxa"/>
              <w:left w:w="15" w:type="dxa"/>
              <w:right w:w="15" w:type="dxa"/>
            </w:tcMar>
            <w:vAlign w:val="center"/>
          </w:tcPr>
          <w:p w14:paraId="74485749" w14:textId="1727D182" w:rsidR="78E69AE6" w:rsidRPr="00481118" w:rsidRDefault="78E69AE6" w:rsidP="002C4302">
            <w:pPr>
              <w:spacing w:after="0"/>
              <w:jc w:val="center"/>
              <w:rPr>
                <w:sz w:val="16"/>
                <w:szCs w:val="16"/>
              </w:rPr>
            </w:pPr>
            <w:r w:rsidRPr="00481118">
              <w:rPr>
                <w:rFonts w:ascii="Calibri" w:eastAsia="Calibri" w:hAnsi="Calibri" w:cs="Calibri"/>
                <w:b/>
                <w:bCs/>
                <w:color w:val="000000" w:themeColor="text1"/>
                <w:sz w:val="16"/>
                <w:szCs w:val="16"/>
              </w:rPr>
              <w:t>Descripción</w:t>
            </w:r>
          </w:p>
        </w:tc>
        <w:tc>
          <w:tcPr>
            <w:tcW w:w="708" w:type="dxa"/>
            <w:tcBorders>
              <w:top w:val="single" w:sz="4" w:space="0" w:color="auto"/>
              <w:left w:val="single" w:sz="4" w:space="0" w:color="auto"/>
              <w:bottom w:val="single" w:sz="4" w:space="0" w:color="auto"/>
              <w:right w:val="single" w:sz="4" w:space="0" w:color="auto"/>
            </w:tcBorders>
            <w:shd w:val="clear" w:color="auto" w:fill="D0CECE" w:themeFill="background2" w:themeFillShade="E6"/>
            <w:tcMar>
              <w:top w:w="15" w:type="dxa"/>
              <w:left w:w="15" w:type="dxa"/>
              <w:right w:w="15" w:type="dxa"/>
            </w:tcMar>
            <w:vAlign w:val="center"/>
          </w:tcPr>
          <w:p w14:paraId="79E02E58" w14:textId="22CA8C3E" w:rsidR="78E69AE6" w:rsidRPr="00481118" w:rsidRDefault="78E69AE6" w:rsidP="002C4302">
            <w:pPr>
              <w:spacing w:after="0"/>
              <w:jc w:val="center"/>
              <w:rPr>
                <w:sz w:val="16"/>
                <w:szCs w:val="16"/>
              </w:rPr>
            </w:pPr>
            <w:r w:rsidRPr="00481118">
              <w:rPr>
                <w:rFonts w:ascii="Calibri" w:eastAsia="Calibri" w:hAnsi="Calibri" w:cs="Calibri"/>
                <w:b/>
                <w:bCs/>
                <w:color w:val="000000" w:themeColor="text1"/>
                <w:sz w:val="16"/>
                <w:szCs w:val="16"/>
              </w:rPr>
              <w:t>Cantidad</w:t>
            </w:r>
          </w:p>
        </w:tc>
        <w:tc>
          <w:tcPr>
            <w:tcW w:w="851" w:type="dxa"/>
            <w:tcBorders>
              <w:top w:val="single" w:sz="4" w:space="0" w:color="auto"/>
              <w:left w:val="single" w:sz="4" w:space="0" w:color="auto"/>
              <w:bottom w:val="single" w:sz="4" w:space="0" w:color="auto"/>
              <w:right w:val="single" w:sz="4" w:space="0" w:color="auto"/>
            </w:tcBorders>
            <w:shd w:val="clear" w:color="auto" w:fill="D0CECE" w:themeFill="background2" w:themeFillShade="E6"/>
            <w:tcMar>
              <w:top w:w="15" w:type="dxa"/>
              <w:left w:w="15" w:type="dxa"/>
              <w:right w:w="15" w:type="dxa"/>
            </w:tcMar>
            <w:vAlign w:val="center"/>
          </w:tcPr>
          <w:p w14:paraId="12318BB0" w14:textId="43A254FE" w:rsidR="78E69AE6" w:rsidRPr="00481118" w:rsidRDefault="78E69AE6" w:rsidP="002C4302">
            <w:pPr>
              <w:spacing w:after="0"/>
              <w:jc w:val="center"/>
              <w:rPr>
                <w:sz w:val="16"/>
                <w:szCs w:val="16"/>
              </w:rPr>
            </w:pPr>
            <w:r w:rsidRPr="00481118">
              <w:rPr>
                <w:rFonts w:ascii="Calibri" w:eastAsia="Calibri" w:hAnsi="Calibri" w:cs="Calibri"/>
                <w:b/>
                <w:bCs/>
                <w:color w:val="000000" w:themeColor="text1"/>
                <w:sz w:val="16"/>
                <w:szCs w:val="16"/>
              </w:rPr>
              <w:t>Unidades</w:t>
            </w:r>
          </w:p>
        </w:tc>
        <w:tc>
          <w:tcPr>
            <w:tcW w:w="567" w:type="dxa"/>
            <w:tcBorders>
              <w:top w:val="single" w:sz="4" w:space="0" w:color="auto"/>
              <w:left w:val="single" w:sz="4" w:space="0" w:color="auto"/>
              <w:bottom w:val="single" w:sz="4" w:space="0" w:color="auto"/>
              <w:right w:val="single" w:sz="4" w:space="0" w:color="auto"/>
            </w:tcBorders>
            <w:shd w:val="clear" w:color="auto" w:fill="D0CECE" w:themeFill="background2" w:themeFillShade="E6"/>
            <w:tcMar>
              <w:top w:w="15" w:type="dxa"/>
              <w:left w:w="15" w:type="dxa"/>
              <w:right w:w="15" w:type="dxa"/>
            </w:tcMar>
            <w:vAlign w:val="center"/>
          </w:tcPr>
          <w:p w14:paraId="6C08B331" w14:textId="1874D393" w:rsidR="78E69AE6" w:rsidRPr="00481118" w:rsidRDefault="78E69AE6" w:rsidP="002C4302">
            <w:pPr>
              <w:spacing w:after="0"/>
              <w:jc w:val="center"/>
              <w:rPr>
                <w:sz w:val="16"/>
                <w:szCs w:val="16"/>
              </w:rPr>
            </w:pPr>
            <w:r w:rsidRPr="00481118">
              <w:rPr>
                <w:rFonts w:ascii="Calibri" w:eastAsia="Calibri" w:hAnsi="Calibri" w:cs="Calibri"/>
                <w:b/>
                <w:bCs/>
                <w:color w:val="000000" w:themeColor="text1"/>
                <w:sz w:val="16"/>
                <w:szCs w:val="16"/>
              </w:rPr>
              <w:t>Precio</w:t>
            </w:r>
          </w:p>
        </w:tc>
        <w:tc>
          <w:tcPr>
            <w:tcW w:w="850" w:type="dxa"/>
            <w:tcBorders>
              <w:top w:val="single" w:sz="4" w:space="0" w:color="auto"/>
              <w:left w:val="single" w:sz="4" w:space="0" w:color="auto"/>
              <w:bottom w:val="single" w:sz="4" w:space="0" w:color="auto"/>
              <w:right w:val="single" w:sz="4" w:space="0" w:color="auto"/>
            </w:tcBorders>
            <w:shd w:val="clear" w:color="auto" w:fill="D0CECE" w:themeFill="background2" w:themeFillShade="E6"/>
            <w:tcMar>
              <w:top w:w="15" w:type="dxa"/>
              <w:left w:w="15" w:type="dxa"/>
              <w:right w:w="15" w:type="dxa"/>
            </w:tcMar>
            <w:vAlign w:val="center"/>
          </w:tcPr>
          <w:p w14:paraId="60B8DB7B" w14:textId="35FBF58A" w:rsidR="78E69AE6" w:rsidRPr="00481118" w:rsidRDefault="78E69AE6" w:rsidP="002C4302">
            <w:pPr>
              <w:spacing w:after="0"/>
              <w:jc w:val="center"/>
              <w:rPr>
                <w:sz w:val="16"/>
                <w:szCs w:val="16"/>
              </w:rPr>
            </w:pPr>
            <w:r w:rsidRPr="00481118">
              <w:rPr>
                <w:rFonts w:ascii="Calibri" w:eastAsia="Calibri" w:hAnsi="Calibri" w:cs="Calibri"/>
                <w:b/>
                <w:bCs/>
                <w:color w:val="000000" w:themeColor="text1"/>
                <w:sz w:val="16"/>
                <w:szCs w:val="16"/>
              </w:rPr>
              <w:t>Subtotal (3)</w:t>
            </w:r>
          </w:p>
        </w:tc>
        <w:tc>
          <w:tcPr>
            <w:tcW w:w="851" w:type="dxa"/>
            <w:tcBorders>
              <w:top w:val="single" w:sz="4" w:space="0" w:color="auto"/>
              <w:left w:val="single" w:sz="4" w:space="0" w:color="auto"/>
              <w:bottom w:val="single" w:sz="4" w:space="0" w:color="auto"/>
              <w:right w:val="single" w:sz="4" w:space="0" w:color="auto"/>
            </w:tcBorders>
            <w:shd w:val="clear" w:color="auto" w:fill="D0CECE" w:themeFill="background2" w:themeFillShade="E6"/>
            <w:tcMar>
              <w:top w:w="15" w:type="dxa"/>
              <w:left w:w="15" w:type="dxa"/>
              <w:right w:w="15" w:type="dxa"/>
            </w:tcMar>
            <w:vAlign w:val="center"/>
          </w:tcPr>
          <w:p w14:paraId="4AA845E4" w14:textId="7C872AAE" w:rsidR="78E69AE6" w:rsidRPr="00481118" w:rsidRDefault="78E69AE6" w:rsidP="002C4302">
            <w:pPr>
              <w:spacing w:after="0"/>
              <w:jc w:val="center"/>
              <w:rPr>
                <w:sz w:val="16"/>
                <w:szCs w:val="16"/>
              </w:rPr>
            </w:pPr>
            <w:r w:rsidRPr="00481118">
              <w:rPr>
                <w:rFonts w:ascii="Calibri" w:eastAsia="Calibri" w:hAnsi="Calibri" w:cs="Calibri"/>
                <w:b/>
                <w:bCs/>
                <w:color w:val="000000" w:themeColor="text1"/>
                <w:sz w:val="16"/>
                <w:szCs w:val="16"/>
              </w:rPr>
              <w:t>Subtotal (2)</w:t>
            </w:r>
          </w:p>
        </w:tc>
        <w:tc>
          <w:tcPr>
            <w:tcW w:w="850" w:type="dxa"/>
            <w:tcBorders>
              <w:top w:val="single" w:sz="4" w:space="0" w:color="auto"/>
              <w:left w:val="single" w:sz="4" w:space="0" w:color="auto"/>
              <w:bottom w:val="single" w:sz="4" w:space="0" w:color="auto"/>
              <w:right w:val="single" w:sz="4" w:space="0" w:color="auto"/>
            </w:tcBorders>
            <w:shd w:val="clear" w:color="auto" w:fill="D0CECE" w:themeFill="background2" w:themeFillShade="E6"/>
            <w:tcMar>
              <w:top w:w="15" w:type="dxa"/>
              <w:left w:w="15" w:type="dxa"/>
              <w:right w:w="15" w:type="dxa"/>
            </w:tcMar>
            <w:vAlign w:val="center"/>
          </w:tcPr>
          <w:p w14:paraId="37A046C4" w14:textId="49DB7327" w:rsidR="78E69AE6" w:rsidRPr="00481118" w:rsidRDefault="78E69AE6" w:rsidP="002C4302">
            <w:pPr>
              <w:spacing w:after="0"/>
              <w:jc w:val="center"/>
              <w:rPr>
                <w:sz w:val="16"/>
                <w:szCs w:val="16"/>
              </w:rPr>
            </w:pPr>
            <w:r w:rsidRPr="00481118">
              <w:rPr>
                <w:rFonts w:ascii="Calibri" w:eastAsia="Calibri" w:hAnsi="Calibri" w:cs="Calibri"/>
                <w:b/>
                <w:bCs/>
                <w:color w:val="000000" w:themeColor="text1"/>
                <w:sz w:val="16"/>
                <w:szCs w:val="16"/>
              </w:rPr>
              <w:t>Total</w:t>
            </w:r>
          </w:p>
        </w:tc>
      </w:tr>
      <w:tr w:rsidR="78E69AE6" w14:paraId="295D4965" w14:textId="77777777" w:rsidTr="00FB190E">
        <w:trPr>
          <w:trHeight w:val="315"/>
        </w:trPr>
        <w:tc>
          <w:tcPr>
            <w:tcW w:w="581" w:type="dxa"/>
            <w:tcBorders>
              <w:top w:val="single" w:sz="4" w:space="0" w:color="auto"/>
              <w:left w:val="single" w:sz="4" w:space="0" w:color="auto"/>
              <w:bottom w:val="single" w:sz="4" w:space="0" w:color="auto"/>
              <w:right w:val="single" w:sz="4" w:space="0" w:color="auto"/>
            </w:tcBorders>
            <w:shd w:val="clear" w:color="auto" w:fill="E7E6E6" w:themeFill="background2"/>
            <w:tcMar>
              <w:top w:w="15" w:type="dxa"/>
              <w:left w:w="15" w:type="dxa"/>
              <w:right w:w="15" w:type="dxa"/>
            </w:tcMar>
            <w:vAlign w:val="center"/>
          </w:tcPr>
          <w:p w14:paraId="10EB4997" w14:textId="68AA7646" w:rsidR="78E69AE6" w:rsidRPr="00481118" w:rsidRDefault="78E69AE6" w:rsidP="78E69AE6">
            <w:pPr>
              <w:spacing w:after="0"/>
              <w:jc w:val="center"/>
              <w:rPr>
                <w:sz w:val="16"/>
                <w:szCs w:val="16"/>
              </w:rPr>
            </w:pPr>
            <w:r w:rsidRPr="00481118">
              <w:rPr>
                <w:rFonts w:ascii="Calibri" w:eastAsia="Calibri" w:hAnsi="Calibri" w:cs="Calibri"/>
                <w:color w:val="000000" w:themeColor="text1"/>
                <w:sz w:val="16"/>
                <w:szCs w:val="16"/>
              </w:rPr>
              <w:t>01</w:t>
            </w:r>
          </w:p>
        </w:tc>
        <w:tc>
          <w:tcPr>
            <w:tcW w:w="583" w:type="dxa"/>
            <w:tcBorders>
              <w:top w:val="single" w:sz="4" w:space="0" w:color="auto"/>
              <w:left w:val="single" w:sz="4" w:space="0" w:color="auto"/>
              <w:bottom w:val="single" w:sz="4" w:space="0" w:color="auto"/>
              <w:right w:val="single" w:sz="4" w:space="0" w:color="auto"/>
            </w:tcBorders>
            <w:shd w:val="clear" w:color="auto" w:fill="E7E6E6" w:themeFill="background2"/>
            <w:tcMar>
              <w:top w:w="15" w:type="dxa"/>
              <w:left w:w="15" w:type="dxa"/>
              <w:right w:w="15" w:type="dxa"/>
            </w:tcMar>
            <w:vAlign w:val="center"/>
          </w:tcPr>
          <w:p w14:paraId="7BB1AA2B" w14:textId="78FB416B" w:rsidR="78E69AE6" w:rsidRPr="00481118" w:rsidRDefault="78E69AE6" w:rsidP="002C4302">
            <w:pPr>
              <w:jc w:val="center"/>
              <w:rPr>
                <w:sz w:val="16"/>
                <w:szCs w:val="16"/>
              </w:rPr>
            </w:pPr>
          </w:p>
        </w:tc>
        <w:tc>
          <w:tcPr>
            <w:tcW w:w="581" w:type="dxa"/>
            <w:tcBorders>
              <w:top w:val="single" w:sz="4" w:space="0" w:color="auto"/>
              <w:left w:val="single" w:sz="4" w:space="0" w:color="auto"/>
              <w:bottom w:val="single" w:sz="4" w:space="0" w:color="auto"/>
              <w:right w:val="single" w:sz="4" w:space="0" w:color="auto"/>
            </w:tcBorders>
            <w:shd w:val="clear" w:color="auto" w:fill="E7E6E6" w:themeFill="background2"/>
            <w:tcMar>
              <w:top w:w="15" w:type="dxa"/>
              <w:left w:w="15" w:type="dxa"/>
              <w:right w:w="15" w:type="dxa"/>
            </w:tcMar>
            <w:vAlign w:val="center"/>
          </w:tcPr>
          <w:p w14:paraId="17DC7CA2" w14:textId="16BF3B7D" w:rsidR="78E69AE6" w:rsidRPr="00481118" w:rsidRDefault="78E69AE6" w:rsidP="002C4302">
            <w:pPr>
              <w:jc w:val="center"/>
              <w:rPr>
                <w:sz w:val="16"/>
                <w:szCs w:val="16"/>
              </w:rPr>
            </w:pPr>
          </w:p>
        </w:tc>
        <w:tc>
          <w:tcPr>
            <w:tcW w:w="2078" w:type="dxa"/>
            <w:tcBorders>
              <w:top w:val="single" w:sz="4" w:space="0" w:color="auto"/>
              <w:left w:val="single" w:sz="4" w:space="0" w:color="auto"/>
              <w:bottom w:val="single" w:sz="4" w:space="0" w:color="auto"/>
              <w:right w:val="single" w:sz="4" w:space="0" w:color="auto"/>
            </w:tcBorders>
            <w:shd w:val="clear" w:color="auto" w:fill="E7E6E6" w:themeFill="background2"/>
            <w:tcMar>
              <w:top w:w="15" w:type="dxa"/>
              <w:left w:w="15" w:type="dxa"/>
              <w:right w:w="15" w:type="dxa"/>
            </w:tcMar>
            <w:vAlign w:val="center"/>
          </w:tcPr>
          <w:p w14:paraId="20F45ABC" w14:textId="1059BA89" w:rsidR="78E69AE6" w:rsidRPr="00481118" w:rsidRDefault="78E69AE6" w:rsidP="78E69AE6">
            <w:pPr>
              <w:spacing w:after="0"/>
              <w:jc w:val="left"/>
              <w:rPr>
                <w:sz w:val="16"/>
                <w:szCs w:val="16"/>
              </w:rPr>
            </w:pPr>
            <w:r w:rsidRPr="00481118">
              <w:rPr>
                <w:rFonts w:ascii="Calibri" w:eastAsia="Calibri" w:hAnsi="Calibri" w:cs="Calibri"/>
                <w:b/>
                <w:bCs/>
                <w:color w:val="000000" w:themeColor="text1"/>
                <w:sz w:val="16"/>
                <w:szCs w:val="16"/>
              </w:rPr>
              <w:t>Sistema de geoposicionamiento</w:t>
            </w:r>
          </w:p>
        </w:tc>
        <w:tc>
          <w:tcPr>
            <w:tcW w:w="708" w:type="dxa"/>
            <w:tcBorders>
              <w:top w:val="single" w:sz="4" w:space="0" w:color="auto"/>
              <w:left w:val="single" w:sz="4" w:space="0" w:color="auto"/>
              <w:bottom w:val="single" w:sz="4" w:space="0" w:color="auto"/>
              <w:right w:val="single" w:sz="4" w:space="0" w:color="auto"/>
            </w:tcBorders>
            <w:shd w:val="clear" w:color="auto" w:fill="E7E6E6" w:themeFill="background2"/>
            <w:tcMar>
              <w:top w:w="15" w:type="dxa"/>
              <w:left w:w="15" w:type="dxa"/>
              <w:right w:w="15" w:type="dxa"/>
            </w:tcMar>
            <w:vAlign w:val="center"/>
          </w:tcPr>
          <w:p w14:paraId="17E9A1B0" w14:textId="7E0974BF" w:rsidR="78E69AE6" w:rsidRPr="00481118" w:rsidRDefault="78E69AE6" w:rsidP="002C4302">
            <w:pPr>
              <w:jc w:val="center"/>
              <w:rPr>
                <w:sz w:val="16"/>
                <w:szCs w:val="16"/>
              </w:rPr>
            </w:pPr>
          </w:p>
        </w:tc>
        <w:tc>
          <w:tcPr>
            <w:tcW w:w="851" w:type="dxa"/>
            <w:tcBorders>
              <w:top w:val="single" w:sz="4" w:space="0" w:color="auto"/>
              <w:left w:val="single" w:sz="4" w:space="0" w:color="auto"/>
              <w:bottom w:val="single" w:sz="4" w:space="0" w:color="auto"/>
              <w:right w:val="single" w:sz="4" w:space="0" w:color="auto"/>
            </w:tcBorders>
            <w:shd w:val="clear" w:color="auto" w:fill="E7E6E6" w:themeFill="background2"/>
            <w:tcMar>
              <w:top w:w="15" w:type="dxa"/>
              <w:left w:w="15" w:type="dxa"/>
              <w:right w:w="15" w:type="dxa"/>
            </w:tcMar>
            <w:vAlign w:val="center"/>
          </w:tcPr>
          <w:p w14:paraId="47A67797" w14:textId="63A069AD" w:rsidR="78E69AE6" w:rsidRPr="00481118" w:rsidRDefault="78E69AE6" w:rsidP="002C4302">
            <w:pPr>
              <w:jc w:val="center"/>
              <w:rPr>
                <w:sz w:val="16"/>
                <w:szCs w:val="16"/>
              </w:rPr>
            </w:pPr>
          </w:p>
        </w:tc>
        <w:tc>
          <w:tcPr>
            <w:tcW w:w="567" w:type="dxa"/>
            <w:tcBorders>
              <w:top w:val="single" w:sz="4" w:space="0" w:color="auto"/>
              <w:left w:val="single" w:sz="4" w:space="0" w:color="auto"/>
              <w:bottom w:val="single" w:sz="4" w:space="0" w:color="auto"/>
              <w:right w:val="single" w:sz="4" w:space="0" w:color="auto"/>
            </w:tcBorders>
            <w:shd w:val="clear" w:color="auto" w:fill="E7E6E6" w:themeFill="background2"/>
            <w:tcMar>
              <w:top w:w="15" w:type="dxa"/>
              <w:left w:w="15" w:type="dxa"/>
              <w:right w:w="15" w:type="dxa"/>
            </w:tcMar>
            <w:vAlign w:val="center"/>
          </w:tcPr>
          <w:p w14:paraId="0061437D" w14:textId="52F56A1E" w:rsidR="78E69AE6" w:rsidRPr="00481118" w:rsidRDefault="78E69AE6" w:rsidP="002C4302">
            <w:pPr>
              <w:jc w:val="center"/>
              <w:rPr>
                <w:sz w:val="16"/>
                <w:szCs w:val="16"/>
              </w:rPr>
            </w:pPr>
          </w:p>
        </w:tc>
        <w:tc>
          <w:tcPr>
            <w:tcW w:w="850" w:type="dxa"/>
            <w:tcBorders>
              <w:top w:val="single" w:sz="4" w:space="0" w:color="auto"/>
              <w:left w:val="single" w:sz="4" w:space="0" w:color="auto"/>
              <w:bottom w:val="single" w:sz="4" w:space="0" w:color="auto"/>
              <w:right w:val="single" w:sz="4" w:space="0" w:color="auto"/>
            </w:tcBorders>
            <w:shd w:val="clear" w:color="auto" w:fill="E7E6E6" w:themeFill="background2"/>
            <w:tcMar>
              <w:top w:w="15" w:type="dxa"/>
              <w:left w:w="15" w:type="dxa"/>
              <w:right w:w="15" w:type="dxa"/>
            </w:tcMar>
            <w:vAlign w:val="center"/>
          </w:tcPr>
          <w:p w14:paraId="60B074FE" w14:textId="78CA4FAA" w:rsidR="78E69AE6" w:rsidRPr="00481118" w:rsidRDefault="78E69AE6" w:rsidP="002C4302">
            <w:pPr>
              <w:jc w:val="center"/>
              <w:rPr>
                <w:sz w:val="16"/>
                <w:szCs w:val="16"/>
              </w:rPr>
            </w:pPr>
          </w:p>
        </w:tc>
        <w:tc>
          <w:tcPr>
            <w:tcW w:w="851" w:type="dxa"/>
            <w:tcBorders>
              <w:top w:val="single" w:sz="4" w:space="0" w:color="auto"/>
              <w:left w:val="single" w:sz="4" w:space="0" w:color="auto"/>
              <w:bottom w:val="single" w:sz="4" w:space="0" w:color="auto"/>
              <w:right w:val="single" w:sz="4" w:space="0" w:color="auto"/>
            </w:tcBorders>
            <w:shd w:val="clear" w:color="auto" w:fill="E7E6E6" w:themeFill="background2"/>
            <w:tcMar>
              <w:top w:w="15" w:type="dxa"/>
              <w:left w:w="15" w:type="dxa"/>
              <w:right w:w="15" w:type="dxa"/>
            </w:tcMar>
            <w:vAlign w:val="center"/>
          </w:tcPr>
          <w:p w14:paraId="0EA4F817" w14:textId="2D4142BE" w:rsidR="78E69AE6" w:rsidRPr="00481118" w:rsidRDefault="78E69AE6" w:rsidP="002C4302">
            <w:pPr>
              <w:jc w:val="center"/>
              <w:rPr>
                <w:sz w:val="16"/>
                <w:szCs w:val="16"/>
              </w:rPr>
            </w:pPr>
          </w:p>
        </w:tc>
        <w:tc>
          <w:tcPr>
            <w:tcW w:w="850" w:type="dxa"/>
            <w:tcBorders>
              <w:top w:val="single" w:sz="4" w:space="0" w:color="auto"/>
              <w:left w:val="single" w:sz="4" w:space="0" w:color="auto"/>
              <w:bottom w:val="single" w:sz="4" w:space="0" w:color="auto"/>
              <w:right w:val="single" w:sz="4" w:space="0" w:color="auto"/>
            </w:tcBorders>
            <w:shd w:val="clear" w:color="auto" w:fill="E7E6E6" w:themeFill="background2"/>
            <w:tcMar>
              <w:top w:w="15" w:type="dxa"/>
              <w:left w:w="15" w:type="dxa"/>
              <w:right w:w="15" w:type="dxa"/>
            </w:tcMar>
            <w:vAlign w:val="center"/>
          </w:tcPr>
          <w:p w14:paraId="2ECCCD83" w14:textId="2F7C3B5B" w:rsidR="78E69AE6" w:rsidRPr="00481118" w:rsidRDefault="78E69AE6" w:rsidP="78E69AE6">
            <w:pPr>
              <w:spacing w:after="0"/>
              <w:jc w:val="center"/>
              <w:rPr>
                <w:sz w:val="16"/>
                <w:szCs w:val="16"/>
              </w:rPr>
            </w:pPr>
            <w:r w:rsidRPr="00481118">
              <w:rPr>
                <w:rFonts w:ascii="Calibri" w:eastAsia="Calibri" w:hAnsi="Calibri" w:cs="Calibri"/>
                <w:b/>
                <w:bCs/>
                <w:color w:val="000000" w:themeColor="text1"/>
                <w:sz w:val="16"/>
                <w:szCs w:val="16"/>
              </w:rPr>
              <w:t>3.386,02 €</w:t>
            </w:r>
          </w:p>
        </w:tc>
      </w:tr>
      <w:tr w:rsidR="78E69AE6" w14:paraId="4B45D938" w14:textId="77777777" w:rsidTr="00FB190E">
        <w:trPr>
          <w:trHeight w:val="315"/>
        </w:trPr>
        <w:tc>
          <w:tcPr>
            <w:tcW w:w="58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29FC4541" w14:textId="4F40FDE4" w:rsidR="78E69AE6" w:rsidRPr="00481118" w:rsidRDefault="78E69AE6" w:rsidP="002C4302">
            <w:pPr>
              <w:jc w:val="center"/>
              <w:rPr>
                <w:sz w:val="16"/>
                <w:szCs w:val="16"/>
              </w:rPr>
            </w:pPr>
          </w:p>
        </w:tc>
        <w:tc>
          <w:tcPr>
            <w:tcW w:w="583"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2BEB26E0" w14:textId="1CCFF962" w:rsidR="78E69AE6" w:rsidRPr="00481118" w:rsidRDefault="78E69AE6" w:rsidP="78E69AE6">
            <w:pPr>
              <w:spacing w:after="0"/>
              <w:jc w:val="center"/>
              <w:rPr>
                <w:sz w:val="16"/>
                <w:szCs w:val="16"/>
              </w:rPr>
            </w:pPr>
            <w:r w:rsidRPr="00481118">
              <w:rPr>
                <w:rFonts w:ascii="Calibri" w:eastAsia="Calibri" w:hAnsi="Calibri" w:cs="Calibri"/>
                <w:color w:val="000000" w:themeColor="text1"/>
                <w:sz w:val="16"/>
                <w:szCs w:val="16"/>
              </w:rPr>
              <w:t>001</w:t>
            </w:r>
          </w:p>
        </w:tc>
        <w:tc>
          <w:tcPr>
            <w:tcW w:w="58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66BDF45C" w14:textId="6507AC61" w:rsidR="78E69AE6" w:rsidRPr="00481118" w:rsidRDefault="78E69AE6" w:rsidP="002C4302">
            <w:pPr>
              <w:jc w:val="center"/>
              <w:rPr>
                <w:sz w:val="16"/>
                <w:szCs w:val="16"/>
              </w:rPr>
            </w:pPr>
          </w:p>
        </w:tc>
        <w:tc>
          <w:tcPr>
            <w:tcW w:w="2078"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35" w:type="dxa"/>
              <w:right w:w="15" w:type="dxa"/>
            </w:tcMar>
            <w:vAlign w:val="center"/>
          </w:tcPr>
          <w:p w14:paraId="6A4DF6A9" w14:textId="453E07EE" w:rsidR="78E69AE6" w:rsidRPr="00481118" w:rsidRDefault="78E69AE6" w:rsidP="78E69AE6">
            <w:pPr>
              <w:spacing w:after="0"/>
              <w:jc w:val="left"/>
              <w:rPr>
                <w:sz w:val="16"/>
                <w:szCs w:val="16"/>
              </w:rPr>
            </w:pPr>
            <w:r w:rsidRPr="00481118">
              <w:rPr>
                <w:rFonts w:ascii="Calibri" w:eastAsia="Calibri" w:hAnsi="Calibri" w:cs="Calibri"/>
                <w:color w:val="000000" w:themeColor="text1"/>
                <w:sz w:val="16"/>
                <w:szCs w:val="16"/>
              </w:rPr>
              <w:t xml:space="preserve">Listado de </w:t>
            </w:r>
            <w:r w:rsidR="00481118" w:rsidRPr="00481118">
              <w:rPr>
                <w:rFonts w:ascii="Calibri" w:eastAsia="Calibri" w:hAnsi="Calibri" w:cs="Calibri"/>
                <w:color w:val="000000" w:themeColor="text1"/>
                <w:sz w:val="16"/>
                <w:szCs w:val="16"/>
              </w:rPr>
              <w:t>vehículos</w:t>
            </w:r>
            <w:r w:rsidRPr="00481118">
              <w:rPr>
                <w:rFonts w:ascii="Calibri" w:eastAsia="Calibri" w:hAnsi="Calibri" w:cs="Calibri"/>
                <w:color w:val="000000" w:themeColor="text1"/>
                <w:sz w:val="16"/>
                <w:szCs w:val="16"/>
              </w:rPr>
              <w:t xml:space="preserve"> en funcionamiento</w:t>
            </w:r>
          </w:p>
        </w:tc>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0FC91E9A" w14:textId="44B29779" w:rsidR="78E69AE6" w:rsidRPr="00481118" w:rsidRDefault="78E69AE6" w:rsidP="002C4302">
            <w:pPr>
              <w:jc w:val="center"/>
              <w:rPr>
                <w:sz w:val="16"/>
                <w:szCs w:val="16"/>
              </w:rPr>
            </w:pPr>
          </w:p>
        </w:tc>
        <w:tc>
          <w:tcPr>
            <w:tcW w:w="85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484F339D" w14:textId="0A2E9101" w:rsidR="78E69AE6" w:rsidRPr="00481118" w:rsidRDefault="78E69AE6" w:rsidP="002C4302">
            <w:pPr>
              <w:jc w:val="center"/>
              <w:rPr>
                <w:sz w:val="16"/>
                <w:szCs w:val="16"/>
              </w:rPr>
            </w:pP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56B5F46B" w14:textId="48ED3BEF" w:rsidR="78E69AE6" w:rsidRPr="00481118" w:rsidRDefault="78E69AE6" w:rsidP="002C4302">
            <w:pPr>
              <w:jc w:val="center"/>
              <w:rPr>
                <w:sz w:val="16"/>
                <w:szCs w:val="16"/>
              </w:rPr>
            </w:pPr>
          </w:p>
        </w:tc>
        <w:tc>
          <w:tcPr>
            <w:tcW w:w="850"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078BB9CF" w14:textId="613BA862" w:rsidR="78E69AE6" w:rsidRPr="00481118" w:rsidRDefault="78E69AE6" w:rsidP="002C4302">
            <w:pPr>
              <w:jc w:val="center"/>
              <w:rPr>
                <w:sz w:val="16"/>
                <w:szCs w:val="16"/>
              </w:rPr>
            </w:pPr>
          </w:p>
        </w:tc>
        <w:tc>
          <w:tcPr>
            <w:tcW w:w="85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4F98D63E" w14:textId="4D04F5AF" w:rsidR="78E69AE6" w:rsidRPr="00481118" w:rsidRDefault="78E69AE6" w:rsidP="78E69AE6">
            <w:pPr>
              <w:spacing w:after="0"/>
              <w:jc w:val="center"/>
              <w:rPr>
                <w:sz w:val="16"/>
                <w:szCs w:val="16"/>
              </w:rPr>
            </w:pPr>
            <w:r w:rsidRPr="00481118">
              <w:rPr>
                <w:rFonts w:ascii="Calibri" w:eastAsia="Calibri" w:hAnsi="Calibri" w:cs="Calibri"/>
                <w:color w:val="000000" w:themeColor="text1"/>
                <w:sz w:val="16"/>
                <w:szCs w:val="16"/>
              </w:rPr>
              <w:t>265,79 €</w:t>
            </w:r>
          </w:p>
        </w:tc>
        <w:tc>
          <w:tcPr>
            <w:tcW w:w="850"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151CE4B2" w14:textId="0FE975A5" w:rsidR="78E69AE6" w:rsidRPr="00481118" w:rsidRDefault="78E69AE6" w:rsidP="002C4302">
            <w:pPr>
              <w:jc w:val="center"/>
              <w:rPr>
                <w:sz w:val="16"/>
                <w:szCs w:val="16"/>
              </w:rPr>
            </w:pPr>
          </w:p>
        </w:tc>
      </w:tr>
      <w:tr w:rsidR="78E69AE6" w14:paraId="7D67D23F" w14:textId="77777777" w:rsidTr="00FB190E">
        <w:trPr>
          <w:trHeight w:val="315"/>
        </w:trPr>
        <w:tc>
          <w:tcPr>
            <w:tcW w:w="58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634233C7" w14:textId="4EDB8B45" w:rsidR="78E69AE6" w:rsidRPr="00481118" w:rsidRDefault="78E69AE6" w:rsidP="002C4302">
            <w:pPr>
              <w:jc w:val="center"/>
              <w:rPr>
                <w:sz w:val="16"/>
                <w:szCs w:val="16"/>
              </w:rPr>
            </w:pPr>
          </w:p>
        </w:tc>
        <w:tc>
          <w:tcPr>
            <w:tcW w:w="583"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2177DD5F" w14:textId="6CEC3F1A" w:rsidR="78E69AE6" w:rsidRPr="00481118" w:rsidRDefault="78E69AE6" w:rsidP="002C4302">
            <w:pPr>
              <w:jc w:val="center"/>
              <w:rPr>
                <w:sz w:val="16"/>
                <w:szCs w:val="16"/>
              </w:rPr>
            </w:pPr>
          </w:p>
        </w:tc>
        <w:tc>
          <w:tcPr>
            <w:tcW w:w="58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6A4F29C5" w14:textId="472795BC" w:rsidR="78E69AE6" w:rsidRPr="00481118" w:rsidRDefault="78E69AE6" w:rsidP="78E69AE6">
            <w:pPr>
              <w:spacing w:after="0"/>
              <w:jc w:val="center"/>
              <w:rPr>
                <w:sz w:val="16"/>
                <w:szCs w:val="16"/>
              </w:rPr>
            </w:pPr>
            <w:r w:rsidRPr="00481118">
              <w:rPr>
                <w:rFonts w:ascii="Calibri" w:eastAsia="Calibri" w:hAnsi="Calibri" w:cs="Calibri"/>
                <w:color w:val="000000" w:themeColor="text1"/>
                <w:sz w:val="16"/>
                <w:szCs w:val="16"/>
              </w:rPr>
              <w:t>01</w:t>
            </w:r>
          </w:p>
        </w:tc>
        <w:tc>
          <w:tcPr>
            <w:tcW w:w="2078"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270" w:type="dxa"/>
              <w:right w:w="15" w:type="dxa"/>
            </w:tcMar>
            <w:vAlign w:val="center"/>
          </w:tcPr>
          <w:p w14:paraId="31167E74" w14:textId="4D7C7E4C" w:rsidR="78E69AE6" w:rsidRPr="00481118" w:rsidRDefault="78E69AE6" w:rsidP="78E69AE6">
            <w:pPr>
              <w:spacing w:after="0"/>
              <w:jc w:val="left"/>
              <w:rPr>
                <w:sz w:val="16"/>
                <w:szCs w:val="16"/>
              </w:rPr>
            </w:pPr>
            <w:r w:rsidRPr="00481118">
              <w:rPr>
                <w:rFonts w:ascii="Calibri" w:eastAsia="Calibri" w:hAnsi="Calibri" w:cs="Calibri"/>
                <w:color w:val="000000" w:themeColor="text1"/>
                <w:sz w:val="16"/>
                <w:szCs w:val="16"/>
              </w:rPr>
              <w:t>Desarrollador Junior</w:t>
            </w:r>
          </w:p>
        </w:tc>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0AB67207" w14:textId="257C05A8" w:rsidR="78E69AE6" w:rsidRPr="00481118" w:rsidRDefault="78E69AE6" w:rsidP="78E69AE6">
            <w:pPr>
              <w:spacing w:after="0"/>
              <w:jc w:val="center"/>
              <w:rPr>
                <w:sz w:val="16"/>
                <w:szCs w:val="16"/>
              </w:rPr>
            </w:pPr>
            <w:r w:rsidRPr="00481118">
              <w:rPr>
                <w:rFonts w:ascii="Calibri" w:eastAsia="Calibri" w:hAnsi="Calibri" w:cs="Calibri"/>
                <w:color w:val="000000" w:themeColor="text1"/>
                <w:sz w:val="16"/>
                <w:szCs w:val="16"/>
              </w:rPr>
              <w:t>8</w:t>
            </w:r>
          </w:p>
        </w:tc>
        <w:tc>
          <w:tcPr>
            <w:tcW w:w="85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4D7D9AEC" w14:textId="352910AC" w:rsidR="78E69AE6" w:rsidRPr="00481118" w:rsidRDefault="78E69AE6" w:rsidP="78E69AE6">
            <w:pPr>
              <w:spacing w:after="0"/>
              <w:jc w:val="center"/>
              <w:rPr>
                <w:sz w:val="16"/>
                <w:szCs w:val="16"/>
              </w:rPr>
            </w:pPr>
            <w:r w:rsidRPr="00481118">
              <w:rPr>
                <w:rFonts w:ascii="Calibri" w:eastAsia="Calibri" w:hAnsi="Calibri" w:cs="Calibri"/>
                <w:color w:val="000000" w:themeColor="text1"/>
                <w:sz w:val="16"/>
                <w:szCs w:val="16"/>
              </w:rPr>
              <w:t>horas</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636191E6" w14:textId="36687AD7" w:rsidR="78E69AE6" w:rsidRPr="00481118" w:rsidRDefault="78E69AE6" w:rsidP="78E69AE6">
            <w:pPr>
              <w:spacing w:after="0"/>
              <w:jc w:val="center"/>
              <w:rPr>
                <w:sz w:val="16"/>
                <w:szCs w:val="16"/>
              </w:rPr>
            </w:pPr>
            <w:r w:rsidRPr="00481118">
              <w:rPr>
                <w:rFonts w:ascii="Calibri" w:eastAsia="Calibri" w:hAnsi="Calibri" w:cs="Calibri"/>
                <w:color w:val="000000" w:themeColor="text1"/>
                <w:sz w:val="16"/>
                <w:szCs w:val="16"/>
              </w:rPr>
              <w:t>33,22 €</w:t>
            </w:r>
          </w:p>
        </w:tc>
        <w:tc>
          <w:tcPr>
            <w:tcW w:w="850"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0907A39C" w14:textId="7E5A6061" w:rsidR="78E69AE6" w:rsidRPr="00481118" w:rsidRDefault="78E69AE6" w:rsidP="78E69AE6">
            <w:pPr>
              <w:spacing w:after="0"/>
              <w:jc w:val="center"/>
              <w:rPr>
                <w:sz w:val="16"/>
                <w:szCs w:val="16"/>
              </w:rPr>
            </w:pPr>
            <w:r w:rsidRPr="00481118">
              <w:rPr>
                <w:rFonts w:ascii="Calibri" w:eastAsia="Calibri" w:hAnsi="Calibri" w:cs="Calibri"/>
                <w:color w:val="000000" w:themeColor="text1"/>
                <w:sz w:val="16"/>
                <w:szCs w:val="16"/>
              </w:rPr>
              <w:t>265,79 €</w:t>
            </w:r>
          </w:p>
        </w:tc>
        <w:tc>
          <w:tcPr>
            <w:tcW w:w="85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60CED267" w14:textId="070BFACA" w:rsidR="78E69AE6" w:rsidRPr="00481118" w:rsidRDefault="78E69AE6" w:rsidP="002C4302">
            <w:pPr>
              <w:jc w:val="center"/>
              <w:rPr>
                <w:sz w:val="16"/>
                <w:szCs w:val="16"/>
              </w:rPr>
            </w:pPr>
          </w:p>
        </w:tc>
        <w:tc>
          <w:tcPr>
            <w:tcW w:w="850"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16CD2CB5" w14:textId="062798B7" w:rsidR="78E69AE6" w:rsidRPr="00481118" w:rsidRDefault="78E69AE6" w:rsidP="002C4302">
            <w:pPr>
              <w:jc w:val="center"/>
              <w:rPr>
                <w:sz w:val="16"/>
                <w:szCs w:val="16"/>
              </w:rPr>
            </w:pPr>
          </w:p>
        </w:tc>
      </w:tr>
      <w:tr w:rsidR="78E69AE6" w14:paraId="504C4D9C" w14:textId="77777777" w:rsidTr="00FB190E">
        <w:trPr>
          <w:trHeight w:val="630"/>
        </w:trPr>
        <w:tc>
          <w:tcPr>
            <w:tcW w:w="58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0453156E" w14:textId="110B4D44" w:rsidR="78E69AE6" w:rsidRPr="00481118" w:rsidRDefault="78E69AE6" w:rsidP="002C4302">
            <w:pPr>
              <w:jc w:val="center"/>
              <w:rPr>
                <w:sz w:val="16"/>
                <w:szCs w:val="16"/>
              </w:rPr>
            </w:pPr>
          </w:p>
        </w:tc>
        <w:tc>
          <w:tcPr>
            <w:tcW w:w="583"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526DD796" w14:textId="2959D3DD" w:rsidR="78E69AE6" w:rsidRPr="00481118" w:rsidRDefault="78E69AE6" w:rsidP="78E69AE6">
            <w:pPr>
              <w:spacing w:after="0"/>
              <w:jc w:val="center"/>
              <w:rPr>
                <w:sz w:val="16"/>
                <w:szCs w:val="16"/>
              </w:rPr>
            </w:pPr>
            <w:r w:rsidRPr="00481118">
              <w:rPr>
                <w:rFonts w:ascii="Calibri" w:eastAsia="Calibri" w:hAnsi="Calibri" w:cs="Calibri"/>
                <w:color w:val="000000" w:themeColor="text1"/>
                <w:sz w:val="16"/>
                <w:szCs w:val="16"/>
              </w:rPr>
              <w:t>002</w:t>
            </w:r>
          </w:p>
        </w:tc>
        <w:tc>
          <w:tcPr>
            <w:tcW w:w="58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4BC5B783" w14:textId="3148204F" w:rsidR="78E69AE6" w:rsidRPr="00481118" w:rsidRDefault="78E69AE6" w:rsidP="002C4302">
            <w:pPr>
              <w:jc w:val="center"/>
              <w:rPr>
                <w:sz w:val="16"/>
                <w:szCs w:val="16"/>
              </w:rPr>
            </w:pPr>
          </w:p>
        </w:tc>
        <w:tc>
          <w:tcPr>
            <w:tcW w:w="2078"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270" w:type="dxa"/>
              <w:right w:w="15" w:type="dxa"/>
            </w:tcMar>
            <w:vAlign w:val="center"/>
          </w:tcPr>
          <w:p w14:paraId="5CC40A42" w14:textId="5EF867FD" w:rsidR="78E69AE6" w:rsidRPr="00481118" w:rsidRDefault="78E69AE6" w:rsidP="78E69AE6">
            <w:pPr>
              <w:spacing w:after="0"/>
              <w:jc w:val="left"/>
              <w:rPr>
                <w:sz w:val="16"/>
                <w:szCs w:val="16"/>
              </w:rPr>
            </w:pPr>
            <w:r w:rsidRPr="00481118">
              <w:rPr>
                <w:rFonts w:ascii="Calibri" w:eastAsia="Calibri" w:hAnsi="Calibri" w:cs="Calibri"/>
                <w:color w:val="000000" w:themeColor="text1"/>
                <w:sz w:val="16"/>
                <w:szCs w:val="16"/>
              </w:rPr>
              <w:t>Asignación de ambulancias en función de la proximidad y la carga de trabajo.</w:t>
            </w:r>
          </w:p>
        </w:tc>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5325AB89" w14:textId="080B116D" w:rsidR="78E69AE6" w:rsidRPr="00481118" w:rsidRDefault="78E69AE6" w:rsidP="002C4302">
            <w:pPr>
              <w:jc w:val="center"/>
              <w:rPr>
                <w:sz w:val="16"/>
                <w:szCs w:val="16"/>
              </w:rPr>
            </w:pPr>
          </w:p>
        </w:tc>
        <w:tc>
          <w:tcPr>
            <w:tcW w:w="85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18A855C6" w14:textId="59804767" w:rsidR="78E69AE6" w:rsidRPr="00481118" w:rsidRDefault="78E69AE6" w:rsidP="002C4302">
            <w:pPr>
              <w:jc w:val="center"/>
              <w:rPr>
                <w:sz w:val="16"/>
                <w:szCs w:val="16"/>
              </w:rPr>
            </w:pP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4A783973" w14:textId="1A16A4F6" w:rsidR="78E69AE6" w:rsidRPr="00481118" w:rsidRDefault="78E69AE6" w:rsidP="002C4302">
            <w:pPr>
              <w:jc w:val="center"/>
              <w:rPr>
                <w:sz w:val="16"/>
                <w:szCs w:val="16"/>
              </w:rPr>
            </w:pPr>
          </w:p>
        </w:tc>
        <w:tc>
          <w:tcPr>
            <w:tcW w:w="850"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78245487" w14:textId="03FBA2B5" w:rsidR="78E69AE6" w:rsidRPr="00481118" w:rsidRDefault="78E69AE6" w:rsidP="002C4302">
            <w:pPr>
              <w:jc w:val="center"/>
              <w:rPr>
                <w:sz w:val="16"/>
                <w:szCs w:val="16"/>
              </w:rPr>
            </w:pPr>
          </w:p>
        </w:tc>
        <w:tc>
          <w:tcPr>
            <w:tcW w:w="85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3DF52DFE" w14:textId="22495572" w:rsidR="78E69AE6" w:rsidRPr="00481118" w:rsidRDefault="78E69AE6" w:rsidP="78E69AE6">
            <w:pPr>
              <w:spacing w:after="0"/>
              <w:jc w:val="center"/>
              <w:rPr>
                <w:sz w:val="16"/>
                <w:szCs w:val="16"/>
              </w:rPr>
            </w:pPr>
            <w:r w:rsidRPr="00481118">
              <w:rPr>
                <w:rFonts w:ascii="Calibri" w:eastAsia="Calibri" w:hAnsi="Calibri" w:cs="Calibri"/>
                <w:color w:val="000000" w:themeColor="text1"/>
                <w:sz w:val="16"/>
                <w:szCs w:val="16"/>
              </w:rPr>
              <w:t>581,58 €</w:t>
            </w:r>
          </w:p>
        </w:tc>
        <w:tc>
          <w:tcPr>
            <w:tcW w:w="850"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7BE7FA67" w14:textId="0FF6EC7C" w:rsidR="78E69AE6" w:rsidRPr="00481118" w:rsidRDefault="78E69AE6" w:rsidP="002C4302">
            <w:pPr>
              <w:jc w:val="center"/>
              <w:rPr>
                <w:sz w:val="16"/>
                <w:szCs w:val="16"/>
              </w:rPr>
            </w:pPr>
          </w:p>
        </w:tc>
      </w:tr>
      <w:tr w:rsidR="78E69AE6" w14:paraId="015A3934" w14:textId="77777777" w:rsidTr="00FB190E">
        <w:trPr>
          <w:trHeight w:val="315"/>
        </w:trPr>
        <w:tc>
          <w:tcPr>
            <w:tcW w:w="58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66919403" w14:textId="2A87414A" w:rsidR="78E69AE6" w:rsidRPr="00481118" w:rsidRDefault="78E69AE6" w:rsidP="002C4302">
            <w:pPr>
              <w:jc w:val="center"/>
              <w:rPr>
                <w:sz w:val="16"/>
                <w:szCs w:val="16"/>
              </w:rPr>
            </w:pPr>
          </w:p>
        </w:tc>
        <w:tc>
          <w:tcPr>
            <w:tcW w:w="583"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064A77F0" w14:textId="4D3AA621" w:rsidR="78E69AE6" w:rsidRPr="00481118" w:rsidRDefault="78E69AE6" w:rsidP="002C4302">
            <w:pPr>
              <w:jc w:val="center"/>
              <w:rPr>
                <w:sz w:val="16"/>
                <w:szCs w:val="16"/>
              </w:rPr>
            </w:pPr>
          </w:p>
        </w:tc>
        <w:tc>
          <w:tcPr>
            <w:tcW w:w="58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13BB582F" w14:textId="15F22B64" w:rsidR="78E69AE6" w:rsidRPr="00481118" w:rsidRDefault="78E69AE6" w:rsidP="78E69AE6">
            <w:pPr>
              <w:spacing w:after="0"/>
              <w:jc w:val="center"/>
              <w:rPr>
                <w:sz w:val="16"/>
                <w:szCs w:val="16"/>
              </w:rPr>
            </w:pPr>
            <w:r w:rsidRPr="00481118">
              <w:rPr>
                <w:rFonts w:ascii="Calibri" w:eastAsia="Calibri" w:hAnsi="Calibri" w:cs="Calibri"/>
                <w:color w:val="000000" w:themeColor="text1"/>
                <w:sz w:val="16"/>
                <w:szCs w:val="16"/>
              </w:rPr>
              <w:t>01</w:t>
            </w:r>
          </w:p>
        </w:tc>
        <w:tc>
          <w:tcPr>
            <w:tcW w:w="2078"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270" w:type="dxa"/>
              <w:right w:w="15" w:type="dxa"/>
            </w:tcMar>
            <w:vAlign w:val="center"/>
          </w:tcPr>
          <w:p w14:paraId="2924BFE3" w14:textId="1EFC8CDF" w:rsidR="78E69AE6" w:rsidRPr="00481118" w:rsidRDefault="78E69AE6" w:rsidP="78E69AE6">
            <w:pPr>
              <w:spacing w:after="0"/>
              <w:jc w:val="left"/>
              <w:rPr>
                <w:sz w:val="16"/>
                <w:szCs w:val="16"/>
              </w:rPr>
            </w:pPr>
            <w:r w:rsidRPr="00481118">
              <w:rPr>
                <w:rFonts w:ascii="Calibri" w:eastAsia="Calibri" w:hAnsi="Calibri" w:cs="Calibri"/>
                <w:color w:val="000000" w:themeColor="text1"/>
                <w:sz w:val="16"/>
                <w:szCs w:val="16"/>
              </w:rPr>
              <w:t>Desarrollador Senior</w:t>
            </w:r>
          </w:p>
        </w:tc>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14073FFF" w14:textId="6884A43D" w:rsidR="78E69AE6" w:rsidRPr="00481118" w:rsidRDefault="78E69AE6" w:rsidP="78E69AE6">
            <w:pPr>
              <w:spacing w:after="0"/>
              <w:jc w:val="center"/>
              <w:rPr>
                <w:sz w:val="16"/>
                <w:szCs w:val="16"/>
              </w:rPr>
            </w:pPr>
            <w:r w:rsidRPr="00481118">
              <w:rPr>
                <w:rFonts w:ascii="Calibri" w:eastAsia="Calibri" w:hAnsi="Calibri" w:cs="Calibri"/>
                <w:color w:val="000000" w:themeColor="text1"/>
                <w:sz w:val="16"/>
                <w:szCs w:val="16"/>
              </w:rPr>
              <w:t>16</w:t>
            </w:r>
          </w:p>
        </w:tc>
        <w:tc>
          <w:tcPr>
            <w:tcW w:w="85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64EE1C99" w14:textId="1BA47FBA" w:rsidR="78E69AE6" w:rsidRPr="00481118" w:rsidRDefault="78E69AE6" w:rsidP="78E69AE6">
            <w:pPr>
              <w:spacing w:after="0"/>
              <w:jc w:val="center"/>
              <w:rPr>
                <w:sz w:val="16"/>
                <w:szCs w:val="16"/>
              </w:rPr>
            </w:pPr>
            <w:r w:rsidRPr="00481118">
              <w:rPr>
                <w:rFonts w:ascii="Calibri" w:eastAsia="Calibri" w:hAnsi="Calibri" w:cs="Calibri"/>
                <w:color w:val="000000" w:themeColor="text1"/>
                <w:sz w:val="16"/>
                <w:szCs w:val="16"/>
              </w:rPr>
              <w:t>horas</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12F43959" w14:textId="4581769A" w:rsidR="78E69AE6" w:rsidRPr="00481118" w:rsidRDefault="78E69AE6" w:rsidP="78E69AE6">
            <w:pPr>
              <w:spacing w:after="0"/>
              <w:jc w:val="center"/>
              <w:rPr>
                <w:sz w:val="16"/>
                <w:szCs w:val="16"/>
              </w:rPr>
            </w:pPr>
            <w:r w:rsidRPr="00481118">
              <w:rPr>
                <w:rFonts w:ascii="Calibri" w:eastAsia="Calibri" w:hAnsi="Calibri" w:cs="Calibri"/>
                <w:color w:val="000000" w:themeColor="text1"/>
                <w:sz w:val="16"/>
                <w:szCs w:val="16"/>
              </w:rPr>
              <w:t>36,35 €</w:t>
            </w:r>
          </w:p>
        </w:tc>
        <w:tc>
          <w:tcPr>
            <w:tcW w:w="850"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341B6B0F" w14:textId="461D3983" w:rsidR="78E69AE6" w:rsidRPr="00481118" w:rsidRDefault="78E69AE6" w:rsidP="78E69AE6">
            <w:pPr>
              <w:spacing w:after="0"/>
              <w:jc w:val="center"/>
              <w:rPr>
                <w:sz w:val="16"/>
                <w:szCs w:val="16"/>
              </w:rPr>
            </w:pPr>
            <w:r w:rsidRPr="00481118">
              <w:rPr>
                <w:rFonts w:ascii="Calibri" w:eastAsia="Calibri" w:hAnsi="Calibri" w:cs="Calibri"/>
                <w:color w:val="000000" w:themeColor="text1"/>
                <w:sz w:val="16"/>
                <w:szCs w:val="16"/>
              </w:rPr>
              <w:t>581,58 €</w:t>
            </w:r>
          </w:p>
        </w:tc>
        <w:tc>
          <w:tcPr>
            <w:tcW w:w="85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4E778888" w14:textId="19F4C528" w:rsidR="78E69AE6" w:rsidRPr="00481118" w:rsidRDefault="78E69AE6" w:rsidP="002C4302">
            <w:pPr>
              <w:jc w:val="center"/>
              <w:rPr>
                <w:sz w:val="16"/>
                <w:szCs w:val="16"/>
              </w:rPr>
            </w:pPr>
          </w:p>
        </w:tc>
        <w:tc>
          <w:tcPr>
            <w:tcW w:w="850"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16A7BA45" w14:textId="15F7365D" w:rsidR="78E69AE6" w:rsidRPr="00481118" w:rsidRDefault="78E69AE6" w:rsidP="002C4302">
            <w:pPr>
              <w:jc w:val="center"/>
              <w:rPr>
                <w:sz w:val="16"/>
                <w:szCs w:val="16"/>
              </w:rPr>
            </w:pPr>
          </w:p>
        </w:tc>
      </w:tr>
      <w:tr w:rsidR="78E69AE6" w14:paraId="557BBC09" w14:textId="77777777" w:rsidTr="00FB190E">
        <w:trPr>
          <w:trHeight w:val="315"/>
        </w:trPr>
        <w:tc>
          <w:tcPr>
            <w:tcW w:w="58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4572B944" w14:textId="463083E4" w:rsidR="78E69AE6" w:rsidRPr="00481118" w:rsidRDefault="78E69AE6" w:rsidP="002C4302">
            <w:pPr>
              <w:jc w:val="center"/>
              <w:rPr>
                <w:sz w:val="16"/>
                <w:szCs w:val="16"/>
              </w:rPr>
            </w:pPr>
          </w:p>
        </w:tc>
        <w:tc>
          <w:tcPr>
            <w:tcW w:w="583"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15F7BC17" w14:textId="6752B08F" w:rsidR="78E69AE6" w:rsidRPr="00481118" w:rsidRDefault="78E69AE6" w:rsidP="78E69AE6">
            <w:pPr>
              <w:spacing w:after="0"/>
              <w:jc w:val="center"/>
              <w:rPr>
                <w:sz w:val="16"/>
                <w:szCs w:val="16"/>
              </w:rPr>
            </w:pPr>
            <w:r w:rsidRPr="00481118">
              <w:rPr>
                <w:rFonts w:ascii="Calibri" w:eastAsia="Calibri" w:hAnsi="Calibri" w:cs="Calibri"/>
                <w:color w:val="000000" w:themeColor="text1"/>
                <w:sz w:val="16"/>
                <w:szCs w:val="16"/>
              </w:rPr>
              <w:t>003</w:t>
            </w:r>
          </w:p>
        </w:tc>
        <w:tc>
          <w:tcPr>
            <w:tcW w:w="58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7CE024BA" w14:textId="47C92A22" w:rsidR="78E69AE6" w:rsidRPr="00481118" w:rsidRDefault="78E69AE6" w:rsidP="002C4302">
            <w:pPr>
              <w:jc w:val="center"/>
              <w:rPr>
                <w:sz w:val="16"/>
                <w:szCs w:val="16"/>
              </w:rPr>
            </w:pPr>
          </w:p>
        </w:tc>
        <w:tc>
          <w:tcPr>
            <w:tcW w:w="2078"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35" w:type="dxa"/>
              <w:right w:w="15" w:type="dxa"/>
            </w:tcMar>
            <w:vAlign w:val="center"/>
          </w:tcPr>
          <w:p w14:paraId="5D8E9A40" w14:textId="422DD99B" w:rsidR="78E69AE6" w:rsidRPr="00481118" w:rsidRDefault="78E69AE6" w:rsidP="78E69AE6">
            <w:pPr>
              <w:spacing w:after="0"/>
              <w:jc w:val="left"/>
              <w:rPr>
                <w:sz w:val="16"/>
                <w:szCs w:val="16"/>
              </w:rPr>
            </w:pPr>
            <w:r w:rsidRPr="00481118">
              <w:rPr>
                <w:rFonts w:ascii="Calibri" w:eastAsia="Calibri" w:hAnsi="Calibri" w:cs="Calibri"/>
                <w:color w:val="000000" w:themeColor="text1"/>
                <w:sz w:val="16"/>
                <w:szCs w:val="16"/>
              </w:rPr>
              <w:t>Histórico de rutas</w:t>
            </w:r>
          </w:p>
        </w:tc>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6A139D51" w14:textId="5E59C232" w:rsidR="78E69AE6" w:rsidRPr="00481118" w:rsidRDefault="78E69AE6" w:rsidP="002C4302">
            <w:pPr>
              <w:jc w:val="center"/>
              <w:rPr>
                <w:sz w:val="16"/>
                <w:szCs w:val="16"/>
              </w:rPr>
            </w:pPr>
          </w:p>
        </w:tc>
        <w:tc>
          <w:tcPr>
            <w:tcW w:w="85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30F6C2DC" w14:textId="38C69E17" w:rsidR="78E69AE6" w:rsidRPr="00481118" w:rsidRDefault="78E69AE6" w:rsidP="002C4302">
            <w:pPr>
              <w:jc w:val="center"/>
              <w:rPr>
                <w:sz w:val="16"/>
                <w:szCs w:val="16"/>
              </w:rPr>
            </w:pP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1C8689F6" w14:textId="50831F27" w:rsidR="78E69AE6" w:rsidRPr="00481118" w:rsidRDefault="78E69AE6" w:rsidP="002C4302">
            <w:pPr>
              <w:jc w:val="center"/>
              <w:rPr>
                <w:sz w:val="16"/>
                <w:szCs w:val="16"/>
              </w:rPr>
            </w:pPr>
          </w:p>
        </w:tc>
        <w:tc>
          <w:tcPr>
            <w:tcW w:w="850"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5AC45D32" w14:textId="49752102" w:rsidR="78E69AE6" w:rsidRPr="00481118" w:rsidRDefault="78E69AE6" w:rsidP="002C4302">
            <w:pPr>
              <w:jc w:val="center"/>
              <w:rPr>
                <w:sz w:val="16"/>
                <w:szCs w:val="16"/>
              </w:rPr>
            </w:pPr>
          </w:p>
        </w:tc>
        <w:tc>
          <w:tcPr>
            <w:tcW w:w="85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37D3A6C2" w14:textId="41C1BAC4" w:rsidR="78E69AE6" w:rsidRPr="00481118" w:rsidRDefault="78E69AE6" w:rsidP="78E69AE6">
            <w:pPr>
              <w:spacing w:after="0"/>
              <w:jc w:val="center"/>
              <w:rPr>
                <w:sz w:val="16"/>
                <w:szCs w:val="16"/>
              </w:rPr>
            </w:pPr>
            <w:r w:rsidRPr="00481118">
              <w:rPr>
                <w:rFonts w:ascii="Calibri" w:eastAsia="Calibri" w:hAnsi="Calibri" w:cs="Calibri"/>
                <w:color w:val="000000" w:themeColor="text1"/>
                <w:sz w:val="16"/>
                <w:szCs w:val="16"/>
              </w:rPr>
              <w:t>332,24 €</w:t>
            </w:r>
          </w:p>
        </w:tc>
        <w:tc>
          <w:tcPr>
            <w:tcW w:w="850"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36A72548" w14:textId="474EFE73" w:rsidR="78E69AE6" w:rsidRPr="00481118" w:rsidRDefault="78E69AE6" w:rsidP="002C4302">
            <w:pPr>
              <w:jc w:val="center"/>
              <w:rPr>
                <w:sz w:val="16"/>
                <w:szCs w:val="16"/>
              </w:rPr>
            </w:pPr>
          </w:p>
        </w:tc>
      </w:tr>
      <w:tr w:rsidR="78E69AE6" w14:paraId="4B5D343F" w14:textId="77777777" w:rsidTr="00FB190E">
        <w:trPr>
          <w:trHeight w:val="315"/>
        </w:trPr>
        <w:tc>
          <w:tcPr>
            <w:tcW w:w="58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072066CA" w14:textId="5CA1F0FE" w:rsidR="78E69AE6" w:rsidRPr="00481118" w:rsidRDefault="78E69AE6" w:rsidP="002C4302">
            <w:pPr>
              <w:jc w:val="center"/>
              <w:rPr>
                <w:sz w:val="16"/>
                <w:szCs w:val="16"/>
              </w:rPr>
            </w:pPr>
          </w:p>
        </w:tc>
        <w:tc>
          <w:tcPr>
            <w:tcW w:w="583"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04D5EA42" w14:textId="4B62836E" w:rsidR="78E69AE6" w:rsidRPr="00481118" w:rsidRDefault="78E69AE6" w:rsidP="002C4302">
            <w:pPr>
              <w:jc w:val="center"/>
              <w:rPr>
                <w:sz w:val="16"/>
                <w:szCs w:val="16"/>
              </w:rPr>
            </w:pPr>
          </w:p>
        </w:tc>
        <w:tc>
          <w:tcPr>
            <w:tcW w:w="58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49187E10" w14:textId="72A1E993" w:rsidR="78E69AE6" w:rsidRPr="00481118" w:rsidRDefault="78E69AE6" w:rsidP="78E69AE6">
            <w:pPr>
              <w:spacing w:after="0"/>
              <w:jc w:val="center"/>
              <w:rPr>
                <w:sz w:val="16"/>
                <w:szCs w:val="16"/>
              </w:rPr>
            </w:pPr>
            <w:r w:rsidRPr="00481118">
              <w:rPr>
                <w:rFonts w:ascii="Calibri" w:eastAsia="Calibri" w:hAnsi="Calibri" w:cs="Calibri"/>
                <w:color w:val="000000" w:themeColor="text1"/>
                <w:sz w:val="16"/>
                <w:szCs w:val="16"/>
              </w:rPr>
              <w:t>01</w:t>
            </w:r>
          </w:p>
        </w:tc>
        <w:tc>
          <w:tcPr>
            <w:tcW w:w="2078"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270" w:type="dxa"/>
              <w:right w:w="15" w:type="dxa"/>
            </w:tcMar>
            <w:vAlign w:val="center"/>
          </w:tcPr>
          <w:p w14:paraId="0BE59E96" w14:textId="3296FCAB" w:rsidR="78E69AE6" w:rsidRPr="00481118" w:rsidRDefault="78E69AE6" w:rsidP="78E69AE6">
            <w:pPr>
              <w:spacing w:after="0"/>
              <w:jc w:val="left"/>
              <w:rPr>
                <w:sz w:val="16"/>
                <w:szCs w:val="16"/>
              </w:rPr>
            </w:pPr>
            <w:r w:rsidRPr="00481118">
              <w:rPr>
                <w:rFonts w:ascii="Calibri" w:eastAsia="Calibri" w:hAnsi="Calibri" w:cs="Calibri"/>
                <w:color w:val="000000" w:themeColor="text1"/>
                <w:sz w:val="16"/>
                <w:szCs w:val="16"/>
              </w:rPr>
              <w:t>Desarrollador Junior</w:t>
            </w:r>
          </w:p>
        </w:tc>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5E701080" w14:textId="05CB411E" w:rsidR="78E69AE6" w:rsidRPr="00481118" w:rsidRDefault="78E69AE6" w:rsidP="78E69AE6">
            <w:pPr>
              <w:spacing w:after="0"/>
              <w:jc w:val="center"/>
              <w:rPr>
                <w:sz w:val="16"/>
                <w:szCs w:val="16"/>
              </w:rPr>
            </w:pPr>
            <w:r w:rsidRPr="00481118">
              <w:rPr>
                <w:rFonts w:ascii="Calibri" w:eastAsia="Calibri" w:hAnsi="Calibri" w:cs="Calibri"/>
                <w:color w:val="000000" w:themeColor="text1"/>
                <w:sz w:val="16"/>
                <w:szCs w:val="16"/>
              </w:rPr>
              <w:t>10</w:t>
            </w:r>
          </w:p>
        </w:tc>
        <w:tc>
          <w:tcPr>
            <w:tcW w:w="85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77FAC9D9" w14:textId="3F8C8BCF" w:rsidR="78E69AE6" w:rsidRPr="00481118" w:rsidRDefault="78E69AE6" w:rsidP="78E69AE6">
            <w:pPr>
              <w:spacing w:after="0"/>
              <w:jc w:val="center"/>
              <w:rPr>
                <w:sz w:val="16"/>
                <w:szCs w:val="16"/>
              </w:rPr>
            </w:pPr>
            <w:r w:rsidRPr="00481118">
              <w:rPr>
                <w:rFonts w:ascii="Calibri" w:eastAsia="Calibri" w:hAnsi="Calibri" w:cs="Calibri"/>
                <w:color w:val="000000" w:themeColor="text1"/>
                <w:sz w:val="16"/>
                <w:szCs w:val="16"/>
              </w:rPr>
              <w:t>horas</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738C8C4A" w14:textId="5EBE257C" w:rsidR="78E69AE6" w:rsidRPr="00481118" w:rsidRDefault="78E69AE6" w:rsidP="78E69AE6">
            <w:pPr>
              <w:spacing w:after="0"/>
              <w:jc w:val="center"/>
              <w:rPr>
                <w:sz w:val="16"/>
                <w:szCs w:val="16"/>
              </w:rPr>
            </w:pPr>
            <w:r w:rsidRPr="00481118">
              <w:rPr>
                <w:rFonts w:ascii="Calibri" w:eastAsia="Calibri" w:hAnsi="Calibri" w:cs="Calibri"/>
                <w:color w:val="000000" w:themeColor="text1"/>
                <w:sz w:val="16"/>
                <w:szCs w:val="16"/>
              </w:rPr>
              <w:t>33,22 €</w:t>
            </w:r>
          </w:p>
        </w:tc>
        <w:tc>
          <w:tcPr>
            <w:tcW w:w="850"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2FA91E4F" w14:textId="49B472DC" w:rsidR="78E69AE6" w:rsidRPr="00481118" w:rsidRDefault="78E69AE6" w:rsidP="78E69AE6">
            <w:pPr>
              <w:spacing w:after="0"/>
              <w:jc w:val="center"/>
              <w:rPr>
                <w:sz w:val="16"/>
                <w:szCs w:val="16"/>
              </w:rPr>
            </w:pPr>
            <w:r w:rsidRPr="00481118">
              <w:rPr>
                <w:rFonts w:ascii="Calibri" w:eastAsia="Calibri" w:hAnsi="Calibri" w:cs="Calibri"/>
                <w:color w:val="000000" w:themeColor="text1"/>
                <w:sz w:val="16"/>
                <w:szCs w:val="16"/>
              </w:rPr>
              <w:t>332,24 €</w:t>
            </w:r>
          </w:p>
        </w:tc>
        <w:tc>
          <w:tcPr>
            <w:tcW w:w="85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6D794478" w14:textId="3CF0B7D4" w:rsidR="78E69AE6" w:rsidRPr="00481118" w:rsidRDefault="78E69AE6" w:rsidP="002C4302">
            <w:pPr>
              <w:jc w:val="center"/>
              <w:rPr>
                <w:sz w:val="16"/>
                <w:szCs w:val="16"/>
              </w:rPr>
            </w:pPr>
          </w:p>
        </w:tc>
        <w:tc>
          <w:tcPr>
            <w:tcW w:w="850"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24947B7F" w14:textId="2E936D5C" w:rsidR="78E69AE6" w:rsidRPr="00481118" w:rsidRDefault="78E69AE6" w:rsidP="002C4302">
            <w:pPr>
              <w:jc w:val="center"/>
              <w:rPr>
                <w:sz w:val="16"/>
                <w:szCs w:val="16"/>
              </w:rPr>
            </w:pPr>
          </w:p>
        </w:tc>
      </w:tr>
      <w:tr w:rsidR="78E69AE6" w14:paraId="26C6F772" w14:textId="77777777" w:rsidTr="00FB190E">
        <w:trPr>
          <w:trHeight w:val="315"/>
        </w:trPr>
        <w:tc>
          <w:tcPr>
            <w:tcW w:w="58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038EC24A" w14:textId="50370BB5" w:rsidR="78E69AE6" w:rsidRPr="00481118" w:rsidRDefault="78E69AE6" w:rsidP="002C4302">
            <w:pPr>
              <w:jc w:val="center"/>
              <w:rPr>
                <w:sz w:val="16"/>
                <w:szCs w:val="16"/>
              </w:rPr>
            </w:pPr>
          </w:p>
        </w:tc>
        <w:tc>
          <w:tcPr>
            <w:tcW w:w="583"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488202FC" w14:textId="02622083" w:rsidR="78E69AE6" w:rsidRPr="00481118" w:rsidRDefault="78E69AE6" w:rsidP="78E69AE6">
            <w:pPr>
              <w:spacing w:after="0"/>
              <w:jc w:val="center"/>
              <w:rPr>
                <w:sz w:val="16"/>
                <w:szCs w:val="16"/>
              </w:rPr>
            </w:pPr>
            <w:r w:rsidRPr="00481118">
              <w:rPr>
                <w:rFonts w:ascii="Calibri" w:eastAsia="Calibri" w:hAnsi="Calibri" w:cs="Calibri"/>
                <w:color w:val="000000" w:themeColor="text1"/>
                <w:sz w:val="16"/>
                <w:szCs w:val="16"/>
              </w:rPr>
              <w:t>004</w:t>
            </w:r>
          </w:p>
        </w:tc>
        <w:tc>
          <w:tcPr>
            <w:tcW w:w="58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5F17DDEF" w14:textId="6F100B8B" w:rsidR="78E69AE6" w:rsidRPr="00481118" w:rsidRDefault="78E69AE6" w:rsidP="002C4302">
            <w:pPr>
              <w:jc w:val="center"/>
              <w:rPr>
                <w:sz w:val="16"/>
                <w:szCs w:val="16"/>
              </w:rPr>
            </w:pPr>
          </w:p>
        </w:tc>
        <w:tc>
          <w:tcPr>
            <w:tcW w:w="2078"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35" w:type="dxa"/>
              <w:right w:w="15" w:type="dxa"/>
            </w:tcMar>
            <w:vAlign w:val="center"/>
          </w:tcPr>
          <w:p w14:paraId="6E15B3D5" w14:textId="1E6C47A3" w:rsidR="78E69AE6" w:rsidRPr="00481118" w:rsidRDefault="78E69AE6" w:rsidP="78E69AE6">
            <w:pPr>
              <w:spacing w:after="0"/>
              <w:jc w:val="left"/>
              <w:rPr>
                <w:sz w:val="16"/>
                <w:szCs w:val="16"/>
              </w:rPr>
            </w:pPr>
            <w:r w:rsidRPr="00481118">
              <w:rPr>
                <w:rFonts w:ascii="Calibri" w:eastAsia="Calibri" w:hAnsi="Calibri" w:cs="Calibri"/>
                <w:color w:val="000000" w:themeColor="text1"/>
                <w:sz w:val="16"/>
                <w:szCs w:val="16"/>
              </w:rPr>
              <w:t xml:space="preserve">Listado de </w:t>
            </w:r>
            <w:r w:rsidR="00481118" w:rsidRPr="00481118">
              <w:rPr>
                <w:rFonts w:ascii="Calibri" w:eastAsia="Calibri" w:hAnsi="Calibri" w:cs="Calibri"/>
                <w:color w:val="000000" w:themeColor="text1"/>
                <w:sz w:val="16"/>
                <w:szCs w:val="16"/>
              </w:rPr>
              <w:t>vehículos</w:t>
            </w:r>
            <w:r w:rsidRPr="00481118">
              <w:rPr>
                <w:rFonts w:ascii="Calibri" w:eastAsia="Calibri" w:hAnsi="Calibri" w:cs="Calibri"/>
                <w:color w:val="000000" w:themeColor="text1"/>
                <w:sz w:val="16"/>
                <w:szCs w:val="16"/>
              </w:rPr>
              <w:t xml:space="preserve"> parados</w:t>
            </w:r>
          </w:p>
        </w:tc>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4AC5B808" w14:textId="1BAC1BA7" w:rsidR="78E69AE6" w:rsidRPr="00481118" w:rsidRDefault="78E69AE6" w:rsidP="002C4302">
            <w:pPr>
              <w:jc w:val="center"/>
              <w:rPr>
                <w:sz w:val="16"/>
                <w:szCs w:val="16"/>
              </w:rPr>
            </w:pPr>
          </w:p>
        </w:tc>
        <w:tc>
          <w:tcPr>
            <w:tcW w:w="85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21B4C52B" w14:textId="590297AF" w:rsidR="78E69AE6" w:rsidRPr="00481118" w:rsidRDefault="78E69AE6" w:rsidP="002C4302">
            <w:pPr>
              <w:jc w:val="center"/>
              <w:rPr>
                <w:sz w:val="16"/>
                <w:szCs w:val="16"/>
              </w:rPr>
            </w:pP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1601AD5F" w14:textId="5D084856" w:rsidR="78E69AE6" w:rsidRPr="00481118" w:rsidRDefault="78E69AE6" w:rsidP="002C4302">
            <w:pPr>
              <w:jc w:val="center"/>
              <w:rPr>
                <w:sz w:val="16"/>
                <w:szCs w:val="16"/>
              </w:rPr>
            </w:pPr>
          </w:p>
        </w:tc>
        <w:tc>
          <w:tcPr>
            <w:tcW w:w="850"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63AE6FF2" w14:textId="0C4B1B51" w:rsidR="78E69AE6" w:rsidRPr="00481118" w:rsidRDefault="78E69AE6" w:rsidP="002C4302">
            <w:pPr>
              <w:jc w:val="center"/>
              <w:rPr>
                <w:sz w:val="16"/>
                <w:szCs w:val="16"/>
              </w:rPr>
            </w:pPr>
          </w:p>
        </w:tc>
        <w:tc>
          <w:tcPr>
            <w:tcW w:w="85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61A41B5E" w14:textId="1810C323" w:rsidR="78E69AE6" w:rsidRPr="00481118" w:rsidRDefault="78E69AE6" w:rsidP="78E69AE6">
            <w:pPr>
              <w:spacing w:after="0"/>
              <w:jc w:val="center"/>
              <w:rPr>
                <w:sz w:val="16"/>
                <w:szCs w:val="16"/>
              </w:rPr>
            </w:pPr>
            <w:r w:rsidRPr="00481118">
              <w:rPr>
                <w:rFonts w:ascii="Calibri" w:eastAsia="Calibri" w:hAnsi="Calibri" w:cs="Calibri"/>
                <w:color w:val="000000" w:themeColor="text1"/>
                <w:sz w:val="16"/>
                <w:szCs w:val="16"/>
              </w:rPr>
              <w:t>265,79 €</w:t>
            </w:r>
          </w:p>
        </w:tc>
        <w:tc>
          <w:tcPr>
            <w:tcW w:w="850"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00C15DA4" w14:textId="68ACCBC1" w:rsidR="78E69AE6" w:rsidRPr="00481118" w:rsidRDefault="78E69AE6" w:rsidP="002C4302">
            <w:pPr>
              <w:jc w:val="center"/>
              <w:rPr>
                <w:sz w:val="16"/>
                <w:szCs w:val="16"/>
              </w:rPr>
            </w:pPr>
          </w:p>
        </w:tc>
      </w:tr>
      <w:tr w:rsidR="78E69AE6" w14:paraId="127E8300" w14:textId="77777777" w:rsidTr="00FB190E">
        <w:trPr>
          <w:trHeight w:val="315"/>
        </w:trPr>
        <w:tc>
          <w:tcPr>
            <w:tcW w:w="58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71F67BC8" w14:textId="7A2602ED" w:rsidR="78E69AE6" w:rsidRPr="00481118" w:rsidRDefault="78E69AE6" w:rsidP="002C4302">
            <w:pPr>
              <w:jc w:val="center"/>
              <w:rPr>
                <w:sz w:val="16"/>
                <w:szCs w:val="16"/>
              </w:rPr>
            </w:pPr>
          </w:p>
        </w:tc>
        <w:tc>
          <w:tcPr>
            <w:tcW w:w="583"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708BD98E" w14:textId="7F2AB83A" w:rsidR="78E69AE6" w:rsidRPr="00481118" w:rsidRDefault="78E69AE6" w:rsidP="002C4302">
            <w:pPr>
              <w:jc w:val="center"/>
              <w:rPr>
                <w:sz w:val="16"/>
                <w:szCs w:val="16"/>
              </w:rPr>
            </w:pPr>
          </w:p>
        </w:tc>
        <w:tc>
          <w:tcPr>
            <w:tcW w:w="58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0AF65AE4" w14:textId="4A7B5512" w:rsidR="78E69AE6" w:rsidRPr="00481118" w:rsidRDefault="78E69AE6" w:rsidP="78E69AE6">
            <w:pPr>
              <w:spacing w:after="0"/>
              <w:jc w:val="center"/>
              <w:rPr>
                <w:sz w:val="16"/>
                <w:szCs w:val="16"/>
              </w:rPr>
            </w:pPr>
            <w:r w:rsidRPr="00481118">
              <w:rPr>
                <w:rFonts w:ascii="Calibri" w:eastAsia="Calibri" w:hAnsi="Calibri" w:cs="Calibri"/>
                <w:color w:val="000000" w:themeColor="text1"/>
                <w:sz w:val="16"/>
                <w:szCs w:val="16"/>
              </w:rPr>
              <w:t>01</w:t>
            </w:r>
          </w:p>
        </w:tc>
        <w:tc>
          <w:tcPr>
            <w:tcW w:w="2078"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270" w:type="dxa"/>
              <w:right w:w="15" w:type="dxa"/>
            </w:tcMar>
            <w:vAlign w:val="center"/>
          </w:tcPr>
          <w:p w14:paraId="03F28272" w14:textId="7BBD28C9" w:rsidR="78E69AE6" w:rsidRPr="00481118" w:rsidRDefault="78E69AE6" w:rsidP="78E69AE6">
            <w:pPr>
              <w:spacing w:after="0"/>
              <w:jc w:val="left"/>
              <w:rPr>
                <w:sz w:val="16"/>
                <w:szCs w:val="16"/>
              </w:rPr>
            </w:pPr>
            <w:r w:rsidRPr="00481118">
              <w:rPr>
                <w:rFonts w:ascii="Calibri" w:eastAsia="Calibri" w:hAnsi="Calibri" w:cs="Calibri"/>
                <w:color w:val="000000" w:themeColor="text1"/>
                <w:sz w:val="16"/>
                <w:szCs w:val="16"/>
              </w:rPr>
              <w:t>Desarrollador Junior</w:t>
            </w:r>
          </w:p>
        </w:tc>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35161222" w14:textId="4F36BE49" w:rsidR="78E69AE6" w:rsidRPr="00481118" w:rsidRDefault="78E69AE6" w:rsidP="78E69AE6">
            <w:pPr>
              <w:spacing w:after="0"/>
              <w:jc w:val="center"/>
              <w:rPr>
                <w:sz w:val="16"/>
                <w:szCs w:val="16"/>
              </w:rPr>
            </w:pPr>
            <w:r w:rsidRPr="00481118">
              <w:rPr>
                <w:rFonts w:ascii="Calibri" w:eastAsia="Calibri" w:hAnsi="Calibri" w:cs="Calibri"/>
                <w:color w:val="000000" w:themeColor="text1"/>
                <w:sz w:val="16"/>
                <w:szCs w:val="16"/>
              </w:rPr>
              <w:t>8</w:t>
            </w:r>
          </w:p>
        </w:tc>
        <w:tc>
          <w:tcPr>
            <w:tcW w:w="85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47D9C7D8" w14:textId="36CB4006" w:rsidR="78E69AE6" w:rsidRPr="00481118" w:rsidRDefault="78E69AE6" w:rsidP="78E69AE6">
            <w:pPr>
              <w:spacing w:after="0"/>
              <w:jc w:val="center"/>
              <w:rPr>
                <w:sz w:val="16"/>
                <w:szCs w:val="16"/>
              </w:rPr>
            </w:pPr>
            <w:r w:rsidRPr="00481118">
              <w:rPr>
                <w:rFonts w:ascii="Calibri" w:eastAsia="Calibri" w:hAnsi="Calibri" w:cs="Calibri"/>
                <w:color w:val="000000" w:themeColor="text1"/>
                <w:sz w:val="16"/>
                <w:szCs w:val="16"/>
              </w:rPr>
              <w:t>horas</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406D5067" w14:textId="4121FC44" w:rsidR="78E69AE6" w:rsidRPr="00481118" w:rsidRDefault="78E69AE6" w:rsidP="78E69AE6">
            <w:pPr>
              <w:spacing w:after="0"/>
              <w:jc w:val="center"/>
              <w:rPr>
                <w:sz w:val="16"/>
                <w:szCs w:val="16"/>
              </w:rPr>
            </w:pPr>
            <w:r w:rsidRPr="00481118">
              <w:rPr>
                <w:rFonts w:ascii="Calibri" w:eastAsia="Calibri" w:hAnsi="Calibri" w:cs="Calibri"/>
                <w:color w:val="000000" w:themeColor="text1"/>
                <w:sz w:val="16"/>
                <w:szCs w:val="16"/>
              </w:rPr>
              <w:t>33,22 €</w:t>
            </w:r>
          </w:p>
        </w:tc>
        <w:tc>
          <w:tcPr>
            <w:tcW w:w="850"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3D6E6FC5" w14:textId="61586EE0" w:rsidR="78E69AE6" w:rsidRPr="00481118" w:rsidRDefault="78E69AE6" w:rsidP="78E69AE6">
            <w:pPr>
              <w:spacing w:after="0"/>
              <w:jc w:val="center"/>
              <w:rPr>
                <w:sz w:val="16"/>
                <w:szCs w:val="16"/>
              </w:rPr>
            </w:pPr>
            <w:r w:rsidRPr="00481118">
              <w:rPr>
                <w:rFonts w:ascii="Calibri" w:eastAsia="Calibri" w:hAnsi="Calibri" w:cs="Calibri"/>
                <w:color w:val="000000" w:themeColor="text1"/>
                <w:sz w:val="16"/>
                <w:szCs w:val="16"/>
              </w:rPr>
              <w:t>265,79 €</w:t>
            </w:r>
          </w:p>
        </w:tc>
        <w:tc>
          <w:tcPr>
            <w:tcW w:w="85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15AE3B5E" w14:textId="4BC4A145" w:rsidR="78E69AE6" w:rsidRPr="00481118" w:rsidRDefault="78E69AE6" w:rsidP="002C4302">
            <w:pPr>
              <w:jc w:val="center"/>
              <w:rPr>
                <w:sz w:val="16"/>
                <w:szCs w:val="16"/>
              </w:rPr>
            </w:pPr>
          </w:p>
        </w:tc>
        <w:tc>
          <w:tcPr>
            <w:tcW w:w="850"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47D529BD" w14:textId="5CC32393" w:rsidR="78E69AE6" w:rsidRPr="00481118" w:rsidRDefault="78E69AE6" w:rsidP="002C4302">
            <w:pPr>
              <w:jc w:val="center"/>
              <w:rPr>
                <w:sz w:val="16"/>
                <w:szCs w:val="16"/>
              </w:rPr>
            </w:pPr>
          </w:p>
        </w:tc>
      </w:tr>
      <w:tr w:rsidR="78E69AE6" w14:paraId="3D3A0D13" w14:textId="77777777" w:rsidTr="00FB190E">
        <w:trPr>
          <w:trHeight w:val="315"/>
        </w:trPr>
        <w:tc>
          <w:tcPr>
            <w:tcW w:w="58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7E9F3CE6" w14:textId="43DD7BD8" w:rsidR="78E69AE6" w:rsidRPr="00481118" w:rsidRDefault="78E69AE6" w:rsidP="002C4302">
            <w:pPr>
              <w:jc w:val="center"/>
              <w:rPr>
                <w:sz w:val="16"/>
                <w:szCs w:val="16"/>
              </w:rPr>
            </w:pPr>
          </w:p>
        </w:tc>
        <w:tc>
          <w:tcPr>
            <w:tcW w:w="583"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20BA1FF7" w14:textId="53B65860" w:rsidR="78E69AE6" w:rsidRPr="00481118" w:rsidRDefault="78E69AE6" w:rsidP="78E69AE6">
            <w:pPr>
              <w:spacing w:after="0"/>
              <w:jc w:val="center"/>
              <w:rPr>
                <w:sz w:val="16"/>
                <w:szCs w:val="16"/>
              </w:rPr>
            </w:pPr>
            <w:r w:rsidRPr="00481118">
              <w:rPr>
                <w:rFonts w:ascii="Calibri" w:eastAsia="Calibri" w:hAnsi="Calibri" w:cs="Calibri"/>
                <w:color w:val="000000" w:themeColor="text1"/>
                <w:sz w:val="16"/>
                <w:szCs w:val="16"/>
              </w:rPr>
              <w:t>005</w:t>
            </w:r>
          </w:p>
        </w:tc>
        <w:tc>
          <w:tcPr>
            <w:tcW w:w="58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1BDE6A8C" w14:textId="2467F06C" w:rsidR="78E69AE6" w:rsidRPr="00481118" w:rsidRDefault="78E69AE6" w:rsidP="002C4302">
            <w:pPr>
              <w:jc w:val="center"/>
              <w:rPr>
                <w:sz w:val="16"/>
                <w:szCs w:val="16"/>
              </w:rPr>
            </w:pPr>
          </w:p>
        </w:tc>
        <w:tc>
          <w:tcPr>
            <w:tcW w:w="2078"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35" w:type="dxa"/>
              <w:right w:w="15" w:type="dxa"/>
            </w:tcMar>
            <w:vAlign w:val="center"/>
          </w:tcPr>
          <w:p w14:paraId="05CB833A" w14:textId="1CCE598C" w:rsidR="78E69AE6" w:rsidRPr="00481118" w:rsidRDefault="78E69AE6" w:rsidP="78E69AE6">
            <w:pPr>
              <w:spacing w:after="0"/>
              <w:jc w:val="left"/>
              <w:rPr>
                <w:sz w:val="16"/>
                <w:szCs w:val="16"/>
              </w:rPr>
            </w:pPr>
            <w:r w:rsidRPr="00481118">
              <w:rPr>
                <w:rFonts w:ascii="Calibri" w:eastAsia="Calibri" w:hAnsi="Calibri" w:cs="Calibri"/>
                <w:color w:val="000000" w:themeColor="text1"/>
                <w:sz w:val="16"/>
                <w:szCs w:val="16"/>
              </w:rPr>
              <w:t>Informes de actividad y desempeño</w:t>
            </w:r>
          </w:p>
        </w:tc>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6291FBA2" w14:textId="3501FBC5" w:rsidR="78E69AE6" w:rsidRPr="00481118" w:rsidRDefault="78E69AE6" w:rsidP="002C4302">
            <w:pPr>
              <w:jc w:val="center"/>
              <w:rPr>
                <w:sz w:val="16"/>
                <w:szCs w:val="16"/>
              </w:rPr>
            </w:pPr>
          </w:p>
        </w:tc>
        <w:tc>
          <w:tcPr>
            <w:tcW w:w="85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4ED4C9C1" w14:textId="27CF3FE6" w:rsidR="78E69AE6" w:rsidRPr="00481118" w:rsidRDefault="78E69AE6" w:rsidP="002C4302">
            <w:pPr>
              <w:jc w:val="center"/>
              <w:rPr>
                <w:sz w:val="16"/>
                <w:szCs w:val="16"/>
              </w:rPr>
            </w:pP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1001BA5D" w14:textId="4DD1FD89" w:rsidR="78E69AE6" w:rsidRPr="00481118" w:rsidRDefault="78E69AE6" w:rsidP="002C4302">
            <w:pPr>
              <w:jc w:val="center"/>
              <w:rPr>
                <w:sz w:val="16"/>
                <w:szCs w:val="16"/>
              </w:rPr>
            </w:pPr>
          </w:p>
        </w:tc>
        <w:tc>
          <w:tcPr>
            <w:tcW w:w="850"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44BF1261" w14:textId="5066ED5B" w:rsidR="78E69AE6" w:rsidRPr="00481118" w:rsidRDefault="78E69AE6" w:rsidP="002C4302">
            <w:pPr>
              <w:jc w:val="center"/>
              <w:rPr>
                <w:sz w:val="16"/>
                <w:szCs w:val="16"/>
              </w:rPr>
            </w:pPr>
          </w:p>
        </w:tc>
        <w:tc>
          <w:tcPr>
            <w:tcW w:w="85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579080BB" w14:textId="5D1C96CE" w:rsidR="78E69AE6" w:rsidRPr="00481118" w:rsidRDefault="78E69AE6" w:rsidP="78E69AE6">
            <w:pPr>
              <w:spacing w:after="0"/>
              <w:jc w:val="center"/>
              <w:rPr>
                <w:sz w:val="16"/>
                <w:szCs w:val="16"/>
              </w:rPr>
            </w:pPr>
            <w:r w:rsidRPr="00481118">
              <w:rPr>
                <w:rFonts w:ascii="Calibri" w:eastAsia="Calibri" w:hAnsi="Calibri" w:cs="Calibri"/>
                <w:color w:val="000000" w:themeColor="text1"/>
                <w:sz w:val="16"/>
                <w:szCs w:val="16"/>
              </w:rPr>
              <w:t>232,57 €</w:t>
            </w:r>
          </w:p>
        </w:tc>
        <w:tc>
          <w:tcPr>
            <w:tcW w:w="850"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767BEE2F" w14:textId="6D990A6E" w:rsidR="78E69AE6" w:rsidRPr="00481118" w:rsidRDefault="78E69AE6" w:rsidP="002C4302">
            <w:pPr>
              <w:jc w:val="center"/>
              <w:rPr>
                <w:sz w:val="16"/>
                <w:szCs w:val="16"/>
              </w:rPr>
            </w:pPr>
          </w:p>
        </w:tc>
      </w:tr>
      <w:tr w:rsidR="78E69AE6" w14:paraId="3F8CFC22" w14:textId="77777777" w:rsidTr="00FB190E">
        <w:trPr>
          <w:trHeight w:val="315"/>
        </w:trPr>
        <w:tc>
          <w:tcPr>
            <w:tcW w:w="58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265A1C5B" w14:textId="5D3DD43C" w:rsidR="78E69AE6" w:rsidRPr="00481118" w:rsidRDefault="78E69AE6" w:rsidP="002C4302">
            <w:pPr>
              <w:jc w:val="center"/>
              <w:rPr>
                <w:sz w:val="16"/>
                <w:szCs w:val="16"/>
              </w:rPr>
            </w:pPr>
          </w:p>
        </w:tc>
        <w:tc>
          <w:tcPr>
            <w:tcW w:w="583"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613A7417" w14:textId="036063AC" w:rsidR="78E69AE6" w:rsidRPr="00481118" w:rsidRDefault="78E69AE6" w:rsidP="002C4302">
            <w:pPr>
              <w:jc w:val="center"/>
              <w:rPr>
                <w:sz w:val="16"/>
                <w:szCs w:val="16"/>
              </w:rPr>
            </w:pPr>
          </w:p>
        </w:tc>
        <w:tc>
          <w:tcPr>
            <w:tcW w:w="58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0A624C53" w14:textId="48CCE283" w:rsidR="78E69AE6" w:rsidRPr="00481118" w:rsidRDefault="78E69AE6" w:rsidP="78E69AE6">
            <w:pPr>
              <w:spacing w:after="0"/>
              <w:jc w:val="center"/>
              <w:rPr>
                <w:sz w:val="16"/>
                <w:szCs w:val="16"/>
              </w:rPr>
            </w:pPr>
            <w:r w:rsidRPr="00481118">
              <w:rPr>
                <w:rFonts w:ascii="Calibri" w:eastAsia="Calibri" w:hAnsi="Calibri" w:cs="Calibri"/>
                <w:color w:val="000000" w:themeColor="text1"/>
                <w:sz w:val="16"/>
                <w:szCs w:val="16"/>
              </w:rPr>
              <w:t>01</w:t>
            </w:r>
          </w:p>
        </w:tc>
        <w:tc>
          <w:tcPr>
            <w:tcW w:w="2078"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270" w:type="dxa"/>
              <w:right w:w="15" w:type="dxa"/>
            </w:tcMar>
            <w:vAlign w:val="center"/>
          </w:tcPr>
          <w:p w14:paraId="680CEDD5" w14:textId="78254F20" w:rsidR="78E69AE6" w:rsidRPr="00481118" w:rsidRDefault="78E69AE6" w:rsidP="78E69AE6">
            <w:pPr>
              <w:spacing w:after="0"/>
              <w:jc w:val="left"/>
              <w:rPr>
                <w:sz w:val="16"/>
                <w:szCs w:val="16"/>
              </w:rPr>
            </w:pPr>
            <w:r w:rsidRPr="00481118">
              <w:rPr>
                <w:rFonts w:ascii="Calibri" w:eastAsia="Calibri" w:hAnsi="Calibri" w:cs="Calibri"/>
                <w:color w:val="000000" w:themeColor="text1"/>
                <w:sz w:val="16"/>
                <w:szCs w:val="16"/>
              </w:rPr>
              <w:t>Desarrollador Junior</w:t>
            </w:r>
          </w:p>
        </w:tc>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6949413B" w14:textId="46886DFB" w:rsidR="78E69AE6" w:rsidRPr="00481118" w:rsidRDefault="78E69AE6" w:rsidP="78E69AE6">
            <w:pPr>
              <w:spacing w:after="0"/>
              <w:jc w:val="center"/>
              <w:rPr>
                <w:sz w:val="16"/>
                <w:szCs w:val="16"/>
              </w:rPr>
            </w:pPr>
            <w:r w:rsidRPr="00481118">
              <w:rPr>
                <w:rFonts w:ascii="Calibri" w:eastAsia="Calibri" w:hAnsi="Calibri" w:cs="Calibri"/>
                <w:color w:val="000000" w:themeColor="text1"/>
                <w:sz w:val="16"/>
                <w:szCs w:val="16"/>
              </w:rPr>
              <w:t>7</w:t>
            </w:r>
          </w:p>
        </w:tc>
        <w:tc>
          <w:tcPr>
            <w:tcW w:w="85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1F21257B" w14:textId="0778AE7C" w:rsidR="78E69AE6" w:rsidRPr="00481118" w:rsidRDefault="78E69AE6" w:rsidP="78E69AE6">
            <w:pPr>
              <w:spacing w:after="0"/>
              <w:jc w:val="center"/>
              <w:rPr>
                <w:sz w:val="16"/>
                <w:szCs w:val="16"/>
              </w:rPr>
            </w:pPr>
            <w:r w:rsidRPr="00481118">
              <w:rPr>
                <w:rFonts w:ascii="Calibri" w:eastAsia="Calibri" w:hAnsi="Calibri" w:cs="Calibri"/>
                <w:color w:val="000000" w:themeColor="text1"/>
                <w:sz w:val="16"/>
                <w:szCs w:val="16"/>
              </w:rPr>
              <w:t>horas</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43753C58" w14:textId="68B875A0" w:rsidR="78E69AE6" w:rsidRPr="00481118" w:rsidRDefault="78E69AE6" w:rsidP="78E69AE6">
            <w:pPr>
              <w:spacing w:after="0"/>
              <w:jc w:val="center"/>
              <w:rPr>
                <w:sz w:val="16"/>
                <w:szCs w:val="16"/>
              </w:rPr>
            </w:pPr>
            <w:r w:rsidRPr="00481118">
              <w:rPr>
                <w:rFonts w:ascii="Calibri" w:eastAsia="Calibri" w:hAnsi="Calibri" w:cs="Calibri"/>
                <w:color w:val="000000" w:themeColor="text1"/>
                <w:sz w:val="16"/>
                <w:szCs w:val="16"/>
              </w:rPr>
              <w:t>33,22 €</w:t>
            </w:r>
          </w:p>
        </w:tc>
        <w:tc>
          <w:tcPr>
            <w:tcW w:w="850"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28F06C1B" w14:textId="203245AC" w:rsidR="78E69AE6" w:rsidRPr="00481118" w:rsidRDefault="78E69AE6" w:rsidP="78E69AE6">
            <w:pPr>
              <w:spacing w:after="0"/>
              <w:jc w:val="center"/>
              <w:rPr>
                <w:sz w:val="16"/>
                <w:szCs w:val="16"/>
              </w:rPr>
            </w:pPr>
            <w:r w:rsidRPr="00481118">
              <w:rPr>
                <w:rFonts w:ascii="Calibri" w:eastAsia="Calibri" w:hAnsi="Calibri" w:cs="Calibri"/>
                <w:color w:val="000000" w:themeColor="text1"/>
                <w:sz w:val="16"/>
                <w:szCs w:val="16"/>
              </w:rPr>
              <w:t>232,57 €</w:t>
            </w:r>
          </w:p>
        </w:tc>
        <w:tc>
          <w:tcPr>
            <w:tcW w:w="85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19FAEFC9" w14:textId="30C2DBBB" w:rsidR="78E69AE6" w:rsidRPr="00481118" w:rsidRDefault="78E69AE6" w:rsidP="002C4302">
            <w:pPr>
              <w:jc w:val="center"/>
              <w:rPr>
                <w:sz w:val="16"/>
                <w:szCs w:val="16"/>
              </w:rPr>
            </w:pPr>
          </w:p>
        </w:tc>
        <w:tc>
          <w:tcPr>
            <w:tcW w:w="850"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7C073487" w14:textId="60143927" w:rsidR="78E69AE6" w:rsidRPr="00481118" w:rsidRDefault="78E69AE6" w:rsidP="002C4302">
            <w:pPr>
              <w:jc w:val="center"/>
              <w:rPr>
                <w:sz w:val="16"/>
                <w:szCs w:val="16"/>
              </w:rPr>
            </w:pPr>
          </w:p>
        </w:tc>
      </w:tr>
      <w:tr w:rsidR="78E69AE6" w14:paraId="60B530C4" w14:textId="77777777" w:rsidTr="00FB190E">
        <w:trPr>
          <w:trHeight w:val="315"/>
        </w:trPr>
        <w:tc>
          <w:tcPr>
            <w:tcW w:w="58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5061A324" w14:textId="11B9ACC8" w:rsidR="78E69AE6" w:rsidRPr="00481118" w:rsidRDefault="78E69AE6" w:rsidP="002C4302">
            <w:pPr>
              <w:jc w:val="center"/>
              <w:rPr>
                <w:sz w:val="16"/>
                <w:szCs w:val="16"/>
              </w:rPr>
            </w:pPr>
          </w:p>
        </w:tc>
        <w:tc>
          <w:tcPr>
            <w:tcW w:w="583"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644A2928" w14:textId="1843E811" w:rsidR="78E69AE6" w:rsidRPr="00481118" w:rsidRDefault="78E69AE6" w:rsidP="78E69AE6">
            <w:pPr>
              <w:spacing w:after="0"/>
              <w:jc w:val="center"/>
              <w:rPr>
                <w:sz w:val="16"/>
                <w:szCs w:val="16"/>
              </w:rPr>
            </w:pPr>
            <w:r w:rsidRPr="00481118">
              <w:rPr>
                <w:rFonts w:ascii="Calibri" w:eastAsia="Calibri" w:hAnsi="Calibri" w:cs="Calibri"/>
                <w:color w:val="000000" w:themeColor="text1"/>
                <w:sz w:val="16"/>
                <w:szCs w:val="16"/>
              </w:rPr>
              <w:t>006</w:t>
            </w:r>
          </w:p>
        </w:tc>
        <w:tc>
          <w:tcPr>
            <w:tcW w:w="58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06F53A6F" w14:textId="309A6486" w:rsidR="78E69AE6" w:rsidRPr="00481118" w:rsidRDefault="78E69AE6" w:rsidP="002C4302">
            <w:pPr>
              <w:jc w:val="center"/>
              <w:rPr>
                <w:sz w:val="16"/>
                <w:szCs w:val="16"/>
              </w:rPr>
            </w:pPr>
          </w:p>
        </w:tc>
        <w:tc>
          <w:tcPr>
            <w:tcW w:w="2078"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35" w:type="dxa"/>
              <w:right w:w="15" w:type="dxa"/>
            </w:tcMar>
            <w:vAlign w:val="center"/>
          </w:tcPr>
          <w:p w14:paraId="12AE41B1" w14:textId="2804BB1E" w:rsidR="78E69AE6" w:rsidRPr="00481118" w:rsidRDefault="78E69AE6" w:rsidP="78E69AE6">
            <w:pPr>
              <w:spacing w:after="0"/>
              <w:jc w:val="left"/>
              <w:rPr>
                <w:sz w:val="16"/>
                <w:szCs w:val="16"/>
              </w:rPr>
            </w:pPr>
            <w:r w:rsidRPr="00481118">
              <w:rPr>
                <w:rFonts w:ascii="Calibri" w:eastAsia="Calibri" w:hAnsi="Calibri" w:cs="Calibri"/>
                <w:color w:val="000000" w:themeColor="text1"/>
                <w:sz w:val="16"/>
                <w:szCs w:val="16"/>
              </w:rPr>
              <w:t>Seguimiento en tiempo real de los vehículos</w:t>
            </w:r>
          </w:p>
        </w:tc>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362DADC7" w14:textId="45DB5123" w:rsidR="78E69AE6" w:rsidRPr="00481118" w:rsidRDefault="78E69AE6" w:rsidP="002C4302">
            <w:pPr>
              <w:jc w:val="center"/>
              <w:rPr>
                <w:sz w:val="16"/>
                <w:szCs w:val="16"/>
              </w:rPr>
            </w:pPr>
          </w:p>
        </w:tc>
        <w:tc>
          <w:tcPr>
            <w:tcW w:w="85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15EC0DF9" w14:textId="02770878" w:rsidR="78E69AE6" w:rsidRPr="00481118" w:rsidRDefault="78E69AE6" w:rsidP="002C4302">
            <w:pPr>
              <w:jc w:val="center"/>
              <w:rPr>
                <w:sz w:val="16"/>
                <w:szCs w:val="16"/>
              </w:rPr>
            </w:pP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5FB04309" w14:textId="45729187" w:rsidR="78E69AE6" w:rsidRPr="00481118" w:rsidRDefault="78E69AE6" w:rsidP="002C4302">
            <w:pPr>
              <w:jc w:val="center"/>
              <w:rPr>
                <w:sz w:val="16"/>
                <w:szCs w:val="16"/>
              </w:rPr>
            </w:pPr>
          </w:p>
        </w:tc>
        <w:tc>
          <w:tcPr>
            <w:tcW w:w="850"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7494F504" w14:textId="3B485AF9" w:rsidR="78E69AE6" w:rsidRPr="00481118" w:rsidRDefault="78E69AE6" w:rsidP="002C4302">
            <w:pPr>
              <w:jc w:val="center"/>
              <w:rPr>
                <w:sz w:val="16"/>
                <w:szCs w:val="16"/>
              </w:rPr>
            </w:pPr>
          </w:p>
        </w:tc>
        <w:tc>
          <w:tcPr>
            <w:tcW w:w="85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5031EF0A" w14:textId="091D908C" w:rsidR="78E69AE6" w:rsidRPr="00481118" w:rsidRDefault="78E69AE6" w:rsidP="78E69AE6">
            <w:pPr>
              <w:spacing w:after="0"/>
              <w:jc w:val="center"/>
              <w:rPr>
                <w:sz w:val="16"/>
                <w:szCs w:val="16"/>
              </w:rPr>
            </w:pPr>
            <w:r w:rsidRPr="00481118">
              <w:rPr>
                <w:rFonts w:ascii="Calibri" w:eastAsia="Calibri" w:hAnsi="Calibri" w:cs="Calibri"/>
                <w:color w:val="000000" w:themeColor="text1"/>
                <w:sz w:val="16"/>
                <w:szCs w:val="16"/>
              </w:rPr>
              <w:t>299,01 €</w:t>
            </w:r>
          </w:p>
        </w:tc>
        <w:tc>
          <w:tcPr>
            <w:tcW w:w="850"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2254F40D" w14:textId="4CEA3E72" w:rsidR="78E69AE6" w:rsidRPr="00481118" w:rsidRDefault="78E69AE6" w:rsidP="002C4302">
            <w:pPr>
              <w:jc w:val="center"/>
              <w:rPr>
                <w:sz w:val="16"/>
                <w:szCs w:val="16"/>
              </w:rPr>
            </w:pPr>
          </w:p>
        </w:tc>
      </w:tr>
      <w:tr w:rsidR="78E69AE6" w14:paraId="2B8099EA" w14:textId="77777777" w:rsidTr="00FB190E">
        <w:trPr>
          <w:trHeight w:val="315"/>
        </w:trPr>
        <w:tc>
          <w:tcPr>
            <w:tcW w:w="58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10662E5C" w14:textId="6CCAFF1C" w:rsidR="78E69AE6" w:rsidRPr="00481118" w:rsidRDefault="78E69AE6" w:rsidP="002C4302">
            <w:pPr>
              <w:jc w:val="center"/>
              <w:rPr>
                <w:sz w:val="16"/>
                <w:szCs w:val="16"/>
              </w:rPr>
            </w:pPr>
          </w:p>
        </w:tc>
        <w:tc>
          <w:tcPr>
            <w:tcW w:w="583"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5C602701" w14:textId="66D06515" w:rsidR="78E69AE6" w:rsidRPr="00481118" w:rsidRDefault="78E69AE6" w:rsidP="002C4302">
            <w:pPr>
              <w:jc w:val="center"/>
              <w:rPr>
                <w:sz w:val="16"/>
                <w:szCs w:val="16"/>
              </w:rPr>
            </w:pPr>
          </w:p>
        </w:tc>
        <w:tc>
          <w:tcPr>
            <w:tcW w:w="58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2ABE10DC" w14:textId="0655A482" w:rsidR="78E69AE6" w:rsidRPr="00481118" w:rsidRDefault="78E69AE6" w:rsidP="78E69AE6">
            <w:pPr>
              <w:spacing w:after="0"/>
              <w:jc w:val="center"/>
              <w:rPr>
                <w:sz w:val="16"/>
                <w:szCs w:val="16"/>
              </w:rPr>
            </w:pPr>
            <w:r w:rsidRPr="00481118">
              <w:rPr>
                <w:rFonts w:ascii="Calibri" w:eastAsia="Calibri" w:hAnsi="Calibri" w:cs="Calibri"/>
                <w:color w:val="000000" w:themeColor="text1"/>
                <w:sz w:val="16"/>
                <w:szCs w:val="16"/>
              </w:rPr>
              <w:t>01</w:t>
            </w:r>
          </w:p>
        </w:tc>
        <w:tc>
          <w:tcPr>
            <w:tcW w:w="2078"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270" w:type="dxa"/>
              <w:right w:w="15" w:type="dxa"/>
            </w:tcMar>
            <w:vAlign w:val="center"/>
          </w:tcPr>
          <w:p w14:paraId="5EB199E5" w14:textId="0611663E" w:rsidR="78E69AE6" w:rsidRPr="00481118" w:rsidRDefault="78E69AE6" w:rsidP="78E69AE6">
            <w:pPr>
              <w:spacing w:after="0"/>
              <w:jc w:val="left"/>
              <w:rPr>
                <w:sz w:val="16"/>
                <w:szCs w:val="16"/>
              </w:rPr>
            </w:pPr>
            <w:r w:rsidRPr="00481118">
              <w:rPr>
                <w:rFonts w:ascii="Calibri" w:eastAsia="Calibri" w:hAnsi="Calibri" w:cs="Calibri"/>
                <w:color w:val="000000" w:themeColor="text1"/>
                <w:sz w:val="16"/>
                <w:szCs w:val="16"/>
              </w:rPr>
              <w:t>Desarrollador Junior</w:t>
            </w:r>
          </w:p>
        </w:tc>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0892E25E" w14:textId="63AEEDDA" w:rsidR="78E69AE6" w:rsidRPr="00481118" w:rsidRDefault="78E69AE6" w:rsidP="78E69AE6">
            <w:pPr>
              <w:spacing w:after="0"/>
              <w:jc w:val="center"/>
              <w:rPr>
                <w:sz w:val="16"/>
                <w:szCs w:val="16"/>
              </w:rPr>
            </w:pPr>
            <w:r w:rsidRPr="00481118">
              <w:rPr>
                <w:rFonts w:ascii="Calibri" w:eastAsia="Calibri" w:hAnsi="Calibri" w:cs="Calibri"/>
                <w:color w:val="000000" w:themeColor="text1"/>
                <w:sz w:val="16"/>
                <w:szCs w:val="16"/>
              </w:rPr>
              <w:t>9</w:t>
            </w:r>
          </w:p>
        </w:tc>
        <w:tc>
          <w:tcPr>
            <w:tcW w:w="85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2CB713CC" w14:textId="683F380D" w:rsidR="78E69AE6" w:rsidRPr="00481118" w:rsidRDefault="78E69AE6" w:rsidP="78E69AE6">
            <w:pPr>
              <w:spacing w:after="0"/>
              <w:jc w:val="center"/>
              <w:rPr>
                <w:sz w:val="16"/>
                <w:szCs w:val="16"/>
              </w:rPr>
            </w:pPr>
            <w:r w:rsidRPr="00481118">
              <w:rPr>
                <w:rFonts w:ascii="Calibri" w:eastAsia="Calibri" w:hAnsi="Calibri" w:cs="Calibri"/>
                <w:color w:val="000000" w:themeColor="text1"/>
                <w:sz w:val="16"/>
                <w:szCs w:val="16"/>
              </w:rPr>
              <w:t>horas</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62C64E49" w14:textId="4464F636" w:rsidR="78E69AE6" w:rsidRPr="00481118" w:rsidRDefault="78E69AE6" w:rsidP="78E69AE6">
            <w:pPr>
              <w:spacing w:after="0"/>
              <w:jc w:val="center"/>
              <w:rPr>
                <w:sz w:val="16"/>
                <w:szCs w:val="16"/>
              </w:rPr>
            </w:pPr>
            <w:r w:rsidRPr="00481118">
              <w:rPr>
                <w:rFonts w:ascii="Calibri" w:eastAsia="Calibri" w:hAnsi="Calibri" w:cs="Calibri"/>
                <w:color w:val="000000" w:themeColor="text1"/>
                <w:sz w:val="16"/>
                <w:szCs w:val="16"/>
              </w:rPr>
              <w:t>33,22 €</w:t>
            </w:r>
          </w:p>
        </w:tc>
        <w:tc>
          <w:tcPr>
            <w:tcW w:w="850"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634B9E36" w14:textId="6B64B4D3" w:rsidR="78E69AE6" w:rsidRPr="00481118" w:rsidRDefault="78E69AE6" w:rsidP="78E69AE6">
            <w:pPr>
              <w:spacing w:after="0"/>
              <w:jc w:val="center"/>
              <w:rPr>
                <w:sz w:val="16"/>
                <w:szCs w:val="16"/>
              </w:rPr>
            </w:pPr>
            <w:r w:rsidRPr="00481118">
              <w:rPr>
                <w:rFonts w:ascii="Calibri" w:eastAsia="Calibri" w:hAnsi="Calibri" w:cs="Calibri"/>
                <w:color w:val="000000" w:themeColor="text1"/>
                <w:sz w:val="16"/>
                <w:szCs w:val="16"/>
              </w:rPr>
              <w:t>299,01 €</w:t>
            </w:r>
          </w:p>
        </w:tc>
        <w:tc>
          <w:tcPr>
            <w:tcW w:w="85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7E4FBE1F" w14:textId="0F5E8463" w:rsidR="78E69AE6" w:rsidRPr="00481118" w:rsidRDefault="78E69AE6" w:rsidP="002C4302">
            <w:pPr>
              <w:jc w:val="center"/>
              <w:rPr>
                <w:sz w:val="16"/>
                <w:szCs w:val="16"/>
              </w:rPr>
            </w:pPr>
          </w:p>
        </w:tc>
        <w:tc>
          <w:tcPr>
            <w:tcW w:w="850"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5FAC5D6A" w14:textId="58DDD6C5" w:rsidR="78E69AE6" w:rsidRPr="00481118" w:rsidRDefault="78E69AE6" w:rsidP="002C4302">
            <w:pPr>
              <w:jc w:val="center"/>
              <w:rPr>
                <w:sz w:val="16"/>
                <w:szCs w:val="16"/>
              </w:rPr>
            </w:pPr>
          </w:p>
        </w:tc>
      </w:tr>
      <w:tr w:rsidR="78E69AE6" w14:paraId="34724AFF" w14:textId="77777777" w:rsidTr="00FB190E">
        <w:trPr>
          <w:trHeight w:val="315"/>
        </w:trPr>
        <w:tc>
          <w:tcPr>
            <w:tcW w:w="58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2E88F797" w14:textId="1DEC5F1D" w:rsidR="78E69AE6" w:rsidRPr="00481118" w:rsidRDefault="78E69AE6" w:rsidP="002C4302">
            <w:pPr>
              <w:jc w:val="center"/>
              <w:rPr>
                <w:sz w:val="16"/>
                <w:szCs w:val="16"/>
              </w:rPr>
            </w:pPr>
          </w:p>
        </w:tc>
        <w:tc>
          <w:tcPr>
            <w:tcW w:w="583"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08D8EE74" w14:textId="4E1309D7" w:rsidR="78E69AE6" w:rsidRPr="00481118" w:rsidRDefault="78E69AE6" w:rsidP="78E69AE6">
            <w:pPr>
              <w:spacing w:after="0"/>
              <w:jc w:val="center"/>
              <w:rPr>
                <w:sz w:val="16"/>
                <w:szCs w:val="16"/>
              </w:rPr>
            </w:pPr>
            <w:r w:rsidRPr="00481118">
              <w:rPr>
                <w:rFonts w:ascii="Calibri" w:eastAsia="Calibri" w:hAnsi="Calibri" w:cs="Calibri"/>
                <w:color w:val="000000" w:themeColor="text1"/>
                <w:sz w:val="16"/>
                <w:szCs w:val="16"/>
              </w:rPr>
              <w:t>007</w:t>
            </w:r>
          </w:p>
        </w:tc>
        <w:tc>
          <w:tcPr>
            <w:tcW w:w="58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7812F0F3" w14:textId="4FB61AA0" w:rsidR="78E69AE6" w:rsidRPr="00481118" w:rsidRDefault="78E69AE6" w:rsidP="002C4302">
            <w:pPr>
              <w:jc w:val="center"/>
              <w:rPr>
                <w:sz w:val="16"/>
                <w:szCs w:val="16"/>
              </w:rPr>
            </w:pPr>
          </w:p>
        </w:tc>
        <w:tc>
          <w:tcPr>
            <w:tcW w:w="2078"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35" w:type="dxa"/>
              <w:right w:w="15" w:type="dxa"/>
            </w:tcMar>
            <w:vAlign w:val="center"/>
          </w:tcPr>
          <w:p w14:paraId="4D26B967" w14:textId="0C4664B9" w:rsidR="78E69AE6" w:rsidRPr="00481118" w:rsidRDefault="78E69AE6" w:rsidP="78E69AE6">
            <w:pPr>
              <w:spacing w:after="0"/>
              <w:jc w:val="left"/>
              <w:rPr>
                <w:sz w:val="16"/>
                <w:szCs w:val="16"/>
              </w:rPr>
            </w:pPr>
            <w:r w:rsidRPr="00481118">
              <w:rPr>
                <w:rFonts w:ascii="Calibri" w:eastAsia="Calibri" w:hAnsi="Calibri" w:cs="Calibri"/>
                <w:color w:val="000000" w:themeColor="text1"/>
                <w:sz w:val="16"/>
                <w:szCs w:val="16"/>
              </w:rPr>
              <w:t>Comunicación con el centro de control</w:t>
            </w:r>
          </w:p>
        </w:tc>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0B0069D1" w14:textId="50F59728" w:rsidR="78E69AE6" w:rsidRPr="00481118" w:rsidRDefault="78E69AE6" w:rsidP="002C4302">
            <w:pPr>
              <w:jc w:val="center"/>
              <w:rPr>
                <w:sz w:val="16"/>
                <w:szCs w:val="16"/>
              </w:rPr>
            </w:pPr>
          </w:p>
        </w:tc>
        <w:tc>
          <w:tcPr>
            <w:tcW w:w="85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60CCF512" w14:textId="0A78B9A5" w:rsidR="78E69AE6" w:rsidRPr="00481118" w:rsidRDefault="78E69AE6" w:rsidP="002C4302">
            <w:pPr>
              <w:jc w:val="center"/>
              <w:rPr>
                <w:sz w:val="16"/>
                <w:szCs w:val="16"/>
              </w:rPr>
            </w:pP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01B39BF4" w14:textId="047950F0" w:rsidR="78E69AE6" w:rsidRPr="00481118" w:rsidRDefault="78E69AE6" w:rsidP="002C4302">
            <w:pPr>
              <w:jc w:val="center"/>
              <w:rPr>
                <w:sz w:val="16"/>
                <w:szCs w:val="16"/>
              </w:rPr>
            </w:pPr>
          </w:p>
        </w:tc>
        <w:tc>
          <w:tcPr>
            <w:tcW w:w="850"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64D83F83" w14:textId="6CCCB752" w:rsidR="78E69AE6" w:rsidRPr="00481118" w:rsidRDefault="78E69AE6" w:rsidP="002C4302">
            <w:pPr>
              <w:jc w:val="center"/>
              <w:rPr>
                <w:sz w:val="16"/>
                <w:szCs w:val="16"/>
              </w:rPr>
            </w:pPr>
          </w:p>
        </w:tc>
        <w:tc>
          <w:tcPr>
            <w:tcW w:w="85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0B4EB8D7" w14:textId="4A47B6B8" w:rsidR="78E69AE6" w:rsidRPr="00481118" w:rsidRDefault="78E69AE6" w:rsidP="78E69AE6">
            <w:pPr>
              <w:spacing w:after="0"/>
              <w:jc w:val="center"/>
              <w:rPr>
                <w:sz w:val="16"/>
                <w:szCs w:val="16"/>
              </w:rPr>
            </w:pPr>
            <w:r w:rsidRPr="00481118">
              <w:rPr>
                <w:rFonts w:ascii="Calibri" w:eastAsia="Calibri" w:hAnsi="Calibri" w:cs="Calibri"/>
                <w:color w:val="000000" w:themeColor="text1"/>
                <w:sz w:val="16"/>
                <w:szCs w:val="16"/>
              </w:rPr>
              <w:t>365,46 €</w:t>
            </w:r>
          </w:p>
        </w:tc>
        <w:tc>
          <w:tcPr>
            <w:tcW w:w="850"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5E47D3BF" w14:textId="617B0C96" w:rsidR="78E69AE6" w:rsidRPr="00481118" w:rsidRDefault="78E69AE6" w:rsidP="002C4302">
            <w:pPr>
              <w:jc w:val="center"/>
              <w:rPr>
                <w:sz w:val="16"/>
                <w:szCs w:val="16"/>
              </w:rPr>
            </w:pPr>
          </w:p>
        </w:tc>
      </w:tr>
      <w:tr w:rsidR="78E69AE6" w14:paraId="55DC5194" w14:textId="77777777" w:rsidTr="00FB190E">
        <w:trPr>
          <w:trHeight w:val="315"/>
        </w:trPr>
        <w:tc>
          <w:tcPr>
            <w:tcW w:w="58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60A656AE" w14:textId="608E9BAE" w:rsidR="78E69AE6" w:rsidRPr="00481118" w:rsidRDefault="78E69AE6" w:rsidP="002C4302">
            <w:pPr>
              <w:jc w:val="center"/>
              <w:rPr>
                <w:sz w:val="16"/>
                <w:szCs w:val="16"/>
              </w:rPr>
            </w:pPr>
          </w:p>
        </w:tc>
        <w:tc>
          <w:tcPr>
            <w:tcW w:w="583"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5A0F303C" w14:textId="62F0AE39" w:rsidR="78E69AE6" w:rsidRPr="00481118" w:rsidRDefault="78E69AE6" w:rsidP="002C4302">
            <w:pPr>
              <w:jc w:val="center"/>
              <w:rPr>
                <w:sz w:val="16"/>
                <w:szCs w:val="16"/>
              </w:rPr>
            </w:pPr>
          </w:p>
        </w:tc>
        <w:tc>
          <w:tcPr>
            <w:tcW w:w="58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0A1BF9C5" w14:textId="57601A51" w:rsidR="78E69AE6" w:rsidRPr="00481118" w:rsidRDefault="78E69AE6" w:rsidP="78E69AE6">
            <w:pPr>
              <w:spacing w:after="0"/>
              <w:jc w:val="center"/>
              <w:rPr>
                <w:sz w:val="16"/>
                <w:szCs w:val="16"/>
              </w:rPr>
            </w:pPr>
            <w:r w:rsidRPr="00481118">
              <w:rPr>
                <w:rFonts w:ascii="Calibri" w:eastAsia="Calibri" w:hAnsi="Calibri" w:cs="Calibri"/>
                <w:color w:val="000000" w:themeColor="text1"/>
                <w:sz w:val="16"/>
                <w:szCs w:val="16"/>
              </w:rPr>
              <w:t>01</w:t>
            </w:r>
          </w:p>
        </w:tc>
        <w:tc>
          <w:tcPr>
            <w:tcW w:w="2078"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270" w:type="dxa"/>
              <w:right w:w="15" w:type="dxa"/>
            </w:tcMar>
            <w:vAlign w:val="center"/>
          </w:tcPr>
          <w:p w14:paraId="5B8216B4" w14:textId="6DCEA46A" w:rsidR="78E69AE6" w:rsidRPr="00481118" w:rsidRDefault="78E69AE6" w:rsidP="78E69AE6">
            <w:pPr>
              <w:spacing w:after="0"/>
              <w:jc w:val="left"/>
              <w:rPr>
                <w:sz w:val="16"/>
                <w:szCs w:val="16"/>
              </w:rPr>
            </w:pPr>
            <w:r w:rsidRPr="00481118">
              <w:rPr>
                <w:rFonts w:ascii="Calibri" w:eastAsia="Calibri" w:hAnsi="Calibri" w:cs="Calibri"/>
                <w:color w:val="000000" w:themeColor="text1"/>
                <w:sz w:val="16"/>
                <w:szCs w:val="16"/>
              </w:rPr>
              <w:t>Desarrollador Junior</w:t>
            </w:r>
          </w:p>
        </w:tc>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121096EE" w14:textId="401148D6" w:rsidR="78E69AE6" w:rsidRPr="00481118" w:rsidRDefault="78E69AE6" w:rsidP="78E69AE6">
            <w:pPr>
              <w:spacing w:after="0"/>
              <w:jc w:val="center"/>
              <w:rPr>
                <w:sz w:val="16"/>
                <w:szCs w:val="16"/>
              </w:rPr>
            </w:pPr>
            <w:r w:rsidRPr="00481118">
              <w:rPr>
                <w:rFonts w:ascii="Calibri" w:eastAsia="Calibri" w:hAnsi="Calibri" w:cs="Calibri"/>
                <w:color w:val="000000" w:themeColor="text1"/>
                <w:sz w:val="16"/>
                <w:szCs w:val="16"/>
              </w:rPr>
              <w:t>11</w:t>
            </w:r>
          </w:p>
        </w:tc>
        <w:tc>
          <w:tcPr>
            <w:tcW w:w="85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7F899526" w14:textId="11590040" w:rsidR="78E69AE6" w:rsidRPr="00481118" w:rsidRDefault="78E69AE6" w:rsidP="78E69AE6">
            <w:pPr>
              <w:spacing w:after="0"/>
              <w:jc w:val="center"/>
              <w:rPr>
                <w:sz w:val="16"/>
                <w:szCs w:val="16"/>
              </w:rPr>
            </w:pPr>
            <w:r w:rsidRPr="00481118">
              <w:rPr>
                <w:rFonts w:ascii="Calibri" w:eastAsia="Calibri" w:hAnsi="Calibri" w:cs="Calibri"/>
                <w:color w:val="000000" w:themeColor="text1"/>
                <w:sz w:val="16"/>
                <w:szCs w:val="16"/>
              </w:rPr>
              <w:t>horas</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4B7910B1" w14:textId="7101A4B6" w:rsidR="78E69AE6" w:rsidRPr="00481118" w:rsidRDefault="78E69AE6" w:rsidP="78E69AE6">
            <w:pPr>
              <w:spacing w:after="0"/>
              <w:jc w:val="center"/>
              <w:rPr>
                <w:sz w:val="16"/>
                <w:szCs w:val="16"/>
              </w:rPr>
            </w:pPr>
            <w:r w:rsidRPr="00481118">
              <w:rPr>
                <w:rFonts w:ascii="Calibri" w:eastAsia="Calibri" w:hAnsi="Calibri" w:cs="Calibri"/>
                <w:color w:val="000000" w:themeColor="text1"/>
                <w:sz w:val="16"/>
                <w:szCs w:val="16"/>
              </w:rPr>
              <w:t>33,22 €</w:t>
            </w:r>
          </w:p>
        </w:tc>
        <w:tc>
          <w:tcPr>
            <w:tcW w:w="850"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367A0588" w14:textId="58A3AAA7" w:rsidR="78E69AE6" w:rsidRPr="00481118" w:rsidRDefault="78E69AE6" w:rsidP="78E69AE6">
            <w:pPr>
              <w:spacing w:after="0"/>
              <w:jc w:val="center"/>
              <w:rPr>
                <w:sz w:val="16"/>
                <w:szCs w:val="16"/>
              </w:rPr>
            </w:pPr>
            <w:r w:rsidRPr="00481118">
              <w:rPr>
                <w:rFonts w:ascii="Calibri" w:eastAsia="Calibri" w:hAnsi="Calibri" w:cs="Calibri"/>
                <w:color w:val="000000" w:themeColor="text1"/>
                <w:sz w:val="16"/>
                <w:szCs w:val="16"/>
              </w:rPr>
              <w:t>365,46 €</w:t>
            </w:r>
          </w:p>
        </w:tc>
        <w:tc>
          <w:tcPr>
            <w:tcW w:w="85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1D3453D3" w14:textId="42DBB4C2" w:rsidR="78E69AE6" w:rsidRPr="00481118" w:rsidRDefault="78E69AE6" w:rsidP="002C4302">
            <w:pPr>
              <w:jc w:val="center"/>
              <w:rPr>
                <w:sz w:val="16"/>
                <w:szCs w:val="16"/>
              </w:rPr>
            </w:pPr>
          </w:p>
        </w:tc>
        <w:tc>
          <w:tcPr>
            <w:tcW w:w="850"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7B605B17" w14:textId="58B2C723" w:rsidR="78E69AE6" w:rsidRPr="00481118" w:rsidRDefault="78E69AE6" w:rsidP="002C4302">
            <w:pPr>
              <w:jc w:val="center"/>
              <w:rPr>
                <w:sz w:val="16"/>
                <w:szCs w:val="16"/>
              </w:rPr>
            </w:pPr>
          </w:p>
        </w:tc>
      </w:tr>
      <w:tr w:rsidR="78E69AE6" w14:paraId="20BE0082" w14:textId="77777777" w:rsidTr="00FB190E">
        <w:trPr>
          <w:trHeight w:val="315"/>
        </w:trPr>
        <w:tc>
          <w:tcPr>
            <w:tcW w:w="581"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0E5B6007" w14:textId="1EE4438A" w:rsidR="78E69AE6" w:rsidRPr="00481118" w:rsidRDefault="78E69AE6" w:rsidP="002C4302">
            <w:pPr>
              <w:jc w:val="center"/>
              <w:rPr>
                <w:sz w:val="16"/>
                <w:szCs w:val="16"/>
              </w:rPr>
            </w:pPr>
          </w:p>
        </w:tc>
        <w:tc>
          <w:tcPr>
            <w:tcW w:w="583"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29E05593" w14:textId="159FE7C8" w:rsidR="78E69AE6" w:rsidRPr="00481118" w:rsidRDefault="78E69AE6" w:rsidP="78E69AE6">
            <w:pPr>
              <w:spacing w:after="0"/>
              <w:jc w:val="center"/>
              <w:rPr>
                <w:sz w:val="16"/>
                <w:szCs w:val="16"/>
              </w:rPr>
            </w:pPr>
            <w:r w:rsidRPr="00481118">
              <w:rPr>
                <w:rFonts w:ascii="Calibri" w:eastAsia="Calibri" w:hAnsi="Calibri" w:cs="Calibri"/>
                <w:color w:val="000000" w:themeColor="text1"/>
                <w:sz w:val="16"/>
                <w:szCs w:val="16"/>
              </w:rPr>
              <w:t>008</w:t>
            </w:r>
          </w:p>
        </w:tc>
        <w:tc>
          <w:tcPr>
            <w:tcW w:w="581"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3FCC996E" w14:textId="463B0632" w:rsidR="78E69AE6" w:rsidRPr="00481118" w:rsidRDefault="78E69AE6" w:rsidP="002C4302">
            <w:pPr>
              <w:jc w:val="center"/>
              <w:rPr>
                <w:sz w:val="16"/>
                <w:szCs w:val="16"/>
              </w:rPr>
            </w:pPr>
          </w:p>
        </w:tc>
        <w:tc>
          <w:tcPr>
            <w:tcW w:w="2078" w:type="dxa"/>
            <w:tcBorders>
              <w:top w:val="single" w:sz="4" w:space="0" w:color="auto"/>
              <w:left w:val="single" w:sz="4" w:space="0" w:color="auto"/>
              <w:bottom w:val="single" w:sz="4" w:space="0" w:color="auto"/>
              <w:right w:val="single" w:sz="4" w:space="0" w:color="auto"/>
            </w:tcBorders>
            <w:tcMar>
              <w:top w:w="15" w:type="dxa"/>
              <w:left w:w="135" w:type="dxa"/>
              <w:right w:w="15" w:type="dxa"/>
            </w:tcMar>
            <w:vAlign w:val="center"/>
          </w:tcPr>
          <w:p w14:paraId="1AF84B1A" w14:textId="5E399DB3" w:rsidR="78E69AE6" w:rsidRPr="00481118" w:rsidRDefault="78E69AE6" w:rsidP="78E69AE6">
            <w:pPr>
              <w:spacing w:after="0"/>
              <w:jc w:val="left"/>
              <w:rPr>
                <w:sz w:val="16"/>
                <w:szCs w:val="16"/>
              </w:rPr>
            </w:pPr>
            <w:r w:rsidRPr="00481118">
              <w:rPr>
                <w:rFonts w:ascii="Calibri" w:eastAsia="Calibri" w:hAnsi="Calibri" w:cs="Calibri"/>
                <w:color w:val="000000" w:themeColor="text1"/>
                <w:sz w:val="16"/>
                <w:szCs w:val="16"/>
              </w:rPr>
              <w:t>Registro de mantenimiento de vehículos</w:t>
            </w:r>
          </w:p>
        </w:tc>
        <w:tc>
          <w:tcPr>
            <w:tcW w:w="708"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5FCF6635" w14:textId="570C44A4" w:rsidR="78E69AE6" w:rsidRPr="00481118" w:rsidRDefault="78E69AE6" w:rsidP="002C4302">
            <w:pPr>
              <w:jc w:val="center"/>
              <w:rPr>
                <w:sz w:val="16"/>
                <w:szCs w:val="16"/>
              </w:rPr>
            </w:pPr>
          </w:p>
        </w:tc>
        <w:tc>
          <w:tcPr>
            <w:tcW w:w="851"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28545429" w14:textId="4756E208" w:rsidR="78E69AE6" w:rsidRPr="00481118" w:rsidRDefault="78E69AE6" w:rsidP="002C4302">
            <w:pPr>
              <w:jc w:val="center"/>
              <w:rPr>
                <w:sz w:val="16"/>
                <w:szCs w:val="16"/>
              </w:rPr>
            </w:pPr>
          </w:p>
        </w:tc>
        <w:tc>
          <w:tcPr>
            <w:tcW w:w="567"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48E3952F" w14:textId="43EE1626" w:rsidR="78E69AE6" w:rsidRPr="00481118" w:rsidRDefault="78E69AE6" w:rsidP="002C4302">
            <w:pPr>
              <w:jc w:val="center"/>
              <w:rPr>
                <w:sz w:val="16"/>
                <w:szCs w:val="16"/>
              </w:rPr>
            </w:pPr>
          </w:p>
        </w:tc>
        <w:tc>
          <w:tcPr>
            <w:tcW w:w="850"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4435B171" w14:textId="72E6A612" w:rsidR="78E69AE6" w:rsidRPr="00481118" w:rsidRDefault="78E69AE6" w:rsidP="002C4302">
            <w:pPr>
              <w:jc w:val="center"/>
              <w:rPr>
                <w:sz w:val="16"/>
                <w:szCs w:val="16"/>
              </w:rPr>
            </w:pPr>
          </w:p>
        </w:tc>
        <w:tc>
          <w:tcPr>
            <w:tcW w:w="851"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7CD79EE2" w14:textId="2F1BC478" w:rsidR="78E69AE6" w:rsidRPr="00481118" w:rsidRDefault="78E69AE6" w:rsidP="78E69AE6">
            <w:pPr>
              <w:spacing w:after="0"/>
              <w:jc w:val="center"/>
              <w:rPr>
                <w:sz w:val="16"/>
                <w:szCs w:val="16"/>
              </w:rPr>
            </w:pPr>
            <w:r w:rsidRPr="00481118">
              <w:rPr>
                <w:rFonts w:ascii="Calibri" w:eastAsia="Calibri" w:hAnsi="Calibri" w:cs="Calibri"/>
                <w:color w:val="000000" w:themeColor="text1"/>
                <w:sz w:val="16"/>
                <w:szCs w:val="16"/>
              </w:rPr>
              <w:t>265,79 €</w:t>
            </w:r>
          </w:p>
        </w:tc>
        <w:tc>
          <w:tcPr>
            <w:tcW w:w="850"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42D537D0" w14:textId="227C2751" w:rsidR="78E69AE6" w:rsidRPr="00481118" w:rsidRDefault="78E69AE6" w:rsidP="002C4302">
            <w:pPr>
              <w:jc w:val="center"/>
              <w:rPr>
                <w:sz w:val="16"/>
                <w:szCs w:val="16"/>
              </w:rPr>
            </w:pPr>
          </w:p>
        </w:tc>
      </w:tr>
      <w:tr w:rsidR="78E69AE6" w14:paraId="68B1C63B" w14:textId="77777777" w:rsidTr="00FB190E">
        <w:trPr>
          <w:trHeight w:val="315"/>
        </w:trPr>
        <w:tc>
          <w:tcPr>
            <w:tcW w:w="581"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1FD5A6A9" w14:textId="623D1429" w:rsidR="78E69AE6" w:rsidRPr="00481118" w:rsidRDefault="78E69AE6" w:rsidP="002C4302">
            <w:pPr>
              <w:jc w:val="center"/>
              <w:rPr>
                <w:sz w:val="16"/>
                <w:szCs w:val="16"/>
              </w:rPr>
            </w:pPr>
          </w:p>
        </w:tc>
        <w:tc>
          <w:tcPr>
            <w:tcW w:w="583"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02213772" w14:textId="68C52664" w:rsidR="78E69AE6" w:rsidRPr="00481118" w:rsidRDefault="78E69AE6" w:rsidP="002C4302">
            <w:pPr>
              <w:jc w:val="center"/>
              <w:rPr>
                <w:sz w:val="16"/>
                <w:szCs w:val="16"/>
              </w:rPr>
            </w:pPr>
          </w:p>
        </w:tc>
        <w:tc>
          <w:tcPr>
            <w:tcW w:w="581"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1DD747C0" w14:textId="35728A8E" w:rsidR="78E69AE6" w:rsidRPr="00481118" w:rsidRDefault="78E69AE6" w:rsidP="78E69AE6">
            <w:pPr>
              <w:spacing w:after="0"/>
              <w:jc w:val="center"/>
              <w:rPr>
                <w:sz w:val="16"/>
                <w:szCs w:val="16"/>
              </w:rPr>
            </w:pPr>
            <w:r w:rsidRPr="00481118">
              <w:rPr>
                <w:rFonts w:ascii="Calibri" w:eastAsia="Calibri" w:hAnsi="Calibri" w:cs="Calibri"/>
                <w:color w:val="000000" w:themeColor="text1"/>
                <w:sz w:val="16"/>
                <w:szCs w:val="16"/>
              </w:rPr>
              <w:t>01</w:t>
            </w:r>
          </w:p>
        </w:tc>
        <w:tc>
          <w:tcPr>
            <w:tcW w:w="2078" w:type="dxa"/>
            <w:tcBorders>
              <w:top w:val="single" w:sz="4" w:space="0" w:color="auto"/>
              <w:left w:val="single" w:sz="4" w:space="0" w:color="auto"/>
              <w:bottom w:val="single" w:sz="4" w:space="0" w:color="auto"/>
              <w:right w:val="single" w:sz="4" w:space="0" w:color="auto"/>
            </w:tcBorders>
            <w:tcMar>
              <w:top w:w="15" w:type="dxa"/>
              <w:left w:w="270" w:type="dxa"/>
              <w:right w:w="15" w:type="dxa"/>
            </w:tcMar>
            <w:vAlign w:val="center"/>
          </w:tcPr>
          <w:p w14:paraId="24533FA4" w14:textId="7D46FFFE" w:rsidR="78E69AE6" w:rsidRPr="00481118" w:rsidRDefault="78E69AE6" w:rsidP="78E69AE6">
            <w:pPr>
              <w:spacing w:after="0"/>
              <w:jc w:val="left"/>
              <w:rPr>
                <w:sz w:val="16"/>
                <w:szCs w:val="16"/>
              </w:rPr>
            </w:pPr>
            <w:r w:rsidRPr="00481118">
              <w:rPr>
                <w:rFonts w:ascii="Calibri" w:eastAsia="Calibri" w:hAnsi="Calibri" w:cs="Calibri"/>
                <w:color w:val="000000" w:themeColor="text1"/>
                <w:sz w:val="16"/>
                <w:szCs w:val="16"/>
              </w:rPr>
              <w:t>Desarrollador Junior</w:t>
            </w:r>
          </w:p>
        </w:tc>
        <w:tc>
          <w:tcPr>
            <w:tcW w:w="708"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2D8A0C9B" w14:textId="63FFD6D9" w:rsidR="78E69AE6" w:rsidRPr="00481118" w:rsidRDefault="78E69AE6" w:rsidP="78E69AE6">
            <w:pPr>
              <w:spacing w:after="0"/>
              <w:jc w:val="center"/>
              <w:rPr>
                <w:sz w:val="16"/>
                <w:szCs w:val="16"/>
              </w:rPr>
            </w:pPr>
            <w:r w:rsidRPr="00481118">
              <w:rPr>
                <w:rFonts w:ascii="Calibri" w:eastAsia="Calibri" w:hAnsi="Calibri" w:cs="Calibri"/>
                <w:color w:val="000000" w:themeColor="text1"/>
                <w:sz w:val="16"/>
                <w:szCs w:val="16"/>
              </w:rPr>
              <w:t>8</w:t>
            </w:r>
          </w:p>
        </w:tc>
        <w:tc>
          <w:tcPr>
            <w:tcW w:w="851"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107D2F7A" w14:textId="731E47CC" w:rsidR="78E69AE6" w:rsidRPr="00481118" w:rsidRDefault="78E69AE6" w:rsidP="78E69AE6">
            <w:pPr>
              <w:spacing w:after="0"/>
              <w:jc w:val="center"/>
              <w:rPr>
                <w:sz w:val="16"/>
                <w:szCs w:val="16"/>
              </w:rPr>
            </w:pPr>
            <w:r w:rsidRPr="00481118">
              <w:rPr>
                <w:rFonts w:ascii="Calibri" w:eastAsia="Calibri" w:hAnsi="Calibri" w:cs="Calibri"/>
                <w:color w:val="000000" w:themeColor="text1"/>
                <w:sz w:val="16"/>
                <w:szCs w:val="16"/>
              </w:rPr>
              <w:t>horas</w:t>
            </w:r>
          </w:p>
        </w:tc>
        <w:tc>
          <w:tcPr>
            <w:tcW w:w="567"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3B681F1B" w14:textId="59541A13" w:rsidR="78E69AE6" w:rsidRPr="00481118" w:rsidRDefault="78E69AE6" w:rsidP="78E69AE6">
            <w:pPr>
              <w:spacing w:after="0"/>
              <w:jc w:val="center"/>
              <w:rPr>
                <w:sz w:val="16"/>
                <w:szCs w:val="16"/>
              </w:rPr>
            </w:pPr>
            <w:r w:rsidRPr="00481118">
              <w:rPr>
                <w:rFonts w:ascii="Calibri" w:eastAsia="Calibri" w:hAnsi="Calibri" w:cs="Calibri"/>
                <w:color w:val="000000" w:themeColor="text1"/>
                <w:sz w:val="16"/>
                <w:szCs w:val="16"/>
              </w:rPr>
              <w:t>33,22 €</w:t>
            </w:r>
          </w:p>
        </w:tc>
        <w:tc>
          <w:tcPr>
            <w:tcW w:w="850"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345475F9" w14:textId="7E3B6C57" w:rsidR="78E69AE6" w:rsidRPr="00481118" w:rsidRDefault="78E69AE6" w:rsidP="78E69AE6">
            <w:pPr>
              <w:spacing w:after="0"/>
              <w:jc w:val="center"/>
              <w:rPr>
                <w:sz w:val="16"/>
                <w:szCs w:val="16"/>
              </w:rPr>
            </w:pPr>
            <w:r w:rsidRPr="00481118">
              <w:rPr>
                <w:rFonts w:ascii="Calibri" w:eastAsia="Calibri" w:hAnsi="Calibri" w:cs="Calibri"/>
                <w:color w:val="000000" w:themeColor="text1"/>
                <w:sz w:val="16"/>
                <w:szCs w:val="16"/>
              </w:rPr>
              <w:t>265,79 €</w:t>
            </w:r>
          </w:p>
        </w:tc>
        <w:tc>
          <w:tcPr>
            <w:tcW w:w="851"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0B7885D2" w14:textId="5206D1BE" w:rsidR="78E69AE6" w:rsidRPr="00481118" w:rsidRDefault="78E69AE6" w:rsidP="002C4302">
            <w:pPr>
              <w:jc w:val="center"/>
              <w:rPr>
                <w:sz w:val="16"/>
                <w:szCs w:val="16"/>
              </w:rPr>
            </w:pPr>
          </w:p>
        </w:tc>
        <w:tc>
          <w:tcPr>
            <w:tcW w:w="850"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3D66E4D5" w14:textId="403192F1" w:rsidR="78E69AE6" w:rsidRPr="00481118" w:rsidRDefault="78E69AE6" w:rsidP="002C4302">
            <w:pPr>
              <w:jc w:val="center"/>
              <w:rPr>
                <w:sz w:val="16"/>
                <w:szCs w:val="16"/>
              </w:rPr>
            </w:pPr>
          </w:p>
        </w:tc>
      </w:tr>
      <w:tr w:rsidR="78E69AE6" w14:paraId="2DF575CC" w14:textId="77777777" w:rsidTr="00FB190E">
        <w:trPr>
          <w:trHeight w:val="315"/>
        </w:trPr>
        <w:tc>
          <w:tcPr>
            <w:tcW w:w="581"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30556EDA" w14:textId="3AEDE030" w:rsidR="78E69AE6" w:rsidRPr="00481118" w:rsidRDefault="78E69AE6" w:rsidP="002C4302">
            <w:pPr>
              <w:jc w:val="center"/>
              <w:rPr>
                <w:sz w:val="16"/>
                <w:szCs w:val="16"/>
              </w:rPr>
            </w:pPr>
          </w:p>
        </w:tc>
        <w:tc>
          <w:tcPr>
            <w:tcW w:w="583"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01F84C62" w14:textId="559AEAD2" w:rsidR="78E69AE6" w:rsidRPr="00481118" w:rsidRDefault="78E69AE6" w:rsidP="78E69AE6">
            <w:pPr>
              <w:spacing w:after="0"/>
              <w:jc w:val="center"/>
              <w:rPr>
                <w:sz w:val="16"/>
                <w:szCs w:val="16"/>
              </w:rPr>
            </w:pPr>
            <w:r w:rsidRPr="00481118">
              <w:rPr>
                <w:rFonts w:ascii="Calibri" w:eastAsia="Calibri" w:hAnsi="Calibri" w:cs="Calibri"/>
                <w:color w:val="000000" w:themeColor="text1"/>
                <w:sz w:val="16"/>
                <w:szCs w:val="16"/>
              </w:rPr>
              <w:t>009</w:t>
            </w:r>
          </w:p>
        </w:tc>
        <w:tc>
          <w:tcPr>
            <w:tcW w:w="581"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127C3355" w14:textId="7A3FE92B" w:rsidR="78E69AE6" w:rsidRPr="00481118" w:rsidRDefault="78E69AE6" w:rsidP="002C4302">
            <w:pPr>
              <w:jc w:val="center"/>
              <w:rPr>
                <w:sz w:val="16"/>
                <w:szCs w:val="16"/>
              </w:rPr>
            </w:pPr>
          </w:p>
        </w:tc>
        <w:tc>
          <w:tcPr>
            <w:tcW w:w="2078" w:type="dxa"/>
            <w:tcBorders>
              <w:top w:val="single" w:sz="4" w:space="0" w:color="auto"/>
              <w:left w:val="single" w:sz="4" w:space="0" w:color="auto"/>
              <w:bottom w:val="single" w:sz="4" w:space="0" w:color="auto"/>
              <w:right w:val="single" w:sz="4" w:space="0" w:color="auto"/>
            </w:tcBorders>
            <w:tcMar>
              <w:top w:w="15" w:type="dxa"/>
              <w:left w:w="135" w:type="dxa"/>
              <w:right w:w="15" w:type="dxa"/>
            </w:tcMar>
            <w:vAlign w:val="center"/>
          </w:tcPr>
          <w:p w14:paraId="7B9A819D" w14:textId="751A73DC" w:rsidR="78E69AE6" w:rsidRPr="00481118" w:rsidRDefault="78E69AE6" w:rsidP="78E69AE6">
            <w:pPr>
              <w:spacing w:after="0"/>
              <w:jc w:val="left"/>
              <w:rPr>
                <w:sz w:val="16"/>
                <w:szCs w:val="16"/>
              </w:rPr>
            </w:pPr>
            <w:r w:rsidRPr="00481118">
              <w:rPr>
                <w:rFonts w:ascii="Calibri" w:eastAsia="Calibri" w:hAnsi="Calibri" w:cs="Calibri"/>
                <w:color w:val="000000" w:themeColor="text1"/>
                <w:sz w:val="16"/>
                <w:szCs w:val="16"/>
              </w:rPr>
              <w:t>Notificaciones de emergencias</w:t>
            </w:r>
          </w:p>
        </w:tc>
        <w:tc>
          <w:tcPr>
            <w:tcW w:w="708"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0FB36C9D" w14:textId="54FFA6A3" w:rsidR="78E69AE6" w:rsidRPr="00481118" w:rsidRDefault="78E69AE6" w:rsidP="002C4302">
            <w:pPr>
              <w:jc w:val="center"/>
              <w:rPr>
                <w:sz w:val="16"/>
                <w:szCs w:val="16"/>
              </w:rPr>
            </w:pPr>
          </w:p>
        </w:tc>
        <w:tc>
          <w:tcPr>
            <w:tcW w:w="851"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47F787EA" w14:textId="2377F505" w:rsidR="78E69AE6" w:rsidRPr="00481118" w:rsidRDefault="78E69AE6" w:rsidP="002C4302">
            <w:pPr>
              <w:jc w:val="center"/>
              <w:rPr>
                <w:sz w:val="16"/>
                <w:szCs w:val="16"/>
              </w:rPr>
            </w:pPr>
          </w:p>
        </w:tc>
        <w:tc>
          <w:tcPr>
            <w:tcW w:w="567"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41D438DA" w14:textId="1FDB63A3" w:rsidR="78E69AE6" w:rsidRPr="00481118" w:rsidRDefault="78E69AE6" w:rsidP="002C4302">
            <w:pPr>
              <w:jc w:val="center"/>
              <w:rPr>
                <w:sz w:val="16"/>
                <w:szCs w:val="16"/>
              </w:rPr>
            </w:pPr>
          </w:p>
        </w:tc>
        <w:tc>
          <w:tcPr>
            <w:tcW w:w="850"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3441EF47" w14:textId="34686910" w:rsidR="78E69AE6" w:rsidRPr="00481118" w:rsidRDefault="78E69AE6" w:rsidP="002C4302">
            <w:pPr>
              <w:jc w:val="center"/>
              <w:rPr>
                <w:sz w:val="16"/>
                <w:szCs w:val="16"/>
              </w:rPr>
            </w:pPr>
          </w:p>
        </w:tc>
        <w:tc>
          <w:tcPr>
            <w:tcW w:w="851"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55390429" w14:textId="46ABB908" w:rsidR="78E69AE6" w:rsidRPr="00481118" w:rsidRDefault="78E69AE6" w:rsidP="78E69AE6">
            <w:pPr>
              <w:spacing w:after="0"/>
              <w:jc w:val="center"/>
              <w:rPr>
                <w:sz w:val="16"/>
                <w:szCs w:val="16"/>
              </w:rPr>
            </w:pPr>
            <w:r w:rsidRPr="00481118">
              <w:rPr>
                <w:rFonts w:ascii="Calibri" w:eastAsia="Calibri" w:hAnsi="Calibri" w:cs="Calibri"/>
                <w:color w:val="000000" w:themeColor="text1"/>
                <w:sz w:val="16"/>
                <w:szCs w:val="16"/>
              </w:rPr>
              <w:t>545,23 €</w:t>
            </w:r>
          </w:p>
        </w:tc>
        <w:tc>
          <w:tcPr>
            <w:tcW w:w="850"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24ED35A1" w14:textId="107C93CE" w:rsidR="78E69AE6" w:rsidRPr="00481118" w:rsidRDefault="78E69AE6" w:rsidP="002C4302">
            <w:pPr>
              <w:jc w:val="center"/>
              <w:rPr>
                <w:sz w:val="16"/>
                <w:szCs w:val="16"/>
              </w:rPr>
            </w:pPr>
          </w:p>
        </w:tc>
      </w:tr>
      <w:tr w:rsidR="78E69AE6" w14:paraId="640F3342" w14:textId="77777777" w:rsidTr="00FB190E">
        <w:trPr>
          <w:trHeight w:val="315"/>
        </w:trPr>
        <w:tc>
          <w:tcPr>
            <w:tcW w:w="581"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2BD6C38B" w14:textId="691B0F78" w:rsidR="78E69AE6" w:rsidRPr="00481118" w:rsidRDefault="78E69AE6" w:rsidP="002C4302">
            <w:pPr>
              <w:jc w:val="center"/>
              <w:rPr>
                <w:sz w:val="16"/>
                <w:szCs w:val="16"/>
              </w:rPr>
            </w:pPr>
          </w:p>
        </w:tc>
        <w:tc>
          <w:tcPr>
            <w:tcW w:w="583"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612D091E" w14:textId="3EB5EFB1" w:rsidR="78E69AE6" w:rsidRPr="00481118" w:rsidRDefault="78E69AE6" w:rsidP="002C4302">
            <w:pPr>
              <w:jc w:val="center"/>
              <w:rPr>
                <w:sz w:val="16"/>
                <w:szCs w:val="16"/>
              </w:rPr>
            </w:pPr>
          </w:p>
        </w:tc>
        <w:tc>
          <w:tcPr>
            <w:tcW w:w="581"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64D544E1" w14:textId="19147398" w:rsidR="78E69AE6" w:rsidRPr="00481118" w:rsidRDefault="78E69AE6" w:rsidP="78E69AE6">
            <w:pPr>
              <w:spacing w:after="0"/>
              <w:jc w:val="center"/>
              <w:rPr>
                <w:sz w:val="16"/>
                <w:szCs w:val="16"/>
              </w:rPr>
            </w:pPr>
            <w:r w:rsidRPr="00481118">
              <w:rPr>
                <w:rFonts w:ascii="Calibri" w:eastAsia="Calibri" w:hAnsi="Calibri" w:cs="Calibri"/>
                <w:color w:val="000000" w:themeColor="text1"/>
                <w:sz w:val="16"/>
                <w:szCs w:val="16"/>
              </w:rPr>
              <w:t>01</w:t>
            </w:r>
          </w:p>
        </w:tc>
        <w:tc>
          <w:tcPr>
            <w:tcW w:w="2078" w:type="dxa"/>
            <w:tcBorders>
              <w:top w:val="single" w:sz="4" w:space="0" w:color="auto"/>
              <w:left w:val="single" w:sz="4" w:space="0" w:color="auto"/>
              <w:bottom w:val="single" w:sz="4" w:space="0" w:color="auto"/>
              <w:right w:val="single" w:sz="4" w:space="0" w:color="auto"/>
            </w:tcBorders>
            <w:tcMar>
              <w:top w:w="15" w:type="dxa"/>
              <w:left w:w="270" w:type="dxa"/>
              <w:right w:w="15" w:type="dxa"/>
            </w:tcMar>
            <w:vAlign w:val="center"/>
          </w:tcPr>
          <w:p w14:paraId="1C13D294" w14:textId="2A7123CF" w:rsidR="78E69AE6" w:rsidRPr="00481118" w:rsidRDefault="78E69AE6" w:rsidP="78E69AE6">
            <w:pPr>
              <w:spacing w:after="0"/>
              <w:jc w:val="left"/>
              <w:rPr>
                <w:sz w:val="16"/>
                <w:szCs w:val="16"/>
              </w:rPr>
            </w:pPr>
            <w:r w:rsidRPr="00481118">
              <w:rPr>
                <w:rFonts w:ascii="Calibri" w:eastAsia="Calibri" w:hAnsi="Calibri" w:cs="Calibri"/>
                <w:color w:val="000000" w:themeColor="text1"/>
                <w:sz w:val="16"/>
                <w:szCs w:val="16"/>
              </w:rPr>
              <w:t>Desarrollador Senior</w:t>
            </w:r>
          </w:p>
        </w:tc>
        <w:tc>
          <w:tcPr>
            <w:tcW w:w="708"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4A2833CB" w14:textId="2EBFF8F8" w:rsidR="78E69AE6" w:rsidRPr="00481118" w:rsidRDefault="78E69AE6" w:rsidP="78E69AE6">
            <w:pPr>
              <w:spacing w:after="0"/>
              <w:jc w:val="center"/>
              <w:rPr>
                <w:sz w:val="16"/>
                <w:szCs w:val="16"/>
              </w:rPr>
            </w:pPr>
            <w:r w:rsidRPr="00481118">
              <w:rPr>
                <w:rFonts w:ascii="Calibri" w:eastAsia="Calibri" w:hAnsi="Calibri" w:cs="Calibri"/>
                <w:color w:val="000000" w:themeColor="text1"/>
                <w:sz w:val="16"/>
                <w:szCs w:val="16"/>
              </w:rPr>
              <w:t>15</w:t>
            </w:r>
          </w:p>
        </w:tc>
        <w:tc>
          <w:tcPr>
            <w:tcW w:w="851"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77361A6A" w14:textId="6EF98997" w:rsidR="78E69AE6" w:rsidRPr="00481118" w:rsidRDefault="78E69AE6" w:rsidP="78E69AE6">
            <w:pPr>
              <w:spacing w:after="0"/>
              <w:jc w:val="center"/>
              <w:rPr>
                <w:sz w:val="16"/>
                <w:szCs w:val="16"/>
              </w:rPr>
            </w:pPr>
            <w:r w:rsidRPr="00481118">
              <w:rPr>
                <w:rFonts w:ascii="Calibri" w:eastAsia="Calibri" w:hAnsi="Calibri" w:cs="Calibri"/>
                <w:color w:val="000000" w:themeColor="text1"/>
                <w:sz w:val="16"/>
                <w:szCs w:val="16"/>
              </w:rPr>
              <w:t>horas</w:t>
            </w:r>
          </w:p>
        </w:tc>
        <w:tc>
          <w:tcPr>
            <w:tcW w:w="567"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2884663C" w14:textId="516E7674" w:rsidR="78E69AE6" w:rsidRPr="00481118" w:rsidRDefault="78E69AE6" w:rsidP="78E69AE6">
            <w:pPr>
              <w:spacing w:after="0"/>
              <w:jc w:val="center"/>
              <w:rPr>
                <w:sz w:val="16"/>
                <w:szCs w:val="16"/>
              </w:rPr>
            </w:pPr>
            <w:r w:rsidRPr="00481118">
              <w:rPr>
                <w:rFonts w:ascii="Calibri" w:eastAsia="Calibri" w:hAnsi="Calibri" w:cs="Calibri"/>
                <w:color w:val="000000" w:themeColor="text1"/>
                <w:sz w:val="16"/>
                <w:szCs w:val="16"/>
              </w:rPr>
              <w:t>36,35 €</w:t>
            </w:r>
          </w:p>
        </w:tc>
        <w:tc>
          <w:tcPr>
            <w:tcW w:w="850"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3DFA2BAB" w14:textId="0EF56DF0" w:rsidR="78E69AE6" w:rsidRPr="00481118" w:rsidRDefault="78E69AE6" w:rsidP="78E69AE6">
            <w:pPr>
              <w:spacing w:after="0"/>
              <w:jc w:val="center"/>
              <w:rPr>
                <w:sz w:val="16"/>
                <w:szCs w:val="16"/>
              </w:rPr>
            </w:pPr>
            <w:r w:rsidRPr="00481118">
              <w:rPr>
                <w:rFonts w:ascii="Calibri" w:eastAsia="Calibri" w:hAnsi="Calibri" w:cs="Calibri"/>
                <w:color w:val="000000" w:themeColor="text1"/>
                <w:sz w:val="16"/>
                <w:szCs w:val="16"/>
              </w:rPr>
              <w:t>545,23 €</w:t>
            </w:r>
          </w:p>
        </w:tc>
        <w:tc>
          <w:tcPr>
            <w:tcW w:w="851"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1BFA8067" w14:textId="2E4EBFA6" w:rsidR="78E69AE6" w:rsidRPr="00481118" w:rsidRDefault="78E69AE6" w:rsidP="002C4302">
            <w:pPr>
              <w:jc w:val="center"/>
              <w:rPr>
                <w:sz w:val="16"/>
                <w:szCs w:val="16"/>
              </w:rPr>
            </w:pPr>
          </w:p>
        </w:tc>
        <w:tc>
          <w:tcPr>
            <w:tcW w:w="850"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7F3301B0" w14:textId="1CD4FED5" w:rsidR="78E69AE6" w:rsidRPr="00481118" w:rsidRDefault="78E69AE6" w:rsidP="002C4302">
            <w:pPr>
              <w:jc w:val="center"/>
              <w:rPr>
                <w:sz w:val="16"/>
                <w:szCs w:val="16"/>
              </w:rPr>
            </w:pPr>
          </w:p>
        </w:tc>
      </w:tr>
      <w:tr w:rsidR="78E69AE6" w14:paraId="5B46AA25" w14:textId="77777777" w:rsidTr="00FB190E">
        <w:trPr>
          <w:trHeight w:val="315"/>
        </w:trPr>
        <w:tc>
          <w:tcPr>
            <w:tcW w:w="581"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1E94BC23" w14:textId="09A2B509" w:rsidR="78E69AE6" w:rsidRPr="00481118" w:rsidRDefault="78E69AE6" w:rsidP="002C4302">
            <w:pPr>
              <w:jc w:val="center"/>
              <w:rPr>
                <w:sz w:val="16"/>
                <w:szCs w:val="16"/>
              </w:rPr>
            </w:pPr>
          </w:p>
        </w:tc>
        <w:tc>
          <w:tcPr>
            <w:tcW w:w="583"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5440E07A" w14:textId="7C4D0F5D" w:rsidR="78E69AE6" w:rsidRPr="00481118" w:rsidRDefault="78E69AE6" w:rsidP="78E69AE6">
            <w:pPr>
              <w:spacing w:after="0"/>
              <w:jc w:val="center"/>
              <w:rPr>
                <w:sz w:val="16"/>
                <w:szCs w:val="16"/>
              </w:rPr>
            </w:pPr>
            <w:r w:rsidRPr="00481118">
              <w:rPr>
                <w:rFonts w:ascii="Calibri" w:eastAsia="Calibri" w:hAnsi="Calibri" w:cs="Calibri"/>
                <w:color w:val="000000" w:themeColor="text1"/>
                <w:sz w:val="16"/>
                <w:szCs w:val="16"/>
              </w:rPr>
              <w:t>010</w:t>
            </w:r>
          </w:p>
        </w:tc>
        <w:tc>
          <w:tcPr>
            <w:tcW w:w="581"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68E06A35" w14:textId="05EF32ED" w:rsidR="78E69AE6" w:rsidRPr="00481118" w:rsidRDefault="78E69AE6" w:rsidP="002C4302">
            <w:pPr>
              <w:jc w:val="center"/>
              <w:rPr>
                <w:sz w:val="16"/>
                <w:szCs w:val="16"/>
              </w:rPr>
            </w:pPr>
          </w:p>
        </w:tc>
        <w:tc>
          <w:tcPr>
            <w:tcW w:w="2078" w:type="dxa"/>
            <w:tcBorders>
              <w:top w:val="single" w:sz="4" w:space="0" w:color="auto"/>
              <w:left w:val="single" w:sz="4" w:space="0" w:color="auto"/>
              <w:bottom w:val="single" w:sz="4" w:space="0" w:color="auto"/>
              <w:right w:val="single" w:sz="4" w:space="0" w:color="auto"/>
            </w:tcBorders>
            <w:tcMar>
              <w:top w:w="15" w:type="dxa"/>
              <w:left w:w="135" w:type="dxa"/>
              <w:right w:w="15" w:type="dxa"/>
            </w:tcMar>
            <w:vAlign w:val="center"/>
          </w:tcPr>
          <w:p w14:paraId="05A668C7" w14:textId="17F513AB" w:rsidR="78E69AE6" w:rsidRPr="00481118" w:rsidRDefault="78E69AE6" w:rsidP="78E69AE6">
            <w:pPr>
              <w:spacing w:after="0"/>
              <w:jc w:val="left"/>
              <w:rPr>
                <w:sz w:val="16"/>
                <w:szCs w:val="16"/>
              </w:rPr>
            </w:pPr>
            <w:r w:rsidRPr="00481118">
              <w:rPr>
                <w:rFonts w:ascii="Calibri" w:eastAsia="Calibri" w:hAnsi="Calibri" w:cs="Calibri"/>
                <w:color w:val="000000" w:themeColor="text1"/>
                <w:sz w:val="16"/>
                <w:szCs w:val="16"/>
              </w:rPr>
              <w:t>Notificaciones a familiares</w:t>
            </w:r>
          </w:p>
        </w:tc>
        <w:tc>
          <w:tcPr>
            <w:tcW w:w="708"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2CFA98D3" w14:textId="090B55B2" w:rsidR="78E69AE6" w:rsidRPr="00481118" w:rsidRDefault="78E69AE6" w:rsidP="002C4302">
            <w:pPr>
              <w:jc w:val="center"/>
              <w:rPr>
                <w:sz w:val="16"/>
                <w:szCs w:val="16"/>
              </w:rPr>
            </w:pPr>
          </w:p>
        </w:tc>
        <w:tc>
          <w:tcPr>
            <w:tcW w:w="851"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42A92D47" w14:textId="009B5C56" w:rsidR="78E69AE6" w:rsidRPr="00481118" w:rsidRDefault="78E69AE6" w:rsidP="002C4302">
            <w:pPr>
              <w:jc w:val="center"/>
              <w:rPr>
                <w:sz w:val="16"/>
                <w:szCs w:val="16"/>
              </w:rPr>
            </w:pPr>
          </w:p>
        </w:tc>
        <w:tc>
          <w:tcPr>
            <w:tcW w:w="567"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070553C0" w14:textId="24F35BF8" w:rsidR="78E69AE6" w:rsidRPr="00481118" w:rsidRDefault="78E69AE6" w:rsidP="002C4302">
            <w:pPr>
              <w:jc w:val="center"/>
              <w:rPr>
                <w:sz w:val="16"/>
                <w:szCs w:val="16"/>
              </w:rPr>
            </w:pPr>
          </w:p>
        </w:tc>
        <w:tc>
          <w:tcPr>
            <w:tcW w:w="850"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67F269C7" w14:textId="216C06CD" w:rsidR="78E69AE6" w:rsidRPr="00481118" w:rsidRDefault="78E69AE6" w:rsidP="002C4302">
            <w:pPr>
              <w:jc w:val="center"/>
              <w:rPr>
                <w:sz w:val="16"/>
                <w:szCs w:val="16"/>
              </w:rPr>
            </w:pPr>
          </w:p>
        </w:tc>
        <w:tc>
          <w:tcPr>
            <w:tcW w:w="851"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5F1B877D" w14:textId="631E9E73" w:rsidR="78E69AE6" w:rsidRPr="00481118" w:rsidRDefault="78E69AE6" w:rsidP="78E69AE6">
            <w:pPr>
              <w:spacing w:after="0"/>
              <w:jc w:val="center"/>
              <w:rPr>
                <w:sz w:val="16"/>
                <w:szCs w:val="16"/>
              </w:rPr>
            </w:pPr>
            <w:r w:rsidRPr="00481118">
              <w:rPr>
                <w:rFonts w:ascii="Calibri" w:eastAsia="Calibri" w:hAnsi="Calibri" w:cs="Calibri"/>
                <w:color w:val="000000" w:themeColor="text1"/>
                <w:sz w:val="16"/>
                <w:szCs w:val="16"/>
              </w:rPr>
              <w:t>232,57 €</w:t>
            </w:r>
          </w:p>
        </w:tc>
        <w:tc>
          <w:tcPr>
            <w:tcW w:w="850"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79B56187" w14:textId="36B7E3A7" w:rsidR="78E69AE6" w:rsidRPr="00481118" w:rsidRDefault="78E69AE6" w:rsidP="002C4302">
            <w:pPr>
              <w:jc w:val="center"/>
              <w:rPr>
                <w:sz w:val="16"/>
                <w:szCs w:val="16"/>
              </w:rPr>
            </w:pPr>
          </w:p>
        </w:tc>
      </w:tr>
      <w:tr w:rsidR="78E69AE6" w14:paraId="618E6CBD" w14:textId="77777777" w:rsidTr="00FB190E">
        <w:trPr>
          <w:trHeight w:val="315"/>
        </w:trPr>
        <w:tc>
          <w:tcPr>
            <w:tcW w:w="581"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0FE7E0F8" w14:textId="3D0EC7E1" w:rsidR="78E69AE6" w:rsidRPr="00481118" w:rsidRDefault="78E69AE6" w:rsidP="002C4302">
            <w:pPr>
              <w:jc w:val="center"/>
              <w:rPr>
                <w:sz w:val="16"/>
                <w:szCs w:val="16"/>
              </w:rPr>
            </w:pPr>
          </w:p>
        </w:tc>
        <w:tc>
          <w:tcPr>
            <w:tcW w:w="583"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1E8DB165" w14:textId="14FBD838" w:rsidR="78E69AE6" w:rsidRPr="00481118" w:rsidRDefault="78E69AE6" w:rsidP="002C4302">
            <w:pPr>
              <w:jc w:val="center"/>
              <w:rPr>
                <w:sz w:val="16"/>
                <w:szCs w:val="16"/>
              </w:rPr>
            </w:pPr>
          </w:p>
        </w:tc>
        <w:tc>
          <w:tcPr>
            <w:tcW w:w="581"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36624F7A" w14:textId="6E68036A" w:rsidR="78E69AE6" w:rsidRPr="00481118" w:rsidRDefault="78E69AE6" w:rsidP="78E69AE6">
            <w:pPr>
              <w:spacing w:after="0"/>
              <w:jc w:val="center"/>
              <w:rPr>
                <w:sz w:val="16"/>
                <w:szCs w:val="16"/>
              </w:rPr>
            </w:pPr>
            <w:r w:rsidRPr="00481118">
              <w:rPr>
                <w:rFonts w:ascii="Calibri" w:eastAsia="Calibri" w:hAnsi="Calibri" w:cs="Calibri"/>
                <w:color w:val="000000" w:themeColor="text1"/>
                <w:sz w:val="16"/>
                <w:szCs w:val="16"/>
              </w:rPr>
              <w:t>01</w:t>
            </w:r>
          </w:p>
        </w:tc>
        <w:tc>
          <w:tcPr>
            <w:tcW w:w="2078" w:type="dxa"/>
            <w:tcBorders>
              <w:top w:val="single" w:sz="4" w:space="0" w:color="auto"/>
              <w:left w:val="single" w:sz="4" w:space="0" w:color="auto"/>
              <w:bottom w:val="single" w:sz="4" w:space="0" w:color="auto"/>
              <w:right w:val="single" w:sz="4" w:space="0" w:color="auto"/>
            </w:tcBorders>
            <w:tcMar>
              <w:top w:w="15" w:type="dxa"/>
              <w:left w:w="270" w:type="dxa"/>
              <w:right w:w="15" w:type="dxa"/>
            </w:tcMar>
            <w:vAlign w:val="center"/>
          </w:tcPr>
          <w:p w14:paraId="15511478" w14:textId="22D71114" w:rsidR="78E69AE6" w:rsidRPr="00481118" w:rsidRDefault="78E69AE6" w:rsidP="78E69AE6">
            <w:pPr>
              <w:spacing w:after="0"/>
              <w:jc w:val="left"/>
              <w:rPr>
                <w:sz w:val="16"/>
                <w:szCs w:val="16"/>
              </w:rPr>
            </w:pPr>
            <w:r w:rsidRPr="00481118">
              <w:rPr>
                <w:rFonts w:ascii="Calibri" w:eastAsia="Calibri" w:hAnsi="Calibri" w:cs="Calibri"/>
                <w:color w:val="000000" w:themeColor="text1"/>
                <w:sz w:val="16"/>
                <w:szCs w:val="16"/>
              </w:rPr>
              <w:t>Desarrollador Junior</w:t>
            </w:r>
          </w:p>
        </w:tc>
        <w:tc>
          <w:tcPr>
            <w:tcW w:w="708"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6DD6AC39" w14:textId="041DB29C" w:rsidR="78E69AE6" w:rsidRPr="00481118" w:rsidRDefault="78E69AE6" w:rsidP="78E69AE6">
            <w:pPr>
              <w:spacing w:after="0"/>
              <w:jc w:val="center"/>
              <w:rPr>
                <w:sz w:val="16"/>
                <w:szCs w:val="16"/>
              </w:rPr>
            </w:pPr>
            <w:r w:rsidRPr="00481118">
              <w:rPr>
                <w:rFonts w:ascii="Calibri" w:eastAsia="Calibri" w:hAnsi="Calibri" w:cs="Calibri"/>
                <w:color w:val="000000" w:themeColor="text1"/>
                <w:sz w:val="16"/>
                <w:szCs w:val="16"/>
              </w:rPr>
              <w:t>7</w:t>
            </w:r>
          </w:p>
        </w:tc>
        <w:tc>
          <w:tcPr>
            <w:tcW w:w="851"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0419BA78" w14:textId="5E1F0DE6" w:rsidR="78E69AE6" w:rsidRPr="00481118" w:rsidRDefault="78E69AE6" w:rsidP="78E69AE6">
            <w:pPr>
              <w:spacing w:after="0"/>
              <w:jc w:val="center"/>
              <w:rPr>
                <w:sz w:val="16"/>
                <w:szCs w:val="16"/>
              </w:rPr>
            </w:pPr>
            <w:r w:rsidRPr="00481118">
              <w:rPr>
                <w:rFonts w:ascii="Calibri" w:eastAsia="Calibri" w:hAnsi="Calibri" w:cs="Calibri"/>
                <w:color w:val="000000" w:themeColor="text1"/>
                <w:sz w:val="16"/>
                <w:szCs w:val="16"/>
              </w:rPr>
              <w:t>horas</w:t>
            </w:r>
          </w:p>
        </w:tc>
        <w:tc>
          <w:tcPr>
            <w:tcW w:w="567"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791C8576" w14:textId="081F052C" w:rsidR="78E69AE6" w:rsidRPr="00481118" w:rsidRDefault="78E69AE6" w:rsidP="78E69AE6">
            <w:pPr>
              <w:spacing w:after="0"/>
              <w:jc w:val="center"/>
              <w:rPr>
                <w:sz w:val="16"/>
                <w:szCs w:val="16"/>
              </w:rPr>
            </w:pPr>
            <w:r w:rsidRPr="00481118">
              <w:rPr>
                <w:rFonts w:ascii="Calibri" w:eastAsia="Calibri" w:hAnsi="Calibri" w:cs="Calibri"/>
                <w:color w:val="000000" w:themeColor="text1"/>
                <w:sz w:val="16"/>
                <w:szCs w:val="16"/>
              </w:rPr>
              <w:t>33,22 €</w:t>
            </w:r>
          </w:p>
        </w:tc>
        <w:tc>
          <w:tcPr>
            <w:tcW w:w="850"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0B34B0B7" w14:textId="51716DB0" w:rsidR="78E69AE6" w:rsidRPr="00481118" w:rsidRDefault="78E69AE6" w:rsidP="78E69AE6">
            <w:pPr>
              <w:spacing w:after="0"/>
              <w:jc w:val="center"/>
              <w:rPr>
                <w:sz w:val="16"/>
                <w:szCs w:val="16"/>
              </w:rPr>
            </w:pPr>
            <w:r w:rsidRPr="00481118">
              <w:rPr>
                <w:rFonts w:ascii="Calibri" w:eastAsia="Calibri" w:hAnsi="Calibri" w:cs="Calibri"/>
                <w:color w:val="000000" w:themeColor="text1"/>
                <w:sz w:val="16"/>
                <w:szCs w:val="16"/>
              </w:rPr>
              <w:t>232,57 €</w:t>
            </w:r>
          </w:p>
        </w:tc>
        <w:tc>
          <w:tcPr>
            <w:tcW w:w="851"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04A52344" w14:textId="761B9FD3" w:rsidR="78E69AE6" w:rsidRPr="00481118" w:rsidRDefault="78E69AE6" w:rsidP="002C4302">
            <w:pPr>
              <w:jc w:val="center"/>
              <w:rPr>
                <w:sz w:val="16"/>
                <w:szCs w:val="16"/>
              </w:rPr>
            </w:pPr>
          </w:p>
        </w:tc>
        <w:tc>
          <w:tcPr>
            <w:tcW w:w="850"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center"/>
          </w:tcPr>
          <w:p w14:paraId="1DC80E84" w14:textId="255C9246" w:rsidR="78E69AE6" w:rsidRPr="00481118" w:rsidRDefault="78E69AE6" w:rsidP="002C4302">
            <w:pPr>
              <w:jc w:val="center"/>
              <w:rPr>
                <w:sz w:val="16"/>
                <w:szCs w:val="16"/>
              </w:rPr>
            </w:pPr>
          </w:p>
        </w:tc>
      </w:tr>
    </w:tbl>
    <w:p w14:paraId="79AC1354" w14:textId="5AEA8661" w:rsidR="58AF4C6C" w:rsidRDefault="006771AC" w:rsidP="78E69AE6">
      <w:pPr>
        <w:pStyle w:val="CitadeTablas"/>
      </w:pPr>
      <w:bookmarkStart w:id="1017" w:name="_Toc165126485"/>
      <w:r>
        <w:t>Partida construcción del</w:t>
      </w:r>
      <w:r w:rsidR="58AF4C6C">
        <w:t xml:space="preserve"> Sistema de geoposicionamiento</w:t>
      </w:r>
      <w:bookmarkEnd w:id="1017"/>
    </w:p>
    <w:p w14:paraId="38E6A018" w14:textId="58B31C98" w:rsidR="41017377" w:rsidRDefault="41017377" w:rsidP="009D6CE6">
      <w:pPr>
        <w:pStyle w:val="Ttulo3"/>
      </w:pPr>
      <w:bookmarkStart w:id="1018" w:name="_Toc165126263"/>
      <w:r>
        <w:t>Aplicaciones de usuario – App de avisos y mensajería</w:t>
      </w:r>
      <w:bookmarkEnd w:id="1018"/>
    </w:p>
    <w:tbl>
      <w:tblPr>
        <w:tblW w:w="8500" w:type="dxa"/>
        <w:tblLayout w:type="fixed"/>
        <w:tblLook w:val="06A0" w:firstRow="1" w:lastRow="0" w:firstColumn="1" w:lastColumn="0" w:noHBand="1" w:noVBand="1"/>
      </w:tblPr>
      <w:tblGrid>
        <w:gridCol w:w="573"/>
        <w:gridCol w:w="573"/>
        <w:gridCol w:w="573"/>
        <w:gridCol w:w="2104"/>
        <w:gridCol w:w="708"/>
        <w:gridCol w:w="851"/>
        <w:gridCol w:w="567"/>
        <w:gridCol w:w="850"/>
        <w:gridCol w:w="851"/>
        <w:gridCol w:w="850"/>
      </w:tblGrid>
      <w:tr w:rsidR="78E69AE6" w14:paraId="0A8C8F9F" w14:textId="77777777" w:rsidTr="00FB190E">
        <w:trPr>
          <w:trHeight w:val="315"/>
        </w:trPr>
        <w:tc>
          <w:tcPr>
            <w:tcW w:w="573" w:type="dxa"/>
            <w:tcBorders>
              <w:top w:val="single" w:sz="4" w:space="0" w:color="auto"/>
              <w:left w:val="single" w:sz="4" w:space="0" w:color="auto"/>
              <w:bottom w:val="single" w:sz="4" w:space="0" w:color="auto"/>
              <w:right w:val="single" w:sz="4" w:space="0" w:color="auto"/>
            </w:tcBorders>
            <w:shd w:val="clear" w:color="auto" w:fill="D0CECE" w:themeFill="background2" w:themeFillShade="E6"/>
            <w:tcMar>
              <w:top w:w="15" w:type="dxa"/>
              <w:left w:w="15" w:type="dxa"/>
              <w:right w:w="15" w:type="dxa"/>
            </w:tcMar>
            <w:vAlign w:val="center"/>
          </w:tcPr>
          <w:p w14:paraId="50E7BFAB" w14:textId="3849EE9A" w:rsidR="78E69AE6" w:rsidRPr="00961721" w:rsidRDefault="78E69AE6" w:rsidP="00FB190E">
            <w:pPr>
              <w:spacing w:after="0"/>
              <w:jc w:val="center"/>
              <w:rPr>
                <w:sz w:val="16"/>
                <w:szCs w:val="16"/>
              </w:rPr>
            </w:pPr>
            <w:r w:rsidRPr="00961721">
              <w:rPr>
                <w:rFonts w:ascii="Calibri" w:eastAsia="Calibri" w:hAnsi="Calibri" w:cs="Calibri"/>
                <w:b/>
                <w:bCs/>
                <w:color w:val="000000" w:themeColor="text1"/>
                <w:sz w:val="16"/>
                <w:szCs w:val="16"/>
              </w:rPr>
              <w:t>I1</w:t>
            </w:r>
          </w:p>
        </w:tc>
        <w:tc>
          <w:tcPr>
            <w:tcW w:w="573" w:type="dxa"/>
            <w:tcBorders>
              <w:top w:val="single" w:sz="4" w:space="0" w:color="auto"/>
              <w:left w:val="single" w:sz="4" w:space="0" w:color="auto"/>
              <w:bottom w:val="single" w:sz="4" w:space="0" w:color="auto"/>
              <w:right w:val="single" w:sz="4" w:space="0" w:color="auto"/>
            </w:tcBorders>
            <w:shd w:val="clear" w:color="auto" w:fill="D0CECE" w:themeFill="background2" w:themeFillShade="E6"/>
            <w:tcMar>
              <w:top w:w="15" w:type="dxa"/>
              <w:left w:w="15" w:type="dxa"/>
              <w:right w:w="15" w:type="dxa"/>
            </w:tcMar>
            <w:vAlign w:val="center"/>
          </w:tcPr>
          <w:p w14:paraId="165AC7E7" w14:textId="06828700" w:rsidR="78E69AE6" w:rsidRPr="00961721" w:rsidRDefault="78E69AE6" w:rsidP="00FB190E">
            <w:pPr>
              <w:spacing w:after="0"/>
              <w:jc w:val="center"/>
              <w:rPr>
                <w:sz w:val="16"/>
                <w:szCs w:val="16"/>
              </w:rPr>
            </w:pPr>
            <w:r w:rsidRPr="00961721">
              <w:rPr>
                <w:rFonts w:ascii="Calibri" w:eastAsia="Calibri" w:hAnsi="Calibri" w:cs="Calibri"/>
                <w:b/>
                <w:bCs/>
                <w:color w:val="000000" w:themeColor="text1"/>
                <w:sz w:val="16"/>
                <w:szCs w:val="16"/>
              </w:rPr>
              <w:t>I2</w:t>
            </w:r>
          </w:p>
        </w:tc>
        <w:tc>
          <w:tcPr>
            <w:tcW w:w="573" w:type="dxa"/>
            <w:tcBorders>
              <w:top w:val="single" w:sz="4" w:space="0" w:color="auto"/>
              <w:left w:val="single" w:sz="4" w:space="0" w:color="auto"/>
              <w:bottom w:val="single" w:sz="4" w:space="0" w:color="auto"/>
              <w:right w:val="single" w:sz="4" w:space="0" w:color="auto"/>
            </w:tcBorders>
            <w:shd w:val="clear" w:color="auto" w:fill="D0CECE" w:themeFill="background2" w:themeFillShade="E6"/>
            <w:tcMar>
              <w:top w:w="15" w:type="dxa"/>
              <w:left w:w="15" w:type="dxa"/>
              <w:right w:w="15" w:type="dxa"/>
            </w:tcMar>
            <w:vAlign w:val="center"/>
          </w:tcPr>
          <w:p w14:paraId="6FD9CFAA" w14:textId="283134D0" w:rsidR="78E69AE6" w:rsidRPr="00961721" w:rsidRDefault="78E69AE6" w:rsidP="00FB190E">
            <w:pPr>
              <w:spacing w:after="0"/>
              <w:jc w:val="center"/>
              <w:rPr>
                <w:sz w:val="16"/>
                <w:szCs w:val="16"/>
              </w:rPr>
            </w:pPr>
            <w:r w:rsidRPr="00961721">
              <w:rPr>
                <w:rFonts w:ascii="Calibri" w:eastAsia="Calibri" w:hAnsi="Calibri" w:cs="Calibri"/>
                <w:b/>
                <w:bCs/>
                <w:color w:val="000000" w:themeColor="text1"/>
                <w:sz w:val="16"/>
                <w:szCs w:val="16"/>
              </w:rPr>
              <w:t>I3</w:t>
            </w:r>
          </w:p>
        </w:tc>
        <w:tc>
          <w:tcPr>
            <w:tcW w:w="2104" w:type="dxa"/>
            <w:tcBorders>
              <w:top w:val="single" w:sz="4" w:space="0" w:color="auto"/>
              <w:left w:val="single" w:sz="4" w:space="0" w:color="auto"/>
              <w:bottom w:val="single" w:sz="4" w:space="0" w:color="auto"/>
              <w:right w:val="single" w:sz="4" w:space="0" w:color="auto"/>
            </w:tcBorders>
            <w:shd w:val="clear" w:color="auto" w:fill="D0CECE" w:themeFill="background2" w:themeFillShade="E6"/>
            <w:tcMar>
              <w:top w:w="15" w:type="dxa"/>
              <w:left w:w="15" w:type="dxa"/>
              <w:right w:w="15" w:type="dxa"/>
            </w:tcMar>
            <w:vAlign w:val="center"/>
          </w:tcPr>
          <w:p w14:paraId="14456772" w14:textId="367775DB" w:rsidR="78E69AE6" w:rsidRPr="00961721" w:rsidRDefault="78E69AE6" w:rsidP="00FB190E">
            <w:pPr>
              <w:spacing w:after="0"/>
              <w:jc w:val="center"/>
              <w:rPr>
                <w:sz w:val="16"/>
                <w:szCs w:val="16"/>
              </w:rPr>
            </w:pPr>
            <w:r w:rsidRPr="00961721">
              <w:rPr>
                <w:rFonts w:ascii="Calibri" w:eastAsia="Calibri" w:hAnsi="Calibri" w:cs="Calibri"/>
                <w:b/>
                <w:bCs/>
                <w:color w:val="000000" w:themeColor="text1"/>
                <w:sz w:val="16"/>
                <w:szCs w:val="16"/>
              </w:rPr>
              <w:t>Descripción</w:t>
            </w:r>
          </w:p>
        </w:tc>
        <w:tc>
          <w:tcPr>
            <w:tcW w:w="708" w:type="dxa"/>
            <w:tcBorders>
              <w:top w:val="single" w:sz="4" w:space="0" w:color="auto"/>
              <w:left w:val="single" w:sz="4" w:space="0" w:color="auto"/>
              <w:bottom w:val="single" w:sz="4" w:space="0" w:color="auto"/>
              <w:right w:val="single" w:sz="4" w:space="0" w:color="auto"/>
            </w:tcBorders>
            <w:shd w:val="clear" w:color="auto" w:fill="D0CECE" w:themeFill="background2" w:themeFillShade="E6"/>
            <w:tcMar>
              <w:top w:w="15" w:type="dxa"/>
              <w:left w:w="15" w:type="dxa"/>
              <w:right w:w="15" w:type="dxa"/>
            </w:tcMar>
            <w:vAlign w:val="center"/>
          </w:tcPr>
          <w:p w14:paraId="507258A5" w14:textId="10E69EA7" w:rsidR="78E69AE6" w:rsidRPr="00961721" w:rsidRDefault="78E69AE6" w:rsidP="00FB190E">
            <w:pPr>
              <w:spacing w:after="0"/>
              <w:jc w:val="center"/>
              <w:rPr>
                <w:sz w:val="16"/>
                <w:szCs w:val="16"/>
              </w:rPr>
            </w:pPr>
            <w:r w:rsidRPr="00961721">
              <w:rPr>
                <w:rFonts w:ascii="Calibri" w:eastAsia="Calibri" w:hAnsi="Calibri" w:cs="Calibri"/>
                <w:b/>
                <w:bCs/>
                <w:color w:val="000000" w:themeColor="text1"/>
                <w:sz w:val="16"/>
                <w:szCs w:val="16"/>
              </w:rPr>
              <w:t>Cantidad</w:t>
            </w:r>
          </w:p>
        </w:tc>
        <w:tc>
          <w:tcPr>
            <w:tcW w:w="851" w:type="dxa"/>
            <w:tcBorders>
              <w:top w:val="single" w:sz="4" w:space="0" w:color="auto"/>
              <w:left w:val="single" w:sz="4" w:space="0" w:color="auto"/>
              <w:bottom w:val="single" w:sz="4" w:space="0" w:color="auto"/>
              <w:right w:val="single" w:sz="4" w:space="0" w:color="auto"/>
            </w:tcBorders>
            <w:shd w:val="clear" w:color="auto" w:fill="D0CECE" w:themeFill="background2" w:themeFillShade="E6"/>
            <w:tcMar>
              <w:top w:w="15" w:type="dxa"/>
              <w:left w:w="15" w:type="dxa"/>
              <w:right w:w="15" w:type="dxa"/>
            </w:tcMar>
            <w:vAlign w:val="center"/>
          </w:tcPr>
          <w:p w14:paraId="3BA9CF5C" w14:textId="63357CD3" w:rsidR="78E69AE6" w:rsidRPr="00961721" w:rsidRDefault="78E69AE6" w:rsidP="00FB190E">
            <w:pPr>
              <w:spacing w:after="0"/>
              <w:jc w:val="center"/>
              <w:rPr>
                <w:sz w:val="16"/>
                <w:szCs w:val="16"/>
              </w:rPr>
            </w:pPr>
            <w:r w:rsidRPr="00961721">
              <w:rPr>
                <w:rFonts w:ascii="Calibri" w:eastAsia="Calibri" w:hAnsi="Calibri" w:cs="Calibri"/>
                <w:b/>
                <w:bCs/>
                <w:color w:val="000000" w:themeColor="text1"/>
                <w:sz w:val="16"/>
                <w:szCs w:val="16"/>
              </w:rPr>
              <w:t>Unidades</w:t>
            </w:r>
          </w:p>
        </w:tc>
        <w:tc>
          <w:tcPr>
            <w:tcW w:w="567" w:type="dxa"/>
            <w:tcBorders>
              <w:top w:val="single" w:sz="4" w:space="0" w:color="auto"/>
              <w:left w:val="single" w:sz="4" w:space="0" w:color="auto"/>
              <w:bottom w:val="single" w:sz="4" w:space="0" w:color="auto"/>
              <w:right w:val="single" w:sz="4" w:space="0" w:color="auto"/>
            </w:tcBorders>
            <w:shd w:val="clear" w:color="auto" w:fill="D0CECE" w:themeFill="background2" w:themeFillShade="E6"/>
            <w:tcMar>
              <w:top w:w="15" w:type="dxa"/>
              <w:left w:w="15" w:type="dxa"/>
              <w:right w:w="15" w:type="dxa"/>
            </w:tcMar>
            <w:vAlign w:val="center"/>
          </w:tcPr>
          <w:p w14:paraId="76568BDF" w14:textId="0977932A" w:rsidR="78E69AE6" w:rsidRPr="00961721" w:rsidRDefault="78E69AE6" w:rsidP="00FB190E">
            <w:pPr>
              <w:spacing w:after="0"/>
              <w:jc w:val="center"/>
              <w:rPr>
                <w:sz w:val="16"/>
                <w:szCs w:val="16"/>
              </w:rPr>
            </w:pPr>
            <w:r w:rsidRPr="00961721">
              <w:rPr>
                <w:rFonts w:ascii="Calibri" w:eastAsia="Calibri" w:hAnsi="Calibri" w:cs="Calibri"/>
                <w:b/>
                <w:bCs/>
                <w:color w:val="000000" w:themeColor="text1"/>
                <w:sz w:val="16"/>
                <w:szCs w:val="16"/>
              </w:rPr>
              <w:t>Precio</w:t>
            </w:r>
          </w:p>
        </w:tc>
        <w:tc>
          <w:tcPr>
            <w:tcW w:w="850" w:type="dxa"/>
            <w:tcBorders>
              <w:top w:val="single" w:sz="4" w:space="0" w:color="auto"/>
              <w:left w:val="single" w:sz="4" w:space="0" w:color="auto"/>
              <w:bottom w:val="single" w:sz="4" w:space="0" w:color="auto"/>
              <w:right w:val="single" w:sz="4" w:space="0" w:color="auto"/>
            </w:tcBorders>
            <w:shd w:val="clear" w:color="auto" w:fill="D0CECE" w:themeFill="background2" w:themeFillShade="E6"/>
            <w:tcMar>
              <w:top w:w="15" w:type="dxa"/>
              <w:left w:w="15" w:type="dxa"/>
              <w:right w:w="15" w:type="dxa"/>
            </w:tcMar>
            <w:vAlign w:val="center"/>
          </w:tcPr>
          <w:p w14:paraId="2BEABFCA" w14:textId="37DF1983" w:rsidR="78E69AE6" w:rsidRPr="00961721" w:rsidRDefault="78E69AE6" w:rsidP="00FB190E">
            <w:pPr>
              <w:spacing w:after="0"/>
              <w:jc w:val="center"/>
              <w:rPr>
                <w:sz w:val="16"/>
                <w:szCs w:val="16"/>
              </w:rPr>
            </w:pPr>
            <w:r w:rsidRPr="00961721">
              <w:rPr>
                <w:rFonts w:ascii="Calibri" w:eastAsia="Calibri" w:hAnsi="Calibri" w:cs="Calibri"/>
                <w:b/>
                <w:bCs/>
                <w:color w:val="000000" w:themeColor="text1"/>
                <w:sz w:val="16"/>
                <w:szCs w:val="16"/>
              </w:rPr>
              <w:t>Subtotal (3)</w:t>
            </w:r>
          </w:p>
        </w:tc>
        <w:tc>
          <w:tcPr>
            <w:tcW w:w="851" w:type="dxa"/>
            <w:tcBorders>
              <w:top w:val="single" w:sz="4" w:space="0" w:color="auto"/>
              <w:left w:val="single" w:sz="4" w:space="0" w:color="auto"/>
              <w:bottom w:val="single" w:sz="4" w:space="0" w:color="auto"/>
              <w:right w:val="single" w:sz="4" w:space="0" w:color="auto"/>
            </w:tcBorders>
            <w:shd w:val="clear" w:color="auto" w:fill="D0CECE" w:themeFill="background2" w:themeFillShade="E6"/>
            <w:tcMar>
              <w:top w:w="15" w:type="dxa"/>
              <w:left w:w="15" w:type="dxa"/>
              <w:right w:w="15" w:type="dxa"/>
            </w:tcMar>
            <w:vAlign w:val="center"/>
          </w:tcPr>
          <w:p w14:paraId="6C008752" w14:textId="3BB4560F" w:rsidR="78E69AE6" w:rsidRPr="00961721" w:rsidRDefault="78E69AE6" w:rsidP="00FB190E">
            <w:pPr>
              <w:spacing w:after="0"/>
              <w:jc w:val="center"/>
              <w:rPr>
                <w:sz w:val="16"/>
                <w:szCs w:val="16"/>
              </w:rPr>
            </w:pPr>
            <w:r w:rsidRPr="00961721">
              <w:rPr>
                <w:rFonts w:ascii="Calibri" w:eastAsia="Calibri" w:hAnsi="Calibri" w:cs="Calibri"/>
                <w:b/>
                <w:bCs/>
                <w:color w:val="000000" w:themeColor="text1"/>
                <w:sz w:val="16"/>
                <w:szCs w:val="16"/>
              </w:rPr>
              <w:t>Subtotal (2)</w:t>
            </w:r>
          </w:p>
        </w:tc>
        <w:tc>
          <w:tcPr>
            <w:tcW w:w="850" w:type="dxa"/>
            <w:tcBorders>
              <w:top w:val="single" w:sz="4" w:space="0" w:color="auto"/>
              <w:left w:val="single" w:sz="4" w:space="0" w:color="auto"/>
              <w:bottom w:val="single" w:sz="4" w:space="0" w:color="auto"/>
              <w:right w:val="single" w:sz="4" w:space="0" w:color="auto"/>
            </w:tcBorders>
            <w:shd w:val="clear" w:color="auto" w:fill="D0CECE" w:themeFill="background2" w:themeFillShade="E6"/>
            <w:tcMar>
              <w:top w:w="15" w:type="dxa"/>
              <w:left w:w="15" w:type="dxa"/>
              <w:right w:w="15" w:type="dxa"/>
            </w:tcMar>
            <w:vAlign w:val="center"/>
          </w:tcPr>
          <w:p w14:paraId="323955C5" w14:textId="26777F55" w:rsidR="78E69AE6" w:rsidRPr="00961721" w:rsidRDefault="78E69AE6" w:rsidP="00FB190E">
            <w:pPr>
              <w:spacing w:after="0"/>
              <w:jc w:val="center"/>
              <w:rPr>
                <w:sz w:val="16"/>
                <w:szCs w:val="16"/>
              </w:rPr>
            </w:pPr>
            <w:r w:rsidRPr="00961721">
              <w:rPr>
                <w:rFonts w:ascii="Calibri" w:eastAsia="Calibri" w:hAnsi="Calibri" w:cs="Calibri"/>
                <w:b/>
                <w:bCs/>
                <w:color w:val="000000" w:themeColor="text1"/>
                <w:sz w:val="16"/>
                <w:szCs w:val="16"/>
              </w:rPr>
              <w:t>Total</w:t>
            </w:r>
          </w:p>
        </w:tc>
      </w:tr>
      <w:tr w:rsidR="78E69AE6" w14:paraId="6DD7535B" w14:textId="77777777" w:rsidTr="00FB190E">
        <w:trPr>
          <w:trHeight w:val="315"/>
        </w:trPr>
        <w:tc>
          <w:tcPr>
            <w:tcW w:w="573" w:type="dxa"/>
            <w:tcBorders>
              <w:top w:val="single" w:sz="4" w:space="0" w:color="auto"/>
              <w:left w:val="single" w:sz="4" w:space="0" w:color="auto"/>
              <w:bottom w:val="nil"/>
              <w:right w:val="single" w:sz="4" w:space="0" w:color="auto"/>
            </w:tcBorders>
            <w:shd w:val="clear" w:color="auto" w:fill="E7E6E6" w:themeFill="background2"/>
            <w:tcMar>
              <w:top w:w="15" w:type="dxa"/>
              <w:left w:w="15" w:type="dxa"/>
              <w:right w:w="15" w:type="dxa"/>
            </w:tcMar>
            <w:vAlign w:val="center"/>
          </w:tcPr>
          <w:p w14:paraId="0DBE7969" w14:textId="4FC534DB" w:rsidR="78E69AE6" w:rsidRPr="00961721" w:rsidRDefault="78E69AE6" w:rsidP="78E69AE6">
            <w:pPr>
              <w:spacing w:after="0"/>
              <w:jc w:val="center"/>
              <w:rPr>
                <w:sz w:val="16"/>
                <w:szCs w:val="16"/>
              </w:rPr>
            </w:pPr>
            <w:r w:rsidRPr="00961721">
              <w:rPr>
                <w:rFonts w:ascii="Calibri" w:eastAsia="Calibri" w:hAnsi="Calibri" w:cs="Calibri"/>
                <w:color w:val="000000" w:themeColor="text1"/>
                <w:sz w:val="16"/>
                <w:szCs w:val="16"/>
              </w:rPr>
              <w:t>01</w:t>
            </w:r>
          </w:p>
        </w:tc>
        <w:tc>
          <w:tcPr>
            <w:tcW w:w="573" w:type="dxa"/>
            <w:tcBorders>
              <w:top w:val="single" w:sz="4" w:space="0" w:color="auto"/>
              <w:left w:val="single" w:sz="4" w:space="0" w:color="auto"/>
              <w:bottom w:val="nil"/>
              <w:right w:val="single" w:sz="4" w:space="0" w:color="auto"/>
            </w:tcBorders>
            <w:shd w:val="clear" w:color="auto" w:fill="E7E6E6" w:themeFill="background2"/>
            <w:tcMar>
              <w:top w:w="15" w:type="dxa"/>
              <w:left w:w="15" w:type="dxa"/>
              <w:right w:w="15" w:type="dxa"/>
            </w:tcMar>
            <w:vAlign w:val="center"/>
          </w:tcPr>
          <w:p w14:paraId="2DB9486C" w14:textId="5E130B80" w:rsidR="78E69AE6" w:rsidRPr="00961721" w:rsidRDefault="78E69AE6" w:rsidP="00FB190E">
            <w:pPr>
              <w:jc w:val="center"/>
              <w:rPr>
                <w:sz w:val="16"/>
                <w:szCs w:val="16"/>
              </w:rPr>
            </w:pPr>
          </w:p>
        </w:tc>
        <w:tc>
          <w:tcPr>
            <w:tcW w:w="573" w:type="dxa"/>
            <w:tcBorders>
              <w:top w:val="single" w:sz="4" w:space="0" w:color="auto"/>
              <w:left w:val="single" w:sz="4" w:space="0" w:color="auto"/>
              <w:bottom w:val="nil"/>
              <w:right w:val="single" w:sz="4" w:space="0" w:color="auto"/>
            </w:tcBorders>
            <w:shd w:val="clear" w:color="auto" w:fill="E7E6E6" w:themeFill="background2"/>
            <w:tcMar>
              <w:top w:w="15" w:type="dxa"/>
              <w:left w:w="15" w:type="dxa"/>
              <w:right w:w="15" w:type="dxa"/>
            </w:tcMar>
            <w:vAlign w:val="center"/>
          </w:tcPr>
          <w:p w14:paraId="1F8BFED5" w14:textId="00B3A36A" w:rsidR="78E69AE6" w:rsidRPr="00961721" w:rsidRDefault="78E69AE6" w:rsidP="00FB190E">
            <w:pPr>
              <w:jc w:val="center"/>
              <w:rPr>
                <w:sz w:val="16"/>
                <w:szCs w:val="16"/>
              </w:rPr>
            </w:pPr>
          </w:p>
        </w:tc>
        <w:tc>
          <w:tcPr>
            <w:tcW w:w="2104" w:type="dxa"/>
            <w:tcBorders>
              <w:top w:val="single" w:sz="4" w:space="0" w:color="auto"/>
              <w:left w:val="single" w:sz="4" w:space="0" w:color="auto"/>
              <w:bottom w:val="nil"/>
              <w:right w:val="single" w:sz="4" w:space="0" w:color="auto"/>
            </w:tcBorders>
            <w:shd w:val="clear" w:color="auto" w:fill="E7E6E6" w:themeFill="background2"/>
            <w:tcMar>
              <w:top w:w="15" w:type="dxa"/>
              <w:left w:w="15" w:type="dxa"/>
              <w:right w:w="15" w:type="dxa"/>
            </w:tcMar>
            <w:vAlign w:val="center"/>
          </w:tcPr>
          <w:p w14:paraId="740E6BDD" w14:textId="2A59F11B" w:rsidR="78E69AE6" w:rsidRPr="00961721" w:rsidRDefault="78E69AE6" w:rsidP="78E69AE6">
            <w:pPr>
              <w:spacing w:after="0"/>
              <w:jc w:val="left"/>
              <w:rPr>
                <w:sz w:val="16"/>
                <w:szCs w:val="16"/>
              </w:rPr>
            </w:pPr>
            <w:r w:rsidRPr="00961721">
              <w:rPr>
                <w:rFonts w:ascii="Calibri" w:eastAsia="Calibri" w:hAnsi="Calibri" w:cs="Calibri"/>
                <w:b/>
                <w:bCs/>
                <w:color w:val="000000" w:themeColor="text1"/>
                <w:sz w:val="16"/>
                <w:szCs w:val="16"/>
              </w:rPr>
              <w:t>Aplicaciones de usuario app de avisos y mensajería</w:t>
            </w:r>
          </w:p>
        </w:tc>
        <w:tc>
          <w:tcPr>
            <w:tcW w:w="708" w:type="dxa"/>
            <w:tcBorders>
              <w:top w:val="single" w:sz="4" w:space="0" w:color="auto"/>
              <w:left w:val="single" w:sz="4" w:space="0" w:color="auto"/>
              <w:bottom w:val="nil"/>
              <w:right w:val="single" w:sz="4" w:space="0" w:color="auto"/>
            </w:tcBorders>
            <w:shd w:val="clear" w:color="auto" w:fill="E7E6E6" w:themeFill="background2"/>
            <w:tcMar>
              <w:top w:w="15" w:type="dxa"/>
              <w:left w:w="15" w:type="dxa"/>
              <w:right w:w="15" w:type="dxa"/>
            </w:tcMar>
            <w:vAlign w:val="center"/>
          </w:tcPr>
          <w:p w14:paraId="2C004FFC" w14:textId="3547A25C" w:rsidR="78E69AE6" w:rsidRPr="00961721" w:rsidRDefault="78E69AE6" w:rsidP="00FB190E">
            <w:pPr>
              <w:jc w:val="center"/>
              <w:rPr>
                <w:sz w:val="16"/>
                <w:szCs w:val="16"/>
              </w:rPr>
            </w:pPr>
          </w:p>
        </w:tc>
        <w:tc>
          <w:tcPr>
            <w:tcW w:w="851" w:type="dxa"/>
            <w:tcBorders>
              <w:top w:val="single" w:sz="4" w:space="0" w:color="auto"/>
              <w:left w:val="single" w:sz="4" w:space="0" w:color="auto"/>
              <w:bottom w:val="nil"/>
              <w:right w:val="single" w:sz="4" w:space="0" w:color="auto"/>
            </w:tcBorders>
            <w:shd w:val="clear" w:color="auto" w:fill="E7E6E6" w:themeFill="background2"/>
            <w:tcMar>
              <w:top w:w="15" w:type="dxa"/>
              <w:left w:w="15" w:type="dxa"/>
              <w:right w:w="15" w:type="dxa"/>
            </w:tcMar>
            <w:vAlign w:val="center"/>
          </w:tcPr>
          <w:p w14:paraId="6B57701E" w14:textId="72B9B391" w:rsidR="78E69AE6" w:rsidRPr="00961721" w:rsidRDefault="78E69AE6" w:rsidP="00FB190E">
            <w:pPr>
              <w:jc w:val="center"/>
              <w:rPr>
                <w:sz w:val="16"/>
                <w:szCs w:val="16"/>
              </w:rPr>
            </w:pPr>
          </w:p>
        </w:tc>
        <w:tc>
          <w:tcPr>
            <w:tcW w:w="567" w:type="dxa"/>
            <w:tcBorders>
              <w:top w:val="single" w:sz="4" w:space="0" w:color="auto"/>
              <w:left w:val="single" w:sz="4" w:space="0" w:color="auto"/>
              <w:bottom w:val="nil"/>
              <w:right w:val="single" w:sz="4" w:space="0" w:color="auto"/>
            </w:tcBorders>
            <w:shd w:val="clear" w:color="auto" w:fill="E7E6E6" w:themeFill="background2"/>
            <w:tcMar>
              <w:top w:w="15" w:type="dxa"/>
              <w:left w:w="15" w:type="dxa"/>
              <w:right w:w="15" w:type="dxa"/>
            </w:tcMar>
            <w:vAlign w:val="center"/>
          </w:tcPr>
          <w:p w14:paraId="6B80746C" w14:textId="53EF217C" w:rsidR="78E69AE6" w:rsidRPr="00961721" w:rsidRDefault="78E69AE6" w:rsidP="00FB190E">
            <w:pPr>
              <w:jc w:val="center"/>
              <w:rPr>
                <w:sz w:val="16"/>
                <w:szCs w:val="16"/>
              </w:rPr>
            </w:pPr>
          </w:p>
        </w:tc>
        <w:tc>
          <w:tcPr>
            <w:tcW w:w="850" w:type="dxa"/>
            <w:tcBorders>
              <w:top w:val="single" w:sz="4" w:space="0" w:color="auto"/>
              <w:left w:val="single" w:sz="4" w:space="0" w:color="auto"/>
              <w:bottom w:val="nil"/>
              <w:right w:val="single" w:sz="4" w:space="0" w:color="auto"/>
            </w:tcBorders>
            <w:shd w:val="clear" w:color="auto" w:fill="E7E6E6" w:themeFill="background2"/>
            <w:tcMar>
              <w:top w:w="15" w:type="dxa"/>
              <w:left w:w="15" w:type="dxa"/>
              <w:right w:w="15" w:type="dxa"/>
            </w:tcMar>
            <w:vAlign w:val="center"/>
          </w:tcPr>
          <w:p w14:paraId="0E3833C8" w14:textId="7AF9F29A" w:rsidR="78E69AE6" w:rsidRPr="00961721" w:rsidRDefault="78E69AE6" w:rsidP="00FB190E">
            <w:pPr>
              <w:jc w:val="center"/>
              <w:rPr>
                <w:sz w:val="16"/>
                <w:szCs w:val="16"/>
              </w:rPr>
            </w:pPr>
          </w:p>
        </w:tc>
        <w:tc>
          <w:tcPr>
            <w:tcW w:w="851" w:type="dxa"/>
            <w:tcBorders>
              <w:top w:val="single" w:sz="4" w:space="0" w:color="auto"/>
              <w:left w:val="single" w:sz="4" w:space="0" w:color="auto"/>
              <w:bottom w:val="nil"/>
              <w:right w:val="single" w:sz="4" w:space="0" w:color="auto"/>
            </w:tcBorders>
            <w:shd w:val="clear" w:color="auto" w:fill="E7E6E6" w:themeFill="background2"/>
            <w:tcMar>
              <w:top w:w="15" w:type="dxa"/>
              <w:left w:w="15" w:type="dxa"/>
              <w:right w:w="15" w:type="dxa"/>
            </w:tcMar>
            <w:vAlign w:val="center"/>
          </w:tcPr>
          <w:p w14:paraId="0554DA73" w14:textId="3FB8A0F9" w:rsidR="78E69AE6" w:rsidRPr="00961721" w:rsidRDefault="78E69AE6" w:rsidP="00FB190E">
            <w:pPr>
              <w:jc w:val="center"/>
              <w:rPr>
                <w:sz w:val="16"/>
                <w:szCs w:val="16"/>
              </w:rPr>
            </w:pPr>
          </w:p>
        </w:tc>
        <w:tc>
          <w:tcPr>
            <w:tcW w:w="850" w:type="dxa"/>
            <w:tcBorders>
              <w:top w:val="single" w:sz="4" w:space="0" w:color="auto"/>
              <w:left w:val="single" w:sz="4" w:space="0" w:color="auto"/>
              <w:bottom w:val="nil"/>
              <w:right w:val="single" w:sz="4" w:space="0" w:color="auto"/>
            </w:tcBorders>
            <w:shd w:val="clear" w:color="auto" w:fill="E7E6E6" w:themeFill="background2"/>
            <w:tcMar>
              <w:top w:w="15" w:type="dxa"/>
              <w:left w:w="15" w:type="dxa"/>
              <w:right w:w="15" w:type="dxa"/>
            </w:tcMar>
            <w:vAlign w:val="center"/>
          </w:tcPr>
          <w:p w14:paraId="799E9BB4" w14:textId="5C786600" w:rsidR="78E69AE6" w:rsidRPr="00961721" w:rsidRDefault="78E69AE6" w:rsidP="78E69AE6">
            <w:pPr>
              <w:spacing w:after="0"/>
              <w:jc w:val="center"/>
              <w:rPr>
                <w:sz w:val="16"/>
                <w:szCs w:val="16"/>
              </w:rPr>
            </w:pPr>
            <w:r w:rsidRPr="00961721">
              <w:rPr>
                <w:rFonts w:ascii="Calibri" w:eastAsia="Calibri" w:hAnsi="Calibri" w:cs="Calibri"/>
                <w:b/>
                <w:bCs/>
                <w:color w:val="000000" w:themeColor="text1"/>
                <w:sz w:val="16"/>
                <w:szCs w:val="16"/>
              </w:rPr>
              <w:t>3.258,79 €</w:t>
            </w:r>
          </w:p>
        </w:tc>
      </w:tr>
      <w:tr w:rsidR="78E69AE6" w14:paraId="318232AE" w14:textId="77777777" w:rsidTr="00FB190E">
        <w:trPr>
          <w:trHeight w:val="315"/>
        </w:trPr>
        <w:tc>
          <w:tcPr>
            <w:tcW w:w="57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15" w:type="dxa"/>
              <w:left w:w="15" w:type="dxa"/>
              <w:right w:w="15" w:type="dxa"/>
            </w:tcMar>
            <w:vAlign w:val="center"/>
          </w:tcPr>
          <w:p w14:paraId="4CD08435" w14:textId="5DD61A87" w:rsidR="78E69AE6" w:rsidRPr="00961721" w:rsidRDefault="78E69AE6" w:rsidP="00FB190E">
            <w:pPr>
              <w:jc w:val="center"/>
              <w:rPr>
                <w:sz w:val="16"/>
                <w:szCs w:val="16"/>
              </w:rPr>
            </w:pPr>
          </w:p>
        </w:tc>
        <w:tc>
          <w:tcPr>
            <w:tcW w:w="57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15" w:type="dxa"/>
              <w:left w:w="15" w:type="dxa"/>
              <w:right w:w="15" w:type="dxa"/>
            </w:tcMar>
            <w:vAlign w:val="center"/>
          </w:tcPr>
          <w:p w14:paraId="131953A1" w14:textId="0C9DF569" w:rsidR="78E69AE6" w:rsidRPr="00961721" w:rsidRDefault="78E69AE6" w:rsidP="00FB190E">
            <w:pPr>
              <w:spacing w:after="0"/>
              <w:jc w:val="center"/>
              <w:rPr>
                <w:sz w:val="16"/>
                <w:szCs w:val="16"/>
              </w:rPr>
            </w:pPr>
            <w:r w:rsidRPr="00961721">
              <w:rPr>
                <w:rFonts w:ascii="Calibri" w:eastAsia="Calibri" w:hAnsi="Calibri" w:cs="Calibri"/>
                <w:color w:val="000000" w:themeColor="text1"/>
                <w:sz w:val="16"/>
                <w:szCs w:val="16"/>
              </w:rPr>
              <w:t>01</w:t>
            </w:r>
          </w:p>
        </w:tc>
        <w:tc>
          <w:tcPr>
            <w:tcW w:w="57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15" w:type="dxa"/>
              <w:left w:w="15" w:type="dxa"/>
              <w:right w:w="15" w:type="dxa"/>
            </w:tcMar>
            <w:vAlign w:val="center"/>
          </w:tcPr>
          <w:p w14:paraId="5515351D" w14:textId="67415F4F" w:rsidR="78E69AE6" w:rsidRPr="00961721" w:rsidRDefault="78E69AE6" w:rsidP="00FB190E">
            <w:pPr>
              <w:jc w:val="center"/>
              <w:rPr>
                <w:sz w:val="16"/>
                <w:szCs w:val="16"/>
              </w:rPr>
            </w:pPr>
          </w:p>
        </w:tc>
        <w:tc>
          <w:tcPr>
            <w:tcW w:w="210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15" w:type="dxa"/>
              <w:left w:w="15" w:type="dxa"/>
              <w:right w:w="15" w:type="dxa"/>
            </w:tcMar>
            <w:vAlign w:val="center"/>
          </w:tcPr>
          <w:p w14:paraId="625FC660" w14:textId="45A9E8D3" w:rsidR="78E69AE6" w:rsidRPr="00961721" w:rsidRDefault="78E69AE6" w:rsidP="00FB190E">
            <w:pPr>
              <w:spacing w:after="0"/>
              <w:jc w:val="left"/>
              <w:rPr>
                <w:sz w:val="16"/>
                <w:szCs w:val="16"/>
              </w:rPr>
            </w:pPr>
            <w:r w:rsidRPr="00961721">
              <w:rPr>
                <w:rFonts w:ascii="Calibri" w:eastAsia="Calibri" w:hAnsi="Calibri" w:cs="Calibri"/>
                <w:color w:val="000000" w:themeColor="text1"/>
                <w:sz w:val="16"/>
                <w:szCs w:val="16"/>
              </w:rPr>
              <w:t>Archivo de mensajes</w:t>
            </w:r>
          </w:p>
        </w:tc>
        <w:tc>
          <w:tcPr>
            <w:tcW w:w="70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15" w:type="dxa"/>
              <w:left w:w="15" w:type="dxa"/>
              <w:right w:w="15" w:type="dxa"/>
            </w:tcMar>
            <w:vAlign w:val="center"/>
          </w:tcPr>
          <w:p w14:paraId="11A12755" w14:textId="68812B85" w:rsidR="78E69AE6" w:rsidRPr="00961721" w:rsidRDefault="78E69AE6" w:rsidP="00FB190E">
            <w:pPr>
              <w:jc w:val="center"/>
              <w:rPr>
                <w:sz w:val="16"/>
                <w:szCs w:val="16"/>
              </w:rPr>
            </w:pPr>
          </w:p>
        </w:tc>
        <w:tc>
          <w:tcPr>
            <w:tcW w:w="8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15" w:type="dxa"/>
              <w:left w:w="15" w:type="dxa"/>
              <w:right w:w="15" w:type="dxa"/>
            </w:tcMar>
            <w:vAlign w:val="center"/>
          </w:tcPr>
          <w:p w14:paraId="659F1412" w14:textId="5FEC407C" w:rsidR="78E69AE6" w:rsidRPr="00961721" w:rsidRDefault="78E69AE6" w:rsidP="00FB190E">
            <w:pPr>
              <w:jc w:val="center"/>
              <w:rPr>
                <w:sz w:val="16"/>
                <w:szCs w:val="16"/>
              </w:rPr>
            </w:pPr>
          </w:p>
        </w:tc>
        <w:tc>
          <w:tcPr>
            <w:tcW w:w="56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15" w:type="dxa"/>
              <w:left w:w="15" w:type="dxa"/>
              <w:right w:w="15" w:type="dxa"/>
            </w:tcMar>
            <w:vAlign w:val="center"/>
          </w:tcPr>
          <w:p w14:paraId="37DB34A5" w14:textId="0AC06210" w:rsidR="78E69AE6" w:rsidRPr="00961721" w:rsidRDefault="78E69AE6" w:rsidP="00FB190E">
            <w:pPr>
              <w:jc w:val="center"/>
              <w:rPr>
                <w:sz w:val="16"/>
                <w:szCs w:val="16"/>
              </w:rPr>
            </w:pPr>
          </w:p>
        </w:tc>
        <w:tc>
          <w:tcPr>
            <w:tcW w:w="85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15" w:type="dxa"/>
              <w:left w:w="15" w:type="dxa"/>
              <w:right w:w="15" w:type="dxa"/>
            </w:tcMar>
            <w:vAlign w:val="center"/>
          </w:tcPr>
          <w:p w14:paraId="1C55BA0C" w14:textId="471F9591" w:rsidR="78E69AE6" w:rsidRPr="00961721" w:rsidRDefault="78E69AE6" w:rsidP="00FB190E">
            <w:pPr>
              <w:jc w:val="center"/>
              <w:rPr>
                <w:sz w:val="16"/>
                <w:szCs w:val="16"/>
              </w:rPr>
            </w:pPr>
          </w:p>
        </w:tc>
        <w:tc>
          <w:tcPr>
            <w:tcW w:w="8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15" w:type="dxa"/>
              <w:left w:w="15" w:type="dxa"/>
              <w:right w:w="15" w:type="dxa"/>
            </w:tcMar>
            <w:vAlign w:val="center"/>
          </w:tcPr>
          <w:p w14:paraId="692EF342" w14:textId="4F5A85A1" w:rsidR="78E69AE6" w:rsidRPr="00961721" w:rsidRDefault="78E69AE6" w:rsidP="00FB190E">
            <w:pPr>
              <w:spacing w:after="0"/>
              <w:jc w:val="center"/>
              <w:rPr>
                <w:sz w:val="16"/>
                <w:szCs w:val="16"/>
              </w:rPr>
            </w:pPr>
            <w:r w:rsidRPr="00961721">
              <w:rPr>
                <w:rFonts w:ascii="Calibri" w:eastAsia="Calibri" w:hAnsi="Calibri" w:cs="Calibri"/>
                <w:color w:val="000000" w:themeColor="text1"/>
                <w:sz w:val="16"/>
                <w:szCs w:val="16"/>
              </w:rPr>
              <w:t>332,24 €</w:t>
            </w:r>
          </w:p>
        </w:tc>
        <w:tc>
          <w:tcPr>
            <w:tcW w:w="85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15" w:type="dxa"/>
              <w:left w:w="15" w:type="dxa"/>
              <w:right w:w="15" w:type="dxa"/>
            </w:tcMar>
            <w:vAlign w:val="center"/>
          </w:tcPr>
          <w:p w14:paraId="5E3B0B9B" w14:textId="562055E1" w:rsidR="78E69AE6" w:rsidRPr="00961721" w:rsidRDefault="78E69AE6" w:rsidP="00FB190E">
            <w:pPr>
              <w:jc w:val="center"/>
              <w:rPr>
                <w:sz w:val="16"/>
                <w:szCs w:val="16"/>
              </w:rPr>
            </w:pPr>
          </w:p>
        </w:tc>
      </w:tr>
      <w:tr w:rsidR="78E69AE6" w14:paraId="3D73AAC2" w14:textId="77777777" w:rsidTr="00FB190E">
        <w:trPr>
          <w:trHeight w:val="315"/>
        </w:trPr>
        <w:tc>
          <w:tcPr>
            <w:tcW w:w="57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15" w:type="dxa"/>
              <w:left w:w="15" w:type="dxa"/>
              <w:right w:w="15" w:type="dxa"/>
            </w:tcMar>
            <w:vAlign w:val="center"/>
          </w:tcPr>
          <w:p w14:paraId="78C4560C" w14:textId="69EC9D73" w:rsidR="78E69AE6" w:rsidRPr="00961721" w:rsidRDefault="78E69AE6" w:rsidP="00FB190E">
            <w:pPr>
              <w:jc w:val="center"/>
              <w:rPr>
                <w:sz w:val="16"/>
                <w:szCs w:val="16"/>
              </w:rPr>
            </w:pPr>
          </w:p>
        </w:tc>
        <w:tc>
          <w:tcPr>
            <w:tcW w:w="57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15" w:type="dxa"/>
              <w:left w:w="15" w:type="dxa"/>
              <w:right w:w="15" w:type="dxa"/>
            </w:tcMar>
            <w:vAlign w:val="center"/>
          </w:tcPr>
          <w:p w14:paraId="4D3440A0" w14:textId="6117F3B1" w:rsidR="78E69AE6" w:rsidRPr="00961721" w:rsidRDefault="78E69AE6" w:rsidP="00FB190E">
            <w:pPr>
              <w:jc w:val="center"/>
              <w:rPr>
                <w:sz w:val="16"/>
                <w:szCs w:val="16"/>
              </w:rPr>
            </w:pPr>
          </w:p>
        </w:tc>
        <w:tc>
          <w:tcPr>
            <w:tcW w:w="57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15" w:type="dxa"/>
              <w:left w:w="15" w:type="dxa"/>
              <w:right w:w="15" w:type="dxa"/>
            </w:tcMar>
            <w:vAlign w:val="center"/>
          </w:tcPr>
          <w:p w14:paraId="7FE46858" w14:textId="28E4906D" w:rsidR="78E69AE6" w:rsidRPr="00961721" w:rsidRDefault="78E69AE6" w:rsidP="00FB190E">
            <w:pPr>
              <w:spacing w:after="0"/>
              <w:jc w:val="center"/>
              <w:rPr>
                <w:sz w:val="16"/>
                <w:szCs w:val="16"/>
              </w:rPr>
            </w:pPr>
            <w:r w:rsidRPr="00961721">
              <w:rPr>
                <w:rFonts w:ascii="Calibri" w:eastAsia="Calibri" w:hAnsi="Calibri" w:cs="Calibri"/>
                <w:color w:val="000000" w:themeColor="text1"/>
                <w:sz w:val="16"/>
                <w:szCs w:val="16"/>
              </w:rPr>
              <w:t>1</w:t>
            </w:r>
          </w:p>
        </w:tc>
        <w:tc>
          <w:tcPr>
            <w:tcW w:w="210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15" w:type="dxa"/>
              <w:left w:w="135" w:type="dxa"/>
              <w:right w:w="15" w:type="dxa"/>
            </w:tcMar>
            <w:vAlign w:val="center"/>
          </w:tcPr>
          <w:p w14:paraId="68AFD002" w14:textId="78F1FE8D" w:rsidR="78E69AE6" w:rsidRPr="00961721" w:rsidRDefault="78E69AE6" w:rsidP="78E69AE6">
            <w:pPr>
              <w:spacing w:after="0"/>
              <w:jc w:val="left"/>
              <w:rPr>
                <w:sz w:val="16"/>
                <w:szCs w:val="16"/>
              </w:rPr>
            </w:pPr>
            <w:r w:rsidRPr="00961721">
              <w:rPr>
                <w:rFonts w:ascii="Calibri" w:eastAsia="Calibri" w:hAnsi="Calibri" w:cs="Calibri"/>
                <w:color w:val="000000" w:themeColor="text1"/>
                <w:sz w:val="16"/>
                <w:szCs w:val="16"/>
              </w:rPr>
              <w:t>Desarrollador Junior</w:t>
            </w:r>
          </w:p>
        </w:tc>
        <w:tc>
          <w:tcPr>
            <w:tcW w:w="70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15" w:type="dxa"/>
              <w:left w:w="15" w:type="dxa"/>
              <w:right w:w="15" w:type="dxa"/>
            </w:tcMar>
            <w:vAlign w:val="center"/>
          </w:tcPr>
          <w:p w14:paraId="60C81A98" w14:textId="01A42A23" w:rsidR="78E69AE6" w:rsidRPr="00961721" w:rsidRDefault="78E69AE6" w:rsidP="00FB190E">
            <w:pPr>
              <w:spacing w:after="0"/>
              <w:jc w:val="center"/>
              <w:rPr>
                <w:sz w:val="16"/>
                <w:szCs w:val="16"/>
              </w:rPr>
            </w:pPr>
            <w:r w:rsidRPr="00961721">
              <w:rPr>
                <w:rFonts w:ascii="Calibri" w:eastAsia="Calibri" w:hAnsi="Calibri" w:cs="Calibri"/>
                <w:color w:val="000000" w:themeColor="text1"/>
                <w:sz w:val="16"/>
                <w:szCs w:val="16"/>
              </w:rPr>
              <w:t>10</w:t>
            </w:r>
          </w:p>
        </w:tc>
        <w:tc>
          <w:tcPr>
            <w:tcW w:w="8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15" w:type="dxa"/>
              <w:left w:w="15" w:type="dxa"/>
              <w:right w:w="15" w:type="dxa"/>
            </w:tcMar>
            <w:vAlign w:val="center"/>
          </w:tcPr>
          <w:p w14:paraId="51784418" w14:textId="483F3D8B" w:rsidR="78E69AE6" w:rsidRPr="00961721" w:rsidRDefault="78E69AE6" w:rsidP="00FB190E">
            <w:pPr>
              <w:spacing w:after="0"/>
              <w:jc w:val="center"/>
              <w:rPr>
                <w:sz w:val="16"/>
                <w:szCs w:val="16"/>
              </w:rPr>
            </w:pPr>
            <w:r w:rsidRPr="00961721">
              <w:rPr>
                <w:rFonts w:ascii="Calibri" w:eastAsia="Calibri" w:hAnsi="Calibri" w:cs="Calibri"/>
                <w:color w:val="000000" w:themeColor="text1"/>
                <w:sz w:val="16"/>
                <w:szCs w:val="16"/>
              </w:rPr>
              <w:t>horas</w:t>
            </w:r>
          </w:p>
        </w:tc>
        <w:tc>
          <w:tcPr>
            <w:tcW w:w="56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15" w:type="dxa"/>
              <w:left w:w="15" w:type="dxa"/>
              <w:right w:w="15" w:type="dxa"/>
            </w:tcMar>
            <w:vAlign w:val="center"/>
          </w:tcPr>
          <w:p w14:paraId="08E809AF" w14:textId="6E3E55B0" w:rsidR="78E69AE6" w:rsidRPr="00961721" w:rsidRDefault="78E69AE6" w:rsidP="00FB190E">
            <w:pPr>
              <w:spacing w:after="0"/>
              <w:jc w:val="center"/>
              <w:rPr>
                <w:sz w:val="16"/>
                <w:szCs w:val="16"/>
              </w:rPr>
            </w:pPr>
            <w:r w:rsidRPr="00961721">
              <w:rPr>
                <w:rFonts w:ascii="Calibri" w:eastAsia="Calibri" w:hAnsi="Calibri" w:cs="Calibri"/>
                <w:color w:val="000000" w:themeColor="text1"/>
                <w:sz w:val="16"/>
                <w:szCs w:val="16"/>
              </w:rPr>
              <w:t>33,22 €</w:t>
            </w:r>
          </w:p>
        </w:tc>
        <w:tc>
          <w:tcPr>
            <w:tcW w:w="85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15" w:type="dxa"/>
              <w:left w:w="15" w:type="dxa"/>
              <w:right w:w="15" w:type="dxa"/>
            </w:tcMar>
            <w:vAlign w:val="center"/>
          </w:tcPr>
          <w:p w14:paraId="1098105F" w14:textId="3DB18FDB" w:rsidR="78E69AE6" w:rsidRPr="00961721" w:rsidRDefault="78E69AE6" w:rsidP="00FB190E">
            <w:pPr>
              <w:spacing w:after="0"/>
              <w:jc w:val="center"/>
              <w:rPr>
                <w:sz w:val="16"/>
                <w:szCs w:val="16"/>
              </w:rPr>
            </w:pPr>
            <w:r w:rsidRPr="00961721">
              <w:rPr>
                <w:rFonts w:ascii="Calibri" w:eastAsia="Calibri" w:hAnsi="Calibri" w:cs="Calibri"/>
                <w:color w:val="000000" w:themeColor="text1"/>
                <w:sz w:val="16"/>
                <w:szCs w:val="16"/>
              </w:rPr>
              <w:t>332,24 €</w:t>
            </w:r>
          </w:p>
        </w:tc>
        <w:tc>
          <w:tcPr>
            <w:tcW w:w="8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15" w:type="dxa"/>
              <w:left w:w="15" w:type="dxa"/>
              <w:right w:w="15" w:type="dxa"/>
            </w:tcMar>
            <w:vAlign w:val="center"/>
          </w:tcPr>
          <w:p w14:paraId="00E1F80F" w14:textId="6BBFDA7B" w:rsidR="78E69AE6" w:rsidRPr="00961721" w:rsidRDefault="78E69AE6" w:rsidP="00FB190E">
            <w:pPr>
              <w:jc w:val="center"/>
              <w:rPr>
                <w:sz w:val="16"/>
                <w:szCs w:val="16"/>
              </w:rPr>
            </w:pPr>
          </w:p>
        </w:tc>
        <w:tc>
          <w:tcPr>
            <w:tcW w:w="85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15" w:type="dxa"/>
              <w:left w:w="15" w:type="dxa"/>
              <w:right w:w="15" w:type="dxa"/>
            </w:tcMar>
            <w:vAlign w:val="center"/>
          </w:tcPr>
          <w:p w14:paraId="4AB30968" w14:textId="4A93ED26" w:rsidR="78E69AE6" w:rsidRPr="00961721" w:rsidRDefault="78E69AE6" w:rsidP="00FB190E">
            <w:pPr>
              <w:jc w:val="center"/>
              <w:rPr>
                <w:sz w:val="16"/>
                <w:szCs w:val="16"/>
              </w:rPr>
            </w:pPr>
          </w:p>
        </w:tc>
      </w:tr>
      <w:tr w:rsidR="78E69AE6" w14:paraId="47611597" w14:textId="77777777" w:rsidTr="00FB190E">
        <w:trPr>
          <w:trHeight w:val="315"/>
        </w:trPr>
        <w:tc>
          <w:tcPr>
            <w:tcW w:w="57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15" w:type="dxa"/>
              <w:left w:w="15" w:type="dxa"/>
              <w:right w:w="15" w:type="dxa"/>
            </w:tcMar>
            <w:vAlign w:val="center"/>
          </w:tcPr>
          <w:p w14:paraId="3B0E08EC" w14:textId="51184FDC" w:rsidR="78E69AE6" w:rsidRPr="00961721" w:rsidRDefault="78E69AE6" w:rsidP="00FB190E">
            <w:pPr>
              <w:jc w:val="center"/>
              <w:rPr>
                <w:sz w:val="16"/>
                <w:szCs w:val="16"/>
              </w:rPr>
            </w:pPr>
          </w:p>
        </w:tc>
        <w:tc>
          <w:tcPr>
            <w:tcW w:w="57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15" w:type="dxa"/>
              <w:left w:w="15" w:type="dxa"/>
              <w:right w:w="15" w:type="dxa"/>
            </w:tcMar>
            <w:vAlign w:val="center"/>
          </w:tcPr>
          <w:p w14:paraId="34086982" w14:textId="54CEE97A" w:rsidR="78E69AE6" w:rsidRPr="00961721" w:rsidRDefault="78E69AE6" w:rsidP="00FB190E">
            <w:pPr>
              <w:spacing w:after="0"/>
              <w:jc w:val="center"/>
              <w:rPr>
                <w:sz w:val="16"/>
                <w:szCs w:val="16"/>
              </w:rPr>
            </w:pPr>
            <w:r w:rsidRPr="00961721">
              <w:rPr>
                <w:rFonts w:ascii="Calibri" w:eastAsia="Calibri" w:hAnsi="Calibri" w:cs="Calibri"/>
                <w:color w:val="000000" w:themeColor="text1"/>
                <w:sz w:val="16"/>
                <w:szCs w:val="16"/>
              </w:rPr>
              <w:t>02</w:t>
            </w:r>
          </w:p>
        </w:tc>
        <w:tc>
          <w:tcPr>
            <w:tcW w:w="57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15" w:type="dxa"/>
              <w:left w:w="15" w:type="dxa"/>
              <w:right w:w="15" w:type="dxa"/>
            </w:tcMar>
            <w:vAlign w:val="center"/>
          </w:tcPr>
          <w:p w14:paraId="6B492092" w14:textId="4097A71C" w:rsidR="78E69AE6" w:rsidRPr="00961721" w:rsidRDefault="78E69AE6" w:rsidP="00FB190E">
            <w:pPr>
              <w:jc w:val="center"/>
              <w:rPr>
                <w:sz w:val="16"/>
                <w:szCs w:val="16"/>
              </w:rPr>
            </w:pPr>
          </w:p>
        </w:tc>
        <w:tc>
          <w:tcPr>
            <w:tcW w:w="210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15" w:type="dxa"/>
              <w:left w:w="15" w:type="dxa"/>
              <w:right w:w="15" w:type="dxa"/>
            </w:tcMar>
            <w:vAlign w:val="center"/>
          </w:tcPr>
          <w:p w14:paraId="75EA60AB" w14:textId="3C6B30FA" w:rsidR="78E69AE6" w:rsidRPr="00961721" w:rsidRDefault="0009400F" w:rsidP="00FB190E">
            <w:pPr>
              <w:spacing w:after="0"/>
              <w:jc w:val="left"/>
              <w:rPr>
                <w:sz w:val="16"/>
                <w:szCs w:val="16"/>
              </w:rPr>
            </w:pPr>
            <w:r w:rsidRPr="00961721">
              <w:rPr>
                <w:rFonts w:ascii="Calibri" w:eastAsia="Calibri" w:hAnsi="Calibri" w:cs="Calibri"/>
                <w:color w:val="000000" w:themeColor="text1"/>
                <w:sz w:val="16"/>
                <w:szCs w:val="16"/>
              </w:rPr>
              <w:t>Histórico</w:t>
            </w:r>
            <w:r w:rsidR="78E69AE6" w:rsidRPr="00961721">
              <w:rPr>
                <w:rFonts w:ascii="Calibri" w:eastAsia="Calibri" w:hAnsi="Calibri" w:cs="Calibri"/>
                <w:color w:val="000000" w:themeColor="text1"/>
                <w:sz w:val="16"/>
                <w:szCs w:val="16"/>
              </w:rPr>
              <w:t xml:space="preserve"> de alertas</w:t>
            </w:r>
          </w:p>
        </w:tc>
        <w:tc>
          <w:tcPr>
            <w:tcW w:w="70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15" w:type="dxa"/>
              <w:left w:w="15" w:type="dxa"/>
              <w:right w:w="15" w:type="dxa"/>
            </w:tcMar>
            <w:vAlign w:val="center"/>
          </w:tcPr>
          <w:p w14:paraId="1F62A58F" w14:textId="44E4AF9C" w:rsidR="78E69AE6" w:rsidRPr="00961721" w:rsidRDefault="78E69AE6" w:rsidP="00FB190E">
            <w:pPr>
              <w:jc w:val="center"/>
              <w:rPr>
                <w:sz w:val="16"/>
                <w:szCs w:val="16"/>
              </w:rPr>
            </w:pPr>
          </w:p>
        </w:tc>
        <w:tc>
          <w:tcPr>
            <w:tcW w:w="8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15" w:type="dxa"/>
              <w:left w:w="15" w:type="dxa"/>
              <w:right w:w="15" w:type="dxa"/>
            </w:tcMar>
            <w:vAlign w:val="center"/>
          </w:tcPr>
          <w:p w14:paraId="1AB00500" w14:textId="5F4293C8" w:rsidR="78E69AE6" w:rsidRPr="00961721" w:rsidRDefault="78E69AE6" w:rsidP="00FB190E">
            <w:pPr>
              <w:jc w:val="center"/>
              <w:rPr>
                <w:sz w:val="16"/>
                <w:szCs w:val="16"/>
              </w:rPr>
            </w:pPr>
          </w:p>
        </w:tc>
        <w:tc>
          <w:tcPr>
            <w:tcW w:w="56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15" w:type="dxa"/>
              <w:left w:w="15" w:type="dxa"/>
              <w:right w:w="15" w:type="dxa"/>
            </w:tcMar>
            <w:vAlign w:val="center"/>
          </w:tcPr>
          <w:p w14:paraId="1DB3B2A9" w14:textId="2575D25D" w:rsidR="78E69AE6" w:rsidRPr="00961721" w:rsidRDefault="78E69AE6" w:rsidP="00FB190E">
            <w:pPr>
              <w:jc w:val="center"/>
              <w:rPr>
                <w:sz w:val="16"/>
                <w:szCs w:val="16"/>
              </w:rPr>
            </w:pPr>
          </w:p>
        </w:tc>
        <w:tc>
          <w:tcPr>
            <w:tcW w:w="85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15" w:type="dxa"/>
              <w:left w:w="15" w:type="dxa"/>
              <w:right w:w="15" w:type="dxa"/>
            </w:tcMar>
            <w:vAlign w:val="center"/>
          </w:tcPr>
          <w:p w14:paraId="36A60DEF" w14:textId="3D51D0DF" w:rsidR="78E69AE6" w:rsidRPr="00961721" w:rsidRDefault="78E69AE6" w:rsidP="00FB190E">
            <w:pPr>
              <w:jc w:val="center"/>
              <w:rPr>
                <w:sz w:val="16"/>
                <w:szCs w:val="16"/>
              </w:rPr>
            </w:pPr>
          </w:p>
        </w:tc>
        <w:tc>
          <w:tcPr>
            <w:tcW w:w="8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15" w:type="dxa"/>
              <w:left w:w="15" w:type="dxa"/>
              <w:right w:w="15" w:type="dxa"/>
            </w:tcMar>
            <w:vAlign w:val="center"/>
          </w:tcPr>
          <w:p w14:paraId="67C65F16" w14:textId="7D3732D4" w:rsidR="78E69AE6" w:rsidRPr="00961721" w:rsidRDefault="78E69AE6" w:rsidP="00FB190E">
            <w:pPr>
              <w:spacing w:after="0"/>
              <w:jc w:val="center"/>
              <w:rPr>
                <w:sz w:val="16"/>
                <w:szCs w:val="16"/>
              </w:rPr>
            </w:pPr>
            <w:r w:rsidRPr="00961721">
              <w:rPr>
                <w:rFonts w:ascii="Calibri" w:eastAsia="Calibri" w:hAnsi="Calibri" w:cs="Calibri"/>
                <w:color w:val="000000" w:themeColor="text1"/>
                <w:sz w:val="16"/>
                <w:szCs w:val="16"/>
              </w:rPr>
              <w:t>425,26 €</w:t>
            </w:r>
          </w:p>
        </w:tc>
        <w:tc>
          <w:tcPr>
            <w:tcW w:w="85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15" w:type="dxa"/>
              <w:left w:w="15" w:type="dxa"/>
              <w:right w:w="15" w:type="dxa"/>
            </w:tcMar>
            <w:vAlign w:val="center"/>
          </w:tcPr>
          <w:p w14:paraId="65381CCD" w14:textId="19146B3C" w:rsidR="78E69AE6" w:rsidRPr="00961721" w:rsidRDefault="78E69AE6" w:rsidP="00FB190E">
            <w:pPr>
              <w:jc w:val="center"/>
              <w:rPr>
                <w:sz w:val="16"/>
                <w:szCs w:val="16"/>
              </w:rPr>
            </w:pPr>
          </w:p>
        </w:tc>
      </w:tr>
      <w:tr w:rsidR="78E69AE6" w14:paraId="756B3D1F" w14:textId="77777777" w:rsidTr="00FB190E">
        <w:trPr>
          <w:trHeight w:val="315"/>
        </w:trPr>
        <w:tc>
          <w:tcPr>
            <w:tcW w:w="57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15" w:type="dxa"/>
              <w:left w:w="15" w:type="dxa"/>
              <w:right w:w="15" w:type="dxa"/>
            </w:tcMar>
            <w:vAlign w:val="center"/>
          </w:tcPr>
          <w:p w14:paraId="469FB05E" w14:textId="537639CB" w:rsidR="78E69AE6" w:rsidRPr="00961721" w:rsidRDefault="78E69AE6" w:rsidP="00FB190E">
            <w:pPr>
              <w:jc w:val="center"/>
              <w:rPr>
                <w:sz w:val="16"/>
                <w:szCs w:val="16"/>
              </w:rPr>
            </w:pPr>
          </w:p>
        </w:tc>
        <w:tc>
          <w:tcPr>
            <w:tcW w:w="57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15" w:type="dxa"/>
              <w:left w:w="15" w:type="dxa"/>
              <w:right w:w="15" w:type="dxa"/>
            </w:tcMar>
            <w:vAlign w:val="center"/>
          </w:tcPr>
          <w:p w14:paraId="64AA0006" w14:textId="35D0FFCC" w:rsidR="78E69AE6" w:rsidRPr="00961721" w:rsidRDefault="78E69AE6" w:rsidP="00FB190E">
            <w:pPr>
              <w:jc w:val="center"/>
              <w:rPr>
                <w:sz w:val="16"/>
                <w:szCs w:val="16"/>
              </w:rPr>
            </w:pPr>
          </w:p>
        </w:tc>
        <w:tc>
          <w:tcPr>
            <w:tcW w:w="57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15" w:type="dxa"/>
              <w:left w:w="15" w:type="dxa"/>
              <w:right w:w="15" w:type="dxa"/>
            </w:tcMar>
            <w:vAlign w:val="center"/>
          </w:tcPr>
          <w:p w14:paraId="4BCA6595" w14:textId="1CD149FB" w:rsidR="78E69AE6" w:rsidRPr="00961721" w:rsidRDefault="78E69AE6" w:rsidP="00FB190E">
            <w:pPr>
              <w:spacing w:after="0"/>
              <w:jc w:val="center"/>
              <w:rPr>
                <w:sz w:val="16"/>
                <w:szCs w:val="16"/>
              </w:rPr>
            </w:pPr>
            <w:r w:rsidRPr="00961721">
              <w:rPr>
                <w:rFonts w:ascii="Calibri" w:eastAsia="Calibri" w:hAnsi="Calibri" w:cs="Calibri"/>
                <w:color w:val="000000" w:themeColor="text1"/>
                <w:sz w:val="16"/>
                <w:szCs w:val="16"/>
              </w:rPr>
              <w:t>1</w:t>
            </w:r>
          </w:p>
        </w:tc>
        <w:tc>
          <w:tcPr>
            <w:tcW w:w="210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15" w:type="dxa"/>
              <w:left w:w="135" w:type="dxa"/>
              <w:right w:w="15" w:type="dxa"/>
            </w:tcMar>
            <w:vAlign w:val="center"/>
          </w:tcPr>
          <w:p w14:paraId="2731005C" w14:textId="203150B8" w:rsidR="78E69AE6" w:rsidRPr="00961721" w:rsidRDefault="78E69AE6" w:rsidP="78E69AE6">
            <w:pPr>
              <w:spacing w:after="0"/>
              <w:jc w:val="left"/>
              <w:rPr>
                <w:sz w:val="16"/>
                <w:szCs w:val="16"/>
              </w:rPr>
            </w:pPr>
            <w:r w:rsidRPr="00961721">
              <w:rPr>
                <w:rFonts w:ascii="Calibri" w:eastAsia="Calibri" w:hAnsi="Calibri" w:cs="Calibri"/>
                <w:color w:val="000000" w:themeColor="text1"/>
                <w:sz w:val="16"/>
                <w:szCs w:val="16"/>
              </w:rPr>
              <w:t>Desarrollador Junior</w:t>
            </w:r>
          </w:p>
        </w:tc>
        <w:tc>
          <w:tcPr>
            <w:tcW w:w="70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15" w:type="dxa"/>
              <w:left w:w="15" w:type="dxa"/>
              <w:right w:w="15" w:type="dxa"/>
            </w:tcMar>
            <w:vAlign w:val="center"/>
          </w:tcPr>
          <w:p w14:paraId="39BABEBE" w14:textId="1BB1E112" w:rsidR="78E69AE6" w:rsidRPr="00961721" w:rsidRDefault="78E69AE6" w:rsidP="00FB190E">
            <w:pPr>
              <w:spacing w:after="0"/>
              <w:jc w:val="center"/>
              <w:rPr>
                <w:sz w:val="16"/>
                <w:szCs w:val="16"/>
              </w:rPr>
            </w:pPr>
            <w:r w:rsidRPr="00961721">
              <w:rPr>
                <w:rFonts w:ascii="Calibri" w:eastAsia="Calibri" w:hAnsi="Calibri" w:cs="Calibri"/>
                <w:color w:val="000000" w:themeColor="text1"/>
                <w:sz w:val="16"/>
                <w:szCs w:val="16"/>
              </w:rPr>
              <w:t>12,8</w:t>
            </w:r>
          </w:p>
        </w:tc>
        <w:tc>
          <w:tcPr>
            <w:tcW w:w="8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15" w:type="dxa"/>
              <w:left w:w="15" w:type="dxa"/>
              <w:right w:w="15" w:type="dxa"/>
            </w:tcMar>
            <w:vAlign w:val="center"/>
          </w:tcPr>
          <w:p w14:paraId="5DE18D07" w14:textId="3EC74A23" w:rsidR="78E69AE6" w:rsidRPr="00961721" w:rsidRDefault="78E69AE6" w:rsidP="00FB190E">
            <w:pPr>
              <w:spacing w:after="0"/>
              <w:jc w:val="center"/>
              <w:rPr>
                <w:sz w:val="16"/>
                <w:szCs w:val="16"/>
              </w:rPr>
            </w:pPr>
            <w:r w:rsidRPr="00961721">
              <w:rPr>
                <w:rFonts w:ascii="Calibri" w:eastAsia="Calibri" w:hAnsi="Calibri" w:cs="Calibri"/>
                <w:color w:val="000000" w:themeColor="text1"/>
                <w:sz w:val="16"/>
                <w:szCs w:val="16"/>
              </w:rPr>
              <w:t>horas</w:t>
            </w:r>
          </w:p>
        </w:tc>
        <w:tc>
          <w:tcPr>
            <w:tcW w:w="56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15" w:type="dxa"/>
              <w:left w:w="15" w:type="dxa"/>
              <w:right w:w="15" w:type="dxa"/>
            </w:tcMar>
            <w:vAlign w:val="center"/>
          </w:tcPr>
          <w:p w14:paraId="50A290F8" w14:textId="33735BF6" w:rsidR="78E69AE6" w:rsidRPr="00961721" w:rsidRDefault="78E69AE6" w:rsidP="00FB190E">
            <w:pPr>
              <w:spacing w:after="0"/>
              <w:jc w:val="center"/>
              <w:rPr>
                <w:sz w:val="16"/>
                <w:szCs w:val="16"/>
              </w:rPr>
            </w:pPr>
            <w:r w:rsidRPr="00961721">
              <w:rPr>
                <w:rFonts w:ascii="Calibri" w:eastAsia="Calibri" w:hAnsi="Calibri" w:cs="Calibri"/>
                <w:color w:val="000000" w:themeColor="text1"/>
                <w:sz w:val="16"/>
                <w:szCs w:val="16"/>
              </w:rPr>
              <w:t>33,22</w:t>
            </w:r>
            <w:r w:rsidR="0009400F">
              <w:rPr>
                <w:rFonts w:ascii="Calibri" w:eastAsia="Calibri" w:hAnsi="Calibri" w:cs="Calibri"/>
                <w:color w:val="000000" w:themeColor="text1"/>
                <w:sz w:val="16"/>
                <w:szCs w:val="16"/>
              </w:rPr>
              <w:t>€</w:t>
            </w:r>
          </w:p>
        </w:tc>
        <w:tc>
          <w:tcPr>
            <w:tcW w:w="85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15" w:type="dxa"/>
              <w:left w:w="15" w:type="dxa"/>
              <w:right w:w="15" w:type="dxa"/>
            </w:tcMar>
            <w:vAlign w:val="center"/>
          </w:tcPr>
          <w:p w14:paraId="23B31A1B" w14:textId="49CE67B6" w:rsidR="78E69AE6" w:rsidRPr="00961721" w:rsidRDefault="78E69AE6" w:rsidP="00FB190E">
            <w:pPr>
              <w:spacing w:after="0"/>
              <w:jc w:val="center"/>
              <w:rPr>
                <w:sz w:val="16"/>
                <w:szCs w:val="16"/>
              </w:rPr>
            </w:pPr>
            <w:r w:rsidRPr="00961721">
              <w:rPr>
                <w:rFonts w:ascii="Calibri" w:eastAsia="Calibri" w:hAnsi="Calibri" w:cs="Calibri"/>
                <w:color w:val="000000" w:themeColor="text1"/>
                <w:sz w:val="16"/>
                <w:szCs w:val="16"/>
              </w:rPr>
              <w:t>425,26 €</w:t>
            </w:r>
          </w:p>
        </w:tc>
        <w:tc>
          <w:tcPr>
            <w:tcW w:w="8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15" w:type="dxa"/>
              <w:left w:w="15" w:type="dxa"/>
              <w:right w:w="15" w:type="dxa"/>
            </w:tcMar>
            <w:vAlign w:val="center"/>
          </w:tcPr>
          <w:p w14:paraId="5BF52499" w14:textId="065F0439" w:rsidR="78E69AE6" w:rsidRPr="00961721" w:rsidRDefault="78E69AE6" w:rsidP="00FB190E">
            <w:pPr>
              <w:jc w:val="center"/>
              <w:rPr>
                <w:sz w:val="16"/>
                <w:szCs w:val="16"/>
              </w:rPr>
            </w:pPr>
          </w:p>
        </w:tc>
        <w:tc>
          <w:tcPr>
            <w:tcW w:w="85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15" w:type="dxa"/>
              <w:left w:w="15" w:type="dxa"/>
              <w:right w:w="15" w:type="dxa"/>
            </w:tcMar>
            <w:vAlign w:val="center"/>
          </w:tcPr>
          <w:p w14:paraId="5D48B05A" w14:textId="6CF65124" w:rsidR="78E69AE6" w:rsidRPr="00961721" w:rsidRDefault="78E69AE6" w:rsidP="00FB190E">
            <w:pPr>
              <w:jc w:val="center"/>
              <w:rPr>
                <w:sz w:val="16"/>
                <w:szCs w:val="16"/>
              </w:rPr>
            </w:pPr>
          </w:p>
        </w:tc>
      </w:tr>
      <w:tr w:rsidR="78E69AE6" w14:paraId="7705C68A" w14:textId="77777777" w:rsidTr="00FB190E">
        <w:trPr>
          <w:trHeight w:val="315"/>
        </w:trPr>
        <w:tc>
          <w:tcPr>
            <w:tcW w:w="57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15" w:type="dxa"/>
              <w:left w:w="15" w:type="dxa"/>
              <w:right w:w="15" w:type="dxa"/>
            </w:tcMar>
            <w:vAlign w:val="center"/>
          </w:tcPr>
          <w:p w14:paraId="60D0A13C" w14:textId="5AACFD57" w:rsidR="78E69AE6" w:rsidRPr="00961721" w:rsidRDefault="78E69AE6" w:rsidP="00FB190E">
            <w:pPr>
              <w:jc w:val="center"/>
              <w:rPr>
                <w:sz w:val="16"/>
                <w:szCs w:val="16"/>
              </w:rPr>
            </w:pPr>
          </w:p>
        </w:tc>
        <w:tc>
          <w:tcPr>
            <w:tcW w:w="57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15" w:type="dxa"/>
              <w:left w:w="15" w:type="dxa"/>
              <w:right w:w="15" w:type="dxa"/>
            </w:tcMar>
            <w:vAlign w:val="center"/>
          </w:tcPr>
          <w:p w14:paraId="0EBCC314" w14:textId="178571AB" w:rsidR="78E69AE6" w:rsidRPr="00961721" w:rsidRDefault="78E69AE6" w:rsidP="00FB190E">
            <w:pPr>
              <w:spacing w:after="0"/>
              <w:jc w:val="center"/>
              <w:rPr>
                <w:sz w:val="16"/>
                <w:szCs w:val="16"/>
              </w:rPr>
            </w:pPr>
            <w:r w:rsidRPr="00961721">
              <w:rPr>
                <w:rFonts w:ascii="Calibri" w:eastAsia="Calibri" w:hAnsi="Calibri" w:cs="Calibri"/>
                <w:color w:val="000000" w:themeColor="text1"/>
                <w:sz w:val="16"/>
                <w:szCs w:val="16"/>
              </w:rPr>
              <w:t>03</w:t>
            </w:r>
          </w:p>
        </w:tc>
        <w:tc>
          <w:tcPr>
            <w:tcW w:w="57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15" w:type="dxa"/>
              <w:left w:w="15" w:type="dxa"/>
              <w:right w:w="15" w:type="dxa"/>
            </w:tcMar>
            <w:vAlign w:val="center"/>
          </w:tcPr>
          <w:p w14:paraId="7E6A0865" w14:textId="52535613" w:rsidR="78E69AE6" w:rsidRPr="00961721" w:rsidRDefault="78E69AE6" w:rsidP="00FB190E">
            <w:pPr>
              <w:jc w:val="center"/>
              <w:rPr>
                <w:sz w:val="16"/>
                <w:szCs w:val="16"/>
              </w:rPr>
            </w:pPr>
          </w:p>
        </w:tc>
        <w:tc>
          <w:tcPr>
            <w:tcW w:w="210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15" w:type="dxa"/>
              <w:left w:w="15" w:type="dxa"/>
              <w:right w:w="15" w:type="dxa"/>
            </w:tcMar>
            <w:vAlign w:val="center"/>
          </w:tcPr>
          <w:p w14:paraId="6A6B3EE6" w14:textId="3D8DE174" w:rsidR="78E69AE6" w:rsidRPr="00961721" w:rsidRDefault="0009400F" w:rsidP="00FB190E">
            <w:pPr>
              <w:spacing w:after="0"/>
              <w:jc w:val="left"/>
              <w:rPr>
                <w:sz w:val="16"/>
                <w:szCs w:val="16"/>
              </w:rPr>
            </w:pPr>
            <w:r w:rsidRPr="00961721">
              <w:rPr>
                <w:rFonts w:ascii="Calibri" w:eastAsia="Calibri" w:hAnsi="Calibri" w:cs="Calibri"/>
                <w:color w:val="000000" w:themeColor="text1"/>
                <w:sz w:val="16"/>
                <w:szCs w:val="16"/>
              </w:rPr>
              <w:t>Adición</w:t>
            </w:r>
            <w:r w:rsidR="78E69AE6" w:rsidRPr="00961721">
              <w:rPr>
                <w:rFonts w:ascii="Calibri" w:eastAsia="Calibri" w:hAnsi="Calibri" w:cs="Calibri"/>
                <w:color w:val="000000" w:themeColor="text1"/>
                <w:sz w:val="16"/>
                <w:szCs w:val="16"/>
              </w:rPr>
              <w:t xml:space="preserve"> de mensajes</w:t>
            </w:r>
          </w:p>
        </w:tc>
        <w:tc>
          <w:tcPr>
            <w:tcW w:w="70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15" w:type="dxa"/>
              <w:left w:w="15" w:type="dxa"/>
              <w:right w:w="15" w:type="dxa"/>
            </w:tcMar>
            <w:vAlign w:val="center"/>
          </w:tcPr>
          <w:p w14:paraId="76D4F087" w14:textId="0C53042B" w:rsidR="78E69AE6" w:rsidRPr="00961721" w:rsidRDefault="78E69AE6" w:rsidP="00FB190E">
            <w:pPr>
              <w:jc w:val="center"/>
              <w:rPr>
                <w:sz w:val="16"/>
                <w:szCs w:val="16"/>
              </w:rPr>
            </w:pPr>
          </w:p>
        </w:tc>
        <w:tc>
          <w:tcPr>
            <w:tcW w:w="8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15" w:type="dxa"/>
              <w:left w:w="15" w:type="dxa"/>
              <w:right w:w="15" w:type="dxa"/>
            </w:tcMar>
            <w:vAlign w:val="center"/>
          </w:tcPr>
          <w:p w14:paraId="35577120" w14:textId="26CE4B75" w:rsidR="78E69AE6" w:rsidRPr="00961721" w:rsidRDefault="78E69AE6" w:rsidP="00FB190E">
            <w:pPr>
              <w:jc w:val="center"/>
              <w:rPr>
                <w:sz w:val="16"/>
                <w:szCs w:val="16"/>
              </w:rPr>
            </w:pPr>
          </w:p>
        </w:tc>
        <w:tc>
          <w:tcPr>
            <w:tcW w:w="56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15" w:type="dxa"/>
              <w:left w:w="15" w:type="dxa"/>
              <w:right w:w="15" w:type="dxa"/>
            </w:tcMar>
            <w:vAlign w:val="center"/>
          </w:tcPr>
          <w:p w14:paraId="590DEBF8" w14:textId="40403C35" w:rsidR="78E69AE6" w:rsidRPr="00961721" w:rsidRDefault="78E69AE6" w:rsidP="00FB190E">
            <w:pPr>
              <w:jc w:val="center"/>
              <w:rPr>
                <w:sz w:val="16"/>
                <w:szCs w:val="16"/>
              </w:rPr>
            </w:pPr>
          </w:p>
        </w:tc>
        <w:tc>
          <w:tcPr>
            <w:tcW w:w="85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15" w:type="dxa"/>
              <w:left w:w="15" w:type="dxa"/>
              <w:right w:w="15" w:type="dxa"/>
            </w:tcMar>
            <w:vAlign w:val="center"/>
          </w:tcPr>
          <w:p w14:paraId="50A644A1" w14:textId="6EB594FD" w:rsidR="78E69AE6" w:rsidRPr="00961721" w:rsidRDefault="78E69AE6" w:rsidP="00FB190E">
            <w:pPr>
              <w:jc w:val="center"/>
              <w:rPr>
                <w:sz w:val="16"/>
                <w:szCs w:val="16"/>
              </w:rPr>
            </w:pPr>
          </w:p>
        </w:tc>
        <w:tc>
          <w:tcPr>
            <w:tcW w:w="8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15" w:type="dxa"/>
              <w:left w:w="15" w:type="dxa"/>
              <w:right w:w="15" w:type="dxa"/>
            </w:tcMar>
            <w:vAlign w:val="center"/>
          </w:tcPr>
          <w:p w14:paraId="510287CB" w14:textId="6913D0F8" w:rsidR="78E69AE6" w:rsidRPr="00961721" w:rsidRDefault="78E69AE6" w:rsidP="00FB190E">
            <w:pPr>
              <w:spacing w:after="0"/>
              <w:jc w:val="center"/>
              <w:rPr>
                <w:sz w:val="16"/>
                <w:szCs w:val="16"/>
              </w:rPr>
            </w:pPr>
            <w:r w:rsidRPr="00961721">
              <w:rPr>
                <w:rFonts w:ascii="Calibri" w:eastAsia="Calibri" w:hAnsi="Calibri" w:cs="Calibri"/>
                <w:color w:val="000000" w:themeColor="text1"/>
                <w:sz w:val="16"/>
                <w:szCs w:val="16"/>
              </w:rPr>
              <w:t>290,79 €</w:t>
            </w:r>
          </w:p>
        </w:tc>
        <w:tc>
          <w:tcPr>
            <w:tcW w:w="85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15" w:type="dxa"/>
              <w:left w:w="15" w:type="dxa"/>
              <w:right w:w="15" w:type="dxa"/>
            </w:tcMar>
            <w:vAlign w:val="center"/>
          </w:tcPr>
          <w:p w14:paraId="4A4DA571" w14:textId="6D014251" w:rsidR="78E69AE6" w:rsidRPr="00961721" w:rsidRDefault="78E69AE6" w:rsidP="00FB190E">
            <w:pPr>
              <w:jc w:val="center"/>
              <w:rPr>
                <w:sz w:val="16"/>
                <w:szCs w:val="16"/>
              </w:rPr>
            </w:pPr>
          </w:p>
        </w:tc>
      </w:tr>
      <w:tr w:rsidR="78E69AE6" w14:paraId="5BB425B3" w14:textId="77777777" w:rsidTr="00FB190E">
        <w:trPr>
          <w:trHeight w:val="315"/>
        </w:trPr>
        <w:tc>
          <w:tcPr>
            <w:tcW w:w="57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15" w:type="dxa"/>
              <w:left w:w="15" w:type="dxa"/>
              <w:right w:w="15" w:type="dxa"/>
            </w:tcMar>
            <w:vAlign w:val="center"/>
          </w:tcPr>
          <w:p w14:paraId="16EE9A7A" w14:textId="413C4122" w:rsidR="78E69AE6" w:rsidRPr="00961721" w:rsidRDefault="78E69AE6" w:rsidP="00FB190E">
            <w:pPr>
              <w:jc w:val="center"/>
              <w:rPr>
                <w:sz w:val="16"/>
                <w:szCs w:val="16"/>
              </w:rPr>
            </w:pPr>
          </w:p>
        </w:tc>
        <w:tc>
          <w:tcPr>
            <w:tcW w:w="57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15" w:type="dxa"/>
              <w:left w:w="15" w:type="dxa"/>
              <w:right w:w="15" w:type="dxa"/>
            </w:tcMar>
            <w:vAlign w:val="center"/>
          </w:tcPr>
          <w:p w14:paraId="5D626DD2" w14:textId="3C3BBB28" w:rsidR="78E69AE6" w:rsidRPr="00961721" w:rsidRDefault="78E69AE6" w:rsidP="00FB190E">
            <w:pPr>
              <w:jc w:val="center"/>
              <w:rPr>
                <w:sz w:val="16"/>
                <w:szCs w:val="16"/>
              </w:rPr>
            </w:pPr>
          </w:p>
        </w:tc>
        <w:tc>
          <w:tcPr>
            <w:tcW w:w="57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15" w:type="dxa"/>
              <w:left w:w="15" w:type="dxa"/>
              <w:right w:w="15" w:type="dxa"/>
            </w:tcMar>
            <w:vAlign w:val="center"/>
          </w:tcPr>
          <w:p w14:paraId="0D8B5212" w14:textId="60C32029" w:rsidR="78E69AE6" w:rsidRPr="00961721" w:rsidRDefault="78E69AE6" w:rsidP="00FB190E">
            <w:pPr>
              <w:spacing w:after="0"/>
              <w:jc w:val="center"/>
              <w:rPr>
                <w:sz w:val="16"/>
                <w:szCs w:val="16"/>
              </w:rPr>
            </w:pPr>
            <w:r w:rsidRPr="00961721">
              <w:rPr>
                <w:rFonts w:ascii="Calibri" w:eastAsia="Calibri" w:hAnsi="Calibri" w:cs="Calibri"/>
                <w:color w:val="000000" w:themeColor="text1"/>
                <w:sz w:val="16"/>
                <w:szCs w:val="16"/>
              </w:rPr>
              <w:t>1</w:t>
            </w:r>
          </w:p>
        </w:tc>
        <w:tc>
          <w:tcPr>
            <w:tcW w:w="210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15" w:type="dxa"/>
              <w:left w:w="135" w:type="dxa"/>
              <w:right w:w="15" w:type="dxa"/>
            </w:tcMar>
            <w:vAlign w:val="center"/>
          </w:tcPr>
          <w:p w14:paraId="5E338C55" w14:textId="04040DCE" w:rsidR="78E69AE6" w:rsidRPr="00961721" w:rsidRDefault="78E69AE6" w:rsidP="78E69AE6">
            <w:pPr>
              <w:spacing w:after="0"/>
              <w:jc w:val="left"/>
              <w:rPr>
                <w:sz w:val="16"/>
                <w:szCs w:val="16"/>
              </w:rPr>
            </w:pPr>
            <w:r w:rsidRPr="00961721">
              <w:rPr>
                <w:rFonts w:ascii="Calibri" w:eastAsia="Calibri" w:hAnsi="Calibri" w:cs="Calibri"/>
                <w:color w:val="000000" w:themeColor="text1"/>
                <w:sz w:val="16"/>
                <w:szCs w:val="16"/>
              </w:rPr>
              <w:t>Desarrollador Senior</w:t>
            </w:r>
          </w:p>
        </w:tc>
        <w:tc>
          <w:tcPr>
            <w:tcW w:w="70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15" w:type="dxa"/>
              <w:left w:w="15" w:type="dxa"/>
              <w:right w:w="15" w:type="dxa"/>
            </w:tcMar>
            <w:vAlign w:val="center"/>
          </w:tcPr>
          <w:p w14:paraId="3FD4749A" w14:textId="51E85AB3" w:rsidR="78E69AE6" w:rsidRPr="00961721" w:rsidRDefault="78E69AE6" w:rsidP="00FB190E">
            <w:pPr>
              <w:spacing w:after="0"/>
              <w:jc w:val="center"/>
              <w:rPr>
                <w:sz w:val="16"/>
                <w:szCs w:val="16"/>
              </w:rPr>
            </w:pPr>
            <w:r w:rsidRPr="00961721">
              <w:rPr>
                <w:rFonts w:ascii="Calibri" w:eastAsia="Calibri" w:hAnsi="Calibri" w:cs="Calibri"/>
                <w:color w:val="000000" w:themeColor="text1"/>
                <w:sz w:val="16"/>
                <w:szCs w:val="16"/>
              </w:rPr>
              <w:t>8</w:t>
            </w:r>
          </w:p>
        </w:tc>
        <w:tc>
          <w:tcPr>
            <w:tcW w:w="8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15" w:type="dxa"/>
              <w:left w:w="15" w:type="dxa"/>
              <w:right w:w="15" w:type="dxa"/>
            </w:tcMar>
            <w:vAlign w:val="center"/>
          </w:tcPr>
          <w:p w14:paraId="266099A6" w14:textId="4713194B" w:rsidR="78E69AE6" w:rsidRPr="00961721" w:rsidRDefault="78E69AE6" w:rsidP="00FB190E">
            <w:pPr>
              <w:spacing w:after="0"/>
              <w:jc w:val="center"/>
              <w:rPr>
                <w:sz w:val="16"/>
                <w:szCs w:val="16"/>
              </w:rPr>
            </w:pPr>
            <w:r w:rsidRPr="00961721">
              <w:rPr>
                <w:rFonts w:ascii="Calibri" w:eastAsia="Calibri" w:hAnsi="Calibri" w:cs="Calibri"/>
                <w:color w:val="000000" w:themeColor="text1"/>
                <w:sz w:val="16"/>
                <w:szCs w:val="16"/>
              </w:rPr>
              <w:t>horas</w:t>
            </w:r>
          </w:p>
        </w:tc>
        <w:tc>
          <w:tcPr>
            <w:tcW w:w="56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15" w:type="dxa"/>
              <w:left w:w="15" w:type="dxa"/>
              <w:right w:w="15" w:type="dxa"/>
            </w:tcMar>
            <w:vAlign w:val="center"/>
          </w:tcPr>
          <w:p w14:paraId="33E54D31" w14:textId="3670351E" w:rsidR="78E69AE6" w:rsidRPr="00961721" w:rsidRDefault="78E69AE6" w:rsidP="00FB190E">
            <w:pPr>
              <w:spacing w:after="0"/>
              <w:jc w:val="center"/>
              <w:rPr>
                <w:sz w:val="16"/>
                <w:szCs w:val="16"/>
              </w:rPr>
            </w:pPr>
            <w:r w:rsidRPr="00961721">
              <w:rPr>
                <w:rFonts w:ascii="Calibri" w:eastAsia="Calibri" w:hAnsi="Calibri" w:cs="Calibri"/>
                <w:color w:val="000000" w:themeColor="text1"/>
                <w:sz w:val="16"/>
                <w:szCs w:val="16"/>
              </w:rPr>
              <w:t>36,34</w:t>
            </w:r>
            <w:r w:rsidR="0009400F">
              <w:rPr>
                <w:rFonts w:ascii="Calibri" w:eastAsia="Calibri" w:hAnsi="Calibri" w:cs="Calibri"/>
                <w:color w:val="000000" w:themeColor="text1"/>
                <w:sz w:val="16"/>
                <w:szCs w:val="16"/>
              </w:rPr>
              <w:t>€</w:t>
            </w:r>
          </w:p>
        </w:tc>
        <w:tc>
          <w:tcPr>
            <w:tcW w:w="85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15" w:type="dxa"/>
              <w:left w:w="15" w:type="dxa"/>
              <w:right w:w="15" w:type="dxa"/>
            </w:tcMar>
            <w:vAlign w:val="center"/>
          </w:tcPr>
          <w:p w14:paraId="2CE2CE63" w14:textId="199F47D9" w:rsidR="78E69AE6" w:rsidRPr="00961721" w:rsidRDefault="78E69AE6" w:rsidP="00FB190E">
            <w:pPr>
              <w:spacing w:after="0"/>
              <w:jc w:val="center"/>
              <w:rPr>
                <w:sz w:val="16"/>
                <w:szCs w:val="16"/>
              </w:rPr>
            </w:pPr>
            <w:r w:rsidRPr="00961721">
              <w:rPr>
                <w:rFonts w:ascii="Calibri" w:eastAsia="Calibri" w:hAnsi="Calibri" w:cs="Calibri"/>
                <w:color w:val="000000" w:themeColor="text1"/>
                <w:sz w:val="16"/>
                <w:szCs w:val="16"/>
              </w:rPr>
              <w:t>290,79 €</w:t>
            </w:r>
          </w:p>
        </w:tc>
        <w:tc>
          <w:tcPr>
            <w:tcW w:w="8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15" w:type="dxa"/>
              <w:left w:w="15" w:type="dxa"/>
              <w:right w:w="15" w:type="dxa"/>
            </w:tcMar>
            <w:vAlign w:val="center"/>
          </w:tcPr>
          <w:p w14:paraId="27465322" w14:textId="7955D625" w:rsidR="78E69AE6" w:rsidRPr="00961721" w:rsidRDefault="78E69AE6" w:rsidP="00FB190E">
            <w:pPr>
              <w:jc w:val="center"/>
              <w:rPr>
                <w:sz w:val="16"/>
                <w:szCs w:val="16"/>
              </w:rPr>
            </w:pPr>
          </w:p>
        </w:tc>
        <w:tc>
          <w:tcPr>
            <w:tcW w:w="85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15" w:type="dxa"/>
              <w:left w:w="15" w:type="dxa"/>
              <w:right w:w="15" w:type="dxa"/>
            </w:tcMar>
            <w:vAlign w:val="center"/>
          </w:tcPr>
          <w:p w14:paraId="55C554A2" w14:textId="1994E764" w:rsidR="78E69AE6" w:rsidRPr="00961721" w:rsidRDefault="78E69AE6" w:rsidP="00FB190E">
            <w:pPr>
              <w:jc w:val="center"/>
              <w:rPr>
                <w:sz w:val="16"/>
                <w:szCs w:val="16"/>
              </w:rPr>
            </w:pPr>
          </w:p>
        </w:tc>
      </w:tr>
      <w:tr w:rsidR="78E69AE6" w14:paraId="30DD4439" w14:textId="77777777" w:rsidTr="00FB190E">
        <w:trPr>
          <w:trHeight w:val="315"/>
        </w:trPr>
        <w:tc>
          <w:tcPr>
            <w:tcW w:w="57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15" w:type="dxa"/>
              <w:left w:w="15" w:type="dxa"/>
              <w:right w:w="15" w:type="dxa"/>
            </w:tcMar>
            <w:vAlign w:val="center"/>
          </w:tcPr>
          <w:p w14:paraId="784A2E99" w14:textId="27C7FA2F" w:rsidR="78E69AE6" w:rsidRPr="00961721" w:rsidRDefault="78E69AE6" w:rsidP="00FB190E">
            <w:pPr>
              <w:jc w:val="center"/>
              <w:rPr>
                <w:sz w:val="16"/>
                <w:szCs w:val="16"/>
              </w:rPr>
            </w:pPr>
          </w:p>
        </w:tc>
        <w:tc>
          <w:tcPr>
            <w:tcW w:w="57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15" w:type="dxa"/>
              <w:left w:w="15" w:type="dxa"/>
              <w:right w:w="15" w:type="dxa"/>
            </w:tcMar>
            <w:vAlign w:val="center"/>
          </w:tcPr>
          <w:p w14:paraId="646E448E" w14:textId="55780FAF" w:rsidR="78E69AE6" w:rsidRPr="00961721" w:rsidRDefault="78E69AE6" w:rsidP="00FB190E">
            <w:pPr>
              <w:spacing w:after="0"/>
              <w:jc w:val="center"/>
              <w:rPr>
                <w:sz w:val="16"/>
                <w:szCs w:val="16"/>
              </w:rPr>
            </w:pPr>
            <w:r w:rsidRPr="00961721">
              <w:rPr>
                <w:rFonts w:ascii="Calibri" w:eastAsia="Calibri" w:hAnsi="Calibri" w:cs="Calibri"/>
                <w:color w:val="000000" w:themeColor="text1"/>
                <w:sz w:val="16"/>
                <w:szCs w:val="16"/>
              </w:rPr>
              <w:t>04</w:t>
            </w:r>
          </w:p>
        </w:tc>
        <w:tc>
          <w:tcPr>
            <w:tcW w:w="57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15" w:type="dxa"/>
              <w:left w:w="15" w:type="dxa"/>
              <w:right w:w="15" w:type="dxa"/>
            </w:tcMar>
            <w:vAlign w:val="center"/>
          </w:tcPr>
          <w:p w14:paraId="5DD2124D" w14:textId="03662322" w:rsidR="78E69AE6" w:rsidRPr="00961721" w:rsidRDefault="78E69AE6" w:rsidP="00FB190E">
            <w:pPr>
              <w:jc w:val="center"/>
              <w:rPr>
                <w:sz w:val="16"/>
                <w:szCs w:val="16"/>
              </w:rPr>
            </w:pPr>
          </w:p>
        </w:tc>
        <w:tc>
          <w:tcPr>
            <w:tcW w:w="210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15" w:type="dxa"/>
              <w:left w:w="15" w:type="dxa"/>
              <w:right w:w="15" w:type="dxa"/>
            </w:tcMar>
            <w:vAlign w:val="center"/>
          </w:tcPr>
          <w:p w14:paraId="314E7707" w14:textId="22914D1A" w:rsidR="78E69AE6" w:rsidRPr="00961721" w:rsidRDefault="78E69AE6" w:rsidP="00FB190E">
            <w:pPr>
              <w:spacing w:after="0"/>
              <w:jc w:val="left"/>
              <w:rPr>
                <w:sz w:val="16"/>
                <w:szCs w:val="16"/>
              </w:rPr>
            </w:pPr>
            <w:r w:rsidRPr="00961721">
              <w:rPr>
                <w:rFonts w:ascii="Calibri" w:eastAsia="Calibri" w:hAnsi="Calibri" w:cs="Calibri"/>
                <w:color w:val="000000" w:themeColor="text1"/>
                <w:sz w:val="16"/>
                <w:szCs w:val="16"/>
              </w:rPr>
              <w:t>Listado de mensajes (dentro de una conversación)</w:t>
            </w:r>
          </w:p>
        </w:tc>
        <w:tc>
          <w:tcPr>
            <w:tcW w:w="70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15" w:type="dxa"/>
              <w:left w:w="15" w:type="dxa"/>
              <w:right w:w="15" w:type="dxa"/>
            </w:tcMar>
            <w:vAlign w:val="center"/>
          </w:tcPr>
          <w:p w14:paraId="63C80C24" w14:textId="21B71FD3" w:rsidR="78E69AE6" w:rsidRPr="00961721" w:rsidRDefault="78E69AE6" w:rsidP="00FB190E">
            <w:pPr>
              <w:jc w:val="center"/>
              <w:rPr>
                <w:sz w:val="16"/>
                <w:szCs w:val="16"/>
              </w:rPr>
            </w:pPr>
          </w:p>
        </w:tc>
        <w:tc>
          <w:tcPr>
            <w:tcW w:w="8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15" w:type="dxa"/>
              <w:left w:w="15" w:type="dxa"/>
              <w:right w:w="15" w:type="dxa"/>
            </w:tcMar>
            <w:vAlign w:val="center"/>
          </w:tcPr>
          <w:p w14:paraId="496C05BA" w14:textId="4485D274" w:rsidR="78E69AE6" w:rsidRPr="00961721" w:rsidRDefault="78E69AE6" w:rsidP="00FB190E">
            <w:pPr>
              <w:jc w:val="center"/>
              <w:rPr>
                <w:sz w:val="16"/>
                <w:szCs w:val="16"/>
              </w:rPr>
            </w:pPr>
          </w:p>
        </w:tc>
        <w:tc>
          <w:tcPr>
            <w:tcW w:w="56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15" w:type="dxa"/>
              <w:left w:w="15" w:type="dxa"/>
              <w:right w:w="15" w:type="dxa"/>
            </w:tcMar>
            <w:vAlign w:val="center"/>
          </w:tcPr>
          <w:p w14:paraId="081267DB" w14:textId="2F2B460D" w:rsidR="78E69AE6" w:rsidRPr="00961721" w:rsidRDefault="78E69AE6" w:rsidP="00FB190E">
            <w:pPr>
              <w:jc w:val="center"/>
              <w:rPr>
                <w:sz w:val="16"/>
                <w:szCs w:val="16"/>
              </w:rPr>
            </w:pPr>
          </w:p>
        </w:tc>
        <w:tc>
          <w:tcPr>
            <w:tcW w:w="85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15" w:type="dxa"/>
              <w:left w:w="15" w:type="dxa"/>
              <w:right w:w="15" w:type="dxa"/>
            </w:tcMar>
            <w:vAlign w:val="center"/>
          </w:tcPr>
          <w:p w14:paraId="3A12F2D9" w14:textId="103EB4A7" w:rsidR="78E69AE6" w:rsidRPr="00961721" w:rsidRDefault="78E69AE6" w:rsidP="00FB190E">
            <w:pPr>
              <w:jc w:val="center"/>
              <w:rPr>
                <w:sz w:val="16"/>
                <w:szCs w:val="16"/>
              </w:rPr>
            </w:pPr>
          </w:p>
        </w:tc>
        <w:tc>
          <w:tcPr>
            <w:tcW w:w="8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15" w:type="dxa"/>
              <w:left w:w="15" w:type="dxa"/>
              <w:right w:w="15" w:type="dxa"/>
            </w:tcMar>
            <w:vAlign w:val="center"/>
          </w:tcPr>
          <w:p w14:paraId="2EDB482C" w14:textId="2C8FF247" w:rsidR="78E69AE6" w:rsidRPr="00961721" w:rsidRDefault="78E69AE6" w:rsidP="00FB190E">
            <w:pPr>
              <w:spacing w:after="0"/>
              <w:jc w:val="center"/>
              <w:rPr>
                <w:sz w:val="16"/>
                <w:szCs w:val="16"/>
              </w:rPr>
            </w:pPr>
            <w:r w:rsidRPr="00961721">
              <w:rPr>
                <w:rFonts w:ascii="Calibri" w:eastAsia="Calibri" w:hAnsi="Calibri" w:cs="Calibri"/>
                <w:color w:val="000000" w:themeColor="text1"/>
                <w:sz w:val="16"/>
                <w:szCs w:val="16"/>
              </w:rPr>
              <w:t>399,83 €</w:t>
            </w:r>
          </w:p>
        </w:tc>
        <w:tc>
          <w:tcPr>
            <w:tcW w:w="85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15" w:type="dxa"/>
              <w:left w:w="15" w:type="dxa"/>
              <w:right w:w="15" w:type="dxa"/>
            </w:tcMar>
            <w:vAlign w:val="center"/>
          </w:tcPr>
          <w:p w14:paraId="012E18E9" w14:textId="48F2C2E8" w:rsidR="78E69AE6" w:rsidRPr="00961721" w:rsidRDefault="78E69AE6" w:rsidP="00FB190E">
            <w:pPr>
              <w:jc w:val="center"/>
              <w:rPr>
                <w:sz w:val="16"/>
                <w:szCs w:val="16"/>
              </w:rPr>
            </w:pPr>
          </w:p>
        </w:tc>
      </w:tr>
      <w:tr w:rsidR="78E69AE6" w14:paraId="6E6E5E0A" w14:textId="77777777" w:rsidTr="00FB190E">
        <w:trPr>
          <w:trHeight w:val="315"/>
        </w:trPr>
        <w:tc>
          <w:tcPr>
            <w:tcW w:w="57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15" w:type="dxa"/>
              <w:left w:w="15" w:type="dxa"/>
              <w:right w:w="15" w:type="dxa"/>
            </w:tcMar>
            <w:vAlign w:val="center"/>
          </w:tcPr>
          <w:p w14:paraId="1570838A" w14:textId="3A84946E" w:rsidR="78E69AE6" w:rsidRPr="00961721" w:rsidRDefault="78E69AE6" w:rsidP="00FB190E">
            <w:pPr>
              <w:jc w:val="center"/>
              <w:rPr>
                <w:sz w:val="16"/>
                <w:szCs w:val="16"/>
              </w:rPr>
            </w:pPr>
          </w:p>
        </w:tc>
        <w:tc>
          <w:tcPr>
            <w:tcW w:w="57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15" w:type="dxa"/>
              <w:left w:w="15" w:type="dxa"/>
              <w:right w:w="15" w:type="dxa"/>
            </w:tcMar>
            <w:vAlign w:val="center"/>
          </w:tcPr>
          <w:p w14:paraId="48E0897D" w14:textId="68813ED9" w:rsidR="78E69AE6" w:rsidRPr="00961721" w:rsidRDefault="78E69AE6" w:rsidP="00FB190E">
            <w:pPr>
              <w:jc w:val="center"/>
              <w:rPr>
                <w:sz w:val="16"/>
                <w:szCs w:val="16"/>
              </w:rPr>
            </w:pPr>
          </w:p>
        </w:tc>
        <w:tc>
          <w:tcPr>
            <w:tcW w:w="57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15" w:type="dxa"/>
              <w:left w:w="15" w:type="dxa"/>
              <w:right w:w="15" w:type="dxa"/>
            </w:tcMar>
            <w:vAlign w:val="center"/>
          </w:tcPr>
          <w:p w14:paraId="6EEA7D97" w14:textId="105718EB" w:rsidR="78E69AE6" w:rsidRPr="00961721" w:rsidRDefault="78E69AE6" w:rsidP="00FB190E">
            <w:pPr>
              <w:spacing w:after="0"/>
              <w:jc w:val="center"/>
              <w:rPr>
                <w:sz w:val="16"/>
                <w:szCs w:val="16"/>
              </w:rPr>
            </w:pPr>
            <w:r w:rsidRPr="00961721">
              <w:rPr>
                <w:rFonts w:ascii="Calibri" w:eastAsia="Calibri" w:hAnsi="Calibri" w:cs="Calibri"/>
                <w:color w:val="000000" w:themeColor="text1"/>
                <w:sz w:val="16"/>
                <w:szCs w:val="16"/>
              </w:rPr>
              <w:t>1</w:t>
            </w:r>
          </w:p>
        </w:tc>
        <w:tc>
          <w:tcPr>
            <w:tcW w:w="210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15" w:type="dxa"/>
              <w:left w:w="135" w:type="dxa"/>
              <w:right w:w="15" w:type="dxa"/>
            </w:tcMar>
            <w:vAlign w:val="center"/>
          </w:tcPr>
          <w:p w14:paraId="4C6AD25F" w14:textId="630A0483" w:rsidR="78E69AE6" w:rsidRPr="00961721" w:rsidRDefault="78E69AE6" w:rsidP="78E69AE6">
            <w:pPr>
              <w:spacing w:after="0"/>
              <w:jc w:val="left"/>
              <w:rPr>
                <w:sz w:val="16"/>
                <w:szCs w:val="16"/>
              </w:rPr>
            </w:pPr>
            <w:r w:rsidRPr="00961721">
              <w:rPr>
                <w:rFonts w:ascii="Calibri" w:eastAsia="Calibri" w:hAnsi="Calibri" w:cs="Calibri"/>
                <w:color w:val="000000" w:themeColor="text1"/>
                <w:sz w:val="16"/>
                <w:szCs w:val="16"/>
              </w:rPr>
              <w:t>Desarrollador Senior</w:t>
            </w:r>
          </w:p>
        </w:tc>
        <w:tc>
          <w:tcPr>
            <w:tcW w:w="70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15" w:type="dxa"/>
              <w:left w:w="15" w:type="dxa"/>
              <w:right w:w="15" w:type="dxa"/>
            </w:tcMar>
            <w:vAlign w:val="center"/>
          </w:tcPr>
          <w:p w14:paraId="62BF8687" w14:textId="1B5186BF" w:rsidR="78E69AE6" w:rsidRPr="00961721" w:rsidRDefault="78E69AE6" w:rsidP="00FB190E">
            <w:pPr>
              <w:spacing w:after="0"/>
              <w:jc w:val="center"/>
              <w:rPr>
                <w:sz w:val="16"/>
                <w:szCs w:val="16"/>
              </w:rPr>
            </w:pPr>
            <w:r w:rsidRPr="00961721">
              <w:rPr>
                <w:rFonts w:ascii="Calibri" w:eastAsia="Calibri" w:hAnsi="Calibri" w:cs="Calibri"/>
                <w:color w:val="000000" w:themeColor="text1"/>
                <w:sz w:val="16"/>
                <w:szCs w:val="16"/>
              </w:rPr>
              <w:t>11</w:t>
            </w:r>
          </w:p>
        </w:tc>
        <w:tc>
          <w:tcPr>
            <w:tcW w:w="8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15" w:type="dxa"/>
              <w:left w:w="15" w:type="dxa"/>
              <w:right w:w="15" w:type="dxa"/>
            </w:tcMar>
            <w:vAlign w:val="center"/>
          </w:tcPr>
          <w:p w14:paraId="5639E6B1" w14:textId="52CE5183" w:rsidR="78E69AE6" w:rsidRPr="00961721" w:rsidRDefault="78E69AE6" w:rsidP="00FB190E">
            <w:pPr>
              <w:spacing w:after="0"/>
              <w:jc w:val="center"/>
              <w:rPr>
                <w:sz w:val="16"/>
                <w:szCs w:val="16"/>
              </w:rPr>
            </w:pPr>
            <w:r w:rsidRPr="00961721">
              <w:rPr>
                <w:rFonts w:ascii="Calibri" w:eastAsia="Calibri" w:hAnsi="Calibri" w:cs="Calibri"/>
                <w:color w:val="000000" w:themeColor="text1"/>
                <w:sz w:val="16"/>
                <w:szCs w:val="16"/>
              </w:rPr>
              <w:t>horas</w:t>
            </w:r>
          </w:p>
        </w:tc>
        <w:tc>
          <w:tcPr>
            <w:tcW w:w="56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15" w:type="dxa"/>
              <w:left w:w="15" w:type="dxa"/>
              <w:right w:w="15" w:type="dxa"/>
            </w:tcMar>
            <w:vAlign w:val="center"/>
          </w:tcPr>
          <w:p w14:paraId="72429849" w14:textId="2B12CD68" w:rsidR="78E69AE6" w:rsidRPr="00961721" w:rsidRDefault="78E69AE6" w:rsidP="00FB190E">
            <w:pPr>
              <w:spacing w:after="0"/>
              <w:jc w:val="center"/>
              <w:rPr>
                <w:sz w:val="16"/>
                <w:szCs w:val="16"/>
              </w:rPr>
            </w:pPr>
            <w:r w:rsidRPr="00961721">
              <w:rPr>
                <w:rFonts w:ascii="Calibri" w:eastAsia="Calibri" w:hAnsi="Calibri" w:cs="Calibri"/>
                <w:color w:val="000000" w:themeColor="text1"/>
                <w:sz w:val="16"/>
                <w:szCs w:val="16"/>
              </w:rPr>
              <w:t>36,34</w:t>
            </w:r>
            <w:r w:rsidR="0009400F">
              <w:rPr>
                <w:rFonts w:ascii="Calibri" w:eastAsia="Calibri" w:hAnsi="Calibri" w:cs="Calibri"/>
                <w:color w:val="000000" w:themeColor="text1"/>
                <w:sz w:val="16"/>
                <w:szCs w:val="16"/>
              </w:rPr>
              <w:t>€</w:t>
            </w:r>
          </w:p>
        </w:tc>
        <w:tc>
          <w:tcPr>
            <w:tcW w:w="85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15" w:type="dxa"/>
              <w:left w:w="15" w:type="dxa"/>
              <w:right w:w="15" w:type="dxa"/>
            </w:tcMar>
            <w:vAlign w:val="center"/>
          </w:tcPr>
          <w:p w14:paraId="0924A0FE" w14:textId="26EC1FE7" w:rsidR="78E69AE6" w:rsidRPr="00961721" w:rsidRDefault="78E69AE6" w:rsidP="00FB190E">
            <w:pPr>
              <w:spacing w:after="0"/>
              <w:jc w:val="center"/>
              <w:rPr>
                <w:sz w:val="16"/>
                <w:szCs w:val="16"/>
              </w:rPr>
            </w:pPr>
            <w:r w:rsidRPr="00961721">
              <w:rPr>
                <w:rFonts w:ascii="Calibri" w:eastAsia="Calibri" w:hAnsi="Calibri" w:cs="Calibri"/>
                <w:color w:val="000000" w:themeColor="text1"/>
                <w:sz w:val="16"/>
                <w:szCs w:val="16"/>
              </w:rPr>
              <w:t>399,83 €</w:t>
            </w:r>
          </w:p>
        </w:tc>
        <w:tc>
          <w:tcPr>
            <w:tcW w:w="8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15" w:type="dxa"/>
              <w:left w:w="15" w:type="dxa"/>
              <w:right w:w="15" w:type="dxa"/>
            </w:tcMar>
            <w:vAlign w:val="center"/>
          </w:tcPr>
          <w:p w14:paraId="0860B224" w14:textId="6EC72E3C" w:rsidR="78E69AE6" w:rsidRPr="00961721" w:rsidRDefault="78E69AE6" w:rsidP="00FB190E">
            <w:pPr>
              <w:jc w:val="center"/>
              <w:rPr>
                <w:sz w:val="16"/>
                <w:szCs w:val="16"/>
              </w:rPr>
            </w:pPr>
          </w:p>
        </w:tc>
        <w:tc>
          <w:tcPr>
            <w:tcW w:w="85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15" w:type="dxa"/>
              <w:left w:w="15" w:type="dxa"/>
              <w:right w:w="15" w:type="dxa"/>
            </w:tcMar>
            <w:vAlign w:val="center"/>
          </w:tcPr>
          <w:p w14:paraId="72FF2959" w14:textId="6FF0885B" w:rsidR="78E69AE6" w:rsidRPr="00961721" w:rsidRDefault="78E69AE6" w:rsidP="00FB190E">
            <w:pPr>
              <w:jc w:val="center"/>
              <w:rPr>
                <w:sz w:val="16"/>
                <w:szCs w:val="16"/>
              </w:rPr>
            </w:pPr>
          </w:p>
        </w:tc>
      </w:tr>
      <w:tr w:rsidR="78E69AE6" w14:paraId="27FE59F3" w14:textId="77777777" w:rsidTr="00FB190E">
        <w:trPr>
          <w:trHeight w:val="315"/>
        </w:trPr>
        <w:tc>
          <w:tcPr>
            <w:tcW w:w="57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15" w:type="dxa"/>
              <w:left w:w="15" w:type="dxa"/>
              <w:right w:w="15" w:type="dxa"/>
            </w:tcMar>
            <w:vAlign w:val="center"/>
          </w:tcPr>
          <w:p w14:paraId="08E2E09C" w14:textId="28722E14" w:rsidR="78E69AE6" w:rsidRPr="00961721" w:rsidRDefault="78E69AE6" w:rsidP="00FB190E">
            <w:pPr>
              <w:jc w:val="center"/>
              <w:rPr>
                <w:sz w:val="16"/>
                <w:szCs w:val="16"/>
              </w:rPr>
            </w:pPr>
          </w:p>
        </w:tc>
        <w:tc>
          <w:tcPr>
            <w:tcW w:w="57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15" w:type="dxa"/>
              <w:left w:w="15" w:type="dxa"/>
              <w:right w:w="15" w:type="dxa"/>
            </w:tcMar>
            <w:vAlign w:val="center"/>
          </w:tcPr>
          <w:p w14:paraId="7A39B659" w14:textId="46A54267" w:rsidR="78E69AE6" w:rsidRPr="00961721" w:rsidRDefault="78E69AE6" w:rsidP="00FB190E">
            <w:pPr>
              <w:spacing w:after="0"/>
              <w:jc w:val="center"/>
              <w:rPr>
                <w:sz w:val="16"/>
                <w:szCs w:val="16"/>
              </w:rPr>
            </w:pPr>
            <w:r w:rsidRPr="00961721">
              <w:rPr>
                <w:rFonts w:ascii="Calibri" w:eastAsia="Calibri" w:hAnsi="Calibri" w:cs="Calibri"/>
                <w:color w:val="000000" w:themeColor="text1"/>
                <w:sz w:val="16"/>
                <w:szCs w:val="16"/>
              </w:rPr>
              <w:t>05</w:t>
            </w:r>
          </w:p>
        </w:tc>
        <w:tc>
          <w:tcPr>
            <w:tcW w:w="57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15" w:type="dxa"/>
              <w:left w:w="15" w:type="dxa"/>
              <w:right w:w="15" w:type="dxa"/>
            </w:tcMar>
            <w:vAlign w:val="center"/>
          </w:tcPr>
          <w:p w14:paraId="6DF9F70D" w14:textId="0EEC3D7A" w:rsidR="78E69AE6" w:rsidRPr="00961721" w:rsidRDefault="78E69AE6" w:rsidP="00FB190E">
            <w:pPr>
              <w:jc w:val="center"/>
              <w:rPr>
                <w:sz w:val="16"/>
                <w:szCs w:val="16"/>
              </w:rPr>
            </w:pPr>
          </w:p>
        </w:tc>
        <w:tc>
          <w:tcPr>
            <w:tcW w:w="210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15" w:type="dxa"/>
              <w:left w:w="15" w:type="dxa"/>
              <w:right w:w="15" w:type="dxa"/>
            </w:tcMar>
            <w:vAlign w:val="center"/>
          </w:tcPr>
          <w:p w14:paraId="3397069B" w14:textId="6B94C9BB" w:rsidR="78E69AE6" w:rsidRPr="00961721" w:rsidRDefault="78E69AE6" w:rsidP="00FB190E">
            <w:pPr>
              <w:spacing w:after="0"/>
              <w:jc w:val="left"/>
              <w:rPr>
                <w:sz w:val="16"/>
                <w:szCs w:val="16"/>
              </w:rPr>
            </w:pPr>
            <w:r w:rsidRPr="00961721">
              <w:rPr>
                <w:rFonts w:ascii="Calibri" w:eastAsia="Calibri" w:hAnsi="Calibri" w:cs="Calibri"/>
                <w:color w:val="000000" w:themeColor="text1"/>
                <w:sz w:val="16"/>
                <w:szCs w:val="16"/>
              </w:rPr>
              <w:t>Creación de una conversación</w:t>
            </w:r>
          </w:p>
        </w:tc>
        <w:tc>
          <w:tcPr>
            <w:tcW w:w="70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15" w:type="dxa"/>
              <w:left w:w="15" w:type="dxa"/>
              <w:right w:w="15" w:type="dxa"/>
            </w:tcMar>
            <w:vAlign w:val="center"/>
          </w:tcPr>
          <w:p w14:paraId="5267424D" w14:textId="7B18608E" w:rsidR="78E69AE6" w:rsidRPr="00961721" w:rsidRDefault="78E69AE6" w:rsidP="00FB190E">
            <w:pPr>
              <w:jc w:val="center"/>
              <w:rPr>
                <w:sz w:val="16"/>
                <w:szCs w:val="16"/>
              </w:rPr>
            </w:pPr>
          </w:p>
        </w:tc>
        <w:tc>
          <w:tcPr>
            <w:tcW w:w="8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15" w:type="dxa"/>
              <w:left w:w="15" w:type="dxa"/>
              <w:right w:w="15" w:type="dxa"/>
            </w:tcMar>
            <w:vAlign w:val="center"/>
          </w:tcPr>
          <w:p w14:paraId="540A4FE8" w14:textId="12E4F13C" w:rsidR="78E69AE6" w:rsidRPr="00961721" w:rsidRDefault="78E69AE6" w:rsidP="00FB190E">
            <w:pPr>
              <w:jc w:val="center"/>
              <w:rPr>
                <w:sz w:val="16"/>
                <w:szCs w:val="16"/>
              </w:rPr>
            </w:pPr>
          </w:p>
        </w:tc>
        <w:tc>
          <w:tcPr>
            <w:tcW w:w="56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15" w:type="dxa"/>
              <w:left w:w="15" w:type="dxa"/>
              <w:right w:w="15" w:type="dxa"/>
            </w:tcMar>
            <w:vAlign w:val="center"/>
          </w:tcPr>
          <w:p w14:paraId="2B664545" w14:textId="7DA1E69B" w:rsidR="78E69AE6" w:rsidRPr="00961721" w:rsidRDefault="78E69AE6" w:rsidP="00FB190E">
            <w:pPr>
              <w:jc w:val="center"/>
              <w:rPr>
                <w:sz w:val="16"/>
                <w:szCs w:val="16"/>
              </w:rPr>
            </w:pPr>
          </w:p>
        </w:tc>
        <w:tc>
          <w:tcPr>
            <w:tcW w:w="85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15" w:type="dxa"/>
              <w:left w:w="15" w:type="dxa"/>
              <w:right w:w="15" w:type="dxa"/>
            </w:tcMar>
            <w:vAlign w:val="center"/>
          </w:tcPr>
          <w:p w14:paraId="0E167EDF" w14:textId="7EF7D9D9" w:rsidR="78E69AE6" w:rsidRPr="00961721" w:rsidRDefault="78E69AE6" w:rsidP="00FB190E">
            <w:pPr>
              <w:jc w:val="center"/>
              <w:rPr>
                <w:sz w:val="16"/>
                <w:szCs w:val="16"/>
              </w:rPr>
            </w:pPr>
          </w:p>
        </w:tc>
        <w:tc>
          <w:tcPr>
            <w:tcW w:w="8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15" w:type="dxa"/>
              <w:left w:w="15" w:type="dxa"/>
              <w:right w:w="15" w:type="dxa"/>
            </w:tcMar>
            <w:vAlign w:val="center"/>
          </w:tcPr>
          <w:p w14:paraId="2AEA70F6" w14:textId="2BC4CC01" w:rsidR="78E69AE6" w:rsidRPr="00961721" w:rsidRDefault="78E69AE6" w:rsidP="00FB190E">
            <w:pPr>
              <w:spacing w:after="0"/>
              <w:jc w:val="center"/>
              <w:rPr>
                <w:sz w:val="16"/>
                <w:szCs w:val="16"/>
              </w:rPr>
            </w:pPr>
            <w:r w:rsidRPr="00961721">
              <w:rPr>
                <w:rFonts w:ascii="Calibri" w:eastAsia="Calibri" w:hAnsi="Calibri" w:cs="Calibri"/>
                <w:color w:val="000000" w:themeColor="text1"/>
                <w:sz w:val="16"/>
                <w:szCs w:val="16"/>
              </w:rPr>
              <w:t>399,83 €</w:t>
            </w:r>
          </w:p>
        </w:tc>
        <w:tc>
          <w:tcPr>
            <w:tcW w:w="85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15" w:type="dxa"/>
              <w:left w:w="15" w:type="dxa"/>
              <w:right w:w="15" w:type="dxa"/>
            </w:tcMar>
            <w:vAlign w:val="center"/>
          </w:tcPr>
          <w:p w14:paraId="4FDE1E48" w14:textId="5FC2A097" w:rsidR="78E69AE6" w:rsidRPr="00961721" w:rsidRDefault="78E69AE6" w:rsidP="00FB190E">
            <w:pPr>
              <w:jc w:val="center"/>
              <w:rPr>
                <w:sz w:val="16"/>
                <w:szCs w:val="16"/>
              </w:rPr>
            </w:pPr>
          </w:p>
        </w:tc>
      </w:tr>
      <w:tr w:rsidR="78E69AE6" w14:paraId="388580E2" w14:textId="77777777" w:rsidTr="00FB190E">
        <w:trPr>
          <w:trHeight w:val="315"/>
        </w:trPr>
        <w:tc>
          <w:tcPr>
            <w:tcW w:w="57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15" w:type="dxa"/>
              <w:left w:w="15" w:type="dxa"/>
              <w:right w:w="15" w:type="dxa"/>
            </w:tcMar>
            <w:vAlign w:val="center"/>
          </w:tcPr>
          <w:p w14:paraId="75DF70BC" w14:textId="740F88EB" w:rsidR="78E69AE6" w:rsidRPr="00961721" w:rsidRDefault="78E69AE6" w:rsidP="00FB190E">
            <w:pPr>
              <w:jc w:val="center"/>
              <w:rPr>
                <w:sz w:val="16"/>
                <w:szCs w:val="16"/>
              </w:rPr>
            </w:pPr>
          </w:p>
        </w:tc>
        <w:tc>
          <w:tcPr>
            <w:tcW w:w="57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15" w:type="dxa"/>
              <w:left w:w="15" w:type="dxa"/>
              <w:right w:w="15" w:type="dxa"/>
            </w:tcMar>
            <w:vAlign w:val="center"/>
          </w:tcPr>
          <w:p w14:paraId="23B65EDA" w14:textId="7939BBC3" w:rsidR="78E69AE6" w:rsidRPr="00961721" w:rsidRDefault="78E69AE6" w:rsidP="00FB190E">
            <w:pPr>
              <w:jc w:val="center"/>
              <w:rPr>
                <w:sz w:val="16"/>
                <w:szCs w:val="16"/>
              </w:rPr>
            </w:pPr>
          </w:p>
        </w:tc>
        <w:tc>
          <w:tcPr>
            <w:tcW w:w="57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15" w:type="dxa"/>
              <w:left w:w="15" w:type="dxa"/>
              <w:right w:w="15" w:type="dxa"/>
            </w:tcMar>
            <w:vAlign w:val="center"/>
          </w:tcPr>
          <w:p w14:paraId="467E873B" w14:textId="5EF02359" w:rsidR="78E69AE6" w:rsidRPr="00961721" w:rsidRDefault="78E69AE6" w:rsidP="00FB190E">
            <w:pPr>
              <w:spacing w:after="0"/>
              <w:jc w:val="center"/>
              <w:rPr>
                <w:sz w:val="16"/>
                <w:szCs w:val="16"/>
              </w:rPr>
            </w:pPr>
            <w:r w:rsidRPr="00961721">
              <w:rPr>
                <w:rFonts w:ascii="Calibri" w:eastAsia="Calibri" w:hAnsi="Calibri" w:cs="Calibri"/>
                <w:color w:val="000000" w:themeColor="text1"/>
                <w:sz w:val="16"/>
                <w:szCs w:val="16"/>
              </w:rPr>
              <w:t>1</w:t>
            </w:r>
          </w:p>
        </w:tc>
        <w:tc>
          <w:tcPr>
            <w:tcW w:w="210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15" w:type="dxa"/>
              <w:left w:w="135" w:type="dxa"/>
              <w:right w:w="15" w:type="dxa"/>
            </w:tcMar>
            <w:vAlign w:val="center"/>
          </w:tcPr>
          <w:p w14:paraId="4A8DC1EE" w14:textId="5BCB2F0B" w:rsidR="78E69AE6" w:rsidRPr="00961721" w:rsidRDefault="78E69AE6" w:rsidP="78E69AE6">
            <w:pPr>
              <w:spacing w:after="0"/>
              <w:jc w:val="left"/>
              <w:rPr>
                <w:sz w:val="16"/>
                <w:szCs w:val="16"/>
              </w:rPr>
            </w:pPr>
            <w:r w:rsidRPr="00961721">
              <w:rPr>
                <w:rFonts w:ascii="Calibri" w:eastAsia="Calibri" w:hAnsi="Calibri" w:cs="Calibri"/>
                <w:color w:val="000000" w:themeColor="text1"/>
                <w:sz w:val="16"/>
                <w:szCs w:val="16"/>
              </w:rPr>
              <w:t>Desarrollador Senior</w:t>
            </w:r>
          </w:p>
        </w:tc>
        <w:tc>
          <w:tcPr>
            <w:tcW w:w="70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15" w:type="dxa"/>
              <w:left w:w="15" w:type="dxa"/>
              <w:right w:w="15" w:type="dxa"/>
            </w:tcMar>
            <w:vAlign w:val="center"/>
          </w:tcPr>
          <w:p w14:paraId="07BDD31C" w14:textId="73A4F426" w:rsidR="78E69AE6" w:rsidRPr="00961721" w:rsidRDefault="78E69AE6" w:rsidP="00FB190E">
            <w:pPr>
              <w:spacing w:after="0"/>
              <w:jc w:val="center"/>
              <w:rPr>
                <w:sz w:val="16"/>
                <w:szCs w:val="16"/>
              </w:rPr>
            </w:pPr>
            <w:r w:rsidRPr="00961721">
              <w:rPr>
                <w:rFonts w:ascii="Calibri" w:eastAsia="Calibri" w:hAnsi="Calibri" w:cs="Calibri"/>
                <w:color w:val="000000" w:themeColor="text1"/>
                <w:sz w:val="16"/>
                <w:szCs w:val="16"/>
              </w:rPr>
              <w:t>11</w:t>
            </w:r>
          </w:p>
        </w:tc>
        <w:tc>
          <w:tcPr>
            <w:tcW w:w="8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15" w:type="dxa"/>
              <w:left w:w="15" w:type="dxa"/>
              <w:right w:w="15" w:type="dxa"/>
            </w:tcMar>
            <w:vAlign w:val="center"/>
          </w:tcPr>
          <w:p w14:paraId="549EE759" w14:textId="7DB48F14" w:rsidR="78E69AE6" w:rsidRPr="00961721" w:rsidRDefault="78E69AE6" w:rsidP="00FB190E">
            <w:pPr>
              <w:spacing w:after="0"/>
              <w:jc w:val="center"/>
              <w:rPr>
                <w:sz w:val="16"/>
                <w:szCs w:val="16"/>
              </w:rPr>
            </w:pPr>
            <w:r w:rsidRPr="00961721">
              <w:rPr>
                <w:rFonts w:ascii="Calibri" w:eastAsia="Calibri" w:hAnsi="Calibri" w:cs="Calibri"/>
                <w:color w:val="000000" w:themeColor="text1"/>
                <w:sz w:val="16"/>
                <w:szCs w:val="16"/>
              </w:rPr>
              <w:t>horas</w:t>
            </w:r>
          </w:p>
        </w:tc>
        <w:tc>
          <w:tcPr>
            <w:tcW w:w="56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15" w:type="dxa"/>
              <w:left w:w="15" w:type="dxa"/>
              <w:right w:w="15" w:type="dxa"/>
            </w:tcMar>
            <w:vAlign w:val="center"/>
          </w:tcPr>
          <w:p w14:paraId="65A10B32" w14:textId="121CC125" w:rsidR="78E69AE6" w:rsidRPr="00961721" w:rsidRDefault="78E69AE6" w:rsidP="00FB190E">
            <w:pPr>
              <w:spacing w:after="0"/>
              <w:jc w:val="center"/>
              <w:rPr>
                <w:sz w:val="16"/>
                <w:szCs w:val="16"/>
              </w:rPr>
            </w:pPr>
            <w:r w:rsidRPr="00961721">
              <w:rPr>
                <w:rFonts w:ascii="Calibri" w:eastAsia="Calibri" w:hAnsi="Calibri" w:cs="Calibri"/>
                <w:color w:val="000000" w:themeColor="text1"/>
                <w:sz w:val="16"/>
                <w:szCs w:val="16"/>
              </w:rPr>
              <w:t>36,34</w:t>
            </w:r>
            <w:r w:rsidR="0009400F">
              <w:rPr>
                <w:rFonts w:ascii="Calibri" w:eastAsia="Calibri" w:hAnsi="Calibri" w:cs="Calibri"/>
                <w:color w:val="000000" w:themeColor="text1"/>
                <w:sz w:val="16"/>
                <w:szCs w:val="16"/>
              </w:rPr>
              <w:t>€</w:t>
            </w:r>
          </w:p>
        </w:tc>
        <w:tc>
          <w:tcPr>
            <w:tcW w:w="85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15" w:type="dxa"/>
              <w:left w:w="15" w:type="dxa"/>
              <w:right w:w="15" w:type="dxa"/>
            </w:tcMar>
            <w:vAlign w:val="center"/>
          </w:tcPr>
          <w:p w14:paraId="70CC7F04" w14:textId="300255A4" w:rsidR="78E69AE6" w:rsidRPr="00961721" w:rsidRDefault="78E69AE6" w:rsidP="00FB190E">
            <w:pPr>
              <w:spacing w:after="0"/>
              <w:jc w:val="center"/>
              <w:rPr>
                <w:sz w:val="16"/>
                <w:szCs w:val="16"/>
              </w:rPr>
            </w:pPr>
            <w:r w:rsidRPr="00961721">
              <w:rPr>
                <w:rFonts w:ascii="Calibri" w:eastAsia="Calibri" w:hAnsi="Calibri" w:cs="Calibri"/>
                <w:color w:val="000000" w:themeColor="text1"/>
                <w:sz w:val="16"/>
                <w:szCs w:val="16"/>
              </w:rPr>
              <w:t>399,83 €</w:t>
            </w:r>
          </w:p>
        </w:tc>
        <w:tc>
          <w:tcPr>
            <w:tcW w:w="8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15" w:type="dxa"/>
              <w:left w:w="15" w:type="dxa"/>
              <w:right w:w="15" w:type="dxa"/>
            </w:tcMar>
            <w:vAlign w:val="center"/>
          </w:tcPr>
          <w:p w14:paraId="111EB05C" w14:textId="7057CF42" w:rsidR="78E69AE6" w:rsidRPr="00961721" w:rsidRDefault="78E69AE6" w:rsidP="00FB190E">
            <w:pPr>
              <w:jc w:val="center"/>
              <w:rPr>
                <w:sz w:val="16"/>
                <w:szCs w:val="16"/>
              </w:rPr>
            </w:pPr>
          </w:p>
        </w:tc>
        <w:tc>
          <w:tcPr>
            <w:tcW w:w="85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15" w:type="dxa"/>
              <w:left w:w="15" w:type="dxa"/>
              <w:right w:w="15" w:type="dxa"/>
            </w:tcMar>
            <w:vAlign w:val="center"/>
          </w:tcPr>
          <w:p w14:paraId="07BBB745" w14:textId="17E3A98C" w:rsidR="78E69AE6" w:rsidRPr="00961721" w:rsidRDefault="78E69AE6" w:rsidP="00FB190E">
            <w:pPr>
              <w:jc w:val="center"/>
              <w:rPr>
                <w:sz w:val="16"/>
                <w:szCs w:val="16"/>
              </w:rPr>
            </w:pPr>
          </w:p>
        </w:tc>
      </w:tr>
      <w:tr w:rsidR="78E69AE6" w14:paraId="031FC139" w14:textId="77777777" w:rsidTr="00FB190E">
        <w:trPr>
          <w:trHeight w:val="315"/>
        </w:trPr>
        <w:tc>
          <w:tcPr>
            <w:tcW w:w="57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15" w:type="dxa"/>
              <w:left w:w="15" w:type="dxa"/>
              <w:right w:w="15" w:type="dxa"/>
            </w:tcMar>
            <w:vAlign w:val="center"/>
          </w:tcPr>
          <w:p w14:paraId="3ABBF720" w14:textId="527270AB" w:rsidR="78E69AE6" w:rsidRPr="00961721" w:rsidRDefault="78E69AE6" w:rsidP="00FB190E">
            <w:pPr>
              <w:jc w:val="center"/>
              <w:rPr>
                <w:sz w:val="16"/>
                <w:szCs w:val="16"/>
              </w:rPr>
            </w:pPr>
          </w:p>
        </w:tc>
        <w:tc>
          <w:tcPr>
            <w:tcW w:w="57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15" w:type="dxa"/>
              <w:left w:w="15" w:type="dxa"/>
              <w:right w:w="15" w:type="dxa"/>
            </w:tcMar>
            <w:vAlign w:val="center"/>
          </w:tcPr>
          <w:p w14:paraId="04C65BC3" w14:textId="209A12C5" w:rsidR="78E69AE6" w:rsidRPr="00961721" w:rsidRDefault="78E69AE6" w:rsidP="00FB190E">
            <w:pPr>
              <w:spacing w:after="0"/>
              <w:jc w:val="center"/>
              <w:rPr>
                <w:sz w:val="16"/>
                <w:szCs w:val="16"/>
              </w:rPr>
            </w:pPr>
            <w:r w:rsidRPr="00961721">
              <w:rPr>
                <w:rFonts w:ascii="Calibri" w:eastAsia="Calibri" w:hAnsi="Calibri" w:cs="Calibri"/>
                <w:color w:val="000000" w:themeColor="text1"/>
                <w:sz w:val="16"/>
                <w:szCs w:val="16"/>
              </w:rPr>
              <w:t>06</w:t>
            </w:r>
          </w:p>
        </w:tc>
        <w:tc>
          <w:tcPr>
            <w:tcW w:w="57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15" w:type="dxa"/>
              <w:left w:w="15" w:type="dxa"/>
              <w:right w:w="15" w:type="dxa"/>
            </w:tcMar>
            <w:vAlign w:val="center"/>
          </w:tcPr>
          <w:p w14:paraId="7C019D0A" w14:textId="48D5C806" w:rsidR="78E69AE6" w:rsidRPr="00961721" w:rsidRDefault="78E69AE6" w:rsidP="00FB190E">
            <w:pPr>
              <w:jc w:val="center"/>
              <w:rPr>
                <w:sz w:val="16"/>
                <w:szCs w:val="16"/>
              </w:rPr>
            </w:pPr>
          </w:p>
        </w:tc>
        <w:tc>
          <w:tcPr>
            <w:tcW w:w="210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15" w:type="dxa"/>
              <w:left w:w="15" w:type="dxa"/>
              <w:right w:w="15" w:type="dxa"/>
            </w:tcMar>
            <w:vAlign w:val="center"/>
          </w:tcPr>
          <w:p w14:paraId="7570CA2C" w14:textId="2C60108D" w:rsidR="78E69AE6" w:rsidRPr="00961721" w:rsidRDefault="78E69AE6" w:rsidP="00FB190E">
            <w:pPr>
              <w:spacing w:after="0"/>
              <w:jc w:val="left"/>
              <w:rPr>
                <w:sz w:val="16"/>
                <w:szCs w:val="16"/>
              </w:rPr>
            </w:pPr>
            <w:r w:rsidRPr="00961721">
              <w:rPr>
                <w:rFonts w:ascii="Calibri" w:eastAsia="Calibri" w:hAnsi="Calibri" w:cs="Calibri"/>
                <w:color w:val="000000" w:themeColor="text1"/>
                <w:sz w:val="16"/>
                <w:szCs w:val="16"/>
              </w:rPr>
              <w:t>Listado de alertas</w:t>
            </w:r>
          </w:p>
        </w:tc>
        <w:tc>
          <w:tcPr>
            <w:tcW w:w="70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15" w:type="dxa"/>
              <w:left w:w="15" w:type="dxa"/>
              <w:right w:w="15" w:type="dxa"/>
            </w:tcMar>
            <w:vAlign w:val="center"/>
          </w:tcPr>
          <w:p w14:paraId="3A28CFC6" w14:textId="30D9EF32" w:rsidR="78E69AE6" w:rsidRPr="00961721" w:rsidRDefault="78E69AE6" w:rsidP="00FB190E">
            <w:pPr>
              <w:jc w:val="center"/>
              <w:rPr>
                <w:sz w:val="16"/>
                <w:szCs w:val="16"/>
              </w:rPr>
            </w:pPr>
          </w:p>
        </w:tc>
        <w:tc>
          <w:tcPr>
            <w:tcW w:w="8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15" w:type="dxa"/>
              <w:left w:w="15" w:type="dxa"/>
              <w:right w:w="15" w:type="dxa"/>
            </w:tcMar>
            <w:vAlign w:val="center"/>
          </w:tcPr>
          <w:p w14:paraId="144E3069" w14:textId="6CF4FED1" w:rsidR="78E69AE6" w:rsidRPr="00961721" w:rsidRDefault="78E69AE6" w:rsidP="00FB190E">
            <w:pPr>
              <w:jc w:val="center"/>
              <w:rPr>
                <w:sz w:val="16"/>
                <w:szCs w:val="16"/>
              </w:rPr>
            </w:pPr>
          </w:p>
        </w:tc>
        <w:tc>
          <w:tcPr>
            <w:tcW w:w="56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15" w:type="dxa"/>
              <w:left w:w="15" w:type="dxa"/>
              <w:right w:w="15" w:type="dxa"/>
            </w:tcMar>
            <w:vAlign w:val="center"/>
          </w:tcPr>
          <w:p w14:paraId="32140B47" w14:textId="7F4C7461" w:rsidR="78E69AE6" w:rsidRPr="00961721" w:rsidRDefault="78E69AE6" w:rsidP="00FB190E">
            <w:pPr>
              <w:jc w:val="center"/>
              <w:rPr>
                <w:sz w:val="16"/>
                <w:szCs w:val="16"/>
              </w:rPr>
            </w:pPr>
          </w:p>
        </w:tc>
        <w:tc>
          <w:tcPr>
            <w:tcW w:w="85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15" w:type="dxa"/>
              <w:left w:w="15" w:type="dxa"/>
              <w:right w:w="15" w:type="dxa"/>
            </w:tcMar>
            <w:vAlign w:val="center"/>
          </w:tcPr>
          <w:p w14:paraId="2D2446D7" w14:textId="2FA2D978" w:rsidR="78E69AE6" w:rsidRPr="00961721" w:rsidRDefault="78E69AE6" w:rsidP="00FB190E">
            <w:pPr>
              <w:jc w:val="center"/>
              <w:rPr>
                <w:sz w:val="16"/>
                <w:szCs w:val="16"/>
              </w:rPr>
            </w:pPr>
          </w:p>
        </w:tc>
        <w:tc>
          <w:tcPr>
            <w:tcW w:w="8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15" w:type="dxa"/>
              <w:left w:w="15" w:type="dxa"/>
              <w:right w:w="15" w:type="dxa"/>
            </w:tcMar>
            <w:vAlign w:val="center"/>
          </w:tcPr>
          <w:p w14:paraId="4A252654" w14:textId="029279E5" w:rsidR="78E69AE6" w:rsidRPr="00961721" w:rsidRDefault="78E69AE6" w:rsidP="00FB190E">
            <w:pPr>
              <w:spacing w:after="0"/>
              <w:jc w:val="center"/>
              <w:rPr>
                <w:sz w:val="16"/>
                <w:szCs w:val="16"/>
              </w:rPr>
            </w:pPr>
            <w:r w:rsidRPr="00961721">
              <w:rPr>
                <w:rFonts w:ascii="Calibri" w:eastAsia="Calibri" w:hAnsi="Calibri" w:cs="Calibri"/>
                <w:color w:val="000000" w:themeColor="text1"/>
                <w:sz w:val="16"/>
                <w:szCs w:val="16"/>
              </w:rPr>
              <w:t>379,75 €</w:t>
            </w:r>
          </w:p>
        </w:tc>
        <w:tc>
          <w:tcPr>
            <w:tcW w:w="85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15" w:type="dxa"/>
              <w:left w:w="15" w:type="dxa"/>
              <w:right w:w="15" w:type="dxa"/>
            </w:tcMar>
            <w:vAlign w:val="center"/>
          </w:tcPr>
          <w:p w14:paraId="658BA958" w14:textId="4A61263B" w:rsidR="78E69AE6" w:rsidRPr="00961721" w:rsidRDefault="78E69AE6" w:rsidP="00FB190E">
            <w:pPr>
              <w:jc w:val="center"/>
              <w:rPr>
                <w:sz w:val="16"/>
                <w:szCs w:val="16"/>
              </w:rPr>
            </w:pPr>
          </w:p>
        </w:tc>
      </w:tr>
      <w:tr w:rsidR="78E69AE6" w14:paraId="62B0F5B2" w14:textId="77777777" w:rsidTr="00FB190E">
        <w:trPr>
          <w:trHeight w:val="315"/>
        </w:trPr>
        <w:tc>
          <w:tcPr>
            <w:tcW w:w="57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15" w:type="dxa"/>
              <w:left w:w="15" w:type="dxa"/>
              <w:right w:w="15" w:type="dxa"/>
            </w:tcMar>
            <w:vAlign w:val="center"/>
          </w:tcPr>
          <w:p w14:paraId="1BE1971F" w14:textId="5191F229" w:rsidR="78E69AE6" w:rsidRPr="00961721" w:rsidRDefault="78E69AE6" w:rsidP="00FB190E">
            <w:pPr>
              <w:jc w:val="center"/>
              <w:rPr>
                <w:sz w:val="16"/>
                <w:szCs w:val="16"/>
              </w:rPr>
            </w:pPr>
          </w:p>
        </w:tc>
        <w:tc>
          <w:tcPr>
            <w:tcW w:w="57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15" w:type="dxa"/>
              <w:left w:w="15" w:type="dxa"/>
              <w:right w:w="15" w:type="dxa"/>
            </w:tcMar>
            <w:vAlign w:val="center"/>
          </w:tcPr>
          <w:p w14:paraId="1502716A" w14:textId="4020B04B" w:rsidR="78E69AE6" w:rsidRPr="00961721" w:rsidRDefault="78E69AE6" w:rsidP="00FB190E">
            <w:pPr>
              <w:jc w:val="center"/>
              <w:rPr>
                <w:sz w:val="16"/>
                <w:szCs w:val="16"/>
              </w:rPr>
            </w:pPr>
          </w:p>
        </w:tc>
        <w:tc>
          <w:tcPr>
            <w:tcW w:w="57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15" w:type="dxa"/>
              <w:left w:w="15" w:type="dxa"/>
              <w:right w:w="15" w:type="dxa"/>
            </w:tcMar>
            <w:vAlign w:val="center"/>
          </w:tcPr>
          <w:p w14:paraId="7B317B77" w14:textId="2657AB5E" w:rsidR="78E69AE6" w:rsidRPr="00961721" w:rsidRDefault="78E69AE6" w:rsidP="00FB190E">
            <w:pPr>
              <w:spacing w:after="0"/>
              <w:jc w:val="center"/>
              <w:rPr>
                <w:sz w:val="16"/>
                <w:szCs w:val="16"/>
              </w:rPr>
            </w:pPr>
            <w:r w:rsidRPr="00961721">
              <w:rPr>
                <w:rFonts w:ascii="Calibri" w:eastAsia="Calibri" w:hAnsi="Calibri" w:cs="Calibri"/>
                <w:color w:val="000000" w:themeColor="text1"/>
                <w:sz w:val="16"/>
                <w:szCs w:val="16"/>
              </w:rPr>
              <w:t>1</w:t>
            </w:r>
          </w:p>
        </w:tc>
        <w:tc>
          <w:tcPr>
            <w:tcW w:w="210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15" w:type="dxa"/>
              <w:left w:w="135" w:type="dxa"/>
              <w:right w:w="15" w:type="dxa"/>
            </w:tcMar>
            <w:vAlign w:val="center"/>
          </w:tcPr>
          <w:p w14:paraId="36B28B39" w14:textId="329C1ED5" w:rsidR="78E69AE6" w:rsidRPr="00961721" w:rsidRDefault="78E69AE6" w:rsidP="78E69AE6">
            <w:pPr>
              <w:spacing w:after="0"/>
              <w:jc w:val="left"/>
              <w:rPr>
                <w:sz w:val="16"/>
                <w:szCs w:val="16"/>
              </w:rPr>
            </w:pPr>
            <w:r w:rsidRPr="00961721">
              <w:rPr>
                <w:rFonts w:ascii="Calibri" w:eastAsia="Calibri" w:hAnsi="Calibri" w:cs="Calibri"/>
                <w:color w:val="000000" w:themeColor="text1"/>
                <w:sz w:val="16"/>
                <w:szCs w:val="16"/>
              </w:rPr>
              <w:t>Desarrollador Junior</w:t>
            </w:r>
          </w:p>
        </w:tc>
        <w:tc>
          <w:tcPr>
            <w:tcW w:w="70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15" w:type="dxa"/>
              <w:left w:w="15" w:type="dxa"/>
              <w:right w:w="15" w:type="dxa"/>
            </w:tcMar>
            <w:vAlign w:val="center"/>
          </w:tcPr>
          <w:p w14:paraId="0065B2FE" w14:textId="5D2645B1" w:rsidR="78E69AE6" w:rsidRPr="00961721" w:rsidRDefault="78E69AE6" w:rsidP="00FB190E">
            <w:pPr>
              <w:spacing w:after="0"/>
              <w:jc w:val="center"/>
              <w:rPr>
                <w:sz w:val="16"/>
                <w:szCs w:val="16"/>
              </w:rPr>
            </w:pPr>
            <w:r w:rsidRPr="00961721">
              <w:rPr>
                <w:rFonts w:ascii="Calibri" w:eastAsia="Calibri" w:hAnsi="Calibri" w:cs="Calibri"/>
                <w:color w:val="000000" w:themeColor="text1"/>
                <w:sz w:val="16"/>
                <w:szCs w:val="16"/>
              </w:rPr>
              <w:t>11,43</w:t>
            </w:r>
          </w:p>
        </w:tc>
        <w:tc>
          <w:tcPr>
            <w:tcW w:w="8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15" w:type="dxa"/>
              <w:left w:w="15" w:type="dxa"/>
              <w:right w:w="15" w:type="dxa"/>
            </w:tcMar>
            <w:vAlign w:val="center"/>
          </w:tcPr>
          <w:p w14:paraId="583C5DC9" w14:textId="6E6EA842" w:rsidR="78E69AE6" w:rsidRPr="00961721" w:rsidRDefault="78E69AE6" w:rsidP="00FB190E">
            <w:pPr>
              <w:spacing w:after="0"/>
              <w:jc w:val="center"/>
              <w:rPr>
                <w:sz w:val="16"/>
                <w:szCs w:val="16"/>
              </w:rPr>
            </w:pPr>
            <w:r w:rsidRPr="00961721">
              <w:rPr>
                <w:rFonts w:ascii="Calibri" w:eastAsia="Calibri" w:hAnsi="Calibri" w:cs="Calibri"/>
                <w:color w:val="000000" w:themeColor="text1"/>
                <w:sz w:val="16"/>
                <w:szCs w:val="16"/>
              </w:rPr>
              <w:t>horas</w:t>
            </w:r>
          </w:p>
        </w:tc>
        <w:tc>
          <w:tcPr>
            <w:tcW w:w="56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15" w:type="dxa"/>
              <w:left w:w="15" w:type="dxa"/>
              <w:right w:w="15" w:type="dxa"/>
            </w:tcMar>
            <w:vAlign w:val="center"/>
          </w:tcPr>
          <w:p w14:paraId="517DE095" w14:textId="7394EB9E" w:rsidR="78E69AE6" w:rsidRPr="00961721" w:rsidRDefault="78E69AE6" w:rsidP="00FB190E">
            <w:pPr>
              <w:spacing w:after="0"/>
              <w:jc w:val="center"/>
              <w:rPr>
                <w:sz w:val="16"/>
                <w:szCs w:val="16"/>
              </w:rPr>
            </w:pPr>
            <w:r w:rsidRPr="00961721">
              <w:rPr>
                <w:rFonts w:ascii="Calibri" w:eastAsia="Calibri" w:hAnsi="Calibri" w:cs="Calibri"/>
                <w:color w:val="000000" w:themeColor="text1"/>
                <w:sz w:val="16"/>
                <w:szCs w:val="16"/>
              </w:rPr>
              <w:t>33,22</w:t>
            </w:r>
            <w:r w:rsidR="0009400F">
              <w:rPr>
                <w:rFonts w:ascii="Calibri" w:eastAsia="Calibri" w:hAnsi="Calibri" w:cs="Calibri"/>
                <w:color w:val="000000" w:themeColor="text1"/>
                <w:sz w:val="16"/>
                <w:szCs w:val="16"/>
              </w:rPr>
              <w:t>€</w:t>
            </w:r>
          </w:p>
        </w:tc>
        <w:tc>
          <w:tcPr>
            <w:tcW w:w="85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15" w:type="dxa"/>
              <w:left w:w="15" w:type="dxa"/>
              <w:right w:w="15" w:type="dxa"/>
            </w:tcMar>
            <w:vAlign w:val="center"/>
          </w:tcPr>
          <w:p w14:paraId="6E1F5D51" w14:textId="0BC653D4" w:rsidR="78E69AE6" w:rsidRPr="00961721" w:rsidRDefault="78E69AE6" w:rsidP="00FB190E">
            <w:pPr>
              <w:spacing w:after="0"/>
              <w:jc w:val="center"/>
              <w:rPr>
                <w:sz w:val="16"/>
                <w:szCs w:val="16"/>
              </w:rPr>
            </w:pPr>
            <w:r w:rsidRPr="00961721">
              <w:rPr>
                <w:rFonts w:ascii="Calibri" w:eastAsia="Calibri" w:hAnsi="Calibri" w:cs="Calibri"/>
                <w:color w:val="000000" w:themeColor="text1"/>
                <w:sz w:val="16"/>
                <w:szCs w:val="16"/>
              </w:rPr>
              <w:t>379,75 €</w:t>
            </w:r>
          </w:p>
        </w:tc>
        <w:tc>
          <w:tcPr>
            <w:tcW w:w="8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15" w:type="dxa"/>
              <w:left w:w="15" w:type="dxa"/>
              <w:right w:w="15" w:type="dxa"/>
            </w:tcMar>
            <w:vAlign w:val="center"/>
          </w:tcPr>
          <w:p w14:paraId="620A2A10" w14:textId="7DF2B974" w:rsidR="78E69AE6" w:rsidRPr="00961721" w:rsidRDefault="78E69AE6" w:rsidP="00FB190E">
            <w:pPr>
              <w:jc w:val="center"/>
              <w:rPr>
                <w:sz w:val="16"/>
                <w:szCs w:val="16"/>
              </w:rPr>
            </w:pPr>
          </w:p>
        </w:tc>
        <w:tc>
          <w:tcPr>
            <w:tcW w:w="85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15" w:type="dxa"/>
              <w:left w:w="15" w:type="dxa"/>
              <w:right w:w="15" w:type="dxa"/>
            </w:tcMar>
            <w:vAlign w:val="center"/>
          </w:tcPr>
          <w:p w14:paraId="313A73F7" w14:textId="237A964C" w:rsidR="78E69AE6" w:rsidRPr="00961721" w:rsidRDefault="78E69AE6" w:rsidP="00FB190E">
            <w:pPr>
              <w:jc w:val="center"/>
              <w:rPr>
                <w:sz w:val="16"/>
                <w:szCs w:val="16"/>
              </w:rPr>
            </w:pPr>
          </w:p>
        </w:tc>
      </w:tr>
      <w:tr w:rsidR="78E69AE6" w14:paraId="3149B5A2" w14:textId="77777777" w:rsidTr="00FB190E">
        <w:trPr>
          <w:trHeight w:val="315"/>
        </w:trPr>
        <w:tc>
          <w:tcPr>
            <w:tcW w:w="57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15" w:type="dxa"/>
              <w:left w:w="15" w:type="dxa"/>
              <w:right w:w="15" w:type="dxa"/>
            </w:tcMar>
            <w:vAlign w:val="center"/>
          </w:tcPr>
          <w:p w14:paraId="54DCF5A4" w14:textId="60A54924" w:rsidR="78E69AE6" w:rsidRPr="00961721" w:rsidRDefault="78E69AE6" w:rsidP="00FB190E">
            <w:pPr>
              <w:jc w:val="center"/>
              <w:rPr>
                <w:sz w:val="16"/>
                <w:szCs w:val="16"/>
              </w:rPr>
            </w:pPr>
          </w:p>
        </w:tc>
        <w:tc>
          <w:tcPr>
            <w:tcW w:w="57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15" w:type="dxa"/>
              <w:left w:w="15" w:type="dxa"/>
              <w:right w:w="15" w:type="dxa"/>
            </w:tcMar>
            <w:vAlign w:val="center"/>
          </w:tcPr>
          <w:p w14:paraId="220AC4AE" w14:textId="2D12759A" w:rsidR="78E69AE6" w:rsidRPr="00961721" w:rsidRDefault="78E69AE6" w:rsidP="00FB190E">
            <w:pPr>
              <w:spacing w:after="0"/>
              <w:jc w:val="center"/>
              <w:rPr>
                <w:sz w:val="16"/>
                <w:szCs w:val="16"/>
              </w:rPr>
            </w:pPr>
            <w:r w:rsidRPr="00961721">
              <w:rPr>
                <w:rFonts w:ascii="Calibri" w:eastAsia="Calibri" w:hAnsi="Calibri" w:cs="Calibri"/>
                <w:color w:val="000000" w:themeColor="text1"/>
                <w:sz w:val="16"/>
                <w:szCs w:val="16"/>
              </w:rPr>
              <w:t>07</w:t>
            </w:r>
          </w:p>
        </w:tc>
        <w:tc>
          <w:tcPr>
            <w:tcW w:w="57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15" w:type="dxa"/>
              <w:left w:w="15" w:type="dxa"/>
              <w:right w:w="15" w:type="dxa"/>
            </w:tcMar>
            <w:vAlign w:val="center"/>
          </w:tcPr>
          <w:p w14:paraId="5DD9B224" w14:textId="7D58E3A5" w:rsidR="78E69AE6" w:rsidRPr="00961721" w:rsidRDefault="78E69AE6" w:rsidP="00FB190E">
            <w:pPr>
              <w:jc w:val="center"/>
              <w:rPr>
                <w:sz w:val="16"/>
                <w:szCs w:val="16"/>
              </w:rPr>
            </w:pPr>
          </w:p>
        </w:tc>
        <w:tc>
          <w:tcPr>
            <w:tcW w:w="210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15" w:type="dxa"/>
              <w:left w:w="15" w:type="dxa"/>
              <w:right w:w="15" w:type="dxa"/>
            </w:tcMar>
            <w:vAlign w:val="center"/>
          </w:tcPr>
          <w:p w14:paraId="4295DA9D" w14:textId="4AF501E7" w:rsidR="78E69AE6" w:rsidRPr="00961721" w:rsidRDefault="78E69AE6" w:rsidP="00FB190E">
            <w:pPr>
              <w:spacing w:after="0"/>
              <w:jc w:val="left"/>
              <w:rPr>
                <w:sz w:val="16"/>
                <w:szCs w:val="16"/>
              </w:rPr>
            </w:pPr>
            <w:r w:rsidRPr="00961721">
              <w:rPr>
                <w:rFonts w:ascii="Calibri" w:eastAsia="Calibri" w:hAnsi="Calibri" w:cs="Calibri"/>
                <w:color w:val="000000" w:themeColor="text1"/>
                <w:sz w:val="16"/>
                <w:szCs w:val="16"/>
              </w:rPr>
              <w:t>Notificaciones push para las alertas</w:t>
            </w:r>
          </w:p>
        </w:tc>
        <w:tc>
          <w:tcPr>
            <w:tcW w:w="70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15" w:type="dxa"/>
              <w:left w:w="15" w:type="dxa"/>
              <w:right w:w="15" w:type="dxa"/>
            </w:tcMar>
            <w:vAlign w:val="center"/>
          </w:tcPr>
          <w:p w14:paraId="67C72478" w14:textId="1FB3057B" w:rsidR="78E69AE6" w:rsidRPr="00961721" w:rsidRDefault="78E69AE6" w:rsidP="00FB190E">
            <w:pPr>
              <w:jc w:val="center"/>
              <w:rPr>
                <w:sz w:val="16"/>
                <w:szCs w:val="16"/>
              </w:rPr>
            </w:pPr>
          </w:p>
        </w:tc>
        <w:tc>
          <w:tcPr>
            <w:tcW w:w="8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15" w:type="dxa"/>
              <w:left w:w="15" w:type="dxa"/>
              <w:right w:w="15" w:type="dxa"/>
            </w:tcMar>
            <w:vAlign w:val="center"/>
          </w:tcPr>
          <w:p w14:paraId="483313E2" w14:textId="2DDD4986" w:rsidR="78E69AE6" w:rsidRPr="00961721" w:rsidRDefault="78E69AE6" w:rsidP="00FB190E">
            <w:pPr>
              <w:jc w:val="center"/>
              <w:rPr>
                <w:sz w:val="16"/>
                <w:szCs w:val="16"/>
              </w:rPr>
            </w:pPr>
          </w:p>
        </w:tc>
        <w:tc>
          <w:tcPr>
            <w:tcW w:w="56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15" w:type="dxa"/>
              <w:left w:w="15" w:type="dxa"/>
              <w:right w:w="15" w:type="dxa"/>
            </w:tcMar>
            <w:vAlign w:val="center"/>
          </w:tcPr>
          <w:p w14:paraId="23FDDD7C" w14:textId="526AF283" w:rsidR="78E69AE6" w:rsidRPr="00961721" w:rsidRDefault="78E69AE6" w:rsidP="00FB190E">
            <w:pPr>
              <w:jc w:val="center"/>
              <w:rPr>
                <w:sz w:val="16"/>
                <w:szCs w:val="16"/>
              </w:rPr>
            </w:pPr>
          </w:p>
        </w:tc>
        <w:tc>
          <w:tcPr>
            <w:tcW w:w="85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15" w:type="dxa"/>
              <w:left w:w="15" w:type="dxa"/>
              <w:right w:w="15" w:type="dxa"/>
            </w:tcMar>
            <w:vAlign w:val="center"/>
          </w:tcPr>
          <w:p w14:paraId="3FC6BB45" w14:textId="67902F2E" w:rsidR="78E69AE6" w:rsidRPr="00961721" w:rsidRDefault="78E69AE6" w:rsidP="00FB190E">
            <w:pPr>
              <w:jc w:val="center"/>
              <w:rPr>
                <w:sz w:val="16"/>
                <w:szCs w:val="16"/>
              </w:rPr>
            </w:pPr>
          </w:p>
        </w:tc>
        <w:tc>
          <w:tcPr>
            <w:tcW w:w="8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15" w:type="dxa"/>
              <w:left w:w="15" w:type="dxa"/>
              <w:right w:w="15" w:type="dxa"/>
            </w:tcMar>
            <w:vAlign w:val="center"/>
          </w:tcPr>
          <w:p w14:paraId="5C04B232" w14:textId="57D9B6ED" w:rsidR="78E69AE6" w:rsidRPr="00961721" w:rsidRDefault="78E69AE6" w:rsidP="00FB190E">
            <w:pPr>
              <w:spacing w:after="0"/>
              <w:jc w:val="center"/>
              <w:rPr>
                <w:sz w:val="16"/>
                <w:szCs w:val="16"/>
              </w:rPr>
            </w:pPr>
            <w:r w:rsidRPr="00961721">
              <w:rPr>
                <w:rFonts w:ascii="Calibri" w:eastAsia="Calibri" w:hAnsi="Calibri" w:cs="Calibri"/>
                <w:color w:val="000000" w:themeColor="text1"/>
                <w:sz w:val="16"/>
                <w:szCs w:val="16"/>
              </w:rPr>
              <w:t>365,46 €</w:t>
            </w:r>
          </w:p>
        </w:tc>
        <w:tc>
          <w:tcPr>
            <w:tcW w:w="85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15" w:type="dxa"/>
              <w:left w:w="15" w:type="dxa"/>
              <w:right w:w="15" w:type="dxa"/>
            </w:tcMar>
            <w:vAlign w:val="center"/>
          </w:tcPr>
          <w:p w14:paraId="558655DC" w14:textId="4D53D261" w:rsidR="78E69AE6" w:rsidRPr="00961721" w:rsidRDefault="78E69AE6" w:rsidP="00FB190E">
            <w:pPr>
              <w:jc w:val="center"/>
              <w:rPr>
                <w:sz w:val="16"/>
                <w:szCs w:val="16"/>
              </w:rPr>
            </w:pPr>
          </w:p>
        </w:tc>
      </w:tr>
      <w:tr w:rsidR="78E69AE6" w14:paraId="371F9FCA" w14:textId="77777777" w:rsidTr="00FB190E">
        <w:trPr>
          <w:trHeight w:val="315"/>
        </w:trPr>
        <w:tc>
          <w:tcPr>
            <w:tcW w:w="57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15" w:type="dxa"/>
              <w:left w:w="15" w:type="dxa"/>
              <w:right w:w="15" w:type="dxa"/>
            </w:tcMar>
            <w:vAlign w:val="center"/>
          </w:tcPr>
          <w:p w14:paraId="0E470CFB" w14:textId="75C7118C" w:rsidR="78E69AE6" w:rsidRPr="00961721" w:rsidRDefault="78E69AE6" w:rsidP="00FB190E">
            <w:pPr>
              <w:jc w:val="center"/>
              <w:rPr>
                <w:sz w:val="16"/>
                <w:szCs w:val="16"/>
              </w:rPr>
            </w:pPr>
          </w:p>
        </w:tc>
        <w:tc>
          <w:tcPr>
            <w:tcW w:w="57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15" w:type="dxa"/>
              <w:left w:w="15" w:type="dxa"/>
              <w:right w:w="15" w:type="dxa"/>
            </w:tcMar>
            <w:vAlign w:val="center"/>
          </w:tcPr>
          <w:p w14:paraId="6CB1A226" w14:textId="56722B61" w:rsidR="78E69AE6" w:rsidRPr="00961721" w:rsidRDefault="78E69AE6" w:rsidP="00FB190E">
            <w:pPr>
              <w:jc w:val="center"/>
              <w:rPr>
                <w:sz w:val="16"/>
                <w:szCs w:val="16"/>
              </w:rPr>
            </w:pPr>
          </w:p>
        </w:tc>
        <w:tc>
          <w:tcPr>
            <w:tcW w:w="57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15" w:type="dxa"/>
              <w:left w:w="15" w:type="dxa"/>
              <w:right w:w="15" w:type="dxa"/>
            </w:tcMar>
            <w:vAlign w:val="center"/>
          </w:tcPr>
          <w:p w14:paraId="569044A1" w14:textId="17FFB7CD" w:rsidR="78E69AE6" w:rsidRPr="00961721" w:rsidRDefault="78E69AE6" w:rsidP="00FB190E">
            <w:pPr>
              <w:spacing w:after="0"/>
              <w:jc w:val="center"/>
              <w:rPr>
                <w:sz w:val="16"/>
                <w:szCs w:val="16"/>
              </w:rPr>
            </w:pPr>
            <w:r w:rsidRPr="00961721">
              <w:rPr>
                <w:rFonts w:ascii="Calibri" w:eastAsia="Calibri" w:hAnsi="Calibri" w:cs="Calibri"/>
                <w:color w:val="000000" w:themeColor="text1"/>
                <w:sz w:val="16"/>
                <w:szCs w:val="16"/>
              </w:rPr>
              <w:t>1</w:t>
            </w:r>
          </w:p>
        </w:tc>
        <w:tc>
          <w:tcPr>
            <w:tcW w:w="210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15" w:type="dxa"/>
              <w:left w:w="135" w:type="dxa"/>
              <w:right w:w="15" w:type="dxa"/>
            </w:tcMar>
            <w:vAlign w:val="center"/>
          </w:tcPr>
          <w:p w14:paraId="76BC2D10" w14:textId="2B34E31B" w:rsidR="78E69AE6" w:rsidRPr="00961721" w:rsidRDefault="78E69AE6" w:rsidP="78E69AE6">
            <w:pPr>
              <w:spacing w:after="0"/>
              <w:jc w:val="left"/>
              <w:rPr>
                <w:sz w:val="16"/>
                <w:szCs w:val="16"/>
              </w:rPr>
            </w:pPr>
            <w:r w:rsidRPr="00961721">
              <w:rPr>
                <w:rFonts w:ascii="Calibri" w:eastAsia="Calibri" w:hAnsi="Calibri" w:cs="Calibri"/>
                <w:color w:val="000000" w:themeColor="text1"/>
                <w:sz w:val="16"/>
                <w:szCs w:val="16"/>
              </w:rPr>
              <w:t>Desarrollador Junior</w:t>
            </w:r>
          </w:p>
        </w:tc>
        <w:tc>
          <w:tcPr>
            <w:tcW w:w="70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15" w:type="dxa"/>
              <w:left w:w="15" w:type="dxa"/>
              <w:right w:w="15" w:type="dxa"/>
            </w:tcMar>
            <w:vAlign w:val="center"/>
          </w:tcPr>
          <w:p w14:paraId="4526C314" w14:textId="7900D035" w:rsidR="78E69AE6" w:rsidRPr="00961721" w:rsidRDefault="78E69AE6" w:rsidP="00FB190E">
            <w:pPr>
              <w:spacing w:after="0"/>
              <w:jc w:val="center"/>
              <w:rPr>
                <w:sz w:val="16"/>
                <w:szCs w:val="16"/>
              </w:rPr>
            </w:pPr>
            <w:r w:rsidRPr="00961721">
              <w:rPr>
                <w:rFonts w:ascii="Calibri" w:eastAsia="Calibri" w:hAnsi="Calibri" w:cs="Calibri"/>
                <w:color w:val="000000" w:themeColor="text1"/>
                <w:sz w:val="16"/>
                <w:szCs w:val="16"/>
              </w:rPr>
              <w:t>11</w:t>
            </w:r>
          </w:p>
        </w:tc>
        <w:tc>
          <w:tcPr>
            <w:tcW w:w="8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15" w:type="dxa"/>
              <w:left w:w="15" w:type="dxa"/>
              <w:right w:w="15" w:type="dxa"/>
            </w:tcMar>
            <w:vAlign w:val="center"/>
          </w:tcPr>
          <w:p w14:paraId="60BAC202" w14:textId="30BE30BD" w:rsidR="78E69AE6" w:rsidRPr="00961721" w:rsidRDefault="78E69AE6" w:rsidP="00FB190E">
            <w:pPr>
              <w:spacing w:after="0"/>
              <w:jc w:val="center"/>
              <w:rPr>
                <w:sz w:val="16"/>
                <w:szCs w:val="16"/>
              </w:rPr>
            </w:pPr>
            <w:r w:rsidRPr="00961721">
              <w:rPr>
                <w:rFonts w:ascii="Calibri" w:eastAsia="Calibri" w:hAnsi="Calibri" w:cs="Calibri"/>
                <w:color w:val="000000" w:themeColor="text1"/>
                <w:sz w:val="16"/>
                <w:szCs w:val="16"/>
              </w:rPr>
              <w:t>horas</w:t>
            </w:r>
          </w:p>
        </w:tc>
        <w:tc>
          <w:tcPr>
            <w:tcW w:w="56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15" w:type="dxa"/>
              <w:left w:w="15" w:type="dxa"/>
              <w:right w:w="15" w:type="dxa"/>
            </w:tcMar>
            <w:vAlign w:val="center"/>
          </w:tcPr>
          <w:p w14:paraId="0CFB0481" w14:textId="2687A566" w:rsidR="78E69AE6" w:rsidRPr="00961721" w:rsidRDefault="78E69AE6" w:rsidP="00FB190E">
            <w:pPr>
              <w:spacing w:after="0"/>
              <w:jc w:val="center"/>
              <w:rPr>
                <w:sz w:val="16"/>
                <w:szCs w:val="16"/>
              </w:rPr>
            </w:pPr>
            <w:r w:rsidRPr="00961721">
              <w:rPr>
                <w:rFonts w:ascii="Calibri" w:eastAsia="Calibri" w:hAnsi="Calibri" w:cs="Calibri"/>
                <w:color w:val="000000" w:themeColor="text1"/>
                <w:sz w:val="16"/>
                <w:szCs w:val="16"/>
              </w:rPr>
              <w:t>33,22</w:t>
            </w:r>
            <w:r w:rsidR="0009400F">
              <w:rPr>
                <w:rFonts w:ascii="Calibri" w:eastAsia="Calibri" w:hAnsi="Calibri" w:cs="Calibri"/>
                <w:color w:val="000000" w:themeColor="text1"/>
                <w:sz w:val="16"/>
                <w:szCs w:val="16"/>
              </w:rPr>
              <w:t>€</w:t>
            </w:r>
          </w:p>
        </w:tc>
        <w:tc>
          <w:tcPr>
            <w:tcW w:w="85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15" w:type="dxa"/>
              <w:left w:w="15" w:type="dxa"/>
              <w:right w:w="15" w:type="dxa"/>
            </w:tcMar>
            <w:vAlign w:val="center"/>
          </w:tcPr>
          <w:p w14:paraId="2A496EFA" w14:textId="0BB4AAF2" w:rsidR="78E69AE6" w:rsidRPr="00961721" w:rsidRDefault="78E69AE6" w:rsidP="00FB190E">
            <w:pPr>
              <w:spacing w:after="0"/>
              <w:jc w:val="center"/>
              <w:rPr>
                <w:sz w:val="16"/>
                <w:szCs w:val="16"/>
              </w:rPr>
            </w:pPr>
            <w:r w:rsidRPr="00961721">
              <w:rPr>
                <w:rFonts w:ascii="Calibri" w:eastAsia="Calibri" w:hAnsi="Calibri" w:cs="Calibri"/>
                <w:color w:val="000000" w:themeColor="text1"/>
                <w:sz w:val="16"/>
                <w:szCs w:val="16"/>
              </w:rPr>
              <w:t>365,46 €</w:t>
            </w:r>
          </w:p>
        </w:tc>
        <w:tc>
          <w:tcPr>
            <w:tcW w:w="8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15" w:type="dxa"/>
              <w:left w:w="15" w:type="dxa"/>
              <w:right w:w="15" w:type="dxa"/>
            </w:tcMar>
            <w:vAlign w:val="center"/>
          </w:tcPr>
          <w:p w14:paraId="0BF8E3D8" w14:textId="56F3F45C" w:rsidR="78E69AE6" w:rsidRPr="00961721" w:rsidRDefault="78E69AE6" w:rsidP="00FB190E">
            <w:pPr>
              <w:jc w:val="center"/>
              <w:rPr>
                <w:sz w:val="16"/>
                <w:szCs w:val="16"/>
              </w:rPr>
            </w:pPr>
          </w:p>
        </w:tc>
        <w:tc>
          <w:tcPr>
            <w:tcW w:w="85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15" w:type="dxa"/>
              <w:left w:w="15" w:type="dxa"/>
              <w:right w:w="15" w:type="dxa"/>
            </w:tcMar>
            <w:vAlign w:val="center"/>
          </w:tcPr>
          <w:p w14:paraId="69DA7286" w14:textId="2E14F778" w:rsidR="78E69AE6" w:rsidRPr="00961721" w:rsidRDefault="78E69AE6" w:rsidP="00FB190E">
            <w:pPr>
              <w:jc w:val="center"/>
              <w:rPr>
                <w:sz w:val="16"/>
                <w:szCs w:val="16"/>
              </w:rPr>
            </w:pPr>
          </w:p>
        </w:tc>
      </w:tr>
      <w:tr w:rsidR="78E69AE6" w14:paraId="60BC4ECE" w14:textId="77777777" w:rsidTr="00FB190E">
        <w:trPr>
          <w:trHeight w:val="315"/>
        </w:trPr>
        <w:tc>
          <w:tcPr>
            <w:tcW w:w="57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15" w:type="dxa"/>
              <w:left w:w="15" w:type="dxa"/>
              <w:right w:w="15" w:type="dxa"/>
            </w:tcMar>
            <w:vAlign w:val="center"/>
          </w:tcPr>
          <w:p w14:paraId="75DA6C30" w14:textId="58A11BDD" w:rsidR="78E69AE6" w:rsidRPr="00961721" w:rsidRDefault="78E69AE6" w:rsidP="00FB190E">
            <w:pPr>
              <w:jc w:val="center"/>
              <w:rPr>
                <w:sz w:val="16"/>
                <w:szCs w:val="16"/>
              </w:rPr>
            </w:pPr>
          </w:p>
        </w:tc>
        <w:tc>
          <w:tcPr>
            <w:tcW w:w="57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15" w:type="dxa"/>
              <w:left w:w="15" w:type="dxa"/>
              <w:right w:w="15" w:type="dxa"/>
            </w:tcMar>
            <w:vAlign w:val="center"/>
          </w:tcPr>
          <w:p w14:paraId="1CBE546D" w14:textId="7B2E0784" w:rsidR="78E69AE6" w:rsidRPr="00961721" w:rsidRDefault="78E69AE6" w:rsidP="00FB190E">
            <w:pPr>
              <w:spacing w:after="0"/>
              <w:jc w:val="center"/>
              <w:rPr>
                <w:sz w:val="16"/>
                <w:szCs w:val="16"/>
              </w:rPr>
            </w:pPr>
            <w:r w:rsidRPr="00961721">
              <w:rPr>
                <w:rFonts w:ascii="Calibri" w:eastAsia="Calibri" w:hAnsi="Calibri" w:cs="Calibri"/>
                <w:color w:val="000000" w:themeColor="text1"/>
                <w:sz w:val="16"/>
                <w:szCs w:val="16"/>
              </w:rPr>
              <w:t>08</w:t>
            </w:r>
          </w:p>
        </w:tc>
        <w:tc>
          <w:tcPr>
            <w:tcW w:w="57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15" w:type="dxa"/>
              <w:left w:w="15" w:type="dxa"/>
              <w:right w:w="15" w:type="dxa"/>
            </w:tcMar>
            <w:vAlign w:val="center"/>
          </w:tcPr>
          <w:p w14:paraId="60F340CE" w14:textId="04743066" w:rsidR="78E69AE6" w:rsidRPr="00961721" w:rsidRDefault="78E69AE6" w:rsidP="00FB190E">
            <w:pPr>
              <w:jc w:val="center"/>
              <w:rPr>
                <w:sz w:val="16"/>
                <w:szCs w:val="16"/>
              </w:rPr>
            </w:pPr>
          </w:p>
        </w:tc>
        <w:tc>
          <w:tcPr>
            <w:tcW w:w="210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15" w:type="dxa"/>
              <w:left w:w="15" w:type="dxa"/>
              <w:right w:w="15" w:type="dxa"/>
            </w:tcMar>
            <w:vAlign w:val="center"/>
          </w:tcPr>
          <w:p w14:paraId="322F9E74" w14:textId="0D4A4212" w:rsidR="78E69AE6" w:rsidRPr="00961721" w:rsidRDefault="78E69AE6" w:rsidP="00FB190E">
            <w:pPr>
              <w:spacing w:after="0"/>
              <w:jc w:val="left"/>
              <w:rPr>
                <w:sz w:val="16"/>
                <w:szCs w:val="16"/>
              </w:rPr>
            </w:pPr>
            <w:r w:rsidRPr="00961721">
              <w:rPr>
                <w:rFonts w:ascii="Calibri" w:eastAsia="Calibri" w:hAnsi="Calibri" w:cs="Calibri"/>
                <w:color w:val="000000" w:themeColor="text1"/>
                <w:sz w:val="16"/>
                <w:szCs w:val="16"/>
              </w:rPr>
              <w:t>Listado de conversaciones</w:t>
            </w:r>
          </w:p>
        </w:tc>
        <w:tc>
          <w:tcPr>
            <w:tcW w:w="70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15" w:type="dxa"/>
              <w:left w:w="15" w:type="dxa"/>
              <w:right w:w="15" w:type="dxa"/>
            </w:tcMar>
            <w:vAlign w:val="center"/>
          </w:tcPr>
          <w:p w14:paraId="37107B65" w14:textId="3130E2D2" w:rsidR="78E69AE6" w:rsidRPr="00961721" w:rsidRDefault="78E69AE6" w:rsidP="00FB190E">
            <w:pPr>
              <w:jc w:val="center"/>
              <w:rPr>
                <w:sz w:val="16"/>
                <w:szCs w:val="16"/>
              </w:rPr>
            </w:pPr>
          </w:p>
        </w:tc>
        <w:tc>
          <w:tcPr>
            <w:tcW w:w="8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15" w:type="dxa"/>
              <w:left w:w="15" w:type="dxa"/>
              <w:right w:w="15" w:type="dxa"/>
            </w:tcMar>
            <w:vAlign w:val="center"/>
          </w:tcPr>
          <w:p w14:paraId="73915DE7" w14:textId="33915AD5" w:rsidR="78E69AE6" w:rsidRPr="00961721" w:rsidRDefault="78E69AE6" w:rsidP="00FB190E">
            <w:pPr>
              <w:jc w:val="center"/>
              <w:rPr>
                <w:sz w:val="16"/>
                <w:szCs w:val="16"/>
              </w:rPr>
            </w:pPr>
          </w:p>
        </w:tc>
        <w:tc>
          <w:tcPr>
            <w:tcW w:w="56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15" w:type="dxa"/>
              <w:left w:w="15" w:type="dxa"/>
              <w:right w:w="15" w:type="dxa"/>
            </w:tcMar>
            <w:vAlign w:val="center"/>
          </w:tcPr>
          <w:p w14:paraId="035495DB" w14:textId="3C3136C6" w:rsidR="78E69AE6" w:rsidRPr="00961721" w:rsidRDefault="78E69AE6" w:rsidP="00FB190E">
            <w:pPr>
              <w:jc w:val="center"/>
              <w:rPr>
                <w:sz w:val="16"/>
                <w:szCs w:val="16"/>
              </w:rPr>
            </w:pPr>
          </w:p>
        </w:tc>
        <w:tc>
          <w:tcPr>
            <w:tcW w:w="85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15" w:type="dxa"/>
              <w:left w:w="15" w:type="dxa"/>
              <w:right w:w="15" w:type="dxa"/>
            </w:tcMar>
            <w:vAlign w:val="center"/>
          </w:tcPr>
          <w:p w14:paraId="71A6A65E" w14:textId="70314EC6" w:rsidR="78E69AE6" w:rsidRPr="00961721" w:rsidRDefault="78E69AE6" w:rsidP="00FB190E">
            <w:pPr>
              <w:jc w:val="center"/>
              <w:rPr>
                <w:sz w:val="16"/>
                <w:szCs w:val="16"/>
              </w:rPr>
            </w:pPr>
          </w:p>
        </w:tc>
        <w:tc>
          <w:tcPr>
            <w:tcW w:w="8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15" w:type="dxa"/>
              <w:left w:w="15" w:type="dxa"/>
              <w:right w:w="15" w:type="dxa"/>
            </w:tcMar>
            <w:vAlign w:val="center"/>
          </w:tcPr>
          <w:p w14:paraId="1492B742" w14:textId="7957AD9E" w:rsidR="78E69AE6" w:rsidRPr="00961721" w:rsidRDefault="78E69AE6" w:rsidP="00FB190E">
            <w:pPr>
              <w:spacing w:after="0"/>
              <w:jc w:val="center"/>
              <w:rPr>
                <w:sz w:val="16"/>
                <w:szCs w:val="16"/>
              </w:rPr>
            </w:pPr>
            <w:r w:rsidRPr="00961721">
              <w:rPr>
                <w:rFonts w:ascii="Calibri" w:eastAsia="Calibri" w:hAnsi="Calibri" w:cs="Calibri"/>
                <w:color w:val="000000" w:themeColor="text1"/>
                <w:sz w:val="16"/>
                <w:szCs w:val="16"/>
              </w:rPr>
              <w:t>265,79 €</w:t>
            </w:r>
          </w:p>
        </w:tc>
        <w:tc>
          <w:tcPr>
            <w:tcW w:w="85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15" w:type="dxa"/>
              <w:left w:w="15" w:type="dxa"/>
              <w:right w:w="15" w:type="dxa"/>
            </w:tcMar>
            <w:vAlign w:val="center"/>
          </w:tcPr>
          <w:p w14:paraId="34365ABA" w14:textId="66BF133C" w:rsidR="78E69AE6" w:rsidRPr="00961721" w:rsidRDefault="78E69AE6" w:rsidP="00FB190E">
            <w:pPr>
              <w:jc w:val="center"/>
              <w:rPr>
                <w:sz w:val="16"/>
                <w:szCs w:val="16"/>
              </w:rPr>
            </w:pPr>
          </w:p>
        </w:tc>
      </w:tr>
      <w:tr w:rsidR="78E69AE6" w14:paraId="302BF1CF" w14:textId="77777777" w:rsidTr="00FB190E">
        <w:trPr>
          <w:trHeight w:val="315"/>
        </w:trPr>
        <w:tc>
          <w:tcPr>
            <w:tcW w:w="57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15" w:type="dxa"/>
              <w:left w:w="15" w:type="dxa"/>
              <w:right w:w="15" w:type="dxa"/>
            </w:tcMar>
            <w:vAlign w:val="center"/>
          </w:tcPr>
          <w:p w14:paraId="7C40ED1B" w14:textId="13FC39F2" w:rsidR="78E69AE6" w:rsidRPr="00961721" w:rsidRDefault="78E69AE6" w:rsidP="00FB190E">
            <w:pPr>
              <w:jc w:val="center"/>
              <w:rPr>
                <w:sz w:val="16"/>
                <w:szCs w:val="16"/>
              </w:rPr>
            </w:pPr>
          </w:p>
        </w:tc>
        <w:tc>
          <w:tcPr>
            <w:tcW w:w="57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15" w:type="dxa"/>
              <w:left w:w="15" w:type="dxa"/>
              <w:right w:w="15" w:type="dxa"/>
            </w:tcMar>
            <w:vAlign w:val="center"/>
          </w:tcPr>
          <w:p w14:paraId="74FF36B6" w14:textId="1AD1A3A8" w:rsidR="78E69AE6" w:rsidRPr="00961721" w:rsidRDefault="78E69AE6" w:rsidP="00FB190E">
            <w:pPr>
              <w:jc w:val="center"/>
              <w:rPr>
                <w:sz w:val="16"/>
                <w:szCs w:val="16"/>
              </w:rPr>
            </w:pPr>
          </w:p>
        </w:tc>
        <w:tc>
          <w:tcPr>
            <w:tcW w:w="57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15" w:type="dxa"/>
              <w:left w:w="15" w:type="dxa"/>
              <w:right w:w="15" w:type="dxa"/>
            </w:tcMar>
            <w:vAlign w:val="center"/>
          </w:tcPr>
          <w:p w14:paraId="3CC80C99" w14:textId="494220CE" w:rsidR="78E69AE6" w:rsidRPr="00961721" w:rsidRDefault="78E69AE6" w:rsidP="00FB190E">
            <w:pPr>
              <w:spacing w:after="0"/>
              <w:jc w:val="center"/>
              <w:rPr>
                <w:sz w:val="16"/>
                <w:szCs w:val="16"/>
              </w:rPr>
            </w:pPr>
            <w:r w:rsidRPr="00961721">
              <w:rPr>
                <w:rFonts w:ascii="Calibri" w:eastAsia="Calibri" w:hAnsi="Calibri" w:cs="Calibri"/>
                <w:color w:val="000000" w:themeColor="text1"/>
                <w:sz w:val="16"/>
                <w:szCs w:val="16"/>
              </w:rPr>
              <w:t>1</w:t>
            </w:r>
          </w:p>
        </w:tc>
        <w:tc>
          <w:tcPr>
            <w:tcW w:w="210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15" w:type="dxa"/>
              <w:left w:w="135" w:type="dxa"/>
              <w:right w:w="15" w:type="dxa"/>
            </w:tcMar>
            <w:vAlign w:val="center"/>
          </w:tcPr>
          <w:p w14:paraId="2F5EE977" w14:textId="27CE040C" w:rsidR="78E69AE6" w:rsidRPr="00961721" w:rsidRDefault="78E69AE6" w:rsidP="78E69AE6">
            <w:pPr>
              <w:spacing w:after="0"/>
              <w:jc w:val="left"/>
              <w:rPr>
                <w:sz w:val="16"/>
                <w:szCs w:val="16"/>
              </w:rPr>
            </w:pPr>
            <w:r w:rsidRPr="00961721">
              <w:rPr>
                <w:rFonts w:ascii="Calibri" w:eastAsia="Calibri" w:hAnsi="Calibri" w:cs="Calibri"/>
                <w:color w:val="000000" w:themeColor="text1"/>
                <w:sz w:val="16"/>
                <w:szCs w:val="16"/>
              </w:rPr>
              <w:t>Desarrollador Junior</w:t>
            </w:r>
          </w:p>
        </w:tc>
        <w:tc>
          <w:tcPr>
            <w:tcW w:w="70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15" w:type="dxa"/>
              <w:left w:w="15" w:type="dxa"/>
              <w:right w:w="15" w:type="dxa"/>
            </w:tcMar>
            <w:vAlign w:val="center"/>
          </w:tcPr>
          <w:p w14:paraId="03A5642A" w14:textId="07F086D6" w:rsidR="78E69AE6" w:rsidRPr="00961721" w:rsidRDefault="78E69AE6" w:rsidP="00FB190E">
            <w:pPr>
              <w:spacing w:after="0"/>
              <w:jc w:val="center"/>
              <w:rPr>
                <w:sz w:val="16"/>
                <w:szCs w:val="16"/>
              </w:rPr>
            </w:pPr>
            <w:r w:rsidRPr="00961721">
              <w:rPr>
                <w:rFonts w:ascii="Calibri" w:eastAsia="Calibri" w:hAnsi="Calibri" w:cs="Calibri"/>
                <w:color w:val="000000" w:themeColor="text1"/>
                <w:sz w:val="16"/>
                <w:szCs w:val="16"/>
              </w:rPr>
              <w:t>8</w:t>
            </w:r>
          </w:p>
        </w:tc>
        <w:tc>
          <w:tcPr>
            <w:tcW w:w="8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15" w:type="dxa"/>
              <w:left w:w="15" w:type="dxa"/>
              <w:right w:w="15" w:type="dxa"/>
            </w:tcMar>
            <w:vAlign w:val="center"/>
          </w:tcPr>
          <w:p w14:paraId="5AC7171E" w14:textId="0F8BE362" w:rsidR="78E69AE6" w:rsidRPr="00961721" w:rsidRDefault="78E69AE6" w:rsidP="00FB190E">
            <w:pPr>
              <w:spacing w:after="0"/>
              <w:jc w:val="center"/>
              <w:rPr>
                <w:sz w:val="16"/>
                <w:szCs w:val="16"/>
              </w:rPr>
            </w:pPr>
            <w:r w:rsidRPr="00961721">
              <w:rPr>
                <w:rFonts w:ascii="Calibri" w:eastAsia="Calibri" w:hAnsi="Calibri" w:cs="Calibri"/>
                <w:color w:val="000000" w:themeColor="text1"/>
                <w:sz w:val="16"/>
                <w:szCs w:val="16"/>
              </w:rPr>
              <w:t>horas</w:t>
            </w:r>
          </w:p>
        </w:tc>
        <w:tc>
          <w:tcPr>
            <w:tcW w:w="56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15" w:type="dxa"/>
              <w:left w:w="15" w:type="dxa"/>
              <w:right w:w="15" w:type="dxa"/>
            </w:tcMar>
            <w:vAlign w:val="center"/>
          </w:tcPr>
          <w:p w14:paraId="7CC1817A" w14:textId="39912BD1" w:rsidR="78E69AE6" w:rsidRPr="00961721" w:rsidRDefault="78E69AE6" w:rsidP="00FB190E">
            <w:pPr>
              <w:spacing w:after="0"/>
              <w:jc w:val="center"/>
              <w:rPr>
                <w:sz w:val="16"/>
                <w:szCs w:val="16"/>
              </w:rPr>
            </w:pPr>
            <w:r w:rsidRPr="00961721">
              <w:rPr>
                <w:rFonts w:ascii="Calibri" w:eastAsia="Calibri" w:hAnsi="Calibri" w:cs="Calibri"/>
                <w:color w:val="000000" w:themeColor="text1"/>
                <w:sz w:val="16"/>
                <w:szCs w:val="16"/>
              </w:rPr>
              <w:t>33,22</w:t>
            </w:r>
            <w:r w:rsidR="0009400F">
              <w:rPr>
                <w:rFonts w:ascii="Calibri" w:eastAsia="Calibri" w:hAnsi="Calibri" w:cs="Calibri"/>
                <w:color w:val="000000" w:themeColor="text1"/>
                <w:sz w:val="16"/>
                <w:szCs w:val="16"/>
              </w:rPr>
              <w:t>€</w:t>
            </w:r>
          </w:p>
        </w:tc>
        <w:tc>
          <w:tcPr>
            <w:tcW w:w="85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15" w:type="dxa"/>
              <w:left w:w="15" w:type="dxa"/>
              <w:right w:w="15" w:type="dxa"/>
            </w:tcMar>
            <w:vAlign w:val="center"/>
          </w:tcPr>
          <w:p w14:paraId="6D2A6E26" w14:textId="17F75763" w:rsidR="78E69AE6" w:rsidRPr="00961721" w:rsidRDefault="78E69AE6" w:rsidP="00FB190E">
            <w:pPr>
              <w:spacing w:after="0"/>
              <w:jc w:val="center"/>
              <w:rPr>
                <w:sz w:val="16"/>
                <w:szCs w:val="16"/>
              </w:rPr>
            </w:pPr>
            <w:r w:rsidRPr="00961721">
              <w:rPr>
                <w:rFonts w:ascii="Calibri" w:eastAsia="Calibri" w:hAnsi="Calibri" w:cs="Calibri"/>
                <w:color w:val="000000" w:themeColor="text1"/>
                <w:sz w:val="16"/>
                <w:szCs w:val="16"/>
              </w:rPr>
              <w:t>265,79 €</w:t>
            </w:r>
          </w:p>
        </w:tc>
        <w:tc>
          <w:tcPr>
            <w:tcW w:w="8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15" w:type="dxa"/>
              <w:left w:w="15" w:type="dxa"/>
              <w:right w:w="15" w:type="dxa"/>
            </w:tcMar>
            <w:vAlign w:val="center"/>
          </w:tcPr>
          <w:p w14:paraId="2B434702" w14:textId="292DB44F" w:rsidR="78E69AE6" w:rsidRPr="00961721" w:rsidRDefault="78E69AE6" w:rsidP="00FB190E">
            <w:pPr>
              <w:jc w:val="center"/>
              <w:rPr>
                <w:sz w:val="16"/>
                <w:szCs w:val="16"/>
              </w:rPr>
            </w:pPr>
          </w:p>
        </w:tc>
        <w:tc>
          <w:tcPr>
            <w:tcW w:w="85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15" w:type="dxa"/>
              <w:left w:w="15" w:type="dxa"/>
              <w:right w:w="15" w:type="dxa"/>
            </w:tcMar>
            <w:vAlign w:val="center"/>
          </w:tcPr>
          <w:p w14:paraId="71E68A55" w14:textId="11781326" w:rsidR="78E69AE6" w:rsidRPr="00961721" w:rsidRDefault="78E69AE6" w:rsidP="00FB190E">
            <w:pPr>
              <w:jc w:val="center"/>
              <w:rPr>
                <w:sz w:val="16"/>
                <w:szCs w:val="16"/>
              </w:rPr>
            </w:pPr>
          </w:p>
        </w:tc>
      </w:tr>
      <w:tr w:rsidR="78E69AE6" w14:paraId="0EBA94BD" w14:textId="77777777" w:rsidTr="00FB190E">
        <w:trPr>
          <w:trHeight w:val="315"/>
        </w:trPr>
        <w:tc>
          <w:tcPr>
            <w:tcW w:w="57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15" w:type="dxa"/>
              <w:left w:w="15" w:type="dxa"/>
              <w:right w:w="15" w:type="dxa"/>
            </w:tcMar>
            <w:vAlign w:val="center"/>
          </w:tcPr>
          <w:p w14:paraId="002B475C" w14:textId="4473DFF2" w:rsidR="78E69AE6" w:rsidRPr="00961721" w:rsidRDefault="78E69AE6" w:rsidP="00FB190E">
            <w:pPr>
              <w:jc w:val="center"/>
              <w:rPr>
                <w:sz w:val="16"/>
                <w:szCs w:val="16"/>
              </w:rPr>
            </w:pPr>
          </w:p>
        </w:tc>
        <w:tc>
          <w:tcPr>
            <w:tcW w:w="57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15" w:type="dxa"/>
              <w:left w:w="15" w:type="dxa"/>
              <w:right w:w="15" w:type="dxa"/>
            </w:tcMar>
            <w:vAlign w:val="center"/>
          </w:tcPr>
          <w:p w14:paraId="5F6E5D3A" w14:textId="705BEF4F" w:rsidR="78E69AE6" w:rsidRPr="00961721" w:rsidRDefault="78E69AE6" w:rsidP="00FB190E">
            <w:pPr>
              <w:spacing w:after="0"/>
              <w:jc w:val="center"/>
              <w:rPr>
                <w:sz w:val="16"/>
                <w:szCs w:val="16"/>
              </w:rPr>
            </w:pPr>
            <w:r w:rsidRPr="00961721">
              <w:rPr>
                <w:rFonts w:ascii="Calibri" w:eastAsia="Calibri" w:hAnsi="Calibri" w:cs="Calibri"/>
                <w:color w:val="000000" w:themeColor="text1"/>
                <w:sz w:val="16"/>
                <w:szCs w:val="16"/>
              </w:rPr>
              <w:t>09</w:t>
            </w:r>
          </w:p>
        </w:tc>
        <w:tc>
          <w:tcPr>
            <w:tcW w:w="57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15" w:type="dxa"/>
              <w:left w:w="15" w:type="dxa"/>
              <w:right w:w="15" w:type="dxa"/>
            </w:tcMar>
            <w:vAlign w:val="center"/>
          </w:tcPr>
          <w:p w14:paraId="2EF74D21" w14:textId="6E908F55" w:rsidR="78E69AE6" w:rsidRPr="00961721" w:rsidRDefault="78E69AE6" w:rsidP="00FB190E">
            <w:pPr>
              <w:jc w:val="center"/>
              <w:rPr>
                <w:sz w:val="16"/>
                <w:szCs w:val="16"/>
              </w:rPr>
            </w:pPr>
          </w:p>
        </w:tc>
        <w:tc>
          <w:tcPr>
            <w:tcW w:w="210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15" w:type="dxa"/>
              <w:left w:w="15" w:type="dxa"/>
              <w:right w:w="15" w:type="dxa"/>
            </w:tcMar>
            <w:vAlign w:val="center"/>
          </w:tcPr>
          <w:p w14:paraId="45AF4A15" w14:textId="0494CB04" w:rsidR="78E69AE6" w:rsidRPr="00961721" w:rsidRDefault="78E69AE6" w:rsidP="00FB190E">
            <w:pPr>
              <w:spacing w:after="0"/>
              <w:jc w:val="left"/>
              <w:rPr>
                <w:sz w:val="16"/>
                <w:szCs w:val="16"/>
              </w:rPr>
            </w:pPr>
            <w:r w:rsidRPr="00961721">
              <w:rPr>
                <w:rFonts w:ascii="Calibri" w:eastAsia="Calibri" w:hAnsi="Calibri" w:cs="Calibri"/>
                <w:color w:val="000000" w:themeColor="text1"/>
                <w:sz w:val="16"/>
                <w:szCs w:val="16"/>
              </w:rPr>
              <w:t>Notificaciones push para los mensajes</w:t>
            </w:r>
          </w:p>
        </w:tc>
        <w:tc>
          <w:tcPr>
            <w:tcW w:w="70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15" w:type="dxa"/>
              <w:left w:w="15" w:type="dxa"/>
              <w:right w:w="15" w:type="dxa"/>
            </w:tcMar>
            <w:vAlign w:val="center"/>
          </w:tcPr>
          <w:p w14:paraId="079AA65B" w14:textId="0529FE25" w:rsidR="78E69AE6" w:rsidRPr="00961721" w:rsidRDefault="78E69AE6" w:rsidP="00FB190E">
            <w:pPr>
              <w:jc w:val="center"/>
              <w:rPr>
                <w:sz w:val="16"/>
                <w:szCs w:val="16"/>
              </w:rPr>
            </w:pPr>
          </w:p>
        </w:tc>
        <w:tc>
          <w:tcPr>
            <w:tcW w:w="8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15" w:type="dxa"/>
              <w:left w:w="15" w:type="dxa"/>
              <w:right w:w="15" w:type="dxa"/>
            </w:tcMar>
            <w:vAlign w:val="center"/>
          </w:tcPr>
          <w:p w14:paraId="3391537A" w14:textId="1EA9DF4F" w:rsidR="78E69AE6" w:rsidRPr="00961721" w:rsidRDefault="78E69AE6" w:rsidP="00FB190E">
            <w:pPr>
              <w:jc w:val="center"/>
              <w:rPr>
                <w:sz w:val="16"/>
                <w:szCs w:val="16"/>
              </w:rPr>
            </w:pPr>
          </w:p>
        </w:tc>
        <w:tc>
          <w:tcPr>
            <w:tcW w:w="56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15" w:type="dxa"/>
              <w:left w:w="15" w:type="dxa"/>
              <w:right w:w="15" w:type="dxa"/>
            </w:tcMar>
            <w:vAlign w:val="center"/>
          </w:tcPr>
          <w:p w14:paraId="1EEB8C1F" w14:textId="451C6CAA" w:rsidR="78E69AE6" w:rsidRPr="00961721" w:rsidRDefault="78E69AE6" w:rsidP="00FB190E">
            <w:pPr>
              <w:jc w:val="center"/>
              <w:rPr>
                <w:sz w:val="16"/>
                <w:szCs w:val="16"/>
              </w:rPr>
            </w:pPr>
          </w:p>
        </w:tc>
        <w:tc>
          <w:tcPr>
            <w:tcW w:w="85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15" w:type="dxa"/>
              <w:left w:w="15" w:type="dxa"/>
              <w:right w:w="15" w:type="dxa"/>
            </w:tcMar>
            <w:vAlign w:val="center"/>
          </w:tcPr>
          <w:p w14:paraId="3E08A05C" w14:textId="0EC7789B" w:rsidR="78E69AE6" w:rsidRPr="00961721" w:rsidRDefault="78E69AE6" w:rsidP="00FB190E">
            <w:pPr>
              <w:jc w:val="center"/>
              <w:rPr>
                <w:sz w:val="16"/>
                <w:szCs w:val="16"/>
              </w:rPr>
            </w:pPr>
          </w:p>
        </w:tc>
        <w:tc>
          <w:tcPr>
            <w:tcW w:w="8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15" w:type="dxa"/>
              <w:left w:w="15" w:type="dxa"/>
              <w:right w:w="15" w:type="dxa"/>
            </w:tcMar>
            <w:vAlign w:val="center"/>
          </w:tcPr>
          <w:p w14:paraId="4E60F113" w14:textId="5C85621B" w:rsidR="78E69AE6" w:rsidRPr="00961721" w:rsidRDefault="78E69AE6" w:rsidP="00FB190E">
            <w:pPr>
              <w:spacing w:after="0"/>
              <w:jc w:val="center"/>
              <w:rPr>
                <w:sz w:val="16"/>
                <w:szCs w:val="16"/>
              </w:rPr>
            </w:pPr>
            <w:r w:rsidRPr="00961721">
              <w:rPr>
                <w:rFonts w:ascii="Calibri" w:eastAsia="Calibri" w:hAnsi="Calibri" w:cs="Calibri"/>
                <w:color w:val="000000" w:themeColor="text1"/>
                <w:sz w:val="16"/>
                <w:szCs w:val="16"/>
              </w:rPr>
              <w:t>399,83 €</w:t>
            </w:r>
          </w:p>
        </w:tc>
        <w:tc>
          <w:tcPr>
            <w:tcW w:w="85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15" w:type="dxa"/>
              <w:left w:w="15" w:type="dxa"/>
              <w:right w:w="15" w:type="dxa"/>
            </w:tcMar>
            <w:vAlign w:val="center"/>
          </w:tcPr>
          <w:p w14:paraId="3095EA07" w14:textId="6E8D06BB" w:rsidR="78E69AE6" w:rsidRPr="00961721" w:rsidRDefault="78E69AE6" w:rsidP="00FB190E">
            <w:pPr>
              <w:jc w:val="center"/>
              <w:rPr>
                <w:sz w:val="16"/>
                <w:szCs w:val="16"/>
              </w:rPr>
            </w:pPr>
          </w:p>
        </w:tc>
      </w:tr>
      <w:tr w:rsidR="78E69AE6" w14:paraId="1F8F6E42" w14:textId="77777777" w:rsidTr="00FB190E">
        <w:trPr>
          <w:trHeight w:val="315"/>
        </w:trPr>
        <w:tc>
          <w:tcPr>
            <w:tcW w:w="57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15" w:type="dxa"/>
              <w:left w:w="15" w:type="dxa"/>
              <w:right w:w="15" w:type="dxa"/>
            </w:tcMar>
            <w:vAlign w:val="center"/>
          </w:tcPr>
          <w:p w14:paraId="4A25A643" w14:textId="559F0435" w:rsidR="78E69AE6" w:rsidRPr="00961721" w:rsidRDefault="78E69AE6" w:rsidP="00FB190E">
            <w:pPr>
              <w:jc w:val="center"/>
              <w:rPr>
                <w:sz w:val="16"/>
                <w:szCs w:val="16"/>
              </w:rPr>
            </w:pPr>
          </w:p>
        </w:tc>
        <w:tc>
          <w:tcPr>
            <w:tcW w:w="57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15" w:type="dxa"/>
              <w:left w:w="15" w:type="dxa"/>
              <w:right w:w="15" w:type="dxa"/>
            </w:tcMar>
            <w:vAlign w:val="center"/>
          </w:tcPr>
          <w:p w14:paraId="1C19B1D9" w14:textId="1936DC42" w:rsidR="78E69AE6" w:rsidRPr="00961721" w:rsidRDefault="78E69AE6" w:rsidP="00FB190E">
            <w:pPr>
              <w:jc w:val="center"/>
              <w:rPr>
                <w:sz w:val="16"/>
                <w:szCs w:val="16"/>
              </w:rPr>
            </w:pPr>
          </w:p>
        </w:tc>
        <w:tc>
          <w:tcPr>
            <w:tcW w:w="57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15" w:type="dxa"/>
              <w:left w:w="15" w:type="dxa"/>
              <w:right w:w="15" w:type="dxa"/>
            </w:tcMar>
            <w:vAlign w:val="center"/>
          </w:tcPr>
          <w:p w14:paraId="2EBA7F73" w14:textId="2C80B0F7" w:rsidR="78E69AE6" w:rsidRPr="00961721" w:rsidRDefault="78E69AE6" w:rsidP="00FB190E">
            <w:pPr>
              <w:spacing w:after="0"/>
              <w:jc w:val="center"/>
              <w:rPr>
                <w:sz w:val="16"/>
                <w:szCs w:val="16"/>
              </w:rPr>
            </w:pPr>
            <w:r w:rsidRPr="00961721">
              <w:rPr>
                <w:rFonts w:ascii="Calibri" w:eastAsia="Calibri" w:hAnsi="Calibri" w:cs="Calibri"/>
                <w:color w:val="000000" w:themeColor="text1"/>
                <w:sz w:val="16"/>
                <w:szCs w:val="16"/>
              </w:rPr>
              <w:t>1</w:t>
            </w:r>
          </w:p>
        </w:tc>
        <w:tc>
          <w:tcPr>
            <w:tcW w:w="210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15" w:type="dxa"/>
              <w:left w:w="135" w:type="dxa"/>
              <w:right w:w="15" w:type="dxa"/>
            </w:tcMar>
            <w:vAlign w:val="center"/>
          </w:tcPr>
          <w:p w14:paraId="667C038B" w14:textId="734B8BC3" w:rsidR="78E69AE6" w:rsidRPr="00961721" w:rsidRDefault="78E69AE6" w:rsidP="78E69AE6">
            <w:pPr>
              <w:spacing w:after="0"/>
              <w:jc w:val="left"/>
              <w:rPr>
                <w:sz w:val="16"/>
                <w:szCs w:val="16"/>
              </w:rPr>
            </w:pPr>
            <w:r w:rsidRPr="00961721">
              <w:rPr>
                <w:rFonts w:ascii="Calibri" w:eastAsia="Calibri" w:hAnsi="Calibri" w:cs="Calibri"/>
                <w:color w:val="000000" w:themeColor="text1"/>
                <w:sz w:val="16"/>
                <w:szCs w:val="16"/>
              </w:rPr>
              <w:t>Desarrollador Senior</w:t>
            </w:r>
          </w:p>
        </w:tc>
        <w:tc>
          <w:tcPr>
            <w:tcW w:w="70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15" w:type="dxa"/>
              <w:left w:w="15" w:type="dxa"/>
              <w:right w:w="15" w:type="dxa"/>
            </w:tcMar>
            <w:vAlign w:val="center"/>
          </w:tcPr>
          <w:p w14:paraId="3E09921C" w14:textId="389238D6" w:rsidR="78E69AE6" w:rsidRPr="00961721" w:rsidRDefault="78E69AE6" w:rsidP="00FB190E">
            <w:pPr>
              <w:spacing w:after="0"/>
              <w:jc w:val="center"/>
              <w:rPr>
                <w:sz w:val="16"/>
                <w:szCs w:val="16"/>
              </w:rPr>
            </w:pPr>
            <w:r w:rsidRPr="00961721">
              <w:rPr>
                <w:rFonts w:ascii="Calibri" w:eastAsia="Calibri" w:hAnsi="Calibri" w:cs="Calibri"/>
                <w:color w:val="000000" w:themeColor="text1"/>
                <w:sz w:val="16"/>
                <w:szCs w:val="16"/>
              </w:rPr>
              <w:t>11</w:t>
            </w:r>
          </w:p>
        </w:tc>
        <w:tc>
          <w:tcPr>
            <w:tcW w:w="8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15" w:type="dxa"/>
              <w:left w:w="15" w:type="dxa"/>
              <w:right w:w="15" w:type="dxa"/>
            </w:tcMar>
            <w:vAlign w:val="center"/>
          </w:tcPr>
          <w:p w14:paraId="546C05F5" w14:textId="0584BC7A" w:rsidR="78E69AE6" w:rsidRPr="00961721" w:rsidRDefault="78E69AE6" w:rsidP="00FB190E">
            <w:pPr>
              <w:spacing w:after="0"/>
              <w:jc w:val="center"/>
              <w:rPr>
                <w:sz w:val="16"/>
                <w:szCs w:val="16"/>
              </w:rPr>
            </w:pPr>
            <w:r w:rsidRPr="00961721">
              <w:rPr>
                <w:rFonts w:ascii="Calibri" w:eastAsia="Calibri" w:hAnsi="Calibri" w:cs="Calibri"/>
                <w:color w:val="000000" w:themeColor="text1"/>
                <w:sz w:val="16"/>
                <w:szCs w:val="16"/>
              </w:rPr>
              <w:t>horas</w:t>
            </w:r>
          </w:p>
        </w:tc>
        <w:tc>
          <w:tcPr>
            <w:tcW w:w="56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15" w:type="dxa"/>
              <w:left w:w="15" w:type="dxa"/>
              <w:right w:w="15" w:type="dxa"/>
            </w:tcMar>
            <w:vAlign w:val="center"/>
          </w:tcPr>
          <w:p w14:paraId="75E950AB" w14:textId="6FBD25EE" w:rsidR="78E69AE6" w:rsidRPr="00961721" w:rsidRDefault="78E69AE6" w:rsidP="00FB190E">
            <w:pPr>
              <w:spacing w:after="0"/>
              <w:jc w:val="center"/>
              <w:rPr>
                <w:sz w:val="16"/>
                <w:szCs w:val="16"/>
              </w:rPr>
            </w:pPr>
            <w:r w:rsidRPr="00961721">
              <w:rPr>
                <w:rFonts w:ascii="Calibri" w:eastAsia="Calibri" w:hAnsi="Calibri" w:cs="Calibri"/>
                <w:color w:val="000000" w:themeColor="text1"/>
                <w:sz w:val="16"/>
                <w:szCs w:val="16"/>
              </w:rPr>
              <w:t>36,3</w:t>
            </w:r>
            <w:r w:rsidR="0009400F">
              <w:rPr>
                <w:rFonts w:ascii="Calibri" w:eastAsia="Calibri" w:hAnsi="Calibri" w:cs="Calibri"/>
                <w:color w:val="000000" w:themeColor="text1"/>
                <w:sz w:val="16"/>
                <w:szCs w:val="16"/>
              </w:rPr>
              <w:t>5€</w:t>
            </w:r>
          </w:p>
        </w:tc>
        <w:tc>
          <w:tcPr>
            <w:tcW w:w="85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15" w:type="dxa"/>
              <w:left w:w="15" w:type="dxa"/>
              <w:right w:w="15" w:type="dxa"/>
            </w:tcMar>
            <w:vAlign w:val="center"/>
          </w:tcPr>
          <w:p w14:paraId="2832325F" w14:textId="19B8247B" w:rsidR="78E69AE6" w:rsidRPr="00961721" w:rsidRDefault="78E69AE6" w:rsidP="00FB190E">
            <w:pPr>
              <w:spacing w:after="0"/>
              <w:jc w:val="center"/>
              <w:rPr>
                <w:sz w:val="16"/>
                <w:szCs w:val="16"/>
              </w:rPr>
            </w:pPr>
            <w:r w:rsidRPr="00961721">
              <w:rPr>
                <w:rFonts w:ascii="Calibri" w:eastAsia="Calibri" w:hAnsi="Calibri" w:cs="Calibri"/>
                <w:color w:val="000000" w:themeColor="text1"/>
                <w:sz w:val="16"/>
                <w:szCs w:val="16"/>
              </w:rPr>
              <w:t>399,83 €</w:t>
            </w:r>
          </w:p>
        </w:tc>
        <w:tc>
          <w:tcPr>
            <w:tcW w:w="8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15" w:type="dxa"/>
              <w:left w:w="15" w:type="dxa"/>
              <w:right w:w="15" w:type="dxa"/>
            </w:tcMar>
            <w:vAlign w:val="center"/>
          </w:tcPr>
          <w:p w14:paraId="73410C0D" w14:textId="07B56D84" w:rsidR="78E69AE6" w:rsidRPr="00961721" w:rsidRDefault="78E69AE6" w:rsidP="00FB190E">
            <w:pPr>
              <w:jc w:val="center"/>
              <w:rPr>
                <w:sz w:val="16"/>
                <w:szCs w:val="16"/>
              </w:rPr>
            </w:pPr>
          </w:p>
        </w:tc>
        <w:tc>
          <w:tcPr>
            <w:tcW w:w="85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15" w:type="dxa"/>
              <w:left w:w="15" w:type="dxa"/>
              <w:right w:w="15" w:type="dxa"/>
            </w:tcMar>
            <w:vAlign w:val="center"/>
          </w:tcPr>
          <w:p w14:paraId="65C91269" w14:textId="4CC3B5FF" w:rsidR="78E69AE6" w:rsidRPr="00961721" w:rsidRDefault="78E69AE6" w:rsidP="00FB190E">
            <w:pPr>
              <w:jc w:val="center"/>
              <w:rPr>
                <w:sz w:val="16"/>
                <w:szCs w:val="16"/>
              </w:rPr>
            </w:pPr>
          </w:p>
        </w:tc>
      </w:tr>
    </w:tbl>
    <w:p w14:paraId="4CC00EFC" w14:textId="62CC1960" w:rsidR="49F3F769" w:rsidRDefault="006771AC" w:rsidP="78E69AE6">
      <w:pPr>
        <w:pStyle w:val="CitadeTablas"/>
      </w:pPr>
      <w:bookmarkStart w:id="1019" w:name="_Toc165126486"/>
      <w:r>
        <w:t>Partida construcción del</w:t>
      </w:r>
      <w:r w:rsidR="49F3F769">
        <w:t xml:space="preserve"> App mensajería y alertas</w:t>
      </w:r>
      <w:bookmarkEnd w:id="1019"/>
    </w:p>
    <w:p w14:paraId="00ADFDE3" w14:textId="77777777" w:rsidR="009D6CE6" w:rsidRDefault="009D6CE6">
      <w:pPr>
        <w:jc w:val="left"/>
        <w:rPr>
          <w:rFonts w:asciiTheme="majorHAnsi" w:eastAsiaTheme="majorEastAsia" w:hAnsiTheme="majorHAnsi" w:cstheme="majorBidi"/>
          <w:b/>
          <w:color w:val="262626" w:themeColor="text1" w:themeTint="D9"/>
          <w:sz w:val="32"/>
          <w:szCs w:val="26"/>
        </w:rPr>
      </w:pPr>
      <w:r>
        <w:br w:type="page"/>
      </w:r>
    </w:p>
    <w:p w14:paraId="673001EB" w14:textId="18DB36CE" w:rsidR="41017377" w:rsidRDefault="41017377" w:rsidP="009D6CE6">
      <w:pPr>
        <w:pStyle w:val="Ttulo3"/>
      </w:pPr>
      <w:bookmarkStart w:id="1020" w:name="_Toc165126264"/>
      <w:r>
        <w:lastRenderedPageBreak/>
        <w:t>Dashboard de seguimiento</w:t>
      </w:r>
      <w:bookmarkEnd w:id="1020"/>
    </w:p>
    <w:tbl>
      <w:tblPr>
        <w:tblW w:w="8500" w:type="dxa"/>
        <w:tblLayout w:type="fixed"/>
        <w:tblLook w:val="06A0" w:firstRow="1" w:lastRow="0" w:firstColumn="1" w:lastColumn="0" w:noHBand="1" w:noVBand="1"/>
      </w:tblPr>
      <w:tblGrid>
        <w:gridCol w:w="581"/>
        <w:gridCol w:w="583"/>
        <w:gridCol w:w="581"/>
        <w:gridCol w:w="2219"/>
        <w:gridCol w:w="709"/>
        <w:gridCol w:w="709"/>
        <w:gridCol w:w="567"/>
        <w:gridCol w:w="850"/>
        <w:gridCol w:w="851"/>
        <w:gridCol w:w="850"/>
      </w:tblGrid>
      <w:tr w:rsidR="0009400F" w14:paraId="76A35185" w14:textId="77777777" w:rsidTr="00FB190E">
        <w:trPr>
          <w:trHeight w:val="315"/>
        </w:trPr>
        <w:tc>
          <w:tcPr>
            <w:tcW w:w="581" w:type="dxa"/>
            <w:tcBorders>
              <w:top w:val="single" w:sz="4" w:space="0" w:color="auto"/>
              <w:left w:val="single" w:sz="4" w:space="0" w:color="auto"/>
              <w:bottom w:val="single" w:sz="4" w:space="0" w:color="auto"/>
              <w:right w:val="single" w:sz="4" w:space="0" w:color="auto"/>
            </w:tcBorders>
            <w:shd w:val="clear" w:color="auto" w:fill="D0CECE" w:themeFill="background2" w:themeFillShade="E6"/>
            <w:tcMar>
              <w:top w:w="15" w:type="dxa"/>
              <w:left w:w="15" w:type="dxa"/>
              <w:right w:w="15" w:type="dxa"/>
            </w:tcMar>
            <w:vAlign w:val="center"/>
          </w:tcPr>
          <w:p w14:paraId="4D4BB41D" w14:textId="56C063BE" w:rsidR="3BE0260F" w:rsidRPr="0009400F" w:rsidRDefault="3BE0260F" w:rsidP="00FB190E">
            <w:pPr>
              <w:spacing w:after="0"/>
              <w:jc w:val="center"/>
              <w:rPr>
                <w:sz w:val="16"/>
                <w:szCs w:val="16"/>
              </w:rPr>
            </w:pPr>
            <w:r w:rsidRPr="0009400F">
              <w:rPr>
                <w:rFonts w:ascii="Calibri" w:eastAsia="Calibri" w:hAnsi="Calibri" w:cs="Calibri"/>
                <w:b/>
                <w:bCs/>
                <w:color w:val="000000" w:themeColor="text1"/>
                <w:sz w:val="16"/>
                <w:szCs w:val="16"/>
              </w:rPr>
              <w:t>I1</w:t>
            </w:r>
          </w:p>
        </w:tc>
        <w:tc>
          <w:tcPr>
            <w:tcW w:w="583" w:type="dxa"/>
            <w:tcBorders>
              <w:top w:val="single" w:sz="4" w:space="0" w:color="auto"/>
              <w:left w:val="single" w:sz="4" w:space="0" w:color="auto"/>
              <w:bottom w:val="single" w:sz="4" w:space="0" w:color="auto"/>
              <w:right w:val="single" w:sz="4" w:space="0" w:color="auto"/>
            </w:tcBorders>
            <w:shd w:val="clear" w:color="auto" w:fill="D0CECE" w:themeFill="background2" w:themeFillShade="E6"/>
            <w:tcMar>
              <w:top w:w="15" w:type="dxa"/>
              <w:left w:w="15" w:type="dxa"/>
              <w:right w:w="15" w:type="dxa"/>
            </w:tcMar>
            <w:vAlign w:val="center"/>
          </w:tcPr>
          <w:p w14:paraId="41DC4D39" w14:textId="50447E39" w:rsidR="3BE0260F" w:rsidRPr="0009400F" w:rsidRDefault="3BE0260F" w:rsidP="00FB190E">
            <w:pPr>
              <w:spacing w:after="0"/>
              <w:jc w:val="center"/>
              <w:rPr>
                <w:sz w:val="16"/>
                <w:szCs w:val="16"/>
              </w:rPr>
            </w:pPr>
            <w:r w:rsidRPr="0009400F">
              <w:rPr>
                <w:rFonts w:ascii="Calibri" w:eastAsia="Calibri" w:hAnsi="Calibri" w:cs="Calibri"/>
                <w:b/>
                <w:bCs/>
                <w:color w:val="000000" w:themeColor="text1"/>
                <w:sz w:val="16"/>
                <w:szCs w:val="16"/>
              </w:rPr>
              <w:t>I2</w:t>
            </w:r>
          </w:p>
        </w:tc>
        <w:tc>
          <w:tcPr>
            <w:tcW w:w="581" w:type="dxa"/>
            <w:tcBorders>
              <w:top w:val="single" w:sz="4" w:space="0" w:color="auto"/>
              <w:left w:val="single" w:sz="4" w:space="0" w:color="auto"/>
              <w:bottom w:val="single" w:sz="4" w:space="0" w:color="auto"/>
              <w:right w:val="single" w:sz="4" w:space="0" w:color="auto"/>
            </w:tcBorders>
            <w:shd w:val="clear" w:color="auto" w:fill="D0CECE" w:themeFill="background2" w:themeFillShade="E6"/>
            <w:tcMar>
              <w:top w:w="15" w:type="dxa"/>
              <w:left w:w="15" w:type="dxa"/>
              <w:right w:w="15" w:type="dxa"/>
            </w:tcMar>
            <w:vAlign w:val="center"/>
          </w:tcPr>
          <w:p w14:paraId="0CF3EBC5" w14:textId="3559D923" w:rsidR="3BE0260F" w:rsidRPr="0009400F" w:rsidRDefault="3BE0260F" w:rsidP="00FB190E">
            <w:pPr>
              <w:spacing w:after="0"/>
              <w:jc w:val="center"/>
              <w:rPr>
                <w:sz w:val="16"/>
                <w:szCs w:val="16"/>
              </w:rPr>
            </w:pPr>
            <w:r w:rsidRPr="0009400F">
              <w:rPr>
                <w:rFonts w:ascii="Calibri" w:eastAsia="Calibri" w:hAnsi="Calibri" w:cs="Calibri"/>
                <w:b/>
                <w:bCs/>
                <w:color w:val="000000" w:themeColor="text1"/>
                <w:sz w:val="16"/>
                <w:szCs w:val="16"/>
              </w:rPr>
              <w:t>I3</w:t>
            </w:r>
          </w:p>
        </w:tc>
        <w:tc>
          <w:tcPr>
            <w:tcW w:w="2219" w:type="dxa"/>
            <w:tcBorders>
              <w:top w:val="single" w:sz="4" w:space="0" w:color="auto"/>
              <w:left w:val="single" w:sz="4" w:space="0" w:color="auto"/>
              <w:bottom w:val="single" w:sz="4" w:space="0" w:color="auto"/>
              <w:right w:val="single" w:sz="4" w:space="0" w:color="auto"/>
            </w:tcBorders>
            <w:shd w:val="clear" w:color="auto" w:fill="D0CECE" w:themeFill="background2" w:themeFillShade="E6"/>
            <w:tcMar>
              <w:top w:w="15" w:type="dxa"/>
              <w:left w:w="15" w:type="dxa"/>
              <w:right w:w="15" w:type="dxa"/>
            </w:tcMar>
            <w:vAlign w:val="center"/>
          </w:tcPr>
          <w:p w14:paraId="15D5541C" w14:textId="1F0E34FF" w:rsidR="3BE0260F" w:rsidRPr="0009400F" w:rsidRDefault="3BE0260F" w:rsidP="00FB190E">
            <w:pPr>
              <w:spacing w:after="0"/>
              <w:jc w:val="center"/>
              <w:rPr>
                <w:sz w:val="16"/>
                <w:szCs w:val="16"/>
              </w:rPr>
            </w:pPr>
            <w:r w:rsidRPr="0009400F">
              <w:rPr>
                <w:rFonts w:ascii="Calibri" w:eastAsia="Calibri" w:hAnsi="Calibri" w:cs="Calibri"/>
                <w:b/>
                <w:bCs/>
                <w:color w:val="000000" w:themeColor="text1"/>
                <w:sz w:val="16"/>
                <w:szCs w:val="16"/>
              </w:rPr>
              <w:t>Descripción</w:t>
            </w:r>
          </w:p>
        </w:tc>
        <w:tc>
          <w:tcPr>
            <w:tcW w:w="709" w:type="dxa"/>
            <w:tcBorders>
              <w:top w:val="single" w:sz="4" w:space="0" w:color="auto"/>
              <w:left w:val="single" w:sz="4" w:space="0" w:color="auto"/>
              <w:bottom w:val="single" w:sz="4" w:space="0" w:color="auto"/>
              <w:right w:val="single" w:sz="4" w:space="0" w:color="auto"/>
            </w:tcBorders>
            <w:shd w:val="clear" w:color="auto" w:fill="D0CECE" w:themeFill="background2" w:themeFillShade="E6"/>
            <w:tcMar>
              <w:top w:w="15" w:type="dxa"/>
              <w:left w:w="15" w:type="dxa"/>
              <w:right w:w="15" w:type="dxa"/>
            </w:tcMar>
            <w:vAlign w:val="center"/>
          </w:tcPr>
          <w:p w14:paraId="430EFDFF" w14:textId="31BC4772" w:rsidR="3BE0260F" w:rsidRPr="0009400F" w:rsidRDefault="3BE0260F" w:rsidP="00FB190E">
            <w:pPr>
              <w:spacing w:after="0"/>
              <w:jc w:val="center"/>
              <w:rPr>
                <w:sz w:val="16"/>
                <w:szCs w:val="16"/>
              </w:rPr>
            </w:pPr>
            <w:r w:rsidRPr="0009400F">
              <w:rPr>
                <w:rFonts w:ascii="Calibri" w:eastAsia="Calibri" w:hAnsi="Calibri" w:cs="Calibri"/>
                <w:b/>
                <w:bCs/>
                <w:color w:val="000000" w:themeColor="text1"/>
                <w:sz w:val="16"/>
                <w:szCs w:val="16"/>
              </w:rPr>
              <w:t>Cantidad</w:t>
            </w:r>
          </w:p>
        </w:tc>
        <w:tc>
          <w:tcPr>
            <w:tcW w:w="709" w:type="dxa"/>
            <w:tcBorders>
              <w:top w:val="single" w:sz="4" w:space="0" w:color="auto"/>
              <w:left w:val="single" w:sz="4" w:space="0" w:color="auto"/>
              <w:bottom w:val="single" w:sz="4" w:space="0" w:color="auto"/>
              <w:right w:val="single" w:sz="4" w:space="0" w:color="auto"/>
            </w:tcBorders>
            <w:shd w:val="clear" w:color="auto" w:fill="D0CECE" w:themeFill="background2" w:themeFillShade="E6"/>
            <w:tcMar>
              <w:top w:w="15" w:type="dxa"/>
              <w:left w:w="15" w:type="dxa"/>
              <w:right w:w="15" w:type="dxa"/>
            </w:tcMar>
            <w:vAlign w:val="center"/>
          </w:tcPr>
          <w:p w14:paraId="48E1F2EC" w14:textId="5D62A50F" w:rsidR="3BE0260F" w:rsidRPr="0009400F" w:rsidRDefault="3BE0260F" w:rsidP="00FB190E">
            <w:pPr>
              <w:spacing w:after="0"/>
              <w:jc w:val="center"/>
              <w:rPr>
                <w:sz w:val="16"/>
                <w:szCs w:val="16"/>
              </w:rPr>
            </w:pPr>
            <w:r w:rsidRPr="0009400F">
              <w:rPr>
                <w:rFonts w:ascii="Calibri" w:eastAsia="Calibri" w:hAnsi="Calibri" w:cs="Calibri"/>
                <w:b/>
                <w:bCs/>
                <w:color w:val="000000" w:themeColor="text1"/>
                <w:sz w:val="16"/>
                <w:szCs w:val="16"/>
              </w:rPr>
              <w:t>Unidades</w:t>
            </w:r>
          </w:p>
        </w:tc>
        <w:tc>
          <w:tcPr>
            <w:tcW w:w="567" w:type="dxa"/>
            <w:tcBorders>
              <w:top w:val="single" w:sz="4" w:space="0" w:color="auto"/>
              <w:left w:val="single" w:sz="4" w:space="0" w:color="auto"/>
              <w:bottom w:val="single" w:sz="4" w:space="0" w:color="auto"/>
              <w:right w:val="single" w:sz="4" w:space="0" w:color="auto"/>
            </w:tcBorders>
            <w:shd w:val="clear" w:color="auto" w:fill="D0CECE" w:themeFill="background2" w:themeFillShade="E6"/>
            <w:tcMar>
              <w:top w:w="15" w:type="dxa"/>
              <w:left w:w="15" w:type="dxa"/>
              <w:right w:w="15" w:type="dxa"/>
            </w:tcMar>
            <w:vAlign w:val="center"/>
          </w:tcPr>
          <w:p w14:paraId="6090C987" w14:textId="4BE424AF" w:rsidR="3BE0260F" w:rsidRPr="0009400F" w:rsidRDefault="3BE0260F" w:rsidP="00FB190E">
            <w:pPr>
              <w:spacing w:after="0"/>
              <w:jc w:val="center"/>
              <w:rPr>
                <w:sz w:val="16"/>
                <w:szCs w:val="16"/>
              </w:rPr>
            </w:pPr>
            <w:r w:rsidRPr="0009400F">
              <w:rPr>
                <w:rFonts w:ascii="Calibri" w:eastAsia="Calibri" w:hAnsi="Calibri" w:cs="Calibri"/>
                <w:b/>
                <w:bCs/>
                <w:color w:val="000000" w:themeColor="text1"/>
                <w:sz w:val="16"/>
                <w:szCs w:val="16"/>
              </w:rPr>
              <w:t>Precio</w:t>
            </w:r>
          </w:p>
        </w:tc>
        <w:tc>
          <w:tcPr>
            <w:tcW w:w="850" w:type="dxa"/>
            <w:tcBorders>
              <w:top w:val="single" w:sz="4" w:space="0" w:color="auto"/>
              <w:left w:val="single" w:sz="4" w:space="0" w:color="auto"/>
              <w:bottom w:val="single" w:sz="4" w:space="0" w:color="auto"/>
              <w:right w:val="single" w:sz="4" w:space="0" w:color="auto"/>
            </w:tcBorders>
            <w:shd w:val="clear" w:color="auto" w:fill="D0CECE" w:themeFill="background2" w:themeFillShade="E6"/>
            <w:tcMar>
              <w:top w:w="15" w:type="dxa"/>
              <w:left w:w="15" w:type="dxa"/>
              <w:right w:w="15" w:type="dxa"/>
            </w:tcMar>
            <w:vAlign w:val="center"/>
          </w:tcPr>
          <w:p w14:paraId="2A331953" w14:textId="4317EE26" w:rsidR="3BE0260F" w:rsidRPr="0009400F" w:rsidRDefault="3BE0260F" w:rsidP="00FB190E">
            <w:pPr>
              <w:spacing w:after="0"/>
              <w:jc w:val="center"/>
              <w:rPr>
                <w:sz w:val="16"/>
                <w:szCs w:val="16"/>
              </w:rPr>
            </w:pPr>
            <w:r w:rsidRPr="0009400F">
              <w:rPr>
                <w:rFonts w:ascii="Calibri" w:eastAsia="Calibri" w:hAnsi="Calibri" w:cs="Calibri"/>
                <w:b/>
                <w:bCs/>
                <w:color w:val="000000" w:themeColor="text1"/>
                <w:sz w:val="16"/>
                <w:szCs w:val="16"/>
              </w:rPr>
              <w:t>Subtotal (3)</w:t>
            </w:r>
          </w:p>
        </w:tc>
        <w:tc>
          <w:tcPr>
            <w:tcW w:w="851" w:type="dxa"/>
            <w:tcBorders>
              <w:top w:val="single" w:sz="4" w:space="0" w:color="auto"/>
              <w:left w:val="single" w:sz="4" w:space="0" w:color="auto"/>
              <w:bottom w:val="single" w:sz="4" w:space="0" w:color="auto"/>
              <w:right w:val="single" w:sz="4" w:space="0" w:color="auto"/>
            </w:tcBorders>
            <w:shd w:val="clear" w:color="auto" w:fill="D0CECE" w:themeFill="background2" w:themeFillShade="E6"/>
            <w:tcMar>
              <w:top w:w="15" w:type="dxa"/>
              <w:left w:w="15" w:type="dxa"/>
              <w:right w:w="15" w:type="dxa"/>
            </w:tcMar>
            <w:vAlign w:val="center"/>
          </w:tcPr>
          <w:p w14:paraId="10D5A221" w14:textId="0D4527ED" w:rsidR="3BE0260F" w:rsidRPr="0009400F" w:rsidRDefault="3BE0260F" w:rsidP="00FB190E">
            <w:pPr>
              <w:spacing w:after="0"/>
              <w:jc w:val="center"/>
              <w:rPr>
                <w:sz w:val="16"/>
                <w:szCs w:val="16"/>
              </w:rPr>
            </w:pPr>
            <w:r w:rsidRPr="0009400F">
              <w:rPr>
                <w:rFonts w:ascii="Calibri" w:eastAsia="Calibri" w:hAnsi="Calibri" w:cs="Calibri"/>
                <w:b/>
                <w:bCs/>
                <w:color w:val="000000" w:themeColor="text1"/>
                <w:sz w:val="16"/>
                <w:szCs w:val="16"/>
              </w:rPr>
              <w:t>Subtotal (2)</w:t>
            </w:r>
          </w:p>
        </w:tc>
        <w:tc>
          <w:tcPr>
            <w:tcW w:w="850" w:type="dxa"/>
            <w:tcBorders>
              <w:top w:val="single" w:sz="4" w:space="0" w:color="auto"/>
              <w:left w:val="single" w:sz="4" w:space="0" w:color="auto"/>
              <w:bottom w:val="single" w:sz="4" w:space="0" w:color="auto"/>
              <w:right w:val="single" w:sz="4" w:space="0" w:color="auto"/>
            </w:tcBorders>
            <w:shd w:val="clear" w:color="auto" w:fill="D0CECE" w:themeFill="background2" w:themeFillShade="E6"/>
            <w:tcMar>
              <w:top w:w="15" w:type="dxa"/>
              <w:left w:w="15" w:type="dxa"/>
              <w:right w:w="15" w:type="dxa"/>
            </w:tcMar>
            <w:vAlign w:val="center"/>
          </w:tcPr>
          <w:p w14:paraId="5CFB2C08" w14:textId="4E17B177" w:rsidR="3BE0260F" w:rsidRPr="0009400F" w:rsidRDefault="3BE0260F" w:rsidP="00FB190E">
            <w:pPr>
              <w:spacing w:after="0"/>
              <w:jc w:val="center"/>
              <w:rPr>
                <w:sz w:val="16"/>
                <w:szCs w:val="16"/>
              </w:rPr>
            </w:pPr>
            <w:r w:rsidRPr="0009400F">
              <w:rPr>
                <w:rFonts w:ascii="Calibri" w:eastAsia="Calibri" w:hAnsi="Calibri" w:cs="Calibri"/>
                <w:b/>
                <w:bCs/>
                <w:color w:val="000000" w:themeColor="text1"/>
                <w:sz w:val="16"/>
                <w:szCs w:val="16"/>
              </w:rPr>
              <w:t>Total</w:t>
            </w:r>
          </w:p>
        </w:tc>
      </w:tr>
      <w:tr w:rsidR="0009400F" w14:paraId="6A3B184A" w14:textId="77777777" w:rsidTr="00FB190E">
        <w:trPr>
          <w:trHeight w:val="315"/>
        </w:trPr>
        <w:tc>
          <w:tcPr>
            <w:tcW w:w="581" w:type="dxa"/>
            <w:tcBorders>
              <w:top w:val="single" w:sz="4" w:space="0" w:color="auto"/>
              <w:left w:val="single" w:sz="4" w:space="0" w:color="auto"/>
              <w:bottom w:val="single" w:sz="4" w:space="0" w:color="auto"/>
              <w:right w:val="single" w:sz="4" w:space="0" w:color="auto"/>
            </w:tcBorders>
            <w:shd w:val="clear" w:color="auto" w:fill="E7E6E6" w:themeFill="background2"/>
            <w:tcMar>
              <w:top w:w="15" w:type="dxa"/>
              <w:left w:w="15" w:type="dxa"/>
              <w:right w:w="15" w:type="dxa"/>
            </w:tcMar>
            <w:vAlign w:val="center"/>
          </w:tcPr>
          <w:p w14:paraId="087D2889" w14:textId="2C88D5C0" w:rsidR="3BE0260F" w:rsidRPr="0009400F" w:rsidRDefault="3BE0260F" w:rsidP="3BE0260F">
            <w:pPr>
              <w:spacing w:after="0"/>
              <w:jc w:val="center"/>
              <w:rPr>
                <w:sz w:val="16"/>
                <w:szCs w:val="16"/>
              </w:rPr>
            </w:pPr>
            <w:r w:rsidRPr="0009400F">
              <w:rPr>
                <w:rFonts w:ascii="Calibri" w:eastAsia="Calibri" w:hAnsi="Calibri" w:cs="Calibri"/>
                <w:color w:val="000000" w:themeColor="text1"/>
                <w:sz w:val="16"/>
                <w:szCs w:val="16"/>
              </w:rPr>
              <w:t>01</w:t>
            </w:r>
          </w:p>
        </w:tc>
        <w:tc>
          <w:tcPr>
            <w:tcW w:w="583" w:type="dxa"/>
            <w:tcBorders>
              <w:top w:val="single" w:sz="4" w:space="0" w:color="auto"/>
              <w:left w:val="single" w:sz="4" w:space="0" w:color="auto"/>
              <w:bottom w:val="single" w:sz="4" w:space="0" w:color="auto"/>
              <w:right w:val="single" w:sz="4" w:space="0" w:color="auto"/>
            </w:tcBorders>
            <w:shd w:val="clear" w:color="auto" w:fill="E7E6E6" w:themeFill="background2"/>
            <w:tcMar>
              <w:top w:w="15" w:type="dxa"/>
              <w:left w:w="15" w:type="dxa"/>
              <w:right w:w="15" w:type="dxa"/>
            </w:tcMar>
            <w:vAlign w:val="center"/>
          </w:tcPr>
          <w:p w14:paraId="0DE067D1" w14:textId="16D10A6A" w:rsidR="3BE0260F" w:rsidRPr="0009400F" w:rsidRDefault="3BE0260F" w:rsidP="00FB190E">
            <w:pPr>
              <w:jc w:val="center"/>
              <w:rPr>
                <w:sz w:val="16"/>
                <w:szCs w:val="16"/>
              </w:rPr>
            </w:pPr>
          </w:p>
        </w:tc>
        <w:tc>
          <w:tcPr>
            <w:tcW w:w="581" w:type="dxa"/>
            <w:tcBorders>
              <w:top w:val="single" w:sz="4" w:space="0" w:color="auto"/>
              <w:left w:val="single" w:sz="4" w:space="0" w:color="auto"/>
              <w:bottom w:val="single" w:sz="4" w:space="0" w:color="auto"/>
              <w:right w:val="single" w:sz="4" w:space="0" w:color="auto"/>
            </w:tcBorders>
            <w:shd w:val="clear" w:color="auto" w:fill="E7E6E6" w:themeFill="background2"/>
            <w:tcMar>
              <w:top w:w="15" w:type="dxa"/>
              <w:left w:w="15" w:type="dxa"/>
              <w:right w:w="15" w:type="dxa"/>
            </w:tcMar>
            <w:vAlign w:val="center"/>
          </w:tcPr>
          <w:p w14:paraId="3E81C7E1" w14:textId="42C9D049" w:rsidR="3BE0260F" w:rsidRPr="0009400F" w:rsidRDefault="3BE0260F" w:rsidP="00FB190E">
            <w:pPr>
              <w:jc w:val="center"/>
              <w:rPr>
                <w:sz w:val="16"/>
                <w:szCs w:val="16"/>
              </w:rPr>
            </w:pPr>
          </w:p>
        </w:tc>
        <w:tc>
          <w:tcPr>
            <w:tcW w:w="2219" w:type="dxa"/>
            <w:tcBorders>
              <w:top w:val="single" w:sz="4" w:space="0" w:color="auto"/>
              <w:left w:val="single" w:sz="4" w:space="0" w:color="auto"/>
              <w:bottom w:val="single" w:sz="4" w:space="0" w:color="auto"/>
              <w:right w:val="single" w:sz="4" w:space="0" w:color="auto"/>
            </w:tcBorders>
            <w:shd w:val="clear" w:color="auto" w:fill="E7E6E6" w:themeFill="background2"/>
            <w:tcMar>
              <w:top w:w="15" w:type="dxa"/>
              <w:left w:w="15" w:type="dxa"/>
              <w:right w:w="15" w:type="dxa"/>
            </w:tcMar>
            <w:vAlign w:val="center"/>
          </w:tcPr>
          <w:p w14:paraId="5A644814" w14:textId="6163B8EE" w:rsidR="3BE0260F" w:rsidRPr="0009400F" w:rsidRDefault="3BE0260F" w:rsidP="3BE0260F">
            <w:pPr>
              <w:spacing w:after="0"/>
              <w:jc w:val="left"/>
              <w:rPr>
                <w:sz w:val="16"/>
                <w:szCs w:val="16"/>
              </w:rPr>
            </w:pPr>
            <w:r w:rsidRPr="0009400F">
              <w:rPr>
                <w:rFonts w:ascii="Calibri" w:eastAsia="Calibri" w:hAnsi="Calibri" w:cs="Calibri"/>
                <w:b/>
                <w:bCs/>
                <w:color w:val="000000" w:themeColor="text1"/>
                <w:sz w:val="16"/>
                <w:szCs w:val="16"/>
              </w:rPr>
              <w:t>Sistema de mensajería</w:t>
            </w:r>
          </w:p>
        </w:tc>
        <w:tc>
          <w:tcPr>
            <w:tcW w:w="709" w:type="dxa"/>
            <w:tcBorders>
              <w:top w:val="single" w:sz="4" w:space="0" w:color="auto"/>
              <w:left w:val="single" w:sz="4" w:space="0" w:color="auto"/>
              <w:bottom w:val="single" w:sz="4" w:space="0" w:color="auto"/>
              <w:right w:val="single" w:sz="4" w:space="0" w:color="auto"/>
            </w:tcBorders>
            <w:shd w:val="clear" w:color="auto" w:fill="E7E6E6" w:themeFill="background2"/>
            <w:tcMar>
              <w:top w:w="15" w:type="dxa"/>
              <w:left w:w="15" w:type="dxa"/>
              <w:right w:w="15" w:type="dxa"/>
            </w:tcMar>
            <w:vAlign w:val="center"/>
          </w:tcPr>
          <w:p w14:paraId="786C2E8A" w14:textId="4B75B363" w:rsidR="3BE0260F" w:rsidRPr="0009400F" w:rsidRDefault="3BE0260F" w:rsidP="00FB190E">
            <w:pPr>
              <w:jc w:val="center"/>
              <w:rPr>
                <w:sz w:val="16"/>
                <w:szCs w:val="16"/>
              </w:rPr>
            </w:pPr>
          </w:p>
        </w:tc>
        <w:tc>
          <w:tcPr>
            <w:tcW w:w="709" w:type="dxa"/>
            <w:tcBorders>
              <w:top w:val="single" w:sz="4" w:space="0" w:color="auto"/>
              <w:left w:val="single" w:sz="4" w:space="0" w:color="auto"/>
              <w:bottom w:val="single" w:sz="4" w:space="0" w:color="auto"/>
              <w:right w:val="single" w:sz="4" w:space="0" w:color="auto"/>
            </w:tcBorders>
            <w:shd w:val="clear" w:color="auto" w:fill="E7E6E6" w:themeFill="background2"/>
            <w:tcMar>
              <w:top w:w="15" w:type="dxa"/>
              <w:left w:w="15" w:type="dxa"/>
              <w:right w:w="15" w:type="dxa"/>
            </w:tcMar>
            <w:vAlign w:val="center"/>
          </w:tcPr>
          <w:p w14:paraId="53ED4485" w14:textId="5626B6C0" w:rsidR="3BE0260F" w:rsidRPr="0009400F" w:rsidRDefault="3BE0260F" w:rsidP="00FB190E">
            <w:pPr>
              <w:jc w:val="center"/>
              <w:rPr>
                <w:sz w:val="16"/>
                <w:szCs w:val="16"/>
              </w:rPr>
            </w:pPr>
          </w:p>
        </w:tc>
        <w:tc>
          <w:tcPr>
            <w:tcW w:w="567" w:type="dxa"/>
            <w:tcBorders>
              <w:top w:val="single" w:sz="4" w:space="0" w:color="auto"/>
              <w:left w:val="single" w:sz="4" w:space="0" w:color="auto"/>
              <w:bottom w:val="single" w:sz="4" w:space="0" w:color="auto"/>
              <w:right w:val="single" w:sz="4" w:space="0" w:color="auto"/>
            </w:tcBorders>
            <w:shd w:val="clear" w:color="auto" w:fill="E7E6E6" w:themeFill="background2"/>
            <w:tcMar>
              <w:top w:w="15" w:type="dxa"/>
              <w:left w:w="15" w:type="dxa"/>
              <w:right w:w="15" w:type="dxa"/>
            </w:tcMar>
            <w:vAlign w:val="center"/>
          </w:tcPr>
          <w:p w14:paraId="4ED27700" w14:textId="6335916A" w:rsidR="3BE0260F" w:rsidRPr="0009400F" w:rsidRDefault="3BE0260F" w:rsidP="00FB190E">
            <w:pPr>
              <w:jc w:val="center"/>
              <w:rPr>
                <w:sz w:val="16"/>
                <w:szCs w:val="16"/>
              </w:rPr>
            </w:pPr>
          </w:p>
        </w:tc>
        <w:tc>
          <w:tcPr>
            <w:tcW w:w="850" w:type="dxa"/>
            <w:tcBorders>
              <w:top w:val="single" w:sz="4" w:space="0" w:color="auto"/>
              <w:left w:val="single" w:sz="4" w:space="0" w:color="auto"/>
              <w:bottom w:val="single" w:sz="4" w:space="0" w:color="auto"/>
              <w:right w:val="single" w:sz="4" w:space="0" w:color="auto"/>
            </w:tcBorders>
            <w:shd w:val="clear" w:color="auto" w:fill="E7E6E6" w:themeFill="background2"/>
            <w:tcMar>
              <w:top w:w="15" w:type="dxa"/>
              <w:left w:w="15" w:type="dxa"/>
              <w:right w:w="15" w:type="dxa"/>
            </w:tcMar>
            <w:vAlign w:val="center"/>
          </w:tcPr>
          <w:p w14:paraId="0D3FC3D5" w14:textId="29F2D141" w:rsidR="3BE0260F" w:rsidRPr="0009400F" w:rsidRDefault="3BE0260F" w:rsidP="00FB190E">
            <w:pPr>
              <w:jc w:val="center"/>
              <w:rPr>
                <w:sz w:val="16"/>
                <w:szCs w:val="16"/>
              </w:rPr>
            </w:pPr>
          </w:p>
        </w:tc>
        <w:tc>
          <w:tcPr>
            <w:tcW w:w="851" w:type="dxa"/>
            <w:tcBorders>
              <w:top w:val="single" w:sz="4" w:space="0" w:color="auto"/>
              <w:left w:val="single" w:sz="4" w:space="0" w:color="auto"/>
              <w:bottom w:val="single" w:sz="4" w:space="0" w:color="auto"/>
              <w:right w:val="single" w:sz="4" w:space="0" w:color="auto"/>
            </w:tcBorders>
            <w:shd w:val="clear" w:color="auto" w:fill="E7E6E6" w:themeFill="background2"/>
            <w:tcMar>
              <w:top w:w="15" w:type="dxa"/>
              <w:left w:w="15" w:type="dxa"/>
              <w:right w:w="15" w:type="dxa"/>
            </w:tcMar>
            <w:vAlign w:val="center"/>
          </w:tcPr>
          <w:p w14:paraId="5B34D00C" w14:textId="3797D631" w:rsidR="3BE0260F" w:rsidRPr="0009400F" w:rsidRDefault="3BE0260F" w:rsidP="00FB190E">
            <w:pPr>
              <w:jc w:val="center"/>
              <w:rPr>
                <w:sz w:val="16"/>
                <w:szCs w:val="16"/>
              </w:rPr>
            </w:pPr>
          </w:p>
        </w:tc>
        <w:tc>
          <w:tcPr>
            <w:tcW w:w="850" w:type="dxa"/>
            <w:tcBorders>
              <w:top w:val="single" w:sz="4" w:space="0" w:color="auto"/>
              <w:left w:val="single" w:sz="4" w:space="0" w:color="auto"/>
              <w:bottom w:val="single" w:sz="4" w:space="0" w:color="auto"/>
              <w:right w:val="single" w:sz="4" w:space="0" w:color="auto"/>
            </w:tcBorders>
            <w:shd w:val="clear" w:color="auto" w:fill="E7E6E6" w:themeFill="background2"/>
            <w:tcMar>
              <w:top w:w="15" w:type="dxa"/>
              <w:left w:w="15" w:type="dxa"/>
              <w:right w:w="15" w:type="dxa"/>
            </w:tcMar>
            <w:vAlign w:val="center"/>
          </w:tcPr>
          <w:p w14:paraId="768112F7" w14:textId="7A1DEE3A" w:rsidR="3BE0260F" w:rsidRPr="0009400F" w:rsidRDefault="3BE0260F" w:rsidP="3BE0260F">
            <w:pPr>
              <w:spacing w:after="0"/>
              <w:jc w:val="center"/>
              <w:rPr>
                <w:sz w:val="16"/>
                <w:szCs w:val="16"/>
              </w:rPr>
            </w:pPr>
            <w:r w:rsidRPr="0009400F">
              <w:rPr>
                <w:rFonts w:ascii="Calibri" w:eastAsia="Calibri" w:hAnsi="Calibri" w:cs="Calibri"/>
                <w:b/>
                <w:bCs/>
                <w:color w:val="000000" w:themeColor="text1"/>
                <w:sz w:val="16"/>
                <w:szCs w:val="16"/>
              </w:rPr>
              <w:t>2.779,77 €</w:t>
            </w:r>
          </w:p>
        </w:tc>
      </w:tr>
      <w:tr w:rsidR="3BE0260F" w14:paraId="6392B4FE" w14:textId="77777777" w:rsidTr="00FB190E">
        <w:trPr>
          <w:trHeight w:val="315"/>
        </w:trPr>
        <w:tc>
          <w:tcPr>
            <w:tcW w:w="58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3039F392" w14:textId="573E5328" w:rsidR="3BE0260F" w:rsidRPr="0009400F" w:rsidRDefault="3BE0260F" w:rsidP="00FB190E">
            <w:pPr>
              <w:jc w:val="center"/>
              <w:rPr>
                <w:sz w:val="16"/>
                <w:szCs w:val="16"/>
              </w:rPr>
            </w:pPr>
          </w:p>
        </w:tc>
        <w:tc>
          <w:tcPr>
            <w:tcW w:w="583"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5B696C28" w14:textId="14D0D88D" w:rsidR="3BE0260F" w:rsidRPr="0009400F" w:rsidRDefault="3BE0260F" w:rsidP="3BE0260F">
            <w:pPr>
              <w:spacing w:after="0"/>
              <w:jc w:val="center"/>
              <w:rPr>
                <w:sz w:val="16"/>
                <w:szCs w:val="16"/>
              </w:rPr>
            </w:pPr>
            <w:r w:rsidRPr="0009400F">
              <w:rPr>
                <w:rFonts w:ascii="Calibri" w:eastAsia="Calibri" w:hAnsi="Calibri" w:cs="Calibri"/>
                <w:color w:val="000000" w:themeColor="text1"/>
                <w:sz w:val="16"/>
                <w:szCs w:val="16"/>
              </w:rPr>
              <w:t>001</w:t>
            </w:r>
          </w:p>
        </w:tc>
        <w:tc>
          <w:tcPr>
            <w:tcW w:w="58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12831EEB" w14:textId="3A8A55A7" w:rsidR="3BE0260F" w:rsidRPr="0009400F" w:rsidRDefault="3BE0260F" w:rsidP="00FB190E">
            <w:pPr>
              <w:jc w:val="center"/>
              <w:rPr>
                <w:sz w:val="16"/>
                <w:szCs w:val="16"/>
              </w:rPr>
            </w:pPr>
          </w:p>
        </w:tc>
        <w:tc>
          <w:tcPr>
            <w:tcW w:w="2219"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35" w:type="dxa"/>
              <w:right w:w="15" w:type="dxa"/>
            </w:tcMar>
            <w:vAlign w:val="center"/>
          </w:tcPr>
          <w:p w14:paraId="472D9455" w14:textId="31CAFEA9" w:rsidR="3BE0260F" w:rsidRPr="0009400F" w:rsidRDefault="41DBC12D" w:rsidP="752C1FEF">
            <w:pPr>
              <w:spacing w:after="0"/>
              <w:jc w:val="left"/>
              <w:rPr>
                <w:rFonts w:ascii="Calibri" w:eastAsia="Calibri" w:hAnsi="Calibri" w:cs="Calibri"/>
                <w:color w:val="000000" w:themeColor="text1"/>
                <w:sz w:val="16"/>
                <w:szCs w:val="16"/>
              </w:rPr>
            </w:pPr>
            <w:r w:rsidRPr="0009400F">
              <w:rPr>
                <w:rFonts w:ascii="Calibri" w:eastAsia="Calibri" w:hAnsi="Calibri" w:cs="Calibri"/>
                <w:color w:val="000000" w:themeColor="text1"/>
                <w:sz w:val="16"/>
                <w:szCs w:val="16"/>
              </w:rPr>
              <w:t>Histórico</w:t>
            </w:r>
            <w:r w:rsidR="3BE0260F" w:rsidRPr="0009400F">
              <w:rPr>
                <w:rFonts w:ascii="Calibri" w:eastAsia="Calibri" w:hAnsi="Calibri" w:cs="Calibri"/>
                <w:color w:val="000000" w:themeColor="text1"/>
                <w:sz w:val="16"/>
                <w:szCs w:val="16"/>
              </w:rPr>
              <w:t xml:space="preserve"> de usuarios</w:t>
            </w:r>
          </w:p>
        </w:tc>
        <w:tc>
          <w:tcPr>
            <w:tcW w:w="709"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51A9B7B1" w14:textId="0FA88147" w:rsidR="3BE0260F" w:rsidRPr="0009400F" w:rsidRDefault="3BE0260F" w:rsidP="00FB190E">
            <w:pPr>
              <w:jc w:val="center"/>
              <w:rPr>
                <w:sz w:val="16"/>
                <w:szCs w:val="16"/>
              </w:rPr>
            </w:pPr>
          </w:p>
        </w:tc>
        <w:tc>
          <w:tcPr>
            <w:tcW w:w="709"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521D2BCB" w14:textId="751FE23F" w:rsidR="3BE0260F" w:rsidRPr="0009400F" w:rsidRDefault="3BE0260F" w:rsidP="00FB190E">
            <w:pPr>
              <w:jc w:val="center"/>
              <w:rPr>
                <w:sz w:val="16"/>
                <w:szCs w:val="16"/>
              </w:rPr>
            </w:pP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47EAC4ED" w14:textId="15A9372D" w:rsidR="3BE0260F" w:rsidRPr="0009400F" w:rsidRDefault="3BE0260F" w:rsidP="00FB190E">
            <w:pPr>
              <w:jc w:val="center"/>
              <w:rPr>
                <w:sz w:val="16"/>
                <w:szCs w:val="16"/>
              </w:rPr>
            </w:pPr>
          </w:p>
        </w:tc>
        <w:tc>
          <w:tcPr>
            <w:tcW w:w="850"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6C247D44" w14:textId="3728DA02" w:rsidR="3BE0260F" w:rsidRPr="0009400F" w:rsidRDefault="3BE0260F" w:rsidP="00FB190E">
            <w:pPr>
              <w:jc w:val="center"/>
              <w:rPr>
                <w:sz w:val="16"/>
                <w:szCs w:val="16"/>
              </w:rPr>
            </w:pPr>
          </w:p>
        </w:tc>
        <w:tc>
          <w:tcPr>
            <w:tcW w:w="85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4B8BA3B1" w14:textId="79726238" w:rsidR="3BE0260F" w:rsidRPr="0009400F" w:rsidRDefault="3BE0260F" w:rsidP="3BE0260F">
            <w:pPr>
              <w:spacing w:after="0"/>
              <w:jc w:val="center"/>
              <w:rPr>
                <w:sz w:val="16"/>
                <w:szCs w:val="16"/>
              </w:rPr>
            </w:pPr>
            <w:r w:rsidRPr="0009400F">
              <w:rPr>
                <w:rFonts w:ascii="Calibri" w:eastAsia="Calibri" w:hAnsi="Calibri" w:cs="Calibri"/>
                <w:color w:val="000000" w:themeColor="text1"/>
                <w:sz w:val="16"/>
                <w:szCs w:val="16"/>
              </w:rPr>
              <w:t>299,01 €</w:t>
            </w:r>
          </w:p>
        </w:tc>
        <w:tc>
          <w:tcPr>
            <w:tcW w:w="850"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7FC59C3A" w14:textId="0B39BEF0" w:rsidR="3BE0260F" w:rsidRPr="0009400F" w:rsidRDefault="3BE0260F" w:rsidP="00FB190E">
            <w:pPr>
              <w:jc w:val="center"/>
              <w:rPr>
                <w:sz w:val="16"/>
                <w:szCs w:val="16"/>
              </w:rPr>
            </w:pPr>
          </w:p>
        </w:tc>
      </w:tr>
      <w:tr w:rsidR="3BE0260F" w14:paraId="15224539" w14:textId="77777777" w:rsidTr="00FB190E">
        <w:trPr>
          <w:trHeight w:val="315"/>
        </w:trPr>
        <w:tc>
          <w:tcPr>
            <w:tcW w:w="58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4CDA747F" w14:textId="522DB3CD" w:rsidR="3BE0260F" w:rsidRPr="0009400F" w:rsidRDefault="3BE0260F" w:rsidP="00FB190E">
            <w:pPr>
              <w:jc w:val="center"/>
              <w:rPr>
                <w:sz w:val="16"/>
                <w:szCs w:val="16"/>
              </w:rPr>
            </w:pPr>
          </w:p>
        </w:tc>
        <w:tc>
          <w:tcPr>
            <w:tcW w:w="583"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7540A358" w14:textId="7386661B" w:rsidR="3BE0260F" w:rsidRPr="0009400F" w:rsidRDefault="3BE0260F" w:rsidP="00FB190E">
            <w:pPr>
              <w:jc w:val="center"/>
              <w:rPr>
                <w:sz w:val="16"/>
                <w:szCs w:val="16"/>
              </w:rPr>
            </w:pPr>
          </w:p>
        </w:tc>
        <w:tc>
          <w:tcPr>
            <w:tcW w:w="58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61E90431" w14:textId="07173F64" w:rsidR="3BE0260F" w:rsidRPr="0009400F" w:rsidRDefault="3BE0260F" w:rsidP="3BE0260F">
            <w:pPr>
              <w:spacing w:after="0"/>
              <w:jc w:val="center"/>
              <w:rPr>
                <w:sz w:val="16"/>
                <w:szCs w:val="16"/>
              </w:rPr>
            </w:pPr>
            <w:r w:rsidRPr="0009400F">
              <w:rPr>
                <w:rFonts w:ascii="Calibri" w:eastAsia="Calibri" w:hAnsi="Calibri" w:cs="Calibri"/>
                <w:color w:val="000000" w:themeColor="text1"/>
                <w:sz w:val="16"/>
                <w:szCs w:val="16"/>
              </w:rPr>
              <w:t>01</w:t>
            </w:r>
          </w:p>
        </w:tc>
        <w:tc>
          <w:tcPr>
            <w:tcW w:w="2219"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270" w:type="dxa"/>
              <w:right w:w="15" w:type="dxa"/>
            </w:tcMar>
            <w:vAlign w:val="center"/>
          </w:tcPr>
          <w:p w14:paraId="177A6519" w14:textId="6781434E" w:rsidR="3BE0260F" w:rsidRPr="0009400F" w:rsidRDefault="3BE0260F" w:rsidP="3BE0260F">
            <w:pPr>
              <w:spacing w:after="0"/>
              <w:jc w:val="left"/>
              <w:rPr>
                <w:sz w:val="16"/>
                <w:szCs w:val="16"/>
              </w:rPr>
            </w:pPr>
            <w:r w:rsidRPr="0009400F">
              <w:rPr>
                <w:rFonts w:ascii="Calibri" w:eastAsia="Calibri" w:hAnsi="Calibri" w:cs="Calibri"/>
                <w:color w:val="000000" w:themeColor="text1"/>
                <w:sz w:val="16"/>
                <w:szCs w:val="16"/>
              </w:rPr>
              <w:t>Desarrollador Junior</w:t>
            </w:r>
          </w:p>
        </w:tc>
        <w:tc>
          <w:tcPr>
            <w:tcW w:w="709"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1F47252B" w14:textId="3A902A00" w:rsidR="3BE0260F" w:rsidRPr="0009400F" w:rsidRDefault="3BE0260F" w:rsidP="3BE0260F">
            <w:pPr>
              <w:spacing w:after="0"/>
              <w:jc w:val="center"/>
              <w:rPr>
                <w:sz w:val="16"/>
                <w:szCs w:val="16"/>
              </w:rPr>
            </w:pPr>
            <w:r w:rsidRPr="0009400F">
              <w:rPr>
                <w:rFonts w:ascii="Calibri" w:eastAsia="Calibri" w:hAnsi="Calibri" w:cs="Calibri"/>
                <w:color w:val="000000" w:themeColor="text1"/>
                <w:sz w:val="16"/>
                <w:szCs w:val="16"/>
              </w:rPr>
              <w:t>9</w:t>
            </w:r>
          </w:p>
        </w:tc>
        <w:tc>
          <w:tcPr>
            <w:tcW w:w="709"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17347A8C" w14:textId="6C1A4CF2" w:rsidR="3BE0260F" w:rsidRPr="0009400F" w:rsidRDefault="3BE0260F" w:rsidP="3BE0260F">
            <w:pPr>
              <w:spacing w:after="0"/>
              <w:jc w:val="center"/>
              <w:rPr>
                <w:sz w:val="16"/>
                <w:szCs w:val="16"/>
              </w:rPr>
            </w:pPr>
            <w:r w:rsidRPr="0009400F">
              <w:rPr>
                <w:rFonts w:ascii="Calibri" w:eastAsia="Calibri" w:hAnsi="Calibri" w:cs="Calibri"/>
                <w:color w:val="000000" w:themeColor="text1"/>
                <w:sz w:val="16"/>
                <w:szCs w:val="16"/>
              </w:rPr>
              <w:t>horas</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23E51402" w14:textId="7780E83B" w:rsidR="3BE0260F" w:rsidRPr="0009400F" w:rsidRDefault="3BE0260F" w:rsidP="3BE0260F">
            <w:pPr>
              <w:spacing w:after="0"/>
              <w:jc w:val="center"/>
              <w:rPr>
                <w:sz w:val="16"/>
                <w:szCs w:val="16"/>
              </w:rPr>
            </w:pPr>
            <w:r w:rsidRPr="0009400F">
              <w:rPr>
                <w:rFonts w:ascii="Calibri" w:eastAsia="Calibri" w:hAnsi="Calibri" w:cs="Calibri"/>
                <w:color w:val="000000" w:themeColor="text1"/>
                <w:sz w:val="16"/>
                <w:szCs w:val="16"/>
              </w:rPr>
              <w:t>33,22 €</w:t>
            </w:r>
          </w:p>
        </w:tc>
        <w:tc>
          <w:tcPr>
            <w:tcW w:w="850"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477B3666" w14:textId="0E898BC3" w:rsidR="3BE0260F" w:rsidRPr="0009400F" w:rsidRDefault="3BE0260F" w:rsidP="3BE0260F">
            <w:pPr>
              <w:spacing w:after="0"/>
              <w:jc w:val="center"/>
              <w:rPr>
                <w:sz w:val="16"/>
                <w:szCs w:val="16"/>
              </w:rPr>
            </w:pPr>
            <w:r w:rsidRPr="0009400F">
              <w:rPr>
                <w:rFonts w:ascii="Calibri" w:eastAsia="Calibri" w:hAnsi="Calibri" w:cs="Calibri"/>
                <w:color w:val="000000" w:themeColor="text1"/>
                <w:sz w:val="16"/>
                <w:szCs w:val="16"/>
              </w:rPr>
              <w:t>299,01 €</w:t>
            </w:r>
          </w:p>
        </w:tc>
        <w:tc>
          <w:tcPr>
            <w:tcW w:w="85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110A55E0" w14:textId="324DED39" w:rsidR="3BE0260F" w:rsidRPr="0009400F" w:rsidRDefault="3BE0260F" w:rsidP="00FB190E">
            <w:pPr>
              <w:jc w:val="center"/>
              <w:rPr>
                <w:sz w:val="16"/>
                <w:szCs w:val="16"/>
              </w:rPr>
            </w:pPr>
          </w:p>
        </w:tc>
        <w:tc>
          <w:tcPr>
            <w:tcW w:w="850"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7F916E47" w14:textId="28AB1073" w:rsidR="3BE0260F" w:rsidRPr="0009400F" w:rsidRDefault="3BE0260F" w:rsidP="00FB190E">
            <w:pPr>
              <w:jc w:val="center"/>
              <w:rPr>
                <w:sz w:val="16"/>
                <w:szCs w:val="16"/>
              </w:rPr>
            </w:pPr>
          </w:p>
        </w:tc>
      </w:tr>
      <w:tr w:rsidR="3BE0260F" w14:paraId="3EE83A91" w14:textId="77777777" w:rsidTr="00FB190E">
        <w:trPr>
          <w:trHeight w:val="315"/>
        </w:trPr>
        <w:tc>
          <w:tcPr>
            <w:tcW w:w="58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5AD25DF5" w14:textId="37D0E4CC" w:rsidR="3BE0260F" w:rsidRPr="0009400F" w:rsidRDefault="3BE0260F" w:rsidP="00FB190E">
            <w:pPr>
              <w:jc w:val="center"/>
              <w:rPr>
                <w:sz w:val="16"/>
                <w:szCs w:val="16"/>
              </w:rPr>
            </w:pPr>
          </w:p>
        </w:tc>
        <w:tc>
          <w:tcPr>
            <w:tcW w:w="583"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657BA1D1" w14:textId="188D521C" w:rsidR="3BE0260F" w:rsidRPr="0009400F" w:rsidRDefault="3BE0260F" w:rsidP="3BE0260F">
            <w:pPr>
              <w:spacing w:after="0"/>
              <w:jc w:val="center"/>
              <w:rPr>
                <w:sz w:val="16"/>
                <w:szCs w:val="16"/>
              </w:rPr>
            </w:pPr>
            <w:r w:rsidRPr="0009400F">
              <w:rPr>
                <w:rFonts w:ascii="Calibri" w:eastAsia="Calibri" w:hAnsi="Calibri" w:cs="Calibri"/>
                <w:color w:val="000000" w:themeColor="text1"/>
                <w:sz w:val="16"/>
                <w:szCs w:val="16"/>
              </w:rPr>
              <w:t>002</w:t>
            </w:r>
          </w:p>
        </w:tc>
        <w:tc>
          <w:tcPr>
            <w:tcW w:w="58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5EFB86AA" w14:textId="11986010" w:rsidR="3BE0260F" w:rsidRPr="0009400F" w:rsidRDefault="3BE0260F" w:rsidP="00FB190E">
            <w:pPr>
              <w:jc w:val="center"/>
              <w:rPr>
                <w:sz w:val="16"/>
                <w:szCs w:val="16"/>
              </w:rPr>
            </w:pPr>
          </w:p>
        </w:tc>
        <w:tc>
          <w:tcPr>
            <w:tcW w:w="2219"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35" w:type="dxa"/>
              <w:right w:w="15" w:type="dxa"/>
            </w:tcMar>
            <w:vAlign w:val="center"/>
          </w:tcPr>
          <w:p w14:paraId="23FC70C6" w14:textId="22C5E28C" w:rsidR="3BE0260F" w:rsidRPr="0009400F" w:rsidRDefault="714B6B00" w:rsidP="752C1FEF">
            <w:pPr>
              <w:spacing w:after="0"/>
              <w:jc w:val="left"/>
              <w:rPr>
                <w:rFonts w:ascii="Calibri" w:eastAsia="Calibri" w:hAnsi="Calibri" w:cs="Calibri"/>
                <w:color w:val="000000" w:themeColor="text1"/>
                <w:sz w:val="16"/>
                <w:szCs w:val="16"/>
              </w:rPr>
            </w:pPr>
            <w:r w:rsidRPr="0009400F">
              <w:rPr>
                <w:rFonts w:ascii="Calibri" w:eastAsia="Calibri" w:hAnsi="Calibri" w:cs="Calibri"/>
                <w:color w:val="000000" w:themeColor="text1"/>
                <w:sz w:val="16"/>
                <w:szCs w:val="16"/>
              </w:rPr>
              <w:t>Histórico</w:t>
            </w:r>
            <w:r w:rsidR="3BE0260F" w:rsidRPr="0009400F">
              <w:rPr>
                <w:rFonts w:ascii="Calibri" w:eastAsia="Calibri" w:hAnsi="Calibri" w:cs="Calibri"/>
                <w:color w:val="000000" w:themeColor="text1"/>
                <w:sz w:val="16"/>
                <w:szCs w:val="16"/>
              </w:rPr>
              <w:t xml:space="preserve"> de alertas</w:t>
            </w:r>
          </w:p>
        </w:tc>
        <w:tc>
          <w:tcPr>
            <w:tcW w:w="709"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432F5886" w14:textId="4FBDCCDF" w:rsidR="3BE0260F" w:rsidRPr="0009400F" w:rsidRDefault="3BE0260F" w:rsidP="00FB190E">
            <w:pPr>
              <w:jc w:val="center"/>
              <w:rPr>
                <w:sz w:val="16"/>
                <w:szCs w:val="16"/>
              </w:rPr>
            </w:pPr>
          </w:p>
        </w:tc>
        <w:tc>
          <w:tcPr>
            <w:tcW w:w="709"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5CE68DB9" w14:textId="6722ADE8" w:rsidR="3BE0260F" w:rsidRPr="0009400F" w:rsidRDefault="3BE0260F" w:rsidP="00FB190E">
            <w:pPr>
              <w:jc w:val="center"/>
              <w:rPr>
                <w:sz w:val="16"/>
                <w:szCs w:val="16"/>
              </w:rPr>
            </w:pP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2DA8F4D1" w14:textId="2A7D9A4B" w:rsidR="3BE0260F" w:rsidRPr="0009400F" w:rsidRDefault="3BE0260F" w:rsidP="00FB190E">
            <w:pPr>
              <w:jc w:val="center"/>
              <w:rPr>
                <w:sz w:val="16"/>
                <w:szCs w:val="16"/>
              </w:rPr>
            </w:pPr>
          </w:p>
        </w:tc>
        <w:tc>
          <w:tcPr>
            <w:tcW w:w="850"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462589A6" w14:textId="30846491" w:rsidR="3BE0260F" w:rsidRPr="0009400F" w:rsidRDefault="3BE0260F" w:rsidP="00FB190E">
            <w:pPr>
              <w:jc w:val="center"/>
              <w:rPr>
                <w:sz w:val="16"/>
                <w:szCs w:val="16"/>
              </w:rPr>
            </w:pPr>
          </w:p>
        </w:tc>
        <w:tc>
          <w:tcPr>
            <w:tcW w:w="85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4DDECA0D" w14:textId="06FE72C8" w:rsidR="3BE0260F" w:rsidRPr="0009400F" w:rsidRDefault="3BE0260F" w:rsidP="3BE0260F">
            <w:pPr>
              <w:spacing w:after="0"/>
              <w:jc w:val="center"/>
              <w:rPr>
                <w:sz w:val="16"/>
                <w:szCs w:val="16"/>
              </w:rPr>
            </w:pPr>
            <w:r w:rsidRPr="0009400F">
              <w:rPr>
                <w:rFonts w:ascii="Calibri" w:eastAsia="Calibri" w:hAnsi="Calibri" w:cs="Calibri"/>
                <w:color w:val="000000" w:themeColor="text1"/>
                <w:sz w:val="16"/>
                <w:szCs w:val="16"/>
              </w:rPr>
              <w:t>265,79 €</w:t>
            </w:r>
          </w:p>
        </w:tc>
        <w:tc>
          <w:tcPr>
            <w:tcW w:w="850"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05304C3A" w14:textId="0F2BCFFD" w:rsidR="3BE0260F" w:rsidRPr="0009400F" w:rsidRDefault="3BE0260F" w:rsidP="00FB190E">
            <w:pPr>
              <w:jc w:val="center"/>
              <w:rPr>
                <w:sz w:val="16"/>
                <w:szCs w:val="16"/>
              </w:rPr>
            </w:pPr>
          </w:p>
        </w:tc>
      </w:tr>
      <w:tr w:rsidR="3BE0260F" w14:paraId="63924090" w14:textId="77777777" w:rsidTr="00FB190E">
        <w:trPr>
          <w:trHeight w:val="315"/>
        </w:trPr>
        <w:tc>
          <w:tcPr>
            <w:tcW w:w="58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0B83BEA9" w14:textId="70063456" w:rsidR="3BE0260F" w:rsidRPr="0009400F" w:rsidRDefault="3BE0260F" w:rsidP="00FB190E">
            <w:pPr>
              <w:jc w:val="center"/>
              <w:rPr>
                <w:sz w:val="16"/>
                <w:szCs w:val="16"/>
              </w:rPr>
            </w:pPr>
          </w:p>
        </w:tc>
        <w:tc>
          <w:tcPr>
            <w:tcW w:w="583"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5E20CDC9" w14:textId="7C9A59D0" w:rsidR="3BE0260F" w:rsidRPr="0009400F" w:rsidRDefault="3BE0260F" w:rsidP="00FB190E">
            <w:pPr>
              <w:jc w:val="center"/>
              <w:rPr>
                <w:sz w:val="16"/>
                <w:szCs w:val="16"/>
              </w:rPr>
            </w:pPr>
          </w:p>
        </w:tc>
        <w:tc>
          <w:tcPr>
            <w:tcW w:w="58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1207C9B0" w14:textId="2AA24A8F" w:rsidR="3BE0260F" w:rsidRPr="0009400F" w:rsidRDefault="3BE0260F" w:rsidP="3BE0260F">
            <w:pPr>
              <w:spacing w:after="0"/>
              <w:jc w:val="center"/>
              <w:rPr>
                <w:sz w:val="16"/>
                <w:szCs w:val="16"/>
              </w:rPr>
            </w:pPr>
            <w:r w:rsidRPr="0009400F">
              <w:rPr>
                <w:rFonts w:ascii="Calibri" w:eastAsia="Calibri" w:hAnsi="Calibri" w:cs="Calibri"/>
                <w:color w:val="000000" w:themeColor="text1"/>
                <w:sz w:val="16"/>
                <w:szCs w:val="16"/>
              </w:rPr>
              <w:t>01</w:t>
            </w:r>
          </w:p>
        </w:tc>
        <w:tc>
          <w:tcPr>
            <w:tcW w:w="2219"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270" w:type="dxa"/>
              <w:right w:w="15" w:type="dxa"/>
            </w:tcMar>
            <w:vAlign w:val="center"/>
          </w:tcPr>
          <w:p w14:paraId="5D9862AC" w14:textId="7C7DA6AC" w:rsidR="3BE0260F" w:rsidRPr="0009400F" w:rsidRDefault="3BE0260F" w:rsidP="3BE0260F">
            <w:pPr>
              <w:spacing w:after="0"/>
              <w:jc w:val="left"/>
              <w:rPr>
                <w:sz w:val="16"/>
                <w:szCs w:val="16"/>
              </w:rPr>
            </w:pPr>
            <w:r w:rsidRPr="0009400F">
              <w:rPr>
                <w:rFonts w:ascii="Calibri" w:eastAsia="Calibri" w:hAnsi="Calibri" w:cs="Calibri"/>
                <w:color w:val="000000" w:themeColor="text1"/>
                <w:sz w:val="16"/>
                <w:szCs w:val="16"/>
              </w:rPr>
              <w:t>Desarrollador Junior</w:t>
            </w:r>
          </w:p>
        </w:tc>
        <w:tc>
          <w:tcPr>
            <w:tcW w:w="709"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3096F9C7" w14:textId="4D67A878" w:rsidR="3BE0260F" w:rsidRPr="0009400F" w:rsidRDefault="3BE0260F" w:rsidP="3BE0260F">
            <w:pPr>
              <w:spacing w:after="0"/>
              <w:jc w:val="center"/>
              <w:rPr>
                <w:sz w:val="16"/>
                <w:szCs w:val="16"/>
              </w:rPr>
            </w:pPr>
            <w:r w:rsidRPr="0009400F">
              <w:rPr>
                <w:rFonts w:ascii="Calibri" w:eastAsia="Calibri" w:hAnsi="Calibri" w:cs="Calibri"/>
                <w:color w:val="000000" w:themeColor="text1"/>
                <w:sz w:val="16"/>
                <w:szCs w:val="16"/>
              </w:rPr>
              <w:t>8</w:t>
            </w:r>
          </w:p>
        </w:tc>
        <w:tc>
          <w:tcPr>
            <w:tcW w:w="709"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2A6FFABA" w14:textId="2CCD9CE1" w:rsidR="3BE0260F" w:rsidRPr="0009400F" w:rsidRDefault="3BE0260F" w:rsidP="3BE0260F">
            <w:pPr>
              <w:spacing w:after="0"/>
              <w:jc w:val="center"/>
              <w:rPr>
                <w:sz w:val="16"/>
                <w:szCs w:val="16"/>
              </w:rPr>
            </w:pPr>
            <w:r w:rsidRPr="0009400F">
              <w:rPr>
                <w:rFonts w:ascii="Calibri" w:eastAsia="Calibri" w:hAnsi="Calibri" w:cs="Calibri"/>
                <w:color w:val="000000" w:themeColor="text1"/>
                <w:sz w:val="16"/>
                <w:szCs w:val="16"/>
              </w:rPr>
              <w:t>horas</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5D003209" w14:textId="78DF50E7" w:rsidR="3BE0260F" w:rsidRPr="0009400F" w:rsidRDefault="3BE0260F" w:rsidP="3BE0260F">
            <w:pPr>
              <w:spacing w:after="0"/>
              <w:jc w:val="center"/>
              <w:rPr>
                <w:sz w:val="16"/>
                <w:szCs w:val="16"/>
              </w:rPr>
            </w:pPr>
            <w:r w:rsidRPr="0009400F">
              <w:rPr>
                <w:rFonts w:ascii="Calibri" w:eastAsia="Calibri" w:hAnsi="Calibri" w:cs="Calibri"/>
                <w:color w:val="000000" w:themeColor="text1"/>
                <w:sz w:val="16"/>
                <w:szCs w:val="16"/>
              </w:rPr>
              <w:t>33,22 €</w:t>
            </w:r>
          </w:p>
        </w:tc>
        <w:tc>
          <w:tcPr>
            <w:tcW w:w="850"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5EC3D9E7" w14:textId="0E7F8331" w:rsidR="3BE0260F" w:rsidRPr="0009400F" w:rsidRDefault="3BE0260F" w:rsidP="3BE0260F">
            <w:pPr>
              <w:spacing w:after="0"/>
              <w:jc w:val="center"/>
              <w:rPr>
                <w:sz w:val="16"/>
                <w:szCs w:val="16"/>
              </w:rPr>
            </w:pPr>
            <w:r w:rsidRPr="0009400F">
              <w:rPr>
                <w:rFonts w:ascii="Calibri" w:eastAsia="Calibri" w:hAnsi="Calibri" w:cs="Calibri"/>
                <w:color w:val="000000" w:themeColor="text1"/>
                <w:sz w:val="16"/>
                <w:szCs w:val="16"/>
              </w:rPr>
              <w:t>265,79 €</w:t>
            </w:r>
          </w:p>
        </w:tc>
        <w:tc>
          <w:tcPr>
            <w:tcW w:w="85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7F2DB6CF" w14:textId="5245CBAB" w:rsidR="3BE0260F" w:rsidRPr="0009400F" w:rsidRDefault="3BE0260F" w:rsidP="00FB190E">
            <w:pPr>
              <w:jc w:val="center"/>
              <w:rPr>
                <w:sz w:val="16"/>
                <w:szCs w:val="16"/>
              </w:rPr>
            </w:pPr>
          </w:p>
        </w:tc>
        <w:tc>
          <w:tcPr>
            <w:tcW w:w="850"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5F6858D0" w14:textId="54AC57DE" w:rsidR="3BE0260F" w:rsidRPr="0009400F" w:rsidRDefault="3BE0260F" w:rsidP="00FB190E">
            <w:pPr>
              <w:jc w:val="center"/>
              <w:rPr>
                <w:sz w:val="16"/>
                <w:szCs w:val="16"/>
              </w:rPr>
            </w:pPr>
          </w:p>
        </w:tc>
      </w:tr>
      <w:tr w:rsidR="3BE0260F" w14:paraId="53FBAF1D" w14:textId="77777777" w:rsidTr="00FB190E">
        <w:trPr>
          <w:trHeight w:val="315"/>
        </w:trPr>
        <w:tc>
          <w:tcPr>
            <w:tcW w:w="58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7467F907" w14:textId="61FC866E" w:rsidR="3BE0260F" w:rsidRPr="0009400F" w:rsidRDefault="3BE0260F" w:rsidP="00FB190E">
            <w:pPr>
              <w:jc w:val="center"/>
              <w:rPr>
                <w:sz w:val="16"/>
                <w:szCs w:val="16"/>
              </w:rPr>
            </w:pPr>
          </w:p>
        </w:tc>
        <w:tc>
          <w:tcPr>
            <w:tcW w:w="583"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3686AAF6" w14:textId="54E35282" w:rsidR="3BE0260F" w:rsidRPr="0009400F" w:rsidRDefault="3BE0260F" w:rsidP="3BE0260F">
            <w:pPr>
              <w:spacing w:after="0"/>
              <w:jc w:val="center"/>
              <w:rPr>
                <w:sz w:val="16"/>
                <w:szCs w:val="16"/>
              </w:rPr>
            </w:pPr>
            <w:r w:rsidRPr="0009400F">
              <w:rPr>
                <w:rFonts w:ascii="Calibri" w:eastAsia="Calibri" w:hAnsi="Calibri" w:cs="Calibri"/>
                <w:color w:val="000000" w:themeColor="text1"/>
                <w:sz w:val="16"/>
                <w:szCs w:val="16"/>
              </w:rPr>
              <w:t>003</w:t>
            </w:r>
          </w:p>
        </w:tc>
        <w:tc>
          <w:tcPr>
            <w:tcW w:w="58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0DD58807" w14:textId="74E54DBB" w:rsidR="3BE0260F" w:rsidRPr="0009400F" w:rsidRDefault="3BE0260F" w:rsidP="00FB190E">
            <w:pPr>
              <w:jc w:val="center"/>
              <w:rPr>
                <w:sz w:val="16"/>
                <w:szCs w:val="16"/>
              </w:rPr>
            </w:pPr>
          </w:p>
        </w:tc>
        <w:tc>
          <w:tcPr>
            <w:tcW w:w="2219"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35" w:type="dxa"/>
              <w:right w:w="15" w:type="dxa"/>
            </w:tcMar>
            <w:vAlign w:val="center"/>
          </w:tcPr>
          <w:p w14:paraId="423C43AE" w14:textId="304CFA7D" w:rsidR="3BE0260F" w:rsidRPr="0009400F" w:rsidRDefault="3BE0260F" w:rsidP="3BE0260F">
            <w:pPr>
              <w:spacing w:after="0"/>
              <w:jc w:val="left"/>
              <w:rPr>
                <w:sz w:val="16"/>
                <w:szCs w:val="16"/>
              </w:rPr>
            </w:pPr>
            <w:r w:rsidRPr="0009400F">
              <w:rPr>
                <w:rFonts w:ascii="Calibri" w:eastAsia="Calibri" w:hAnsi="Calibri" w:cs="Calibri"/>
                <w:color w:val="000000" w:themeColor="text1"/>
                <w:sz w:val="16"/>
                <w:szCs w:val="16"/>
              </w:rPr>
              <w:t>Hist</w:t>
            </w:r>
            <w:r w:rsidR="7A122822" w:rsidRPr="0009400F">
              <w:rPr>
                <w:rFonts w:ascii="Calibri" w:eastAsia="Calibri" w:hAnsi="Calibri" w:cs="Calibri"/>
                <w:color w:val="000000" w:themeColor="text1"/>
                <w:sz w:val="16"/>
                <w:szCs w:val="16"/>
              </w:rPr>
              <w:t>órico</w:t>
            </w:r>
            <w:r w:rsidR="752C1FEF" w:rsidRPr="0009400F">
              <w:rPr>
                <w:rFonts w:ascii="Calibri" w:eastAsia="Calibri" w:hAnsi="Calibri" w:cs="Calibri"/>
                <w:color w:val="000000" w:themeColor="text1"/>
                <w:sz w:val="16"/>
                <w:szCs w:val="16"/>
              </w:rPr>
              <w:t xml:space="preserve"> de ubicaciones de los </w:t>
            </w:r>
            <w:r w:rsidR="6C351107" w:rsidRPr="0009400F">
              <w:rPr>
                <w:rFonts w:ascii="Calibri" w:eastAsia="Calibri" w:hAnsi="Calibri" w:cs="Calibri"/>
                <w:color w:val="000000" w:themeColor="text1"/>
                <w:sz w:val="16"/>
                <w:szCs w:val="16"/>
              </w:rPr>
              <w:t>vehí</w:t>
            </w:r>
            <w:r w:rsidRPr="0009400F">
              <w:rPr>
                <w:rFonts w:ascii="Calibri" w:eastAsia="Calibri" w:hAnsi="Calibri" w:cs="Calibri"/>
                <w:color w:val="000000" w:themeColor="text1"/>
                <w:sz w:val="16"/>
                <w:szCs w:val="16"/>
              </w:rPr>
              <w:t>culos de emergencia</w:t>
            </w:r>
          </w:p>
        </w:tc>
        <w:tc>
          <w:tcPr>
            <w:tcW w:w="709"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50F1676F" w14:textId="307D99F8" w:rsidR="3BE0260F" w:rsidRPr="0009400F" w:rsidRDefault="3BE0260F" w:rsidP="00FB190E">
            <w:pPr>
              <w:jc w:val="center"/>
              <w:rPr>
                <w:sz w:val="16"/>
                <w:szCs w:val="16"/>
              </w:rPr>
            </w:pPr>
          </w:p>
        </w:tc>
        <w:tc>
          <w:tcPr>
            <w:tcW w:w="709"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259E8352" w14:textId="4C4299AA" w:rsidR="3BE0260F" w:rsidRPr="0009400F" w:rsidRDefault="3BE0260F" w:rsidP="00FB190E">
            <w:pPr>
              <w:jc w:val="center"/>
              <w:rPr>
                <w:sz w:val="16"/>
                <w:szCs w:val="16"/>
              </w:rPr>
            </w:pP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4813A220" w14:textId="41153605" w:rsidR="3BE0260F" w:rsidRPr="0009400F" w:rsidRDefault="3BE0260F" w:rsidP="00FB190E">
            <w:pPr>
              <w:jc w:val="center"/>
              <w:rPr>
                <w:sz w:val="16"/>
                <w:szCs w:val="16"/>
              </w:rPr>
            </w:pPr>
          </w:p>
        </w:tc>
        <w:tc>
          <w:tcPr>
            <w:tcW w:w="850"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41020BA5" w14:textId="3C74755E" w:rsidR="3BE0260F" w:rsidRPr="0009400F" w:rsidRDefault="3BE0260F" w:rsidP="00FB190E">
            <w:pPr>
              <w:jc w:val="center"/>
              <w:rPr>
                <w:sz w:val="16"/>
                <w:szCs w:val="16"/>
              </w:rPr>
            </w:pPr>
          </w:p>
        </w:tc>
        <w:tc>
          <w:tcPr>
            <w:tcW w:w="85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265823A0" w14:textId="4F5155B4" w:rsidR="3BE0260F" w:rsidRPr="0009400F" w:rsidRDefault="3BE0260F" w:rsidP="3BE0260F">
            <w:pPr>
              <w:spacing w:after="0"/>
              <w:jc w:val="center"/>
              <w:rPr>
                <w:sz w:val="16"/>
                <w:szCs w:val="16"/>
              </w:rPr>
            </w:pPr>
            <w:r w:rsidRPr="0009400F">
              <w:rPr>
                <w:rFonts w:ascii="Calibri" w:eastAsia="Calibri" w:hAnsi="Calibri" w:cs="Calibri"/>
                <w:color w:val="000000" w:themeColor="text1"/>
                <w:sz w:val="16"/>
                <w:szCs w:val="16"/>
              </w:rPr>
              <w:t>254,44 €</w:t>
            </w:r>
          </w:p>
        </w:tc>
        <w:tc>
          <w:tcPr>
            <w:tcW w:w="850"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41BC9B88" w14:textId="2389F9B8" w:rsidR="3BE0260F" w:rsidRPr="0009400F" w:rsidRDefault="3BE0260F" w:rsidP="00FB190E">
            <w:pPr>
              <w:jc w:val="center"/>
              <w:rPr>
                <w:sz w:val="16"/>
                <w:szCs w:val="16"/>
              </w:rPr>
            </w:pPr>
          </w:p>
        </w:tc>
      </w:tr>
      <w:tr w:rsidR="3BE0260F" w14:paraId="141B9849" w14:textId="77777777" w:rsidTr="00FB190E">
        <w:trPr>
          <w:trHeight w:val="315"/>
        </w:trPr>
        <w:tc>
          <w:tcPr>
            <w:tcW w:w="58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7AF01A4C" w14:textId="728555EE" w:rsidR="3BE0260F" w:rsidRPr="0009400F" w:rsidRDefault="3BE0260F" w:rsidP="00FB190E">
            <w:pPr>
              <w:jc w:val="center"/>
              <w:rPr>
                <w:sz w:val="16"/>
                <w:szCs w:val="16"/>
              </w:rPr>
            </w:pPr>
          </w:p>
        </w:tc>
        <w:tc>
          <w:tcPr>
            <w:tcW w:w="583"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14FAD007" w14:textId="27C9BDAD" w:rsidR="3BE0260F" w:rsidRPr="0009400F" w:rsidRDefault="3BE0260F" w:rsidP="00FB190E">
            <w:pPr>
              <w:jc w:val="center"/>
              <w:rPr>
                <w:sz w:val="16"/>
                <w:szCs w:val="16"/>
              </w:rPr>
            </w:pPr>
          </w:p>
        </w:tc>
        <w:tc>
          <w:tcPr>
            <w:tcW w:w="58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51BFE698" w14:textId="0783A3B8" w:rsidR="3BE0260F" w:rsidRPr="0009400F" w:rsidRDefault="3BE0260F" w:rsidP="3BE0260F">
            <w:pPr>
              <w:spacing w:after="0"/>
              <w:jc w:val="center"/>
              <w:rPr>
                <w:sz w:val="16"/>
                <w:szCs w:val="16"/>
              </w:rPr>
            </w:pPr>
            <w:r w:rsidRPr="0009400F">
              <w:rPr>
                <w:rFonts w:ascii="Calibri" w:eastAsia="Calibri" w:hAnsi="Calibri" w:cs="Calibri"/>
                <w:color w:val="000000" w:themeColor="text1"/>
                <w:sz w:val="16"/>
                <w:szCs w:val="16"/>
              </w:rPr>
              <w:t>01</w:t>
            </w:r>
          </w:p>
        </w:tc>
        <w:tc>
          <w:tcPr>
            <w:tcW w:w="2219"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270" w:type="dxa"/>
              <w:right w:w="15" w:type="dxa"/>
            </w:tcMar>
            <w:vAlign w:val="center"/>
          </w:tcPr>
          <w:p w14:paraId="3E3C1A30" w14:textId="793E7355" w:rsidR="3BE0260F" w:rsidRPr="0009400F" w:rsidRDefault="3BE0260F" w:rsidP="3BE0260F">
            <w:pPr>
              <w:spacing w:after="0"/>
              <w:jc w:val="left"/>
              <w:rPr>
                <w:sz w:val="16"/>
                <w:szCs w:val="16"/>
              </w:rPr>
            </w:pPr>
            <w:r w:rsidRPr="0009400F">
              <w:rPr>
                <w:rFonts w:ascii="Calibri" w:eastAsia="Calibri" w:hAnsi="Calibri" w:cs="Calibri"/>
                <w:color w:val="000000" w:themeColor="text1"/>
                <w:sz w:val="16"/>
                <w:szCs w:val="16"/>
              </w:rPr>
              <w:t>Desarrollador Senior</w:t>
            </w:r>
          </w:p>
        </w:tc>
        <w:tc>
          <w:tcPr>
            <w:tcW w:w="709"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2E0A5143" w14:textId="136670E7" w:rsidR="3BE0260F" w:rsidRPr="0009400F" w:rsidRDefault="3BE0260F" w:rsidP="3BE0260F">
            <w:pPr>
              <w:spacing w:after="0"/>
              <w:jc w:val="center"/>
              <w:rPr>
                <w:sz w:val="16"/>
                <w:szCs w:val="16"/>
              </w:rPr>
            </w:pPr>
            <w:r w:rsidRPr="0009400F">
              <w:rPr>
                <w:rFonts w:ascii="Calibri" w:eastAsia="Calibri" w:hAnsi="Calibri" w:cs="Calibri"/>
                <w:color w:val="000000" w:themeColor="text1"/>
                <w:sz w:val="16"/>
                <w:szCs w:val="16"/>
              </w:rPr>
              <w:t>7</w:t>
            </w:r>
          </w:p>
        </w:tc>
        <w:tc>
          <w:tcPr>
            <w:tcW w:w="709"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681B65B5" w14:textId="3936CCF4" w:rsidR="3BE0260F" w:rsidRPr="0009400F" w:rsidRDefault="3BE0260F" w:rsidP="3BE0260F">
            <w:pPr>
              <w:spacing w:after="0"/>
              <w:jc w:val="center"/>
              <w:rPr>
                <w:sz w:val="16"/>
                <w:szCs w:val="16"/>
              </w:rPr>
            </w:pPr>
            <w:r w:rsidRPr="0009400F">
              <w:rPr>
                <w:rFonts w:ascii="Calibri" w:eastAsia="Calibri" w:hAnsi="Calibri" w:cs="Calibri"/>
                <w:color w:val="000000" w:themeColor="text1"/>
                <w:sz w:val="16"/>
                <w:szCs w:val="16"/>
              </w:rPr>
              <w:t>horas</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4F49C8D4" w14:textId="5D27C7DC" w:rsidR="3BE0260F" w:rsidRPr="0009400F" w:rsidRDefault="3BE0260F" w:rsidP="3BE0260F">
            <w:pPr>
              <w:spacing w:after="0"/>
              <w:jc w:val="center"/>
              <w:rPr>
                <w:sz w:val="16"/>
                <w:szCs w:val="16"/>
              </w:rPr>
            </w:pPr>
            <w:r w:rsidRPr="0009400F">
              <w:rPr>
                <w:rFonts w:ascii="Calibri" w:eastAsia="Calibri" w:hAnsi="Calibri" w:cs="Calibri"/>
                <w:color w:val="000000" w:themeColor="text1"/>
                <w:sz w:val="16"/>
                <w:szCs w:val="16"/>
              </w:rPr>
              <w:t>36,35 €</w:t>
            </w:r>
          </w:p>
        </w:tc>
        <w:tc>
          <w:tcPr>
            <w:tcW w:w="850"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56A01135" w14:textId="2C0639D2" w:rsidR="3BE0260F" w:rsidRPr="0009400F" w:rsidRDefault="3BE0260F" w:rsidP="3BE0260F">
            <w:pPr>
              <w:spacing w:after="0"/>
              <w:jc w:val="center"/>
              <w:rPr>
                <w:sz w:val="16"/>
                <w:szCs w:val="16"/>
              </w:rPr>
            </w:pPr>
            <w:r w:rsidRPr="0009400F">
              <w:rPr>
                <w:rFonts w:ascii="Calibri" w:eastAsia="Calibri" w:hAnsi="Calibri" w:cs="Calibri"/>
                <w:color w:val="000000" w:themeColor="text1"/>
                <w:sz w:val="16"/>
                <w:szCs w:val="16"/>
              </w:rPr>
              <w:t>254,44 €</w:t>
            </w:r>
          </w:p>
        </w:tc>
        <w:tc>
          <w:tcPr>
            <w:tcW w:w="85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44698427" w14:textId="322468B4" w:rsidR="3BE0260F" w:rsidRPr="0009400F" w:rsidRDefault="3BE0260F" w:rsidP="00FB190E">
            <w:pPr>
              <w:jc w:val="center"/>
              <w:rPr>
                <w:sz w:val="16"/>
                <w:szCs w:val="16"/>
              </w:rPr>
            </w:pPr>
          </w:p>
        </w:tc>
        <w:tc>
          <w:tcPr>
            <w:tcW w:w="850"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7CFB998D" w14:textId="58CD8759" w:rsidR="3BE0260F" w:rsidRPr="0009400F" w:rsidRDefault="3BE0260F" w:rsidP="00FB190E">
            <w:pPr>
              <w:jc w:val="center"/>
              <w:rPr>
                <w:sz w:val="16"/>
                <w:szCs w:val="16"/>
              </w:rPr>
            </w:pPr>
          </w:p>
        </w:tc>
      </w:tr>
      <w:tr w:rsidR="3BE0260F" w14:paraId="20A73BCF" w14:textId="77777777" w:rsidTr="00FB190E">
        <w:trPr>
          <w:trHeight w:val="315"/>
        </w:trPr>
        <w:tc>
          <w:tcPr>
            <w:tcW w:w="58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4D29FCF0" w14:textId="243AFB0A" w:rsidR="3BE0260F" w:rsidRPr="0009400F" w:rsidRDefault="3BE0260F" w:rsidP="00FB190E">
            <w:pPr>
              <w:jc w:val="center"/>
              <w:rPr>
                <w:sz w:val="16"/>
                <w:szCs w:val="16"/>
              </w:rPr>
            </w:pPr>
          </w:p>
        </w:tc>
        <w:tc>
          <w:tcPr>
            <w:tcW w:w="583"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6363B02A" w14:textId="18E5223B" w:rsidR="3BE0260F" w:rsidRPr="0009400F" w:rsidRDefault="3BE0260F" w:rsidP="3BE0260F">
            <w:pPr>
              <w:spacing w:after="0"/>
              <w:jc w:val="center"/>
              <w:rPr>
                <w:sz w:val="16"/>
                <w:szCs w:val="16"/>
              </w:rPr>
            </w:pPr>
            <w:r w:rsidRPr="0009400F">
              <w:rPr>
                <w:rFonts w:ascii="Calibri" w:eastAsia="Calibri" w:hAnsi="Calibri" w:cs="Calibri"/>
                <w:color w:val="000000" w:themeColor="text1"/>
                <w:sz w:val="16"/>
                <w:szCs w:val="16"/>
              </w:rPr>
              <w:t>004</w:t>
            </w:r>
          </w:p>
        </w:tc>
        <w:tc>
          <w:tcPr>
            <w:tcW w:w="58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4A7AF4C7" w14:textId="2D38687E" w:rsidR="3BE0260F" w:rsidRPr="0009400F" w:rsidRDefault="3BE0260F" w:rsidP="00FB190E">
            <w:pPr>
              <w:jc w:val="center"/>
              <w:rPr>
                <w:sz w:val="16"/>
                <w:szCs w:val="16"/>
              </w:rPr>
            </w:pPr>
          </w:p>
        </w:tc>
        <w:tc>
          <w:tcPr>
            <w:tcW w:w="2219"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35" w:type="dxa"/>
              <w:right w:w="15" w:type="dxa"/>
            </w:tcMar>
            <w:vAlign w:val="center"/>
          </w:tcPr>
          <w:p w14:paraId="4421E907" w14:textId="624A69F3" w:rsidR="3BE0260F" w:rsidRPr="0009400F" w:rsidRDefault="3BE0260F" w:rsidP="3BE0260F">
            <w:pPr>
              <w:spacing w:after="0"/>
              <w:jc w:val="left"/>
              <w:rPr>
                <w:sz w:val="16"/>
                <w:szCs w:val="16"/>
              </w:rPr>
            </w:pPr>
            <w:r w:rsidRPr="0009400F">
              <w:rPr>
                <w:rFonts w:ascii="Calibri" w:eastAsia="Calibri" w:hAnsi="Calibri" w:cs="Calibri"/>
                <w:color w:val="000000" w:themeColor="text1"/>
                <w:sz w:val="16"/>
                <w:szCs w:val="16"/>
              </w:rPr>
              <w:t>Listado de ubicaciones actuales de los vehículos de emergencia</w:t>
            </w:r>
          </w:p>
        </w:tc>
        <w:tc>
          <w:tcPr>
            <w:tcW w:w="709"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4AA04E2F" w14:textId="48E0D47A" w:rsidR="3BE0260F" w:rsidRPr="0009400F" w:rsidRDefault="3BE0260F" w:rsidP="00FB190E">
            <w:pPr>
              <w:jc w:val="center"/>
              <w:rPr>
                <w:sz w:val="16"/>
                <w:szCs w:val="16"/>
              </w:rPr>
            </w:pPr>
          </w:p>
        </w:tc>
        <w:tc>
          <w:tcPr>
            <w:tcW w:w="709"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08E77C7A" w14:textId="4F443E76" w:rsidR="3BE0260F" w:rsidRPr="0009400F" w:rsidRDefault="3BE0260F" w:rsidP="00FB190E">
            <w:pPr>
              <w:jc w:val="center"/>
              <w:rPr>
                <w:sz w:val="16"/>
                <w:szCs w:val="16"/>
              </w:rPr>
            </w:pP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2D6CBC13" w14:textId="174D4EA3" w:rsidR="3BE0260F" w:rsidRPr="0009400F" w:rsidRDefault="3BE0260F" w:rsidP="00FB190E">
            <w:pPr>
              <w:jc w:val="center"/>
              <w:rPr>
                <w:sz w:val="16"/>
                <w:szCs w:val="16"/>
              </w:rPr>
            </w:pPr>
          </w:p>
        </w:tc>
        <w:tc>
          <w:tcPr>
            <w:tcW w:w="850"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278FDAFA" w14:textId="22415594" w:rsidR="3BE0260F" w:rsidRPr="0009400F" w:rsidRDefault="3BE0260F" w:rsidP="00FB190E">
            <w:pPr>
              <w:jc w:val="center"/>
              <w:rPr>
                <w:sz w:val="16"/>
                <w:szCs w:val="16"/>
              </w:rPr>
            </w:pPr>
          </w:p>
        </w:tc>
        <w:tc>
          <w:tcPr>
            <w:tcW w:w="85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559A16A4" w14:textId="3D05964B" w:rsidR="3BE0260F" w:rsidRPr="0009400F" w:rsidRDefault="3BE0260F" w:rsidP="3BE0260F">
            <w:pPr>
              <w:spacing w:after="0"/>
              <w:jc w:val="center"/>
              <w:rPr>
                <w:sz w:val="16"/>
                <w:szCs w:val="16"/>
              </w:rPr>
            </w:pPr>
            <w:r w:rsidRPr="0009400F">
              <w:rPr>
                <w:rFonts w:ascii="Calibri" w:eastAsia="Calibri" w:hAnsi="Calibri" w:cs="Calibri"/>
                <w:color w:val="000000" w:themeColor="text1"/>
                <w:sz w:val="16"/>
                <w:szCs w:val="16"/>
              </w:rPr>
              <w:t>327,14 €</w:t>
            </w:r>
          </w:p>
        </w:tc>
        <w:tc>
          <w:tcPr>
            <w:tcW w:w="850"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1AEF1AA4" w14:textId="12860185" w:rsidR="3BE0260F" w:rsidRPr="0009400F" w:rsidRDefault="3BE0260F" w:rsidP="00FB190E">
            <w:pPr>
              <w:jc w:val="center"/>
              <w:rPr>
                <w:sz w:val="16"/>
                <w:szCs w:val="16"/>
              </w:rPr>
            </w:pPr>
          </w:p>
        </w:tc>
      </w:tr>
      <w:tr w:rsidR="3BE0260F" w14:paraId="2634AA25" w14:textId="77777777" w:rsidTr="00FB190E">
        <w:trPr>
          <w:trHeight w:val="315"/>
        </w:trPr>
        <w:tc>
          <w:tcPr>
            <w:tcW w:w="58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18CF5608" w14:textId="3346A044" w:rsidR="3BE0260F" w:rsidRPr="0009400F" w:rsidRDefault="3BE0260F" w:rsidP="00FB190E">
            <w:pPr>
              <w:jc w:val="center"/>
              <w:rPr>
                <w:sz w:val="16"/>
                <w:szCs w:val="16"/>
              </w:rPr>
            </w:pPr>
          </w:p>
        </w:tc>
        <w:tc>
          <w:tcPr>
            <w:tcW w:w="583"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6F57A064" w14:textId="5E9DDFBF" w:rsidR="3BE0260F" w:rsidRPr="0009400F" w:rsidRDefault="3BE0260F" w:rsidP="00FB190E">
            <w:pPr>
              <w:jc w:val="center"/>
              <w:rPr>
                <w:sz w:val="16"/>
                <w:szCs w:val="16"/>
              </w:rPr>
            </w:pPr>
          </w:p>
        </w:tc>
        <w:tc>
          <w:tcPr>
            <w:tcW w:w="58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10392F21" w14:textId="12F71945" w:rsidR="3BE0260F" w:rsidRPr="0009400F" w:rsidRDefault="3BE0260F" w:rsidP="3BE0260F">
            <w:pPr>
              <w:spacing w:after="0"/>
              <w:jc w:val="center"/>
              <w:rPr>
                <w:sz w:val="16"/>
                <w:szCs w:val="16"/>
              </w:rPr>
            </w:pPr>
            <w:r w:rsidRPr="0009400F">
              <w:rPr>
                <w:rFonts w:ascii="Calibri" w:eastAsia="Calibri" w:hAnsi="Calibri" w:cs="Calibri"/>
                <w:color w:val="000000" w:themeColor="text1"/>
                <w:sz w:val="16"/>
                <w:szCs w:val="16"/>
              </w:rPr>
              <w:t>01</w:t>
            </w:r>
          </w:p>
        </w:tc>
        <w:tc>
          <w:tcPr>
            <w:tcW w:w="2219"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270" w:type="dxa"/>
              <w:right w:w="15" w:type="dxa"/>
            </w:tcMar>
            <w:vAlign w:val="center"/>
          </w:tcPr>
          <w:p w14:paraId="1439782E" w14:textId="1693973A" w:rsidR="3BE0260F" w:rsidRPr="0009400F" w:rsidRDefault="3BE0260F" w:rsidP="3BE0260F">
            <w:pPr>
              <w:spacing w:after="0"/>
              <w:jc w:val="left"/>
              <w:rPr>
                <w:sz w:val="16"/>
                <w:szCs w:val="16"/>
              </w:rPr>
            </w:pPr>
            <w:r w:rsidRPr="0009400F">
              <w:rPr>
                <w:rFonts w:ascii="Calibri" w:eastAsia="Calibri" w:hAnsi="Calibri" w:cs="Calibri"/>
                <w:color w:val="000000" w:themeColor="text1"/>
                <w:sz w:val="16"/>
                <w:szCs w:val="16"/>
              </w:rPr>
              <w:t>Desarrollador Senior</w:t>
            </w:r>
          </w:p>
        </w:tc>
        <w:tc>
          <w:tcPr>
            <w:tcW w:w="709"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12A96BC1" w14:textId="6CEFA6A0" w:rsidR="3BE0260F" w:rsidRPr="0009400F" w:rsidRDefault="3BE0260F" w:rsidP="3BE0260F">
            <w:pPr>
              <w:spacing w:after="0"/>
              <w:jc w:val="center"/>
              <w:rPr>
                <w:sz w:val="16"/>
                <w:szCs w:val="16"/>
              </w:rPr>
            </w:pPr>
            <w:r w:rsidRPr="0009400F">
              <w:rPr>
                <w:rFonts w:ascii="Calibri" w:eastAsia="Calibri" w:hAnsi="Calibri" w:cs="Calibri"/>
                <w:color w:val="000000" w:themeColor="text1"/>
                <w:sz w:val="16"/>
                <w:szCs w:val="16"/>
              </w:rPr>
              <w:t>9</w:t>
            </w:r>
          </w:p>
        </w:tc>
        <w:tc>
          <w:tcPr>
            <w:tcW w:w="709"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66276AA7" w14:textId="7986AB18" w:rsidR="3BE0260F" w:rsidRPr="0009400F" w:rsidRDefault="3BE0260F" w:rsidP="3BE0260F">
            <w:pPr>
              <w:spacing w:after="0"/>
              <w:jc w:val="center"/>
              <w:rPr>
                <w:sz w:val="16"/>
                <w:szCs w:val="16"/>
              </w:rPr>
            </w:pPr>
            <w:r w:rsidRPr="0009400F">
              <w:rPr>
                <w:rFonts w:ascii="Calibri" w:eastAsia="Calibri" w:hAnsi="Calibri" w:cs="Calibri"/>
                <w:color w:val="000000" w:themeColor="text1"/>
                <w:sz w:val="16"/>
                <w:szCs w:val="16"/>
              </w:rPr>
              <w:t>horas</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7A3C18A1" w14:textId="33188598" w:rsidR="3BE0260F" w:rsidRPr="0009400F" w:rsidRDefault="3BE0260F" w:rsidP="3BE0260F">
            <w:pPr>
              <w:spacing w:after="0"/>
              <w:jc w:val="center"/>
              <w:rPr>
                <w:sz w:val="16"/>
                <w:szCs w:val="16"/>
              </w:rPr>
            </w:pPr>
            <w:r w:rsidRPr="0009400F">
              <w:rPr>
                <w:rFonts w:ascii="Calibri" w:eastAsia="Calibri" w:hAnsi="Calibri" w:cs="Calibri"/>
                <w:color w:val="000000" w:themeColor="text1"/>
                <w:sz w:val="16"/>
                <w:szCs w:val="16"/>
              </w:rPr>
              <w:t>36,35 €</w:t>
            </w:r>
          </w:p>
        </w:tc>
        <w:tc>
          <w:tcPr>
            <w:tcW w:w="850"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6965E9F7" w14:textId="2E92A570" w:rsidR="3BE0260F" w:rsidRPr="0009400F" w:rsidRDefault="3BE0260F" w:rsidP="3BE0260F">
            <w:pPr>
              <w:spacing w:after="0"/>
              <w:jc w:val="center"/>
              <w:rPr>
                <w:sz w:val="16"/>
                <w:szCs w:val="16"/>
              </w:rPr>
            </w:pPr>
            <w:r w:rsidRPr="0009400F">
              <w:rPr>
                <w:rFonts w:ascii="Calibri" w:eastAsia="Calibri" w:hAnsi="Calibri" w:cs="Calibri"/>
                <w:color w:val="000000" w:themeColor="text1"/>
                <w:sz w:val="16"/>
                <w:szCs w:val="16"/>
              </w:rPr>
              <w:t>327,14 €</w:t>
            </w:r>
          </w:p>
        </w:tc>
        <w:tc>
          <w:tcPr>
            <w:tcW w:w="85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69C252F4" w14:textId="1D632F94" w:rsidR="3BE0260F" w:rsidRPr="0009400F" w:rsidRDefault="3BE0260F" w:rsidP="00FB190E">
            <w:pPr>
              <w:jc w:val="center"/>
              <w:rPr>
                <w:sz w:val="16"/>
                <w:szCs w:val="16"/>
              </w:rPr>
            </w:pPr>
          </w:p>
        </w:tc>
        <w:tc>
          <w:tcPr>
            <w:tcW w:w="850"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47D4543F" w14:textId="04E9BE0D" w:rsidR="3BE0260F" w:rsidRPr="0009400F" w:rsidRDefault="3BE0260F" w:rsidP="00FB190E">
            <w:pPr>
              <w:jc w:val="center"/>
              <w:rPr>
                <w:sz w:val="16"/>
                <w:szCs w:val="16"/>
              </w:rPr>
            </w:pPr>
          </w:p>
        </w:tc>
      </w:tr>
      <w:tr w:rsidR="3BE0260F" w14:paraId="47DA7183" w14:textId="77777777" w:rsidTr="00FB190E">
        <w:trPr>
          <w:trHeight w:val="315"/>
        </w:trPr>
        <w:tc>
          <w:tcPr>
            <w:tcW w:w="58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0253C411" w14:textId="52D576BD" w:rsidR="3BE0260F" w:rsidRPr="0009400F" w:rsidRDefault="3BE0260F" w:rsidP="00FB190E">
            <w:pPr>
              <w:jc w:val="center"/>
              <w:rPr>
                <w:sz w:val="16"/>
                <w:szCs w:val="16"/>
              </w:rPr>
            </w:pPr>
          </w:p>
        </w:tc>
        <w:tc>
          <w:tcPr>
            <w:tcW w:w="583"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65B7F033" w14:textId="4AAA73C8" w:rsidR="3BE0260F" w:rsidRPr="0009400F" w:rsidRDefault="3BE0260F" w:rsidP="3BE0260F">
            <w:pPr>
              <w:spacing w:after="0"/>
              <w:jc w:val="center"/>
              <w:rPr>
                <w:sz w:val="16"/>
                <w:szCs w:val="16"/>
              </w:rPr>
            </w:pPr>
            <w:r w:rsidRPr="0009400F">
              <w:rPr>
                <w:rFonts w:ascii="Calibri" w:eastAsia="Calibri" w:hAnsi="Calibri" w:cs="Calibri"/>
                <w:color w:val="000000" w:themeColor="text1"/>
                <w:sz w:val="16"/>
                <w:szCs w:val="16"/>
              </w:rPr>
              <w:t>005</w:t>
            </w:r>
          </w:p>
        </w:tc>
        <w:tc>
          <w:tcPr>
            <w:tcW w:w="58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018EE594" w14:textId="090276EA" w:rsidR="3BE0260F" w:rsidRPr="0009400F" w:rsidRDefault="3BE0260F" w:rsidP="00FB190E">
            <w:pPr>
              <w:jc w:val="center"/>
              <w:rPr>
                <w:sz w:val="16"/>
                <w:szCs w:val="16"/>
              </w:rPr>
            </w:pPr>
          </w:p>
        </w:tc>
        <w:tc>
          <w:tcPr>
            <w:tcW w:w="2219"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35" w:type="dxa"/>
              <w:right w:w="15" w:type="dxa"/>
            </w:tcMar>
            <w:vAlign w:val="center"/>
          </w:tcPr>
          <w:p w14:paraId="242F89B0" w14:textId="52678DC3" w:rsidR="3BE0260F" w:rsidRPr="0009400F" w:rsidRDefault="3BE0260F" w:rsidP="3BE0260F">
            <w:pPr>
              <w:spacing w:after="0"/>
              <w:jc w:val="left"/>
              <w:rPr>
                <w:sz w:val="16"/>
                <w:szCs w:val="16"/>
              </w:rPr>
            </w:pPr>
            <w:r w:rsidRPr="0009400F">
              <w:rPr>
                <w:rFonts w:ascii="Calibri" w:eastAsia="Calibri" w:hAnsi="Calibri" w:cs="Calibri"/>
                <w:color w:val="000000" w:themeColor="text1"/>
                <w:sz w:val="16"/>
                <w:szCs w:val="16"/>
              </w:rPr>
              <w:t>Listado de clientes activos</w:t>
            </w:r>
          </w:p>
        </w:tc>
        <w:tc>
          <w:tcPr>
            <w:tcW w:w="709"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6B6D3D66" w14:textId="2442BABD" w:rsidR="3BE0260F" w:rsidRPr="0009400F" w:rsidRDefault="3BE0260F" w:rsidP="00FB190E">
            <w:pPr>
              <w:jc w:val="center"/>
              <w:rPr>
                <w:sz w:val="16"/>
                <w:szCs w:val="16"/>
              </w:rPr>
            </w:pPr>
          </w:p>
        </w:tc>
        <w:tc>
          <w:tcPr>
            <w:tcW w:w="709"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09C7723C" w14:textId="7BC97892" w:rsidR="3BE0260F" w:rsidRPr="0009400F" w:rsidRDefault="3BE0260F" w:rsidP="00FB190E">
            <w:pPr>
              <w:jc w:val="center"/>
              <w:rPr>
                <w:sz w:val="16"/>
                <w:szCs w:val="16"/>
              </w:rPr>
            </w:pP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056AADA0" w14:textId="1719E747" w:rsidR="3BE0260F" w:rsidRPr="0009400F" w:rsidRDefault="3BE0260F" w:rsidP="00FB190E">
            <w:pPr>
              <w:jc w:val="center"/>
              <w:rPr>
                <w:sz w:val="16"/>
                <w:szCs w:val="16"/>
              </w:rPr>
            </w:pPr>
          </w:p>
        </w:tc>
        <w:tc>
          <w:tcPr>
            <w:tcW w:w="850"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59C4BF4E" w14:textId="187C4753" w:rsidR="3BE0260F" w:rsidRPr="0009400F" w:rsidRDefault="3BE0260F" w:rsidP="00FB190E">
            <w:pPr>
              <w:jc w:val="center"/>
              <w:rPr>
                <w:sz w:val="16"/>
                <w:szCs w:val="16"/>
              </w:rPr>
            </w:pPr>
          </w:p>
        </w:tc>
        <w:tc>
          <w:tcPr>
            <w:tcW w:w="85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1F2F358B" w14:textId="395E18EE" w:rsidR="3BE0260F" w:rsidRPr="0009400F" w:rsidRDefault="3BE0260F" w:rsidP="3BE0260F">
            <w:pPr>
              <w:spacing w:after="0"/>
              <w:jc w:val="center"/>
              <w:rPr>
                <w:sz w:val="16"/>
                <w:szCs w:val="16"/>
              </w:rPr>
            </w:pPr>
            <w:r w:rsidRPr="0009400F">
              <w:rPr>
                <w:rFonts w:ascii="Calibri" w:eastAsia="Calibri" w:hAnsi="Calibri" w:cs="Calibri"/>
                <w:color w:val="000000" w:themeColor="text1"/>
                <w:sz w:val="16"/>
                <w:szCs w:val="16"/>
              </w:rPr>
              <w:t>265,79 €</w:t>
            </w:r>
          </w:p>
        </w:tc>
        <w:tc>
          <w:tcPr>
            <w:tcW w:w="850"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082FAC8E" w14:textId="42897F11" w:rsidR="3BE0260F" w:rsidRPr="0009400F" w:rsidRDefault="3BE0260F" w:rsidP="00FB190E">
            <w:pPr>
              <w:jc w:val="center"/>
              <w:rPr>
                <w:sz w:val="16"/>
                <w:szCs w:val="16"/>
              </w:rPr>
            </w:pPr>
          </w:p>
        </w:tc>
      </w:tr>
      <w:tr w:rsidR="3BE0260F" w14:paraId="177F25ED" w14:textId="77777777" w:rsidTr="00FB190E">
        <w:trPr>
          <w:trHeight w:val="315"/>
        </w:trPr>
        <w:tc>
          <w:tcPr>
            <w:tcW w:w="58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22E770B7" w14:textId="23A01A75" w:rsidR="3BE0260F" w:rsidRPr="0009400F" w:rsidRDefault="3BE0260F" w:rsidP="00FB190E">
            <w:pPr>
              <w:jc w:val="center"/>
              <w:rPr>
                <w:sz w:val="16"/>
                <w:szCs w:val="16"/>
              </w:rPr>
            </w:pPr>
          </w:p>
        </w:tc>
        <w:tc>
          <w:tcPr>
            <w:tcW w:w="583"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72349690" w14:textId="3F2F1BAA" w:rsidR="3BE0260F" w:rsidRPr="0009400F" w:rsidRDefault="3BE0260F" w:rsidP="00FB190E">
            <w:pPr>
              <w:jc w:val="center"/>
              <w:rPr>
                <w:sz w:val="16"/>
                <w:szCs w:val="16"/>
              </w:rPr>
            </w:pPr>
          </w:p>
        </w:tc>
        <w:tc>
          <w:tcPr>
            <w:tcW w:w="58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500D53FC" w14:textId="33227D5C" w:rsidR="3BE0260F" w:rsidRPr="0009400F" w:rsidRDefault="3BE0260F" w:rsidP="3BE0260F">
            <w:pPr>
              <w:spacing w:after="0"/>
              <w:jc w:val="center"/>
              <w:rPr>
                <w:sz w:val="16"/>
                <w:szCs w:val="16"/>
              </w:rPr>
            </w:pPr>
            <w:r w:rsidRPr="0009400F">
              <w:rPr>
                <w:rFonts w:ascii="Calibri" w:eastAsia="Calibri" w:hAnsi="Calibri" w:cs="Calibri"/>
                <w:color w:val="000000" w:themeColor="text1"/>
                <w:sz w:val="16"/>
                <w:szCs w:val="16"/>
              </w:rPr>
              <w:t>01</w:t>
            </w:r>
          </w:p>
        </w:tc>
        <w:tc>
          <w:tcPr>
            <w:tcW w:w="2219"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270" w:type="dxa"/>
              <w:right w:w="15" w:type="dxa"/>
            </w:tcMar>
            <w:vAlign w:val="center"/>
          </w:tcPr>
          <w:p w14:paraId="4E32BEDB" w14:textId="1747AEB6" w:rsidR="3BE0260F" w:rsidRPr="0009400F" w:rsidRDefault="3BE0260F" w:rsidP="3BE0260F">
            <w:pPr>
              <w:spacing w:after="0"/>
              <w:jc w:val="left"/>
              <w:rPr>
                <w:sz w:val="16"/>
                <w:szCs w:val="16"/>
              </w:rPr>
            </w:pPr>
            <w:r w:rsidRPr="0009400F">
              <w:rPr>
                <w:rFonts w:ascii="Calibri" w:eastAsia="Calibri" w:hAnsi="Calibri" w:cs="Calibri"/>
                <w:color w:val="000000" w:themeColor="text1"/>
                <w:sz w:val="16"/>
                <w:szCs w:val="16"/>
              </w:rPr>
              <w:t>Desarrollador Junior</w:t>
            </w:r>
          </w:p>
        </w:tc>
        <w:tc>
          <w:tcPr>
            <w:tcW w:w="709"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5B7C5350" w14:textId="6FE6CE71" w:rsidR="3BE0260F" w:rsidRPr="0009400F" w:rsidRDefault="3BE0260F" w:rsidP="3BE0260F">
            <w:pPr>
              <w:spacing w:after="0"/>
              <w:jc w:val="center"/>
              <w:rPr>
                <w:sz w:val="16"/>
                <w:szCs w:val="16"/>
              </w:rPr>
            </w:pPr>
            <w:r w:rsidRPr="0009400F">
              <w:rPr>
                <w:rFonts w:ascii="Calibri" w:eastAsia="Calibri" w:hAnsi="Calibri" w:cs="Calibri"/>
                <w:color w:val="000000" w:themeColor="text1"/>
                <w:sz w:val="16"/>
                <w:szCs w:val="16"/>
              </w:rPr>
              <w:t>8</w:t>
            </w:r>
          </w:p>
        </w:tc>
        <w:tc>
          <w:tcPr>
            <w:tcW w:w="709"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08893149" w14:textId="4B6AEFC8" w:rsidR="3BE0260F" w:rsidRPr="0009400F" w:rsidRDefault="3BE0260F" w:rsidP="3BE0260F">
            <w:pPr>
              <w:spacing w:after="0"/>
              <w:jc w:val="center"/>
              <w:rPr>
                <w:sz w:val="16"/>
                <w:szCs w:val="16"/>
              </w:rPr>
            </w:pPr>
            <w:r w:rsidRPr="0009400F">
              <w:rPr>
                <w:rFonts w:ascii="Calibri" w:eastAsia="Calibri" w:hAnsi="Calibri" w:cs="Calibri"/>
                <w:color w:val="000000" w:themeColor="text1"/>
                <w:sz w:val="16"/>
                <w:szCs w:val="16"/>
              </w:rPr>
              <w:t>horas</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0D1CEE99" w14:textId="447592C0" w:rsidR="3BE0260F" w:rsidRPr="0009400F" w:rsidRDefault="3BE0260F" w:rsidP="3BE0260F">
            <w:pPr>
              <w:spacing w:after="0"/>
              <w:jc w:val="center"/>
              <w:rPr>
                <w:sz w:val="16"/>
                <w:szCs w:val="16"/>
              </w:rPr>
            </w:pPr>
            <w:r w:rsidRPr="0009400F">
              <w:rPr>
                <w:rFonts w:ascii="Calibri" w:eastAsia="Calibri" w:hAnsi="Calibri" w:cs="Calibri"/>
                <w:color w:val="000000" w:themeColor="text1"/>
                <w:sz w:val="16"/>
                <w:szCs w:val="16"/>
              </w:rPr>
              <w:t>33,22 €</w:t>
            </w:r>
          </w:p>
        </w:tc>
        <w:tc>
          <w:tcPr>
            <w:tcW w:w="850"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077AA169" w14:textId="193B83D6" w:rsidR="3BE0260F" w:rsidRPr="0009400F" w:rsidRDefault="3BE0260F" w:rsidP="3BE0260F">
            <w:pPr>
              <w:spacing w:after="0"/>
              <w:jc w:val="center"/>
              <w:rPr>
                <w:sz w:val="16"/>
                <w:szCs w:val="16"/>
              </w:rPr>
            </w:pPr>
            <w:r w:rsidRPr="0009400F">
              <w:rPr>
                <w:rFonts w:ascii="Calibri" w:eastAsia="Calibri" w:hAnsi="Calibri" w:cs="Calibri"/>
                <w:color w:val="000000" w:themeColor="text1"/>
                <w:sz w:val="16"/>
                <w:szCs w:val="16"/>
              </w:rPr>
              <w:t>265,79 €</w:t>
            </w:r>
          </w:p>
        </w:tc>
        <w:tc>
          <w:tcPr>
            <w:tcW w:w="85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2FA5214B" w14:textId="6E9D0589" w:rsidR="3BE0260F" w:rsidRPr="0009400F" w:rsidRDefault="3BE0260F" w:rsidP="00FB190E">
            <w:pPr>
              <w:jc w:val="center"/>
              <w:rPr>
                <w:sz w:val="16"/>
                <w:szCs w:val="16"/>
              </w:rPr>
            </w:pPr>
          </w:p>
        </w:tc>
        <w:tc>
          <w:tcPr>
            <w:tcW w:w="850"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3C394B01" w14:textId="7372443B" w:rsidR="3BE0260F" w:rsidRPr="0009400F" w:rsidRDefault="3BE0260F" w:rsidP="00FB190E">
            <w:pPr>
              <w:jc w:val="center"/>
              <w:rPr>
                <w:sz w:val="16"/>
                <w:szCs w:val="16"/>
              </w:rPr>
            </w:pPr>
          </w:p>
        </w:tc>
      </w:tr>
      <w:tr w:rsidR="3BE0260F" w14:paraId="4A9B1B34" w14:textId="77777777" w:rsidTr="00FB190E">
        <w:trPr>
          <w:trHeight w:val="315"/>
        </w:trPr>
        <w:tc>
          <w:tcPr>
            <w:tcW w:w="58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235D5766" w14:textId="5D6B5239" w:rsidR="3BE0260F" w:rsidRPr="0009400F" w:rsidRDefault="3BE0260F" w:rsidP="00FB190E">
            <w:pPr>
              <w:jc w:val="center"/>
              <w:rPr>
                <w:sz w:val="16"/>
                <w:szCs w:val="16"/>
              </w:rPr>
            </w:pPr>
          </w:p>
        </w:tc>
        <w:tc>
          <w:tcPr>
            <w:tcW w:w="583"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7D80F601" w14:textId="5D115288" w:rsidR="3BE0260F" w:rsidRPr="0009400F" w:rsidRDefault="3BE0260F" w:rsidP="3BE0260F">
            <w:pPr>
              <w:spacing w:after="0"/>
              <w:jc w:val="center"/>
              <w:rPr>
                <w:sz w:val="16"/>
                <w:szCs w:val="16"/>
              </w:rPr>
            </w:pPr>
            <w:r w:rsidRPr="0009400F">
              <w:rPr>
                <w:rFonts w:ascii="Calibri" w:eastAsia="Calibri" w:hAnsi="Calibri" w:cs="Calibri"/>
                <w:color w:val="000000" w:themeColor="text1"/>
                <w:sz w:val="16"/>
                <w:szCs w:val="16"/>
              </w:rPr>
              <w:t>006</w:t>
            </w:r>
          </w:p>
        </w:tc>
        <w:tc>
          <w:tcPr>
            <w:tcW w:w="58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5FCB5309" w14:textId="79C4D7A3" w:rsidR="3BE0260F" w:rsidRPr="0009400F" w:rsidRDefault="3BE0260F" w:rsidP="00FB190E">
            <w:pPr>
              <w:jc w:val="center"/>
              <w:rPr>
                <w:sz w:val="16"/>
                <w:szCs w:val="16"/>
              </w:rPr>
            </w:pPr>
          </w:p>
        </w:tc>
        <w:tc>
          <w:tcPr>
            <w:tcW w:w="2219"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35" w:type="dxa"/>
              <w:right w:w="15" w:type="dxa"/>
            </w:tcMar>
            <w:vAlign w:val="center"/>
          </w:tcPr>
          <w:p w14:paraId="40BACCCD" w14:textId="09F87A30" w:rsidR="3BE0260F" w:rsidRPr="0009400F" w:rsidRDefault="3BE0260F" w:rsidP="3BE0260F">
            <w:pPr>
              <w:spacing w:after="0"/>
              <w:jc w:val="left"/>
              <w:rPr>
                <w:sz w:val="16"/>
                <w:szCs w:val="16"/>
              </w:rPr>
            </w:pPr>
            <w:r w:rsidRPr="0009400F">
              <w:rPr>
                <w:rFonts w:ascii="Calibri" w:eastAsia="Calibri" w:hAnsi="Calibri" w:cs="Calibri"/>
                <w:color w:val="000000" w:themeColor="text1"/>
                <w:sz w:val="16"/>
                <w:szCs w:val="16"/>
              </w:rPr>
              <w:t>Listado de alertas</w:t>
            </w:r>
          </w:p>
        </w:tc>
        <w:tc>
          <w:tcPr>
            <w:tcW w:w="709"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02ECF3C4" w14:textId="0FA36CF0" w:rsidR="3BE0260F" w:rsidRPr="0009400F" w:rsidRDefault="3BE0260F" w:rsidP="00FB190E">
            <w:pPr>
              <w:jc w:val="center"/>
              <w:rPr>
                <w:sz w:val="16"/>
                <w:szCs w:val="16"/>
              </w:rPr>
            </w:pPr>
          </w:p>
        </w:tc>
        <w:tc>
          <w:tcPr>
            <w:tcW w:w="709"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38022B8A" w14:textId="73B62571" w:rsidR="3BE0260F" w:rsidRPr="0009400F" w:rsidRDefault="3BE0260F" w:rsidP="00FB190E">
            <w:pPr>
              <w:jc w:val="center"/>
              <w:rPr>
                <w:sz w:val="16"/>
                <w:szCs w:val="16"/>
              </w:rPr>
            </w:pP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636F66CE" w14:textId="3E918D55" w:rsidR="3BE0260F" w:rsidRPr="0009400F" w:rsidRDefault="3BE0260F" w:rsidP="00FB190E">
            <w:pPr>
              <w:jc w:val="center"/>
              <w:rPr>
                <w:sz w:val="16"/>
                <w:szCs w:val="16"/>
              </w:rPr>
            </w:pPr>
          </w:p>
        </w:tc>
        <w:tc>
          <w:tcPr>
            <w:tcW w:w="850"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296EDCD4" w14:textId="3A9035AC" w:rsidR="3BE0260F" w:rsidRPr="0009400F" w:rsidRDefault="3BE0260F" w:rsidP="00FB190E">
            <w:pPr>
              <w:jc w:val="center"/>
              <w:rPr>
                <w:sz w:val="16"/>
                <w:szCs w:val="16"/>
              </w:rPr>
            </w:pPr>
          </w:p>
        </w:tc>
        <w:tc>
          <w:tcPr>
            <w:tcW w:w="85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4BCE1CFE" w14:textId="6E1D1F14" w:rsidR="3BE0260F" w:rsidRPr="0009400F" w:rsidRDefault="3BE0260F" w:rsidP="3BE0260F">
            <w:pPr>
              <w:spacing w:after="0"/>
              <w:jc w:val="center"/>
              <w:rPr>
                <w:sz w:val="16"/>
                <w:szCs w:val="16"/>
              </w:rPr>
            </w:pPr>
            <w:r w:rsidRPr="0009400F">
              <w:rPr>
                <w:rFonts w:ascii="Calibri" w:eastAsia="Calibri" w:hAnsi="Calibri" w:cs="Calibri"/>
                <w:color w:val="000000" w:themeColor="text1"/>
                <w:sz w:val="16"/>
                <w:szCs w:val="16"/>
              </w:rPr>
              <w:t>199,34 €</w:t>
            </w:r>
          </w:p>
        </w:tc>
        <w:tc>
          <w:tcPr>
            <w:tcW w:w="850"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072C6CE1" w14:textId="2E29CD44" w:rsidR="3BE0260F" w:rsidRPr="0009400F" w:rsidRDefault="3BE0260F" w:rsidP="00FB190E">
            <w:pPr>
              <w:jc w:val="center"/>
              <w:rPr>
                <w:sz w:val="16"/>
                <w:szCs w:val="16"/>
              </w:rPr>
            </w:pPr>
          </w:p>
        </w:tc>
      </w:tr>
      <w:tr w:rsidR="3BE0260F" w14:paraId="1C2D3484" w14:textId="77777777" w:rsidTr="00FB190E">
        <w:trPr>
          <w:trHeight w:val="315"/>
        </w:trPr>
        <w:tc>
          <w:tcPr>
            <w:tcW w:w="58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4158DFEA" w14:textId="4D7E7D2C" w:rsidR="3BE0260F" w:rsidRPr="0009400F" w:rsidRDefault="3BE0260F" w:rsidP="00FB190E">
            <w:pPr>
              <w:jc w:val="center"/>
              <w:rPr>
                <w:sz w:val="16"/>
                <w:szCs w:val="16"/>
              </w:rPr>
            </w:pPr>
          </w:p>
        </w:tc>
        <w:tc>
          <w:tcPr>
            <w:tcW w:w="583"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382EDF00" w14:textId="37C9AC0B" w:rsidR="3BE0260F" w:rsidRPr="0009400F" w:rsidRDefault="3BE0260F" w:rsidP="00FB190E">
            <w:pPr>
              <w:jc w:val="center"/>
              <w:rPr>
                <w:sz w:val="16"/>
                <w:szCs w:val="16"/>
              </w:rPr>
            </w:pPr>
          </w:p>
        </w:tc>
        <w:tc>
          <w:tcPr>
            <w:tcW w:w="58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0812FA27" w14:textId="6044EEC7" w:rsidR="3BE0260F" w:rsidRPr="0009400F" w:rsidRDefault="3BE0260F" w:rsidP="3BE0260F">
            <w:pPr>
              <w:spacing w:after="0"/>
              <w:jc w:val="center"/>
              <w:rPr>
                <w:sz w:val="16"/>
                <w:szCs w:val="16"/>
              </w:rPr>
            </w:pPr>
            <w:r w:rsidRPr="0009400F">
              <w:rPr>
                <w:rFonts w:ascii="Calibri" w:eastAsia="Calibri" w:hAnsi="Calibri" w:cs="Calibri"/>
                <w:color w:val="000000" w:themeColor="text1"/>
                <w:sz w:val="16"/>
                <w:szCs w:val="16"/>
              </w:rPr>
              <w:t>01</w:t>
            </w:r>
          </w:p>
        </w:tc>
        <w:tc>
          <w:tcPr>
            <w:tcW w:w="2219"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270" w:type="dxa"/>
              <w:right w:w="15" w:type="dxa"/>
            </w:tcMar>
            <w:vAlign w:val="center"/>
          </w:tcPr>
          <w:p w14:paraId="4A8A2E16" w14:textId="7098D21E" w:rsidR="3BE0260F" w:rsidRPr="0009400F" w:rsidRDefault="3BE0260F" w:rsidP="3BE0260F">
            <w:pPr>
              <w:spacing w:after="0"/>
              <w:jc w:val="left"/>
              <w:rPr>
                <w:sz w:val="16"/>
                <w:szCs w:val="16"/>
              </w:rPr>
            </w:pPr>
            <w:r w:rsidRPr="0009400F">
              <w:rPr>
                <w:rFonts w:ascii="Calibri" w:eastAsia="Calibri" w:hAnsi="Calibri" w:cs="Calibri"/>
                <w:color w:val="000000" w:themeColor="text1"/>
                <w:sz w:val="16"/>
                <w:szCs w:val="16"/>
              </w:rPr>
              <w:t>Desarrollador Junior</w:t>
            </w:r>
          </w:p>
        </w:tc>
        <w:tc>
          <w:tcPr>
            <w:tcW w:w="709"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7416DC5E" w14:textId="0284C45E" w:rsidR="3BE0260F" w:rsidRPr="0009400F" w:rsidRDefault="3BE0260F" w:rsidP="3BE0260F">
            <w:pPr>
              <w:spacing w:after="0"/>
              <w:jc w:val="center"/>
              <w:rPr>
                <w:sz w:val="16"/>
                <w:szCs w:val="16"/>
              </w:rPr>
            </w:pPr>
            <w:r w:rsidRPr="0009400F">
              <w:rPr>
                <w:rFonts w:ascii="Calibri" w:eastAsia="Calibri" w:hAnsi="Calibri" w:cs="Calibri"/>
                <w:color w:val="000000" w:themeColor="text1"/>
                <w:sz w:val="16"/>
                <w:szCs w:val="16"/>
              </w:rPr>
              <w:t>6</w:t>
            </w:r>
          </w:p>
        </w:tc>
        <w:tc>
          <w:tcPr>
            <w:tcW w:w="709"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6B8CEE60" w14:textId="6D2B3250" w:rsidR="3BE0260F" w:rsidRPr="0009400F" w:rsidRDefault="3BE0260F" w:rsidP="3BE0260F">
            <w:pPr>
              <w:spacing w:after="0"/>
              <w:jc w:val="center"/>
              <w:rPr>
                <w:sz w:val="16"/>
                <w:szCs w:val="16"/>
              </w:rPr>
            </w:pPr>
            <w:r w:rsidRPr="0009400F">
              <w:rPr>
                <w:rFonts w:ascii="Calibri" w:eastAsia="Calibri" w:hAnsi="Calibri" w:cs="Calibri"/>
                <w:color w:val="000000" w:themeColor="text1"/>
                <w:sz w:val="16"/>
                <w:szCs w:val="16"/>
              </w:rPr>
              <w:t>horas</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03ECE041" w14:textId="546CCD56" w:rsidR="3BE0260F" w:rsidRPr="0009400F" w:rsidRDefault="3BE0260F" w:rsidP="3BE0260F">
            <w:pPr>
              <w:spacing w:after="0"/>
              <w:jc w:val="center"/>
              <w:rPr>
                <w:sz w:val="16"/>
                <w:szCs w:val="16"/>
              </w:rPr>
            </w:pPr>
            <w:r w:rsidRPr="0009400F">
              <w:rPr>
                <w:rFonts w:ascii="Calibri" w:eastAsia="Calibri" w:hAnsi="Calibri" w:cs="Calibri"/>
                <w:color w:val="000000" w:themeColor="text1"/>
                <w:sz w:val="16"/>
                <w:szCs w:val="16"/>
              </w:rPr>
              <w:t>33,22 €</w:t>
            </w:r>
          </w:p>
        </w:tc>
        <w:tc>
          <w:tcPr>
            <w:tcW w:w="850"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205C179C" w14:textId="619F3652" w:rsidR="3BE0260F" w:rsidRPr="0009400F" w:rsidRDefault="3BE0260F" w:rsidP="3BE0260F">
            <w:pPr>
              <w:spacing w:after="0"/>
              <w:jc w:val="center"/>
              <w:rPr>
                <w:sz w:val="16"/>
                <w:szCs w:val="16"/>
              </w:rPr>
            </w:pPr>
            <w:r w:rsidRPr="0009400F">
              <w:rPr>
                <w:rFonts w:ascii="Calibri" w:eastAsia="Calibri" w:hAnsi="Calibri" w:cs="Calibri"/>
                <w:color w:val="000000" w:themeColor="text1"/>
                <w:sz w:val="16"/>
                <w:szCs w:val="16"/>
              </w:rPr>
              <w:t>199,34 €</w:t>
            </w:r>
          </w:p>
        </w:tc>
        <w:tc>
          <w:tcPr>
            <w:tcW w:w="85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78F1F30D" w14:textId="6E168320" w:rsidR="3BE0260F" w:rsidRPr="0009400F" w:rsidRDefault="3BE0260F" w:rsidP="00FB190E">
            <w:pPr>
              <w:jc w:val="center"/>
              <w:rPr>
                <w:sz w:val="16"/>
                <w:szCs w:val="16"/>
              </w:rPr>
            </w:pPr>
          </w:p>
        </w:tc>
        <w:tc>
          <w:tcPr>
            <w:tcW w:w="850"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3FDA4063" w14:textId="79FCAD4C" w:rsidR="3BE0260F" w:rsidRPr="0009400F" w:rsidRDefault="3BE0260F" w:rsidP="00FB190E">
            <w:pPr>
              <w:jc w:val="center"/>
              <w:rPr>
                <w:sz w:val="16"/>
                <w:szCs w:val="16"/>
              </w:rPr>
            </w:pPr>
          </w:p>
        </w:tc>
      </w:tr>
      <w:tr w:rsidR="3BE0260F" w14:paraId="4CEC5B35" w14:textId="77777777" w:rsidTr="00FB190E">
        <w:trPr>
          <w:trHeight w:val="315"/>
        </w:trPr>
        <w:tc>
          <w:tcPr>
            <w:tcW w:w="58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5FC6015A" w14:textId="1B96869F" w:rsidR="3BE0260F" w:rsidRPr="0009400F" w:rsidRDefault="3BE0260F" w:rsidP="00FB190E">
            <w:pPr>
              <w:jc w:val="center"/>
              <w:rPr>
                <w:sz w:val="16"/>
                <w:szCs w:val="16"/>
              </w:rPr>
            </w:pPr>
          </w:p>
        </w:tc>
        <w:tc>
          <w:tcPr>
            <w:tcW w:w="583"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19473071" w14:textId="0665DF22" w:rsidR="3BE0260F" w:rsidRPr="0009400F" w:rsidRDefault="3BE0260F" w:rsidP="3BE0260F">
            <w:pPr>
              <w:spacing w:after="0"/>
              <w:jc w:val="center"/>
              <w:rPr>
                <w:sz w:val="16"/>
                <w:szCs w:val="16"/>
              </w:rPr>
            </w:pPr>
            <w:r w:rsidRPr="0009400F">
              <w:rPr>
                <w:rFonts w:ascii="Calibri" w:eastAsia="Calibri" w:hAnsi="Calibri" w:cs="Calibri"/>
                <w:color w:val="000000" w:themeColor="text1"/>
                <w:sz w:val="16"/>
                <w:szCs w:val="16"/>
              </w:rPr>
              <w:t>007</w:t>
            </w:r>
          </w:p>
        </w:tc>
        <w:tc>
          <w:tcPr>
            <w:tcW w:w="58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6789EAC1" w14:textId="5900B19E" w:rsidR="3BE0260F" w:rsidRPr="0009400F" w:rsidRDefault="3BE0260F" w:rsidP="00FB190E">
            <w:pPr>
              <w:jc w:val="center"/>
              <w:rPr>
                <w:sz w:val="16"/>
                <w:szCs w:val="16"/>
              </w:rPr>
            </w:pPr>
          </w:p>
        </w:tc>
        <w:tc>
          <w:tcPr>
            <w:tcW w:w="2219"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35" w:type="dxa"/>
              <w:right w:w="15" w:type="dxa"/>
            </w:tcMar>
            <w:vAlign w:val="center"/>
          </w:tcPr>
          <w:p w14:paraId="429A5F6D" w14:textId="193F54D7" w:rsidR="3BE0260F" w:rsidRPr="0009400F" w:rsidRDefault="3BE0260F" w:rsidP="3BE0260F">
            <w:pPr>
              <w:spacing w:after="0"/>
              <w:jc w:val="left"/>
              <w:rPr>
                <w:sz w:val="16"/>
                <w:szCs w:val="16"/>
              </w:rPr>
            </w:pPr>
            <w:r w:rsidRPr="0009400F">
              <w:rPr>
                <w:rFonts w:ascii="Calibri" w:eastAsia="Calibri" w:hAnsi="Calibri" w:cs="Calibri"/>
                <w:color w:val="000000" w:themeColor="text1"/>
                <w:sz w:val="16"/>
                <w:szCs w:val="16"/>
              </w:rPr>
              <w:t>Filtrado de clientes activos</w:t>
            </w:r>
          </w:p>
        </w:tc>
        <w:tc>
          <w:tcPr>
            <w:tcW w:w="709"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5EC12F2F" w14:textId="189030BC" w:rsidR="3BE0260F" w:rsidRPr="0009400F" w:rsidRDefault="3BE0260F" w:rsidP="00FB190E">
            <w:pPr>
              <w:jc w:val="center"/>
              <w:rPr>
                <w:sz w:val="16"/>
                <w:szCs w:val="16"/>
              </w:rPr>
            </w:pPr>
          </w:p>
        </w:tc>
        <w:tc>
          <w:tcPr>
            <w:tcW w:w="709"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56D506BC" w14:textId="77CE2565" w:rsidR="3BE0260F" w:rsidRPr="0009400F" w:rsidRDefault="3BE0260F" w:rsidP="00FB190E">
            <w:pPr>
              <w:jc w:val="center"/>
              <w:rPr>
                <w:sz w:val="16"/>
                <w:szCs w:val="16"/>
              </w:rPr>
            </w:pP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3BF59D61" w14:textId="242857C7" w:rsidR="3BE0260F" w:rsidRPr="0009400F" w:rsidRDefault="3BE0260F" w:rsidP="00FB190E">
            <w:pPr>
              <w:jc w:val="center"/>
              <w:rPr>
                <w:sz w:val="16"/>
                <w:szCs w:val="16"/>
              </w:rPr>
            </w:pPr>
          </w:p>
        </w:tc>
        <w:tc>
          <w:tcPr>
            <w:tcW w:w="850"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7EA0E495" w14:textId="298B598F" w:rsidR="3BE0260F" w:rsidRPr="0009400F" w:rsidRDefault="3BE0260F" w:rsidP="00FB190E">
            <w:pPr>
              <w:jc w:val="center"/>
              <w:rPr>
                <w:sz w:val="16"/>
                <w:szCs w:val="16"/>
              </w:rPr>
            </w:pPr>
          </w:p>
        </w:tc>
        <w:tc>
          <w:tcPr>
            <w:tcW w:w="85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515E49D8" w14:textId="7D02364E" w:rsidR="3BE0260F" w:rsidRPr="0009400F" w:rsidRDefault="3BE0260F" w:rsidP="3BE0260F">
            <w:pPr>
              <w:spacing w:after="0"/>
              <w:jc w:val="center"/>
              <w:rPr>
                <w:sz w:val="16"/>
                <w:szCs w:val="16"/>
              </w:rPr>
            </w:pPr>
            <w:r w:rsidRPr="0009400F">
              <w:rPr>
                <w:rFonts w:ascii="Calibri" w:eastAsia="Calibri" w:hAnsi="Calibri" w:cs="Calibri"/>
                <w:color w:val="000000" w:themeColor="text1"/>
                <w:sz w:val="16"/>
                <w:szCs w:val="16"/>
              </w:rPr>
              <w:t>332,24 €</w:t>
            </w:r>
          </w:p>
        </w:tc>
        <w:tc>
          <w:tcPr>
            <w:tcW w:w="850"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5244DE10" w14:textId="18CFDCAB" w:rsidR="3BE0260F" w:rsidRPr="0009400F" w:rsidRDefault="3BE0260F" w:rsidP="00FB190E">
            <w:pPr>
              <w:jc w:val="center"/>
              <w:rPr>
                <w:sz w:val="16"/>
                <w:szCs w:val="16"/>
              </w:rPr>
            </w:pPr>
          </w:p>
        </w:tc>
      </w:tr>
      <w:tr w:rsidR="3BE0260F" w14:paraId="248D26E9" w14:textId="77777777" w:rsidTr="00FB190E">
        <w:trPr>
          <w:trHeight w:val="315"/>
        </w:trPr>
        <w:tc>
          <w:tcPr>
            <w:tcW w:w="58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1248C51B" w14:textId="14501304" w:rsidR="3BE0260F" w:rsidRPr="0009400F" w:rsidRDefault="3BE0260F" w:rsidP="00FB190E">
            <w:pPr>
              <w:jc w:val="center"/>
              <w:rPr>
                <w:sz w:val="16"/>
                <w:szCs w:val="16"/>
              </w:rPr>
            </w:pPr>
          </w:p>
        </w:tc>
        <w:tc>
          <w:tcPr>
            <w:tcW w:w="583"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51FB4E09" w14:textId="54B45489" w:rsidR="3BE0260F" w:rsidRPr="0009400F" w:rsidRDefault="3BE0260F" w:rsidP="00FB190E">
            <w:pPr>
              <w:jc w:val="center"/>
              <w:rPr>
                <w:sz w:val="16"/>
                <w:szCs w:val="16"/>
              </w:rPr>
            </w:pPr>
          </w:p>
        </w:tc>
        <w:tc>
          <w:tcPr>
            <w:tcW w:w="58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2FBED260" w14:textId="2CC26D65" w:rsidR="3BE0260F" w:rsidRPr="0009400F" w:rsidRDefault="3BE0260F" w:rsidP="3BE0260F">
            <w:pPr>
              <w:spacing w:after="0"/>
              <w:jc w:val="center"/>
              <w:rPr>
                <w:sz w:val="16"/>
                <w:szCs w:val="16"/>
              </w:rPr>
            </w:pPr>
            <w:r w:rsidRPr="0009400F">
              <w:rPr>
                <w:rFonts w:ascii="Calibri" w:eastAsia="Calibri" w:hAnsi="Calibri" w:cs="Calibri"/>
                <w:color w:val="000000" w:themeColor="text1"/>
                <w:sz w:val="16"/>
                <w:szCs w:val="16"/>
              </w:rPr>
              <w:t>01</w:t>
            </w:r>
          </w:p>
        </w:tc>
        <w:tc>
          <w:tcPr>
            <w:tcW w:w="2219"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270" w:type="dxa"/>
              <w:right w:w="15" w:type="dxa"/>
            </w:tcMar>
            <w:vAlign w:val="center"/>
          </w:tcPr>
          <w:p w14:paraId="1652F161" w14:textId="7A52E226" w:rsidR="3BE0260F" w:rsidRPr="0009400F" w:rsidRDefault="3BE0260F" w:rsidP="3BE0260F">
            <w:pPr>
              <w:spacing w:after="0"/>
              <w:jc w:val="left"/>
              <w:rPr>
                <w:sz w:val="16"/>
                <w:szCs w:val="16"/>
              </w:rPr>
            </w:pPr>
            <w:r w:rsidRPr="0009400F">
              <w:rPr>
                <w:rFonts w:ascii="Calibri" w:eastAsia="Calibri" w:hAnsi="Calibri" w:cs="Calibri"/>
                <w:color w:val="000000" w:themeColor="text1"/>
                <w:sz w:val="16"/>
                <w:szCs w:val="16"/>
              </w:rPr>
              <w:t>Desarrollador Junior</w:t>
            </w:r>
          </w:p>
        </w:tc>
        <w:tc>
          <w:tcPr>
            <w:tcW w:w="709"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327C55F8" w14:textId="4DC17489" w:rsidR="3BE0260F" w:rsidRPr="0009400F" w:rsidRDefault="3BE0260F" w:rsidP="3BE0260F">
            <w:pPr>
              <w:spacing w:after="0"/>
              <w:jc w:val="center"/>
              <w:rPr>
                <w:sz w:val="16"/>
                <w:szCs w:val="16"/>
              </w:rPr>
            </w:pPr>
            <w:r w:rsidRPr="0009400F">
              <w:rPr>
                <w:rFonts w:ascii="Calibri" w:eastAsia="Calibri" w:hAnsi="Calibri" w:cs="Calibri"/>
                <w:color w:val="000000" w:themeColor="text1"/>
                <w:sz w:val="16"/>
                <w:szCs w:val="16"/>
              </w:rPr>
              <w:t>10</w:t>
            </w:r>
          </w:p>
        </w:tc>
        <w:tc>
          <w:tcPr>
            <w:tcW w:w="709"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00D60382" w14:textId="761D7E4B" w:rsidR="3BE0260F" w:rsidRPr="0009400F" w:rsidRDefault="3BE0260F" w:rsidP="3BE0260F">
            <w:pPr>
              <w:spacing w:after="0"/>
              <w:jc w:val="center"/>
              <w:rPr>
                <w:sz w:val="16"/>
                <w:szCs w:val="16"/>
              </w:rPr>
            </w:pPr>
            <w:r w:rsidRPr="0009400F">
              <w:rPr>
                <w:rFonts w:ascii="Calibri" w:eastAsia="Calibri" w:hAnsi="Calibri" w:cs="Calibri"/>
                <w:color w:val="000000" w:themeColor="text1"/>
                <w:sz w:val="16"/>
                <w:szCs w:val="16"/>
              </w:rPr>
              <w:t>horas</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7A0F578C" w14:textId="746AF466" w:rsidR="3BE0260F" w:rsidRPr="0009400F" w:rsidRDefault="3BE0260F" w:rsidP="3BE0260F">
            <w:pPr>
              <w:spacing w:after="0"/>
              <w:jc w:val="center"/>
              <w:rPr>
                <w:sz w:val="16"/>
                <w:szCs w:val="16"/>
              </w:rPr>
            </w:pPr>
            <w:r w:rsidRPr="0009400F">
              <w:rPr>
                <w:rFonts w:ascii="Calibri" w:eastAsia="Calibri" w:hAnsi="Calibri" w:cs="Calibri"/>
                <w:color w:val="000000" w:themeColor="text1"/>
                <w:sz w:val="16"/>
                <w:szCs w:val="16"/>
              </w:rPr>
              <w:t>33,22 €</w:t>
            </w:r>
          </w:p>
        </w:tc>
        <w:tc>
          <w:tcPr>
            <w:tcW w:w="850"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6A12C34D" w14:textId="3C2F4407" w:rsidR="3BE0260F" w:rsidRPr="0009400F" w:rsidRDefault="3BE0260F" w:rsidP="3BE0260F">
            <w:pPr>
              <w:spacing w:after="0"/>
              <w:jc w:val="center"/>
              <w:rPr>
                <w:sz w:val="16"/>
                <w:szCs w:val="16"/>
              </w:rPr>
            </w:pPr>
            <w:r w:rsidRPr="0009400F">
              <w:rPr>
                <w:rFonts w:ascii="Calibri" w:eastAsia="Calibri" w:hAnsi="Calibri" w:cs="Calibri"/>
                <w:color w:val="000000" w:themeColor="text1"/>
                <w:sz w:val="16"/>
                <w:szCs w:val="16"/>
              </w:rPr>
              <w:t>332,24 €</w:t>
            </w:r>
          </w:p>
        </w:tc>
        <w:tc>
          <w:tcPr>
            <w:tcW w:w="85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2F597200" w14:textId="784D1D78" w:rsidR="3BE0260F" w:rsidRPr="0009400F" w:rsidRDefault="3BE0260F" w:rsidP="00FB190E">
            <w:pPr>
              <w:jc w:val="center"/>
              <w:rPr>
                <w:sz w:val="16"/>
                <w:szCs w:val="16"/>
              </w:rPr>
            </w:pPr>
          </w:p>
        </w:tc>
        <w:tc>
          <w:tcPr>
            <w:tcW w:w="850"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3BF1FC73" w14:textId="5338EF24" w:rsidR="3BE0260F" w:rsidRPr="0009400F" w:rsidRDefault="3BE0260F" w:rsidP="00FB190E">
            <w:pPr>
              <w:jc w:val="center"/>
              <w:rPr>
                <w:sz w:val="16"/>
                <w:szCs w:val="16"/>
              </w:rPr>
            </w:pPr>
          </w:p>
        </w:tc>
      </w:tr>
      <w:tr w:rsidR="3BE0260F" w14:paraId="38FF0AA1" w14:textId="77777777" w:rsidTr="00FB190E">
        <w:trPr>
          <w:trHeight w:val="315"/>
        </w:trPr>
        <w:tc>
          <w:tcPr>
            <w:tcW w:w="58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2BF034DE" w14:textId="0B5B016E" w:rsidR="3BE0260F" w:rsidRPr="0009400F" w:rsidRDefault="3BE0260F" w:rsidP="00FB190E">
            <w:pPr>
              <w:jc w:val="center"/>
              <w:rPr>
                <w:sz w:val="16"/>
                <w:szCs w:val="16"/>
              </w:rPr>
            </w:pPr>
          </w:p>
        </w:tc>
        <w:tc>
          <w:tcPr>
            <w:tcW w:w="583"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0043857E" w14:textId="740F7472" w:rsidR="3BE0260F" w:rsidRPr="0009400F" w:rsidRDefault="3BE0260F" w:rsidP="3BE0260F">
            <w:pPr>
              <w:spacing w:after="0"/>
              <w:jc w:val="center"/>
              <w:rPr>
                <w:sz w:val="16"/>
                <w:szCs w:val="16"/>
              </w:rPr>
            </w:pPr>
            <w:r w:rsidRPr="0009400F">
              <w:rPr>
                <w:rFonts w:ascii="Calibri" w:eastAsia="Calibri" w:hAnsi="Calibri" w:cs="Calibri"/>
                <w:color w:val="000000" w:themeColor="text1"/>
                <w:sz w:val="16"/>
                <w:szCs w:val="16"/>
              </w:rPr>
              <w:t>008</w:t>
            </w:r>
          </w:p>
        </w:tc>
        <w:tc>
          <w:tcPr>
            <w:tcW w:w="58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53AC5EA3" w14:textId="32FFABF3" w:rsidR="3BE0260F" w:rsidRPr="0009400F" w:rsidRDefault="3BE0260F" w:rsidP="00FB190E">
            <w:pPr>
              <w:jc w:val="center"/>
              <w:rPr>
                <w:sz w:val="16"/>
                <w:szCs w:val="16"/>
              </w:rPr>
            </w:pPr>
          </w:p>
        </w:tc>
        <w:tc>
          <w:tcPr>
            <w:tcW w:w="2219"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35" w:type="dxa"/>
              <w:right w:w="15" w:type="dxa"/>
            </w:tcMar>
            <w:vAlign w:val="center"/>
          </w:tcPr>
          <w:p w14:paraId="2E441428" w14:textId="3F442702" w:rsidR="3BE0260F" w:rsidRPr="0009400F" w:rsidRDefault="3BE0260F" w:rsidP="3BE0260F">
            <w:pPr>
              <w:spacing w:after="0"/>
              <w:jc w:val="left"/>
              <w:rPr>
                <w:sz w:val="16"/>
                <w:szCs w:val="16"/>
              </w:rPr>
            </w:pPr>
            <w:r w:rsidRPr="0009400F">
              <w:rPr>
                <w:rFonts w:ascii="Calibri" w:eastAsia="Calibri" w:hAnsi="Calibri" w:cs="Calibri"/>
                <w:color w:val="000000" w:themeColor="text1"/>
                <w:sz w:val="16"/>
                <w:szCs w:val="16"/>
              </w:rPr>
              <w:t>Filtrado de veh</w:t>
            </w:r>
            <w:r w:rsidR="11CAA2F8" w:rsidRPr="0009400F">
              <w:rPr>
                <w:rFonts w:ascii="Calibri" w:eastAsia="Calibri" w:hAnsi="Calibri" w:cs="Calibri"/>
                <w:color w:val="000000" w:themeColor="text1"/>
                <w:sz w:val="16"/>
                <w:szCs w:val="16"/>
              </w:rPr>
              <w:t>í</w:t>
            </w:r>
            <w:r w:rsidRPr="0009400F">
              <w:rPr>
                <w:rFonts w:ascii="Calibri" w:eastAsia="Calibri" w:hAnsi="Calibri" w:cs="Calibri"/>
                <w:color w:val="000000" w:themeColor="text1"/>
                <w:sz w:val="16"/>
                <w:szCs w:val="16"/>
              </w:rPr>
              <w:t>culos de emergencia</w:t>
            </w:r>
          </w:p>
        </w:tc>
        <w:tc>
          <w:tcPr>
            <w:tcW w:w="709"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6C7186BC" w14:textId="12382D5C" w:rsidR="3BE0260F" w:rsidRPr="0009400F" w:rsidRDefault="3BE0260F" w:rsidP="00FB190E">
            <w:pPr>
              <w:jc w:val="center"/>
              <w:rPr>
                <w:sz w:val="16"/>
                <w:szCs w:val="16"/>
              </w:rPr>
            </w:pPr>
          </w:p>
        </w:tc>
        <w:tc>
          <w:tcPr>
            <w:tcW w:w="709"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47838BC0" w14:textId="6D3D223E" w:rsidR="3BE0260F" w:rsidRPr="0009400F" w:rsidRDefault="3BE0260F" w:rsidP="00FB190E">
            <w:pPr>
              <w:jc w:val="center"/>
              <w:rPr>
                <w:sz w:val="16"/>
                <w:szCs w:val="16"/>
              </w:rPr>
            </w:pP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35D13B3D" w14:textId="6EBEFC3B" w:rsidR="3BE0260F" w:rsidRPr="0009400F" w:rsidRDefault="3BE0260F" w:rsidP="00FB190E">
            <w:pPr>
              <w:jc w:val="center"/>
              <w:rPr>
                <w:sz w:val="16"/>
                <w:szCs w:val="16"/>
              </w:rPr>
            </w:pPr>
          </w:p>
        </w:tc>
        <w:tc>
          <w:tcPr>
            <w:tcW w:w="850"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2ECF3CA3" w14:textId="390C820D" w:rsidR="3BE0260F" w:rsidRPr="0009400F" w:rsidRDefault="3BE0260F" w:rsidP="00FB190E">
            <w:pPr>
              <w:jc w:val="center"/>
              <w:rPr>
                <w:sz w:val="16"/>
                <w:szCs w:val="16"/>
              </w:rPr>
            </w:pPr>
          </w:p>
        </w:tc>
        <w:tc>
          <w:tcPr>
            <w:tcW w:w="85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20CD9DA7" w14:textId="1C832F7C" w:rsidR="3BE0260F" w:rsidRPr="0009400F" w:rsidRDefault="3BE0260F" w:rsidP="3BE0260F">
            <w:pPr>
              <w:spacing w:after="0"/>
              <w:jc w:val="center"/>
              <w:rPr>
                <w:sz w:val="16"/>
                <w:szCs w:val="16"/>
              </w:rPr>
            </w:pPr>
            <w:r w:rsidRPr="0009400F">
              <w:rPr>
                <w:rFonts w:ascii="Calibri" w:eastAsia="Calibri" w:hAnsi="Calibri" w:cs="Calibri"/>
                <w:color w:val="000000" w:themeColor="text1"/>
                <w:sz w:val="16"/>
                <w:szCs w:val="16"/>
              </w:rPr>
              <w:t>436,18 €</w:t>
            </w:r>
          </w:p>
        </w:tc>
        <w:tc>
          <w:tcPr>
            <w:tcW w:w="850"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06A06E32" w14:textId="401C617A" w:rsidR="3BE0260F" w:rsidRPr="0009400F" w:rsidRDefault="3BE0260F" w:rsidP="00FB190E">
            <w:pPr>
              <w:jc w:val="center"/>
              <w:rPr>
                <w:sz w:val="16"/>
                <w:szCs w:val="16"/>
              </w:rPr>
            </w:pPr>
          </w:p>
        </w:tc>
      </w:tr>
      <w:tr w:rsidR="3BE0260F" w14:paraId="6C2B5EE0" w14:textId="77777777" w:rsidTr="00FB190E">
        <w:trPr>
          <w:trHeight w:val="315"/>
        </w:trPr>
        <w:tc>
          <w:tcPr>
            <w:tcW w:w="58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75085A06" w14:textId="4B362410" w:rsidR="3BE0260F" w:rsidRPr="0009400F" w:rsidRDefault="3BE0260F" w:rsidP="00FB190E">
            <w:pPr>
              <w:jc w:val="center"/>
              <w:rPr>
                <w:sz w:val="16"/>
                <w:szCs w:val="16"/>
              </w:rPr>
            </w:pPr>
          </w:p>
        </w:tc>
        <w:tc>
          <w:tcPr>
            <w:tcW w:w="583"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7A75CB9E" w14:textId="5B92DEBF" w:rsidR="3BE0260F" w:rsidRPr="0009400F" w:rsidRDefault="3BE0260F" w:rsidP="00FB190E">
            <w:pPr>
              <w:jc w:val="center"/>
              <w:rPr>
                <w:sz w:val="16"/>
                <w:szCs w:val="16"/>
              </w:rPr>
            </w:pPr>
          </w:p>
        </w:tc>
        <w:tc>
          <w:tcPr>
            <w:tcW w:w="58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6A3B87F1" w14:textId="5B35902B" w:rsidR="3BE0260F" w:rsidRPr="0009400F" w:rsidRDefault="3BE0260F" w:rsidP="3BE0260F">
            <w:pPr>
              <w:spacing w:after="0"/>
              <w:jc w:val="center"/>
              <w:rPr>
                <w:sz w:val="16"/>
                <w:szCs w:val="16"/>
              </w:rPr>
            </w:pPr>
            <w:r w:rsidRPr="0009400F">
              <w:rPr>
                <w:rFonts w:ascii="Calibri" w:eastAsia="Calibri" w:hAnsi="Calibri" w:cs="Calibri"/>
                <w:color w:val="000000" w:themeColor="text1"/>
                <w:sz w:val="16"/>
                <w:szCs w:val="16"/>
              </w:rPr>
              <w:t>01</w:t>
            </w:r>
          </w:p>
        </w:tc>
        <w:tc>
          <w:tcPr>
            <w:tcW w:w="2219"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270" w:type="dxa"/>
              <w:right w:w="15" w:type="dxa"/>
            </w:tcMar>
            <w:vAlign w:val="center"/>
          </w:tcPr>
          <w:p w14:paraId="7493D9E6" w14:textId="4468BE45" w:rsidR="3BE0260F" w:rsidRPr="0009400F" w:rsidRDefault="3BE0260F" w:rsidP="3BE0260F">
            <w:pPr>
              <w:spacing w:after="0"/>
              <w:jc w:val="left"/>
              <w:rPr>
                <w:sz w:val="16"/>
                <w:szCs w:val="16"/>
              </w:rPr>
            </w:pPr>
            <w:r w:rsidRPr="0009400F">
              <w:rPr>
                <w:rFonts w:ascii="Calibri" w:eastAsia="Calibri" w:hAnsi="Calibri" w:cs="Calibri"/>
                <w:color w:val="000000" w:themeColor="text1"/>
                <w:sz w:val="16"/>
                <w:szCs w:val="16"/>
              </w:rPr>
              <w:t>Desarrollador Senior</w:t>
            </w:r>
          </w:p>
        </w:tc>
        <w:tc>
          <w:tcPr>
            <w:tcW w:w="709"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5C6F04E1" w14:textId="66D098DB" w:rsidR="3BE0260F" w:rsidRPr="0009400F" w:rsidRDefault="3BE0260F" w:rsidP="3BE0260F">
            <w:pPr>
              <w:spacing w:after="0"/>
              <w:jc w:val="center"/>
              <w:rPr>
                <w:sz w:val="16"/>
                <w:szCs w:val="16"/>
              </w:rPr>
            </w:pPr>
            <w:r w:rsidRPr="0009400F">
              <w:rPr>
                <w:rFonts w:ascii="Calibri" w:eastAsia="Calibri" w:hAnsi="Calibri" w:cs="Calibri"/>
                <w:color w:val="000000" w:themeColor="text1"/>
                <w:sz w:val="16"/>
                <w:szCs w:val="16"/>
              </w:rPr>
              <w:t>12</w:t>
            </w:r>
          </w:p>
        </w:tc>
        <w:tc>
          <w:tcPr>
            <w:tcW w:w="709"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4DF309C6" w14:textId="45737146" w:rsidR="3BE0260F" w:rsidRPr="0009400F" w:rsidRDefault="3BE0260F" w:rsidP="3BE0260F">
            <w:pPr>
              <w:spacing w:after="0"/>
              <w:jc w:val="center"/>
              <w:rPr>
                <w:sz w:val="16"/>
                <w:szCs w:val="16"/>
              </w:rPr>
            </w:pPr>
            <w:r w:rsidRPr="0009400F">
              <w:rPr>
                <w:rFonts w:ascii="Calibri" w:eastAsia="Calibri" w:hAnsi="Calibri" w:cs="Calibri"/>
                <w:color w:val="000000" w:themeColor="text1"/>
                <w:sz w:val="16"/>
                <w:szCs w:val="16"/>
              </w:rPr>
              <w:t>horas</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50035E51" w14:textId="4FD9AB85" w:rsidR="3BE0260F" w:rsidRPr="0009400F" w:rsidRDefault="3BE0260F" w:rsidP="3BE0260F">
            <w:pPr>
              <w:spacing w:after="0"/>
              <w:jc w:val="center"/>
              <w:rPr>
                <w:sz w:val="16"/>
                <w:szCs w:val="16"/>
              </w:rPr>
            </w:pPr>
            <w:r w:rsidRPr="0009400F">
              <w:rPr>
                <w:rFonts w:ascii="Calibri" w:eastAsia="Calibri" w:hAnsi="Calibri" w:cs="Calibri"/>
                <w:color w:val="000000" w:themeColor="text1"/>
                <w:sz w:val="16"/>
                <w:szCs w:val="16"/>
              </w:rPr>
              <w:t>36,35 €</w:t>
            </w:r>
          </w:p>
        </w:tc>
        <w:tc>
          <w:tcPr>
            <w:tcW w:w="850"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171B30E3" w14:textId="7C1D4E5C" w:rsidR="3BE0260F" w:rsidRPr="0009400F" w:rsidRDefault="3BE0260F" w:rsidP="3BE0260F">
            <w:pPr>
              <w:spacing w:after="0"/>
              <w:jc w:val="center"/>
              <w:rPr>
                <w:sz w:val="16"/>
                <w:szCs w:val="16"/>
              </w:rPr>
            </w:pPr>
            <w:r w:rsidRPr="0009400F">
              <w:rPr>
                <w:rFonts w:ascii="Calibri" w:eastAsia="Calibri" w:hAnsi="Calibri" w:cs="Calibri"/>
                <w:color w:val="000000" w:themeColor="text1"/>
                <w:sz w:val="16"/>
                <w:szCs w:val="16"/>
              </w:rPr>
              <w:t>436,18 €</w:t>
            </w:r>
          </w:p>
        </w:tc>
        <w:tc>
          <w:tcPr>
            <w:tcW w:w="85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4C17EEB5" w14:textId="1C70A170" w:rsidR="3BE0260F" w:rsidRPr="0009400F" w:rsidRDefault="3BE0260F" w:rsidP="00FB190E">
            <w:pPr>
              <w:jc w:val="center"/>
              <w:rPr>
                <w:sz w:val="16"/>
                <w:szCs w:val="16"/>
              </w:rPr>
            </w:pPr>
          </w:p>
        </w:tc>
        <w:tc>
          <w:tcPr>
            <w:tcW w:w="850"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56D1ACD5" w14:textId="6948B43E" w:rsidR="3BE0260F" w:rsidRPr="0009400F" w:rsidRDefault="3BE0260F" w:rsidP="00FB190E">
            <w:pPr>
              <w:jc w:val="center"/>
              <w:rPr>
                <w:sz w:val="16"/>
                <w:szCs w:val="16"/>
              </w:rPr>
            </w:pPr>
          </w:p>
        </w:tc>
      </w:tr>
      <w:tr w:rsidR="3BE0260F" w14:paraId="58A30619" w14:textId="77777777" w:rsidTr="00FB190E">
        <w:trPr>
          <w:trHeight w:val="315"/>
        </w:trPr>
        <w:tc>
          <w:tcPr>
            <w:tcW w:w="58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40B532A3" w14:textId="74E33B98" w:rsidR="3BE0260F" w:rsidRPr="0009400F" w:rsidRDefault="3BE0260F" w:rsidP="00FB190E">
            <w:pPr>
              <w:jc w:val="center"/>
              <w:rPr>
                <w:sz w:val="16"/>
                <w:szCs w:val="16"/>
              </w:rPr>
            </w:pPr>
          </w:p>
        </w:tc>
        <w:tc>
          <w:tcPr>
            <w:tcW w:w="583"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712AC9CE" w14:textId="4B9376F3" w:rsidR="3BE0260F" w:rsidRPr="0009400F" w:rsidRDefault="3BE0260F" w:rsidP="3BE0260F">
            <w:pPr>
              <w:spacing w:after="0"/>
              <w:jc w:val="center"/>
              <w:rPr>
                <w:sz w:val="16"/>
                <w:szCs w:val="16"/>
              </w:rPr>
            </w:pPr>
            <w:r w:rsidRPr="0009400F">
              <w:rPr>
                <w:rFonts w:ascii="Calibri" w:eastAsia="Calibri" w:hAnsi="Calibri" w:cs="Calibri"/>
                <w:color w:val="000000" w:themeColor="text1"/>
                <w:sz w:val="16"/>
                <w:szCs w:val="16"/>
              </w:rPr>
              <w:t>009</w:t>
            </w:r>
          </w:p>
        </w:tc>
        <w:tc>
          <w:tcPr>
            <w:tcW w:w="58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518E713C" w14:textId="1D6915F9" w:rsidR="3BE0260F" w:rsidRPr="0009400F" w:rsidRDefault="3BE0260F" w:rsidP="00FB190E">
            <w:pPr>
              <w:jc w:val="center"/>
              <w:rPr>
                <w:sz w:val="16"/>
                <w:szCs w:val="16"/>
              </w:rPr>
            </w:pPr>
          </w:p>
        </w:tc>
        <w:tc>
          <w:tcPr>
            <w:tcW w:w="2219"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35" w:type="dxa"/>
              <w:right w:w="15" w:type="dxa"/>
            </w:tcMar>
            <w:vAlign w:val="center"/>
          </w:tcPr>
          <w:p w14:paraId="31DD91D5" w14:textId="2373D73D" w:rsidR="3BE0260F" w:rsidRPr="0009400F" w:rsidRDefault="3BE0260F" w:rsidP="3BE0260F">
            <w:pPr>
              <w:spacing w:after="0"/>
              <w:jc w:val="left"/>
              <w:rPr>
                <w:sz w:val="16"/>
                <w:szCs w:val="16"/>
              </w:rPr>
            </w:pPr>
            <w:r w:rsidRPr="0009400F">
              <w:rPr>
                <w:rFonts w:ascii="Calibri" w:eastAsia="Calibri" w:hAnsi="Calibri" w:cs="Calibri"/>
                <w:color w:val="000000" w:themeColor="text1"/>
                <w:sz w:val="16"/>
                <w:szCs w:val="16"/>
              </w:rPr>
              <w:t>Filtrado de alertas</w:t>
            </w:r>
          </w:p>
        </w:tc>
        <w:tc>
          <w:tcPr>
            <w:tcW w:w="709"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4441EB0B" w14:textId="1B0CE51C" w:rsidR="3BE0260F" w:rsidRPr="0009400F" w:rsidRDefault="3BE0260F" w:rsidP="00FB190E">
            <w:pPr>
              <w:jc w:val="center"/>
              <w:rPr>
                <w:sz w:val="16"/>
                <w:szCs w:val="16"/>
              </w:rPr>
            </w:pPr>
          </w:p>
        </w:tc>
        <w:tc>
          <w:tcPr>
            <w:tcW w:w="709"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0FB22FC5" w14:textId="0E17B9EF" w:rsidR="3BE0260F" w:rsidRPr="0009400F" w:rsidRDefault="3BE0260F" w:rsidP="00FB190E">
            <w:pPr>
              <w:jc w:val="center"/>
              <w:rPr>
                <w:sz w:val="16"/>
                <w:szCs w:val="16"/>
              </w:rPr>
            </w:pP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2FAE23ED" w14:textId="1E4AA8CC" w:rsidR="3BE0260F" w:rsidRPr="0009400F" w:rsidRDefault="3BE0260F" w:rsidP="00FB190E">
            <w:pPr>
              <w:jc w:val="center"/>
              <w:rPr>
                <w:sz w:val="16"/>
                <w:szCs w:val="16"/>
              </w:rPr>
            </w:pPr>
          </w:p>
        </w:tc>
        <w:tc>
          <w:tcPr>
            <w:tcW w:w="850"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10639D0C" w14:textId="5EE69C8A" w:rsidR="3BE0260F" w:rsidRPr="0009400F" w:rsidRDefault="3BE0260F" w:rsidP="00FB190E">
            <w:pPr>
              <w:jc w:val="center"/>
              <w:rPr>
                <w:sz w:val="16"/>
                <w:szCs w:val="16"/>
              </w:rPr>
            </w:pPr>
          </w:p>
        </w:tc>
        <w:tc>
          <w:tcPr>
            <w:tcW w:w="85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60B36243" w14:textId="30594A2B" w:rsidR="3BE0260F" w:rsidRPr="0009400F" w:rsidRDefault="3BE0260F" w:rsidP="3BE0260F">
            <w:pPr>
              <w:spacing w:after="0"/>
              <w:jc w:val="center"/>
              <w:rPr>
                <w:sz w:val="16"/>
                <w:szCs w:val="16"/>
              </w:rPr>
            </w:pPr>
            <w:r w:rsidRPr="0009400F">
              <w:rPr>
                <w:rFonts w:ascii="Calibri" w:eastAsia="Calibri" w:hAnsi="Calibri" w:cs="Calibri"/>
                <w:color w:val="000000" w:themeColor="text1"/>
                <w:sz w:val="16"/>
                <w:szCs w:val="16"/>
              </w:rPr>
              <w:t>399,83 €</w:t>
            </w:r>
          </w:p>
        </w:tc>
        <w:tc>
          <w:tcPr>
            <w:tcW w:w="850"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121ACA1D" w14:textId="23EED10A" w:rsidR="3BE0260F" w:rsidRPr="0009400F" w:rsidRDefault="3BE0260F" w:rsidP="00FB190E">
            <w:pPr>
              <w:jc w:val="center"/>
              <w:rPr>
                <w:sz w:val="16"/>
                <w:szCs w:val="16"/>
              </w:rPr>
            </w:pPr>
          </w:p>
        </w:tc>
      </w:tr>
      <w:tr w:rsidR="3BE0260F" w14:paraId="11A94C4B" w14:textId="77777777" w:rsidTr="00FB190E">
        <w:trPr>
          <w:trHeight w:val="315"/>
        </w:trPr>
        <w:tc>
          <w:tcPr>
            <w:tcW w:w="58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7822D751" w14:textId="4E11CA8A" w:rsidR="3BE0260F" w:rsidRPr="0009400F" w:rsidRDefault="3BE0260F" w:rsidP="00FB190E">
            <w:pPr>
              <w:jc w:val="center"/>
              <w:rPr>
                <w:sz w:val="16"/>
                <w:szCs w:val="16"/>
              </w:rPr>
            </w:pPr>
          </w:p>
        </w:tc>
        <w:tc>
          <w:tcPr>
            <w:tcW w:w="583"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4829E5FD" w14:textId="4270CCB6" w:rsidR="3BE0260F" w:rsidRPr="0009400F" w:rsidRDefault="3BE0260F" w:rsidP="00FB190E">
            <w:pPr>
              <w:jc w:val="center"/>
              <w:rPr>
                <w:sz w:val="16"/>
                <w:szCs w:val="16"/>
              </w:rPr>
            </w:pPr>
          </w:p>
        </w:tc>
        <w:tc>
          <w:tcPr>
            <w:tcW w:w="58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148E17E5" w14:textId="4827B544" w:rsidR="3BE0260F" w:rsidRPr="0009400F" w:rsidRDefault="3BE0260F" w:rsidP="3BE0260F">
            <w:pPr>
              <w:spacing w:after="0"/>
              <w:jc w:val="center"/>
              <w:rPr>
                <w:sz w:val="16"/>
                <w:szCs w:val="16"/>
              </w:rPr>
            </w:pPr>
            <w:r w:rsidRPr="0009400F">
              <w:rPr>
                <w:rFonts w:ascii="Calibri" w:eastAsia="Calibri" w:hAnsi="Calibri" w:cs="Calibri"/>
                <w:color w:val="000000" w:themeColor="text1"/>
                <w:sz w:val="16"/>
                <w:szCs w:val="16"/>
              </w:rPr>
              <w:t>01</w:t>
            </w:r>
          </w:p>
        </w:tc>
        <w:tc>
          <w:tcPr>
            <w:tcW w:w="2219"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270" w:type="dxa"/>
              <w:right w:w="15" w:type="dxa"/>
            </w:tcMar>
            <w:vAlign w:val="center"/>
          </w:tcPr>
          <w:p w14:paraId="65B5B9F5" w14:textId="4E82C510" w:rsidR="3BE0260F" w:rsidRPr="0009400F" w:rsidRDefault="3BE0260F" w:rsidP="3BE0260F">
            <w:pPr>
              <w:spacing w:after="0"/>
              <w:jc w:val="left"/>
              <w:rPr>
                <w:sz w:val="16"/>
                <w:szCs w:val="16"/>
              </w:rPr>
            </w:pPr>
            <w:r w:rsidRPr="0009400F">
              <w:rPr>
                <w:rFonts w:ascii="Calibri" w:eastAsia="Calibri" w:hAnsi="Calibri" w:cs="Calibri"/>
                <w:color w:val="000000" w:themeColor="text1"/>
                <w:sz w:val="16"/>
                <w:szCs w:val="16"/>
              </w:rPr>
              <w:t>Desarrollador Senior</w:t>
            </w:r>
          </w:p>
        </w:tc>
        <w:tc>
          <w:tcPr>
            <w:tcW w:w="709"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75B0F13D" w14:textId="699BD2D7" w:rsidR="3BE0260F" w:rsidRPr="0009400F" w:rsidRDefault="3BE0260F" w:rsidP="3BE0260F">
            <w:pPr>
              <w:spacing w:after="0"/>
              <w:jc w:val="center"/>
              <w:rPr>
                <w:sz w:val="16"/>
                <w:szCs w:val="16"/>
              </w:rPr>
            </w:pPr>
            <w:r w:rsidRPr="0009400F">
              <w:rPr>
                <w:rFonts w:ascii="Calibri" w:eastAsia="Calibri" w:hAnsi="Calibri" w:cs="Calibri"/>
                <w:color w:val="000000" w:themeColor="text1"/>
                <w:sz w:val="16"/>
                <w:szCs w:val="16"/>
              </w:rPr>
              <w:t>11</w:t>
            </w:r>
          </w:p>
        </w:tc>
        <w:tc>
          <w:tcPr>
            <w:tcW w:w="709"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3F621A6D" w14:textId="1064F7C1" w:rsidR="3BE0260F" w:rsidRPr="0009400F" w:rsidRDefault="3BE0260F" w:rsidP="3BE0260F">
            <w:pPr>
              <w:spacing w:after="0"/>
              <w:jc w:val="center"/>
              <w:rPr>
                <w:sz w:val="16"/>
                <w:szCs w:val="16"/>
              </w:rPr>
            </w:pPr>
            <w:r w:rsidRPr="0009400F">
              <w:rPr>
                <w:rFonts w:ascii="Calibri" w:eastAsia="Calibri" w:hAnsi="Calibri" w:cs="Calibri"/>
                <w:color w:val="000000" w:themeColor="text1"/>
                <w:sz w:val="16"/>
                <w:szCs w:val="16"/>
              </w:rPr>
              <w:t>horas</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37F858ED" w14:textId="6B6D3DCE" w:rsidR="3BE0260F" w:rsidRPr="0009400F" w:rsidRDefault="3BE0260F" w:rsidP="3BE0260F">
            <w:pPr>
              <w:spacing w:after="0"/>
              <w:jc w:val="center"/>
              <w:rPr>
                <w:sz w:val="16"/>
                <w:szCs w:val="16"/>
              </w:rPr>
            </w:pPr>
            <w:r w:rsidRPr="0009400F">
              <w:rPr>
                <w:rFonts w:ascii="Calibri" w:eastAsia="Calibri" w:hAnsi="Calibri" w:cs="Calibri"/>
                <w:color w:val="000000" w:themeColor="text1"/>
                <w:sz w:val="16"/>
                <w:szCs w:val="16"/>
              </w:rPr>
              <w:t>36,35 €</w:t>
            </w:r>
          </w:p>
        </w:tc>
        <w:tc>
          <w:tcPr>
            <w:tcW w:w="850"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160D896B" w14:textId="56EC0E22" w:rsidR="3BE0260F" w:rsidRPr="0009400F" w:rsidRDefault="3BE0260F" w:rsidP="3BE0260F">
            <w:pPr>
              <w:spacing w:after="0"/>
              <w:jc w:val="center"/>
              <w:rPr>
                <w:sz w:val="16"/>
                <w:szCs w:val="16"/>
              </w:rPr>
            </w:pPr>
            <w:r w:rsidRPr="0009400F">
              <w:rPr>
                <w:rFonts w:ascii="Calibri" w:eastAsia="Calibri" w:hAnsi="Calibri" w:cs="Calibri"/>
                <w:color w:val="000000" w:themeColor="text1"/>
                <w:sz w:val="16"/>
                <w:szCs w:val="16"/>
              </w:rPr>
              <w:t>399,83 €</w:t>
            </w:r>
          </w:p>
        </w:tc>
        <w:tc>
          <w:tcPr>
            <w:tcW w:w="85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0EF82E15" w14:textId="7D0A4C3B" w:rsidR="3BE0260F" w:rsidRPr="0009400F" w:rsidRDefault="3BE0260F" w:rsidP="00FB190E">
            <w:pPr>
              <w:jc w:val="center"/>
              <w:rPr>
                <w:sz w:val="16"/>
                <w:szCs w:val="16"/>
              </w:rPr>
            </w:pPr>
          </w:p>
        </w:tc>
        <w:tc>
          <w:tcPr>
            <w:tcW w:w="850"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2AC40C32" w14:textId="5858AD78" w:rsidR="3BE0260F" w:rsidRPr="0009400F" w:rsidRDefault="3BE0260F" w:rsidP="00FB190E">
            <w:pPr>
              <w:jc w:val="center"/>
              <w:rPr>
                <w:sz w:val="16"/>
                <w:szCs w:val="16"/>
              </w:rPr>
            </w:pPr>
          </w:p>
        </w:tc>
      </w:tr>
    </w:tbl>
    <w:p w14:paraId="36871403" w14:textId="7AF48828" w:rsidR="78E69AE6" w:rsidRDefault="006771AC" w:rsidP="3BE0260F">
      <w:pPr>
        <w:pStyle w:val="CitadeTablas"/>
      </w:pPr>
      <w:bookmarkStart w:id="1021" w:name="_Toc165126487"/>
      <w:r>
        <w:t>Partida construcción del</w:t>
      </w:r>
      <w:r w:rsidR="4582D2BC">
        <w:t xml:space="preserve"> Dashboard de seguimiento</w:t>
      </w:r>
      <w:bookmarkEnd w:id="1021"/>
    </w:p>
    <w:p w14:paraId="6BD751AF" w14:textId="77777777" w:rsidR="009D6CE6" w:rsidRDefault="009D6CE6">
      <w:pPr>
        <w:jc w:val="left"/>
        <w:rPr>
          <w:rFonts w:asciiTheme="majorHAnsi" w:eastAsiaTheme="majorEastAsia" w:hAnsiTheme="majorHAnsi" w:cstheme="majorBidi"/>
          <w:b/>
          <w:color w:val="262626" w:themeColor="text1" w:themeTint="D9"/>
          <w:sz w:val="32"/>
          <w:szCs w:val="26"/>
        </w:rPr>
      </w:pPr>
      <w:r>
        <w:br w:type="page"/>
      </w:r>
    </w:p>
    <w:p w14:paraId="5F415380" w14:textId="0741E83E" w:rsidR="41017377" w:rsidRDefault="41017377" w:rsidP="009D6CE6">
      <w:pPr>
        <w:pStyle w:val="Ttulo3"/>
      </w:pPr>
      <w:bookmarkStart w:id="1022" w:name="_Toc165126265"/>
      <w:r>
        <w:lastRenderedPageBreak/>
        <w:t>Aplicaciones de usuario – App para la gestión de emergencias</w:t>
      </w:r>
      <w:bookmarkEnd w:id="1022"/>
    </w:p>
    <w:tbl>
      <w:tblPr>
        <w:tblW w:w="8642" w:type="dxa"/>
        <w:jc w:val="center"/>
        <w:tblLayout w:type="fixed"/>
        <w:tblLook w:val="06A0" w:firstRow="1" w:lastRow="0" w:firstColumn="1" w:lastColumn="0" w:noHBand="1" w:noVBand="1"/>
      </w:tblPr>
      <w:tblGrid>
        <w:gridCol w:w="572"/>
        <w:gridCol w:w="575"/>
        <w:gridCol w:w="572"/>
        <w:gridCol w:w="2387"/>
        <w:gridCol w:w="709"/>
        <w:gridCol w:w="709"/>
        <w:gridCol w:w="567"/>
        <w:gridCol w:w="850"/>
        <w:gridCol w:w="851"/>
        <w:gridCol w:w="850"/>
      </w:tblGrid>
      <w:tr w:rsidR="112A7419" w14:paraId="75E2CD1A" w14:textId="77777777" w:rsidTr="00212ACE">
        <w:trPr>
          <w:trHeight w:val="315"/>
          <w:jc w:val="center"/>
        </w:trPr>
        <w:tc>
          <w:tcPr>
            <w:tcW w:w="572" w:type="dxa"/>
            <w:tcBorders>
              <w:top w:val="single" w:sz="4" w:space="0" w:color="auto"/>
              <w:left w:val="single" w:sz="4" w:space="0" w:color="auto"/>
              <w:bottom w:val="single" w:sz="4" w:space="0" w:color="auto"/>
              <w:right w:val="single" w:sz="4" w:space="0" w:color="auto"/>
            </w:tcBorders>
            <w:shd w:val="clear" w:color="auto" w:fill="D0CECE" w:themeFill="background2" w:themeFillShade="E6"/>
            <w:tcMar>
              <w:top w:w="15" w:type="dxa"/>
              <w:left w:w="15" w:type="dxa"/>
              <w:right w:w="15" w:type="dxa"/>
            </w:tcMar>
            <w:vAlign w:val="center"/>
          </w:tcPr>
          <w:p w14:paraId="0BDAE1D0" w14:textId="63A2AE1D" w:rsidR="112A7419" w:rsidRPr="0009400F" w:rsidRDefault="112A7419" w:rsidP="00FB190E">
            <w:pPr>
              <w:spacing w:after="0"/>
              <w:jc w:val="center"/>
              <w:rPr>
                <w:sz w:val="16"/>
                <w:szCs w:val="16"/>
              </w:rPr>
            </w:pPr>
            <w:r w:rsidRPr="0009400F">
              <w:rPr>
                <w:rFonts w:ascii="Calibri" w:eastAsia="Calibri" w:hAnsi="Calibri" w:cs="Calibri"/>
                <w:b/>
                <w:bCs/>
                <w:color w:val="000000" w:themeColor="text1"/>
                <w:sz w:val="16"/>
                <w:szCs w:val="16"/>
              </w:rPr>
              <w:t>I1</w:t>
            </w:r>
          </w:p>
        </w:tc>
        <w:tc>
          <w:tcPr>
            <w:tcW w:w="575" w:type="dxa"/>
            <w:tcBorders>
              <w:top w:val="single" w:sz="4" w:space="0" w:color="auto"/>
              <w:left w:val="single" w:sz="4" w:space="0" w:color="auto"/>
              <w:bottom w:val="single" w:sz="4" w:space="0" w:color="auto"/>
              <w:right w:val="single" w:sz="4" w:space="0" w:color="auto"/>
            </w:tcBorders>
            <w:shd w:val="clear" w:color="auto" w:fill="D0CECE" w:themeFill="background2" w:themeFillShade="E6"/>
            <w:tcMar>
              <w:top w:w="15" w:type="dxa"/>
              <w:left w:w="15" w:type="dxa"/>
              <w:right w:w="15" w:type="dxa"/>
            </w:tcMar>
            <w:vAlign w:val="center"/>
          </w:tcPr>
          <w:p w14:paraId="36DB55DD" w14:textId="6FF7B522" w:rsidR="112A7419" w:rsidRPr="0009400F" w:rsidRDefault="112A7419" w:rsidP="00FB190E">
            <w:pPr>
              <w:spacing w:after="0"/>
              <w:jc w:val="center"/>
              <w:rPr>
                <w:sz w:val="16"/>
                <w:szCs w:val="16"/>
              </w:rPr>
            </w:pPr>
            <w:r w:rsidRPr="0009400F">
              <w:rPr>
                <w:rFonts w:ascii="Calibri" w:eastAsia="Calibri" w:hAnsi="Calibri" w:cs="Calibri"/>
                <w:b/>
                <w:bCs/>
                <w:color w:val="000000" w:themeColor="text1"/>
                <w:sz w:val="16"/>
                <w:szCs w:val="16"/>
              </w:rPr>
              <w:t>I2</w:t>
            </w:r>
          </w:p>
        </w:tc>
        <w:tc>
          <w:tcPr>
            <w:tcW w:w="572" w:type="dxa"/>
            <w:tcBorders>
              <w:top w:val="single" w:sz="4" w:space="0" w:color="auto"/>
              <w:left w:val="single" w:sz="4" w:space="0" w:color="auto"/>
              <w:bottom w:val="single" w:sz="4" w:space="0" w:color="auto"/>
              <w:right w:val="single" w:sz="4" w:space="0" w:color="auto"/>
            </w:tcBorders>
            <w:shd w:val="clear" w:color="auto" w:fill="D0CECE" w:themeFill="background2" w:themeFillShade="E6"/>
            <w:tcMar>
              <w:top w:w="15" w:type="dxa"/>
              <w:left w:w="15" w:type="dxa"/>
              <w:right w:w="15" w:type="dxa"/>
            </w:tcMar>
            <w:vAlign w:val="center"/>
          </w:tcPr>
          <w:p w14:paraId="08787632" w14:textId="0E413CA9" w:rsidR="112A7419" w:rsidRPr="0009400F" w:rsidRDefault="112A7419" w:rsidP="00FB190E">
            <w:pPr>
              <w:spacing w:after="0"/>
              <w:jc w:val="center"/>
              <w:rPr>
                <w:sz w:val="16"/>
                <w:szCs w:val="16"/>
              </w:rPr>
            </w:pPr>
            <w:r w:rsidRPr="0009400F">
              <w:rPr>
                <w:rFonts w:ascii="Calibri" w:eastAsia="Calibri" w:hAnsi="Calibri" w:cs="Calibri"/>
                <w:b/>
                <w:bCs/>
                <w:color w:val="000000" w:themeColor="text1"/>
                <w:sz w:val="16"/>
                <w:szCs w:val="16"/>
              </w:rPr>
              <w:t>I3</w:t>
            </w:r>
          </w:p>
        </w:tc>
        <w:tc>
          <w:tcPr>
            <w:tcW w:w="2387" w:type="dxa"/>
            <w:tcBorders>
              <w:top w:val="single" w:sz="4" w:space="0" w:color="auto"/>
              <w:left w:val="single" w:sz="4" w:space="0" w:color="auto"/>
              <w:bottom w:val="single" w:sz="4" w:space="0" w:color="auto"/>
              <w:right w:val="single" w:sz="4" w:space="0" w:color="auto"/>
            </w:tcBorders>
            <w:shd w:val="clear" w:color="auto" w:fill="D0CECE" w:themeFill="background2" w:themeFillShade="E6"/>
            <w:tcMar>
              <w:top w:w="15" w:type="dxa"/>
              <w:left w:w="15" w:type="dxa"/>
              <w:right w:w="15" w:type="dxa"/>
            </w:tcMar>
            <w:vAlign w:val="center"/>
          </w:tcPr>
          <w:p w14:paraId="282E8206" w14:textId="42574B48" w:rsidR="112A7419" w:rsidRPr="0009400F" w:rsidRDefault="112A7419" w:rsidP="00FB190E">
            <w:pPr>
              <w:spacing w:after="0"/>
              <w:jc w:val="center"/>
              <w:rPr>
                <w:sz w:val="16"/>
                <w:szCs w:val="16"/>
              </w:rPr>
            </w:pPr>
            <w:r w:rsidRPr="0009400F">
              <w:rPr>
                <w:rFonts w:ascii="Calibri" w:eastAsia="Calibri" w:hAnsi="Calibri" w:cs="Calibri"/>
                <w:b/>
                <w:bCs/>
                <w:color w:val="000000" w:themeColor="text1"/>
                <w:sz w:val="16"/>
                <w:szCs w:val="16"/>
              </w:rPr>
              <w:t>Descripción</w:t>
            </w:r>
          </w:p>
        </w:tc>
        <w:tc>
          <w:tcPr>
            <w:tcW w:w="709" w:type="dxa"/>
            <w:tcBorders>
              <w:top w:val="single" w:sz="4" w:space="0" w:color="auto"/>
              <w:left w:val="single" w:sz="4" w:space="0" w:color="auto"/>
              <w:bottom w:val="single" w:sz="4" w:space="0" w:color="auto"/>
              <w:right w:val="single" w:sz="4" w:space="0" w:color="auto"/>
            </w:tcBorders>
            <w:shd w:val="clear" w:color="auto" w:fill="D0CECE" w:themeFill="background2" w:themeFillShade="E6"/>
            <w:tcMar>
              <w:top w:w="15" w:type="dxa"/>
              <w:left w:w="15" w:type="dxa"/>
              <w:right w:w="15" w:type="dxa"/>
            </w:tcMar>
            <w:vAlign w:val="center"/>
          </w:tcPr>
          <w:p w14:paraId="2F2762F7" w14:textId="3A43578E" w:rsidR="112A7419" w:rsidRPr="0009400F" w:rsidRDefault="112A7419" w:rsidP="00FB190E">
            <w:pPr>
              <w:spacing w:after="0"/>
              <w:jc w:val="center"/>
              <w:rPr>
                <w:sz w:val="16"/>
                <w:szCs w:val="16"/>
              </w:rPr>
            </w:pPr>
            <w:r w:rsidRPr="0009400F">
              <w:rPr>
                <w:rFonts w:ascii="Calibri" w:eastAsia="Calibri" w:hAnsi="Calibri" w:cs="Calibri"/>
                <w:b/>
                <w:bCs/>
                <w:color w:val="000000" w:themeColor="text1"/>
                <w:sz w:val="16"/>
                <w:szCs w:val="16"/>
              </w:rPr>
              <w:t>Cantidad</w:t>
            </w:r>
          </w:p>
        </w:tc>
        <w:tc>
          <w:tcPr>
            <w:tcW w:w="709" w:type="dxa"/>
            <w:tcBorders>
              <w:top w:val="single" w:sz="4" w:space="0" w:color="auto"/>
              <w:left w:val="single" w:sz="4" w:space="0" w:color="auto"/>
              <w:bottom w:val="single" w:sz="4" w:space="0" w:color="auto"/>
              <w:right w:val="single" w:sz="4" w:space="0" w:color="auto"/>
            </w:tcBorders>
            <w:shd w:val="clear" w:color="auto" w:fill="D0CECE" w:themeFill="background2" w:themeFillShade="E6"/>
            <w:tcMar>
              <w:top w:w="15" w:type="dxa"/>
              <w:left w:w="15" w:type="dxa"/>
              <w:right w:w="15" w:type="dxa"/>
            </w:tcMar>
            <w:vAlign w:val="center"/>
          </w:tcPr>
          <w:p w14:paraId="4C91E39A" w14:textId="001C6039" w:rsidR="112A7419" w:rsidRPr="0009400F" w:rsidRDefault="112A7419" w:rsidP="00FB190E">
            <w:pPr>
              <w:spacing w:after="0"/>
              <w:jc w:val="center"/>
              <w:rPr>
                <w:sz w:val="16"/>
                <w:szCs w:val="16"/>
              </w:rPr>
            </w:pPr>
            <w:r w:rsidRPr="0009400F">
              <w:rPr>
                <w:rFonts w:ascii="Calibri" w:eastAsia="Calibri" w:hAnsi="Calibri" w:cs="Calibri"/>
                <w:b/>
                <w:bCs/>
                <w:color w:val="000000" w:themeColor="text1"/>
                <w:sz w:val="16"/>
                <w:szCs w:val="16"/>
              </w:rPr>
              <w:t>Unidades</w:t>
            </w:r>
          </w:p>
        </w:tc>
        <w:tc>
          <w:tcPr>
            <w:tcW w:w="567" w:type="dxa"/>
            <w:tcBorders>
              <w:top w:val="single" w:sz="4" w:space="0" w:color="auto"/>
              <w:left w:val="single" w:sz="4" w:space="0" w:color="auto"/>
              <w:bottom w:val="single" w:sz="4" w:space="0" w:color="auto"/>
              <w:right w:val="single" w:sz="4" w:space="0" w:color="auto"/>
            </w:tcBorders>
            <w:shd w:val="clear" w:color="auto" w:fill="D0CECE" w:themeFill="background2" w:themeFillShade="E6"/>
            <w:tcMar>
              <w:top w:w="15" w:type="dxa"/>
              <w:left w:w="15" w:type="dxa"/>
              <w:right w:w="15" w:type="dxa"/>
            </w:tcMar>
            <w:vAlign w:val="center"/>
          </w:tcPr>
          <w:p w14:paraId="7921C505" w14:textId="25A2260E" w:rsidR="112A7419" w:rsidRPr="0009400F" w:rsidRDefault="112A7419" w:rsidP="00FB190E">
            <w:pPr>
              <w:spacing w:after="0"/>
              <w:jc w:val="center"/>
              <w:rPr>
                <w:sz w:val="16"/>
                <w:szCs w:val="16"/>
              </w:rPr>
            </w:pPr>
            <w:r w:rsidRPr="0009400F">
              <w:rPr>
                <w:rFonts w:ascii="Calibri" w:eastAsia="Calibri" w:hAnsi="Calibri" w:cs="Calibri"/>
                <w:b/>
                <w:bCs/>
                <w:color w:val="000000" w:themeColor="text1"/>
                <w:sz w:val="16"/>
                <w:szCs w:val="16"/>
              </w:rPr>
              <w:t>Precio</w:t>
            </w:r>
          </w:p>
        </w:tc>
        <w:tc>
          <w:tcPr>
            <w:tcW w:w="850" w:type="dxa"/>
            <w:tcBorders>
              <w:top w:val="single" w:sz="4" w:space="0" w:color="auto"/>
              <w:left w:val="single" w:sz="4" w:space="0" w:color="auto"/>
              <w:bottom w:val="single" w:sz="4" w:space="0" w:color="auto"/>
              <w:right w:val="single" w:sz="4" w:space="0" w:color="auto"/>
            </w:tcBorders>
            <w:shd w:val="clear" w:color="auto" w:fill="D0CECE" w:themeFill="background2" w:themeFillShade="E6"/>
            <w:tcMar>
              <w:top w:w="15" w:type="dxa"/>
              <w:left w:w="15" w:type="dxa"/>
              <w:right w:w="15" w:type="dxa"/>
            </w:tcMar>
            <w:vAlign w:val="center"/>
          </w:tcPr>
          <w:p w14:paraId="7064DB87" w14:textId="7127D6B9" w:rsidR="112A7419" w:rsidRPr="0009400F" w:rsidRDefault="112A7419" w:rsidP="00FB190E">
            <w:pPr>
              <w:spacing w:after="0"/>
              <w:jc w:val="center"/>
              <w:rPr>
                <w:sz w:val="16"/>
                <w:szCs w:val="16"/>
              </w:rPr>
            </w:pPr>
            <w:r w:rsidRPr="0009400F">
              <w:rPr>
                <w:rFonts w:ascii="Calibri" w:eastAsia="Calibri" w:hAnsi="Calibri" w:cs="Calibri"/>
                <w:b/>
                <w:bCs/>
                <w:color w:val="000000" w:themeColor="text1"/>
                <w:sz w:val="16"/>
                <w:szCs w:val="16"/>
              </w:rPr>
              <w:t>Subtotal (3)</w:t>
            </w:r>
          </w:p>
        </w:tc>
        <w:tc>
          <w:tcPr>
            <w:tcW w:w="851" w:type="dxa"/>
            <w:tcBorders>
              <w:top w:val="single" w:sz="4" w:space="0" w:color="auto"/>
              <w:left w:val="single" w:sz="4" w:space="0" w:color="auto"/>
              <w:bottom w:val="single" w:sz="4" w:space="0" w:color="auto"/>
              <w:right w:val="single" w:sz="4" w:space="0" w:color="auto"/>
            </w:tcBorders>
            <w:shd w:val="clear" w:color="auto" w:fill="D0CECE" w:themeFill="background2" w:themeFillShade="E6"/>
            <w:tcMar>
              <w:top w:w="15" w:type="dxa"/>
              <w:left w:w="15" w:type="dxa"/>
              <w:right w:w="15" w:type="dxa"/>
            </w:tcMar>
            <w:vAlign w:val="center"/>
          </w:tcPr>
          <w:p w14:paraId="6EB62BE6" w14:textId="6586EFBD" w:rsidR="112A7419" w:rsidRPr="0009400F" w:rsidRDefault="112A7419" w:rsidP="00FB190E">
            <w:pPr>
              <w:spacing w:after="0"/>
              <w:jc w:val="center"/>
              <w:rPr>
                <w:sz w:val="16"/>
                <w:szCs w:val="16"/>
              </w:rPr>
            </w:pPr>
            <w:r w:rsidRPr="0009400F">
              <w:rPr>
                <w:rFonts w:ascii="Calibri" w:eastAsia="Calibri" w:hAnsi="Calibri" w:cs="Calibri"/>
                <w:b/>
                <w:bCs/>
                <w:color w:val="000000" w:themeColor="text1"/>
                <w:sz w:val="16"/>
                <w:szCs w:val="16"/>
              </w:rPr>
              <w:t>Subtotal (2)</w:t>
            </w:r>
          </w:p>
        </w:tc>
        <w:tc>
          <w:tcPr>
            <w:tcW w:w="850" w:type="dxa"/>
            <w:tcBorders>
              <w:top w:val="single" w:sz="4" w:space="0" w:color="auto"/>
              <w:left w:val="single" w:sz="4" w:space="0" w:color="auto"/>
              <w:bottom w:val="single" w:sz="4" w:space="0" w:color="auto"/>
              <w:right w:val="single" w:sz="4" w:space="0" w:color="auto"/>
            </w:tcBorders>
            <w:shd w:val="clear" w:color="auto" w:fill="D0CECE" w:themeFill="background2" w:themeFillShade="E6"/>
            <w:tcMar>
              <w:top w:w="15" w:type="dxa"/>
              <w:left w:w="15" w:type="dxa"/>
              <w:right w:w="15" w:type="dxa"/>
            </w:tcMar>
            <w:vAlign w:val="center"/>
          </w:tcPr>
          <w:p w14:paraId="17B80389" w14:textId="5AAB43AE" w:rsidR="112A7419" w:rsidRPr="0009400F" w:rsidRDefault="112A7419" w:rsidP="00FB190E">
            <w:pPr>
              <w:spacing w:after="0"/>
              <w:jc w:val="center"/>
              <w:rPr>
                <w:sz w:val="16"/>
                <w:szCs w:val="16"/>
              </w:rPr>
            </w:pPr>
            <w:r w:rsidRPr="0009400F">
              <w:rPr>
                <w:rFonts w:ascii="Calibri" w:eastAsia="Calibri" w:hAnsi="Calibri" w:cs="Calibri"/>
                <w:b/>
                <w:bCs/>
                <w:color w:val="000000" w:themeColor="text1"/>
                <w:sz w:val="16"/>
                <w:szCs w:val="16"/>
              </w:rPr>
              <w:t>Total</w:t>
            </w:r>
          </w:p>
        </w:tc>
      </w:tr>
      <w:tr w:rsidR="112A7419" w14:paraId="7A08B89D" w14:textId="77777777" w:rsidTr="00212ACE">
        <w:trPr>
          <w:trHeight w:val="315"/>
          <w:jc w:val="center"/>
        </w:trPr>
        <w:tc>
          <w:tcPr>
            <w:tcW w:w="572" w:type="dxa"/>
            <w:tcBorders>
              <w:top w:val="single" w:sz="4" w:space="0" w:color="auto"/>
              <w:left w:val="single" w:sz="4" w:space="0" w:color="auto"/>
              <w:bottom w:val="single" w:sz="4" w:space="0" w:color="auto"/>
              <w:right w:val="single" w:sz="4" w:space="0" w:color="auto"/>
            </w:tcBorders>
            <w:shd w:val="clear" w:color="auto" w:fill="E7E6E6" w:themeFill="background2"/>
            <w:tcMar>
              <w:top w:w="15" w:type="dxa"/>
              <w:left w:w="15" w:type="dxa"/>
              <w:right w:w="15" w:type="dxa"/>
            </w:tcMar>
            <w:vAlign w:val="center"/>
          </w:tcPr>
          <w:p w14:paraId="56848B60" w14:textId="42AAAC1B" w:rsidR="112A7419" w:rsidRPr="0009400F" w:rsidRDefault="112A7419" w:rsidP="112A7419">
            <w:pPr>
              <w:spacing w:after="0"/>
              <w:jc w:val="center"/>
              <w:rPr>
                <w:sz w:val="16"/>
                <w:szCs w:val="16"/>
              </w:rPr>
            </w:pPr>
            <w:r w:rsidRPr="0009400F">
              <w:rPr>
                <w:rFonts w:ascii="Calibri" w:eastAsia="Calibri" w:hAnsi="Calibri" w:cs="Calibri"/>
                <w:color w:val="000000" w:themeColor="text1"/>
                <w:sz w:val="16"/>
                <w:szCs w:val="16"/>
              </w:rPr>
              <w:t>01</w:t>
            </w:r>
          </w:p>
        </w:tc>
        <w:tc>
          <w:tcPr>
            <w:tcW w:w="575" w:type="dxa"/>
            <w:tcBorders>
              <w:top w:val="single" w:sz="4" w:space="0" w:color="auto"/>
              <w:left w:val="single" w:sz="4" w:space="0" w:color="auto"/>
              <w:bottom w:val="single" w:sz="4" w:space="0" w:color="auto"/>
              <w:right w:val="single" w:sz="4" w:space="0" w:color="auto"/>
            </w:tcBorders>
            <w:shd w:val="clear" w:color="auto" w:fill="E7E6E6" w:themeFill="background2"/>
            <w:tcMar>
              <w:top w:w="15" w:type="dxa"/>
              <w:left w:w="15" w:type="dxa"/>
              <w:right w:w="15" w:type="dxa"/>
            </w:tcMar>
            <w:vAlign w:val="center"/>
          </w:tcPr>
          <w:p w14:paraId="3D7DDD65" w14:textId="6DF7375E" w:rsidR="112A7419" w:rsidRPr="0009400F" w:rsidRDefault="112A7419" w:rsidP="00FB190E">
            <w:pPr>
              <w:jc w:val="center"/>
              <w:rPr>
                <w:sz w:val="16"/>
                <w:szCs w:val="16"/>
              </w:rPr>
            </w:pPr>
          </w:p>
        </w:tc>
        <w:tc>
          <w:tcPr>
            <w:tcW w:w="572" w:type="dxa"/>
            <w:tcBorders>
              <w:top w:val="single" w:sz="4" w:space="0" w:color="auto"/>
              <w:left w:val="single" w:sz="4" w:space="0" w:color="auto"/>
              <w:bottom w:val="single" w:sz="4" w:space="0" w:color="auto"/>
              <w:right w:val="single" w:sz="4" w:space="0" w:color="auto"/>
            </w:tcBorders>
            <w:shd w:val="clear" w:color="auto" w:fill="E7E6E6" w:themeFill="background2"/>
            <w:tcMar>
              <w:top w:w="15" w:type="dxa"/>
              <w:left w:w="15" w:type="dxa"/>
              <w:right w:w="15" w:type="dxa"/>
            </w:tcMar>
            <w:vAlign w:val="center"/>
          </w:tcPr>
          <w:p w14:paraId="60D5C2D5" w14:textId="5760B8A1" w:rsidR="112A7419" w:rsidRPr="0009400F" w:rsidRDefault="112A7419" w:rsidP="00FB190E">
            <w:pPr>
              <w:jc w:val="center"/>
              <w:rPr>
                <w:sz w:val="16"/>
                <w:szCs w:val="16"/>
              </w:rPr>
            </w:pPr>
          </w:p>
        </w:tc>
        <w:tc>
          <w:tcPr>
            <w:tcW w:w="2387" w:type="dxa"/>
            <w:tcBorders>
              <w:top w:val="single" w:sz="4" w:space="0" w:color="auto"/>
              <w:left w:val="single" w:sz="4" w:space="0" w:color="auto"/>
              <w:bottom w:val="single" w:sz="4" w:space="0" w:color="auto"/>
              <w:right w:val="single" w:sz="4" w:space="0" w:color="auto"/>
            </w:tcBorders>
            <w:shd w:val="clear" w:color="auto" w:fill="E7E6E6" w:themeFill="background2"/>
            <w:tcMar>
              <w:top w:w="15" w:type="dxa"/>
              <w:left w:w="15" w:type="dxa"/>
              <w:right w:w="15" w:type="dxa"/>
            </w:tcMar>
            <w:vAlign w:val="center"/>
          </w:tcPr>
          <w:p w14:paraId="6D50A018" w14:textId="73A0DE12" w:rsidR="112A7419" w:rsidRPr="0009400F" w:rsidRDefault="112A7419" w:rsidP="112A7419">
            <w:pPr>
              <w:spacing w:after="0"/>
              <w:jc w:val="left"/>
              <w:rPr>
                <w:sz w:val="16"/>
                <w:szCs w:val="16"/>
              </w:rPr>
            </w:pPr>
            <w:r w:rsidRPr="0009400F">
              <w:rPr>
                <w:rFonts w:ascii="Calibri" w:eastAsia="Calibri" w:hAnsi="Calibri" w:cs="Calibri"/>
                <w:b/>
                <w:bCs/>
                <w:color w:val="000000" w:themeColor="text1"/>
                <w:sz w:val="16"/>
                <w:szCs w:val="16"/>
              </w:rPr>
              <w:t>Aplicación de usuario para la gestión de emergencias</w:t>
            </w:r>
          </w:p>
        </w:tc>
        <w:tc>
          <w:tcPr>
            <w:tcW w:w="709" w:type="dxa"/>
            <w:tcBorders>
              <w:top w:val="single" w:sz="4" w:space="0" w:color="auto"/>
              <w:left w:val="single" w:sz="4" w:space="0" w:color="auto"/>
              <w:bottom w:val="single" w:sz="4" w:space="0" w:color="auto"/>
              <w:right w:val="single" w:sz="4" w:space="0" w:color="auto"/>
            </w:tcBorders>
            <w:shd w:val="clear" w:color="auto" w:fill="E7E6E6" w:themeFill="background2"/>
            <w:tcMar>
              <w:top w:w="15" w:type="dxa"/>
              <w:left w:w="15" w:type="dxa"/>
              <w:right w:w="15" w:type="dxa"/>
            </w:tcMar>
            <w:vAlign w:val="center"/>
          </w:tcPr>
          <w:p w14:paraId="14A842FF" w14:textId="0EF4EF67" w:rsidR="112A7419" w:rsidRPr="0009400F" w:rsidRDefault="112A7419" w:rsidP="00FB190E">
            <w:pPr>
              <w:jc w:val="center"/>
              <w:rPr>
                <w:sz w:val="16"/>
                <w:szCs w:val="16"/>
              </w:rPr>
            </w:pPr>
          </w:p>
        </w:tc>
        <w:tc>
          <w:tcPr>
            <w:tcW w:w="709" w:type="dxa"/>
            <w:tcBorders>
              <w:top w:val="single" w:sz="4" w:space="0" w:color="auto"/>
              <w:left w:val="single" w:sz="4" w:space="0" w:color="auto"/>
              <w:bottom w:val="single" w:sz="4" w:space="0" w:color="auto"/>
              <w:right w:val="single" w:sz="4" w:space="0" w:color="auto"/>
            </w:tcBorders>
            <w:shd w:val="clear" w:color="auto" w:fill="E7E6E6" w:themeFill="background2"/>
            <w:tcMar>
              <w:top w:w="15" w:type="dxa"/>
              <w:left w:w="15" w:type="dxa"/>
              <w:right w:w="15" w:type="dxa"/>
            </w:tcMar>
            <w:vAlign w:val="center"/>
          </w:tcPr>
          <w:p w14:paraId="62970678" w14:textId="73D6308D" w:rsidR="112A7419" w:rsidRPr="0009400F" w:rsidRDefault="112A7419" w:rsidP="00FB190E">
            <w:pPr>
              <w:jc w:val="center"/>
              <w:rPr>
                <w:sz w:val="16"/>
                <w:szCs w:val="16"/>
              </w:rPr>
            </w:pPr>
          </w:p>
        </w:tc>
        <w:tc>
          <w:tcPr>
            <w:tcW w:w="567" w:type="dxa"/>
            <w:tcBorders>
              <w:top w:val="single" w:sz="4" w:space="0" w:color="auto"/>
              <w:left w:val="single" w:sz="4" w:space="0" w:color="auto"/>
              <w:bottom w:val="single" w:sz="4" w:space="0" w:color="auto"/>
              <w:right w:val="single" w:sz="4" w:space="0" w:color="auto"/>
            </w:tcBorders>
            <w:shd w:val="clear" w:color="auto" w:fill="E7E6E6" w:themeFill="background2"/>
            <w:tcMar>
              <w:top w:w="15" w:type="dxa"/>
              <w:left w:w="15" w:type="dxa"/>
              <w:right w:w="15" w:type="dxa"/>
            </w:tcMar>
            <w:vAlign w:val="center"/>
          </w:tcPr>
          <w:p w14:paraId="50061E6F" w14:textId="0148F18C" w:rsidR="112A7419" w:rsidRPr="0009400F" w:rsidRDefault="112A7419" w:rsidP="00FB190E">
            <w:pPr>
              <w:jc w:val="center"/>
              <w:rPr>
                <w:sz w:val="16"/>
                <w:szCs w:val="16"/>
              </w:rPr>
            </w:pPr>
          </w:p>
        </w:tc>
        <w:tc>
          <w:tcPr>
            <w:tcW w:w="850" w:type="dxa"/>
            <w:tcBorders>
              <w:top w:val="single" w:sz="4" w:space="0" w:color="auto"/>
              <w:left w:val="single" w:sz="4" w:space="0" w:color="auto"/>
              <w:bottom w:val="single" w:sz="4" w:space="0" w:color="auto"/>
              <w:right w:val="single" w:sz="4" w:space="0" w:color="auto"/>
            </w:tcBorders>
            <w:shd w:val="clear" w:color="auto" w:fill="E7E6E6" w:themeFill="background2"/>
            <w:tcMar>
              <w:top w:w="15" w:type="dxa"/>
              <w:left w:w="15" w:type="dxa"/>
              <w:right w:w="15" w:type="dxa"/>
            </w:tcMar>
            <w:vAlign w:val="center"/>
          </w:tcPr>
          <w:p w14:paraId="52705D0B" w14:textId="1D861832" w:rsidR="112A7419" w:rsidRPr="0009400F" w:rsidRDefault="112A7419" w:rsidP="00FB190E">
            <w:pPr>
              <w:jc w:val="center"/>
              <w:rPr>
                <w:sz w:val="16"/>
                <w:szCs w:val="16"/>
              </w:rPr>
            </w:pPr>
          </w:p>
        </w:tc>
        <w:tc>
          <w:tcPr>
            <w:tcW w:w="851" w:type="dxa"/>
            <w:tcBorders>
              <w:top w:val="single" w:sz="4" w:space="0" w:color="auto"/>
              <w:left w:val="single" w:sz="4" w:space="0" w:color="auto"/>
              <w:bottom w:val="single" w:sz="4" w:space="0" w:color="auto"/>
              <w:right w:val="single" w:sz="4" w:space="0" w:color="auto"/>
            </w:tcBorders>
            <w:shd w:val="clear" w:color="auto" w:fill="E7E6E6" w:themeFill="background2"/>
            <w:tcMar>
              <w:top w:w="15" w:type="dxa"/>
              <w:left w:w="15" w:type="dxa"/>
              <w:right w:w="15" w:type="dxa"/>
            </w:tcMar>
            <w:vAlign w:val="center"/>
          </w:tcPr>
          <w:p w14:paraId="0BB14B28" w14:textId="7BC36EEB" w:rsidR="112A7419" w:rsidRPr="0009400F" w:rsidRDefault="112A7419" w:rsidP="00FB190E">
            <w:pPr>
              <w:jc w:val="center"/>
              <w:rPr>
                <w:sz w:val="16"/>
                <w:szCs w:val="16"/>
              </w:rPr>
            </w:pPr>
          </w:p>
        </w:tc>
        <w:tc>
          <w:tcPr>
            <w:tcW w:w="850" w:type="dxa"/>
            <w:tcBorders>
              <w:top w:val="single" w:sz="4" w:space="0" w:color="auto"/>
              <w:left w:val="single" w:sz="4" w:space="0" w:color="auto"/>
              <w:bottom w:val="single" w:sz="4" w:space="0" w:color="auto"/>
              <w:right w:val="single" w:sz="4" w:space="0" w:color="auto"/>
            </w:tcBorders>
            <w:shd w:val="clear" w:color="auto" w:fill="E7E6E6" w:themeFill="background2"/>
            <w:tcMar>
              <w:top w:w="15" w:type="dxa"/>
              <w:left w:w="15" w:type="dxa"/>
              <w:right w:w="15" w:type="dxa"/>
            </w:tcMar>
            <w:vAlign w:val="center"/>
          </w:tcPr>
          <w:p w14:paraId="358AC86B" w14:textId="5E57553F" w:rsidR="112A7419" w:rsidRPr="0009400F" w:rsidRDefault="112A7419" w:rsidP="112A7419">
            <w:pPr>
              <w:spacing w:after="0"/>
              <w:jc w:val="center"/>
              <w:rPr>
                <w:sz w:val="16"/>
                <w:szCs w:val="16"/>
              </w:rPr>
            </w:pPr>
            <w:r w:rsidRPr="0009400F">
              <w:rPr>
                <w:rFonts w:ascii="Calibri" w:eastAsia="Calibri" w:hAnsi="Calibri" w:cs="Calibri"/>
                <w:b/>
                <w:bCs/>
                <w:color w:val="000000" w:themeColor="text1"/>
                <w:sz w:val="16"/>
                <w:szCs w:val="16"/>
              </w:rPr>
              <w:t>3.681,08 €</w:t>
            </w:r>
          </w:p>
        </w:tc>
      </w:tr>
      <w:tr w:rsidR="112A7419" w14:paraId="52CD8BBA" w14:textId="77777777" w:rsidTr="00212ACE">
        <w:trPr>
          <w:trHeight w:val="315"/>
          <w:jc w:val="center"/>
        </w:trPr>
        <w:tc>
          <w:tcPr>
            <w:tcW w:w="572"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4B2AA60E" w14:textId="66C1DE50" w:rsidR="112A7419" w:rsidRPr="0009400F" w:rsidRDefault="112A7419" w:rsidP="00FB190E">
            <w:pPr>
              <w:jc w:val="center"/>
              <w:rPr>
                <w:sz w:val="16"/>
                <w:szCs w:val="16"/>
              </w:rPr>
            </w:pPr>
          </w:p>
        </w:tc>
        <w:tc>
          <w:tcPr>
            <w:tcW w:w="575"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4CDBB76B" w14:textId="30432C30" w:rsidR="112A7419" w:rsidRPr="0009400F" w:rsidRDefault="112A7419" w:rsidP="112A7419">
            <w:pPr>
              <w:spacing w:after="0"/>
              <w:jc w:val="center"/>
              <w:rPr>
                <w:sz w:val="16"/>
                <w:szCs w:val="16"/>
              </w:rPr>
            </w:pPr>
            <w:r w:rsidRPr="0009400F">
              <w:rPr>
                <w:rFonts w:ascii="Calibri" w:eastAsia="Calibri" w:hAnsi="Calibri" w:cs="Calibri"/>
                <w:color w:val="000000" w:themeColor="text1"/>
                <w:sz w:val="16"/>
                <w:szCs w:val="16"/>
              </w:rPr>
              <w:t>001</w:t>
            </w:r>
          </w:p>
        </w:tc>
        <w:tc>
          <w:tcPr>
            <w:tcW w:w="572"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3140C6AC" w14:textId="41329C2C" w:rsidR="112A7419" w:rsidRPr="0009400F" w:rsidRDefault="112A7419" w:rsidP="00FB190E">
            <w:pPr>
              <w:jc w:val="center"/>
              <w:rPr>
                <w:sz w:val="16"/>
                <w:szCs w:val="16"/>
              </w:rPr>
            </w:pPr>
          </w:p>
        </w:tc>
        <w:tc>
          <w:tcPr>
            <w:tcW w:w="2387" w:type="dxa"/>
            <w:tcBorders>
              <w:top w:val="single" w:sz="4" w:space="0" w:color="B1BBCC"/>
              <w:left w:val="single" w:sz="4" w:space="0" w:color="B1BBCC"/>
              <w:bottom w:val="single" w:sz="4" w:space="0" w:color="B1BBCC"/>
              <w:right w:val="single" w:sz="4" w:space="0" w:color="B1BBCC"/>
            </w:tcBorders>
            <w:shd w:val="clear" w:color="auto" w:fill="FFFFFF" w:themeFill="background1"/>
            <w:tcMar>
              <w:top w:w="15" w:type="dxa"/>
              <w:left w:w="15" w:type="dxa"/>
              <w:right w:w="15" w:type="dxa"/>
            </w:tcMar>
            <w:vAlign w:val="center"/>
          </w:tcPr>
          <w:p w14:paraId="338A96BE" w14:textId="6E646226" w:rsidR="112A7419" w:rsidRPr="0009400F" w:rsidRDefault="112A7419" w:rsidP="00FB190E">
            <w:pPr>
              <w:spacing w:after="0"/>
              <w:jc w:val="left"/>
              <w:rPr>
                <w:sz w:val="16"/>
                <w:szCs w:val="16"/>
              </w:rPr>
            </w:pPr>
            <w:r w:rsidRPr="0009400F">
              <w:rPr>
                <w:rFonts w:ascii="Calibri" w:eastAsia="Calibri" w:hAnsi="Calibri" w:cs="Calibri"/>
                <w:color w:val="000000" w:themeColor="text1"/>
                <w:sz w:val="16"/>
                <w:szCs w:val="16"/>
              </w:rPr>
              <w:t>Visualización de Emergencias Activas.</w:t>
            </w:r>
          </w:p>
        </w:tc>
        <w:tc>
          <w:tcPr>
            <w:tcW w:w="709"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1F1BC5E9" w14:textId="0B0E44B4" w:rsidR="112A7419" w:rsidRPr="0009400F" w:rsidRDefault="112A7419" w:rsidP="00FB190E">
            <w:pPr>
              <w:jc w:val="center"/>
              <w:rPr>
                <w:sz w:val="16"/>
                <w:szCs w:val="16"/>
              </w:rPr>
            </w:pPr>
          </w:p>
        </w:tc>
        <w:tc>
          <w:tcPr>
            <w:tcW w:w="709"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1DEDB208" w14:textId="21054054" w:rsidR="112A7419" w:rsidRPr="0009400F" w:rsidRDefault="112A7419" w:rsidP="00FB190E">
            <w:pPr>
              <w:jc w:val="center"/>
              <w:rPr>
                <w:sz w:val="16"/>
                <w:szCs w:val="16"/>
              </w:rPr>
            </w:pP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516C1527" w14:textId="159BED4F" w:rsidR="112A7419" w:rsidRPr="0009400F" w:rsidRDefault="112A7419" w:rsidP="00FB190E">
            <w:pPr>
              <w:jc w:val="center"/>
              <w:rPr>
                <w:sz w:val="16"/>
                <w:szCs w:val="16"/>
              </w:rPr>
            </w:pPr>
          </w:p>
        </w:tc>
        <w:tc>
          <w:tcPr>
            <w:tcW w:w="850"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0588CEE0" w14:textId="34B0B69E" w:rsidR="112A7419" w:rsidRPr="0009400F" w:rsidRDefault="112A7419" w:rsidP="00FB190E">
            <w:pPr>
              <w:jc w:val="center"/>
              <w:rPr>
                <w:sz w:val="16"/>
                <w:szCs w:val="16"/>
              </w:rPr>
            </w:pPr>
          </w:p>
        </w:tc>
        <w:tc>
          <w:tcPr>
            <w:tcW w:w="85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1A8DF525" w14:textId="4B3F75B8" w:rsidR="112A7419" w:rsidRPr="0009400F" w:rsidRDefault="112A7419" w:rsidP="112A7419">
            <w:pPr>
              <w:spacing w:after="0"/>
              <w:jc w:val="center"/>
              <w:rPr>
                <w:sz w:val="16"/>
                <w:szCs w:val="16"/>
              </w:rPr>
            </w:pPr>
            <w:r w:rsidRPr="0009400F">
              <w:rPr>
                <w:rFonts w:ascii="Calibri" w:eastAsia="Calibri" w:hAnsi="Calibri" w:cs="Calibri"/>
                <w:color w:val="000000" w:themeColor="text1"/>
                <w:sz w:val="16"/>
                <w:szCs w:val="16"/>
              </w:rPr>
              <w:t>199,34 €</w:t>
            </w:r>
          </w:p>
        </w:tc>
        <w:tc>
          <w:tcPr>
            <w:tcW w:w="850"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51C24A8F" w14:textId="61D56925" w:rsidR="112A7419" w:rsidRPr="0009400F" w:rsidRDefault="112A7419" w:rsidP="00FB190E">
            <w:pPr>
              <w:jc w:val="center"/>
              <w:rPr>
                <w:sz w:val="16"/>
                <w:szCs w:val="16"/>
              </w:rPr>
            </w:pPr>
          </w:p>
        </w:tc>
      </w:tr>
      <w:tr w:rsidR="112A7419" w14:paraId="31FA5633" w14:textId="77777777" w:rsidTr="00212ACE">
        <w:trPr>
          <w:trHeight w:val="315"/>
          <w:jc w:val="center"/>
        </w:trPr>
        <w:tc>
          <w:tcPr>
            <w:tcW w:w="572"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62BF6781" w14:textId="3D95603A" w:rsidR="112A7419" w:rsidRPr="0009400F" w:rsidRDefault="112A7419" w:rsidP="00FB190E">
            <w:pPr>
              <w:jc w:val="center"/>
              <w:rPr>
                <w:sz w:val="16"/>
                <w:szCs w:val="16"/>
              </w:rPr>
            </w:pPr>
          </w:p>
        </w:tc>
        <w:tc>
          <w:tcPr>
            <w:tcW w:w="575"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79D4FA0E" w14:textId="20C86F35" w:rsidR="112A7419" w:rsidRPr="0009400F" w:rsidRDefault="112A7419" w:rsidP="00FB190E">
            <w:pPr>
              <w:jc w:val="center"/>
              <w:rPr>
                <w:sz w:val="16"/>
                <w:szCs w:val="16"/>
              </w:rPr>
            </w:pPr>
          </w:p>
        </w:tc>
        <w:tc>
          <w:tcPr>
            <w:tcW w:w="572"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3C5BB30E" w14:textId="500FB5F0" w:rsidR="112A7419" w:rsidRPr="0009400F" w:rsidRDefault="112A7419" w:rsidP="112A7419">
            <w:pPr>
              <w:spacing w:after="0"/>
              <w:jc w:val="center"/>
              <w:rPr>
                <w:sz w:val="16"/>
                <w:szCs w:val="16"/>
              </w:rPr>
            </w:pPr>
            <w:r w:rsidRPr="0009400F">
              <w:rPr>
                <w:rFonts w:ascii="Calibri" w:eastAsia="Calibri" w:hAnsi="Calibri" w:cs="Calibri"/>
                <w:color w:val="000000" w:themeColor="text1"/>
                <w:sz w:val="16"/>
                <w:szCs w:val="16"/>
              </w:rPr>
              <w:t>01</w:t>
            </w:r>
          </w:p>
        </w:tc>
        <w:tc>
          <w:tcPr>
            <w:tcW w:w="2387"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270" w:type="dxa"/>
              <w:right w:w="15" w:type="dxa"/>
            </w:tcMar>
            <w:vAlign w:val="center"/>
          </w:tcPr>
          <w:p w14:paraId="357AE4D3" w14:textId="13444B8B" w:rsidR="112A7419" w:rsidRPr="0009400F" w:rsidRDefault="112A7419" w:rsidP="112A7419">
            <w:pPr>
              <w:spacing w:after="0"/>
              <w:jc w:val="left"/>
              <w:rPr>
                <w:sz w:val="16"/>
                <w:szCs w:val="16"/>
              </w:rPr>
            </w:pPr>
            <w:r w:rsidRPr="0009400F">
              <w:rPr>
                <w:rFonts w:ascii="Calibri" w:eastAsia="Calibri" w:hAnsi="Calibri" w:cs="Calibri"/>
                <w:color w:val="000000" w:themeColor="text1"/>
                <w:sz w:val="16"/>
                <w:szCs w:val="16"/>
              </w:rPr>
              <w:t>Desarrollador Junior</w:t>
            </w:r>
          </w:p>
        </w:tc>
        <w:tc>
          <w:tcPr>
            <w:tcW w:w="709"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2B70DD3B" w14:textId="27324FAA" w:rsidR="112A7419" w:rsidRPr="0009400F" w:rsidRDefault="112A7419" w:rsidP="112A7419">
            <w:pPr>
              <w:spacing w:after="0"/>
              <w:jc w:val="center"/>
              <w:rPr>
                <w:sz w:val="16"/>
                <w:szCs w:val="16"/>
              </w:rPr>
            </w:pPr>
            <w:r w:rsidRPr="0009400F">
              <w:rPr>
                <w:rFonts w:ascii="Calibri" w:eastAsia="Calibri" w:hAnsi="Calibri" w:cs="Calibri"/>
                <w:color w:val="000000" w:themeColor="text1"/>
                <w:sz w:val="16"/>
                <w:szCs w:val="16"/>
              </w:rPr>
              <w:t>6</w:t>
            </w:r>
          </w:p>
        </w:tc>
        <w:tc>
          <w:tcPr>
            <w:tcW w:w="709"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20E789B9" w14:textId="7863551E" w:rsidR="112A7419" w:rsidRPr="0009400F" w:rsidRDefault="112A7419" w:rsidP="112A7419">
            <w:pPr>
              <w:spacing w:after="0"/>
              <w:jc w:val="center"/>
              <w:rPr>
                <w:sz w:val="16"/>
                <w:szCs w:val="16"/>
              </w:rPr>
            </w:pPr>
            <w:r w:rsidRPr="0009400F">
              <w:rPr>
                <w:rFonts w:ascii="Calibri" w:eastAsia="Calibri" w:hAnsi="Calibri" w:cs="Calibri"/>
                <w:color w:val="000000" w:themeColor="text1"/>
                <w:sz w:val="16"/>
                <w:szCs w:val="16"/>
              </w:rPr>
              <w:t>horas</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7E9C10F2" w14:textId="1668672E" w:rsidR="112A7419" w:rsidRPr="0009400F" w:rsidRDefault="112A7419" w:rsidP="112A7419">
            <w:pPr>
              <w:spacing w:after="0"/>
              <w:jc w:val="center"/>
              <w:rPr>
                <w:sz w:val="16"/>
                <w:szCs w:val="16"/>
              </w:rPr>
            </w:pPr>
            <w:r w:rsidRPr="0009400F">
              <w:rPr>
                <w:rFonts w:ascii="Calibri" w:eastAsia="Calibri" w:hAnsi="Calibri" w:cs="Calibri"/>
                <w:color w:val="000000" w:themeColor="text1"/>
                <w:sz w:val="16"/>
                <w:szCs w:val="16"/>
              </w:rPr>
              <w:t>33,22 €</w:t>
            </w:r>
          </w:p>
        </w:tc>
        <w:tc>
          <w:tcPr>
            <w:tcW w:w="850"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723E78C6" w14:textId="556C1BE0" w:rsidR="112A7419" w:rsidRPr="0009400F" w:rsidRDefault="112A7419" w:rsidP="112A7419">
            <w:pPr>
              <w:spacing w:after="0"/>
              <w:jc w:val="center"/>
              <w:rPr>
                <w:sz w:val="16"/>
                <w:szCs w:val="16"/>
              </w:rPr>
            </w:pPr>
            <w:r w:rsidRPr="0009400F">
              <w:rPr>
                <w:rFonts w:ascii="Calibri" w:eastAsia="Calibri" w:hAnsi="Calibri" w:cs="Calibri"/>
                <w:color w:val="000000" w:themeColor="text1"/>
                <w:sz w:val="16"/>
                <w:szCs w:val="16"/>
              </w:rPr>
              <w:t>199,34 €</w:t>
            </w:r>
          </w:p>
        </w:tc>
        <w:tc>
          <w:tcPr>
            <w:tcW w:w="85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7607AF78" w14:textId="6538774C" w:rsidR="112A7419" w:rsidRPr="0009400F" w:rsidRDefault="112A7419" w:rsidP="00FB190E">
            <w:pPr>
              <w:jc w:val="center"/>
              <w:rPr>
                <w:sz w:val="16"/>
                <w:szCs w:val="16"/>
              </w:rPr>
            </w:pPr>
          </w:p>
        </w:tc>
        <w:tc>
          <w:tcPr>
            <w:tcW w:w="850"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313529FA" w14:textId="092AA523" w:rsidR="112A7419" w:rsidRPr="0009400F" w:rsidRDefault="112A7419" w:rsidP="00FB190E">
            <w:pPr>
              <w:jc w:val="center"/>
              <w:rPr>
                <w:sz w:val="16"/>
                <w:szCs w:val="16"/>
              </w:rPr>
            </w:pPr>
          </w:p>
        </w:tc>
      </w:tr>
      <w:tr w:rsidR="112A7419" w14:paraId="225F8983" w14:textId="77777777" w:rsidTr="00212ACE">
        <w:trPr>
          <w:trHeight w:val="315"/>
          <w:jc w:val="center"/>
        </w:trPr>
        <w:tc>
          <w:tcPr>
            <w:tcW w:w="572"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4BFC7283" w14:textId="7ED25D6C" w:rsidR="112A7419" w:rsidRPr="0009400F" w:rsidRDefault="112A7419" w:rsidP="00FB190E">
            <w:pPr>
              <w:jc w:val="center"/>
              <w:rPr>
                <w:sz w:val="16"/>
                <w:szCs w:val="16"/>
              </w:rPr>
            </w:pPr>
          </w:p>
        </w:tc>
        <w:tc>
          <w:tcPr>
            <w:tcW w:w="575"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6A797535" w14:textId="7975EC25" w:rsidR="112A7419" w:rsidRPr="0009400F" w:rsidRDefault="112A7419" w:rsidP="112A7419">
            <w:pPr>
              <w:spacing w:after="0"/>
              <w:jc w:val="center"/>
              <w:rPr>
                <w:sz w:val="16"/>
                <w:szCs w:val="16"/>
              </w:rPr>
            </w:pPr>
            <w:r w:rsidRPr="0009400F">
              <w:rPr>
                <w:rFonts w:ascii="Calibri" w:eastAsia="Calibri" w:hAnsi="Calibri" w:cs="Calibri"/>
                <w:color w:val="000000" w:themeColor="text1"/>
                <w:sz w:val="16"/>
                <w:szCs w:val="16"/>
              </w:rPr>
              <w:t>002</w:t>
            </w:r>
          </w:p>
        </w:tc>
        <w:tc>
          <w:tcPr>
            <w:tcW w:w="572"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41EBCE09" w14:textId="753BD0E7" w:rsidR="112A7419" w:rsidRPr="0009400F" w:rsidRDefault="112A7419" w:rsidP="00FB190E">
            <w:pPr>
              <w:jc w:val="center"/>
              <w:rPr>
                <w:sz w:val="16"/>
                <w:szCs w:val="16"/>
              </w:rPr>
            </w:pPr>
          </w:p>
        </w:tc>
        <w:tc>
          <w:tcPr>
            <w:tcW w:w="2387" w:type="dxa"/>
            <w:tcBorders>
              <w:top w:val="single" w:sz="4" w:space="0" w:color="B1BBCC"/>
              <w:left w:val="single" w:sz="4" w:space="0" w:color="B1BBCC"/>
              <w:bottom w:val="single" w:sz="4" w:space="0" w:color="B1BBCC"/>
              <w:right w:val="single" w:sz="4" w:space="0" w:color="B1BBCC"/>
            </w:tcBorders>
            <w:shd w:val="clear" w:color="auto" w:fill="FFFFFF" w:themeFill="background1"/>
            <w:tcMar>
              <w:top w:w="15" w:type="dxa"/>
              <w:left w:w="15" w:type="dxa"/>
              <w:right w:w="15" w:type="dxa"/>
            </w:tcMar>
            <w:vAlign w:val="center"/>
          </w:tcPr>
          <w:p w14:paraId="26E15597" w14:textId="5DC5B7B9" w:rsidR="112A7419" w:rsidRPr="0009400F" w:rsidRDefault="112A7419" w:rsidP="00FB190E">
            <w:pPr>
              <w:spacing w:after="0"/>
              <w:jc w:val="left"/>
              <w:rPr>
                <w:sz w:val="16"/>
                <w:szCs w:val="16"/>
              </w:rPr>
            </w:pPr>
            <w:r w:rsidRPr="0009400F">
              <w:rPr>
                <w:rFonts w:ascii="Calibri" w:eastAsia="Calibri" w:hAnsi="Calibri" w:cs="Calibri"/>
                <w:color w:val="000000" w:themeColor="text1"/>
                <w:sz w:val="16"/>
                <w:szCs w:val="16"/>
              </w:rPr>
              <w:t>Seguimiento de Emergencias.</w:t>
            </w:r>
          </w:p>
        </w:tc>
        <w:tc>
          <w:tcPr>
            <w:tcW w:w="709"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69B00A29" w14:textId="2558B1CB" w:rsidR="112A7419" w:rsidRPr="0009400F" w:rsidRDefault="112A7419" w:rsidP="00FB190E">
            <w:pPr>
              <w:jc w:val="center"/>
              <w:rPr>
                <w:sz w:val="16"/>
                <w:szCs w:val="16"/>
              </w:rPr>
            </w:pPr>
          </w:p>
        </w:tc>
        <w:tc>
          <w:tcPr>
            <w:tcW w:w="709"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2183CD33" w14:textId="485986E9" w:rsidR="112A7419" w:rsidRPr="0009400F" w:rsidRDefault="112A7419" w:rsidP="00FB190E">
            <w:pPr>
              <w:jc w:val="center"/>
              <w:rPr>
                <w:sz w:val="16"/>
                <w:szCs w:val="16"/>
              </w:rPr>
            </w:pP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4D1B052B" w14:textId="2A0FC5F0" w:rsidR="112A7419" w:rsidRPr="0009400F" w:rsidRDefault="112A7419" w:rsidP="00FB190E">
            <w:pPr>
              <w:jc w:val="center"/>
              <w:rPr>
                <w:sz w:val="16"/>
                <w:szCs w:val="16"/>
              </w:rPr>
            </w:pPr>
          </w:p>
        </w:tc>
        <w:tc>
          <w:tcPr>
            <w:tcW w:w="850"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0C2095DF" w14:textId="215945C8" w:rsidR="112A7419" w:rsidRPr="0009400F" w:rsidRDefault="112A7419" w:rsidP="00FB190E">
            <w:pPr>
              <w:jc w:val="center"/>
              <w:rPr>
                <w:sz w:val="16"/>
                <w:szCs w:val="16"/>
              </w:rPr>
            </w:pPr>
          </w:p>
        </w:tc>
        <w:tc>
          <w:tcPr>
            <w:tcW w:w="85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3761F691" w14:textId="1BD3654C" w:rsidR="112A7419" w:rsidRPr="0009400F" w:rsidRDefault="112A7419" w:rsidP="112A7419">
            <w:pPr>
              <w:spacing w:after="0"/>
              <w:jc w:val="center"/>
              <w:rPr>
                <w:sz w:val="16"/>
                <w:szCs w:val="16"/>
              </w:rPr>
            </w:pPr>
            <w:r w:rsidRPr="0009400F">
              <w:rPr>
                <w:rFonts w:ascii="Calibri" w:eastAsia="Calibri" w:hAnsi="Calibri" w:cs="Calibri"/>
                <w:color w:val="000000" w:themeColor="text1"/>
                <w:sz w:val="16"/>
                <w:szCs w:val="16"/>
              </w:rPr>
              <w:t>265,79 €</w:t>
            </w:r>
          </w:p>
        </w:tc>
        <w:tc>
          <w:tcPr>
            <w:tcW w:w="850"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42929B04" w14:textId="337A9C40" w:rsidR="112A7419" w:rsidRPr="0009400F" w:rsidRDefault="112A7419" w:rsidP="00FB190E">
            <w:pPr>
              <w:jc w:val="center"/>
              <w:rPr>
                <w:sz w:val="16"/>
                <w:szCs w:val="16"/>
              </w:rPr>
            </w:pPr>
          </w:p>
        </w:tc>
      </w:tr>
      <w:tr w:rsidR="112A7419" w14:paraId="1BDAE911" w14:textId="77777777" w:rsidTr="00212ACE">
        <w:trPr>
          <w:trHeight w:val="315"/>
          <w:jc w:val="center"/>
        </w:trPr>
        <w:tc>
          <w:tcPr>
            <w:tcW w:w="572"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6F6398D1" w14:textId="3411E2E0" w:rsidR="112A7419" w:rsidRPr="0009400F" w:rsidRDefault="112A7419" w:rsidP="00FB190E">
            <w:pPr>
              <w:jc w:val="center"/>
              <w:rPr>
                <w:sz w:val="16"/>
                <w:szCs w:val="16"/>
              </w:rPr>
            </w:pPr>
          </w:p>
        </w:tc>
        <w:tc>
          <w:tcPr>
            <w:tcW w:w="575"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378FCA15" w14:textId="441A5FF5" w:rsidR="112A7419" w:rsidRPr="0009400F" w:rsidRDefault="112A7419" w:rsidP="00FB190E">
            <w:pPr>
              <w:jc w:val="center"/>
              <w:rPr>
                <w:sz w:val="16"/>
                <w:szCs w:val="16"/>
              </w:rPr>
            </w:pPr>
          </w:p>
        </w:tc>
        <w:tc>
          <w:tcPr>
            <w:tcW w:w="572"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342F418E" w14:textId="5A5018EF" w:rsidR="112A7419" w:rsidRPr="0009400F" w:rsidRDefault="112A7419" w:rsidP="112A7419">
            <w:pPr>
              <w:spacing w:after="0"/>
              <w:jc w:val="center"/>
              <w:rPr>
                <w:sz w:val="16"/>
                <w:szCs w:val="16"/>
              </w:rPr>
            </w:pPr>
            <w:r w:rsidRPr="0009400F">
              <w:rPr>
                <w:rFonts w:ascii="Calibri" w:eastAsia="Calibri" w:hAnsi="Calibri" w:cs="Calibri"/>
                <w:color w:val="000000" w:themeColor="text1"/>
                <w:sz w:val="16"/>
                <w:szCs w:val="16"/>
              </w:rPr>
              <w:t>01</w:t>
            </w:r>
          </w:p>
        </w:tc>
        <w:tc>
          <w:tcPr>
            <w:tcW w:w="2387"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270" w:type="dxa"/>
              <w:right w:w="15" w:type="dxa"/>
            </w:tcMar>
            <w:vAlign w:val="center"/>
          </w:tcPr>
          <w:p w14:paraId="3AF958ED" w14:textId="3CC7B905" w:rsidR="112A7419" w:rsidRPr="0009400F" w:rsidRDefault="112A7419" w:rsidP="112A7419">
            <w:pPr>
              <w:spacing w:after="0"/>
              <w:jc w:val="left"/>
              <w:rPr>
                <w:sz w:val="16"/>
                <w:szCs w:val="16"/>
              </w:rPr>
            </w:pPr>
            <w:r w:rsidRPr="0009400F">
              <w:rPr>
                <w:rFonts w:ascii="Calibri" w:eastAsia="Calibri" w:hAnsi="Calibri" w:cs="Calibri"/>
                <w:color w:val="000000" w:themeColor="text1"/>
                <w:sz w:val="16"/>
                <w:szCs w:val="16"/>
              </w:rPr>
              <w:t>Desarrollador Junior</w:t>
            </w:r>
          </w:p>
        </w:tc>
        <w:tc>
          <w:tcPr>
            <w:tcW w:w="709"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510BB2A3" w14:textId="2957E184" w:rsidR="112A7419" w:rsidRPr="0009400F" w:rsidRDefault="112A7419" w:rsidP="112A7419">
            <w:pPr>
              <w:spacing w:after="0"/>
              <w:jc w:val="center"/>
              <w:rPr>
                <w:sz w:val="16"/>
                <w:szCs w:val="16"/>
              </w:rPr>
            </w:pPr>
            <w:r w:rsidRPr="0009400F">
              <w:rPr>
                <w:rFonts w:ascii="Calibri" w:eastAsia="Calibri" w:hAnsi="Calibri" w:cs="Calibri"/>
                <w:color w:val="000000" w:themeColor="text1"/>
                <w:sz w:val="16"/>
                <w:szCs w:val="16"/>
              </w:rPr>
              <w:t>8</w:t>
            </w:r>
          </w:p>
        </w:tc>
        <w:tc>
          <w:tcPr>
            <w:tcW w:w="709"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03AC0A49" w14:textId="477EC38D" w:rsidR="112A7419" w:rsidRPr="0009400F" w:rsidRDefault="112A7419" w:rsidP="112A7419">
            <w:pPr>
              <w:spacing w:after="0"/>
              <w:jc w:val="center"/>
              <w:rPr>
                <w:sz w:val="16"/>
                <w:szCs w:val="16"/>
              </w:rPr>
            </w:pPr>
            <w:r w:rsidRPr="0009400F">
              <w:rPr>
                <w:rFonts w:ascii="Calibri" w:eastAsia="Calibri" w:hAnsi="Calibri" w:cs="Calibri"/>
                <w:color w:val="000000" w:themeColor="text1"/>
                <w:sz w:val="16"/>
                <w:szCs w:val="16"/>
              </w:rPr>
              <w:t>horas</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796B5EBB" w14:textId="1EC7E8C3" w:rsidR="112A7419" w:rsidRPr="0009400F" w:rsidRDefault="112A7419" w:rsidP="112A7419">
            <w:pPr>
              <w:spacing w:after="0"/>
              <w:jc w:val="center"/>
              <w:rPr>
                <w:sz w:val="16"/>
                <w:szCs w:val="16"/>
              </w:rPr>
            </w:pPr>
            <w:r w:rsidRPr="0009400F">
              <w:rPr>
                <w:rFonts w:ascii="Calibri" w:eastAsia="Calibri" w:hAnsi="Calibri" w:cs="Calibri"/>
                <w:color w:val="000000" w:themeColor="text1"/>
                <w:sz w:val="16"/>
                <w:szCs w:val="16"/>
              </w:rPr>
              <w:t>33,22 €</w:t>
            </w:r>
          </w:p>
        </w:tc>
        <w:tc>
          <w:tcPr>
            <w:tcW w:w="850"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28F0C516" w14:textId="30D6F1F6" w:rsidR="112A7419" w:rsidRPr="0009400F" w:rsidRDefault="112A7419" w:rsidP="112A7419">
            <w:pPr>
              <w:spacing w:after="0"/>
              <w:jc w:val="center"/>
              <w:rPr>
                <w:sz w:val="16"/>
                <w:szCs w:val="16"/>
              </w:rPr>
            </w:pPr>
            <w:r w:rsidRPr="0009400F">
              <w:rPr>
                <w:rFonts w:ascii="Calibri" w:eastAsia="Calibri" w:hAnsi="Calibri" w:cs="Calibri"/>
                <w:color w:val="000000" w:themeColor="text1"/>
                <w:sz w:val="16"/>
                <w:szCs w:val="16"/>
              </w:rPr>
              <w:t>265,79 €</w:t>
            </w:r>
          </w:p>
        </w:tc>
        <w:tc>
          <w:tcPr>
            <w:tcW w:w="85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7B6322F8" w14:textId="1CF286C1" w:rsidR="112A7419" w:rsidRPr="0009400F" w:rsidRDefault="112A7419" w:rsidP="00FB190E">
            <w:pPr>
              <w:jc w:val="center"/>
              <w:rPr>
                <w:sz w:val="16"/>
                <w:szCs w:val="16"/>
              </w:rPr>
            </w:pPr>
          </w:p>
        </w:tc>
        <w:tc>
          <w:tcPr>
            <w:tcW w:w="850"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531602A3" w14:textId="19471EA8" w:rsidR="112A7419" w:rsidRPr="0009400F" w:rsidRDefault="112A7419" w:rsidP="00FB190E">
            <w:pPr>
              <w:jc w:val="center"/>
              <w:rPr>
                <w:sz w:val="16"/>
                <w:szCs w:val="16"/>
              </w:rPr>
            </w:pPr>
          </w:p>
        </w:tc>
      </w:tr>
      <w:tr w:rsidR="112A7419" w14:paraId="3CDFEE0B" w14:textId="77777777" w:rsidTr="00212ACE">
        <w:trPr>
          <w:trHeight w:val="315"/>
          <w:jc w:val="center"/>
        </w:trPr>
        <w:tc>
          <w:tcPr>
            <w:tcW w:w="572"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0EA61EAC" w14:textId="3B2757F0" w:rsidR="112A7419" w:rsidRPr="0009400F" w:rsidRDefault="112A7419" w:rsidP="00FB190E">
            <w:pPr>
              <w:jc w:val="center"/>
              <w:rPr>
                <w:sz w:val="16"/>
                <w:szCs w:val="16"/>
              </w:rPr>
            </w:pPr>
          </w:p>
        </w:tc>
        <w:tc>
          <w:tcPr>
            <w:tcW w:w="575"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4AF56BFE" w14:textId="38346315" w:rsidR="112A7419" w:rsidRPr="0009400F" w:rsidRDefault="112A7419" w:rsidP="112A7419">
            <w:pPr>
              <w:spacing w:after="0"/>
              <w:jc w:val="center"/>
              <w:rPr>
                <w:sz w:val="16"/>
                <w:szCs w:val="16"/>
              </w:rPr>
            </w:pPr>
            <w:r w:rsidRPr="0009400F">
              <w:rPr>
                <w:rFonts w:ascii="Calibri" w:eastAsia="Calibri" w:hAnsi="Calibri" w:cs="Calibri"/>
                <w:color w:val="000000" w:themeColor="text1"/>
                <w:sz w:val="16"/>
                <w:szCs w:val="16"/>
              </w:rPr>
              <w:t>003</w:t>
            </w:r>
          </w:p>
        </w:tc>
        <w:tc>
          <w:tcPr>
            <w:tcW w:w="572"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03971A4B" w14:textId="1C57DE59" w:rsidR="112A7419" w:rsidRPr="0009400F" w:rsidRDefault="112A7419" w:rsidP="00FB190E">
            <w:pPr>
              <w:jc w:val="center"/>
              <w:rPr>
                <w:sz w:val="16"/>
                <w:szCs w:val="16"/>
              </w:rPr>
            </w:pPr>
          </w:p>
        </w:tc>
        <w:tc>
          <w:tcPr>
            <w:tcW w:w="2387" w:type="dxa"/>
            <w:tcBorders>
              <w:top w:val="single" w:sz="4" w:space="0" w:color="B1BBCC"/>
              <w:left w:val="single" w:sz="4" w:space="0" w:color="B1BBCC"/>
              <w:bottom w:val="single" w:sz="4" w:space="0" w:color="B1BBCC"/>
              <w:right w:val="single" w:sz="4" w:space="0" w:color="B1BBCC"/>
            </w:tcBorders>
            <w:shd w:val="clear" w:color="auto" w:fill="FFFFFF" w:themeFill="background1"/>
            <w:tcMar>
              <w:top w:w="15" w:type="dxa"/>
              <w:left w:w="15" w:type="dxa"/>
              <w:right w:w="15" w:type="dxa"/>
            </w:tcMar>
            <w:vAlign w:val="center"/>
          </w:tcPr>
          <w:p w14:paraId="42DEB2D9" w14:textId="16181090" w:rsidR="112A7419" w:rsidRPr="0009400F" w:rsidRDefault="112A7419" w:rsidP="00FB190E">
            <w:pPr>
              <w:spacing w:after="0"/>
              <w:jc w:val="left"/>
              <w:rPr>
                <w:sz w:val="16"/>
                <w:szCs w:val="16"/>
              </w:rPr>
            </w:pPr>
            <w:r w:rsidRPr="0009400F">
              <w:rPr>
                <w:rFonts w:ascii="Calibri" w:eastAsia="Calibri" w:hAnsi="Calibri" w:cs="Calibri"/>
                <w:color w:val="000000" w:themeColor="text1"/>
                <w:sz w:val="16"/>
                <w:szCs w:val="16"/>
              </w:rPr>
              <w:t>Asignación de Recursos para Emergencias.</w:t>
            </w:r>
          </w:p>
        </w:tc>
        <w:tc>
          <w:tcPr>
            <w:tcW w:w="709"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60391A14" w14:textId="504A6AFD" w:rsidR="112A7419" w:rsidRPr="0009400F" w:rsidRDefault="112A7419" w:rsidP="00FB190E">
            <w:pPr>
              <w:jc w:val="center"/>
              <w:rPr>
                <w:sz w:val="16"/>
                <w:szCs w:val="16"/>
              </w:rPr>
            </w:pPr>
          </w:p>
        </w:tc>
        <w:tc>
          <w:tcPr>
            <w:tcW w:w="709"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7227C929" w14:textId="6A9A975C" w:rsidR="112A7419" w:rsidRPr="0009400F" w:rsidRDefault="112A7419" w:rsidP="00FB190E">
            <w:pPr>
              <w:jc w:val="center"/>
              <w:rPr>
                <w:sz w:val="16"/>
                <w:szCs w:val="16"/>
              </w:rPr>
            </w:pP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07C568DC" w14:textId="1571F724" w:rsidR="112A7419" w:rsidRPr="0009400F" w:rsidRDefault="112A7419" w:rsidP="00FB190E">
            <w:pPr>
              <w:jc w:val="center"/>
              <w:rPr>
                <w:sz w:val="16"/>
                <w:szCs w:val="16"/>
              </w:rPr>
            </w:pPr>
          </w:p>
        </w:tc>
        <w:tc>
          <w:tcPr>
            <w:tcW w:w="850"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1791F686" w14:textId="1F1E3291" w:rsidR="112A7419" w:rsidRPr="0009400F" w:rsidRDefault="112A7419" w:rsidP="00FB190E">
            <w:pPr>
              <w:jc w:val="center"/>
              <w:rPr>
                <w:sz w:val="16"/>
                <w:szCs w:val="16"/>
              </w:rPr>
            </w:pPr>
          </w:p>
        </w:tc>
        <w:tc>
          <w:tcPr>
            <w:tcW w:w="85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6FCF4F3D" w14:textId="353901E0" w:rsidR="112A7419" w:rsidRPr="0009400F" w:rsidRDefault="112A7419" w:rsidP="112A7419">
            <w:pPr>
              <w:spacing w:after="0"/>
              <w:jc w:val="center"/>
              <w:rPr>
                <w:sz w:val="16"/>
                <w:szCs w:val="16"/>
              </w:rPr>
            </w:pPr>
            <w:r w:rsidRPr="0009400F">
              <w:rPr>
                <w:rFonts w:ascii="Calibri" w:eastAsia="Calibri" w:hAnsi="Calibri" w:cs="Calibri"/>
                <w:color w:val="000000" w:themeColor="text1"/>
                <w:sz w:val="16"/>
                <w:szCs w:val="16"/>
              </w:rPr>
              <w:t>436,18 €</w:t>
            </w:r>
          </w:p>
        </w:tc>
        <w:tc>
          <w:tcPr>
            <w:tcW w:w="850"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083CD938" w14:textId="7E2BF61A" w:rsidR="112A7419" w:rsidRPr="0009400F" w:rsidRDefault="112A7419" w:rsidP="00FB190E">
            <w:pPr>
              <w:jc w:val="center"/>
              <w:rPr>
                <w:sz w:val="16"/>
                <w:szCs w:val="16"/>
              </w:rPr>
            </w:pPr>
          </w:p>
        </w:tc>
      </w:tr>
      <w:tr w:rsidR="112A7419" w14:paraId="61F7A18E" w14:textId="77777777" w:rsidTr="00212ACE">
        <w:trPr>
          <w:trHeight w:val="315"/>
          <w:jc w:val="center"/>
        </w:trPr>
        <w:tc>
          <w:tcPr>
            <w:tcW w:w="572"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0D3F8BA4" w14:textId="3F1AC221" w:rsidR="112A7419" w:rsidRPr="0009400F" w:rsidRDefault="112A7419" w:rsidP="00FB190E">
            <w:pPr>
              <w:jc w:val="center"/>
              <w:rPr>
                <w:sz w:val="16"/>
                <w:szCs w:val="16"/>
              </w:rPr>
            </w:pPr>
          </w:p>
        </w:tc>
        <w:tc>
          <w:tcPr>
            <w:tcW w:w="575"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69D5786B" w14:textId="7709F7FB" w:rsidR="112A7419" w:rsidRPr="0009400F" w:rsidRDefault="112A7419" w:rsidP="00FB190E">
            <w:pPr>
              <w:jc w:val="center"/>
              <w:rPr>
                <w:sz w:val="16"/>
                <w:szCs w:val="16"/>
              </w:rPr>
            </w:pPr>
          </w:p>
        </w:tc>
        <w:tc>
          <w:tcPr>
            <w:tcW w:w="572"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051529C2" w14:textId="17130301" w:rsidR="112A7419" w:rsidRPr="0009400F" w:rsidRDefault="112A7419" w:rsidP="112A7419">
            <w:pPr>
              <w:spacing w:after="0"/>
              <w:jc w:val="center"/>
              <w:rPr>
                <w:sz w:val="16"/>
                <w:szCs w:val="16"/>
              </w:rPr>
            </w:pPr>
            <w:r w:rsidRPr="0009400F">
              <w:rPr>
                <w:rFonts w:ascii="Calibri" w:eastAsia="Calibri" w:hAnsi="Calibri" w:cs="Calibri"/>
                <w:color w:val="000000" w:themeColor="text1"/>
                <w:sz w:val="16"/>
                <w:szCs w:val="16"/>
              </w:rPr>
              <w:t>01</w:t>
            </w:r>
          </w:p>
        </w:tc>
        <w:tc>
          <w:tcPr>
            <w:tcW w:w="2387"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270" w:type="dxa"/>
              <w:right w:w="15" w:type="dxa"/>
            </w:tcMar>
            <w:vAlign w:val="center"/>
          </w:tcPr>
          <w:p w14:paraId="681ACA7F" w14:textId="0F14FDFD" w:rsidR="112A7419" w:rsidRPr="0009400F" w:rsidRDefault="112A7419" w:rsidP="112A7419">
            <w:pPr>
              <w:spacing w:after="0"/>
              <w:jc w:val="left"/>
              <w:rPr>
                <w:sz w:val="16"/>
                <w:szCs w:val="16"/>
              </w:rPr>
            </w:pPr>
            <w:r w:rsidRPr="0009400F">
              <w:rPr>
                <w:rFonts w:ascii="Calibri" w:eastAsia="Calibri" w:hAnsi="Calibri" w:cs="Calibri"/>
                <w:color w:val="000000" w:themeColor="text1"/>
                <w:sz w:val="16"/>
                <w:szCs w:val="16"/>
              </w:rPr>
              <w:t>Desarrollador Senior</w:t>
            </w:r>
          </w:p>
        </w:tc>
        <w:tc>
          <w:tcPr>
            <w:tcW w:w="709"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3DE72E4A" w14:textId="75425029" w:rsidR="112A7419" w:rsidRPr="0009400F" w:rsidRDefault="112A7419" w:rsidP="112A7419">
            <w:pPr>
              <w:spacing w:after="0"/>
              <w:jc w:val="center"/>
              <w:rPr>
                <w:sz w:val="16"/>
                <w:szCs w:val="16"/>
              </w:rPr>
            </w:pPr>
            <w:r w:rsidRPr="0009400F">
              <w:rPr>
                <w:rFonts w:ascii="Calibri" w:eastAsia="Calibri" w:hAnsi="Calibri" w:cs="Calibri"/>
                <w:color w:val="000000" w:themeColor="text1"/>
                <w:sz w:val="16"/>
                <w:szCs w:val="16"/>
              </w:rPr>
              <w:t>12</w:t>
            </w:r>
          </w:p>
        </w:tc>
        <w:tc>
          <w:tcPr>
            <w:tcW w:w="709"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74E10E0E" w14:textId="65A53A91" w:rsidR="112A7419" w:rsidRPr="0009400F" w:rsidRDefault="112A7419" w:rsidP="112A7419">
            <w:pPr>
              <w:spacing w:after="0"/>
              <w:jc w:val="center"/>
              <w:rPr>
                <w:sz w:val="16"/>
                <w:szCs w:val="16"/>
              </w:rPr>
            </w:pPr>
            <w:r w:rsidRPr="0009400F">
              <w:rPr>
                <w:rFonts w:ascii="Calibri" w:eastAsia="Calibri" w:hAnsi="Calibri" w:cs="Calibri"/>
                <w:color w:val="000000" w:themeColor="text1"/>
                <w:sz w:val="16"/>
                <w:szCs w:val="16"/>
              </w:rPr>
              <w:t>horas</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1986E1C7" w14:textId="5C308F98" w:rsidR="112A7419" w:rsidRPr="0009400F" w:rsidRDefault="112A7419" w:rsidP="112A7419">
            <w:pPr>
              <w:spacing w:after="0"/>
              <w:jc w:val="center"/>
              <w:rPr>
                <w:sz w:val="16"/>
                <w:szCs w:val="16"/>
              </w:rPr>
            </w:pPr>
            <w:r w:rsidRPr="0009400F">
              <w:rPr>
                <w:rFonts w:ascii="Calibri" w:eastAsia="Calibri" w:hAnsi="Calibri" w:cs="Calibri"/>
                <w:color w:val="000000" w:themeColor="text1"/>
                <w:sz w:val="16"/>
                <w:szCs w:val="16"/>
              </w:rPr>
              <w:t>36,35 €</w:t>
            </w:r>
          </w:p>
        </w:tc>
        <w:tc>
          <w:tcPr>
            <w:tcW w:w="850"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798BECA0" w14:textId="10FFB228" w:rsidR="112A7419" w:rsidRPr="0009400F" w:rsidRDefault="112A7419" w:rsidP="112A7419">
            <w:pPr>
              <w:spacing w:after="0"/>
              <w:jc w:val="center"/>
              <w:rPr>
                <w:sz w:val="16"/>
                <w:szCs w:val="16"/>
              </w:rPr>
            </w:pPr>
            <w:r w:rsidRPr="0009400F">
              <w:rPr>
                <w:rFonts w:ascii="Calibri" w:eastAsia="Calibri" w:hAnsi="Calibri" w:cs="Calibri"/>
                <w:color w:val="000000" w:themeColor="text1"/>
                <w:sz w:val="16"/>
                <w:szCs w:val="16"/>
              </w:rPr>
              <w:t>436,18 €</w:t>
            </w:r>
          </w:p>
        </w:tc>
        <w:tc>
          <w:tcPr>
            <w:tcW w:w="85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7D54CDD8" w14:textId="442B92DD" w:rsidR="112A7419" w:rsidRPr="0009400F" w:rsidRDefault="112A7419" w:rsidP="00FB190E">
            <w:pPr>
              <w:jc w:val="center"/>
              <w:rPr>
                <w:sz w:val="16"/>
                <w:szCs w:val="16"/>
              </w:rPr>
            </w:pPr>
          </w:p>
        </w:tc>
        <w:tc>
          <w:tcPr>
            <w:tcW w:w="850"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1BBC99E0" w14:textId="46E15ADB" w:rsidR="112A7419" w:rsidRPr="0009400F" w:rsidRDefault="112A7419" w:rsidP="00FB190E">
            <w:pPr>
              <w:jc w:val="center"/>
              <w:rPr>
                <w:sz w:val="16"/>
                <w:szCs w:val="16"/>
              </w:rPr>
            </w:pPr>
          </w:p>
        </w:tc>
      </w:tr>
      <w:tr w:rsidR="112A7419" w14:paraId="00BC90BC" w14:textId="77777777" w:rsidTr="00212ACE">
        <w:trPr>
          <w:trHeight w:val="315"/>
          <w:jc w:val="center"/>
        </w:trPr>
        <w:tc>
          <w:tcPr>
            <w:tcW w:w="572"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0E7D73BC" w14:textId="5C7CDF8E" w:rsidR="112A7419" w:rsidRPr="0009400F" w:rsidRDefault="112A7419" w:rsidP="00FB190E">
            <w:pPr>
              <w:jc w:val="center"/>
              <w:rPr>
                <w:sz w:val="16"/>
                <w:szCs w:val="16"/>
              </w:rPr>
            </w:pPr>
          </w:p>
        </w:tc>
        <w:tc>
          <w:tcPr>
            <w:tcW w:w="575"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292E30E4" w14:textId="5B2BC48E" w:rsidR="112A7419" w:rsidRPr="0009400F" w:rsidRDefault="112A7419" w:rsidP="112A7419">
            <w:pPr>
              <w:spacing w:after="0"/>
              <w:jc w:val="center"/>
              <w:rPr>
                <w:sz w:val="16"/>
                <w:szCs w:val="16"/>
              </w:rPr>
            </w:pPr>
            <w:r w:rsidRPr="0009400F">
              <w:rPr>
                <w:rFonts w:ascii="Calibri" w:eastAsia="Calibri" w:hAnsi="Calibri" w:cs="Calibri"/>
                <w:color w:val="000000" w:themeColor="text1"/>
                <w:sz w:val="16"/>
                <w:szCs w:val="16"/>
              </w:rPr>
              <w:t>004</w:t>
            </w:r>
          </w:p>
        </w:tc>
        <w:tc>
          <w:tcPr>
            <w:tcW w:w="572"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2E89BF99" w14:textId="054CF0C1" w:rsidR="112A7419" w:rsidRPr="0009400F" w:rsidRDefault="112A7419" w:rsidP="00FB190E">
            <w:pPr>
              <w:jc w:val="center"/>
              <w:rPr>
                <w:sz w:val="16"/>
                <w:szCs w:val="16"/>
              </w:rPr>
            </w:pPr>
          </w:p>
        </w:tc>
        <w:tc>
          <w:tcPr>
            <w:tcW w:w="2387" w:type="dxa"/>
            <w:tcBorders>
              <w:top w:val="single" w:sz="4" w:space="0" w:color="B1BBCC"/>
              <w:left w:val="single" w:sz="4" w:space="0" w:color="B1BBCC"/>
              <w:bottom w:val="single" w:sz="4" w:space="0" w:color="B1BBCC"/>
              <w:right w:val="single" w:sz="4" w:space="0" w:color="B1BBCC"/>
            </w:tcBorders>
            <w:shd w:val="clear" w:color="auto" w:fill="FFFFFF" w:themeFill="background1"/>
            <w:tcMar>
              <w:top w:w="15" w:type="dxa"/>
              <w:left w:w="15" w:type="dxa"/>
              <w:right w:w="15" w:type="dxa"/>
            </w:tcMar>
            <w:vAlign w:val="center"/>
          </w:tcPr>
          <w:p w14:paraId="25E655EE" w14:textId="4228E460" w:rsidR="112A7419" w:rsidRPr="0009400F" w:rsidRDefault="112A7419" w:rsidP="00FB190E">
            <w:pPr>
              <w:spacing w:after="0"/>
              <w:jc w:val="left"/>
              <w:rPr>
                <w:sz w:val="16"/>
                <w:szCs w:val="16"/>
              </w:rPr>
            </w:pPr>
            <w:r w:rsidRPr="0009400F">
              <w:rPr>
                <w:rFonts w:ascii="Calibri" w:eastAsia="Calibri" w:hAnsi="Calibri" w:cs="Calibri"/>
                <w:color w:val="000000" w:themeColor="text1"/>
                <w:sz w:val="16"/>
                <w:szCs w:val="16"/>
              </w:rPr>
              <w:t>Comunicación con Servicios Externos.</w:t>
            </w:r>
          </w:p>
        </w:tc>
        <w:tc>
          <w:tcPr>
            <w:tcW w:w="709"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0FE1AB84" w14:textId="01C268CD" w:rsidR="112A7419" w:rsidRPr="0009400F" w:rsidRDefault="112A7419" w:rsidP="00FB190E">
            <w:pPr>
              <w:jc w:val="center"/>
              <w:rPr>
                <w:sz w:val="16"/>
                <w:szCs w:val="16"/>
              </w:rPr>
            </w:pPr>
          </w:p>
        </w:tc>
        <w:tc>
          <w:tcPr>
            <w:tcW w:w="709"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2BD77A71" w14:textId="12A8FB03" w:rsidR="112A7419" w:rsidRPr="0009400F" w:rsidRDefault="112A7419" w:rsidP="00FB190E">
            <w:pPr>
              <w:jc w:val="center"/>
              <w:rPr>
                <w:sz w:val="16"/>
                <w:szCs w:val="16"/>
              </w:rPr>
            </w:pP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799C9111" w14:textId="416FE8B6" w:rsidR="112A7419" w:rsidRPr="0009400F" w:rsidRDefault="112A7419" w:rsidP="00FB190E">
            <w:pPr>
              <w:jc w:val="center"/>
              <w:rPr>
                <w:sz w:val="16"/>
                <w:szCs w:val="16"/>
              </w:rPr>
            </w:pPr>
          </w:p>
        </w:tc>
        <w:tc>
          <w:tcPr>
            <w:tcW w:w="850"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2457ECD3" w14:textId="2FAB220F" w:rsidR="112A7419" w:rsidRPr="0009400F" w:rsidRDefault="112A7419" w:rsidP="00FB190E">
            <w:pPr>
              <w:jc w:val="center"/>
              <w:rPr>
                <w:sz w:val="16"/>
                <w:szCs w:val="16"/>
              </w:rPr>
            </w:pPr>
          </w:p>
        </w:tc>
        <w:tc>
          <w:tcPr>
            <w:tcW w:w="85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0353A5CF" w14:textId="1146A3B4" w:rsidR="112A7419" w:rsidRPr="0009400F" w:rsidRDefault="112A7419" w:rsidP="112A7419">
            <w:pPr>
              <w:spacing w:after="0"/>
              <w:jc w:val="center"/>
              <w:rPr>
                <w:sz w:val="16"/>
                <w:szCs w:val="16"/>
              </w:rPr>
            </w:pPr>
            <w:r w:rsidRPr="0009400F">
              <w:rPr>
                <w:rFonts w:ascii="Calibri" w:eastAsia="Calibri" w:hAnsi="Calibri" w:cs="Calibri"/>
                <w:color w:val="000000" w:themeColor="text1"/>
                <w:sz w:val="16"/>
                <w:szCs w:val="16"/>
              </w:rPr>
              <w:t>508,88 €</w:t>
            </w:r>
          </w:p>
        </w:tc>
        <w:tc>
          <w:tcPr>
            <w:tcW w:w="850"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41C363F6" w14:textId="382F386B" w:rsidR="112A7419" w:rsidRPr="0009400F" w:rsidRDefault="112A7419" w:rsidP="00FB190E">
            <w:pPr>
              <w:jc w:val="center"/>
              <w:rPr>
                <w:sz w:val="16"/>
                <w:szCs w:val="16"/>
              </w:rPr>
            </w:pPr>
          </w:p>
        </w:tc>
      </w:tr>
      <w:tr w:rsidR="112A7419" w14:paraId="1A3713F7" w14:textId="77777777" w:rsidTr="00212ACE">
        <w:trPr>
          <w:trHeight w:val="315"/>
          <w:jc w:val="center"/>
        </w:trPr>
        <w:tc>
          <w:tcPr>
            <w:tcW w:w="572"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06D0FD59" w14:textId="064F8F26" w:rsidR="112A7419" w:rsidRPr="0009400F" w:rsidRDefault="112A7419" w:rsidP="00FB190E">
            <w:pPr>
              <w:jc w:val="center"/>
              <w:rPr>
                <w:sz w:val="16"/>
                <w:szCs w:val="16"/>
              </w:rPr>
            </w:pPr>
          </w:p>
        </w:tc>
        <w:tc>
          <w:tcPr>
            <w:tcW w:w="575"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697A0D86" w14:textId="2C389DD3" w:rsidR="112A7419" w:rsidRPr="0009400F" w:rsidRDefault="112A7419" w:rsidP="00FB190E">
            <w:pPr>
              <w:jc w:val="center"/>
              <w:rPr>
                <w:sz w:val="16"/>
                <w:szCs w:val="16"/>
              </w:rPr>
            </w:pPr>
          </w:p>
        </w:tc>
        <w:tc>
          <w:tcPr>
            <w:tcW w:w="572"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4E9FD821" w14:textId="4AA28CA6" w:rsidR="112A7419" w:rsidRPr="0009400F" w:rsidRDefault="112A7419" w:rsidP="112A7419">
            <w:pPr>
              <w:spacing w:after="0"/>
              <w:jc w:val="center"/>
              <w:rPr>
                <w:sz w:val="16"/>
                <w:szCs w:val="16"/>
              </w:rPr>
            </w:pPr>
            <w:r w:rsidRPr="0009400F">
              <w:rPr>
                <w:rFonts w:ascii="Calibri" w:eastAsia="Calibri" w:hAnsi="Calibri" w:cs="Calibri"/>
                <w:color w:val="000000" w:themeColor="text1"/>
                <w:sz w:val="16"/>
                <w:szCs w:val="16"/>
              </w:rPr>
              <w:t>01</w:t>
            </w:r>
          </w:p>
        </w:tc>
        <w:tc>
          <w:tcPr>
            <w:tcW w:w="2387"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270" w:type="dxa"/>
              <w:right w:w="15" w:type="dxa"/>
            </w:tcMar>
            <w:vAlign w:val="center"/>
          </w:tcPr>
          <w:p w14:paraId="4098BA65" w14:textId="6D6CC4E6" w:rsidR="112A7419" w:rsidRPr="0009400F" w:rsidRDefault="112A7419" w:rsidP="112A7419">
            <w:pPr>
              <w:spacing w:after="0"/>
              <w:jc w:val="left"/>
              <w:rPr>
                <w:sz w:val="16"/>
                <w:szCs w:val="16"/>
              </w:rPr>
            </w:pPr>
            <w:r w:rsidRPr="0009400F">
              <w:rPr>
                <w:rFonts w:ascii="Calibri" w:eastAsia="Calibri" w:hAnsi="Calibri" w:cs="Calibri"/>
                <w:color w:val="000000" w:themeColor="text1"/>
                <w:sz w:val="16"/>
                <w:szCs w:val="16"/>
              </w:rPr>
              <w:t>Desarrollador Senior</w:t>
            </w:r>
          </w:p>
        </w:tc>
        <w:tc>
          <w:tcPr>
            <w:tcW w:w="709"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6156D865" w14:textId="19F6701D" w:rsidR="112A7419" w:rsidRPr="0009400F" w:rsidRDefault="112A7419" w:rsidP="112A7419">
            <w:pPr>
              <w:spacing w:after="0"/>
              <w:jc w:val="center"/>
              <w:rPr>
                <w:sz w:val="16"/>
                <w:szCs w:val="16"/>
              </w:rPr>
            </w:pPr>
            <w:r w:rsidRPr="0009400F">
              <w:rPr>
                <w:rFonts w:ascii="Calibri" w:eastAsia="Calibri" w:hAnsi="Calibri" w:cs="Calibri"/>
                <w:color w:val="000000" w:themeColor="text1"/>
                <w:sz w:val="16"/>
                <w:szCs w:val="16"/>
              </w:rPr>
              <w:t>14</w:t>
            </w:r>
          </w:p>
        </w:tc>
        <w:tc>
          <w:tcPr>
            <w:tcW w:w="709"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2BA93AB8" w14:textId="519B28C9" w:rsidR="112A7419" w:rsidRPr="0009400F" w:rsidRDefault="112A7419" w:rsidP="112A7419">
            <w:pPr>
              <w:spacing w:after="0"/>
              <w:jc w:val="center"/>
              <w:rPr>
                <w:sz w:val="16"/>
                <w:szCs w:val="16"/>
              </w:rPr>
            </w:pPr>
            <w:r w:rsidRPr="0009400F">
              <w:rPr>
                <w:rFonts w:ascii="Calibri" w:eastAsia="Calibri" w:hAnsi="Calibri" w:cs="Calibri"/>
                <w:color w:val="000000" w:themeColor="text1"/>
                <w:sz w:val="16"/>
                <w:szCs w:val="16"/>
              </w:rPr>
              <w:t>horas</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4CAC86DD" w14:textId="76CB3B32" w:rsidR="112A7419" w:rsidRPr="0009400F" w:rsidRDefault="112A7419" w:rsidP="112A7419">
            <w:pPr>
              <w:spacing w:after="0"/>
              <w:jc w:val="center"/>
              <w:rPr>
                <w:sz w:val="16"/>
                <w:szCs w:val="16"/>
              </w:rPr>
            </w:pPr>
            <w:r w:rsidRPr="0009400F">
              <w:rPr>
                <w:rFonts w:ascii="Calibri" w:eastAsia="Calibri" w:hAnsi="Calibri" w:cs="Calibri"/>
                <w:color w:val="000000" w:themeColor="text1"/>
                <w:sz w:val="16"/>
                <w:szCs w:val="16"/>
              </w:rPr>
              <w:t>36,35 €</w:t>
            </w:r>
          </w:p>
        </w:tc>
        <w:tc>
          <w:tcPr>
            <w:tcW w:w="850"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376344BA" w14:textId="1467785E" w:rsidR="112A7419" w:rsidRPr="0009400F" w:rsidRDefault="112A7419" w:rsidP="112A7419">
            <w:pPr>
              <w:spacing w:after="0"/>
              <w:jc w:val="center"/>
              <w:rPr>
                <w:sz w:val="16"/>
                <w:szCs w:val="16"/>
              </w:rPr>
            </w:pPr>
            <w:r w:rsidRPr="0009400F">
              <w:rPr>
                <w:rFonts w:ascii="Calibri" w:eastAsia="Calibri" w:hAnsi="Calibri" w:cs="Calibri"/>
                <w:color w:val="000000" w:themeColor="text1"/>
                <w:sz w:val="16"/>
                <w:szCs w:val="16"/>
              </w:rPr>
              <w:t>508,88 €</w:t>
            </w:r>
          </w:p>
        </w:tc>
        <w:tc>
          <w:tcPr>
            <w:tcW w:w="85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0729DDDE" w14:textId="6AE3A7D6" w:rsidR="112A7419" w:rsidRPr="0009400F" w:rsidRDefault="112A7419" w:rsidP="00FB190E">
            <w:pPr>
              <w:jc w:val="center"/>
              <w:rPr>
                <w:sz w:val="16"/>
                <w:szCs w:val="16"/>
              </w:rPr>
            </w:pPr>
          </w:p>
        </w:tc>
        <w:tc>
          <w:tcPr>
            <w:tcW w:w="850"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15A00B45" w14:textId="10A2A8B1" w:rsidR="112A7419" w:rsidRPr="0009400F" w:rsidRDefault="112A7419" w:rsidP="00FB190E">
            <w:pPr>
              <w:jc w:val="center"/>
              <w:rPr>
                <w:sz w:val="16"/>
                <w:szCs w:val="16"/>
              </w:rPr>
            </w:pPr>
          </w:p>
        </w:tc>
      </w:tr>
      <w:tr w:rsidR="112A7419" w14:paraId="1B1ECC03" w14:textId="77777777" w:rsidTr="00212ACE">
        <w:trPr>
          <w:trHeight w:val="315"/>
          <w:jc w:val="center"/>
        </w:trPr>
        <w:tc>
          <w:tcPr>
            <w:tcW w:w="572"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44E40F6E" w14:textId="18D7677F" w:rsidR="112A7419" w:rsidRPr="0009400F" w:rsidRDefault="112A7419" w:rsidP="00FB190E">
            <w:pPr>
              <w:jc w:val="center"/>
              <w:rPr>
                <w:sz w:val="16"/>
                <w:szCs w:val="16"/>
              </w:rPr>
            </w:pPr>
          </w:p>
        </w:tc>
        <w:tc>
          <w:tcPr>
            <w:tcW w:w="575"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1ED47DF4" w14:textId="3FC78861" w:rsidR="112A7419" w:rsidRPr="0009400F" w:rsidRDefault="112A7419" w:rsidP="112A7419">
            <w:pPr>
              <w:spacing w:after="0"/>
              <w:jc w:val="center"/>
              <w:rPr>
                <w:sz w:val="16"/>
                <w:szCs w:val="16"/>
              </w:rPr>
            </w:pPr>
            <w:r w:rsidRPr="0009400F">
              <w:rPr>
                <w:rFonts w:ascii="Calibri" w:eastAsia="Calibri" w:hAnsi="Calibri" w:cs="Calibri"/>
                <w:color w:val="000000" w:themeColor="text1"/>
                <w:sz w:val="16"/>
                <w:szCs w:val="16"/>
              </w:rPr>
              <w:t>005</w:t>
            </w:r>
          </w:p>
        </w:tc>
        <w:tc>
          <w:tcPr>
            <w:tcW w:w="572"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26E41E54" w14:textId="6946DDFF" w:rsidR="112A7419" w:rsidRPr="0009400F" w:rsidRDefault="112A7419" w:rsidP="00FB190E">
            <w:pPr>
              <w:jc w:val="center"/>
              <w:rPr>
                <w:sz w:val="16"/>
                <w:szCs w:val="16"/>
              </w:rPr>
            </w:pPr>
          </w:p>
        </w:tc>
        <w:tc>
          <w:tcPr>
            <w:tcW w:w="2387" w:type="dxa"/>
            <w:tcBorders>
              <w:top w:val="single" w:sz="4" w:space="0" w:color="B1BBCC"/>
              <w:left w:val="single" w:sz="4" w:space="0" w:color="B1BBCC"/>
              <w:bottom w:val="single" w:sz="4" w:space="0" w:color="B1BBCC"/>
              <w:right w:val="single" w:sz="4" w:space="0" w:color="B1BBCC"/>
            </w:tcBorders>
            <w:shd w:val="clear" w:color="auto" w:fill="FFFFFF" w:themeFill="background1"/>
            <w:tcMar>
              <w:top w:w="15" w:type="dxa"/>
              <w:left w:w="15" w:type="dxa"/>
              <w:right w:w="15" w:type="dxa"/>
            </w:tcMar>
            <w:vAlign w:val="center"/>
          </w:tcPr>
          <w:p w14:paraId="061C151A" w14:textId="19524D6F" w:rsidR="112A7419" w:rsidRPr="0009400F" w:rsidRDefault="112A7419" w:rsidP="00FB190E">
            <w:pPr>
              <w:spacing w:after="0"/>
              <w:jc w:val="left"/>
              <w:rPr>
                <w:sz w:val="16"/>
                <w:szCs w:val="16"/>
              </w:rPr>
            </w:pPr>
            <w:r w:rsidRPr="0009400F">
              <w:rPr>
                <w:rFonts w:ascii="Calibri" w:eastAsia="Calibri" w:hAnsi="Calibri" w:cs="Calibri"/>
                <w:color w:val="000000" w:themeColor="text1"/>
                <w:sz w:val="16"/>
                <w:szCs w:val="16"/>
              </w:rPr>
              <w:t>Registro de Emergencias.</w:t>
            </w:r>
          </w:p>
        </w:tc>
        <w:tc>
          <w:tcPr>
            <w:tcW w:w="709"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616FFB2A" w14:textId="1EF742A4" w:rsidR="112A7419" w:rsidRPr="0009400F" w:rsidRDefault="112A7419" w:rsidP="00FB190E">
            <w:pPr>
              <w:jc w:val="center"/>
              <w:rPr>
                <w:sz w:val="16"/>
                <w:szCs w:val="16"/>
              </w:rPr>
            </w:pPr>
          </w:p>
        </w:tc>
        <w:tc>
          <w:tcPr>
            <w:tcW w:w="709"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3D83F7F8" w14:textId="4340A043" w:rsidR="112A7419" w:rsidRPr="0009400F" w:rsidRDefault="112A7419" w:rsidP="00FB190E">
            <w:pPr>
              <w:jc w:val="center"/>
              <w:rPr>
                <w:sz w:val="16"/>
                <w:szCs w:val="16"/>
              </w:rPr>
            </w:pP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2729F738" w14:textId="662310D0" w:rsidR="112A7419" w:rsidRPr="0009400F" w:rsidRDefault="112A7419" w:rsidP="00FB190E">
            <w:pPr>
              <w:jc w:val="center"/>
              <w:rPr>
                <w:sz w:val="16"/>
                <w:szCs w:val="16"/>
              </w:rPr>
            </w:pPr>
          </w:p>
        </w:tc>
        <w:tc>
          <w:tcPr>
            <w:tcW w:w="850"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56E288BD" w14:textId="5389F6D6" w:rsidR="112A7419" w:rsidRPr="0009400F" w:rsidRDefault="112A7419" w:rsidP="00FB190E">
            <w:pPr>
              <w:jc w:val="center"/>
              <w:rPr>
                <w:sz w:val="16"/>
                <w:szCs w:val="16"/>
              </w:rPr>
            </w:pPr>
          </w:p>
        </w:tc>
        <w:tc>
          <w:tcPr>
            <w:tcW w:w="85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644EFD65" w14:textId="256501C6" w:rsidR="112A7419" w:rsidRPr="0009400F" w:rsidRDefault="112A7419" w:rsidP="112A7419">
            <w:pPr>
              <w:spacing w:after="0"/>
              <w:jc w:val="center"/>
              <w:rPr>
                <w:sz w:val="16"/>
                <w:szCs w:val="16"/>
              </w:rPr>
            </w:pPr>
            <w:r w:rsidRPr="0009400F">
              <w:rPr>
                <w:rFonts w:ascii="Calibri" w:eastAsia="Calibri" w:hAnsi="Calibri" w:cs="Calibri"/>
                <w:color w:val="000000" w:themeColor="text1"/>
                <w:sz w:val="16"/>
                <w:szCs w:val="16"/>
              </w:rPr>
              <w:t>166,12 €</w:t>
            </w:r>
          </w:p>
        </w:tc>
        <w:tc>
          <w:tcPr>
            <w:tcW w:w="850"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7426A431" w14:textId="4AC04950" w:rsidR="112A7419" w:rsidRPr="0009400F" w:rsidRDefault="112A7419" w:rsidP="00FB190E">
            <w:pPr>
              <w:jc w:val="center"/>
              <w:rPr>
                <w:sz w:val="16"/>
                <w:szCs w:val="16"/>
              </w:rPr>
            </w:pPr>
          </w:p>
        </w:tc>
      </w:tr>
      <w:tr w:rsidR="112A7419" w14:paraId="39A74F71" w14:textId="77777777" w:rsidTr="00212ACE">
        <w:trPr>
          <w:trHeight w:val="315"/>
          <w:jc w:val="center"/>
        </w:trPr>
        <w:tc>
          <w:tcPr>
            <w:tcW w:w="572"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381A65DE" w14:textId="55CFF1E0" w:rsidR="112A7419" w:rsidRPr="0009400F" w:rsidRDefault="112A7419" w:rsidP="00FB190E">
            <w:pPr>
              <w:jc w:val="center"/>
              <w:rPr>
                <w:sz w:val="16"/>
                <w:szCs w:val="16"/>
              </w:rPr>
            </w:pPr>
          </w:p>
        </w:tc>
        <w:tc>
          <w:tcPr>
            <w:tcW w:w="575"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0C399832" w14:textId="1A1137AF" w:rsidR="112A7419" w:rsidRPr="0009400F" w:rsidRDefault="112A7419" w:rsidP="00FB190E">
            <w:pPr>
              <w:jc w:val="center"/>
              <w:rPr>
                <w:sz w:val="16"/>
                <w:szCs w:val="16"/>
              </w:rPr>
            </w:pPr>
          </w:p>
        </w:tc>
        <w:tc>
          <w:tcPr>
            <w:tcW w:w="572"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3741C0F8" w14:textId="6E487952" w:rsidR="112A7419" w:rsidRPr="0009400F" w:rsidRDefault="112A7419" w:rsidP="112A7419">
            <w:pPr>
              <w:spacing w:after="0"/>
              <w:jc w:val="center"/>
              <w:rPr>
                <w:sz w:val="16"/>
                <w:szCs w:val="16"/>
              </w:rPr>
            </w:pPr>
            <w:r w:rsidRPr="0009400F">
              <w:rPr>
                <w:rFonts w:ascii="Calibri" w:eastAsia="Calibri" w:hAnsi="Calibri" w:cs="Calibri"/>
                <w:color w:val="000000" w:themeColor="text1"/>
                <w:sz w:val="16"/>
                <w:szCs w:val="16"/>
              </w:rPr>
              <w:t>01</w:t>
            </w:r>
          </w:p>
        </w:tc>
        <w:tc>
          <w:tcPr>
            <w:tcW w:w="2387"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270" w:type="dxa"/>
              <w:right w:w="15" w:type="dxa"/>
            </w:tcMar>
            <w:vAlign w:val="center"/>
          </w:tcPr>
          <w:p w14:paraId="23575FB2" w14:textId="33A17C89" w:rsidR="112A7419" w:rsidRPr="0009400F" w:rsidRDefault="112A7419" w:rsidP="112A7419">
            <w:pPr>
              <w:spacing w:after="0"/>
              <w:jc w:val="left"/>
              <w:rPr>
                <w:sz w:val="16"/>
                <w:szCs w:val="16"/>
              </w:rPr>
            </w:pPr>
            <w:r w:rsidRPr="0009400F">
              <w:rPr>
                <w:rFonts w:ascii="Calibri" w:eastAsia="Calibri" w:hAnsi="Calibri" w:cs="Calibri"/>
                <w:color w:val="000000" w:themeColor="text1"/>
                <w:sz w:val="16"/>
                <w:szCs w:val="16"/>
              </w:rPr>
              <w:t>Desarrollador Junior</w:t>
            </w:r>
          </w:p>
        </w:tc>
        <w:tc>
          <w:tcPr>
            <w:tcW w:w="709"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676B5C3A" w14:textId="662CA891" w:rsidR="112A7419" w:rsidRPr="0009400F" w:rsidRDefault="112A7419" w:rsidP="112A7419">
            <w:pPr>
              <w:spacing w:after="0"/>
              <w:jc w:val="center"/>
              <w:rPr>
                <w:sz w:val="16"/>
                <w:szCs w:val="16"/>
              </w:rPr>
            </w:pPr>
            <w:r w:rsidRPr="0009400F">
              <w:rPr>
                <w:rFonts w:ascii="Calibri" w:eastAsia="Calibri" w:hAnsi="Calibri" w:cs="Calibri"/>
                <w:color w:val="000000" w:themeColor="text1"/>
                <w:sz w:val="16"/>
                <w:szCs w:val="16"/>
              </w:rPr>
              <w:t>5</w:t>
            </w:r>
          </w:p>
        </w:tc>
        <w:tc>
          <w:tcPr>
            <w:tcW w:w="709"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4D7A297B" w14:textId="7FDAF433" w:rsidR="112A7419" w:rsidRPr="0009400F" w:rsidRDefault="112A7419" w:rsidP="112A7419">
            <w:pPr>
              <w:spacing w:after="0"/>
              <w:jc w:val="center"/>
              <w:rPr>
                <w:sz w:val="16"/>
                <w:szCs w:val="16"/>
              </w:rPr>
            </w:pPr>
            <w:r w:rsidRPr="0009400F">
              <w:rPr>
                <w:rFonts w:ascii="Calibri" w:eastAsia="Calibri" w:hAnsi="Calibri" w:cs="Calibri"/>
                <w:color w:val="000000" w:themeColor="text1"/>
                <w:sz w:val="16"/>
                <w:szCs w:val="16"/>
              </w:rPr>
              <w:t>horas</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69351EDB" w14:textId="08061E45" w:rsidR="112A7419" w:rsidRPr="0009400F" w:rsidRDefault="112A7419" w:rsidP="112A7419">
            <w:pPr>
              <w:spacing w:after="0"/>
              <w:jc w:val="center"/>
              <w:rPr>
                <w:sz w:val="16"/>
                <w:szCs w:val="16"/>
              </w:rPr>
            </w:pPr>
            <w:r w:rsidRPr="0009400F">
              <w:rPr>
                <w:rFonts w:ascii="Calibri" w:eastAsia="Calibri" w:hAnsi="Calibri" w:cs="Calibri"/>
                <w:color w:val="000000" w:themeColor="text1"/>
                <w:sz w:val="16"/>
                <w:szCs w:val="16"/>
              </w:rPr>
              <w:t>33,22 €</w:t>
            </w:r>
          </w:p>
        </w:tc>
        <w:tc>
          <w:tcPr>
            <w:tcW w:w="850"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666BEE54" w14:textId="15FDE7D3" w:rsidR="112A7419" w:rsidRPr="0009400F" w:rsidRDefault="112A7419" w:rsidP="112A7419">
            <w:pPr>
              <w:spacing w:after="0"/>
              <w:jc w:val="center"/>
              <w:rPr>
                <w:sz w:val="16"/>
                <w:szCs w:val="16"/>
              </w:rPr>
            </w:pPr>
            <w:r w:rsidRPr="0009400F">
              <w:rPr>
                <w:rFonts w:ascii="Calibri" w:eastAsia="Calibri" w:hAnsi="Calibri" w:cs="Calibri"/>
                <w:color w:val="000000" w:themeColor="text1"/>
                <w:sz w:val="16"/>
                <w:szCs w:val="16"/>
              </w:rPr>
              <w:t>166,12 €</w:t>
            </w:r>
          </w:p>
        </w:tc>
        <w:tc>
          <w:tcPr>
            <w:tcW w:w="85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37E12EDA" w14:textId="02BC57AF" w:rsidR="112A7419" w:rsidRPr="0009400F" w:rsidRDefault="112A7419" w:rsidP="00FB190E">
            <w:pPr>
              <w:jc w:val="center"/>
              <w:rPr>
                <w:sz w:val="16"/>
                <w:szCs w:val="16"/>
              </w:rPr>
            </w:pPr>
          </w:p>
        </w:tc>
        <w:tc>
          <w:tcPr>
            <w:tcW w:w="850"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12EA0316" w14:textId="29168F43" w:rsidR="112A7419" w:rsidRPr="0009400F" w:rsidRDefault="112A7419" w:rsidP="00FB190E">
            <w:pPr>
              <w:jc w:val="center"/>
              <w:rPr>
                <w:sz w:val="16"/>
                <w:szCs w:val="16"/>
              </w:rPr>
            </w:pPr>
          </w:p>
        </w:tc>
      </w:tr>
      <w:tr w:rsidR="112A7419" w14:paraId="5AA401F0" w14:textId="77777777" w:rsidTr="00212ACE">
        <w:trPr>
          <w:trHeight w:val="315"/>
          <w:jc w:val="center"/>
        </w:trPr>
        <w:tc>
          <w:tcPr>
            <w:tcW w:w="572"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19EEE74F" w14:textId="061DC711" w:rsidR="112A7419" w:rsidRPr="0009400F" w:rsidRDefault="112A7419" w:rsidP="00FB190E">
            <w:pPr>
              <w:jc w:val="center"/>
              <w:rPr>
                <w:sz w:val="16"/>
                <w:szCs w:val="16"/>
              </w:rPr>
            </w:pPr>
          </w:p>
        </w:tc>
        <w:tc>
          <w:tcPr>
            <w:tcW w:w="575"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37E72F3E" w14:textId="20F86291" w:rsidR="112A7419" w:rsidRPr="0009400F" w:rsidRDefault="112A7419" w:rsidP="112A7419">
            <w:pPr>
              <w:spacing w:after="0"/>
              <w:jc w:val="center"/>
              <w:rPr>
                <w:sz w:val="16"/>
                <w:szCs w:val="16"/>
              </w:rPr>
            </w:pPr>
            <w:r w:rsidRPr="0009400F">
              <w:rPr>
                <w:rFonts w:ascii="Calibri" w:eastAsia="Calibri" w:hAnsi="Calibri" w:cs="Calibri"/>
                <w:color w:val="000000" w:themeColor="text1"/>
                <w:sz w:val="16"/>
                <w:szCs w:val="16"/>
              </w:rPr>
              <w:t>006</w:t>
            </w:r>
          </w:p>
        </w:tc>
        <w:tc>
          <w:tcPr>
            <w:tcW w:w="572"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0C67792D" w14:textId="18A40FF5" w:rsidR="112A7419" w:rsidRPr="0009400F" w:rsidRDefault="112A7419" w:rsidP="00FB190E">
            <w:pPr>
              <w:jc w:val="center"/>
              <w:rPr>
                <w:sz w:val="16"/>
                <w:szCs w:val="16"/>
              </w:rPr>
            </w:pPr>
          </w:p>
        </w:tc>
        <w:tc>
          <w:tcPr>
            <w:tcW w:w="2387" w:type="dxa"/>
            <w:tcBorders>
              <w:top w:val="single" w:sz="4" w:space="0" w:color="B1BBCC"/>
              <w:left w:val="single" w:sz="4" w:space="0" w:color="B1BBCC"/>
              <w:bottom w:val="single" w:sz="4" w:space="0" w:color="B1BBCC"/>
              <w:right w:val="single" w:sz="4" w:space="0" w:color="B1BBCC"/>
            </w:tcBorders>
            <w:shd w:val="clear" w:color="auto" w:fill="FFFFFF" w:themeFill="background1"/>
            <w:tcMar>
              <w:top w:w="15" w:type="dxa"/>
              <w:left w:w="15" w:type="dxa"/>
              <w:right w:w="15" w:type="dxa"/>
            </w:tcMar>
            <w:vAlign w:val="center"/>
          </w:tcPr>
          <w:p w14:paraId="39A06387" w14:textId="7770AADE" w:rsidR="112A7419" w:rsidRPr="0009400F" w:rsidRDefault="112A7419" w:rsidP="00FB190E">
            <w:pPr>
              <w:spacing w:after="0"/>
              <w:jc w:val="left"/>
              <w:rPr>
                <w:sz w:val="16"/>
                <w:szCs w:val="16"/>
              </w:rPr>
            </w:pPr>
            <w:r w:rsidRPr="0009400F">
              <w:rPr>
                <w:rFonts w:ascii="Calibri" w:eastAsia="Calibri" w:hAnsi="Calibri" w:cs="Calibri"/>
                <w:color w:val="000000" w:themeColor="text1"/>
                <w:sz w:val="16"/>
                <w:szCs w:val="16"/>
              </w:rPr>
              <w:t>Informe de Estado de Emergencias.</w:t>
            </w:r>
          </w:p>
        </w:tc>
        <w:tc>
          <w:tcPr>
            <w:tcW w:w="709"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345EB1DD" w14:textId="30060612" w:rsidR="112A7419" w:rsidRPr="0009400F" w:rsidRDefault="112A7419" w:rsidP="00FB190E">
            <w:pPr>
              <w:jc w:val="center"/>
              <w:rPr>
                <w:sz w:val="16"/>
                <w:szCs w:val="16"/>
              </w:rPr>
            </w:pPr>
          </w:p>
        </w:tc>
        <w:tc>
          <w:tcPr>
            <w:tcW w:w="709"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174DC130" w14:textId="373A0821" w:rsidR="112A7419" w:rsidRPr="0009400F" w:rsidRDefault="112A7419" w:rsidP="00FB190E">
            <w:pPr>
              <w:jc w:val="center"/>
              <w:rPr>
                <w:sz w:val="16"/>
                <w:szCs w:val="16"/>
              </w:rPr>
            </w:pP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113DD0BB" w14:textId="41E39A57" w:rsidR="112A7419" w:rsidRPr="0009400F" w:rsidRDefault="112A7419" w:rsidP="00FB190E">
            <w:pPr>
              <w:jc w:val="center"/>
              <w:rPr>
                <w:sz w:val="16"/>
                <w:szCs w:val="16"/>
              </w:rPr>
            </w:pPr>
          </w:p>
        </w:tc>
        <w:tc>
          <w:tcPr>
            <w:tcW w:w="850"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2B99647D" w14:textId="381CBB8F" w:rsidR="112A7419" w:rsidRPr="0009400F" w:rsidRDefault="112A7419" w:rsidP="00FB190E">
            <w:pPr>
              <w:jc w:val="center"/>
              <w:rPr>
                <w:sz w:val="16"/>
                <w:szCs w:val="16"/>
              </w:rPr>
            </w:pPr>
          </w:p>
        </w:tc>
        <w:tc>
          <w:tcPr>
            <w:tcW w:w="85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09E31EB5" w14:textId="0901B89F" w:rsidR="112A7419" w:rsidRPr="0009400F" w:rsidRDefault="112A7419" w:rsidP="112A7419">
            <w:pPr>
              <w:spacing w:after="0"/>
              <w:jc w:val="center"/>
              <w:rPr>
                <w:sz w:val="16"/>
                <w:szCs w:val="16"/>
              </w:rPr>
            </w:pPr>
            <w:r w:rsidRPr="0009400F">
              <w:rPr>
                <w:rFonts w:ascii="Calibri" w:eastAsia="Calibri" w:hAnsi="Calibri" w:cs="Calibri"/>
                <w:color w:val="000000" w:themeColor="text1"/>
                <w:sz w:val="16"/>
                <w:szCs w:val="16"/>
              </w:rPr>
              <w:t>299,01 €</w:t>
            </w:r>
          </w:p>
        </w:tc>
        <w:tc>
          <w:tcPr>
            <w:tcW w:w="850"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1B9750C7" w14:textId="51FB3DFF" w:rsidR="112A7419" w:rsidRPr="0009400F" w:rsidRDefault="112A7419" w:rsidP="00FB190E">
            <w:pPr>
              <w:jc w:val="center"/>
              <w:rPr>
                <w:sz w:val="16"/>
                <w:szCs w:val="16"/>
              </w:rPr>
            </w:pPr>
          </w:p>
        </w:tc>
      </w:tr>
      <w:tr w:rsidR="112A7419" w14:paraId="522CF962" w14:textId="77777777" w:rsidTr="00212ACE">
        <w:trPr>
          <w:trHeight w:val="315"/>
          <w:jc w:val="center"/>
        </w:trPr>
        <w:tc>
          <w:tcPr>
            <w:tcW w:w="572"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7F7E9F84" w14:textId="26D1776B" w:rsidR="112A7419" w:rsidRPr="0009400F" w:rsidRDefault="112A7419" w:rsidP="00FB190E">
            <w:pPr>
              <w:jc w:val="center"/>
              <w:rPr>
                <w:sz w:val="16"/>
                <w:szCs w:val="16"/>
              </w:rPr>
            </w:pPr>
          </w:p>
        </w:tc>
        <w:tc>
          <w:tcPr>
            <w:tcW w:w="575"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132238D8" w14:textId="1FB6ABA6" w:rsidR="112A7419" w:rsidRPr="0009400F" w:rsidRDefault="112A7419" w:rsidP="00FB190E">
            <w:pPr>
              <w:jc w:val="center"/>
              <w:rPr>
                <w:sz w:val="16"/>
                <w:szCs w:val="16"/>
              </w:rPr>
            </w:pPr>
          </w:p>
        </w:tc>
        <w:tc>
          <w:tcPr>
            <w:tcW w:w="572"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40FBCC59" w14:textId="473344A2" w:rsidR="112A7419" w:rsidRPr="0009400F" w:rsidRDefault="112A7419" w:rsidP="112A7419">
            <w:pPr>
              <w:spacing w:after="0"/>
              <w:jc w:val="center"/>
              <w:rPr>
                <w:sz w:val="16"/>
                <w:szCs w:val="16"/>
              </w:rPr>
            </w:pPr>
            <w:r w:rsidRPr="0009400F">
              <w:rPr>
                <w:rFonts w:ascii="Calibri" w:eastAsia="Calibri" w:hAnsi="Calibri" w:cs="Calibri"/>
                <w:color w:val="000000" w:themeColor="text1"/>
                <w:sz w:val="16"/>
                <w:szCs w:val="16"/>
              </w:rPr>
              <w:t>01</w:t>
            </w:r>
          </w:p>
        </w:tc>
        <w:tc>
          <w:tcPr>
            <w:tcW w:w="2387"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270" w:type="dxa"/>
              <w:right w:w="15" w:type="dxa"/>
            </w:tcMar>
            <w:vAlign w:val="center"/>
          </w:tcPr>
          <w:p w14:paraId="385906A1" w14:textId="74CA5D84" w:rsidR="112A7419" w:rsidRPr="0009400F" w:rsidRDefault="112A7419" w:rsidP="112A7419">
            <w:pPr>
              <w:spacing w:after="0"/>
              <w:jc w:val="left"/>
              <w:rPr>
                <w:sz w:val="16"/>
                <w:szCs w:val="16"/>
              </w:rPr>
            </w:pPr>
            <w:r w:rsidRPr="0009400F">
              <w:rPr>
                <w:rFonts w:ascii="Calibri" w:eastAsia="Calibri" w:hAnsi="Calibri" w:cs="Calibri"/>
                <w:color w:val="000000" w:themeColor="text1"/>
                <w:sz w:val="16"/>
                <w:szCs w:val="16"/>
              </w:rPr>
              <w:t>Desarrollador Junior</w:t>
            </w:r>
          </w:p>
        </w:tc>
        <w:tc>
          <w:tcPr>
            <w:tcW w:w="709"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5D010089" w14:textId="296F2342" w:rsidR="112A7419" w:rsidRPr="0009400F" w:rsidRDefault="112A7419" w:rsidP="112A7419">
            <w:pPr>
              <w:spacing w:after="0"/>
              <w:jc w:val="center"/>
              <w:rPr>
                <w:sz w:val="16"/>
                <w:szCs w:val="16"/>
              </w:rPr>
            </w:pPr>
            <w:r w:rsidRPr="0009400F">
              <w:rPr>
                <w:rFonts w:ascii="Calibri" w:eastAsia="Calibri" w:hAnsi="Calibri" w:cs="Calibri"/>
                <w:color w:val="000000" w:themeColor="text1"/>
                <w:sz w:val="16"/>
                <w:szCs w:val="16"/>
              </w:rPr>
              <w:t>9</w:t>
            </w:r>
          </w:p>
        </w:tc>
        <w:tc>
          <w:tcPr>
            <w:tcW w:w="709"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53256FC0" w14:textId="1AB72AAE" w:rsidR="112A7419" w:rsidRPr="0009400F" w:rsidRDefault="112A7419" w:rsidP="112A7419">
            <w:pPr>
              <w:spacing w:after="0"/>
              <w:jc w:val="center"/>
              <w:rPr>
                <w:sz w:val="16"/>
                <w:szCs w:val="16"/>
              </w:rPr>
            </w:pPr>
            <w:r w:rsidRPr="0009400F">
              <w:rPr>
                <w:rFonts w:ascii="Calibri" w:eastAsia="Calibri" w:hAnsi="Calibri" w:cs="Calibri"/>
                <w:color w:val="000000" w:themeColor="text1"/>
                <w:sz w:val="16"/>
                <w:szCs w:val="16"/>
              </w:rPr>
              <w:t>horas</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5FD4E04F" w14:textId="0C2A9B0E" w:rsidR="112A7419" w:rsidRPr="0009400F" w:rsidRDefault="112A7419" w:rsidP="112A7419">
            <w:pPr>
              <w:spacing w:after="0"/>
              <w:jc w:val="center"/>
              <w:rPr>
                <w:sz w:val="16"/>
                <w:szCs w:val="16"/>
              </w:rPr>
            </w:pPr>
            <w:r w:rsidRPr="0009400F">
              <w:rPr>
                <w:rFonts w:ascii="Calibri" w:eastAsia="Calibri" w:hAnsi="Calibri" w:cs="Calibri"/>
                <w:color w:val="000000" w:themeColor="text1"/>
                <w:sz w:val="16"/>
                <w:szCs w:val="16"/>
              </w:rPr>
              <w:t>33,22 €</w:t>
            </w:r>
          </w:p>
        </w:tc>
        <w:tc>
          <w:tcPr>
            <w:tcW w:w="850"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2194DC44" w14:textId="5E5C8EF5" w:rsidR="112A7419" w:rsidRPr="0009400F" w:rsidRDefault="112A7419" w:rsidP="112A7419">
            <w:pPr>
              <w:spacing w:after="0"/>
              <w:jc w:val="center"/>
              <w:rPr>
                <w:sz w:val="16"/>
                <w:szCs w:val="16"/>
              </w:rPr>
            </w:pPr>
            <w:r w:rsidRPr="0009400F">
              <w:rPr>
                <w:rFonts w:ascii="Calibri" w:eastAsia="Calibri" w:hAnsi="Calibri" w:cs="Calibri"/>
                <w:color w:val="000000" w:themeColor="text1"/>
                <w:sz w:val="16"/>
                <w:szCs w:val="16"/>
              </w:rPr>
              <w:t>299,01 €</w:t>
            </w:r>
          </w:p>
        </w:tc>
        <w:tc>
          <w:tcPr>
            <w:tcW w:w="85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2DBF377A" w14:textId="00012DFD" w:rsidR="112A7419" w:rsidRPr="0009400F" w:rsidRDefault="112A7419" w:rsidP="00FB190E">
            <w:pPr>
              <w:jc w:val="center"/>
              <w:rPr>
                <w:sz w:val="16"/>
                <w:szCs w:val="16"/>
              </w:rPr>
            </w:pPr>
          </w:p>
        </w:tc>
        <w:tc>
          <w:tcPr>
            <w:tcW w:w="850"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287C6957" w14:textId="3928D625" w:rsidR="112A7419" w:rsidRPr="0009400F" w:rsidRDefault="112A7419" w:rsidP="00FB190E">
            <w:pPr>
              <w:jc w:val="center"/>
              <w:rPr>
                <w:sz w:val="16"/>
                <w:szCs w:val="16"/>
              </w:rPr>
            </w:pPr>
          </w:p>
        </w:tc>
      </w:tr>
      <w:tr w:rsidR="112A7419" w14:paraId="7FAAC6EE" w14:textId="77777777" w:rsidTr="00212ACE">
        <w:trPr>
          <w:trHeight w:val="315"/>
          <w:jc w:val="center"/>
        </w:trPr>
        <w:tc>
          <w:tcPr>
            <w:tcW w:w="572"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1C6DD508" w14:textId="3E3CFF0A" w:rsidR="112A7419" w:rsidRPr="0009400F" w:rsidRDefault="112A7419" w:rsidP="00FB190E">
            <w:pPr>
              <w:jc w:val="center"/>
              <w:rPr>
                <w:sz w:val="16"/>
                <w:szCs w:val="16"/>
              </w:rPr>
            </w:pPr>
          </w:p>
        </w:tc>
        <w:tc>
          <w:tcPr>
            <w:tcW w:w="575"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7E99D18A" w14:textId="1BB83430" w:rsidR="112A7419" w:rsidRPr="0009400F" w:rsidRDefault="112A7419" w:rsidP="112A7419">
            <w:pPr>
              <w:spacing w:after="0"/>
              <w:jc w:val="center"/>
              <w:rPr>
                <w:sz w:val="16"/>
                <w:szCs w:val="16"/>
              </w:rPr>
            </w:pPr>
            <w:r w:rsidRPr="0009400F">
              <w:rPr>
                <w:rFonts w:ascii="Calibri" w:eastAsia="Calibri" w:hAnsi="Calibri" w:cs="Calibri"/>
                <w:color w:val="000000" w:themeColor="text1"/>
                <w:sz w:val="16"/>
                <w:szCs w:val="16"/>
              </w:rPr>
              <w:t>007</w:t>
            </w:r>
          </w:p>
        </w:tc>
        <w:tc>
          <w:tcPr>
            <w:tcW w:w="572"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00F737A2" w14:textId="4627DC96" w:rsidR="112A7419" w:rsidRPr="0009400F" w:rsidRDefault="112A7419" w:rsidP="00FB190E">
            <w:pPr>
              <w:jc w:val="center"/>
              <w:rPr>
                <w:sz w:val="16"/>
                <w:szCs w:val="16"/>
              </w:rPr>
            </w:pPr>
          </w:p>
        </w:tc>
        <w:tc>
          <w:tcPr>
            <w:tcW w:w="2387" w:type="dxa"/>
            <w:tcBorders>
              <w:top w:val="single" w:sz="4" w:space="0" w:color="B1BBCC"/>
              <w:left w:val="single" w:sz="4" w:space="0" w:color="B1BBCC"/>
              <w:bottom w:val="single" w:sz="4" w:space="0" w:color="B1BBCC"/>
              <w:right w:val="single" w:sz="4" w:space="0" w:color="B1BBCC"/>
            </w:tcBorders>
            <w:shd w:val="clear" w:color="auto" w:fill="FFFFFF" w:themeFill="background1"/>
            <w:tcMar>
              <w:top w:w="15" w:type="dxa"/>
              <w:left w:w="15" w:type="dxa"/>
              <w:right w:w="15" w:type="dxa"/>
            </w:tcMar>
            <w:vAlign w:val="center"/>
          </w:tcPr>
          <w:p w14:paraId="4CFDDABB" w14:textId="72537FFD" w:rsidR="112A7419" w:rsidRPr="0009400F" w:rsidRDefault="112A7419" w:rsidP="00FB190E">
            <w:pPr>
              <w:spacing w:after="0"/>
              <w:jc w:val="left"/>
              <w:rPr>
                <w:sz w:val="16"/>
                <w:szCs w:val="16"/>
              </w:rPr>
            </w:pPr>
            <w:r w:rsidRPr="0009400F">
              <w:rPr>
                <w:rFonts w:ascii="Calibri" w:eastAsia="Calibri" w:hAnsi="Calibri" w:cs="Calibri"/>
                <w:color w:val="000000" w:themeColor="text1"/>
                <w:sz w:val="16"/>
                <w:szCs w:val="16"/>
              </w:rPr>
              <w:t>Alertas de Emergencias.</w:t>
            </w:r>
          </w:p>
        </w:tc>
        <w:tc>
          <w:tcPr>
            <w:tcW w:w="709"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448ED576" w14:textId="746E6246" w:rsidR="112A7419" w:rsidRPr="0009400F" w:rsidRDefault="112A7419" w:rsidP="00FB190E">
            <w:pPr>
              <w:jc w:val="center"/>
              <w:rPr>
                <w:sz w:val="16"/>
                <w:szCs w:val="16"/>
              </w:rPr>
            </w:pPr>
          </w:p>
        </w:tc>
        <w:tc>
          <w:tcPr>
            <w:tcW w:w="709"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5A5B25D3" w14:textId="70E21DDA" w:rsidR="112A7419" w:rsidRPr="0009400F" w:rsidRDefault="112A7419" w:rsidP="00FB190E">
            <w:pPr>
              <w:jc w:val="center"/>
              <w:rPr>
                <w:sz w:val="16"/>
                <w:szCs w:val="16"/>
              </w:rPr>
            </w:pP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1B42949D" w14:textId="71B29B9F" w:rsidR="112A7419" w:rsidRPr="0009400F" w:rsidRDefault="112A7419" w:rsidP="00FB190E">
            <w:pPr>
              <w:jc w:val="center"/>
              <w:rPr>
                <w:sz w:val="16"/>
                <w:szCs w:val="16"/>
              </w:rPr>
            </w:pPr>
          </w:p>
        </w:tc>
        <w:tc>
          <w:tcPr>
            <w:tcW w:w="850"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0FFAFB13" w14:textId="26B82EBD" w:rsidR="112A7419" w:rsidRPr="0009400F" w:rsidRDefault="112A7419" w:rsidP="00FB190E">
            <w:pPr>
              <w:jc w:val="center"/>
              <w:rPr>
                <w:sz w:val="16"/>
                <w:szCs w:val="16"/>
              </w:rPr>
            </w:pPr>
          </w:p>
        </w:tc>
        <w:tc>
          <w:tcPr>
            <w:tcW w:w="85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2CA7F65F" w14:textId="12817090" w:rsidR="112A7419" w:rsidRPr="0009400F" w:rsidRDefault="112A7419" w:rsidP="112A7419">
            <w:pPr>
              <w:spacing w:after="0"/>
              <w:jc w:val="center"/>
              <w:rPr>
                <w:sz w:val="16"/>
                <w:szCs w:val="16"/>
              </w:rPr>
            </w:pPr>
            <w:r w:rsidRPr="0009400F">
              <w:rPr>
                <w:rFonts w:ascii="Calibri" w:eastAsia="Calibri" w:hAnsi="Calibri" w:cs="Calibri"/>
                <w:color w:val="000000" w:themeColor="text1"/>
                <w:sz w:val="16"/>
                <w:szCs w:val="16"/>
              </w:rPr>
              <w:t>365,46 €</w:t>
            </w:r>
          </w:p>
        </w:tc>
        <w:tc>
          <w:tcPr>
            <w:tcW w:w="850"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71F1457D" w14:textId="251F7449" w:rsidR="112A7419" w:rsidRPr="0009400F" w:rsidRDefault="112A7419" w:rsidP="00FB190E">
            <w:pPr>
              <w:jc w:val="center"/>
              <w:rPr>
                <w:sz w:val="16"/>
                <w:szCs w:val="16"/>
              </w:rPr>
            </w:pPr>
          </w:p>
        </w:tc>
      </w:tr>
      <w:tr w:rsidR="112A7419" w14:paraId="5BE1B9ED" w14:textId="77777777" w:rsidTr="00212ACE">
        <w:trPr>
          <w:trHeight w:val="315"/>
          <w:jc w:val="center"/>
        </w:trPr>
        <w:tc>
          <w:tcPr>
            <w:tcW w:w="572"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0F2EDE2C" w14:textId="4E9227FC" w:rsidR="112A7419" w:rsidRPr="0009400F" w:rsidRDefault="112A7419" w:rsidP="00FB190E">
            <w:pPr>
              <w:jc w:val="center"/>
              <w:rPr>
                <w:sz w:val="16"/>
                <w:szCs w:val="16"/>
              </w:rPr>
            </w:pPr>
          </w:p>
        </w:tc>
        <w:tc>
          <w:tcPr>
            <w:tcW w:w="575"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7C1BF317" w14:textId="622BFA4E" w:rsidR="112A7419" w:rsidRPr="0009400F" w:rsidRDefault="112A7419" w:rsidP="00FB190E">
            <w:pPr>
              <w:jc w:val="center"/>
              <w:rPr>
                <w:sz w:val="16"/>
                <w:szCs w:val="16"/>
              </w:rPr>
            </w:pPr>
          </w:p>
        </w:tc>
        <w:tc>
          <w:tcPr>
            <w:tcW w:w="572"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16C29C29" w14:textId="63D476C0" w:rsidR="112A7419" w:rsidRPr="0009400F" w:rsidRDefault="112A7419" w:rsidP="112A7419">
            <w:pPr>
              <w:spacing w:after="0"/>
              <w:jc w:val="center"/>
              <w:rPr>
                <w:sz w:val="16"/>
                <w:szCs w:val="16"/>
              </w:rPr>
            </w:pPr>
            <w:r w:rsidRPr="0009400F">
              <w:rPr>
                <w:rFonts w:ascii="Calibri" w:eastAsia="Calibri" w:hAnsi="Calibri" w:cs="Calibri"/>
                <w:color w:val="000000" w:themeColor="text1"/>
                <w:sz w:val="16"/>
                <w:szCs w:val="16"/>
              </w:rPr>
              <w:t>01</w:t>
            </w:r>
          </w:p>
        </w:tc>
        <w:tc>
          <w:tcPr>
            <w:tcW w:w="2387"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270" w:type="dxa"/>
              <w:right w:w="15" w:type="dxa"/>
            </w:tcMar>
            <w:vAlign w:val="center"/>
          </w:tcPr>
          <w:p w14:paraId="05DAA9EB" w14:textId="3670AE24" w:rsidR="112A7419" w:rsidRPr="0009400F" w:rsidRDefault="112A7419" w:rsidP="112A7419">
            <w:pPr>
              <w:spacing w:after="0"/>
              <w:jc w:val="left"/>
              <w:rPr>
                <w:sz w:val="16"/>
                <w:szCs w:val="16"/>
              </w:rPr>
            </w:pPr>
            <w:r w:rsidRPr="0009400F">
              <w:rPr>
                <w:rFonts w:ascii="Calibri" w:eastAsia="Calibri" w:hAnsi="Calibri" w:cs="Calibri"/>
                <w:color w:val="000000" w:themeColor="text1"/>
                <w:sz w:val="16"/>
                <w:szCs w:val="16"/>
              </w:rPr>
              <w:t>Desarrollador Junior</w:t>
            </w:r>
          </w:p>
        </w:tc>
        <w:tc>
          <w:tcPr>
            <w:tcW w:w="709"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524A5206" w14:textId="1C98F4AC" w:rsidR="112A7419" w:rsidRPr="0009400F" w:rsidRDefault="112A7419" w:rsidP="112A7419">
            <w:pPr>
              <w:spacing w:after="0"/>
              <w:jc w:val="center"/>
              <w:rPr>
                <w:sz w:val="16"/>
                <w:szCs w:val="16"/>
              </w:rPr>
            </w:pPr>
            <w:r w:rsidRPr="0009400F">
              <w:rPr>
                <w:rFonts w:ascii="Calibri" w:eastAsia="Calibri" w:hAnsi="Calibri" w:cs="Calibri"/>
                <w:color w:val="000000" w:themeColor="text1"/>
                <w:sz w:val="16"/>
                <w:szCs w:val="16"/>
              </w:rPr>
              <w:t>11</w:t>
            </w:r>
          </w:p>
        </w:tc>
        <w:tc>
          <w:tcPr>
            <w:tcW w:w="709"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42F126B7" w14:textId="35CDBA80" w:rsidR="112A7419" w:rsidRPr="0009400F" w:rsidRDefault="112A7419" w:rsidP="112A7419">
            <w:pPr>
              <w:spacing w:after="0"/>
              <w:jc w:val="center"/>
              <w:rPr>
                <w:sz w:val="16"/>
                <w:szCs w:val="16"/>
              </w:rPr>
            </w:pPr>
            <w:r w:rsidRPr="0009400F">
              <w:rPr>
                <w:rFonts w:ascii="Calibri" w:eastAsia="Calibri" w:hAnsi="Calibri" w:cs="Calibri"/>
                <w:color w:val="000000" w:themeColor="text1"/>
                <w:sz w:val="16"/>
                <w:szCs w:val="16"/>
              </w:rPr>
              <w:t>horas</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035203A5" w14:textId="7AB29335" w:rsidR="112A7419" w:rsidRPr="0009400F" w:rsidRDefault="112A7419" w:rsidP="112A7419">
            <w:pPr>
              <w:spacing w:after="0"/>
              <w:jc w:val="center"/>
              <w:rPr>
                <w:sz w:val="16"/>
                <w:szCs w:val="16"/>
              </w:rPr>
            </w:pPr>
            <w:r w:rsidRPr="0009400F">
              <w:rPr>
                <w:rFonts w:ascii="Calibri" w:eastAsia="Calibri" w:hAnsi="Calibri" w:cs="Calibri"/>
                <w:color w:val="000000" w:themeColor="text1"/>
                <w:sz w:val="16"/>
                <w:szCs w:val="16"/>
              </w:rPr>
              <w:t>33,22 €</w:t>
            </w:r>
          </w:p>
        </w:tc>
        <w:tc>
          <w:tcPr>
            <w:tcW w:w="850"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3B1C8227" w14:textId="5CBB37BA" w:rsidR="112A7419" w:rsidRPr="0009400F" w:rsidRDefault="112A7419" w:rsidP="112A7419">
            <w:pPr>
              <w:spacing w:after="0"/>
              <w:jc w:val="center"/>
              <w:rPr>
                <w:sz w:val="16"/>
                <w:szCs w:val="16"/>
              </w:rPr>
            </w:pPr>
            <w:r w:rsidRPr="0009400F">
              <w:rPr>
                <w:rFonts w:ascii="Calibri" w:eastAsia="Calibri" w:hAnsi="Calibri" w:cs="Calibri"/>
                <w:color w:val="000000" w:themeColor="text1"/>
                <w:sz w:val="16"/>
                <w:szCs w:val="16"/>
              </w:rPr>
              <w:t>365,46 €</w:t>
            </w:r>
          </w:p>
        </w:tc>
        <w:tc>
          <w:tcPr>
            <w:tcW w:w="85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05CAA3D6" w14:textId="3A32EA33" w:rsidR="112A7419" w:rsidRPr="0009400F" w:rsidRDefault="112A7419" w:rsidP="00FB190E">
            <w:pPr>
              <w:jc w:val="center"/>
              <w:rPr>
                <w:sz w:val="16"/>
                <w:szCs w:val="16"/>
              </w:rPr>
            </w:pPr>
          </w:p>
        </w:tc>
        <w:tc>
          <w:tcPr>
            <w:tcW w:w="850"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3D2D264A" w14:textId="19566F0D" w:rsidR="112A7419" w:rsidRPr="0009400F" w:rsidRDefault="112A7419" w:rsidP="00FB190E">
            <w:pPr>
              <w:jc w:val="center"/>
              <w:rPr>
                <w:sz w:val="16"/>
                <w:szCs w:val="16"/>
              </w:rPr>
            </w:pPr>
          </w:p>
        </w:tc>
      </w:tr>
      <w:tr w:rsidR="112A7419" w14:paraId="52AE9CEE" w14:textId="77777777" w:rsidTr="00212ACE">
        <w:trPr>
          <w:trHeight w:val="315"/>
          <w:jc w:val="center"/>
        </w:trPr>
        <w:tc>
          <w:tcPr>
            <w:tcW w:w="572"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76A374F1" w14:textId="7A7E7037" w:rsidR="112A7419" w:rsidRPr="0009400F" w:rsidRDefault="112A7419" w:rsidP="00FB190E">
            <w:pPr>
              <w:jc w:val="center"/>
              <w:rPr>
                <w:sz w:val="16"/>
                <w:szCs w:val="16"/>
              </w:rPr>
            </w:pPr>
          </w:p>
        </w:tc>
        <w:tc>
          <w:tcPr>
            <w:tcW w:w="575"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3A027D48" w14:textId="4A667106" w:rsidR="112A7419" w:rsidRPr="0009400F" w:rsidRDefault="112A7419" w:rsidP="112A7419">
            <w:pPr>
              <w:spacing w:after="0"/>
              <w:jc w:val="center"/>
              <w:rPr>
                <w:sz w:val="16"/>
                <w:szCs w:val="16"/>
              </w:rPr>
            </w:pPr>
            <w:r w:rsidRPr="0009400F">
              <w:rPr>
                <w:rFonts w:ascii="Calibri" w:eastAsia="Calibri" w:hAnsi="Calibri" w:cs="Calibri"/>
                <w:color w:val="000000" w:themeColor="text1"/>
                <w:sz w:val="16"/>
                <w:szCs w:val="16"/>
              </w:rPr>
              <w:t>008</w:t>
            </w:r>
          </w:p>
        </w:tc>
        <w:tc>
          <w:tcPr>
            <w:tcW w:w="572"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20E02CFE" w14:textId="3D01D590" w:rsidR="112A7419" w:rsidRPr="0009400F" w:rsidRDefault="112A7419" w:rsidP="00FB190E">
            <w:pPr>
              <w:jc w:val="center"/>
              <w:rPr>
                <w:sz w:val="16"/>
                <w:szCs w:val="16"/>
              </w:rPr>
            </w:pPr>
          </w:p>
        </w:tc>
        <w:tc>
          <w:tcPr>
            <w:tcW w:w="2387" w:type="dxa"/>
            <w:tcBorders>
              <w:top w:val="single" w:sz="4" w:space="0" w:color="B1BBCC"/>
              <w:left w:val="single" w:sz="4" w:space="0" w:color="B1BBCC"/>
              <w:bottom w:val="single" w:sz="4" w:space="0" w:color="B1BBCC"/>
              <w:right w:val="single" w:sz="4" w:space="0" w:color="B1BBCC"/>
            </w:tcBorders>
            <w:shd w:val="clear" w:color="auto" w:fill="FFFFFF" w:themeFill="background1"/>
            <w:tcMar>
              <w:top w:w="15" w:type="dxa"/>
              <w:left w:w="15" w:type="dxa"/>
              <w:right w:w="15" w:type="dxa"/>
            </w:tcMar>
            <w:vAlign w:val="center"/>
          </w:tcPr>
          <w:p w14:paraId="384CCC25" w14:textId="452DCF48" w:rsidR="112A7419" w:rsidRPr="0009400F" w:rsidRDefault="112A7419" w:rsidP="00FB190E">
            <w:pPr>
              <w:spacing w:after="0"/>
              <w:jc w:val="left"/>
              <w:rPr>
                <w:sz w:val="16"/>
                <w:szCs w:val="16"/>
              </w:rPr>
            </w:pPr>
            <w:r w:rsidRPr="0009400F">
              <w:rPr>
                <w:rFonts w:ascii="Calibri" w:eastAsia="Calibri" w:hAnsi="Calibri" w:cs="Calibri"/>
                <w:color w:val="000000" w:themeColor="text1"/>
                <w:sz w:val="16"/>
                <w:szCs w:val="16"/>
              </w:rPr>
              <w:t>Gestión de Recursos en Emergencias.</w:t>
            </w:r>
          </w:p>
        </w:tc>
        <w:tc>
          <w:tcPr>
            <w:tcW w:w="709"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1B4EC811" w14:textId="7122FE2A" w:rsidR="112A7419" w:rsidRPr="0009400F" w:rsidRDefault="112A7419" w:rsidP="00FB190E">
            <w:pPr>
              <w:jc w:val="center"/>
              <w:rPr>
                <w:sz w:val="16"/>
                <w:szCs w:val="16"/>
              </w:rPr>
            </w:pPr>
          </w:p>
        </w:tc>
        <w:tc>
          <w:tcPr>
            <w:tcW w:w="709"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6B660B38" w14:textId="19F1A5EA" w:rsidR="112A7419" w:rsidRPr="0009400F" w:rsidRDefault="112A7419" w:rsidP="00FB190E">
            <w:pPr>
              <w:jc w:val="center"/>
              <w:rPr>
                <w:sz w:val="16"/>
                <w:szCs w:val="16"/>
              </w:rPr>
            </w:pP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29F0125B" w14:textId="4D714CF4" w:rsidR="112A7419" w:rsidRPr="0009400F" w:rsidRDefault="112A7419" w:rsidP="00FB190E">
            <w:pPr>
              <w:jc w:val="center"/>
              <w:rPr>
                <w:sz w:val="16"/>
                <w:szCs w:val="16"/>
              </w:rPr>
            </w:pPr>
          </w:p>
        </w:tc>
        <w:tc>
          <w:tcPr>
            <w:tcW w:w="850"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72D2667F" w14:textId="74CE460C" w:rsidR="112A7419" w:rsidRPr="0009400F" w:rsidRDefault="112A7419" w:rsidP="00FB190E">
            <w:pPr>
              <w:jc w:val="center"/>
              <w:rPr>
                <w:sz w:val="16"/>
                <w:szCs w:val="16"/>
              </w:rPr>
            </w:pPr>
          </w:p>
        </w:tc>
        <w:tc>
          <w:tcPr>
            <w:tcW w:w="85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6FF9FCB1" w14:textId="50BD9D5B" w:rsidR="112A7419" w:rsidRPr="0009400F" w:rsidRDefault="112A7419" w:rsidP="112A7419">
            <w:pPr>
              <w:spacing w:after="0"/>
              <w:jc w:val="center"/>
              <w:rPr>
                <w:sz w:val="16"/>
                <w:szCs w:val="16"/>
              </w:rPr>
            </w:pPr>
            <w:r w:rsidRPr="0009400F">
              <w:rPr>
                <w:rFonts w:ascii="Calibri" w:eastAsia="Calibri" w:hAnsi="Calibri" w:cs="Calibri"/>
                <w:color w:val="000000" w:themeColor="text1"/>
                <w:sz w:val="16"/>
                <w:szCs w:val="16"/>
              </w:rPr>
              <w:t>531,58 €</w:t>
            </w:r>
          </w:p>
        </w:tc>
        <w:tc>
          <w:tcPr>
            <w:tcW w:w="850"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75E19F0E" w14:textId="468A43A9" w:rsidR="112A7419" w:rsidRPr="0009400F" w:rsidRDefault="112A7419" w:rsidP="00FB190E">
            <w:pPr>
              <w:jc w:val="center"/>
              <w:rPr>
                <w:sz w:val="16"/>
                <w:szCs w:val="16"/>
              </w:rPr>
            </w:pPr>
          </w:p>
        </w:tc>
      </w:tr>
      <w:tr w:rsidR="112A7419" w14:paraId="6969DFC0" w14:textId="77777777" w:rsidTr="00212ACE">
        <w:trPr>
          <w:trHeight w:val="315"/>
          <w:jc w:val="center"/>
        </w:trPr>
        <w:tc>
          <w:tcPr>
            <w:tcW w:w="572"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7A71D089" w14:textId="27AEBC2B" w:rsidR="112A7419" w:rsidRPr="0009400F" w:rsidRDefault="112A7419" w:rsidP="00FB190E">
            <w:pPr>
              <w:jc w:val="center"/>
              <w:rPr>
                <w:sz w:val="16"/>
                <w:szCs w:val="16"/>
              </w:rPr>
            </w:pPr>
          </w:p>
        </w:tc>
        <w:tc>
          <w:tcPr>
            <w:tcW w:w="575"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683E0671" w14:textId="1F9BCE02" w:rsidR="112A7419" w:rsidRPr="0009400F" w:rsidRDefault="112A7419" w:rsidP="00FB190E">
            <w:pPr>
              <w:jc w:val="center"/>
              <w:rPr>
                <w:sz w:val="16"/>
                <w:szCs w:val="16"/>
              </w:rPr>
            </w:pPr>
          </w:p>
        </w:tc>
        <w:tc>
          <w:tcPr>
            <w:tcW w:w="572"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6B77F1A8" w14:textId="5E4F53C8" w:rsidR="112A7419" w:rsidRPr="0009400F" w:rsidRDefault="112A7419" w:rsidP="112A7419">
            <w:pPr>
              <w:spacing w:after="0"/>
              <w:jc w:val="center"/>
              <w:rPr>
                <w:sz w:val="16"/>
                <w:szCs w:val="16"/>
              </w:rPr>
            </w:pPr>
            <w:r w:rsidRPr="0009400F">
              <w:rPr>
                <w:rFonts w:ascii="Calibri" w:eastAsia="Calibri" w:hAnsi="Calibri" w:cs="Calibri"/>
                <w:color w:val="000000" w:themeColor="text1"/>
                <w:sz w:val="16"/>
                <w:szCs w:val="16"/>
              </w:rPr>
              <w:t>01</w:t>
            </w:r>
          </w:p>
        </w:tc>
        <w:tc>
          <w:tcPr>
            <w:tcW w:w="2387"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270" w:type="dxa"/>
              <w:right w:w="15" w:type="dxa"/>
            </w:tcMar>
            <w:vAlign w:val="center"/>
          </w:tcPr>
          <w:p w14:paraId="4F068ED3" w14:textId="60958893" w:rsidR="112A7419" w:rsidRPr="0009400F" w:rsidRDefault="112A7419" w:rsidP="112A7419">
            <w:pPr>
              <w:spacing w:after="0"/>
              <w:jc w:val="left"/>
              <w:rPr>
                <w:sz w:val="16"/>
                <w:szCs w:val="16"/>
              </w:rPr>
            </w:pPr>
            <w:r w:rsidRPr="0009400F">
              <w:rPr>
                <w:rFonts w:ascii="Calibri" w:eastAsia="Calibri" w:hAnsi="Calibri" w:cs="Calibri"/>
                <w:color w:val="000000" w:themeColor="text1"/>
                <w:sz w:val="16"/>
                <w:szCs w:val="16"/>
              </w:rPr>
              <w:t>Desarrollador Junior</w:t>
            </w:r>
          </w:p>
        </w:tc>
        <w:tc>
          <w:tcPr>
            <w:tcW w:w="709"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7ED84A7D" w14:textId="69E31112" w:rsidR="112A7419" w:rsidRPr="0009400F" w:rsidRDefault="112A7419" w:rsidP="112A7419">
            <w:pPr>
              <w:spacing w:after="0"/>
              <w:jc w:val="center"/>
              <w:rPr>
                <w:sz w:val="16"/>
                <w:szCs w:val="16"/>
              </w:rPr>
            </w:pPr>
            <w:r w:rsidRPr="0009400F">
              <w:rPr>
                <w:rFonts w:ascii="Calibri" w:eastAsia="Calibri" w:hAnsi="Calibri" w:cs="Calibri"/>
                <w:color w:val="000000" w:themeColor="text1"/>
                <w:sz w:val="16"/>
                <w:szCs w:val="16"/>
              </w:rPr>
              <w:t>16</w:t>
            </w:r>
          </w:p>
        </w:tc>
        <w:tc>
          <w:tcPr>
            <w:tcW w:w="709"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7FE89D67" w14:textId="7059740A" w:rsidR="112A7419" w:rsidRPr="0009400F" w:rsidRDefault="112A7419" w:rsidP="112A7419">
            <w:pPr>
              <w:spacing w:after="0"/>
              <w:jc w:val="center"/>
              <w:rPr>
                <w:sz w:val="16"/>
                <w:szCs w:val="16"/>
              </w:rPr>
            </w:pPr>
            <w:r w:rsidRPr="0009400F">
              <w:rPr>
                <w:rFonts w:ascii="Calibri" w:eastAsia="Calibri" w:hAnsi="Calibri" w:cs="Calibri"/>
                <w:color w:val="000000" w:themeColor="text1"/>
                <w:sz w:val="16"/>
                <w:szCs w:val="16"/>
              </w:rPr>
              <w:t>horas</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473CEF23" w14:textId="1DD81843" w:rsidR="112A7419" w:rsidRPr="0009400F" w:rsidRDefault="112A7419" w:rsidP="112A7419">
            <w:pPr>
              <w:spacing w:after="0"/>
              <w:jc w:val="center"/>
              <w:rPr>
                <w:sz w:val="16"/>
                <w:szCs w:val="16"/>
              </w:rPr>
            </w:pPr>
            <w:r w:rsidRPr="0009400F">
              <w:rPr>
                <w:rFonts w:ascii="Calibri" w:eastAsia="Calibri" w:hAnsi="Calibri" w:cs="Calibri"/>
                <w:color w:val="000000" w:themeColor="text1"/>
                <w:sz w:val="16"/>
                <w:szCs w:val="16"/>
              </w:rPr>
              <w:t>33,22 €</w:t>
            </w:r>
          </w:p>
        </w:tc>
        <w:tc>
          <w:tcPr>
            <w:tcW w:w="850"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0956739D" w14:textId="3C8D3152" w:rsidR="112A7419" w:rsidRPr="0009400F" w:rsidRDefault="112A7419" w:rsidP="112A7419">
            <w:pPr>
              <w:spacing w:after="0"/>
              <w:jc w:val="center"/>
              <w:rPr>
                <w:sz w:val="16"/>
                <w:szCs w:val="16"/>
              </w:rPr>
            </w:pPr>
            <w:r w:rsidRPr="0009400F">
              <w:rPr>
                <w:rFonts w:ascii="Calibri" w:eastAsia="Calibri" w:hAnsi="Calibri" w:cs="Calibri"/>
                <w:color w:val="000000" w:themeColor="text1"/>
                <w:sz w:val="16"/>
                <w:szCs w:val="16"/>
              </w:rPr>
              <w:t>531,58 €</w:t>
            </w:r>
          </w:p>
        </w:tc>
        <w:tc>
          <w:tcPr>
            <w:tcW w:w="85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3F2240EC" w14:textId="1709BBA6" w:rsidR="112A7419" w:rsidRPr="0009400F" w:rsidRDefault="112A7419" w:rsidP="00FB190E">
            <w:pPr>
              <w:jc w:val="center"/>
              <w:rPr>
                <w:sz w:val="16"/>
                <w:szCs w:val="16"/>
              </w:rPr>
            </w:pPr>
          </w:p>
        </w:tc>
        <w:tc>
          <w:tcPr>
            <w:tcW w:w="850"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4630B1FE" w14:textId="194B3AE3" w:rsidR="112A7419" w:rsidRPr="0009400F" w:rsidRDefault="112A7419" w:rsidP="00FB190E">
            <w:pPr>
              <w:jc w:val="center"/>
              <w:rPr>
                <w:sz w:val="16"/>
                <w:szCs w:val="16"/>
              </w:rPr>
            </w:pPr>
          </w:p>
        </w:tc>
      </w:tr>
      <w:tr w:rsidR="112A7419" w14:paraId="74A45F9E" w14:textId="77777777" w:rsidTr="00212ACE">
        <w:trPr>
          <w:trHeight w:val="315"/>
          <w:jc w:val="center"/>
        </w:trPr>
        <w:tc>
          <w:tcPr>
            <w:tcW w:w="572"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7E53828B" w14:textId="124CFD9D" w:rsidR="112A7419" w:rsidRPr="0009400F" w:rsidRDefault="112A7419" w:rsidP="00FB190E">
            <w:pPr>
              <w:jc w:val="center"/>
              <w:rPr>
                <w:sz w:val="16"/>
                <w:szCs w:val="16"/>
              </w:rPr>
            </w:pPr>
          </w:p>
        </w:tc>
        <w:tc>
          <w:tcPr>
            <w:tcW w:w="575"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73132644" w14:textId="3574CDDD" w:rsidR="112A7419" w:rsidRPr="0009400F" w:rsidRDefault="112A7419" w:rsidP="112A7419">
            <w:pPr>
              <w:spacing w:after="0"/>
              <w:jc w:val="center"/>
              <w:rPr>
                <w:sz w:val="16"/>
                <w:szCs w:val="16"/>
              </w:rPr>
            </w:pPr>
            <w:r w:rsidRPr="0009400F">
              <w:rPr>
                <w:rFonts w:ascii="Calibri" w:eastAsia="Calibri" w:hAnsi="Calibri" w:cs="Calibri"/>
                <w:color w:val="000000" w:themeColor="text1"/>
                <w:sz w:val="16"/>
                <w:szCs w:val="16"/>
              </w:rPr>
              <w:t>009</w:t>
            </w:r>
          </w:p>
        </w:tc>
        <w:tc>
          <w:tcPr>
            <w:tcW w:w="572"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4D16B37F" w14:textId="0E795C25" w:rsidR="112A7419" w:rsidRPr="0009400F" w:rsidRDefault="112A7419" w:rsidP="00FB190E">
            <w:pPr>
              <w:jc w:val="center"/>
              <w:rPr>
                <w:sz w:val="16"/>
                <w:szCs w:val="16"/>
              </w:rPr>
            </w:pPr>
          </w:p>
        </w:tc>
        <w:tc>
          <w:tcPr>
            <w:tcW w:w="2387" w:type="dxa"/>
            <w:tcBorders>
              <w:top w:val="single" w:sz="4" w:space="0" w:color="B1BBCC"/>
              <w:left w:val="single" w:sz="4" w:space="0" w:color="B1BBCC"/>
              <w:bottom w:val="single" w:sz="4" w:space="0" w:color="B1BBCC"/>
              <w:right w:val="single" w:sz="4" w:space="0" w:color="B1BBCC"/>
            </w:tcBorders>
            <w:shd w:val="clear" w:color="auto" w:fill="FFFFFF" w:themeFill="background1"/>
            <w:tcMar>
              <w:top w:w="15" w:type="dxa"/>
              <w:left w:w="15" w:type="dxa"/>
              <w:right w:w="15" w:type="dxa"/>
            </w:tcMar>
            <w:vAlign w:val="center"/>
          </w:tcPr>
          <w:p w14:paraId="6457D737" w14:textId="43E1BE9B" w:rsidR="112A7419" w:rsidRPr="0009400F" w:rsidRDefault="112A7419" w:rsidP="00FB190E">
            <w:pPr>
              <w:spacing w:after="0"/>
              <w:jc w:val="left"/>
              <w:rPr>
                <w:sz w:val="16"/>
                <w:szCs w:val="16"/>
              </w:rPr>
            </w:pPr>
            <w:r w:rsidRPr="0009400F">
              <w:rPr>
                <w:rFonts w:ascii="Calibri" w:eastAsia="Calibri" w:hAnsi="Calibri" w:cs="Calibri"/>
                <w:color w:val="000000" w:themeColor="text1"/>
                <w:sz w:val="16"/>
                <w:szCs w:val="16"/>
              </w:rPr>
              <w:t>Comunicación con Conductores de Vehículos de Transporte.</w:t>
            </w:r>
          </w:p>
        </w:tc>
        <w:tc>
          <w:tcPr>
            <w:tcW w:w="709"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0A70974B" w14:textId="1FA4AD79" w:rsidR="112A7419" w:rsidRPr="0009400F" w:rsidRDefault="112A7419" w:rsidP="00FB190E">
            <w:pPr>
              <w:jc w:val="center"/>
              <w:rPr>
                <w:sz w:val="16"/>
                <w:szCs w:val="16"/>
              </w:rPr>
            </w:pPr>
          </w:p>
        </w:tc>
        <w:tc>
          <w:tcPr>
            <w:tcW w:w="709"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285C0943" w14:textId="30D7291E" w:rsidR="112A7419" w:rsidRPr="0009400F" w:rsidRDefault="112A7419" w:rsidP="00FB190E">
            <w:pPr>
              <w:jc w:val="center"/>
              <w:rPr>
                <w:sz w:val="16"/>
                <w:szCs w:val="16"/>
              </w:rPr>
            </w:pP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3DD99F58" w14:textId="683A30EA" w:rsidR="112A7419" w:rsidRPr="0009400F" w:rsidRDefault="112A7419" w:rsidP="00FB190E">
            <w:pPr>
              <w:jc w:val="center"/>
              <w:rPr>
                <w:sz w:val="16"/>
                <w:szCs w:val="16"/>
              </w:rPr>
            </w:pPr>
          </w:p>
        </w:tc>
        <w:tc>
          <w:tcPr>
            <w:tcW w:w="850"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07BF66C3" w14:textId="0D28BD08" w:rsidR="112A7419" w:rsidRPr="0009400F" w:rsidRDefault="112A7419" w:rsidP="00FB190E">
            <w:pPr>
              <w:jc w:val="center"/>
              <w:rPr>
                <w:sz w:val="16"/>
                <w:szCs w:val="16"/>
              </w:rPr>
            </w:pPr>
          </w:p>
        </w:tc>
        <w:tc>
          <w:tcPr>
            <w:tcW w:w="85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7B73256D" w14:textId="142B513D" w:rsidR="112A7419" w:rsidRPr="0009400F" w:rsidRDefault="112A7419" w:rsidP="112A7419">
            <w:pPr>
              <w:spacing w:after="0"/>
              <w:jc w:val="center"/>
              <w:rPr>
                <w:sz w:val="16"/>
                <w:szCs w:val="16"/>
              </w:rPr>
            </w:pPr>
            <w:r w:rsidRPr="0009400F">
              <w:rPr>
                <w:rFonts w:ascii="Calibri" w:eastAsia="Calibri" w:hAnsi="Calibri" w:cs="Calibri"/>
                <w:color w:val="000000" w:themeColor="text1"/>
                <w:sz w:val="16"/>
                <w:szCs w:val="16"/>
              </w:rPr>
              <w:t>436,18 €</w:t>
            </w:r>
          </w:p>
        </w:tc>
        <w:tc>
          <w:tcPr>
            <w:tcW w:w="850"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24432287" w14:textId="3EFACF95" w:rsidR="112A7419" w:rsidRPr="0009400F" w:rsidRDefault="112A7419" w:rsidP="00FB190E">
            <w:pPr>
              <w:jc w:val="center"/>
              <w:rPr>
                <w:sz w:val="16"/>
                <w:szCs w:val="16"/>
              </w:rPr>
            </w:pPr>
          </w:p>
        </w:tc>
      </w:tr>
      <w:tr w:rsidR="112A7419" w14:paraId="0647F338" w14:textId="77777777" w:rsidTr="00212ACE">
        <w:trPr>
          <w:trHeight w:val="315"/>
          <w:jc w:val="center"/>
        </w:trPr>
        <w:tc>
          <w:tcPr>
            <w:tcW w:w="572"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3F2C6051" w14:textId="59CD569F" w:rsidR="112A7419" w:rsidRPr="0009400F" w:rsidRDefault="112A7419" w:rsidP="00FB190E">
            <w:pPr>
              <w:jc w:val="center"/>
              <w:rPr>
                <w:sz w:val="16"/>
                <w:szCs w:val="16"/>
              </w:rPr>
            </w:pPr>
          </w:p>
        </w:tc>
        <w:tc>
          <w:tcPr>
            <w:tcW w:w="575"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3FF4FDBA" w14:textId="70DC62EB" w:rsidR="112A7419" w:rsidRPr="0009400F" w:rsidRDefault="112A7419" w:rsidP="00FB190E">
            <w:pPr>
              <w:jc w:val="center"/>
              <w:rPr>
                <w:sz w:val="16"/>
                <w:szCs w:val="16"/>
              </w:rPr>
            </w:pPr>
          </w:p>
        </w:tc>
        <w:tc>
          <w:tcPr>
            <w:tcW w:w="572"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6AA555E6" w14:textId="4208AC52" w:rsidR="112A7419" w:rsidRPr="0009400F" w:rsidRDefault="112A7419" w:rsidP="112A7419">
            <w:pPr>
              <w:spacing w:after="0"/>
              <w:jc w:val="center"/>
              <w:rPr>
                <w:sz w:val="16"/>
                <w:szCs w:val="16"/>
              </w:rPr>
            </w:pPr>
            <w:r w:rsidRPr="0009400F">
              <w:rPr>
                <w:rFonts w:ascii="Calibri" w:eastAsia="Calibri" w:hAnsi="Calibri" w:cs="Calibri"/>
                <w:color w:val="000000" w:themeColor="text1"/>
                <w:sz w:val="16"/>
                <w:szCs w:val="16"/>
              </w:rPr>
              <w:t>01</w:t>
            </w:r>
          </w:p>
        </w:tc>
        <w:tc>
          <w:tcPr>
            <w:tcW w:w="2387"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270" w:type="dxa"/>
              <w:right w:w="15" w:type="dxa"/>
            </w:tcMar>
            <w:vAlign w:val="center"/>
          </w:tcPr>
          <w:p w14:paraId="19D72411" w14:textId="6BD50924" w:rsidR="112A7419" w:rsidRPr="0009400F" w:rsidRDefault="112A7419" w:rsidP="112A7419">
            <w:pPr>
              <w:spacing w:after="0"/>
              <w:jc w:val="left"/>
              <w:rPr>
                <w:sz w:val="16"/>
                <w:szCs w:val="16"/>
              </w:rPr>
            </w:pPr>
            <w:r w:rsidRPr="0009400F">
              <w:rPr>
                <w:rFonts w:ascii="Calibri" w:eastAsia="Calibri" w:hAnsi="Calibri" w:cs="Calibri"/>
                <w:color w:val="000000" w:themeColor="text1"/>
                <w:sz w:val="16"/>
                <w:szCs w:val="16"/>
              </w:rPr>
              <w:t>Desarrollador Senior</w:t>
            </w:r>
          </w:p>
        </w:tc>
        <w:tc>
          <w:tcPr>
            <w:tcW w:w="709"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371BBEE6" w14:textId="2DDC8D7F" w:rsidR="112A7419" w:rsidRPr="0009400F" w:rsidRDefault="112A7419" w:rsidP="112A7419">
            <w:pPr>
              <w:spacing w:after="0"/>
              <w:jc w:val="center"/>
              <w:rPr>
                <w:sz w:val="16"/>
                <w:szCs w:val="16"/>
              </w:rPr>
            </w:pPr>
            <w:r w:rsidRPr="0009400F">
              <w:rPr>
                <w:rFonts w:ascii="Calibri" w:eastAsia="Calibri" w:hAnsi="Calibri" w:cs="Calibri"/>
                <w:color w:val="000000" w:themeColor="text1"/>
                <w:sz w:val="16"/>
                <w:szCs w:val="16"/>
              </w:rPr>
              <w:t>12</w:t>
            </w:r>
          </w:p>
        </w:tc>
        <w:tc>
          <w:tcPr>
            <w:tcW w:w="709"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7BAD3085" w14:textId="2523D14A" w:rsidR="112A7419" w:rsidRPr="0009400F" w:rsidRDefault="112A7419" w:rsidP="112A7419">
            <w:pPr>
              <w:spacing w:after="0"/>
              <w:jc w:val="center"/>
              <w:rPr>
                <w:sz w:val="16"/>
                <w:szCs w:val="16"/>
              </w:rPr>
            </w:pPr>
            <w:r w:rsidRPr="0009400F">
              <w:rPr>
                <w:rFonts w:ascii="Calibri" w:eastAsia="Calibri" w:hAnsi="Calibri" w:cs="Calibri"/>
                <w:color w:val="000000" w:themeColor="text1"/>
                <w:sz w:val="16"/>
                <w:szCs w:val="16"/>
              </w:rPr>
              <w:t>horas</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27F72CEA" w14:textId="0E15B831" w:rsidR="112A7419" w:rsidRPr="0009400F" w:rsidRDefault="112A7419" w:rsidP="112A7419">
            <w:pPr>
              <w:spacing w:after="0"/>
              <w:jc w:val="center"/>
              <w:rPr>
                <w:sz w:val="16"/>
                <w:szCs w:val="16"/>
              </w:rPr>
            </w:pPr>
            <w:r w:rsidRPr="0009400F">
              <w:rPr>
                <w:rFonts w:ascii="Calibri" w:eastAsia="Calibri" w:hAnsi="Calibri" w:cs="Calibri"/>
                <w:color w:val="000000" w:themeColor="text1"/>
                <w:sz w:val="16"/>
                <w:szCs w:val="16"/>
              </w:rPr>
              <w:t>36,35 €</w:t>
            </w:r>
          </w:p>
        </w:tc>
        <w:tc>
          <w:tcPr>
            <w:tcW w:w="850"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7050B6BE" w14:textId="40106C69" w:rsidR="112A7419" w:rsidRPr="0009400F" w:rsidRDefault="112A7419" w:rsidP="112A7419">
            <w:pPr>
              <w:spacing w:after="0"/>
              <w:jc w:val="center"/>
              <w:rPr>
                <w:sz w:val="16"/>
                <w:szCs w:val="16"/>
              </w:rPr>
            </w:pPr>
            <w:r w:rsidRPr="0009400F">
              <w:rPr>
                <w:rFonts w:ascii="Calibri" w:eastAsia="Calibri" w:hAnsi="Calibri" w:cs="Calibri"/>
                <w:color w:val="000000" w:themeColor="text1"/>
                <w:sz w:val="16"/>
                <w:szCs w:val="16"/>
              </w:rPr>
              <w:t>436,18 €</w:t>
            </w:r>
          </w:p>
        </w:tc>
        <w:tc>
          <w:tcPr>
            <w:tcW w:w="85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297BF185" w14:textId="2F6140E9" w:rsidR="112A7419" w:rsidRPr="0009400F" w:rsidRDefault="112A7419" w:rsidP="00FB190E">
            <w:pPr>
              <w:jc w:val="center"/>
              <w:rPr>
                <w:sz w:val="16"/>
                <w:szCs w:val="16"/>
              </w:rPr>
            </w:pPr>
          </w:p>
        </w:tc>
        <w:tc>
          <w:tcPr>
            <w:tcW w:w="850"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27EB45AC" w14:textId="5F0E8B4B" w:rsidR="112A7419" w:rsidRPr="0009400F" w:rsidRDefault="112A7419" w:rsidP="00FB190E">
            <w:pPr>
              <w:jc w:val="center"/>
              <w:rPr>
                <w:sz w:val="16"/>
                <w:szCs w:val="16"/>
              </w:rPr>
            </w:pPr>
          </w:p>
        </w:tc>
      </w:tr>
      <w:tr w:rsidR="112A7419" w14:paraId="70092105" w14:textId="77777777" w:rsidTr="00212ACE">
        <w:trPr>
          <w:trHeight w:val="315"/>
          <w:jc w:val="center"/>
        </w:trPr>
        <w:tc>
          <w:tcPr>
            <w:tcW w:w="572"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24FDFE6A" w14:textId="1656F6F9" w:rsidR="112A7419" w:rsidRPr="0009400F" w:rsidRDefault="112A7419" w:rsidP="00FB190E">
            <w:pPr>
              <w:jc w:val="center"/>
              <w:rPr>
                <w:sz w:val="16"/>
                <w:szCs w:val="16"/>
              </w:rPr>
            </w:pPr>
          </w:p>
        </w:tc>
        <w:tc>
          <w:tcPr>
            <w:tcW w:w="575"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68AD067D" w14:textId="38E00C91" w:rsidR="112A7419" w:rsidRPr="0009400F" w:rsidRDefault="112A7419" w:rsidP="112A7419">
            <w:pPr>
              <w:spacing w:after="0"/>
              <w:jc w:val="center"/>
              <w:rPr>
                <w:sz w:val="16"/>
                <w:szCs w:val="16"/>
              </w:rPr>
            </w:pPr>
            <w:r w:rsidRPr="0009400F">
              <w:rPr>
                <w:rFonts w:ascii="Calibri" w:eastAsia="Calibri" w:hAnsi="Calibri" w:cs="Calibri"/>
                <w:color w:val="000000" w:themeColor="text1"/>
                <w:sz w:val="16"/>
                <w:szCs w:val="16"/>
              </w:rPr>
              <w:t>010</w:t>
            </w:r>
          </w:p>
        </w:tc>
        <w:tc>
          <w:tcPr>
            <w:tcW w:w="572"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4F61872D" w14:textId="27CC9FC4" w:rsidR="112A7419" w:rsidRPr="0009400F" w:rsidRDefault="112A7419" w:rsidP="00FB190E">
            <w:pPr>
              <w:jc w:val="center"/>
              <w:rPr>
                <w:sz w:val="16"/>
                <w:szCs w:val="16"/>
              </w:rPr>
            </w:pPr>
          </w:p>
        </w:tc>
        <w:tc>
          <w:tcPr>
            <w:tcW w:w="2387" w:type="dxa"/>
            <w:tcBorders>
              <w:top w:val="single" w:sz="4" w:space="0" w:color="B1BBCC"/>
              <w:left w:val="single" w:sz="4" w:space="0" w:color="B1BBCC"/>
              <w:bottom w:val="single" w:sz="4" w:space="0" w:color="B1BBCC"/>
              <w:right w:val="single" w:sz="4" w:space="0" w:color="B1BBCC"/>
            </w:tcBorders>
            <w:shd w:val="clear" w:color="auto" w:fill="FFFFFF" w:themeFill="background1"/>
            <w:tcMar>
              <w:top w:w="15" w:type="dxa"/>
              <w:left w:w="15" w:type="dxa"/>
              <w:right w:w="15" w:type="dxa"/>
            </w:tcMar>
            <w:vAlign w:val="center"/>
          </w:tcPr>
          <w:p w14:paraId="7EF95088" w14:textId="128C44E0" w:rsidR="112A7419" w:rsidRPr="0009400F" w:rsidRDefault="112A7419" w:rsidP="00FB190E">
            <w:pPr>
              <w:spacing w:after="0"/>
              <w:jc w:val="left"/>
              <w:rPr>
                <w:sz w:val="16"/>
                <w:szCs w:val="16"/>
              </w:rPr>
            </w:pPr>
            <w:r w:rsidRPr="0009400F">
              <w:rPr>
                <w:rFonts w:ascii="Calibri" w:eastAsia="Calibri" w:hAnsi="Calibri" w:cs="Calibri"/>
                <w:color w:val="000000" w:themeColor="text1"/>
                <w:sz w:val="16"/>
                <w:szCs w:val="16"/>
              </w:rPr>
              <w:t>Comunicación con Clientes Finales.</w:t>
            </w:r>
          </w:p>
        </w:tc>
        <w:tc>
          <w:tcPr>
            <w:tcW w:w="709"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0EF7D4A5" w14:textId="7CC9396F" w:rsidR="112A7419" w:rsidRPr="0009400F" w:rsidRDefault="112A7419" w:rsidP="00FB190E">
            <w:pPr>
              <w:jc w:val="center"/>
              <w:rPr>
                <w:sz w:val="16"/>
                <w:szCs w:val="16"/>
              </w:rPr>
            </w:pPr>
          </w:p>
        </w:tc>
        <w:tc>
          <w:tcPr>
            <w:tcW w:w="709"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1716699C" w14:textId="432846E5" w:rsidR="112A7419" w:rsidRPr="0009400F" w:rsidRDefault="112A7419" w:rsidP="00FB190E">
            <w:pPr>
              <w:jc w:val="center"/>
              <w:rPr>
                <w:sz w:val="16"/>
                <w:szCs w:val="16"/>
              </w:rPr>
            </w:pP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78453918" w14:textId="47A1DA12" w:rsidR="112A7419" w:rsidRPr="0009400F" w:rsidRDefault="112A7419" w:rsidP="00FB190E">
            <w:pPr>
              <w:jc w:val="center"/>
              <w:rPr>
                <w:sz w:val="16"/>
                <w:szCs w:val="16"/>
              </w:rPr>
            </w:pPr>
          </w:p>
        </w:tc>
        <w:tc>
          <w:tcPr>
            <w:tcW w:w="850"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67BE6B66" w14:textId="231FF9AF" w:rsidR="112A7419" w:rsidRPr="0009400F" w:rsidRDefault="112A7419" w:rsidP="00FB190E">
            <w:pPr>
              <w:jc w:val="center"/>
              <w:rPr>
                <w:sz w:val="16"/>
                <w:szCs w:val="16"/>
              </w:rPr>
            </w:pPr>
          </w:p>
        </w:tc>
        <w:tc>
          <w:tcPr>
            <w:tcW w:w="85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394376C6" w14:textId="397C689F" w:rsidR="112A7419" w:rsidRPr="0009400F" w:rsidRDefault="112A7419" w:rsidP="112A7419">
            <w:pPr>
              <w:spacing w:after="0"/>
              <w:jc w:val="center"/>
              <w:rPr>
                <w:sz w:val="16"/>
                <w:szCs w:val="16"/>
              </w:rPr>
            </w:pPr>
            <w:r w:rsidRPr="0009400F">
              <w:rPr>
                <w:rFonts w:ascii="Calibri" w:eastAsia="Calibri" w:hAnsi="Calibri" w:cs="Calibri"/>
                <w:color w:val="000000" w:themeColor="text1"/>
                <w:sz w:val="16"/>
                <w:szCs w:val="16"/>
              </w:rPr>
              <w:t>472,53 €</w:t>
            </w:r>
          </w:p>
        </w:tc>
        <w:tc>
          <w:tcPr>
            <w:tcW w:w="850"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2764C3DE" w14:textId="2489ADFD" w:rsidR="112A7419" w:rsidRPr="0009400F" w:rsidRDefault="112A7419" w:rsidP="00FB190E">
            <w:pPr>
              <w:jc w:val="center"/>
              <w:rPr>
                <w:sz w:val="16"/>
                <w:szCs w:val="16"/>
              </w:rPr>
            </w:pPr>
          </w:p>
        </w:tc>
      </w:tr>
      <w:tr w:rsidR="112A7419" w14:paraId="7335260B" w14:textId="77777777" w:rsidTr="00212ACE">
        <w:trPr>
          <w:trHeight w:val="315"/>
          <w:jc w:val="center"/>
        </w:trPr>
        <w:tc>
          <w:tcPr>
            <w:tcW w:w="572"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60F6411E" w14:textId="56B019F9" w:rsidR="112A7419" w:rsidRPr="0009400F" w:rsidRDefault="112A7419" w:rsidP="00FB190E">
            <w:pPr>
              <w:jc w:val="center"/>
              <w:rPr>
                <w:sz w:val="16"/>
                <w:szCs w:val="16"/>
              </w:rPr>
            </w:pPr>
          </w:p>
        </w:tc>
        <w:tc>
          <w:tcPr>
            <w:tcW w:w="575"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178C488D" w14:textId="3D6F315C" w:rsidR="112A7419" w:rsidRPr="0009400F" w:rsidRDefault="112A7419" w:rsidP="00FB190E">
            <w:pPr>
              <w:jc w:val="center"/>
              <w:rPr>
                <w:sz w:val="16"/>
                <w:szCs w:val="16"/>
              </w:rPr>
            </w:pPr>
          </w:p>
        </w:tc>
        <w:tc>
          <w:tcPr>
            <w:tcW w:w="572"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5DD722F9" w14:textId="1C472977" w:rsidR="112A7419" w:rsidRPr="0009400F" w:rsidRDefault="112A7419" w:rsidP="112A7419">
            <w:pPr>
              <w:spacing w:after="0"/>
              <w:jc w:val="center"/>
              <w:rPr>
                <w:sz w:val="16"/>
                <w:szCs w:val="16"/>
              </w:rPr>
            </w:pPr>
            <w:r w:rsidRPr="0009400F">
              <w:rPr>
                <w:rFonts w:ascii="Calibri" w:eastAsia="Calibri" w:hAnsi="Calibri" w:cs="Calibri"/>
                <w:color w:val="000000" w:themeColor="text1"/>
                <w:sz w:val="16"/>
                <w:szCs w:val="16"/>
              </w:rPr>
              <w:t>01</w:t>
            </w:r>
          </w:p>
        </w:tc>
        <w:tc>
          <w:tcPr>
            <w:tcW w:w="2387"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270" w:type="dxa"/>
              <w:right w:w="15" w:type="dxa"/>
            </w:tcMar>
            <w:vAlign w:val="center"/>
          </w:tcPr>
          <w:p w14:paraId="0D528442" w14:textId="754AAA6D" w:rsidR="112A7419" w:rsidRPr="0009400F" w:rsidRDefault="112A7419" w:rsidP="112A7419">
            <w:pPr>
              <w:spacing w:after="0"/>
              <w:jc w:val="left"/>
              <w:rPr>
                <w:sz w:val="16"/>
                <w:szCs w:val="16"/>
              </w:rPr>
            </w:pPr>
            <w:r w:rsidRPr="0009400F">
              <w:rPr>
                <w:rFonts w:ascii="Calibri" w:eastAsia="Calibri" w:hAnsi="Calibri" w:cs="Calibri"/>
                <w:color w:val="000000" w:themeColor="text1"/>
                <w:sz w:val="16"/>
                <w:szCs w:val="16"/>
              </w:rPr>
              <w:t>Desarrollador Senior</w:t>
            </w:r>
          </w:p>
        </w:tc>
        <w:tc>
          <w:tcPr>
            <w:tcW w:w="709"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749DCCD6" w14:textId="4F3632AC" w:rsidR="112A7419" w:rsidRPr="0009400F" w:rsidRDefault="112A7419" w:rsidP="112A7419">
            <w:pPr>
              <w:spacing w:after="0"/>
              <w:jc w:val="center"/>
              <w:rPr>
                <w:sz w:val="16"/>
                <w:szCs w:val="16"/>
              </w:rPr>
            </w:pPr>
            <w:r w:rsidRPr="0009400F">
              <w:rPr>
                <w:rFonts w:ascii="Calibri" w:eastAsia="Calibri" w:hAnsi="Calibri" w:cs="Calibri"/>
                <w:color w:val="000000" w:themeColor="text1"/>
                <w:sz w:val="16"/>
                <w:szCs w:val="16"/>
              </w:rPr>
              <w:t>13</w:t>
            </w:r>
          </w:p>
        </w:tc>
        <w:tc>
          <w:tcPr>
            <w:tcW w:w="709"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465F0F1B" w14:textId="7E536DB2" w:rsidR="112A7419" w:rsidRPr="0009400F" w:rsidRDefault="112A7419" w:rsidP="112A7419">
            <w:pPr>
              <w:spacing w:after="0"/>
              <w:jc w:val="center"/>
              <w:rPr>
                <w:sz w:val="16"/>
                <w:szCs w:val="16"/>
              </w:rPr>
            </w:pPr>
            <w:r w:rsidRPr="0009400F">
              <w:rPr>
                <w:rFonts w:ascii="Calibri" w:eastAsia="Calibri" w:hAnsi="Calibri" w:cs="Calibri"/>
                <w:color w:val="000000" w:themeColor="text1"/>
                <w:sz w:val="16"/>
                <w:szCs w:val="16"/>
              </w:rPr>
              <w:t>horas</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1E3BD6AB" w14:textId="0BDB5A4F" w:rsidR="112A7419" w:rsidRPr="0009400F" w:rsidRDefault="112A7419" w:rsidP="112A7419">
            <w:pPr>
              <w:spacing w:after="0"/>
              <w:jc w:val="center"/>
              <w:rPr>
                <w:sz w:val="16"/>
                <w:szCs w:val="16"/>
              </w:rPr>
            </w:pPr>
            <w:r w:rsidRPr="0009400F">
              <w:rPr>
                <w:rFonts w:ascii="Calibri" w:eastAsia="Calibri" w:hAnsi="Calibri" w:cs="Calibri"/>
                <w:color w:val="000000" w:themeColor="text1"/>
                <w:sz w:val="16"/>
                <w:szCs w:val="16"/>
              </w:rPr>
              <w:t>36,35 €</w:t>
            </w:r>
          </w:p>
        </w:tc>
        <w:tc>
          <w:tcPr>
            <w:tcW w:w="850"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0880D02A" w14:textId="31197889" w:rsidR="112A7419" w:rsidRPr="0009400F" w:rsidRDefault="112A7419" w:rsidP="112A7419">
            <w:pPr>
              <w:spacing w:after="0"/>
              <w:jc w:val="center"/>
              <w:rPr>
                <w:sz w:val="16"/>
                <w:szCs w:val="16"/>
              </w:rPr>
            </w:pPr>
            <w:r w:rsidRPr="0009400F">
              <w:rPr>
                <w:rFonts w:ascii="Calibri" w:eastAsia="Calibri" w:hAnsi="Calibri" w:cs="Calibri"/>
                <w:color w:val="000000" w:themeColor="text1"/>
                <w:sz w:val="16"/>
                <w:szCs w:val="16"/>
              </w:rPr>
              <w:t>472,53 €</w:t>
            </w:r>
          </w:p>
        </w:tc>
        <w:tc>
          <w:tcPr>
            <w:tcW w:w="85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77ED69AE" w14:textId="4BFBE79D" w:rsidR="112A7419" w:rsidRPr="0009400F" w:rsidRDefault="112A7419" w:rsidP="00FB190E">
            <w:pPr>
              <w:jc w:val="center"/>
              <w:rPr>
                <w:sz w:val="16"/>
                <w:szCs w:val="16"/>
              </w:rPr>
            </w:pPr>
          </w:p>
        </w:tc>
        <w:tc>
          <w:tcPr>
            <w:tcW w:w="850"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7E5D3B5D" w14:textId="66857707" w:rsidR="112A7419" w:rsidRPr="0009400F" w:rsidRDefault="112A7419" w:rsidP="00FB190E">
            <w:pPr>
              <w:jc w:val="center"/>
              <w:rPr>
                <w:sz w:val="16"/>
                <w:szCs w:val="16"/>
              </w:rPr>
            </w:pPr>
          </w:p>
        </w:tc>
      </w:tr>
    </w:tbl>
    <w:p w14:paraId="6EF0705B" w14:textId="641ADC25" w:rsidR="752C1FEF" w:rsidRDefault="006771AC" w:rsidP="784FA4CB">
      <w:pPr>
        <w:pStyle w:val="CitadeTablas"/>
      </w:pPr>
      <w:bookmarkStart w:id="1023" w:name="_Toc165126488"/>
      <w:r>
        <w:t>Partida construcción de</w:t>
      </w:r>
      <w:r w:rsidR="53D2332D">
        <w:t xml:space="preserve"> App gestión de emergencias</w:t>
      </w:r>
      <w:bookmarkEnd w:id="1023"/>
    </w:p>
    <w:p w14:paraId="11F642A5" w14:textId="5CC40190" w:rsidR="784FA4CB" w:rsidRDefault="4A32A5FA" w:rsidP="784FA4CB">
      <w:r>
        <w:t>Continuando con la siguiente partida, Testing</w:t>
      </w:r>
      <w:r w:rsidR="3C2E6B4A">
        <w:t xml:space="preserve"> </w:t>
      </w:r>
      <w:r>
        <w:t xml:space="preserve">y Depuración/QA, en esta partida se imputan los gastos relacionados con la </w:t>
      </w:r>
      <w:r w:rsidR="00726D45">
        <w:t>fase de pruebas y depuración del sistema, así como las posibles entrevistas que se puedan realizar.</w:t>
      </w:r>
    </w:p>
    <w:p w14:paraId="6403912B" w14:textId="5F415CFC" w:rsidR="009D6CE6" w:rsidRDefault="009D6CE6" w:rsidP="009D6CE6">
      <w:pPr>
        <w:pStyle w:val="Ttulo2"/>
      </w:pPr>
      <w:bookmarkStart w:id="1024" w:name="_Toc165126266"/>
      <w:r>
        <w:t>Pruebas y depuración Q/A</w:t>
      </w:r>
      <w:bookmarkEnd w:id="1024"/>
    </w:p>
    <w:tbl>
      <w:tblPr>
        <w:tblW w:w="8642" w:type="dxa"/>
        <w:jc w:val="center"/>
        <w:tblLayout w:type="fixed"/>
        <w:tblLook w:val="06A0" w:firstRow="1" w:lastRow="0" w:firstColumn="1" w:lastColumn="0" w:noHBand="1" w:noVBand="1"/>
      </w:tblPr>
      <w:tblGrid>
        <w:gridCol w:w="562"/>
        <w:gridCol w:w="562"/>
        <w:gridCol w:w="562"/>
        <w:gridCol w:w="2420"/>
        <w:gridCol w:w="709"/>
        <w:gridCol w:w="709"/>
        <w:gridCol w:w="567"/>
        <w:gridCol w:w="850"/>
        <w:gridCol w:w="851"/>
        <w:gridCol w:w="850"/>
      </w:tblGrid>
      <w:tr w:rsidR="5DDEE28F" w14:paraId="5D9EE969" w14:textId="77777777" w:rsidTr="00212ACE">
        <w:trPr>
          <w:trHeight w:val="315"/>
          <w:jc w:val="center"/>
        </w:trPr>
        <w:tc>
          <w:tcPr>
            <w:tcW w:w="562" w:type="dxa"/>
            <w:tcBorders>
              <w:top w:val="single" w:sz="4" w:space="0" w:color="auto"/>
              <w:left w:val="single" w:sz="4" w:space="0" w:color="000000" w:themeColor="text1"/>
              <w:bottom w:val="single" w:sz="4" w:space="0" w:color="auto"/>
              <w:right w:val="single" w:sz="4" w:space="0" w:color="auto"/>
            </w:tcBorders>
            <w:shd w:val="clear" w:color="auto" w:fill="D0CECE" w:themeFill="background2" w:themeFillShade="E6"/>
            <w:tcMar>
              <w:top w:w="15" w:type="dxa"/>
              <w:left w:w="15" w:type="dxa"/>
              <w:right w:w="15" w:type="dxa"/>
            </w:tcMar>
            <w:vAlign w:val="center"/>
          </w:tcPr>
          <w:p w14:paraId="39546E0D" w14:textId="7AFE5D6E" w:rsidR="5DDEE28F" w:rsidRPr="00E6106C" w:rsidRDefault="5DDEE28F" w:rsidP="001F1F10">
            <w:pPr>
              <w:spacing w:after="0"/>
              <w:jc w:val="center"/>
              <w:rPr>
                <w:sz w:val="16"/>
                <w:szCs w:val="16"/>
              </w:rPr>
            </w:pPr>
            <w:r w:rsidRPr="00E6106C">
              <w:rPr>
                <w:rFonts w:ascii="Calibri" w:eastAsia="Calibri" w:hAnsi="Calibri" w:cs="Calibri"/>
                <w:b/>
                <w:bCs/>
                <w:color w:val="000000" w:themeColor="text1"/>
                <w:sz w:val="16"/>
                <w:szCs w:val="16"/>
              </w:rPr>
              <w:t>I1</w:t>
            </w:r>
          </w:p>
        </w:tc>
        <w:tc>
          <w:tcPr>
            <w:tcW w:w="562" w:type="dxa"/>
            <w:tcBorders>
              <w:top w:val="single" w:sz="4" w:space="0" w:color="auto"/>
              <w:left w:val="single" w:sz="4" w:space="0" w:color="auto"/>
              <w:bottom w:val="single" w:sz="4" w:space="0" w:color="auto"/>
              <w:right w:val="single" w:sz="4" w:space="0" w:color="auto"/>
            </w:tcBorders>
            <w:shd w:val="clear" w:color="auto" w:fill="D0CECE" w:themeFill="background2" w:themeFillShade="E6"/>
            <w:tcMar>
              <w:top w:w="15" w:type="dxa"/>
              <w:left w:w="15" w:type="dxa"/>
              <w:right w:w="15" w:type="dxa"/>
            </w:tcMar>
            <w:vAlign w:val="center"/>
          </w:tcPr>
          <w:p w14:paraId="331DDFD6" w14:textId="7A2CC75C" w:rsidR="5DDEE28F" w:rsidRPr="00E6106C" w:rsidRDefault="5DDEE28F" w:rsidP="001F1F10">
            <w:pPr>
              <w:spacing w:after="0"/>
              <w:jc w:val="center"/>
              <w:rPr>
                <w:sz w:val="16"/>
                <w:szCs w:val="16"/>
              </w:rPr>
            </w:pPr>
            <w:r w:rsidRPr="00E6106C">
              <w:rPr>
                <w:rFonts w:ascii="Calibri" w:eastAsia="Calibri" w:hAnsi="Calibri" w:cs="Calibri"/>
                <w:b/>
                <w:bCs/>
                <w:color w:val="000000" w:themeColor="text1"/>
                <w:sz w:val="16"/>
                <w:szCs w:val="16"/>
              </w:rPr>
              <w:t>I2</w:t>
            </w:r>
          </w:p>
        </w:tc>
        <w:tc>
          <w:tcPr>
            <w:tcW w:w="562" w:type="dxa"/>
            <w:tcBorders>
              <w:top w:val="single" w:sz="4" w:space="0" w:color="auto"/>
              <w:left w:val="single" w:sz="4" w:space="0" w:color="auto"/>
              <w:bottom w:val="single" w:sz="4" w:space="0" w:color="auto"/>
              <w:right w:val="single" w:sz="4" w:space="0" w:color="auto"/>
            </w:tcBorders>
            <w:shd w:val="clear" w:color="auto" w:fill="D0CECE" w:themeFill="background2" w:themeFillShade="E6"/>
            <w:tcMar>
              <w:top w:w="15" w:type="dxa"/>
              <w:left w:w="15" w:type="dxa"/>
              <w:right w:w="15" w:type="dxa"/>
            </w:tcMar>
            <w:vAlign w:val="center"/>
          </w:tcPr>
          <w:p w14:paraId="490635AE" w14:textId="5746E0D7" w:rsidR="5DDEE28F" w:rsidRPr="00E6106C" w:rsidRDefault="5DDEE28F" w:rsidP="001F1F10">
            <w:pPr>
              <w:spacing w:after="0"/>
              <w:jc w:val="center"/>
              <w:rPr>
                <w:sz w:val="16"/>
                <w:szCs w:val="16"/>
              </w:rPr>
            </w:pPr>
            <w:r w:rsidRPr="00E6106C">
              <w:rPr>
                <w:rFonts w:ascii="Calibri" w:eastAsia="Calibri" w:hAnsi="Calibri" w:cs="Calibri"/>
                <w:b/>
                <w:bCs/>
                <w:color w:val="000000" w:themeColor="text1"/>
                <w:sz w:val="16"/>
                <w:szCs w:val="16"/>
              </w:rPr>
              <w:t>I3</w:t>
            </w:r>
          </w:p>
        </w:tc>
        <w:tc>
          <w:tcPr>
            <w:tcW w:w="2420" w:type="dxa"/>
            <w:tcBorders>
              <w:top w:val="single" w:sz="4" w:space="0" w:color="auto"/>
              <w:left w:val="single" w:sz="4" w:space="0" w:color="auto"/>
              <w:bottom w:val="single" w:sz="4" w:space="0" w:color="auto"/>
              <w:right w:val="single" w:sz="4" w:space="0" w:color="auto"/>
            </w:tcBorders>
            <w:shd w:val="clear" w:color="auto" w:fill="D0CECE" w:themeFill="background2" w:themeFillShade="E6"/>
            <w:tcMar>
              <w:top w:w="15" w:type="dxa"/>
              <w:left w:w="15" w:type="dxa"/>
              <w:right w:w="15" w:type="dxa"/>
            </w:tcMar>
            <w:vAlign w:val="center"/>
          </w:tcPr>
          <w:p w14:paraId="1A93B247" w14:textId="1356947B" w:rsidR="5DDEE28F" w:rsidRPr="00E6106C" w:rsidRDefault="5DDEE28F" w:rsidP="001F1F10">
            <w:pPr>
              <w:spacing w:after="0"/>
              <w:jc w:val="center"/>
              <w:rPr>
                <w:sz w:val="16"/>
                <w:szCs w:val="16"/>
              </w:rPr>
            </w:pPr>
            <w:r w:rsidRPr="00E6106C">
              <w:rPr>
                <w:rFonts w:ascii="Calibri" w:eastAsia="Calibri" w:hAnsi="Calibri" w:cs="Calibri"/>
                <w:b/>
                <w:bCs/>
                <w:color w:val="000000" w:themeColor="text1"/>
                <w:sz w:val="16"/>
                <w:szCs w:val="16"/>
              </w:rPr>
              <w:t>Descripción</w:t>
            </w:r>
          </w:p>
        </w:tc>
        <w:tc>
          <w:tcPr>
            <w:tcW w:w="709" w:type="dxa"/>
            <w:tcBorders>
              <w:top w:val="single" w:sz="4" w:space="0" w:color="auto"/>
              <w:left w:val="single" w:sz="4" w:space="0" w:color="auto"/>
              <w:bottom w:val="nil"/>
              <w:right w:val="single" w:sz="4" w:space="0" w:color="auto"/>
            </w:tcBorders>
            <w:shd w:val="clear" w:color="auto" w:fill="D0CECE" w:themeFill="background2" w:themeFillShade="E6"/>
            <w:tcMar>
              <w:top w:w="15" w:type="dxa"/>
              <w:left w:w="15" w:type="dxa"/>
              <w:right w:w="15" w:type="dxa"/>
            </w:tcMar>
            <w:vAlign w:val="center"/>
          </w:tcPr>
          <w:p w14:paraId="4B29F025" w14:textId="46FB44DD" w:rsidR="5DDEE28F" w:rsidRPr="00E6106C" w:rsidRDefault="5DDEE28F" w:rsidP="001F1F10">
            <w:pPr>
              <w:spacing w:after="0"/>
              <w:jc w:val="center"/>
              <w:rPr>
                <w:sz w:val="16"/>
                <w:szCs w:val="16"/>
              </w:rPr>
            </w:pPr>
            <w:r w:rsidRPr="00E6106C">
              <w:rPr>
                <w:rFonts w:ascii="Calibri" w:eastAsia="Calibri" w:hAnsi="Calibri" w:cs="Calibri"/>
                <w:b/>
                <w:bCs/>
                <w:color w:val="000000" w:themeColor="text1"/>
                <w:sz w:val="16"/>
                <w:szCs w:val="16"/>
              </w:rPr>
              <w:t>Cantidad</w:t>
            </w:r>
          </w:p>
        </w:tc>
        <w:tc>
          <w:tcPr>
            <w:tcW w:w="709" w:type="dxa"/>
            <w:tcBorders>
              <w:top w:val="single" w:sz="4" w:space="0" w:color="auto"/>
              <w:left w:val="single" w:sz="4" w:space="0" w:color="auto"/>
              <w:bottom w:val="nil"/>
              <w:right w:val="single" w:sz="4" w:space="0" w:color="auto"/>
            </w:tcBorders>
            <w:shd w:val="clear" w:color="auto" w:fill="D0CECE" w:themeFill="background2" w:themeFillShade="E6"/>
            <w:tcMar>
              <w:top w:w="15" w:type="dxa"/>
              <w:left w:w="15" w:type="dxa"/>
              <w:right w:w="15" w:type="dxa"/>
            </w:tcMar>
            <w:vAlign w:val="center"/>
          </w:tcPr>
          <w:p w14:paraId="1F329421" w14:textId="7BC9FE3A" w:rsidR="5DDEE28F" w:rsidRPr="00E6106C" w:rsidRDefault="5DDEE28F" w:rsidP="001F1F10">
            <w:pPr>
              <w:spacing w:after="0"/>
              <w:jc w:val="center"/>
              <w:rPr>
                <w:sz w:val="16"/>
                <w:szCs w:val="16"/>
              </w:rPr>
            </w:pPr>
            <w:r w:rsidRPr="00E6106C">
              <w:rPr>
                <w:rFonts w:ascii="Calibri" w:eastAsia="Calibri" w:hAnsi="Calibri" w:cs="Calibri"/>
                <w:b/>
                <w:bCs/>
                <w:color w:val="000000" w:themeColor="text1"/>
                <w:sz w:val="16"/>
                <w:szCs w:val="16"/>
              </w:rPr>
              <w:t>Unidades</w:t>
            </w:r>
          </w:p>
        </w:tc>
        <w:tc>
          <w:tcPr>
            <w:tcW w:w="567" w:type="dxa"/>
            <w:tcBorders>
              <w:top w:val="single" w:sz="4" w:space="0" w:color="auto"/>
              <w:left w:val="single" w:sz="4" w:space="0" w:color="auto"/>
              <w:bottom w:val="nil"/>
              <w:right w:val="single" w:sz="4" w:space="0" w:color="auto"/>
            </w:tcBorders>
            <w:shd w:val="clear" w:color="auto" w:fill="D0CECE" w:themeFill="background2" w:themeFillShade="E6"/>
            <w:tcMar>
              <w:top w:w="15" w:type="dxa"/>
              <w:left w:w="15" w:type="dxa"/>
              <w:right w:w="15" w:type="dxa"/>
            </w:tcMar>
            <w:vAlign w:val="center"/>
          </w:tcPr>
          <w:p w14:paraId="703199F2" w14:textId="76B1E530" w:rsidR="5DDEE28F" w:rsidRPr="00E6106C" w:rsidRDefault="5DDEE28F" w:rsidP="001F1F10">
            <w:pPr>
              <w:spacing w:after="0"/>
              <w:jc w:val="center"/>
              <w:rPr>
                <w:sz w:val="16"/>
                <w:szCs w:val="16"/>
              </w:rPr>
            </w:pPr>
            <w:r w:rsidRPr="00E6106C">
              <w:rPr>
                <w:rFonts w:ascii="Calibri" w:eastAsia="Calibri" w:hAnsi="Calibri" w:cs="Calibri"/>
                <w:b/>
                <w:bCs/>
                <w:color w:val="000000" w:themeColor="text1"/>
                <w:sz w:val="16"/>
                <w:szCs w:val="16"/>
              </w:rPr>
              <w:t>Precio</w:t>
            </w:r>
          </w:p>
        </w:tc>
        <w:tc>
          <w:tcPr>
            <w:tcW w:w="850" w:type="dxa"/>
            <w:tcBorders>
              <w:top w:val="single" w:sz="4" w:space="0" w:color="auto"/>
              <w:left w:val="single" w:sz="4" w:space="0" w:color="auto"/>
              <w:bottom w:val="nil"/>
              <w:right w:val="single" w:sz="4" w:space="0" w:color="auto"/>
            </w:tcBorders>
            <w:shd w:val="clear" w:color="auto" w:fill="D0CECE" w:themeFill="background2" w:themeFillShade="E6"/>
            <w:tcMar>
              <w:top w:w="15" w:type="dxa"/>
              <w:left w:w="15" w:type="dxa"/>
              <w:right w:w="15" w:type="dxa"/>
            </w:tcMar>
            <w:vAlign w:val="center"/>
          </w:tcPr>
          <w:p w14:paraId="720CF7CB" w14:textId="34453E0D" w:rsidR="5DDEE28F" w:rsidRPr="00E6106C" w:rsidRDefault="5DDEE28F" w:rsidP="001F1F10">
            <w:pPr>
              <w:spacing w:after="0"/>
              <w:jc w:val="center"/>
              <w:rPr>
                <w:sz w:val="16"/>
                <w:szCs w:val="16"/>
              </w:rPr>
            </w:pPr>
            <w:r w:rsidRPr="00E6106C">
              <w:rPr>
                <w:rFonts w:ascii="Calibri" w:eastAsia="Calibri" w:hAnsi="Calibri" w:cs="Calibri"/>
                <w:b/>
                <w:bCs/>
                <w:color w:val="000000" w:themeColor="text1"/>
                <w:sz w:val="16"/>
                <w:szCs w:val="16"/>
              </w:rPr>
              <w:t>Subtotal (3)</w:t>
            </w:r>
          </w:p>
        </w:tc>
        <w:tc>
          <w:tcPr>
            <w:tcW w:w="851" w:type="dxa"/>
            <w:tcBorders>
              <w:top w:val="single" w:sz="4" w:space="0" w:color="auto"/>
              <w:left w:val="single" w:sz="4" w:space="0" w:color="auto"/>
              <w:bottom w:val="nil"/>
              <w:right w:val="single" w:sz="4" w:space="0" w:color="auto"/>
            </w:tcBorders>
            <w:shd w:val="clear" w:color="auto" w:fill="D0CECE" w:themeFill="background2" w:themeFillShade="E6"/>
            <w:tcMar>
              <w:top w:w="15" w:type="dxa"/>
              <w:left w:w="15" w:type="dxa"/>
              <w:right w:w="15" w:type="dxa"/>
            </w:tcMar>
            <w:vAlign w:val="center"/>
          </w:tcPr>
          <w:p w14:paraId="6FB47780" w14:textId="01FA0567" w:rsidR="5DDEE28F" w:rsidRPr="00E6106C" w:rsidRDefault="5DDEE28F" w:rsidP="001F1F10">
            <w:pPr>
              <w:spacing w:after="0"/>
              <w:jc w:val="center"/>
              <w:rPr>
                <w:sz w:val="16"/>
                <w:szCs w:val="16"/>
              </w:rPr>
            </w:pPr>
            <w:r w:rsidRPr="00E6106C">
              <w:rPr>
                <w:rFonts w:ascii="Calibri" w:eastAsia="Calibri" w:hAnsi="Calibri" w:cs="Calibri"/>
                <w:b/>
                <w:bCs/>
                <w:color w:val="000000" w:themeColor="text1"/>
                <w:sz w:val="16"/>
                <w:szCs w:val="16"/>
              </w:rPr>
              <w:t>Subtotal (2)</w:t>
            </w:r>
          </w:p>
        </w:tc>
        <w:tc>
          <w:tcPr>
            <w:tcW w:w="850" w:type="dxa"/>
            <w:tcBorders>
              <w:top w:val="single" w:sz="4" w:space="0" w:color="auto"/>
              <w:left w:val="single" w:sz="4" w:space="0" w:color="auto"/>
              <w:bottom w:val="single" w:sz="4" w:space="0" w:color="auto"/>
              <w:right w:val="single" w:sz="4" w:space="0" w:color="auto"/>
            </w:tcBorders>
            <w:shd w:val="clear" w:color="auto" w:fill="D0CECE" w:themeFill="background2" w:themeFillShade="E6"/>
            <w:tcMar>
              <w:top w:w="15" w:type="dxa"/>
              <w:left w:w="15" w:type="dxa"/>
              <w:right w:w="15" w:type="dxa"/>
            </w:tcMar>
            <w:vAlign w:val="center"/>
          </w:tcPr>
          <w:p w14:paraId="731DEA57" w14:textId="0C90989B" w:rsidR="5DDEE28F" w:rsidRPr="00E6106C" w:rsidRDefault="5DDEE28F" w:rsidP="001F1F10">
            <w:pPr>
              <w:spacing w:after="0"/>
              <w:jc w:val="center"/>
              <w:rPr>
                <w:sz w:val="16"/>
                <w:szCs w:val="16"/>
              </w:rPr>
            </w:pPr>
            <w:r w:rsidRPr="00E6106C">
              <w:rPr>
                <w:rFonts w:ascii="Calibri" w:eastAsia="Calibri" w:hAnsi="Calibri" w:cs="Calibri"/>
                <w:b/>
                <w:bCs/>
                <w:color w:val="000000" w:themeColor="text1"/>
                <w:sz w:val="16"/>
                <w:szCs w:val="16"/>
              </w:rPr>
              <w:t>Total</w:t>
            </w:r>
          </w:p>
        </w:tc>
      </w:tr>
      <w:tr w:rsidR="5DDEE28F" w14:paraId="5CDCF50B" w14:textId="77777777" w:rsidTr="00212ACE">
        <w:trPr>
          <w:trHeight w:val="315"/>
          <w:jc w:val="center"/>
        </w:trPr>
        <w:tc>
          <w:tcPr>
            <w:tcW w:w="562" w:type="dxa"/>
            <w:tcBorders>
              <w:top w:val="single" w:sz="4" w:space="0" w:color="auto"/>
              <w:left w:val="single" w:sz="4" w:space="0" w:color="000000" w:themeColor="text1"/>
              <w:bottom w:val="nil"/>
              <w:right w:val="single" w:sz="4" w:space="0" w:color="auto"/>
            </w:tcBorders>
            <w:shd w:val="clear" w:color="auto" w:fill="E7E6E6" w:themeFill="background2"/>
            <w:tcMar>
              <w:top w:w="15" w:type="dxa"/>
              <w:left w:w="15" w:type="dxa"/>
              <w:right w:w="15" w:type="dxa"/>
            </w:tcMar>
            <w:vAlign w:val="center"/>
          </w:tcPr>
          <w:p w14:paraId="736A3016" w14:textId="341004A6" w:rsidR="5DDEE28F" w:rsidRPr="00E6106C" w:rsidRDefault="5DDEE28F" w:rsidP="5DDEE28F">
            <w:pPr>
              <w:spacing w:after="0"/>
              <w:jc w:val="center"/>
              <w:rPr>
                <w:sz w:val="16"/>
                <w:szCs w:val="16"/>
              </w:rPr>
            </w:pPr>
            <w:r w:rsidRPr="00E6106C">
              <w:rPr>
                <w:rFonts w:ascii="Calibri" w:eastAsia="Calibri" w:hAnsi="Calibri" w:cs="Calibri"/>
                <w:color w:val="000000" w:themeColor="text1"/>
                <w:sz w:val="16"/>
                <w:szCs w:val="16"/>
              </w:rPr>
              <w:t>01</w:t>
            </w:r>
          </w:p>
        </w:tc>
        <w:tc>
          <w:tcPr>
            <w:tcW w:w="562" w:type="dxa"/>
            <w:tcBorders>
              <w:top w:val="single" w:sz="4" w:space="0" w:color="auto"/>
              <w:left w:val="single" w:sz="4" w:space="0" w:color="auto"/>
              <w:bottom w:val="nil"/>
              <w:right w:val="single" w:sz="4" w:space="0" w:color="auto"/>
            </w:tcBorders>
            <w:shd w:val="clear" w:color="auto" w:fill="E7E6E6" w:themeFill="background2"/>
            <w:tcMar>
              <w:top w:w="15" w:type="dxa"/>
              <w:left w:w="15" w:type="dxa"/>
              <w:right w:w="15" w:type="dxa"/>
            </w:tcMar>
            <w:vAlign w:val="center"/>
          </w:tcPr>
          <w:p w14:paraId="1CA8B7E4" w14:textId="5397DA62" w:rsidR="5DDEE28F" w:rsidRPr="00E6106C" w:rsidRDefault="5DDEE28F" w:rsidP="001F1F10">
            <w:pPr>
              <w:jc w:val="center"/>
              <w:rPr>
                <w:sz w:val="16"/>
                <w:szCs w:val="16"/>
              </w:rPr>
            </w:pPr>
          </w:p>
        </w:tc>
        <w:tc>
          <w:tcPr>
            <w:tcW w:w="562" w:type="dxa"/>
            <w:tcBorders>
              <w:top w:val="single" w:sz="4" w:space="0" w:color="auto"/>
              <w:left w:val="single" w:sz="4" w:space="0" w:color="auto"/>
              <w:bottom w:val="nil"/>
              <w:right w:val="single" w:sz="4" w:space="0" w:color="auto"/>
            </w:tcBorders>
            <w:shd w:val="clear" w:color="auto" w:fill="E7E6E6" w:themeFill="background2"/>
            <w:tcMar>
              <w:top w:w="15" w:type="dxa"/>
              <w:left w:w="15" w:type="dxa"/>
              <w:right w:w="15" w:type="dxa"/>
            </w:tcMar>
            <w:vAlign w:val="center"/>
          </w:tcPr>
          <w:p w14:paraId="6A482105" w14:textId="141CB88B" w:rsidR="5DDEE28F" w:rsidRPr="00E6106C" w:rsidRDefault="5DDEE28F" w:rsidP="001F1F10">
            <w:pPr>
              <w:jc w:val="center"/>
              <w:rPr>
                <w:sz w:val="16"/>
                <w:szCs w:val="16"/>
              </w:rPr>
            </w:pPr>
          </w:p>
        </w:tc>
        <w:tc>
          <w:tcPr>
            <w:tcW w:w="2420" w:type="dxa"/>
            <w:tcBorders>
              <w:top w:val="single" w:sz="4" w:space="0" w:color="auto"/>
              <w:left w:val="single" w:sz="4" w:space="0" w:color="auto"/>
              <w:bottom w:val="nil"/>
              <w:right w:val="nil"/>
            </w:tcBorders>
            <w:shd w:val="clear" w:color="auto" w:fill="E7E6E6" w:themeFill="background2"/>
            <w:tcMar>
              <w:top w:w="15" w:type="dxa"/>
              <w:left w:w="15" w:type="dxa"/>
              <w:right w:w="15" w:type="dxa"/>
            </w:tcMar>
            <w:vAlign w:val="center"/>
          </w:tcPr>
          <w:p w14:paraId="795266D9" w14:textId="71B6A01E" w:rsidR="5DDEE28F" w:rsidRPr="00E6106C" w:rsidRDefault="5DDEE28F" w:rsidP="5DDEE28F">
            <w:pPr>
              <w:spacing w:after="0"/>
              <w:jc w:val="left"/>
              <w:rPr>
                <w:sz w:val="16"/>
                <w:szCs w:val="16"/>
              </w:rPr>
            </w:pPr>
            <w:r w:rsidRPr="00E6106C">
              <w:rPr>
                <w:rFonts w:ascii="Calibri" w:eastAsia="Calibri" w:hAnsi="Calibri" w:cs="Calibri"/>
                <w:b/>
                <w:bCs/>
                <w:color w:val="000000" w:themeColor="text1"/>
                <w:sz w:val="16"/>
                <w:szCs w:val="16"/>
              </w:rPr>
              <w:t>Pruebas y depuración</w:t>
            </w:r>
          </w:p>
        </w:tc>
        <w:tc>
          <w:tcPr>
            <w:tcW w:w="709" w:type="dxa"/>
            <w:tcBorders>
              <w:top w:val="single" w:sz="4" w:space="0" w:color="000000" w:themeColor="text1"/>
              <w:left w:val="single" w:sz="4" w:space="0" w:color="000000" w:themeColor="text1"/>
              <w:bottom w:val="single" w:sz="4" w:space="0" w:color="000000" w:themeColor="text1"/>
              <w:right w:val="nil"/>
            </w:tcBorders>
            <w:shd w:val="clear" w:color="auto" w:fill="E7E6E6" w:themeFill="background2"/>
            <w:tcMar>
              <w:top w:w="15" w:type="dxa"/>
              <w:left w:w="15" w:type="dxa"/>
              <w:right w:w="15" w:type="dxa"/>
            </w:tcMar>
            <w:vAlign w:val="center"/>
          </w:tcPr>
          <w:p w14:paraId="5C34657D" w14:textId="04FC27F5" w:rsidR="5DDEE28F" w:rsidRPr="00E6106C" w:rsidRDefault="5DDEE28F" w:rsidP="001F1F10">
            <w:pPr>
              <w:jc w:val="center"/>
              <w:rPr>
                <w:sz w:val="16"/>
                <w:szCs w:val="16"/>
              </w:rPr>
            </w:pPr>
          </w:p>
        </w:tc>
        <w:tc>
          <w:tcPr>
            <w:tcW w:w="709" w:type="dxa"/>
            <w:tcBorders>
              <w:top w:val="single" w:sz="4" w:space="0" w:color="000000" w:themeColor="text1"/>
              <w:left w:val="nil"/>
              <w:bottom w:val="single" w:sz="4" w:space="0" w:color="000000" w:themeColor="text1"/>
              <w:right w:val="nil"/>
            </w:tcBorders>
            <w:shd w:val="clear" w:color="auto" w:fill="E7E6E6" w:themeFill="background2"/>
            <w:tcMar>
              <w:top w:w="15" w:type="dxa"/>
              <w:left w:w="15" w:type="dxa"/>
              <w:right w:w="15" w:type="dxa"/>
            </w:tcMar>
            <w:vAlign w:val="center"/>
          </w:tcPr>
          <w:p w14:paraId="6A82BECA" w14:textId="2D323399" w:rsidR="5DDEE28F" w:rsidRPr="00E6106C" w:rsidRDefault="5DDEE28F" w:rsidP="001F1F10">
            <w:pPr>
              <w:jc w:val="center"/>
              <w:rPr>
                <w:sz w:val="16"/>
                <w:szCs w:val="16"/>
              </w:rPr>
            </w:pPr>
          </w:p>
        </w:tc>
        <w:tc>
          <w:tcPr>
            <w:tcW w:w="567" w:type="dxa"/>
            <w:tcBorders>
              <w:top w:val="single" w:sz="4" w:space="0" w:color="000000" w:themeColor="text1"/>
              <w:left w:val="nil"/>
              <w:bottom w:val="single" w:sz="4" w:space="0" w:color="000000" w:themeColor="text1"/>
              <w:right w:val="nil"/>
            </w:tcBorders>
            <w:shd w:val="clear" w:color="auto" w:fill="E7E6E6" w:themeFill="background2"/>
            <w:tcMar>
              <w:top w:w="15" w:type="dxa"/>
              <w:left w:w="15" w:type="dxa"/>
              <w:right w:w="15" w:type="dxa"/>
            </w:tcMar>
            <w:vAlign w:val="center"/>
          </w:tcPr>
          <w:p w14:paraId="668B1380" w14:textId="62C27720" w:rsidR="5DDEE28F" w:rsidRPr="00E6106C" w:rsidRDefault="5DDEE28F" w:rsidP="001F1F10">
            <w:pPr>
              <w:jc w:val="center"/>
              <w:rPr>
                <w:sz w:val="16"/>
                <w:szCs w:val="16"/>
              </w:rPr>
            </w:pPr>
          </w:p>
        </w:tc>
        <w:tc>
          <w:tcPr>
            <w:tcW w:w="850" w:type="dxa"/>
            <w:tcBorders>
              <w:top w:val="single" w:sz="4" w:space="0" w:color="000000" w:themeColor="text1"/>
              <w:left w:val="nil"/>
              <w:bottom w:val="single" w:sz="4" w:space="0" w:color="000000" w:themeColor="text1"/>
              <w:right w:val="nil"/>
            </w:tcBorders>
            <w:shd w:val="clear" w:color="auto" w:fill="E7E6E6" w:themeFill="background2"/>
            <w:tcMar>
              <w:top w:w="15" w:type="dxa"/>
              <w:left w:w="15" w:type="dxa"/>
              <w:right w:w="15" w:type="dxa"/>
            </w:tcMar>
            <w:vAlign w:val="center"/>
          </w:tcPr>
          <w:p w14:paraId="19E6B008" w14:textId="48830E54" w:rsidR="5DDEE28F" w:rsidRPr="00E6106C" w:rsidRDefault="5DDEE28F" w:rsidP="001F1F10">
            <w:pPr>
              <w:jc w:val="center"/>
              <w:rPr>
                <w:sz w:val="16"/>
                <w:szCs w:val="16"/>
              </w:rPr>
            </w:pPr>
          </w:p>
        </w:tc>
        <w:tc>
          <w:tcPr>
            <w:tcW w:w="851" w:type="dxa"/>
            <w:tcBorders>
              <w:top w:val="single" w:sz="4" w:space="0" w:color="000000" w:themeColor="text1"/>
              <w:left w:val="nil"/>
              <w:bottom w:val="single" w:sz="4" w:space="0" w:color="000000" w:themeColor="text1"/>
              <w:right w:val="single" w:sz="4" w:space="0" w:color="000000" w:themeColor="text1"/>
            </w:tcBorders>
            <w:shd w:val="clear" w:color="auto" w:fill="E7E6E6" w:themeFill="background2"/>
            <w:tcMar>
              <w:top w:w="15" w:type="dxa"/>
              <w:left w:w="15" w:type="dxa"/>
              <w:right w:w="15" w:type="dxa"/>
            </w:tcMar>
            <w:vAlign w:val="center"/>
          </w:tcPr>
          <w:p w14:paraId="1F20B6F0" w14:textId="2CA28328" w:rsidR="5DDEE28F" w:rsidRPr="00E6106C" w:rsidRDefault="5DDEE28F" w:rsidP="001F1F10">
            <w:pPr>
              <w:jc w:val="center"/>
              <w:rPr>
                <w:sz w:val="16"/>
                <w:szCs w:val="16"/>
              </w:rPr>
            </w:pPr>
          </w:p>
        </w:tc>
        <w:tc>
          <w:tcPr>
            <w:tcW w:w="850" w:type="dxa"/>
            <w:tcBorders>
              <w:top w:val="single" w:sz="4" w:space="0" w:color="auto"/>
              <w:left w:val="single" w:sz="4" w:space="0" w:color="000000" w:themeColor="text1"/>
              <w:bottom w:val="nil"/>
              <w:right w:val="single" w:sz="4" w:space="0" w:color="auto"/>
            </w:tcBorders>
            <w:shd w:val="clear" w:color="auto" w:fill="E7E6E6" w:themeFill="background2"/>
            <w:tcMar>
              <w:top w:w="15" w:type="dxa"/>
              <w:left w:w="15" w:type="dxa"/>
              <w:right w:w="15" w:type="dxa"/>
            </w:tcMar>
            <w:vAlign w:val="center"/>
          </w:tcPr>
          <w:p w14:paraId="0E8F1351" w14:textId="39380199" w:rsidR="5DDEE28F" w:rsidRPr="00E6106C" w:rsidRDefault="5DDEE28F" w:rsidP="5DDEE28F">
            <w:pPr>
              <w:spacing w:after="0"/>
              <w:jc w:val="center"/>
              <w:rPr>
                <w:sz w:val="16"/>
                <w:szCs w:val="16"/>
              </w:rPr>
            </w:pPr>
            <w:r w:rsidRPr="00E6106C">
              <w:rPr>
                <w:rFonts w:ascii="Calibri" w:eastAsia="Calibri" w:hAnsi="Calibri" w:cs="Calibri"/>
                <w:b/>
                <w:bCs/>
                <w:color w:val="000000" w:themeColor="text1"/>
                <w:sz w:val="16"/>
                <w:szCs w:val="16"/>
              </w:rPr>
              <w:t>2.531,31 €</w:t>
            </w:r>
          </w:p>
        </w:tc>
      </w:tr>
      <w:tr w:rsidR="5DDEE28F" w14:paraId="2A52EF56" w14:textId="77777777" w:rsidTr="00212ACE">
        <w:trPr>
          <w:trHeight w:val="315"/>
          <w:jc w:val="center"/>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15" w:type="dxa"/>
              <w:left w:w="15" w:type="dxa"/>
              <w:right w:w="15" w:type="dxa"/>
            </w:tcMar>
            <w:vAlign w:val="center"/>
          </w:tcPr>
          <w:p w14:paraId="702CCFF1" w14:textId="4943FFB0" w:rsidR="5DDEE28F" w:rsidRPr="00E6106C" w:rsidRDefault="5DDEE28F" w:rsidP="001F1F10">
            <w:pPr>
              <w:jc w:val="center"/>
              <w:rPr>
                <w:sz w:val="16"/>
                <w:szCs w:val="16"/>
              </w:rPr>
            </w:pPr>
          </w:p>
        </w:tc>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15" w:type="dxa"/>
              <w:left w:w="15" w:type="dxa"/>
              <w:right w:w="15" w:type="dxa"/>
            </w:tcMar>
            <w:vAlign w:val="center"/>
          </w:tcPr>
          <w:p w14:paraId="357DEC62" w14:textId="7DF49E90" w:rsidR="5DDEE28F" w:rsidRPr="00E6106C" w:rsidRDefault="5DDEE28F" w:rsidP="001F1F10">
            <w:pPr>
              <w:spacing w:after="0"/>
              <w:jc w:val="center"/>
              <w:rPr>
                <w:sz w:val="16"/>
                <w:szCs w:val="16"/>
              </w:rPr>
            </w:pPr>
            <w:r w:rsidRPr="00E6106C">
              <w:rPr>
                <w:rFonts w:ascii="Calibri" w:eastAsia="Calibri" w:hAnsi="Calibri" w:cs="Calibri"/>
                <w:color w:val="000000" w:themeColor="text1"/>
                <w:sz w:val="16"/>
                <w:szCs w:val="16"/>
              </w:rPr>
              <w:t>01</w:t>
            </w:r>
          </w:p>
        </w:tc>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15" w:type="dxa"/>
              <w:left w:w="15" w:type="dxa"/>
              <w:right w:w="15" w:type="dxa"/>
            </w:tcMar>
            <w:vAlign w:val="center"/>
          </w:tcPr>
          <w:p w14:paraId="79046DBD" w14:textId="359B027F" w:rsidR="5DDEE28F" w:rsidRPr="00E6106C" w:rsidRDefault="5DDEE28F" w:rsidP="001F1F10">
            <w:pPr>
              <w:jc w:val="center"/>
              <w:rPr>
                <w:sz w:val="16"/>
                <w:szCs w:val="16"/>
              </w:rPr>
            </w:pPr>
          </w:p>
        </w:tc>
        <w:tc>
          <w:tcPr>
            <w:tcW w:w="242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15" w:type="dxa"/>
              <w:left w:w="15" w:type="dxa"/>
              <w:right w:w="15" w:type="dxa"/>
            </w:tcMar>
            <w:vAlign w:val="center"/>
          </w:tcPr>
          <w:p w14:paraId="3CB7896D" w14:textId="7DD566E2" w:rsidR="5DDEE28F" w:rsidRPr="00E6106C" w:rsidRDefault="5DDEE28F" w:rsidP="001F1F10">
            <w:pPr>
              <w:spacing w:after="0"/>
              <w:jc w:val="left"/>
              <w:rPr>
                <w:sz w:val="16"/>
                <w:szCs w:val="16"/>
              </w:rPr>
            </w:pPr>
            <w:r w:rsidRPr="00E6106C">
              <w:rPr>
                <w:rFonts w:ascii="Calibri" w:eastAsia="Calibri" w:hAnsi="Calibri" w:cs="Calibri"/>
                <w:color w:val="000000" w:themeColor="text1"/>
                <w:sz w:val="16"/>
                <w:szCs w:val="16"/>
              </w:rPr>
              <w:t>Pruebas y depuración - Integración con sistemas centrales</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15" w:type="dxa"/>
              <w:left w:w="15" w:type="dxa"/>
              <w:right w:w="15" w:type="dxa"/>
            </w:tcMar>
            <w:vAlign w:val="center"/>
          </w:tcPr>
          <w:p w14:paraId="42DA1189" w14:textId="3939CA1D" w:rsidR="5DDEE28F" w:rsidRPr="00E6106C" w:rsidRDefault="5DDEE28F" w:rsidP="001F1F10">
            <w:pPr>
              <w:jc w:val="center"/>
              <w:rPr>
                <w:sz w:val="16"/>
                <w:szCs w:val="16"/>
              </w:rPr>
            </w:pP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15" w:type="dxa"/>
              <w:left w:w="15" w:type="dxa"/>
              <w:right w:w="15" w:type="dxa"/>
            </w:tcMar>
            <w:vAlign w:val="center"/>
          </w:tcPr>
          <w:p w14:paraId="08EF3623" w14:textId="6AC5FB85" w:rsidR="5DDEE28F" w:rsidRPr="00E6106C" w:rsidRDefault="5DDEE28F" w:rsidP="001F1F10">
            <w:pPr>
              <w:jc w:val="center"/>
              <w:rPr>
                <w:sz w:val="16"/>
                <w:szCs w:val="16"/>
              </w:rPr>
            </w:pPr>
          </w:p>
        </w:tc>
        <w:tc>
          <w:tcPr>
            <w:tcW w:w="56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15" w:type="dxa"/>
              <w:left w:w="15" w:type="dxa"/>
              <w:right w:w="15" w:type="dxa"/>
            </w:tcMar>
            <w:vAlign w:val="center"/>
          </w:tcPr>
          <w:p w14:paraId="67D93F72" w14:textId="17050A8A" w:rsidR="5DDEE28F" w:rsidRPr="00E6106C" w:rsidRDefault="5DDEE28F" w:rsidP="001F1F10">
            <w:pPr>
              <w:jc w:val="center"/>
              <w:rPr>
                <w:sz w:val="16"/>
                <w:szCs w:val="16"/>
              </w:rPr>
            </w:pPr>
          </w:p>
        </w:tc>
        <w:tc>
          <w:tcPr>
            <w:tcW w:w="85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15" w:type="dxa"/>
              <w:left w:w="15" w:type="dxa"/>
              <w:right w:w="15" w:type="dxa"/>
            </w:tcMar>
            <w:vAlign w:val="center"/>
          </w:tcPr>
          <w:p w14:paraId="6A221C5D" w14:textId="113CF552" w:rsidR="5DDEE28F" w:rsidRPr="00E6106C" w:rsidRDefault="5DDEE28F" w:rsidP="001F1F10">
            <w:pPr>
              <w:jc w:val="center"/>
              <w:rPr>
                <w:sz w:val="16"/>
                <w:szCs w:val="16"/>
              </w:rPr>
            </w:pPr>
          </w:p>
        </w:tc>
        <w:tc>
          <w:tcPr>
            <w:tcW w:w="8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15" w:type="dxa"/>
              <w:left w:w="15" w:type="dxa"/>
              <w:right w:w="15" w:type="dxa"/>
            </w:tcMar>
            <w:vAlign w:val="center"/>
          </w:tcPr>
          <w:p w14:paraId="3E2A879E" w14:textId="11FAB1C7" w:rsidR="5DDEE28F" w:rsidRPr="00E6106C" w:rsidRDefault="5DDEE28F" w:rsidP="001F1F10">
            <w:pPr>
              <w:spacing w:after="0"/>
              <w:jc w:val="center"/>
              <w:rPr>
                <w:sz w:val="16"/>
                <w:szCs w:val="16"/>
              </w:rPr>
            </w:pPr>
            <w:r w:rsidRPr="00E6106C">
              <w:rPr>
                <w:rFonts w:ascii="Calibri" w:eastAsia="Calibri" w:hAnsi="Calibri" w:cs="Calibri"/>
                <w:color w:val="000000" w:themeColor="text1"/>
                <w:sz w:val="16"/>
                <w:szCs w:val="16"/>
              </w:rPr>
              <w:t>405,13 €</w:t>
            </w:r>
          </w:p>
        </w:tc>
        <w:tc>
          <w:tcPr>
            <w:tcW w:w="85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15" w:type="dxa"/>
              <w:left w:w="15" w:type="dxa"/>
              <w:right w:w="15" w:type="dxa"/>
            </w:tcMar>
            <w:vAlign w:val="center"/>
          </w:tcPr>
          <w:p w14:paraId="065FA5AD" w14:textId="5CA5D1A0" w:rsidR="5DDEE28F" w:rsidRPr="00E6106C" w:rsidRDefault="5DDEE28F" w:rsidP="001F1F10">
            <w:pPr>
              <w:jc w:val="center"/>
              <w:rPr>
                <w:sz w:val="16"/>
                <w:szCs w:val="16"/>
              </w:rPr>
            </w:pPr>
          </w:p>
        </w:tc>
      </w:tr>
      <w:tr w:rsidR="5DDEE28F" w14:paraId="26A34BA1" w14:textId="77777777" w:rsidTr="00212ACE">
        <w:trPr>
          <w:trHeight w:val="315"/>
          <w:jc w:val="center"/>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15" w:type="dxa"/>
              <w:left w:w="15" w:type="dxa"/>
              <w:right w:w="15" w:type="dxa"/>
            </w:tcMar>
            <w:vAlign w:val="center"/>
          </w:tcPr>
          <w:p w14:paraId="707360A5" w14:textId="6ABA7DCA" w:rsidR="5DDEE28F" w:rsidRPr="00E6106C" w:rsidRDefault="5DDEE28F" w:rsidP="001F1F10">
            <w:pPr>
              <w:jc w:val="center"/>
              <w:rPr>
                <w:sz w:val="16"/>
                <w:szCs w:val="16"/>
              </w:rPr>
            </w:pPr>
          </w:p>
        </w:tc>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15" w:type="dxa"/>
              <w:left w:w="15" w:type="dxa"/>
              <w:right w:w="15" w:type="dxa"/>
            </w:tcMar>
            <w:vAlign w:val="center"/>
          </w:tcPr>
          <w:p w14:paraId="197A3AFF" w14:textId="779FFEC4" w:rsidR="5DDEE28F" w:rsidRPr="00E6106C" w:rsidRDefault="5DDEE28F" w:rsidP="001F1F10">
            <w:pPr>
              <w:jc w:val="center"/>
              <w:rPr>
                <w:sz w:val="16"/>
                <w:szCs w:val="16"/>
              </w:rPr>
            </w:pPr>
          </w:p>
        </w:tc>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15" w:type="dxa"/>
              <w:left w:w="15" w:type="dxa"/>
              <w:right w:w="15" w:type="dxa"/>
            </w:tcMar>
            <w:vAlign w:val="center"/>
          </w:tcPr>
          <w:p w14:paraId="0A1E2FCD" w14:textId="31103F55" w:rsidR="5DDEE28F" w:rsidRPr="00E6106C" w:rsidRDefault="5DDEE28F" w:rsidP="001F1F10">
            <w:pPr>
              <w:spacing w:after="0"/>
              <w:jc w:val="center"/>
              <w:rPr>
                <w:sz w:val="16"/>
                <w:szCs w:val="16"/>
              </w:rPr>
            </w:pPr>
            <w:r w:rsidRPr="00E6106C">
              <w:rPr>
                <w:rFonts w:ascii="Calibri" w:eastAsia="Calibri" w:hAnsi="Calibri" w:cs="Calibri"/>
                <w:color w:val="000000" w:themeColor="text1"/>
                <w:sz w:val="16"/>
                <w:szCs w:val="16"/>
              </w:rPr>
              <w:t>1</w:t>
            </w:r>
          </w:p>
        </w:tc>
        <w:tc>
          <w:tcPr>
            <w:tcW w:w="242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15" w:type="dxa"/>
              <w:left w:w="135" w:type="dxa"/>
              <w:right w:w="15" w:type="dxa"/>
            </w:tcMar>
            <w:vAlign w:val="center"/>
          </w:tcPr>
          <w:p w14:paraId="005503EF" w14:textId="27714C65" w:rsidR="5DDEE28F" w:rsidRPr="00E6106C" w:rsidRDefault="5DDEE28F" w:rsidP="5DDEE28F">
            <w:pPr>
              <w:spacing w:after="0"/>
              <w:jc w:val="left"/>
              <w:rPr>
                <w:sz w:val="16"/>
                <w:szCs w:val="16"/>
              </w:rPr>
            </w:pPr>
            <w:r w:rsidRPr="00E6106C">
              <w:rPr>
                <w:rFonts w:ascii="Calibri" w:eastAsia="Calibri" w:hAnsi="Calibri" w:cs="Calibri"/>
                <w:color w:val="000000" w:themeColor="text1"/>
                <w:sz w:val="16"/>
                <w:szCs w:val="16"/>
              </w:rPr>
              <w:t>Tester</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15" w:type="dxa"/>
              <w:left w:w="15" w:type="dxa"/>
              <w:right w:w="15" w:type="dxa"/>
            </w:tcMar>
            <w:vAlign w:val="center"/>
          </w:tcPr>
          <w:p w14:paraId="0BCDC109" w14:textId="79E366F9" w:rsidR="5DDEE28F" w:rsidRPr="00E6106C" w:rsidRDefault="5DDEE28F" w:rsidP="001F1F10">
            <w:pPr>
              <w:spacing w:after="0"/>
              <w:jc w:val="center"/>
              <w:rPr>
                <w:sz w:val="16"/>
                <w:szCs w:val="16"/>
              </w:rPr>
            </w:pPr>
            <w:r w:rsidRPr="00E6106C">
              <w:rPr>
                <w:rFonts w:ascii="Calibri" w:eastAsia="Calibri" w:hAnsi="Calibri" w:cs="Calibri"/>
                <w:color w:val="000000" w:themeColor="text1"/>
                <w:sz w:val="16"/>
                <w:szCs w:val="16"/>
              </w:rPr>
              <w:t>12</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15" w:type="dxa"/>
              <w:left w:w="15" w:type="dxa"/>
              <w:right w:w="15" w:type="dxa"/>
            </w:tcMar>
            <w:vAlign w:val="center"/>
          </w:tcPr>
          <w:p w14:paraId="3742A4BD" w14:textId="011306F9" w:rsidR="5DDEE28F" w:rsidRPr="00E6106C" w:rsidRDefault="5DDEE28F" w:rsidP="001F1F10">
            <w:pPr>
              <w:spacing w:after="0"/>
              <w:jc w:val="center"/>
              <w:rPr>
                <w:sz w:val="16"/>
                <w:szCs w:val="16"/>
              </w:rPr>
            </w:pPr>
            <w:r w:rsidRPr="00E6106C">
              <w:rPr>
                <w:rFonts w:ascii="Calibri" w:eastAsia="Calibri" w:hAnsi="Calibri" w:cs="Calibri"/>
                <w:color w:val="000000" w:themeColor="text1"/>
                <w:sz w:val="16"/>
                <w:szCs w:val="16"/>
              </w:rPr>
              <w:t>horas</w:t>
            </w:r>
          </w:p>
        </w:tc>
        <w:tc>
          <w:tcPr>
            <w:tcW w:w="56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15" w:type="dxa"/>
              <w:left w:w="15" w:type="dxa"/>
              <w:right w:w="15" w:type="dxa"/>
            </w:tcMar>
            <w:vAlign w:val="center"/>
          </w:tcPr>
          <w:p w14:paraId="44F799B0" w14:textId="5DA27E64" w:rsidR="5DDEE28F" w:rsidRPr="00E6106C" w:rsidRDefault="5DDEE28F" w:rsidP="001F1F10">
            <w:pPr>
              <w:spacing w:after="0"/>
              <w:jc w:val="center"/>
              <w:rPr>
                <w:sz w:val="16"/>
                <w:szCs w:val="16"/>
              </w:rPr>
            </w:pPr>
            <w:r w:rsidRPr="00E6106C">
              <w:rPr>
                <w:rFonts w:ascii="Calibri" w:eastAsia="Calibri" w:hAnsi="Calibri" w:cs="Calibri"/>
                <w:color w:val="000000" w:themeColor="text1"/>
                <w:sz w:val="16"/>
                <w:szCs w:val="16"/>
              </w:rPr>
              <w:t>33,76 €</w:t>
            </w:r>
          </w:p>
        </w:tc>
        <w:tc>
          <w:tcPr>
            <w:tcW w:w="85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15" w:type="dxa"/>
              <w:left w:w="15" w:type="dxa"/>
              <w:right w:w="15" w:type="dxa"/>
            </w:tcMar>
            <w:vAlign w:val="center"/>
          </w:tcPr>
          <w:p w14:paraId="4CB39735" w14:textId="40E5671F" w:rsidR="5DDEE28F" w:rsidRPr="00E6106C" w:rsidRDefault="5DDEE28F" w:rsidP="001F1F10">
            <w:pPr>
              <w:spacing w:after="0"/>
              <w:jc w:val="center"/>
              <w:rPr>
                <w:sz w:val="16"/>
                <w:szCs w:val="16"/>
              </w:rPr>
            </w:pPr>
            <w:r w:rsidRPr="00E6106C">
              <w:rPr>
                <w:rFonts w:ascii="Calibri" w:eastAsia="Calibri" w:hAnsi="Calibri" w:cs="Calibri"/>
                <w:color w:val="000000" w:themeColor="text1"/>
                <w:sz w:val="16"/>
                <w:szCs w:val="16"/>
              </w:rPr>
              <w:t>405,13 €</w:t>
            </w:r>
          </w:p>
        </w:tc>
        <w:tc>
          <w:tcPr>
            <w:tcW w:w="8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15" w:type="dxa"/>
              <w:left w:w="15" w:type="dxa"/>
              <w:right w:w="15" w:type="dxa"/>
            </w:tcMar>
            <w:vAlign w:val="center"/>
          </w:tcPr>
          <w:p w14:paraId="26FFDF63" w14:textId="791D5463" w:rsidR="5DDEE28F" w:rsidRPr="00E6106C" w:rsidRDefault="5DDEE28F" w:rsidP="001F1F10">
            <w:pPr>
              <w:jc w:val="center"/>
              <w:rPr>
                <w:sz w:val="16"/>
                <w:szCs w:val="16"/>
              </w:rPr>
            </w:pPr>
          </w:p>
        </w:tc>
        <w:tc>
          <w:tcPr>
            <w:tcW w:w="85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15" w:type="dxa"/>
              <w:left w:w="15" w:type="dxa"/>
              <w:right w:w="15" w:type="dxa"/>
            </w:tcMar>
            <w:vAlign w:val="center"/>
          </w:tcPr>
          <w:p w14:paraId="469BB1B2" w14:textId="6533F18A" w:rsidR="5DDEE28F" w:rsidRPr="00E6106C" w:rsidRDefault="5DDEE28F" w:rsidP="001F1F10">
            <w:pPr>
              <w:jc w:val="center"/>
              <w:rPr>
                <w:sz w:val="16"/>
                <w:szCs w:val="16"/>
              </w:rPr>
            </w:pPr>
          </w:p>
        </w:tc>
      </w:tr>
      <w:tr w:rsidR="5DDEE28F" w14:paraId="25D0AABE" w14:textId="77777777" w:rsidTr="00212ACE">
        <w:trPr>
          <w:trHeight w:val="315"/>
          <w:jc w:val="center"/>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15" w:type="dxa"/>
              <w:left w:w="15" w:type="dxa"/>
              <w:right w:w="15" w:type="dxa"/>
            </w:tcMar>
            <w:vAlign w:val="center"/>
          </w:tcPr>
          <w:p w14:paraId="098A3937" w14:textId="698C372F" w:rsidR="5DDEE28F" w:rsidRPr="00E6106C" w:rsidRDefault="5DDEE28F" w:rsidP="001F1F10">
            <w:pPr>
              <w:jc w:val="center"/>
              <w:rPr>
                <w:sz w:val="16"/>
                <w:szCs w:val="16"/>
              </w:rPr>
            </w:pPr>
          </w:p>
        </w:tc>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15" w:type="dxa"/>
              <w:left w:w="15" w:type="dxa"/>
              <w:right w:w="15" w:type="dxa"/>
            </w:tcMar>
            <w:vAlign w:val="center"/>
          </w:tcPr>
          <w:p w14:paraId="4BB0C654" w14:textId="04910A74" w:rsidR="5DDEE28F" w:rsidRPr="00E6106C" w:rsidRDefault="5DDEE28F" w:rsidP="001F1F10">
            <w:pPr>
              <w:spacing w:after="0"/>
              <w:jc w:val="center"/>
              <w:rPr>
                <w:sz w:val="16"/>
                <w:szCs w:val="16"/>
              </w:rPr>
            </w:pPr>
            <w:r w:rsidRPr="00E6106C">
              <w:rPr>
                <w:rFonts w:ascii="Calibri" w:eastAsia="Calibri" w:hAnsi="Calibri" w:cs="Calibri"/>
                <w:color w:val="000000" w:themeColor="text1"/>
                <w:sz w:val="16"/>
                <w:szCs w:val="16"/>
              </w:rPr>
              <w:t>02</w:t>
            </w:r>
          </w:p>
        </w:tc>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15" w:type="dxa"/>
              <w:left w:w="15" w:type="dxa"/>
              <w:right w:w="15" w:type="dxa"/>
            </w:tcMar>
            <w:vAlign w:val="center"/>
          </w:tcPr>
          <w:p w14:paraId="2AAC5F26" w14:textId="612D9E31" w:rsidR="5DDEE28F" w:rsidRPr="00E6106C" w:rsidRDefault="5DDEE28F" w:rsidP="001F1F10">
            <w:pPr>
              <w:jc w:val="center"/>
              <w:rPr>
                <w:sz w:val="16"/>
                <w:szCs w:val="16"/>
              </w:rPr>
            </w:pPr>
          </w:p>
        </w:tc>
        <w:tc>
          <w:tcPr>
            <w:tcW w:w="242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15" w:type="dxa"/>
              <w:left w:w="15" w:type="dxa"/>
              <w:right w:w="15" w:type="dxa"/>
            </w:tcMar>
            <w:vAlign w:val="center"/>
          </w:tcPr>
          <w:p w14:paraId="784C84A2" w14:textId="31544074" w:rsidR="5DDEE28F" w:rsidRPr="00E6106C" w:rsidRDefault="5DDEE28F" w:rsidP="001F1F10">
            <w:pPr>
              <w:spacing w:after="0"/>
              <w:jc w:val="left"/>
              <w:rPr>
                <w:sz w:val="16"/>
                <w:szCs w:val="16"/>
              </w:rPr>
            </w:pPr>
            <w:r w:rsidRPr="00E6106C">
              <w:rPr>
                <w:rFonts w:ascii="Calibri" w:eastAsia="Calibri" w:hAnsi="Calibri" w:cs="Calibri"/>
                <w:color w:val="000000" w:themeColor="text1"/>
                <w:sz w:val="16"/>
                <w:szCs w:val="16"/>
              </w:rPr>
              <w:t>Pruebas y depuración - Sistema de Mensajería</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15" w:type="dxa"/>
              <w:left w:w="15" w:type="dxa"/>
              <w:right w:w="15" w:type="dxa"/>
            </w:tcMar>
            <w:vAlign w:val="center"/>
          </w:tcPr>
          <w:p w14:paraId="0AFA30B7" w14:textId="018F0094" w:rsidR="5DDEE28F" w:rsidRPr="00E6106C" w:rsidRDefault="5DDEE28F" w:rsidP="001F1F10">
            <w:pPr>
              <w:jc w:val="center"/>
              <w:rPr>
                <w:sz w:val="16"/>
                <w:szCs w:val="16"/>
              </w:rPr>
            </w:pP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15" w:type="dxa"/>
              <w:left w:w="15" w:type="dxa"/>
              <w:right w:w="15" w:type="dxa"/>
            </w:tcMar>
            <w:vAlign w:val="center"/>
          </w:tcPr>
          <w:p w14:paraId="32368DF0" w14:textId="79C3BB1F" w:rsidR="5DDEE28F" w:rsidRPr="00E6106C" w:rsidRDefault="5DDEE28F" w:rsidP="001F1F10">
            <w:pPr>
              <w:jc w:val="center"/>
              <w:rPr>
                <w:sz w:val="16"/>
                <w:szCs w:val="16"/>
              </w:rPr>
            </w:pPr>
          </w:p>
        </w:tc>
        <w:tc>
          <w:tcPr>
            <w:tcW w:w="56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15" w:type="dxa"/>
              <w:left w:w="15" w:type="dxa"/>
              <w:right w:w="15" w:type="dxa"/>
            </w:tcMar>
            <w:vAlign w:val="center"/>
          </w:tcPr>
          <w:p w14:paraId="73AF32A1" w14:textId="4C8600CC" w:rsidR="5DDEE28F" w:rsidRPr="00E6106C" w:rsidRDefault="5DDEE28F" w:rsidP="001F1F10">
            <w:pPr>
              <w:jc w:val="center"/>
              <w:rPr>
                <w:sz w:val="16"/>
                <w:szCs w:val="16"/>
              </w:rPr>
            </w:pPr>
          </w:p>
        </w:tc>
        <w:tc>
          <w:tcPr>
            <w:tcW w:w="85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15" w:type="dxa"/>
              <w:left w:w="15" w:type="dxa"/>
              <w:right w:w="15" w:type="dxa"/>
            </w:tcMar>
            <w:vAlign w:val="center"/>
          </w:tcPr>
          <w:p w14:paraId="1EFE838A" w14:textId="3A66EC65" w:rsidR="5DDEE28F" w:rsidRPr="00E6106C" w:rsidRDefault="5DDEE28F" w:rsidP="001F1F10">
            <w:pPr>
              <w:jc w:val="center"/>
              <w:rPr>
                <w:sz w:val="16"/>
                <w:szCs w:val="16"/>
              </w:rPr>
            </w:pPr>
          </w:p>
        </w:tc>
        <w:tc>
          <w:tcPr>
            <w:tcW w:w="8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15" w:type="dxa"/>
              <w:left w:w="15" w:type="dxa"/>
              <w:right w:w="15" w:type="dxa"/>
            </w:tcMar>
            <w:vAlign w:val="center"/>
          </w:tcPr>
          <w:p w14:paraId="1DBD4841" w14:textId="781D88EF" w:rsidR="5DDEE28F" w:rsidRPr="00E6106C" w:rsidRDefault="5DDEE28F" w:rsidP="001F1F10">
            <w:pPr>
              <w:spacing w:after="0"/>
              <w:jc w:val="center"/>
              <w:rPr>
                <w:sz w:val="16"/>
                <w:szCs w:val="16"/>
              </w:rPr>
            </w:pPr>
            <w:r w:rsidRPr="00E6106C">
              <w:rPr>
                <w:rFonts w:ascii="Calibri" w:eastAsia="Calibri" w:hAnsi="Calibri" w:cs="Calibri"/>
                <w:color w:val="000000" w:themeColor="text1"/>
                <w:sz w:val="16"/>
                <w:szCs w:val="16"/>
              </w:rPr>
              <w:t>270,09 €</w:t>
            </w:r>
          </w:p>
        </w:tc>
        <w:tc>
          <w:tcPr>
            <w:tcW w:w="85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15" w:type="dxa"/>
              <w:left w:w="15" w:type="dxa"/>
              <w:right w:w="15" w:type="dxa"/>
            </w:tcMar>
            <w:vAlign w:val="center"/>
          </w:tcPr>
          <w:p w14:paraId="7D6E6C9D" w14:textId="00A25548" w:rsidR="5DDEE28F" w:rsidRPr="00E6106C" w:rsidRDefault="5DDEE28F" w:rsidP="001F1F10">
            <w:pPr>
              <w:jc w:val="center"/>
              <w:rPr>
                <w:sz w:val="16"/>
                <w:szCs w:val="16"/>
              </w:rPr>
            </w:pPr>
          </w:p>
        </w:tc>
      </w:tr>
      <w:tr w:rsidR="5DDEE28F" w14:paraId="75F44082" w14:textId="77777777" w:rsidTr="00212ACE">
        <w:trPr>
          <w:trHeight w:val="315"/>
          <w:jc w:val="center"/>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15" w:type="dxa"/>
              <w:left w:w="15" w:type="dxa"/>
              <w:right w:w="15" w:type="dxa"/>
            </w:tcMar>
            <w:vAlign w:val="center"/>
          </w:tcPr>
          <w:p w14:paraId="383980DB" w14:textId="4C614542" w:rsidR="5DDEE28F" w:rsidRPr="00E6106C" w:rsidRDefault="5DDEE28F" w:rsidP="001F1F10">
            <w:pPr>
              <w:jc w:val="center"/>
              <w:rPr>
                <w:sz w:val="16"/>
                <w:szCs w:val="16"/>
              </w:rPr>
            </w:pPr>
          </w:p>
        </w:tc>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15" w:type="dxa"/>
              <w:left w:w="15" w:type="dxa"/>
              <w:right w:w="15" w:type="dxa"/>
            </w:tcMar>
            <w:vAlign w:val="center"/>
          </w:tcPr>
          <w:p w14:paraId="0E79948A" w14:textId="704DB6F2" w:rsidR="5DDEE28F" w:rsidRPr="00E6106C" w:rsidRDefault="5DDEE28F" w:rsidP="001F1F10">
            <w:pPr>
              <w:jc w:val="center"/>
              <w:rPr>
                <w:sz w:val="16"/>
                <w:szCs w:val="16"/>
              </w:rPr>
            </w:pPr>
          </w:p>
        </w:tc>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15" w:type="dxa"/>
              <w:left w:w="15" w:type="dxa"/>
              <w:right w:w="15" w:type="dxa"/>
            </w:tcMar>
            <w:vAlign w:val="center"/>
          </w:tcPr>
          <w:p w14:paraId="478F1043" w14:textId="2F360BD8" w:rsidR="5DDEE28F" w:rsidRPr="00E6106C" w:rsidRDefault="5DDEE28F" w:rsidP="001F1F10">
            <w:pPr>
              <w:spacing w:after="0"/>
              <w:jc w:val="center"/>
              <w:rPr>
                <w:sz w:val="16"/>
                <w:szCs w:val="16"/>
              </w:rPr>
            </w:pPr>
            <w:r w:rsidRPr="00E6106C">
              <w:rPr>
                <w:rFonts w:ascii="Calibri" w:eastAsia="Calibri" w:hAnsi="Calibri" w:cs="Calibri"/>
                <w:color w:val="000000" w:themeColor="text1"/>
                <w:sz w:val="16"/>
                <w:szCs w:val="16"/>
              </w:rPr>
              <w:t>1</w:t>
            </w:r>
          </w:p>
        </w:tc>
        <w:tc>
          <w:tcPr>
            <w:tcW w:w="242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15" w:type="dxa"/>
              <w:left w:w="135" w:type="dxa"/>
              <w:right w:w="15" w:type="dxa"/>
            </w:tcMar>
            <w:vAlign w:val="center"/>
          </w:tcPr>
          <w:p w14:paraId="160C163A" w14:textId="2F798349" w:rsidR="5DDEE28F" w:rsidRPr="00E6106C" w:rsidRDefault="5DDEE28F" w:rsidP="5DDEE28F">
            <w:pPr>
              <w:spacing w:after="0"/>
              <w:jc w:val="left"/>
              <w:rPr>
                <w:sz w:val="16"/>
                <w:szCs w:val="16"/>
              </w:rPr>
            </w:pPr>
            <w:r w:rsidRPr="00E6106C">
              <w:rPr>
                <w:rFonts w:ascii="Calibri" w:eastAsia="Calibri" w:hAnsi="Calibri" w:cs="Calibri"/>
                <w:color w:val="000000" w:themeColor="text1"/>
                <w:sz w:val="16"/>
                <w:szCs w:val="16"/>
              </w:rPr>
              <w:t>Tester</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15" w:type="dxa"/>
              <w:left w:w="15" w:type="dxa"/>
              <w:right w:w="15" w:type="dxa"/>
            </w:tcMar>
            <w:vAlign w:val="center"/>
          </w:tcPr>
          <w:p w14:paraId="5C07B609" w14:textId="10C6D18A" w:rsidR="5DDEE28F" w:rsidRPr="00E6106C" w:rsidRDefault="5DDEE28F" w:rsidP="001F1F10">
            <w:pPr>
              <w:spacing w:after="0"/>
              <w:jc w:val="center"/>
              <w:rPr>
                <w:sz w:val="16"/>
                <w:szCs w:val="16"/>
              </w:rPr>
            </w:pPr>
            <w:r w:rsidRPr="00E6106C">
              <w:rPr>
                <w:rFonts w:ascii="Calibri" w:eastAsia="Calibri" w:hAnsi="Calibri" w:cs="Calibri"/>
                <w:color w:val="000000" w:themeColor="text1"/>
                <w:sz w:val="16"/>
                <w:szCs w:val="16"/>
              </w:rPr>
              <w:t>8</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15" w:type="dxa"/>
              <w:left w:w="15" w:type="dxa"/>
              <w:right w:w="15" w:type="dxa"/>
            </w:tcMar>
            <w:vAlign w:val="center"/>
          </w:tcPr>
          <w:p w14:paraId="08A3BF7D" w14:textId="7FD2F46A" w:rsidR="5DDEE28F" w:rsidRPr="00E6106C" w:rsidRDefault="5DDEE28F" w:rsidP="001F1F10">
            <w:pPr>
              <w:spacing w:after="0"/>
              <w:jc w:val="center"/>
              <w:rPr>
                <w:sz w:val="16"/>
                <w:szCs w:val="16"/>
              </w:rPr>
            </w:pPr>
            <w:r w:rsidRPr="00E6106C">
              <w:rPr>
                <w:rFonts w:ascii="Calibri" w:eastAsia="Calibri" w:hAnsi="Calibri" w:cs="Calibri"/>
                <w:color w:val="000000" w:themeColor="text1"/>
                <w:sz w:val="16"/>
                <w:szCs w:val="16"/>
              </w:rPr>
              <w:t>horas</w:t>
            </w:r>
          </w:p>
        </w:tc>
        <w:tc>
          <w:tcPr>
            <w:tcW w:w="56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15" w:type="dxa"/>
              <w:left w:w="15" w:type="dxa"/>
              <w:right w:w="15" w:type="dxa"/>
            </w:tcMar>
            <w:vAlign w:val="center"/>
          </w:tcPr>
          <w:p w14:paraId="08DD7207" w14:textId="4174DB27" w:rsidR="5DDEE28F" w:rsidRPr="00E6106C" w:rsidRDefault="5DDEE28F" w:rsidP="001F1F10">
            <w:pPr>
              <w:spacing w:after="0"/>
              <w:jc w:val="center"/>
              <w:rPr>
                <w:sz w:val="16"/>
                <w:szCs w:val="16"/>
              </w:rPr>
            </w:pPr>
            <w:r w:rsidRPr="00E6106C">
              <w:rPr>
                <w:rFonts w:ascii="Calibri" w:eastAsia="Calibri" w:hAnsi="Calibri" w:cs="Calibri"/>
                <w:color w:val="000000" w:themeColor="text1"/>
                <w:sz w:val="16"/>
                <w:szCs w:val="16"/>
              </w:rPr>
              <w:t>33,76</w:t>
            </w:r>
            <w:r w:rsidR="00E6106C">
              <w:rPr>
                <w:rFonts w:ascii="Calibri" w:eastAsia="Calibri" w:hAnsi="Calibri" w:cs="Calibri"/>
                <w:color w:val="000000" w:themeColor="text1"/>
                <w:sz w:val="16"/>
                <w:szCs w:val="16"/>
              </w:rPr>
              <w:t>€</w:t>
            </w:r>
          </w:p>
        </w:tc>
        <w:tc>
          <w:tcPr>
            <w:tcW w:w="85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15" w:type="dxa"/>
              <w:left w:w="15" w:type="dxa"/>
              <w:right w:w="15" w:type="dxa"/>
            </w:tcMar>
            <w:vAlign w:val="center"/>
          </w:tcPr>
          <w:p w14:paraId="48B48E26" w14:textId="1D5A7E67" w:rsidR="5DDEE28F" w:rsidRPr="00E6106C" w:rsidRDefault="5DDEE28F" w:rsidP="001F1F10">
            <w:pPr>
              <w:spacing w:after="0"/>
              <w:jc w:val="center"/>
              <w:rPr>
                <w:sz w:val="16"/>
                <w:szCs w:val="16"/>
              </w:rPr>
            </w:pPr>
            <w:r w:rsidRPr="00E6106C">
              <w:rPr>
                <w:rFonts w:ascii="Calibri" w:eastAsia="Calibri" w:hAnsi="Calibri" w:cs="Calibri"/>
                <w:color w:val="000000" w:themeColor="text1"/>
                <w:sz w:val="16"/>
                <w:szCs w:val="16"/>
              </w:rPr>
              <w:t>270,09 €</w:t>
            </w:r>
          </w:p>
        </w:tc>
        <w:tc>
          <w:tcPr>
            <w:tcW w:w="8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15" w:type="dxa"/>
              <w:left w:w="15" w:type="dxa"/>
              <w:right w:w="15" w:type="dxa"/>
            </w:tcMar>
            <w:vAlign w:val="center"/>
          </w:tcPr>
          <w:p w14:paraId="033DE48F" w14:textId="276746A1" w:rsidR="5DDEE28F" w:rsidRPr="00E6106C" w:rsidRDefault="5DDEE28F" w:rsidP="001F1F10">
            <w:pPr>
              <w:jc w:val="center"/>
              <w:rPr>
                <w:sz w:val="16"/>
                <w:szCs w:val="16"/>
              </w:rPr>
            </w:pPr>
          </w:p>
        </w:tc>
        <w:tc>
          <w:tcPr>
            <w:tcW w:w="85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15" w:type="dxa"/>
              <w:left w:w="15" w:type="dxa"/>
              <w:right w:w="15" w:type="dxa"/>
            </w:tcMar>
            <w:vAlign w:val="center"/>
          </w:tcPr>
          <w:p w14:paraId="7C77BBA1" w14:textId="6D633135" w:rsidR="5DDEE28F" w:rsidRPr="00E6106C" w:rsidRDefault="5DDEE28F" w:rsidP="001F1F10">
            <w:pPr>
              <w:jc w:val="center"/>
              <w:rPr>
                <w:sz w:val="16"/>
                <w:szCs w:val="16"/>
              </w:rPr>
            </w:pPr>
          </w:p>
        </w:tc>
      </w:tr>
      <w:tr w:rsidR="5DDEE28F" w14:paraId="43E6BD27" w14:textId="77777777" w:rsidTr="00212ACE">
        <w:trPr>
          <w:trHeight w:val="315"/>
          <w:jc w:val="center"/>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15" w:type="dxa"/>
              <w:left w:w="15" w:type="dxa"/>
              <w:right w:w="15" w:type="dxa"/>
            </w:tcMar>
            <w:vAlign w:val="center"/>
          </w:tcPr>
          <w:p w14:paraId="4572BD14" w14:textId="387E3EBE" w:rsidR="5DDEE28F" w:rsidRPr="00E6106C" w:rsidRDefault="5DDEE28F" w:rsidP="001F1F10">
            <w:pPr>
              <w:jc w:val="center"/>
              <w:rPr>
                <w:sz w:val="16"/>
                <w:szCs w:val="16"/>
              </w:rPr>
            </w:pPr>
          </w:p>
        </w:tc>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15" w:type="dxa"/>
              <w:left w:w="15" w:type="dxa"/>
              <w:right w:w="15" w:type="dxa"/>
            </w:tcMar>
            <w:vAlign w:val="center"/>
          </w:tcPr>
          <w:p w14:paraId="2147EDD7" w14:textId="12FBD615" w:rsidR="5DDEE28F" w:rsidRPr="00E6106C" w:rsidRDefault="5DDEE28F" w:rsidP="001F1F10">
            <w:pPr>
              <w:spacing w:after="0"/>
              <w:jc w:val="center"/>
              <w:rPr>
                <w:sz w:val="16"/>
                <w:szCs w:val="16"/>
              </w:rPr>
            </w:pPr>
            <w:r w:rsidRPr="00E6106C">
              <w:rPr>
                <w:rFonts w:ascii="Calibri" w:eastAsia="Calibri" w:hAnsi="Calibri" w:cs="Calibri"/>
                <w:color w:val="000000" w:themeColor="text1"/>
                <w:sz w:val="16"/>
                <w:szCs w:val="16"/>
              </w:rPr>
              <w:t>03</w:t>
            </w:r>
          </w:p>
        </w:tc>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15" w:type="dxa"/>
              <w:left w:w="15" w:type="dxa"/>
              <w:right w:w="15" w:type="dxa"/>
            </w:tcMar>
            <w:vAlign w:val="center"/>
          </w:tcPr>
          <w:p w14:paraId="07CF1F58" w14:textId="04F50EE9" w:rsidR="5DDEE28F" w:rsidRPr="00E6106C" w:rsidRDefault="5DDEE28F" w:rsidP="001F1F10">
            <w:pPr>
              <w:jc w:val="center"/>
              <w:rPr>
                <w:sz w:val="16"/>
                <w:szCs w:val="16"/>
              </w:rPr>
            </w:pPr>
          </w:p>
        </w:tc>
        <w:tc>
          <w:tcPr>
            <w:tcW w:w="242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15" w:type="dxa"/>
              <w:left w:w="15" w:type="dxa"/>
              <w:right w:w="15" w:type="dxa"/>
            </w:tcMar>
            <w:vAlign w:val="center"/>
          </w:tcPr>
          <w:p w14:paraId="5916ABFB" w14:textId="74DE8F72" w:rsidR="5DDEE28F" w:rsidRPr="00E6106C" w:rsidRDefault="5DDEE28F" w:rsidP="001F1F10">
            <w:pPr>
              <w:spacing w:after="0"/>
              <w:jc w:val="left"/>
              <w:rPr>
                <w:sz w:val="16"/>
                <w:szCs w:val="16"/>
              </w:rPr>
            </w:pPr>
            <w:r w:rsidRPr="00E6106C">
              <w:rPr>
                <w:rFonts w:ascii="Calibri" w:eastAsia="Calibri" w:hAnsi="Calibri" w:cs="Calibri"/>
                <w:color w:val="000000" w:themeColor="text1"/>
                <w:sz w:val="16"/>
                <w:szCs w:val="16"/>
              </w:rPr>
              <w:t>Pruebas y depuración - Gestión de usuarios</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15" w:type="dxa"/>
              <w:left w:w="15" w:type="dxa"/>
              <w:right w:w="15" w:type="dxa"/>
            </w:tcMar>
            <w:vAlign w:val="center"/>
          </w:tcPr>
          <w:p w14:paraId="5ABFCA6F" w14:textId="4DA31E87" w:rsidR="5DDEE28F" w:rsidRPr="00E6106C" w:rsidRDefault="5DDEE28F" w:rsidP="001F1F10">
            <w:pPr>
              <w:jc w:val="center"/>
              <w:rPr>
                <w:sz w:val="16"/>
                <w:szCs w:val="16"/>
              </w:rPr>
            </w:pP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15" w:type="dxa"/>
              <w:left w:w="15" w:type="dxa"/>
              <w:right w:w="15" w:type="dxa"/>
            </w:tcMar>
            <w:vAlign w:val="center"/>
          </w:tcPr>
          <w:p w14:paraId="271A86B9" w14:textId="2ABED777" w:rsidR="5DDEE28F" w:rsidRPr="00E6106C" w:rsidRDefault="5DDEE28F" w:rsidP="001F1F10">
            <w:pPr>
              <w:jc w:val="center"/>
              <w:rPr>
                <w:sz w:val="16"/>
                <w:szCs w:val="16"/>
              </w:rPr>
            </w:pPr>
          </w:p>
        </w:tc>
        <w:tc>
          <w:tcPr>
            <w:tcW w:w="56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15" w:type="dxa"/>
              <w:left w:w="15" w:type="dxa"/>
              <w:right w:w="15" w:type="dxa"/>
            </w:tcMar>
            <w:vAlign w:val="center"/>
          </w:tcPr>
          <w:p w14:paraId="021169B6" w14:textId="3920FE92" w:rsidR="5DDEE28F" w:rsidRPr="00E6106C" w:rsidRDefault="5DDEE28F" w:rsidP="001F1F10">
            <w:pPr>
              <w:jc w:val="center"/>
              <w:rPr>
                <w:sz w:val="16"/>
                <w:szCs w:val="16"/>
              </w:rPr>
            </w:pPr>
          </w:p>
        </w:tc>
        <w:tc>
          <w:tcPr>
            <w:tcW w:w="85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15" w:type="dxa"/>
              <w:left w:w="15" w:type="dxa"/>
              <w:right w:w="15" w:type="dxa"/>
            </w:tcMar>
            <w:vAlign w:val="center"/>
          </w:tcPr>
          <w:p w14:paraId="4C63BA3C" w14:textId="6A2B1C9A" w:rsidR="5DDEE28F" w:rsidRPr="00E6106C" w:rsidRDefault="5DDEE28F" w:rsidP="001F1F10">
            <w:pPr>
              <w:jc w:val="center"/>
              <w:rPr>
                <w:sz w:val="16"/>
                <w:szCs w:val="16"/>
              </w:rPr>
            </w:pPr>
          </w:p>
        </w:tc>
        <w:tc>
          <w:tcPr>
            <w:tcW w:w="8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15" w:type="dxa"/>
              <w:left w:w="15" w:type="dxa"/>
              <w:right w:w="15" w:type="dxa"/>
            </w:tcMar>
            <w:vAlign w:val="center"/>
          </w:tcPr>
          <w:p w14:paraId="219323CE" w14:textId="3E80D036" w:rsidR="5DDEE28F" w:rsidRPr="00E6106C" w:rsidRDefault="5DDEE28F" w:rsidP="001F1F10">
            <w:pPr>
              <w:spacing w:after="0"/>
              <w:jc w:val="center"/>
              <w:rPr>
                <w:sz w:val="16"/>
                <w:szCs w:val="16"/>
              </w:rPr>
            </w:pPr>
            <w:r w:rsidRPr="00E6106C">
              <w:rPr>
                <w:rFonts w:ascii="Calibri" w:eastAsia="Calibri" w:hAnsi="Calibri" w:cs="Calibri"/>
                <w:color w:val="000000" w:themeColor="text1"/>
                <w:sz w:val="16"/>
                <w:szCs w:val="16"/>
              </w:rPr>
              <w:t>438,89 €</w:t>
            </w:r>
          </w:p>
        </w:tc>
        <w:tc>
          <w:tcPr>
            <w:tcW w:w="85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15" w:type="dxa"/>
              <w:left w:w="15" w:type="dxa"/>
              <w:right w:w="15" w:type="dxa"/>
            </w:tcMar>
            <w:vAlign w:val="center"/>
          </w:tcPr>
          <w:p w14:paraId="7017C92A" w14:textId="59C57905" w:rsidR="5DDEE28F" w:rsidRPr="00E6106C" w:rsidRDefault="5DDEE28F" w:rsidP="001F1F10">
            <w:pPr>
              <w:jc w:val="center"/>
              <w:rPr>
                <w:sz w:val="16"/>
                <w:szCs w:val="16"/>
              </w:rPr>
            </w:pPr>
          </w:p>
        </w:tc>
      </w:tr>
      <w:tr w:rsidR="00E6106C" w14:paraId="3EECC412" w14:textId="77777777" w:rsidTr="00212ACE">
        <w:trPr>
          <w:trHeight w:val="315"/>
          <w:jc w:val="center"/>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15" w:type="dxa"/>
              <w:left w:w="15" w:type="dxa"/>
              <w:right w:w="15" w:type="dxa"/>
            </w:tcMar>
            <w:vAlign w:val="center"/>
          </w:tcPr>
          <w:p w14:paraId="14E2AAD7" w14:textId="412E39AA" w:rsidR="00E6106C" w:rsidRPr="00E6106C" w:rsidRDefault="00E6106C" w:rsidP="001F1F10">
            <w:pPr>
              <w:jc w:val="center"/>
              <w:rPr>
                <w:sz w:val="16"/>
                <w:szCs w:val="16"/>
              </w:rPr>
            </w:pPr>
          </w:p>
        </w:tc>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15" w:type="dxa"/>
              <w:left w:w="15" w:type="dxa"/>
              <w:right w:w="15" w:type="dxa"/>
            </w:tcMar>
            <w:vAlign w:val="center"/>
          </w:tcPr>
          <w:p w14:paraId="71C2793D" w14:textId="6F650A61" w:rsidR="00E6106C" w:rsidRPr="00E6106C" w:rsidRDefault="00E6106C" w:rsidP="001F1F10">
            <w:pPr>
              <w:jc w:val="center"/>
              <w:rPr>
                <w:sz w:val="16"/>
                <w:szCs w:val="16"/>
              </w:rPr>
            </w:pPr>
          </w:p>
        </w:tc>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15" w:type="dxa"/>
              <w:left w:w="15" w:type="dxa"/>
              <w:right w:w="15" w:type="dxa"/>
            </w:tcMar>
            <w:vAlign w:val="center"/>
          </w:tcPr>
          <w:p w14:paraId="715E36AD" w14:textId="6DE12335" w:rsidR="00E6106C" w:rsidRPr="00E6106C" w:rsidRDefault="00E6106C" w:rsidP="001F1F10">
            <w:pPr>
              <w:spacing w:after="0"/>
              <w:jc w:val="center"/>
              <w:rPr>
                <w:sz w:val="16"/>
                <w:szCs w:val="16"/>
              </w:rPr>
            </w:pPr>
            <w:r w:rsidRPr="00E6106C">
              <w:rPr>
                <w:rFonts w:ascii="Calibri" w:eastAsia="Calibri" w:hAnsi="Calibri" w:cs="Calibri"/>
                <w:color w:val="000000" w:themeColor="text1"/>
                <w:sz w:val="16"/>
                <w:szCs w:val="16"/>
              </w:rPr>
              <w:t>1</w:t>
            </w:r>
          </w:p>
        </w:tc>
        <w:tc>
          <w:tcPr>
            <w:tcW w:w="242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15" w:type="dxa"/>
              <w:left w:w="135" w:type="dxa"/>
              <w:right w:w="15" w:type="dxa"/>
            </w:tcMar>
            <w:vAlign w:val="center"/>
          </w:tcPr>
          <w:p w14:paraId="273BFC0D" w14:textId="4890633F" w:rsidR="00E6106C" w:rsidRPr="00E6106C" w:rsidRDefault="00E6106C" w:rsidP="00E6106C">
            <w:pPr>
              <w:spacing w:after="0"/>
              <w:jc w:val="left"/>
              <w:rPr>
                <w:sz w:val="16"/>
                <w:szCs w:val="16"/>
              </w:rPr>
            </w:pPr>
            <w:r w:rsidRPr="00E6106C">
              <w:rPr>
                <w:rFonts w:ascii="Calibri" w:eastAsia="Calibri" w:hAnsi="Calibri" w:cs="Calibri"/>
                <w:color w:val="000000" w:themeColor="text1"/>
                <w:sz w:val="16"/>
                <w:szCs w:val="16"/>
              </w:rPr>
              <w:t>Tester</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15" w:type="dxa"/>
              <w:left w:w="15" w:type="dxa"/>
              <w:right w:w="15" w:type="dxa"/>
            </w:tcMar>
            <w:vAlign w:val="center"/>
          </w:tcPr>
          <w:p w14:paraId="665C3717" w14:textId="1FD6319E" w:rsidR="00E6106C" w:rsidRPr="00E6106C" w:rsidRDefault="00E6106C" w:rsidP="001F1F10">
            <w:pPr>
              <w:spacing w:after="0"/>
              <w:jc w:val="center"/>
              <w:rPr>
                <w:sz w:val="16"/>
                <w:szCs w:val="16"/>
              </w:rPr>
            </w:pPr>
            <w:r w:rsidRPr="00E6106C">
              <w:rPr>
                <w:rFonts w:ascii="Calibri" w:eastAsia="Calibri" w:hAnsi="Calibri" w:cs="Calibri"/>
                <w:color w:val="000000" w:themeColor="text1"/>
                <w:sz w:val="16"/>
                <w:szCs w:val="16"/>
              </w:rPr>
              <w:t>13</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15" w:type="dxa"/>
              <w:left w:w="15" w:type="dxa"/>
              <w:right w:w="15" w:type="dxa"/>
            </w:tcMar>
            <w:vAlign w:val="center"/>
          </w:tcPr>
          <w:p w14:paraId="04BE748C" w14:textId="21E80A5E" w:rsidR="00E6106C" w:rsidRPr="00E6106C" w:rsidRDefault="00E6106C" w:rsidP="001F1F10">
            <w:pPr>
              <w:spacing w:after="0"/>
              <w:jc w:val="center"/>
              <w:rPr>
                <w:sz w:val="16"/>
                <w:szCs w:val="16"/>
              </w:rPr>
            </w:pPr>
            <w:r w:rsidRPr="00E6106C">
              <w:rPr>
                <w:rFonts w:ascii="Calibri" w:eastAsia="Calibri" w:hAnsi="Calibri" w:cs="Calibri"/>
                <w:color w:val="000000" w:themeColor="text1"/>
                <w:sz w:val="16"/>
                <w:szCs w:val="16"/>
              </w:rPr>
              <w:t>horas</w:t>
            </w:r>
          </w:p>
        </w:tc>
        <w:tc>
          <w:tcPr>
            <w:tcW w:w="56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15" w:type="dxa"/>
              <w:left w:w="15" w:type="dxa"/>
              <w:right w:w="15" w:type="dxa"/>
            </w:tcMar>
            <w:vAlign w:val="center"/>
          </w:tcPr>
          <w:p w14:paraId="55E2BF2A" w14:textId="1698124D" w:rsidR="00E6106C" w:rsidRPr="00E6106C" w:rsidRDefault="00E6106C" w:rsidP="001F1F10">
            <w:pPr>
              <w:spacing w:after="0"/>
              <w:jc w:val="center"/>
              <w:rPr>
                <w:sz w:val="16"/>
                <w:szCs w:val="16"/>
              </w:rPr>
            </w:pPr>
            <w:r w:rsidRPr="00E6106C">
              <w:rPr>
                <w:rFonts w:ascii="Calibri" w:eastAsia="Calibri" w:hAnsi="Calibri" w:cs="Calibri"/>
                <w:color w:val="000000" w:themeColor="text1"/>
                <w:sz w:val="16"/>
                <w:szCs w:val="16"/>
              </w:rPr>
              <w:t>33,76</w:t>
            </w:r>
            <w:r>
              <w:rPr>
                <w:rFonts w:ascii="Calibri" w:eastAsia="Calibri" w:hAnsi="Calibri" w:cs="Calibri"/>
                <w:color w:val="000000" w:themeColor="text1"/>
                <w:sz w:val="16"/>
                <w:szCs w:val="16"/>
              </w:rPr>
              <w:t>€</w:t>
            </w:r>
          </w:p>
        </w:tc>
        <w:tc>
          <w:tcPr>
            <w:tcW w:w="85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15" w:type="dxa"/>
              <w:left w:w="15" w:type="dxa"/>
              <w:right w:w="15" w:type="dxa"/>
            </w:tcMar>
            <w:vAlign w:val="center"/>
          </w:tcPr>
          <w:p w14:paraId="42F272F3" w14:textId="3442D5BD" w:rsidR="00E6106C" w:rsidRPr="00E6106C" w:rsidRDefault="00E6106C" w:rsidP="001F1F10">
            <w:pPr>
              <w:spacing w:after="0"/>
              <w:jc w:val="center"/>
              <w:rPr>
                <w:sz w:val="16"/>
                <w:szCs w:val="16"/>
              </w:rPr>
            </w:pPr>
            <w:r w:rsidRPr="00E6106C">
              <w:rPr>
                <w:rFonts w:ascii="Calibri" w:eastAsia="Calibri" w:hAnsi="Calibri" w:cs="Calibri"/>
                <w:color w:val="000000" w:themeColor="text1"/>
                <w:sz w:val="16"/>
                <w:szCs w:val="16"/>
              </w:rPr>
              <w:t>438,89 €</w:t>
            </w:r>
          </w:p>
        </w:tc>
        <w:tc>
          <w:tcPr>
            <w:tcW w:w="8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15" w:type="dxa"/>
              <w:left w:w="15" w:type="dxa"/>
              <w:right w:w="15" w:type="dxa"/>
            </w:tcMar>
            <w:vAlign w:val="center"/>
          </w:tcPr>
          <w:p w14:paraId="5AC3578F" w14:textId="6E329E38" w:rsidR="00E6106C" w:rsidRPr="00E6106C" w:rsidRDefault="00E6106C" w:rsidP="001F1F10">
            <w:pPr>
              <w:jc w:val="center"/>
              <w:rPr>
                <w:sz w:val="16"/>
                <w:szCs w:val="16"/>
              </w:rPr>
            </w:pPr>
          </w:p>
        </w:tc>
        <w:tc>
          <w:tcPr>
            <w:tcW w:w="85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15" w:type="dxa"/>
              <w:left w:w="15" w:type="dxa"/>
              <w:right w:w="15" w:type="dxa"/>
            </w:tcMar>
            <w:vAlign w:val="center"/>
          </w:tcPr>
          <w:p w14:paraId="269C9632" w14:textId="76CFA700" w:rsidR="00E6106C" w:rsidRPr="00E6106C" w:rsidRDefault="00E6106C" w:rsidP="001F1F10">
            <w:pPr>
              <w:jc w:val="center"/>
              <w:rPr>
                <w:sz w:val="16"/>
                <w:szCs w:val="16"/>
              </w:rPr>
            </w:pPr>
          </w:p>
        </w:tc>
      </w:tr>
      <w:tr w:rsidR="5DDEE28F" w14:paraId="23140DBC" w14:textId="77777777" w:rsidTr="00212ACE">
        <w:trPr>
          <w:trHeight w:val="315"/>
          <w:jc w:val="center"/>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15" w:type="dxa"/>
              <w:left w:w="15" w:type="dxa"/>
              <w:right w:w="15" w:type="dxa"/>
            </w:tcMar>
            <w:vAlign w:val="center"/>
          </w:tcPr>
          <w:p w14:paraId="51848608" w14:textId="2DA8CFBF" w:rsidR="5DDEE28F" w:rsidRPr="00E6106C" w:rsidRDefault="5DDEE28F" w:rsidP="001F1F10">
            <w:pPr>
              <w:jc w:val="center"/>
              <w:rPr>
                <w:sz w:val="16"/>
                <w:szCs w:val="16"/>
              </w:rPr>
            </w:pPr>
          </w:p>
        </w:tc>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15" w:type="dxa"/>
              <w:left w:w="15" w:type="dxa"/>
              <w:right w:w="15" w:type="dxa"/>
            </w:tcMar>
            <w:vAlign w:val="center"/>
          </w:tcPr>
          <w:p w14:paraId="4C585A01" w14:textId="4CAC01F7" w:rsidR="5DDEE28F" w:rsidRPr="00E6106C" w:rsidRDefault="5DDEE28F" w:rsidP="001F1F10">
            <w:pPr>
              <w:spacing w:after="0"/>
              <w:jc w:val="center"/>
              <w:rPr>
                <w:sz w:val="16"/>
                <w:szCs w:val="16"/>
              </w:rPr>
            </w:pPr>
            <w:r w:rsidRPr="00E6106C">
              <w:rPr>
                <w:rFonts w:ascii="Calibri" w:eastAsia="Calibri" w:hAnsi="Calibri" w:cs="Calibri"/>
                <w:color w:val="000000" w:themeColor="text1"/>
                <w:sz w:val="16"/>
                <w:szCs w:val="16"/>
              </w:rPr>
              <w:t>04</w:t>
            </w:r>
          </w:p>
        </w:tc>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15" w:type="dxa"/>
              <w:left w:w="15" w:type="dxa"/>
              <w:right w:w="15" w:type="dxa"/>
            </w:tcMar>
            <w:vAlign w:val="center"/>
          </w:tcPr>
          <w:p w14:paraId="2BDDD194" w14:textId="763CB3C9" w:rsidR="5DDEE28F" w:rsidRPr="00E6106C" w:rsidRDefault="5DDEE28F" w:rsidP="001F1F10">
            <w:pPr>
              <w:jc w:val="center"/>
              <w:rPr>
                <w:sz w:val="16"/>
                <w:szCs w:val="16"/>
              </w:rPr>
            </w:pPr>
          </w:p>
        </w:tc>
        <w:tc>
          <w:tcPr>
            <w:tcW w:w="242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15" w:type="dxa"/>
              <w:left w:w="15" w:type="dxa"/>
              <w:right w:w="15" w:type="dxa"/>
            </w:tcMar>
            <w:vAlign w:val="center"/>
          </w:tcPr>
          <w:p w14:paraId="20D8C4FF" w14:textId="5421177D" w:rsidR="5DDEE28F" w:rsidRPr="00E6106C" w:rsidRDefault="5DDEE28F" w:rsidP="001F1F10">
            <w:pPr>
              <w:spacing w:after="0"/>
              <w:jc w:val="left"/>
              <w:rPr>
                <w:sz w:val="16"/>
                <w:szCs w:val="16"/>
              </w:rPr>
            </w:pPr>
            <w:r w:rsidRPr="00E6106C">
              <w:rPr>
                <w:rFonts w:ascii="Calibri" w:eastAsia="Calibri" w:hAnsi="Calibri" w:cs="Calibri"/>
                <w:color w:val="000000" w:themeColor="text1"/>
                <w:sz w:val="16"/>
                <w:szCs w:val="16"/>
              </w:rPr>
              <w:t>Pruebas y depuración - Sistema de geoposicionamiento</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15" w:type="dxa"/>
              <w:left w:w="15" w:type="dxa"/>
              <w:right w:w="15" w:type="dxa"/>
            </w:tcMar>
            <w:vAlign w:val="center"/>
          </w:tcPr>
          <w:p w14:paraId="531B1C44" w14:textId="7701F10D" w:rsidR="5DDEE28F" w:rsidRPr="00E6106C" w:rsidRDefault="5DDEE28F" w:rsidP="001F1F10">
            <w:pPr>
              <w:jc w:val="center"/>
              <w:rPr>
                <w:sz w:val="16"/>
                <w:szCs w:val="16"/>
              </w:rPr>
            </w:pP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15" w:type="dxa"/>
              <w:left w:w="15" w:type="dxa"/>
              <w:right w:w="15" w:type="dxa"/>
            </w:tcMar>
            <w:vAlign w:val="center"/>
          </w:tcPr>
          <w:p w14:paraId="297F6C63" w14:textId="13E61CAB" w:rsidR="5DDEE28F" w:rsidRPr="00E6106C" w:rsidRDefault="5DDEE28F" w:rsidP="001F1F10">
            <w:pPr>
              <w:jc w:val="center"/>
              <w:rPr>
                <w:sz w:val="16"/>
                <w:szCs w:val="16"/>
              </w:rPr>
            </w:pPr>
          </w:p>
        </w:tc>
        <w:tc>
          <w:tcPr>
            <w:tcW w:w="56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15" w:type="dxa"/>
              <w:left w:w="15" w:type="dxa"/>
              <w:right w:w="15" w:type="dxa"/>
            </w:tcMar>
            <w:vAlign w:val="center"/>
          </w:tcPr>
          <w:p w14:paraId="22766CEB" w14:textId="77C0C323" w:rsidR="5DDEE28F" w:rsidRPr="00E6106C" w:rsidRDefault="5DDEE28F" w:rsidP="001F1F10">
            <w:pPr>
              <w:jc w:val="center"/>
              <w:rPr>
                <w:sz w:val="16"/>
                <w:szCs w:val="16"/>
              </w:rPr>
            </w:pPr>
          </w:p>
        </w:tc>
        <w:tc>
          <w:tcPr>
            <w:tcW w:w="85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15" w:type="dxa"/>
              <w:left w:w="15" w:type="dxa"/>
              <w:right w:w="15" w:type="dxa"/>
            </w:tcMar>
            <w:vAlign w:val="center"/>
          </w:tcPr>
          <w:p w14:paraId="1A0CDCFE" w14:textId="70450BF2" w:rsidR="5DDEE28F" w:rsidRPr="00E6106C" w:rsidRDefault="5DDEE28F" w:rsidP="001F1F10">
            <w:pPr>
              <w:jc w:val="center"/>
              <w:rPr>
                <w:sz w:val="16"/>
                <w:szCs w:val="16"/>
              </w:rPr>
            </w:pPr>
          </w:p>
        </w:tc>
        <w:tc>
          <w:tcPr>
            <w:tcW w:w="8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15" w:type="dxa"/>
              <w:left w:w="15" w:type="dxa"/>
              <w:right w:w="15" w:type="dxa"/>
            </w:tcMar>
            <w:vAlign w:val="center"/>
          </w:tcPr>
          <w:p w14:paraId="77ECB317" w14:textId="7FB898F2" w:rsidR="5DDEE28F" w:rsidRPr="00E6106C" w:rsidRDefault="5DDEE28F" w:rsidP="001F1F10">
            <w:pPr>
              <w:spacing w:after="0"/>
              <w:jc w:val="center"/>
              <w:rPr>
                <w:sz w:val="16"/>
                <w:szCs w:val="16"/>
              </w:rPr>
            </w:pPr>
            <w:r w:rsidRPr="00E6106C">
              <w:rPr>
                <w:rFonts w:ascii="Calibri" w:eastAsia="Calibri" w:hAnsi="Calibri" w:cs="Calibri"/>
                <w:color w:val="000000" w:themeColor="text1"/>
                <w:sz w:val="16"/>
                <w:szCs w:val="16"/>
              </w:rPr>
              <w:t>405,13 €</w:t>
            </w:r>
          </w:p>
        </w:tc>
        <w:tc>
          <w:tcPr>
            <w:tcW w:w="85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15" w:type="dxa"/>
              <w:left w:w="15" w:type="dxa"/>
              <w:right w:w="15" w:type="dxa"/>
            </w:tcMar>
            <w:vAlign w:val="center"/>
          </w:tcPr>
          <w:p w14:paraId="3CB844E0" w14:textId="1CFDCF68" w:rsidR="5DDEE28F" w:rsidRPr="00E6106C" w:rsidRDefault="5DDEE28F" w:rsidP="001F1F10">
            <w:pPr>
              <w:jc w:val="center"/>
              <w:rPr>
                <w:sz w:val="16"/>
                <w:szCs w:val="16"/>
              </w:rPr>
            </w:pPr>
          </w:p>
        </w:tc>
      </w:tr>
      <w:tr w:rsidR="00E6106C" w14:paraId="10C8B81B" w14:textId="77777777" w:rsidTr="00212ACE">
        <w:trPr>
          <w:trHeight w:val="315"/>
          <w:jc w:val="center"/>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15" w:type="dxa"/>
              <w:left w:w="15" w:type="dxa"/>
              <w:right w:w="15" w:type="dxa"/>
            </w:tcMar>
            <w:vAlign w:val="center"/>
          </w:tcPr>
          <w:p w14:paraId="02C8F250" w14:textId="11F88056" w:rsidR="00E6106C" w:rsidRPr="00E6106C" w:rsidRDefault="00E6106C" w:rsidP="001F1F10">
            <w:pPr>
              <w:jc w:val="center"/>
              <w:rPr>
                <w:sz w:val="16"/>
                <w:szCs w:val="16"/>
              </w:rPr>
            </w:pPr>
          </w:p>
        </w:tc>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15" w:type="dxa"/>
              <w:left w:w="15" w:type="dxa"/>
              <w:right w:w="15" w:type="dxa"/>
            </w:tcMar>
            <w:vAlign w:val="center"/>
          </w:tcPr>
          <w:p w14:paraId="6D9E81E7" w14:textId="5E24FC79" w:rsidR="00E6106C" w:rsidRPr="00E6106C" w:rsidRDefault="00E6106C" w:rsidP="001F1F10">
            <w:pPr>
              <w:jc w:val="center"/>
              <w:rPr>
                <w:sz w:val="16"/>
                <w:szCs w:val="16"/>
              </w:rPr>
            </w:pPr>
          </w:p>
        </w:tc>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15" w:type="dxa"/>
              <w:left w:w="15" w:type="dxa"/>
              <w:right w:w="15" w:type="dxa"/>
            </w:tcMar>
            <w:vAlign w:val="center"/>
          </w:tcPr>
          <w:p w14:paraId="6C88BEE4" w14:textId="42BA8DC1" w:rsidR="00E6106C" w:rsidRPr="00E6106C" w:rsidRDefault="00E6106C" w:rsidP="001F1F10">
            <w:pPr>
              <w:spacing w:after="0"/>
              <w:jc w:val="center"/>
              <w:rPr>
                <w:sz w:val="16"/>
                <w:szCs w:val="16"/>
              </w:rPr>
            </w:pPr>
            <w:r w:rsidRPr="00E6106C">
              <w:rPr>
                <w:rFonts w:ascii="Calibri" w:eastAsia="Calibri" w:hAnsi="Calibri" w:cs="Calibri"/>
                <w:color w:val="000000" w:themeColor="text1"/>
                <w:sz w:val="16"/>
                <w:szCs w:val="16"/>
              </w:rPr>
              <w:t>1</w:t>
            </w:r>
          </w:p>
        </w:tc>
        <w:tc>
          <w:tcPr>
            <w:tcW w:w="242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15" w:type="dxa"/>
              <w:left w:w="135" w:type="dxa"/>
              <w:right w:w="15" w:type="dxa"/>
            </w:tcMar>
            <w:vAlign w:val="center"/>
          </w:tcPr>
          <w:p w14:paraId="7A674A65" w14:textId="2BF819C7" w:rsidR="00E6106C" w:rsidRPr="00E6106C" w:rsidRDefault="00E6106C" w:rsidP="00E6106C">
            <w:pPr>
              <w:spacing w:after="0"/>
              <w:jc w:val="left"/>
              <w:rPr>
                <w:sz w:val="16"/>
                <w:szCs w:val="16"/>
              </w:rPr>
            </w:pPr>
            <w:r w:rsidRPr="00E6106C">
              <w:rPr>
                <w:rFonts w:ascii="Calibri" w:eastAsia="Calibri" w:hAnsi="Calibri" w:cs="Calibri"/>
                <w:color w:val="000000" w:themeColor="text1"/>
                <w:sz w:val="16"/>
                <w:szCs w:val="16"/>
              </w:rPr>
              <w:t>Tester</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15" w:type="dxa"/>
              <w:left w:w="15" w:type="dxa"/>
              <w:right w:w="15" w:type="dxa"/>
            </w:tcMar>
            <w:vAlign w:val="center"/>
          </w:tcPr>
          <w:p w14:paraId="2BBCF10B" w14:textId="1B4AB26E" w:rsidR="00E6106C" w:rsidRPr="00E6106C" w:rsidRDefault="00E6106C" w:rsidP="001F1F10">
            <w:pPr>
              <w:spacing w:after="0"/>
              <w:jc w:val="center"/>
              <w:rPr>
                <w:sz w:val="16"/>
                <w:szCs w:val="16"/>
              </w:rPr>
            </w:pPr>
            <w:r w:rsidRPr="00E6106C">
              <w:rPr>
                <w:rFonts w:ascii="Calibri" w:eastAsia="Calibri" w:hAnsi="Calibri" w:cs="Calibri"/>
                <w:color w:val="000000" w:themeColor="text1"/>
                <w:sz w:val="16"/>
                <w:szCs w:val="16"/>
              </w:rPr>
              <w:t>12</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15" w:type="dxa"/>
              <w:left w:w="15" w:type="dxa"/>
              <w:right w:w="15" w:type="dxa"/>
            </w:tcMar>
            <w:vAlign w:val="center"/>
          </w:tcPr>
          <w:p w14:paraId="7C1C8FBC" w14:textId="2B30CAF5" w:rsidR="00E6106C" w:rsidRPr="00E6106C" w:rsidRDefault="00E6106C" w:rsidP="001F1F10">
            <w:pPr>
              <w:spacing w:after="0"/>
              <w:jc w:val="center"/>
              <w:rPr>
                <w:sz w:val="16"/>
                <w:szCs w:val="16"/>
              </w:rPr>
            </w:pPr>
            <w:r w:rsidRPr="00E6106C">
              <w:rPr>
                <w:rFonts w:ascii="Calibri" w:eastAsia="Calibri" w:hAnsi="Calibri" w:cs="Calibri"/>
                <w:color w:val="000000" w:themeColor="text1"/>
                <w:sz w:val="16"/>
                <w:szCs w:val="16"/>
              </w:rPr>
              <w:t>horas</w:t>
            </w:r>
          </w:p>
        </w:tc>
        <w:tc>
          <w:tcPr>
            <w:tcW w:w="56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15" w:type="dxa"/>
              <w:left w:w="15" w:type="dxa"/>
              <w:right w:w="15" w:type="dxa"/>
            </w:tcMar>
            <w:vAlign w:val="center"/>
          </w:tcPr>
          <w:p w14:paraId="25C40BD5" w14:textId="16AC63B1" w:rsidR="00E6106C" w:rsidRPr="00E6106C" w:rsidRDefault="00E6106C" w:rsidP="001F1F10">
            <w:pPr>
              <w:spacing w:after="0"/>
              <w:jc w:val="center"/>
              <w:rPr>
                <w:sz w:val="16"/>
                <w:szCs w:val="16"/>
              </w:rPr>
            </w:pPr>
            <w:r w:rsidRPr="00E6106C">
              <w:rPr>
                <w:rFonts w:ascii="Calibri" w:eastAsia="Calibri" w:hAnsi="Calibri" w:cs="Calibri"/>
                <w:color w:val="000000" w:themeColor="text1"/>
                <w:sz w:val="16"/>
                <w:szCs w:val="16"/>
              </w:rPr>
              <w:t>33,76</w:t>
            </w:r>
            <w:r>
              <w:rPr>
                <w:rFonts w:ascii="Calibri" w:eastAsia="Calibri" w:hAnsi="Calibri" w:cs="Calibri"/>
                <w:color w:val="000000" w:themeColor="text1"/>
                <w:sz w:val="16"/>
                <w:szCs w:val="16"/>
              </w:rPr>
              <w:t>€</w:t>
            </w:r>
          </w:p>
        </w:tc>
        <w:tc>
          <w:tcPr>
            <w:tcW w:w="85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15" w:type="dxa"/>
              <w:left w:w="15" w:type="dxa"/>
              <w:right w:w="15" w:type="dxa"/>
            </w:tcMar>
            <w:vAlign w:val="center"/>
          </w:tcPr>
          <w:p w14:paraId="44BBB79C" w14:textId="1E00D9CC" w:rsidR="00E6106C" w:rsidRPr="00E6106C" w:rsidRDefault="00E6106C" w:rsidP="001F1F10">
            <w:pPr>
              <w:spacing w:after="0"/>
              <w:jc w:val="center"/>
              <w:rPr>
                <w:sz w:val="16"/>
                <w:szCs w:val="16"/>
              </w:rPr>
            </w:pPr>
            <w:r w:rsidRPr="00E6106C">
              <w:rPr>
                <w:rFonts w:ascii="Calibri" w:eastAsia="Calibri" w:hAnsi="Calibri" w:cs="Calibri"/>
                <w:color w:val="000000" w:themeColor="text1"/>
                <w:sz w:val="16"/>
                <w:szCs w:val="16"/>
              </w:rPr>
              <w:t>405,13 €</w:t>
            </w:r>
          </w:p>
        </w:tc>
        <w:tc>
          <w:tcPr>
            <w:tcW w:w="8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15" w:type="dxa"/>
              <w:left w:w="15" w:type="dxa"/>
              <w:right w:w="15" w:type="dxa"/>
            </w:tcMar>
            <w:vAlign w:val="center"/>
          </w:tcPr>
          <w:p w14:paraId="6AD3C4C8" w14:textId="7080E973" w:rsidR="00E6106C" w:rsidRPr="00E6106C" w:rsidRDefault="00E6106C" w:rsidP="001F1F10">
            <w:pPr>
              <w:jc w:val="center"/>
              <w:rPr>
                <w:sz w:val="16"/>
                <w:szCs w:val="16"/>
              </w:rPr>
            </w:pPr>
          </w:p>
        </w:tc>
        <w:tc>
          <w:tcPr>
            <w:tcW w:w="85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15" w:type="dxa"/>
              <w:left w:w="15" w:type="dxa"/>
              <w:right w:w="15" w:type="dxa"/>
            </w:tcMar>
            <w:vAlign w:val="center"/>
          </w:tcPr>
          <w:p w14:paraId="2DA257D8" w14:textId="64A804FF" w:rsidR="00E6106C" w:rsidRPr="00E6106C" w:rsidRDefault="00E6106C" w:rsidP="001F1F10">
            <w:pPr>
              <w:jc w:val="center"/>
              <w:rPr>
                <w:sz w:val="16"/>
                <w:szCs w:val="16"/>
              </w:rPr>
            </w:pPr>
          </w:p>
        </w:tc>
      </w:tr>
      <w:tr w:rsidR="5DDEE28F" w14:paraId="3287FD03" w14:textId="77777777" w:rsidTr="00212ACE">
        <w:trPr>
          <w:trHeight w:val="315"/>
          <w:jc w:val="center"/>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15" w:type="dxa"/>
              <w:left w:w="15" w:type="dxa"/>
              <w:right w:w="15" w:type="dxa"/>
            </w:tcMar>
            <w:vAlign w:val="center"/>
          </w:tcPr>
          <w:p w14:paraId="7C601A82" w14:textId="52B0F6EF" w:rsidR="5DDEE28F" w:rsidRPr="00E6106C" w:rsidRDefault="5DDEE28F" w:rsidP="001F1F10">
            <w:pPr>
              <w:jc w:val="center"/>
              <w:rPr>
                <w:sz w:val="16"/>
                <w:szCs w:val="16"/>
              </w:rPr>
            </w:pPr>
          </w:p>
        </w:tc>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15" w:type="dxa"/>
              <w:left w:w="15" w:type="dxa"/>
              <w:right w:w="15" w:type="dxa"/>
            </w:tcMar>
            <w:vAlign w:val="center"/>
          </w:tcPr>
          <w:p w14:paraId="3A5B91C6" w14:textId="7B342B9C" w:rsidR="5DDEE28F" w:rsidRPr="00E6106C" w:rsidRDefault="5DDEE28F" w:rsidP="001F1F10">
            <w:pPr>
              <w:spacing w:after="0"/>
              <w:jc w:val="center"/>
              <w:rPr>
                <w:sz w:val="16"/>
                <w:szCs w:val="16"/>
              </w:rPr>
            </w:pPr>
            <w:r w:rsidRPr="00E6106C">
              <w:rPr>
                <w:rFonts w:ascii="Calibri" w:eastAsia="Calibri" w:hAnsi="Calibri" w:cs="Calibri"/>
                <w:color w:val="000000" w:themeColor="text1"/>
                <w:sz w:val="16"/>
                <w:szCs w:val="16"/>
              </w:rPr>
              <w:t>05</w:t>
            </w:r>
          </w:p>
        </w:tc>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15" w:type="dxa"/>
              <w:left w:w="15" w:type="dxa"/>
              <w:right w:w="15" w:type="dxa"/>
            </w:tcMar>
            <w:vAlign w:val="center"/>
          </w:tcPr>
          <w:p w14:paraId="48794DDD" w14:textId="35734C8B" w:rsidR="5DDEE28F" w:rsidRPr="00E6106C" w:rsidRDefault="5DDEE28F" w:rsidP="001F1F10">
            <w:pPr>
              <w:jc w:val="center"/>
              <w:rPr>
                <w:sz w:val="16"/>
                <w:szCs w:val="16"/>
              </w:rPr>
            </w:pPr>
          </w:p>
        </w:tc>
        <w:tc>
          <w:tcPr>
            <w:tcW w:w="242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15" w:type="dxa"/>
              <w:left w:w="15" w:type="dxa"/>
              <w:right w:w="15" w:type="dxa"/>
            </w:tcMar>
            <w:vAlign w:val="center"/>
          </w:tcPr>
          <w:p w14:paraId="775F4F1A" w14:textId="2D56DD64" w:rsidR="5DDEE28F" w:rsidRPr="00E6106C" w:rsidRDefault="5DDEE28F" w:rsidP="001F1F10">
            <w:pPr>
              <w:spacing w:after="0"/>
              <w:jc w:val="left"/>
              <w:rPr>
                <w:sz w:val="16"/>
                <w:szCs w:val="16"/>
              </w:rPr>
            </w:pPr>
            <w:r w:rsidRPr="00E6106C">
              <w:rPr>
                <w:rFonts w:ascii="Calibri" w:eastAsia="Calibri" w:hAnsi="Calibri" w:cs="Calibri"/>
                <w:color w:val="000000" w:themeColor="text1"/>
                <w:sz w:val="16"/>
                <w:szCs w:val="16"/>
              </w:rPr>
              <w:t>Pruebas y depuración - Aplicaciones de usuario app de avisos y mensajería</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15" w:type="dxa"/>
              <w:left w:w="15" w:type="dxa"/>
              <w:right w:w="15" w:type="dxa"/>
            </w:tcMar>
            <w:vAlign w:val="center"/>
          </w:tcPr>
          <w:p w14:paraId="5ECCBC8B" w14:textId="53685A77" w:rsidR="5DDEE28F" w:rsidRPr="00E6106C" w:rsidRDefault="5DDEE28F" w:rsidP="001F1F10">
            <w:pPr>
              <w:jc w:val="center"/>
              <w:rPr>
                <w:sz w:val="16"/>
                <w:szCs w:val="16"/>
              </w:rPr>
            </w:pP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15" w:type="dxa"/>
              <w:left w:w="15" w:type="dxa"/>
              <w:right w:w="15" w:type="dxa"/>
            </w:tcMar>
            <w:vAlign w:val="center"/>
          </w:tcPr>
          <w:p w14:paraId="4187934B" w14:textId="200E34AC" w:rsidR="5DDEE28F" w:rsidRPr="00E6106C" w:rsidRDefault="5DDEE28F" w:rsidP="001F1F10">
            <w:pPr>
              <w:jc w:val="center"/>
              <w:rPr>
                <w:sz w:val="16"/>
                <w:szCs w:val="16"/>
              </w:rPr>
            </w:pPr>
          </w:p>
        </w:tc>
        <w:tc>
          <w:tcPr>
            <w:tcW w:w="56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15" w:type="dxa"/>
              <w:left w:w="15" w:type="dxa"/>
              <w:right w:w="15" w:type="dxa"/>
            </w:tcMar>
            <w:vAlign w:val="center"/>
          </w:tcPr>
          <w:p w14:paraId="26756E42" w14:textId="3C1D3F7A" w:rsidR="5DDEE28F" w:rsidRPr="00E6106C" w:rsidRDefault="5DDEE28F" w:rsidP="001F1F10">
            <w:pPr>
              <w:jc w:val="center"/>
              <w:rPr>
                <w:sz w:val="16"/>
                <w:szCs w:val="16"/>
              </w:rPr>
            </w:pPr>
          </w:p>
        </w:tc>
        <w:tc>
          <w:tcPr>
            <w:tcW w:w="85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15" w:type="dxa"/>
              <w:left w:w="15" w:type="dxa"/>
              <w:right w:w="15" w:type="dxa"/>
            </w:tcMar>
            <w:vAlign w:val="center"/>
          </w:tcPr>
          <w:p w14:paraId="273ADBC5" w14:textId="0E0DB5A1" w:rsidR="5DDEE28F" w:rsidRPr="00E6106C" w:rsidRDefault="5DDEE28F" w:rsidP="001F1F10">
            <w:pPr>
              <w:jc w:val="center"/>
              <w:rPr>
                <w:sz w:val="16"/>
                <w:szCs w:val="16"/>
              </w:rPr>
            </w:pPr>
          </w:p>
        </w:tc>
        <w:tc>
          <w:tcPr>
            <w:tcW w:w="8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15" w:type="dxa"/>
              <w:left w:w="15" w:type="dxa"/>
              <w:right w:w="15" w:type="dxa"/>
            </w:tcMar>
            <w:vAlign w:val="center"/>
          </w:tcPr>
          <w:p w14:paraId="0951A32D" w14:textId="33F82473" w:rsidR="5DDEE28F" w:rsidRPr="00E6106C" w:rsidRDefault="5DDEE28F" w:rsidP="001F1F10">
            <w:pPr>
              <w:spacing w:after="0"/>
              <w:jc w:val="center"/>
              <w:rPr>
                <w:sz w:val="16"/>
                <w:szCs w:val="16"/>
              </w:rPr>
            </w:pPr>
            <w:r w:rsidRPr="00E6106C">
              <w:rPr>
                <w:rFonts w:ascii="Calibri" w:eastAsia="Calibri" w:hAnsi="Calibri" w:cs="Calibri"/>
                <w:color w:val="000000" w:themeColor="text1"/>
                <w:sz w:val="16"/>
                <w:szCs w:val="16"/>
              </w:rPr>
              <w:t>303,85 €</w:t>
            </w:r>
          </w:p>
        </w:tc>
        <w:tc>
          <w:tcPr>
            <w:tcW w:w="85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15" w:type="dxa"/>
              <w:left w:w="15" w:type="dxa"/>
              <w:right w:w="15" w:type="dxa"/>
            </w:tcMar>
            <w:vAlign w:val="center"/>
          </w:tcPr>
          <w:p w14:paraId="71E71DE2" w14:textId="60684952" w:rsidR="5DDEE28F" w:rsidRPr="00E6106C" w:rsidRDefault="5DDEE28F" w:rsidP="001F1F10">
            <w:pPr>
              <w:jc w:val="center"/>
              <w:rPr>
                <w:sz w:val="16"/>
                <w:szCs w:val="16"/>
              </w:rPr>
            </w:pPr>
          </w:p>
        </w:tc>
      </w:tr>
      <w:tr w:rsidR="00E6106C" w14:paraId="16F9896A" w14:textId="77777777" w:rsidTr="00212ACE">
        <w:trPr>
          <w:trHeight w:val="315"/>
          <w:jc w:val="center"/>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15" w:type="dxa"/>
              <w:left w:w="15" w:type="dxa"/>
              <w:right w:w="15" w:type="dxa"/>
            </w:tcMar>
            <w:vAlign w:val="center"/>
          </w:tcPr>
          <w:p w14:paraId="7946D921" w14:textId="49E89E72" w:rsidR="00E6106C" w:rsidRPr="00E6106C" w:rsidRDefault="00E6106C" w:rsidP="001F1F10">
            <w:pPr>
              <w:jc w:val="center"/>
              <w:rPr>
                <w:sz w:val="16"/>
                <w:szCs w:val="16"/>
              </w:rPr>
            </w:pPr>
          </w:p>
        </w:tc>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15" w:type="dxa"/>
              <w:left w:w="15" w:type="dxa"/>
              <w:right w:w="15" w:type="dxa"/>
            </w:tcMar>
            <w:vAlign w:val="center"/>
          </w:tcPr>
          <w:p w14:paraId="1F3B952A" w14:textId="224473FE" w:rsidR="00E6106C" w:rsidRPr="00E6106C" w:rsidRDefault="00E6106C" w:rsidP="001F1F10">
            <w:pPr>
              <w:jc w:val="center"/>
              <w:rPr>
                <w:sz w:val="16"/>
                <w:szCs w:val="16"/>
              </w:rPr>
            </w:pPr>
          </w:p>
        </w:tc>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15" w:type="dxa"/>
              <w:left w:w="15" w:type="dxa"/>
              <w:right w:w="15" w:type="dxa"/>
            </w:tcMar>
            <w:vAlign w:val="center"/>
          </w:tcPr>
          <w:p w14:paraId="3C7DCE7C" w14:textId="4CE8E5A5" w:rsidR="00E6106C" w:rsidRPr="00E6106C" w:rsidRDefault="00E6106C" w:rsidP="001F1F10">
            <w:pPr>
              <w:spacing w:after="0"/>
              <w:jc w:val="center"/>
              <w:rPr>
                <w:sz w:val="16"/>
                <w:szCs w:val="16"/>
              </w:rPr>
            </w:pPr>
            <w:r w:rsidRPr="00E6106C">
              <w:rPr>
                <w:rFonts w:ascii="Calibri" w:eastAsia="Calibri" w:hAnsi="Calibri" w:cs="Calibri"/>
                <w:color w:val="000000" w:themeColor="text1"/>
                <w:sz w:val="16"/>
                <w:szCs w:val="16"/>
              </w:rPr>
              <w:t>1</w:t>
            </w:r>
          </w:p>
        </w:tc>
        <w:tc>
          <w:tcPr>
            <w:tcW w:w="242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15" w:type="dxa"/>
              <w:left w:w="135" w:type="dxa"/>
              <w:right w:w="15" w:type="dxa"/>
            </w:tcMar>
            <w:vAlign w:val="center"/>
          </w:tcPr>
          <w:p w14:paraId="5107CAEF" w14:textId="635453A3" w:rsidR="00E6106C" w:rsidRPr="00E6106C" w:rsidRDefault="00E6106C" w:rsidP="00E6106C">
            <w:pPr>
              <w:spacing w:after="0"/>
              <w:jc w:val="left"/>
              <w:rPr>
                <w:sz w:val="16"/>
                <w:szCs w:val="16"/>
              </w:rPr>
            </w:pPr>
            <w:r w:rsidRPr="00E6106C">
              <w:rPr>
                <w:rFonts w:ascii="Calibri" w:eastAsia="Calibri" w:hAnsi="Calibri" w:cs="Calibri"/>
                <w:color w:val="000000" w:themeColor="text1"/>
                <w:sz w:val="16"/>
                <w:szCs w:val="16"/>
              </w:rPr>
              <w:t>Tester</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15" w:type="dxa"/>
              <w:left w:w="15" w:type="dxa"/>
              <w:right w:w="15" w:type="dxa"/>
            </w:tcMar>
            <w:vAlign w:val="center"/>
          </w:tcPr>
          <w:p w14:paraId="1ADABD5D" w14:textId="2FCEAB0A" w:rsidR="00E6106C" w:rsidRPr="00E6106C" w:rsidRDefault="00E6106C" w:rsidP="001F1F10">
            <w:pPr>
              <w:spacing w:after="0"/>
              <w:jc w:val="center"/>
              <w:rPr>
                <w:sz w:val="16"/>
                <w:szCs w:val="16"/>
              </w:rPr>
            </w:pPr>
            <w:r w:rsidRPr="00E6106C">
              <w:rPr>
                <w:rFonts w:ascii="Calibri" w:eastAsia="Calibri" w:hAnsi="Calibri" w:cs="Calibri"/>
                <w:color w:val="000000" w:themeColor="text1"/>
                <w:sz w:val="16"/>
                <w:szCs w:val="16"/>
              </w:rPr>
              <w:t>9</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15" w:type="dxa"/>
              <w:left w:w="15" w:type="dxa"/>
              <w:right w:w="15" w:type="dxa"/>
            </w:tcMar>
            <w:vAlign w:val="center"/>
          </w:tcPr>
          <w:p w14:paraId="51AF512B" w14:textId="543BAF62" w:rsidR="00E6106C" w:rsidRPr="00E6106C" w:rsidRDefault="00E6106C" w:rsidP="001F1F10">
            <w:pPr>
              <w:spacing w:after="0"/>
              <w:jc w:val="center"/>
              <w:rPr>
                <w:sz w:val="16"/>
                <w:szCs w:val="16"/>
              </w:rPr>
            </w:pPr>
            <w:r w:rsidRPr="00E6106C">
              <w:rPr>
                <w:rFonts w:ascii="Calibri" w:eastAsia="Calibri" w:hAnsi="Calibri" w:cs="Calibri"/>
                <w:color w:val="000000" w:themeColor="text1"/>
                <w:sz w:val="16"/>
                <w:szCs w:val="16"/>
              </w:rPr>
              <w:t>horas</w:t>
            </w:r>
          </w:p>
        </w:tc>
        <w:tc>
          <w:tcPr>
            <w:tcW w:w="56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15" w:type="dxa"/>
              <w:left w:w="15" w:type="dxa"/>
              <w:right w:w="15" w:type="dxa"/>
            </w:tcMar>
            <w:vAlign w:val="center"/>
          </w:tcPr>
          <w:p w14:paraId="4EE8847B" w14:textId="65F9DB34" w:rsidR="00E6106C" w:rsidRPr="00E6106C" w:rsidRDefault="00E6106C" w:rsidP="001F1F10">
            <w:pPr>
              <w:spacing w:after="0"/>
              <w:jc w:val="center"/>
              <w:rPr>
                <w:sz w:val="16"/>
                <w:szCs w:val="16"/>
              </w:rPr>
            </w:pPr>
            <w:r w:rsidRPr="00E6106C">
              <w:rPr>
                <w:rFonts w:ascii="Calibri" w:eastAsia="Calibri" w:hAnsi="Calibri" w:cs="Calibri"/>
                <w:color w:val="000000" w:themeColor="text1"/>
                <w:sz w:val="16"/>
                <w:szCs w:val="16"/>
              </w:rPr>
              <w:t>33,76</w:t>
            </w:r>
            <w:r>
              <w:rPr>
                <w:rFonts w:ascii="Calibri" w:eastAsia="Calibri" w:hAnsi="Calibri" w:cs="Calibri"/>
                <w:color w:val="000000" w:themeColor="text1"/>
                <w:sz w:val="16"/>
                <w:szCs w:val="16"/>
              </w:rPr>
              <w:t>€</w:t>
            </w:r>
          </w:p>
        </w:tc>
        <w:tc>
          <w:tcPr>
            <w:tcW w:w="85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15" w:type="dxa"/>
              <w:left w:w="15" w:type="dxa"/>
              <w:right w:w="15" w:type="dxa"/>
            </w:tcMar>
            <w:vAlign w:val="center"/>
          </w:tcPr>
          <w:p w14:paraId="492533D2" w14:textId="38AED609" w:rsidR="00E6106C" w:rsidRPr="00E6106C" w:rsidRDefault="00E6106C" w:rsidP="001F1F10">
            <w:pPr>
              <w:spacing w:after="0"/>
              <w:jc w:val="center"/>
              <w:rPr>
                <w:sz w:val="16"/>
                <w:szCs w:val="16"/>
              </w:rPr>
            </w:pPr>
            <w:r w:rsidRPr="00E6106C">
              <w:rPr>
                <w:rFonts w:ascii="Calibri" w:eastAsia="Calibri" w:hAnsi="Calibri" w:cs="Calibri"/>
                <w:color w:val="000000" w:themeColor="text1"/>
                <w:sz w:val="16"/>
                <w:szCs w:val="16"/>
              </w:rPr>
              <w:t>303,85 €</w:t>
            </w:r>
          </w:p>
        </w:tc>
        <w:tc>
          <w:tcPr>
            <w:tcW w:w="8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15" w:type="dxa"/>
              <w:left w:w="15" w:type="dxa"/>
              <w:right w:w="15" w:type="dxa"/>
            </w:tcMar>
            <w:vAlign w:val="center"/>
          </w:tcPr>
          <w:p w14:paraId="3BC13B97" w14:textId="64EF2A44" w:rsidR="00E6106C" w:rsidRPr="00E6106C" w:rsidRDefault="00E6106C" w:rsidP="001F1F10">
            <w:pPr>
              <w:jc w:val="center"/>
              <w:rPr>
                <w:sz w:val="16"/>
                <w:szCs w:val="16"/>
              </w:rPr>
            </w:pPr>
          </w:p>
        </w:tc>
        <w:tc>
          <w:tcPr>
            <w:tcW w:w="85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15" w:type="dxa"/>
              <w:left w:w="15" w:type="dxa"/>
              <w:right w:w="15" w:type="dxa"/>
            </w:tcMar>
            <w:vAlign w:val="center"/>
          </w:tcPr>
          <w:p w14:paraId="4CABAB38" w14:textId="17273DD0" w:rsidR="00E6106C" w:rsidRPr="00E6106C" w:rsidRDefault="00E6106C" w:rsidP="001F1F10">
            <w:pPr>
              <w:jc w:val="center"/>
              <w:rPr>
                <w:sz w:val="16"/>
                <w:szCs w:val="16"/>
              </w:rPr>
            </w:pPr>
          </w:p>
        </w:tc>
      </w:tr>
      <w:tr w:rsidR="5DDEE28F" w14:paraId="3A96AF3E" w14:textId="77777777" w:rsidTr="00212ACE">
        <w:trPr>
          <w:trHeight w:val="315"/>
          <w:jc w:val="center"/>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15" w:type="dxa"/>
              <w:left w:w="15" w:type="dxa"/>
              <w:right w:w="15" w:type="dxa"/>
            </w:tcMar>
            <w:vAlign w:val="center"/>
          </w:tcPr>
          <w:p w14:paraId="54BF5307" w14:textId="65F51AE3" w:rsidR="5DDEE28F" w:rsidRPr="00E6106C" w:rsidRDefault="5DDEE28F" w:rsidP="001F1F10">
            <w:pPr>
              <w:jc w:val="center"/>
              <w:rPr>
                <w:sz w:val="16"/>
                <w:szCs w:val="16"/>
              </w:rPr>
            </w:pPr>
          </w:p>
        </w:tc>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15" w:type="dxa"/>
              <w:left w:w="15" w:type="dxa"/>
              <w:right w:w="15" w:type="dxa"/>
            </w:tcMar>
            <w:vAlign w:val="center"/>
          </w:tcPr>
          <w:p w14:paraId="3F103B4B" w14:textId="067711C4" w:rsidR="5DDEE28F" w:rsidRPr="00E6106C" w:rsidRDefault="5DDEE28F" w:rsidP="001F1F10">
            <w:pPr>
              <w:spacing w:after="0"/>
              <w:jc w:val="center"/>
              <w:rPr>
                <w:sz w:val="16"/>
                <w:szCs w:val="16"/>
              </w:rPr>
            </w:pPr>
            <w:r w:rsidRPr="00E6106C">
              <w:rPr>
                <w:rFonts w:ascii="Calibri" w:eastAsia="Calibri" w:hAnsi="Calibri" w:cs="Calibri"/>
                <w:color w:val="000000" w:themeColor="text1"/>
                <w:sz w:val="16"/>
                <w:szCs w:val="16"/>
              </w:rPr>
              <w:t>06</w:t>
            </w:r>
          </w:p>
        </w:tc>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15" w:type="dxa"/>
              <w:left w:w="15" w:type="dxa"/>
              <w:right w:w="15" w:type="dxa"/>
            </w:tcMar>
            <w:vAlign w:val="center"/>
          </w:tcPr>
          <w:p w14:paraId="128519B3" w14:textId="6B7EACBA" w:rsidR="5DDEE28F" w:rsidRPr="00E6106C" w:rsidRDefault="5DDEE28F" w:rsidP="001F1F10">
            <w:pPr>
              <w:jc w:val="center"/>
              <w:rPr>
                <w:sz w:val="16"/>
                <w:szCs w:val="16"/>
              </w:rPr>
            </w:pPr>
          </w:p>
        </w:tc>
        <w:tc>
          <w:tcPr>
            <w:tcW w:w="242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15" w:type="dxa"/>
              <w:left w:w="15" w:type="dxa"/>
              <w:right w:w="15" w:type="dxa"/>
            </w:tcMar>
            <w:vAlign w:val="center"/>
          </w:tcPr>
          <w:p w14:paraId="0BC0140D" w14:textId="476FDBB9" w:rsidR="5DDEE28F" w:rsidRPr="00E6106C" w:rsidRDefault="5DDEE28F" w:rsidP="001F1F10">
            <w:pPr>
              <w:spacing w:after="0"/>
              <w:jc w:val="left"/>
              <w:rPr>
                <w:sz w:val="16"/>
                <w:szCs w:val="16"/>
              </w:rPr>
            </w:pPr>
            <w:r w:rsidRPr="00E6106C">
              <w:rPr>
                <w:rFonts w:ascii="Calibri" w:eastAsia="Calibri" w:hAnsi="Calibri" w:cs="Calibri"/>
                <w:color w:val="000000" w:themeColor="text1"/>
                <w:sz w:val="16"/>
                <w:szCs w:val="16"/>
              </w:rPr>
              <w:t>Pruebas y depuración - Dashboard de seguimiento</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15" w:type="dxa"/>
              <w:left w:w="15" w:type="dxa"/>
              <w:right w:w="15" w:type="dxa"/>
            </w:tcMar>
            <w:vAlign w:val="center"/>
          </w:tcPr>
          <w:p w14:paraId="062D9DDE" w14:textId="4DC702AB" w:rsidR="5DDEE28F" w:rsidRPr="00E6106C" w:rsidRDefault="5DDEE28F" w:rsidP="001F1F10">
            <w:pPr>
              <w:jc w:val="center"/>
              <w:rPr>
                <w:sz w:val="16"/>
                <w:szCs w:val="16"/>
              </w:rPr>
            </w:pP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15" w:type="dxa"/>
              <w:left w:w="15" w:type="dxa"/>
              <w:right w:w="15" w:type="dxa"/>
            </w:tcMar>
            <w:vAlign w:val="center"/>
          </w:tcPr>
          <w:p w14:paraId="5D85EE88" w14:textId="1BF58324" w:rsidR="5DDEE28F" w:rsidRPr="00E6106C" w:rsidRDefault="5DDEE28F" w:rsidP="001F1F10">
            <w:pPr>
              <w:jc w:val="center"/>
              <w:rPr>
                <w:sz w:val="16"/>
                <w:szCs w:val="16"/>
              </w:rPr>
            </w:pPr>
          </w:p>
        </w:tc>
        <w:tc>
          <w:tcPr>
            <w:tcW w:w="56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15" w:type="dxa"/>
              <w:left w:w="15" w:type="dxa"/>
              <w:right w:w="15" w:type="dxa"/>
            </w:tcMar>
            <w:vAlign w:val="center"/>
          </w:tcPr>
          <w:p w14:paraId="5EA5E8F3" w14:textId="0F6569DA" w:rsidR="5DDEE28F" w:rsidRPr="00E6106C" w:rsidRDefault="5DDEE28F" w:rsidP="001F1F10">
            <w:pPr>
              <w:jc w:val="center"/>
              <w:rPr>
                <w:sz w:val="16"/>
                <w:szCs w:val="16"/>
              </w:rPr>
            </w:pPr>
          </w:p>
        </w:tc>
        <w:tc>
          <w:tcPr>
            <w:tcW w:w="85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15" w:type="dxa"/>
              <w:left w:w="15" w:type="dxa"/>
              <w:right w:w="15" w:type="dxa"/>
            </w:tcMar>
            <w:vAlign w:val="center"/>
          </w:tcPr>
          <w:p w14:paraId="35A1F5C2" w14:textId="613B221F" w:rsidR="5DDEE28F" w:rsidRPr="00E6106C" w:rsidRDefault="5DDEE28F" w:rsidP="001F1F10">
            <w:pPr>
              <w:jc w:val="center"/>
              <w:rPr>
                <w:sz w:val="16"/>
                <w:szCs w:val="16"/>
              </w:rPr>
            </w:pPr>
          </w:p>
        </w:tc>
        <w:tc>
          <w:tcPr>
            <w:tcW w:w="8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15" w:type="dxa"/>
              <w:left w:w="15" w:type="dxa"/>
              <w:right w:w="15" w:type="dxa"/>
            </w:tcMar>
            <w:vAlign w:val="center"/>
          </w:tcPr>
          <w:p w14:paraId="1E7C2557" w14:textId="01A47350" w:rsidR="5DDEE28F" w:rsidRPr="00E6106C" w:rsidRDefault="5DDEE28F" w:rsidP="001F1F10">
            <w:pPr>
              <w:spacing w:after="0"/>
              <w:jc w:val="center"/>
              <w:rPr>
                <w:sz w:val="16"/>
                <w:szCs w:val="16"/>
              </w:rPr>
            </w:pPr>
            <w:r w:rsidRPr="00E6106C">
              <w:rPr>
                <w:rFonts w:ascii="Calibri" w:eastAsia="Calibri" w:hAnsi="Calibri" w:cs="Calibri"/>
                <w:color w:val="000000" w:themeColor="text1"/>
                <w:sz w:val="16"/>
                <w:szCs w:val="16"/>
              </w:rPr>
              <w:t>303,85 €</w:t>
            </w:r>
          </w:p>
        </w:tc>
        <w:tc>
          <w:tcPr>
            <w:tcW w:w="85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15" w:type="dxa"/>
              <w:left w:w="15" w:type="dxa"/>
              <w:right w:w="15" w:type="dxa"/>
            </w:tcMar>
            <w:vAlign w:val="center"/>
          </w:tcPr>
          <w:p w14:paraId="2B53AF61" w14:textId="1EB01FBD" w:rsidR="5DDEE28F" w:rsidRPr="00E6106C" w:rsidRDefault="5DDEE28F" w:rsidP="001F1F10">
            <w:pPr>
              <w:jc w:val="center"/>
              <w:rPr>
                <w:sz w:val="16"/>
                <w:szCs w:val="16"/>
              </w:rPr>
            </w:pPr>
          </w:p>
        </w:tc>
      </w:tr>
      <w:tr w:rsidR="00E6106C" w14:paraId="425FAADC" w14:textId="77777777" w:rsidTr="00212ACE">
        <w:trPr>
          <w:trHeight w:val="315"/>
          <w:jc w:val="center"/>
        </w:trPr>
        <w:tc>
          <w:tcPr>
            <w:tcW w:w="562" w:type="dxa"/>
            <w:tcBorders>
              <w:top w:val="single" w:sz="4" w:space="0" w:color="000000" w:themeColor="text1"/>
              <w:left w:val="single" w:sz="4" w:space="0" w:color="000000" w:themeColor="text1"/>
              <w:bottom w:val="nil"/>
              <w:right w:val="single" w:sz="4" w:space="0" w:color="000000" w:themeColor="text1"/>
            </w:tcBorders>
            <w:shd w:val="clear" w:color="auto" w:fill="FFFFFF" w:themeFill="background1"/>
            <w:tcMar>
              <w:top w:w="15" w:type="dxa"/>
              <w:left w:w="15" w:type="dxa"/>
              <w:right w:w="15" w:type="dxa"/>
            </w:tcMar>
            <w:vAlign w:val="center"/>
          </w:tcPr>
          <w:p w14:paraId="0C60BA25" w14:textId="17EF0E36" w:rsidR="00E6106C" w:rsidRPr="00E6106C" w:rsidRDefault="00E6106C" w:rsidP="001F1F10">
            <w:pPr>
              <w:jc w:val="center"/>
              <w:rPr>
                <w:sz w:val="16"/>
                <w:szCs w:val="16"/>
              </w:rPr>
            </w:pPr>
          </w:p>
        </w:tc>
        <w:tc>
          <w:tcPr>
            <w:tcW w:w="562" w:type="dxa"/>
            <w:tcBorders>
              <w:top w:val="single" w:sz="4" w:space="0" w:color="000000" w:themeColor="text1"/>
              <w:left w:val="single" w:sz="4" w:space="0" w:color="000000" w:themeColor="text1"/>
              <w:bottom w:val="nil"/>
              <w:right w:val="single" w:sz="4" w:space="0" w:color="000000" w:themeColor="text1"/>
            </w:tcBorders>
            <w:shd w:val="clear" w:color="auto" w:fill="FFFFFF" w:themeFill="background1"/>
            <w:tcMar>
              <w:top w:w="15" w:type="dxa"/>
              <w:left w:w="15" w:type="dxa"/>
              <w:right w:w="15" w:type="dxa"/>
            </w:tcMar>
            <w:vAlign w:val="center"/>
          </w:tcPr>
          <w:p w14:paraId="75B67C22" w14:textId="617FBFCF" w:rsidR="00E6106C" w:rsidRPr="00E6106C" w:rsidRDefault="00E6106C" w:rsidP="001F1F10">
            <w:pPr>
              <w:jc w:val="center"/>
              <w:rPr>
                <w:sz w:val="16"/>
                <w:szCs w:val="16"/>
              </w:rPr>
            </w:pPr>
          </w:p>
        </w:tc>
        <w:tc>
          <w:tcPr>
            <w:tcW w:w="562" w:type="dxa"/>
            <w:tcBorders>
              <w:top w:val="single" w:sz="4" w:space="0" w:color="000000" w:themeColor="text1"/>
              <w:left w:val="single" w:sz="4" w:space="0" w:color="000000" w:themeColor="text1"/>
              <w:bottom w:val="nil"/>
              <w:right w:val="single" w:sz="4" w:space="0" w:color="000000" w:themeColor="text1"/>
            </w:tcBorders>
            <w:shd w:val="clear" w:color="auto" w:fill="FFFFFF" w:themeFill="background1"/>
            <w:tcMar>
              <w:top w:w="15" w:type="dxa"/>
              <w:left w:w="15" w:type="dxa"/>
              <w:right w:w="15" w:type="dxa"/>
            </w:tcMar>
            <w:vAlign w:val="center"/>
          </w:tcPr>
          <w:p w14:paraId="0E80AFAD" w14:textId="3A6C89F2" w:rsidR="00E6106C" w:rsidRPr="00E6106C" w:rsidRDefault="00E6106C" w:rsidP="001F1F10">
            <w:pPr>
              <w:spacing w:after="0"/>
              <w:jc w:val="center"/>
              <w:rPr>
                <w:sz w:val="16"/>
                <w:szCs w:val="16"/>
              </w:rPr>
            </w:pPr>
            <w:r w:rsidRPr="00E6106C">
              <w:rPr>
                <w:rFonts w:ascii="Calibri" w:eastAsia="Calibri" w:hAnsi="Calibri" w:cs="Calibri"/>
                <w:color w:val="000000" w:themeColor="text1"/>
                <w:sz w:val="16"/>
                <w:szCs w:val="16"/>
              </w:rPr>
              <w:t>1</w:t>
            </w:r>
          </w:p>
        </w:tc>
        <w:tc>
          <w:tcPr>
            <w:tcW w:w="2420" w:type="dxa"/>
            <w:tcBorders>
              <w:top w:val="single" w:sz="4" w:space="0" w:color="000000" w:themeColor="text1"/>
              <w:left w:val="single" w:sz="4" w:space="0" w:color="000000" w:themeColor="text1"/>
              <w:bottom w:val="nil"/>
              <w:right w:val="single" w:sz="4" w:space="0" w:color="000000" w:themeColor="text1"/>
            </w:tcBorders>
            <w:shd w:val="clear" w:color="auto" w:fill="FFFFFF" w:themeFill="background1"/>
            <w:tcMar>
              <w:top w:w="15" w:type="dxa"/>
              <w:left w:w="135" w:type="dxa"/>
              <w:right w:w="15" w:type="dxa"/>
            </w:tcMar>
            <w:vAlign w:val="center"/>
          </w:tcPr>
          <w:p w14:paraId="6520A4B5" w14:textId="2FC5D7F5" w:rsidR="00E6106C" w:rsidRPr="00E6106C" w:rsidRDefault="00E6106C" w:rsidP="00E6106C">
            <w:pPr>
              <w:spacing w:after="0"/>
              <w:jc w:val="left"/>
              <w:rPr>
                <w:sz w:val="16"/>
                <w:szCs w:val="16"/>
              </w:rPr>
            </w:pPr>
            <w:r w:rsidRPr="00E6106C">
              <w:rPr>
                <w:rFonts w:ascii="Calibri" w:eastAsia="Calibri" w:hAnsi="Calibri" w:cs="Calibri"/>
                <w:color w:val="000000" w:themeColor="text1"/>
                <w:sz w:val="16"/>
                <w:szCs w:val="16"/>
              </w:rPr>
              <w:t>Tester</w:t>
            </w:r>
          </w:p>
        </w:tc>
        <w:tc>
          <w:tcPr>
            <w:tcW w:w="709" w:type="dxa"/>
            <w:tcBorders>
              <w:top w:val="single" w:sz="4" w:space="0" w:color="000000" w:themeColor="text1"/>
              <w:left w:val="single" w:sz="4" w:space="0" w:color="000000" w:themeColor="text1"/>
              <w:bottom w:val="nil"/>
              <w:right w:val="single" w:sz="4" w:space="0" w:color="000000" w:themeColor="text1"/>
            </w:tcBorders>
            <w:shd w:val="clear" w:color="auto" w:fill="FFFFFF" w:themeFill="background1"/>
            <w:tcMar>
              <w:top w:w="15" w:type="dxa"/>
              <w:left w:w="15" w:type="dxa"/>
              <w:right w:w="15" w:type="dxa"/>
            </w:tcMar>
            <w:vAlign w:val="center"/>
          </w:tcPr>
          <w:p w14:paraId="0A2F726D" w14:textId="33F5A991" w:rsidR="00E6106C" w:rsidRPr="00E6106C" w:rsidRDefault="00E6106C" w:rsidP="001F1F10">
            <w:pPr>
              <w:spacing w:after="0"/>
              <w:jc w:val="center"/>
              <w:rPr>
                <w:sz w:val="16"/>
                <w:szCs w:val="16"/>
              </w:rPr>
            </w:pPr>
            <w:r w:rsidRPr="00E6106C">
              <w:rPr>
                <w:rFonts w:ascii="Calibri" w:eastAsia="Calibri" w:hAnsi="Calibri" w:cs="Calibri"/>
                <w:color w:val="000000" w:themeColor="text1"/>
                <w:sz w:val="16"/>
                <w:szCs w:val="16"/>
              </w:rPr>
              <w:t>9</w:t>
            </w:r>
          </w:p>
        </w:tc>
        <w:tc>
          <w:tcPr>
            <w:tcW w:w="709" w:type="dxa"/>
            <w:tcBorders>
              <w:top w:val="single" w:sz="4" w:space="0" w:color="000000" w:themeColor="text1"/>
              <w:left w:val="single" w:sz="4" w:space="0" w:color="000000" w:themeColor="text1"/>
              <w:bottom w:val="nil"/>
              <w:right w:val="single" w:sz="4" w:space="0" w:color="000000" w:themeColor="text1"/>
            </w:tcBorders>
            <w:shd w:val="clear" w:color="auto" w:fill="FFFFFF" w:themeFill="background1"/>
            <w:tcMar>
              <w:top w:w="15" w:type="dxa"/>
              <w:left w:w="15" w:type="dxa"/>
              <w:right w:w="15" w:type="dxa"/>
            </w:tcMar>
            <w:vAlign w:val="center"/>
          </w:tcPr>
          <w:p w14:paraId="52CDD80C" w14:textId="4C04CD80" w:rsidR="00E6106C" w:rsidRPr="00E6106C" w:rsidRDefault="00E6106C" w:rsidP="001F1F10">
            <w:pPr>
              <w:spacing w:after="0"/>
              <w:jc w:val="center"/>
              <w:rPr>
                <w:sz w:val="16"/>
                <w:szCs w:val="16"/>
              </w:rPr>
            </w:pPr>
            <w:r w:rsidRPr="00E6106C">
              <w:rPr>
                <w:rFonts w:ascii="Calibri" w:eastAsia="Calibri" w:hAnsi="Calibri" w:cs="Calibri"/>
                <w:color w:val="000000" w:themeColor="text1"/>
                <w:sz w:val="16"/>
                <w:szCs w:val="16"/>
              </w:rPr>
              <w:t>horas</w:t>
            </w:r>
          </w:p>
        </w:tc>
        <w:tc>
          <w:tcPr>
            <w:tcW w:w="567" w:type="dxa"/>
            <w:tcBorders>
              <w:top w:val="single" w:sz="4" w:space="0" w:color="000000" w:themeColor="text1"/>
              <w:left w:val="single" w:sz="4" w:space="0" w:color="000000" w:themeColor="text1"/>
              <w:bottom w:val="nil"/>
              <w:right w:val="single" w:sz="4" w:space="0" w:color="000000" w:themeColor="text1"/>
            </w:tcBorders>
            <w:shd w:val="clear" w:color="auto" w:fill="FFFFFF" w:themeFill="background1"/>
            <w:tcMar>
              <w:top w:w="15" w:type="dxa"/>
              <w:left w:w="15" w:type="dxa"/>
              <w:right w:w="15" w:type="dxa"/>
            </w:tcMar>
            <w:vAlign w:val="center"/>
          </w:tcPr>
          <w:p w14:paraId="465BAFF8" w14:textId="27274902" w:rsidR="00E6106C" w:rsidRPr="00E6106C" w:rsidRDefault="00E6106C" w:rsidP="001F1F10">
            <w:pPr>
              <w:spacing w:after="0"/>
              <w:jc w:val="center"/>
              <w:rPr>
                <w:sz w:val="16"/>
                <w:szCs w:val="16"/>
              </w:rPr>
            </w:pPr>
            <w:r w:rsidRPr="00E6106C">
              <w:rPr>
                <w:rFonts w:ascii="Calibri" w:eastAsia="Calibri" w:hAnsi="Calibri" w:cs="Calibri"/>
                <w:color w:val="000000" w:themeColor="text1"/>
                <w:sz w:val="16"/>
                <w:szCs w:val="16"/>
              </w:rPr>
              <w:t>33,76</w:t>
            </w:r>
            <w:r>
              <w:rPr>
                <w:rFonts w:ascii="Calibri" w:eastAsia="Calibri" w:hAnsi="Calibri" w:cs="Calibri"/>
                <w:color w:val="000000" w:themeColor="text1"/>
                <w:sz w:val="16"/>
                <w:szCs w:val="16"/>
              </w:rPr>
              <w:t>€</w:t>
            </w:r>
          </w:p>
        </w:tc>
        <w:tc>
          <w:tcPr>
            <w:tcW w:w="850" w:type="dxa"/>
            <w:tcBorders>
              <w:top w:val="single" w:sz="4" w:space="0" w:color="000000" w:themeColor="text1"/>
              <w:left w:val="single" w:sz="4" w:space="0" w:color="000000" w:themeColor="text1"/>
              <w:bottom w:val="nil"/>
              <w:right w:val="single" w:sz="4" w:space="0" w:color="000000" w:themeColor="text1"/>
            </w:tcBorders>
            <w:shd w:val="clear" w:color="auto" w:fill="FFFFFF" w:themeFill="background1"/>
            <w:tcMar>
              <w:top w:w="15" w:type="dxa"/>
              <w:left w:w="15" w:type="dxa"/>
              <w:right w:w="15" w:type="dxa"/>
            </w:tcMar>
            <w:vAlign w:val="center"/>
          </w:tcPr>
          <w:p w14:paraId="6F3B82B1" w14:textId="37780CE8" w:rsidR="00E6106C" w:rsidRPr="00E6106C" w:rsidRDefault="00E6106C" w:rsidP="001F1F10">
            <w:pPr>
              <w:spacing w:after="0"/>
              <w:jc w:val="center"/>
              <w:rPr>
                <w:sz w:val="16"/>
                <w:szCs w:val="16"/>
              </w:rPr>
            </w:pPr>
            <w:r w:rsidRPr="00E6106C">
              <w:rPr>
                <w:rFonts w:ascii="Calibri" w:eastAsia="Calibri" w:hAnsi="Calibri" w:cs="Calibri"/>
                <w:color w:val="000000" w:themeColor="text1"/>
                <w:sz w:val="16"/>
                <w:szCs w:val="16"/>
              </w:rPr>
              <w:t>303,85 €</w:t>
            </w:r>
          </w:p>
        </w:tc>
        <w:tc>
          <w:tcPr>
            <w:tcW w:w="851" w:type="dxa"/>
            <w:tcBorders>
              <w:top w:val="single" w:sz="4" w:space="0" w:color="000000" w:themeColor="text1"/>
              <w:left w:val="single" w:sz="4" w:space="0" w:color="000000" w:themeColor="text1"/>
              <w:bottom w:val="nil"/>
              <w:right w:val="single" w:sz="4" w:space="0" w:color="000000" w:themeColor="text1"/>
            </w:tcBorders>
            <w:shd w:val="clear" w:color="auto" w:fill="FFFFFF" w:themeFill="background1"/>
            <w:tcMar>
              <w:top w:w="15" w:type="dxa"/>
              <w:left w:w="15" w:type="dxa"/>
              <w:right w:w="15" w:type="dxa"/>
            </w:tcMar>
            <w:vAlign w:val="center"/>
          </w:tcPr>
          <w:p w14:paraId="17B377F0" w14:textId="6A69EF1E" w:rsidR="00E6106C" w:rsidRPr="00E6106C" w:rsidRDefault="00E6106C" w:rsidP="001F1F10">
            <w:pPr>
              <w:jc w:val="center"/>
              <w:rPr>
                <w:sz w:val="16"/>
                <w:szCs w:val="16"/>
              </w:rPr>
            </w:pPr>
          </w:p>
        </w:tc>
        <w:tc>
          <w:tcPr>
            <w:tcW w:w="850" w:type="dxa"/>
            <w:tcBorders>
              <w:top w:val="single" w:sz="4" w:space="0" w:color="000000" w:themeColor="text1"/>
              <w:left w:val="single" w:sz="4" w:space="0" w:color="000000" w:themeColor="text1"/>
              <w:bottom w:val="nil"/>
              <w:right w:val="single" w:sz="4" w:space="0" w:color="000000" w:themeColor="text1"/>
            </w:tcBorders>
            <w:shd w:val="clear" w:color="auto" w:fill="FFFFFF" w:themeFill="background1"/>
            <w:tcMar>
              <w:top w:w="15" w:type="dxa"/>
              <w:left w:w="15" w:type="dxa"/>
              <w:right w:w="15" w:type="dxa"/>
            </w:tcMar>
            <w:vAlign w:val="center"/>
          </w:tcPr>
          <w:p w14:paraId="28682CC3" w14:textId="1D22192C" w:rsidR="00E6106C" w:rsidRPr="00E6106C" w:rsidRDefault="00E6106C" w:rsidP="001F1F10">
            <w:pPr>
              <w:jc w:val="center"/>
              <w:rPr>
                <w:sz w:val="16"/>
                <w:szCs w:val="16"/>
              </w:rPr>
            </w:pPr>
          </w:p>
        </w:tc>
      </w:tr>
      <w:tr w:rsidR="5DDEE28F" w14:paraId="4611BA7E" w14:textId="77777777" w:rsidTr="00212ACE">
        <w:trPr>
          <w:trHeight w:val="315"/>
          <w:jc w:val="center"/>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15" w:type="dxa"/>
              <w:left w:w="15" w:type="dxa"/>
              <w:right w:w="15" w:type="dxa"/>
            </w:tcMar>
            <w:vAlign w:val="center"/>
          </w:tcPr>
          <w:p w14:paraId="77E107D4" w14:textId="7BBDA219" w:rsidR="5DDEE28F" w:rsidRPr="00E6106C" w:rsidRDefault="5DDEE28F" w:rsidP="001F1F10">
            <w:pPr>
              <w:jc w:val="center"/>
              <w:rPr>
                <w:sz w:val="16"/>
                <w:szCs w:val="16"/>
              </w:rPr>
            </w:pPr>
          </w:p>
        </w:tc>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15" w:type="dxa"/>
              <w:left w:w="15" w:type="dxa"/>
              <w:right w:w="15" w:type="dxa"/>
            </w:tcMar>
            <w:vAlign w:val="center"/>
          </w:tcPr>
          <w:p w14:paraId="33BB21A7" w14:textId="15D40461" w:rsidR="5DDEE28F" w:rsidRPr="00E6106C" w:rsidRDefault="5DDEE28F" w:rsidP="001F1F10">
            <w:pPr>
              <w:spacing w:after="0"/>
              <w:jc w:val="center"/>
              <w:rPr>
                <w:sz w:val="16"/>
                <w:szCs w:val="16"/>
              </w:rPr>
            </w:pPr>
            <w:r w:rsidRPr="00E6106C">
              <w:rPr>
                <w:rFonts w:ascii="Calibri" w:eastAsia="Calibri" w:hAnsi="Calibri" w:cs="Calibri"/>
                <w:color w:val="000000" w:themeColor="text1"/>
                <w:sz w:val="16"/>
                <w:szCs w:val="16"/>
              </w:rPr>
              <w:t>07</w:t>
            </w:r>
          </w:p>
        </w:tc>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15" w:type="dxa"/>
              <w:left w:w="15" w:type="dxa"/>
              <w:right w:w="15" w:type="dxa"/>
            </w:tcMar>
            <w:vAlign w:val="center"/>
          </w:tcPr>
          <w:p w14:paraId="0326DECB" w14:textId="4281E0F5" w:rsidR="5DDEE28F" w:rsidRPr="00E6106C" w:rsidRDefault="5DDEE28F" w:rsidP="001F1F10">
            <w:pPr>
              <w:jc w:val="center"/>
              <w:rPr>
                <w:sz w:val="16"/>
                <w:szCs w:val="16"/>
              </w:rPr>
            </w:pPr>
          </w:p>
        </w:tc>
        <w:tc>
          <w:tcPr>
            <w:tcW w:w="242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15" w:type="dxa"/>
              <w:left w:w="15" w:type="dxa"/>
              <w:right w:w="15" w:type="dxa"/>
            </w:tcMar>
            <w:vAlign w:val="center"/>
          </w:tcPr>
          <w:p w14:paraId="2D8FA122" w14:textId="75577E67" w:rsidR="5DDEE28F" w:rsidRPr="00E6106C" w:rsidRDefault="5DDEE28F" w:rsidP="001F1F10">
            <w:pPr>
              <w:spacing w:after="0"/>
              <w:jc w:val="left"/>
              <w:rPr>
                <w:sz w:val="16"/>
                <w:szCs w:val="16"/>
              </w:rPr>
            </w:pPr>
            <w:r w:rsidRPr="00E6106C">
              <w:rPr>
                <w:rFonts w:ascii="Calibri" w:eastAsia="Calibri" w:hAnsi="Calibri" w:cs="Calibri"/>
                <w:color w:val="000000" w:themeColor="text1"/>
                <w:sz w:val="16"/>
                <w:szCs w:val="16"/>
              </w:rPr>
              <w:t>Pruebas y depuración - Aplicaciones de usuario para la gestión de emergencias</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15" w:type="dxa"/>
              <w:left w:w="15" w:type="dxa"/>
              <w:right w:w="15" w:type="dxa"/>
            </w:tcMar>
            <w:vAlign w:val="center"/>
          </w:tcPr>
          <w:p w14:paraId="61D49F30" w14:textId="1B57584D" w:rsidR="5DDEE28F" w:rsidRPr="00E6106C" w:rsidRDefault="5DDEE28F" w:rsidP="001F1F10">
            <w:pPr>
              <w:jc w:val="center"/>
              <w:rPr>
                <w:sz w:val="16"/>
                <w:szCs w:val="16"/>
              </w:rPr>
            </w:pP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15" w:type="dxa"/>
              <w:left w:w="15" w:type="dxa"/>
              <w:right w:w="15" w:type="dxa"/>
            </w:tcMar>
            <w:vAlign w:val="center"/>
          </w:tcPr>
          <w:p w14:paraId="7009AF34" w14:textId="3EC8A580" w:rsidR="5DDEE28F" w:rsidRPr="00E6106C" w:rsidRDefault="5DDEE28F" w:rsidP="001F1F10">
            <w:pPr>
              <w:jc w:val="center"/>
              <w:rPr>
                <w:sz w:val="16"/>
                <w:szCs w:val="16"/>
              </w:rPr>
            </w:pPr>
          </w:p>
        </w:tc>
        <w:tc>
          <w:tcPr>
            <w:tcW w:w="56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15" w:type="dxa"/>
              <w:left w:w="15" w:type="dxa"/>
              <w:right w:w="15" w:type="dxa"/>
            </w:tcMar>
            <w:vAlign w:val="center"/>
          </w:tcPr>
          <w:p w14:paraId="3DD6898B" w14:textId="372AD399" w:rsidR="5DDEE28F" w:rsidRPr="00E6106C" w:rsidRDefault="5DDEE28F" w:rsidP="001F1F10">
            <w:pPr>
              <w:jc w:val="center"/>
              <w:rPr>
                <w:sz w:val="16"/>
                <w:szCs w:val="16"/>
              </w:rPr>
            </w:pPr>
          </w:p>
        </w:tc>
        <w:tc>
          <w:tcPr>
            <w:tcW w:w="85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15" w:type="dxa"/>
              <w:left w:w="15" w:type="dxa"/>
              <w:right w:w="15" w:type="dxa"/>
            </w:tcMar>
            <w:vAlign w:val="center"/>
          </w:tcPr>
          <w:p w14:paraId="01FFDB15" w14:textId="297FF829" w:rsidR="5DDEE28F" w:rsidRPr="00E6106C" w:rsidRDefault="5DDEE28F" w:rsidP="001F1F10">
            <w:pPr>
              <w:jc w:val="center"/>
              <w:rPr>
                <w:sz w:val="16"/>
                <w:szCs w:val="16"/>
              </w:rPr>
            </w:pPr>
          </w:p>
        </w:tc>
        <w:tc>
          <w:tcPr>
            <w:tcW w:w="8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15" w:type="dxa"/>
              <w:left w:w="15" w:type="dxa"/>
              <w:right w:w="15" w:type="dxa"/>
            </w:tcMar>
            <w:vAlign w:val="center"/>
          </w:tcPr>
          <w:p w14:paraId="2FC324B4" w14:textId="1B1FB1F0" w:rsidR="5DDEE28F" w:rsidRPr="00E6106C" w:rsidRDefault="5DDEE28F" w:rsidP="001F1F10">
            <w:pPr>
              <w:spacing w:after="0"/>
              <w:jc w:val="center"/>
              <w:rPr>
                <w:sz w:val="16"/>
                <w:szCs w:val="16"/>
              </w:rPr>
            </w:pPr>
            <w:r w:rsidRPr="00E6106C">
              <w:rPr>
                <w:rFonts w:ascii="Calibri" w:eastAsia="Calibri" w:hAnsi="Calibri" w:cs="Calibri"/>
                <w:color w:val="000000" w:themeColor="text1"/>
                <w:sz w:val="16"/>
                <w:szCs w:val="16"/>
              </w:rPr>
              <w:t>303,85 €</w:t>
            </w:r>
          </w:p>
        </w:tc>
        <w:tc>
          <w:tcPr>
            <w:tcW w:w="85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15" w:type="dxa"/>
              <w:left w:w="15" w:type="dxa"/>
              <w:right w:w="15" w:type="dxa"/>
            </w:tcMar>
            <w:vAlign w:val="center"/>
          </w:tcPr>
          <w:p w14:paraId="726E62DA" w14:textId="4349ABBF" w:rsidR="5DDEE28F" w:rsidRPr="00E6106C" w:rsidRDefault="5DDEE28F" w:rsidP="001F1F10">
            <w:pPr>
              <w:jc w:val="center"/>
              <w:rPr>
                <w:sz w:val="16"/>
                <w:szCs w:val="16"/>
              </w:rPr>
            </w:pPr>
          </w:p>
        </w:tc>
      </w:tr>
      <w:tr w:rsidR="00E6106C" w14:paraId="2F6C7956" w14:textId="77777777" w:rsidTr="00212ACE">
        <w:trPr>
          <w:trHeight w:val="315"/>
          <w:jc w:val="center"/>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15" w:type="dxa"/>
              <w:left w:w="15" w:type="dxa"/>
              <w:right w:w="15" w:type="dxa"/>
            </w:tcMar>
            <w:vAlign w:val="center"/>
          </w:tcPr>
          <w:p w14:paraId="12DCBD35" w14:textId="69DF6061" w:rsidR="00E6106C" w:rsidRPr="00E6106C" w:rsidRDefault="00E6106C" w:rsidP="001F1F10">
            <w:pPr>
              <w:jc w:val="center"/>
              <w:rPr>
                <w:sz w:val="16"/>
                <w:szCs w:val="16"/>
              </w:rPr>
            </w:pPr>
          </w:p>
        </w:tc>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15" w:type="dxa"/>
              <w:left w:w="15" w:type="dxa"/>
              <w:right w:w="15" w:type="dxa"/>
            </w:tcMar>
            <w:vAlign w:val="center"/>
          </w:tcPr>
          <w:p w14:paraId="027FFB4C" w14:textId="14E554B2" w:rsidR="00E6106C" w:rsidRPr="00E6106C" w:rsidRDefault="00E6106C" w:rsidP="001F1F10">
            <w:pPr>
              <w:jc w:val="center"/>
              <w:rPr>
                <w:sz w:val="16"/>
                <w:szCs w:val="16"/>
              </w:rPr>
            </w:pPr>
          </w:p>
        </w:tc>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15" w:type="dxa"/>
              <w:left w:w="15" w:type="dxa"/>
              <w:right w:w="15" w:type="dxa"/>
            </w:tcMar>
            <w:vAlign w:val="center"/>
          </w:tcPr>
          <w:p w14:paraId="28339467" w14:textId="147DA808" w:rsidR="00E6106C" w:rsidRPr="00E6106C" w:rsidRDefault="00E6106C" w:rsidP="001F1F10">
            <w:pPr>
              <w:spacing w:after="0"/>
              <w:jc w:val="center"/>
              <w:rPr>
                <w:sz w:val="16"/>
                <w:szCs w:val="16"/>
              </w:rPr>
            </w:pPr>
            <w:r w:rsidRPr="00E6106C">
              <w:rPr>
                <w:rFonts w:ascii="Calibri" w:eastAsia="Calibri" w:hAnsi="Calibri" w:cs="Calibri"/>
                <w:color w:val="000000" w:themeColor="text1"/>
                <w:sz w:val="16"/>
                <w:szCs w:val="16"/>
              </w:rPr>
              <w:t>1</w:t>
            </w:r>
          </w:p>
        </w:tc>
        <w:tc>
          <w:tcPr>
            <w:tcW w:w="242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15" w:type="dxa"/>
              <w:left w:w="135" w:type="dxa"/>
              <w:right w:w="15" w:type="dxa"/>
            </w:tcMar>
            <w:vAlign w:val="center"/>
          </w:tcPr>
          <w:p w14:paraId="03D731FC" w14:textId="4A27E688" w:rsidR="00E6106C" w:rsidRPr="00E6106C" w:rsidRDefault="00E6106C" w:rsidP="00E6106C">
            <w:pPr>
              <w:spacing w:after="0"/>
              <w:jc w:val="left"/>
              <w:rPr>
                <w:sz w:val="16"/>
                <w:szCs w:val="16"/>
              </w:rPr>
            </w:pPr>
            <w:r w:rsidRPr="00E6106C">
              <w:rPr>
                <w:rFonts w:ascii="Calibri" w:eastAsia="Calibri" w:hAnsi="Calibri" w:cs="Calibri"/>
                <w:color w:val="000000" w:themeColor="text1"/>
                <w:sz w:val="16"/>
                <w:szCs w:val="16"/>
              </w:rPr>
              <w:t>Tester</w:t>
            </w:r>
          </w:p>
        </w:tc>
        <w:tc>
          <w:tcPr>
            <w:tcW w:w="709" w:type="dxa"/>
            <w:tcBorders>
              <w:top w:val="single" w:sz="4" w:space="0" w:color="000000" w:themeColor="text1"/>
              <w:left w:val="single" w:sz="4" w:space="0" w:color="000000" w:themeColor="text1"/>
              <w:bottom w:val="nil"/>
              <w:right w:val="single" w:sz="4" w:space="0" w:color="000000" w:themeColor="text1"/>
            </w:tcBorders>
            <w:shd w:val="clear" w:color="auto" w:fill="FFFFFF" w:themeFill="background1"/>
            <w:tcMar>
              <w:top w:w="15" w:type="dxa"/>
              <w:left w:w="15" w:type="dxa"/>
              <w:right w:w="15" w:type="dxa"/>
            </w:tcMar>
            <w:vAlign w:val="center"/>
          </w:tcPr>
          <w:p w14:paraId="76C1BB9F" w14:textId="22EE7B84" w:rsidR="00E6106C" w:rsidRPr="00E6106C" w:rsidRDefault="00E6106C" w:rsidP="001F1F10">
            <w:pPr>
              <w:spacing w:after="0"/>
              <w:jc w:val="center"/>
              <w:rPr>
                <w:sz w:val="16"/>
                <w:szCs w:val="16"/>
              </w:rPr>
            </w:pPr>
            <w:r w:rsidRPr="00E6106C">
              <w:rPr>
                <w:rFonts w:ascii="Calibri" w:eastAsia="Calibri" w:hAnsi="Calibri" w:cs="Calibri"/>
                <w:color w:val="000000" w:themeColor="text1"/>
                <w:sz w:val="16"/>
                <w:szCs w:val="16"/>
              </w:rPr>
              <w:t>9</w:t>
            </w:r>
          </w:p>
        </w:tc>
        <w:tc>
          <w:tcPr>
            <w:tcW w:w="709" w:type="dxa"/>
            <w:tcBorders>
              <w:top w:val="single" w:sz="4" w:space="0" w:color="000000" w:themeColor="text1"/>
              <w:left w:val="single" w:sz="4" w:space="0" w:color="000000" w:themeColor="text1"/>
              <w:bottom w:val="nil"/>
              <w:right w:val="single" w:sz="4" w:space="0" w:color="000000" w:themeColor="text1"/>
            </w:tcBorders>
            <w:shd w:val="clear" w:color="auto" w:fill="FFFFFF" w:themeFill="background1"/>
            <w:tcMar>
              <w:top w:w="15" w:type="dxa"/>
              <w:left w:w="15" w:type="dxa"/>
              <w:right w:w="15" w:type="dxa"/>
            </w:tcMar>
            <w:vAlign w:val="center"/>
          </w:tcPr>
          <w:p w14:paraId="368F2D0F" w14:textId="29AFCAF9" w:rsidR="00E6106C" w:rsidRPr="00E6106C" w:rsidRDefault="00E6106C" w:rsidP="001F1F10">
            <w:pPr>
              <w:spacing w:after="0"/>
              <w:jc w:val="center"/>
              <w:rPr>
                <w:sz w:val="16"/>
                <w:szCs w:val="16"/>
              </w:rPr>
            </w:pPr>
            <w:r w:rsidRPr="00E6106C">
              <w:rPr>
                <w:rFonts w:ascii="Calibri" w:eastAsia="Calibri" w:hAnsi="Calibri" w:cs="Calibri"/>
                <w:color w:val="000000" w:themeColor="text1"/>
                <w:sz w:val="16"/>
                <w:szCs w:val="16"/>
              </w:rPr>
              <w:t>horas</w:t>
            </w:r>
          </w:p>
        </w:tc>
        <w:tc>
          <w:tcPr>
            <w:tcW w:w="567" w:type="dxa"/>
            <w:tcBorders>
              <w:top w:val="single" w:sz="4" w:space="0" w:color="000000" w:themeColor="text1"/>
              <w:left w:val="single" w:sz="4" w:space="0" w:color="000000" w:themeColor="text1"/>
              <w:bottom w:val="nil"/>
              <w:right w:val="single" w:sz="4" w:space="0" w:color="000000" w:themeColor="text1"/>
            </w:tcBorders>
            <w:shd w:val="clear" w:color="auto" w:fill="FFFFFF" w:themeFill="background1"/>
            <w:tcMar>
              <w:top w:w="15" w:type="dxa"/>
              <w:left w:w="15" w:type="dxa"/>
              <w:right w:w="15" w:type="dxa"/>
            </w:tcMar>
            <w:vAlign w:val="center"/>
          </w:tcPr>
          <w:p w14:paraId="4F6000B7" w14:textId="247C2509" w:rsidR="00E6106C" w:rsidRPr="00E6106C" w:rsidRDefault="00E6106C" w:rsidP="001F1F10">
            <w:pPr>
              <w:spacing w:after="0"/>
              <w:jc w:val="center"/>
              <w:rPr>
                <w:sz w:val="16"/>
                <w:szCs w:val="16"/>
              </w:rPr>
            </w:pPr>
            <w:r w:rsidRPr="00E6106C">
              <w:rPr>
                <w:rFonts w:ascii="Calibri" w:eastAsia="Calibri" w:hAnsi="Calibri" w:cs="Calibri"/>
                <w:color w:val="000000" w:themeColor="text1"/>
                <w:sz w:val="16"/>
                <w:szCs w:val="16"/>
              </w:rPr>
              <w:t>33,76</w:t>
            </w:r>
            <w:r>
              <w:rPr>
                <w:rFonts w:ascii="Calibri" w:eastAsia="Calibri" w:hAnsi="Calibri" w:cs="Calibri"/>
                <w:color w:val="000000" w:themeColor="text1"/>
                <w:sz w:val="16"/>
                <w:szCs w:val="16"/>
              </w:rPr>
              <w:t>€</w:t>
            </w:r>
          </w:p>
        </w:tc>
        <w:tc>
          <w:tcPr>
            <w:tcW w:w="850" w:type="dxa"/>
            <w:tcBorders>
              <w:top w:val="single" w:sz="4" w:space="0" w:color="000000" w:themeColor="text1"/>
              <w:left w:val="single" w:sz="4" w:space="0" w:color="000000" w:themeColor="text1"/>
              <w:bottom w:val="nil"/>
              <w:right w:val="single" w:sz="4" w:space="0" w:color="000000" w:themeColor="text1"/>
            </w:tcBorders>
            <w:shd w:val="clear" w:color="auto" w:fill="FFFFFF" w:themeFill="background1"/>
            <w:tcMar>
              <w:top w:w="15" w:type="dxa"/>
              <w:left w:w="15" w:type="dxa"/>
              <w:right w:w="15" w:type="dxa"/>
            </w:tcMar>
            <w:vAlign w:val="center"/>
          </w:tcPr>
          <w:p w14:paraId="09C1682C" w14:textId="3D141FF2" w:rsidR="00E6106C" w:rsidRPr="00E6106C" w:rsidRDefault="00E6106C" w:rsidP="001F1F10">
            <w:pPr>
              <w:spacing w:after="0"/>
              <w:jc w:val="center"/>
              <w:rPr>
                <w:sz w:val="16"/>
                <w:szCs w:val="16"/>
              </w:rPr>
            </w:pPr>
            <w:r w:rsidRPr="00E6106C">
              <w:rPr>
                <w:rFonts w:ascii="Calibri" w:eastAsia="Calibri" w:hAnsi="Calibri" w:cs="Calibri"/>
                <w:color w:val="000000" w:themeColor="text1"/>
                <w:sz w:val="16"/>
                <w:szCs w:val="16"/>
              </w:rPr>
              <w:t>303,85 €</w:t>
            </w:r>
          </w:p>
        </w:tc>
        <w:tc>
          <w:tcPr>
            <w:tcW w:w="851" w:type="dxa"/>
            <w:tcBorders>
              <w:top w:val="single" w:sz="4" w:space="0" w:color="000000" w:themeColor="text1"/>
              <w:left w:val="single" w:sz="4" w:space="0" w:color="000000" w:themeColor="text1"/>
              <w:bottom w:val="nil"/>
              <w:right w:val="single" w:sz="4" w:space="0" w:color="000000" w:themeColor="text1"/>
            </w:tcBorders>
            <w:shd w:val="clear" w:color="auto" w:fill="FFFFFF" w:themeFill="background1"/>
            <w:tcMar>
              <w:top w:w="15" w:type="dxa"/>
              <w:left w:w="15" w:type="dxa"/>
              <w:right w:w="15" w:type="dxa"/>
            </w:tcMar>
            <w:vAlign w:val="center"/>
          </w:tcPr>
          <w:p w14:paraId="05CB23DE" w14:textId="23CFDBAD" w:rsidR="00E6106C" w:rsidRPr="00E6106C" w:rsidRDefault="00E6106C" w:rsidP="001F1F10">
            <w:pPr>
              <w:jc w:val="center"/>
              <w:rPr>
                <w:sz w:val="16"/>
                <w:szCs w:val="16"/>
              </w:rPr>
            </w:pPr>
          </w:p>
        </w:tc>
        <w:tc>
          <w:tcPr>
            <w:tcW w:w="85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15" w:type="dxa"/>
              <w:left w:w="15" w:type="dxa"/>
              <w:right w:w="15" w:type="dxa"/>
            </w:tcMar>
            <w:vAlign w:val="center"/>
          </w:tcPr>
          <w:p w14:paraId="7AFB48B4" w14:textId="32C2B696" w:rsidR="00E6106C" w:rsidRPr="00E6106C" w:rsidRDefault="00E6106C" w:rsidP="001F1F10">
            <w:pPr>
              <w:jc w:val="center"/>
              <w:rPr>
                <w:sz w:val="16"/>
                <w:szCs w:val="16"/>
              </w:rPr>
            </w:pPr>
          </w:p>
        </w:tc>
      </w:tr>
      <w:tr w:rsidR="5DDEE28F" w14:paraId="7D5AB728" w14:textId="77777777" w:rsidTr="00212ACE">
        <w:trPr>
          <w:trHeight w:val="315"/>
          <w:jc w:val="center"/>
        </w:trPr>
        <w:tc>
          <w:tcPr>
            <w:tcW w:w="562" w:type="dxa"/>
            <w:tcBorders>
              <w:top w:val="single" w:sz="4" w:space="0" w:color="000000" w:themeColor="text1"/>
              <w:left w:val="single" w:sz="4" w:space="0" w:color="auto"/>
              <w:bottom w:val="nil"/>
              <w:right w:val="single" w:sz="4" w:space="0" w:color="auto"/>
            </w:tcBorders>
            <w:shd w:val="clear" w:color="auto" w:fill="E7E6E6" w:themeFill="background2"/>
            <w:tcMar>
              <w:top w:w="15" w:type="dxa"/>
              <w:left w:w="15" w:type="dxa"/>
              <w:right w:w="15" w:type="dxa"/>
            </w:tcMar>
            <w:vAlign w:val="center"/>
          </w:tcPr>
          <w:p w14:paraId="58E35E58" w14:textId="034650CF" w:rsidR="5DDEE28F" w:rsidRPr="00E6106C" w:rsidRDefault="5DDEE28F" w:rsidP="5DDEE28F">
            <w:pPr>
              <w:spacing w:after="0"/>
              <w:jc w:val="center"/>
              <w:rPr>
                <w:sz w:val="16"/>
                <w:szCs w:val="16"/>
              </w:rPr>
            </w:pPr>
            <w:r w:rsidRPr="00E6106C">
              <w:rPr>
                <w:rFonts w:ascii="Calibri" w:eastAsia="Calibri" w:hAnsi="Calibri" w:cs="Calibri"/>
                <w:color w:val="000000" w:themeColor="text1"/>
                <w:sz w:val="16"/>
                <w:szCs w:val="16"/>
              </w:rPr>
              <w:t>02</w:t>
            </w:r>
          </w:p>
        </w:tc>
        <w:tc>
          <w:tcPr>
            <w:tcW w:w="562" w:type="dxa"/>
            <w:tcBorders>
              <w:top w:val="single" w:sz="4" w:space="0" w:color="000000" w:themeColor="text1"/>
              <w:left w:val="single" w:sz="4" w:space="0" w:color="auto"/>
              <w:bottom w:val="nil"/>
              <w:right w:val="single" w:sz="4" w:space="0" w:color="auto"/>
            </w:tcBorders>
            <w:shd w:val="clear" w:color="auto" w:fill="E7E6E6" w:themeFill="background2"/>
            <w:tcMar>
              <w:top w:w="15" w:type="dxa"/>
              <w:left w:w="15" w:type="dxa"/>
              <w:right w:w="15" w:type="dxa"/>
            </w:tcMar>
            <w:vAlign w:val="center"/>
          </w:tcPr>
          <w:p w14:paraId="17AFACEC" w14:textId="6D1A7A52" w:rsidR="5DDEE28F" w:rsidRPr="00E6106C" w:rsidRDefault="5DDEE28F" w:rsidP="001F1F10">
            <w:pPr>
              <w:jc w:val="center"/>
              <w:rPr>
                <w:sz w:val="16"/>
                <w:szCs w:val="16"/>
              </w:rPr>
            </w:pPr>
          </w:p>
        </w:tc>
        <w:tc>
          <w:tcPr>
            <w:tcW w:w="562" w:type="dxa"/>
            <w:tcBorders>
              <w:top w:val="single" w:sz="4" w:space="0" w:color="000000" w:themeColor="text1"/>
              <w:left w:val="single" w:sz="4" w:space="0" w:color="auto"/>
              <w:bottom w:val="nil"/>
              <w:right w:val="single" w:sz="4" w:space="0" w:color="auto"/>
            </w:tcBorders>
            <w:shd w:val="clear" w:color="auto" w:fill="E7E6E6" w:themeFill="background2"/>
            <w:tcMar>
              <w:top w:w="15" w:type="dxa"/>
              <w:left w:w="15" w:type="dxa"/>
              <w:right w:w="15" w:type="dxa"/>
            </w:tcMar>
            <w:vAlign w:val="center"/>
          </w:tcPr>
          <w:p w14:paraId="7FD1B801" w14:textId="4FE77A44" w:rsidR="5DDEE28F" w:rsidRPr="00E6106C" w:rsidRDefault="5DDEE28F" w:rsidP="001F1F10">
            <w:pPr>
              <w:jc w:val="center"/>
              <w:rPr>
                <w:sz w:val="16"/>
                <w:szCs w:val="16"/>
              </w:rPr>
            </w:pPr>
          </w:p>
        </w:tc>
        <w:tc>
          <w:tcPr>
            <w:tcW w:w="2420" w:type="dxa"/>
            <w:tcBorders>
              <w:top w:val="single" w:sz="4" w:space="0" w:color="000000" w:themeColor="text1"/>
              <w:left w:val="single" w:sz="4" w:space="0" w:color="auto"/>
              <w:bottom w:val="nil"/>
              <w:right w:val="nil"/>
            </w:tcBorders>
            <w:shd w:val="clear" w:color="auto" w:fill="E7E6E6" w:themeFill="background2"/>
            <w:tcMar>
              <w:top w:w="15" w:type="dxa"/>
              <w:left w:w="15" w:type="dxa"/>
              <w:right w:w="15" w:type="dxa"/>
            </w:tcMar>
            <w:vAlign w:val="center"/>
          </w:tcPr>
          <w:p w14:paraId="4B6E6E0D" w14:textId="00B52AA0" w:rsidR="5DDEE28F" w:rsidRPr="00E6106C" w:rsidRDefault="5DDEE28F" w:rsidP="5DDEE28F">
            <w:pPr>
              <w:spacing w:after="0"/>
              <w:jc w:val="left"/>
              <w:rPr>
                <w:sz w:val="16"/>
                <w:szCs w:val="16"/>
              </w:rPr>
            </w:pPr>
            <w:r w:rsidRPr="00E6106C">
              <w:rPr>
                <w:rFonts w:ascii="Calibri" w:eastAsia="Calibri" w:hAnsi="Calibri" w:cs="Calibri"/>
                <w:b/>
                <w:bCs/>
                <w:color w:val="000000" w:themeColor="text1"/>
                <w:sz w:val="16"/>
                <w:szCs w:val="16"/>
              </w:rPr>
              <w:t>QA</w:t>
            </w:r>
          </w:p>
        </w:tc>
        <w:tc>
          <w:tcPr>
            <w:tcW w:w="709" w:type="dxa"/>
            <w:tcBorders>
              <w:top w:val="single" w:sz="4" w:space="0" w:color="000000" w:themeColor="text1"/>
              <w:left w:val="single" w:sz="4" w:space="0" w:color="000000" w:themeColor="text1"/>
              <w:bottom w:val="single" w:sz="4" w:space="0" w:color="000000" w:themeColor="text1"/>
              <w:right w:val="nil"/>
            </w:tcBorders>
            <w:shd w:val="clear" w:color="auto" w:fill="E7E6E6" w:themeFill="background2"/>
            <w:tcMar>
              <w:top w:w="15" w:type="dxa"/>
              <w:left w:w="15" w:type="dxa"/>
              <w:right w:w="15" w:type="dxa"/>
            </w:tcMar>
            <w:vAlign w:val="center"/>
          </w:tcPr>
          <w:p w14:paraId="40F9E547" w14:textId="5E7C8142" w:rsidR="5DDEE28F" w:rsidRPr="00E6106C" w:rsidRDefault="5DDEE28F" w:rsidP="001F1F10">
            <w:pPr>
              <w:jc w:val="center"/>
              <w:rPr>
                <w:sz w:val="16"/>
                <w:szCs w:val="16"/>
              </w:rPr>
            </w:pPr>
          </w:p>
        </w:tc>
        <w:tc>
          <w:tcPr>
            <w:tcW w:w="709" w:type="dxa"/>
            <w:tcBorders>
              <w:top w:val="single" w:sz="4" w:space="0" w:color="000000" w:themeColor="text1"/>
              <w:left w:val="nil"/>
              <w:bottom w:val="single" w:sz="4" w:space="0" w:color="000000" w:themeColor="text1"/>
              <w:right w:val="nil"/>
            </w:tcBorders>
            <w:shd w:val="clear" w:color="auto" w:fill="E7E6E6" w:themeFill="background2"/>
            <w:tcMar>
              <w:top w:w="15" w:type="dxa"/>
              <w:left w:w="15" w:type="dxa"/>
              <w:right w:w="15" w:type="dxa"/>
            </w:tcMar>
            <w:vAlign w:val="center"/>
          </w:tcPr>
          <w:p w14:paraId="0A12609E" w14:textId="76CEC6CC" w:rsidR="5DDEE28F" w:rsidRPr="00E6106C" w:rsidRDefault="5DDEE28F" w:rsidP="001F1F10">
            <w:pPr>
              <w:jc w:val="center"/>
              <w:rPr>
                <w:sz w:val="16"/>
                <w:szCs w:val="16"/>
              </w:rPr>
            </w:pPr>
          </w:p>
        </w:tc>
        <w:tc>
          <w:tcPr>
            <w:tcW w:w="567" w:type="dxa"/>
            <w:tcBorders>
              <w:top w:val="single" w:sz="4" w:space="0" w:color="000000" w:themeColor="text1"/>
              <w:left w:val="nil"/>
              <w:bottom w:val="single" w:sz="4" w:space="0" w:color="000000" w:themeColor="text1"/>
              <w:right w:val="nil"/>
            </w:tcBorders>
            <w:shd w:val="clear" w:color="auto" w:fill="E7E6E6" w:themeFill="background2"/>
            <w:tcMar>
              <w:top w:w="15" w:type="dxa"/>
              <w:left w:w="15" w:type="dxa"/>
              <w:right w:w="15" w:type="dxa"/>
            </w:tcMar>
            <w:vAlign w:val="center"/>
          </w:tcPr>
          <w:p w14:paraId="5DCD614C" w14:textId="5759130F" w:rsidR="5DDEE28F" w:rsidRPr="00E6106C" w:rsidRDefault="5DDEE28F" w:rsidP="001F1F10">
            <w:pPr>
              <w:jc w:val="center"/>
              <w:rPr>
                <w:sz w:val="16"/>
                <w:szCs w:val="16"/>
              </w:rPr>
            </w:pPr>
          </w:p>
        </w:tc>
        <w:tc>
          <w:tcPr>
            <w:tcW w:w="850" w:type="dxa"/>
            <w:tcBorders>
              <w:top w:val="single" w:sz="4" w:space="0" w:color="000000" w:themeColor="text1"/>
              <w:left w:val="nil"/>
              <w:bottom w:val="single" w:sz="4" w:space="0" w:color="000000" w:themeColor="text1"/>
              <w:right w:val="nil"/>
            </w:tcBorders>
            <w:shd w:val="clear" w:color="auto" w:fill="E7E6E6" w:themeFill="background2"/>
            <w:tcMar>
              <w:top w:w="15" w:type="dxa"/>
              <w:left w:w="15" w:type="dxa"/>
              <w:right w:w="15" w:type="dxa"/>
            </w:tcMar>
            <w:vAlign w:val="center"/>
          </w:tcPr>
          <w:p w14:paraId="3E8BB6DD" w14:textId="2DF57E29" w:rsidR="5DDEE28F" w:rsidRPr="00E6106C" w:rsidRDefault="5DDEE28F" w:rsidP="001F1F10">
            <w:pPr>
              <w:jc w:val="center"/>
              <w:rPr>
                <w:sz w:val="16"/>
                <w:szCs w:val="16"/>
              </w:rPr>
            </w:pPr>
          </w:p>
        </w:tc>
        <w:tc>
          <w:tcPr>
            <w:tcW w:w="851" w:type="dxa"/>
            <w:tcBorders>
              <w:top w:val="single" w:sz="4" w:space="0" w:color="000000" w:themeColor="text1"/>
              <w:left w:val="nil"/>
              <w:bottom w:val="single" w:sz="4" w:space="0" w:color="000000" w:themeColor="text1"/>
              <w:right w:val="single" w:sz="4" w:space="0" w:color="000000" w:themeColor="text1"/>
            </w:tcBorders>
            <w:shd w:val="clear" w:color="auto" w:fill="E7E6E6" w:themeFill="background2"/>
            <w:tcMar>
              <w:top w:w="15" w:type="dxa"/>
              <w:left w:w="15" w:type="dxa"/>
              <w:right w:w="15" w:type="dxa"/>
            </w:tcMar>
            <w:vAlign w:val="center"/>
          </w:tcPr>
          <w:p w14:paraId="1E3A3855" w14:textId="6BC40FD8" w:rsidR="5DDEE28F" w:rsidRPr="00E6106C" w:rsidRDefault="5DDEE28F" w:rsidP="001F1F10">
            <w:pPr>
              <w:jc w:val="center"/>
              <w:rPr>
                <w:sz w:val="16"/>
                <w:szCs w:val="16"/>
              </w:rPr>
            </w:pPr>
          </w:p>
        </w:tc>
        <w:tc>
          <w:tcPr>
            <w:tcW w:w="850" w:type="dxa"/>
            <w:tcBorders>
              <w:top w:val="single" w:sz="4" w:space="0" w:color="000000" w:themeColor="text1"/>
              <w:left w:val="single" w:sz="4" w:space="0" w:color="000000" w:themeColor="text1"/>
              <w:bottom w:val="nil"/>
              <w:right w:val="single" w:sz="4" w:space="0" w:color="auto"/>
            </w:tcBorders>
            <w:shd w:val="clear" w:color="auto" w:fill="E7E6E6" w:themeFill="background2"/>
            <w:tcMar>
              <w:top w:w="15" w:type="dxa"/>
              <w:left w:w="15" w:type="dxa"/>
              <w:right w:w="15" w:type="dxa"/>
            </w:tcMar>
            <w:vAlign w:val="center"/>
          </w:tcPr>
          <w:p w14:paraId="28D3F37B" w14:textId="298C5A92" w:rsidR="5DDEE28F" w:rsidRPr="00E6106C" w:rsidRDefault="5DDEE28F" w:rsidP="5DDEE28F">
            <w:pPr>
              <w:spacing w:after="0"/>
              <w:jc w:val="center"/>
              <w:rPr>
                <w:sz w:val="16"/>
                <w:szCs w:val="16"/>
              </w:rPr>
            </w:pPr>
            <w:r w:rsidRPr="00E6106C">
              <w:rPr>
                <w:rFonts w:ascii="Calibri" w:eastAsia="Calibri" w:hAnsi="Calibri" w:cs="Calibri"/>
                <w:b/>
                <w:bCs/>
                <w:color w:val="000000" w:themeColor="text1"/>
                <w:sz w:val="16"/>
                <w:szCs w:val="16"/>
              </w:rPr>
              <w:t>100,53 €</w:t>
            </w:r>
          </w:p>
        </w:tc>
      </w:tr>
      <w:tr w:rsidR="5DDEE28F" w14:paraId="638C4463" w14:textId="77777777" w:rsidTr="00212ACE">
        <w:trPr>
          <w:trHeight w:val="315"/>
          <w:jc w:val="center"/>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15" w:type="dxa"/>
              <w:left w:w="15" w:type="dxa"/>
              <w:right w:w="15" w:type="dxa"/>
            </w:tcMar>
            <w:vAlign w:val="center"/>
          </w:tcPr>
          <w:p w14:paraId="23B17CDA" w14:textId="710EA5A7" w:rsidR="5DDEE28F" w:rsidRPr="00E6106C" w:rsidRDefault="5DDEE28F" w:rsidP="001F1F10">
            <w:pPr>
              <w:jc w:val="center"/>
              <w:rPr>
                <w:sz w:val="16"/>
                <w:szCs w:val="16"/>
              </w:rPr>
            </w:pPr>
          </w:p>
        </w:tc>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15" w:type="dxa"/>
              <w:left w:w="15" w:type="dxa"/>
              <w:right w:w="15" w:type="dxa"/>
            </w:tcMar>
            <w:vAlign w:val="center"/>
          </w:tcPr>
          <w:p w14:paraId="00371F4E" w14:textId="42A19955" w:rsidR="5DDEE28F" w:rsidRPr="00E6106C" w:rsidRDefault="5DDEE28F" w:rsidP="001F1F10">
            <w:pPr>
              <w:spacing w:after="0"/>
              <w:jc w:val="center"/>
              <w:rPr>
                <w:sz w:val="16"/>
                <w:szCs w:val="16"/>
              </w:rPr>
            </w:pPr>
            <w:r w:rsidRPr="00E6106C">
              <w:rPr>
                <w:rFonts w:ascii="Calibri" w:eastAsia="Calibri" w:hAnsi="Calibri" w:cs="Calibri"/>
                <w:color w:val="000000" w:themeColor="text1"/>
                <w:sz w:val="16"/>
                <w:szCs w:val="16"/>
              </w:rPr>
              <w:t>1</w:t>
            </w:r>
          </w:p>
        </w:tc>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15" w:type="dxa"/>
              <w:left w:w="15" w:type="dxa"/>
              <w:right w:w="15" w:type="dxa"/>
            </w:tcMar>
            <w:vAlign w:val="center"/>
          </w:tcPr>
          <w:p w14:paraId="43F87302" w14:textId="3FCBF849" w:rsidR="5DDEE28F" w:rsidRPr="00E6106C" w:rsidRDefault="5DDEE28F" w:rsidP="001F1F10">
            <w:pPr>
              <w:jc w:val="center"/>
              <w:rPr>
                <w:sz w:val="16"/>
                <w:szCs w:val="16"/>
              </w:rPr>
            </w:pPr>
          </w:p>
        </w:tc>
        <w:tc>
          <w:tcPr>
            <w:tcW w:w="2420" w:type="dxa"/>
            <w:tcBorders>
              <w:top w:val="single" w:sz="4" w:space="0" w:color="000000" w:themeColor="text1"/>
              <w:left w:val="single" w:sz="4" w:space="0" w:color="000000" w:themeColor="text1"/>
              <w:bottom w:val="single" w:sz="4" w:space="0" w:color="000000" w:themeColor="text1"/>
              <w:right w:val="nil"/>
            </w:tcBorders>
            <w:shd w:val="clear" w:color="auto" w:fill="FFFFFF" w:themeFill="background1"/>
            <w:tcMar>
              <w:top w:w="15" w:type="dxa"/>
              <w:left w:w="15" w:type="dxa"/>
              <w:right w:w="15" w:type="dxa"/>
            </w:tcMar>
            <w:vAlign w:val="center"/>
          </w:tcPr>
          <w:p w14:paraId="6737025D" w14:textId="13E84997" w:rsidR="5DDEE28F" w:rsidRPr="00E6106C" w:rsidRDefault="5DDEE28F" w:rsidP="001F1F10">
            <w:pPr>
              <w:spacing w:after="0"/>
              <w:jc w:val="left"/>
              <w:rPr>
                <w:sz w:val="16"/>
                <w:szCs w:val="16"/>
              </w:rPr>
            </w:pPr>
            <w:r w:rsidRPr="00E6106C">
              <w:rPr>
                <w:rFonts w:ascii="Calibri" w:eastAsia="Calibri" w:hAnsi="Calibri" w:cs="Calibri"/>
                <w:color w:val="000000" w:themeColor="text1"/>
                <w:sz w:val="16"/>
                <w:szCs w:val="16"/>
              </w:rPr>
              <w:t>QA</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15" w:type="dxa"/>
              <w:left w:w="15" w:type="dxa"/>
              <w:right w:w="15" w:type="dxa"/>
            </w:tcMar>
            <w:vAlign w:val="center"/>
          </w:tcPr>
          <w:p w14:paraId="697F03C3" w14:textId="536DDC46" w:rsidR="5DDEE28F" w:rsidRPr="00E6106C" w:rsidRDefault="5DDEE28F" w:rsidP="001F1F10">
            <w:pPr>
              <w:jc w:val="center"/>
              <w:rPr>
                <w:sz w:val="16"/>
                <w:szCs w:val="16"/>
              </w:rPr>
            </w:pP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15" w:type="dxa"/>
              <w:left w:w="15" w:type="dxa"/>
              <w:right w:w="15" w:type="dxa"/>
            </w:tcMar>
            <w:vAlign w:val="center"/>
          </w:tcPr>
          <w:p w14:paraId="2AFC6F14" w14:textId="3D6060D0" w:rsidR="5DDEE28F" w:rsidRPr="00E6106C" w:rsidRDefault="5DDEE28F" w:rsidP="001F1F10">
            <w:pPr>
              <w:jc w:val="center"/>
              <w:rPr>
                <w:sz w:val="16"/>
                <w:szCs w:val="16"/>
              </w:rPr>
            </w:pPr>
          </w:p>
        </w:tc>
        <w:tc>
          <w:tcPr>
            <w:tcW w:w="56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15" w:type="dxa"/>
              <w:left w:w="15" w:type="dxa"/>
              <w:right w:w="15" w:type="dxa"/>
            </w:tcMar>
            <w:vAlign w:val="center"/>
          </w:tcPr>
          <w:p w14:paraId="0A04C443" w14:textId="022B5D3D" w:rsidR="5DDEE28F" w:rsidRPr="00E6106C" w:rsidRDefault="5DDEE28F" w:rsidP="001F1F10">
            <w:pPr>
              <w:jc w:val="center"/>
              <w:rPr>
                <w:sz w:val="16"/>
                <w:szCs w:val="16"/>
              </w:rPr>
            </w:pPr>
          </w:p>
        </w:tc>
        <w:tc>
          <w:tcPr>
            <w:tcW w:w="85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15" w:type="dxa"/>
              <w:left w:w="15" w:type="dxa"/>
              <w:right w:w="15" w:type="dxa"/>
            </w:tcMar>
            <w:vAlign w:val="center"/>
          </w:tcPr>
          <w:p w14:paraId="0969DC31" w14:textId="59CC3038" w:rsidR="5DDEE28F" w:rsidRPr="00E6106C" w:rsidRDefault="5DDEE28F" w:rsidP="001F1F10">
            <w:pPr>
              <w:jc w:val="center"/>
              <w:rPr>
                <w:sz w:val="16"/>
                <w:szCs w:val="16"/>
              </w:rPr>
            </w:pPr>
          </w:p>
        </w:tc>
        <w:tc>
          <w:tcPr>
            <w:tcW w:w="8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15" w:type="dxa"/>
              <w:left w:w="15" w:type="dxa"/>
              <w:right w:w="15" w:type="dxa"/>
            </w:tcMar>
            <w:vAlign w:val="center"/>
          </w:tcPr>
          <w:p w14:paraId="392CD88D" w14:textId="3F0487F2" w:rsidR="5DDEE28F" w:rsidRPr="00E6106C" w:rsidRDefault="5DDEE28F" w:rsidP="001F1F10">
            <w:pPr>
              <w:spacing w:after="0"/>
              <w:jc w:val="center"/>
              <w:rPr>
                <w:sz w:val="16"/>
                <w:szCs w:val="16"/>
              </w:rPr>
            </w:pPr>
            <w:r w:rsidRPr="00E6106C">
              <w:rPr>
                <w:rFonts w:ascii="Calibri" w:eastAsia="Calibri" w:hAnsi="Calibri" w:cs="Calibri"/>
                <w:color w:val="000000" w:themeColor="text1"/>
                <w:sz w:val="16"/>
                <w:szCs w:val="16"/>
              </w:rPr>
              <w:t>100,5</w:t>
            </w:r>
            <w:r w:rsidR="00E6106C">
              <w:rPr>
                <w:rFonts w:ascii="Calibri" w:eastAsia="Calibri" w:hAnsi="Calibri" w:cs="Calibri"/>
                <w:color w:val="000000" w:themeColor="text1"/>
                <w:sz w:val="16"/>
                <w:szCs w:val="16"/>
              </w:rPr>
              <w:t>3€</w:t>
            </w:r>
          </w:p>
        </w:tc>
        <w:tc>
          <w:tcPr>
            <w:tcW w:w="85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15" w:type="dxa"/>
              <w:left w:w="15" w:type="dxa"/>
              <w:right w:w="15" w:type="dxa"/>
            </w:tcMar>
            <w:vAlign w:val="center"/>
          </w:tcPr>
          <w:p w14:paraId="0C6A0B80" w14:textId="48555853" w:rsidR="5DDEE28F" w:rsidRPr="00E6106C" w:rsidRDefault="5DDEE28F" w:rsidP="001F1F10">
            <w:pPr>
              <w:jc w:val="center"/>
              <w:rPr>
                <w:sz w:val="16"/>
                <w:szCs w:val="16"/>
              </w:rPr>
            </w:pPr>
          </w:p>
        </w:tc>
      </w:tr>
      <w:tr w:rsidR="5DDEE28F" w14:paraId="078B5933" w14:textId="77777777" w:rsidTr="00212ACE">
        <w:trPr>
          <w:trHeight w:val="315"/>
          <w:jc w:val="center"/>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15" w:type="dxa"/>
              <w:left w:w="15" w:type="dxa"/>
              <w:right w:w="15" w:type="dxa"/>
            </w:tcMar>
            <w:vAlign w:val="center"/>
          </w:tcPr>
          <w:p w14:paraId="49A672AA" w14:textId="09D5DA2A" w:rsidR="5DDEE28F" w:rsidRPr="00E6106C" w:rsidRDefault="5DDEE28F" w:rsidP="001F1F10">
            <w:pPr>
              <w:jc w:val="center"/>
              <w:rPr>
                <w:sz w:val="16"/>
                <w:szCs w:val="16"/>
              </w:rPr>
            </w:pPr>
          </w:p>
        </w:tc>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15" w:type="dxa"/>
              <w:left w:w="15" w:type="dxa"/>
              <w:right w:w="15" w:type="dxa"/>
            </w:tcMar>
            <w:vAlign w:val="center"/>
          </w:tcPr>
          <w:p w14:paraId="5DC7AC7E" w14:textId="5E1DBAD2" w:rsidR="5DDEE28F" w:rsidRPr="00E6106C" w:rsidRDefault="5DDEE28F" w:rsidP="001F1F10">
            <w:pPr>
              <w:jc w:val="center"/>
              <w:rPr>
                <w:sz w:val="16"/>
                <w:szCs w:val="16"/>
              </w:rPr>
            </w:pPr>
          </w:p>
        </w:tc>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15" w:type="dxa"/>
              <w:left w:w="15" w:type="dxa"/>
              <w:right w:w="15" w:type="dxa"/>
            </w:tcMar>
            <w:vAlign w:val="center"/>
          </w:tcPr>
          <w:p w14:paraId="3B241915" w14:textId="7F3C5E11" w:rsidR="5DDEE28F" w:rsidRPr="00E6106C" w:rsidRDefault="5DDEE28F" w:rsidP="001F1F10">
            <w:pPr>
              <w:spacing w:after="0"/>
              <w:jc w:val="center"/>
              <w:rPr>
                <w:sz w:val="16"/>
                <w:szCs w:val="16"/>
              </w:rPr>
            </w:pPr>
            <w:r w:rsidRPr="00E6106C">
              <w:rPr>
                <w:rFonts w:ascii="Calibri" w:eastAsia="Calibri" w:hAnsi="Calibri" w:cs="Calibri"/>
                <w:color w:val="000000" w:themeColor="text1"/>
                <w:sz w:val="16"/>
                <w:szCs w:val="16"/>
              </w:rPr>
              <w:t>1</w:t>
            </w:r>
          </w:p>
        </w:tc>
        <w:tc>
          <w:tcPr>
            <w:tcW w:w="2420" w:type="dxa"/>
            <w:tcBorders>
              <w:top w:val="single" w:sz="4" w:space="0" w:color="000000" w:themeColor="text1"/>
              <w:left w:val="single" w:sz="4" w:space="0" w:color="000000" w:themeColor="text1"/>
              <w:bottom w:val="single" w:sz="4" w:space="0" w:color="000000" w:themeColor="text1"/>
              <w:right w:val="nil"/>
            </w:tcBorders>
            <w:shd w:val="clear" w:color="auto" w:fill="FFFFFF" w:themeFill="background1"/>
            <w:tcMar>
              <w:top w:w="15" w:type="dxa"/>
              <w:left w:w="135" w:type="dxa"/>
              <w:right w:w="15" w:type="dxa"/>
            </w:tcMar>
            <w:vAlign w:val="center"/>
          </w:tcPr>
          <w:p w14:paraId="418483BB" w14:textId="7AF83497" w:rsidR="5DDEE28F" w:rsidRPr="00E6106C" w:rsidRDefault="5DDEE28F" w:rsidP="5DDEE28F">
            <w:pPr>
              <w:spacing w:after="0"/>
              <w:jc w:val="left"/>
              <w:rPr>
                <w:sz w:val="16"/>
                <w:szCs w:val="16"/>
              </w:rPr>
            </w:pPr>
            <w:r w:rsidRPr="00E6106C">
              <w:rPr>
                <w:rFonts w:ascii="Calibri" w:eastAsia="Calibri" w:hAnsi="Calibri" w:cs="Calibri"/>
                <w:color w:val="000000" w:themeColor="text1"/>
                <w:sz w:val="16"/>
                <w:szCs w:val="16"/>
              </w:rPr>
              <w:t xml:space="preserve">Consultor de </w:t>
            </w:r>
            <w:r w:rsidR="00BB4178" w:rsidRPr="00E6106C">
              <w:rPr>
                <w:rFonts w:ascii="Calibri" w:eastAsia="Calibri" w:hAnsi="Calibri" w:cs="Calibri"/>
                <w:color w:val="000000" w:themeColor="text1"/>
                <w:sz w:val="16"/>
                <w:szCs w:val="16"/>
              </w:rPr>
              <w:t>tecnología</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15" w:type="dxa"/>
              <w:left w:w="15" w:type="dxa"/>
              <w:right w:w="15" w:type="dxa"/>
            </w:tcMar>
            <w:vAlign w:val="center"/>
          </w:tcPr>
          <w:p w14:paraId="0214D907" w14:textId="288B8FC7" w:rsidR="5DDEE28F" w:rsidRPr="00E6106C" w:rsidRDefault="5DDEE28F" w:rsidP="001F1F10">
            <w:pPr>
              <w:spacing w:after="0"/>
              <w:jc w:val="center"/>
              <w:rPr>
                <w:sz w:val="16"/>
                <w:szCs w:val="16"/>
              </w:rPr>
            </w:pPr>
            <w:r w:rsidRPr="00E6106C">
              <w:rPr>
                <w:rFonts w:ascii="Calibri" w:eastAsia="Calibri" w:hAnsi="Calibri" w:cs="Calibri"/>
                <w:color w:val="000000" w:themeColor="text1"/>
                <w:sz w:val="16"/>
                <w:szCs w:val="16"/>
              </w:rPr>
              <w:t>2,67</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15" w:type="dxa"/>
              <w:left w:w="15" w:type="dxa"/>
              <w:right w:w="15" w:type="dxa"/>
            </w:tcMar>
            <w:vAlign w:val="center"/>
          </w:tcPr>
          <w:p w14:paraId="4E319FFB" w14:textId="5128A9EA" w:rsidR="5DDEE28F" w:rsidRPr="00E6106C" w:rsidRDefault="5DDEE28F" w:rsidP="001F1F10">
            <w:pPr>
              <w:spacing w:after="0"/>
              <w:jc w:val="center"/>
              <w:rPr>
                <w:sz w:val="16"/>
                <w:szCs w:val="16"/>
              </w:rPr>
            </w:pPr>
            <w:r w:rsidRPr="00E6106C">
              <w:rPr>
                <w:rFonts w:ascii="Calibri" w:eastAsia="Calibri" w:hAnsi="Calibri" w:cs="Calibri"/>
                <w:color w:val="000000" w:themeColor="text1"/>
                <w:sz w:val="16"/>
                <w:szCs w:val="16"/>
              </w:rPr>
              <w:t>horas</w:t>
            </w:r>
          </w:p>
        </w:tc>
        <w:tc>
          <w:tcPr>
            <w:tcW w:w="56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15" w:type="dxa"/>
              <w:left w:w="15" w:type="dxa"/>
              <w:right w:w="15" w:type="dxa"/>
            </w:tcMar>
            <w:vAlign w:val="center"/>
          </w:tcPr>
          <w:p w14:paraId="29D9167A" w14:textId="65B307D3" w:rsidR="5DDEE28F" w:rsidRPr="00E6106C" w:rsidRDefault="5DDEE28F" w:rsidP="001F1F10">
            <w:pPr>
              <w:spacing w:after="0"/>
              <w:jc w:val="center"/>
              <w:rPr>
                <w:sz w:val="16"/>
                <w:szCs w:val="16"/>
              </w:rPr>
            </w:pPr>
            <w:r w:rsidRPr="00E6106C">
              <w:rPr>
                <w:rFonts w:ascii="Calibri" w:eastAsia="Calibri" w:hAnsi="Calibri" w:cs="Calibri"/>
                <w:color w:val="000000" w:themeColor="text1"/>
                <w:sz w:val="16"/>
                <w:szCs w:val="16"/>
              </w:rPr>
              <w:t>37,65</w:t>
            </w:r>
            <w:r w:rsidR="00E6106C">
              <w:rPr>
                <w:rFonts w:ascii="Calibri" w:eastAsia="Calibri" w:hAnsi="Calibri" w:cs="Calibri"/>
                <w:color w:val="000000" w:themeColor="text1"/>
                <w:sz w:val="16"/>
                <w:szCs w:val="16"/>
              </w:rPr>
              <w:t>€</w:t>
            </w:r>
          </w:p>
        </w:tc>
        <w:tc>
          <w:tcPr>
            <w:tcW w:w="85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15" w:type="dxa"/>
              <w:left w:w="15" w:type="dxa"/>
              <w:right w:w="15" w:type="dxa"/>
            </w:tcMar>
            <w:vAlign w:val="center"/>
          </w:tcPr>
          <w:p w14:paraId="2F693652" w14:textId="22ACB612" w:rsidR="5DDEE28F" w:rsidRPr="00E6106C" w:rsidRDefault="5DDEE28F" w:rsidP="001F1F10">
            <w:pPr>
              <w:spacing w:after="0"/>
              <w:jc w:val="center"/>
              <w:rPr>
                <w:sz w:val="16"/>
                <w:szCs w:val="16"/>
              </w:rPr>
            </w:pPr>
            <w:r w:rsidRPr="00E6106C">
              <w:rPr>
                <w:rFonts w:ascii="Calibri" w:eastAsia="Calibri" w:hAnsi="Calibri" w:cs="Calibri"/>
                <w:color w:val="000000" w:themeColor="text1"/>
                <w:sz w:val="16"/>
                <w:szCs w:val="16"/>
              </w:rPr>
              <w:t>100,5</w:t>
            </w:r>
            <w:r w:rsidR="00E6106C">
              <w:rPr>
                <w:rFonts w:ascii="Calibri" w:eastAsia="Calibri" w:hAnsi="Calibri" w:cs="Calibri"/>
                <w:color w:val="000000" w:themeColor="text1"/>
                <w:sz w:val="16"/>
                <w:szCs w:val="16"/>
              </w:rPr>
              <w:t>3€</w:t>
            </w:r>
          </w:p>
        </w:tc>
        <w:tc>
          <w:tcPr>
            <w:tcW w:w="8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15" w:type="dxa"/>
              <w:left w:w="15" w:type="dxa"/>
              <w:right w:w="15" w:type="dxa"/>
            </w:tcMar>
            <w:vAlign w:val="center"/>
          </w:tcPr>
          <w:p w14:paraId="1C1AEEE3" w14:textId="1ADAD7B1" w:rsidR="5DDEE28F" w:rsidRPr="00E6106C" w:rsidRDefault="5DDEE28F" w:rsidP="001F1F10">
            <w:pPr>
              <w:jc w:val="center"/>
              <w:rPr>
                <w:sz w:val="16"/>
                <w:szCs w:val="16"/>
              </w:rPr>
            </w:pPr>
          </w:p>
        </w:tc>
        <w:tc>
          <w:tcPr>
            <w:tcW w:w="85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15" w:type="dxa"/>
              <w:left w:w="15" w:type="dxa"/>
              <w:right w:w="15" w:type="dxa"/>
            </w:tcMar>
            <w:vAlign w:val="center"/>
          </w:tcPr>
          <w:p w14:paraId="176C6A56" w14:textId="6BE95CB7" w:rsidR="5DDEE28F" w:rsidRPr="00E6106C" w:rsidRDefault="5DDEE28F" w:rsidP="001F1F10">
            <w:pPr>
              <w:jc w:val="center"/>
              <w:rPr>
                <w:sz w:val="16"/>
                <w:szCs w:val="16"/>
              </w:rPr>
            </w:pPr>
          </w:p>
        </w:tc>
      </w:tr>
    </w:tbl>
    <w:p w14:paraId="001907E9" w14:textId="246F745C" w:rsidR="423EBF3E" w:rsidRDefault="009D6CE6" w:rsidP="5DDEE28F">
      <w:pPr>
        <w:pStyle w:val="CitadeTablas"/>
      </w:pPr>
      <w:bookmarkStart w:id="1025" w:name="_Toc165126489"/>
      <w:r>
        <w:t>Partida de Pruebas y depuración / QA</w:t>
      </w:r>
      <w:bookmarkEnd w:id="1025"/>
    </w:p>
    <w:p w14:paraId="6516258C" w14:textId="4670A2F3" w:rsidR="2A2BEA90" w:rsidRDefault="2A2BEA90" w:rsidP="5DDEE28F">
      <w:r>
        <w:t xml:space="preserve">Por último, tendríamos la partida de hardware, en esta partida se incluyen los costes de la adquisición e instalación del </w:t>
      </w:r>
      <w:r w:rsidR="5A0B1C19">
        <w:t>hardware,</w:t>
      </w:r>
      <w:r>
        <w:t xml:space="preserve"> así como el precio del hardware</w:t>
      </w:r>
      <w:r w:rsidR="2E24D4DC">
        <w:t xml:space="preserve"> </w:t>
      </w:r>
      <w:r w:rsidR="003C15B5">
        <w:t>per se</w:t>
      </w:r>
      <w:r w:rsidR="2E24D4DC">
        <w:t xml:space="preserve">. </w:t>
      </w:r>
    </w:p>
    <w:p w14:paraId="6897DF6B" w14:textId="64330466" w:rsidR="009D6CE6" w:rsidRDefault="009D6CE6" w:rsidP="009D6CE6">
      <w:pPr>
        <w:pStyle w:val="Ttulo2"/>
      </w:pPr>
      <w:bookmarkStart w:id="1026" w:name="_Toc165126267"/>
      <w:r>
        <w:t>Hardware adquirido</w:t>
      </w:r>
      <w:bookmarkEnd w:id="1026"/>
    </w:p>
    <w:tbl>
      <w:tblPr>
        <w:tblW w:w="0" w:type="auto"/>
        <w:jc w:val="center"/>
        <w:tblLayout w:type="fixed"/>
        <w:tblLook w:val="06A0" w:firstRow="1" w:lastRow="0" w:firstColumn="1" w:lastColumn="0" w:noHBand="1" w:noVBand="1"/>
      </w:tblPr>
      <w:tblGrid>
        <w:gridCol w:w="840"/>
        <w:gridCol w:w="841"/>
        <w:gridCol w:w="2142"/>
        <w:gridCol w:w="708"/>
        <w:gridCol w:w="709"/>
        <w:gridCol w:w="851"/>
        <w:gridCol w:w="992"/>
        <w:gridCol w:w="992"/>
      </w:tblGrid>
      <w:tr w:rsidR="5DDEE28F" w14:paraId="47B4B9D2" w14:textId="77777777" w:rsidTr="001F1F10">
        <w:trPr>
          <w:trHeight w:val="315"/>
          <w:jc w:val="center"/>
        </w:trPr>
        <w:tc>
          <w:tcPr>
            <w:tcW w:w="840" w:type="dxa"/>
            <w:tcBorders>
              <w:top w:val="single" w:sz="4" w:space="0" w:color="auto"/>
              <w:left w:val="single" w:sz="4" w:space="0" w:color="auto"/>
              <w:bottom w:val="single" w:sz="4" w:space="0" w:color="auto"/>
              <w:right w:val="single" w:sz="4" w:space="0" w:color="auto"/>
            </w:tcBorders>
            <w:shd w:val="clear" w:color="auto" w:fill="D0CECE" w:themeFill="background2" w:themeFillShade="E6"/>
            <w:tcMar>
              <w:top w:w="15" w:type="dxa"/>
              <w:left w:w="15" w:type="dxa"/>
              <w:right w:w="15" w:type="dxa"/>
            </w:tcMar>
            <w:vAlign w:val="center"/>
          </w:tcPr>
          <w:p w14:paraId="52E7C466" w14:textId="66639F60" w:rsidR="5DDEE28F" w:rsidRPr="00C9272A" w:rsidRDefault="5DDEE28F" w:rsidP="001F1F10">
            <w:pPr>
              <w:spacing w:after="0"/>
              <w:jc w:val="center"/>
              <w:rPr>
                <w:sz w:val="16"/>
                <w:szCs w:val="16"/>
              </w:rPr>
            </w:pPr>
            <w:r w:rsidRPr="00C9272A">
              <w:rPr>
                <w:rFonts w:ascii="Calibri" w:eastAsia="Calibri" w:hAnsi="Calibri" w:cs="Calibri"/>
                <w:b/>
                <w:bCs/>
                <w:color w:val="000000" w:themeColor="text1"/>
                <w:sz w:val="16"/>
                <w:szCs w:val="16"/>
              </w:rPr>
              <w:t>I1</w:t>
            </w:r>
          </w:p>
        </w:tc>
        <w:tc>
          <w:tcPr>
            <w:tcW w:w="841" w:type="dxa"/>
            <w:tcBorders>
              <w:top w:val="single" w:sz="4" w:space="0" w:color="auto"/>
              <w:left w:val="single" w:sz="4" w:space="0" w:color="auto"/>
              <w:bottom w:val="single" w:sz="4" w:space="0" w:color="auto"/>
              <w:right w:val="single" w:sz="4" w:space="0" w:color="auto"/>
            </w:tcBorders>
            <w:shd w:val="clear" w:color="auto" w:fill="D0CECE" w:themeFill="background2" w:themeFillShade="E6"/>
            <w:tcMar>
              <w:top w:w="15" w:type="dxa"/>
              <w:left w:w="15" w:type="dxa"/>
              <w:right w:w="15" w:type="dxa"/>
            </w:tcMar>
            <w:vAlign w:val="center"/>
          </w:tcPr>
          <w:p w14:paraId="1C7B970F" w14:textId="2EBD572D" w:rsidR="5DDEE28F" w:rsidRPr="00C9272A" w:rsidRDefault="5DDEE28F" w:rsidP="001F1F10">
            <w:pPr>
              <w:spacing w:after="0"/>
              <w:jc w:val="center"/>
              <w:rPr>
                <w:sz w:val="16"/>
                <w:szCs w:val="16"/>
              </w:rPr>
            </w:pPr>
            <w:r w:rsidRPr="00C9272A">
              <w:rPr>
                <w:rFonts w:ascii="Calibri" w:eastAsia="Calibri" w:hAnsi="Calibri" w:cs="Calibri"/>
                <w:b/>
                <w:bCs/>
                <w:color w:val="000000" w:themeColor="text1"/>
                <w:sz w:val="16"/>
                <w:szCs w:val="16"/>
              </w:rPr>
              <w:t>I2</w:t>
            </w:r>
          </w:p>
        </w:tc>
        <w:tc>
          <w:tcPr>
            <w:tcW w:w="2142" w:type="dxa"/>
            <w:tcBorders>
              <w:top w:val="single" w:sz="4" w:space="0" w:color="auto"/>
              <w:left w:val="single" w:sz="4" w:space="0" w:color="auto"/>
              <w:bottom w:val="single" w:sz="4" w:space="0" w:color="auto"/>
              <w:right w:val="single" w:sz="4" w:space="0" w:color="auto"/>
            </w:tcBorders>
            <w:shd w:val="clear" w:color="auto" w:fill="D0CECE" w:themeFill="background2" w:themeFillShade="E6"/>
            <w:tcMar>
              <w:top w:w="15" w:type="dxa"/>
              <w:left w:w="15" w:type="dxa"/>
              <w:right w:w="15" w:type="dxa"/>
            </w:tcMar>
            <w:vAlign w:val="center"/>
          </w:tcPr>
          <w:p w14:paraId="604B3B71" w14:textId="15AA7D56" w:rsidR="5DDEE28F" w:rsidRPr="00C9272A" w:rsidRDefault="5DDEE28F" w:rsidP="001F1F10">
            <w:pPr>
              <w:spacing w:after="0"/>
              <w:jc w:val="center"/>
              <w:rPr>
                <w:sz w:val="16"/>
                <w:szCs w:val="16"/>
              </w:rPr>
            </w:pPr>
            <w:r w:rsidRPr="00C9272A">
              <w:rPr>
                <w:rFonts w:ascii="Calibri" w:eastAsia="Calibri" w:hAnsi="Calibri" w:cs="Calibri"/>
                <w:b/>
                <w:bCs/>
                <w:color w:val="000000" w:themeColor="text1"/>
                <w:sz w:val="16"/>
                <w:szCs w:val="16"/>
              </w:rPr>
              <w:t>Descripción</w:t>
            </w:r>
          </w:p>
        </w:tc>
        <w:tc>
          <w:tcPr>
            <w:tcW w:w="708" w:type="dxa"/>
            <w:tcBorders>
              <w:top w:val="single" w:sz="4" w:space="0" w:color="auto"/>
              <w:left w:val="single" w:sz="4" w:space="0" w:color="auto"/>
              <w:bottom w:val="single" w:sz="4" w:space="0" w:color="auto"/>
              <w:right w:val="single" w:sz="4" w:space="0" w:color="auto"/>
            </w:tcBorders>
            <w:shd w:val="clear" w:color="auto" w:fill="D0CECE" w:themeFill="background2" w:themeFillShade="E6"/>
            <w:tcMar>
              <w:top w:w="15" w:type="dxa"/>
              <w:left w:w="15" w:type="dxa"/>
              <w:right w:w="15" w:type="dxa"/>
            </w:tcMar>
            <w:vAlign w:val="center"/>
          </w:tcPr>
          <w:p w14:paraId="5E7B859C" w14:textId="029B0048" w:rsidR="5DDEE28F" w:rsidRPr="00C9272A" w:rsidRDefault="5DDEE28F" w:rsidP="001F1F10">
            <w:pPr>
              <w:spacing w:after="0"/>
              <w:jc w:val="center"/>
              <w:rPr>
                <w:sz w:val="16"/>
                <w:szCs w:val="16"/>
              </w:rPr>
            </w:pPr>
            <w:r w:rsidRPr="00C9272A">
              <w:rPr>
                <w:rFonts w:ascii="Calibri" w:eastAsia="Calibri" w:hAnsi="Calibri" w:cs="Calibri"/>
                <w:b/>
                <w:bCs/>
                <w:color w:val="000000" w:themeColor="text1"/>
                <w:sz w:val="16"/>
                <w:szCs w:val="16"/>
              </w:rPr>
              <w:t>Cantidad</w:t>
            </w:r>
          </w:p>
        </w:tc>
        <w:tc>
          <w:tcPr>
            <w:tcW w:w="709" w:type="dxa"/>
            <w:tcBorders>
              <w:top w:val="single" w:sz="4" w:space="0" w:color="auto"/>
              <w:left w:val="single" w:sz="4" w:space="0" w:color="auto"/>
              <w:bottom w:val="single" w:sz="4" w:space="0" w:color="auto"/>
              <w:right w:val="single" w:sz="4" w:space="0" w:color="auto"/>
            </w:tcBorders>
            <w:shd w:val="clear" w:color="auto" w:fill="D0CECE" w:themeFill="background2" w:themeFillShade="E6"/>
            <w:tcMar>
              <w:top w:w="15" w:type="dxa"/>
              <w:left w:w="15" w:type="dxa"/>
              <w:right w:w="15" w:type="dxa"/>
            </w:tcMar>
            <w:vAlign w:val="center"/>
          </w:tcPr>
          <w:p w14:paraId="5B1DF1A7" w14:textId="758CE153" w:rsidR="5DDEE28F" w:rsidRPr="00C9272A" w:rsidRDefault="5DDEE28F" w:rsidP="001F1F10">
            <w:pPr>
              <w:spacing w:after="0"/>
              <w:jc w:val="center"/>
              <w:rPr>
                <w:sz w:val="16"/>
                <w:szCs w:val="16"/>
              </w:rPr>
            </w:pPr>
            <w:r w:rsidRPr="00C9272A">
              <w:rPr>
                <w:rFonts w:ascii="Calibri" w:eastAsia="Calibri" w:hAnsi="Calibri" w:cs="Calibri"/>
                <w:b/>
                <w:bCs/>
                <w:color w:val="000000" w:themeColor="text1"/>
                <w:sz w:val="16"/>
                <w:szCs w:val="16"/>
              </w:rPr>
              <w:t>Unidades</w:t>
            </w:r>
          </w:p>
        </w:tc>
        <w:tc>
          <w:tcPr>
            <w:tcW w:w="851" w:type="dxa"/>
            <w:tcBorders>
              <w:top w:val="single" w:sz="4" w:space="0" w:color="auto"/>
              <w:left w:val="single" w:sz="4" w:space="0" w:color="auto"/>
              <w:bottom w:val="single" w:sz="4" w:space="0" w:color="auto"/>
              <w:right w:val="single" w:sz="4" w:space="0" w:color="auto"/>
            </w:tcBorders>
            <w:shd w:val="clear" w:color="auto" w:fill="D0CECE" w:themeFill="background2" w:themeFillShade="E6"/>
            <w:tcMar>
              <w:top w:w="15" w:type="dxa"/>
              <w:left w:w="15" w:type="dxa"/>
              <w:right w:w="15" w:type="dxa"/>
            </w:tcMar>
            <w:vAlign w:val="center"/>
          </w:tcPr>
          <w:p w14:paraId="099F9840" w14:textId="05126E77" w:rsidR="5DDEE28F" w:rsidRPr="00C9272A" w:rsidRDefault="5DDEE28F" w:rsidP="001F1F10">
            <w:pPr>
              <w:spacing w:after="0"/>
              <w:jc w:val="center"/>
              <w:rPr>
                <w:sz w:val="16"/>
                <w:szCs w:val="16"/>
              </w:rPr>
            </w:pPr>
            <w:r w:rsidRPr="00C9272A">
              <w:rPr>
                <w:rFonts w:ascii="Calibri" w:eastAsia="Calibri" w:hAnsi="Calibri" w:cs="Calibri"/>
                <w:b/>
                <w:bCs/>
                <w:color w:val="000000" w:themeColor="text1"/>
                <w:sz w:val="16"/>
                <w:szCs w:val="16"/>
              </w:rPr>
              <w:t>Precio</w:t>
            </w:r>
          </w:p>
        </w:tc>
        <w:tc>
          <w:tcPr>
            <w:tcW w:w="992" w:type="dxa"/>
            <w:tcBorders>
              <w:top w:val="single" w:sz="4" w:space="0" w:color="auto"/>
              <w:left w:val="single" w:sz="4" w:space="0" w:color="auto"/>
              <w:bottom w:val="single" w:sz="4" w:space="0" w:color="auto"/>
              <w:right w:val="single" w:sz="4" w:space="0" w:color="auto"/>
            </w:tcBorders>
            <w:shd w:val="clear" w:color="auto" w:fill="D0CECE" w:themeFill="background2" w:themeFillShade="E6"/>
            <w:tcMar>
              <w:top w:w="15" w:type="dxa"/>
              <w:left w:w="15" w:type="dxa"/>
              <w:right w:w="15" w:type="dxa"/>
            </w:tcMar>
            <w:vAlign w:val="center"/>
          </w:tcPr>
          <w:p w14:paraId="77CEB40F" w14:textId="6773FDA4" w:rsidR="5DDEE28F" w:rsidRPr="00C9272A" w:rsidRDefault="5DDEE28F" w:rsidP="001F1F10">
            <w:pPr>
              <w:spacing w:after="0"/>
              <w:jc w:val="center"/>
              <w:rPr>
                <w:sz w:val="16"/>
                <w:szCs w:val="16"/>
              </w:rPr>
            </w:pPr>
            <w:r w:rsidRPr="00C9272A">
              <w:rPr>
                <w:rFonts w:ascii="Calibri" w:eastAsia="Calibri" w:hAnsi="Calibri" w:cs="Calibri"/>
                <w:b/>
                <w:bCs/>
                <w:color w:val="000000" w:themeColor="text1"/>
                <w:sz w:val="16"/>
                <w:szCs w:val="16"/>
              </w:rPr>
              <w:t>Subtotal</w:t>
            </w:r>
          </w:p>
        </w:tc>
        <w:tc>
          <w:tcPr>
            <w:tcW w:w="992" w:type="dxa"/>
            <w:tcBorders>
              <w:top w:val="single" w:sz="4" w:space="0" w:color="auto"/>
              <w:left w:val="single" w:sz="4" w:space="0" w:color="auto"/>
              <w:bottom w:val="single" w:sz="4" w:space="0" w:color="auto"/>
              <w:right w:val="single" w:sz="4" w:space="0" w:color="auto"/>
            </w:tcBorders>
            <w:shd w:val="clear" w:color="auto" w:fill="D0CECE" w:themeFill="background2" w:themeFillShade="E6"/>
            <w:tcMar>
              <w:top w:w="15" w:type="dxa"/>
              <w:left w:w="15" w:type="dxa"/>
              <w:right w:w="15" w:type="dxa"/>
            </w:tcMar>
            <w:vAlign w:val="center"/>
          </w:tcPr>
          <w:p w14:paraId="6A732885" w14:textId="3B360FC1" w:rsidR="5DDEE28F" w:rsidRPr="00C9272A" w:rsidRDefault="5DDEE28F" w:rsidP="001F1F10">
            <w:pPr>
              <w:spacing w:after="0"/>
              <w:jc w:val="center"/>
              <w:rPr>
                <w:sz w:val="16"/>
                <w:szCs w:val="16"/>
              </w:rPr>
            </w:pPr>
            <w:r w:rsidRPr="00C9272A">
              <w:rPr>
                <w:rFonts w:ascii="Calibri" w:eastAsia="Calibri" w:hAnsi="Calibri" w:cs="Calibri"/>
                <w:b/>
                <w:bCs/>
                <w:color w:val="000000" w:themeColor="text1"/>
                <w:sz w:val="16"/>
                <w:szCs w:val="16"/>
              </w:rPr>
              <w:t>Total</w:t>
            </w:r>
          </w:p>
        </w:tc>
      </w:tr>
      <w:tr w:rsidR="5DDEE28F" w14:paraId="50FF0695" w14:textId="77777777" w:rsidTr="001F1F10">
        <w:trPr>
          <w:trHeight w:val="315"/>
          <w:jc w:val="center"/>
        </w:trPr>
        <w:tc>
          <w:tcPr>
            <w:tcW w:w="840" w:type="dxa"/>
            <w:tcBorders>
              <w:top w:val="single" w:sz="4" w:space="0" w:color="auto"/>
              <w:left w:val="single" w:sz="4" w:space="0" w:color="auto"/>
              <w:bottom w:val="single" w:sz="4" w:space="0" w:color="auto"/>
              <w:right w:val="single" w:sz="4" w:space="0" w:color="auto"/>
            </w:tcBorders>
            <w:shd w:val="clear" w:color="auto" w:fill="E7E6E6" w:themeFill="background2"/>
            <w:tcMar>
              <w:top w:w="15" w:type="dxa"/>
              <w:left w:w="15" w:type="dxa"/>
              <w:right w:w="15" w:type="dxa"/>
            </w:tcMar>
            <w:vAlign w:val="center"/>
          </w:tcPr>
          <w:p w14:paraId="7953814C" w14:textId="3BCB9A89" w:rsidR="5DDEE28F" w:rsidRPr="00C9272A" w:rsidRDefault="5DDEE28F" w:rsidP="5DDEE28F">
            <w:pPr>
              <w:spacing w:after="0"/>
              <w:jc w:val="center"/>
              <w:rPr>
                <w:sz w:val="16"/>
                <w:szCs w:val="16"/>
              </w:rPr>
            </w:pPr>
            <w:r w:rsidRPr="00C9272A">
              <w:rPr>
                <w:rFonts w:ascii="Calibri" w:eastAsia="Calibri" w:hAnsi="Calibri" w:cs="Calibri"/>
                <w:color w:val="000000" w:themeColor="text1"/>
                <w:sz w:val="16"/>
                <w:szCs w:val="16"/>
              </w:rPr>
              <w:t>01</w:t>
            </w:r>
          </w:p>
        </w:tc>
        <w:tc>
          <w:tcPr>
            <w:tcW w:w="841" w:type="dxa"/>
            <w:tcBorders>
              <w:top w:val="single" w:sz="4" w:space="0" w:color="auto"/>
              <w:left w:val="single" w:sz="4" w:space="0" w:color="auto"/>
              <w:bottom w:val="single" w:sz="4" w:space="0" w:color="auto"/>
              <w:right w:val="single" w:sz="4" w:space="0" w:color="auto"/>
            </w:tcBorders>
            <w:shd w:val="clear" w:color="auto" w:fill="E7E6E6" w:themeFill="background2"/>
            <w:tcMar>
              <w:top w:w="15" w:type="dxa"/>
              <w:left w:w="15" w:type="dxa"/>
              <w:right w:w="15" w:type="dxa"/>
            </w:tcMar>
            <w:vAlign w:val="center"/>
          </w:tcPr>
          <w:p w14:paraId="5B7AE7AA" w14:textId="0360860B" w:rsidR="5DDEE28F" w:rsidRPr="00C9272A" w:rsidRDefault="5DDEE28F" w:rsidP="001F1F10">
            <w:pPr>
              <w:jc w:val="center"/>
              <w:rPr>
                <w:sz w:val="16"/>
                <w:szCs w:val="16"/>
              </w:rPr>
            </w:pPr>
          </w:p>
        </w:tc>
        <w:tc>
          <w:tcPr>
            <w:tcW w:w="2142" w:type="dxa"/>
            <w:tcBorders>
              <w:top w:val="single" w:sz="4" w:space="0" w:color="auto"/>
              <w:left w:val="single" w:sz="4" w:space="0" w:color="auto"/>
              <w:bottom w:val="single" w:sz="4" w:space="0" w:color="auto"/>
              <w:right w:val="single" w:sz="4" w:space="0" w:color="auto"/>
            </w:tcBorders>
            <w:shd w:val="clear" w:color="auto" w:fill="E7E6E6" w:themeFill="background2"/>
            <w:tcMar>
              <w:top w:w="15" w:type="dxa"/>
              <w:left w:w="15" w:type="dxa"/>
              <w:right w:w="15" w:type="dxa"/>
            </w:tcMar>
            <w:vAlign w:val="center"/>
          </w:tcPr>
          <w:p w14:paraId="22A9236A" w14:textId="0CAAA6EE" w:rsidR="5DDEE28F" w:rsidRPr="00C9272A" w:rsidRDefault="5DDEE28F" w:rsidP="5DDEE28F">
            <w:pPr>
              <w:spacing w:after="0"/>
              <w:jc w:val="left"/>
              <w:rPr>
                <w:sz w:val="16"/>
                <w:szCs w:val="16"/>
              </w:rPr>
            </w:pPr>
            <w:r w:rsidRPr="00C9272A">
              <w:rPr>
                <w:rFonts w:ascii="Calibri" w:eastAsia="Calibri" w:hAnsi="Calibri" w:cs="Calibri"/>
                <w:b/>
                <w:bCs/>
                <w:color w:val="000000" w:themeColor="text1"/>
                <w:sz w:val="16"/>
                <w:szCs w:val="16"/>
              </w:rPr>
              <w:t>Hardware adquirido</w:t>
            </w:r>
          </w:p>
        </w:tc>
        <w:tc>
          <w:tcPr>
            <w:tcW w:w="708" w:type="dxa"/>
            <w:tcBorders>
              <w:top w:val="single" w:sz="4" w:space="0" w:color="auto"/>
              <w:left w:val="single" w:sz="4" w:space="0" w:color="auto"/>
              <w:bottom w:val="single" w:sz="4" w:space="0" w:color="auto"/>
              <w:right w:val="single" w:sz="4" w:space="0" w:color="auto"/>
            </w:tcBorders>
            <w:shd w:val="clear" w:color="auto" w:fill="E7E6E6" w:themeFill="background2"/>
            <w:tcMar>
              <w:top w:w="15" w:type="dxa"/>
              <w:left w:w="15" w:type="dxa"/>
              <w:right w:w="15" w:type="dxa"/>
            </w:tcMar>
            <w:vAlign w:val="center"/>
          </w:tcPr>
          <w:p w14:paraId="1439255A" w14:textId="3685B0E1" w:rsidR="5DDEE28F" w:rsidRPr="00C9272A" w:rsidRDefault="5DDEE28F" w:rsidP="001F1F10">
            <w:pPr>
              <w:jc w:val="center"/>
              <w:rPr>
                <w:sz w:val="16"/>
                <w:szCs w:val="16"/>
              </w:rPr>
            </w:pPr>
          </w:p>
        </w:tc>
        <w:tc>
          <w:tcPr>
            <w:tcW w:w="709" w:type="dxa"/>
            <w:tcBorders>
              <w:top w:val="single" w:sz="4" w:space="0" w:color="auto"/>
              <w:left w:val="single" w:sz="4" w:space="0" w:color="auto"/>
              <w:bottom w:val="single" w:sz="4" w:space="0" w:color="auto"/>
              <w:right w:val="single" w:sz="4" w:space="0" w:color="auto"/>
            </w:tcBorders>
            <w:shd w:val="clear" w:color="auto" w:fill="E7E6E6" w:themeFill="background2"/>
            <w:tcMar>
              <w:top w:w="15" w:type="dxa"/>
              <w:left w:w="15" w:type="dxa"/>
              <w:right w:w="15" w:type="dxa"/>
            </w:tcMar>
            <w:vAlign w:val="center"/>
          </w:tcPr>
          <w:p w14:paraId="64681799" w14:textId="061E44FA" w:rsidR="5DDEE28F" w:rsidRPr="00C9272A" w:rsidRDefault="5DDEE28F" w:rsidP="001F1F10">
            <w:pPr>
              <w:jc w:val="center"/>
              <w:rPr>
                <w:sz w:val="16"/>
                <w:szCs w:val="16"/>
              </w:rPr>
            </w:pPr>
          </w:p>
        </w:tc>
        <w:tc>
          <w:tcPr>
            <w:tcW w:w="851" w:type="dxa"/>
            <w:tcBorders>
              <w:top w:val="single" w:sz="4" w:space="0" w:color="auto"/>
              <w:left w:val="single" w:sz="4" w:space="0" w:color="auto"/>
              <w:bottom w:val="single" w:sz="4" w:space="0" w:color="auto"/>
              <w:right w:val="single" w:sz="4" w:space="0" w:color="auto"/>
            </w:tcBorders>
            <w:shd w:val="clear" w:color="auto" w:fill="E7E6E6" w:themeFill="background2"/>
            <w:tcMar>
              <w:top w:w="15" w:type="dxa"/>
              <w:left w:w="15" w:type="dxa"/>
              <w:right w:w="15" w:type="dxa"/>
            </w:tcMar>
            <w:vAlign w:val="center"/>
          </w:tcPr>
          <w:p w14:paraId="71E1357E" w14:textId="5E7E7DCE" w:rsidR="5DDEE28F" w:rsidRPr="00C9272A" w:rsidRDefault="5DDEE28F" w:rsidP="001F1F10">
            <w:pPr>
              <w:jc w:val="center"/>
              <w:rPr>
                <w:sz w:val="16"/>
                <w:szCs w:val="16"/>
              </w:rPr>
            </w:pPr>
          </w:p>
        </w:tc>
        <w:tc>
          <w:tcPr>
            <w:tcW w:w="992" w:type="dxa"/>
            <w:tcBorders>
              <w:top w:val="single" w:sz="4" w:space="0" w:color="auto"/>
              <w:left w:val="single" w:sz="4" w:space="0" w:color="auto"/>
              <w:bottom w:val="single" w:sz="4" w:space="0" w:color="auto"/>
              <w:right w:val="single" w:sz="4" w:space="0" w:color="auto"/>
            </w:tcBorders>
            <w:shd w:val="clear" w:color="auto" w:fill="E7E6E6" w:themeFill="background2"/>
            <w:tcMar>
              <w:top w:w="15" w:type="dxa"/>
              <w:left w:w="15" w:type="dxa"/>
              <w:right w:w="15" w:type="dxa"/>
            </w:tcMar>
            <w:vAlign w:val="center"/>
          </w:tcPr>
          <w:p w14:paraId="2027D560" w14:textId="184DC179" w:rsidR="5DDEE28F" w:rsidRPr="00C9272A" w:rsidRDefault="5DDEE28F" w:rsidP="001F1F10">
            <w:pPr>
              <w:jc w:val="center"/>
              <w:rPr>
                <w:sz w:val="16"/>
                <w:szCs w:val="16"/>
              </w:rPr>
            </w:pPr>
          </w:p>
        </w:tc>
        <w:tc>
          <w:tcPr>
            <w:tcW w:w="992" w:type="dxa"/>
            <w:tcBorders>
              <w:top w:val="single" w:sz="4" w:space="0" w:color="auto"/>
              <w:left w:val="single" w:sz="4" w:space="0" w:color="auto"/>
              <w:bottom w:val="single" w:sz="4" w:space="0" w:color="auto"/>
              <w:right w:val="single" w:sz="4" w:space="0" w:color="auto"/>
            </w:tcBorders>
            <w:shd w:val="clear" w:color="auto" w:fill="E7E6E6" w:themeFill="background2"/>
            <w:tcMar>
              <w:top w:w="15" w:type="dxa"/>
              <w:left w:w="15" w:type="dxa"/>
              <w:right w:w="15" w:type="dxa"/>
            </w:tcMar>
            <w:vAlign w:val="center"/>
          </w:tcPr>
          <w:p w14:paraId="657B6EA1" w14:textId="1FB1DFD8" w:rsidR="5DDEE28F" w:rsidRPr="00C9272A" w:rsidRDefault="5DDEE28F" w:rsidP="5DDEE28F">
            <w:pPr>
              <w:spacing w:after="0"/>
              <w:jc w:val="center"/>
              <w:rPr>
                <w:sz w:val="16"/>
                <w:szCs w:val="16"/>
              </w:rPr>
            </w:pPr>
            <w:r w:rsidRPr="00C9272A">
              <w:rPr>
                <w:rFonts w:ascii="Calibri" w:eastAsia="Calibri" w:hAnsi="Calibri" w:cs="Calibri"/>
                <w:b/>
                <w:bCs/>
                <w:color w:val="000000" w:themeColor="text1"/>
                <w:sz w:val="16"/>
                <w:szCs w:val="16"/>
              </w:rPr>
              <w:t>65.160,00 €</w:t>
            </w:r>
          </w:p>
        </w:tc>
      </w:tr>
      <w:tr w:rsidR="5DDEE28F" w14:paraId="1DF00C16" w14:textId="77777777" w:rsidTr="001F1F10">
        <w:trPr>
          <w:trHeight w:val="315"/>
          <w:jc w:val="center"/>
        </w:trPr>
        <w:tc>
          <w:tcPr>
            <w:tcW w:w="840"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7E48BBED" w14:textId="56BB919B" w:rsidR="5DDEE28F" w:rsidRPr="00C9272A" w:rsidRDefault="5DDEE28F" w:rsidP="001F1F10">
            <w:pPr>
              <w:jc w:val="center"/>
              <w:rPr>
                <w:sz w:val="16"/>
                <w:szCs w:val="16"/>
              </w:rPr>
            </w:pPr>
          </w:p>
        </w:tc>
        <w:tc>
          <w:tcPr>
            <w:tcW w:w="84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30B46394" w14:textId="169DFF66" w:rsidR="5DDEE28F" w:rsidRPr="00C9272A" w:rsidRDefault="5DDEE28F" w:rsidP="5DDEE28F">
            <w:pPr>
              <w:spacing w:after="0"/>
              <w:jc w:val="center"/>
              <w:rPr>
                <w:sz w:val="16"/>
                <w:szCs w:val="16"/>
              </w:rPr>
            </w:pPr>
            <w:r w:rsidRPr="00C9272A">
              <w:rPr>
                <w:rFonts w:ascii="Calibri" w:eastAsia="Calibri" w:hAnsi="Calibri" w:cs="Calibri"/>
                <w:color w:val="000000" w:themeColor="text1"/>
                <w:sz w:val="16"/>
                <w:szCs w:val="16"/>
              </w:rPr>
              <w:t>001</w:t>
            </w:r>
          </w:p>
        </w:tc>
        <w:tc>
          <w:tcPr>
            <w:tcW w:w="2142"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5A08EE3D" w14:textId="4971C30F" w:rsidR="5DDEE28F" w:rsidRPr="00C9272A" w:rsidRDefault="003C15B5" w:rsidP="5DDEE28F">
            <w:pPr>
              <w:spacing w:after="0"/>
              <w:jc w:val="left"/>
              <w:rPr>
                <w:sz w:val="16"/>
                <w:szCs w:val="16"/>
              </w:rPr>
            </w:pPr>
            <w:r w:rsidRPr="00C9272A">
              <w:rPr>
                <w:rFonts w:ascii="Calibri" w:eastAsia="Calibri" w:hAnsi="Calibri" w:cs="Calibri"/>
                <w:color w:val="000000" w:themeColor="text1"/>
                <w:sz w:val="16"/>
                <w:szCs w:val="16"/>
              </w:rPr>
              <w:t>Portátil</w:t>
            </w:r>
          </w:p>
        </w:tc>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1980B613" w14:textId="33E32753" w:rsidR="5DDEE28F" w:rsidRPr="00C9272A" w:rsidRDefault="5DDEE28F" w:rsidP="5DDEE28F">
            <w:pPr>
              <w:spacing w:after="0"/>
              <w:jc w:val="center"/>
              <w:rPr>
                <w:sz w:val="16"/>
                <w:szCs w:val="16"/>
              </w:rPr>
            </w:pPr>
            <w:r w:rsidRPr="00C9272A">
              <w:rPr>
                <w:rFonts w:ascii="Calibri" w:eastAsia="Calibri" w:hAnsi="Calibri" w:cs="Calibri"/>
                <w:color w:val="000000" w:themeColor="text1"/>
                <w:sz w:val="16"/>
                <w:szCs w:val="16"/>
              </w:rPr>
              <w:t>36</w:t>
            </w:r>
          </w:p>
        </w:tc>
        <w:tc>
          <w:tcPr>
            <w:tcW w:w="709"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76E3BED7" w14:textId="6AAE013E" w:rsidR="5DDEE28F" w:rsidRPr="00C9272A" w:rsidRDefault="5DDEE28F" w:rsidP="5DDEE28F">
            <w:pPr>
              <w:spacing w:after="0"/>
              <w:jc w:val="center"/>
              <w:rPr>
                <w:sz w:val="16"/>
                <w:szCs w:val="16"/>
              </w:rPr>
            </w:pPr>
            <w:r w:rsidRPr="00C9272A">
              <w:rPr>
                <w:rFonts w:ascii="Calibri" w:eastAsia="Calibri" w:hAnsi="Calibri" w:cs="Calibri"/>
                <w:color w:val="000000" w:themeColor="text1"/>
                <w:sz w:val="16"/>
                <w:szCs w:val="16"/>
              </w:rPr>
              <w:t>unidades</w:t>
            </w:r>
          </w:p>
        </w:tc>
        <w:tc>
          <w:tcPr>
            <w:tcW w:w="85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3F3F16DD" w14:textId="646A9E05" w:rsidR="5DDEE28F" w:rsidRPr="00C9272A" w:rsidRDefault="5DDEE28F" w:rsidP="5DDEE28F">
            <w:pPr>
              <w:spacing w:after="0"/>
              <w:jc w:val="center"/>
              <w:rPr>
                <w:sz w:val="16"/>
                <w:szCs w:val="16"/>
              </w:rPr>
            </w:pPr>
            <w:r w:rsidRPr="00C9272A">
              <w:rPr>
                <w:rFonts w:ascii="Calibri" w:eastAsia="Calibri" w:hAnsi="Calibri" w:cs="Calibri"/>
                <w:color w:val="000000" w:themeColor="text1"/>
                <w:sz w:val="16"/>
                <w:szCs w:val="16"/>
              </w:rPr>
              <w:t>1.000,00 €</w:t>
            </w:r>
          </w:p>
        </w:tc>
        <w:tc>
          <w:tcPr>
            <w:tcW w:w="992"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2522E9DA" w14:textId="36A4A392" w:rsidR="5DDEE28F" w:rsidRPr="00C9272A" w:rsidRDefault="5DDEE28F" w:rsidP="5DDEE28F">
            <w:pPr>
              <w:spacing w:after="0"/>
              <w:jc w:val="center"/>
              <w:rPr>
                <w:sz w:val="16"/>
                <w:szCs w:val="16"/>
              </w:rPr>
            </w:pPr>
            <w:r w:rsidRPr="00C9272A">
              <w:rPr>
                <w:rFonts w:ascii="Calibri" w:eastAsia="Calibri" w:hAnsi="Calibri" w:cs="Calibri"/>
                <w:color w:val="000000" w:themeColor="text1"/>
                <w:sz w:val="16"/>
                <w:szCs w:val="16"/>
              </w:rPr>
              <w:t>36.000,00 €</w:t>
            </w:r>
          </w:p>
        </w:tc>
        <w:tc>
          <w:tcPr>
            <w:tcW w:w="992"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16A42602" w14:textId="0A2FB46C" w:rsidR="5DDEE28F" w:rsidRPr="00C9272A" w:rsidRDefault="5DDEE28F" w:rsidP="001F1F10">
            <w:pPr>
              <w:jc w:val="center"/>
              <w:rPr>
                <w:sz w:val="16"/>
                <w:szCs w:val="16"/>
              </w:rPr>
            </w:pPr>
          </w:p>
        </w:tc>
      </w:tr>
      <w:tr w:rsidR="5DDEE28F" w14:paraId="16822DB7" w14:textId="77777777" w:rsidTr="001F1F10">
        <w:trPr>
          <w:trHeight w:val="315"/>
          <w:jc w:val="center"/>
        </w:trPr>
        <w:tc>
          <w:tcPr>
            <w:tcW w:w="840"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01BAB505" w14:textId="04E96C1A" w:rsidR="5DDEE28F" w:rsidRPr="00C9272A" w:rsidRDefault="5DDEE28F" w:rsidP="001F1F10">
            <w:pPr>
              <w:jc w:val="center"/>
              <w:rPr>
                <w:sz w:val="16"/>
                <w:szCs w:val="16"/>
              </w:rPr>
            </w:pPr>
          </w:p>
        </w:tc>
        <w:tc>
          <w:tcPr>
            <w:tcW w:w="84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3634353D" w14:textId="2B6F2A88" w:rsidR="5DDEE28F" w:rsidRPr="00C9272A" w:rsidRDefault="5DDEE28F" w:rsidP="5DDEE28F">
            <w:pPr>
              <w:spacing w:after="0"/>
              <w:jc w:val="center"/>
              <w:rPr>
                <w:sz w:val="16"/>
                <w:szCs w:val="16"/>
              </w:rPr>
            </w:pPr>
            <w:r w:rsidRPr="00C9272A">
              <w:rPr>
                <w:rFonts w:ascii="Calibri" w:eastAsia="Calibri" w:hAnsi="Calibri" w:cs="Calibri"/>
                <w:color w:val="000000" w:themeColor="text1"/>
                <w:sz w:val="16"/>
                <w:szCs w:val="16"/>
              </w:rPr>
              <w:t>002</w:t>
            </w:r>
          </w:p>
        </w:tc>
        <w:tc>
          <w:tcPr>
            <w:tcW w:w="2142"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5C7F393D" w14:textId="6D260FF3" w:rsidR="5DDEE28F" w:rsidRPr="00C9272A" w:rsidRDefault="5DDEE28F" w:rsidP="5DDEE28F">
            <w:pPr>
              <w:spacing w:after="0"/>
              <w:jc w:val="left"/>
              <w:rPr>
                <w:sz w:val="16"/>
                <w:szCs w:val="16"/>
              </w:rPr>
            </w:pPr>
            <w:r w:rsidRPr="00C9272A">
              <w:rPr>
                <w:rFonts w:ascii="Calibri" w:eastAsia="Calibri" w:hAnsi="Calibri" w:cs="Calibri"/>
                <w:color w:val="000000" w:themeColor="text1"/>
                <w:sz w:val="16"/>
                <w:szCs w:val="16"/>
              </w:rPr>
              <w:t>Cableado</w:t>
            </w:r>
          </w:p>
        </w:tc>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24BDF333" w14:textId="59EE971A" w:rsidR="5DDEE28F" w:rsidRPr="00C9272A" w:rsidRDefault="5DDEE28F" w:rsidP="5DDEE28F">
            <w:pPr>
              <w:spacing w:after="0"/>
              <w:jc w:val="center"/>
              <w:rPr>
                <w:sz w:val="16"/>
                <w:szCs w:val="16"/>
              </w:rPr>
            </w:pPr>
            <w:r w:rsidRPr="00C9272A">
              <w:rPr>
                <w:rFonts w:ascii="Calibri" w:eastAsia="Calibri" w:hAnsi="Calibri" w:cs="Calibri"/>
                <w:color w:val="000000" w:themeColor="text1"/>
                <w:sz w:val="16"/>
                <w:szCs w:val="16"/>
              </w:rPr>
              <w:t>1440</w:t>
            </w:r>
          </w:p>
        </w:tc>
        <w:tc>
          <w:tcPr>
            <w:tcW w:w="709"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65ACFA87" w14:textId="5AF38CC7" w:rsidR="5DDEE28F" w:rsidRPr="00C9272A" w:rsidRDefault="5DDEE28F" w:rsidP="5DDEE28F">
            <w:pPr>
              <w:spacing w:after="0"/>
              <w:jc w:val="center"/>
              <w:rPr>
                <w:sz w:val="16"/>
                <w:szCs w:val="16"/>
              </w:rPr>
            </w:pPr>
            <w:r w:rsidRPr="00C9272A">
              <w:rPr>
                <w:rFonts w:ascii="Calibri" w:eastAsia="Calibri" w:hAnsi="Calibri" w:cs="Calibri"/>
                <w:color w:val="000000" w:themeColor="text1"/>
                <w:sz w:val="16"/>
                <w:szCs w:val="16"/>
              </w:rPr>
              <w:t>metros</w:t>
            </w:r>
          </w:p>
        </w:tc>
        <w:tc>
          <w:tcPr>
            <w:tcW w:w="85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792ADEC6" w14:textId="7391E05A" w:rsidR="5DDEE28F" w:rsidRPr="00C9272A" w:rsidRDefault="5DDEE28F" w:rsidP="5DDEE28F">
            <w:pPr>
              <w:spacing w:after="0"/>
              <w:jc w:val="center"/>
              <w:rPr>
                <w:sz w:val="16"/>
                <w:szCs w:val="16"/>
              </w:rPr>
            </w:pPr>
            <w:r w:rsidRPr="00C9272A">
              <w:rPr>
                <w:rFonts w:ascii="Calibri" w:eastAsia="Calibri" w:hAnsi="Calibri" w:cs="Calibri"/>
                <w:color w:val="000000" w:themeColor="text1"/>
                <w:sz w:val="16"/>
                <w:szCs w:val="16"/>
              </w:rPr>
              <w:t>2,00 €</w:t>
            </w:r>
          </w:p>
        </w:tc>
        <w:tc>
          <w:tcPr>
            <w:tcW w:w="992"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3647C348" w14:textId="0ADE3B69" w:rsidR="5DDEE28F" w:rsidRPr="00C9272A" w:rsidRDefault="5DDEE28F" w:rsidP="5DDEE28F">
            <w:pPr>
              <w:spacing w:after="0"/>
              <w:jc w:val="center"/>
              <w:rPr>
                <w:sz w:val="16"/>
                <w:szCs w:val="16"/>
              </w:rPr>
            </w:pPr>
            <w:r w:rsidRPr="00C9272A">
              <w:rPr>
                <w:rFonts w:ascii="Calibri" w:eastAsia="Calibri" w:hAnsi="Calibri" w:cs="Calibri"/>
                <w:color w:val="000000" w:themeColor="text1"/>
                <w:sz w:val="16"/>
                <w:szCs w:val="16"/>
              </w:rPr>
              <w:t>2.880,00 €</w:t>
            </w:r>
          </w:p>
        </w:tc>
        <w:tc>
          <w:tcPr>
            <w:tcW w:w="992"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6521470A" w14:textId="48A9B7CD" w:rsidR="5DDEE28F" w:rsidRPr="00C9272A" w:rsidRDefault="5DDEE28F" w:rsidP="001F1F10">
            <w:pPr>
              <w:jc w:val="center"/>
              <w:rPr>
                <w:sz w:val="16"/>
                <w:szCs w:val="16"/>
              </w:rPr>
            </w:pPr>
          </w:p>
        </w:tc>
      </w:tr>
      <w:tr w:rsidR="5DDEE28F" w14:paraId="2E87BF4C" w14:textId="77777777" w:rsidTr="001F1F10">
        <w:trPr>
          <w:trHeight w:val="315"/>
          <w:jc w:val="center"/>
        </w:trPr>
        <w:tc>
          <w:tcPr>
            <w:tcW w:w="840"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75FC3E23" w14:textId="1C065C8B" w:rsidR="5DDEE28F" w:rsidRPr="00C9272A" w:rsidRDefault="5DDEE28F" w:rsidP="001F1F10">
            <w:pPr>
              <w:jc w:val="center"/>
              <w:rPr>
                <w:sz w:val="16"/>
                <w:szCs w:val="16"/>
              </w:rPr>
            </w:pPr>
          </w:p>
        </w:tc>
        <w:tc>
          <w:tcPr>
            <w:tcW w:w="84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01B6A649" w14:textId="1B969F6C" w:rsidR="5DDEE28F" w:rsidRPr="00C9272A" w:rsidRDefault="5DDEE28F" w:rsidP="5DDEE28F">
            <w:pPr>
              <w:spacing w:after="0"/>
              <w:jc w:val="center"/>
              <w:rPr>
                <w:sz w:val="16"/>
                <w:szCs w:val="16"/>
              </w:rPr>
            </w:pPr>
            <w:r w:rsidRPr="00C9272A">
              <w:rPr>
                <w:rFonts w:ascii="Calibri" w:eastAsia="Calibri" w:hAnsi="Calibri" w:cs="Calibri"/>
                <w:color w:val="000000" w:themeColor="text1"/>
                <w:sz w:val="16"/>
                <w:szCs w:val="16"/>
              </w:rPr>
              <w:t>003</w:t>
            </w:r>
          </w:p>
        </w:tc>
        <w:tc>
          <w:tcPr>
            <w:tcW w:w="2142"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2B828823" w14:textId="077A0BC6" w:rsidR="5DDEE28F" w:rsidRPr="00C9272A" w:rsidRDefault="5DDEE28F" w:rsidP="5DDEE28F">
            <w:pPr>
              <w:spacing w:after="0"/>
              <w:jc w:val="left"/>
              <w:rPr>
                <w:sz w:val="16"/>
                <w:szCs w:val="16"/>
              </w:rPr>
            </w:pPr>
            <w:r w:rsidRPr="00C9272A">
              <w:rPr>
                <w:rFonts w:ascii="Calibri" w:eastAsia="Calibri" w:hAnsi="Calibri" w:cs="Calibri"/>
                <w:color w:val="000000" w:themeColor="text1"/>
                <w:sz w:val="16"/>
                <w:szCs w:val="16"/>
              </w:rPr>
              <w:t>Monitor 45''</w:t>
            </w:r>
          </w:p>
        </w:tc>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3B69B78A" w14:textId="7AC6C050" w:rsidR="5DDEE28F" w:rsidRPr="00C9272A" w:rsidRDefault="5DDEE28F" w:rsidP="5DDEE28F">
            <w:pPr>
              <w:spacing w:after="0"/>
              <w:jc w:val="center"/>
              <w:rPr>
                <w:sz w:val="16"/>
                <w:szCs w:val="16"/>
              </w:rPr>
            </w:pPr>
            <w:r w:rsidRPr="00C9272A">
              <w:rPr>
                <w:rFonts w:ascii="Calibri" w:eastAsia="Calibri" w:hAnsi="Calibri" w:cs="Calibri"/>
                <w:color w:val="000000" w:themeColor="text1"/>
                <w:sz w:val="16"/>
                <w:szCs w:val="16"/>
              </w:rPr>
              <w:t>9</w:t>
            </w:r>
          </w:p>
        </w:tc>
        <w:tc>
          <w:tcPr>
            <w:tcW w:w="709"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7571227D" w14:textId="5369ADBE" w:rsidR="5DDEE28F" w:rsidRPr="00C9272A" w:rsidRDefault="5DDEE28F" w:rsidP="5DDEE28F">
            <w:pPr>
              <w:spacing w:after="0"/>
              <w:jc w:val="center"/>
              <w:rPr>
                <w:sz w:val="16"/>
                <w:szCs w:val="16"/>
              </w:rPr>
            </w:pPr>
            <w:r w:rsidRPr="00C9272A">
              <w:rPr>
                <w:rFonts w:ascii="Calibri" w:eastAsia="Calibri" w:hAnsi="Calibri" w:cs="Calibri"/>
                <w:color w:val="000000" w:themeColor="text1"/>
                <w:sz w:val="16"/>
                <w:szCs w:val="16"/>
              </w:rPr>
              <w:t>unidades</w:t>
            </w:r>
          </w:p>
        </w:tc>
        <w:tc>
          <w:tcPr>
            <w:tcW w:w="85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70352047" w14:textId="3CD8A68D" w:rsidR="5DDEE28F" w:rsidRPr="00C9272A" w:rsidRDefault="5DDEE28F" w:rsidP="5DDEE28F">
            <w:pPr>
              <w:spacing w:after="0"/>
              <w:jc w:val="center"/>
              <w:rPr>
                <w:sz w:val="16"/>
                <w:szCs w:val="16"/>
              </w:rPr>
            </w:pPr>
            <w:r w:rsidRPr="00C9272A">
              <w:rPr>
                <w:rFonts w:ascii="Calibri" w:eastAsia="Calibri" w:hAnsi="Calibri" w:cs="Calibri"/>
                <w:color w:val="000000" w:themeColor="text1"/>
                <w:sz w:val="16"/>
                <w:szCs w:val="16"/>
              </w:rPr>
              <w:t>500,00 €</w:t>
            </w:r>
          </w:p>
        </w:tc>
        <w:tc>
          <w:tcPr>
            <w:tcW w:w="992"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75E2153A" w14:textId="6A919183" w:rsidR="5DDEE28F" w:rsidRPr="00C9272A" w:rsidRDefault="5DDEE28F" w:rsidP="5DDEE28F">
            <w:pPr>
              <w:spacing w:after="0"/>
              <w:jc w:val="center"/>
              <w:rPr>
                <w:sz w:val="16"/>
                <w:szCs w:val="16"/>
              </w:rPr>
            </w:pPr>
            <w:r w:rsidRPr="00C9272A">
              <w:rPr>
                <w:rFonts w:ascii="Calibri" w:eastAsia="Calibri" w:hAnsi="Calibri" w:cs="Calibri"/>
                <w:color w:val="000000" w:themeColor="text1"/>
                <w:sz w:val="16"/>
                <w:szCs w:val="16"/>
              </w:rPr>
              <w:t>4.500,00 €</w:t>
            </w:r>
          </w:p>
        </w:tc>
        <w:tc>
          <w:tcPr>
            <w:tcW w:w="992"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52E73D4F" w14:textId="07B93FD0" w:rsidR="5DDEE28F" w:rsidRPr="00C9272A" w:rsidRDefault="5DDEE28F" w:rsidP="001F1F10">
            <w:pPr>
              <w:jc w:val="center"/>
              <w:rPr>
                <w:sz w:val="16"/>
                <w:szCs w:val="16"/>
              </w:rPr>
            </w:pPr>
          </w:p>
        </w:tc>
      </w:tr>
      <w:tr w:rsidR="5DDEE28F" w14:paraId="75315E9A" w14:textId="77777777" w:rsidTr="001F1F10">
        <w:trPr>
          <w:trHeight w:val="315"/>
          <w:jc w:val="center"/>
        </w:trPr>
        <w:tc>
          <w:tcPr>
            <w:tcW w:w="840"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3F447506" w14:textId="65D92FC1" w:rsidR="5DDEE28F" w:rsidRPr="00C9272A" w:rsidRDefault="5DDEE28F" w:rsidP="001F1F10">
            <w:pPr>
              <w:jc w:val="center"/>
              <w:rPr>
                <w:sz w:val="16"/>
                <w:szCs w:val="16"/>
              </w:rPr>
            </w:pPr>
          </w:p>
        </w:tc>
        <w:tc>
          <w:tcPr>
            <w:tcW w:w="84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08B24881" w14:textId="1A2F6EFD" w:rsidR="5DDEE28F" w:rsidRPr="00C9272A" w:rsidRDefault="5DDEE28F" w:rsidP="5DDEE28F">
            <w:pPr>
              <w:spacing w:after="0"/>
              <w:jc w:val="center"/>
              <w:rPr>
                <w:sz w:val="16"/>
                <w:szCs w:val="16"/>
              </w:rPr>
            </w:pPr>
            <w:r w:rsidRPr="00C9272A">
              <w:rPr>
                <w:rFonts w:ascii="Calibri" w:eastAsia="Calibri" w:hAnsi="Calibri" w:cs="Calibri"/>
                <w:color w:val="000000" w:themeColor="text1"/>
                <w:sz w:val="16"/>
                <w:szCs w:val="16"/>
              </w:rPr>
              <w:t>004</w:t>
            </w:r>
          </w:p>
        </w:tc>
        <w:tc>
          <w:tcPr>
            <w:tcW w:w="2142"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0D8BA8D7" w14:textId="0062E9D3" w:rsidR="5DDEE28F" w:rsidRPr="00C9272A" w:rsidRDefault="003C15B5" w:rsidP="5DDEE28F">
            <w:pPr>
              <w:spacing w:after="0"/>
              <w:jc w:val="left"/>
              <w:rPr>
                <w:sz w:val="16"/>
                <w:szCs w:val="16"/>
              </w:rPr>
            </w:pPr>
            <w:r w:rsidRPr="00C9272A">
              <w:rPr>
                <w:rFonts w:ascii="Calibri" w:eastAsia="Calibri" w:hAnsi="Calibri" w:cs="Calibri"/>
                <w:color w:val="000000" w:themeColor="text1"/>
                <w:sz w:val="16"/>
                <w:szCs w:val="16"/>
              </w:rPr>
              <w:t>Teléfono</w:t>
            </w:r>
            <w:r w:rsidR="5DDEE28F" w:rsidRPr="00C9272A">
              <w:rPr>
                <w:rFonts w:ascii="Calibri" w:eastAsia="Calibri" w:hAnsi="Calibri" w:cs="Calibri"/>
                <w:color w:val="000000" w:themeColor="text1"/>
                <w:sz w:val="16"/>
                <w:szCs w:val="16"/>
              </w:rPr>
              <w:t xml:space="preserve"> IPVOID</w:t>
            </w:r>
          </w:p>
        </w:tc>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4EA94662" w14:textId="6490A2A1" w:rsidR="5DDEE28F" w:rsidRPr="00C9272A" w:rsidRDefault="5DDEE28F" w:rsidP="5DDEE28F">
            <w:pPr>
              <w:spacing w:after="0"/>
              <w:jc w:val="center"/>
              <w:rPr>
                <w:sz w:val="16"/>
                <w:szCs w:val="16"/>
              </w:rPr>
            </w:pPr>
            <w:r w:rsidRPr="00C9272A">
              <w:rPr>
                <w:rFonts w:ascii="Calibri" w:eastAsia="Calibri" w:hAnsi="Calibri" w:cs="Calibri"/>
                <w:color w:val="000000" w:themeColor="text1"/>
                <w:sz w:val="16"/>
                <w:szCs w:val="16"/>
              </w:rPr>
              <w:t>36</w:t>
            </w:r>
          </w:p>
        </w:tc>
        <w:tc>
          <w:tcPr>
            <w:tcW w:w="709"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38908FD2" w14:textId="41CD3E23" w:rsidR="5DDEE28F" w:rsidRPr="00C9272A" w:rsidRDefault="5DDEE28F" w:rsidP="5DDEE28F">
            <w:pPr>
              <w:spacing w:after="0"/>
              <w:jc w:val="center"/>
              <w:rPr>
                <w:sz w:val="16"/>
                <w:szCs w:val="16"/>
              </w:rPr>
            </w:pPr>
            <w:r w:rsidRPr="00C9272A">
              <w:rPr>
                <w:rFonts w:ascii="Calibri" w:eastAsia="Calibri" w:hAnsi="Calibri" w:cs="Calibri"/>
                <w:color w:val="000000" w:themeColor="text1"/>
                <w:sz w:val="16"/>
                <w:szCs w:val="16"/>
              </w:rPr>
              <w:t>unidades</w:t>
            </w:r>
          </w:p>
        </w:tc>
        <w:tc>
          <w:tcPr>
            <w:tcW w:w="85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52452B27" w14:textId="1ACBEB4B" w:rsidR="5DDEE28F" w:rsidRPr="00C9272A" w:rsidRDefault="5DDEE28F" w:rsidP="5DDEE28F">
            <w:pPr>
              <w:spacing w:after="0"/>
              <w:jc w:val="center"/>
              <w:rPr>
                <w:sz w:val="16"/>
                <w:szCs w:val="16"/>
              </w:rPr>
            </w:pPr>
            <w:r w:rsidRPr="00C9272A">
              <w:rPr>
                <w:rFonts w:ascii="Calibri" w:eastAsia="Calibri" w:hAnsi="Calibri" w:cs="Calibri"/>
                <w:color w:val="000000" w:themeColor="text1"/>
                <w:sz w:val="16"/>
                <w:szCs w:val="16"/>
              </w:rPr>
              <w:t>200,00 €</w:t>
            </w:r>
          </w:p>
        </w:tc>
        <w:tc>
          <w:tcPr>
            <w:tcW w:w="992"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5FF432AE" w14:textId="4621DB38" w:rsidR="5DDEE28F" w:rsidRPr="00C9272A" w:rsidRDefault="5DDEE28F" w:rsidP="5DDEE28F">
            <w:pPr>
              <w:spacing w:after="0"/>
              <w:jc w:val="center"/>
              <w:rPr>
                <w:sz w:val="16"/>
                <w:szCs w:val="16"/>
              </w:rPr>
            </w:pPr>
            <w:r w:rsidRPr="00C9272A">
              <w:rPr>
                <w:rFonts w:ascii="Calibri" w:eastAsia="Calibri" w:hAnsi="Calibri" w:cs="Calibri"/>
                <w:color w:val="000000" w:themeColor="text1"/>
                <w:sz w:val="16"/>
                <w:szCs w:val="16"/>
              </w:rPr>
              <w:t>7.200,00 €</w:t>
            </w:r>
          </w:p>
        </w:tc>
        <w:tc>
          <w:tcPr>
            <w:tcW w:w="992"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4A934DC8" w14:textId="335CE823" w:rsidR="5DDEE28F" w:rsidRPr="00C9272A" w:rsidRDefault="5DDEE28F" w:rsidP="001F1F10">
            <w:pPr>
              <w:jc w:val="center"/>
              <w:rPr>
                <w:sz w:val="16"/>
                <w:szCs w:val="16"/>
              </w:rPr>
            </w:pPr>
          </w:p>
        </w:tc>
      </w:tr>
      <w:tr w:rsidR="5DDEE28F" w14:paraId="51B80914" w14:textId="77777777" w:rsidTr="001F1F10">
        <w:trPr>
          <w:trHeight w:val="315"/>
          <w:jc w:val="center"/>
        </w:trPr>
        <w:tc>
          <w:tcPr>
            <w:tcW w:w="840"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26246708" w14:textId="3F51661F" w:rsidR="5DDEE28F" w:rsidRPr="00C9272A" w:rsidRDefault="5DDEE28F" w:rsidP="001F1F10">
            <w:pPr>
              <w:jc w:val="center"/>
              <w:rPr>
                <w:sz w:val="16"/>
                <w:szCs w:val="16"/>
              </w:rPr>
            </w:pPr>
          </w:p>
        </w:tc>
        <w:tc>
          <w:tcPr>
            <w:tcW w:w="84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234A0682" w14:textId="4530F856" w:rsidR="5DDEE28F" w:rsidRPr="00C9272A" w:rsidRDefault="5DDEE28F" w:rsidP="5DDEE28F">
            <w:pPr>
              <w:spacing w:after="0"/>
              <w:jc w:val="center"/>
              <w:rPr>
                <w:sz w:val="16"/>
                <w:szCs w:val="16"/>
              </w:rPr>
            </w:pPr>
            <w:r w:rsidRPr="00C9272A">
              <w:rPr>
                <w:rFonts w:ascii="Calibri" w:eastAsia="Calibri" w:hAnsi="Calibri" w:cs="Calibri"/>
                <w:color w:val="000000" w:themeColor="text1"/>
                <w:sz w:val="16"/>
                <w:szCs w:val="16"/>
              </w:rPr>
              <w:t>005</w:t>
            </w:r>
          </w:p>
        </w:tc>
        <w:tc>
          <w:tcPr>
            <w:tcW w:w="2142"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06A5D456" w14:textId="388F9775" w:rsidR="5DDEE28F" w:rsidRPr="00C9272A" w:rsidRDefault="5DDEE28F" w:rsidP="5DDEE28F">
            <w:pPr>
              <w:spacing w:after="0"/>
              <w:jc w:val="left"/>
              <w:rPr>
                <w:sz w:val="16"/>
                <w:szCs w:val="16"/>
              </w:rPr>
            </w:pPr>
            <w:r w:rsidRPr="00C9272A">
              <w:rPr>
                <w:rFonts w:ascii="Calibri" w:eastAsia="Calibri" w:hAnsi="Calibri" w:cs="Calibri"/>
                <w:color w:val="000000" w:themeColor="text1"/>
                <w:sz w:val="16"/>
                <w:szCs w:val="16"/>
              </w:rPr>
              <w:t>Servidor Central</w:t>
            </w:r>
          </w:p>
        </w:tc>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040C5E24" w14:textId="35569273" w:rsidR="5DDEE28F" w:rsidRPr="00C9272A" w:rsidRDefault="5DDEE28F" w:rsidP="5DDEE28F">
            <w:pPr>
              <w:spacing w:after="0"/>
              <w:jc w:val="center"/>
              <w:rPr>
                <w:sz w:val="16"/>
                <w:szCs w:val="16"/>
              </w:rPr>
            </w:pPr>
            <w:r w:rsidRPr="00C9272A">
              <w:rPr>
                <w:rFonts w:ascii="Calibri" w:eastAsia="Calibri" w:hAnsi="Calibri" w:cs="Calibri"/>
                <w:color w:val="000000" w:themeColor="text1"/>
                <w:sz w:val="16"/>
                <w:szCs w:val="16"/>
              </w:rPr>
              <w:t>1</w:t>
            </w:r>
          </w:p>
        </w:tc>
        <w:tc>
          <w:tcPr>
            <w:tcW w:w="709"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15277478" w14:textId="28FCA9C7" w:rsidR="5DDEE28F" w:rsidRPr="00C9272A" w:rsidRDefault="5DDEE28F" w:rsidP="5DDEE28F">
            <w:pPr>
              <w:spacing w:after="0"/>
              <w:jc w:val="center"/>
              <w:rPr>
                <w:sz w:val="16"/>
                <w:szCs w:val="16"/>
              </w:rPr>
            </w:pPr>
            <w:r w:rsidRPr="00C9272A">
              <w:rPr>
                <w:rFonts w:ascii="Calibri" w:eastAsia="Calibri" w:hAnsi="Calibri" w:cs="Calibri"/>
                <w:color w:val="000000" w:themeColor="text1"/>
                <w:sz w:val="16"/>
                <w:szCs w:val="16"/>
              </w:rPr>
              <w:t>unidades</w:t>
            </w:r>
          </w:p>
        </w:tc>
        <w:tc>
          <w:tcPr>
            <w:tcW w:w="85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549C4AE7" w14:textId="43D16F0F" w:rsidR="5DDEE28F" w:rsidRPr="00C9272A" w:rsidRDefault="5DDEE28F" w:rsidP="5DDEE28F">
            <w:pPr>
              <w:spacing w:after="0"/>
              <w:jc w:val="center"/>
              <w:rPr>
                <w:sz w:val="16"/>
                <w:szCs w:val="16"/>
              </w:rPr>
            </w:pPr>
            <w:r w:rsidRPr="00C9272A">
              <w:rPr>
                <w:rFonts w:ascii="Calibri" w:eastAsia="Calibri" w:hAnsi="Calibri" w:cs="Calibri"/>
                <w:color w:val="000000" w:themeColor="text1"/>
                <w:sz w:val="16"/>
                <w:szCs w:val="16"/>
              </w:rPr>
              <w:t>3.000,00 €</w:t>
            </w:r>
          </w:p>
        </w:tc>
        <w:tc>
          <w:tcPr>
            <w:tcW w:w="992"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29308FB9" w14:textId="327ACD36" w:rsidR="5DDEE28F" w:rsidRPr="00C9272A" w:rsidRDefault="5DDEE28F" w:rsidP="5DDEE28F">
            <w:pPr>
              <w:spacing w:after="0"/>
              <w:jc w:val="center"/>
              <w:rPr>
                <w:sz w:val="16"/>
                <w:szCs w:val="16"/>
              </w:rPr>
            </w:pPr>
            <w:r w:rsidRPr="00C9272A">
              <w:rPr>
                <w:rFonts w:ascii="Calibri" w:eastAsia="Calibri" w:hAnsi="Calibri" w:cs="Calibri"/>
                <w:color w:val="000000" w:themeColor="text1"/>
                <w:sz w:val="16"/>
                <w:szCs w:val="16"/>
              </w:rPr>
              <w:t>3.000,00 €</w:t>
            </w:r>
          </w:p>
        </w:tc>
        <w:tc>
          <w:tcPr>
            <w:tcW w:w="992"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29DA89DC" w14:textId="302211EE" w:rsidR="5DDEE28F" w:rsidRPr="00C9272A" w:rsidRDefault="5DDEE28F" w:rsidP="001F1F10">
            <w:pPr>
              <w:jc w:val="center"/>
              <w:rPr>
                <w:sz w:val="16"/>
                <w:szCs w:val="16"/>
              </w:rPr>
            </w:pPr>
          </w:p>
        </w:tc>
      </w:tr>
      <w:tr w:rsidR="5DDEE28F" w14:paraId="3BA9A63E" w14:textId="77777777" w:rsidTr="001F1F10">
        <w:trPr>
          <w:trHeight w:val="315"/>
          <w:jc w:val="center"/>
        </w:trPr>
        <w:tc>
          <w:tcPr>
            <w:tcW w:w="840"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147013BC" w14:textId="10287E34" w:rsidR="5DDEE28F" w:rsidRPr="00C9272A" w:rsidRDefault="5DDEE28F" w:rsidP="001F1F10">
            <w:pPr>
              <w:jc w:val="center"/>
              <w:rPr>
                <w:sz w:val="16"/>
                <w:szCs w:val="16"/>
              </w:rPr>
            </w:pPr>
          </w:p>
        </w:tc>
        <w:tc>
          <w:tcPr>
            <w:tcW w:w="84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7C8C5142" w14:textId="4FB22711" w:rsidR="5DDEE28F" w:rsidRPr="00C9272A" w:rsidRDefault="5DDEE28F" w:rsidP="5DDEE28F">
            <w:pPr>
              <w:spacing w:after="0"/>
              <w:jc w:val="center"/>
              <w:rPr>
                <w:sz w:val="16"/>
                <w:szCs w:val="16"/>
              </w:rPr>
            </w:pPr>
            <w:r w:rsidRPr="00C9272A">
              <w:rPr>
                <w:rFonts w:ascii="Calibri" w:eastAsia="Calibri" w:hAnsi="Calibri" w:cs="Calibri"/>
                <w:color w:val="000000" w:themeColor="text1"/>
                <w:sz w:val="16"/>
                <w:szCs w:val="16"/>
              </w:rPr>
              <w:t>006</w:t>
            </w:r>
          </w:p>
        </w:tc>
        <w:tc>
          <w:tcPr>
            <w:tcW w:w="2142"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30D575BE" w14:textId="6EE7DAE4" w:rsidR="5DDEE28F" w:rsidRPr="00C9272A" w:rsidRDefault="5DDEE28F" w:rsidP="5DDEE28F">
            <w:pPr>
              <w:spacing w:after="0"/>
              <w:jc w:val="left"/>
              <w:rPr>
                <w:sz w:val="16"/>
                <w:szCs w:val="16"/>
              </w:rPr>
            </w:pPr>
            <w:r w:rsidRPr="00C9272A">
              <w:rPr>
                <w:rFonts w:ascii="Calibri" w:eastAsia="Calibri" w:hAnsi="Calibri" w:cs="Calibri"/>
                <w:color w:val="000000" w:themeColor="text1"/>
                <w:sz w:val="16"/>
                <w:szCs w:val="16"/>
              </w:rPr>
              <w:t>SAI</w:t>
            </w:r>
          </w:p>
        </w:tc>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74B864F3" w14:textId="4F6FC824" w:rsidR="5DDEE28F" w:rsidRPr="00C9272A" w:rsidRDefault="5DDEE28F" w:rsidP="5DDEE28F">
            <w:pPr>
              <w:spacing w:after="0"/>
              <w:jc w:val="center"/>
              <w:rPr>
                <w:sz w:val="16"/>
                <w:szCs w:val="16"/>
              </w:rPr>
            </w:pPr>
            <w:r w:rsidRPr="00C9272A">
              <w:rPr>
                <w:rFonts w:ascii="Calibri" w:eastAsia="Calibri" w:hAnsi="Calibri" w:cs="Calibri"/>
                <w:color w:val="000000" w:themeColor="text1"/>
                <w:sz w:val="16"/>
                <w:szCs w:val="16"/>
              </w:rPr>
              <w:t>1</w:t>
            </w:r>
          </w:p>
        </w:tc>
        <w:tc>
          <w:tcPr>
            <w:tcW w:w="709"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72628E13" w14:textId="372D623B" w:rsidR="5DDEE28F" w:rsidRPr="00C9272A" w:rsidRDefault="5DDEE28F" w:rsidP="5DDEE28F">
            <w:pPr>
              <w:spacing w:after="0"/>
              <w:jc w:val="center"/>
              <w:rPr>
                <w:sz w:val="16"/>
                <w:szCs w:val="16"/>
              </w:rPr>
            </w:pPr>
            <w:r w:rsidRPr="00C9272A">
              <w:rPr>
                <w:rFonts w:ascii="Calibri" w:eastAsia="Calibri" w:hAnsi="Calibri" w:cs="Calibri"/>
                <w:color w:val="000000" w:themeColor="text1"/>
                <w:sz w:val="16"/>
                <w:szCs w:val="16"/>
              </w:rPr>
              <w:t>unidades</w:t>
            </w:r>
          </w:p>
        </w:tc>
        <w:tc>
          <w:tcPr>
            <w:tcW w:w="85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5EAABC5E" w14:textId="773C08C6" w:rsidR="5DDEE28F" w:rsidRPr="00C9272A" w:rsidRDefault="5DDEE28F" w:rsidP="5DDEE28F">
            <w:pPr>
              <w:spacing w:after="0"/>
              <w:jc w:val="center"/>
              <w:rPr>
                <w:sz w:val="16"/>
                <w:szCs w:val="16"/>
              </w:rPr>
            </w:pPr>
            <w:r w:rsidRPr="00C9272A">
              <w:rPr>
                <w:rFonts w:ascii="Calibri" w:eastAsia="Calibri" w:hAnsi="Calibri" w:cs="Calibri"/>
                <w:color w:val="000000" w:themeColor="text1"/>
                <w:sz w:val="16"/>
                <w:szCs w:val="16"/>
              </w:rPr>
              <w:t>500,00 €</w:t>
            </w:r>
          </w:p>
        </w:tc>
        <w:tc>
          <w:tcPr>
            <w:tcW w:w="992"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6CEEDAC2" w14:textId="1D35A77F" w:rsidR="5DDEE28F" w:rsidRPr="00C9272A" w:rsidRDefault="5DDEE28F" w:rsidP="5DDEE28F">
            <w:pPr>
              <w:spacing w:after="0"/>
              <w:jc w:val="center"/>
              <w:rPr>
                <w:sz w:val="16"/>
                <w:szCs w:val="16"/>
              </w:rPr>
            </w:pPr>
            <w:r w:rsidRPr="00C9272A">
              <w:rPr>
                <w:rFonts w:ascii="Calibri" w:eastAsia="Calibri" w:hAnsi="Calibri" w:cs="Calibri"/>
                <w:color w:val="000000" w:themeColor="text1"/>
                <w:sz w:val="16"/>
                <w:szCs w:val="16"/>
              </w:rPr>
              <w:t>500,00 €</w:t>
            </w:r>
          </w:p>
        </w:tc>
        <w:tc>
          <w:tcPr>
            <w:tcW w:w="992"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69B3D5CA" w14:textId="6667B9AE" w:rsidR="5DDEE28F" w:rsidRPr="00C9272A" w:rsidRDefault="5DDEE28F" w:rsidP="001F1F10">
            <w:pPr>
              <w:jc w:val="center"/>
              <w:rPr>
                <w:sz w:val="16"/>
                <w:szCs w:val="16"/>
              </w:rPr>
            </w:pPr>
          </w:p>
        </w:tc>
      </w:tr>
      <w:tr w:rsidR="5DDEE28F" w14:paraId="61086316" w14:textId="77777777" w:rsidTr="001F1F10">
        <w:trPr>
          <w:trHeight w:val="315"/>
          <w:jc w:val="center"/>
        </w:trPr>
        <w:tc>
          <w:tcPr>
            <w:tcW w:w="840"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780925F5" w14:textId="2C378862" w:rsidR="5DDEE28F" w:rsidRPr="00C9272A" w:rsidRDefault="5DDEE28F" w:rsidP="001F1F10">
            <w:pPr>
              <w:jc w:val="center"/>
              <w:rPr>
                <w:sz w:val="16"/>
                <w:szCs w:val="16"/>
              </w:rPr>
            </w:pPr>
          </w:p>
        </w:tc>
        <w:tc>
          <w:tcPr>
            <w:tcW w:w="84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5CDEFEED" w14:textId="007E476A" w:rsidR="5DDEE28F" w:rsidRPr="00C9272A" w:rsidRDefault="5DDEE28F" w:rsidP="5DDEE28F">
            <w:pPr>
              <w:spacing w:after="0"/>
              <w:jc w:val="center"/>
              <w:rPr>
                <w:sz w:val="16"/>
                <w:szCs w:val="16"/>
              </w:rPr>
            </w:pPr>
            <w:r w:rsidRPr="00C9272A">
              <w:rPr>
                <w:rFonts w:ascii="Calibri" w:eastAsia="Calibri" w:hAnsi="Calibri" w:cs="Calibri"/>
                <w:color w:val="000000" w:themeColor="text1"/>
                <w:sz w:val="16"/>
                <w:szCs w:val="16"/>
              </w:rPr>
              <w:t>007</w:t>
            </w:r>
          </w:p>
        </w:tc>
        <w:tc>
          <w:tcPr>
            <w:tcW w:w="2142"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4E473E77" w14:textId="0D941371" w:rsidR="5DDEE28F" w:rsidRPr="00C9272A" w:rsidRDefault="5DDEE28F" w:rsidP="5DDEE28F">
            <w:pPr>
              <w:spacing w:after="0"/>
              <w:jc w:val="left"/>
              <w:rPr>
                <w:sz w:val="16"/>
                <w:szCs w:val="16"/>
              </w:rPr>
            </w:pPr>
            <w:r w:rsidRPr="00C9272A">
              <w:rPr>
                <w:rFonts w:ascii="Calibri" w:eastAsia="Calibri" w:hAnsi="Calibri" w:cs="Calibri"/>
                <w:color w:val="000000" w:themeColor="text1"/>
                <w:sz w:val="16"/>
                <w:szCs w:val="16"/>
              </w:rPr>
              <w:t>Rack de Discos</w:t>
            </w:r>
          </w:p>
        </w:tc>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331916EE" w14:textId="6A46F193" w:rsidR="5DDEE28F" w:rsidRPr="00C9272A" w:rsidRDefault="5DDEE28F" w:rsidP="5DDEE28F">
            <w:pPr>
              <w:spacing w:after="0"/>
              <w:jc w:val="center"/>
              <w:rPr>
                <w:sz w:val="16"/>
                <w:szCs w:val="16"/>
              </w:rPr>
            </w:pPr>
            <w:r w:rsidRPr="00C9272A">
              <w:rPr>
                <w:rFonts w:ascii="Calibri" w:eastAsia="Calibri" w:hAnsi="Calibri" w:cs="Calibri"/>
                <w:color w:val="000000" w:themeColor="text1"/>
                <w:sz w:val="16"/>
                <w:szCs w:val="16"/>
              </w:rPr>
              <w:t>1</w:t>
            </w:r>
          </w:p>
        </w:tc>
        <w:tc>
          <w:tcPr>
            <w:tcW w:w="709"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5FF9CB14" w14:textId="55B31E34" w:rsidR="5DDEE28F" w:rsidRPr="00C9272A" w:rsidRDefault="5DDEE28F" w:rsidP="5DDEE28F">
            <w:pPr>
              <w:spacing w:after="0"/>
              <w:jc w:val="center"/>
              <w:rPr>
                <w:sz w:val="16"/>
                <w:szCs w:val="16"/>
              </w:rPr>
            </w:pPr>
            <w:r w:rsidRPr="00C9272A">
              <w:rPr>
                <w:rFonts w:ascii="Calibri" w:eastAsia="Calibri" w:hAnsi="Calibri" w:cs="Calibri"/>
                <w:color w:val="000000" w:themeColor="text1"/>
                <w:sz w:val="16"/>
                <w:szCs w:val="16"/>
              </w:rPr>
              <w:t>unidades</w:t>
            </w:r>
          </w:p>
        </w:tc>
        <w:tc>
          <w:tcPr>
            <w:tcW w:w="85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63A19535" w14:textId="00CCDDCA" w:rsidR="5DDEE28F" w:rsidRPr="00C9272A" w:rsidRDefault="5DDEE28F" w:rsidP="5DDEE28F">
            <w:pPr>
              <w:spacing w:after="0"/>
              <w:jc w:val="center"/>
              <w:rPr>
                <w:sz w:val="16"/>
                <w:szCs w:val="16"/>
              </w:rPr>
            </w:pPr>
            <w:r w:rsidRPr="00C9272A">
              <w:rPr>
                <w:rFonts w:ascii="Calibri" w:eastAsia="Calibri" w:hAnsi="Calibri" w:cs="Calibri"/>
                <w:color w:val="000000" w:themeColor="text1"/>
                <w:sz w:val="16"/>
                <w:szCs w:val="16"/>
              </w:rPr>
              <w:t>1.500,00 €</w:t>
            </w:r>
          </w:p>
        </w:tc>
        <w:tc>
          <w:tcPr>
            <w:tcW w:w="992"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13C1BBD0" w14:textId="40C89291" w:rsidR="5DDEE28F" w:rsidRPr="00C9272A" w:rsidRDefault="5DDEE28F" w:rsidP="5DDEE28F">
            <w:pPr>
              <w:spacing w:after="0"/>
              <w:jc w:val="center"/>
              <w:rPr>
                <w:sz w:val="16"/>
                <w:szCs w:val="16"/>
              </w:rPr>
            </w:pPr>
            <w:r w:rsidRPr="00C9272A">
              <w:rPr>
                <w:rFonts w:ascii="Calibri" w:eastAsia="Calibri" w:hAnsi="Calibri" w:cs="Calibri"/>
                <w:color w:val="000000" w:themeColor="text1"/>
                <w:sz w:val="16"/>
                <w:szCs w:val="16"/>
              </w:rPr>
              <w:t>1.500,00 €</w:t>
            </w:r>
          </w:p>
        </w:tc>
        <w:tc>
          <w:tcPr>
            <w:tcW w:w="992"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31849342" w14:textId="359588E3" w:rsidR="5DDEE28F" w:rsidRPr="00C9272A" w:rsidRDefault="5DDEE28F" w:rsidP="001F1F10">
            <w:pPr>
              <w:jc w:val="center"/>
              <w:rPr>
                <w:sz w:val="16"/>
                <w:szCs w:val="16"/>
              </w:rPr>
            </w:pPr>
          </w:p>
        </w:tc>
      </w:tr>
      <w:tr w:rsidR="5DDEE28F" w14:paraId="2E7B86EA" w14:textId="77777777" w:rsidTr="001F1F10">
        <w:trPr>
          <w:trHeight w:val="315"/>
          <w:jc w:val="center"/>
        </w:trPr>
        <w:tc>
          <w:tcPr>
            <w:tcW w:w="840"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425C389F" w14:textId="37A2B19B" w:rsidR="5DDEE28F" w:rsidRPr="00C9272A" w:rsidRDefault="5DDEE28F" w:rsidP="001F1F10">
            <w:pPr>
              <w:jc w:val="center"/>
              <w:rPr>
                <w:sz w:val="16"/>
                <w:szCs w:val="16"/>
              </w:rPr>
            </w:pPr>
          </w:p>
        </w:tc>
        <w:tc>
          <w:tcPr>
            <w:tcW w:w="84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24764D96" w14:textId="04D15F60" w:rsidR="5DDEE28F" w:rsidRPr="00C9272A" w:rsidRDefault="5DDEE28F" w:rsidP="5DDEE28F">
            <w:pPr>
              <w:spacing w:after="0"/>
              <w:jc w:val="center"/>
              <w:rPr>
                <w:sz w:val="16"/>
                <w:szCs w:val="16"/>
              </w:rPr>
            </w:pPr>
            <w:r w:rsidRPr="00C9272A">
              <w:rPr>
                <w:rFonts w:ascii="Calibri" w:eastAsia="Calibri" w:hAnsi="Calibri" w:cs="Calibri"/>
                <w:color w:val="000000" w:themeColor="text1"/>
                <w:sz w:val="16"/>
                <w:szCs w:val="16"/>
              </w:rPr>
              <w:t>008</w:t>
            </w:r>
          </w:p>
        </w:tc>
        <w:tc>
          <w:tcPr>
            <w:tcW w:w="2142"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48AE5DC6" w14:textId="5C29A341" w:rsidR="5DDEE28F" w:rsidRPr="00C9272A" w:rsidRDefault="5DDEE28F" w:rsidP="5DDEE28F">
            <w:pPr>
              <w:spacing w:after="0"/>
              <w:jc w:val="left"/>
              <w:rPr>
                <w:sz w:val="16"/>
                <w:szCs w:val="16"/>
              </w:rPr>
            </w:pPr>
            <w:r w:rsidRPr="00C9272A">
              <w:rPr>
                <w:rFonts w:ascii="Calibri" w:eastAsia="Calibri" w:hAnsi="Calibri" w:cs="Calibri"/>
                <w:color w:val="000000" w:themeColor="text1"/>
                <w:sz w:val="16"/>
                <w:szCs w:val="16"/>
              </w:rPr>
              <w:t>Dispositivos de Geolocalización</w:t>
            </w:r>
          </w:p>
        </w:tc>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15CB2CA3" w14:textId="30C31C02" w:rsidR="5DDEE28F" w:rsidRPr="00C9272A" w:rsidRDefault="5DDEE28F" w:rsidP="5DDEE28F">
            <w:pPr>
              <w:spacing w:after="0"/>
              <w:jc w:val="center"/>
              <w:rPr>
                <w:sz w:val="16"/>
                <w:szCs w:val="16"/>
              </w:rPr>
            </w:pPr>
            <w:r w:rsidRPr="00C9272A">
              <w:rPr>
                <w:rFonts w:ascii="Calibri" w:eastAsia="Calibri" w:hAnsi="Calibri" w:cs="Calibri"/>
                <w:color w:val="000000" w:themeColor="text1"/>
                <w:sz w:val="16"/>
                <w:szCs w:val="16"/>
              </w:rPr>
              <w:t>40</w:t>
            </w:r>
          </w:p>
        </w:tc>
        <w:tc>
          <w:tcPr>
            <w:tcW w:w="709"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786A69FA" w14:textId="53F04DA3" w:rsidR="5DDEE28F" w:rsidRPr="00C9272A" w:rsidRDefault="5DDEE28F" w:rsidP="5DDEE28F">
            <w:pPr>
              <w:spacing w:after="0"/>
              <w:jc w:val="center"/>
              <w:rPr>
                <w:sz w:val="16"/>
                <w:szCs w:val="16"/>
              </w:rPr>
            </w:pPr>
            <w:r w:rsidRPr="00C9272A">
              <w:rPr>
                <w:rFonts w:ascii="Calibri" w:eastAsia="Calibri" w:hAnsi="Calibri" w:cs="Calibri"/>
                <w:color w:val="000000" w:themeColor="text1"/>
                <w:sz w:val="16"/>
                <w:szCs w:val="16"/>
              </w:rPr>
              <w:t>unidades</w:t>
            </w:r>
          </w:p>
        </w:tc>
        <w:tc>
          <w:tcPr>
            <w:tcW w:w="85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23F23A61" w14:textId="080E109E" w:rsidR="5DDEE28F" w:rsidRPr="00C9272A" w:rsidRDefault="5DDEE28F" w:rsidP="5DDEE28F">
            <w:pPr>
              <w:spacing w:after="0"/>
              <w:jc w:val="center"/>
              <w:rPr>
                <w:sz w:val="16"/>
                <w:szCs w:val="16"/>
              </w:rPr>
            </w:pPr>
            <w:r w:rsidRPr="00C9272A">
              <w:rPr>
                <w:rFonts w:ascii="Calibri" w:eastAsia="Calibri" w:hAnsi="Calibri" w:cs="Calibri"/>
                <w:color w:val="000000" w:themeColor="text1"/>
                <w:sz w:val="16"/>
                <w:szCs w:val="16"/>
              </w:rPr>
              <w:t>100,00 €</w:t>
            </w:r>
          </w:p>
        </w:tc>
        <w:tc>
          <w:tcPr>
            <w:tcW w:w="992"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5E881540" w14:textId="065CDA6F" w:rsidR="5DDEE28F" w:rsidRPr="00C9272A" w:rsidRDefault="5DDEE28F" w:rsidP="5DDEE28F">
            <w:pPr>
              <w:spacing w:after="0"/>
              <w:jc w:val="center"/>
              <w:rPr>
                <w:sz w:val="16"/>
                <w:szCs w:val="16"/>
              </w:rPr>
            </w:pPr>
            <w:r w:rsidRPr="00C9272A">
              <w:rPr>
                <w:rFonts w:ascii="Calibri" w:eastAsia="Calibri" w:hAnsi="Calibri" w:cs="Calibri"/>
                <w:color w:val="000000" w:themeColor="text1"/>
                <w:sz w:val="16"/>
                <w:szCs w:val="16"/>
              </w:rPr>
              <w:t>4.000,00 €</w:t>
            </w:r>
          </w:p>
        </w:tc>
        <w:tc>
          <w:tcPr>
            <w:tcW w:w="992"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660B4AD2" w14:textId="24C49A5B" w:rsidR="5DDEE28F" w:rsidRPr="00C9272A" w:rsidRDefault="5DDEE28F" w:rsidP="001F1F10">
            <w:pPr>
              <w:jc w:val="center"/>
              <w:rPr>
                <w:sz w:val="16"/>
                <w:szCs w:val="16"/>
              </w:rPr>
            </w:pPr>
          </w:p>
        </w:tc>
      </w:tr>
      <w:tr w:rsidR="5DDEE28F" w14:paraId="6195F65E" w14:textId="77777777" w:rsidTr="001F1F10">
        <w:trPr>
          <w:trHeight w:val="315"/>
          <w:jc w:val="center"/>
        </w:trPr>
        <w:tc>
          <w:tcPr>
            <w:tcW w:w="840"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57EE4FCA" w14:textId="7EE7617E" w:rsidR="5DDEE28F" w:rsidRPr="00C9272A" w:rsidRDefault="5DDEE28F" w:rsidP="001F1F10">
            <w:pPr>
              <w:jc w:val="center"/>
              <w:rPr>
                <w:sz w:val="16"/>
                <w:szCs w:val="16"/>
              </w:rPr>
            </w:pPr>
          </w:p>
        </w:tc>
        <w:tc>
          <w:tcPr>
            <w:tcW w:w="84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792D87A1" w14:textId="01608FCA" w:rsidR="5DDEE28F" w:rsidRPr="00C9272A" w:rsidRDefault="5DDEE28F" w:rsidP="5DDEE28F">
            <w:pPr>
              <w:spacing w:after="0"/>
              <w:jc w:val="center"/>
              <w:rPr>
                <w:sz w:val="16"/>
                <w:szCs w:val="16"/>
              </w:rPr>
            </w:pPr>
            <w:r w:rsidRPr="00C9272A">
              <w:rPr>
                <w:rFonts w:ascii="Calibri" w:eastAsia="Calibri" w:hAnsi="Calibri" w:cs="Calibri"/>
                <w:color w:val="000000" w:themeColor="text1"/>
                <w:sz w:val="16"/>
                <w:szCs w:val="16"/>
              </w:rPr>
              <w:t>009</w:t>
            </w:r>
          </w:p>
        </w:tc>
        <w:tc>
          <w:tcPr>
            <w:tcW w:w="2142"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33D0BA54" w14:textId="2948A31A" w:rsidR="5DDEE28F" w:rsidRPr="00C9272A" w:rsidRDefault="5DDEE28F" w:rsidP="5DDEE28F">
            <w:pPr>
              <w:spacing w:after="0"/>
              <w:jc w:val="left"/>
              <w:rPr>
                <w:sz w:val="16"/>
                <w:szCs w:val="16"/>
              </w:rPr>
            </w:pPr>
            <w:r w:rsidRPr="00C9272A">
              <w:rPr>
                <w:rFonts w:ascii="Calibri" w:eastAsia="Calibri" w:hAnsi="Calibri" w:cs="Calibri"/>
                <w:color w:val="000000" w:themeColor="text1"/>
                <w:sz w:val="16"/>
                <w:szCs w:val="16"/>
              </w:rPr>
              <w:t>Switch de comunicaciones</w:t>
            </w:r>
          </w:p>
        </w:tc>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29ED895C" w14:textId="1C5E48BD" w:rsidR="5DDEE28F" w:rsidRPr="00C9272A" w:rsidRDefault="5DDEE28F" w:rsidP="5DDEE28F">
            <w:pPr>
              <w:spacing w:after="0"/>
              <w:jc w:val="center"/>
              <w:rPr>
                <w:sz w:val="16"/>
                <w:szCs w:val="16"/>
              </w:rPr>
            </w:pPr>
            <w:r w:rsidRPr="00C9272A">
              <w:rPr>
                <w:rFonts w:ascii="Calibri" w:eastAsia="Calibri" w:hAnsi="Calibri" w:cs="Calibri"/>
                <w:color w:val="000000" w:themeColor="text1"/>
                <w:sz w:val="16"/>
                <w:szCs w:val="16"/>
              </w:rPr>
              <w:t>9</w:t>
            </w:r>
          </w:p>
        </w:tc>
        <w:tc>
          <w:tcPr>
            <w:tcW w:w="709"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36807FA7" w14:textId="16E5AD89" w:rsidR="5DDEE28F" w:rsidRPr="00C9272A" w:rsidRDefault="5DDEE28F" w:rsidP="5DDEE28F">
            <w:pPr>
              <w:spacing w:after="0"/>
              <w:jc w:val="center"/>
              <w:rPr>
                <w:sz w:val="16"/>
                <w:szCs w:val="16"/>
              </w:rPr>
            </w:pPr>
            <w:r w:rsidRPr="00C9272A">
              <w:rPr>
                <w:rFonts w:ascii="Calibri" w:eastAsia="Calibri" w:hAnsi="Calibri" w:cs="Calibri"/>
                <w:color w:val="000000" w:themeColor="text1"/>
                <w:sz w:val="16"/>
                <w:szCs w:val="16"/>
              </w:rPr>
              <w:t>unidades</w:t>
            </w:r>
          </w:p>
        </w:tc>
        <w:tc>
          <w:tcPr>
            <w:tcW w:w="85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015D045A" w14:textId="3DA6A7E7" w:rsidR="5DDEE28F" w:rsidRPr="00C9272A" w:rsidRDefault="5DDEE28F" w:rsidP="5DDEE28F">
            <w:pPr>
              <w:spacing w:after="0"/>
              <w:jc w:val="center"/>
              <w:rPr>
                <w:sz w:val="16"/>
                <w:szCs w:val="16"/>
              </w:rPr>
            </w:pPr>
            <w:r w:rsidRPr="00C9272A">
              <w:rPr>
                <w:rFonts w:ascii="Calibri" w:eastAsia="Calibri" w:hAnsi="Calibri" w:cs="Calibri"/>
                <w:color w:val="000000" w:themeColor="text1"/>
                <w:sz w:val="16"/>
                <w:szCs w:val="16"/>
              </w:rPr>
              <w:t>150,00 €</w:t>
            </w:r>
          </w:p>
        </w:tc>
        <w:tc>
          <w:tcPr>
            <w:tcW w:w="992"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4192D4C5" w14:textId="3AA84E00" w:rsidR="5DDEE28F" w:rsidRPr="00C9272A" w:rsidRDefault="5DDEE28F" w:rsidP="5DDEE28F">
            <w:pPr>
              <w:spacing w:after="0"/>
              <w:jc w:val="center"/>
              <w:rPr>
                <w:sz w:val="16"/>
                <w:szCs w:val="16"/>
              </w:rPr>
            </w:pPr>
            <w:r w:rsidRPr="00C9272A">
              <w:rPr>
                <w:rFonts w:ascii="Calibri" w:eastAsia="Calibri" w:hAnsi="Calibri" w:cs="Calibri"/>
                <w:color w:val="000000" w:themeColor="text1"/>
                <w:sz w:val="16"/>
                <w:szCs w:val="16"/>
              </w:rPr>
              <w:t>1.350,00 €</w:t>
            </w:r>
          </w:p>
        </w:tc>
        <w:tc>
          <w:tcPr>
            <w:tcW w:w="992"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499FBFC7" w14:textId="536694E7" w:rsidR="5DDEE28F" w:rsidRPr="00C9272A" w:rsidRDefault="5DDEE28F" w:rsidP="001F1F10">
            <w:pPr>
              <w:jc w:val="center"/>
              <w:rPr>
                <w:sz w:val="16"/>
                <w:szCs w:val="16"/>
              </w:rPr>
            </w:pPr>
          </w:p>
        </w:tc>
      </w:tr>
      <w:tr w:rsidR="5DDEE28F" w14:paraId="2DC725C4" w14:textId="77777777" w:rsidTr="001F1F10">
        <w:trPr>
          <w:trHeight w:val="315"/>
          <w:jc w:val="center"/>
        </w:trPr>
        <w:tc>
          <w:tcPr>
            <w:tcW w:w="840"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26285BF4" w14:textId="6D764A88" w:rsidR="5DDEE28F" w:rsidRPr="00C9272A" w:rsidRDefault="5DDEE28F" w:rsidP="001F1F10">
            <w:pPr>
              <w:jc w:val="center"/>
              <w:rPr>
                <w:sz w:val="16"/>
                <w:szCs w:val="16"/>
              </w:rPr>
            </w:pPr>
          </w:p>
        </w:tc>
        <w:tc>
          <w:tcPr>
            <w:tcW w:w="84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3A6AD4F5" w14:textId="757589F8" w:rsidR="5DDEE28F" w:rsidRPr="00C9272A" w:rsidRDefault="5DDEE28F" w:rsidP="5DDEE28F">
            <w:pPr>
              <w:spacing w:after="0"/>
              <w:jc w:val="center"/>
              <w:rPr>
                <w:sz w:val="16"/>
                <w:szCs w:val="16"/>
              </w:rPr>
            </w:pPr>
            <w:r w:rsidRPr="00C9272A">
              <w:rPr>
                <w:rFonts w:ascii="Calibri" w:eastAsia="Calibri" w:hAnsi="Calibri" w:cs="Calibri"/>
                <w:color w:val="000000" w:themeColor="text1"/>
                <w:sz w:val="16"/>
                <w:szCs w:val="16"/>
              </w:rPr>
              <w:t>010</w:t>
            </w:r>
          </w:p>
        </w:tc>
        <w:tc>
          <w:tcPr>
            <w:tcW w:w="2142"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23A81CBD" w14:textId="7D9132B6" w:rsidR="5DDEE28F" w:rsidRPr="00C9272A" w:rsidRDefault="5DDEE28F" w:rsidP="5DDEE28F">
            <w:pPr>
              <w:spacing w:after="0"/>
              <w:jc w:val="left"/>
              <w:rPr>
                <w:sz w:val="16"/>
                <w:szCs w:val="16"/>
              </w:rPr>
            </w:pPr>
            <w:r w:rsidRPr="00C9272A">
              <w:rPr>
                <w:rFonts w:ascii="Calibri" w:eastAsia="Calibri" w:hAnsi="Calibri" w:cs="Calibri"/>
                <w:color w:val="000000" w:themeColor="text1"/>
                <w:sz w:val="16"/>
                <w:szCs w:val="16"/>
              </w:rPr>
              <w:t>Router</w:t>
            </w:r>
          </w:p>
        </w:tc>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138BF7CB" w14:textId="047DD788" w:rsidR="5DDEE28F" w:rsidRPr="00C9272A" w:rsidRDefault="5DDEE28F" w:rsidP="5DDEE28F">
            <w:pPr>
              <w:spacing w:after="0"/>
              <w:jc w:val="center"/>
              <w:rPr>
                <w:sz w:val="16"/>
                <w:szCs w:val="16"/>
              </w:rPr>
            </w:pPr>
            <w:r w:rsidRPr="00C9272A">
              <w:rPr>
                <w:rFonts w:ascii="Calibri" w:eastAsia="Calibri" w:hAnsi="Calibri" w:cs="Calibri"/>
                <w:color w:val="000000" w:themeColor="text1"/>
                <w:sz w:val="16"/>
                <w:szCs w:val="16"/>
              </w:rPr>
              <w:t>9</w:t>
            </w:r>
          </w:p>
        </w:tc>
        <w:tc>
          <w:tcPr>
            <w:tcW w:w="709"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7C591664" w14:textId="13DA4F89" w:rsidR="5DDEE28F" w:rsidRPr="00C9272A" w:rsidRDefault="5DDEE28F" w:rsidP="5DDEE28F">
            <w:pPr>
              <w:spacing w:after="0"/>
              <w:jc w:val="center"/>
              <w:rPr>
                <w:sz w:val="16"/>
                <w:szCs w:val="16"/>
              </w:rPr>
            </w:pPr>
            <w:r w:rsidRPr="00C9272A">
              <w:rPr>
                <w:rFonts w:ascii="Calibri" w:eastAsia="Calibri" w:hAnsi="Calibri" w:cs="Calibri"/>
                <w:color w:val="000000" w:themeColor="text1"/>
                <w:sz w:val="16"/>
                <w:szCs w:val="16"/>
              </w:rPr>
              <w:t>unidades</w:t>
            </w:r>
          </w:p>
        </w:tc>
        <w:tc>
          <w:tcPr>
            <w:tcW w:w="85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5AD11118" w14:textId="5056EDC6" w:rsidR="5DDEE28F" w:rsidRPr="00C9272A" w:rsidRDefault="5DDEE28F" w:rsidP="5DDEE28F">
            <w:pPr>
              <w:spacing w:after="0"/>
              <w:jc w:val="center"/>
              <w:rPr>
                <w:sz w:val="16"/>
                <w:szCs w:val="16"/>
              </w:rPr>
            </w:pPr>
            <w:r w:rsidRPr="00C9272A">
              <w:rPr>
                <w:rFonts w:ascii="Calibri" w:eastAsia="Calibri" w:hAnsi="Calibri" w:cs="Calibri"/>
                <w:color w:val="000000" w:themeColor="text1"/>
                <w:sz w:val="16"/>
                <w:szCs w:val="16"/>
              </w:rPr>
              <w:t>150,00 €</w:t>
            </w:r>
          </w:p>
        </w:tc>
        <w:tc>
          <w:tcPr>
            <w:tcW w:w="992"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71802F07" w14:textId="6C59FE60" w:rsidR="5DDEE28F" w:rsidRPr="00C9272A" w:rsidRDefault="5DDEE28F" w:rsidP="5DDEE28F">
            <w:pPr>
              <w:spacing w:after="0"/>
              <w:jc w:val="center"/>
              <w:rPr>
                <w:sz w:val="16"/>
                <w:szCs w:val="16"/>
              </w:rPr>
            </w:pPr>
            <w:r w:rsidRPr="00C9272A">
              <w:rPr>
                <w:rFonts w:ascii="Calibri" w:eastAsia="Calibri" w:hAnsi="Calibri" w:cs="Calibri"/>
                <w:color w:val="000000" w:themeColor="text1"/>
                <w:sz w:val="16"/>
                <w:szCs w:val="16"/>
              </w:rPr>
              <w:t>1.350,00 €</w:t>
            </w:r>
          </w:p>
        </w:tc>
        <w:tc>
          <w:tcPr>
            <w:tcW w:w="992"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63D02BC3" w14:textId="6D7C168E" w:rsidR="5DDEE28F" w:rsidRPr="00C9272A" w:rsidRDefault="5DDEE28F" w:rsidP="001F1F10">
            <w:pPr>
              <w:jc w:val="center"/>
              <w:rPr>
                <w:sz w:val="16"/>
                <w:szCs w:val="16"/>
              </w:rPr>
            </w:pPr>
          </w:p>
        </w:tc>
      </w:tr>
      <w:tr w:rsidR="5DDEE28F" w14:paraId="78C63969" w14:textId="77777777" w:rsidTr="001F1F10">
        <w:trPr>
          <w:trHeight w:val="315"/>
          <w:jc w:val="center"/>
        </w:trPr>
        <w:tc>
          <w:tcPr>
            <w:tcW w:w="840"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59603F6E" w14:textId="41457036" w:rsidR="5DDEE28F" w:rsidRPr="00C9272A" w:rsidRDefault="5DDEE28F" w:rsidP="001F1F10">
            <w:pPr>
              <w:jc w:val="center"/>
              <w:rPr>
                <w:sz w:val="16"/>
                <w:szCs w:val="16"/>
              </w:rPr>
            </w:pPr>
          </w:p>
        </w:tc>
        <w:tc>
          <w:tcPr>
            <w:tcW w:w="84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2636B93C" w14:textId="30695510" w:rsidR="5DDEE28F" w:rsidRPr="00C9272A" w:rsidRDefault="5DDEE28F" w:rsidP="5DDEE28F">
            <w:pPr>
              <w:spacing w:after="0"/>
              <w:jc w:val="center"/>
              <w:rPr>
                <w:sz w:val="16"/>
                <w:szCs w:val="16"/>
              </w:rPr>
            </w:pPr>
            <w:r w:rsidRPr="00C9272A">
              <w:rPr>
                <w:rFonts w:ascii="Calibri" w:eastAsia="Calibri" w:hAnsi="Calibri" w:cs="Calibri"/>
                <w:color w:val="000000" w:themeColor="text1"/>
                <w:sz w:val="16"/>
                <w:szCs w:val="16"/>
              </w:rPr>
              <w:t>011</w:t>
            </w:r>
          </w:p>
        </w:tc>
        <w:tc>
          <w:tcPr>
            <w:tcW w:w="2142"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7793A8EF" w14:textId="46E527A3" w:rsidR="5DDEE28F" w:rsidRPr="00C9272A" w:rsidRDefault="5DDEE28F" w:rsidP="5DDEE28F">
            <w:pPr>
              <w:spacing w:after="0"/>
              <w:jc w:val="left"/>
              <w:rPr>
                <w:sz w:val="16"/>
                <w:szCs w:val="16"/>
              </w:rPr>
            </w:pPr>
            <w:r w:rsidRPr="00C9272A">
              <w:rPr>
                <w:rFonts w:ascii="Calibri" w:eastAsia="Calibri" w:hAnsi="Calibri" w:cs="Calibri"/>
                <w:color w:val="000000" w:themeColor="text1"/>
                <w:sz w:val="16"/>
                <w:szCs w:val="16"/>
              </w:rPr>
              <w:t>Puntos de red</w:t>
            </w:r>
          </w:p>
        </w:tc>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73FFB07C" w14:textId="36724A2A" w:rsidR="5DDEE28F" w:rsidRPr="00C9272A" w:rsidRDefault="5DDEE28F" w:rsidP="5DDEE28F">
            <w:pPr>
              <w:spacing w:after="0"/>
              <w:jc w:val="center"/>
              <w:rPr>
                <w:sz w:val="16"/>
                <w:szCs w:val="16"/>
              </w:rPr>
            </w:pPr>
            <w:r w:rsidRPr="00C9272A">
              <w:rPr>
                <w:rFonts w:ascii="Calibri" w:eastAsia="Calibri" w:hAnsi="Calibri" w:cs="Calibri"/>
                <w:color w:val="000000" w:themeColor="text1"/>
                <w:sz w:val="16"/>
                <w:szCs w:val="16"/>
              </w:rPr>
              <w:t>36</w:t>
            </w:r>
          </w:p>
        </w:tc>
        <w:tc>
          <w:tcPr>
            <w:tcW w:w="709"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0E10CF25" w14:textId="01667423" w:rsidR="5DDEE28F" w:rsidRPr="00C9272A" w:rsidRDefault="5DDEE28F" w:rsidP="5DDEE28F">
            <w:pPr>
              <w:spacing w:after="0"/>
              <w:jc w:val="center"/>
              <w:rPr>
                <w:sz w:val="16"/>
                <w:szCs w:val="16"/>
              </w:rPr>
            </w:pPr>
            <w:r w:rsidRPr="00C9272A">
              <w:rPr>
                <w:rFonts w:ascii="Calibri" w:eastAsia="Calibri" w:hAnsi="Calibri" w:cs="Calibri"/>
                <w:color w:val="000000" w:themeColor="text1"/>
                <w:sz w:val="16"/>
                <w:szCs w:val="16"/>
              </w:rPr>
              <w:t>unidades</w:t>
            </w:r>
          </w:p>
        </w:tc>
        <w:tc>
          <w:tcPr>
            <w:tcW w:w="85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0DB7E849" w14:textId="779AF4E2" w:rsidR="5DDEE28F" w:rsidRPr="00C9272A" w:rsidRDefault="5DDEE28F" w:rsidP="5DDEE28F">
            <w:pPr>
              <w:spacing w:after="0"/>
              <w:jc w:val="center"/>
              <w:rPr>
                <w:sz w:val="16"/>
                <w:szCs w:val="16"/>
              </w:rPr>
            </w:pPr>
            <w:r w:rsidRPr="00C9272A">
              <w:rPr>
                <w:rFonts w:ascii="Calibri" w:eastAsia="Calibri" w:hAnsi="Calibri" w:cs="Calibri"/>
                <w:color w:val="000000" w:themeColor="text1"/>
                <w:sz w:val="16"/>
                <w:szCs w:val="16"/>
              </w:rPr>
              <w:t>80,00 €</w:t>
            </w:r>
          </w:p>
        </w:tc>
        <w:tc>
          <w:tcPr>
            <w:tcW w:w="992"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4BBBF73F" w14:textId="7AFDA0ED" w:rsidR="5DDEE28F" w:rsidRPr="00C9272A" w:rsidRDefault="5DDEE28F" w:rsidP="5DDEE28F">
            <w:pPr>
              <w:spacing w:after="0"/>
              <w:jc w:val="center"/>
              <w:rPr>
                <w:sz w:val="16"/>
                <w:szCs w:val="16"/>
              </w:rPr>
            </w:pPr>
            <w:r w:rsidRPr="00C9272A">
              <w:rPr>
                <w:rFonts w:ascii="Calibri" w:eastAsia="Calibri" w:hAnsi="Calibri" w:cs="Calibri"/>
                <w:color w:val="000000" w:themeColor="text1"/>
                <w:sz w:val="16"/>
                <w:szCs w:val="16"/>
              </w:rPr>
              <w:t>2.880,00 €</w:t>
            </w:r>
          </w:p>
        </w:tc>
        <w:tc>
          <w:tcPr>
            <w:tcW w:w="992"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1F537DDF" w14:textId="5B033BAE" w:rsidR="5DDEE28F" w:rsidRPr="00C9272A" w:rsidRDefault="5DDEE28F" w:rsidP="001F1F10">
            <w:pPr>
              <w:jc w:val="center"/>
              <w:rPr>
                <w:sz w:val="16"/>
                <w:szCs w:val="16"/>
              </w:rPr>
            </w:pPr>
          </w:p>
        </w:tc>
      </w:tr>
    </w:tbl>
    <w:p w14:paraId="07A144DD" w14:textId="3A4E46A2" w:rsidR="1567F226" w:rsidRDefault="1567F226" w:rsidP="5DDEE28F">
      <w:pPr>
        <w:pStyle w:val="CitadeTablas"/>
      </w:pPr>
      <w:bookmarkStart w:id="1027" w:name="_Toc165126490"/>
      <w:r>
        <w:t xml:space="preserve">Partida </w:t>
      </w:r>
      <w:r w:rsidR="001F1F10">
        <w:t>de H</w:t>
      </w:r>
      <w:r>
        <w:t>ardware adquirido</w:t>
      </w:r>
      <w:bookmarkEnd w:id="1027"/>
    </w:p>
    <w:p w14:paraId="7AE52F46" w14:textId="76CB5762" w:rsidR="00C9272A" w:rsidRDefault="009D6CE6" w:rsidP="009D6CE6">
      <w:pPr>
        <w:pStyle w:val="Ttulo2"/>
      </w:pPr>
      <w:bookmarkStart w:id="1028" w:name="_Toc165126268"/>
      <w:r>
        <w:t>Adquisición de hardware</w:t>
      </w:r>
      <w:bookmarkEnd w:id="1028"/>
    </w:p>
    <w:tbl>
      <w:tblPr>
        <w:tblW w:w="0" w:type="auto"/>
        <w:tblLayout w:type="fixed"/>
        <w:tblLook w:val="06A0" w:firstRow="1" w:lastRow="0" w:firstColumn="1" w:lastColumn="0" w:noHBand="1" w:noVBand="1"/>
      </w:tblPr>
      <w:tblGrid>
        <w:gridCol w:w="580"/>
        <w:gridCol w:w="582"/>
        <w:gridCol w:w="580"/>
        <w:gridCol w:w="2506"/>
        <w:gridCol w:w="709"/>
        <w:gridCol w:w="708"/>
        <w:gridCol w:w="567"/>
        <w:gridCol w:w="851"/>
        <w:gridCol w:w="818"/>
        <w:gridCol w:w="588"/>
      </w:tblGrid>
      <w:tr w:rsidR="5DDEE28F" w14:paraId="7337C118" w14:textId="77777777" w:rsidTr="001F1F10">
        <w:trPr>
          <w:trHeight w:val="315"/>
        </w:trPr>
        <w:tc>
          <w:tcPr>
            <w:tcW w:w="580" w:type="dxa"/>
            <w:tcBorders>
              <w:top w:val="single" w:sz="4" w:space="0" w:color="auto"/>
              <w:left w:val="single" w:sz="4" w:space="0" w:color="auto"/>
              <w:bottom w:val="single" w:sz="4" w:space="0" w:color="auto"/>
              <w:right w:val="single" w:sz="4" w:space="0" w:color="auto"/>
            </w:tcBorders>
            <w:shd w:val="clear" w:color="auto" w:fill="D0CECE" w:themeFill="background2" w:themeFillShade="E6"/>
            <w:tcMar>
              <w:top w:w="15" w:type="dxa"/>
              <w:left w:w="15" w:type="dxa"/>
              <w:right w:w="15" w:type="dxa"/>
            </w:tcMar>
            <w:vAlign w:val="center"/>
          </w:tcPr>
          <w:p w14:paraId="3AE3E0AD" w14:textId="7EB3B07D" w:rsidR="5DDEE28F" w:rsidRPr="00C9272A" w:rsidRDefault="5DDEE28F" w:rsidP="001F1F10">
            <w:pPr>
              <w:spacing w:after="0"/>
              <w:jc w:val="center"/>
              <w:rPr>
                <w:sz w:val="16"/>
                <w:szCs w:val="16"/>
              </w:rPr>
            </w:pPr>
            <w:r w:rsidRPr="00C9272A">
              <w:rPr>
                <w:rFonts w:ascii="Calibri" w:eastAsia="Calibri" w:hAnsi="Calibri" w:cs="Calibri"/>
                <w:b/>
                <w:bCs/>
                <w:color w:val="000000" w:themeColor="text1"/>
                <w:sz w:val="16"/>
                <w:szCs w:val="16"/>
              </w:rPr>
              <w:t>I1</w:t>
            </w:r>
          </w:p>
        </w:tc>
        <w:tc>
          <w:tcPr>
            <w:tcW w:w="582" w:type="dxa"/>
            <w:tcBorders>
              <w:top w:val="single" w:sz="4" w:space="0" w:color="auto"/>
              <w:left w:val="single" w:sz="4" w:space="0" w:color="auto"/>
              <w:bottom w:val="single" w:sz="4" w:space="0" w:color="auto"/>
              <w:right w:val="single" w:sz="4" w:space="0" w:color="auto"/>
            </w:tcBorders>
            <w:shd w:val="clear" w:color="auto" w:fill="D0CECE" w:themeFill="background2" w:themeFillShade="E6"/>
            <w:tcMar>
              <w:top w:w="15" w:type="dxa"/>
              <w:left w:w="15" w:type="dxa"/>
              <w:right w:w="15" w:type="dxa"/>
            </w:tcMar>
            <w:vAlign w:val="center"/>
          </w:tcPr>
          <w:p w14:paraId="77537150" w14:textId="0ACC37DE" w:rsidR="5DDEE28F" w:rsidRPr="00C9272A" w:rsidRDefault="5DDEE28F" w:rsidP="001F1F10">
            <w:pPr>
              <w:spacing w:after="0"/>
              <w:jc w:val="center"/>
              <w:rPr>
                <w:sz w:val="16"/>
                <w:szCs w:val="16"/>
              </w:rPr>
            </w:pPr>
            <w:r w:rsidRPr="00C9272A">
              <w:rPr>
                <w:rFonts w:ascii="Calibri" w:eastAsia="Calibri" w:hAnsi="Calibri" w:cs="Calibri"/>
                <w:b/>
                <w:bCs/>
                <w:color w:val="000000" w:themeColor="text1"/>
                <w:sz w:val="16"/>
                <w:szCs w:val="16"/>
              </w:rPr>
              <w:t>I2</w:t>
            </w:r>
          </w:p>
        </w:tc>
        <w:tc>
          <w:tcPr>
            <w:tcW w:w="580" w:type="dxa"/>
            <w:tcBorders>
              <w:top w:val="single" w:sz="4" w:space="0" w:color="auto"/>
              <w:left w:val="single" w:sz="4" w:space="0" w:color="auto"/>
              <w:bottom w:val="single" w:sz="4" w:space="0" w:color="auto"/>
              <w:right w:val="single" w:sz="4" w:space="0" w:color="auto"/>
            </w:tcBorders>
            <w:shd w:val="clear" w:color="auto" w:fill="D0CECE" w:themeFill="background2" w:themeFillShade="E6"/>
            <w:tcMar>
              <w:top w:w="15" w:type="dxa"/>
              <w:left w:w="15" w:type="dxa"/>
              <w:right w:w="15" w:type="dxa"/>
            </w:tcMar>
            <w:vAlign w:val="center"/>
          </w:tcPr>
          <w:p w14:paraId="2D6D5FD0" w14:textId="38D6BF40" w:rsidR="5DDEE28F" w:rsidRPr="00C9272A" w:rsidRDefault="5DDEE28F" w:rsidP="001F1F10">
            <w:pPr>
              <w:spacing w:after="0"/>
              <w:jc w:val="center"/>
              <w:rPr>
                <w:sz w:val="16"/>
                <w:szCs w:val="16"/>
              </w:rPr>
            </w:pPr>
            <w:r w:rsidRPr="00C9272A">
              <w:rPr>
                <w:rFonts w:ascii="Calibri" w:eastAsia="Calibri" w:hAnsi="Calibri" w:cs="Calibri"/>
                <w:b/>
                <w:bCs/>
                <w:color w:val="000000" w:themeColor="text1"/>
                <w:sz w:val="16"/>
                <w:szCs w:val="16"/>
              </w:rPr>
              <w:t>I3</w:t>
            </w:r>
          </w:p>
        </w:tc>
        <w:tc>
          <w:tcPr>
            <w:tcW w:w="2506" w:type="dxa"/>
            <w:tcBorders>
              <w:top w:val="single" w:sz="4" w:space="0" w:color="auto"/>
              <w:left w:val="single" w:sz="4" w:space="0" w:color="auto"/>
              <w:bottom w:val="single" w:sz="4" w:space="0" w:color="auto"/>
              <w:right w:val="single" w:sz="4" w:space="0" w:color="auto"/>
            </w:tcBorders>
            <w:shd w:val="clear" w:color="auto" w:fill="D0CECE" w:themeFill="background2" w:themeFillShade="E6"/>
            <w:tcMar>
              <w:top w:w="15" w:type="dxa"/>
              <w:left w:w="15" w:type="dxa"/>
              <w:right w:w="15" w:type="dxa"/>
            </w:tcMar>
            <w:vAlign w:val="center"/>
          </w:tcPr>
          <w:p w14:paraId="1961C2DE" w14:textId="46CDFC5A" w:rsidR="5DDEE28F" w:rsidRPr="00C9272A" w:rsidRDefault="5DDEE28F" w:rsidP="001F1F10">
            <w:pPr>
              <w:spacing w:after="0"/>
              <w:jc w:val="center"/>
              <w:rPr>
                <w:sz w:val="16"/>
                <w:szCs w:val="16"/>
              </w:rPr>
            </w:pPr>
            <w:r w:rsidRPr="00C9272A">
              <w:rPr>
                <w:rFonts w:ascii="Calibri" w:eastAsia="Calibri" w:hAnsi="Calibri" w:cs="Calibri"/>
                <w:b/>
                <w:bCs/>
                <w:color w:val="000000" w:themeColor="text1"/>
                <w:sz w:val="16"/>
                <w:szCs w:val="16"/>
              </w:rPr>
              <w:t>Descripción</w:t>
            </w:r>
          </w:p>
        </w:tc>
        <w:tc>
          <w:tcPr>
            <w:tcW w:w="709" w:type="dxa"/>
            <w:tcBorders>
              <w:top w:val="single" w:sz="4" w:space="0" w:color="auto"/>
              <w:left w:val="single" w:sz="4" w:space="0" w:color="auto"/>
              <w:bottom w:val="single" w:sz="4" w:space="0" w:color="auto"/>
              <w:right w:val="single" w:sz="4" w:space="0" w:color="auto"/>
            </w:tcBorders>
            <w:shd w:val="clear" w:color="auto" w:fill="D0CECE" w:themeFill="background2" w:themeFillShade="E6"/>
            <w:tcMar>
              <w:top w:w="15" w:type="dxa"/>
              <w:left w:w="15" w:type="dxa"/>
              <w:right w:w="15" w:type="dxa"/>
            </w:tcMar>
            <w:vAlign w:val="center"/>
          </w:tcPr>
          <w:p w14:paraId="2C753CDB" w14:textId="4923447D" w:rsidR="5DDEE28F" w:rsidRPr="00C9272A" w:rsidRDefault="5DDEE28F" w:rsidP="001F1F10">
            <w:pPr>
              <w:spacing w:after="0"/>
              <w:jc w:val="center"/>
              <w:rPr>
                <w:sz w:val="16"/>
                <w:szCs w:val="16"/>
              </w:rPr>
            </w:pPr>
            <w:r w:rsidRPr="00C9272A">
              <w:rPr>
                <w:rFonts w:ascii="Calibri" w:eastAsia="Calibri" w:hAnsi="Calibri" w:cs="Calibri"/>
                <w:b/>
                <w:bCs/>
                <w:color w:val="000000" w:themeColor="text1"/>
                <w:sz w:val="16"/>
                <w:szCs w:val="16"/>
              </w:rPr>
              <w:t>Cantidad</w:t>
            </w:r>
          </w:p>
        </w:tc>
        <w:tc>
          <w:tcPr>
            <w:tcW w:w="708" w:type="dxa"/>
            <w:tcBorders>
              <w:top w:val="single" w:sz="4" w:space="0" w:color="auto"/>
              <w:left w:val="single" w:sz="4" w:space="0" w:color="auto"/>
              <w:bottom w:val="single" w:sz="4" w:space="0" w:color="auto"/>
              <w:right w:val="single" w:sz="4" w:space="0" w:color="auto"/>
            </w:tcBorders>
            <w:shd w:val="clear" w:color="auto" w:fill="D0CECE" w:themeFill="background2" w:themeFillShade="E6"/>
            <w:tcMar>
              <w:top w:w="15" w:type="dxa"/>
              <w:left w:w="15" w:type="dxa"/>
              <w:right w:w="15" w:type="dxa"/>
            </w:tcMar>
            <w:vAlign w:val="center"/>
          </w:tcPr>
          <w:p w14:paraId="55B0199B" w14:textId="291C63B5" w:rsidR="5DDEE28F" w:rsidRPr="00C9272A" w:rsidRDefault="5DDEE28F" w:rsidP="001F1F10">
            <w:pPr>
              <w:spacing w:after="0"/>
              <w:jc w:val="center"/>
              <w:rPr>
                <w:sz w:val="16"/>
                <w:szCs w:val="16"/>
              </w:rPr>
            </w:pPr>
            <w:r w:rsidRPr="00C9272A">
              <w:rPr>
                <w:rFonts w:ascii="Calibri" w:eastAsia="Calibri" w:hAnsi="Calibri" w:cs="Calibri"/>
                <w:b/>
                <w:bCs/>
                <w:color w:val="000000" w:themeColor="text1"/>
                <w:sz w:val="16"/>
                <w:szCs w:val="16"/>
              </w:rPr>
              <w:t>Unidades</w:t>
            </w:r>
          </w:p>
        </w:tc>
        <w:tc>
          <w:tcPr>
            <w:tcW w:w="567" w:type="dxa"/>
            <w:tcBorders>
              <w:top w:val="single" w:sz="4" w:space="0" w:color="auto"/>
              <w:left w:val="single" w:sz="4" w:space="0" w:color="auto"/>
              <w:bottom w:val="single" w:sz="4" w:space="0" w:color="auto"/>
              <w:right w:val="single" w:sz="4" w:space="0" w:color="auto"/>
            </w:tcBorders>
            <w:shd w:val="clear" w:color="auto" w:fill="D0CECE" w:themeFill="background2" w:themeFillShade="E6"/>
            <w:tcMar>
              <w:top w:w="15" w:type="dxa"/>
              <w:left w:w="15" w:type="dxa"/>
              <w:right w:w="15" w:type="dxa"/>
            </w:tcMar>
            <w:vAlign w:val="center"/>
          </w:tcPr>
          <w:p w14:paraId="1935294A" w14:textId="44182B07" w:rsidR="5DDEE28F" w:rsidRPr="00C9272A" w:rsidRDefault="5DDEE28F" w:rsidP="001F1F10">
            <w:pPr>
              <w:spacing w:after="0"/>
              <w:jc w:val="center"/>
              <w:rPr>
                <w:sz w:val="16"/>
                <w:szCs w:val="16"/>
              </w:rPr>
            </w:pPr>
            <w:r w:rsidRPr="00C9272A">
              <w:rPr>
                <w:rFonts w:ascii="Calibri" w:eastAsia="Calibri" w:hAnsi="Calibri" w:cs="Calibri"/>
                <w:b/>
                <w:bCs/>
                <w:color w:val="000000" w:themeColor="text1"/>
                <w:sz w:val="16"/>
                <w:szCs w:val="16"/>
              </w:rPr>
              <w:t>Precio</w:t>
            </w:r>
          </w:p>
        </w:tc>
        <w:tc>
          <w:tcPr>
            <w:tcW w:w="851" w:type="dxa"/>
            <w:tcBorders>
              <w:top w:val="single" w:sz="4" w:space="0" w:color="auto"/>
              <w:left w:val="single" w:sz="4" w:space="0" w:color="auto"/>
              <w:bottom w:val="single" w:sz="4" w:space="0" w:color="auto"/>
              <w:right w:val="single" w:sz="4" w:space="0" w:color="auto"/>
            </w:tcBorders>
            <w:shd w:val="clear" w:color="auto" w:fill="D0CECE" w:themeFill="background2" w:themeFillShade="E6"/>
            <w:tcMar>
              <w:top w:w="15" w:type="dxa"/>
              <w:left w:w="15" w:type="dxa"/>
              <w:right w:w="15" w:type="dxa"/>
            </w:tcMar>
            <w:vAlign w:val="center"/>
          </w:tcPr>
          <w:p w14:paraId="423FB13B" w14:textId="242C4726" w:rsidR="5DDEE28F" w:rsidRPr="00C9272A" w:rsidRDefault="5DDEE28F" w:rsidP="001F1F10">
            <w:pPr>
              <w:spacing w:after="0"/>
              <w:jc w:val="center"/>
              <w:rPr>
                <w:sz w:val="16"/>
                <w:szCs w:val="16"/>
              </w:rPr>
            </w:pPr>
            <w:r w:rsidRPr="00C9272A">
              <w:rPr>
                <w:rFonts w:ascii="Calibri" w:eastAsia="Calibri" w:hAnsi="Calibri" w:cs="Calibri"/>
                <w:b/>
                <w:bCs/>
                <w:color w:val="000000" w:themeColor="text1"/>
                <w:sz w:val="16"/>
                <w:szCs w:val="16"/>
              </w:rPr>
              <w:t>Subtotal (3)</w:t>
            </w:r>
          </w:p>
        </w:tc>
        <w:tc>
          <w:tcPr>
            <w:tcW w:w="818" w:type="dxa"/>
            <w:tcBorders>
              <w:top w:val="single" w:sz="4" w:space="0" w:color="auto"/>
              <w:left w:val="single" w:sz="4" w:space="0" w:color="auto"/>
              <w:bottom w:val="single" w:sz="4" w:space="0" w:color="auto"/>
              <w:right w:val="single" w:sz="4" w:space="0" w:color="auto"/>
            </w:tcBorders>
            <w:shd w:val="clear" w:color="auto" w:fill="D0CECE" w:themeFill="background2" w:themeFillShade="E6"/>
            <w:tcMar>
              <w:top w:w="15" w:type="dxa"/>
              <w:left w:w="15" w:type="dxa"/>
              <w:right w:w="15" w:type="dxa"/>
            </w:tcMar>
            <w:vAlign w:val="center"/>
          </w:tcPr>
          <w:p w14:paraId="0F75241C" w14:textId="725C6BE3" w:rsidR="5DDEE28F" w:rsidRPr="00C9272A" w:rsidRDefault="5DDEE28F" w:rsidP="001F1F10">
            <w:pPr>
              <w:spacing w:after="0"/>
              <w:jc w:val="center"/>
              <w:rPr>
                <w:sz w:val="16"/>
                <w:szCs w:val="16"/>
              </w:rPr>
            </w:pPr>
            <w:r w:rsidRPr="00C9272A">
              <w:rPr>
                <w:rFonts w:ascii="Calibri" w:eastAsia="Calibri" w:hAnsi="Calibri" w:cs="Calibri"/>
                <w:b/>
                <w:bCs/>
                <w:color w:val="000000" w:themeColor="text1"/>
                <w:sz w:val="16"/>
                <w:szCs w:val="16"/>
              </w:rPr>
              <w:t>Subtotal (2)</w:t>
            </w:r>
          </w:p>
        </w:tc>
        <w:tc>
          <w:tcPr>
            <w:tcW w:w="588" w:type="dxa"/>
            <w:tcBorders>
              <w:top w:val="single" w:sz="4" w:space="0" w:color="auto"/>
              <w:left w:val="single" w:sz="4" w:space="0" w:color="auto"/>
              <w:bottom w:val="single" w:sz="4" w:space="0" w:color="auto"/>
              <w:right w:val="single" w:sz="4" w:space="0" w:color="auto"/>
            </w:tcBorders>
            <w:shd w:val="clear" w:color="auto" w:fill="D0CECE" w:themeFill="background2" w:themeFillShade="E6"/>
            <w:tcMar>
              <w:top w:w="15" w:type="dxa"/>
              <w:left w:w="15" w:type="dxa"/>
              <w:right w:w="15" w:type="dxa"/>
            </w:tcMar>
            <w:vAlign w:val="center"/>
          </w:tcPr>
          <w:p w14:paraId="7185B007" w14:textId="7EF82A82" w:rsidR="5DDEE28F" w:rsidRPr="00C9272A" w:rsidRDefault="5DDEE28F" w:rsidP="001F1F10">
            <w:pPr>
              <w:spacing w:after="0"/>
              <w:jc w:val="center"/>
              <w:rPr>
                <w:sz w:val="16"/>
                <w:szCs w:val="16"/>
              </w:rPr>
            </w:pPr>
            <w:r w:rsidRPr="00C9272A">
              <w:rPr>
                <w:rFonts w:ascii="Calibri" w:eastAsia="Calibri" w:hAnsi="Calibri" w:cs="Calibri"/>
                <w:b/>
                <w:bCs/>
                <w:color w:val="000000" w:themeColor="text1"/>
                <w:sz w:val="16"/>
                <w:szCs w:val="16"/>
              </w:rPr>
              <w:t>Total</w:t>
            </w:r>
          </w:p>
        </w:tc>
      </w:tr>
      <w:tr w:rsidR="5DDEE28F" w14:paraId="4C70FA39" w14:textId="77777777" w:rsidTr="001F1F10">
        <w:trPr>
          <w:trHeight w:val="315"/>
        </w:trPr>
        <w:tc>
          <w:tcPr>
            <w:tcW w:w="580" w:type="dxa"/>
            <w:tcBorders>
              <w:top w:val="single" w:sz="4" w:space="0" w:color="auto"/>
              <w:left w:val="single" w:sz="4" w:space="0" w:color="auto"/>
              <w:bottom w:val="single" w:sz="4" w:space="0" w:color="auto"/>
              <w:right w:val="single" w:sz="4" w:space="0" w:color="auto"/>
            </w:tcBorders>
            <w:shd w:val="clear" w:color="auto" w:fill="E7E6E6" w:themeFill="background2"/>
            <w:tcMar>
              <w:top w:w="15" w:type="dxa"/>
              <w:left w:w="15" w:type="dxa"/>
              <w:right w:w="15" w:type="dxa"/>
            </w:tcMar>
            <w:vAlign w:val="center"/>
          </w:tcPr>
          <w:p w14:paraId="5F3568AA" w14:textId="71E641B9" w:rsidR="5DDEE28F" w:rsidRPr="00C9272A" w:rsidRDefault="5DDEE28F" w:rsidP="5DDEE28F">
            <w:pPr>
              <w:spacing w:after="0"/>
              <w:jc w:val="center"/>
              <w:rPr>
                <w:sz w:val="16"/>
                <w:szCs w:val="16"/>
              </w:rPr>
            </w:pPr>
            <w:r w:rsidRPr="00C9272A">
              <w:rPr>
                <w:rFonts w:ascii="Calibri" w:eastAsia="Calibri" w:hAnsi="Calibri" w:cs="Calibri"/>
                <w:color w:val="000000" w:themeColor="text1"/>
                <w:sz w:val="16"/>
                <w:szCs w:val="16"/>
              </w:rPr>
              <w:t>01</w:t>
            </w:r>
          </w:p>
        </w:tc>
        <w:tc>
          <w:tcPr>
            <w:tcW w:w="582" w:type="dxa"/>
            <w:tcBorders>
              <w:top w:val="single" w:sz="4" w:space="0" w:color="auto"/>
              <w:left w:val="single" w:sz="4" w:space="0" w:color="auto"/>
              <w:bottom w:val="single" w:sz="4" w:space="0" w:color="auto"/>
              <w:right w:val="single" w:sz="4" w:space="0" w:color="auto"/>
            </w:tcBorders>
            <w:shd w:val="clear" w:color="auto" w:fill="E7E6E6" w:themeFill="background2"/>
            <w:tcMar>
              <w:top w:w="15" w:type="dxa"/>
              <w:left w:w="15" w:type="dxa"/>
              <w:right w:w="15" w:type="dxa"/>
            </w:tcMar>
            <w:vAlign w:val="center"/>
          </w:tcPr>
          <w:p w14:paraId="2BDC7489" w14:textId="6A7F484B" w:rsidR="5DDEE28F" w:rsidRPr="00C9272A" w:rsidRDefault="5DDEE28F" w:rsidP="001F1F10">
            <w:pPr>
              <w:jc w:val="center"/>
              <w:rPr>
                <w:sz w:val="16"/>
                <w:szCs w:val="16"/>
              </w:rPr>
            </w:pPr>
          </w:p>
        </w:tc>
        <w:tc>
          <w:tcPr>
            <w:tcW w:w="580" w:type="dxa"/>
            <w:tcBorders>
              <w:top w:val="single" w:sz="4" w:space="0" w:color="auto"/>
              <w:left w:val="single" w:sz="4" w:space="0" w:color="auto"/>
              <w:bottom w:val="single" w:sz="4" w:space="0" w:color="auto"/>
              <w:right w:val="single" w:sz="4" w:space="0" w:color="auto"/>
            </w:tcBorders>
            <w:shd w:val="clear" w:color="auto" w:fill="E7E6E6" w:themeFill="background2"/>
            <w:tcMar>
              <w:top w:w="15" w:type="dxa"/>
              <w:left w:w="15" w:type="dxa"/>
              <w:right w:w="15" w:type="dxa"/>
            </w:tcMar>
            <w:vAlign w:val="center"/>
          </w:tcPr>
          <w:p w14:paraId="30276508" w14:textId="24514E95" w:rsidR="5DDEE28F" w:rsidRPr="00C9272A" w:rsidRDefault="5DDEE28F" w:rsidP="001F1F10">
            <w:pPr>
              <w:jc w:val="center"/>
              <w:rPr>
                <w:sz w:val="16"/>
                <w:szCs w:val="16"/>
              </w:rPr>
            </w:pPr>
          </w:p>
        </w:tc>
        <w:tc>
          <w:tcPr>
            <w:tcW w:w="2506" w:type="dxa"/>
            <w:tcBorders>
              <w:top w:val="single" w:sz="4" w:space="0" w:color="auto"/>
              <w:left w:val="single" w:sz="4" w:space="0" w:color="auto"/>
              <w:bottom w:val="single" w:sz="4" w:space="0" w:color="auto"/>
              <w:right w:val="single" w:sz="4" w:space="0" w:color="auto"/>
            </w:tcBorders>
            <w:shd w:val="clear" w:color="auto" w:fill="E7E6E6" w:themeFill="background2"/>
            <w:tcMar>
              <w:top w:w="15" w:type="dxa"/>
              <w:left w:w="15" w:type="dxa"/>
              <w:right w:w="15" w:type="dxa"/>
            </w:tcMar>
            <w:vAlign w:val="center"/>
          </w:tcPr>
          <w:p w14:paraId="26922926" w14:textId="7BC17E42" w:rsidR="5DDEE28F" w:rsidRPr="00C9272A" w:rsidRDefault="5DDEE28F" w:rsidP="5DDEE28F">
            <w:pPr>
              <w:spacing w:after="0"/>
              <w:jc w:val="left"/>
              <w:rPr>
                <w:sz w:val="16"/>
                <w:szCs w:val="16"/>
              </w:rPr>
            </w:pPr>
            <w:r w:rsidRPr="00C9272A">
              <w:rPr>
                <w:rFonts w:ascii="Calibri" w:eastAsia="Calibri" w:hAnsi="Calibri" w:cs="Calibri"/>
                <w:b/>
                <w:bCs/>
                <w:color w:val="000000" w:themeColor="text1"/>
                <w:sz w:val="16"/>
                <w:szCs w:val="16"/>
              </w:rPr>
              <w:t>Adquisición de hardware</w:t>
            </w:r>
          </w:p>
        </w:tc>
        <w:tc>
          <w:tcPr>
            <w:tcW w:w="709" w:type="dxa"/>
            <w:tcBorders>
              <w:top w:val="single" w:sz="4" w:space="0" w:color="auto"/>
              <w:left w:val="single" w:sz="4" w:space="0" w:color="auto"/>
              <w:bottom w:val="single" w:sz="4" w:space="0" w:color="auto"/>
              <w:right w:val="single" w:sz="4" w:space="0" w:color="auto"/>
            </w:tcBorders>
            <w:shd w:val="clear" w:color="auto" w:fill="E7E6E6" w:themeFill="background2"/>
            <w:tcMar>
              <w:top w:w="15" w:type="dxa"/>
              <w:left w:w="15" w:type="dxa"/>
              <w:right w:w="15" w:type="dxa"/>
            </w:tcMar>
            <w:vAlign w:val="center"/>
          </w:tcPr>
          <w:p w14:paraId="109180D4" w14:textId="1592F71D" w:rsidR="5DDEE28F" w:rsidRPr="00C9272A" w:rsidRDefault="5DDEE28F" w:rsidP="001F1F10">
            <w:pPr>
              <w:jc w:val="center"/>
              <w:rPr>
                <w:sz w:val="16"/>
                <w:szCs w:val="16"/>
              </w:rPr>
            </w:pPr>
          </w:p>
        </w:tc>
        <w:tc>
          <w:tcPr>
            <w:tcW w:w="708" w:type="dxa"/>
            <w:tcBorders>
              <w:top w:val="single" w:sz="4" w:space="0" w:color="auto"/>
              <w:left w:val="single" w:sz="4" w:space="0" w:color="auto"/>
              <w:bottom w:val="single" w:sz="4" w:space="0" w:color="auto"/>
              <w:right w:val="single" w:sz="4" w:space="0" w:color="auto"/>
            </w:tcBorders>
            <w:shd w:val="clear" w:color="auto" w:fill="E7E6E6" w:themeFill="background2"/>
            <w:tcMar>
              <w:top w:w="15" w:type="dxa"/>
              <w:left w:w="15" w:type="dxa"/>
              <w:right w:w="15" w:type="dxa"/>
            </w:tcMar>
            <w:vAlign w:val="center"/>
          </w:tcPr>
          <w:p w14:paraId="18E4EE2D" w14:textId="676B37C9" w:rsidR="5DDEE28F" w:rsidRPr="00C9272A" w:rsidRDefault="5DDEE28F" w:rsidP="001F1F10">
            <w:pPr>
              <w:jc w:val="center"/>
              <w:rPr>
                <w:sz w:val="16"/>
                <w:szCs w:val="16"/>
              </w:rPr>
            </w:pPr>
          </w:p>
        </w:tc>
        <w:tc>
          <w:tcPr>
            <w:tcW w:w="567" w:type="dxa"/>
            <w:tcBorders>
              <w:top w:val="single" w:sz="4" w:space="0" w:color="auto"/>
              <w:left w:val="single" w:sz="4" w:space="0" w:color="auto"/>
              <w:bottom w:val="single" w:sz="4" w:space="0" w:color="auto"/>
              <w:right w:val="single" w:sz="4" w:space="0" w:color="auto"/>
            </w:tcBorders>
            <w:shd w:val="clear" w:color="auto" w:fill="E7E6E6" w:themeFill="background2"/>
            <w:tcMar>
              <w:top w:w="15" w:type="dxa"/>
              <w:left w:w="15" w:type="dxa"/>
              <w:right w:w="15" w:type="dxa"/>
            </w:tcMar>
            <w:vAlign w:val="center"/>
          </w:tcPr>
          <w:p w14:paraId="3AF55E1F" w14:textId="647EB519" w:rsidR="5DDEE28F" w:rsidRPr="00C9272A" w:rsidRDefault="5DDEE28F" w:rsidP="001F1F10">
            <w:pPr>
              <w:jc w:val="center"/>
              <w:rPr>
                <w:sz w:val="16"/>
                <w:szCs w:val="16"/>
              </w:rPr>
            </w:pPr>
          </w:p>
        </w:tc>
        <w:tc>
          <w:tcPr>
            <w:tcW w:w="851" w:type="dxa"/>
            <w:tcBorders>
              <w:top w:val="single" w:sz="4" w:space="0" w:color="auto"/>
              <w:left w:val="single" w:sz="4" w:space="0" w:color="auto"/>
              <w:bottom w:val="single" w:sz="4" w:space="0" w:color="auto"/>
              <w:right w:val="single" w:sz="4" w:space="0" w:color="auto"/>
            </w:tcBorders>
            <w:shd w:val="clear" w:color="auto" w:fill="E7E6E6" w:themeFill="background2"/>
            <w:tcMar>
              <w:top w:w="15" w:type="dxa"/>
              <w:left w:w="15" w:type="dxa"/>
              <w:right w:w="15" w:type="dxa"/>
            </w:tcMar>
            <w:vAlign w:val="center"/>
          </w:tcPr>
          <w:p w14:paraId="3579A758" w14:textId="1108B1BD" w:rsidR="5DDEE28F" w:rsidRPr="00C9272A" w:rsidRDefault="5DDEE28F" w:rsidP="001F1F10">
            <w:pPr>
              <w:jc w:val="center"/>
              <w:rPr>
                <w:sz w:val="16"/>
                <w:szCs w:val="16"/>
              </w:rPr>
            </w:pPr>
          </w:p>
        </w:tc>
        <w:tc>
          <w:tcPr>
            <w:tcW w:w="818" w:type="dxa"/>
            <w:tcBorders>
              <w:top w:val="single" w:sz="4" w:space="0" w:color="auto"/>
              <w:left w:val="single" w:sz="4" w:space="0" w:color="auto"/>
              <w:bottom w:val="single" w:sz="4" w:space="0" w:color="auto"/>
              <w:right w:val="single" w:sz="4" w:space="0" w:color="auto"/>
            </w:tcBorders>
            <w:shd w:val="clear" w:color="auto" w:fill="E7E6E6" w:themeFill="background2"/>
            <w:tcMar>
              <w:top w:w="15" w:type="dxa"/>
              <w:left w:w="15" w:type="dxa"/>
              <w:right w:w="15" w:type="dxa"/>
            </w:tcMar>
            <w:vAlign w:val="center"/>
          </w:tcPr>
          <w:p w14:paraId="789489C5" w14:textId="12062CC4" w:rsidR="5DDEE28F" w:rsidRPr="00C9272A" w:rsidRDefault="5DDEE28F" w:rsidP="001F1F10">
            <w:pPr>
              <w:jc w:val="center"/>
              <w:rPr>
                <w:sz w:val="16"/>
                <w:szCs w:val="16"/>
              </w:rPr>
            </w:pPr>
          </w:p>
        </w:tc>
        <w:tc>
          <w:tcPr>
            <w:tcW w:w="588" w:type="dxa"/>
            <w:tcBorders>
              <w:top w:val="single" w:sz="4" w:space="0" w:color="auto"/>
              <w:left w:val="single" w:sz="4" w:space="0" w:color="auto"/>
              <w:bottom w:val="single" w:sz="4" w:space="0" w:color="auto"/>
              <w:right w:val="single" w:sz="4" w:space="0" w:color="auto"/>
            </w:tcBorders>
            <w:shd w:val="clear" w:color="auto" w:fill="E7E6E6" w:themeFill="background2"/>
            <w:tcMar>
              <w:top w:w="15" w:type="dxa"/>
              <w:left w:w="15" w:type="dxa"/>
              <w:right w:w="15" w:type="dxa"/>
            </w:tcMar>
            <w:vAlign w:val="center"/>
          </w:tcPr>
          <w:p w14:paraId="0A4525E8" w14:textId="5B44C3E4" w:rsidR="5DDEE28F" w:rsidRPr="00C9272A" w:rsidRDefault="5DDEE28F" w:rsidP="5DDEE28F">
            <w:pPr>
              <w:spacing w:after="0"/>
              <w:jc w:val="center"/>
              <w:rPr>
                <w:sz w:val="16"/>
                <w:szCs w:val="16"/>
              </w:rPr>
            </w:pPr>
            <w:r w:rsidRPr="00C9272A">
              <w:rPr>
                <w:rFonts w:ascii="Calibri" w:eastAsia="Calibri" w:hAnsi="Calibri" w:cs="Calibri"/>
                <w:b/>
                <w:bCs/>
                <w:color w:val="000000" w:themeColor="text1"/>
                <w:sz w:val="16"/>
                <w:szCs w:val="16"/>
              </w:rPr>
              <w:t>86,16 €</w:t>
            </w:r>
          </w:p>
        </w:tc>
      </w:tr>
      <w:tr w:rsidR="5DDEE28F" w14:paraId="6849D3AE" w14:textId="77777777" w:rsidTr="00CD01DE">
        <w:trPr>
          <w:trHeight w:val="315"/>
        </w:trPr>
        <w:tc>
          <w:tcPr>
            <w:tcW w:w="580"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45CB6032" w14:textId="316E1E53" w:rsidR="5DDEE28F" w:rsidRPr="00C9272A" w:rsidRDefault="5DDEE28F" w:rsidP="001F1F10">
            <w:pPr>
              <w:jc w:val="center"/>
              <w:rPr>
                <w:sz w:val="16"/>
                <w:szCs w:val="16"/>
              </w:rPr>
            </w:pPr>
          </w:p>
        </w:tc>
        <w:tc>
          <w:tcPr>
            <w:tcW w:w="582"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512E6B71" w14:textId="4131D6DC" w:rsidR="5DDEE28F" w:rsidRPr="00C9272A" w:rsidRDefault="5DDEE28F" w:rsidP="5DDEE28F">
            <w:pPr>
              <w:spacing w:after="0"/>
              <w:jc w:val="center"/>
              <w:rPr>
                <w:sz w:val="16"/>
                <w:szCs w:val="16"/>
              </w:rPr>
            </w:pPr>
            <w:r w:rsidRPr="00C9272A">
              <w:rPr>
                <w:rFonts w:ascii="Calibri" w:eastAsia="Calibri" w:hAnsi="Calibri" w:cs="Calibri"/>
                <w:color w:val="000000" w:themeColor="text1"/>
                <w:sz w:val="16"/>
                <w:szCs w:val="16"/>
              </w:rPr>
              <w:t>001</w:t>
            </w:r>
          </w:p>
        </w:tc>
        <w:tc>
          <w:tcPr>
            <w:tcW w:w="580"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53FDFF9C" w14:textId="75FFE906" w:rsidR="5DDEE28F" w:rsidRPr="00C9272A" w:rsidRDefault="5DDEE28F" w:rsidP="001F1F10">
            <w:pPr>
              <w:jc w:val="center"/>
              <w:rPr>
                <w:sz w:val="16"/>
                <w:szCs w:val="16"/>
              </w:rPr>
            </w:pPr>
          </w:p>
        </w:tc>
        <w:tc>
          <w:tcPr>
            <w:tcW w:w="2506" w:type="dxa"/>
            <w:tcBorders>
              <w:top w:val="single" w:sz="4" w:space="0" w:color="B1BBCC"/>
              <w:left w:val="single" w:sz="4" w:space="0" w:color="B1BBCC"/>
              <w:bottom w:val="single" w:sz="4" w:space="0" w:color="B1BBCC"/>
              <w:right w:val="single" w:sz="4" w:space="0" w:color="B1BBCC"/>
            </w:tcBorders>
            <w:shd w:val="clear" w:color="auto" w:fill="FFFFFF" w:themeFill="background1"/>
            <w:tcMar>
              <w:top w:w="15" w:type="dxa"/>
              <w:left w:w="15" w:type="dxa"/>
              <w:right w:w="15" w:type="dxa"/>
            </w:tcMar>
            <w:vAlign w:val="center"/>
          </w:tcPr>
          <w:p w14:paraId="00AF15E0" w14:textId="027268BA" w:rsidR="5DDEE28F" w:rsidRPr="00C9272A" w:rsidRDefault="5DDEE28F" w:rsidP="001F1F10">
            <w:pPr>
              <w:spacing w:after="0"/>
              <w:jc w:val="left"/>
              <w:rPr>
                <w:sz w:val="16"/>
                <w:szCs w:val="16"/>
              </w:rPr>
            </w:pPr>
            <w:r w:rsidRPr="00C9272A">
              <w:rPr>
                <w:rFonts w:ascii="Calibri" w:eastAsia="Calibri" w:hAnsi="Calibri" w:cs="Calibri"/>
                <w:color w:val="000000" w:themeColor="text1"/>
                <w:sz w:val="16"/>
                <w:szCs w:val="16"/>
              </w:rPr>
              <w:t>Elaboración de los pedidos</w:t>
            </w:r>
          </w:p>
        </w:tc>
        <w:tc>
          <w:tcPr>
            <w:tcW w:w="709"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0DD3D74B" w14:textId="2FF9CAC3" w:rsidR="5DDEE28F" w:rsidRPr="00C9272A" w:rsidRDefault="5DDEE28F" w:rsidP="001F1F10">
            <w:pPr>
              <w:jc w:val="center"/>
              <w:rPr>
                <w:sz w:val="16"/>
                <w:szCs w:val="16"/>
              </w:rPr>
            </w:pPr>
          </w:p>
        </w:tc>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59C8AD51" w14:textId="54DB78A7" w:rsidR="5DDEE28F" w:rsidRPr="00C9272A" w:rsidRDefault="5DDEE28F" w:rsidP="001F1F10">
            <w:pPr>
              <w:jc w:val="center"/>
              <w:rPr>
                <w:sz w:val="16"/>
                <w:szCs w:val="16"/>
              </w:rPr>
            </w:pP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71B7FDF4" w14:textId="1D37AD67" w:rsidR="5DDEE28F" w:rsidRPr="00C9272A" w:rsidRDefault="5DDEE28F" w:rsidP="001F1F10">
            <w:pPr>
              <w:jc w:val="center"/>
              <w:rPr>
                <w:sz w:val="16"/>
                <w:szCs w:val="16"/>
              </w:rPr>
            </w:pPr>
          </w:p>
        </w:tc>
        <w:tc>
          <w:tcPr>
            <w:tcW w:w="85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601CF70E" w14:textId="15AA2B20" w:rsidR="5DDEE28F" w:rsidRPr="00C9272A" w:rsidRDefault="5DDEE28F" w:rsidP="001F1F10">
            <w:pPr>
              <w:jc w:val="center"/>
              <w:rPr>
                <w:sz w:val="16"/>
                <w:szCs w:val="16"/>
              </w:rPr>
            </w:pPr>
          </w:p>
        </w:tc>
        <w:tc>
          <w:tcPr>
            <w:tcW w:w="818"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52F94A24" w14:textId="7269BF48" w:rsidR="5DDEE28F" w:rsidRPr="00C9272A" w:rsidRDefault="5DDEE28F" w:rsidP="5DDEE28F">
            <w:pPr>
              <w:spacing w:after="0"/>
              <w:jc w:val="center"/>
              <w:rPr>
                <w:sz w:val="16"/>
                <w:szCs w:val="16"/>
              </w:rPr>
            </w:pPr>
            <w:r w:rsidRPr="00C9272A">
              <w:rPr>
                <w:rFonts w:ascii="Calibri" w:eastAsia="Calibri" w:hAnsi="Calibri" w:cs="Calibri"/>
                <w:color w:val="000000" w:themeColor="text1"/>
                <w:sz w:val="16"/>
                <w:szCs w:val="16"/>
              </w:rPr>
              <w:t>68,93 €</w:t>
            </w:r>
          </w:p>
        </w:tc>
        <w:tc>
          <w:tcPr>
            <w:tcW w:w="588"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2A8F04CF" w14:textId="04A4E682" w:rsidR="5DDEE28F" w:rsidRPr="00C9272A" w:rsidRDefault="5DDEE28F" w:rsidP="001F1F10">
            <w:pPr>
              <w:jc w:val="center"/>
              <w:rPr>
                <w:sz w:val="16"/>
                <w:szCs w:val="16"/>
              </w:rPr>
            </w:pPr>
          </w:p>
        </w:tc>
      </w:tr>
      <w:tr w:rsidR="5DDEE28F" w14:paraId="1A3F967C" w14:textId="77777777" w:rsidTr="00CD01DE">
        <w:trPr>
          <w:trHeight w:val="315"/>
        </w:trPr>
        <w:tc>
          <w:tcPr>
            <w:tcW w:w="580"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4447136F" w14:textId="20F3EB26" w:rsidR="5DDEE28F" w:rsidRPr="00C9272A" w:rsidRDefault="5DDEE28F" w:rsidP="001F1F10">
            <w:pPr>
              <w:jc w:val="center"/>
              <w:rPr>
                <w:sz w:val="16"/>
                <w:szCs w:val="16"/>
              </w:rPr>
            </w:pPr>
          </w:p>
        </w:tc>
        <w:tc>
          <w:tcPr>
            <w:tcW w:w="582"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560B103E" w14:textId="6C958CA5" w:rsidR="5DDEE28F" w:rsidRPr="00C9272A" w:rsidRDefault="5DDEE28F" w:rsidP="001F1F10">
            <w:pPr>
              <w:jc w:val="center"/>
              <w:rPr>
                <w:sz w:val="16"/>
                <w:szCs w:val="16"/>
              </w:rPr>
            </w:pPr>
          </w:p>
        </w:tc>
        <w:tc>
          <w:tcPr>
            <w:tcW w:w="580"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43B2406A" w14:textId="2A69E6A1" w:rsidR="5DDEE28F" w:rsidRPr="00C9272A" w:rsidRDefault="5DDEE28F" w:rsidP="5DDEE28F">
            <w:pPr>
              <w:spacing w:after="0"/>
              <w:jc w:val="center"/>
              <w:rPr>
                <w:sz w:val="16"/>
                <w:szCs w:val="16"/>
              </w:rPr>
            </w:pPr>
            <w:r w:rsidRPr="00C9272A">
              <w:rPr>
                <w:rFonts w:ascii="Calibri" w:eastAsia="Calibri" w:hAnsi="Calibri" w:cs="Calibri"/>
                <w:color w:val="000000" w:themeColor="text1"/>
                <w:sz w:val="16"/>
                <w:szCs w:val="16"/>
              </w:rPr>
              <w:t>01</w:t>
            </w:r>
          </w:p>
        </w:tc>
        <w:tc>
          <w:tcPr>
            <w:tcW w:w="2506"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270" w:type="dxa"/>
              <w:right w:w="15" w:type="dxa"/>
            </w:tcMar>
            <w:vAlign w:val="center"/>
          </w:tcPr>
          <w:p w14:paraId="3C7BE3B2" w14:textId="4A6A85F3" w:rsidR="5DDEE28F" w:rsidRPr="00C9272A" w:rsidRDefault="5DDEE28F" w:rsidP="5DDEE28F">
            <w:pPr>
              <w:spacing w:after="0"/>
              <w:jc w:val="left"/>
              <w:rPr>
                <w:sz w:val="16"/>
                <w:szCs w:val="16"/>
              </w:rPr>
            </w:pPr>
            <w:r w:rsidRPr="00C9272A">
              <w:rPr>
                <w:rFonts w:ascii="Calibri" w:eastAsia="Calibri" w:hAnsi="Calibri" w:cs="Calibri"/>
                <w:color w:val="000000" w:themeColor="text1"/>
                <w:sz w:val="16"/>
                <w:szCs w:val="16"/>
              </w:rPr>
              <w:t>Responsable y administrador de sistemas</w:t>
            </w:r>
          </w:p>
        </w:tc>
        <w:tc>
          <w:tcPr>
            <w:tcW w:w="709"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01441A91" w14:textId="1D9DCCBE" w:rsidR="5DDEE28F" w:rsidRPr="00C9272A" w:rsidRDefault="5DDEE28F" w:rsidP="5DDEE28F">
            <w:pPr>
              <w:spacing w:after="0"/>
              <w:jc w:val="center"/>
              <w:rPr>
                <w:sz w:val="16"/>
                <w:szCs w:val="16"/>
              </w:rPr>
            </w:pPr>
            <w:r w:rsidRPr="00C9272A">
              <w:rPr>
                <w:rFonts w:ascii="Calibri" w:eastAsia="Calibri" w:hAnsi="Calibri" w:cs="Calibri"/>
                <w:color w:val="000000" w:themeColor="text1"/>
                <w:sz w:val="16"/>
                <w:szCs w:val="16"/>
              </w:rPr>
              <w:t>2</w:t>
            </w:r>
          </w:p>
        </w:tc>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46D1D09B" w14:textId="02C8329C" w:rsidR="5DDEE28F" w:rsidRPr="00C9272A" w:rsidRDefault="5DDEE28F" w:rsidP="5DDEE28F">
            <w:pPr>
              <w:spacing w:after="0"/>
              <w:jc w:val="center"/>
              <w:rPr>
                <w:sz w:val="16"/>
                <w:szCs w:val="16"/>
              </w:rPr>
            </w:pPr>
            <w:r w:rsidRPr="00C9272A">
              <w:rPr>
                <w:rFonts w:ascii="Calibri" w:eastAsia="Calibri" w:hAnsi="Calibri" w:cs="Calibri"/>
                <w:color w:val="000000" w:themeColor="text1"/>
                <w:sz w:val="16"/>
                <w:szCs w:val="16"/>
              </w:rPr>
              <w:t>horas</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04B16050" w14:textId="3492EFB3" w:rsidR="5DDEE28F" w:rsidRPr="00C9272A" w:rsidRDefault="5DDEE28F" w:rsidP="5DDEE28F">
            <w:pPr>
              <w:spacing w:after="0"/>
              <w:jc w:val="center"/>
              <w:rPr>
                <w:sz w:val="16"/>
                <w:szCs w:val="16"/>
              </w:rPr>
            </w:pPr>
            <w:r w:rsidRPr="00C9272A">
              <w:rPr>
                <w:rFonts w:ascii="Calibri" w:eastAsia="Calibri" w:hAnsi="Calibri" w:cs="Calibri"/>
                <w:color w:val="000000" w:themeColor="text1"/>
                <w:sz w:val="16"/>
                <w:szCs w:val="16"/>
              </w:rPr>
              <w:t>34,46 €</w:t>
            </w:r>
          </w:p>
        </w:tc>
        <w:tc>
          <w:tcPr>
            <w:tcW w:w="85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306D9650" w14:textId="4B7AFE27" w:rsidR="5DDEE28F" w:rsidRPr="00C9272A" w:rsidRDefault="5DDEE28F" w:rsidP="5DDEE28F">
            <w:pPr>
              <w:spacing w:after="0"/>
              <w:jc w:val="center"/>
              <w:rPr>
                <w:sz w:val="16"/>
                <w:szCs w:val="16"/>
              </w:rPr>
            </w:pPr>
            <w:r w:rsidRPr="00C9272A">
              <w:rPr>
                <w:rFonts w:ascii="Calibri" w:eastAsia="Calibri" w:hAnsi="Calibri" w:cs="Calibri"/>
                <w:color w:val="000000" w:themeColor="text1"/>
                <w:sz w:val="16"/>
                <w:szCs w:val="16"/>
              </w:rPr>
              <w:t>68,93 €</w:t>
            </w:r>
          </w:p>
        </w:tc>
        <w:tc>
          <w:tcPr>
            <w:tcW w:w="818"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6980E8D0" w14:textId="1A640C81" w:rsidR="5DDEE28F" w:rsidRPr="00C9272A" w:rsidRDefault="5DDEE28F" w:rsidP="001F1F10">
            <w:pPr>
              <w:jc w:val="center"/>
              <w:rPr>
                <w:sz w:val="16"/>
                <w:szCs w:val="16"/>
              </w:rPr>
            </w:pPr>
          </w:p>
        </w:tc>
        <w:tc>
          <w:tcPr>
            <w:tcW w:w="588"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79F1C0AB" w14:textId="442BF718" w:rsidR="5DDEE28F" w:rsidRPr="00C9272A" w:rsidRDefault="5DDEE28F" w:rsidP="001F1F10">
            <w:pPr>
              <w:jc w:val="center"/>
              <w:rPr>
                <w:sz w:val="16"/>
                <w:szCs w:val="16"/>
              </w:rPr>
            </w:pPr>
          </w:p>
        </w:tc>
      </w:tr>
      <w:tr w:rsidR="5DDEE28F" w14:paraId="78B06F15" w14:textId="77777777" w:rsidTr="00CD01DE">
        <w:trPr>
          <w:trHeight w:val="315"/>
        </w:trPr>
        <w:tc>
          <w:tcPr>
            <w:tcW w:w="580"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0C254A28" w14:textId="1F8C5A91" w:rsidR="5DDEE28F" w:rsidRPr="00C9272A" w:rsidRDefault="5DDEE28F" w:rsidP="001F1F10">
            <w:pPr>
              <w:jc w:val="center"/>
              <w:rPr>
                <w:sz w:val="16"/>
                <w:szCs w:val="16"/>
              </w:rPr>
            </w:pPr>
          </w:p>
        </w:tc>
        <w:tc>
          <w:tcPr>
            <w:tcW w:w="582"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4C10D8BD" w14:textId="753E5A32" w:rsidR="5DDEE28F" w:rsidRPr="00C9272A" w:rsidRDefault="5DDEE28F" w:rsidP="5DDEE28F">
            <w:pPr>
              <w:spacing w:after="0"/>
              <w:jc w:val="center"/>
              <w:rPr>
                <w:sz w:val="16"/>
                <w:szCs w:val="16"/>
              </w:rPr>
            </w:pPr>
            <w:r w:rsidRPr="00C9272A">
              <w:rPr>
                <w:rFonts w:ascii="Calibri" w:eastAsia="Calibri" w:hAnsi="Calibri" w:cs="Calibri"/>
                <w:color w:val="000000" w:themeColor="text1"/>
                <w:sz w:val="16"/>
                <w:szCs w:val="16"/>
              </w:rPr>
              <w:t>002</w:t>
            </w:r>
          </w:p>
        </w:tc>
        <w:tc>
          <w:tcPr>
            <w:tcW w:w="580"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4584E7BD" w14:textId="0399862F" w:rsidR="5DDEE28F" w:rsidRPr="00C9272A" w:rsidRDefault="5DDEE28F" w:rsidP="001F1F10">
            <w:pPr>
              <w:jc w:val="center"/>
              <w:rPr>
                <w:sz w:val="16"/>
                <w:szCs w:val="16"/>
              </w:rPr>
            </w:pPr>
          </w:p>
        </w:tc>
        <w:tc>
          <w:tcPr>
            <w:tcW w:w="2506" w:type="dxa"/>
            <w:tcBorders>
              <w:top w:val="single" w:sz="4" w:space="0" w:color="B1BBCC"/>
              <w:left w:val="single" w:sz="4" w:space="0" w:color="B1BBCC"/>
              <w:bottom w:val="single" w:sz="4" w:space="0" w:color="B1BBCC"/>
              <w:right w:val="single" w:sz="4" w:space="0" w:color="B1BBCC"/>
            </w:tcBorders>
            <w:shd w:val="clear" w:color="auto" w:fill="FFFFFF" w:themeFill="background1"/>
            <w:tcMar>
              <w:top w:w="15" w:type="dxa"/>
              <w:left w:w="15" w:type="dxa"/>
              <w:right w:w="15" w:type="dxa"/>
            </w:tcMar>
            <w:vAlign w:val="center"/>
          </w:tcPr>
          <w:p w14:paraId="2C0311CC" w14:textId="107DD2CE" w:rsidR="5DDEE28F" w:rsidRPr="00C9272A" w:rsidRDefault="5DDEE28F" w:rsidP="001F1F10">
            <w:pPr>
              <w:spacing w:after="0"/>
              <w:jc w:val="left"/>
              <w:rPr>
                <w:sz w:val="16"/>
                <w:szCs w:val="16"/>
              </w:rPr>
            </w:pPr>
            <w:r w:rsidRPr="00C9272A">
              <w:rPr>
                <w:rFonts w:ascii="Calibri" w:eastAsia="Calibri" w:hAnsi="Calibri" w:cs="Calibri"/>
                <w:color w:val="000000" w:themeColor="text1"/>
                <w:sz w:val="16"/>
                <w:szCs w:val="16"/>
              </w:rPr>
              <w:t xml:space="preserve">Recepción de los </w:t>
            </w:r>
            <w:r w:rsidR="000878D9" w:rsidRPr="00C9272A">
              <w:rPr>
                <w:rFonts w:ascii="Calibri" w:eastAsia="Calibri" w:hAnsi="Calibri" w:cs="Calibri"/>
                <w:color w:val="000000" w:themeColor="text1"/>
                <w:sz w:val="16"/>
                <w:szCs w:val="16"/>
              </w:rPr>
              <w:t>pedidos</w:t>
            </w:r>
          </w:p>
        </w:tc>
        <w:tc>
          <w:tcPr>
            <w:tcW w:w="709"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511567D0" w14:textId="3411880C" w:rsidR="5DDEE28F" w:rsidRPr="00C9272A" w:rsidRDefault="5DDEE28F" w:rsidP="001F1F10">
            <w:pPr>
              <w:jc w:val="center"/>
              <w:rPr>
                <w:sz w:val="16"/>
                <w:szCs w:val="16"/>
              </w:rPr>
            </w:pPr>
          </w:p>
        </w:tc>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2729EA73" w14:textId="56B1B8B6" w:rsidR="5DDEE28F" w:rsidRPr="00C9272A" w:rsidRDefault="5DDEE28F" w:rsidP="001F1F10">
            <w:pPr>
              <w:jc w:val="center"/>
              <w:rPr>
                <w:sz w:val="16"/>
                <w:szCs w:val="16"/>
              </w:rPr>
            </w:pP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5640EDFC" w14:textId="45EE00DB" w:rsidR="5DDEE28F" w:rsidRPr="00C9272A" w:rsidRDefault="5DDEE28F" w:rsidP="001F1F10">
            <w:pPr>
              <w:jc w:val="center"/>
              <w:rPr>
                <w:sz w:val="16"/>
                <w:szCs w:val="16"/>
              </w:rPr>
            </w:pPr>
          </w:p>
        </w:tc>
        <w:tc>
          <w:tcPr>
            <w:tcW w:w="85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39208317" w14:textId="53B10C3A" w:rsidR="5DDEE28F" w:rsidRPr="00C9272A" w:rsidRDefault="5DDEE28F" w:rsidP="001F1F10">
            <w:pPr>
              <w:jc w:val="center"/>
              <w:rPr>
                <w:sz w:val="16"/>
                <w:szCs w:val="16"/>
              </w:rPr>
            </w:pPr>
          </w:p>
        </w:tc>
        <w:tc>
          <w:tcPr>
            <w:tcW w:w="818"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5884903A" w14:textId="6F22AE3C" w:rsidR="5DDEE28F" w:rsidRPr="00C9272A" w:rsidRDefault="5DDEE28F" w:rsidP="5DDEE28F">
            <w:pPr>
              <w:spacing w:after="0"/>
              <w:jc w:val="center"/>
              <w:rPr>
                <w:sz w:val="16"/>
                <w:szCs w:val="16"/>
              </w:rPr>
            </w:pPr>
            <w:r w:rsidRPr="00C9272A">
              <w:rPr>
                <w:rFonts w:ascii="Calibri" w:eastAsia="Calibri" w:hAnsi="Calibri" w:cs="Calibri"/>
                <w:color w:val="000000" w:themeColor="text1"/>
                <w:sz w:val="16"/>
                <w:szCs w:val="16"/>
              </w:rPr>
              <w:t>17,23 €</w:t>
            </w:r>
          </w:p>
        </w:tc>
        <w:tc>
          <w:tcPr>
            <w:tcW w:w="588"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74FDF8C3" w14:textId="797394C2" w:rsidR="5DDEE28F" w:rsidRPr="00C9272A" w:rsidRDefault="5DDEE28F" w:rsidP="001F1F10">
            <w:pPr>
              <w:jc w:val="center"/>
              <w:rPr>
                <w:sz w:val="16"/>
                <w:szCs w:val="16"/>
              </w:rPr>
            </w:pPr>
          </w:p>
        </w:tc>
      </w:tr>
      <w:tr w:rsidR="5DDEE28F" w14:paraId="3D407516" w14:textId="77777777" w:rsidTr="00CD01DE">
        <w:trPr>
          <w:trHeight w:val="315"/>
        </w:trPr>
        <w:tc>
          <w:tcPr>
            <w:tcW w:w="580"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202DBCC5" w14:textId="3B583D41" w:rsidR="5DDEE28F" w:rsidRPr="00C9272A" w:rsidRDefault="5DDEE28F" w:rsidP="001F1F10">
            <w:pPr>
              <w:jc w:val="center"/>
              <w:rPr>
                <w:sz w:val="16"/>
                <w:szCs w:val="16"/>
              </w:rPr>
            </w:pPr>
          </w:p>
        </w:tc>
        <w:tc>
          <w:tcPr>
            <w:tcW w:w="582"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2BCEB6B6" w14:textId="3AF7BAB7" w:rsidR="5DDEE28F" w:rsidRPr="00C9272A" w:rsidRDefault="5DDEE28F" w:rsidP="001F1F10">
            <w:pPr>
              <w:jc w:val="center"/>
              <w:rPr>
                <w:sz w:val="16"/>
                <w:szCs w:val="16"/>
              </w:rPr>
            </w:pPr>
          </w:p>
        </w:tc>
        <w:tc>
          <w:tcPr>
            <w:tcW w:w="580"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05FBCB1C" w14:textId="564778DF" w:rsidR="5DDEE28F" w:rsidRPr="00C9272A" w:rsidRDefault="5DDEE28F" w:rsidP="5DDEE28F">
            <w:pPr>
              <w:spacing w:after="0"/>
              <w:jc w:val="center"/>
              <w:rPr>
                <w:sz w:val="16"/>
                <w:szCs w:val="16"/>
              </w:rPr>
            </w:pPr>
            <w:r w:rsidRPr="00C9272A">
              <w:rPr>
                <w:rFonts w:ascii="Calibri" w:eastAsia="Calibri" w:hAnsi="Calibri" w:cs="Calibri"/>
                <w:color w:val="000000" w:themeColor="text1"/>
                <w:sz w:val="16"/>
                <w:szCs w:val="16"/>
              </w:rPr>
              <w:t>01</w:t>
            </w:r>
          </w:p>
        </w:tc>
        <w:tc>
          <w:tcPr>
            <w:tcW w:w="2506"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270" w:type="dxa"/>
              <w:right w:w="15" w:type="dxa"/>
            </w:tcMar>
            <w:vAlign w:val="center"/>
          </w:tcPr>
          <w:p w14:paraId="18DA6E80" w14:textId="4C963A4B" w:rsidR="5DDEE28F" w:rsidRPr="00C9272A" w:rsidRDefault="5DDEE28F" w:rsidP="5DDEE28F">
            <w:pPr>
              <w:spacing w:after="0"/>
              <w:jc w:val="left"/>
              <w:rPr>
                <w:sz w:val="16"/>
                <w:szCs w:val="16"/>
              </w:rPr>
            </w:pPr>
            <w:r w:rsidRPr="00C9272A">
              <w:rPr>
                <w:rFonts w:ascii="Calibri" w:eastAsia="Calibri" w:hAnsi="Calibri" w:cs="Calibri"/>
                <w:color w:val="000000" w:themeColor="text1"/>
                <w:sz w:val="16"/>
                <w:szCs w:val="16"/>
              </w:rPr>
              <w:t>Responsable y administrador de sistemas</w:t>
            </w:r>
          </w:p>
        </w:tc>
        <w:tc>
          <w:tcPr>
            <w:tcW w:w="709"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05369650" w14:textId="53627216" w:rsidR="5DDEE28F" w:rsidRPr="00C9272A" w:rsidRDefault="5DDEE28F" w:rsidP="5DDEE28F">
            <w:pPr>
              <w:spacing w:after="0"/>
              <w:jc w:val="center"/>
              <w:rPr>
                <w:sz w:val="16"/>
                <w:szCs w:val="16"/>
              </w:rPr>
            </w:pPr>
            <w:r w:rsidRPr="00C9272A">
              <w:rPr>
                <w:rFonts w:ascii="Calibri" w:eastAsia="Calibri" w:hAnsi="Calibri" w:cs="Calibri"/>
                <w:color w:val="000000" w:themeColor="text1"/>
                <w:sz w:val="16"/>
                <w:szCs w:val="16"/>
              </w:rPr>
              <w:t>0,5</w:t>
            </w:r>
          </w:p>
        </w:tc>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7421CE2D" w14:textId="63BE712C" w:rsidR="5DDEE28F" w:rsidRPr="00C9272A" w:rsidRDefault="5DDEE28F" w:rsidP="5DDEE28F">
            <w:pPr>
              <w:spacing w:after="0"/>
              <w:jc w:val="center"/>
              <w:rPr>
                <w:sz w:val="16"/>
                <w:szCs w:val="16"/>
              </w:rPr>
            </w:pPr>
            <w:r w:rsidRPr="00C9272A">
              <w:rPr>
                <w:rFonts w:ascii="Calibri" w:eastAsia="Calibri" w:hAnsi="Calibri" w:cs="Calibri"/>
                <w:color w:val="000000" w:themeColor="text1"/>
                <w:sz w:val="16"/>
                <w:szCs w:val="16"/>
              </w:rPr>
              <w:t>horas</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7BBC3434" w14:textId="19C0502D" w:rsidR="5DDEE28F" w:rsidRPr="00C9272A" w:rsidRDefault="5DDEE28F" w:rsidP="5DDEE28F">
            <w:pPr>
              <w:spacing w:after="0"/>
              <w:jc w:val="center"/>
              <w:rPr>
                <w:sz w:val="16"/>
                <w:szCs w:val="16"/>
              </w:rPr>
            </w:pPr>
            <w:r w:rsidRPr="00C9272A">
              <w:rPr>
                <w:rFonts w:ascii="Calibri" w:eastAsia="Calibri" w:hAnsi="Calibri" w:cs="Calibri"/>
                <w:color w:val="000000" w:themeColor="text1"/>
                <w:sz w:val="16"/>
                <w:szCs w:val="16"/>
              </w:rPr>
              <w:t>34,46 €</w:t>
            </w:r>
          </w:p>
        </w:tc>
        <w:tc>
          <w:tcPr>
            <w:tcW w:w="85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183FFBD4" w14:textId="6BB424AD" w:rsidR="5DDEE28F" w:rsidRPr="00C9272A" w:rsidRDefault="5DDEE28F" w:rsidP="5DDEE28F">
            <w:pPr>
              <w:spacing w:after="0"/>
              <w:jc w:val="center"/>
              <w:rPr>
                <w:sz w:val="16"/>
                <w:szCs w:val="16"/>
              </w:rPr>
            </w:pPr>
            <w:r w:rsidRPr="00C9272A">
              <w:rPr>
                <w:rFonts w:ascii="Calibri" w:eastAsia="Calibri" w:hAnsi="Calibri" w:cs="Calibri"/>
                <w:color w:val="000000" w:themeColor="text1"/>
                <w:sz w:val="16"/>
                <w:szCs w:val="16"/>
              </w:rPr>
              <w:t>17,23 €</w:t>
            </w:r>
          </w:p>
        </w:tc>
        <w:tc>
          <w:tcPr>
            <w:tcW w:w="818"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756B7D0C" w14:textId="501BF336" w:rsidR="5DDEE28F" w:rsidRPr="00C9272A" w:rsidRDefault="5DDEE28F" w:rsidP="001F1F10">
            <w:pPr>
              <w:jc w:val="center"/>
              <w:rPr>
                <w:sz w:val="16"/>
                <w:szCs w:val="16"/>
              </w:rPr>
            </w:pPr>
          </w:p>
        </w:tc>
        <w:tc>
          <w:tcPr>
            <w:tcW w:w="588"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5558B328" w14:textId="54EB612E" w:rsidR="5DDEE28F" w:rsidRPr="00C9272A" w:rsidRDefault="5DDEE28F" w:rsidP="001F1F10">
            <w:pPr>
              <w:jc w:val="center"/>
              <w:rPr>
                <w:sz w:val="16"/>
                <w:szCs w:val="16"/>
              </w:rPr>
            </w:pPr>
          </w:p>
        </w:tc>
      </w:tr>
    </w:tbl>
    <w:p w14:paraId="3925BE1E" w14:textId="19AF7355" w:rsidR="6CC4A889" w:rsidRDefault="001F1F10" w:rsidP="00782CAE">
      <w:pPr>
        <w:pStyle w:val="CitadeTablas"/>
      </w:pPr>
      <w:bookmarkStart w:id="1029" w:name="_Toc165126491"/>
      <w:r>
        <w:t>Partida de Adquisición de hardware</w:t>
      </w:r>
      <w:bookmarkEnd w:id="1029"/>
    </w:p>
    <w:p w14:paraId="1B62DED2" w14:textId="4D5D9E78" w:rsidR="009D6CE6" w:rsidRDefault="009D6CE6" w:rsidP="009D6CE6">
      <w:pPr>
        <w:pStyle w:val="Ttulo2"/>
      </w:pPr>
      <w:bookmarkStart w:id="1030" w:name="_Toc165126269"/>
      <w:r>
        <w:t>Instalación de hardware</w:t>
      </w:r>
      <w:bookmarkEnd w:id="1030"/>
    </w:p>
    <w:p w14:paraId="32DA4FDE" w14:textId="74489E33" w:rsidR="009D6CE6" w:rsidRPr="009D6CE6" w:rsidRDefault="009D6CE6" w:rsidP="009D6CE6">
      <w:pPr>
        <w:pStyle w:val="Ttulo3"/>
      </w:pPr>
      <w:bookmarkStart w:id="1031" w:name="_Toc165126270"/>
      <w:r>
        <w:t>Hospitales</w:t>
      </w:r>
      <w:bookmarkEnd w:id="1031"/>
    </w:p>
    <w:tbl>
      <w:tblPr>
        <w:tblW w:w="8647" w:type="dxa"/>
        <w:jc w:val="center"/>
        <w:tblLayout w:type="fixed"/>
        <w:tblLook w:val="06A0" w:firstRow="1" w:lastRow="0" w:firstColumn="1" w:lastColumn="0" w:noHBand="1" w:noVBand="1"/>
      </w:tblPr>
      <w:tblGrid>
        <w:gridCol w:w="425"/>
        <w:gridCol w:w="282"/>
        <w:gridCol w:w="284"/>
        <w:gridCol w:w="283"/>
        <w:gridCol w:w="2128"/>
        <w:gridCol w:w="709"/>
        <w:gridCol w:w="709"/>
        <w:gridCol w:w="567"/>
        <w:gridCol w:w="850"/>
        <w:gridCol w:w="851"/>
        <w:gridCol w:w="850"/>
        <w:gridCol w:w="709"/>
      </w:tblGrid>
      <w:tr w:rsidR="00F849F4" w14:paraId="37EE1673" w14:textId="77777777" w:rsidTr="00D85F82">
        <w:trPr>
          <w:trHeight w:val="315"/>
          <w:jc w:val="center"/>
        </w:trPr>
        <w:tc>
          <w:tcPr>
            <w:tcW w:w="425" w:type="dxa"/>
            <w:tcBorders>
              <w:top w:val="single" w:sz="4" w:space="0" w:color="auto"/>
              <w:left w:val="single" w:sz="4" w:space="0" w:color="auto"/>
              <w:bottom w:val="single" w:sz="4" w:space="0" w:color="auto"/>
              <w:right w:val="single" w:sz="4" w:space="0" w:color="auto"/>
            </w:tcBorders>
            <w:shd w:val="clear" w:color="auto" w:fill="D0CECE" w:themeFill="background2" w:themeFillShade="E6"/>
            <w:tcMar>
              <w:top w:w="15" w:type="dxa"/>
              <w:left w:w="15" w:type="dxa"/>
              <w:right w:w="15" w:type="dxa"/>
            </w:tcMar>
            <w:vAlign w:val="center"/>
          </w:tcPr>
          <w:p w14:paraId="1DA1F93E" w14:textId="0CFFAECF" w:rsidR="0DC0462F" w:rsidRPr="00F849F4" w:rsidRDefault="0DC0462F" w:rsidP="0DC0462F">
            <w:pPr>
              <w:spacing w:after="0"/>
              <w:jc w:val="center"/>
              <w:rPr>
                <w:sz w:val="16"/>
                <w:szCs w:val="16"/>
              </w:rPr>
            </w:pPr>
            <w:r w:rsidRPr="00F849F4">
              <w:rPr>
                <w:rFonts w:ascii="Calibri" w:eastAsia="Calibri" w:hAnsi="Calibri" w:cs="Calibri"/>
                <w:b/>
                <w:bCs/>
                <w:color w:val="000000" w:themeColor="text1"/>
                <w:sz w:val="16"/>
                <w:szCs w:val="16"/>
              </w:rPr>
              <w:t>I1</w:t>
            </w:r>
          </w:p>
        </w:tc>
        <w:tc>
          <w:tcPr>
            <w:tcW w:w="282" w:type="dxa"/>
            <w:tcBorders>
              <w:top w:val="single" w:sz="4" w:space="0" w:color="auto"/>
              <w:left w:val="single" w:sz="4" w:space="0" w:color="auto"/>
              <w:bottom w:val="single" w:sz="4" w:space="0" w:color="auto"/>
              <w:right w:val="single" w:sz="4" w:space="0" w:color="auto"/>
            </w:tcBorders>
            <w:shd w:val="clear" w:color="auto" w:fill="D0CECE" w:themeFill="background2" w:themeFillShade="E6"/>
            <w:tcMar>
              <w:top w:w="15" w:type="dxa"/>
              <w:left w:w="15" w:type="dxa"/>
              <w:right w:w="15" w:type="dxa"/>
            </w:tcMar>
            <w:vAlign w:val="center"/>
          </w:tcPr>
          <w:p w14:paraId="6B81ADDF" w14:textId="5DFC5615" w:rsidR="0DC0462F" w:rsidRPr="00F849F4" w:rsidRDefault="0DC0462F" w:rsidP="0DC0462F">
            <w:pPr>
              <w:spacing w:after="0"/>
              <w:jc w:val="center"/>
              <w:rPr>
                <w:sz w:val="16"/>
                <w:szCs w:val="16"/>
              </w:rPr>
            </w:pPr>
            <w:r w:rsidRPr="00F849F4">
              <w:rPr>
                <w:rFonts w:ascii="Calibri" w:eastAsia="Calibri" w:hAnsi="Calibri" w:cs="Calibri"/>
                <w:b/>
                <w:bCs/>
                <w:color w:val="000000" w:themeColor="text1"/>
                <w:sz w:val="16"/>
                <w:szCs w:val="16"/>
              </w:rPr>
              <w:t>I2</w:t>
            </w:r>
          </w:p>
        </w:tc>
        <w:tc>
          <w:tcPr>
            <w:tcW w:w="284" w:type="dxa"/>
            <w:tcBorders>
              <w:top w:val="single" w:sz="4" w:space="0" w:color="auto"/>
              <w:left w:val="single" w:sz="4" w:space="0" w:color="auto"/>
              <w:bottom w:val="single" w:sz="4" w:space="0" w:color="auto"/>
              <w:right w:val="single" w:sz="4" w:space="0" w:color="auto"/>
            </w:tcBorders>
            <w:shd w:val="clear" w:color="auto" w:fill="D0CECE" w:themeFill="background2" w:themeFillShade="E6"/>
            <w:tcMar>
              <w:top w:w="15" w:type="dxa"/>
              <w:left w:w="15" w:type="dxa"/>
              <w:right w:w="15" w:type="dxa"/>
            </w:tcMar>
            <w:vAlign w:val="center"/>
          </w:tcPr>
          <w:p w14:paraId="0B080550" w14:textId="4250684A" w:rsidR="0DC0462F" w:rsidRPr="00F849F4" w:rsidRDefault="0DC0462F" w:rsidP="0DC0462F">
            <w:pPr>
              <w:spacing w:after="0"/>
              <w:jc w:val="center"/>
              <w:rPr>
                <w:sz w:val="16"/>
                <w:szCs w:val="16"/>
              </w:rPr>
            </w:pPr>
            <w:r w:rsidRPr="00F849F4">
              <w:rPr>
                <w:rFonts w:ascii="Calibri" w:eastAsia="Calibri" w:hAnsi="Calibri" w:cs="Calibri"/>
                <w:b/>
                <w:bCs/>
                <w:color w:val="000000" w:themeColor="text1"/>
                <w:sz w:val="16"/>
                <w:szCs w:val="16"/>
              </w:rPr>
              <w:t>I3</w:t>
            </w:r>
          </w:p>
        </w:tc>
        <w:tc>
          <w:tcPr>
            <w:tcW w:w="283" w:type="dxa"/>
            <w:tcBorders>
              <w:top w:val="single" w:sz="4" w:space="0" w:color="auto"/>
              <w:left w:val="single" w:sz="4" w:space="0" w:color="auto"/>
              <w:bottom w:val="single" w:sz="4" w:space="0" w:color="auto"/>
              <w:right w:val="single" w:sz="4" w:space="0" w:color="auto"/>
            </w:tcBorders>
            <w:shd w:val="clear" w:color="auto" w:fill="D0CECE" w:themeFill="background2" w:themeFillShade="E6"/>
            <w:tcMar>
              <w:top w:w="15" w:type="dxa"/>
              <w:left w:w="15" w:type="dxa"/>
              <w:right w:w="15" w:type="dxa"/>
            </w:tcMar>
            <w:vAlign w:val="center"/>
          </w:tcPr>
          <w:p w14:paraId="237569AB" w14:textId="7F32ABDA" w:rsidR="0DC0462F" w:rsidRPr="00F849F4" w:rsidRDefault="0DC0462F" w:rsidP="0DC0462F">
            <w:pPr>
              <w:spacing w:after="0"/>
              <w:jc w:val="center"/>
              <w:rPr>
                <w:sz w:val="16"/>
                <w:szCs w:val="16"/>
              </w:rPr>
            </w:pPr>
            <w:r w:rsidRPr="00F849F4">
              <w:rPr>
                <w:rFonts w:ascii="Calibri" w:eastAsia="Calibri" w:hAnsi="Calibri" w:cs="Calibri"/>
                <w:b/>
                <w:bCs/>
                <w:color w:val="000000" w:themeColor="text1"/>
                <w:sz w:val="16"/>
                <w:szCs w:val="16"/>
              </w:rPr>
              <w:t>I4</w:t>
            </w:r>
          </w:p>
        </w:tc>
        <w:tc>
          <w:tcPr>
            <w:tcW w:w="2128" w:type="dxa"/>
            <w:tcBorders>
              <w:top w:val="single" w:sz="4" w:space="0" w:color="auto"/>
              <w:left w:val="single" w:sz="4" w:space="0" w:color="auto"/>
              <w:bottom w:val="single" w:sz="4" w:space="0" w:color="auto"/>
              <w:right w:val="single" w:sz="4" w:space="0" w:color="auto"/>
            </w:tcBorders>
            <w:shd w:val="clear" w:color="auto" w:fill="D0CECE" w:themeFill="background2" w:themeFillShade="E6"/>
            <w:tcMar>
              <w:top w:w="15" w:type="dxa"/>
              <w:left w:w="15" w:type="dxa"/>
              <w:right w:w="15" w:type="dxa"/>
            </w:tcMar>
            <w:vAlign w:val="center"/>
          </w:tcPr>
          <w:p w14:paraId="0ED3FEF6" w14:textId="35547471" w:rsidR="0DC0462F" w:rsidRPr="00F849F4" w:rsidRDefault="0DC0462F" w:rsidP="00D85F82">
            <w:pPr>
              <w:spacing w:after="0"/>
              <w:jc w:val="center"/>
              <w:rPr>
                <w:sz w:val="16"/>
                <w:szCs w:val="16"/>
              </w:rPr>
            </w:pPr>
            <w:r w:rsidRPr="00F849F4">
              <w:rPr>
                <w:rFonts w:ascii="Calibri" w:eastAsia="Calibri" w:hAnsi="Calibri" w:cs="Calibri"/>
                <w:b/>
                <w:bCs/>
                <w:color w:val="000000" w:themeColor="text1"/>
                <w:sz w:val="16"/>
                <w:szCs w:val="16"/>
              </w:rPr>
              <w:t>Descripción</w:t>
            </w:r>
          </w:p>
        </w:tc>
        <w:tc>
          <w:tcPr>
            <w:tcW w:w="709" w:type="dxa"/>
            <w:tcBorders>
              <w:top w:val="single" w:sz="4" w:space="0" w:color="auto"/>
              <w:left w:val="single" w:sz="4" w:space="0" w:color="auto"/>
              <w:bottom w:val="single" w:sz="4" w:space="0" w:color="auto"/>
              <w:right w:val="single" w:sz="4" w:space="0" w:color="auto"/>
            </w:tcBorders>
            <w:shd w:val="clear" w:color="auto" w:fill="D0CECE" w:themeFill="background2" w:themeFillShade="E6"/>
            <w:tcMar>
              <w:top w:w="15" w:type="dxa"/>
              <w:left w:w="15" w:type="dxa"/>
              <w:right w:w="15" w:type="dxa"/>
            </w:tcMar>
            <w:vAlign w:val="center"/>
          </w:tcPr>
          <w:p w14:paraId="1193E69C" w14:textId="711F31CD" w:rsidR="0DC0462F" w:rsidRPr="00F849F4" w:rsidRDefault="0DC0462F" w:rsidP="00D85F82">
            <w:pPr>
              <w:spacing w:after="0"/>
              <w:jc w:val="center"/>
              <w:rPr>
                <w:sz w:val="16"/>
                <w:szCs w:val="16"/>
              </w:rPr>
            </w:pPr>
            <w:r w:rsidRPr="00F849F4">
              <w:rPr>
                <w:rFonts w:ascii="Calibri" w:eastAsia="Calibri" w:hAnsi="Calibri" w:cs="Calibri"/>
                <w:b/>
                <w:bCs/>
                <w:color w:val="000000" w:themeColor="text1"/>
                <w:sz w:val="16"/>
                <w:szCs w:val="16"/>
              </w:rPr>
              <w:t>Cantidad</w:t>
            </w:r>
          </w:p>
        </w:tc>
        <w:tc>
          <w:tcPr>
            <w:tcW w:w="709" w:type="dxa"/>
            <w:tcBorders>
              <w:top w:val="single" w:sz="4" w:space="0" w:color="auto"/>
              <w:left w:val="single" w:sz="4" w:space="0" w:color="auto"/>
              <w:bottom w:val="single" w:sz="4" w:space="0" w:color="auto"/>
              <w:right w:val="single" w:sz="4" w:space="0" w:color="auto"/>
            </w:tcBorders>
            <w:shd w:val="clear" w:color="auto" w:fill="D0CECE" w:themeFill="background2" w:themeFillShade="E6"/>
            <w:tcMar>
              <w:top w:w="15" w:type="dxa"/>
              <w:left w:w="15" w:type="dxa"/>
              <w:right w:w="15" w:type="dxa"/>
            </w:tcMar>
            <w:vAlign w:val="center"/>
          </w:tcPr>
          <w:p w14:paraId="63A66956" w14:textId="2C3B84DA" w:rsidR="0DC0462F" w:rsidRPr="00F849F4" w:rsidRDefault="0DC0462F" w:rsidP="00D85F82">
            <w:pPr>
              <w:spacing w:after="0"/>
              <w:jc w:val="center"/>
              <w:rPr>
                <w:sz w:val="16"/>
                <w:szCs w:val="16"/>
              </w:rPr>
            </w:pPr>
            <w:r w:rsidRPr="00F849F4">
              <w:rPr>
                <w:rFonts w:ascii="Calibri" w:eastAsia="Calibri" w:hAnsi="Calibri" w:cs="Calibri"/>
                <w:b/>
                <w:bCs/>
                <w:color w:val="000000" w:themeColor="text1"/>
                <w:sz w:val="16"/>
                <w:szCs w:val="16"/>
              </w:rPr>
              <w:t>Unidades</w:t>
            </w:r>
          </w:p>
        </w:tc>
        <w:tc>
          <w:tcPr>
            <w:tcW w:w="567" w:type="dxa"/>
            <w:tcBorders>
              <w:top w:val="single" w:sz="4" w:space="0" w:color="auto"/>
              <w:left w:val="single" w:sz="4" w:space="0" w:color="auto"/>
              <w:bottom w:val="single" w:sz="4" w:space="0" w:color="auto"/>
              <w:right w:val="single" w:sz="4" w:space="0" w:color="auto"/>
            </w:tcBorders>
            <w:shd w:val="clear" w:color="auto" w:fill="D0CECE" w:themeFill="background2" w:themeFillShade="E6"/>
            <w:tcMar>
              <w:top w:w="15" w:type="dxa"/>
              <w:left w:w="15" w:type="dxa"/>
              <w:right w:w="15" w:type="dxa"/>
            </w:tcMar>
            <w:vAlign w:val="center"/>
          </w:tcPr>
          <w:p w14:paraId="42B76592" w14:textId="4DD97700" w:rsidR="0DC0462F" w:rsidRPr="00F849F4" w:rsidRDefault="0DC0462F" w:rsidP="00D85F82">
            <w:pPr>
              <w:spacing w:after="0"/>
              <w:jc w:val="center"/>
              <w:rPr>
                <w:sz w:val="16"/>
                <w:szCs w:val="16"/>
              </w:rPr>
            </w:pPr>
            <w:r w:rsidRPr="00F849F4">
              <w:rPr>
                <w:rFonts w:ascii="Calibri" w:eastAsia="Calibri" w:hAnsi="Calibri" w:cs="Calibri"/>
                <w:b/>
                <w:bCs/>
                <w:color w:val="000000" w:themeColor="text1"/>
                <w:sz w:val="16"/>
                <w:szCs w:val="16"/>
              </w:rPr>
              <w:t>Precio</w:t>
            </w:r>
          </w:p>
        </w:tc>
        <w:tc>
          <w:tcPr>
            <w:tcW w:w="850" w:type="dxa"/>
            <w:tcBorders>
              <w:top w:val="single" w:sz="4" w:space="0" w:color="auto"/>
              <w:left w:val="single" w:sz="4" w:space="0" w:color="auto"/>
              <w:bottom w:val="single" w:sz="4" w:space="0" w:color="auto"/>
              <w:right w:val="single" w:sz="4" w:space="0" w:color="auto"/>
            </w:tcBorders>
            <w:shd w:val="clear" w:color="auto" w:fill="D0CECE" w:themeFill="background2" w:themeFillShade="E6"/>
            <w:tcMar>
              <w:top w:w="15" w:type="dxa"/>
              <w:left w:w="15" w:type="dxa"/>
              <w:right w:w="15" w:type="dxa"/>
            </w:tcMar>
            <w:vAlign w:val="center"/>
          </w:tcPr>
          <w:p w14:paraId="6104643C" w14:textId="12A81A6D" w:rsidR="0DC0462F" w:rsidRPr="00F849F4" w:rsidRDefault="0DC0462F" w:rsidP="00D85F82">
            <w:pPr>
              <w:spacing w:after="0"/>
              <w:jc w:val="center"/>
              <w:rPr>
                <w:sz w:val="16"/>
                <w:szCs w:val="16"/>
              </w:rPr>
            </w:pPr>
            <w:r w:rsidRPr="00F849F4">
              <w:rPr>
                <w:rFonts w:ascii="Calibri" w:eastAsia="Calibri" w:hAnsi="Calibri" w:cs="Calibri"/>
                <w:b/>
                <w:bCs/>
                <w:color w:val="000000" w:themeColor="text1"/>
                <w:sz w:val="16"/>
                <w:szCs w:val="16"/>
              </w:rPr>
              <w:t>Subtotal (5)</w:t>
            </w:r>
          </w:p>
        </w:tc>
        <w:tc>
          <w:tcPr>
            <w:tcW w:w="851" w:type="dxa"/>
            <w:tcBorders>
              <w:top w:val="single" w:sz="4" w:space="0" w:color="auto"/>
              <w:left w:val="single" w:sz="4" w:space="0" w:color="auto"/>
              <w:bottom w:val="single" w:sz="4" w:space="0" w:color="auto"/>
              <w:right w:val="single" w:sz="4" w:space="0" w:color="auto"/>
            </w:tcBorders>
            <w:shd w:val="clear" w:color="auto" w:fill="D0CECE" w:themeFill="background2" w:themeFillShade="E6"/>
            <w:tcMar>
              <w:top w:w="15" w:type="dxa"/>
              <w:left w:w="15" w:type="dxa"/>
              <w:right w:w="15" w:type="dxa"/>
            </w:tcMar>
            <w:vAlign w:val="center"/>
          </w:tcPr>
          <w:p w14:paraId="773DB1C8" w14:textId="7058B83E" w:rsidR="0DC0462F" w:rsidRPr="00F849F4" w:rsidRDefault="0DC0462F" w:rsidP="00D85F82">
            <w:pPr>
              <w:spacing w:after="0"/>
              <w:jc w:val="center"/>
              <w:rPr>
                <w:sz w:val="16"/>
                <w:szCs w:val="16"/>
              </w:rPr>
            </w:pPr>
            <w:r w:rsidRPr="00F849F4">
              <w:rPr>
                <w:rFonts w:ascii="Calibri" w:eastAsia="Calibri" w:hAnsi="Calibri" w:cs="Calibri"/>
                <w:b/>
                <w:bCs/>
                <w:color w:val="000000" w:themeColor="text1"/>
                <w:sz w:val="16"/>
                <w:szCs w:val="16"/>
              </w:rPr>
              <w:t>Subtotal (4)</w:t>
            </w:r>
          </w:p>
        </w:tc>
        <w:tc>
          <w:tcPr>
            <w:tcW w:w="850" w:type="dxa"/>
            <w:tcBorders>
              <w:top w:val="single" w:sz="4" w:space="0" w:color="auto"/>
              <w:left w:val="single" w:sz="4" w:space="0" w:color="auto"/>
              <w:bottom w:val="single" w:sz="4" w:space="0" w:color="auto"/>
              <w:right w:val="single" w:sz="4" w:space="0" w:color="auto"/>
            </w:tcBorders>
            <w:shd w:val="clear" w:color="auto" w:fill="D0CECE" w:themeFill="background2" w:themeFillShade="E6"/>
            <w:tcMar>
              <w:top w:w="15" w:type="dxa"/>
              <w:left w:w="15" w:type="dxa"/>
              <w:right w:w="15" w:type="dxa"/>
            </w:tcMar>
            <w:vAlign w:val="center"/>
          </w:tcPr>
          <w:p w14:paraId="4FAE4BF6" w14:textId="5F2D64B7" w:rsidR="0DC0462F" w:rsidRPr="00F849F4" w:rsidRDefault="0DC0462F" w:rsidP="00D85F82">
            <w:pPr>
              <w:spacing w:after="0"/>
              <w:jc w:val="center"/>
              <w:rPr>
                <w:sz w:val="16"/>
                <w:szCs w:val="16"/>
              </w:rPr>
            </w:pPr>
            <w:r w:rsidRPr="00F849F4">
              <w:rPr>
                <w:rFonts w:ascii="Calibri" w:eastAsia="Calibri" w:hAnsi="Calibri" w:cs="Calibri"/>
                <w:b/>
                <w:bCs/>
                <w:color w:val="000000" w:themeColor="text1"/>
                <w:sz w:val="16"/>
                <w:szCs w:val="16"/>
              </w:rPr>
              <w:t>Subtotal (3)</w:t>
            </w:r>
          </w:p>
        </w:tc>
        <w:tc>
          <w:tcPr>
            <w:tcW w:w="709" w:type="dxa"/>
            <w:tcBorders>
              <w:top w:val="single" w:sz="4" w:space="0" w:color="auto"/>
              <w:left w:val="single" w:sz="4" w:space="0" w:color="auto"/>
              <w:bottom w:val="single" w:sz="4" w:space="0" w:color="auto"/>
              <w:right w:val="single" w:sz="4" w:space="0" w:color="auto"/>
            </w:tcBorders>
            <w:shd w:val="clear" w:color="auto" w:fill="D0CECE" w:themeFill="background2" w:themeFillShade="E6"/>
            <w:tcMar>
              <w:top w:w="15" w:type="dxa"/>
              <w:left w:w="15" w:type="dxa"/>
              <w:right w:w="15" w:type="dxa"/>
            </w:tcMar>
            <w:vAlign w:val="center"/>
          </w:tcPr>
          <w:p w14:paraId="64F9B1E7" w14:textId="207469E8" w:rsidR="0DC0462F" w:rsidRPr="00F849F4" w:rsidRDefault="0DC0462F" w:rsidP="00D85F82">
            <w:pPr>
              <w:spacing w:after="0"/>
              <w:jc w:val="center"/>
              <w:rPr>
                <w:sz w:val="16"/>
                <w:szCs w:val="16"/>
              </w:rPr>
            </w:pPr>
            <w:r w:rsidRPr="00F849F4">
              <w:rPr>
                <w:rFonts w:ascii="Calibri" w:eastAsia="Calibri" w:hAnsi="Calibri" w:cs="Calibri"/>
                <w:b/>
                <w:bCs/>
                <w:color w:val="000000" w:themeColor="text1"/>
                <w:sz w:val="16"/>
                <w:szCs w:val="16"/>
              </w:rPr>
              <w:t>Total</w:t>
            </w:r>
          </w:p>
        </w:tc>
      </w:tr>
      <w:tr w:rsidR="00F849F4" w14:paraId="735FEB1D" w14:textId="77777777" w:rsidTr="00D85F82">
        <w:trPr>
          <w:trHeight w:val="315"/>
          <w:jc w:val="center"/>
        </w:trPr>
        <w:tc>
          <w:tcPr>
            <w:tcW w:w="425" w:type="dxa"/>
            <w:tcBorders>
              <w:top w:val="single" w:sz="4" w:space="0" w:color="auto"/>
              <w:left w:val="single" w:sz="4" w:space="0" w:color="auto"/>
              <w:bottom w:val="single" w:sz="4" w:space="0" w:color="auto"/>
              <w:right w:val="single" w:sz="4" w:space="0" w:color="auto"/>
            </w:tcBorders>
            <w:shd w:val="clear" w:color="auto" w:fill="E7E6E6" w:themeFill="background2"/>
            <w:tcMar>
              <w:top w:w="15" w:type="dxa"/>
              <w:left w:w="15" w:type="dxa"/>
              <w:right w:w="15" w:type="dxa"/>
            </w:tcMar>
            <w:vAlign w:val="center"/>
          </w:tcPr>
          <w:p w14:paraId="2922D266" w14:textId="1EE8F5D1" w:rsidR="0DC0462F" w:rsidRPr="00F849F4" w:rsidRDefault="0DC0462F" w:rsidP="0DC0462F">
            <w:pPr>
              <w:spacing w:after="0"/>
              <w:jc w:val="center"/>
              <w:rPr>
                <w:sz w:val="16"/>
                <w:szCs w:val="16"/>
              </w:rPr>
            </w:pPr>
            <w:r w:rsidRPr="00F849F4">
              <w:rPr>
                <w:rFonts w:ascii="Calibri" w:eastAsia="Calibri" w:hAnsi="Calibri" w:cs="Calibri"/>
                <w:color w:val="000000" w:themeColor="text1"/>
                <w:sz w:val="16"/>
                <w:szCs w:val="16"/>
              </w:rPr>
              <w:t>001</w:t>
            </w:r>
          </w:p>
        </w:tc>
        <w:tc>
          <w:tcPr>
            <w:tcW w:w="282" w:type="dxa"/>
            <w:tcBorders>
              <w:top w:val="single" w:sz="4" w:space="0" w:color="auto"/>
              <w:left w:val="single" w:sz="4" w:space="0" w:color="auto"/>
              <w:bottom w:val="single" w:sz="4" w:space="0" w:color="auto"/>
              <w:right w:val="single" w:sz="4" w:space="0" w:color="auto"/>
            </w:tcBorders>
            <w:shd w:val="clear" w:color="auto" w:fill="E7E6E6" w:themeFill="background2"/>
            <w:tcMar>
              <w:top w:w="15" w:type="dxa"/>
              <w:left w:w="15" w:type="dxa"/>
              <w:right w:w="15" w:type="dxa"/>
            </w:tcMar>
            <w:vAlign w:val="center"/>
          </w:tcPr>
          <w:p w14:paraId="769FC815" w14:textId="3774FCA9" w:rsidR="0DC0462F" w:rsidRPr="00F849F4" w:rsidRDefault="0DC0462F" w:rsidP="00D85F82">
            <w:pPr>
              <w:jc w:val="center"/>
              <w:rPr>
                <w:sz w:val="16"/>
                <w:szCs w:val="16"/>
              </w:rPr>
            </w:pPr>
          </w:p>
        </w:tc>
        <w:tc>
          <w:tcPr>
            <w:tcW w:w="284" w:type="dxa"/>
            <w:tcBorders>
              <w:top w:val="single" w:sz="4" w:space="0" w:color="auto"/>
              <w:left w:val="single" w:sz="4" w:space="0" w:color="auto"/>
              <w:bottom w:val="single" w:sz="4" w:space="0" w:color="auto"/>
              <w:right w:val="single" w:sz="4" w:space="0" w:color="auto"/>
            </w:tcBorders>
            <w:shd w:val="clear" w:color="auto" w:fill="E7E6E6" w:themeFill="background2"/>
            <w:tcMar>
              <w:top w:w="15" w:type="dxa"/>
              <w:left w:w="15" w:type="dxa"/>
              <w:right w:w="15" w:type="dxa"/>
            </w:tcMar>
            <w:vAlign w:val="center"/>
          </w:tcPr>
          <w:p w14:paraId="0A759369" w14:textId="2C9DA460" w:rsidR="0DC0462F" w:rsidRPr="00F849F4" w:rsidRDefault="0DC0462F" w:rsidP="00D85F82">
            <w:pPr>
              <w:jc w:val="center"/>
              <w:rPr>
                <w:sz w:val="16"/>
                <w:szCs w:val="16"/>
              </w:rPr>
            </w:pPr>
          </w:p>
        </w:tc>
        <w:tc>
          <w:tcPr>
            <w:tcW w:w="283" w:type="dxa"/>
            <w:tcBorders>
              <w:top w:val="single" w:sz="4" w:space="0" w:color="auto"/>
              <w:left w:val="single" w:sz="4" w:space="0" w:color="auto"/>
              <w:bottom w:val="single" w:sz="4" w:space="0" w:color="auto"/>
              <w:right w:val="single" w:sz="4" w:space="0" w:color="auto"/>
            </w:tcBorders>
            <w:shd w:val="clear" w:color="auto" w:fill="E7E6E6" w:themeFill="background2"/>
            <w:tcMar>
              <w:top w:w="15" w:type="dxa"/>
              <w:left w:w="15" w:type="dxa"/>
              <w:right w:w="15" w:type="dxa"/>
            </w:tcMar>
            <w:vAlign w:val="center"/>
          </w:tcPr>
          <w:p w14:paraId="4596FD14" w14:textId="354B6420" w:rsidR="0DC0462F" w:rsidRPr="00F849F4" w:rsidRDefault="0DC0462F" w:rsidP="00D85F82">
            <w:pPr>
              <w:jc w:val="center"/>
              <w:rPr>
                <w:sz w:val="16"/>
                <w:szCs w:val="16"/>
              </w:rPr>
            </w:pPr>
          </w:p>
        </w:tc>
        <w:tc>
          <w:tcPr>
            <w:tcW w:w="2128" w:type="dxa"/>
            <w:tcBorders>
              <w:top w:val="single" w:sz="4" w:space="0" w:color="auto"/>
              <w:left w:val="single" w:sz="4" w:space="0" w:color="auto"/>
              <w:bottom w:val="single" w:sz="4" w:space="0" w:color="auto"/>
              <w:right w:val="single" w:sz="4" w:space="0" w:color="auto"/>
            </w:tcBorders>
            <w:shd w:val="clear" w:color="auto" w:fill="E7E6E6" w:themeFill="background2"/>
            <w:tcMar>
              <w:top w:w="15" w:type="dxa"/>
              <w:left w:w="15" w:type="dxa"/>
              <w:right w:w="15" w:type="dxa"/>
            </w:tcMar>
            <w:vAlign w:val="center"/>
          </w:tcPr>
          <w:p w14:paraId="1ADDC6B4" w14:textId="4ADD77F5" w:rsidR="0DC0462F" w:rsidRPr="00F849F4" w:rsidRDefault="0DC0462F" w:rsidP="0DC0462F">
            <w:pPr>
              <w:spacing w:after="0"/>
              <w:jc w:val="left"/>
              <w:rPr>
                <w:sz w:val="16"/>
                <w:szCs w:val="16"/>
              </w:rPr>
            </w:pPr>
            <w:r w:rsidRPr="00F849F4">
              <w:rPr>
                <w:rFonts w:ascii="Calibri" w:eastAsia="Calibri" w:hAnsi="Calibri" w:cs="Calibri"/>
                <w:b/>
                <w:bCs/>
                <w:color w:val="000000" w:themeColor="text1"/>
                <w:sz w:val="16"/>
                <w:szCs w:val="16"/>
              </w:rPr>
              <w:t>Hospitales</w:t>
            </w:r>
          </w:p>
        </w:tc>
        <w:tc>
          <w:tcPr>
            <w:tcW w:w="709" w:type="dxa"/>
            <w:tcBorders>
              <w:top w:val="single" w:sz="4" w:space="0" w:color="auto"/>
              <w:left w:val="single" w:sz="4" w:space="0" w:color="auto"/>
              <w:bottom w:val="single" w:sz="4" w:space="0" w:color="auto"/>
              <w:right w:val="single" w:sz="4" w:space="0" w:color="auto"/>
            </w:tcBorders>
            <w:shd w:val="clear" w:color="auto" w:fill="E7E6E6" w:themeFill="background2"/>
            <w:tcMar>
              <w:top w:w="15" w:type="dxa"/>
              <w:left w:w="15" w:type="dxa"/>
              <w:right w:w="15" w:type="dxa"/>
            </w:tcMar>
            <w:vAlign w:val="center"/>
          </w:tcPr>
          <w:p w14:paraId="72E176D7" w14:textId="6C9E62D5" w:rsidR="0DC0462F" w:rsidRPr="00F849F4" w:rsidRDefault="0DC0462F" w:rsidP="00D85F82">
            <w:pPr>
              <w:jc w:val="center"/>
              <w:rPr>
                <w:sz w:val="16"/>
                <w:szCs w:val="16"/>
              </w:rPr>
            </w:pPr>
          </w:p>
        </w:tc>
        <w:tc>
          <w:tcPr>
            <w:tcW w:w="709" w:type="dxa"/>
            <w:tcBorders>
              <w:top w:val="single" w:sz="4" w:space="0" w:color="auto"/>
              <w:left w:val="single" w:sz="4" w:space="0" w:color="auto"/>
              <w:bottom w:val="single" w:sz="4" w:space="0" w:color="auto"/>
              <w:right w:val="single" w:sz="4" w:space="0" w:color="auto"/>
            </w:tcBorders>
            <w:shd w:val="clear" w:color="auto" w:fill="E7E6E6" w:themeFill="background2"/>
            <w:tcMar>
              <w:top w:w="15" w:type="dxa"/>
              <w:left w:w="15" w:type="dxa"/>
              <w:right w:w="15" w:type="dxa"/>
            </w:tcMar>
            <w:vAlign w:val="center"/>
          </w:tcPr>
          <w:p w14:paraId="396E5E03" w14:textId="6F136706" w:rsidR="0DC0462F" w:rsidRPr="00F849F4" w:rsidRDefault="0DC0462F" w:rsidP="00D85F82">
            <w:pPr>
              <w:jc w:val="center"/>
              <w:rPr>
                <w:sz w:val="16"/>
                <w:szCs w:val="16"/>
              </w:rPr>
            </w:pPr>
          </w:p>
        </w:tc>
        <w:tc>
          <w:tcPr>
            <w:tcW w:w="567" w:type="dxa"/>
            <w:tcBorders>
              <w:top w:val="single" w:sz="4" w:space="0" w:color="auto"/>
              <w:left w:val="single" w:sz="4" w:space="0" w:color="auto"/>
              <w:bottom w:val="single" w:sz="4" w:space="0" w:color="auto"/>
              <w:right w:val="single" w:sz="4" w:space="0" w:color="auto"/>
            </w:tcBorders>
            <w:shd w:val="clear" w:color="auto" w:fill="E7E6E6" w:themeFill="background2"/>
            <w:tcMar>
              <w:top w:w="15" w:type="dxa"/>
              <w:left w:w="15" w:type="dxa"/>
              <w:right w:w="15" w:type="dxa"/>
            </w:tcMar>
            <w:vAlign w:val="center"/>
          </w:tcPr>
          <w:p w14:paraId="74B4C4FF" w14:textId="3B46EE58" w:rsidR="0DC0462F" w:rsidRPr="00F849F4" w:rsidRDefault="0DC0462F" w:rsidP="00D85F82">
            <w:pPr>
              <w:jc w:val="center"/>
              <w:rPr>
                <w:sz w:val="16"/>
                <w:szCs w:val="16"/>
              </w:rPr>
            </w:pPr>
          </w:p>
        </w:tc>
        <w:tc>
          <w:tcPr>
            <w:tcW w:w="850" w:type="dxa"/>
            <w:tcBorders>
              <w:top w:val="single" w:sz="4" w:space="0" w:color="auto"/>
              <w:left w:val="single" w:sz="4" w:space="0" w:color="auto"/>
              <w:bottom w:val="single" w:sz="4" w:space="0" w:color="auto"/>
              <w:right w:val="single" w:sz="4" w:space="0" w:color="auto"/>
            </w:tcBorders>
            <w:shd w:val="clear" w:color="auto" w:fill="E7E6E6" w:themeFill="background2"/>
            <w:tcMar>
              <w:top w:w="15" w:type="dxa"/>
              <w:left w:w="15" w:type="dxa"/>
              <w:right w:w="15" w:type="dxa"/>
            </w:tcMar>
            <w:vAlign w:val="center"/>
          </w:tcPr>
          <w:p w14:paraId="74FDB1D0" w14:textId="48892128" w:rsidR="0DC0462F" w:rsidRPr="00F849F4" w:rsidRDefault="0DC0462F" w:rsidP="00D85F82">
            <w:pPr>
              <w:jc w:val="center"/>
              <w:rPr>
                <w:sz w:val="16"/>
                <w:szCs w:val="16"/>
              </w:rPr>
            </w:pPr>
          </w:p>
        </w:tc>
        <w:tc>
          <w:tcPr>
            <w:tcW w:w="851" w:type="dxa"/>
            <w:tcBorders>
              <w:top w:val="single" w:sz="4" w:space="0" w:color="auto"/>
              <w:left w:val="single" w:sz="4" w:space="0" w:color="auto"/>
              <w:bottom w:val="single" w:sz="4" w:space="0" w:color="auto"/>
              <w:right w:val="single" w:sz="4" w:space="0" w:color="auto"/>
            </w:tcBorders>
            <w:shd w:val="clear" w:color="auto" w:fill="E7E6E6" w:themeFill="background2"/>
            <w:tcMar>
              <w:top w:w="15" w:type="dxa"/>
              <w:left w:w="15" w:type="dxa"/>
              <w:right w:w="15" w:type="dxa"/>
            </w:tcMar>
            <w:vAlign w:val="center"/>
          </w:tcPr>
          <w:p w14:paraId="192F987B" w14:textId="5AE64C5E" w:rsidR="0DC0462F" w:rsidRPr="00F849F4" w:rsidRDefault="0DC0462F" w:rsidP="00D85F82">
            <w:pPr>
              <w:jc w:val="center"/>
              <w:rPr>
                <w:sz w:val="16"/>
                <w:szCs w:val="16"/>
              </w:rPr>
            </w:pPr>
          </w:p>
        </w:tc>
        <w:tc>
          <w:tcPr>
            <w:tcW w:w="850" w:type="dxa"/>
            <w:tcBorders>
              <w:top w:val="single" w:sz="4" w:space="0" w:color="auto"/>
              <w:left w:val="single" w:sz="4" w:space="0" w:color="auto"/>
              <w:bottom w:val="single" w:sz="4" w:space="0" w:color="auto"/>
              <w:right w:val="single" w:sz="4" w:space="0" w:color="auto"/>
            </w:tcBorders>
            <w:shd w:val="clear" w:color="auto" w:fill="E7E6E6" w:themeFill="background2"/>
            <w:tcMar>
              <w:top w:w="15" w:type="dxa"/>
              <w:left w:w="15" w:type="dxa"/>
              <w:right w:w="15" w:type="dxa"/>
            </w:tcMar>
            <w:vAlign w:val="center"/>
          </w:tcPr>
          <w:p w14:paraId="757C3A9B" w14:textId="43FA47A9" w:rsidR="0DC0462F" w:rsidRPr="00F849F4" w:rsidRDefault="0DC0462F" w:rsidP="00D85F82">
            <w:pPr>
              <w:jc w:val="center"/>
              <w:rPr>
                <w:sz w:val="16"/>
                <w:szCs w:val="16"/>
              </w:rPr>
            </w:pPr>
          </w:p>
        </w:tc>
        <w:tc>
          <w:tcPr>
            <w:tcW w:w="709" w:type="dxa"/>
            <w:tcBorders>
              <w:top w:val="single" w:sz="4" w:space="0" w:color="auto"/>
              <w:left w:val="single" w:sz="4" w:space="0" w:color="auto"/>
              <w:bottom w:val="single" w:sz="4" w:space="0" w:color="auto"/>
              <w:right w:val="single" w:sz="4" w:space="0" w:color="auto"/>
            </w:tcBorders>
            <w:shd w:val="clear" w:color="auto" w:fill="E7E6E6" w:themeFill="background2"/>
            <w:tcMar>
              <w:top w:w="15" w:type="dxa"/>
              <w:left w:w="15" w:type="dxa"/>
              <w:right w:w="15" w:type="dxa"/>
            </w:tcMar>
            <w:vAlign w:val="center"/>
          </w:tcPr>
          <w:p w14:paraId="38E0E0D3" w14:textId="4BBD8531" w:rsidR="0DC0462F" w:rsidRPr="00F849F4" w:rsidRDefault="0DC0462F" w:rsidP="0DC0462F">
            <w:pPr>
              <w:spacing w:after="0"/>
              <w:jc w:val="center"/>
              <w:rPr>
                <w:sz w:val="16"/>
                <w:szCs w:val="16"/>
              </w:rPr>
            </w:pPr>
            <w:r w:rsidRPr="00F849F4">
              <w:rPr>
                <w:rFonts w:ascii="Calibri" w:eastAsia="Calibri" w:hAnsi="Calibri" w:cs="Calibri"/>
                <w:b/>
                <w:bCs/>
                <w:color w:val="000000" w:themeColor="text1"/>
                <w:sz w:val="16"/>
                <w:szCs w:val="16"/>
              </w:rPr>
              <w:t>2.308,99 €</w:t>
            </w:r>
          </w:p>
        </w:tc>
      </w:tr>
      <w:tr w:rsidR="00F849F4" w14:paraId="026C7E8E" w14:textId="77777777" w:rsidTr="00D85F82">
        <w:trPr>
          <w:trHeight w:val="315"/>
          <w:jc w:val="center"/>
        </w:trPr>
        <w:tc>
          <w:tcPr>
            <w:tcW w:w="425" w:type="dxa"/>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15" w:type="dxa"/>
              <w:left w:w="15" w:type="dxa"/>
              <w:right w:w="15" w:type="dxa"/>
            </w:tcMar>
            <w:vAlign w:val="center"/>
          </w:tcPr>
          <w:p w14:paraId="6CB0D12C" w14:textId="4A2631F9" w:rsidR="0DC0462F" w:rsidRPr="00F849F4" w:rsidRDefault="0DC0462F" w:rsidP="00D85F82">
            <w:pPr>
              <w:jc w:val="center"/>
              <w:rPr>
                <w:sz w:val="16"/>
                <w:szCs w:val="16"/>
              </w:rPr>
            </w:pPr>
          </w:p>
        </w:tc>
        <w:tc>
          <w:tcPr>
            <w:tcW w:w="282" w:type="dxa"/>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15" w:type="dxa"/>
              <w:left w:w="15" w:type="dxa"/>
              <w:right w:w="15" w:type="dxa"/>
            </w:tcMar>
            <w:vAlign w:val="center"/>
          </w:tcPr>
          <w:p w14:paraId="6499948D" w14:textId="619F475F" w:rsidR="0DC0462F" w:rsidRPr="00F849F4" w:rsidRDefault="0DC0462F" w:rsidP="0DC0462F">
            <w:pPr>
              <w:spacing w:after="0"/>
              <w:jc w:val="center"/>
              <w:rPr>
                <w:sz w:val="16"/>
                <w:szCs w:val="16"/>
              </w:rPr>
            </w:pPr>
            <w:r w:rsidRPr="00F849F4">
              <w:rPr>
                <w:rFonts w:ascii="Calibri" w:eastAsia="Calibri" w:hAnsi="Calibri" w:cs="Calibri"/>
                <w:color w:val="000000" w:themeColor="text1"/>
                <w:sz w:val="16"/>
                <w:szCs w:val="16"/>
              </w:rPr>
              <w:t>01</w:t>
            </w:r>
          </w:p>
        </w:tc>
        <w:tc>
          <w:tcPr>
            <w:tcW w:w="284" w:type="dxa"/>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15" w:type="dxa"/>
              <w:left w:w="15" w:type="dxa"/>
              <w:right w:w="15" w:type="dxa"/>
            </w:tcMar>
            <w:vAlign w:val="center"/>
          </w:tcPr>
          <w:p w14:paraId="26CAD06F" w14:textId="709691F6" w:rsidR="0DC0462F" w:rsidRPr="00F849F4" w:rsidRDefault="0DC0462F" w:rsidP="00D85F82">
            <w:pPr>
              <w:jc w:val="center"/>
              <w:rPr>
                <w:sz w:val="16"/>
                <w:szCs w:val="16"/>
              </w:rPr>
            </w:pPr>
          </w:p>
        </w:tc>
        <w:tc>
          <w:tcPr>
            <w:tcW w:w="283" w:type="dxa"/>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15" w:type="dxa"/>
              <w:left w:w="15" w:type="dxa"/>
              <w:right w:w="15" w:type="dxa"/>
            </w:tcMar>
            <w:vAlign w:val="center"/>
          </w:tcPr>
          <w:p w14:paraId="4C9974AB" w14:textId="582195FC" w:rsidR="0DC0462F" w:rsidRPr="00F849F4" w:rsidRDefault="0DC0462F" w:rsidP="00D85F82">
            <w:pPr>
              <w:jc w:val="center"/>
              <w:rPr>
                <w:sz w:val="16"/>
                <w:szCs w:val="16"/>
              </w:rPr>
            </w:pPr>
          </w:p>
        </w:tc>
        <w:tc>
          <w:tcPr>
            <w:tcW w:w="2128" w:type="dxa"/>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15" w:type="dxa"/>
              <w:left w:w="135" w:type="dxa"/>
              <w:right w:w="15" w:type="dxa"/>
            </w:tcMar>
            <w:vAlign w:val="center"/>
          </w:tcPr>
          <w:p w14:paraId="3C382C90" w14:textId="45E4F263" w:rsidR="0DC0462F" w:rsidRPr="00F849F4" w:rsidRDefault="0DC0462F" w:rsidP="0DC0462F">
            <w:pPr>
              <w:spacing w:after="0"/>
              <w:jc w:val="left"/>
              <w:rPr>
                <w:sz w:val="16"/>
                <w:szCs w:val="16"/>
              </w:rPr>
            </w:pPr>
            <w:r w:rsidRPr="00F849F4">
              <w:rPr>
                <w:rFonts w:ascii="Calibri" w:eastAsia="Calibri" w:hAnsi="Calibri" w:cs="Calibri"/>
                <w:b/>
                <w:bCs/>
                <w:color w:val="000000" w:themeColor="text1"/>
                <w:sz w:val="16"/>
                <w:szCs w:val="16"/>
              </w:rPr>
              <w:t>Hospital de Jarrio</w:t>
            </w:r>
          </w:p>
        </w:tc>
        <w:tc>
          <w:tcPr>
            <w:tcW w:w="709" w:type="dxa"/>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15" w:type="dxa"/>
              <w:left w:w="15" w:type="dxa"/>
              <w:right w:w="15" w:type="dxa"/>
            </w:tcMar>
            <w:vAlign w:val="center"/>
          </w:tcPr>
          <w:p w14:paraId="5A7A895C" w14:textId="388C58FB" w:rsidR="0DC0462F" w:rsidRPr="00F849F4" w:rsidRDefault="0DC0462F" w:rsidP="00D85F82">
            <w:pPr>
              <w:jc w:val="center"/>
              <w:rPr>
                <w:sz w:val="16"/>
                <w:szCs w:val="16"/>
              </w:rPr>
            </w:pPr>
          </w:p>
        </w:tc>
        <w:tc>
          <w:tcPr>
            <w:tcW w:w="709" w:type="dxa"/>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15" w:type="dxa"/>
              <w:left w:w="15" w:type="dxa"/>
              <w:right w:w="15" w:type="dxa"/>
            </w:tcMar>
            <w:vAlign w:val="center"/>
          </w:tcPr>
          <w:p w14:paraId="180DBFC7" w14:textId="1CDD7717" w:rsidR="0DC0462F" w:rsidRPr="00F849F4" w:rsidRDefault="0DC0462F" w:rsidP="00D85F82">
            <w:pPr>
              <w:jc w:val="center"/>
              <w:rPr>
                <w:sz w:val="16"/>
                <w:szCs w:val="16"/>
              </w:rPr>
            </w:pPr>
          </w:p>
        </w:tc>
        <w:tc>
          <w:tcPr>
            <w:tcW w:w="567" w:type="dxa"/>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15" w:type="dxa"/>
              <w:left w:w="15" w:type="dxa"/>
              <w:right w:w="15" w:type="dxa"/>
            </w:tcMar>
            <w:vAlign w:val="center"/>
          </w:tcPr>
          <w:p w14:paraId="35178FAC" w14:textId="315AB7F1" w:rsidR="0DC0462F" w:rsidRPr="00F849F4" w:rsidRDefault="0DC0462F" w:rsidP="00D85F82">
            <w:pPr>
              <w:jc w:val="center"/>
              <w:rPr>
                <w:sz w:val="16"/>
                <w:szCs w:val="16"/>
              </w:rPr>
            </w:pPr>
          </w:p>
        </w:tc>
        <w:tc>
          <w:tcPr>
            <w:tcW w:w="850" w:type="dxa"/>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15" w:type="dxa"/>
              <w:left w:w="15" w:type="dxa"/>
              <w:right w:w="15" w:type="dxa"/>
            </w:tcMar>
            <w:vAlign w:val="center"/>
          </w:tcPr>
          <w:p w14:paraId="0407078D" w14:textId="422F856B" w:rsidR="0DC0462F" w:rsidRPr="00F849F4" w:rsidRDefault="0DC0462F" w:rsidP="00D85F82">
            <w:pPr>
              <w:jc w:val="center"/>
              <w:rPr>
                <w:sz w:val="16"/>
                <w:szCs w:val="16"/>
              </w:rPr>
            </w:pPr>
          </w:p>
        </w:tc>
        <w:tc>
          <w:tcPr>
            <w:tcW w:w="851" w:type="dxa"/>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15" w:type="dxa"/>
              <w:left w:w="15" w:type="dxa"/>
              <w:right w:w="15" w:type="dxa"/>
            </w:tcMar>
            <w:vAlign w:val="center"/>
          </w:tcPr>
          <w:p w14:paraId="1B1CB5D4" w14:textId="03F8B458" w:rsidR="0DC0462F" w:rsidRPr="00F849F4" w:rsidRDefault="0DC0462F" w:rsidP="00D85F82">
            <w:pPr>
              <w:jc w:val="center"/>
              <w:rPr>
                <w:sz w:val="16"/>
                <w:szCs w:val="16"/>
              </w:rPr>
            </w:pPr>
          </w:p>
        </w:tc>
        <w:tc>
          <w:tcPr>
            <w:tcW w:w="850" w:type="dxa"/>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15" w:type="dxa"/>
              <w:left w:w="15" w:type="dxa"/>
              <w:right w:w="15" w:type="dxa"/>
            </w:tcMar>
            <w:vAlign w:val="center"/>
          </w:tcPr>
          <w:p w14:paraId="3A0C9CB1" w14:textId="6CC2CE1E" w:rsidR="0DC0462F" w:rsidRPr="00F849F4" w:rsidRDefault="0DC0462F" w:rsidP="0DC0462F">
            <w:pPr>
              <w:spacing w:after="0"/>
              <w:jc w:val="center"/>
              <w:rPr>
                <w:sz w:val="16"/>
                <w:szCs w:val="16"/>
              </w:rPr>
            </w:pPr>
            <w:r w:rsidRPr="00F849F4">
              <w:rPr>
                <w:rFonts w:ascii="Calibri" w:eastAsia="Calibri" w:hAnsi="Calibri" w:cs="Calibri"/>
                <w:b/>
                <w:bCs/>
                <w:color w:val="000000" w:themeColor="text1"/>
                <w:sz w:val="16"/>
                <w:szCs w:val="16"/>
              </w:rPr>
              <w:t>206,78 €</w:t>
            </w:r>
          </w:p>
        </w:tc>
        <w:tc>
          <w:tcPr>
            <w:tcW w:w="709" w:type="dxa"/>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15" w:type="dxa"/>
              <w:left w:w="15" w:type="dxa"/>
              <w:right w:w="15" w:type="dxa"/>
            </w:tcMar>
            <w:vAlign w:val="center"/>
          </w:tcPr>
          <w:p w14:paraId="5EE7EC4C" w14:textId="0F04D160" w:rsidR="0DC0462F" w:rsidRPr="00F849F4" w:rsidRDefault="0DC0462F" w:rsidP="00D85F82">
            <w:pPr>
              <w:jc w:val="center"/>
              <w:rPr>
                <w:sz w:val="16"/>
                <w:szCs w:val="16"/>
              </w:rPr>
            </w:pPr>
          </w:p>
        </w:tc>
      </w:tr>
      <w:tr w:rsidR="0DC0462F" w14:paraId="6BB9FF35" w14:textId="77777777" w:rsidTr="00D85F82">
        <w:trPr>
          <w:trHeight w:val="315"/>
          <w:jc w:val="center"/>
        </w:trPr>
        <w:tc>
          <w:tcPr>
            <w:tcW w:w="425"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77B828DE" w14:textId="7C86673A" w:rsidR="0DC0462F" w:rsidRPr="00F849F4" w:rsidRDefault="0DC0462F" w:rsidP="00D85F82">
            <w:pPr>
              <w:jc w:val="center"/>
              <w:rPr>
                <w:sz w:val="16"/>
                <w:szCs w:val="16"/>
              </w:rPr>
            </w:pPr>
          </w:p>
        </w:tc>
        <w:tc>
          <w:tcPr>
            <w:tcW w:w="282"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23A48DCC" w14:textId="1C060B0B" w:rsidR="0DC0462F" w:rsidRPr="00F849F4" w:rsidRDefault="0DC0462F" w:rsidP="00D85F82">
            <w:pPr>
              <w:jc w:val="center"/>
              <w:rPr>
                <w:sz w:val="16"/>
                <w:szCs w:val="16"/>
              </w:rPr>
            </w:pPr>
          </w:p>
        </w:tc>
        <w:tc>
          <w:tcPr>
            <w:tcW w:w="284"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49765828" w14:textId="55FED10D" w:rsidR="0DC0462F" w:rsidRPr="00F849F4" w:rsidRDefault="0DC0462F" w:rsidP="0DC0462F">
            <w:pPr>
              <w:spacing w:after="0"/>
              <w:jc w:val="center"/>
              <w:rPr>
                <w:sz w:val="16"/>
                <w:szCs w:val="16"/>
              </w:rPr>
            </w:pPr>
            <w:r w:rsidRPr="00F849F4">
              <w:rPr>
                <w:rFonts w:ascii="Calibri" w:eastAsia="Calibri" w:hAnsi="Calibri" w:cs="Calibri"/>
                <w:color w:val="000000" w:themeColor="text1"/>
                <w:sz w:val="16"/>
                <w:szCs w:val="16"/>
              </w:rPr>
              <w:t>01</w:t>
            </w:r>
          </w:p>
        </w:tc>
        <w:tc>
          <w:tcPr>
            <w:tcW w:w="283"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57DFF558" w14:textId="3FB3F86D" w:rsidR="0DC0462F" w:rsidRPr="00F849F4" w:rsidRDefault="0DC0462F" w:rsidP="00D85F82">
            <w:pPr>
              <w:jc w:val="center"/>
              <w:rPr>
                <w:sz w:val="16"/>
                <w:szCs w:val="16"/>
              </w:rPr>
            </w:pPr>
          </w:p>
        </w:tc>
        <w:tc>
          <w:tcPr>
            <w:tcW w:w="2128"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270" w:type="dxa"/>
              <w:right w:w="15" w:type="dxa"/>
            </w:tcMar>
            <w:vAlign w:val="center"/>
          </w:tcPr>
          <w:p w14:paraId="68C508DB" w14:textId="2486694A" w:rsidR="0DC0462F" w:rsidRPr="00F849F4" w:rsidRDefault="0DC0462F" w:rsidP="0DC0462F">
            <w:pPr>
              <w:spacing w:after="0"/>
              <w:jc w:val="left"/>
              <w:rPr>
                <w:sz w:val="16"/>
                <w:szCs w:val="16"/>
              </w:rPr>
            </w:pPr>
            <w:r w:rsidRPr="00F849F4">
              <w:rPr>
                <w:rFonts w:ascii="Calibri" w:eastAsia="Calibri" w:hAnsi="Calibri" w:cs="Calibri"/>
                <w:color w:val="000000" w:themeColor="text1"/>
                <w:sz w:val="16"/>
                <w:szCs w:val="16"/>
              </w:rPr>
              <w:t>Instalación del switch y router</w:t>
            </w:r>
          </w:p>
        </w:tc>
        <w:tc>
          <w:tcPr>
            <w:tcW w:w="709"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3D9D3461" w14:textId="3F6D86B3" w:rsidR="0DC0462F" w:rsidRPr="00F849F4" w:rsidRDefault="0DC0462F" w:rsidP="00D85F82">
            <w:pPr>
              <w:jc w:val="center"/>
              <w:rPr>
                <w:sz w:val="16"/>
                <w:szCs w:val="16"/>
              </w:rPr>
            </w:pPr>
          </w:p>
        </w:tc>
        <w:tc>
          <w:tcPr>
            <w:tcW w:w="709"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3F165C15" w14:textId="5A5A8BDF" w:rsidR="0DC0462F" w:rsidRPr="00F849F4" w:rsidRDefault="0DC0462F" w:rsidP="00D85F82">
            <w:pPr>
              <w:jc w:val="center"/>
              <w:rPr>
                <w:sz w:val="16"/>
                <w:szCs w:val="16"/>
              </w:rPr>
            </w:pP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2DBED0DC" w14:textId="4386B6E8" w:rsidR="0DC0462F" w:rsidRPr="00F849F4" w:rsidRDefault="0DC0462F" w:rsidP="00D85F82">
            <w:pPr>
              <w:jc w:val="center"/>
              <w:rPr>
                <w:sz w:val="16"/>
                <w:szCs w:val="16"/>
              </w:rPr>
            </w:pPr>
          </w:p>
        </w:tc>
        <w:tc>
          <w:tcPr>
            <w:tcW w:w="850"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448C2A25" w14:textId="3FEFDDDE" w:rsidR="0DC0462F" w:rsidRPr="00F849F4" w:rsidRDefault="0DC0462F" w:rsidP="00D85F82">
            <w:pPr>
              <w:jc w:val="center"/>
              <w:rPr>
                <w:sz w:val="16"/>
                <w:szCs w:val="16"/>
              </w:rPr>
            </w:pPr>
          </w:p>
        </w:tc>
        <w:tc>
          <w:tcPr>
            <w:tcW w:w="85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00B88788" w14:textId="6BB05247" w:rsidR="0DC0462F" w:rsidRPr="00F849F4" w:rsidRDefault="0DC0462F" w:rsidP="0DC0462F">
            <w:pPr>
              <w:spacing w:after="0"/>
              <w:jc w:val="center"/>
              <w:rPr>
                <w:sz w:val="16"/>
                <w:szCs w:val="16"/>
              </w:rPr>
            </w:pPr>
            <w:r w:rsidRPr="00F849F4">
              <w:rPr>
                <w:rFonts w:ascii="Calibri" w:eastAsia="Calibri" w:hAnsi="Calibri" w:cs="Calibri"/>
                <w:color w:val="000000" w:themeColor="text1"/>
                <w:sz w:val="16"/>
                <w:szCs w:val="16"/>
              </w:rPr>
              <w:t>34,46 €</w:t>
            </w:r>
          </w:p>
        </w:tc>
        <w:tc>
          <w:tcPr>
            <w:tcW w:w="850"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17C50666" w14:textId="0FCF4616" w:rsidR="0DC0462F" w:rsidRPr="00F849F4" w:rsidRDefault="0DC0462F" w:rsidP="00D85F82">
            <w:pPr>
              <w:jc w:val="center"/>
              <w:rPr>
                <w:sz w:val="16"/>
                <w:szCs w:val="16"/>
              </w:rPr>
            </w:pPr>
          </w:p>
        </w:tc>
        <w:tc>
          <w:tcPr>
            <w:tcW w:w="709"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24EAE9B2" w14:textId="617E7C6C" w:rsidR="0DC0462F" w:rsidRPr="00F849F4" w:rsidRDefault="0DC0462F" w:rsidP="00D85F82">
            <w:pPr>
              <w:jc w:val="center"/>
              <w:rPr>
                <w:sz w:val="16"/>
                <w:szCs w:val="16"/>
              </w:rPr>
            </w:pPr>
          </w:p>
        </w:tc>
      </w:tr>
      <w:tr w:rsidR="0DC0462F" w14:paraId="60D1EB12" w14:textId="77777777" w:rsidTr="00D85F82">
        <w:trPr>
          <w:trHeight w:val="315"/>
          <w:jc w:val="center"/>
        </w:trPr>
        <w:tc>
          <w:tcPr>
            <w:tcW w:w="425"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5C31C954" w14:textId="475DED18" w:rsidR="0DC0462F" w:rsidRPr="00F849F4" w:rsidRDefault="0DC0462F" w:rsidP="00D85F82">
            <w:pPr>
              <w:jc w:val="center"/>
              <w:rPr>
                <w:sz w:val="16"/>
                <w:szCs w:val="16"/>
              </w:rPr>
            </w:pPr>
          </w:p>
        </w:tc>
        <w:tc>
          <w:tcPr>
            <w:tcW w:w="282"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4700355E" w14:textId="58798360" w:rsidR="0DC0462F" w:rsidRPr="00F849F4" w:rsidRDefault="0DC0462F" w:rsidP="00D85F82">
            <w:pPr>
              <w:jc w:val="center"/>
              <w:rPr>
                <w:sz w:val="16"/>
                <w:szCs w:val="16"/>
              </w:rPr>
            </w:pPr>
          </w:p>
        </w:tc>
        <w:tc>
          <w:tcPr>
            <w:tcW w:w="284"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503468B8" w14:textId="677DB9C6" w:rsidR="0DC0462F" w:rsidRPr="00F849F4" w:rsidRDefault="0DC0462F" w:rsidP="00D85F82">
            <w:pPr>
              <w:jc w:val="center"/>
              <w:rPr>
                <w:sz w:val="16"/>
                <w:szCs w:val="16"/>
              </w:rPr>
            </w:pPr>
          </w:p>
        </w:tc>
        <w:tc>
          <w:tcPr>
            <w:tcW w:w="283"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0B46DFD2" w14:textId="35B289CA" w:rsidR="0DC0462F" w:rsidRPr="00F849F4" w:rsidRDefault="0DC0462F" w:rsidP="0DC0462F">
            <w:pPr>
              <w:spacing w:after="0"/>
              <w:jc w:val="center"/>
              <w:rPr>
                <w:sz w:val="16"/>
                <w:szCs w:val="16"/>
              </w:rPr>
            </w:pPr>
            <w:r w:rsidRPr="00F849F4">
              <w:rPr>
                <w:rFonts w:ascii="Calibri" w:eastAsia="Calibri" w:hAnsi="Calibri" w:cs="Calibri"/>
                <w:color w:val="000000" w:themeColor="text1"/>
                <w:sz w:val="16"/>
                <w:szCs w:val="16"/>
              </w:rPr>
              <w:t>01</w:t>
            </w:r>
          </w:p>
        </w:tc>
        <w:tc>
          <w:tcPr>
            <w:tcW w:w="2128"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540" w:type="dxa"/>
              <w:right w:w="15" w:type="dxa"/>
            </w:tcMar>
            <w:vAlign w:val="center"/>
          </w:tcPr>
          <w:p w14:paraId="20D8D02A" w14:textId="2663CA19" w:rsidR="0DC0462F" w:rsidRPr="00F849F4" w:rsidRDefault="0DC0462F" w:rsidP="0DC0462F">
            <w:pPr>
              <w:spacing w:after="0"/>
              <w:jc w:val="left"/>
              <w:rPr>
                <w:sz w:val="16"/>
                <w:szCs w:val="16"/>
              </w:rPr>
            </w:pPr>
            <w:r w:rsidRPr="00F849F4">
              <w:rPr>
                <w:rFonts w:ascii="Calibri" w:eastAsia="Calibri" w:hAnsi="Calibri" w:cs="Calibri"/>
                <w:color w:val="000000" w:themeColor="text1"/>
                <w:sz w:val="16"/>
                <w:szCs w:val="16"/>
              </w:rPr>
              <w:t>Responsable y administrador de sistemas</w:t>
            </w:r>
          </w:p>
        </w:tc>
        <w:tc>
          <w:tcPr>
            <w:tcW w:w="709"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3FBED10D" w14:textId="2AD3A397" w:rsidR="0DC0462F" w:rsidRPr="00F849F4" w:rsidRDefault="0DC0462F" w:rsidP="0DC0462F">
            <w:pPr>
              <w:spacing w:after="0"/>
              <w:jc w:val="center"/>
              <w:rPr>
                <w:sz w:val="16"/>
                <w:szCs w:val="16"/>
              </w:rPr>
            </w:pPr>
            <w:r w:rsidRPr="00F849F4">
              <w:rPr>
                <w:rFonts w:ascii="Calibri" w:eastAsia="Calibri" w:hAnsi="Calibri" w:cs="Calibri"/>
                <w:color w:val="000000" w:themeColor="text1"/>
                <w:sz w:val="16"/>
                <w:szCs w:val="16"/>
              </w:rPr>
              <w:t>1</w:t>
            </w:r>
          </w:p>
        </w:tc>
        <w:tc>
          <w:tcPr>
            <w:tcW w:w="709"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35EA93EF" w14:textId="637059E4" w:rsidR="0DC0462F" w:rsidRPr="00F849F4" w:rsidRDefault="0DC0462F" w:rsidP="0DC0462F">
            <w:pPr>
              <w:spacing w:after="0"/>
              <w:jc w:val="center"/>
              <w:rPr>
                <w:sz w:val="16"/>
                <w:szCs w:val="16"/>
              </w:rPr>
            </w:pPr>
            <w:r w:rsidRPr="00F849F4">
              <w:rPr>
                <w:rFonts w:ascii="Calibri" w:eastAsia="Calibri" w:hAnsi="Calibri" w:cs="Calibri"/>
                <w:color w:val="000000" w:themeColor="text1"/>
                <w:sz w:val="16"/>
                <w:szCs w:val="16"/>
              </w:rPr>
              <w:t>horas</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1B3DF846" w14:textId="1AB2380A" w:rsidR="0DC0462F" w:rsidRPr="00F849F4" w:rsidRDefault="0DC0462F" w:rsidP="0DC0462F">
            <w:pPr>
              <w:spacing w:after="0"/>
              <w:jc w:val="center"/>
              <w:rPr>
                <w:sz w:val="16"/>
                <w:szCs w:val="16"/>
              </w:rPr>
            </w:pPr>
            <w:r w:rsidRPr="00F849F4">
              <w:rPr>
                <w:rFonts w:ascii="Calibri" w:eastAsia="Calibri" w:hAnsi="Calibri" w:cs="Calibri"/>
                <w:color w:val="000000" w:themeColor="text1"/>
                <w:sz w:val="16"/>
                <w:szCs w:val="16"/>
              </w:rPr>
              <w:t>34,46 €</w:t>
            </w:r>
          </w:p>
        </w:tc>
        <w:tc>
          <w:tcPr>
            <w:tcW w:w="850"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0755FCBB" w14:textId="796E7830" w:rsidR="0DC0462F" w:rsidRPr="00F849F4" w:rsidRDefault="0DC0462F" w:rsidP="0DC0462F">
            <w:pPr>
              <w:spacing w:after="0"/>
              <w:jc w:val="center"/>
              <w:rPr>
                <w:sz w:val="16"/>
                <w:szCs w:val="16"/>
              </w:rPr>
            </w:pPr>
            <w:r w:rsidRPr="00F849F4">
              <w:rPr>
                <w:rFonts w:ascii="Calibri" w:eastAsia="Calibri" w:hAnsi="Calibri" w:cs="Calibri"/>
                <w:color w:val="000000" w:themeColor="text1"/>
                <w:sz w:val="16"/>
                <w:szCs w:val="16"/>
              </w:rPr>
              <w:t>34,46 €</w:t>
            </w:r>
          </w:p>
        </w:tc>
        <w:tc>
          <w:tcPr>
            <w:tcW w:w="85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3A0977B9" w14:textId="19B0D3C9" w:rsidR="0DC0462F" w:rsidRPr="00F849F4" w:rsidRDefault="0DC0462F" w:rsidP="00D85F82">
            <w:pPr>
              <w:jc w:val="center"/>
              <w:rPr>
                <w:sz w:val="16"/>
                <w:szCs w:val="16"/>
              </w:rPr>
            </w:pPr>
          </w:p>
        </w:tc>
        <w:tc>
          <w:tcPr>
            <w:tcW w:w="850"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3BD61965" w14:textId="2F7A6709" w:rsidR="0DC0462F" w:rsidRPr="00F849F4" w:rsidRDefault="0DC0462F" w:rsidP="00D85F82">
            <w:pPr>
              <w:jc w:val="center"/>
              <w:rPr>
                <w:sz w:val="16"/>
                <w:szCs w:val="16"/>
              </w:rPr>
            </w:pPr>
          </w:p>
        </w:tc>
        <w:tc>
          <w:tcPr>
            <w:tcW w:w="709"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45A442C8" w14:textId="3BFD4DE1" w:rsidR="0DC0462F" w:rsidRPr="00F849F4" w:rsidRDefault="0DC0462F" w:rsidP="00D85F82">
            <w:pPr>
              <w:jc w:val="center"/>
              <w:rPr>
                <w:sz w:val="16"/>
                <w:szCs w:val="16"/>
              </w:rPr>
            </w:pPr>
          </w:p>
        </w:tc>
      </w:tr>
      <w:tr w:rsidR="0DC0462F" w14:paraId="28AAA248" w14:textId="77777777" w:rsidTr="00D85F82">
        <w:trPr>
          <w:trHeight w:val="315"/>
          <w:jc w:val="center"/>
        </w:trPr>
        <w:tc>
          <w:tcPr>
            <w:tcW w:w="425"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6175BCB1" w14:textId="58234677" w:rsidR="0DC0462F" w:rsidRPr="00F849F4" w:rsidRDefault="0DC0462F" w:rsidP="00D85F82">
            <w:pPr>
              <w:jc w:val="center"/>
              <w:rPr>
                <w:sz w:val="16"/>
                <w:szCs w:val="16"/>
              </w:rPr>
            </w:pPr>
          </w:p>
        </w:tc>
        <w:tc>
          <w:tcPr>
            <w:tcW w:w="282"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1982E83F" w14:textId="636C7B48" w:rsidR="0DC0462F" w:rsidRPr="00F849F4" w:rsidRDefault="0DC0462F" w:rsidP="00D85F82">
            <w:pPr>
              <w:jc w:val="center"/>
              <w:rPr>
                <w:sz w:val="16"/>
                <w:szCs w:val="16"/>
              </w:rPr>
            </w:pPr>
          </w:p>
        </w:tc>
        <w:tc>
          <w:tcPr>
            <w:tcW w:w="284"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748AD2AA" w14:textId="55A8D3C6" w:rsidR="0DC0462F" w:rsidRPr="00F849F4" w:rsidRDefault="0DC0462F" w:rsidP="0DC0462F">
            <w:pPr>
              <w:spacing w:after="0"/>
              <w:jc w:val="center"/>
              <w:rPr>
                <w:sz w:val="16"/>
                <w:szCs w:val="16"/>
              </w:rPr>
            </w:pPr>
            <w:r w:rsidRPr="00F849F4">
              <w:rPr>
                <w:rFonts w:ascii="Calibri" w:eastAsia="Calibri" w:hAnsi="Calibri" w:cs="Calibri"/>
                <w:color w:val="000000" w:themeColor="text1"/>
                <w:sz w:val="16"/>
                <w:szCs w:val="16"/>
              </w:rPr>
              <w:t>02</w:t>
            </w:r>
          </w:p>
        </w:tc>
        <w:tc>
          <w:tcPr>
            <w:tcW w:w="283"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7291A3EE" w14:textId="4C6E52D9" w:rsidR="0DC0462F" w:rsidRPr="00F849F4" w:rsidRDefault="0DC0462F" w:rsidP="00D85F82">
            <w:pPr>
              <w:jc w:val="center"/>
              <w:rPr>
                <w:sz w:val="16"/>
                <w:szCs w:val="16"/>
              </w:rPr>
            </w:pPr>
          </w:p>
        </w:tc>
        <w:tc>
          <w:tcPr>
            <w:tcW w:w="2128"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270" w:type="dxa"/>
              <w:right w:w="15" w:type="dxa"/>
            </w:tcMar>
            <w:vAlign w:val="center"/>
          </w:tcPr>
          <w:p w14:paraId="3A58DF4C" w14:textId="144A5EE9" w:rsidR="0DC0462F" w:rsidRPr="00F849F4" w:rsidRDefault="0DC0462F" w:rsidP="0DC0462F">
            <w:pPr>
              <w:spacing w:after="0"/>
              <w:jc w:val="left"/>
              <w:rPr>
                <w:sz w:val="16"/>
                <w:szCs w:val="16"/>
              </w:rPr>
            </w:pPr>
            <w:r w:rsidRPr="00F849F4">
              <w:rPr>
                <w:rFonts w:ascii="Calibri" w:eastAsia="Calibri" w:hAnsi="Calibri" w:cs="Calibri"/>
                <w:color w:val="000000" w:themeColor="text1"/>
                <w:sz w:val="16"/>
                <w:szCs w:val="16"/>
              </w:rPr>
              <w:t>Configuración de puntos de red</w:t>
            </w:r>
          </w:p>
        </w:tc>
        <w:tc>
          <w:tcPr>
            <w:tcW w:w="709"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3AFE7A26" w14:textId="5C469F60" w:rsidR="0DC0462F" w:rsidRPr="00F849F4" w:rsidRDefault="0DC0462F" w:rsidP="00D85F82">
            <w:pPr>
              <w:jc w:val="center"/>
              <w:rPr>
                <w:sz w:val="16"/>
                <w:szCs w:val="16"/>
              </w:rPr>
            </w:pPr>
          </w:p>
        </w:tc>
        <w:tc>
          <w:tcPr>
            <w:tcW w:w="709"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4BB682C6" w14:textId="72BAB49B" w:rsidR="0DC0462F" w:rsidRPr="00F849F4" w:rsidRDefault="0DC0462F" w:rsidP="00D85F82">
            <w:pPr>
              <w:jc w:val="center"/>
              <w:rPr>
                <w:sz w:val="16"/>
                <w:szCs w:val="16"/>
              </w:rPr>
            </w:pP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624A3FDB" w14:textId="5BD4A88A" w:rsidR="0DC0462F" w:rsidRPr="00F849F4" w:rsidRDefault="0DC0462F" w:rsidP="00D85F82">
            <w:pPr>
              <w:jc w:val="center"/>
              <w:rPr>
                <w:sz w:val="16"/>
                <w:szCs w:val="16"/>
              </w:rPr>
            </w:pPr>
          </w:p>
        </w:tc>
        <w:tc>
          <w:tcPr>
            <w:tcW w:w="850"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36768985" w14:textId="5D035689" w:rsidR="0DC0462F" w:rsidRPr="00F849F4" w:rsidRDefault="0DC0462F" w:rsidP="00D85F82">
            <w:pPr>
              <w:jc w:val="center"/>
              <w:rPr>
                <w:sz w:val="16"/>
                <w:szCs w:val="16"/>
              </w:rPr>
            </w:pPr>
          </w:p>
        </w:tc>
        <w:tc>
          <w:tcPr>
            <w:tcW w:w="85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3639AC3A" w14:textId="226572D8" w:rsidR="0DC0462F" w:rsidRPr="00F849F4" w:rsidRDefault="0DC0462F" w:rsidP="0DC0462F">
            <w:pPr>
              <w:spacing w:after="0"/>
              <w:jc w:val="center"/>
              <w:rPr>
                <w:sz w:val="16"/>
                <w:szCs w:val="16"/>
              </w:rPr>
            </w:pPr>
            <w:r w:rsidRPr="00F849F4">
              <w:rPr>
                <w:rFonts w:ascii="Calibri" w:eastAsia="Calibri" w:hAnsi="Calibri" w:cs="Calibri"/>
                <w:color w:val="000000" w:themeColor="text1"/>
                <w:sz w:val="16"/>
                <w:szCs w:val="16"/>
              </w:rPr>
              <w:t>68,93 €</w:t>
            </w:r>
          </w:p>
        </w:tc>
        <w:tc>
          <w:tcPr>
            <w:tcW w:w="850"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4C0057DD" w14:textId="1F1B6932" w:rsidR="0DC0462F" w:rsidRPr="00F849F4" w:rsidRDefault="0DC0462F" w:rsidP="00D85F82">
            <w:pPr>
              <w:jc w:val="center"/>
              <w:rPr>
                <w:sz w:val="16"/>
                <w:szCs w:val="16"/>
              </w:rPr>
            </w:pPr>
          </w:p>
        </w:tc>
        <w:tc>
          <w:tcPr>
            <w:tcW w:w="709"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3A1826AE" w14:textId="05CAC099" w:rsidR="0DC0462F" w:rsidRPr="00F849F4" w:rsidRDefault="0DC0462F" w:rsidP="00D85F82">
            <w:pPr>
              <w:jc w:val="center"/>
              <w:rPr>
                <w:sz w:val="16"/>
                <w:szCs w:val="16"/>
              </w:rPr>
            </w:pPr>
          </w:p>
        </w:tc>
      </w:tr>
      <w:tr w:rsidR="0DC0462F" w14:paraId="5428AC38" w14:textId="77777777" w:rsidTr="00D85F82">
        <w:trPr>
          <w:trHeight w:val="315"/>
          <w:jc w:val="center"/>
        </w:trPr>
        <w:tc>
          <w:tcPr>
            <w:tcW w:w="425"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747A3003" w14:textId="7B2D4200" w:rsidR="0DC0462F" w:rsidRPr="00F849F4" w:rsidRDefault="0DC0462F" w:rsidP="00D85F82">
            <w:pPr>
              <w:jc w:val="center"/>
              <w:rPr>
                <w:sz w:val="16"/>
                <w:szCs w:val="16"/>
              </w:rPr>
            </w:pPr>
          </w:p>
        </w:tc>
        <w:tc>
          <w:tcPr>
            <w:tcW w:w="282"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5C0F4FC3" w14:textId="3F68A44C" w:rsidR="0DC0462F" w:rsidRPr="00F849F4" w:rsidRDefault="0DC0462F" w:rsidP="00D85F82">
            <w:pPr>
              <w:jc w:val="center"/>
              <w:rPr>
                <w:sz w:val="16"/>
                <w:szCs w:val="16"/>
              </w:rPr>
            </w:pPr>
          </w:p>
        </w:tc>
        <w:tc>
          <w:tcPr>
            <w:tcW w:w="284"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7C45C30E" w14:textId="4028C9F1" w:rsidR="0DC0462F" w:rsidRPr="00F849F4" w:rsidRDefault="0DC0462F" w:rsidP="00D85F82">
            <w:pPr>
              <w:jc w:val="center"/>
              <w:rPr>
                <w:sz w:val="16"/>
                <w:szCs w:val="16"/>
              </w:rPr>
            </w:pPr>
          </w:p>
        </w:tc>
        <w:tc>
          <w:tcPr>
            <w:tcW w:w="283"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4EF5D818" w14:textId="4CFEFC0F" w:rsidR="0DC0462F" w:rsidRPr="00F849F4" w:rsidRDefault="0DC0462F" w:rsidP="0DC0462F">
            <w:pPr>
              <w:spacing w:after="0"/>
              <w:jc w:val="center"/>
              <w:rPr>
                <w:sz w:val="16"/>
                <w:szCs w:val="16"/>
              </w:rPr>
            </w:pPr>
            <w:r w:rsidRPr="00F849F4">
              <w:rPr>
                <w:rFonts w:ascii="Calibri" w:eastAsia="Calibri" w:hAnsi="Calibri" w:cs="Calibri"/>
                <w:color w:val="000000" w:themeColor="text1"/>
                <w:sz w:val="16"/>
                <w:szCs w:val="16"/>
              </w:rPr>
              <w:t>01</w:t>
            </w:r>
          </w:p>
        </w:tc>
        <w:tc>
          <w:tcPr>
            <w:tcW w:w="2128"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540" w:type="dxa"/>
              <w:right w:w="15" w:type="dxa"/>
            </w:tcMar>
            <w:vAlign w:val="center"/>
          </w:tcPr>
          <w:p w14:paraId="2004B1AB" w14:textId="6695479D" w:rsidR="0DC0462F" w:rsidRPr="00F849F4" w:rsidRDefault="0DC0462F" w:rsidP="0DC0462F">
            <w:pPr>
              <w:spacing w:after="0"/>
              <w:jc w:val="left"/>
              <w:rPr>
                <w:sz w:val="16"/>
                <w:szCs w:val="16"/>
              </w:rPr>
            </w:pPr>
            <w:r w:rsidRPr="00F849F4">
              <w:rPr>
                <w:rFonts w:ascii="Calibri" w:eastAsia="Calibri" w:hAnsi="Calibri" w:cs="Calibri"/>
                <w:color w:val="000000" w:themeColor="text1"/>
                <w:sz w:val="16"/>
                <w:szCs w:val="16"/>
              </w:rPr>
              <w:t>Responsable y administrador de sistemas</w:t>
            </w:r>
          </w:p>
        </w:tc>
        <w:tc>
          <w:tcPr>
            <w:tcW w:w="709"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70DFD1F8" w14:textId="03B33EE7" w:rsidR="0DC0462F" w:rsidRPr="00F849F4" w:rsidRDefault="0DC0462F" w:rsidP="0DC0462F">
            <w:pPr>
              <w:spacing w:after="0"/>
              <w:jc w:val="center"/>
              <w:rPr>
                <w:sz w:val="16"/>
                <w:szCs w:val="16"/>
              </w:rPr>
            </w:pPr>
            <w:r w:rsidRPr="00F849F4">
              <w:rPr>
                <w:rFonts w:ascii="Calibri" w:eastAsia="Calibri" w:hAnsi="Calibri" w:cs="Calibri"/>
                <w:color w:val="000000" w:themeColor="text1"/>
                <w:sz w:val="16"/>
                <w:szCs w:val="16"/>
              </w:rPr>
              <w:t>2</w:t>
            </w:r>
          </w:p>
        </w:tc>
        <w:tc>
          <w:tcPr>
            <w:tcW w:w="709"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04D88B7E" w14:textId="44E2CD37" w:rsidR="0DC0462F" w:rsidRPr="00F849F4" w:rsidRDefault="0DC0462F" w:rsidP="0DC0462F">
            <w:pPr>
              <w:spacing w:after="0"/>
              <w:jc w:val="center"/>
              <w:rPr>
                <w:sz w:val="16"/>
                <w:szCs w:val="16"/>
              </w:rPr>
            </w:pPr>
            <w:r w:rsidRPr="00F849F4">
              <w:rPr>
                <w:rFonts w:ascii="Calibri" w:eastAsia="Calibri" w:hAnsi="Calibri" w:cs="Calibri"/>
                <w:color w:val="000000" w:themeColor="text1"/>
                <w:sz w:val="16"/>
                <w:szCs w:val="16"/>
              </w:rPr>
              <w:t>horas</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79F4EBC8" w14:textId="1BC0AA8E" w:rsidR="0DC0462F" w:rsidRPr="00F849F4" w:rsidRDefault="0DC0462F" w:rsidP="0DC0462F">
            <w:pPr>
              <w:spacing w:after="0"/>
              <w:jc w:val="center"/>
              <w:rPr>
                <w:sz w:val="16"/>
                <w:szCs w:val="16"/>
              </w:rPr>
            </w:pPr>
            <w:r w:rsidRPr="00F849F4">
              <w:rPr>
                <w:rFonts w:ascii="Calibri" w:eastAsia="Calibri" w:hAnsi="Calibri" w:cs="Calibri"/>
                <w:color w:val="000000" w:themeColor="text1"/>
                <w:sz w:val="16"/>
                <w:szCs w:val="16"/>
              </w:rPr>
              <w:t>34,46 €</w:t>
            </w:r>
          </w:p>
        </w:tc>
        <w:tc>
          <w:tcPr>
            <w:tcW w:w="850"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6FD70525" w14:textId="5DCDF05B" w:rsidR="0DC0462F" w:rsidRPr="00F849F4" w:rsidRDefault="0DC0462F" w:rsidP="0DC0462F">
            <w:pPr>
              <w:spacing w:after="0"/>
              <w:jc w:val="center"/>
              <w:rPr>
                <w:sz w:val="16"/>
                <w:szCs w:val="16"/>
              </w:rPr>
            </w:pPr>
            <w:r w:rsidRPr="00F849F4">
              <w:rPr>
                <w:rFonts w:ascii="Calibri" w:eastAsia="Calibri" w:hAnsi="Calibri" w:cs="Calibri"/>
                <w:color w:val="000000" w:themeColor="text1"/>
                <w:sz w:val="16"/>
                <w:szCs w:val="16"/>
              </w:rPr>
              <w:t>68,93 €</w:t>
            </w:r>
          </w:p>
        </w:tc>
        <w:tc>
          <w:tcPr>
            <w:tcW w:w="85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053DAE47" w14:textId="4C9DBE9B" w:rsidR="0DC0462F" w:rsidRPr="00F849F4" w:rsidRDefault="0DC0462F" w:rsidP="00D85F82">
            <w:pPr>
              <w:jc w:val="center"/>
              <w:rPr>
                <w:sz w:val="16"/>
                <w:szCs w:val="16"/>
              </w:rPr>
            </w:pPr>
          </w:p>
        </w:tc>
        <w:tc>
          <w:tcPr>
            <w:tcW w:w="850"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7B2FA5CA" w14:textId="7991CBA0" w:rsidR="0DC0462F" w:rsidRPr="00F849F4" w:rsidRDefault="0DC0462F" w:rsidP="00D85F82">
            <w:pPr>
              <w:jc w:val="center"/>
              <w:rPr>
                <w:sz w:val="16"/>
                <w:szCs w:val="16"/>
              </w:rPr>
            </w:pPr>
          </w:p>
        </w:tc>
        <w:tc>
          <w:tcPr>
            <w:tcW w:w="709"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5F77C02D" w14:textId="5B3B3669" w:rsidR="0DC0462F" w:rsidRPr="00F849F4" w:rsidRDefault="0DC0462F" w:rsidP="00D85F82">
            <w:pPr>
              <w:jc w:val="center"/>
              <w:rPr>
                <w:sz w:val="16"/>
                <w:szCs w:val="16"/>
              </w:rPr>
            </w:pPr>
          </w:p>
        </w:tc>
      </w:tr>
      <w:tr w:rsidR="0DC0462F" w14:paraId="07829DF6" w14:textId="77777777" w:rsidTr="00D85F82">
        <w:trPr>
          <w:trHeight w:val="315"/>
          <w:jc w:val="center"/>
        </w:trPr>
        <w:tc>
          <w:tcPr>
            <w:tcW w:w="425"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3CD576A7" w14:textId="2F7CE04E" w:rsidR="0DC0462F" w:rsidRPr="00F849F4" w:rsidRDefault="0DC0462F" w:rsidP="00D85F82">
            <w:pPr>
              <w:jc w:val="center"/>
              <w:rPr>
                <w:sz w:val="16"/>
                <w:szCs w:val="16"/>
              </w:rPr>
            </w:pPr>
          </w:p>
        </w:tc>
        <w:tc>
          <w:tcPr>
            <w:tcW w:w="282"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042CA17B" w14:textId="5B8E8B93" w:rsidR="0DC0462F" w:rsidRPr="00F849F4" w:rsidRDefault="0DC0462F" w:rsidP="00D85F82">
            <w:pPr>
              <w:jc w:val="center"/>
              <w:rPr>
                <w:sz w:val="16"/>
                <w:szCs w:val="16"/>
              </w:rPr>
            </w:pPr>
          </w:p>
        </w:tc>
        <w:tc>
          <w:tcPr>
            <w:tcW w:w="284"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0346709C" w14:textId="3D79A422" w:rsidR="0DC0462F" w:rsidRPr="00F849F4" w:rsidRDefault="0DC0462F" w:rsidP="0DC0462F">
            <w:pPr>
              <w:spacing w:after="0"/>
              <w:jc w:val="center"/>
              <w:rPr>
                <w:sz w:val="16"/>
                <w:szCs w:val="16"/>
              </w:rPr>
            </w:pPr>
            <w:r w:rsidRPr="00F849F4">
              <w:rPr>
                <w:rFonts w:ascii="Calibri" w:eastAsia="Calibri" w:hAnsi="Calibri" w:cs="Calibri"/>
                <w:color w:val="000000" w:themeColor="text1"/>
                <w:sz w:val="16"/>
                <w:szCs w:val="16"/>
              </w:rPr>
              <w:t>03</w:t>
            </w:r>
          </w:p>
        </w:tc>
        <w:tc>
          <w:tcPr>
            <w:tcW w:w="283"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1BAE5346" w14:textId="226505B8" w:rsidR="0DC0462F" w:rsidRPr="00F849F4" w:rsidRDefault="0DC0462F" w:rsidP="00D85F82">
            <w:pPr>
              <w:jc w:val="center"/>
              <w:rPr>
                <w:sz w:val="16"/>
                <w:szCs w:val="16"/>
              </w:rPr>
            </w:pPr>
          </w:p>
        </w:tc>
        <w:tc>
          <w:tcPr>
            <w:tcW w:w="2128"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270" w:type="dxa"/>
              <w:right w:w="15" w:type="dxa"/>
            </w:tcMar>
            <w:vAlign w:val="center"/>
          </w:tcPr>
          <w:p w14:paraId="1819B49B" w14:textId="2A4ECF14" w:rsidR="0DC0462F" w:rsidRPr="00F849F4" w:rsidRDefault="0DC0462F" w:rsidP="0DC0462F">
            <w:pPr>
              <w:spacing w:after="0"/>
              <w:jc w:val="left"/>
              <w:rPr>
                <w:sz w:val="16"/>
                <w:szCs w:val="16"/>
              </w:rPr>
            </w:pPr>
            <w:r w:rsidRPr="00F849F4">
              <w:rPr>
                <w:rFonts w:ascii="Calibri" w:eastAsia="Calibri" w:hAnsi="Calibri" w:cs="Calibri"/>
                <w:color w:val="000000" w:themeColor="text1"/>
                <w:sz w:val="16"/>
                <w:szCs w:val="16"/>
              </w:rPr>
              <w:t>Instalación de portátiles</w:t>
            </w:r>
          </w:p>
        </w:tc>
        <w:tc>
          <w:tcPr>
            <w:tcW w:w="709"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29D7DC56" w14:textId="70B9C405" w:rsidR="0DC0462F" w:rsidRPr="00F849F4" w:rsidRDefault="0DC0462F" w:rsidP="00D85F82">
            <w:pPr>
              <w:jc w:val="center"/>
              <w:rPr>
                <w:sz w:val="16"/>
                <w:szCs w:val="16"/>
              </w:rPr>
            </w:pPr>
          </w:p>
        </w:tc>
        <w:tc>
          <w:tcPr>
            <w:tcW w:w="709"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40DE06E4" w14:textId="300D8B63" w:rsidR="0DC0462F" w:rsidRPr="00F849F4" w:rsidRDefault="0DC0462F" w:rsidP="00D85F82">
            <w:pPr>
              <w:jc w:val="center"/>
              <w:rPr>
                <w:sz w:val="16"/>
                <w:szCs w:val="16"/>
              </w:rPr>
            </w:pP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55FBDCDA" w14:textId="7EA1D047" w:rsidR="0DC0462F" w:rsidRPr="00F849F4" w:rsidRDefault="0DC0462F" w:rsidP="00D85F82">
            <w:pPr>
              <w:jc w:val="center"/>
              <w:rPr>
                <w:sz w:val="16"/>
                <w:szCs w:val="16"/>
              </w:rPr>
            </w:pPr>
          </w:p>
        </w:tc>
        <w:tc>
          <w:tcPr>
            <w:tcW w:w="850"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06AEDFB8" w14:textId="7B5DA4BC" w:rsidR="0DC0462F" w:rsidRPr="00F849F4" w:rsidRDefault="0DC0462F" w:rsidP="00D85F82">
            <w:pPr>
              <w:jc w:val="center"/>
              <w:rPr>
                <w:sz w:val="16"/>
                <w:szCs w:val="16"/>
              </w:rPr>
            </w:pPr>
          </w:p>
        </w:tc>
        <w:tc>
          <w:tcPr>
            <w:tcW w:w="85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288F3831" w14:textId="767659C4" w:rsidR="0DC0462F" w:rsidRPr="00F849F4" w:rsidRDefault="0DC0462F" w:rsidP="0DC0462F">
            <w:pPr>
              <w:spacing w:after="0"/>
              <w:jc w:val="center"/>
              <w:rPr>
                <w:sz w:val="16"/>
                <w:szCs w:val="16"/>
              </w:rPr>
            </w:pPr>
            <w:r w:rsidRPr="00F849F4">
              <w:rPr>
                <w:rFonts w:ascii="Calibri" w:eastAsia="Calibri" w:hAnsi="Calibri" w:cs="Calibri"/>
                <w:color w:val="000000" w:themeColor="text1"/>
                <w:sz w:val="16"/>
                <w:szCs w:val="16"/>
              </w:rPr>
              <w:t>34,46 €</w:t>
            </w:r>
          </w:p>
        </w:tc>
        <w:tc>
          <w:tcPr>
            <w:tcW w:w="850"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4F415563" w14:textId="024649AF" w:rsidR="0DC0462F" w:rsidRPr="00F849F4" w:rsidRDefault="0DC0462F" w:rsidP="00D85F82">
            <w:pPr>
              <w:jc w:val="center"/>
              <w:rPr>
                <w:sz w:val="16"/>
                <w:szCs w:val="16"/>
              </w:rPr>
            </w:pPr>
          </w:p>
        </w:tc>
        <w:tc>
          <w:tcPr>
            <w:tcW w:w="709"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28FE1B5D" w14:textId="744797B1" w:rsidR="0DC0462F" w:rsidRPr="00F849F4" w:rsidRDefault="0DC0462F" w:rsidP="00D85F82">
            <w:pPr>
              <w:jc w:val="center"/>
              <w:rPr>
                <w:sz w:val="16"/>
                <w:szCs w:val="16"/>
              </w:rPr>
            </w:pPr>
          </w:p>
        </w:tc>
      </w:tr>
      <w:tr w:rsidR="0DC0462F" w14:paraId="0B62A1B2" w14:textId="77777777" w:rsidTr="00D85F82">
        <w:trPr>
          <w:trHeight w:val="315"/>
          <w:jc w:val="center"/>
        </w:trPr>
        <w:tc>
          <w:tcPr>
            <w:tcW w:w="425"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539F1A95" w14:textId="2423F036" w:rsidR="0DC0462F" w:rsidRPr="00F849F4" w:rsidRDefault="0DC0462F" w:rsidP="00D85F82">
            <w:pPr>
              <w:jc w:val="center"/>
              <w:rPr>
                <w:sz w:val="16"/>
                <w:szCs w:val="16"/>
              </w:rPr>
            </w:pPr>
          </w:p>
        </w:tc>
        <w:tc>
          <w:tcPr>
            <w:tcW w:w="282"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573616F5" w14:textId="12684B9A" w:rsidR="0DC0462F" w:rsidRPr="00F849F4" w:rsidRDefault="0DC0462F" w:rsidP="00D85F82">
            <w:pPr>
              <w:jc w:val="center"/>
              <w:rPr>
                <w:sz w:val="16"/>
                <w:szCs w:val="16"/>
              </w:rPr>
            </w:pPr>
          </w:p>
        </w:tc>
        <w:tc>
          <w:tcPr>
            <w:tcW w:w="284"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0E7C1EFC" w14:textId="74AA6F36" w:rsidR="0DC0462F" w:rsidRPr="00F849F4" w:rsidRDefault="0DC0462F" w:rsidP="00D85F82">
            <w:pPr>
              <w:jc w:val="center"/>
              <w:rPr>
                <w:sz w:val="16"/>
                <w:szCs w:val="16"/>
              </w:rPr>
            </w:pPr>
          </w:p>
        </w:tc>
        <w:tc>
          <w:tcPr>
            <w:tcW w:w="283"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06D2DB8F" w14:textId="061FFC43" w:rsidR="0DC0462F" w:rsidRPr="00F849F4" w:rsidRDefault="0DC0462F" w:rsidP="0DC0462F">
            <w:pPr>
              <w:spacing w:after="0"/>
              <w:jc w:val="center"/>
              <w:rPr>
                <w:sz w:val="16"/>
                <w:szCs w:val="16"/>
              </w:rPr>
            </w:pPr>
            <w:r w:rsidRPr="00F849F4">
              <w:rPr>
                <w:rFonts w:ascii="Calibri" w:eastAsia="Calibri" w:hAnsi="Calibri" w:cs="Calibri"/>
                <w:color w:val="000000" w:themeColor="text1"/>
                <w:sz w:val="16"/>
                <w:szCs w:val="16"/>
              </w:rPr>
              <w:t>01</w:t>
            </w:r>
          </w:p>
        </w:tc>
        <w:tc>
          <w:tcPr>
            <w:tcW w:w="2128"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540" w:type="dxa"/>
              <w:right w:w="15" w:type="dxa"/>
            </w:tcMar>
            <w:vAlign w:val="center"/>
          </w:tcPr>
          <w:p w14:paraId="54E91916" w14:textId="51FB88D0" w:rsidR="0DC0462F" w:rsidRPr="00F849F4" w:rsidRDefault="0DC0462F" w:rsidP="0DC0462F">
            <w:pPr>
              <w:spacing w:after="0"/>
              <w:jc w:val="left"/>
              <w:rPr>
                <w:sz w:val="16"/>
                <w:szCs w:val="16"/>
              </w:rPr>
            </w:pPr>
            <w:r w:rsidRPr="00F849F4">
              <w:rPr>
                <w:rFonts w:ascii="Calibri" w:eastAsia="Calibri" w:hAnsi="Calibri" w:cs="Calibri"/>
                <w:color w:val="000000" w:themeColor="text1"/>
                <w:sz w:val="16"/>
                <w:szCs w:val="16"/>
              </w:rPr>
              <w:t>Responsable y administrador de sistemas</w:t>
            </w:r>
          </w:p>
        </w:tc>
        <w:tc>
          <w:tcPr>
            <w:tcW w:w="709"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5422052B" w14:textId="318EE5F8" w:rsidR="0DC0462F" w:rsidRPr="00F849F4" w:rsidRDefault="0DC0462F" w:rsidP="0DC0462F">
            <w:pPr>
              <w:spacing w:after="0"/>
              <w:jc w:val="center"/>
              <w:rPr>
                <w:sz w:val="16"/>
                <w:szCs w:val="16"/>
              </w:rPr>
            </w:pPr>
            <w:r w:rsidRPr="00F849F4">
              <w:rPr>
                <w:rFonts w:ascii="Calibri" w:eastAsia="Calibri" w:hAnsi="Calibri" w:cs="Calibri"/>
                <w:color w:val="000000" w:themeColor="text1"/>
                <w:sz w:val="16"/>
                <w:szCs w:val="16"/>
              </w:rPr>
              <w:t>1</w:t>
            </w:r>
          </w:p>
        </w:tc>
        <w:tc>
          <w:tcPr>
            <w:tcW w:w="709"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301FFC69" w14:textId="2DB81C33" w:rsidR="0DC0462F" w:rsidRPr="00F849F4" w:rsidRDefault="0DC0462F" w:rsidP="0DC0462F">
            <w:pPr>
              <w:spacing w:after="0"/>
              <w:jc w:val="center"/>
              <w:rPr>
                <w:sz w:val="16"/>
                <w:szCs w:val="16"/>
              </w:rPr>
            </w:pPr>
            <w:r w:rsidRPr="00F849F4">
              <w:rPr>
                <w:rFonts w:ascii="Calibri" w:eastAsia="Calibri" w:hAnsi="Calibri" w:cs="Calibri"/>
                <w:color w:val="000000" w:themeColor="text1"/>
                <w:sz w:val="16"/>
                <w:szCs w:val="16"/>
              </w:rPr>
              <w:t>horas</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76A1BC7D" w14:textId="3A9C6CD3" w:rsidR="0DC0462F" w:rsidRPr="00F849F4" w:rsidRDefault="0DC0462F" w:rsidP="0DC0462F">
            <w:pPr>
              <w:spacing w:after="0"/>
              <w:jc w:val="center"/>
              <w:rPr>
                <w:sz w:val="16"/>
                <w:szCs w:val="16"/>
              </w:rPr>
            </w:pPr>
            <w:r w:rsidRPr="00F849F4">
              <w:rPr>
                <w:rFonts w:ascii="Calibri" w:eastAsia="Calibri" w:hAnsi="Calibri" w:cs="Calibri"/>
                <w:color w:val="000000" w:themeColor="text1"/>
                <w:sz w:val="16"/>
                <w:szCs w:val="16"/>
              </w:rPr>
              <w:t>34,46 €</w:t>
            </w:r>
          </w:p>
        </w:tc>
        <w:tc>
          <w:tcPr>
            <w:tcW w:w="850"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52F7488A" w14:textId="57EF81A6" w:rsidR="0DC0462F" w:rsidRPr="00F849F4" w:rsidRDefault="0DC0462F" w:rsidP="0DC0462F">
            <w:pPr>
              <w:spacing w:after="0"/>
              <w:jc w:val="center"/>
              <w:rPr>
                <w:sz w:val="16"/>
                <w:szCs w:val="16"/>
              </w:rPr>
            </w:pPr>
            <w:r w:rsidRPr="00F849F4">
              <w:rPr>
                <w:rFonts w:ascii="Calibri" w:eastAsia="Calibri" w:hAnsi="Calibri" w:cs="Calibri"/>
                <w:color w:val="000000" w:themeColor="text1"/>
                <w:sz w:val="16"/>
                <w:szCs w:val="16"/>
              </w:rPr>
              <w:t>34,46 €</w:t>
            </w:r>
          </w:p>
        </w:tc>
        <w:tc>
          <w:tcPr>
            <w:tcW w:w="85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3A4FB9BF" w14:textId="17CE9BE7" w:rsidR="0DC0462F" w:rsidRPr="00F849F4" w:rsidRDefault="0DC0462F" w:rsidP="00D85F82">
            <w:pPr>
              <w:jc w:val="center"/>
              <w:rPr>
                <w:sz w:val="16"/>
                <w:szCs w:val="16"/>
              </w:rPr>
            </w:pPr>
          </w:p>
        </w:tc>
        <w:tc>
          <w:tcPr>
            <w:tcW w:w="850"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4CE1E78E" w14:textId="12E7C385" w:rsidR="0DC0462F" w:rsidRPr="00F849F4" w:rsidRDefault="0DC0462F" w:rsidP="00D85F82">
            <w:pPr>
              <w:jc w:val="center"/>
              <w:rPr>
                <w:sz w:val="16"/>
                <w:szCs w:val="16"/>
              </w:rPr>
            </w:pPr>
          </w:p>
        </w:tc>
        <w:tc>
          <w:tcPr>
            <w:tcW w:w="709"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4DCE3CE5" w14:textId="5A632A74" w:rsidR="0DC0462F" w:rsidRPr="00F849F4" w:rsidRDefault="0DC0462F" w:rsidP="00D85F82">
            <w:pPr>
              <w:jc w:val="center"/>
              <w:rPr>
                <w:sz w:val="16"/>
                <w:szCs w:val="16"/>
              </w:rPr>
            </w:pPr>
          </w:p>
        </w:tc>
      </w:tr>
      <w:tr w:rsidR="0DC0462F" w14:paraId="1C95F721" w14:textId="77777777" w:rsidTr="00D85F82">
        <w:trPr>
          <w:trHeight w:val="315"/>
          <w:jc w:val="center"/>
        </w:trPr>
        <w:tc>
          <w:tcPr>
            <w:tcW w:w="425"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091B30AE" w14:textId="351E2574" w:rsidR="0DC0462F" w:rsidRPr="00F849F4" w:rsidRDefault="0DC0462F" w:rsidP="00D85F82">
            <w:pPr>
              <w:jc w:val="center"/>
              <w:rPr>
                <w:sz w:val="16"/>
                <w:szCs w:val="16"/>
              </w:rPr>
            </w:pPr>
          </w:p>
        </w:tc>
        <w:tc>
          <w:tcPr>
            <w:tcW w:w="282"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4A0D8F0F" w14:textId="00146E66" w:rsidR="0DC0462F" w:rsidRPr="00F849F4" w:rsidRDefault="0DC0462F" w:rsidP="00D85F82">
            <w:pPr>
              <w:jc w:val="center"/>
              <w:rPr>
                <w:sz w:val="16"/>
                <w:szCs w:val="16"/>
              </w:rPr>
            </w:pPr>
          </w:p>
        </w:tc>
        <w:tc>
          <w:tcPr>
            <w:tcW w:w="284"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217D88E3" w14:textId="6223C993" w:rsidR="0DC0462F" w:rsidRPr="00F849F4" w:rsidRDefault="0DC0462F" w:rsidP="0DC0462F">
            <w:pPr>
              <w:spacing w:after="0"/>
              <w:jc w:val="center"/>
              <w:rPr>
                <w:sz w:val="16"/>
                <w:szCs w:val="16"/>
              </w:rPr>
            </w:pPr>
            <w:r w:rsidRPr="00F849F4">
              <w:rPr>
                <w:rFonts w:ascii="Calibri" w:eastAsia="Calibri" w:hAnsi="Calibri" w:cs="Calibri"/>
                <w:color w:val="000000" w:themeColor="text1"/>
                <w:sz w:val="16"/>
                <w:szCs w:val="16"/>
              </w:rPr>
              <w:t>04</w:t>
            </w:r>
          </w:p>
        </w:tc>
        <w:tc>
          <w:tcPr>
            <w:tcW w:w="283"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6B01EC29" w14:textId="0A51C8B7" w:rsidR="0DC0462F" w:rsidRPr="00F849F4" w:rsidRDefault="0DC0462F" w:rsidP="00D85F82">
            <w:pPr>
              <w:jc w:val="center"/>
              <w:rPr>
                <w:sz w:val="16"/>
                <w:szCs w:val="16"/>
              </w:rPr>
            </w:pPr>
          </w:p>
        </w:tc>
        <w:tc>
          <w:tcPr>
            <w:tcW w:w="2128"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270" w:type="dxa"/>
              <w:right w:w="15" w:type="dxa"/>
            </w:tcMar>
            <w:vAlign w:val="center"/>
          </w:tcPr>
          <w:p w14:paraId="79E06FAD" w14:textId="56FA2D7A" w:rsidR="0DC0462F" w:rsidRPr="00F849F4" w:rsidRDefault="0DC0462F" w:rsidP="0DC0462F">
            <w:pPr>
              <w:spacing w:after="0"/>
              <w:jc w:val="left"/>
              <w:rPr>
                <w:sz w:val="16"/>
                <w:szCs w:val="16"/>
              </w:rPr>
            </w:pPr>
            <w:r w:rsidRPr="00F849F4">
              <w:rPr>
                <w:rFonts w:ascii="Calibri" w:eastAsia="Calibri" w:hAnsi="Calibri" w:cs="Calibri"/>
                <w:color w:val="000000" w:themeColor="text1"/>
                <w:sz w:val="16"/>
                <w:szCs w:val="16"/>
              </w:rPr>
              <w:t>Instalación de monitor de 45''</w:t>
            </w:r>
          </w:p>
        </w:tc>
        <w:tc>
          <w:tcPr>
            <w:tcW w:w="709"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19148551" w14:textId="4E93AAE8" w:rsidR="0DC0462F" w:rsidRPr="00F849F4" w:rsidRDefault="0DC0462F" w:rsidP="00D85F82">
            <w:pPr>
              <w:jc w:val="center"/>
              <w:rPr>
                <w:sz w:val="16"/>
                <w:szCs w:val="16"/>
              </w:rPr>
            </w:pPr>
          </w:p>
        </w:tc>
        <w:tc>
          <w:tcPr>
            <w:tcW w:w="709"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1DFFFF40" w14:textId="1D5E8799" w:rsidR="0DC0462F" w:rsidRPr="00F849F4" w:rsidRDefault="0DC0462F" w:rsidP="00D85F82">
            <w:pPr>
              <w:jc w:val="center"/>
              <w:rPr>
                <w:sz w:val="16"/>
                <w:szCs w:val="16"/>
              </w:rPr>
            </w:pP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69078356" w14:textId="29D6B3D4" w:rsidR="0DC0462F" w:rsidRPr="00F849F4" w:rsidRDefault="0DC0462F" w:rsidP="00D85F82">
            <w:pPr>
              <w:jc w:val="center"/>
              <w:rPr>
                <w:sz w:val="16"/>
                <w:szCs w:val="16"/>
              </w:rPr>
            </w:pPr>
          </w:p>
        </w:tc>
        <w:tc>
          <w:tcPr>
            <w:tcW w:w="850"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3E4C060E" w14:textId="474E1CD1" w:rsidR="0DC0462F" w:rsidRPr="00F849F4" w:rsidRDefault="0DC0462F" w:rsidP="00D85F82">
            <w:pPr>
              <w:jc w:val="center"/>
              <w:rPr>
                <w:sz w:val="16"/>
                <w:szCs w:val="16"/>
              </w:rPr>
            </w:pPr>
          </w:p>
        </w:tc>
        <w:tc>
          <w:tcPr>
            <w:tcW w:w="85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6568C23F" w14:textId="4C0DCA68" w:rsidR="0DC0462F" w:rsidRPr="00F849F4" w:rsidRDefault="0DC0462F" w:rsidP="0DC0462F">
            <w:pPr>
              <w:spacing w:after="0"/>
              <w:jc w:val="center"/>
              <w:rPr>
                <w:sz w:val="16"/>
                <w:szCs w:val="16"/>
              </w:rPr>
            </w:pPr>
            <w:r w:rsidRPr="00F849F4">
              <w:rPr>
                <w:rFonts w:ascii="Calibri" w:eastAsia="Calibri" w:hAnsi="Calibri" w:cs="Calibri"/>
                <w:color w:val="000000" w:themeColor="text1"/>
                <w:sz w:val="16"/>
                <w:szCs w:val="16"/>
              </w:rPr>
              <w:t>34,46 €</w:t>
            </w:r>
          </w:p>
        </w:tc>
        <w:tc>
          <w:tcPr>
            <w:tcW w:w="850"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545E2418" w14:textId="08B59835" w:rsidR="0DC0462F" w:rsidRPr="00F849F4" w:rsidRDefault="0DC0462F" w:rsidP="00D85F82">
            <w:pPr>
              <w:jc w:val="center"/>
              <w:rPr>
                <w:sz w:val="16"/>
                <w:szCs w:val="16"/>
              </w:rPr>
            </w:pPr>
          </w:p>
        </w:tc>
        <w:tc>
          <w:tcPr>
            <w:tcW w:w="709"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48FD12A5" w14:textId="2A0398E2" w:rsidR="0DC0462F" w:rsidRPr="00F849F4" w:rsidRDefault="0DC0462F" w:rsidP="00D85F82">
            <w:pPr>
              <w:jc w:val="center"/>
              <w:rPr>
                <w:sz w:val="16"/>
                <w:szCs w:val="16"/>
              </w:rPr>
            </w:pPr>
          </w:p>
        </w:tc>
      </w:tr>
      <w:tr w:rsidR="0DC0462F" w14:paraId="3217AC4C" w14:textId="77777777" w:rsidTr="00D85F82">
        <w:trPr>
          <w:trHeight w:val="315"/>
          <w:jc w:val="center"/>
        </w:trPr>
        <w:tc>
          <w:tcPr>
            <w:tcW w:w="425"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5B5F0AC0" w14:textId="4F9B910B" w:rsidR="0DC0462F" w:rsidRPr="00F849F4" w:rsidRDefault="0DC0462F" w:rsidP="00D85F82">
            <w:pPr>
              <w:jc w:val="center"/>
              <w:rPr>
                <w:sz w:val="16"/>
                <w:szCs w:val="16"/>
              </w:rPr>
            </w:pPr>
          </w:p>
        </w:tc>
        <w:tc>
          <w:tcPr>
            <w:tcW w:w="282"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7754E932" w14:textId="7EC3FC50" w:rsidR="0DC0462F" w:rsidRPr="00F849F4" w:rsidRDefault="0DC0462F" w:rsidP="00D85F82">
            <w:pPr>
              <w:jc w:val="center"/>
              <w:rPr>
                <w:sz w:val="16"/>
                <w:szCs w:val="16"/>
              </w:rPr>
            </w:pPr>
          </w:p>
        </w:tc>
        <w:tc>
          <w:tcPr>
            <w:tcW w:w="284"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1C471A61" w14:textId="1E00B0A1" w:rsidR="0DC0462F" w:rsidRPr="00F849F4" w:rsidRDefault="0DC0462F" w:rsidP="00D85F82">
            <w:pPr>
              <w:jc w:val="center"/>
              <w:rPr>
                <w:sz w:val="16"/>
                <w:szCs w:val="16"/>
              </w:rPr>
            </w:pPr>
          </w:p>
        </w:tc>
        <w:tc>
          <w:tcPr>
            <w:tcW w:w="283"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3D4199FF" w14:textId="053C0687" w:rsidR="0DC0462F" w:rsidRPr="00F849F4" w:rsidRDefault="0DC0462F" w:rsidP="0DC0462F">
            <w:pPr>
              <w:spacing w:after="0"/>
              <w:jc w:val="center"/>
              <w:rPr>
                <w:sz w:val="16"/>
                <w:szCs w:val="16"/>
              </w:rPr>
            </w:pPr>
            <w:r w:rsidRPr="00F849F4">
              <w:rPr>
                <w:rFonts w:ascii="Calibri" w:eastAsia="Calibri" w:hAnsi="Calibri" w:cs="Calibri"/>
                <w:color w:val="000000" w:themeColor="text1"/>
                <w:sz w:val="16"/>
                <w:szCs w:val="16"/>
              </w:rPr>
              <w:t>01</w:t>
            </w:r>
          </w:p>
        </w:tc>
        <w:tc>
          <w:tcPr>
            <w:tcW w:w="2128"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540" w:type="dxa"/>
              <w:right w:w="15" w:type="dxa"/>
            </w:tcMar>
            <w:vAlign w:val="center"/>
          </w:tcPr>
          <w:p w14:paraId="6A14172C" w14:textId="234D6F8E" w:rsidR="0DC0462F" w:rsidRPr="00F849F4" w:rsidRDefault="0DC0462F" w:rsidP="0DC0462F">
            <w:pPr>
              <w:spacing w:after="0"/>
              <w:jc w:val="left"/>
              <w:rPr>
                <w:sz w:val="16"/>
                <w:szCs w:val="16"/>
              </w:rPr>
            </w:pPr>
            <w:r w:rsidRPr="00F849F4">
              <w:rPr>
                <w:rFonts w:ascii="Calibri" w:eastAsia="Calibri" w:hAnsi="Calibri" w:cs="Calibri"/>
                <w:color w:val="000000" w:themeColor="text1"/>
                <w:sz w:val="16"/>
                <w:szCs w:val="16"/>
              </w:rPr>
              <w:t>Responsable y administrador de sistemas</w:t>
            </w:r>
          </w:p>
        </w:tc>
        <w:tc>
          <w:tcPr>
            <w:tcW w:w="709"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14981423" w14:textId="6DBF2575" w:rsidR="0DC0462F" w:rsidRPr="00F849F4" w:rsidRDefault="0DC0462F" w:rsidP="0DC0462F">
            <w:pPr>
              <w:spacing w:after="0"/>
              <w:jc w:val="center"/>
              <w:rPr>
                <w:sz w:val="16"/>
                <w:szCs w:val="16"/>
              </w:rPr>
            </w:pPr>
            <w:r w:rsidRPr="00F849F4">
              <w:rPr>
                <w:rFonts w:ascii="Calibri" w:eastAsia="Calibri" w:hAnsi="Calibri" w:cs="Calibri"/>
                <w:color w:val="000000" w:themeColor="text1"/>
                <w:sz w:val="16"/>
                <w:szCs w:val="16"/>
              </w:rPr>
              <w:t>1</w:t>
            </w:r>
          </w:p>
        </w:tc>
        <w:tc>
          <w:tcPr>
            <w:tcW w:w="709"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5866F71A" w14:textId="6D13173F" w:rsidR="0DC0462F" w:rsidRPr="00F849F4" w:rsidRDefault="0DC0462F" w:rsidP="0DC0462F">
            <w:pPr>
              <w:spacing w:after="0"/>
              <w:jc w:val="center"/>
              <w:rPr>
                <w:sz w:val="16"/>
                <w:szCs w:val="16"/>
              </w:rPr>
            </w:pPr>
            <w:r w:rsidRPr="00F849F4">
              <w:rPr>
                <w:rFonts w:ascii="Calibri" w:eastAsia="Calibri" w:hAnsi="Calibri" w:cs="Calibri"/>
                <w:color w:val="000000" w:themeColor="text1"/>
                <w:sz w:val="16"/>
                <w:szCs w:val="16"/>
              </w:rPr>
              <w:t>horas</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4D4CC154" w14:textId="1B949ABC" w:rsidR="0DC0462F" w:rsidRPr="00F849F4" w:rsidRDefault="0DC0462F" w:rsidP="0DC0462F">
            <w:pPr>
              <w:spacing w:after="0"/>
              <w:jc w:val="center"/>
              <w:rPr>
                <w:sz w:val="16"/>
                <w:szCs w:val="16"/>
              </w:rPr>
            </w:pPr>
            <w:r w:rsidRPr="00F849F4">
              <w:rPr>
                <w:rFonts w:ascii="Calibri" w:eastAsia="Calibri" w:hAnsi="Calibri" w:cs="Calibri"/>
                <w:color w:val="000000" w:themeColor="text1"/>
                <w:sz w:val="16"/>
                <w:szCs w:val="16"/>
              </w:rPr>
              <w:t>34,46 €</w:t>
            </w:r>
          </w:p>
        </w:tc>
        <w:tc>
          <w:tcPr>
            <w:tcW w:w="850"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2CC4100B" w14:textId="2DC278EE" w:rsidR="0DC0462F" w:rsidRPr="00F849F4" w:rsidRDefault="0DC0462F" w:rsidP="0DC0462F">
            <w:pPr>
              <w:spacing w:after="0"/>
              <w:jc w:val="center"/>
              <w:rPr>
                <w:sz w:val="16"/>
                <w:szCs w:val="16"/>
              </w:rPr>
            </w:pPr>
            <w:r w:rsidRPr="00F849F4">
              <w:rPr>
                <w:rFonts w:ascii="Calibri" w:eastAsia="Calibri" w:hAnsi="Calibri" w:cs="Calibri"/>
                <w:color w:val="000000" w:themeColor="text1"/>
                <w:sz w:val="16"/>
                <w:szCs w:val="16"/>
              </w:rPr>
              <w:t>34,46 €</w:t>
            </w:r>
          </w:p>
        </w:tc>
        <w:tc>
          <w:tcPr>
            <w:tcW w:w="85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09CB39A9" w14:textId="0F047349" w:rsidR="0DC0462F" w:rsidRPr="00F849F4" w:rsidRDefault="0DC0462F" w:rsidP="00D85F82">
            <w:pPr>
              <w:jc w:val="center"/>
              <w:rPr>
                <w:sz w:val="16"/>
                <w:szCs w:val="16"/>
              </w:rPr>
            </w:pPr>
          </w:p>
        </w:tc>
        <w:tc>
          <w:tcPr>
            <w:tcW w:w="850"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7FD16957" w14:textId="2AED641D" w:rsidR="0DC0462F" w:rsidRPr="00F849F4" w:rsidRDefault="0DC0462F" w:rsidP="00D85F82">
            <w:pPr>
              <w:jc w:val="center"/>
              <w:rPr>
                <w:sz w:val="16"/>
                <w:szCs w:val="16"/>
              </w:rPr>
            </w:pPr>
          </w:p>
        </w:tc>
        <w:tc>
          <w:tcPr>
            <w:tcW w:w="709"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0AFE8860" w14:textId="2C61C452" w:rsidR="0DC0462F" w:rsidRPr="00F849F4" w:rsidRDefault="0DC0462F" w:rsidP="00D85F82">
            <w:pPr>
              <w:jc w:val="center"/>
              <w:rPr>
                <w:sz w:val="16"/>
                <w:szCs w:val="16"/>
              </w:rPr>
            </w:pPr>
          </w:p>
        </w:tc>
      </w:tr>
      <w:tr w:rsidR="0DC0462F" w14:paraId="318DEC3E" w14:textId="77777777" w:rsidTr="00D85F82">
        <w:trPr>
          <w:trHeight w:val="315"/>
          <w:jc w:val="center"/>
        </w:trPr>
        <w:tc>
          <w:tcPr>
            <w:tcW w:w="425"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3B1F2D8D" w14:textId="3F3133AC" w:rsidR="0DC0462F" w:rsidRPr="00F849F4" w:rsidRDefault="0DC0462F" w:rsidP="00D85F82">
            <w:pPr>
              <w:jc w:val="center"/>
              <w:rPr>
                <w:sz w:val="16"/>
                <w:szCs w:val="16"/>
              </w:rPr>
            </w:pPr>
          </w:p>
        </w:tc>
        <w:tc>
          <w:tcPr>
            <w:tcW w:w="282"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04F5C6F1" w14:textId="1B1219B9" w:rsidR="0DC0462F" w:rsidRPr="00F849F4" w:rsidRDefault="0DC0462F" w:rsidP="00D85F82">
            <w:pPr>
              <w:jc w:val="center"/>
              <w:rPr>
                <w:sz w:val="16"/>
                <w:szCs w:val="16"/>
              </w:rPr>
            </w:pPr>
          </w:p>
        </w:tc>
        <w:tc>
          <w:tcPr>
            <w:tcW w:w="284"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3CB18C40" w14:textId="1925F125" w:rsidR="0DC0462F" w:rsidRPr="00F849F4" w:rsidRDefault="0DC0462F" w:rsidP="0DC0462F">
            <w:pPr>
              <w:spacing w:after="0"/>
              <w:jc w:val="center"/>
              <w:rPr>
                <w:sz w:val="16"/>
                <w:szCs w:val="16"/>
              </w:rPr>
            </w:pPr>
            <w:r w:rsidRPr="00F849F4">
              <w:rPr>
                <w:rFonts w:ascii="Calibri" w:eastAsia="Calibri" w:hAnsi="Calibri" w:cs="Calibri"/>
                <w:color w:val="000000" w:themeColor="text1"/>
                <w:sz w:val="16"/>
                <w:szCs w:val="16"/>
              </w:rPr>
              <w:t>05</w:t>
            </w:r>
          </w:p>
        </w:tc>
        <w:tc>
          <w:tcPr>
            <w:tcW w:w="283"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300E26AA" w14:textId="69CDC92F" w:rsidR="0DC0462F" w:rsidRPr="00F849F4" w:rsidRDefault="0DC0462F" w:rsidP="00D85F82">
            <w:pPr>
              <w:jc w:val="center"/>
              <w:rPr>
                <w:sz w:val="16"/>
                <w:szCs w:val="16"/>
              </w:rPr>
            </w:pPr>
          </w:p>
        </w:tc>
        <w:tc>
          <w:tcPr>
            <w:tcW w:w="2128"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270" w:type="dxa"/>
              <w:right w:w="15" w:type="dxa"/>
            </w:tcMar>
            <w:vAlign w:val="center"/>
          </w:tcPr>
          <w:p w14:paraId="64838081" w14:textId="3B20A3CD" w:rsidR="0DC0462F" w:rsidRPr="00F849F4" w:rsidRDefault="0DC0462F" w:rsidP="0DC0462F">
            <w:pPr>
              <w:spacing w:after="0"/>
              <w:jc w:val="left"/>
              <w:rPr>
                <w:sz w:val="16"/>
                <w:szCs w:val="16"/>
              </w:rPr>
            </w:pPr>
            <w:r w:rsidRPr="00F849F4">
              <w:rPr>
                <w:rFonts w:ascii="Calibri" w:eastAsia="Calibri" w:hAnsi="Calibri" w:cs="Calibri"/>
                <w:color w:val="000000" w:themeColor="text1"/>
                <w:sz w:val="16"/>
                <w:szCs w:val="16"/>
              </w:rPr>
              <w:t xml:space="preserve">Instalación de </w:t>
            </w:r>
            <w:r w:rsidR="00092B7A" w:rsidRPr="00F849F4">
              <w:rPr>
                <w:rFonts w:ascii="Calibri" w:eastAsia="Calibri" w:hAnsi="Calibri" w:cs="Calibri"/>
                <w:color w:val="000000" w:themeColor="text1"/>
                <w:sz w:val="16"/>
                <w:szCs w:val="16"/>
              </w:rPr>
              <w:t>teléfonos</w:t>
            </w:r>
            <w:r w:rsidRPr="00F849F4">
              <w:rPr>
                <w:rFonts w:ascii="Calibri" w:eastAsia="Calibri" w:hAnsi="Calibri" w:cs="Calibri"/>
                <w:color w:val="000000" w:themeColor="text1"/>
                <w:sz w:val="16"/>
                <w:szCs w:val="16"/>
              </w:rPr>
              <w:t xml:space="preserve"> IPVOID</w:t>
            </w:r>
          </w:p>
        </w:tc>
        <w:tc>
          <w:tcPr>
            <w:tcW w:w="709"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0DF39C99" w14:textId="39434FCE" w:rsidR="0DC0462F" w:rsidRPr="00F849F4" w:rsidRDefault="0DC0462F" w:rsidP="00D85F82">
            <w:pPr>
              <w:jc w:val="center"/>
              <w:rPr>
                <w:sz w:val="16"/>
                <w:szCs w:val="16"/>
              </w:rPr>
            </w:pPr>
          </w:p>
        </w:tc>
        <w:tc>
          <w:tcPr>
            <w:tcW w:w="709"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11A7AD18" w14:textId="2520D130" w:rsidR="0DC0462F" w:rsidRPr="00F849F4" w:rsidRDefault="0DC0462F" w:rsidP="00D85F82">
            <w:pPr>
              <w:jc w:val="center"/>
              <w:rPr>
                <w:sz w:val="16"/>
                <w:szCs w:val="16"/>
              </w:rPr>
            </w:pP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13A53240" w14:textId="7A1004FE" w:rsidR="0DC0462F" w:rsidRPr="00F849F4" w:rsidRDefault="0DC0462F" w:rsidP="00D85F82">
            <w:pPr>
              <w:jc w:val="center"/>
              <w:rPr>
                <w:sz w:val="16"/>
                <w:szCs w:val="16"/>
              </w:rPr>
            </w:pPr>
          </w:p>
        </w:tc>
        <w:tc>
          <w:tcPr>
            <w:tcW w:w="850"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6DE1D612" w14:textId="3485798F" w:rsidR="0DC0462F" w:rsidRPr="00F849F4" w:rsidRDefault="0DC0462F" w:rsidP="00D85F82">
            <w:pPr>
              <w:jc w:val="center"/>
              <w:rPr>
                <w:sz w:val="16"/>
                <w:szCs w:val="16"/>
              </w:rPr>
            </w:pPr>
          </w:p>
        </w:tc>
        <w:tc>
          <w:tcPr>
            <w:tcW w:w="85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68649F2F" w14:textId="453C7C5E" w:rsidR="0DC0462F" w:rsidRPr="00F849F4" w:rsidRDefault="0DC0462F" w:rsidP="0DC0462F">
            <w:pPr>
              <w:spacing w:after="0"/>
              <w:jc w:val="center"/>
              <w:rPr>
                <w:sz w:val="16"/>
                <w:szCs w:val="16"/>
              </w:rPr>
            </w:pPr>
            <w:r w:rsidRPr="00F849F4">
              <w:rPr>
                <w:rFonts w:ascii="Calibri" w:eastAsia="Calibri" w:hAnsi="Calibri" w:cs="Calibri"/>
                <w:color w:val="000000" w:themeColor="text1"/>
                <w:sz w:val="16"/>
                <w:szCs w:val="16"/>
              </w:rPr>
              <w:t>34,46 €</w:t>
            </w:r>
          </w:p>
        </w:tc>
        <w:tc>
          <w:tcPr>
            <w:tcW w:w="850"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6BAE428B" w14:textId="7118059F" w:rsidR="0DC0462F" w:rsidRPr="00F849F4" w:rsidRDefault="0DC0462F" w:rsidP="00D85F82">
            <w:pPr>
              <w:jc w:val="center"/>
              <w:rPr>
                <w:sz w:val="16"/>
                <w:szCs w:val="16"/>
              </w:rPr>
            </w:pPr>
          </w:p>
        </w:tc>
        <w:tc>
          <w:tcPr>
            <w:tcW w:w="709"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582C0496" w14:textId="450CC5FE" w:rsidR="0DC0462F" w:rsidRPr="00F849F4" w:rsidRDefault="0DC0462F" w:rsidP="00D85F82">
            <w:pPr>
              <w:jc w:val="center"/>
              <w:rPr>
                <w:sz w:val="16"/>
                <w:szCs w:val="16"/>
              </w:rPr>
            </w:pPr>
          </w:p>
        </w:tc>
      </w:tr>
      <w:tr w:rsidR="0DC0462F" w14:paraId="16C6402B" w14:textId="77777777" w:rsidTr="00D85F82">
        <w:trPr>
          <w:trHeight w:val="315"/>
          <w:jc w:val="center"/>
        </w:trPr>
        <w:tc>
          <w:tcPr>
            <w:tcW w:w="425"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1DCF626B" w14:textId="75A2830A" w:rsidR="0DC0462F" w:rsidRPr="00F849F4" w:rsidRDefault="0DC0462F" w:rsidP="00D85F82">
            <w:pPr>
              <w:jc w:val="center"/>
              <w:rPr>
                <w:sz w:val="16"/>
                <w:szCs w:val="16"/>
              </w:rPr>
            </w:pPr>
          </w:p>
        </w:tc>
        <w:tc>
          <w:tcPr>
            <w:tcW w:w="282"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380D935E" w14:textId="79A57B46" w:rsidR="0DC0462F" w:rsidRPr="00F849F4" w:rsidRDefault="0DC0462F" w:rsidP="00D85F82">
            <w:pPr>
              <w:jc w:val="center"/>
              <w:rPr>
                <w:sz w:val="16"/>
                <w:szCs w:val="16"/>
              </w:rPr>
            </w:pPr>
          </w:p>
        </w:tc>
        <w:tc>
          <w:tcPr>
            <w:tcW w:w="284"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61974804" w14:textId="0A0145E4" w:rsidR="0DC0462F" w:rsidRPr="00F849F4" w:rsidRDefault="0DC0462F" w:rsidP="00D85F82">
            <w:pPr>
              <w:jc w:val="center"/>
              <w:rPr>
                <w:sz w:val="16"/>
                <w:szCs w:val="16"/>
              </w:rPr>
            </w:pPr>
          </w:p>
        </w:tc>
        <w:tc>
          <w:tcPr>
            <w:tcW w:w="283"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34605174" w14:textId="4A85D80E" w:rsidR="0DC0462F" w:rsidRPr="00F849F4" w:rsidRDefault="0DC0462F" w:rsidP="0DC0462F">
            <w:pPr>
              <w:spacing w:after="0"/>
              <w:jc w:val="center"/>
              <w:rPr>
                <w:sz w:val="16"/>
                <w:szCs w:val="16"/>
              </w:rPr>
            </w:pPr>
            <w:r w:rsidRPr="00F849F4">
              <w:rPr>
                <w:rFonts w:ascii="Calibri" w:eastAsia="Calibri" w:hAnsi="Calibri" w:cs="Calibri"/>
                <w:color w:val="000000" w:themeColor="text1"/>
                <w:sz w:val="16"/>
                <w:szCs w:val="16"/>
              </w:rPr>
              <w:t>01</w:t>
            </w:r>
          </w:p>
        </w:tc>
        <w:tc>
          <w:tcPr>
            <w:tcW w:w="2128"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540" w:type="dxa"/>
              <w:right w:w="15" w:type="dxa"/>
            </w:tcMar>
            <w:vAlign w:val="center"/>
          </w:tcPr>
          <w:p w14:paraId="70B6BA46" w14:textId="09777177" w:rsidR="0DC0462F" w:rsidRPr="00F849F4" w:rsidRDefault="0DC0462F" w:rsidP="0DC0462F">
            <w:pPr>
              <w:spacing w:after="0"/>
              <w:jc w:val="left"/>
              <w:rPr>
                <w:sz w:val="16"/>
                <w:szCs w:val="16"/>
              </w:rPr>
            </w:pPr>
            <w:r w:rsidRPr="00F849F4">
              <w:rPr>
                <w:rFonts w:ascii="Calibri" w:eastAsia="Calibri" w:hAnsi="Calibri" w:cs="Calibri"/>
                <w:color w:val="000000" w:themeColor="text1"/>
                <w:sz w:val="16"/>
                <w:szCs w:val="16"/>
              </w:rPr>
              <w:t>Responsable y administrador de sistemas</w:t>
            </w:r>
          </w:p>
        </w:tc>
        <w:tc>
          <w:tcPr>
            <w:tcW w:w="709"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60039EA4" w14:textId="3C9FB8A9" w:rsidR="0DC0462F" w:rsidRPr="00F849F4" w:rsidRDefault="0DC0462F" w:rsidP="0DC0462F">
            <w:pPr>
              <w:spacing w:after="0"/>
              <w:jc w:val="center"/>
              <w:rPr>
                <w:sz w:val="16"/>
                <w:szCs w:val="16"/>
              </w:rPr>
            </w:pPr>
            <w:r w:rsidRPr="00F849F4">
              <w:rPr>
                <w:rFonts w:ascii="Calibri" w:eastAsia="Calibri" w:hAnsi="Calibri" w:cs="Calibri"/>
                <w:color w:val="000000" w:themeColor="text1"/>
                <w:sz w:val="16"/>
                <w:szCs w:val="16"/>
              </w:rPr>
              <w:t>1</w:t>
            </w:r>
          </w:p>
        </w:tc>
        <w:tc>
          <w:tcPr>
            <w:tcW w:w="709"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646741FF" w14:textId="2826A9F9" w:rsidR="0DC0462F" w:rsidRPr="00F849F4" w:rsidRDefault="0DC0462F" w:rsidP="0DC0462F">
            <w:pPr>
              <w:spacing w:after="0"/>
              <w:jc w:val="center"/>
              <w:rPr>
                <w:sz w:val="16"/>
                <w:szCs w:val="16"/>
              </w:rPr>
            </w:pPr>
            <w:r w:rsidRPr="00F849F4">
              <w:rPr>
                <w:rFonts w:ascii="Calibri" w:eastAsia="Calibri" w:hAnsi="Calibri" w:cs="Calibri"/>
                <w:color w:val="000000" w:themeColor="text1"/>
                <w:sz w:val="16"/>
                <w:szCs w:val="16"/>
              </w:rPr>
              <w:t>horas</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1AE8EEE6" w14:textId="5AF94420" w:rsidR="0DC0462F" w:rsidRPr="00F849F4" w:rsidRDefault="0DC0462F" w:rsidP="0DC0462F">
            <w:pPr>
              <w:spacing w:after="0"/>
              <w:jc w:val="center"/>
              <w:rPr>
                <w:sz w:val="16"/>
                <w:szCs w:val="16"/>
              </w:rPr>
            </w:pPr>
            <w:r w:rsidRPr="00F849F4">
              <w:rPr>
                <w:rFonts w:ascii="Calibri" w:eastAsia="Calibri" w:hAnsi="Calibri" w:cs="Calibri"/>
                <w:color w:val="000000" w:themeColor="text1"/>
                <w:sz w:val="16"/>
                <w:szCs w:val="16"/>
              </w:rPr>
              <w:t>34,46 €</w:t>
            </w:r>
          </w:p>
        </w:tc>
        <w:tc>
          <w:tcPr>
            <w:tcW w:w="850"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6756BB4F" w14:textId="4D7CA524" w:rsidR="0DC0462F" w:rsidRPr="00F849F4" w:rsidRDefault="0DC0462F" w:rsidP="0DC0462F">
            <w:pPr>
              <w:spacing w:after="0"/>
              <w:jc w:val="center"/>
              <w:rPr>
                <w:sz w:val="16"/>
                <w:szCs w:val="16"/>
              </w:rPr>
            </w:pPr>
            <w:r w:rsidRPr="00F849F4">
              <w:rPr>
                <w:rFonts w:ascii="Calibri" w:eastAsia="Calibri" w:hAnsi="Calibri" w:cs="Calibri"/>
                <w:color w:val="000000" w:themeColor="text1"/>
                <w:sz w:val="16"/>
                <w:szCs w:val="16"/>
              </w:rPr>
              <w:t>34,46 €</w:t>
            </w:r>
          </w:p>
        </w:tc>
        <w:tc>
          <w:tcPr>
            <w:tcW w:w="85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27AFE37C" w14:textId="1E9D08D1" w:rsidR="0DC0462F" w:rsidRPr="00F849F4" w:rsidRDefault="0DC0462F" w:rsidP="00D85F82">
            <w:pPr>
              <w:jc w:val="center"/>
              <w:rPr>
                <w:sz w:val="16"/>
                <w:szCs w:val="16"/>
              </w:rPr>
            </w:pPr>
          </w:p>
        </w:tc>
        <w:tc>
          <w:tcPr>
            <w:tcW w:w="850"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089D6F52" w14:textId="23494E2B" w:rsidR="0DC0462F" w:rsidRPr="00F849F4" w:rsidRDefault="0DC0462F" w:rsidP="00D85F82">
            <w:pPr>
              <w:jc w:val="center"/>
              <w:rPr>
                <w:sz w:val="16"/>
                <w:szCs w:val="16"/>
              </w:rPr>
            </w:pPr>
          </w:p>
        </w:tc>
        <w:tc>
          <w:tcPr>
            <w:tcW w:w="709"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39B11A91" w14:textId="7A9D0622" w:rsidR="0DC0462F" w:rsidRPr="00F849F4" w:rsidRDefault="0DC0462F" w:rsidP="00D85F82">
            <w:pPr>
              <w:jc w:val="center"/>
              <w:rPr>
                <w:sz w:val="16"/>
                <w:szCs w:val="16"/>
              </w:rPr>
            </w:pPr>
          </w:p>
        </w:tc>
      </w:tr>
      <w:tr w:rsidR="00F849F4" w14:paraId="25FC7B06" w14:textId="77777777" w:rsidTr="00D85F82">
        <w:trPr>
          <w:trHeight w:val="315"/>
          <w:jc w:val="center"/>
        </w:trPr>
        <w:tc>
          <w:tcPr>
            <w:tcW w:w="425" w:type="dxa"/>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15" w:type="dxa"/>
              <w:left w:w="15" w:type="dxa"/>
              <w:right w:w="15" w:type="dxa"/>
            </w:tcMar>
            <w:vAlign w:val="center"/>
          </w:tcPr>
          <w:p w14:paraId="4C80A0BF" w14:textId="6359DF8C" w:rsidR="0DC0462F" w:rsidRPr="00F849F4" w:rsidRDefault="0DC0462F" w:rsidP="00D85F82">
            <w:pPr>
              <w:jc w:val="center"/>
              <w:rPr>
                <w:sz w:val="16"/>
                <w:szCs w:val="16"/>
              </w:rPr>
            </w:pPr>
          </w:p>
        </w:tc>
        <w:tc>
          <w:tcPr>
            <w:tcW w:w="282" w:type="dxa"/>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15" w:type="dxa"/>
              <w:left w:w="15" w:type="dxa"/>
              <w:right w:w="15" w:type="dxa"/>
            </w:tcMar>
            <w:vAlign w:val="center"/>
          </w:tcPr>
          <w:p w14:paraId="32945331" w14:textId="363398EC" w:rsidR="0DC0462F" w:rsidRPr="00F849F4" w:rsidRDefault="0DC0462F" w:rsidP="0DC0462F">
            <w:pPr>
              <w:spacing w:after="0"/>
              <w:jc w:val="center"/>
              <w:rPr>
                <w:sz w:val="16"/>
                <w:szCs w:val="16"/>
              </w:rPr>
            </w:pPr>
            <w:r w:rsidRPr="00F849F4">
              <w:rPr>
                <w:rFonts w:ascii="Calibri" w:eastAsia="Calibri" w:hAnsi="Calibri" w:cs="Calibri"/>
                <w:color w:val="000000" w:themeColor="text1"/>
                <w:sz w:val="16"/>
                <w:szCs w:val="16"/>
              </w:rPr>
              <w:t>02</w:t>
            </w:r>
          </w:p>
        </w:tc>
        <w:tc>
          <w:tcPr>
            <w:tcW w:w="284" w:type="dxa"/>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15" w:type="dxa"/>
              <w:left w:w="15" w:type="dxa"/>
              <w:right w:w="15" w:type="dxa"/>
            </w:tcMar>
            <w:vAlign w:val="center"/>
          </w:tcPr>
          <w:p w14:paraId="035AC1FA" w14:textId="0AC4D4BD" w:rsidR="0DC0462F" w:rsidRPr="00F849F4" w:rsidRDefault="0DC0462F" w:rsidP="00D85F82">
            <w:pPr>
              <w:jc w:val="center"/>
              <w:rPr>
                <w:sz w:val="16"/>
                <w:szCs w:val="16"/>
              </w:rPr>
            </w:pPr>
          </w:p>
        </w:tc>
        <w:tc>
          <w:tcPr>
            <w:tcW w:w="283" w:type="dxa"/>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15" w:type="dxa"/>
              <w:left w:w="15" w:type="dxa"/>
              <w:right w:w="15" w:type="dxa"/>
            </w:tcMar>
            <w:vAlign w:val="center"/>
          </w:tcPr>
          <w:p w14:paraId="66F70A8D" w14:textId="49B7C30A" w:rsidR="0DC0462F" w:rsidRPr="00F849F4" w:rsidRDefault="0DC0462F" w:rsidP="00D85F82">
            <w:pPr>
              <w:jc w:val="center"/>
              <w:rPr>
                <w:sz w:val="16"/>
                <w:szCs w:val="16"/>
              </w:rPr>
            </w:pPr>
          </w:p>
        </w:tc>
        <w:tc>
          <w:tcPr>
            <w:tcW w:w="2128" w:type="dxa"/>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15" w:type="dxa"/>
              <w:left w:w="135" w:type="dxa"/>
              <w:right w:w="15" w:type="dxa"/>
            </w:tcMar>
            <w:vAlign w:val="center"/>
          </w:tcPr>
          <w:p w14:paraId="04963864" w14:textId="0AFEE6B7" w:rsidR="0DC0462F" w:rsidRPr="00F849F4" w:rsidRDefault="0DC0462F" w:rsidP="0DC0462F">
            <w:pPr>
              <w:spacing w:after="0"/>
              <w:jc w:val="left"/>
              <w:rPr>
                <w:sz w:val="16"/>
                <w:szCs w:val="16"/>
              </w:rPr>
            </w:pPr>
            <w:r w:rsidRPr="00F849F4">
              <w:rPr>
                <w:rFonts w:ascii="Calibri" w:eastAsia="Calibri" w:hAnsi="Calibri" w:cs="Calibri"/>
                <w:b/>
                <w:bCs/>
                <w:color w:val="000000" w:themeColor="text1"/>
                <w:sz w:val="16"/>
                <w:szCs w:val="16"/>
              </w:rPr>
              <w:t>Hospital Carmen y Severo Ochoa</w:t>
            </w:r>
          </w:p>
        </w:tc>
        <w:tc>
          <w:tcPr>
            <w:tcW w:w="709" w:type="dxa"/>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15" w:type="dxa"/>
              <w:left w:w="15" w:type="dxa"/>
              <w:right w:w="15" w:type="dxa"/>
            </w:tcMar>
            <w:vAlign w:val="center"/>
          </w:tcPr>
          <w:p w14:paraId="294EB35B" w14:textId="7C8186A5" w:rsidR="0DC0462F" w:rsidRPr="00F849F4" w:rsidRDefault="0DC0462F" w:rsidP="00D85F82">
            <w:pPr>
              <w:jc w:val="center"/>
              <w:rPr>
                <w:sz w:val="16"/>
                <w:szCs w:val="16"/>
              </w:rPr>
            </w:pPr>
          </w:p>
        </w:tc>
        <w:tc>
          <w:tcPr>
            <w:tcW w:w="709" w:type="dxa"/>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15" w:type="dxa"/>
              <w:left w:w="15" w:type="dxa"/>
              <w:right w:w="15" w:type="dxa"/>
            </w:tcMar>
            <w:vAlign w:val="center"/>
          </w:tcPr>
          <w:p w14:paraId="0F08CEAF" w14:textId="0177ED56" w:rsidR="0DC0462F" w:rsidRPr="00F849F4" w:rsidRDefault="0DC0462F" w:rsidP="00D85F82">
            <w:pPr>
              <w:jc w:val="center"/>
              <w:rPr>
                <w:sz w:val="16"/>
                <w:szCs w:val="16"/>
              </w:rPr>
            </w:pPr>
          </w:p>
        </w:tc>
        <w:tc>
          <w:tcPr>
            <w:tcW w:w="567" w:type="dxa"/>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15" w:type="dxa"/>
              <w:left w:w="15" w:type="dxa"/>
              <w:right w:w="15" w:type="dxa"/>
            </w:tcMar>
            <w:vAlign w:val="center"/>
          </w:tcPr>
          <w:p w14:paraId="278BF809" w14:textId="6E8675D6" w:rsidR="0DC0462F" w:rsidRPr="00F849F4" w:rsidRDefault="0DC0462F" w:rsidP="00D85F82">
            <w:pPr>
              <w:jc w:val="center"/>
              <w:rPr>
                <w:sz w:val="16"/>
                <w:szCs w:val="16"/>
              </w:rPr>
            </w:pPr>
          </w:p>
        </w:tc>
        <w:tc>
          <w:tcPr>
            <w:tcW w:w="850" w:type="dxa"/>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15" w:type="dxa"/>
              <w:left w:w="15" w:type="dxa"/>
              <w:right w:w="15" w:type="dxa"/>
            </w:tcMar>
            <w:vAlign w:val="center"/>
          </w:tcPr>
          <w:p w14:paraId="2808C5BF" w14:textId="0BCE6375" w:rsidR="0DC0462F" w:rsidRPr="00F849F4" w:rsidRDefault="0DC0462F" w:rsidP="00D85F82">
            <w:pPr>
              <w:jc w:val="center"/>
              <w:rPr>
                <w:sz w:val="16"/>
                <w:szCs w:val="16"/>
              </w:rPr>
            </w:pPr>
          </w:p>
        </w:tc>
        <w:tc>
          <w:tcPr>
            <w:tcW w:w="851" w:type="dxa"/>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15" w:type="dxa"/>
              <w:left w:w="15" w:type="dxa"/>
              <w:right w:w="15" w:type="dxa"/>
            </w:tcMar>
            <w:vAlign w:val="center"/>
          </w:tcPr>
          <w:p w14:paraId="25023278" w14:textId="15651C46" w:rsidR="0DC0462F" w:rsidRPr="00F849F4" w:rsidRDefault="0DC0462F" w:rsidP="00D85F82">
            <w:pPr>
              <w:jc w:val="center"/>
              <w:rPr>
                <w:sz w:val="16"/>
                <w:szCs w:val="16"/>
              </w:rPr>
            </w:pPr>
          </w:p>
        </w:tc>
        <w:tc>
          <w:tcPr>
            <w:tcW w:w="850" w:type="dxa"/>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15" w:type="dxa"/>
              <w:left w:w="15" w:type="dxa"/>
              <w:right w:w="15" w:type="dxa"/>
            </w:tcMar>
            <w:vAlign w:val="center"/>
          </w:tcPr>
          <w:p w14:paraId="43F4C540" w14:textId="0B97436E" w:rsidR="0DC0462F" w:rsidRPr="00F849F4" w:rsidRDefault="0DC0462F" w:rsidP="0DC0462F">
            <w:pPr>
              <w:spacing w:after="0"/>
              <w:jc w:val="center"/>
              <w:rPr>
                <w:sz w:val="16"/>
                <w:szCs w:val="16"/>
              </w:rPr>
            </w:pPr>
            <w:r w:rsidRPr="00F849F4">
              <w:rPr>
                <w:rFonts w:ascii="Calibri" w:eastAsia="Calibri" w:hAnsi="Calibri" w:cs="Calibri"/>
                <w:b/>
                <w:bCs/>
                <w:color w:val="000000" w:themeColor="text1"/>
                <w:sz w:val="16"/>
                <w:szCs w:val="16"/>
              </w:rPr>
              <w:t>206,78 €</w:t>
            </w:r>
          </w:p>
        </w:tc>
        <w:tc>
          <w:tcPr>
            <w:tcW w:w="709" w:type="dxa"/>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15" w:type="dxa"/>
              <w:left w:w="15" w:type="dxa"/>
              <w:right w:w="15" w:type="dxa"/>
            </w:tcMar>
            <w:vAlign w:val="center"/>
          </w:tcPr>
          <w:p w14:paraId="147C57CD" w14:textId="7C97AF7C" w:rsidR="0DC0462F" w:rsidRPr="00F849F4" w:rsidRDefault="0DC0462F" w:rsidP="00D85F82">
            <w:pPr>
              <w:jc w:val="center"/>
              <w:rPr>
                <w:sz w:val="16"/>
                <w:szCs w:val="16"/>
              </w:rPr>
            </w:pPr>
          </w:p>
        </w:tc>
      </w:tr>
      <w:tr w:rsidR="0DC0462F" w14:paraId="3E48C61B" w14:textId="77777777" w:rsidTr="00D85F82">
        <w:trPr>
          <w:trHeight w:val="315"/>
          <w:jc w:val="center"/>
        </w:trPr>
        <w:tc>
          <w:tcPr>
            <w:tcW w:w="425"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1CA24A33" w14:textId="22A8A68E" w:rsidR="0DC0462F" w:rsidRPr="00F849F4" w:rsidRDefault="0DC0462F" w:rsidP="00D85F82">
            <w:pPr>
              <w:jc w:val="center"/>
              <w:rPr>
                <w:sz w:val="16"/>
                <w:szCs w:val="16"/>
              </w:rPr>
            </w:pPr>
          </w:p>
        </w:tc>
        <w:tc>
          <w:tcPr>
            <w:tcW w:w="282"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64C0F80A" w14:textId="08709E60" w:rsidR="0DC0462F" w:rsidRPr="00F849F4" w:rsidRDefault="0DC0462F" w:rsidP="00D85F82">
            <w:pPr>
              <w:jc w:val="center"/>
              <w:rPr>
                <w:sz w:val="16"/>
                <w:szCs w:val="16"/>
              </w:rPr>
            </w:pPr>
          </w:p>
        </w:tc>
        <w:tc>
          <w:tcPr>
            <w:tcW w:w="284"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68ECF22C" w14:textId="0A57BFC1" w:rsidR="0DC0462F" w:rsidRPr="00F849F4" w:rsidRDefault="0DC0462F" w:rsidP="0DC0462F">
            <w:pPr>
              <w:spacing w:after="0"/>
              <w:jc w:val="center"/>
              <w:rPr>
                <w:sz w:val="16"/>
                <w:szCs w:val="16"/>
              </w:rPr>
            </w:pPr>
            <w:r w:rsidRPr="00F849F4">
              <w:rPr>
                <w:rFonts w:ascii="Calibri" w:eastAsia="Calibri" w:hAnsi="Calibri" w:cs="Calibri"/>
                <w:color w:val="000000" w:themeColor="text1"/>
                <w:sz w:val="16"/>
                <w:szCs w:val="16"/>
              </w:rPr>
              <w:t>01</w:t>
            </w:r>
          </w:p>
        </w:tc>
        <w:tc>
          <w:tcPr>
            <w:tcW w:w="283"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6FE544C6" w14:textId="79CCD113" w:rsidR="0DC0462F" w:rsidRPr="00F849F4" w:rsidRDefault="0DC0462F" w:rsidP="00D85F82">
            <w:pPr>
              <w:jc w:val="center"/>
              <w:rPr>
                <w:sz w:val="16"/>
                <w:szCs w:val="16"/>
              </w:rPr>
            </w:pPr>
          </w:p>
        </w:tc>
        <w:tc>
          <w:tcPr>
            <w:tcW w:w="2128"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270" w:type="dxa"/>
              <w:right w:w="15" w:type="dxa"/>
            </w:tcMar>
            <w:vAlign w:val="center"/>
          </w:tcPr>
          <w:p w14:paraId="7F627229" w14:textId="049FECBB" w:rsidR="0DC0462F" w:rsidRPr="00F849F4" w:rsidRDefault="0DC0462F" w:rsidP="0DC0462F">
            <w:pPr>
              <w:spacing w:after="0"/>
              <w:jc w:val="left"/>
              <w:rPr>
                <w:sz w:val="16"/>
                <w:szCs w:val="16"/>
              </w:rPr>
            </w:pPr>
            <w:r w:rsidRPr="00F849F4">
              <w:rPr>
                <w:rFonts w:ascii="Calibri" w:eastAsia="Calibri" w:hAnsi="Calibri" w:cs="Calibri"/>
                <w:color w:val="000000" w:themeColor="text1"/>
                <w:sz w:val="16"/>
                <w:szCs w:val="16"/>
              </w:rPr>
              <w:t>Instalación del switch y router</w:t>
            </w:r>
          </w:p>
        </w:tc>
        <w:tc>
          <w:tcPr>
            <w:tcW w:w="709"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34F318D7" w14:textId="5E5C657E" w:rsidR="0DC0462F" w:rsidRPr="00F849F4" w:rsidRDefault="0DC0462F" w:rsidP="00D85F82">
            <w:pPr>
              <w:jc w:val="center"/>
              <w:rPr>
                <w:sz w:val="16"/>
                <w:szCs w:val="16"/>
              </w:rPr>
            </w:pPr>
          </w:p>
        </w:tc>
        <w:tc>
          <w:tcPr>
            <w:tcW w:w="709"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1DE51B64" w14:textId="233CF09F" w:rsidR="0DC0462F" w:rsidRPr="00F849F4" w:rsidRDefault="0DC0462F" w:rsidP="00D85F82">
            <w:pPr>
              <w:jc w:val="center"/>
              <w:rPr>
                <w:sz w:val="16"/>
                <w:szCs w:val="16"/>
              </w:rPr>
            </w:pP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6BFA8DFC" w14:textId="1D4FAC87" w:rsidR="0DC0462F" w:rsidRPr="00F849F4" w:rsidRDefault="0DC0462F" w:rsidP="00D85F82">
            <w:pPr>
              <w:jc w:val="center"/>
              <w:rPr>
                <w:sz w:val="16"/>
                <w:szCs w:val="16"/>
              </w:rPr>
            </w:pPr>
          </w:p>
        </w:tc>
        <w:tc>
          <w:tcPr>
            <w:tcW w:w="850"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43101BC3" w14:textId="3F7A8887" w:rsidR="0DC0462F" w:rsidRPr="00F849F4" w:rsidRDefault="0DC0462F" w:rsidP="00D85F82">
            <w:pPr>
              <w:jc w:val="center"/>
              <w:rPr>
                <w:sz w:val="16"/>
                <w:szCs w:val="16"/>
              </w:rPr>
            </w:pPr>
          </w:p>
        </w:tc>
        <w:tc>
          <w:tcPr>
            <w:tcW w:w="85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16790D65" w14:textId="50828E9E" w:rsidR="0DC0462F" w:rsidRPr="00F849F4" w:rsidRDefault="0DC0462F" w:rsidP="0DC0462F">
            <w:pPr>
              <w:spacing w:after="0"/>
              <w:jc w:val="center"/>
              <w:rPr>
                <w:sz w:val="16"/>
                <w:szCs w:val="16"/>
              </w:rPr>
            </w:pPr>
            <w:r w:rsidRPr="00F849F4">
              <w:rPr>
                <w:rFonts w:ascii="Calibri" w:eastAsia="Calibri" w:hAnsi="Calibri" w:cs="Calibri"/>
                <w:color w:val="000000" w:themeColor="text1"/>
                <w:sz w:val="16"/>
                <w:szCs w:val="16"/>
              </w:rPr>
              <w:t>34,46 €</w:t>
            </w:r>
          </w:p>
        </w:tc>
        <w:tc>
          <w:tcPr>
            <w:tcW w:w="850"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426B724C" w14:textId="66B889CF" w:rsidR="0DC0462F" w:rsidRPr="00F849F4" w:rsidRDefault="0DC0462F" w:rsidP="00D85F82">
            <w:pPr>
              <w:jc w:val="center"/>
              <w:rPr>
                <w:sz w:val="16"/>
                <w:szCs w:val="16"/>
              </w:rPr>
            </w:pPr>
          </w:p>
        </w:tc>
        <w:tc>
          <w:tcPr>
            <w:tcW w:w="709"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62129F07" w14:textId="63075713" w:rsidR="0DC0462F" w:rsidRPr="00F849F4" w:rsidRDefault="0DC0462F" w:rsidP="00D85F82">
            <w:pPr>
              <w:jc w:val="center"/>
              <w:rPr>
                <w:sz w:val="16"/>
                <w:szCs w:val="16"/>
              </w:rPr>
            </w:pPr>
          </w:p>
        </w:tc>
      </w:tr>
      <w:tr w:rsidR="0DC0462F" w14:paraId="5F453A8A" w14:textId="77777777" w:rsidTr="00D85F82">
        <w:trPr>
          <w:trHeight w:val="315"/>
          <w:jc w:val="center"/>
        </w:trPr>
        <w:tc>
          <w:tcPr>
            <w:tcW w:w="425"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354E244F" w14:textId="64B17E40" w:rsidR="0DC0462F" w:rsidRPr="00F849F4" w:rsidRDefault="0DC0462F" w:rsidP="00D85F82">
            <w:pPr>
              <w:jc w:val="center"/>
              <w:rPr>
                <w:sz w:val="16"/>
                <w:szCs w:val="16"/>
              </w:rPr>
            </w:pPr>
          </w:p>
        </w:tc>
        <w:tc>
          <w:tcPr>
            <w:tcW w:w="282"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33D9D235" w14:textId="01ED82FF" w:rsidR="0DC0462F" w:rsidRPr="00F849F4" w:rsidRDefault="0DC0462F" w:rsidP="00D85F82">
            <w:pPr>
              <w:jc w:val="center"/>
              <w:rPr>
                <w:sz w:val="16"/>
                <w:szCs w:val="16"/>
              </w:rPr>
            </w:pPr>
          </w:p>
        </w:tc>
        <w:tc>
          <w:tcPr>
            <w:tcW w:w="284"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17DAECEC" w14:textId="1D977CD4" w:rsidR="0DC0462F" w:rsidRPr="00F849F4" w:rsidRDefault="0DC0462F" w:rsidP="00D85F82">
            <w:pPr>
              <w:jc w:val="center"/>
              <w:rPr>
                <w:sz w:val="16"/>
                <w:szCs w:val="16"/>
              </w:rPr>
            </w:pPr>
          </w:p>
        </w:tc>
        <w:tc>
          <w:tcPr>
            <w:tcW w:w="283"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1A169F37" w14:textId="1AE17267" w:rsidR="0DC0462F" w:rsidRPr="00F849F4" w:rsidRDefault="0DC0462F" w:rsidP="0DC0462F">
            <w:pPr>
              <w:spacing w:after="0"/>
              <w:jc w:val="center"/>
              <w:rPr>
                <w:sz w:val="16"/>
                <w:szCs w:val="16"/>
              </w:rPr>
            </w:pPr>
            <w:r w:rsidRPr="00F849F4">
              <w:rPr>
                <w:rFonts w:ascii="Calibri" w:eastAsia="Calibri" w:hAnsi="Calibri" w:cs="Calibri"/>
                <w:color w:val="000000" w:themeColor="text1"/>
                <w:sz w:val="16"/>
                <w:szCs w:val="16"/>
              </w:rPr>
              <w:t>01</w:t>
            </w:r>
          </w:p>
        </w:tc>
        <w:tc>
          <w:tcPr>
            <w:tcW w:w="2128"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540" w:type="dxa"/>
              <w:right w:w="15" w:type="dxa"/>
            </w:tcMar>
            <w:vAlign w:val="center"/>
          </w:tcPr>
          <w:p w14:paraId="5647BA03" w14:textId="17BC8CA5" w:rsidR="0DC0462F" w:rsidRPr="00F849F4" w:rsidRDefault="0DC0462F" w:rsidP="0DC0462F">
            <w:pPr>
              <w:spacing w:after="0"/>
              <w:jc w:val="left"/>
              <w:rPr>
                <w:sz w:val="16"/>
                <w:szCs w:val="16"/>
              </w:rPr>
            </w:pPr>
            <w:r w:rsidRPr="00F849F4">
              <w:rPr>
                <w:rFonts w:ascii="Calibri" w:eastAsia="Calibri" w:hAnsi="Calibri" w:cs="Calibri"/>
                <w:color w:val="000000" w:themeColor="text1"/>
                <w:sz w:val="16"/>
                <w:szCs w:val="16"/>
              </w:rPr>
              <w:t>Responsable y administrador de sistemas</w:t>
            </w:r>
          </w:p>
        </w:tc>
        <w:tc>
          <w:tcPr>
            <w:tcW w:w="709"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1CBBDC22" w14:textId="72E7FB11" w:rsidR="0DC0462F" w:rsidRPr="00F849F4" w:rsidRDefault="0DC0462F" w:rsidP="0DC0462F">
            <w:pPr>
              <w:spacing w:after="0"/>
              <w:jc w:val="center"/>
              <w:rPr>
                <w:sz w:val="16"/>
                <w:szCs w:val="16"/>
              </w:rPr>
            </w:pPr>
            <w:r w:rsidRPr="00F849F4">
              <w:rPr>
                <w:rFonts w:ascii="Calibri" w:eastAsia="Calibri" w:hAnsi="Calibri" w:cs="Calibri"/>
                <w:color w:val="000000" w:themeColor="text1"/>
                <w:sz w:val="16"/>
                <w:szCs w:val="16"/>
              </w:rPr>
              <w:t>1</w:t>
            </w:r>
          </w:p>
        </w:tc>
        <w:tc>
          <w:tcPr>
            <w:tcW w:w="709"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4FF846BC" w14:textId="2E327CDF" w:rsidR="0DC0462F" w:rsidRPr="00F849F4" w:rsidRDefault="0DC0462F" w:rsidP="0DC0462F">
            <w:pPr>
              <w:spacing w:after="0"/>
              <w:jc w:val="center"/>
              <w:rPr>
                <w:sz w:val="16"/>
                <w:szCs w:val="16"/>
              </w:rPr>
            </w:pPr>
            <w:r w:rsidRPr="00F849F4">
              <w:rPr>
                <w:rFonts w:ascii="Calibri" w:eastAsia="Calibri" w:hAnsi="Calibri" w:cs="Calibri"/>
                <w:color w:val="000000" w:themeColor="text1"/>
                <w:sz w:val="16"/>
                <w:szCs w:val="16"/>
              </w:rPr>
              <w:t>horas</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6903628F" w14:textId="0B1F2B2D" w:rsidR="0DC0462F" w:rsidRPr="00F849F4" w:rsidRDefault="0DC0462F" w:rsidP="0DC0462F">
            <w:pPr>
              <w:spacing w:after="0"/>
              <w:jc w:val="center"/>
              <w:rPr>
                <w:sz w:val="16"/>
                <w:szCs w:val="16"/>
              </w:rPr>
            </w:pPr>
            <w:r w:rsidRPr="00F849F4">
              <w:rPr>
                <w:rFonts w:ascii="Calibri" w:eastAsia="Calibri" w:hAnsi="Calibri" w:cs="Calibri"/>
                <w:color w:val="000000" w:themeColor="text1"/>
                <w:sz w:val="16"/>
                <w:szCs w:val="16"/>
              </w:rPr>
              <w:t>34,46 €</w:t>
            </w:r>
          </w:p>
        </w:tc>
        <w:tc>
          <w:tcPr>
            <w:tcW w:w="850"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1254D357" w14:textId="187A7AA5" w:rsidR="0DC0462F" w:rsidRPr="00F849F4" w:rsidRDefault="0DC0462F" w:rsidP="0DC0462F">
            <w:pPr>
              <w:spacing w:after="0"/>
              <w:jc w:val="center"/>
              <w:rPr>
                <w:sz w:val="16"/>
                <w:szCs w:val="16"/>
              </w:rPr>
            </w:pPr>
            <w:r w:rsidRPr="00F849F4">
              <w:rPr>
                <w:rFonts w:ascii="Calibri" w:eastAsia="Calibri" w:hAnsi="Calibri" w:cs="Calibri"/>
                <w:color w:val="000000" w:themeColor="text1"/>
                <w:sz w:val="16"/>
                <w:szCs w:val="16"/>
              </w:rPr>
              <w:t>34,46 €</w:t>
            </w:r>
          </w:p>
        </w:tc>
        <w:tc>
          <w:tcPr>
            <w:tcW w:w="85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0C2EE8CE" w14:textId="401C8BB9" w:rsidR="0DC0462F" w:rsidRPr="00F849F4" w:rsidRDefault="0DC0462F" w:rsidP="00D85F82">
            <w:pPr>
              <w:jc w:val="center"/>
              <w:rPr>
                <w:sz w:val="16"/>
                <w:szCs w:val="16"/>
              </w:rPr>
            </w:pPr>
          </w:p>
        </w:tc>
        <w:tc>
          <w:tcPr>
            <w:tcW w:w="850"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28E6606B" w14:textId="37247485" w:rsidR="0DC0462F" w:rsidRPr="00F849F4" w:rsidRDefault="0DC0462F" w:rsidP="00D85F82">
            <w:pPr>
              <w:jc w:val="center"/>
              <w:rPr>
                <w:sz w:val="16"/>
                <w:szCs w:val="16"/>
              </w:rPr>
            </w:pPr>
          </w:p>
        </w:tc>
        <w:tc>
          <w:tcPr>
            <w:tcW w:w="709"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62839CF8" w14:textId="5A71F22D" w:rsidR="0DC0462F" w:rsidRPr="00F849F4" w:rsidRDefault="0DC0462F" w:rsidP="00D85F82">
            <w:pPr>
              <w:jc w:val="center"/>
              <w:rPr>
                <w:sz w:val="16"/>
                <w:szCs w:val="16"/>
              </w:rPr>
            </w:pPr>
          </w:p>
        </w:tc>
      </w:tr>
      <w:tr w:rsidR="0DC0462F" w14:paraId="7FC6E53D" w14:textId="77777777" w:rsidTr="00D85F82">
        <w:trPr>
          <w:trHeight w:val="315"/>
          <w:jc w:val="center"/>
        </w:trPr>
        <w:tc>
          <w:tcPr>
            <w:tcW w:w="425"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647E03D8" w14:textId="79FF8590" w:rsidR="0DC0462F" w:rsidRPr="00F849F4" w:rsidRDefault="0DC0462F" w:rsidP="00D85F82">
            <w:pPr>
              <w:jc w:val="center"/>
              <w:rPr>
                <w:sz w:val="16"/>
                <w:szCs w:val="16"/>
              </w:rPr>
            </w:pPr>
          </w:p>
        </w:tc>
        <w:tc>
          <w:tcPr>
            <w:tcW w:w="282"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6D9C62E7" w14:textId="620B99D0" w:rsidR="0DC0462F" w:rsidRPr="00F849F4" w:rsidRDefault="0DC0462F" w:rsidP="00D85F82">
            <w:pPr>
              <w:jc w:val="center"/>
              <w:rPr>
                <w:sz w:val="16"/>
                <w:szCs w:val="16"/>
              </w:rPr>
            </w:pPr>
          </w:p>
        </w:tc>
        <w:tc>
          <w:tcPr>
            <w:tcW w:w="284"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60DB0C90" w14:textId="660EDFB0" w:rsidR="0DC0462F" w:rsidRPr="00F849F4" w:rsidRDefault="0DC0462F" w:rsidP="0DC0462F">
            <w:pPr>
              <w:spacing w:after="0"/>
              <w:jc w:val="center"/>
              <w:rPr>
                <w:sz w:val="16"/>
                <w:szCs w:val="16"/>
              </w:rPr>
            </w:pPr>
            <w:r w:rsidRPr="00F849F4">
              <w:rPr>
                <w:rFonts w:ascii="Calibri" w:eastAsia="Calibri" w:hAnsi="Calibri" w:cs="Calibri"/>
                <w:color w:val="000000" w:themeColor="text1"/>
                <w:sz w:val="16"/>
                <w:szCs w:val="16"/>
              </w:rPr>
              <w:t>02</w:t>
            </w:r>
          </w:p>
        </w:tc>
        <w:tc>
          <w:tcPr>
            <w:tcW w:w="283"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0D728182" w14:textId="44AF3A2E" w:rsidR="0DC0462F" w:rsidRPr="00F849F4" w:rsidRDefault="0DC0462F" w:rsidP="00D85F82">
            <w:pPr>
              <w:jc w:val="center"/>
              <w:rPr>
                <w:sz w:val="16"/>
                <w:szCs w:val="16"/>
              </w:rPr>
            </w:pPr>
          </w:p>
        </w:tc>
        <w:tc>
          <w:tcPr>
            <w:tcW w:w="2128"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270" w:type="dxa"/>
              <w:right w:w="15" w:type="dxa"/>
            </w:tcMar>
            <w:vAlign w:val="center"/>
          </w:tcPr>
          <w:p w14:paraId="206D8DD9" w14:textId="3DAA1216" w:rsidR="0DC0462F" w:rsidRPr="00F849F4" w:rsidRDefault="0DC0462F" w:rsidP="0DC0462F">
            <w:pPr>
              <w:spacing w:after="0"/>
              <w:jc w:val="left"/>
              <w:rPr>
                <w:sz w:val="16"/>
                <w:szCs w:val="16"/>
              </w:rPr>
            </w:pPr>
            <w:r w:rsidRPr="00F849F4">
              <w:rPr>
                <w:rFonts w:ascii="Calibri" w:eastAsia="Calibri" w:hAnsi="Calibri" w:cs="Calibri"/>
                <w:color w:val="000000" w:themeColor="text1"/>
                <w:sz w:val="16"/>
                <w:szCs w:val="16"/>
              </w:rPr>
              <w:t>Configuración de puntos de red</w:t>
            </w:r>
          </w:p>
        </w:tc>
        <w:tc>
          <w:tcPr>
            <w:tcW w:w="709"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25311F0C" w14:textId="6A6B2F9A" w:rsidR="0DC0462F" w:rsidRPr="00F849F4" w:rsidRDefault="0DC0462F" w:rsidP="00D85F82">
            <w:pPr>
              <w:jc w:val="center"/>
              <w:rPr>
                <w:sz w:val="16"/>
                <w:szCs w:val="16"/>
              </w:rPr>
            </w:pPr>
          </w:p>
        </w:tc>
        <w:tc>
          <w:tcPr>
            <w:tcW w:w="709"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273E1563" w14:textId="5AB9D602" w:rsidR="0DC0462F" w:rsidRPr="00F849F4" w:rsidRDefault="0DC0462F" w:rsidP="00D85F82">
            <w:pPr>
              <w:jc w:val="center"/>
              <w:rPr>
                <w:sz w:val="16"/>
                <w:szCs w:val="16"/>
              </w:rPr>
            </w:pP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22BEBE67" w14:textId="66BBC71E" w:rsidR="0DC0462F" w:rsidRPr="00F849F4" w:rsidRDefault="0DC0462F" w:rsidP="00D85F82">
            <w:pPr>
              <w:jc w:val="center"/>
              <w:rPr>
                <w:sz w:val="16"/>
                <w:szCs w:val="16"/>
              </w:rPr>
            </w:pPr>
          </w:p>
        </w:tc>
        <w:tc>
          <w:tcPr>
            <w:tcW w:w="850"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28C91A51" w14:textId="33E3218A" w:rsidR="0DC0462F" w:rsidRPr="00F849F4" w:rsidRDefault="0DC0462F" w:rsidP="00D85F82">
            <w:pPr>
              <w:jc w:val="center"/>
              <w:rPr>
                <w:sz w:val="16"/>
                <w:szCs w:val="16"/>
              </w:rPr>
            </w:pPr>
          </w:p>
        </w:tc>
        <w:tc>
          <w:tcPr>
            <w:tcW w:w="85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31226F59" w14:textId="0F1B27D2" w:rsidR="0DC0462F" w:rsidRPr="00F849F4" w:rsidRDefault="0DC0462F" w:rsidP="0DC0462F">
            <w:pPr>
              <w:spacing w:after="0"/>
              <w:jc w:val="center"/>
              <w:rPr>
                <w:sz w:val="16"/>
                <w:szCs w:val="16"/>
              </w:rPr>
            </w:pPr>
            <w:r w:rsidRPr="00F849F4">
              <w:rPr>
                <w:rFonts w:ascii="Calibri" w:eastAsia="Calibri" w:hAnsi="Calibri" w:cs="Calibri"/>
                <w:color w:val="000000" w:themeColor="text1"/>
                <w:sz w:val="16"/>
                <w:szCs w:val="16"/>
              </w:rPr>
              <w:t>68,93 €</w:t>
            </w:r>
          </w:p>
        </w:tc>
        <w:tc>
          <w:tcPr>
            <w:tcW w:w="850"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75E3F4B1" w14:textId="51F94749" w:rsidR="0DC0462F" w:rsidRPr="00F849F4" w:rsidRDefault="0DC0462F" w:rsidP="00D85F82">
            <w:pPr>
              <w:jc w:val="center"/>
              <w:rPr>
                <w:sz w:val="16"/>
                <w:szCs w:val="16"/>
              </w:rPr>
            </w:pPr>
          </w:p>
        </w:tc>
        <w:tc>
          <w:tcPr>
            <w:tcW w:w="709"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27859ABD" w14:textId="4FFE6181" w:rsidR="0DC0462F" w:rsidRPr="00F849F4" w:rsidRDefault="0DC0462F" w:rsidP="00D85F82">
            <w:pPr>
              <w:jc w:val="center"/>
              <w:rPr>
                <w:sz w:val="16"/>
                <w:szCs w:val="16"/>
              </w:rPr>
            </w:pPr>
          </w:p>
        </w:tc>
      </w:tr>
      <w:tr w:rsidR="0DC0462F" w14:paraId="74080AA9" w14:textId="77777777" w:rsidTr="00D85F82">
        <w:trPr>
          <w:trHeight w:val="315"/>
          <w:jc w:val="center"/>
        </w:trPr>
        <w:tc>
          <w:tcPr>
            <w:tcW w:w="425"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24AC6056" w14:textId="5F490E74" w:rsidR="0DC0462F" w:rsidRPr="00F849F4" w:rsidRDefault="0DC0462F" w:rsidP="00D85F82">
            <w:pPr>
              <w:jc w:val="center"/>
              <w:rPr>
                <w:sz w:val="16"/>
                <w:szCs w:val="16"/>
              </w:rPr>
            </w:pPr>
          </w:p>
        </w:tc>
        <w:tc>
          <w:tcPr>
            <w:tcW w:w="282"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61765CC0" w14:textId="1C7C9946" w:rsidR="0DC0462F" w:rsidRPr="00F849F4" w:rsidRDefault="0DC0462F" w:rsidP="00D85F82">
            <w:pPr>
              <w:jc w:val="center"/>
              <w:rPr>
                <w:sz w:val="16"/>
                <w:szCs w:val="16"/>
              </w:rPr>
            </w:pPr>
          </w:p>
        </w:tc>
        <w:tc>
          <w:tcPr>
            <w:tcW w:w="284"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70D08B2F" w14:textId="41849695" w:rsidR="0DC0462F" w:rsidRPr="00F849F4" w:rsidRDefault="0DC0462F" w:rsidP="00D85F82">
            <w:pPr>
              <w:jc w:val="center"/>
              <w:rPr>
                <w:sz w:val="16"/>
                <w:szCs w:val="16"/>
              </w:rPr>
            </w:pPr>
          </w:p>
        </w:tc>
        <w:tc>
          <w:tcPr>
            <w:tcW w:w="283"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4189DA00" w14:textId="45D51AC0" w:rsidR="0DC0462F" w:rsidRPr="00F849F4" w:rsidRDefault="0DC0462F" w:rsidP="0DC0462F">
            <w:pPr>
              <w:spacing w:after="0"/>
              <w:jc w:val="center"/>
              <w:rPr>
                <w:sz w:val="16"/>
                <w:szCs w:val="16"/>
              </w:rPr>
            </w:pPr>
            <w:r w:rsidRPr="00F849F4">
              <w:rPr>
                <w:rFonts w:ascii="Calibri" w:eastAsia="Calibri" w:hAnsi="Calibri" w:cs="Calibri"/>
                <w:color w:val="000000" w:themeColor="text1"/>
                <w:sz w:val="16"/>
                <w:szCs w:val="16"/>
              </w:rPr>
              <w:t>01</w:t>
            </w:r>
          </w:p>
        </w:tc>
        <w:tc>
          <w:tcPr>
            <w:tcW w:w="2128"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540" w:type="dxa"/>
              <w:right w:w="15" w:type="dxa"/>
            </w:tcMar>
            <w:vAlign w:val="center"/>
          </w:tcPr>
          <w:p w14:paraId="139FCC9D" w14:textId="39705365" w:rsidR="0DC0462F" w:rsidRPr="00F849F4" w:rsidRDefault="0DC0462F" w:rsidP="0DC0462F">
            <w:pPr>
              <w:spacing w:after="0"/>
              <w:jc w:val="left"/>
              <w:rPr>
                <w:sz w:val="16"/>
                <w:szCs w:val="16"/>
              </w:rPr>
            </w:pPr>
            <w:r w:rsidRPr="00F849F4">
              <w:rPr>
                <w:rFonts w:ascii="Calibri" w:eastAsia="Calibri" w:hAnsi="Calibri" w:cs="Calibri"/>
                <w:color w:val="000000" w:themeColor="text1"/>
                <w:sz w:val="16"/>
                <w:szCs w:val="16"/>
              </w:rPr>
              <w:t>Responsable y administrador de sistemas</w:t>
            </w:r>
          </w:p>
        </w:tc>
        <w:tc>
          <w:tcPr>
            <w:tcW w:w="709"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797A57FA" w14:textId="6921983E" w:rsidR="0DC0462F" w:rsidRPr="00F849F4" w:rsidRDefault="0DC0462F" w:rsidP="0DC0462F">
            <w:pPr>
              <w:spacing w:after="0"/>
              <w:jc w:val="center"/>
              <w:rPr>
                <w:sz w:val="16"/>
                <w:szCs w:val="16"/>
              </w:rPr>
            </w:pPr>
            <w:r w:rsidRPr="00F849F4">
              <w:rPr>
                <w:rFonts w:ascii="Calibri" w:eastAsia="Calibri" w:hAnsi="Calibri" w:cs="Calibri"/>
                <w:color w:val="000000" w:themeColor="text1"/>
                <w:sz w:val="16"/>
                <w:szCs w:val="16"/>
              </w:rPr>
              <w:t>2</w:t>
            </w:r>
          </w:p>
        </w:tc>
        <w:tc>
          <w:tcPr>
            <w:tcW w:w="709"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3FA8EF57" w14:textId="0B9BC90C" w:rsidR="0DC0462F" w:rsidRPr="00F849F4" w:rsidRDefault="0DC0462F" w:rsidP="0DC0462F">
            <w:pPr>
              <w:spacing w:after="0"/>
              <w:jc w:val="center"/>
              <w:rPr>
                <w:sz w:val="16"/>
                <w:szCs w:val="16"/>
              </w:rPr>
            </w:pPr>
            <w:r w:rsidRPr="00F849F4">
              <w:rPr>
                <w:rFonts w:ascii="Calibri" w:eastAsia="Calibri" w:hAnsi="Calibri" w:cs="Calibri"/>
                <w:color w:val="000000" w:themeColor="text1"/>
                <w:sz w:val="16"/>
                <w:szCs w:val="16"/>
              </w:rPr>
              <w:t>horas</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39C6304D" w14:textId="0C9887BD" w:rsidR="0DC0462F" w:rsidRPr="00F849F4" w:rsidRDefault="0DC0462F" w:rsidP="0DC0462F">
            <w:pPr>
              <w:spacing w:after="0"/>
              <w:jc w:val="center"/>
              <w:rPr>
                <w:sz w:val="16"/>
                <w:szCs w:val="16"/>
              </w:rPr>
            </w:pPr>
            <w:r w:rsidRPr="00F849F4">
              <w:rPr>
                <w:rFonts w:ascii="Calibri" w:eastAsia="Calibri" w:hAnsi="Calibri" w:cs="Calibri"/>
                <w:color w:val="000000" w:themeColor="text1"/>
                <w:sz w:val="16"/>
                <w:szCs w:val="16"/>
              </w:rPr>
              <w:t>34,46 €</w:t>
            </w:r>
          </w:p>
        </w:tc>
        <w:tc>
          <w:tcPr>
            <w:tcW w:w="850"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5C3423D3" w14:textId="2078B14E" w:rsidR="0DC0462F" w:rsidRPr="00F849F4" w:rsidRDefault="0DC0462F" w:rsidP="0DC0462F">
            <w:pPr>
              <w:spacing w:after="0"/>
              <w:jc w:val="center"/>
              <w:rPr>
                <w:sz w:val="16"/>
                <w:szCs w:val="16"/>
              </w:rPr>
            </w:pPr>
            <w:r w:rsidRPr="00F849F4">
              <w:rPr>
                <w:rFonts w:ascii="Calibri" w:eastAsia="Calibri" w:hAnsi="Calibri" w:cs="Calibri"/>
                <w:color w:val="000000" w:themeColor="text1"/>
                <w:sz w:val="16"/>
                <w:szCs w:val="16"/>
              </w:rPr>
              <w:t>68,93 €</w:t>
            </w:r>
          </w:p>
        </w:tc>
        <w:tc>
          <w:tcPr>
            <w:tcW w:w="85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0F783F94" w14:textId="0EC197B9" w:rsidR="0DC0462F" w:rsidRPr="00F849F4" w:rsidRDefault="0DC0462F" w:rsidP="00D85F82">
            <w:pPr>
              <w:jc w:val="center"/>
              <w:rPr>
                <w:sz w:val="16"/>
                <w:szCs w:val="16"/>
              </w:rPr>
            </w:pPr>
          </w:p>
        </w:tc>
        <w:tc>
          <w:tcPr>
            <w:tcW w:w="850"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1F5D5884" w14:textId="54F68130" w:rsidR="0DC0462F" w:rsidRPr="00F849F4" w:rsidRDefault="0DC0462F" w:rsidP="00D85F82">
            <w:pPr>
              <w:jc w:val="center"/>
              <w:rPr>
                <w:sz w:val="16"/>
                <w:szCs w:val="16"/>
              </w:rPr>
            </w:pPr>
          </w:p>
        </w:tc>
        <w:tc>
          <w:tcPr>
            <w:tcW w:w="709"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26A5AE60" w14:textId="31EFE895" w:rsidR="0DC0462F" w:rsidRPr="00F849F4" w:rsidRDefault="0DC0462F" w:rsidP="00D85F82">
            <w:pPr>
              <w:jc w:val="center"/>
              <w:rPr>
                <w:sz w:val="16"/>
                <w:szCs w:val="16"/>
              </w:rPr>
            </w:pPr>
          </w:p>
        </w:tc>
      </w:tr>
      <w:tr w:rsidR="0DC0462F" w14:paraId="7690FCFA" w14:textId="77777777" w:rsidTr="00D85F82">
        <w:trPr>
          <w:trHeight w:val="315"/>
          <w:jc w:val="center"/>
        </w:trPr>
        <w:tc>
          <w:tcPr>
            <w:tcW w:w="425"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6FEBECAA" w14:textId="782CFD39" w:rsidR="0DC0462F" w:rsidRPr="00F849F4" w:rsidRDefault="0DC0462F" w:rsidP="00D85F82">
            <w:pPr>
              <w:jc w:val="center"/>
              <w:rPr>
                <w:sz w:val="16"/>
                <w:szCs w:val="16"/>
              </w:rPr>
            </w:pPr>
          </w:p>
        </w:tc>
        <w:tc>
          <w:tcPr>
            <w:tcW w:w="282"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4F7372BF" w14:textId="761D74A3" w:rsidR="0DC0462F" w:rsidRPr="00F849F4" w:rsidRDefault="0DC0462F" w:rsidP="00D85F82">
            <w:pPr>
              <w:jc w:val="center"/>
              <w:rPr>
                <w:sz w:val="16"/>
                <w:szCs w:val="16"/>
              </w:rPr>
            </w:pPr>
          </w:p>
        </w:tc>
        <w:tc>
          <w:tcPr>
            <w:tcW w:w="284"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3A13C0A5" w14:textId="748A1FF1" w:rsidR="0DC0462F" w:rsidRPr="00F849F4" w:rsidRDefault="0DC0462F" w:rsidP="0DC0462F">
            <w:pPr>
              <w:spacing w:after="0"/>
              <w:jc w:val="center"/>
              <w:rPr>
                <w:sz w:val="16"/>
                <w:szCs w:val="16"/>
              </w:rPr>
            </w:pPr>
            <w:r w:rsidRPr="00F849F4">
              <w:rPr>
                <w:rFonts w:ascii="Calibri" w:eastAsia="Calibri" w:hAnsi="Calibri" w:cs="Calibri"/>
                <w:color w:val="000000" w:themeColor="text1"/>
                <w:sz w:val="16"/>
                <w:szCs w:val="16"/>
              </w:rPr>
              <w:t>03</w:t>
            </w:r>
          </w:p>
        </w:tc>
        <w:tc>
          <w:tcPr>
            <w:tcW w:w="283"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2EF23D35" w14:textId="40774553" w:rsidR="0DC0462F" w:rsidRPr="00F849F4" w:rsidRDefault="0DC0462F" w:rsidP="00D85F82">
            <w:pPr>
              <w:jc w:val="center"/>
              <w:rPr>
                <w:sz w:val="16"/>
                <w:szCs w:val="16"/>
              </w:rPr>
            </w:pPr>
          </w:p>
        </w:tc>
        <w:tc>
          <w:tcPr>
            <w:tcW w:w="2128"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270" w:type="dxa"/>
              <w:right w:w="15" w:type="dxa"/>
            </w:tcMar>
            <w:vAlign w:val="center"/>
          </w:tcPr>
          <w:p w14:paraId="6A59F8AE" w14:textId="1658D25C" w:rsidR="0DC0462F" w:rsidRPr="00F849F4" w:rsidRDefault="0DC0462F" w:rsidP="0DC0462F">
            <w:pPr>
              <w:spacing w:after="0"/>
              <w:jc w:val="left"/>
              <w:rPr>
                <w:sz w:val="16"/>
                <w:szCs w:val="16"/>
              </w:rPr>
            </w:pPr>
            <w:r w:rsidRPr="00F849F4">
              <w:rPr>
                <w:rFonts w:ascii="Calibri" w:eastAsia="Calibri" w:hAnsi="Calibri" w:cs="Calibri"/>
                <w:color w:val="000000" w:themeColor="text1"/>
                <w:sz w:val="16"/>
                <w:szCs w:val="16"/>
              </w:rPr>
              <w:t>Instalación de portátiles</w:t>
            </w:r>
          </w:p>
        </w:tc>
        <w:tc>
          <w:tcPr>
            <w:tcW w:w="709"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6958A690" w14:textId="08C77EFA" w:rsidR="0DC0462F" w:rsidRPr="00F849F4" w:rsidRDefault="0DC0462F" w:rsidP="00D85F82">
            <w:pPr>
              <w:jc w:val="center"/>
              <w:rPr>
                <w:sz w:val="16"/>
                <w:szCs w:val="16"/>
              </w:rPr>
            </w:pPr>
          </w:p>
        </w:tc>
        <w:tc>
          <w:tcPr>
            <w:tcW w:w="709"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2EF860FA" w14:textId="0677BA44" w:rsidR="0DC0462F" w:rsidRPr="00F849F4" w:rsidRDefault="0DC0462F" w:rsidP="00D85F82">
            <w:pPr>
              <w:jc w:val="center"/>
              <w:rPr>
                <w:sz w:val="16"/>
                <w:szCs w:val="16"/>
              </w:rPr>
            </w:pP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0CC949E7" w14:textId="26A17DA7" w:rsidR="0DC0462F" w:rsidRPr="00F849F4" w:rsidRDefault="0DC0462F" w:rsidP="00D85F82">
            <w:pPr>
              <w:jc w:val="center"/>
              <w:rPr>
                <w:sz w:val="16"/>
                <w:szCs w:val="16"/>
              </w:rPr>
            </w:pPr>
          </w:p>
        </w:tc>
        <w:tc>
          <w:tcPr>
            <w:tcW w:w="850"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25306A39" w14:textId="35D8ED1E" w:rsidR="0DC0462F" w:rsidRPr="00F849F4" w:rsidRDefault="0DC0462F" w:rsidP="00D85F82">
            <w:pPr>
              <w:jc w:val="center"/>
              <w:rPr>
                <w:sz w:val="16"/>
                <w:szCs w:val="16"/>
              </w:rPr>
            </w:pPr>
          </w:p>
        </w:tc>
        <w:tc>
          <w:tcPr>
            <w:tcW w:w="85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09A80CC4" w14:textId="62EFDEC3" w:rsidR="0DC0462F" w:rsidRPr="00F849F4" w:rsidRDefault="0DC0462F" w:rsidP="0DC0462F">
            <w:pPr>
              <w:spacing w:after="0"/>
              <w:jc w:val="center"/>
              <w:rPr>
                <w:sz w:val="16"/>
                <w:szCs w:val="16"/>
              </w:rPr>
            </w:pPr>
            <w:r w:rsidRPr="00F849F4">
              <w:rPr>
                <w:rFonts w:ascii="Calibri" w:eastAsia="Calibri" w:hAnsi="Calibri" w:cs="Calibri"/>
                <w:color w:val="000000" w:themeColor="text1"/>
                <w:sz w:val="16"/>
                <w:szCs w:val="16"/>
              </w:rPr>
              <w:t>34,46 €</w:t>
            </w:r>
          </w:p>
        </w:tc>
        <w:tc>
          <w:tcPr>
            <w:tcW w:w="850"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4F2EC560" w14:textId="48EE1B6F" w:rsidR="0DC0462F" w:rsidRPr="00F849F4" w:rsidRDefault="0DC0462F" w:rsidP="00D85F82">
            <w:pPr>
              <w:jc w:val="center"/>
              <w:rPr>
                <w:sz w:val="16"/>
                <w:szCs w:val="16"/>
              </w:rPr>
            </w:pPr>
          </w:p>
        </w:tc>
        <w:tc>
          <w:tcPr>
            <w:tcW w:w="709"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61C93CD5" w14:textId="6C60069C" w:rsidR="0DC0462F" w:rsidRPr="00F849F4" w:rsidRDefault="0DC0462F" w:rsidP="00D85F82">
            <w:pPr>
              <w:jc w:val="center"/>
              <w:rPr>
                <w:sz w:val="16"/>
                <w:szCs w:val="16"/>
              </w:rPr>
            </w:pPr>
          </w:p>
        </w:tc>
      </w:tr>
      <w:tr w:rsidR="0DC0462F" w14:paraId="69153BD7" w14:textId="77777777" w:rsidTr="00D85F82">
        <w:trPr>
          <w:trHeight w:val="315"/>
          <w:jc w:val="center"/>
        </w:trPr>
        <w:tc>
          <w:tcPr>
            <w:tcW w:w="425"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6680B895" w14:textId="3A48F839" w:rsidR="0DC0462F" w:rsidRPr="00F849F4" w:rsidRDefault="0DC0462F" w:rsidP="00D85F82">
            <w:pPr>
              <w:jc w:val="center"/>
              <w:rPr>
                <w:sz w:val="16"/>
                <w:szCs w:val="16"/>
              </w:rPr>
            </w:pPr>
          </w:p>
        </w:tc>
        <w:tc>
          <w:tcPr>
            <w:tcW w:w="282"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464479E0" w14:textId="48B98306" w:rsidR="0DC0462F" w:rsidRPr="00F849F4" w:rsidRDefault="0DC0462F" w:rsidP="00D85F82">
            <w:pPr>
              <w:jc w:val="center"/>
              <w:rPr>
                <w:sz w:val="16"/>
                <w:szCs w:val="16"/>
              </w:rPr>
            </w:pPr>
          </w:p>
        </w:tc>
        <w:tc>
          <w:tcPr>
            <w:tcW w:w="284"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13700527" w14:textId="18314B88" w:rsidR="0DC0462F" w:rsidRPr="00F849F4" w:rsidRDefault="0DC0462F" w:rsidP="00D85F82">
            <w:pPr>
              <w:jc w:val="center"/>
              <w:rPr>
                <w:sz w:val="16"/>
                <w:szCs w:val="16"/>
              </w:rPr>
            </w:pPr>
          </w:p>
        </w:tc>
        <w:tc>
          <w:tcPr>
            <w:tcW w:w="283"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78AE5421" w14:textId="128AEE51" w:rsidR="0DC0462F" w:rsidRPr="00F849F4" w:rsidRDefault="0DC0462F" w:rsidP="0DC0462F">
            <w:pPr>
              <w:spacing w:after="0"/>
              <w:jc w:val="center"/>
              <w:rPr>
                <w:sz w:val="16"/>
                <w:szCs w:val="16"/>
              </w:rPr>
            </w:pPr>
            <w:r w:rsidRPr="00F849F4">
              <w:rPr>
                <w:rFonts w:ascii="Calibri" w:eastAsia="Calibri" w:hAnsi="Calibri" w:cs="Calibri"/>
                <w:color w:val="000000" w:themeColor="text1"/>
                <w:sz w:val="16"/>
                <w:szCs w:val="16"/>
              </w:rPr>
              <w:t>01</w:t>
            </w:r>
          </w:p>
        </w:tc>
        <w:tc>
          <w:tcPr>
            <w:tcW w:w="2128"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540" w:type="dxa"/>
              <w:right w:w="15" w:type="dxa"/>
            </w:tcMar>
            <w:vAlign w:val="center"/>
          </w:tcPr>
          <w:p w14:paraId="18235881" w14:textId="08A77531" w:rsidR="0DC0462F" w:rsidRPr="00F849F4" w:rsidRDefault="0DC0462F" w:rsidP="0DC0462F">
            <w:pPr>
              <w:spacing w:after="0"/>
              <w:jc w:val="left"/>
              <w:rPr>
                <w:sz w:val="16"/>
                <w:szCs w:val="16"/>
              </w:rPr>
            </w:pPr>
            <w:r w:rsidRPr="00F849F4">
              <w:rPr>
                <w:rFonts w:ascii="Calibri" w:eastAsia="Calibri" w:hAnsi="Calibri" w:cs="Calibri"/>
                <w:color w:val="000000" w:themeColor="text1"/>
                <w:sz w:val="16"/>
                <w:szCs w:val="16"/>
              </w:rPr>
              <w:t>Responsable y administrador de sistemas</w:t>
            </w:r>
          </w:p>
        </w:tc>
        <w:tc>
          <w:tcPr>
            <w:tcW w:w="709"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0095BC16" w14:textId="6CD1E424" w:rsidR="0DC0462F" w:rsidRPr="00F849F4" w:rsidRDefault="0DC0462F" w:rsidP="0DC0462F">
            <w:pPr>
              <w:spacing w:after="0"/>
              <w:jc w:val="center"/>
              <w:rPr>
                <w:sz w:val="16"/>
                <w:szCs w:val="16"/>
              </w:rPr>
            </w:pPr>
            <w:r w:rsidRPr="00F849F4">
              <w:rPr>
                <w:rFonts w:ascii="Calibri" w:eastAsia="Calibri" w:hAnsi="Calibri" w:cs="Calibri"/>
                <w:color w:val="000000" w:themeColor="text1"/>
                <w:sz w:val="16"/>
                <w:szCs w:val="16"/>
              </w:rPr>
              <w:t>1</w:t>
            </w:r>
          </w:p>
        </w:tc>
        <w:tc>
          <w:tcPr>
            <w:tcW w:w="709"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1CCCECDD" w14:textId="6D4E42EF" w:rsidR="0DC0462F" w:rsidRPr="00F849F4" w:rsidRDefault="0DC0462F" w:rsidP="0DC0462F">
            <w:pPr>
              <w:spacing w:after="0"/>
              <w:jc w:val="center"/>
              <w:rPr>
                <w:sz w:val="16"/>
                <w:szCs w:val="16"/>
              </w:rPr>
            </w:pPr>
            <w:r w:rsidRPr="00F849F4">
              <w:rPr>
                <w:rFonts w:ascii="Calibri" w:eastAsia="Calibri" w:hAnsi="Calibri" w:cs="Calibri"/>
                <w:color w:val="000000" w:themeColor="text1"/>
                <w:sz w:val="16"/>
                <w:szCs w:val="16"/>
              </w:rPr>
              <w:t>horas</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0BBBBB08" w14:textId="20E20BEF" w:rsidR="0DC0462F" w:rsidRPr="00F849F4" w:rsidRDefault="0DC0462F" w:rsidP="0DC0462F">
            <w:pPr>
              <w:spacing w:after="0"/>
              <w:jc w:val="center"/>
              <w:rPr>
                <w:sz w:val="16"/>
                <w:szCs w:val="16"/>
              </w:rPr>
            </w:pPr>
            <w:r w:rsidRPr="00F849F4">
              <w:rPr>
                <w:rFonts w:ascii="Calibri" w:eastAsia="Calibri" w:hAnsi="Calibri" w:cs="Calibri"/>
                <w:color w:val="000000" w:themeColor="text1"/>
                <w:sz w:val="16"/>
                <w:szCs w:val="16"/>
              </w:rPr>
              <w:t>34,46 €</w:t>
            </w:r>
          </w:p>
        </w:tc>
        <w:tc>
          <w:tcPr>
            <w:tcW w:w="850"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07AAB8BF" w14:textId="33912514" w:rsidR="0DC0462F" w:rsidRPr="00F849F4" w:rsidRDefault="0DC0462F" w:rsidP="0DC0462F">
            <w:pPr>
              <w:spacing w:after="0"/>
              <w:jc w:val="center"/>
              <w:rPr>
                <w:sz w:val="16"/>
                <w:szCs w:val="16"/>
              </w:rPr>
            </w:pPr>
            <w:r w:rsidRPr="00F849F4">
              <w:rPr>
                <w:rFonts w:ascii="Calibri" w:eastAsia="Calibri" w:hAnsi="Calibri" w:cs="Calibri"/>
                <w:color w:val="000000" w:themeColor="text1"/>
                <w:sz w:val="16"/>
                <w:szCs w:val="16"/>
              </w:rPr>
              <w:t>34,46 €</w:t>
            </w:r>
          </w:p>
        </w:tc>
        <w:tc>
          <w:tcPr>
            <w:tcW w:w="85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34216D3A" w14:textId="4EFBF1BC" w:rsidR="0DC0462F" w:rsidRPr="00F849F4" w:rsidRDefault="0DC0462F" w:rsidP="00D85F82">
            <w:pPr>
              <w:jc w:val="center"/>
              <w:rPr>
                <w:sz w:val="16"/>
                <w:szCs w:val="16"/>
              </w:rPr>
            </w:pPr>
          </w:p>
        </w:tc>
        <w:tc>
          <w:tcPr>
            <w:tcW w:w="850"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0EC4704E" w14:textId="09A3B5C3" w:rsidR="0DC0462F" w:rsidRPr="00F849F4" w:rsidRDefault="0DC0462F" w:rsidP="00D85F82">
            <w:pPr>
              <w:jc w:val="center"/>
              <w:rPr>
                <w:sz w:val="16"/>
                <w:szCs w:val="16"/>
              </w:rPr>
            </w:pPr>
          </w:p>
        </w:tc>
        <w:tc>
          <w:tcPr>
            <w:tcW w:w="709"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68BB18FF" w14:textId="435C886B" w:rsidR="0DC0462F" w:rsidRPr="00F849F4" w:rsidRDefault="0DC0462F" w:rsidP="00D85F82">
            <w:pPr>
              <w:jc w:val="center"/>
              <w:rPr>
                <w:sz w:val="16"/>
                <w:szCs w:val="16"/>
              </w:rPr>
            </w:pPr>
          </w:p>
        </w:tc>
      </w:tr>
      <w:tr w:rsidR="0DC0462F" w14:paraId="5835888F" w14:textId="77777777" w:rsidTr="00D85F82">
        <w:trPr>
          <w:trHeight w:val="315"/>
          <w:jc w:val="center"/>
        </w:trPr>
        <w:tc>
          <w:tcPr>
            <w:tcW w:w="425"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4CD199B1" w14:textId="3127D956" w:rsidR="0DC0462F" w:rsidRPr="00F849F4" w:rsidRDefault="0DC0462F" w:rsidP="00D85F82">
            <w:pPr>
              <w:jc w:val="center"/>
              <w:rPr>
                <w:sz w:val="16"/>
                <w:szCs w:val="16"/>
              </w:rPr>
            </w:pPr>
          </w:p>
        </w:tc>
        <w:tc>
          <w:tcPr>
            <w:tcW w:w="282"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0198C9BD" w14:textId="44FD1458" w:rsidR="0DC0462F" w:rsidRPr="00F849F4" w:rsidRDefault="0DC0462F" w:rsidP="00D85F82">
            <w:pPr>
              <w:jc w:val="center"/>
              <w:rPr>
                <w:sz w:val="16"/>
                <w:szCs w:val="16"/>
              </w:rPr>
            </w:pPr>
          </w:p>
        </w:tc>
        <w:tc>
          <w:tcPr>
            <w:tcW w:w="284"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25790303" w14:textId="7F29B865" w:rsidR="0DC0462F" w:rsidRPr="00F849F4" w:rsidRDefault="0DC0462F" w:rsidP="0DC0462F">
            <w:pPr>
              <w:spacing w:after="0"/>
              <w:jc w:val="center"/>
              <w:rPr>
                <w:sz w:val="16"/>
                <w:szCs w:val="16"/>
              </w:rPr>
            </w:pPr>
            <w:r w:rsidRPr="00F849F4">
              <w:rPr>
                <w:rFonts w:ascii="Calibri" w:eastAsia="Calibri" w:hAnsi="Calibri" w:cs="Calibri"/>
                <w:color w:val="000000" w:themeColor="text1"/>
                <w:sz w:val="16"/>
                <w:szCs w:val="16"/>
              </w:rPr>
              <w:t>04</w:t>
            </w:r>
          </w:p>
        </w:tc>
        <w:tc>
          <w:tcPr>
            <w:tcW w:w="283"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274D8FC0" w14:textId="071EBF9E" w:rsidR="0DC0462F" w:rsidRPr="00F849F4" w:rsidRDefault="0DC0462F" w:rsidP="00D85F82">
            <w:pPr>
              <w:jc w:val="center"/>
              <w:rPr>
                <w:sz w:val="16"/>
                <w:szCs w:val="16"/>
              </w:rPr>
            </w:pPr>
          </w:p>
        </w:tc>
        <w:tc>
          <w:tcPr>
            <w:tcW w:w="2128"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270" w:type="dxa"/>
              <w:right w:w="15" w:type="dxa"/>
            </w:tcMar>
            <w:vAlign w:val="center"/>
          </w:tcPr>
          <w:p w14:paraId="7EA5D381" w14:textId="27E1BC74" w:rsidR="0DC0462F" w:rsidRPr="00F849F4" w:rsidRDefault="0DC0462F" w:rsidP="0DC0462F">
            <w:pPr>
              <w:spacing w:after="0"/>
              <w:jc w:val="left"/>
              <w:rPr>
                <w:sz w:val="16"/>
                <w:szCs w:val="16"/>
              </w:rPr>
            </w:pPr>
            <w:r w:rsidRPr="00F849F4">
              <w:rPr>
                <w:rFonts w:ascii="Calibri" w:eastAsia="Calibri" w:hAnsi="Calibri" w:cs="Calibri"/>
                <w:color w:val="000000" w:themeColor="text1"/>
                <w:sz w:val="16"/>
                <w:szCs w:val="16"/>
              </w:rPr>
              <w:t>Instalación de monitor de 45''</w:t>
            </w:r>
          </w:p>
        </w:tc>
        <w:tc>
          <w:tcPr>
            <w:tcW w:w="709"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39AE50CE" w14:textId="541287EC" w:rsidR="0DC0462F" w:rsidRPr="00F849F4" w:rsidRDefault="0DC0462F" w:rsidP="00D85F82">
            <w:pPr>
              <w:jc w:val="center"/>
              <w:rPr>
                <w:sz w:val="16"/>
                <w:szCs w:val="16"/>
              </w:rPr>
            </w:pPr>
          </w:p>
        </w:tc>
        <w:tc>
          <w:tcPr>
            <w:tcW w:w="709"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4AC3C2B0" w14:textId="61E216DB" w:rsidR="0DC0462F" w:rsidRPr="00F849F4" w:rsidRDefault="0DC0462F" w:rsidP="00D85F82">
            <w:pPr>
              <w:jc w:val="center"/>
              <w:rPr>
                <w:sz w:val="16"/>
                <w:szCs w:val="16"/>
              </w:rPr>
            </w:pP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5A6C219D" w14:textId="7F3996A1" w:rsidR="0DC0462F" w:rsidRPr="00F849F4" w:rsidRDefault="0DC0462F" w:rsidP="00D85F82">
            <w:pPr>
              <w:jc w:val="center"/>
              <w:rPr>
                <w:sz w:val="16"/>
                <w:szCs w:val="16"/>
              </w:rPr>
            </w:pPr>
          </w:p>
        </w:tc>
        <w:tc>
          <w:tcPr>
            <w:tcW w:w="850"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17CEFE5B" w14:textId="5F79C11B" w:rsidR="0DC0462F" w:rsidRPr="00F849F4" w:rsidRDefault="0DC0462F" w:rsidP="00D85F82">
            <w:pPr>
              <w:jc w:val="center"/>
              <w:rPr>
                <w:sz w:val="16"/>
                <w:szCs w:val="16"/>
              </w:rPr>
            </w:pPr>
          </w:p>
        </w:tc>
        <w:tc>
          <w:tcPr>
            <w:tcW w:w="85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20F45E68" w14:textId="79281D3A" w:rsidR="0DC0462F" w:rsidRPr="00F849F4" w:rsidRDefault="0DC0462F" w:rsidP="0DC0462F">
            <w:pPr>
              <w:spacing w:after="0"/>
              <w:jc w:val="center"/>
              <w:rPr>
                <w:sz w:val="16"/>
                <w:szCs w:val="16"/>
              </w:rPr>
            </w:pPr>
            <w:r w:rsidRPr="00F849F4">
              <w:rPr>
                <w:rFonts w:ascii="Calibri" w:eastAsia="Calibri" w:hAnsi="Calibri" w:cs="Calibri"/>
                <w:color w:val="000000" w:themeColor="text1"/>
                <w:sz w:val="16"/>
                <w:szCs w:val="16"/>
              </w:rPr>
              <w:t>34,46 €</w:t>
            </w:r>
          </w:p>
        </w:tc>
        <w:tc>
          <w:tcPr>
            <w:tcW w:w="850"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536AB930" w14:textId="0C548E39" w:rsidR="0DC0462F" w:rsidRPr="00F849F4" w:rsidRDefault="0DC0462F" w:rsidP="00D85F82">
            <w:pPr>
              <w:jc w:val="center"/>
              <w:rPr>
                <w:sz w:val="16"/>
                <w:szCs w:val="16"/>
              </w:rPr>
            </w:pPr>
          </w:p>
        </w:tc>
        <w:tc>
          <w:tcPr>
            <w:tcW w:w="709"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7C3E20B0" w14:textId="65000263" w:rsidR="0DC0462F" w:rsidRPr="00F849F4" w:rsidRDefault="0DC0462F" w:rsidP="00D85F82">
            <w:pPr>
              <w:jc w:val="center"/>
              <w:rPr>
                <w:sz w:val="16"/>
                <w:szCs w:val="16"/>
              </w:rPr>
            </w:pPr>
          </w:p>
        </w:tc>
      </w:tr>
      <w:tr w:rsidR="0DC0462F" w14:paraId="453121E8" w14:textId="77777777" w:rsidTr="00D85F82">
        <w:trPr>
          <w:trHeight w:val="315"/>
          <w:jc w:val="center"/>
        </w:trPr>
        <w:tc>
          <w:tcPr>
            <w:tcW w:w="425"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49B1F137" w14:textId="5D316D48" w:rsidR="0DC0462F" w:rsidRPr="00F849F4" w:rsidRDefault="0DC0462F" w:rsidP="00D85F82">
            <w:pPr>
              <w:jc w:val="center"/>
              <w:rPr>
                <w:sz w:val="16"/>
                <w:szCs w:val="16"/>
              </w:rPr>
            </w:pPr>
          </w:p>
        </w:tc>
        <w:tc>
          <w:tcPr>
            <w:tcW w:w="282"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0A2E93B4" w14:textId="0BB5371F" w:rsidR="0DC0462F" w:rsidRPr="00F849F4" w:rsidRDefault="0DC0462F" w:rsidP="00D85F82">
            <w:pPr>
              <w:jc w:val="center"/>
              <w:rPr>
                <w:sz w:val="16"/>
                <w:szCs w:val="16"/>
              </w:rPr>
            </w:pPr>
          </w:p>
        </w:tc>
        <w:tc>
          <w:tcPr>
            <w:tcW w:w="284"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5448CC67" w14:textId="47E72500" w:rsidR="0DC0462F" w:rsidRPr="00F849F4" w:rsidRDefault="0DC0462F" w:rsidP="00D85F82">
            <w:pPr>
              <w:jc w:val="center"/>
              <w:rPr>
                <w:sz w:val="16"/>
                <w:szCs w:val="16"/>
              </w:rPr>
            </w:pPr>
          </w:p>
        </w:tc>
        <w:tc>
          <w:tcPr>
            <w:tcW w:w="283"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408F24E3" w14:textId="25CC7690" w:rsidR="0DC0462F" w:rsidRPr="00F849F4" w:rsidRDefault="0DC0462F" w:rsidP="0DC0462F">
            <w:pPr>
              <w:spacing w:after="0"/>
              <w:jc w:val="center"/>
              <w:rPr>
                <w:sz w:val="16"/>
                <w:szCs w:val="16"/>
              </w:rPr>
            </w:pPr>
            <w:r w:rsidRPr="00F849F4">
              <w:rPr>
                <w:rFonts w:ascii="Calibri" w:eastAsia="Calibri" w:hAnsi="Calibri" w:cs="Calibri"/>
                <w:color w:val="000000" w:themeColor="text1"/>
                <w:sz w:val="16"/>
                <w:szCs w:val="16"/>
              </w:rPr>
              <w:t>01</w:t>
            </w:r>
          </w:p>
        </w:tc>
        <w:tc>
          <w:tcPr>
            <w:tcW w:w="2128"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540" w:type="dxa"/>
              <w:right w:w="15" w:type="dxa"/>
            </w:tcMar>
            <w:vAlign w:val="center"/>
          </w:tcPr>
          <w:p w14:paraId="39734D8E" w14:textId="65DC37AA" w:rsidR="0DC0462F" w:rsidRPr="00F849F4" w:rsidRDefault="0DC0462F" w:rsidP="0DC0462F">
            <w:pPr>
              <w:spacing w:after="0"/>
              <w:jc w:val="left"/>
              <w:rPr>
                <w:sz w:val="16"/>
                <w:szCs w:val="16"/>
              </w:rPr>
            </w:pPr>
            <w:r w:rsidRPr="00F849F4">
              <w:rPr>
                <w:rFonts w:ascii="Calibri" w:eastAsia="Calibri" w:hAnsi="Calibri" w:cs="Calibri"/>
                <w:color w:val="000000" w:themeColor="text1"/>
                <w:sz w:val="16"/>
                <w:szCs w:val="16"/>
              </w:rPr>
              <w:t>Responsable y administrador de sistemas</w:t>
            </w:r>
          </w:p>
        </w:tc>
        <w:tc>
          <w:tcPr>
            <w:tcW w:w="709"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4BE47659" w14:textId="1836C1DA" w:rsidR="0DC0462F" w:rsidRPr="00F849F4" w:rsidRDefault="0DC0462F" w:rsidP="0DC0462F">
            <w:pPr>
              <w:spacing w:after="0"/>
              <w:jc w:val="center"/>
              <w:rPr>
                <w:sz w:val="16"/>
                <w:szCs w:val="16"/>
              </w:rPr>
            </w:pPr>
            <w:r w:rsidRPr="00F849F4">
              <w:rPr>
                <w:rFonts w:ascii="Calibri" w:eastAsia="Calibri" w:hAnsi="Calibri" w:cs="Calibri"/>
                <w:color w:val="000000" w:themeColor="text1"/>
                <w:sz w:val="16"/>
                <w:szCs w:val="16"/>
              </w:rPr>
              <w:t>1</w:t>
            </w:r>
          </w:p>
        </w:tc>
        <w:tc>
          <w:tcPr>
            <w:tcW w:w="709"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3FAD0479" w14:textId="5EF6C4D8" w:rsidR="0DC0462F" w:rsidRPr="00F849F4" w:rsidRDefault="0DC0462F" w:rsidP="0DC0462F">
            <w:pPr>
              <w:spacing w:after="0"/>
              <w:jc w:val="center"/>
              <w:rPr>
                <w:sz w:val="16"/>
                <w:szCs w:val="16"/>
              </w:rPr>
            </w:pPr>
            <w:r w:rsidRPr="00F849F4">
              <w:rPr>
                <w:rFonts w:ascii="Calibri" w:eastAsia="Calibri" w:hAnsi="Calibri" w:cs="Calibri"/>
                <w:color w:val="000000" w:themeColor="text1"/>
                <w:sz w:val="16"/>
                <w:szCs w:val="16"/>
              </w:rPr>
              <w:t>horas</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1A0D75FA" w14:textId="517B8B78" w:rsidR="0DC0462F" w:rsidRPr="00F849F4" w:rsidRDefault="0DC0462F" w:rsidP="0DC0462F">
            <w:pPr>
              <w:spacing w:after="0"/>
              <w:jc w:val="center"/>
              <w:rPr>
                <w:sz w:val="16"/>
                <w:szCs w:val="16"/>
              </w:rPr>
            </w:pPr>
            <w:r w:rsidRPr="00F849F4">
              <w:rPr>
                <w:rFonts w:ascii="Calibri" w:eastAsia="Calibri" w:hAnsi="Calibri" w:cs="Calibri"/>
                <w:color w:val="000000" w:themeColor="text1"/>
                <w:sz w:val="16"/>
                <w:szCs w:val="16"/>
              </w:rPr>
              <w:t>34,46 €</w:t>
            </w:r>
          </w:p>
        </w:tc>
        <w:tc>
          <w:tcPr>
            <w:tcW w:w="850"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697CA2D3" w14:textId="21F4C1D4" w:rsidR="0DC0462F" w:rsidRPr="00F849F4" w:rsidRDefault="0DC0462F" w:rsidP="0DC0462F">
            <w:pPr>
              <w:spacing w:after="0"/>
              <w:jc w:val="center"/>
              <w:rPr>
                <w:sz w:val="16"/>
                <w:szCs w:val="16"/>
              </w:rPr>
            </w:pPr>
            <w:r w:rsidRPr="00F849F4">
              <w:rPr>
                <w:rFonts w:ascii="Calibri" w:eastAsia="Calibri" w:hAnsi="Calibri" w:cs="Calibri"/>
                <w:color w:val="000000" w:themeColor="text1"/>
                <w:sz w:val="16"/>
                <w:szCs w:val="16"/>
              </w:rPr>
              <w:t>34,46 €</w:t>
            </w:r>
          </w:p>
        </w:tc>
        <w:tc>
          <w:tcPr>
            <w:tcW w:w="85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5794BB08" w14:textId="3A8D5BF2" w:rsidR="0DC0462F" w:rsidRPr="00F849F4" w:rsidRDefault="0DC0462F" w:rsidP="00D85F82">
            <w:pPr>
              <w:jc w:val="center"/>
              <w:rPr>
                <w:sz w:val="16"/>
                <w:szCs w:val="16"/>
              </w:rPr>
            </w:pPr>
          </w:p>
        </w:tc>
        <w:tc>
          <w:tcPr>
            <w:tcW w:w="850"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1FA2B909" w14:textId="1B549B4C" w:rsidR="0DC0462F" w:rsidRPr="00F849F4" w:rsidRDefault="0DC0462F" w:rsidP="00D85F82">
            <w:pPr>
              <w:jc w:val="center"/>
              <w:rPr>
                <w:sz w:val="16"/>
                <w:szCs w:val="16"/>
              </w:rPr>
            </w:pPr>
          </w:p>
        </w:tc>
        <w:tc>
          <w:tcPr>
            <w:tcW w:w="709"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4F2E6249" w14:textId="11E4C75D" w:rsidR="0DC0462F" w:rsidRPr="00F849F4" w:rsidRDefault="0DC0462F" w:rsidP="00D85F82">
            <w:pPr>
              <w:jc w:val="center"/>
              <w:rPr>
                <w:sz w:val="16"/>
                <w:szCs w:val="16"/>
              </w:rPr>
            </w:pPr>
          </w:p>
        </w:tc>
      </w:tr>
      <w:tr w:rsidR="0DC0462F" w14:paraId="541F1492" w14:textId="77777777" w:rsidTr="00D85F82">
        <w:trPr>
          <w:trHeight w:val="315"/>
          <w:jc w:val="center"/>
        </w:trPr>
        <w:tc>
          <w:tcPr>
            <w:tcW w:w="425"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5B0B5485" w14:textId="0AE8D36B" w:rsidR="0DC0462F" w:rsidRPr="00F849F4" w:rsidRDefault="0DC0462F" w:rsidP="00D85F82">
            <w:pPr>
              <w:jc w:val="center"/>
              <w:rPr>
                <w:sz w:val="16"/>
                <w:szCs w:val="16"/>
              </w:rPr>
            </w:pPr>
          </w:p>
        </w:tc>
        <w:tc>
          <w:tcPr>
            <w:tcW w:w="282"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47A94EF6" w14:textId="08CA7CF2" w:rsidR="0DC0462F" w:rsidRPr="00F849F4" w:rsidRDefault="0DC0462F" w:rsidP="00D85F82">
            <w:pPr>
              <w:jc w:val="center"/>
              <w:rPr>
                <w:sz w:val="16"/>
                <w:szCs w:val="16"/>
              </w:rPr>
            </w:pPr>
          </w:p>
        </w:tc>
        <w:tc>
          <w:tcPr>
            <w:tcW w:w="284"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6359C36B" w14:textId="6C534D45" w:rsidR="0DC0462F" w:rsidRPr="00F849F4" w:rsidRDefault="0DC0462F" w:rsidP="0DC0462F">
            <w:pPr>
              <w:spacing w:after="0"/>
              <w:jc w:val="center"/>
              <w:rPr>
                <w:sz w:val="16"/>
                <w:szCs w:val="16"/>
              </w:rPr>
            </w:pPr>
            <w:r w:rsidRPr="00F849F4">
              <w:rPr>
                <w:rFonts w:ascii="Calibri" w:eastAsia="Calibri" w:hAnsi="Calibri" w:cs="Calibri"/>
                <w:color w:val="000000" w:themeColor="text1"/>
                <w:sz w:val="16"/>
                <w:szCs w:val="16"/>
              </w:rPr>
              <w:t>05</w:t>
            </w:r>
          </w:p>
        </w:tc>
        <w:tc>
          <w:tcPr>
            <w:tcW w:w="283"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2DE45F0D" w14:textId="0EFED10F" w:rsidR="0DC0462F" w:rsidRPr="00F849F4" w:rsidRDefault="0DC0462F" w:rsidP="00D85F82">
            <w:pPr>
              <w:jc w:val="center"/>
              <w:rPr>
                <w:sz w:val="16"/>
                <w:szCs w:val="16"/>
              </w:rPr>
            </w:pPr>
          </w:p>
        </w:tc>
        <w:tc>
          <w:tcPr>
            <w:tcW w:w="2128"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270" w:type="dxa"/>
              <w:right w:w="15" w:type="dxa"/>
            </w:tcMar>
            <w:vAlign w:val="center"/>
          </w:tcPr>
          <w:p w14:paraId="609011CC" w14:textId="0AB969B7" w:rsidR="0DC0462F" w:rsidRPr="00F849F4" w:rsidRDefault="0DC0462F" w:rsidP="0DC0462F">
            <w:pPr>
              <w:spacing w:after="0"/>
              <w:jc w:val="left"/>
              <w:rPr>
                <w:sz w:val="16"/>
                <w:szCs w:val="16"/>
              </w:rPr>
            </w:pPr>
            <w:r w:rsidRPr="00F849F4">
              <w:rPr>
                <w:rFonts w:ascii="Calibri" w:eastAsia="Calibri" w:hAnsi="Calibri" w:cs="Calibri"/>
                <w:color w:val="000000" w:themeColor="text1"/>
                <w:sz w:val="16"/>
                <w:szCs w:val="16"/>
              </w:rPr>
              <w:t xml:space="preserve">Instalación de </w:t>
            </w:r>
            <w:r w:rsidR="00092B7A" w:rsidRPr="00F849F4">
              <w:rPr>
                <w:rFonts w:ascii="Calibri" w:eastAsia="Calibri" w:hAnsi="Calibri" w:cs="Calibri"/>
                <w:color w:val="000000" w:themeColor="text1"/>
                <w:sz w:val="16"/>
                <w:szCs w:val="16"/>
              </w:rPr>
              <w:t>teléfonos</w:t>
            </w:r>
            <w:r w:rsidRPr="00F849F4">
              <w:rPr>
                <w:rFonts w:ascii="Calibri" w:eastAsia="Calibri" w:hAnsi="Calibri" w:cs="Calibri"/>
                <w:color w:val="000000" w:themeColor="text1"/>
                <w:sz w:val="16"/>
                <w:szCs w:val="16"/>
              </w:rPr>
              <w:t xml:space="preserve"> IPVOID</w:t>
            </w:r>
          </w:p>
        </w:tc>
        <w:tc>
          <w:tcPr>
            <w:tcW w:w="709"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7B98B74D" w14:textId="21C41B13" w:rsidR="0DC0462F" w:rsidRPr="00F849F4" w:rsidRDefault="0DC0462F" w:rsidP="00D85F82">
            <w:pPr>
              <w:jc w:val="center"/>
              <w:rPr>
                <w:sz w:val="16"/>
                <w:szCs w:val="16"/>
              </w:rPr>
            </w:pPr>
          </w:p>
        </w:tc>
        <w:tc>
          <w:tcPr>
            <w:tcW w:w="709"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2B7A82E4" w14:textId="7E65705B" w:rsidR="0DC0462F" w:rsidRPr="00F849F4" w:rsidRDefault="0DC0462F" w:rsidP="00D85F82">
            <w:pPr>
              <w:jc w:val="center"/>
              <w:rPr>
                <w:sz w:val="16"/>
                <w:szCs w:val="16"/>
              </w:rPr>
            </w:pP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14D6F695" w14:textId="3A91301D" w:rsidR="0DC0462F" w:rsidRPr="00F849F4" w:rsidRDefault="0DC0462F" w:rsidP="00D85F82">
            <w:pPr>
              <w:jc w:val="center"/>
              <w:rPr>
                <w:sz w:val="16"/>
                <w:szCs w:val="16"/>
              </w:rPr>
            </w:pPr>
          </w:p>
        </w:tc>
        <w:tc>
          <w:tcPr>
            <w:tcW w:w="850"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0591EDC0" w14:textId="028D0DD0" w:rsidR="0DC0462F" w:rsidRPr="00F849F4" w:rsidRDefault="0DC0462F" w:rsidP="00D85F82">
            <w:pPr>
              <w:jc w:val="center"/>
              <w:rPr>
                <w:sz w:val="16"/>
                <w:szCs w:val="16"/>
              </w:rPr>
            </w:pPr>
          </w:p>
        </w:tc>
        <w:tc>
          <w:tcPr>
            <w:tcW w:w="85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36550F44" w14:textId="646D5641" w:rsidR="0DC0462F" w:rsidRPr="00F849F4" w:rsidRDefault="0DC0462F" w:rsidP="0DC0462F">
            <w:pPr>
              <w:spacing w:after="0"/>
              <w:jc w:val="center"/>
              <w:rPr>
                <w:sz w:val="16"/>
                <w:szCs w:val="16"/>
              </w:rPr>
            </w:pPr>
            <w:r w:rsidRPr="00F849F4">
              <w:rPr>
                <w:rFonts w:ascii="Calibri" w:eastAsia="Calibri" w:hAnsi="Calibri" w:cs="Calibri"/>
                <w:color w:val="000000" w:themeColor="text1"/>
                <w:sz w:val="16"/>
                <w:szCs w:val="16"/>
              </w:rPr>
              <w:t>34,46 €</w:t>
            </w:r>
          </w:p>
        </w:tc>
        <w:tc>
          <w:tcPr>
            <w:tcW w:w="850"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399E5816" w14:textId="71EA6C91" w:rsidR="0DC0462F" w:rsidRPr="00F849F4" w:rsidRDefault="0DC0462F" w:rsidP="00D85F82">
            <w:pPr>
              <w:jc w:val="center"/>
              <w:rPr>
                <w:sz w:val="16"/>
                <w:szCs w:val="16"/>
              </w:rPr>
            </w:pPr>
          </w:p>
        </w:tc>
        <w:tc>
          <w:tcPr>
            <w:tcW w:w="709"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0E67E70D" w14:textId="4C937C76" w:rsidR="0DC0462F" w:rsidRPr="00F849F4" w:rsidRDefault="0DC0462F" w:rsidP="00D85F82">
            <w:pPr>
              <w:jc w:val="center"/>
              <w:rPr>
                <w:sz w:val="16"/>
                <w:szCs w:val="16"/>
              </w:rPr>
            </w:pPr>
          </w:p>
        </w:tc>
      </w:tr>
      <w:tr w:rsidR="0DC0462F" w14:paraId="0D97783A" w14:textId="77777777" w:rsidTr="00D85F82">
        <w:trPr>
          <w:trHeight w:val="315"/>
          <w:jc w:val="center"/>
        </w:trPr>
        <w:tc>
          <w:tcPr>
            <w:tcW w:w="425"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61B4F39C" w14:textId="5C5DF0BD" w:rsidR="0DC0462F" w:rsidRPr="00F849F4" w:rsidRDefault="0DC0462F" w:rsidP="00D85F82">
            <w:pPr>
              <w:jc w:val="center"/>
              <w:rPr>
                <w:sz w:val="16"/>
                <w:szCs w:val="16"/>
              </w:rPr>
            </w:pPr>
          </w:p>
        </w:tc>
        <w:tc>
          <w:tcPr>
            <w:tcW w:w="282"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1C69F2F8" w14:textId="24567108" w:rsidR="0DC0462F" w:rsidRPr="00F849F4" w:rsidRDefault="0DC0462F" w:rsidP="00D85F82">
            <w:pPr>
              <w:jc w:val="center"/>
              <w:rPr>
                <w:sz w:val="16"/>
                <w:szCs w:val="16"/>
              </w:rPr>
            </w:pPr>
          </w:p>
        </w:tc>
        <w:tc>
          <w:tcPr>
            <w:tcW w:w="284"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2907CDB6" w14:textId="15484BD5" w:rsidR="0DC0462F" w:rsidRPr="00F849F4" w:rsidRDefault="0DC0462F" w:rsidP="00D85F82">
            <w:pPr>
              <w:jc w:val="center"/>
              <w:rPr>
                <w:sz w:val="16"/>
                <w:szCs w:val="16"/>
              </w:rPr>
            </w:pPr>
          </w:p>
        </w:tc>
        <w:tc>
          <w:tcPr>
            <w:tcW w:w="283"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15F98987" w14:textId="251732C3" w:rsidR="0DC0462F" w:rsidRPr="00F849F4" w:rsidRDefault="0DC0462F" w:rsidP="0DC0462F">
            <w:pPr>
              <w:spacing w:after="0"/>
              <w:jc w:val="center"/>
              <w:rPr>
                <w:sz w:val="16"/>
                <w:szCs w:val="16"/>
              </w:rPr>
            </w:pPr>
            <w:r w:rsidRPr="00F849F4">
              <w:rPr>
                <w:rFonts w:ascii="Calibri" w:eastAsia="Calibri" w:hAnsi="Calibri" w:cs="Calibri"/>
                <w:color w:val="000000" w:themeColor="text1"/>
                <w:sz w:val="16"/>
                <w:szCs w:val="16"/>
              </w:rPr>
              <w:t>01</w:t>
            </w:r>
          </w:p>
        </w:tc>
        <w:tc>
          <w:tcPr>
            <w:tcW w:w="2128"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540" w:type="dxa"/>
              <w:right w:w="15" w:type="dxa"/>
            </w:tcMar>
            <w:vAlign w:val="center"/>
          </w:tcPr>
          <w:p w14:paraId="154A482A" w14:textId="4F883A16" w:rsidR="0DC0462F" w:rsidRPr="00F849F4" w:rsidRDefault="0DC0462F" w:rsidP="0DC0462F">
            <w:pPr>
              <w:spacing w:after="0"/>
              <w:jc w:val="left"/>
              <w:rPr>
                <w:sz w:val="16"/>
                <w:szCs w:val="16"/>
              </w:rPr>
            </w:pPr>
            <w:r w:rsidRPr="00F849F4">
              <w:rPr>
                <w:rFonts w:ascii="Calibri" w:eastAsia="Calibri" w:hAnsi="Calibri" w:cs="Calibri"/>
                <w:color w:val="000000" w:themeColor="text1"/>
                <w:sz w:val="16"/>
                <w:szCs w:val="16"/>
              </w:rPr>
              <w:t>Responsable y administrador de sistemas</w:t>
            </w:r>
          </w:p>
        </w:tc>
        <w:tc>
          <w:tcPr>
            <w:tcW w:w="709"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3D4CD815" w14:textId="06177561" w:rsidR="0DC0462F" w:rsidRPr="00F849F4" w:rsidRDefault="0DC0462F" w:rsidP="0DC0462F">
            <w:pPr>
              <w:spacing w:after="0"/>
              <w:jc w:val="center"/>
              <w:rPr>
                <w:sz w:val="16"/>
                <w:szCs w:val="16"/>
              </w:rPr>
            </w:pPr>
            <w:r w:rsidRPr="00F849F4">
              <w:rPr>
                <w:rFonts w:ascii="Calibri" w:eastAsia="Calibri" w:hAnsi="Calibri" w:cs="Calibri"/>
                <w:color w:val="000000" w:themeColor="text1"/>
                <w:sz w:val="16"/>
                <w:szCs w:val="16"/>
              </w:rPr>
              <w:t>1</w:t>
            </w:r>
          </w:p>
        </w:tc>
        <w:tc>
          <w:tcPr>
            <w:tcW w:w="709"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52D3AF61" w14:textId="5323200F" w:rsidR="0DC0462F" w:rsidRPr="00F849F4" w:rsidRDefault="0DC0462F" w:rsidP="0DC0462F">
            <w:pPr>
              <w:spacing w:after="0"/>
              <w:jc w:val="center"/>
              <w:rPr>
                <w:sz w:val="16"/>
                <w:szCs w:val="16"/>
              </w:rPr>
            </w:pPr>
            <w:r w:rsidRPr="00F849F4">
              <w:rPr>
                <w:rFonts w:ascii="Calibri" w:eastAsia="Calibri" w:hAnsi="Calibri" w:cs="Calibri"/>
                <w:color w:val="000000" w:themeColor="text1"/>
                <w:sz w:val="16"/>
                <w:szCs w:val="16"/>
              </w:rPr>
              <w:t>horas</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5A44AD60" w14:textId="0F70412C" w:rsidR="0DC0462F" w:rsidRPr="00F849F4" w:rsidRDefault="0DC0462F" w:rsidP="0DC0462F">
            <w:pPr>
              <w:spacing w:after="0"/>
              <w:jc w:val="center"/>
              <w:rPr>
                <w:sz w:val="16"/>
                <w:szCs w:val="16"/>
              </w:rPr>
            </w:pPr>
            <w:r w:rsidRPr="00F849F4">
              <w:rPr>
                <w:rFonts w:ascii="Calibri" w:eastAsia="Calibri" w:hAnsi="Calibri" w:cs="Calibri"/>
                <w:color w:val="000000" w:themeColor="text1"/>
                <w:sz w:val="16"/>
                <w:szCs w:val="16"/>
              </w:rPr>
              <w:t>34,46 €</w:t>
            </w:r>
          </w:p>
        </w:tc>
        <w:tc>
          <w:tcPr>
            <w:tcW w:w="850"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59EFB702" w14:textId="1874A25A" w:rsidR="0DC0462F" w:rsidRPr="00F849F4" w:rsidRDefault="0DC0462F" w:rsidP="0DC0462F">
            <w:pPr>
              <w:spacing w:after="0"/>
              <w:jc w:val="center"/>
              <w:rPr>
                <w:sz w:val="16"/>
                <w:szCs w:val="16"/>
              </w:rPr>
            </w:pPr>
            <w:r w:rsidRPr="00F849F4">
              <w:rPr>
                <w:rFonts w:ascii="Calibri" w:eastAsia="Calibri" w:hAnsi="Calibri" w:cs="Calibri"/>
                <w:color w:val="000000" w:themeColor="text1"/>
                <w:sz w:val="16"/>
                <w:szCs w:val="16"/>
              </w:rPr>
              <w:t>34,46 €</w:t>
            </w:r>
          </w:p>
        </w:tc>
        <w:tc>
          <w:tcPr>
            <w:tcW w:w="85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167C178D" w14:textId="6E9E52F0" w:rsidR="0DC0462F" w:rsidRPr="00F849F4" w:rsidRDefault="0DC0462F" w:rsidP="00D85F82">
            <w:pPr>
              <w:jc w:val="center"/>
              <w:rPr>
                <w:sz w:val="16"/>
                <w:szCs w:val="16"/>
              </w:rPr>
            </w:pPr>
          </w:p>
        </w:tc>
        <w:tc>
          <w:tcPr>
            <w:tcW w:w="850"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30456236" w14:textId="60A32676" w:rsidR="0DC0462F" w:rsidRPr="00F849F4" w:rsidRDefault="0DC0462F" w:rsidP="00D85F82">
            <w:pPr>
              <w:jc w:val="center"/>
              <w:rPr>
                <w:sz w:val="16"/>
                <w:szCs w:val="16"/>
              </w:rPr>
            </w:pPr>
          </w:p>
        </w:tc>
        <w:tc>
          <w:tcPr>
            <w:tcW w:w="709"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712908A6" w14:textId="29B7E835" w:rsidR="0DC0462F" w:rsidRPr="00F849F4" w:rsidRDefault="0DC0462F" w:rsidP="00D85F82">
            <w:pPr>
              <w:jc w:val="center"/>
              <w:rPr>
                <w:sz w:val="16"/>
                <w:szCs w:val="16"/>
              </w:rPr>
            </w:pPr>
          </w:p>
        </w:tc>
      </w:tr>
      <w:tr w:rsidR="00F849F4" w14:paraId="3F9582CC" w14:textId="77777777" w:rsidTr="00D85F82">
        <w:trPr>
          <w:trHeight w:val="315"/>
          <w:jc w:val="center"/>
        </w:trPr>
        <w:tc>
          <w:tcPr>
            <w:tcW w:w="425" w:type="dxa"/>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15" w:type="dxa"/>
              <w:left w:w="15" w:type="dxa"/>
              <w:right w:w="15" w:type="dxa"/>
            </w:tcMar>
            <w:vAlign w:val="center"/>
          </w:tcPr>
          <w:p w14:paraId="4011DCF0" w14:textId="363BC3CF" w:rsidR="0DC0462F" w:rsidRPr="00F849F4" w:rsidRDefault="0DC0462F" w:rsidP="00D85F82">
            <w:pPr>
              <w:jc w:val="center"/>
              <w:rPr>
                <w:sz w:val="16"/>
                <w:szCs w:val="16"/>
              </w:rPr>
            </w:pPr>
          </w:p>
        </w:tc>
        <w:tc>
          <w:tcPr>
            <w:tcW w:w="282" w:type="dxa"/>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15" w:type="dxa"/>
              <w:left w:w="15" w:type="dxa"/>
              <w:right w:w="15" w:type="dxa"/>
            </w:tcMar>
            <w:vAlign w:val="center"/>
          </w:tcPr>
          <w:p w14:paraId="27D6C99D" w14:textId="19E96B26" w:rsidR="0DC0462F" w:rsidRPr="00F849F4" w:rsidRDefault="0DC0462F" w:rsidP="0DC0462F">
            <w:pPr>
              <w:spacing w:after="0"/>
              <w:jc w:val="center"/>
              <w:rPr>
                <w:sz w:val="16"/>
                <w:szCs w:val="16"/>
              </w:rPr>
            </w:pPr>
            <w:r w:rsidRPr="00F849F4">
              <w:rPr>
                <w:rFonts w:ascii="Calibri" w:eastAsia="Calibri" w:hAnsi="Calibri" w:cs="Calibri"/>
                <w:color w:val="000000" w:themeColor="text1"/>
                <w:sz w:val="16"/>
                <w:szCs w:val="16"/>
              </w:rPr>
              <w:t>03</w:t>
            </w:r>
          </w:p>
        </w:tc>
        <w:tc>
          <w:tcPr>
            <w:tcW w:w="284" w:type="dxa"/>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15" w:type="dxa"/>
              <w:left w:w="15" w:type="dxa"/>
              <w:right w:w="15" w:type="dxa"/>
            </w:tcMar>
            <w:vAlign w:val="center"/>
          </w:tcPr>
          <w:p w14:paraId="0CFF81C2" w14:textId="31ED58D9" w:rsidR="0DC0462F" w:rsidRPr="00F849F4" w:rsidRDefault="0DC0462F" w:rsidP="00D85F82">
            <w:pPr>
              <w:jc w:val="center"/>
              <w:rPr>
                <w:sz w:val="16"/>
                <w:szCs w:val="16"/>
              </w:rPr>
            </w:pPr>
          </w:p>
        </w:tc>
        <w:tc>
          <w:tcPr>
            <w:tcW w:w="283" w:type="dxa"/>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15" w:type="dxa"/>
              <w:left w:w="15" w:type="dxa"/>
              <w:right w:w="15" w:type="dxa"/>
            </w:tcMar>
            <w:vAlign w:val="center"/>
          </w:tcPr>
          <w:p w14:paraId="64231802" w14:textId="09F82E73" w:rsidR="0DC0462F" w:rsidRPr="00F849F4" w:rsidRDefault="0DC0462F" w:rsidP="00D85F82">
            <w:pPr>
              <w:jc w:val="center"/>
              <w:rPr>
                <w:sz w:val="16"/>
                <w:szCs w:val="16"/>
              </w:rPr>
            </w:pPr>
          </w:p>
        </w:tc>
        <w:tc>
          <w:tcPr>
            <w:tcW w:w="2128" w:type="dxa"/>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15" w:type="dxa"/>
              <w:left w:w="135" w:type="dxa"/>
              <w:right w:w="15" w:type="dxa"/>
            </w:tcMar>
            <w:vAlign w:val="center"/>
          </w:tcPr>
          <w:p w14:paraId="53C17091" w14:textId="18F0A052" w:rsidR="0DC0462F" w:rsidRPr="00F849F4" w:rsidRDefault="0DC0462F" w:rsidP="0DC0462F">
            <w:pPr>
              <w:spacing w:after="0"/>
              <w:jc w:val="left"/>
              <w:rPr>
                <w:sz w:val="16"/>
                <w:szCs w:val="16"/>
              </w:rPr>
            </w:pPr>
            <w:r w:rsidRPr="00F849F4">
              <w:rPr>
                <w:rFonts w:ascii="Calibri" w:eastAsia="Calibri" w:hAnsi="Calibri" w:cs="Calibri"/>
                <w:b/>
                <w:bCs/>
                <w:color w:val="000000" w:themeColor="text1"/>
                <w:sz w:val="16"/>
                <w:szCs w:val="16"/>
              </w:rPr>
              <w:t>Hospital San Agustín</w:t>
            </w:r>
          </w:p>
        </w:tc>
        <w:tc>
          <w:tcPr>
            <w:tcW w:w="709" w:type="dxa"/>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15" w:type="dxa"/>
              <w:left w:w="15" w:type="dxa"/>
              <w:right w:w="15" w:type="dxa"/>
            </w:tcMar>
            <w:vAlign w:val="center"/>
          </w:tcPr>
          <w:p w14:paraId="62BD41D8" w14:textId="46C41247" w:rsidR="0DC0462F" w:rsidRPr="00F849F4" w:rsidRDefault="0DC0462F" w:rsidP="00D85F82">
            <w:pPr>
              <w:jc w:val="center"/>
              <w:rPr>
                <w:sz w:val="16"/>
                <w:szCs w:val="16"/>
              </w:rPr>
            </w:pPr>
          </w:p>
        </w:tc>
        <w:tc>
          <w:tcPr>
            <w:tcW w:w="709" w:type="dxa"/>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15" w:type="dxa"/>
              <w:left w:w="15" w:type="dxa"/>
              <w:right w:w="15" w:type="dxa"/>
            </w:tcMar>
            <w:vAlign w:val="center"/>
          </w:tcPr>
          <w:p w14:paraId="16F4C6A5" w14:textId="22EA416E" w:rsidR="0DC0462F" w:rsidRPr="00F849F4" w:rsidRDefault="0DC0462F" w:rsidP="00D85F82">
            <w:pPr>
              <w:jc w:val="center"/>
              <w:rPr>
                <w:sz w:val="16"/>
                <w:szCs w:val="16"/>
              </w:rPr>
            </w:pPr>
          </w:p>
        </w:tc>
        <w:tc>
          <w:tcPr>
            <w:tcW w:w="567" w:type="dxa"/>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15" w:type="dxa"/>
              <w:left w:w="15" w:type="dxa"/>
              <w:right w:w="15" w:type="dxa"/>
            </w:tcMar>
            <w:vAlign w:val="center"/>
          </w:tcPr>
          <w:p w14:paraId="4F16718D" w14:textId="5CD89E71" w:rsidR="0DC0462F" w:rsidRPr="00F849F4" w:rsidRDefault="0DC0462F" w:rsidP="00D85F82">
            <w:pPr>
              <w:jc w:val="center"/>
              <w:rPr>
                <w:sz w:val="16"/>
                <w:szCs w:val="16"/>
              </w:rPr>
            </w:pPr>
          </w:p>
        </w:tc>
        <w:tc>
          <w:tcPr>
            <w:tcW w:w="850" w:type="dxa"/>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15" w:type="dxa"/>
              <w:left w:w="15" w:type="dxa"/>
              <w:right w:w="15" w:type="dxa"/>
            </w:tcMar>
            <w:vAlign w:val="center"/>
          </w:tcPr>
          <w:p w14:paraId="6E666D73" w14:textId="4208E34E" w:rsidR="0DC0462F" w:rsidRPr="00F849F4" w:rsidRDefault="0DC0462F" w:rsidP="00D85F82">
            <w:pPr>
              <w:jc w:val="center"/>
              <w:rPr>
                <w:sz w:val="16"/>
                <w:szCs w:val="16"/>
              </w:rPr>
            </w:pPr>
          </w:p>
        </w:tc>
        <w:tc>
          <w:tcPr>
            <w:tcW w:w="851" w:type="dxa"/>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15" w:type="dxa"/>
              <w:left w:w="15" w:type="dxa"/>
              <w:right w:w="15" w:type="dxa"/>
            </w:tcMar>
            <w:vAlign w:val="center"/>
          </w:tcPr>
          <w:p w14:paraId="4D28BFD7" w14:textId="5730C1FE" w:rsidR="0DC0462F" w:rsidRPr="00F849F4" w:rsidRDefault="0DC0462F" w:rsidP="00D85F82">
            <w:pPr>
              <w:jc w:val="center"/>
              <w:rPr>
                <w:sz w:val="16"/>
                <w:szCs w:val="16"/>
              </w:rPr>
            </w:pPr>
          </w:p>
        </w:tc>
        <w:tc>
          <w:tcPr>
            <w:tcW w:w="850" w:type="dxa"/>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15" w:type="dxa"/>
              <w:left w:w="15" w:type="dxa"/>
              <w:right w:w="15" w:type="dxa"/>
            </w:tcMar>
            <w:vAlign w:val="center"/>
          </w:tcPr>
          <w:p w14:paraId="3DBBBCCD" w14:textId="64838707" w:rsidR="0DC0462F" w:rsidRPr="00F849F4" w:rsidRDefault="0DC0462F" w:rsidP="0DC0462F">
            <w:pPr>
              <w:spacing w:after="0"/>
              <w:jc w:val="center"/>
              <w:rPr>
                <w:sz w:val="16"/>
                <w:szCs w:val="16"/>
              </w:rPr>
            </w:pPr>
            <w:r w:rsidRPr="00F849F4">
              <w:rPr>
                <w:rFonts w:ascii="Calibri" w:eastAsia="Calibri" w:hAnsi="Calibri" w:cs="Calibri"/>
                <w:b/>
                <w:bCs/>
                <w:color w:val="000000" w:themeColor="text1"/>
                <w:sz w:val="16"/>
                <w:szCs w:val="16"/>
              </w:rPr>
              <w:t>206,78 €</w:t>
            </w:r>
          </w:p>
        </w:tc>
        <w:tc>
          <w:tcPr>
            <w:tcW w:w="709" w:type="dxa"/>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15" w:type="dxa"/>
              <w:left w:w="15" w:type="dxa"/>
              <w:right w:w="15" w:type="dxa"/>
            </w:tcMar>
            <w:vAlign w:val="center"/>
          </w:tcPr>
          <w:p w14:paraId="19770C6D" w14:textId="1AE39AB8" w:rsidR="0DC0462F" w:rsidRPr="00F849F4" w:rsidRDefault="0DC0462F" w:rsidP="00D85F82">
            <w:pPr>
              <w:jc w:val="center"/>
              <w:rPr>
                <w:sz w:val="16"/>
                <w:szCs w:val="16"/>
              </w:rPr>
            </w:pPr>
          </w:p>
        </w:tc>
      </w:tr>
      <w:tr w:rsidR="0DC0462F" w14:paraId="283FCA35" w14:textId="77777777" w:rsidTr="00D85F82">
        <w:trPr>
          <w:trHeight w:val="315"/>
          <w:jc w:val="center"/>
        </w:trPr>
        <w:tc>
          <w:tcPr>
            <w:tcW w:w="425"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3F2C18F7" w14:textId="3DE1EBB9" w:rsidR="0DC0462F" w:rsidRPr="00F849F4" w:rsidRDefault="0DC0462F" w:rsidP="00D85F82">
            <w:pPr>
              <w:jc w:val="center"/>
              <w:rPr>
                <w:sz w:val="16"/>
                <w:szCs w:val="16"/>
              </w:rPr>
            </w:pPr>
          </w:p>
        </w:tc>
        <w:tc>
          <w:tcPr>
            <w:tcW w:w="282"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534C4598" w14:textId="31F90C80" w:rsidR="0DC0462F" w:rsidRPr="00F849F4" w:rsidRDefault="0DC0462F" w:rsidP="00D85F82">
            <w:pPr>
              <w:jc w:val="center"/>
              <w:rPr>
                <w:sz w:val="16"/>
                <w:szCs w:val="16"/>
              </w:rPr>
            </w:pPr>
          </w:p>
        </w:tc>
        <w:tc>
          <w:tcPr>
            <w:tcW w:w="284"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23784713" w14:textId="67509392" w:rsidR="0DC0462F" w:rsidRPr="00F849F4" w:rsidRDefault="0DC0462F" w:rsidP="0DC0462F">
            <w:pPr>
              <w:spacing w:after="0"/>
              <w:jc w:val="center"/>
              <w:rPr>
                <w:sz w:val="16"/>
                <w:szCs w:val="16"/>
              </w:rPr>
            </w:pPr>
            <w:r w:rsidRPr="00F849F4">
              <w:rPr>
                <w:rFonts w:ascii="Calibri" w:eastAsia="Calibri" w:hAnsi="Calibri" w:cs="Calibri"/>
                <w:color w:val="000000" w:themeColor="text1"/>
                <w:sz w:val="16"/>
                <w:szCs w:val="16"/>
              </w:rPr>
              <w:t>01</w:t>
            </w:r>
          </w:p>
        </w:tc>
        <w:tc>
          <w:tcPr>
            <w:tcW w:w="283"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2F47740C" w14:textId="4B169BE4" w:rsidR="0DC0462F" w:rsidRPr="00F849F4" w:rsidRDefault="0DC0462F" w:rsidP="00D85F82">
            <w:pPr>
              <w:jc w:val="center"/>
              <w:rPr>
                <w:sz w:val="16"/>
                <w:szCs w:val="16"/>
              </w:rPr>
            </w:pPr>
          </w:p>
        </w:tc>
        <w:tc>
          <w:tcPr>
            <w:tcW w:w="2128"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270" w:type="dxa"/>
              <w:right w:w="15" w:type="dxa"/>
            </w:tcMar>
            <w:vAlign w:val="center"/>
          </w:tcPr>
          <w:p w14:paraId="3BC2DAE0" w14:textId="68DC0B03" w:rsidR="0DC0462F" w:rsidRPr="00F849F4" w:rsidRDefault="0DC0462F" w:rsidP="0DC0462F">
            <w:pPr>
              <w:spacing w:after="0"/>
              <w:jc w:val="left"/>
              <w:rPr>
                <w:sz w:val="16"/>
                <w:szCs w:val="16"/>
              </w:rPr>
            </w:pPr>
            <w:r w:rsidRPr="00F849F4">
              <w:rPr>
                <w:rFonts w:ascii="Calibri" w:eastAsia="Calibri" w:hAnsi="Calibri" w:cs="Calibri"/>
                <w:color w:val="000000" w:themeColor="text1"/>
                <w:sz w:val="16"/>
                <w:szCs w:val="16"/>
              </w:rPr>
              <w:t>Instalación del switch y router</w:t>
            </w:r>
          </w:p>
        </w:tc>
        <w:tc>
          <w:tcPr>
            <w:tcW w:w="709"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5315ED4D" w14:textId="0D428B2E" w:rsidR="0DC0462F" w:rsidRPr="00F849F4" w:rsidRDefault="0DC0462F" w:rsidP="00D85F82">
            <w:pPr>
              <w:jc w:val="center"/>
              <w:rPr>
                <w:sz w:val="16"/>
                <w:szCs w:val="16"/>
              </w:rPr>
            </w:pPr>
          </w:p>
        </w:tc>
        <w:tc>
          <w:tcPr>
            <w:tcW w:w="709"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1375AFDE" w14:textId="2250C980" w:rsidR="0DC0462F" w:rsidRPr="00F849F4" w:rsidRDefault="0DC0462F" w:rsidP="00D85F82">
            <w:pPr>
              <w:jc w:val="center"/>
              <w:rPr>
                <w:sz w:val="16"/>
                <w:szCs w:val="16"/>
              </w:rPr>
            </w:pP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76B59F3B" w14:textId="62B08C52" w:rsidR="0DC0462F" w:rsidRPr="00F849F4" w:rsidRDefault="0DC0462F" w:rsidP="00D85F82">
            <w:pPr>
              <w:jc w:val="center"/>
              <w:rPr>
                <w:sz w:val="16"/>
                <w:szCs w:val="16"/>
              </w:rPr>
            </w:pPr>
          </w:p>
        </w:tc>
        <w:tc>
          <w:tcPr>
            <w:tcW w:w="850"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5D644BE8" w14:textId="43D38DAA" w:rsidR="0DC0462F" w:rsidRPr="00F849F4" w:rsidRDefault="0DC0462F" w:rsidP="00D85F82">
            <w:pPr>
              <w:jc w:val="center"/>
              <w:rPr>
                <w:sz w:val="16"/>
                <w:szCs w:val="16"/>
              </w:rPr>
            </w:pPr>
          </w:p>
        </w:tc>
        <w:tc>
          <w:tcPr>
            <w:tcW w:w="85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5B24499B" w14:textId="7F5A4180" w:rsidR="0DC0462F" w:rsidRPr="00F849F4" w:rsidRDefault="0DC0462F" w:rsidP="0DC0462F">
            <w:pPr>
              <w:spacing w:after="0"/>
              <w:jc w:val="center"/>
              <w:rPr>
                <w:sz w:val="16"/>
                <w:szCs w:val="16"/>
              </w:rPr>
            </w:pPr>
            <w:r w:rsidRPr="00F849F4">
              <w:rPr>
                <w:rFonts w:ascii="Calibri" w:eastAsia="Calibri" w:hAnsi="Calibri" w:cs="Calibri"/>
                <w:color w:val="000000" w:themeColor="text1"/>
                <w:sz w:val="16"/>
                <w:szCs w:val="16"/>
              </w:rPr>
              <w:t>34,46 €</w:t>
            </w:r>
          </w:p>
        </w:tc>
        <w:tc>
          <w:tcPr>
            <w:tcW w:w="850"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219A1442" w14:textId="27E8481D" w:rsidR="0DC0462F" w:rsidRPr="00F849F4" w:rsidRDefault="0DC0462F" w:rsidP="00D85F82">
            <w:pPr>
              <w:jc w:val="center"/>
              <w:rPr>
                <w:sz w:val="16"/>
                <w:szCs w:val="16"/>
              </w:rPr>
            </w:pPr>
          </w:p>
        </w:tc>
        <w:tc>
          <w:tcPr>
            <w:tcW w:w="709"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2A435A77" w14:textId="3D2E0F44" w:rsidR="0DC0462F" w:rsidRPr="00F849F4" w:rsidRDefault="0DC0462F" w:rsidP="00D85F82">
            <w:pPr>
              <w:jc w:val="center"/>
              <w:rPr>
                <w:sz w:val="16"/>
                <w:szCs w:val="16"/>
              </w:rPr>
            </w:pPr>
          </w:p>
        </w:tc>
      </w:tr>
      <w:tr w:rsidR="0DC0462F" w14:paraId="7D62F8D5" w14:textId="77777777" w:rsidTr="00D85F82">
        <w:trPr>
          <w:trHeight w:val="315"/>
          <w:jc w:val="center"/>
        </w:trPr>
        <w:tc>
          <w:tcPr>
            <w:tcW w:w="425"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41A72A26" w14:textId="70C99BBE" w:rsidR="0DC0462F" w:rsidRPr="00F849F4" w:rsidRDefault="0DC0462F" w:rsidP="00D85F82">
            <w:pPr>
              <w:jc w:val="center"/>
              <w:rPr>
                <w:sz w:val="16"/>
                <w:szCs w:val="16"/>
              </w:rPr>
            </w:pPr>
          </w:p>
        </w:tc>
        <w:tc>
          <w:tcPr>
            <w:tcW w:w="282"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2100601F" w14:textId="0A97E9EB" w:rsidR="0DC0462F" w:rsidRPr="00F849F4" w:rsidRDefault="0DC0462F" w:rsidP="00D85F82">
            <w:pPr>
              <w:jc w:val="center"/>
              <w:rPr>
                <w:sz w:val="16"/>
                <w:szCs w:val="16"/>
              </w:rPr>
            </w:pPr>
          </w:p>
        </w:tc>
        <w:tc>
          <w:tcPr>
            <w:tcW w:w="284"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0B32788F" w14:textId="06D68C97" w:rsidR="0DC0462F" w:rsidRPr="00F849F4" w:rsidRDefault="0DC0462F" w:rsidP="00D85F82">
            <w:pPr>
              <w:jc w:val="center"/>
              <w:rPr>
                <w:sz w:val="16"/>
                <w:szCs w:val="16"/>
              </w:rPr>
            </w:pPr>
          </w:p>
        </w:tc>
        <w:tc>
          <w:tcPr>
            <w:tcW w:w="283"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015005E9" w14:textId="4466B44F" w:rsidR="0DC0462F" w:rsidRPr="00F849F4" w:rsidRDefault="0DC0462F" w:rsidP="0DC0462F">
            <w:pPr>
              <w:spacing w:after="0"/>
              <w:jc w:val="center"/>
              <w:rPr>
                <w:sz w:val="16"/>
                <w:szCs w:val="16"/>
              </w:rPr>
            </w:pPr>
            <w:r w:rsidRPr="00F849F4">
              <w:rPr>
                <w:rFonts w:ascii="Calibri" w:eastAsia="Calibri" w:hAnsi="Calibri" w:cs="Calibri"/>
                <w:color w:val="000000" w:themeColor="text1"/>
                <w:sz w:val="16"/>
                <w:szCs w:val="16"/>
              </w:rPr>
              <w:t>01</w:t>
            </w:r>
          </w:p>
        </w:tc>
        <w:tc>
          <w:tcPr>
            <w:tcW w:w="2128"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540" w:type="dxa"/>
              <w:right w:w="15" w:type="dxa"/>
            </w:tcMar>
            <w:vAlign w:val="center"/>
          </w:tcPr>
          <w:p w14:paraId="175D6E3E" w14:textId="2BB8126E" w:rsidR="0DC0462F" w:rsidRPr="00F849F4" w:rsidRDefault="0DC0462F" w:rsidP="0DC0462F">
            <w:pPr>
              <w:spacing w:after="0"/>
              <w:jc w:val="left"/>
              <w:rPr>
                <w:sz w:val="16"/>
                <w:szCs w:val="16"/>
              </w:rPr>
            </w:pPr>
            <w:r w:rsidRPr="00F849F4">
              <w:rPr>
                <w:rFonts w:ascii="Calibri" w:eastAsia="Calibri" w:hAnsi="Calibri" w:cs="Calibri"/>
                <w:color w:val="000000" w:themeColor="text1"/>
                <w:sz w:val="16"/>
                <w:szCs w:val="16"/>
              </w:rPr>
              <w:t>Responsable y administrador de sistemas</w:t>
            </w:r>
          </w:p>
        </w:tc>
        <w:tc>
          <w:tcPr>
            <w:tcW w:w="709"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4D14D078" w14:textId="4D8C5343" w:rsidR="0DC0462F" w:rsidRPr="00F849F4" w:rsidRDefault="0DC0462F" w:rsidP="0DC0462F">
            <w:pPr>
              <w:spacing w:after="0"/>
              <w:jc w:val="center"/>
              <w:rPr>
                <w:sz w:val="16"/>
                <w:szCs w:val="16"/>
              </w:rPr>
            </w:pPr>
            <w:r w:rsidRPr="00F849F4">
              <w:rPr>
                <w:rFonts w:ascii="Calibri" w:eastAsia="Calibri" w:hAnsi="Calibri" w:cs="Calibri"/>
                <w:color w:val="000000" w:themeColor="text1"/>
                <w:sz w:val="16"/>
                <w:szCs w:val="16"/>
              </w:rPr>
              <w:t>1</w:t>
            </w:r>
          </w:p>
        </w:tc>
        <w:tc>
          <w:tcPr>
            <w:tcW w:w="709"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7C694C7D" w14:textId="749FDD83" w:rsidR="0DC0462F" w:rsidRPr="00F849F4" w:rsidRDefault="0DC0462F" w:rsidP="0DC0462F">
            <w:pPr>
              <w:spacing w:after="0"/>
              <w:jc w:val="center"/>
              <w:rPr>
                <w:sz w:val="16"/>
                <w:szCs w:val="16"/>
              </w:rPr>
            </w:pPr>
            <w:r w:rsidRPr="00F849F4">
              <w:rPr>
                <w:rFonts w:ascii="Calibri" w:eastAsia="Calibri" w:hAnsi="Calibri" w:cs="Calibri"/>
                <w:color w:val="000000" w:themeColor="text1"/>
                <w:sz w:val="16"/>
                <w:szCs w:val="16"/>
              </w:rPr>
              <w:t>horas</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57A76EE2" w14:textId="13105219" w:rsidR="0DC0462F" w:rsidRPr="00F849F4" w:rsidRDefault="0DC0462F" w:rsidP="0DC0462F">
            <w:pPr>
              <w:spacing w:after="0"/>
              <w:jc w:val="center"/>
              <w:rPr>
                <w:sz w:val="16"/>
                <w:szCs w:val="16"/>
              </w:rPr>
            </w:pPr>
            <w:r w:rsidRPr="00F849F4">
              <w:rPr>
                <w:rFonts w:ascii="Calibri" w:eastAsia="Calibri" w:hAnsi="Calibri" w:cs="Calibri"/>
                <w:color w:val="000000" w:themeColor="text1"/>
                <w:sz w:val="16"/>
                <w:szCs w:val="16"/>
              </w:rPr>
              <w:t>34,46 €</w:t>
            </w:r>
          </w:p>
        </w:tc>
        <w:tc>
          <w:tcPr>
            <w:tcW w:w="850"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5BEEAE6A" w14:textId="0730EE15" w:rsidR="0DC0462F" w:rsidRPr="00F849F4" w:rsidRDefault="0DC0462F" w:rsidP="0DC0462F">
            <w:pPr>
              <w:spacing w:after="0"/>
              <w:jc w:val="center"/>
              <w:rPr>
                <w:sz w:val="16"/>
                <w:szCs w:val="16"/>
              </w:rPr>
            </w:pPr>
            <w:r w:rsidRPr="00F849F4">
              <w:rPr>
                <w:rFonts w:ascii="Calibri" w:eastAsia="Calibri" w:hAnsi="Calibri" w:cs="Calibri"/>
                <w:color w:val="000000" w:themeColor="text1"/>
                <w:sz w:val="16"/>
                <w:szCs w:val="16"/>
              </w:rPr>
              <w:t>34,46 €</w:t>
            </w:r>
          </w:p>
        </w:tc>
        <w:tc>
          <w:tcPr>
            <w:tcW w:w="85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1C9AE398" w14:textId="1F39AC21" w:rsidR="0DC0462F" w:rsidRPr="00F849F4" w:rsidRDefault="0DC0462F" w:rsidP="00D85F82">
            <w:pPr>
              <w:jc w:val="center"/>
              <w:rPr>
                <w:sz w:val="16"/>
                <w:szCs w:val="16"/>
              </w:rPr>
            </w:pPr>
          </w:p>
        </w:tc>
        <w:tc>
          <w:tcPr>
            <w:tcW w:w="850"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4456E05F" w14:textId="37EFE50F" w:rsidR="0DC0462F" w:rsidRPr="00F849F4" w:rsidRDefault="0DC0462F" w:rsidP="00D85F82">
            <w:pPr>
              <w:jc w:val="center"/>
              <w:rPr>
                <w:sz w:val="16"/>
                <w:szCs w:val="16"/>
              </w:rPr>
            </w:pPr>
          </w:p>
        </w:tc>
        <w:tc>
          <w:tcPr>
            <w:tcW w:w="709"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4E3E2293" w14:textId="206536BE" w:rsidR="0DC0462F" w:rsidRPr="00F849F4" w:rsidRDefault="0DC0462F" w:rsidP="00D85F82">
            <w:pPr>
              <w:jc w:val="center"/>
              <w:rPr>
                <w:sz w:val="16"/>
                <w:szCs w:val="16"/>
              </w:rPr>
            </w:pPr>
          </w:p>
        </w:tc>
      </w:tr>
      <w:tr w:rsidR="0DC0462F" w14:paraId="69410178" w14:textId="77777777" w:rsidTr="00D85F82">
        <w:trPr>
          <w:trHeight w:val="315"/>
          <w:jc w:val="center"/>
        </w:trPr>
        <w:tc>
          <w:tcPr>
            <w:tcW w:w="425"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10C79984" w14:textId="5DC36D79" w:rsidR="0DC0462F" w:rsidRPr="00F849F4" w:rsidRDefault="0DC0462F" w:rsidP="00D85F82">
            <w:pPr>
              <w:jc w:val="center"/>
              <w:rPr>
                <w:sz w:val="16"/>
                <w:szCs w:val="16"/>
              </w:rPr>
            </w:pPr>
          </w:p>
        </w:tc>
        <w:tc>
          <w:tcPr>
            <w:tcW w:w="282"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029EDEFD" w14:textId="062C974C" w:rsidR="0DC0462F" w:rsidRPr="00F849F4" w:rsidRDefault="0DC0462F" w:rsidP="00D85F82">
            <w:pPr>
              <w:jc w:val="center"/>
              <w:rPr>
                <w:sz w:val="16"/>
                <w:szCs w:val="16"/>
              </w:rPr>
            </w:pPr>
          </w:p>
        </w:tc>
        <w:tc>
          <w:tcPr>
            <w:tcW w:w="284"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2983ADE9" w14:textId="1279640A" w:rsidR="0DC0462F" w:rsidRPr="00F849F4" w:rsidRDefault="0DC0462F" w:rsidP="0DC0462F">
            <w:pPr>
              <w:spacing w:after="0"/>
              <w:jc w:val="center"/>
              <w:rPr>
                <w:sz w:val="16"/>
                <w:szCs w:val="16"/>
              </w:rPr>
            </w:pPr>
            <w:r w:rsidRPr="00F849F4">
              <w:rPr>
                <w:rFonts w:ascii="Calibri" w:eastAsia="Calibri" w:hAnsi="Calibri" w:cs="Calibri"/>
                <w:color w:val="000000" w:themeColor="text1"/>
                <w:sz w:val="16"/>
                <w:szCs w:val="16"/>
              </w:rPr>
              <w:t>02</w:t>
            </w:r>
          </w:p>
        </w:tc>
        <w:tc>
          <w:tcPr>
            <w:tcW w:w="283"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62370C06" w14:textId="178D6762" w:rsidR="0DC0462F" w:rsidRPr="00F849F4" w:rsidRDefault="0DC0462F" w:rsidP="00D85F82">
            <w:pPr>
              <w:jc w:val="center"/>
              <w:rPr>
                <w:sz w:val="16"/>
                <w:szCs w:val="16"/>
              </w:rPr>
            </w:pPr>
          </w:p>
        </w:tc>
        <w:tc>
          <w:tcPr>
            <w:tcW w:w="2128"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270" w:type="dxa"/>
              <w:right w:w="15" w:type="dxa"/>
            </w:tcMar>
            <w:vAlign w:val="center"/>
          </w:tcPr>
          <w:p w14:paraId="1878421D" w14:textId="72870900" w:rsidR="0DC0462F" w:rsidRPr="00F849F4" w:rsidRDefault="0DC0462F" w:rsidP="0DC0462F">
            <w:pPr>
              <w:spacing w:after="0"/>
              <w:jc w:val="left"/>
              <w:rPr>
                <w:sz w:val="16"/>
                <w:szCs w:val="16"/>
              </w:rPr>
            </w:pPr>
            <w:r w:rsidRPr="00F849F4">
              <w:rPr>
                <w:rFonts w:ascii="Calibri" w:eastAsia="Calibri" w:hAnsi="Calibri" w:cs="Calibri"/>
                <w:color w:val="000000" w:themeColor="text1"/>
                <w:sz w:val="16"/>
                <w:szCs w:val="16"/>
              </w:rPr>
              <w:t>Configuración de puntos de red</w:t>
            </w:r>
          </w:p>
        </w:tc>
        <w:tc>
          <w:tcPr>
            <w:tcW w:w="709"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2851A3B9" w14:textId="66398834" w:rsidR="0DC0462F" w:rsidRPr="00F849F4" w:rsidRDefault="0DC0462F" w:rsidP="00D85F82">
            <w:pPr>
              <w:jc w:val="center"/>
              <w:rPr>
                <w:sz w:val="16"/>
                <w:szCs w:val="16"/>
              </w:rPr>
            </w:pPr>
          </w:p>
        </w:tc>
        <w:tc>
          <w:tcPr>
            <w:tcW w:w="709"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658ADF08" w14:textId="7C7F0E3C" w:rsidR="0DC0462F" w:rsidRPr="00F849F4" w:rsidRDefault="0DC0462F" w:rsidP="00D85F82">
            <w:pPr>
              <w:jc w:val="center"/>
              <w:rPr>
                <w:sz w:val="16"/>
                <w:szCs w:val="16"/>
              </w:rPr>
            </w:pP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0861655C" w14:textId="26A0ADEF" w:rsidR="0DC0462F" w:rsidRPr="00F849F4" w:rsidRDefault="0DC0462F" w:rsidP="00D85F82">
            <w:pPr>
              <w:jc w:val="center"/>
              <w:rPr>
                <w:sz w:val="16"/>
                <w:szCs w:val="16"/>
              </w:rPr>
            </w:pPr>
          </w:p>
        </w:tc>
        <w:tc>
          <w:tcPr>
            <w:tcW w:w="850"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2E57DFDB" w14:textId="6E3E814C" w:rsidR="0DC0462F" w:rsidRPr="00F849F4" w:rsidRDefault="0DC0462F" w:rsidP="00D85F82">
            <w:pPr>
              <w:jc w:val="center"/>
              <w:rPr>
                <w:sz w:val="16"/>
                <w:szCs w:val="16"/>
              </w:rPr>
            </w:pPr>
          </w:p>
        </w:tc>
        <w:tc>
          <w:tcPr>
            <w:tcW w:w="85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57A00729" w14:textId="00327E1A" w:rsidR="0DC0462F" w:rsidRPr="00F849F4" w:rsidRDefault="0DC0462F" w:rsidP="0DC0462F">
            <w:pPr>
              <w:spacing w:after="0"/>
              <w:jc w:val="center"/>
              <w:rPr>
                <w:sz w:val="16"/>
                <w:szCs w:val="16"/>
              </w:rPr>
            </w:pPr>
            <w:r w:rsidRPr="00F849F4">
              <w:rPr>
                <w:rFonts w:ascii="Calibri" w:eastAsia="Calibri" w:hAnsi="Calibri" w:cs="Calibri"/>
                <w:color w:val="000000" w:themeColor="text1"/>
                <w:sz w:val="16"/>
                <w:szCs w:val="16"/>
              </w:rPr>
              <w:t>68,93 €</w:t>
            </w:r>
          </w:p>
        </w:tc>
        <w:tc>
          <w:tcPr>
            <w:tcW w:w="850"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49DF2F04" w14:textId="27DD5F21" w:rsidR="0DC0462F" w:rsidRPr="00F849F4" w:rsidRDefault="0DC0462F" w:rsidP="00D85F82">
            <w:pPr>
              <w:jc w:val="center"/>
              <w:rPr>
                <w:sz w:val="16"/>
                <w:szCs w:val="16"/>
              </w:rPr>
            </w:pPr>
          </w:p>
        </w:tc>
        <w:tc>
          <w:tcPr>
            <w:tcW w:w="709"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02E1A50C" w14:textId="518017E7" w:rsidR="0DC0462F" w:rsidRPr="00F849F4" w:rsidRDefault="0DC0462F" w:rsidP="00D85F82">
            <w:pPr>
              <w:jc w:val="center"/>
              <w:rPr>
                <w:sz w:val="16"/>
                <w:szCs w:val="16"/>
              </w:rPr>
            </w:pPr>
          </w:p>
        </w:tc>
      </w:tr>
      <w:tr w:rsidR="0DC0462F" w14:paraId="7DC678D3" w14:textId="77777777" w:rsidTr="00D85F82">
        <w:trPr>
          <w:trHeight w:val="315"/>
          <w:jc w:val="center"/>
        </w:trPr>
        <w:tc>
          <w:tcPr>
            <w:tcW w:w="425"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6521832F" w14:textId="13892BAC" w:rsidR="0DC0462F" w:rsidRPr="00F849F4" w:rsidRDefault="0DC0462F" w:rsidP="00D85F82">
            <w:pPr>
              <w:jc w:val="center"/>
              <w:rPr>
                <w:sz w:val="16"/>
                <w:szCs w:val="16"/>
              </w:rPr>
            </w:pPr>
          </w:p>
        </w:tc>
        <w:tc>
          <w:tcPr>
            <w:tcW w:w="282"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18A3567A" w14:textId="0E996B44" w:rsidR="0DC0462F" w:rsidRPr="00F849F4" w:rsidRDefault="0DC0462F" w:rsidP="00D85F82">
            <w:pPr>
              <w:jc w:val="center"/>
              <w:rPr>
                <w:sz w:val="16"/>
                <w:szCs w:val="16"/>
              </w:rPr>
            </w:pPr>
          </w:p>
        </w:tc>
        <w:tc>
          <w:tcPr>
            <w:tcW w:w="284"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22EACB69" w14:textId="772A1A9A" w:rsidR="0DC0462F" w:rsidRPr="00F849F4" w:rsidRDefault="0DC0462F" w:rsidP="00D85F82">
            <w:pPr>
              <w:jc w:val="center"/>
              <w:rPr>
                <w:sz w:val="16"/>
                <w:szCs w:val="16"/>
              </w:rPr>
            </w:pPr>
          </w:p>
        </w:tc>
        <w:tc>
          <w:tcPr>
            <w:tcW w:w="283"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0DFB6CA3" w14:textId="16AB01D1" w:rsidR="0DC0462F" w:rsidRPr="00F849F4" w:rsidRDefault="0DC0462F" w:rsidP="0DC0462F">
            <w:pPr>
              <w:spacing w:after="0"/>
              <w:jc w:val="center"/>
              <w:rPr>
                <w:sz w:val="16"/>
                <w:szCs w:val="16"/>
              </w:rPr>
            </w:pPr>
            <w:r w:rsidRPr="00F849F4">
              <w:rPr>
                <w:rFonts w:ascii="Calibri" w:eastAsia="Calibri" w:hAnsi="Calibri" w:cs="Calibri"/>
                <w:color w:val="000000" w:themeColor="text1"/>
                <w:sz w:val="16"/>
                <w:szCs w:val="16"/>
              </w:rPr>
              <w:t>01</w:t>
            </w:r>
          </w:p>
        </w:tc>
        <w:tc>
          <w:tcPr>
            <w:tcW w:w="2128"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540" w:type="dxa"/>
              <w:right w:w="15" w:type="dxa"/>
            </w:tcMar>
            <w:vAlign w:val="center"/>
          </w:tcPr>
          <w:p w14:paraId="0EF7A15A" w14:textId="18A9A480" w:rsidR="0DC0462F" w:rsidRPr="00F849F4" w:rsidRDefault="0DC0462F" w:rsidP="0DC0462F">
            <w:pPr>
              <w:spacing w:after="0"/>
              <w:jc w:val="left"/>
              <w:rPr>
                <w:sz w:val="16"/>
                <w:szCs w:val="16"/>
              </w:rPr>
            </w:pPr>
            <w:r w:rsidRPr="00F849F4">
              <w:rPr>
                <w:rFonts w:ascii="Calibri" w:eastAsia="Calibri" w:hAnsi="Calibri" w:cs="Calibri"/>
                <w:color w:val="000000" w:themeColor="text1"/>
                <w:sz w:val="16"/>
                <w:szCs w:val="16"/>
              </w:rPr>
              <w:t>Responsable y administrador de sistemas</w:t>
            </w:r>
          </w:p>
        </w:tc>
        <w:tc>
          <w:tcPr>
            <w:tcW w:w="709"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03A901B3" w14:textId="71791559" w:rsidR="0DC0462F" w:rsidRPr="00F849F4" w:rsidRDefault="0DC0462F" w:rsidP="0DC0462F">
            <w:pPr>
              <w:spacing w:after="0"/>
              <w:jc w:val="center"/>
              <w:rPr>
                <w:sz w:val="16"/>
                <w:szCs w:val="16"/>
              </w:rPr>
            </w:pPr>
            <w:r w:rsidRPr="00F849F4">
              <w:rPr>
                <w:rFonts w:ascii="Calibri" w:eastAsia="Calibri" w:hAnsi="Calibri" w:cs="Calibri"/>
                <w:color w:val="000000" w:themeColor="text1"/>
                <w:sz w:val="16"/>
                <w:szCs w:val="16"/>
              </w:rPr>
              <w:t>2</w:t>
            </w:r>
          </w:p>
        </w:tc>
        <w:tc>
          <w:tcPr>
            <w:tcW w:w="709"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49CB0A76" w14:textId="29E1CB45" w:rsidR="0DC0462F" w:rsidRPr="00F849F4" w:rsidRDefault="0DC0462F" w:rsidP="0DC0462F">
            <w:pPr>
              <w:spacing w:after="0"/>
              <w:jc w:val="center"/>
              <w:rPr>
                <w:sz w:val="16"/>
                <w:szCs w:val="16"/>
              </w:rPr>
            </w:pPr>
            <w:r w:rsidRPr="00F849F4">
              <w:rPr>
                <w:rFonts w:ascii="Calibri" w:eastAsia="Calibri" w:hAnsi="Calibri" w:cs="Calibri"/>
                <w:color w:val="000000" w:themeColor="text1"/>
                <w:sz w:val="16"/>
                <w:szCs w:val="16"/>
              </w:rPr>
              <w:t>horas</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17840356" w14:textId="31722401" w:rsidR="0DC0462F" w:rsidRPr="00F849F4" w:rsidRDefault="0DC0462F" w:rsidP="0DC0462F">
            <w:pPr>
              <w:spacing w:after="0"/>
              <w:jc w:val="center"/>
              <w:rPr>
                <w:sz w:val="16"/>
                <w:szCs w:val="16"/>
              </w:rPr>
            </w:pPr>
            <w:r w:rsidRPr="00F849F4">
              <w:rPr>
                <w:rFonts w:ascii="Calibri" w:eastAsia="Calibri" w:hAnsi="Calibri" w:cs="Calibri"/>
                <w:color w:val="000000" w:themeColor="text1"/>
                <w:sz w:val="16"/>
                <w:szCs w:val="16"/>
              </w:rPr>
              <w:t>34,46 €</w:t>
            </w:r>
          </w:p>
        </w:tc>
        <w:tc>
          <w:tcPr>
            <w:tcW w:w="850"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0E5C77CA" w14:textId="075E1487" w:rsidR="0DC0462F" w:rsidRPr="00F849F4" w:rsidRDefault="0DC0462F" w:rsidP="0DC0462F">
            <w:pPr>
              <w:spacing w:after="0"/>
              <w:jc w:val="center"/>
              <w:rPr>
                <w:sz w:val="16"/>
                <w:szCs w:val="16"/>
              </w:rPr>
            </w:pPr>
            <w:r w:rsidRPr="00F849F4">
              <w:rPr>
                <w:rFonts w:ascii="Calibri" w:eastAsia="Calibri" w:hAnsi="Calibri" w:cs="Calibri"/>
                <w:color w:val="000000" w:themeColor="text1"/>
                <w:sz w:val="16"/>
                <w:szCs w:val="16"/>
              </w:rPr>
              <w:t>68,93 €</w:t>
            </w:r>
          </w:p>
        </w:tc>
        <w:tc>
          <w:tcPr>
            <w:tcW w:w="85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135B33DA" w14:textId="1C7CFF3E" w:rsidR="0DC0462F" w:rsidRPr="00F849F4" w:rsidRDefault="0DC0462F" w:rsidP="00D85F82">
            <w:pPr>
              <w:jc w:val="center"/>
              <w:rPr>
                <w:sz w:val="16"/>
                <w:szCs w:val="16"/>
              </w:rPr>
            </w:pPr>
          </w:p>
        </w:tc>
        <w:tc>
          <w:tcPr>
            <w:tcW w:w="850"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37202BD5" w14:textId="0459B9E5" w:rsidR="0DC0462F" w:rsidRPr="00F849F4" w:rsidRDefault="0DC0462F" w:rsidP="00D85F82">
            <w:pPr>
              <w:jc w:val="center"/>
              <w:rPr>
                <w:sz w:val="16"/>
                <w:szCs w:val="16"/>
              </w:rPr>
            </w:pPr>
          </w:p>
        </w:tc>
        <w:tc>
          <w:tcPr>
            <w:tcW w:w="709"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6F0C580D" w14:textId="0722300C" w:rsidR="0DC0462F" w:rsidRPr="00F849F4" w:rsidRDefault="0DC0462F" w:rsidP="00D85F82">
            <w:pPr>
              <w:jc w:val="center"/>
              <w:rPr>
                <w:sz w:val="16"/>
                <w:szCs w:val="16"/>
              </w:rPr>
            </w:pPr>
          </w:p>
        </w:tc>
      </w:tr>
      <w:tr w:rsidR="0DC0462F" w14:paraId="48AA23DF" w14:textId="77777777" w:rsidTr="00D85F82">
        <w:trPr>
          <w:trHeight w:val="315"/>
          <w:jc w:val="center"/>
        </w:trPr>
        <w:tc>
          <w:tcPr>
            <w:tcW w:w="425"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32C4C6EC" w14:textId="4B931F73" w:rsidR="0DC0462F" w:rsidRPr="00F849F4" w:rsidRDefault="0DC0462F" w:rsidP="00D85F82">
            <w:pPr>
              <w:jc w:val="center"/>
              <w:rPr>
                <w:sz w:val="16"/>
                <w:szCs w:val="16"/>
              </w:rPr>
            </w:pPr>
          </w:p>
        </w:tc>
        <w:tc>
          <w:tcPr>
            <w:tcW w:w="282"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561ECB8C" w14:textId="3D0A5461" w:rsidR="0DC0462F" w:rsidRPr="00F849F4" w:rsidRDefault="0DC0462F" w:rsidP="00D85F82">
            <w:pPr>
              <w:jc w:val="center"/>
              <w:rPr>
                <w:sz w:val="16"/>
                <w:szCs w:val="16"/>
              </w:rPr>
            </w:pPr>
          </w:p>
        </w:tc>
        <w:tc>
          <w:tcPr>
            <w:tcW w:w="284"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67DB2A52" w14:textId="040C4815" w:rsidR="0DC0462F" w:rsidRPr="00F849F4" w:rsidRDefault="0DC0462F" w:rsidP="0DC0462F">
            <w:pPr>
              <w:spacing w:after="0"/>
              <w:jc w:val="center"/>
              <w:rPr>
                <w:sz w:val="16"/>
                <w:szCs w:val="16"/>
              </w:rPr>
            </w:pPr>
            <w:r w:rsidRPr="00F849F4">
              <w:rPr>
                <w:rFonts w:ascii="Calibri" w:eastAsia="Calibri" w:hAnsi="Calibri" w:cs="Calibri"/>
                <w:color w:val="000000" w:themeColor="text1"/>
                <w:sz w:val="16"/>
                <w:szCs w:val="16"/>
              </w:rPr>
              <w:t>03</w:t>
            </w:r>
          </w:p>
        </w:tc>
        <w:tc>
          <w:tcPr>
            <w:tcW w:w="283"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65CF6F64" w14:textId="45E48359" w:rsidR="0DC0462F" w:rsidRPr="00F849F4" w:rsidRDefault="0DC0462F" w:rsidP="00D85F82">
            <w:pPr>
              <w:jc w:val="center"/>
              <w:rPr>
                <w:sz w:val="16"/>
                <w:szCs w:val="16"/>
              </w:rPr>
            </w:pPr>
          </w:p>
        </w:tc>
        <w:tc>
          <w:tcPr>
            <w:tcW w:w="2128"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270" w:type="dxa"/>
              <w:right w:w="15" w:type="dxa"/>
            </w:tcMar>
            <w:vAlign w:val="center"/>
          </w:tcPr>
          <w:p w14:paraId="4C057333" w14:textId="532C4FCB" w:rsidR="0DC0462F" w:rsidRPr="00F849F4" w:rsidRDefault="0DC0462F" w:rsidP="0DC0462F">
            <w:pPr>
              <w:spacing w:after="0"/>
              <w:jc w:val="left"/>
              <w:rPr>
                <w:sz w:val="16"/>
                <w:szCs w:val="16"/>
              </w:rPr>
            </w:pPr>
            <w:r w:rsidRPr="00F849F4">
              <w:rPr>
                <w:rFonts w:ascii="Calibri" w:eastAsia="Calibri" w:hAnsi="Calibri" w:cs="Calibri"/>
                <w:color w:val="000000" w:themeColor="text1"/>
                <w:sz w:val="16"/>
                <w:szCs w:val="16"/>
              </w:rPr>
              <w:t>Instalación de portátiles</w:t>
            </w:r>
          </w:p>
        </w:tc>
        <w:tc>
          <w:tcPr>
            <w:tcW w:w="709"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040B68D7" w14:textId="3894CC0C" w:rsidR="0DC0462F" w:rsidRPr="00F849F4" w:rsidRDefault="0DC0462F" w:rsidP="00D85F82">
            <w:pPr>
              <w:jc w:val="center"/>
              <w:rPr>
                <w:sz w:val="16"/>
                <w:szCs w:val="16"/>
              </w:rPr>
            </w:pPr>
          </w:p>
        </w:tc>
        <w:tc>
          <w:tcPr>
            <w:tcW w:w="709"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1DDB406B" w14:textId="7482F7F2" w:rsidR="0DC0462F" w:rsidRPr="00F849F4" w:rsidRDefault="0DC0462F" w:rsidP="00D85F82">
            <w:pPr>
              <w:jc w:val="center"/>
              <w:rPr>
                <w:sz w:val="16"/>
                <w:szCs w:val="16"/>
              </w:rPr>
            </w:pP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09EB8FD2" w14:textId="0F3D6027" w:rsidR="0DC0462F" w:rsidRPr="00F849F4" w:rsidRDefault="0DC0462F" w:rsidP="00D85F82">
            <w:pPr>
              <w:jc w:val="center"/>
              <w:rPr>
                <w:sz w:val="16"/>
                <w:szCs w:val="16"/>
              </w:rPr>
            </w:pPr>
          </w:p>
        </w:tc>
        <w:tc>
          <w:tcPr>
            <w:tcW w:w="850"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2DEB8B46" w14:textId="5FA288E5" w:rsidR="0DC0462F" w:rsidRPr="00F849F4" w:rsidRDefault="0DC0462F" w:rsidP="00D85F82">
            <w:pPr>
              <w:jc w:val="center"/>
              <w:rPr>
                <w:sz w:val="16"/>
                <w:szCs w:val="16"/>
              </w:rPr>
            </w:pPr>
          </w:p>
        </w:tc>
        <w:tc>
          <w:tcPr>
            <w:tcW w:w="85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22051DE1" w14:textId="51DA4023" w:rsidR="0DC0462F" w:rsidRPr="00F849F4" w:rsidRDefault="0DC0462F" w:rsidP="0DC0462F">
            <w:pPr>
              <w:spacing w:after="0"/>
              <w:jc w:val="center"/>
              <w:rPr>
                <w:sz w:val="16"/>
                <w:szCs w:val="16"/>
              </w:rPr>
            </w:pPr>
            <w:r w:rsidRPr="00F849F4">
              <w:rPr>
                <w:rFonts w:ascii="Calibri" w:eastAsia="Calibri" w:hAnsi="Calibri" w:cs="Calibri"/>
                <w:color w:val="000000" w:themeColor="text1"/>
                <w:sz w:val="16"/>
                <w:szCs w:val="16"/>
              </w:rPr>
              <w:t>34,46 €</w:t>
            </w:r>
          </w:p>
        </w:tc>
        <w:tc>
          <w:tcPr>
            <w:tcW w:w="850"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7AA6C9B3" w14:textId="5053AB3F" w:rsidR="0DC0462F" w:rsidRPr="00F849F4" w:rsidRDefault="0DC0462F" w:rsidP="00D85F82">
            <w:pPr>
              <w:jc w:val="center"/>
              <w:rPr>
                <w:sz w:val="16"/>
                <w:szCs w:val="16"/>
              </w:rPr>
            </w:pPr>
          </w:p>
        </w:tc>
        <w:tc>
          <w:tcPr>
            <w:tcW w:w="709"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2D6027E1" w14:textId="5835A1F0" w:rsidR="0DC0462F" w:rsidRPr="00F849F4" w:rsidRDefault="0DC0462F" w:rsidP="00D85F82">
            <w:pPr>
              <w:jc w:val="center"/>
              <w:rPr>
                <w:sz w:val="16"/>
                <w:szCs w:val="16"/>
              </w:rPr>
            </w:pPr>
          </w:p>
        </w:tc>
      </w:tr>
      <w:tr w:rsidR="0DC0462F" w14:paraId="47C8E4FC" w14:textId="77777777" w:rsidTr="00D85F82">
        <w:trPr>
          <w:trHeight w:val="315"/>
          <w:jc w:val="center"/>
        </w:trPr>
        <w:tc>
          <w:tcPr>
            <w:tcW w:w="425"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625B6F56" w14:textId="69B74136" w:rsidR="0DC0462F" w:rsidRPr="00F849F4" w:rsidRDefault="0DC0462F" w:rsidP="00D85F82">
            <w:pPr>
              <w:jc w:val="center"/>
              <w:rPr>
                <w:sz w:val="16"/>
                <w:szCs w:val="16"/>
              </w:rPr>
            </w:pPr>
          </w:p>
        </w:tc>
        <w:tc>
          <w:tcPr>
            <w:tcW w:w="282"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4F60F0C1" w14:textId="11F64731" w:rsidR="0DC0462F" w:rsidRPr="00F849F4" w:rsidRDefault="0DC0462F" w:rsidP="00D85F82">
            <w:pPr>
              <w:jc w:val="center"/>
              <w:rPr>
                <w:sz w:val="16"/>
                <w:szCs w:val="16"/>
              </w:rPr>
            </w:pPr>
          </w:p>
        </w:tc>
        <w:tc>
          <w:tcPr>
            <w:tcW w:w="284"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0A1B4752" w14:textId="018FD072" w:rsidR="0DC0462F" w:rsidRPr="00F849F4" w:rsidRDefault="0DC0462F" w:rsidP="00D85F82">
            <w:pPr>
              <w:jc w:val="center"/>
              <w:rPr>
                <w:sz w:val="16"/>
                <w:szCs w:val="16"/>
              </w:rPr>
            </w:pPr>
          </w:p>
        </w:tc>
        <w:tc>
          <w:tcPr>
            <w:tcW w:w="283"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68213577" w14:textId="505D5752" w:rsidR="0DC0462F" w:rsidRPr="00F849F4" w:rsidRDefault="0DC0462F" w:rsidP="0DC0462F">
            <w:pPr>
              <w:spacing w:after="0"/>
              <w:jc w:val="center"/>
              <w:rPr>
                <w:sz w:val="16"/>
                <w:szCs w:val="16"/>
              </w:rPr>
            </w:pPr>
            <w:r w:rsidRPr="00F849F4">
              <w:rPr>
                <w:rFonts w:ascii="Calibri" w:eastAsia="Calibri" w:hAnsi="Calibri" w:cs="Calibri"/>
                <w:color w:val="000000" w:themeColor="text1"/>
                <w:sz w:val="16"/>
                <w:szCs w:val="16"/>
              </w:rPr>
              <w:t>01</w:t>
            </w:r>
          </w:p>
        </w:tc>
        <w:tc>
          <w:tcPr>
            <w:tcW w:w="2128"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540" w:type="dxa"/>
              <w:right w:w="15" w:type="dxa"/>
            </w:tcMar>
            <w:vAlign w:val="center"/>
          </w:tcPr>
          <w:p w14:paraId="2458AD64" w14:textId="396350C8" w:rsidR="0DC0462F" w:rsidRPr="00F849F4" w:rsidRDefault="0DC0462F" w:rsidP="0DC0462F">
            <w:pPr>
              <w:spacing w:after="0"/>
              <w:jc w:val="left"/>
              <w:rPr>
                <w:sz w:val="16"/>
                <w:szCs w:val="16"/>
              </w:rPr>
            </w:pPr>
            <w:r w:rsidRPr="00F849F4">
              <w:rPr>
                <w:rFonts w:ascii="Calibri" w:eastAsia="Calibri" w:hAnsi="Calibri" w:cs="Calibri"/>
                <w:color w:val="000000" w:themeColor="text1"/>
                <w:sz w:val="16"/>
                <w:szCs w:val="16"/>
              </w:rPr>
              <w:t>Responsable y administrador de sistemas</w:t>
            </w:r>
          </w:p>
        </w:tc>
        <w:tc>
          <w:tcPr>
            <w:tcW w:w="709"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335BAA44" w14:textId="329B02EC" w:rsidR="0DC0462F" w:rsidRPr="00F849F4" w:rsidRDefault="0DC0462F" w:rsidP="0DC0462F">
            <w:pPr>
              <w:spacing w:after="0"/>
              <w:jc w:val="center"/>
              <w:rPr>
                <w:sz w:val="16"/>
                <w:szCs w:val="16"/>
              </w:rPr>
            </w:pPr>
            <w:r w:rsidRPr="00F849F4">
              <w:rPr>
                <w:rFonts w:ascii="Calibri" w:eastAsia="Calibri" w:hAnsi="Calibri" w:cs="Calibri"/>
                <w:color w:val="000000" w:themeColor="text1"/>
                <w:sz w:val="16"/>
                <w:szCs w:val="16"/>
              </w:rPr>
              <w:t>1</w:t>
            </w:r>
          </w:p>
        </w:tc>
        <w:tc>
          <w:tcPr>
            <w:tcW w:w="709"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738DBDBF" w14:textId="2441FE0C" w:rsidR="0DC0462F" w:rsidRPr="00F849F4" w:rsidRDefault="0DC0462F" w:rsidP="0DC0462F">
            <w:pPr>
              <w:spacing w:after="0"/>
              <w:jc w:val="center"/>
              <w:rPr>
                <w:sz w:val="16"/>
                <w:szCs w:val="16"/>
              </w:rPr>
            </w:pPr>
            <w:r w:rsidRPr="00F849F4">
              <w:rPr>
                <w:rFonts w:ascii="Calibri" w:eastAsia="Calibri" w:hAnsi="Calibri" w:cs="Calibri"/>
                <w:color w:val="000000" w:themeColor="text1"/>
                <w:sz w:val="16"/>
                <w:szCs w:val="16"/>
              </w:rPr>
              <w:t>horas</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392286FC" w14:textId="692F7783" w:rsidR="0DC0462F" w:rsidRPr="00F849F4" w:rsidRDefault="0DC0462F" w:rsidP="0DC0462F">
            <w:pPr>
              <w:spacing w:after="0"/>
              <w:jc w:val="center"/>
              <w:rPr>
                <w:sz w:val="16"/>
                <w:szCs w:val="16"/>
              </w:rPr>
            </w:pPr>
            <w:r w:rsidRPr="00F849F4">
              <w:rPr>
                <w:rFonts w:ascii="Calibri" w:eastAsia="Calibri" w:hAnsi="Calibri" w:cs="Calibri"/>
                <w:color w:val="000000" w:themeColor="text1"/>
                <w:sz w:val="16"/>
                <w:szCs w:val="16"/>
              </w:rPr>
              <w:t>34,46 €</w:t>
            </w:r>
          </w:p>
        </w:tc>
        <w:tc>
          <w:tcPr>
            <w:tcW w:w="850"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6CE37951" w14:textId="21253433" w:rsidR="0DC0462F" w:rsidRPr="00F849F4" w:rsidRDefault="0DC0462F" w:rsidP="0DC0462F">
            <w:pPr>
              <w:spacing w:after="0"/>
              <w:jc w:val="center"/>
              <w:rPr>
                <w:sz w:val="16"/>
                <w:szCs w:val="16"/>
              </w:rPr>
            </w:pPr>
            <w:r w:rsidRPr="00F849F4">
              <w:rPr>
                <w:rFonts w:ascii="Calibri" w:eastAsia="Calibri" w:hAnsi="Calibri" w:cs="Calibri"/>
                <w:color w:val="000000" w:themeColor="text1"/>
                <w:sz w:val="16"/>
                <w:szCs w:val="16"/>
              </w:rPr>
              <w:t>34,46 €</w:t>
            </w:r>
          </w:p>
        </w:tc>
        <w:tc>
          <w:tcPr>
            <w:tcW w:w="85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49D52D3C" w14:textId="7EC32ADD" w:rsidR="0DC0462F" w:rsidRPr="00F849F4" w:rsidRDefault="0DC0462F" w:rsidP="00D85F82">
            <w:pPr>
              <w:jc w:val="center"/>
              <w:rPr>
                <w:sz w:val="16"/>
                <w:szCs w:val="16"/>
              </w:rPr>
            </w:pPr>
          </w:p>
        </w:tc>
        <w:tc>
          <w:tcPr>
            <w:tcW w:w="850"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271C58BE" w14:textId="6124C982" w:rsidR="0DC0462F" w:rsidRPr="00F849F4" w:rsidRDefault="0DC0462F" w:rsidP="00D85F82">
            <w:pPr>
              <w:jc w:val="center"/>
              <w:rPr>
                <w:sz w:val="16"/>
                <w:szCs w:val="16"/>
              </w:rPr>
            </w:pPr>
          </w:p>
        </w:tc>
        <w:tc>
          <w:tcPr>
            <w:tcW w:w="709"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65A16AF3" w14:textId="577FE8EA" w:rsidR="0DC0462F" w:rsidRPr="00F849F4" w:rsidRDefault="0DC0462F" w:rsidP="00D85F82">
            <w:pPr>
              <w:jc w:val="center"/>
              <w:rPr>
                <w:sz w:val="16"/>
                <w:szCs w:val="16"/>
              </w:rPr>
            </w:pPr>
          </w:p>
        </w:tc>
      </w:tr>
      <w:tr w:rsidR="0DC0462F" w14:paraId="196F4A2C" w14:textId="77777777" w:rsidTr="00D85F82">
        <w:trPr>
          <w:trHeight w:val="315"/>
          <w:jc w:val="center"/>
        </w:trPr>
        <w:tc>
          <w:tcPr>
            <w:tcW w:w="425"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0383E80B" w14:textId="26EA13E9" w:rsidR="0DC0462F" w:rsidRPr="00F849F4" w:rsidRDefault="0DC0462F" w:rsidP="00D85F82">
            <w:pPr>
              <w:jc w:val="center"/>
              <w:rPr>
                <w:sz w:val="16"/>
                <w:szCs w:val="16"/>
              </w:rPr>
            </w:pPr>
          </w:p>
        </w:tc>
        <w:tc>
          <w:tcPr>
            <w:tcW w:w="282"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1183C1F8" w14:textId="69E5BF6A" w:rsidR="0DC0462F" w:rsidRPr="00F849F4" w:rsidRDefault="0DC0462F" w:rsidP="00D85F82">
            <w:pPr>
              <w:jc w:val="center"/>
              <w:rPr>
                <w:sz w:val="16"/>
                <w:szCs w:val="16"/>
              </w:rPr>
            </w:pPr>
          </w:p>
        </w:tc>
        <w:tc>
          <w:tcPr>
            <w:tcW w:w="284"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686FCA34" w14:textId="1ADCEFFF" w:rsidR="0DC0462F" w:rsidRPr="00F849F4" w:rsidRDefault="0DC0462F" w:rsidP="0DC0462F">
            <w:pPr>
              <w:spacing w:after="0"/>
              <w:jc w:val="center"/>
              <w:rPr>
                <w:sz w:val="16"/>
                <w:szCs w:val="16"/>
              </w:rPr>
            </w:pPr>
            <w:r w:rsidRPr="00F849F4">
              <w:rPr>
                <w:rFonts w:ascii="Calibri" w:eastAsia="Calibri" w:hAnsi="Calibri" w:cs="Calibri"/>
                <w:color w:val="000000" w:themeColor="text1"/>
                <w:sz w:val="16"/>
                <w:szCs w:val="16"/>
              </w:rPr>
              <w:t>04</w:t>
            </w:r>
          </w:p>
        </w:tc>
        <w:tc>
          <w:tcPr>
            <w:tcW w:w="283"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6CAF1341" w14:textId="019483A2" w:rsidR="0DC0462F" w:rsidRPr="00F849F4" w:rsidRDefault="0DC0462F" w:rsidP="00D85F82">
            <w:pPr>
              <w:jc w:val="center"/>
              <w:rPr>
                <w:sz w:val="16"/>
                <w:szCs w:val="16"/>
              </w:rPr>
            </w:pPr>
          </w:p>
        </w:tc>
        <w:tc>
          <w:tcPr>
            <w:tcW w:w="2128"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270" w:type="dxa"/>
              <w:right w:w="15" w:type="dxa"/>
            </w:tcMar>
            <w:vAlign w:val="center"/>
          </w:tcPr>
          <w:p w14:paraId="2EC5DA44" w14:textId="5EEF3789" w:rsidR="0DC0462F" w:rsidRPr="00F849F4" w:rsidRDefault="0DC0462F" w:rsidP="0DC0462F">
            <w:pPr>
              <w:spacing w:after="0"/>
              <w:jc w:val="left"/>
              <w:rPr>
                <w:sz w:val="16"/>
                <w:szCs w:val="16"/>
              </w:rPr>
            </w:pPr>
            <w:r w:rsidRPr="00F849F4">
              <w:rPr>
                <w:rFonts w:ascii="Calibri" w:eastAsia="Calibri" w:hAnsi="Calibri" w:cs="Calibri"/>
                <w:color w:val="000000" w:themeColor="text1"/>
                <w:sz w:val="16"/>
                <w:szCs w:val="16"/>
              </w:rPr>
              <w:t>Instalación de monitor de 45''</w:t>
            </w:r>
          </w:p>
        </w:tc>
        <w:tc>
          <w:tcPr>
            <w:tcW w:w="709"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5A86E0AE" w14:textId="0536DFDF" w:rsidR="0DC0462F" w:rsidRPr="00F849F4" w:rsidRDefault="0DC0462F" w:rsidP="00D85F82">
            <w:pPr>
              <w:jc w:val="center"/>
              <w:rPr>
                <w:sz w:val="16"/>
                <w:szCs w:val="16"/>
              </w:rPr>
            </w:pPr>
          </w:p>
        </w:tc>
        <w:tc>
          <w:tcPr>
            <w:tcW w:w="709"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180B22A1" w14:textId="0988D9B9" w:rsidR="0DC0462F" w:rsidRPr="00F849F4" w:rsidRDefault="0DC0462F" w:rsidP="00D85F82">
            <w:pPr>
              <w:jc w:val="center"/>
              <w:rPr>
                <w:sz w:val="16"/>
                <w:szCs w:val="16"/>
              </w:rPr>
            </w:pP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6129144A" w14:textId="10948278" w:rsidR="0DC0462F" w:rsidRPr="00F849F4" w:rsidRDefault="0DC0462F" w:rsidP="00D85F82">
            <w:pPr>
              <w:jc w:val="center"/>
              <w:rPr>
                <w:sz w:val="16"/>
                <w:szCs w:val="16"/>
              </w:rPr>
            </w:pPr>
          </w:p>
        </w:tc>
        <w:tc>
          <w:tcPr>
            <w:tcW w:w="850"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5C6F6875" w14:textId="0ED5164A" w:rsidR="0DC0462F" w:rsidRPr="00F849F4" w:rsidRDefault="0DC0462F" w:rsidP="00D85F82">
            <w:pPr>
              <w:jc w:val="center"/>
              <w:rPr>
                <w:sz w:val="16"/>
                <w:szCs w:val="16"/>
              </w:rPr>
            </w:pPr>
          </w:p>
        </w:tc>
        <w:tc>
          <w:tcPr>
            <w:tcW w:w="85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4D66A47E" w14:textId="1C67E2F3" w:rsidR="0DC0462F" w:rsidRPr="00F849F4" w:rsidRDefault="0DC0462F" w:rsidP="0DC0462F">
            <w:pPr>
              <w:spacing w:after="0"/>
              <w:jc w:val="center"/>
              <w:rPr>
                <w:sz w:val="16"/>
                <w:szCs w:val="16"/>
              </w:rPr>
            </w:pPr>
            <w:r w:rsidRPr="00F849F4">
              <w:rPr>
                <w:rFonts w:ascii="Calibri" w:eastAsia="Calibri" w:hAnsi="Calibri" w:cs="Calibri"/>
                <w:color w:val="000000" w:themeColor="text1"/>
                <w:sz w:val="16"/>
                <w:szCs w:val="16"/>
              </w:rPr>
              <w:t>34,46 €</w:t>
            </w:r>
          </w:p>
        </w:tc>
        <w:tc>
          <w:tcPr>
            <w:tcW w:w="850"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46394239" w14:textId="2D03E223" w:rsidR="0DC0462F" w:rsidRPr="00F849F4" w:rsidRDefault="0DC0462F" w:rsidP="00D85F82">
            <w:pPr>
              <w:jc w:val="center"/>
              <w:rPr>
                <w:sz w:val="16"/>
                <w:szCs w:val="16"/>
              </w:rPr>
            </w:pPr>
          </w:p>
        </w:tc>
        <w:tc>
          <w:tcPr>
            <w:tcW w:w="709"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294CD2EA" w14:textId="23E11CF8" w:rsidR="0DC0462F" w:rsidRPr="00F849F4" w:rsidRDefault="0DC0462F" w:rsidP="00D85F82">
            <w:pPr>
              <w:jc w:val="center"/>
              <w:rPr>
                <w:sz w:val="16"/>
                <w:szCs w:val="16"/>
              </w:rPr>
            </w:pPr>
          </w:p>
        </w:tc>
      </w:tr>
      <w:tr w:rsidR="0DC0462F" w14:paraId="36F00CD1" w14:textId="77777777" w:rsidTr="00D85F82">
        <w:trPr>
          <w:trHeight w:val="315"/>
          <w:jc w:val="center"/>
        </w:trPr>
        <w:tc>
          <w:tcPr>
            <w:tcW w:w="425"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308C13FE" w14:textId="18DB548C" w:rsidR="0DC0462F" w:rsidRPr="00F849F4" w:rsidRDefault="0DC0462F" w:rsidP="00D85F82">
            <w:pPr>
              <w:jc w:val="center"/>
              <w:rPr>
                <w:sz w:val="16"/>
                <w:szCs w:val="16"/>
              </w:rPr>
            </w:pPr>
          </w:p>
        </w:tc>
        <w:tc>
          <w:tcPr>
            <w:tcW w:w="282"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6647FA40" w14:textId="7C5B7989" w:rsidR="0DC0462F" w:rsidRPr="00F849F4" w:rsidRDefault="0DC0462F" w:rsidP="00D85F82">
            <w:pPr>
              <w:jc w:val="center"/>
              <w:rPr>
                <w:sz w:val="16"/>
                <w:szCs w:val="16"/>
              </w:rPr>
            </w:pPr>
          </w:p>
        </w:tc>
        <w:tc>
          <w:tcPr>
            <w:tcW w:w="284"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6510AFB9" w14:textId="2A1C7516" w:rsidR="0DC0462F" w:rsidRPr="00F849F4" w:rsidRDefault="0DC0462F" w:rsidP="00D85F82">
            <w:pPr>
              <w:jc w:val="center"/>
              <w:rPr>
                <w:sz w:val="16"/>
                <w:szCs w:val="16"/>
              </w:rPr>
            </w:pPr>
          </w:p>
        </w:tc>
        <w:tc>
          <w:tcPr>
            <w:tcW w:w="283"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09915F2F" w14:textId="260C6639" w:rsidR="0DC0462F" w:rsidRPr="00F849F4" w:rsidRDefault="0DC0462F" w:rsidP="0DC0462F">
            <w:pPr>
              <w:spacing w:after="0"/>
              <w:jc w:val="center"/>
              <w:rPr>
                <w:sz w:val="16"/>
                <w:szCs w:val="16"/>
              </w:rPr>
            </w:pPr>
            <w:r w:rsidRPr="00F849F4">
              <w:rPr>
                <w:rFonts w:ascii="Calibri" w:eastAsia="Calibri" w:hAnsi="Calibri" w:cs="Calibri"/>
                <w:color w:val="000000" w:themeColor="text1"/>
                <w:sz w:val="16"/>
                <w:szCs w:val="16"/>
              </w:rPr>
              <w:t>01</w:t>
            </w:r>
          </w:p>
        </w:tc>
        <w:tc>
          <w:tcPr>
            <w:tcW w:w="2128"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540" w:type="dxa"/>
              <w:right w:w="15" w:type="dxa"/>
            </w:tcMar>
            <w:vAlign w:val="center"/>
          </w:tcPr>
          <w:p w14:paraId="54AE270F" w14:textId="2696FDD7" w:rsidR="0DC0462F" w:rsidRPr="00F849F4" w:rsidRDefault="0DC0462F" w:rsidP="0DC0462F">
            <w:pPr>
              <w:spacing w:after="0"/>
              <w:jc w:val="left"/>
              <w:rPr>
                <w:sz w:val="16"/>
                <w:szCs w:val="16"/>
              </w:rPr>
            </w:pPr>
            <w:r w:rsidRPr="00F849F4">
              <w:rPr>
                <w:rFonts w:ascii="Calibri" w:eastAsia="Calibri" w:hAnsi="Calibri" w:cs="Calibri"/>
                <w:color w:val="000000" w:themeColor="text1"/>
                <w:sz w:val="16"/>
                <w:szCs w:val="16"/>
              </w:rPr>
              <w:t>Responsable y administrador de sistemas</w:t>
            </w:r>
          </w:p>
        </w:tc>
        <w:tc>
          <w:tcPr>
            <w:tcW w:w="709"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6F4C9484" w14:textId="1CD15F04" w:rsidR="0DC0462F" w:rsidRPr="00F849F4" w:rsidRDefault="0DC0462F" w:rsidP="0DC0462F">
            <w:pPr>
              <w:spacing w:after="0"/>
              <w:jc w:val="center"/>
              <w:rPr>
                <w:sz w:val="16"/>
                <w:szCs w:val="16"/>
              </w:rPr>
            </w:pPr>
            <w:r w:rsidRPr="00F849F4">
              <w:rPr>
                <w:rFonts w:ascii="Calibri" w:eastAsia="Calibri" w:hAnsi="Calibri" w:cs="Calibri"/>
                <w:color w:val="000000" w:themeColor="text1"/>
                <w:sz w:val="16"/>
                <w:szCs w:val="16"/>
              </w:rPr>
              <w:t>1</w:t>
            </w:r>
          </w:p>
        </w:tc>
        <w:tc>
          <w:tcPr>
            <w:tcW w:w="709"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441FEF9D" w14:textId="488C3C89" w:rsidR="0DC0462F" w:rsidRPr="00F849F4" w:rsidRDefault="0DC0462F" w:rsidP="0DC0462F">
            <w:pPr>
              <w:spacing w:after="0"/>
              <w:jc w:val="center"/>
              <w:rPr>
                <w:sz w:val="16"/>
                <w:szCs w:val="16"/>
              </w:rPr>
            </w:pPr>
            <w:r w:rsidRPr="00F849F4">
              <w:rPr>
                <w:rFonts w:ascii="Calibri" w:eastAsia="Calibri" w:hAnsi="Calibri" w:cs="Calibri"/>
                <w:color w:val="000000" w:themeColor="text1"/>
                <w:sz w:val="16"/>
                <w:szCs w:val="16"/>
              </w:rPr>
              <w:t>horas</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346816A5" w14:textId="72344407" w:rsidR="0DC0462F" w:rsidRPr="00F849F4" w:rsidRDefault="0DC0462F" w:rsidP="0DC0462F">
            <w:pPr>
              <w:spacing w:after="0"/>
              <w:jc w:val="center"/>
              <w:rPr>
                <w:sz w:val="16"/>
                <w:szCs w:val="16"/>
              </w:rPr>
            </w:pPr>
            <w:r w:rsidRPr="00F849F4">
              <w:rPr>
                <w:rFonts w:ascii="Calibri" w:eastAsia="Calibri" w:hAnsi="Calibri" w:cs="Calibri"/>
                <w:color w:val="000000" w:themeColor="text1"/>
                <w:sz w:val="16"/>
                <w:szCs w:val="16"/>
              </w:rPr>
              <w:t>34,46 €</w:t>
            </w:r>
          </w:p>
        </w:tc>
        <w:tc>
          <w:tcPr>
            <w:tcW w:w="850"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0A8CA394" w14:textId="144EA8F2" w:rsidR="0DC0462F" w:rsidRPr="00F849F4" w:rsidRDefault="0DC0462F" w:rsidP="0DC0462F">
            <w:pPr>
              <w:spacing w:after="0"/>
              <w:jc w:val="center"/>
              <w:rPr>
                <w:sz w:val="16"/>
                <w:szCs w:val="16"/>
              </w:rPr>
            </w:pPr>
            <w:r w:rsidRPr="00F849F4">
              <w:rPr>
                <w:rFonts w:ascii="Calibri" w:eastAsia="Calibri" w:hAnsi="Calibri" w:cs="Calibri"/>
                <w:color w:val="000000" w:themeColor="text1"/>
                <w:sz w:val="16"/>
                <w:szCs w:val="16"/>
              </w:rPr>
              <w:t>34,46 €</w:t>
            </w:r>
          </w:p>
        </w:tc>
        <w:tc>
          <w:tcPr>
            <w:tcW w:w="85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0861C4B3" w14:textId="5D78C827" w:rsidR="0DC0462F" w:rsidRPr="00F849F4" w:rsidRDefault="0DC0462F" w:rsidP="00D85F82">
            <w:pPr>
              <w:jc w:val="center"/>
              <w:rPr>
                <w:sz w:val="16"/>
                <w:szCs w:val="16"/>
              </w:rPr>
            </w:pPr>
          </w:p>
        </w:tc>
        <w:tc>
          <w:tcPr>
            <w:tcW w:w="850"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3D7526CD" w14:textId="2DCD2B2E" w:rsidR="0DC0462F" w:rsidRPr="00F849F4" w:rsidRDefault="0DC0462F" w:rsidP="00D85F82">
            <w:pPr>
              <w:jc w:val="center"/>
              <w:rPr>
                <w:sz w:val="16"/>
                <w:szCs w:val="16"/>
              </w:rPr>
            </w:pPr>
          </w:p>
        </w:tc>
        <w:tc>
          <w:tcPr>
            <w:tcW w:w="709"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50AB708E" w14:textId="7A893423" w:rsidR="0DC0462F" w:rsidRPr="00F849F4" w:rsidRDefault="0DC0462F" w:rsidP="00D85F82">
            <w:pPr>
              <w:jc w:val="center"/>
              <w:rPr>
                <w:sz w:val="16"/>
                <w:szCs w:val="16"/>
              </w:rPr>
            </w:pPr>
          </w:p>
        </w:tc>
      </w:tr>
      <w:tr w:rsidR="0DC0462F" w14:paraId="5470B8F8" w14:textId="77777777" w:rsidTr="00D85F82">
        <w:trPr>
          <w:trHeight w:val="315"/>
          <w:jc w:val="center"/>
        </w:trPr>
        <w:tc>
          <w:tcPr>
            <w:tcW w:w="425"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243FD92C" w14:textId="001BB9DF" w:rsidR="0DC0462F" w:rsidRPr="00F849F4" w:rsidRDefault="0DC0462F" w:rsidP="00D85F82">
            <w:pPr>
              <w:jc w:val="center"/>
              <w:rPr>
                <w:sz w:val="16"/>
                <w:szCs w:val="16"/>
              </w:rPr>
            </w:pPr>
          </w:p>
        </w:tc>
        <w:tc>
          <w:tcPr>
            <w:tcW w:w="282"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0A8BBFFA" w14:textId="30FE529C" w:rsidR="0DC0462F" w:rsidRPr="00F849F4" w:rsidRDefault="0DC0462F" w:rsidP="00D85F82">
            <w:pPr>
              <w:jc w:val="center"/>
              <w:rPr>
                <w:sz w:val="16"/>
                <w:szCs w:val="16"/>
              </w:rPr>
            </w:pPr>
          </w:p>
        </w:tc>
        <w:tc>
          <w:tcPr>
            <w:tcW w:w="284"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66BB5D70" w14:textId="58FA7BBF" w:rsidR="0DC0462F" w:rsidRPr="00F849F4" w:rsidRDefault="0DC0462F" w:rsidP="0DC0462F">
            <w:pPr>
              <w:spacing w:after="0"/>
              <w:jc w:val="center"/>
              <w:rPr>
                <w:sz w:val="16"/>
                <w:szCs w:val="16"/>
              </w:rPr>
            </w:pPr>
            <w:r w:rsidRPr="00F849F4">
              <w:rPr>
                <w:rFonts w:ascii="Calibri" w:eastAsia="Calibri" w:hAnsi="Calibri" w:cs="Calibri"/>
                <w:color w:val="000000" w:themeColor="text1"/>
                <w:sz w:val="16"/>
                <w:szCs w:val="16"/>
              </w:rPr>
              <w:t>05</w:t>
            </w:r>
          </w:p>
        </w:tc>
        <w:tc>
          <w:tcPr>
            <w:tcW w:w="283"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5E82F6B9" w14:textId="5815A07E" w:rsidR="0DC0462F" w:rsidRPr="00F849F4" w:rsidRDefault="0DC0462F" w:rsidP="00D85F82">
            <w:pPr>
              <w:jc w:val="center"/>
              <w:rPr>
                <w:sz w:val="16"/>
                <w:szCs w:val="16"/>
              </w:rPr>
            </w:pPr>
          </w:p>
        </w:tc>
        <w:tc>
          <w:tcPr>
            <w:tcW w:w="2128"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270" w:type="dxa"/>
              <w:right w:w="15" w:type="dxa"/>
            </w:tcMar>
            <w:vAlign w:val="center"/>
          </w:tcPr>
          <w:p w14:paraId="137FAC9B" w14:textId="1B154105" w:rsidR="0DC0462F" w:rsidRPr="00F849F4" w:rsidRDefault="0DC0462F" w:rsidP="0DC0462F">
            <w:pPr>
              <w:spacing w:after="0"/>
              <w:jc w:val="left"/>
              <w:rPr>
                <w:sz w:val="16"/>
                <w:szCs w:val="16"/>
              </w:rPr>
            </w:pPr>
            <w:r w:rsidRPr="00F849F4">
              <w:rPr>
                <w:rFonts w:ascii="Calibri" w:eastAsia="Calibri" w:hAnsi="Calibri" w:cs="Calibri"/>
                <w:color w:val="000000" w:themeColor="text1"/>
                <w:sz w:val="16"/>
                <w:szCs w:val="16"/>
              </w:rPr>
              <w:t xml:space="preserve">Instalación de </w:t>
            </w:r>
            <w:r w:rsidR="00092B7A" w:rsidRPr="00F849F4">
              <w:rPr>
                <w:rFonts w:ascii="Calibri" w:eastAsia="Calibri" w:hAnsi="Calibri" w:cs="Calibri"/>
                <w:color w:val="000000" w:themeColor="text1"/>
                <w:sz w:val="16"/>
                <w:szCs w:val="16"/>
              </w:rPr>
              <w:t>teléfonos</w:t>
            </w:r>
            <w:r w:rsidRPr="00F849F4">
              <w:rPr>
                <w:rFonts w:ascii="Calibri" w:eastAsia="Calibri" w:hAnsi="Calibri" w:cs="Calibri"/>
                <w:color w:val="000000" w:themeColor="text1"/>
                <w:sz w:val="16"/>
                <w:szCs w:val="16"/>
              </w:rPr>
              <w:t xml:space="preserve"> IPVOID</w:t>
            </w:r>
          </w:p>
        </w:tc>
        <w:tc>
          <w:tcPr>
            <w:tcW w:w="709"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09D7BED2" w14:textId="76E445E1" w:rsidR="0DC0462F" w:rsidRPr="00F849F4" w:rsidRDefault="0DC0462F" w:rsidP="00D85F82">
            <w:pPr>
              <w:jc w:val="center"/>
              <w:rPr>
                <w:sz w:val="16"/>
                <w:szCs w:val="16"/>
              </w:rPr>
            </w:pPr>
          </w:p>
        </w:tc>
        <w:tc>
          <w:tcPr>
            <w:tcW w:w="709"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3C26FFAB" w14:textId="08BBC358" w:rsidR="0DC0462F" w:rsidRPr="00F849F4" w:rsidRDefault="0DC0462F" w:rsidP="00D85F82">
            <w:pPr>
              <w:jc w:val="center"/>
              <w:rPr>
                <w:sz w:val="16"/>
                <w:szCs w:val="16"/>
              </w:rPr>
            </w:pP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5D9355C6" w14:textId="032F52D2" w:rsidR="0DC0462F" w:rsidRPr="00F849F4" w:rsidRDefault="0DC0462F" w:rsidP="00D85F82">
            <w:pPr>
              <w:jc w:val="center"/>
              <w:rPr>
                <w:sz w:val="16"/>
                <w:szCs w:val="16"/>
              </w:rPr>
            </w:pPr>
          </w:p>
        </w:tc>
        <w:tc>
          <w:tcPr>
            <w:tcW w:w="850"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02E80BD9" w14:textId="374A50B0" w:rsidR="0DC0462F" w:rsidRPr="00F849F4" w:rsidRDefault="0DC0462F" w:rsidP="00D85F82">
            <w:pPr>
              <w:jc w:val="center"/>
              <w:rPr>
                <w:sz w:val="16"/>
                <w:szCs w:val="16"/>
              </w:rPr>
            </w:pPr>
          </w:p>
        </w:tc>
        <w:tc>
          <w:tcPr>
            <w:tcW w:w="85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7ABB55E8" w14:textId="514E1713" w:rsidR="0DC0462F" w:rsidRPr="00F849F4" w:rsidRDefault="0DC0462F" w:rsidP="0DC0462F">
            <w:pPr>
              <w:spacing w:after="0"/>
              <w:jc w:val="center"/>
              <w:rPr>
                <w:sz w:val="16"/>
                <w:szCs w:val="16"/>
              </w:rPr>
            </w:pPr>
            <w:r w:rsidRPr="00F849F4">
              <w:rPr>
                <w:rFonts w:ascii="Calibri" w:eastAsia="Calibri" w:hAnsi="Calibri" w:cs="Calibri"/>
                <w:color w:val="000000" w:themeColor="text1"/>
                <w:sz w:val="16"/>
                <w:szCs w:val="16"/>
              </w:rPr>
              <w:t>34,46 €</w:t>
            </w:r>
          </w:p>
        </w:tc>
        <w:tc>
          <w:tcPr>
            <w:tcW w:w="850"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5314C39F" w14:textId="6D8F0D22" w:rsidR="0DC0462F" w:rsidRPr="00F849F4" w:rsidRDefault="0DC0462F" w:rsidP="00D85F82">
            <w:pPr>
              <w:jc w:val="center"/>
              <w:rPr>
                <w:sz w:val="16"/>
                <w:szCs w:val="16"/>
              </w:rPr>
            </w:pPr>
          </w:p>
        </w:tc>
        <w:tc>
          <w:tcPr>
            <w:tcW w:w="709"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66E5B4EF" w14:textId="07CF5A3C" w:rsidR="0DC0462F" w:rsidRPr="00F849F4" w:rsidRDefault="0DC0462F" w:rsidP="00D85F82">
            <w:pPr>
              <w:jc w:val="center"/>
              <w:rPr>
                <w:sz w:val="16"/>
                <w:szCs w:val="16"/>
              </w:rPr>
            </w:pPr>
          </w:p>
        </w:tc>
      </w:tr>
      <w:tr w:rsidR="0DC0462F" w14:paraId="5F09CA7B" w14:textId="77777777" w:rsidTr="00D85F82">
        <w:trPr>
          <w:trHeight w:val="315"/>
          <w:jc w:val="center"/>
        </w:trPr>
        <w:tc>
          <w:tcPr>
            <w:tcW w:w="425"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1116BE46" w14:textId="5C9A77F3" w:rsidR="0DC0462F" w:rsidRPr="00F849F4" w:rsidRDefault="0DC0462F" w:rsidP="00D85F82">
            <w:pPr>
              <w:jc w:val="center"/>
              <w:rPr>
                <w:sz w:val="16"/>
                <w:szCs w:val="16"/>
              </w:rPr>
            </w:pPr>
          </w:p>
        </w:tc>
        <w:tc>
          <w:tcPr>
            <w:tcW w:w="282"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0572F9E3" w14:textId="22ADE21F" w:rsidR="0DC0462F" w:rsidRPr="00F849F4" w:rsidRDefault="0DC0462F" w:rsidP="00D85F82">
            <w:pPr>
              <w:jc w:val="center"/>
              <w:rPr>
                <w:sz w:val="16"/>
                <w:szCs w:val="16"/>
              </w:rPr>
            </w:pPr>
          </w:p>
        </w:tc>
        <w:tc>
          <w:tcPr>
            <w:tcW w:w="284"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0EAFDB8E" w14:textId="7555A522" w:rsidR="0DC0462F" w:rsidRPr="00F849F4" w:rsidRDefault="0DC0462F" w:rsidP="00D85F82">
            <w:pPr>
              <w:jc w:val="center"/>
              <w:rPr>
                <w:sz w:val="16"/>
                <w:szCs w:val="16"/>
              </w:rPr>
            </w:pPr>
          </w:p>
        </w:tc>
        <w:tc>
          <w:tcPr>
            <w:tcW w:w="283"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314DDA42" w14:textId="5D2ECF72" w:rsidR="0DC0462F" w:rsidRPr="00F849F4" w:rsidRDefault="0DC0462F" w:rsidP="0DC0462F">
            <w:pPr>
              <w:spacing w:after="0"/>
              <w:jc w:val="center"/>
              <w:rPr>
                <w:sz w:val="16"/>
                <w:szCs w:val="16"/>
              </w:rPr>
            </w:pPr>
            <w:r w:rsidRPr="00F849F4">
              <w:rPr>
                <w:rFonts w:ascii="Calibri" w:eastAsia="Calibri" w:hAnsi="Calibri" w:cs="Calibri"/>
                <w:color w:val="000000" w:themeColor="text1"/>
                <w:sz w:val="16"/>
                <w:szCs w:val="16"/>
              </w:rPr>
              <w:t>01</w:t>
            </w:r>
          </w:p>
        </w:tc>
        <w:tc>
          <w:tcPr>
            <w:tcW w:w="2128"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540" w:type="dxa"/>
              <w:right w:w="15" w:type="dxa"/>
            </w:tcMar>
            <w:vAlign w:val="center"/>
          </w:tcPr>
          <w:p w14:paraId="70A7105F" w14:textId="27B2DCA0" w:rsidR="0DC0462F" w:rsidRPr="00F849F4" w:rsidRDefault="0DC0462F" w:rsidP="0DC0462F">
            <w:pPr>
              <w:spacing w:after="0"/>
              <w:jc w:val="left"/>
              <w:rPr>
                <w:sz w:val="16"/>
                <w:szCs w:val="16"/>
              </w:rPr>
            </w:pPr>
            <w:r w:rsidRPr="00F849F4">
              <w:rPr>
                <w:rFonts w:ascii="Calibri" w:eastAsia="Calibri" w:hAnsi="Calibri" w:cs="Calibri"/>
                <w:color w:val="000000" w:themeColor="text1"/>
                <w:sz w:val="16"/>
                <w:szCs w:val="16"/>
              </w:rPr>
              <w:t>Responsable y administrador de sistemas</w:t>
            </w:r>
          </w:p>
        </w:tc>
        <w:tc>
          <w:tcPr>
            <w:tcW w:w="709"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4E94D72B" w14:textId="405333D7" w:rsidR="0DC0462F" w:rsidRPr="00F849F4" w:rsidRDefault="0DC0462F" w:rsidP="0DC0462F">
            <w:pPr>
              <w:spacing w:after="0"/>
              <w:jc w:val="center"/>
              <w:rPr>
                <w:sz w:val="16"/>
                <w:szCs w:val="16"/>
              </w:rPr>
            </w:pPr>
            <w:r w:rsidRPr="00F849F4">
              <w:rPr>
                <w:rFonts w:ascii="Calibri" w:eastAsia="Calibri" w:hAnsi="Calibri" w:cs="Calibri"/>
                <w:color w:val="000000" w:themeColor="text1"/>
                <w:sz w:val="16"/>
                <w:szCs w:val="16"/>
              </w:rPr>
              <w:t>1</w:t>
            </w:r>
          </w:p>
        </w:tc>
        <w:tc>
          <w:tcPr>
            <w:tcW w:w="709"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4B01D8B1" w14:textId="774C9C8D" w:rsidR="0DC0462F" w:rsidRPr="00F849F4" w:rsidRDefault="0DC0462F" w:rsidP="0DC0462F">
            <w:pPr>
              <w:spacing w:after="0"/>
              <w:jc w:val="center"/>
              <w:rPr>
                <w:sz w:val="16"/>
                <w:szCs w:val="16"/>
              </w:rPr>
            </w:pPr>
            <w:r w:rsidRPr="00F849F4">
              <w:rPr>
                <w:rFonts w:ascii="Calibri" w:eastAsia="Calibri" w:hAnsi="Calibri" w:cs="Calibri"/>
                <w:color w:val="000000" w:themeColor="text1"/>
                <w:sz w:val="16"/>
                <w:szCs w:val="16"/>
              </w:rPr>
              <w:t>horas</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743D1E6B" w14:textId="1D09A128" w:rsidR="0DC0462F" w:rsidRPr="00F849F4" w:rsidRDefault="0DC0462F" w:rsidP="0DC0462F">
            <w:pPr>
              <w:spacing w:after="0"/>
              <w:jc w:val="center"/>
              <w:rPr>
                <w:sz w:val="16"/>
                <w:szCs w:val="16"/>
              </w:rPr>
            </w:pPr>
            <w:r w:rsidRPr="00F849F4">
              <w:rPr>
                <w:rFonts w:ascii="Calibri" w:eastAsia="Calibri" w:hAnsi="Calibri" w:cs="Calibri"/>
                <w:color w:val="000000" w:themeColor="text1"/>
                <w:sz w:val="16"/>
                <w:szCs w:val="16"/>
              </w:rPr>
              <w:t>34,46 €</w:t>
            </w:r>
          </w:p>
        </w:tc>
        <w:tc>
          <w:tcPr>
            <w:tcW w:w="850"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3784F268" w14:textId="35FF4FD1" w:rsidR="0DC0462F" w:rsidRPr="00F849F4" w:rsidRDefault="0DC0462F" w:rsidP="0DC0462F">
            <w:pPr>
              <w:spacing w:after="0"/>
              <w:jc w:val="center"/>
              <w:rPr>
                <w:sz w:val="16"/>
                <w:szCs w:val="16"/>
              </w:rPr>
            </w:pPr>
            <w:r w:rsidRPr="00F849F4">
              <w:rPr>
                <w:rFonts w:ascii="Calibri" w:eastAsia="Calibri" w:hAnsi="Calibri" w:cs="Calibri"/>
                <w:color w:val="000000" w:themeColor="text1"/>
                <w:sz w:val="16"/>
                <w:szCs w:val="16"/>
              </w:rPr>
              <w:t>34,46 €</w:t>
            </w:r>
          </w:p>
        </w:tc>
        <w:tc>
          <w:tcPr>
            <w:tcW w:w="85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2865537F" w14:textId="73C32EA1" w:rsidR="0DC0462F" w:rsidRPr="00F849F4" w:rsidRDefault="0DC0462F" w:rsidP="00D85F82">
            <w:pPr>
              <w:jc w:val="center"/>
              <w:rPr>
                <w:sz w:val="16"/>
                <w:szCs w:val="16"/>
              </w:rPr>
            </w:pPr>
          </w:p>
        </w:tc>
        <w:tc>
          <w:tcPr>
            <w:tcW w:w="850"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24FD4B2A" w14:textId="3ACA32BB" w:rsidR="0DC0462F" w:rsidRPr="00F849F4" w:rsidRDefault="0DC0462F" w:rsidP="00D85F82">
            <w:pPr>
              <w:jc w:val="center"/>
              <w:rPr>
                <w:sz w:val="16"/>
                <w:szCs w:val="16"/>
              </w:rPr>
            </w:pPr>
          </w:p>
        </w:tc>
        <w:tc>
          <w:tcPr>
            <w:tcW w:w="709"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248D578A" w14:textId="3694BF93" w:rsidR="0DC0462F" w:rsidRPr="00F849F4" w:rsidRDefault="0DC0462F" w:rsidP="00D85F82">
            <w:pPr>
              <w:jc w:val="center"/>
              <w:rPr>
                <w:sz w:val="16"/>
                <w:szCs w:val="16"/>
              </w:rPr>
            </w:pPr>
          </w:p>
        </w:tc>
      </w:tr>
      <w:tr w:rsidR="00F849F4" w14:paraId="29A64146" w14:textId="77777777" w:rsidTr="00D85F82">
        <w:trPr>
          <w:trHeight w:val="315"/>
          <w:jc w:val="center"/>
        </w:trPr>
        <w:tc>
          <w:tcPr>
            <w:tcW w:w="425" w:type="dxa"/>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15" w:type="dxa"/>
              <w:left w:w="15" w:type="dxa"/>
              <w:right w:w="15" w:type="dxa"/>
            </w:tcMar>
            <w:vAlign w:val="center"/>
          </w:tcPr>
          <w:p w14:paraId="5FA1D772" w14:textId="458A6D94" w:rsidR="0DC0462F" w:rsidRPr="00F849F4" w:rsidRDefault="0DC0462F" w:rsidP="00D85F82">
            <w:pPr>
              <w:jc w:val="center"/>
              <w:rPr>
                <w:sz w:val="16"/>
                <w:szCs w:val="16"/>
              </w:rPr>
            </w:pPr>
          </w:p>
        </w:tc>
        <w:tc>
          <w:tcPr>
            <w:tcW w:w="282" w:type="dxa"/>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15" w:type="dxa"/>
              <w:left w:w="15" w:type="dxa"/>
              <w:right w:w="15" w:type="dxa"/>
            </w:tcMar>
            <w:vAlign w:val="center"/>
          </w:tcPr>
          <w:p w14:paraId="0D40F401" w14:textId="52030D58" w:rsidR="0DC0462F" w:rsidRPr="00F849F4" w:rsidRDefault="0DC0462F" w:rsidP="0DC0462F">
            <w:pPr>
              <w:spacing w:after="0"/>
              <w:jc w:val="center"/>
              <w:rPr>
                <w:sz w:val="16"/>
                <w:szCs w:val="16"/>
              </w:rPr>
            </w:pPr>
            <w:r w:rsidRPr="00F849F4">
              <w:rPr>
                <w:rFonts w:ascii="Calibri" w:eastAsia="Calibri" w:hAnsi="Calibri" w:cs="Calibri"/>
                <w:color w:val="000000" w:themeColor="text1"/>
                <w:sz w:val="16"/>
                <w:szCs w:val="16"/>
              </w:rPr>
              <w:t>04</w:t>
            </w:r>
          </w:p>
        </w:tc>
        <w:tc>
          <w:tcPr>
            <w:tcW w:w="284" w:type="dxa"/>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15" w:type="dxa"/>
              <w:left w:w="15" w:type="dxa"/>
              <w:right w:w="15" w:type="dxa"/>
            </w:tcMar>
            <w:vAlign w:val="center"/>
          </w:tcPr>
          <w:p w14:paraId="6ECC16E3" w14:textId="06DF7EBC" w:rsidR="0DC0462F" w:rsidRPr="00F849F4" w:rsidRDefault="0DC0462F" w:rsidP="00D85F82">
            <w:pPr>
              <w:jc w:val="center"/>
              <w:rPr>
                <w:sz w:val="16"/>
                <w:szCs w:val="16"/>
              </w:rPr>
            </w:pPr>
          </w:p>
        </w:tc>
        <w:tc>
          <w:tcPr>
            <w:tcW w:w="283" w:type="dxa"/>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15" w:type="dxa"/>
              <w:left w:w="15" w:type="dxa"/>
              <w:right w:w="15" w:type="dxa"/>
            </w:tcMar>
            <w:vAlign w:val="center"/>
          </w:tcPr>
          <w:p w14:paraId="10141EA4" w14:textId="6EA43473" w:rsidR="0DC0462F" w:rsidRPr="00F849F4" w:rsidRDefault="0DC0462F" w:rsidP="00D85F82">
            <w:pPr>
              <w:jc w:val="center"/>
              <w:rPr>
                <w:sz w:val="16"/>
                <w:szCs w:val="16"/>
              </w:rPr>
            </w:pPr>
          </w:p>
        </w:tc>
        <w:tc>
          <w:tcPr>
            <w:tcW w:w="2128" w:type="dxa"/>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15" w:type="dxa"/>
              <w:left w:w="135" w:type="dxa"/>
              <w:right w:w="15" w:type="dxa"/>
            </w:tcMar>
            <w:vAlign w:val="center"/>
          </w:tcPr>
          <w:p w14:paraId="25CDBF8D" w14:textId="61A3A182" w:rsidR="0DC0462F" w:rsidRPr="00F849F4" w:rsidRDefault="0DC0462F" w:rsidP="0DC0462F">
            <w:pPr>
              <w:spacing w:after="0"/>
              <w:jc w:val="left"/>
              <w:rPr>
                <w:sz w:val="16"/>
                <w:szCs w:val="16"/>
              </w:rPr>
            </w:pPr>
            <w:r w:rsidRPr="00F849F4">
              <w:rPr>
                <w:rFonts w:ascii="Calibri" w:eastAsia="Calibri" w:hAnsi="Calibri" w:cs="Calibri"/>
                <w:b/>
                <w:bCs/>
                <w:color w:val="000000" w:themeColor="text1"/>
                <w:sz w:val="16"/>
                <w:szCs w:val="16"/>
              </w:rPr>
              <w:t>HUCA - Hospital Universitario Central de Asturias</w:t>
            </w:r>
          </w:p>
        </w:tc>
        <w:tc>
          <w:tcPr>
            <w:tcW w:w="709" w:type="dxa"/>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15" w:type="dxa"/>
              <w:left w:w="15" w:type="dxa"/>
              <w:right w:w="15" w:type="dxa"/>
            </w:tcMar>
            <w:vAlign w:val="center"/>
          </w:tcPr>
          <w:p w14:paraId="031307E2" w14:textId="0CA2DE22" w:rsidR="0DC0462F" w:rsidRPr="00F849F4" w:rsidRDefault="0DC0462F" w:rsidP="00D85F82">
            <w:pPr>
              <w:jc w:val="center"/>
              <w:rPr>
                <w:sz w:val="16"/>
                <w:szCs w:val="16"/>
              </w:rPr>
            </w:pPr>
          </w:p>
        </w:tc>
        <w:tc>
          <w:tcPr>
            <w:tcW w:w="709" w:type="dxa"/>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15" w:type="dxa"/>
              <w:left w:w="15" w:type="dxa"/>
              <w:right w:w="15" w:type="dxa"/>
            </w:tcMar>
            <w:vAlign w:val="center"/>
          </w:tcPr>
          <w:p w14:paraId="30A7612C" w14:textId="1CA54A0C" w:rsidR="0DC0462F" w:rsidRPr="00F849F4" w:rsidRDefault="0DC0462F" w:rsidP="00D85F82">
            <w:pPr>
              <w:jc w:val="center"/>
              <w:rPr>
                <w:sz w:val="16"/>
                <w:szCs w:val="16"/>
              </w:rPr>
            </w:pPr>
          </w:p>
        </w:tc>
        <w:tc>
          <w:tcPr>
            <w:tcW w:w="567" w:type="dxa"/>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15" w:type="dxa"/>
              <w:left w:w="15" w:type="dxa"/>
              <w:right w:w="15" w:type="dxa"/>
            </w:tcMar>
            <w:vAlign w:val="center"/>
          </w:tcPr>
          <w:p w14:paraId="354D97CC" w14:textId="112E15D8" w:rsidR="0DC0462F" w:rsidRPr="00F849F4" w:rsidRDefault="0DC0462F" w:rsidP="00D85F82">
            <w:pPr>
              <w:jc w:val="center"/>
              <w:rPr>
                <w:sz w:val="16"/>
                <w:szCs w:val="16"/>
              </w:rPr>
            </w:pPr>
          </w:p>
        </w:tc>
        <w:tc>
          <w:tcPr>
            <w:tcW w:w="850" w:type="dxa"/>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15" w:type="dxa"/>
              <w:left w:w="15" w:type="dxa"/>
              <w:right w:w="15" w:type="dxa"/>
            </w:tcMar>
            <w:vAlign w:val="center"/>
          </w:tcPr>
          <w:p w14:paraId="14DDD144" w14:textId="69CABBB5" w:rsidR="0DC0462F" w:rsidRPr="00F849F4" w:rsidRDefault="0DC0462F" w:rsidP="00D85F82">
            <w:pPr>
              <w:jc w:val="center"/>
              <w:rPr>
                <w:sz w:val="16"/>
                <w:szCs w:val="16"/>
              </w:rPr>
            </w:pPr>
          </w:p>
        </w:tc>
        <w:tc>
          <w:tcPr>
            <w:tcW w:w="851" w:type="dxa"/>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15" w:type="dxa"/>
              <w:left w:w="15" w:type="dxa"/>
              <w:right w:w="15" w:type="dxa"/>
            </w:tcMar>
            <w:vAlign w:val="center"/>
          </w:tcPr>
          <w:p w14:paraId="56CDDF01" w14:textId="6C7D370A" w:rsidR="0DC0462F" w:rsidRPr="00F849F4" w:rsidRDefault="0DC0462F" w:rsidP="00D85F82">
            <w:pPr>
              <w:jc w:val="center"/>
              <w:rPr>
                <w:sz w:val="16"/>
                <w:szCs w:val="16"/>
              </w:rPr>
            </w:pPr>
          </w:p>
        </w:tc>
        <w:tc>
          <w:tcPr>
            <w:tcW w:w="850" w:type="dxa"/>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15" w:type="dxa"/>
              <w:left w:w="15" w:type="dxa"/>
              <w:right w:w="15" w:type="dxa"/>
            </w:tcMar>
            <w:vAlign w:val="center"/>
          </w:tcPr>
          <w:p w14:paraId="03F375B1" w14:textId="62F8D3E3" w:rsidR="0DC0462F" w:rsidRPr="00F849F4" w:rsidRDefault="0DC0462F" w:rsidP="0DC0462F">
            <w:pPr>
              <w:spacing w:after="0"/>
              <w:jc w:val="center"/>
              <w:rPr>
                <w:sz w:val="16"/>
                <w:szCs w:val="16"/>
              </w:rPr>
            </w:pPr>
            <w:r w:rsidRPr="00F849F4">
              <w:rPr>
                <w:rFonts w:ascii="Calibri" w:eastAsia="Calibri" w:hAnsi="Calibri" w:cs="Calibri"/>
                <w:b/>
                <w:bCs/>
                <w:color w:val="000000" w:themeColor="text1"/>
                <w:sz w:val="16"/>
                <w:szCs w:val="16"/>
              </w:rPr>
              <w:t>861,57 €</w:t>
            </w:r>
          </w:p>
        </w:tc>
        <w:tc>
          <w:tcPr>
            <w:tcW w:w="709" w:type="dxa"/>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15" w:type="dxa"/>
              <w:left w:w="15" w:type="dxa"/>
              <w:right w:w="15" w:type="dxa"/>
            </w:tcMar>
            <w:vAlign w:val="center"/>
          </w:tcPr>
          <w:p w14:paraId="1B944DE7" w14:textId="2FFDFF8E" w:rsidR="0DC0462F" w:rsidRPr="00F849F4" w:rsidRDefault="0DC0462F" w:rsidP="00D85F82">
            <w:pPr>
              <w:jc w:val="center"/>
              <w:rPr>
                <w:sz w:val="16"/>
                <w:szCs w:val="16"/>
              </w:rPr>
            </w:pPr>
          </w:p>
        </w:tc>
      </w:tr>
      <w:tr w:rsidR="0DC0462F" w14:paraId="054B99E8" w14:textId="77777777" w:rsidTr="00D85F82">
        <w:trPr>
          <w:trHeight w:val="315"/>
          <w:jc w:val="center"/>
        </w:trPr>
        <w:tc>
          <w:tcPr>
            <w:tcW w:w="425"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1981EE8D" w14:textId="1EF37AEF" w:rsidR="0DC0462F" w:rsidRPr="00F849F4" w:rsidRDefault="0DC0462F" w:rsidP="00D85F82">
            <w:pPr>
              <w:jc w:val="center"/>
              <w:rPr>
                <w:sz w:val="16"/>
                <w:szCs w:val="16"/>
              </w:rPr>
            </w:pPr>
          </w:p>
        </w:tc>
        <w:tc>
          <w:tcPr>
            <w:tcW w:w="282"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2E387390" w14:textId="3271AEC9" w:rsidR="0DC0462F" w:rsidRPr="00F849F4" w:rsidRDefault="0DC0462F" w:rsidP="00D85F82">
            <w:pPr>
              <w:jc w:val="center"/>
              <w:rPr>
                <w:sz w:val="16"/>
                <w:szCs w:val="16"/>
              </w:rPr>
            </w:pPr>
          </w:p>
        </w:tc>
        <w:tc>
          <w:tcPr>
            <w:tcW w:w="284"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62E57839" w14:textId="38B09394" w:rsidR="0DC0462F" w:rsidRPr="00F849F4" w:rsidRDefault="0DC0462F" w:rsidP="0DC0462F">
            <w:pPr>
              <w:spacing w:after="0"/>
              <w:jc w:val="center"/>
              <w:rPr>
                <w:sz w:val="16"/>
                <w:szCs w:val="16"/>
              </w:rPr>
            </w:pPr>
            <w:r w:rsidRPr="00F849F4">
              <w:rPr>
                <w:rFonts w:ascii="Calibri" w:eastAsia="Calibri" w:hAnsi="Calibri" w:cs="Calibri"/>
                <w:color w:val="000000" w:themeColor="text1"/>
                <w:sz w:val="16"/>
                <w:szCs w:val="16"/>
              </w:rPr>
              <w:t>01</w:t>
            </w:r>
          </w:p>
        </w:tc>
        <w:tc>
          <w:tcPr>
            <w:tcW w:w="283"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2DAB315F" w14:textId="62F9AAEF" w:rsidR="0DC0462F" w:rsidRPr="00F849F4" w:rsidRDefault="0DC0462F" w:rsidP="00D85F82">
            <w:pPr>
              <w:jc w:val="center"/>
              <w:rPr>
                <w:sz w:val="16"/>
                <w:szCs w:val="16"/>
              </w:rPr>
            </w:pPr>
          </w:p>
        </w:tc>
        <w:tc>
          <w:tcPr>
            <w:tcW w:w="2128"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270" w:type="dxa"/>
              <w:right w:w="15" w:type="dxa"/>
            </w:tcMar>
            <w:vAlign w:val="center"/>
          </w:tcPr>
          <w:p w14:paraId="4D0976AE" w14:textId="2AD253AC" w:rsidR="0DC0462F" w:rsidRPr="00F849F4" w:rsidRDefault="0DC0462F" w:rsidP="0DC0462F">
            <w:pPr>
              <w:spacing w:after="0"/>
              <w:jc w:val="left"/>
              <w:rPr>
                <w:sz w:val="16"/>
                <w:szCs w:val="16"/>
              </w:rPr>
            </w:pPr>
            <w:r w:rsidRPr="00F849F4">
              <w:rPr>
                <w:rFonts w:ascii="Calibri" w:eastAsia="Calibri" w:hAnsi="Calibri" w:cs="Calibri"/>
                <w:color w:val="000000" w:themeColor="text1"/>
                <w:sz w:val="16"/>
                <w:szCs w:val="16"/>
              </w:rPr>
              <w:t>Instalación del switch y router</w:t>
            </w:r>
          </w:p>
        </w:tc>
        <w:tc>
          <w:tcPr>
            <w:tcW w:w="709"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79A236B7" w14:textId="53CBB312" w:rsidR="0DC0462F" w:rsidRPr="00F849F4" w:rsidRDefault="0DC0462F" w:rsidP="00D85F82">
            <w:pPr>
              <w:jc w:val="center"/>
              <w:rPr>
                <w:sz w:val="16"/>
                <w:szCs w:val="16"/>
              </w:rPr>
            </w:pPr>
          </w:p>
        </w:tc>
        <w:tc>
          <w:tcPr>
            <w:tcW w:w="709"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16EBF950" w14:textId="039F9AF0" w:rsidR="0DC0462F" w:rsidRPr="00F849F4" w:rsidRDefault="0DC0462F" w:rsidP="00D85F82">
            <w:pPr>
              <w:jc w:val="center"/>
              <w:rPr>
                <w:sz w:val="16"/>
                <w:szCs w:val="16"/>
              </w:rPr>
            </w:pP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7CED697D" w14:textId="695C8DA8" w:rsidR="0DC0462F" w:rsidRPr="00F849F4" w:rsidRDefault="0DC0462F" w:rsidP="00D85F82">
            <w:pPr>
              <w:jc w:val="center"/>
              <w:rPr>
                <w:sz w:val="16"/>
                <w:szCs w:val="16"/>
              </w:rPr>
            </w:pPr>
          </w:p>
        </w:tc>
        <w:tc>
          <w:tcPr>
            <w:tcW w:w="850"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6986ADB0" w14:textId="40AD6BE3" w:rsidR="0DC0462F" w:rsidRPr="00F849F4" w:rsidRDefault="0DC0462F" w:rsidP="00D85F82">
            <w:pPr>
              <w:jc w:val="center"/>
              <w:rPr>
                <w:sz w:val="16"/>
                <w:szCs w:val="16"/>
              </w:rPr>
            </w:pPr>
          </w:p>
        </w:tc>
        <w:tc>
          <w:tcPr>
            <w:tcW w:w="85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1177AB7F" w14:textId="206FBCEB" w:rsidR="0DC0462F" w:rsidRPr="00F849F4" w:rsidRDefault="0DC0462F" w:rsidP="0DC0462F">
            <w:pPr>
              <w:spacing w:after="0"/>
              <w:jc w:val="center"/>
              <w:rPr>
                <w:sz w:val="16"/>
                <w:szCs w:val="16"/>
              </w:rPr>
            </w:pPr>
            <w:r w:rsidRPr="00F849F4">
              <w:rPr>
                <w:rFonts w:ascii="Calibri" w:eastAsia="Calibri" w:hAnsi="Calibri" w:cs="Calibri"/>
                <w:color w:val="000000" w:themeColor="text1"/>
                <w:sz w:val="16"/>
                <w:szCs w:val="16"/>
              </w:rPr>
              <w:t>34,46 €</w:t>
            </w:r>
          </w:p>
        </w:tc>
        <w:tc>
          <w:tcPr>
            <w:tcW w:w="850"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1AC44EC9" w14:textId="52D4E50F" w:rsidR="0DC0462F" w:rsidRPr="00F849F4" w:rsidRDefault="0DC0462F" w:rsidP="00D85F82">
            <w:pPr>
              <w:jc w:val="center"/>
              <w:rPr>
                <w:sz w:val="16"/>
                <w:szCs w:val="16"/>
              </w:rPr>
            </w:pPr>
          </w:p>
        </w:tc>
        <w:tc>
          <w:tcPr>
            <w:tcW w:w="709"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3416CBEE" w14:textId="67C8A084" w:rsidR="0DC0462F" w:rsidRPr="00F849F4" w:rsidRDefault="0DC0462F" w:rsidP="00D85F82">
            <w:pPr>
              <w:jc w:val="center"/>
              <w:rPr>
                <w:sz w:val="16"/>
                <w:szCs w:val="16"/>
              </w:rPr>
            </w:pPr>
          </w:p>
        </w:tc>
      </w:tr>
      <w:tr w:rsidR="0DC0462F" w14:paraId="1369177F" w14:textId="77777777" w:rsidTr="00D85F82">
        <w:trPr>
          <w:trHeight w:val="315"/>
          <w:jc w:val="center"/>
        </w:trPr>
        <w:tc>
          <w:tcPr>
            <w:tcW w:w="425"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768A30D0" w14:textId="0522D816" w:rsidR="0DC0462F" w:rsidRPr="00F849F4" w:rsidRDefault="0DC0462F" w:rsidP="00D85F82">
            <w:pPr>
              <w:jc w:val="center"/>
              <w:rPr>
                <w:sz w:val="16"/>
                <w:szCs w:val="16"/>
              </w:rPr>
            </w:pPr>
          </w:p>
        </w:tc>
        <w:tc>
          <w:tcPr>
            <w:tcW w:w="282"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62C8B434" w14:textId="3F1A3840" w:rsidR="0DC0462F" w:rsidRPr="00F849F4" w:rsidRDefault="0DC0462F" w:rsidP="00D85F82">
            <w:pPr>
              <w:jc w:val="center"/>
              <w:rPr>
                <w:sz w:val="16"/>
                <w:szCs w:val="16"/>
              </w:rPr>
            </w:pPr>
          </w:p>
        </w:tc>
        <w:tc>
          <w:tcPr>
            <w:tcW w:w="284"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1E840D7D" w14:textId="529321A7" w:rsidR="0DC0462F" w:rsidRPr="00F849F4" w:rsidRDefault="0DC0462F" w:rsidP="00D85F82">
            <w:pPr>
              <w:jc w:val="center"/>
              <w:rPr>
                <w:sz w:val="16"/>
                <w:szCs w:val="16"/>
              </w:rPr>
            </w:pPr>
          </w:p>
        </w:tc>
        <w:tc>
          <w:tcPr>
            <w:tcW w:w="283"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17C8F8CF" w14:textId="16A44C1B" w:rsidR="0DC0462F" w:rsidRPr="00F849F4" w:rsidRDefault="0DC0462F" w:rsidP="0DC0462F">
            <w:pPr>
              <w:spacing w:after="0"/>
              <w:jc w:val="center"/>
              <w:rPr>
                <w:sz w:val="16"/>
                <w:szCs w:val="16"/>
              </w:rPr>
            </w:pPr>
            <w:r w:rsidRPr="00F849F4">
              <w:rPr>
                <w:rFonts w:ascii="Calibri" w:eastAsia="Calibri" w:hAnsi="Calibri" w:cs="Calibri"/>
                <w:color w:val="000000" w:themeColor="text1"/>
                <w:sz w:val="16"/>
                <w:szCs w:val="16"/>
              </w:rPr>
              <w:t>01</w:t>
            </w:r>
          </w:p>
        </w:tc>
        <w:tc>
          <w:tcPr>
            <w:tcW w:w="2128"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540" w:type="dxa"/>
              <w:right w:w="15" w:type="dxa"/>
            </w:tcMar>
            <w:vAlign w:val="center"/>
          </w:tcPr>
          <w:p w14:paraId="5F7EA26E" w14:textId="247F5597" w:rsidR="0DC0462F" w:rsidRPr="00F849F4" w:rsidRDefault="0DC0462F" w:rsidP="0DC0462F">
            <w:pPr>
              <w:spacing w:after="0"/>
              <w:jc w:val="left"/>
              <w:rPr>
                <w:sz w:val="16"/>
                <w:szCs w:val="16"/>
              </w:rPr>
            </w:pPr>
            <w:r w:rsidRPr="00F849F4">
              <w:rPr>
                <w:rFonts w:ascii="Calibri" w:eastAsia="Calibri" w:hAnsi="Calibri" w:cs="Calibri"/>
                <w:color w:val="000000" w:themeColor="text1"/>
                <w:sz w:val="16"/>
                <w:szCs w:val="16"/>
              </w:rPr>
              <w:t>Responsable y administrador de sistemas</w:t>
            </w:r>
          </w:p>
        </w:tc>
        <w:tc>
          <w:tcPr>
            <w:tcW w:w="709"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45DAA7F2" w14:textId="2DBF579E" w:rsidR="0DC0462F" w:rsidRPr="00F849F4" w:rsidRDefault="0DC0462F" w:rsidP="0DC0462F">
            <w:pPr>
              <w:spacing w:after="0"/>
              <w:jc w:val="center"/>
              <w:rPr>
                <w:sz w:val="16"/>
                <w:szCs w:val="16"/>
              </w:rPr>
            </w:pPr>
            <w:r w:rsidRPr="00F849F4">
              <w:rPr>
                <w:rFonts w:ascii="Calibri" w:eastAsia="Calibri" w:hAnsi="Calibri" w:cs="Calibri"/>
                <w:color w:val="000000" w:themeColor="text1"/>
                <w:sz w:val="16"/>
                <w:szCs w:val="16"/>
              </w:rPr>
              <w:t>1</w:t>
            </w:r>
          </w:p>
        </w:tc>
        <w:tc>
          <w:tcPr>
            <w:tcW w:w="709"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000455B3" w14:textId="394F0B8A" w:rsidR="0DC0462F" w:rsidRPr="00F849F4" w:rsidRDefault="0DC0462F" w:rsidP="0DC0462F">
            <w:pPr>
              <w:spacing w:after="0"/>
              <w:jc w:val="center"/>
              <w:rPr>
                <w:sz w:val="16"/>
                <w:szCs w:val="16"/>
              </w:rPr>
            </w:pPr>
            <w:r w:rsidRPr="00F849F4">
              <w:rPr>
                <w:rFonts w:ascii="Calibri" w:eastAsia="Calibri" w:hAnsi="Calibri" w:cs="Calibri"/>
                <w:color w:val="000000" w:themeColor="text1"/>
                <w:sz w:val="16"/>
                <w:szCs w:val="16"/>
              </w:rPr>
              <w:t>horas</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29A8D832" w14:textId="405D9426" w:rsidR="0DC0462F" w:rsidRPr="00F849F4" w:rsidRDefault="0DC0462F" w:rsidP="0DC0462F">
            <w:pPr>
              <w:spacing w:after="0"/>
              <w:jc w:val="center"/>
              <w:rPr>
                <w:sz w:val="16"/>
                <w:szCs w:val="16"/>
              </w:rPr>
            </w:pPr>
            <w:r w:rsidRPr="00F849F4">
              <w:rPr>
                <w:rFonts w:ascii="Calibri" w:eastAsia="Calibri" w:hAnsi="Calibri" w:cs="Calibri"/>
                <w:color w:val="000000" w:themeColor="text1"/>
                <w:sz w:val="16"/>
                <w:szCs w:val="16"/>
              </w:rPr>
              <w:t>34,46 €</w:t>
            </w:r>
          </w:p>
        </w:tc>
        <w:tc>
          <w:tcPr>
            <w:tcW w:w="850"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689FF98E" w14:textId="206D3788" w:rsidR="0DC0462F" w:rsidRPr="00F849F4" w:rsidRDefault="0DC0462F" w:rsidP="0DC0462F">
            <w:pPr>
              <w:spacing w:after="0"/>
              <w:jc w:val="center"/>
              <w:rPr>
                <w:sz w:val="16"/>
                <w:szCs w:val="16"/>
              </w:rPr>
            </w:pPr>
            <w:r w:rsidRPr="00F849F4">
              <w:rPr>
                <w:rFonts w:ascii="Calibri" w:eastAsia="Calibri" w:hAnsi="Calibri" w:cs="Calibri"/>
                <w:color w:val="000000" w:themeColor="text1"/>
                <w:sz w:val="16"/>
                <w:szCs w:val="16"/>
              </w:rPr>
              <w:t>34,46 €</w:t>
            </w:r>
          </w:p>
        </w:tc>
        <w:tc>
          <w:tcPr>
            <w:tcW w:w="85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6EEE585B" w14:textId="2147EA92" w:rsidR="0DC0462F" w:rsidRPr="00F849F4" w:rsidRDefault="0DC0462F" w:rsidP="00D85F82">
            <w:pPr>
              <w:jc w:val="center"/>
              <w:rPr>
                <w:sz w:val="16"/>
                <w:szCs w:val="16"/>
              </w:rPr>
            </w:pPr>
          </w:p>
        </w:tc>
        <w:tc>
          <w:tcPr>
            <w:tcW w:w="850"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54F559A8" w14:textId="6D608740" w:rsidR="0DC0462F" w:rsidRPr="00F849F4" w:rsidRDefault="0DC0462F" w:rsidP="00D85F82">
            <w:pPr>
              <w:jc w:val="center"/>
              <w:rPr>
                <w:sz w:val="16"/>
                <w:szCs w:val="16"/>
              </w:rPr>
            </w:pPr>
          </w:p>
        </w:tc>
        <w:tc>
          <w:tcPr>
            <w:tcW w:w="709"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541AE7B9" w14:textId="3E0B021F" w:rsidR="0DC0462F" w:rsidRPr="00F849F4" w:rsidRDefault="0DC0462F" w:rsidP="00D85F82">
            <w:pPr>
              <w:jc w:val="center"/>
              <w:rPr>
                <w:sz w:val="16"/>
                <w:szCs w:val="16"/>
              </w:rPr>
            </w:pPr>
          </w:p>
        </w:tc>
      </w:tr>
      <w:tr w:rsidR="0DC0462F" w14:paraId="1B5D541B" w14:textId="77777777" w:rsidTr="00D85F82">
        <w:trPr>
          <w:trHeight w:val="315"/>
          <w:jc w:val="center"/>
        </w:trPr>
        <w:tc>
          <w:tcPr>
            <w:tcW w:w="425"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5CF1150D" w14:textId="5622A406" w:rsidR="0DC0462F" w:rsidRPr="00F849F4" w:rsidRDefault="0DC0462F" w:rsidP="00D85F82">
            <w:pPr>
              <w:jc w:val="center"/>
              <w:rPr>
                <w:sz w:val="16"/>
                <w:szCs w:val="16"/>
              </w:rPr>
            </w:pPr>
          </w:p>
        </w:tc>
        <w:tc>
          <w:tcPr>
            <w:tcW w:w="282"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2826442C" w14:textId="7380BF61" w:rsidR="0DC0462F" w:rsidRPr="00F849F4" w:rsidRDefault="0DC0462F" w:rsidP="00D85F82">
            <w:pPr>
              <w:jc w:val="center"/>
              <w:rPr>
                <w:sz w:val="16"/>
                <w:szCs w:val="16"/>
              </w:rPr>
            </w:pPr>
          </w:p>
        </w:tc>
        <w:tc>
          <w:tcPr>
            <w:tcW w:w="284"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113C3070" w14:textId="01E1C1AE" w:rsidR="0DC0462F" w:rsidRPr="00F849F4" w:rsidRDefault="0DC0462F" w:rsidP="0DC0462F">
            <w:pPr>
              <w:spacing w:after="0"/>
              <w:jc w:val="center"/>
              <w:rPr>
                <w:sz w:val="16"/>
                <w:szCs w:val="16"/>
              </w:rPr>
            </w:pPr>
            <w:r w:rsidRPr="00F849F4">
              <w:rPr>
                <w:rFonts w:ascii="Calibri" w:eastAsia="Calibri" w:hAnsi="Calibri" w:cs="Calibri"/>
                <w:color w:val="000000" w:themeColor="text1"/>
                <w:sz w:val="16"/>
                <w:szCs w:val="16"/>
              </w:rPr>
              <w:t>02</w:t>
            </w:r>
          </w:p>
        </w:tc>
        <w:tc>
          <w:tcPr>
            <w:tcW w:w="283"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176DBF6F" w14:textId="5066945C" w:rsidR="0DC0462F" w:rsidRPr="00F849F4" w:rsidRDefault="0DC0462F" w:rsidP="00D85F82">
            <w:pPr>
              <w:jc w:val="center"/>
              <w:rPr>
                <w:sz w:val="16"/>
                <w:szCs w:val="16"/>
              </w:rPr>
            </w:pPr>
          </w:p>
        </w:tc>
        <w:tc>
          <w:tcPr>
            <w:tcW w:w="2128"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270" w:type="dxa"/>
              <w:right w:w="15" w:type="dxa"/>
            </w:tcMar>
            <w:vAlign w:val="center"/>
          </w:tcPr>
          <w:p w14:paraId="720CD908" w14:textId="5D382397" w:rsidR="0DC0462F" w:rsidRPr="00F849F4" w:rsidRDefault="0DC0462F" w:rsidP="0DC0462F">
            <w:pPr>
              <w:spacing w:after="0"/>
              <w:jc w:val="left"/>
              <w:rPr>
                <w:sz w:val="16"/>
                <w:szCs w:val="16"/>
              </w:rPr>
            </w:pPr>
            <w:r w:rsidRPr="00F849F4">
              <w:rPr>
                <w:rFonts w:ascii="Calibri" w:eastAsia="Calibri" w:hAnsi="Calibri" w:cs="Calibri"/>
                <w:color w:val="000000" w:themeColor="text1"/>
                <w:sz w:val="16"/>
                <w:szCs w:val="16"/>
              </w:rPr>
              <w:t>Configuración de puntos de red</w:t>
            </w:r>
          </w:p>
        </w:tc>
        <w:tc>
          <w:tcPr>
            <w:tcW w:w="709"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5F0EE41E" w14:textId="7EDB60F2" w:rsidR="0DC0462F" w:rsidRPr="00F849F4" w:rsidRDefault="0DC0462F" w:rsidP="00D85F82">
            <w:pPr>
              <w:jc w:val="center"/>
              <w:rPr>
                <w:sz w:val="16"/>
                <w:szCs w:val="16"/>
              </w:rPr>
            </w:pPr>
          </w:p>
        </w:tc>
        <w:tc>
          <w:tcPr>
            <w:tcW w:w="709"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14E80493" w14:textId="6D6922B5" w:rsidR="0DC0462F" w:rsidRPr="00F849F4" w:rsidRDefault="0DC0462F" w:rsidP="00D85F82">
            <w:pPr>
              <w:jc w:val="center"/>
              <w:rPr>
                <w:sz w:val="16"/>
                <w:szCs w:val="16"/>
              </w:rPr>
            </w:pP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16ED4FD2" w14:textId="6EA38FD6" w:rsidR="0DC0462F" w:rsidRPr="00F849F4" w:rsidRDefault="0DC0462F" w:rsidP="00D85F82">
            <w:pPr>
              <w:jc w:val="center"/>
              <w:rPr>
                <w:sz w:val="16"/>
                <w:szCs w:val="16"/>
              </w:rPr>
            </w:pPr>
          </w:p>
        </w:tc>
        <w:tc>
          <w:tcPr>
            <w:tcW w:w="850"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1D8B8FA8" w14:textId="7775A394" w:rsidR="0DC0462F" w:rsidRPr="00F849F4" w:rsidRDefault="0DC0462F" w:rsidP="00D85F82">
            <w:pPr>
              <w:jc w:val="center"/>
              <w:rPr>
                <w:sz w:val="16"/>
                <w:szCs w:val="16"/>
              </w:rPr>
            </w:pPr>
          </w:p>
        </w:tc>
        <w:tc>
          <w:tcPr>
            <w:tcW w:w="85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009CB755" w14:textId="7DF13590" w:rsidR="0DC0462F" w:rsidRPr="00F849F4" w:rsidRDefault="0DC0462F" w:rsidP="0DC0462F">
            <w:pPr>
              <w:spacing w:after="0"/>
              <w:jc w:val="center"/>
              <w:rPr>
                <w:sz w:val="16"/>
                <w:szCs w:val="16"/>
              </w:rPr>
            </w:pPr>
            <w:r w:rsidRPr="00F849F4">
              <w:rPr>
                <w:rFonts w:ascii="Calibri" w:eastAsia="Calibri" w:hAnsi="Calibri" w:cs="Calibri"/>
                <w:color w:val="000000" w:themeColor="text1"/>
                <w:sz w:val="16"/>
                <w:szCs w:val="16"/>
              </w:rPr>
              <w:t>68,93 €</w:t>
            </w:r>
          </w:p>
        </w:tc>
        <w:tc>
          <w:tcPr>
            <w:tcW w:w="850"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5B7D379B" w14:textId="6AF6223A" w:rsidR="0DC0462F" w:rsidRPr="00F849F4" w:rsidRDefault="0DC0462F" w:rsidP="00D85F82">
            <w:pPr>
              <w:jc w:val="center"/>
              <w:rPr>
                <w:sz w:val="16"/>
                <w:szCs w:val="16"/>
              </w:rPr>
            </w:pPr>
          </w:p>
        </w:tc>
        <w:tc>
          <w:tcPr>
            <w:tcW w:w="709"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387E7861" w14:textId="067B29BA" w:rsidR="0DC0462F" w:rsidRPr="00F849F4" w:rsidRDefault="0DC0462F" w:rsidP="00D85F82">
            <w:pPr>
              <w:jc w:val="center"/>
              <w:rPr>
                <w:sz w:val="16"/>
                <w:szCs w:val="16"/>
              </w:rPr>
            </w:pPr>
          </w:p>
        </w:tc>
      </w:tr>
      <w:tr w:rsidR="0DC0462F" w14:paraId="4BF39B87" w14:textId="77777777" w:rsidTr="00D85F82">
        <w:trPr>
          <w:trHeight w:val="315"/>
          <w:jc w:val="center"/>
        </w:trPr>
        <w:tc>
          <w:tcPr>
            <w:tcW w:w="425"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07C6B1CC" w14:textId="445DA84F" w:rsidR="0DC0462F" w:rsidRPr="00F849F4" w:rsidRDefault="0DC0462F" w:rsidP="00D85F82">
            <w:pPr>
              <w:jc w:val="center"/>
              <w:rPr>
                <w:sz w:val="16"/>
                <w:szCs w:val="16"/>
              </w:rPr>
            </w:pPr>
          </w:p>
        </w:tc>
        <w:tc>
          <w:tcPr>
            <w:tcW w:w="282"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2EE81E02" w14:textId="47E06405" w:rsidR="0DC0462F" w:rsidRPr="00F849F4" w:rsidRDefault="0DC0462F" w:rsidP="00D85F82">
            <w:pPr>
              <w:jc w:val="center"/>
              <w:rPr>
                <w:sz w:val="16"/>
                <w:szCs w:val="16"/>
              </w:rPr>
            </w:pPr>
          </w:p>
        </w:tc>
        <w:tc>
          <w:tcPr>
            <w:tcW w:w="284"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41A8D464" w14:textId="25D3A0A1" w:rsidR="0DC0462F" w:rsidRPr="00F849F4" w:rsidRDefault="0DC0462F" w:rsidP="00D85F82">
            <w:pPr>
              <w:jc w:val="center"/>
              <w:rPr>
                <w:sz w:val="16"/>
                <w:szCs w:val="16"/>
              </w:rPr>
            </w:pPr>
          </w:p>
        </w:tc>
        <w:tc>
          <w:tcPr>
            <w:tcW w:w="283"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188331D7" w14:textId="19339DB0" w:rsidR="0DC0462F" w:rsidRPr="00F849F4" w:rsidRDefault="0DC0462F" w:rsidP="0DC0462F">
            <w:pPr>
              <w:spacing w:after="0"/>
              <w:jc w:val="center"/>
              <w:rPr>
                <w:sz w:val="16"/>
                <w:szCs w:val="16"/>
              </w:rPr>
            </w:pPr>
            <w:r w:rsidRPr="00F849F4">
              <w:rPr>
                <w:rFonts w:ascii="Calibri" w:eastAsia="Calibri" w:hAnsi="Calibri" w:cs="Calibri"/>
                <w:color w:val="000000" w:themeColor="text1"/>
                <w:sz w:val="16"/>
                <w:szCs w:val="16"/>
              </w:rPr>
              <w:t>01</w:t>
            </w:r>
          </w:p>
        </w:tc>
        <w:tc>
          <w:tcPr>
            <w:tcW w:w="2128"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540" w:type="dxa"/>
              <w:right w:w="15" w:type="dxa"/>
            </w:tcMar>
            <w:vAlign w:val="center"/>
          </w:tcPr>
          <w:p w14:paraId="6DC13A0C" w14:textId="6FFBC887" w:rsidR="0DC0462F" w:rsidRPr="00F849F4" w:rsidRDefault="0DC0462F" w:rsidP="0DC0462F">
            <w:pPr>
              <w:spacing w:after="0"/>
              <w:jc w:val="left"/>
              <w:rPr>
                <w:sz w:val="16"/>
                <w:szCs w:val="16"/>
              </w:rPr>
            </w:pPr>
            <w:r w:rsidRPr="00F849F4">
              <w:rPr>
                <w:rFonts w:ascii="Calibri" w:eastAsia="Calibri" w:hAnsi="Calibri" w:cs="Calibri"/>
                <w:color w:val="000000" w:themeColor="text1"/>
                <w:sz w:val="16"/>
                <w:szCs w:val="16"/>
              </w:rPr>
              <w:t>Responsable y administrador de sistemas</w:t>
            </w:r>
          </w:p>
        </w:tc>
        <w:tc>
          <w:tcPr>
            <w:tcW w:w="709"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269529F2" w14:textId="26366653" w:rsidR="0DC0462F" w:rsidRPr="00F849F4" w:rsidRDefault="0DC0462F" w:rsidP="0DC0462F">
            <w:pPr>
              <w:spacing w:after="0"/>
              <w:jc w:val="center"/>
              <w:rPr>
                <w:sz w:val="16"/>
                <w:szCs w:val="16"/>
              </w:rPr>
            </w:pPr>
            <w:r w:rsidRPr="00F849F4">
              <w:rPr>
                <w:rFonts w:ascii="Calibri" w:eastAsia="Calibri" w:hAnsi="Calibri" w:cs="Calibri"/>
                <w:color w:val="000000" w:themeColor="text1"/>
                <w:sz w:val="16"/>
                <w:szCs w:val="16"/>
              </w:rPr>
              <w:t>2</w:t>
            </w:r>
          </w:p>
        </w:tc>
        <w:tc>
          <w:tcPr>
            <w:tcW w:w="709"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1404C92D" w14:textId="1541AC07" w:rsidR="0DC0462F" w:rsidRPr="00F849F4" w:rsidRDefault="0DC0462F" w:rsidP="0DC0462F">
            <w:pPr>
              <w:spacing w:after="0"/>
              <w:jc w:val="center"/>
              <w:rPr>
                <w:sz w:val="16"/>
                <w:szCs w:val="16"/>
              </w:rPr>
            </w:pPr>
            <w:r w:rsidRPr="00F849F4">
              <w:rPr>
                <w:rFonts w:ascii="Calibri" w:eastAsia="Calibri" w:hAnsi="Calibri" w:cs="Calibri"/>
                <w:color w:val="000000" w:themeColor="text1"/>
                <w:sz w:val="16"/>
                <w:szCs w:val="16"/>
              </w:rPr>
              <w:t>horas</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3EC1D4BF" w14:textId="43382476" w:rsidR="0DC0462F" w:rsidRPr="00F849F4" w:rsidRDefault="0DC0462F" w:rsidP="0DC0462F">
            <w:pPr>
              <w:spacing w:after="0"/>
              <w:jc w:val="center"/>
              <w:rPr>
                <w:sz w:val="16"/>
                <w:szCs w:val="16"/>
              </w:rPr>
            </w:pPr>
            <w:r w:rsidRPr="00F849F4">
              <w:rPr>
                <w:rFonts w:ascii="Calibri" w:eastAsia="Calibri" w:hAnsi="Calibri" w:cs="Calibri"/>
                <w:color w:val="000000" w:themeColor="text1"/>
                <w:sz w:val="16"/>
                <w:szCs w:val="16"/>
              </w:rPr>
              <w:t>34,46 €</w:t>
            </w:r>
          </w:p>
        </w:tc>
        <w:tc>
          <w:tcPr>
            <w:tcW w:w="850"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5C3DFA5F" w14:textId="7634E3DF" w:rsidR="0DC0462F" w:rsidRPr="00F849F4" w:rsidRDefault="0DC0462F" w:rsidP="0DC0462F">
            <w:pPr>
              <w:spacing w:after="0"/>
              <w:jc w:val="center"/>
              <w:rPr>
                <w:sz w:val="16"/>
                <w:szCs w:val="16"/>
              </w:rPr>
            </w:pPr>
            <w:r w:rsidRPr="00F849F4">
              <w:rPr>
                <w:rFonts w:ascii="Calibri" w:eastAsia="Calibri" w:hAnsi="Calibri" w:cs="Calibri"/>
                <w:color w:val="000000" w:themeColor="text1"/>
                <w:sz w:val="16"/>
                <w:szCs w:val="16"/>
              </w:rPr>
              <w:t>68,93 €</w:t>
            </w:r>
          </w:p>
        </w:tc>
        <w:tc>
          <w:tcPr>
            <w:tcW w:w="85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3A75F7CA" w14:textId="3890A829" w:rsidR="0DC0462F" w:rsidRPr="00F849F4" w:rsidRDefault="0DC0462F" w:rsidP="00D85F82">
            <w:pPr>
              <w:jc w:val="center"/>
              <w:rPr>
                <w:sz w:val="16"/>
                <w:szCs w:val="16"/>
              </w:rPr>
            </w:pPr>
          </w:p>
        </w:tc>
        <w:tc>
          <w:tcPr>
            <w:tcW w:w="850"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461AC067" w14:textId="3E550643" w:rsidR="0DC0462F" w:rsidRPr="00F849F4" w:rsidRDefault="0DC0462F" w:rsidP="00D85F82">
            <w:pPr>
              <w:jc w:val="center"/>
              <w:rPr>
                <w:sz w:val="16"/>
                <w:szCs w:val="16"/>
              </w:rPr>
            </w:pPr>
          </w:p>
        </w:tc>
        <w:tc>
          <w:tcPr>
            <w:tcW w:w="709"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476C7CEB" w14:textId="5828F127" w:rsidR="0DC0462F" w:rsidRPr="00F849F4" w:rsidRDefault="0DC0462F" w:rsidP="00D85F82">
            <w:pPr>
              <w:jc w:val="center"/>
              <w:rPr>
                <w:sz w:val="16"/>
                <w:szCs w:val="16"/>
              </w:rPr>
            </w:pPr>
          </w:p>
        </w:tc>
      </w:tr>
      <w:tr w:rsidR="0DC0462F" w14:paraId="2FDE4FFF" w14:textId="77777777" w:rsidTr="00D85F82">
        <w:trPr>
          <w:trHeight w:val="315"/>
          <w:jc w:val="center"/>
        </w:trPr>
        <w:tc>
          <w:tcPr>
            <w:tcW w:w="425"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25AAC95F" w14:textId="1DBF25D6" w:rsidR="0DC0462F" w:rsidRPr="00F849F4" w:rsidRDefault="0DC0462F" w:rsidP="00D85F82">
            <w:pPr>
              <w:jc w:val="center"/>
              <w:rPr>
                <w:sz w:val="16"/>
                <w:szCs w:val="16"/>
              </w:rPr>
            </w:pPr>
          </w:p>
        </w:tc>
        <w:tc>
          <w:tcPr>
            <w:tcW w:w="282"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167204DC" w14:textId="28B8D3B1" w:rsidR="0DC0462F" w:rsidRPr="00F849F4" w:rsidRDefault="0DC0462F" w:rsidP="00D85F82">
            <w:pPr>
              <w:jc w:val="center"/>
              <w:rPr>
                <w:sz w:val="16"/>
                <w:szCs w:val="16"/>
              </w:rPr>
            </w:pPr>
          </w:p>
        </w:tc>
        <w:tc>
          <w:tcPr>
            <w:tcW w:w="284"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1CB4D051" w14:textId="3143FE46" w:rsidR="0DC0462F" w:rsidRPr="00F849F4" w:rsidRDefault="0DC0462F" w:rsidP="0DC0462F">
            <w:pPr>
              <w:spacing w:after="0"/>
              <w:jc w:val="center"/>
              <w:rPr>
                <w:sz w:val="16"/>
                <w:szCs w:val="16"/>
              </w:rPr>
            </w:pPr>
            <w:r w:rsidRPr="00F849F4">
              <w:rPr>
                <w:rFonts w:ascii="Calibri" w:eastAsia="Calibri" w:hAnsi="Calibri" w:cs="Calibri"/>
                <w:color w:val="000000" w:themeColor="text1"/>
                <w:sz w:val="16"/>
                <w:szCs w:val="16"/>
              </w:rPr>
              <w:t>03</w:t>
            </w:r>
          </w:p>
        </w:tc>
        <w:tc>
          <w:tcPr>
            <w:tcW w:w="283"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3A9D4AEA" w14:textId="60D720AC" w:rsidR="0DC0462F" w:rsidRPr="00F849F4" w:rsidRDefault="0DC0462F" w:rsidP="00D85F82">
            <w:pPr>
              <w:jc w:val="center"/>
              <w:rPr>
                <w:sz w:val="16"/>
                <w:szCs w:val="16"/>
              </w:rPr>
            </w:pPr>
          </w:p>
        </w:tc>
        <w:tc>
          <w:tcPr>
            <w:tcW w:w="2128"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270" w:type="dxa"/>
              <w:right w:w="15" w:type="dxa"/>
            </w:tcMar>
            <w:vAlign w:val="center"/>
          </w:tcPr>
          <w:p w14:paraId="2A47345C" w14:textId="49257F04" w:rsidR="0DC0462F" w:rsidRPr="00F849F4" w:rsidRDefault="0DC0462F" w:rsidP="0DC0462F">
            <w:pPr>
              <w:spacing w:after="0"/>
              <w:jc w:val="left"/>
              <w:rPr>
                <w:sz w:val="16"/>
                <w:szCs w:val="16"/>
              </w:rPr>
            </w:pPr>
            <w:r w:rsidRPr="00F849F4">
              <w:rPr>
                <w:rFonts w:ascii="Calibri" w:eastAsia="Calibri" w:hAnsi="Calibri" w:cs="Calibri"/>
                <w:color w:val="000000" w:themeColor="text1"/>
                <w:sz w:val="16"/>
                <w:szCs w:val="16"/>
              </w:rPr>
              <w:t>Instalación de portátiles</w:t>
            </w:r>
          </w:p>
        </w:tc>
        <w:tc>
          <w:tcPr>
            <w:tcW w:w="709"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208927A7" w14:textId="48B70D06" w:rsidR="0DC0462F" w:rsidRPr="00F849F4" w:rsidRDefault="0DC0462F" w:rsidP="00D85F82">
            <w:pPr>
              <w:jc w:val="center"/>
              <w:rPr>
                <w:sz w:val="16"/>
                <w:szCs w:val="16"/>
              </w:rPr>
            </w:pPr>
          </w:p>
        </w:tc>
        <w:tc>
          <w:tcPr>
            <w:tcW w:w="709"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242A1EC4" w14:textId="3040BF36" w:rsidR="0DC0462F" w:rsidRPr="00F849F4" w:rsidRDefault="0DC0462F" w:rsidP="00D85F82">
            <w:pPr>
              <w:jc w:val="center"/>
              <w:rPr>
                <w:sz w:val="16"/>
                <w:szCs w:val="16"/>
              </w:rPr>
            </w:pP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54B8E292" w14:textId="54581E59" w:rsidR="0DC0462F" w:rsidRPr="00F849F4" w:rsidRDefault="0DC0462F" w:rsidP="00D85F82">
            <w:pPr>
              <w:jc w:val="center"/>
              <w:rPr>
                <w:sz w:val="16"/>
                <w:szCs w:val="16"/>
              </w:rPr>
            </w:pPr>
          </w:p>
        </w:tc>
        <w:tc>
          <w:tcPr>
            <w:tcW w:w="850"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6083A356" w14:textId="17137ED1" w:rsidR="0DC0462F" w:rsidRPr="00F849F4" w:rsidRDefault="0DC0462F" w:rsidP="00D85F82">
            <w:pPr>
              <w:jc w:val="center"/>
              <w:rPr>
                <w:sz w:val="16"/>
                <w:szCs w:val="16"/>
              </w:rPr>
            </w:pPr>
          </w:p>
        </w:tc>
        <w:tc>
          <w:tcPr>
            <w:tcW w:w="85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5CBF6B50" w14:textId="4F369CAE" w:rsidR="0DC0462F" w:rsidRPr="00F849F4" w:rsidRDefault="0DC0462F" w:rsidP="0DC0462F">
            <w:pPr>
              <w:spacing w:after="0"/>
              <w:jc w:val="center"/>
              <w:rPr>
                <w:sz w:val="16"/>
                <w:szCs w:val="16"/>
              </w:rPr>
            </w:pPr>
            <w:r w:rsidRPr="00F849F4">
              <w:rPr>
                <w:rFonts w:ascii="Calibri" w:eastAsia="Calibri" w:hAnsi="Calibri" w:cs="Calibri"/>
                <w:color w:val="000000" w:themeColor="text1"/>
                <w:sz w:val="16"/>
                <w:szCs w:val="16"/>
              </w:rPr>
              <w:t>34,46 €</w:t>
            </w:r>
          </w:p>
        </w:tc>
        <w:tc>
          <w:tcPr>
            <w:tcW w:w="850"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77B3DB24" w14:textId="087FF7B6" w:rsidR="0DC0462F" w:rsidRPr="00F849F4" w:rsidRDefault="0DC0462F" w:rsidP="00D85F82">
            <w:pPr>
              <w:jc w:val="center"/>
              <w:rPr>
                <w:sz w:val="16"/>
                <w:szCs w:val="16"/>
              </w:rPr>
            </w:pPr>
          </w:p>
        </w:tc>
        <w:tc>
          <w:tcPr>
            <w:tcW w:w="709"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3F0E09EE" w14:textId="777C3810" w:rsidR="0DC0462F" w:rsidRPr="00F849F4" w:rsidRDefault="0DC0462F" w:rsidP="00D85F82">
            <w:pPr>
              <w:jc w:val="center"/>
              <w:rPr>
                <w:sz w:val="16"/>
                <w:szCs w:val="16"/>
              </w:rPr>
            </w:pPr>
          </w:p>
        </w:tc>
      </w:tr>
      <w:tr w:rsidR="0DC0462F" w14:paraId="48F6425A" w14:textId="77777777" w:rsidTr="00D85F82">
        <w:trPr>
          <w:trHeight w:val="315"/>
          <w:jc w:val="center"/>
        </w:trPr>
        <w:tc>
          <w:tcPr>
            <w:tcW w:w="425"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3E32856C" w14:textId="33A581E6" w:rsidR="0DC0462F" w:rsidRPr="00F849F4" w:rsidRDefault="0DC0462F" w:rsidP="00D85F82">
            <w:pPr>
              <w:jc w:val="center"/>
              <w:rPr>
                <w:sz w:val="16"/>
                <w:szCs w:val="16"/>
              </w:rPr>
            </w:pPr>
          </w:p>
        </w:tc>
        <w:tc>
          <w:tcPr>
            <w:tcW w:w="282"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6E36A126" w14:textId="66EB5E8C" w:rsidR="0DC0462F" w:rsidRPr="00F849F4" w:rsidRDefault="0DC0462F" w:rsidP="00D85F82">
            <w:pPr>
              <w:jc w:val="center"/>
              <w:rPr>
                <w:sz w:val="16"/>
                <w:szCs w:val="16"/>
              </w:rPr>
            </w:pPr>
          </w:p>
        </w:tc>
        <w:tc>
          <w:tcPr>
            <w:tcW w:w="284"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26AC5E43" w14:textId="50A1922F" w:rsidR="0DC0462F" w:rsidRPr="00F849F4" w:rsidRDefault="0DC0462F" w:rsidP="00D85F82">
            <w:pPr>
              <w:jc w:val="center"/>
              <w:rPr>
                <w:sz w:val="16"/>
                <w:szCs w:val="16"/>
              </w:rPr>
            </w:pPr>
          </w:p>
        </w:tc>
        <w:tc>
          <w:tcPr>
            <w:tcW w:w="283"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745E52EE" w14:textId="4004D96B" w:rsidR="0DC0462F" w:rsidRPr="00F849F4" w:rsidRDefault="0DC0462F" w:rsidP="0DC0462F">
            <w:pPr>
              <w:spacing w:after="0"/>
              <w:jc w:val="center"/>
              <w:rPr>
                <w:sz w:val="16"/>
                <w:szCs w:val="16"/>
              </w:rPr>
            </w:pPr>
            <w:r w:rsidRPr="00F849F4">
              <w:rPr>
                <w:rFonts w:ascii="Calibri" w:eastAsia="Calibri" w:hAnsi="Calibri" w:cs="Calibri"/>
                <w:color w:val="000000" w:themeColor="text1"/>
                <w:sz w:val="16"/>
                <w:szCs w:val="16"/>
              </w:rPr>
              <w:t>01</w:t>
            </w:r>
          </w:p>
        </w:tc>
        <w:tc>
          <w:tcPr>
            <w:tcW w:w="2128"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540" w:type="dxa"/>
              <w:right w:w="15" w:type="dxa"/>
            </w:tcMar>
            <w:vAlign w:val="center"/>
          </w:tcPr>
          <w:p w14:paraId="4C3F88B4" w14:textId="3AAEAA60" w:rsidR="0DC0462F" w:rsidRPr="00F849F4" w:rsidRDefault="0DC0462F" w:rsidP="0DC0462F">
            <w:pPr>
              <w:spacing w:after="0"/>
              <w:jc w:val="left"/>
              <w:rPr>
                <w:sz w:val="16"/>
                <w:szCs w:val="16"/>
              </w:rPr>
            </w:pPr>
            <w:r w:rsidRPr="00F849F4">
              <w:rPr>
                <w:rFonts w:ascii="Calibri" w:eastAsia="Calibri" w:hAnsi="Calibri" w:cs="Calibri"/>
                <w:color w:val="000000" w:themeColor="text1"/>
                <w:sz w:val="16"/>
                <w:szCs w:val="16"/>
              </w:rPr>
              <w:t>Responsable y administrador de sistemas</w:t>
            </w:r>
          </w:p>
        </w:tc>
        <w:tc>
          <w:tcPr>
            <w:tcW w:w="709"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4880841B" w14:textId="21FA878C" w:rsidR="0DC0462F" w:rsidRPr="00F849F4" w:rsidRDefault="0DC0462F" w:rsidP="0DC0462F">
            <w:pPr>
              <w:spacing w:after="0"/>
              <w:jc w:val="center"/>
              <w:rPr>
                <w:sz w:val="16"/>
                <w:szCs w:val="16"/>
              </w:rPr>
            </w:pPr>
            <w:r w:rsidRPr="00F849F4">
              <w:rPr>
                <w:rFonts w:ascii="Calibri" w:eastAsia="Calibri" w:hAnsi="Calibri" w:cs="Calibri"/>
                <w:color w:val="000000" w:themeColor="text1"/>
                <w:sz w:val="16"/>
                <w:szCs w:val="16"/>
              </w:rPr>
              <w:t>1</w:t>
            </w:r>
          </w:p>
        </w:tc>
        <w:tc>
          <w:tcPr>
            <w:tcW w:w="709"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28C26F67" w14:textId="5E888CAC" w:rsidR="0DC0462F" w:rsidRPr="00F849F4" w:rsidRDefault="0DC0462F" w:rsidP="0DC0462F">
            <w:pPr>
              <w:spacing w:after="0"/>
              <w:jc w:val="center"/>
              <w:rPr>
                <w:sz w:val="16"/>
                <w:szCs w:val="16"/>
              </w:rPr>
            </w:pPr>
            <w:r w:rsidRPr="00F849F4">
              <w:rPr>
                <w:rFonts w:ascii="Calibri" w:eastAsia="Calibri" w:hAnsi="Calibri" w:cs="Calibri"/>
                <w:color w:val="000000" w:themeColor="text1"/>
                <w:sz w:val="16"/>
                <w:szCs w:val="16"/>
              </w:rPr>
              <w:t>horas</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5F57ECA3" w14:textId="7863A500" w:rsidR="0DC0462F" w:rsidRPr="00F849F4" w:rsidRDefault="0DC0462F" w:rsidP="0DC0462F">
            <w:pPr>
              <w:spacing w:after="0"/>
              <w:jc w:val="center"/>
              <w:rPr>
                <w:sz w:val="16"/>
                <w:szCs w:val="16"/>
              </w:rPr>
            </w:pPr>
            <w:r w:rsidRPr="00F849F4">
              <w:rPr>
                <w:rFonts w:ascii="Calibri" w:eastAsia="Calibri" w:hAnsi="Calibri" w:cs="Calibri"/>
                <w:color w:val="000000" w:themeColor="text1"/>
                <w:sz w:val="16"/>
                <w:szCs w:val="16"/>
              </w:rPr>
              <w:t>34,46 €</w:t>
            </w:r>
          </w:p>
        </w:tc>
        <w:tc>
          <w:tcPr>
            <w:tcW w:w="850"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6152E657" w14:textId="48D18662" w:rsidR="0DC0462F" w:rsidRPr="00F849F4" w:rsidRDefault="0DC0462F" w:rsidP="0DC0462F">
            <w:pPr>
              <w:spacing w:after="0"/>
              <w:jc w:val="center"/>
              <w:rPr>
                <w:sz w:val="16"/>
                <w:szCs w:val="16"/>
              </w:rPr>
            </w:pPr>
            <w:r w:rsidRPr="00F849F4">
              <w:rPr>
                <w:rFonts w:ascii="Calibri" w:eastAsia="Calibri" w:hAnsi="Calibri" w:cs="Calibri"/>
                <w:color w:val="000000" w:themeColor="text1"/>
                <w:sz w:val="16"/>
                <w:szCs w:val="16"/>
              </w:rPr>
              <w:t>34,46 €</w:t>
            </w:r>
          </w:p>
        </w:tc>
        <w:tc>
          <w:tcPr>
            <w:tcW w:w="85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4D54E994" w14:textId="13A3DF2D" w:rsidR="0DC0462F" w:rsidRPr="00F849F4" w:rsidRDefault="0DC0462F" w:rsidP="00D85F82">
            <w:pPr>
              <w:jc w:val="center"/>
              <w:rPr>
                <w:sz w:val="16"/>
                <w:szCs w:val="16"/>
              </w:rPr>
            </w:pPr>
          </w:p>
        </w:tc>
        <w:tc>
          <w:tcPr>
            <w:tcW w:w="850"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75F19805" w14:textId="62D7CAE7" w:rsidR="0DC0462F" w:rsidRPr="00F849F4" w:rsidRDefault="0DC0462F" w:rsidP="00D85F82">
            <w:pPr>
              <w:jc w:val="center"/>
              <w:rPr>
                <w:sz w:val="16"/>
                <w:szCs w:val="16"/>
              </w:rPr>
            </w:pPr>
          </w:p>
        </w:tc>
        <w:tc>
          <w:tcPr>
            <w:tcW w:w="709"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3C6C8B1C" w14:textId="4E8D8F44" w:rsidR="0DC0462F" w:rsidRPr="00F849F4" w:rsidRDefault="0DC0462F" w:rsidP="00D85F82">
            <w:pPr>
              <w:jc w:val="center"/>
              <w:rPr>
                <w:sz w:val="16"/>
                <w:szCs w:val="16"/>
              </w:rPr>
            </w:pPr>
          </w:p>
        </w:tc>
      </w:tr>
      <w:tr w:rsidR="0DC0462F" w14:paraId="717BB22C" w14:textId="77777777" w:rsidTr="00D85F82">
        <w:trPr>
          <w:trHeight w:val="315"/>
          <w:jc w:val="center"/>
        </w:trPr>
        <w:tc>
          <w:tcPr>
            <w:tcW w:w="425"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3D4813D7" w14:textId="0B6F7A5E" w:rsidR="0DC0462F" w:rsidRPr="00F849F4" w:rsidRDefault="0DC0462F" w:rsidP="00D85F82">
            <w:pPr>
              <w:jc w:val="center"/>
              <w:rPr>
                <w:sz w:val="16"/>
                <w:szCs w:val="16"/>
              </w:rPr>
            </w:pPr>
          </w:p>
        </w:tc>
        <w:tc>
          <w:tcPr>
            <w:tcW w:w="282"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380E0180" w14:textId="4C27690F" w:rsidR="0DC0462F" w:rsidRPr="00F849F4" w:rsidRDefault="0DC0462F" w:rsidP="00D85F82">
            <w:pPr>
              <w:jc w:val="center"/>
              <w:rPr>
                <w:sz w:val="16"/>
                <w:szCs w:val="16"/>
              </w:rPr>
            </w:pPr>
          </w:p>
        </w:tc>
        <w:tc>
          <w:tcPr>
            <w:tcW w:w="284"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0156EC39" w14:textId="0F459479" w:rsidR="0DC0462F" w:rsidRPr="00F849F4" w:rsidRDefault="0DC0462F" w:rsidP="0DC0462F">
            <w:pPr>
              <w:spacing w:after="0"/>
              <w:jc w:val="center"/>
              <w:rPr>
                <w:sz w:val="16"/>
                <w:szCs w:val="16"/>
              </w:rPr>
            </w:pPr>
            <w:r w:rsidRPr="00F849F4">
              <w:rPr>
                <w:rFonts w:ascii="Calibri" w:eastAsia="Calibri" w:hAnsi="Calibri" w:cs="Calibri"/>
                <w:color w:val="000000" w:themeColor="text1"/>
                <w:sz w:val="16"/>
                <w:szCs w:val="16"/>
              </w:rPr>
              <w:t>04</w:t>
            </w:r>
          </w:p>
        </w:tc>
        <w:tc>
          <w:tcPr>
            <w:tcW w:w="283"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6EA1B837" w14:textId="19F592AA" w:rsidR="0DC0462F" w:rsidRPr="00F849F4" w:rsidRDefault="0DC0462F" w:rsidP="00D85F82">
            <w:pPr>
              <w:jc w:val="center"/>
              <w:rPr>
                <w:sz w:val="16"/>
                <w:szCs w:val="16"/>
              </w:rPr>
            </w:pPr>
          </w:p>
        </w:tc>
        <w:tc>
          <w:tcPr>
            <w:tcW w:w="2128"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270" w:type="dxa"/>
              <w:right w:w="15" w:type="dxa"/>
            </w:tcMar>
            <w:vAlign w:val="center"/>
          </w:tcPr>
          <w:p w14:paraId="766DC773" w14:textId="36EE017D" w:rsidR="0DC0462F" w:rsidRPr="00F849F4" w:rsidRDefault="0DC0462F" w:rsidP="0DC0462F">
            <w:pPr>
              <w:spacing w:after="0"/>
              <w:jc w:val="left"/>
              <w:rPr>
                <w:sz w:val="16"/>
                <w:szCs w:val="16"/>
              </w:rPr>
            </w:pPr>
            <w:r w:rsidRPr="00F849F4">
              <w:rPr>
                <w:rFonts w:ascii="Calibri" w:eastAsia="Calibri" w:hAnsi="Calibri" w:cs="Calibri"/>
                <w:color w:val="000000" w:themeColor="text1"/>
                <w:sz w:val="16"/>
                <w:szCs w:val="16"/>
              </w:rPr>
              <w:t>Instalación de monitor de 45''</w:t>
            </w:r>
          </w:p>
        </w:tc>
        <w:tc>
          <w:tcPr>
            <w:tcW w:w="709"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4F7B0C3C" w14:textId="18FD9599" w:rsidR="0DC0462F" w:rsidRPr="00F849F4" w:rsidRDefault="0DC0462F" w:rsidP="00D85F82">
            <w:pPr>
              <w:jc w:val="center"/>
              <w:rPr>
                <w:sz w:val="16"/>
                <w:szCs w:val="16"/>
              </w:rPr>
            </w:pPr>
          </w:p>
        </w:tc>
        <w:tc>
          <w:tcPr>
            <w:tcW w:w="709"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7F3491F1" w14:textId="336491A6" w:rsidR="0DC0462F" w:rsidRPr="00F849F4" w:rsidRDefault="0DC0462F" w:rsidP="00D85F82">
            <w:pPr>
              <w:jc w:val="center"/>
              <w:rPr>
                <w:sz w:val="16"/>
                <w:szCs w:val="16"/>
              </w:rPr>
            </w:pP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5D98A53E" w14:textId="6F54B486" w:rsidR="0DC0462F" w:rsidRPr="00F849F4" w:rsidRDefault="0DC0462F" w:rsidP="00D85F82">
            <w:pPr>
              <w:jc w:val="center"/>
              <w:rPr>
                <w:sz w:val="16"/>
                <w:szCs w:val="16"/>
              </w:rPr>
            </w:pPr>
          </w:p>
        </w:tc>
        <w:tc>
          <w:tcPr>
            <w:tcW w:w="850"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442E255F" w14:textId="172186B0" w:rsidR="0DC0462F" w:rsidRPr="00F849F4" w:rsidRDefault="0DC0462F" w:rsidP="00D85F82">
            <w:pPr>
              <w:jc w:val="center"/>
              <w:rPr>
                <w:sz w:val="16"/>
                <w:szCs w:val="16"/>
              </w:rPr>
            </w:pPr>
          </w:p>
        </w:tc>
        <w:tc>
          <w:tcPr>
            <w:tcW w:w="85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0A07B21E" w14:textId="7BC35EE0" w:rsidR="0DC0462F" w:rsidRPr="00F849F4" w:rsidRDefault="0DC0462F" w:rsidP="0DC0462F">
            <w:pPr>
              <w:spacing w:after="0"/>
              <w:jc w:val="center"/>
              <w:rPr>
                <w:sz w:val="16"/>
                <w:szCs w:val="16"/>
              </w:rPr>
            </w:pPr>
            <w:r w:rsidRPr="00F849F4">
              <w:rPr>
                <w:rFonts w:ascii="Calibri" w:eastAsia="Calibri" w:hAnsi="Calibri" w:cs="Calibri"/>
                <w:color w:val="000000" w:themeColor="text1"/>
                <w:sz w:val="16"/>
                <w:szCs w:val="16"/>
              </w:rPr>
              <w:t>34,46 €</w:t>
            </w:r>
          </w:p>
        </w:tc>
        <w:tc>
          <w:tcPr>
            <w:tcW w:w="850"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5037A9A9" w14:textId="083726BB" w:rsidR="0DC0462F" w:rsidRPr="00F849F4" w:rsidRDefault="0DC0462F" w:rsidP="00D85F82">
            <w:pPr>
              <w:jc w:val="center"/>
              <w:rPr>
                <w:sz w:val="16"/>
                <w:szCs w:val="16"/>
              </w:rPr>
            </w:pPr>
          </w:p>
        </w:tc>
        <w:tc>
          <w:tcPr>
            <w:tcW w:w="709"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13A381D4" w14:textId="1318CAE6" w:rsidR="0DC0462F" w:rsidRPr="00F849F4" w:rsidRDefault="0DC0462F" w:rsidP="00D85F82">
            <w:pPr>
              <w:jc w:val="center"/>
              <w:rPr>
                <w:sz w:val="16"/>
                <w:szCs w:val="16"/>
              </w:rPr>
            </w:pPr>
          </w:p>
        </w:tc>
      </w:tr>
      <w:tr w:rsidR="0DC0462F" w14:paraId="2381D934" w14:textId="77777777" w:rsidTr="00D85F82">
        <w:trPr>
          <w:trHeight w:val="315"/>
          <w:jc w:val="center"/>
        </w:trPr>
        <w:tc>
          <w:tcPr>
            <w:tcW w:w="425"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403756D6" w14:textId="40A48271" w:rsidR="0DC0462F" w:rsidRPr="00F849F4" w:rsidRDefault="0DC0462F" w:rsidP="00D85F82">
            <w:pPr>
              <w:jc w:val="center"/>
              <w:rPr>
                <w:sz w:val="16"/>
                <w:szCs w:val="16"/>
              </w:rPr>
            </w:pPr>
          </w:p>
        </w:tc>
        <w:tc>
          <w:tcPr>
            <w:tcW w:w="282"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28D8E7D3" w14:textId="7328A3B5" w:rsidR="0DC0462F" w:rsidRPr="00F849F4" w:rsidRDefault="0DC0462F" w:rsidP="00D85F82">
            <w:pPr>
              <w:jc w:val="center"/>
              <w:rPr>
                <w:sz w:val="16"/>
                <w:szCs w:val="16"/>
              </w:rPr>
            </w:pPr>
          </w:p>
        </w:tc>
        <w:tc>
          <w:tcPr>
            <w:tcW w:w="284"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47F11323" w14:textId="060607C9" w:rsidR="0DC0462F" w:rsidRPr="00F849F4" w:rsidRDefault="0DC0462F" w:rsidP="00D85F82">
            <w:pPr>
              <w:jc w:val="center"/>
              <w:rPr>
                <w:sz w:val="16"/>
                <w:szCs w:val="16"/>
              </w:rPr>
            </w:pPr>
          </w:p>
        </w:tc>
        <w:tc>
          <w:tcPr>
            <w:tcW w:w="283"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535B4411" w14:textId="54BA2DFA" w:rsidR="0DC0462F" w:rsidRPr="00F849F4" w:rsidRDefault="0DC0462F" w:rsidP="0DC0462F">
            <w:pPr>
              <w:spacing w:after="0"/>
              <w:jc w:val="center"/>
              <w:rPr>
                <w:sz w:val="16"/>
                <w:szCs w:val="16"/>
              </w:rPr>
            </w:pPr>
            <w:r w:rsidRPr="00F849F4">
              <w:rPr>
                <w:rFonts w:ascii="Calibri" w:eastAsia="Calibri" w:hAnsi="Calibri" w:cs="Calibri"/>
                <w:color w:val="000000" w:themeColor="text1"/>
                <w:sz w:val="16"/>
                <w:szCs w:val="16"/>
              </w:rPr>
              <w:t>01</w:t>
            </w:r>
          </w:p>
        </w:tc>
        <w:tc>
          <w:tcPr>
            <w:tcW w:w="2128"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540" w:type="dxa"/>
              <w:right w:w="15" w:type="dxa"/>
            </w:tcMar>
            <w:vAlign w:val="center"/>
          </w:tcPr>
          <w:p w14:paraId="4614D25E" w14:textId="275A8E15" w:rsidR="0DC0462F" w:rsidRPr="00F849F4" w:rsidRDefault="0DC0462F" w:rsidP="0DC0462F">
            <w:pPr>
              <w:spacing w:after="0"/>
              <w:jc w:val="left"/>
              <w:rPr>
                <w:sz w:val="16"/>
                <w:szCs w:val="16"/>
              </w:rPr>
            </w:pPr>
            <w:r w:rsidRPr="00F849F4">
              <w:rPr>
                <w:rFonts w:ascii="Calibri" w:eastAsia="Calibri" w:hAnsi="Calibri" w:cs="Calibri"/>
                <w:color w:val="000000" w:themeColor="text1"/>
                <w:sz w:val="16"/>
                <w:szCs w:val="16"/>
              </w:rPr>
              <w:t>Responsable y administrador de sistemas</w:t>
            </w:r>
          </w:p>
        </w:tc>
        <w:tc>
          <w:tcPr>
            <w:tcW w:w="709"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2736D902" w14:textId="5B90A92E" w:rsidR="0DC0462F" w:rsidRPr="00F849F4" w:rsidRDefault="0DC0462F" w:rsidP="0DC0462F">
            <w:pPr>
              <w:spacing w:after="0"/>
              <w:jc w:val="center"/>
              <w:rPr>
                <w:sz w:val="16"/>
                <w:szCs w:val="16"/>
              </w:rPr>
            </w:pPr>
            <w:r w:rsidRPr="00F849F4">
              <w:rPr>
                <w:rFonts w:ascii="Calibri" w:eastAsia="Calibri" w:hAnsi="Calibri" w:cs="Calibri"/>
                <w:color w:val="000000" w:themeColor="text1"/>
                <w:sz w:val="16"/>
                <w:szCs w:val="16"/>
              </w:rPr>
              <w:t>1</w:t>
            </w:r>
          </w:p>
        </w:tc>
        <w:tc>
          <w:tcPr>
            <w:tcW w:w="709"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0D803E86" w14:textId="62FFD72F" w:rsidR="0DC0462F" w:rsidRPr="00F849F4" w:rsidRDefault="0DC0462F" w:rsidP="0DC0462F">
            <w:pPr>
              <w:spacing w:after="0"/>
              <w:jc w:val="center"/>
              <w:rPr>
                <w:sz w:val="16"/>
                <w:szCs w:val="16"/>
              </w:rPr>
            </w:pPr>
            <w:r w:rsidRPr="00F849F4">
              <w:rPr>
                <w:rFonts w:ascii="Calibri" w:eastAsia="Calibri" w:hAnsi="Calibri" w:cs="Calibri"/>
                <w:color w:val="000000" w:themeColor="text1"/>
                <w:sz w:val="16"/>
                <w:szCs w:val="16"/>
              </w:rPr>
              <w:t>horas</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3C335369" w14:textId="2FFFF88D" w:rsidR="0DC0462F" w:rsidRPr="00F849F4" w:rsidRDefault="0DC0462F" w:rsidP="0DC0462F">
            <w:pPr>
              <w:spacing w:after="0"/>
              <w:jc w:val="center"/>
              <w:rPr>
                <w:sz w:val="16"/>
                <w:szCs w:val="16"/>
              </w:rPr>
            </w:pPr>
            <w:r w:rsidRPr="00F849F4">
              <w:rPr>
                <w:rFonts w:ascii="Calibri" w:eastAsia="Calibri" w:hAnsi="Calibri" w:cs="Calibri"/>
                <w:color w:val="000000" w:themeColor="text1"/>
                <w:sz w:val="16"/>
                <w:szCs w:val="16"/>
              </w:rPr>
              <w:t>34,46 €</w:t>
            </w:r>
          </w:p>
        </w:tc>
        <w:tc>
          <w:tcPr>
            <w:tcW w:w="850"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0F3F13A4" w14:textId="114E7928" w:rsidR="0DC0462F" w:rsidRPr="00F849F4" w:rsidRDefault="0DC0462F" w:rsidP="0DC0462F">
            <w:pPr>
              <w:spacing w:after="0"/>
              <w:jc w:val="center"/>
              <w:rPr>
                <w:sz w:val="16"/>
                <w:szCs w:val="16"/>
              </w:rPr>
            </w:pPr>
            <w:r w:rsidRPr="00F849F4">
              <w:rPr>
                <w:rFonts w:ascii="Calibri" w:eastAsia="Calibri" w:hAnsi="Calibri" w:cs="Calibri"/>
                <w:color w:val="000000" w:themeColor="text1"/>
                <w:sz w:val="16"/>
                <w:szCs w:val="16"/>
              </w:rPr>
              <w:t>34,46 €</w:t>
            </w:r>
          </w:p>
        </w:tc>
        <w:tc>
          <w:tcPr>
            <w:tcW w:w="85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5664E7AE" w14:textId="7FCEAD6B" w:rsidR="0DC0462F" w:rsidRPr="00F849F4" w:rsidRDefault="0DC0462F" w:rsidP="00D85F82">
            <w:pPr>
              <w:jc w:val="center"/>
              <w:rPr>
                <w:sz w:val="16"/>
                <w:szCs w:val="16"/>
              </w:rPr>
            </w:pPr>
          </w:p>
        </w:tc>
        <w:tc>
          <w:tcPr>
            <w:tcW w:w="850"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374ED9CC" w14:textId="01774F36" w:rsidR="0DC0462F" w:rsidRPr="00F849F4" w:rsidRDefault="0DC0462F" w:rsidP="00D85F82">
            <w:pPr>
              <w:jc w:val="center"/>
              <w:rPr>
                <w:sz w:val="16"/>
                <w:szCs w:val="16"/>
              </w:rPr>
            </w:pPr>
          </w:p>
        </w:tc>
        <w:tc>
          <w:tcPr>
            <w:tcW w:w="709"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2900265B" w14:textId="1E276364" w:rsidR="0DC0462F" w:rsidRPr="00F849F4" w:rsidRDefault="0DC0462F" w:rsidP="00D85F82">
            <w:pPr>
              <w:jc w:val="center"/>
              <w:rPr>
                <w:sz w:val="16"/>
                <w:szCs w:val="16"/>
              </w:rPr>
            </w:pPr>
          </w:p>
        </w:tc>
      </w:tr>
      <w:tr w:rsidR="0DC0462F" w14:paraId="13FB3B82" w14:textId="77777777" w:rsidTr="00D85F82">
        <w:trPr>
          <w:trHeight w:val="315"/>
          <w:jc w:val="center"/>
        </w:trPr>
        <w:tc>
          <w:tcPr>
            <w:tcW w:w="425"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5E7354EC" w14:textId="6F91F108" w:rsidR="0DC0462F" w:rsidRPr="00F849F4" w:rsidRDefault="0DC0462F" w:rsidP="00D85F82">
            <w:pPr>
              <w:jc w:val="center"/>
              <w:rPr>
                <w:sz w:val="16"/>
                <w:szCs w:val="16"/>
              </w:rPr>
            </w:pPr>
          </w:p>
        </w:tc>
        <w:tc>
          <w:tcPr>
            <w:tcW w:w="282"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10B0179D" w14:textId="4E769BDF" w:rsidR="0DC0462F" w:rsidRPr="00F849F4" w:rsidRDefault="0DC0462F" w:rsidP="00D85F82">
            <w:pPr>
              <w:jc w:val="center"/>
              <w:rPr>
                <w:sz w:val="16"/>
                <w:szCs w:val="16"/>
              </w:rPr>
            </w:pPr>
          </w:p>
        </w:tc>
        <w:tc>
          <w:tcPr>
            <w:tcW w:w="284"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423818DF" w14:textId="4BC0F009" w:rsidR="0DC0462F" w:rsidRPr="00F849F4" w:rsidRDefault="0DC0462F" w:rsidP="0DC0462F">
            <w:pPr>
              <w:spacing w:after="0"/>
              <w:jc w:val="center"/>
              <w:rPr>
                <w:sz w:val="16"/>
                <w:szCs w:val="16"/>
              </w:rPr>
            </w:pPr>
            <w:r w:rsidRPr="00F849F4">
              <w:rPr>
                <w:rFonts w:ascii="Calibri" w:eastAsia="Calibri" w:hAnsi="Calibri" w:cs="Calibri"/>
                <w:color w:val="000000" w:themeColor="text1"/>
                <w:sz w:val="16"/>
                <w:szCs w:val="16"/>
              </w:rPr>
              <w:t>05</w:t>
            </w:r>
          </w:p>
        </w:tc>
        <w:tc>
          <w:tcPr>
            <w:tcW w:w="283"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5263A307" w14:textId="60A9B56B" w:rsidR="0DC0462F" w:rsidRPr="00F849F4" w:rsidRDefault="0DC0462F" w:rsidP="00D85F82">
            <w:pPr>
              <w:jc w:val="center"/>
              <w:rPr>
                <w:sz w:val="16"/>
                <w:szCs w:val="16"/>
              </w:rPr>
            </w:pPr>
          </w:p>
        </w:tc>
        <w:tc>
          <w:tcPr>
            <w:tcW w:w="2128"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270" w:type="dxa"/>
              <w:right w:w="15" w:type="dxa"/>
            </w:tcMar>
            <w:vAlign w:val="center"/>
          </w:tcPr>
          <w:p w14:paraId="3647710A" w14:textId="2A70523B" w:rsidR="0DC0462F" w:rsidRPr="00F849F4" w:rsidRDefault="0DC0462F" w:rsidP="0DC0462F">
            <w:pPr>
              <w:spacing w:after="0"/>
              <w:jc w:val="left"/>
              <w:rPr>
                <w:sz w:val="16"/>
                <w:szCs w:val="16"/>
              </w:rPr>
            </w:pPr>
            <w:r w:rsidRPr="00F849F4">
              <w:rPr>
                <w:rFonts w:ascii="Calibri" w:eastAsia="Calibri" w:hAnsi="Calibri" w:cs="Calibri"/>
                <w:color w:val="000000" w:themeColor="text1"/>
                <w:sz w:val="16"/>
                <w:szCs w:val="16"/>
              </w:rPr>
              <w:t xml:space="preserve">Instalación de </w:t>
            </w:r>
            <w:r w:rsidR="00092B7A" w:rsidRPr="00F849F4">
              <w:rPr>
                <w:rFonts w:ascii="Calibri" w:eastAsia="Calibri" w:hAnsi="Calibri" w:cs="Calibri"/>
                <w:color w:val="000000" w:themeColor="text1"/>
                <w:sz w:val="16"/>
                <w:szCs w:val="16"/>
              </w:rPr>
              <w:t>teléfonos</w:t>
            </w:r>
            <w:r w:rsidRPr="00F849F4">
              <w:rPr>
                <w:rFonts w:ascii="Calibri" w:eastAsia="Calibri" w:hAnsi="Calibri" w:cs="Calibri"/>
                <w:color w:val="000000" w:themeColor="text1"/>
                <w:sz w:val="16"/>
                <w:szCs w:val="16"/>
              </w:rPr>
              <w:t xml:space="preserve"> IPVOID</w:t>
            </w:r>
          </w:p>
        </w:tc>
        <w:tc>
          <w:tcPr>
            <w:tcW w:w="709"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4EBC441A" w14:textId="3D0F076E" w:rsidR="0DC0462F" w:rsidRPr="00F849F4" w:rsidRDefault="0DC0462F" w:rsidP="00D85F82">
            <w:pPr>
              <w:jc w:val="center"/>
              <w:rPr>
                <w:sz w:val="16"/>
                <w:szCs w:val="16"/>
              </w:rPr>
            </w:pPr>
          </w:p>
        </w:tc>
        <w:tc>
          <w:tcPr>
            <w:tcW w:w="709"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6F33CC30" w14:textId="297E9119" w:rsidR="0DC0462F" w:rsidRPr="00F849F4" w:rsidRDefault="0DC0462F" w:rsidP="00D85F82">
            <w:pPr>
              <w:jc w:val="center"/>
              <w:rPr>
                <w:sz w:val="16"/>
                <w:szCs w:val="16"/>
              </w:rPr>
            </w:pP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52D4CA3D" w14:textId="3C151517" w:rsidR="0DC0462F" w:rsidRPr="00F849F4" w:rsidRDefault="0DC0462F" w:rsidP="00D85F82">
            <w:pPr>
              <w:jc w:val="center"/>
              <w:rPr>
                <w:sz w:val="16"/>
                <w:szCs w:val="16"/>
              </w:rPr>
            </w:pPr>
          </w:p>
        </w:tc>
        <w:tc>
          <w:tcPr>
            <w:tcW w:w="850"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2ED5D881" w14:textId="7E380305" w:rsidR="0DC0462F" w:rsidRPr="00F849F4" w:rsidRDefault="0DC0462F" w:rsidP="00D85F82">
            <w:pPr>
              <w:jc w:val="center"/>
              <w:rPr>
                <w:sz w:val="16"/>
                <w:szCs w:val="16"/>
              </w:rPr>
            </w:pPr>
          </w:p>
        </w:tc>
        <w:tc>
          <w:tcPr>
            <w:tcW w:w="85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1FFB17BC" w14:textId="1E551039" w:rsidR="0DC0462F" w:rsidRPr="00F849F4" w:rsidRDefault="0DC0462F" w:rsidP="0DC0462F">
            <w:pPr>
              <w:spacing w:after="0"/>
              <w:jc w:val="center"/>
              <w:rPr>
                <w:sz w:val="16"/>
                <w:szCs w:val="16"/>
              </w:rPr>
            </w:pPr>
            <w:r w:rsidRPr="00F849F4">
              <w:rPr>
                <w:rFonts w:ascii="Calibri" w:eastAsia="Calibri" w:hAnsi="Calibri" w:cs="Calibri"/>
                <w:color w:val="000000" w:themeColor="text1"/>
                <w:sz w:val="16"/>
                <w:szCs w:val="16"/>
              </w:rPr>
              <w:t>34,46 €</w:t>
            </w:r>
          </w:p>
        </w:tc>
        <w:tc>
          <w:tcPr>
            <w:tcW w:w="850"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034618D9" w14:textId="0820125B" w:rsidR="0DC0462F" w:rsidRPr="00F849F4" w:rsidRDefault="0DC0462F" w:rsidP="00D85F82">
            <w:pPr>
              <w:jc w:val="center"/>
              <w:rPr>
                <w:sz w:val="16"/>
                <w:szCs w:val="16"/>
              </w:rPr>
            </w:pPr>
          </w:p>
        </w:tc>
        <w:tc>
          <w:tcPr>
            <w:tcW w:w="709"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2DFD03A6" w14:textId="2EA8AFEB" w:rsidR="0DC0462F" w:rsidRPr="00F849F4" w:rsidRDefault="0DC0462F" w:rsidP="00D85F82">
            <w:pPr>
              <w:jc w:val="center"/>
              <w:rPr>
                <w:sz w:val="16"/>
                <w:szCs w:val="16"/>
              </w:rPr>
            </w:pPr>
          </w:p>
        </w:tc>
      </w:tr>
      <w:tr w:rsidR="0DC0462F" w14:paraId="06DA526E" w14:textId="77777777" w:rsidTr="00D85F82">
        <w:trPr>
          <w:trHeight w:val="315"/>
          <w:jc w:val="center"/>
        </w:trPr>
        <w:tc>
          <w:tcPr>
            <w:tcW w:w="425"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24310550" w14:textId="6B4BBADC" w:rsidR="0DC0462F" w:rsidRPr="00F849F4" w:rsidRDefault="0DC0462F" w:rsidP="00D85F82">
            <w:pPr>
              <w:jc w:val="center"/>
              <w:rPr>
                <w:sz w:val="16"/>
                <w:szCs w:val="16"/>
              </w:rPr>
            </w:pPr>
          </w:p>
        </w:tc>
        <w:tc>
          <w:tcPr>
            <w:tcW w:w="282"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0667DB59" w14:textId="0EF3E094" w:rsidR="0DC0462F" w:rsidRPr="00F849F4" w:rsidRDefault="0DC0462F" w:rsidP="00D85F82">
            <w:pPr>
              <w:jc w:val="center"/>
              <w:rPr>
                <w:sz w:val="16"/>
                <w:szCs w:val="16"/>
              </w:rPr>
            </w:pPr>
          </w:p>
        </w:tc>
        <w:tc>
          <w:tcPr>
            <w:tcW w:w="284"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79A8189A" w14:textId="6DCE515F" w:rsidR="0DC0462F" w:rsidRPr="00F849F4" w:rsidRDefault="0DC0462F" w:rsidP="00D85F82">
            <w:pPr>
              <w:jc w:val="center"/>
              <w:rPr>
                <w:sz w:val="16"/>
                <w:szCs w:val="16"/>
              </w:rPr>
            </w:pPr>
          </w:p>
        </w:tc>
        <w:tc>
          <w:tcPr>
            <w:tcW w:w="283"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3D0B554B" w14:textId="10AA0FE3" w:rsidR="0DC0462F" w:rsidRPr="00F849F4" w:rsidRDefault="0DC0462F" w:rsidP="0DC0462F">
            <w:pPr>
              <w:spacing w:after="0"/>
              <w:jc w:val="center"/>
              <w:rPr>
                <w:sz w:val="16"/>
                <w:szCs w:val="16"/>
              </w:rPr>
            </w:pPr>
            <w:r w:rsidRPr="00F849F4">
              <w:rPr>
                <w:rFonts w:ascii="Calibri" w:eastAsia="Calibri" w:hAnsi="Calibri" w:cs="Calibri"/>
                <w:color w:val="000000" w:themeColor="text1"/>
                <w:sz w:val="16"/>
                <w:szCs w:val="16"/>
              </w:rPr>
              <w:t>01</w:t>
            </w:r>
          </w:p>
        </w:tc>
        <w:tc>
          <w:tcPr>
            <w:tcW w:w="2128"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540" w:type="dxa"/>
              <w:right w:w="15" w:type="dxa"/>
            </w:tcMar>
            <w:vAlign w:val="center"/>
          </w:tcPr>
          <w:p w14:paraId="5A6F7C8F" w14:textId="63C4BB39" w:rsidR="0DC0462F" w:rsidRPr="00F849F4" w:rsidRDefault="0DC0462F" w:rsidP="0DC0462F">
            <w:pPr>
              <w:spacing w:after="0"/>
              <w:jc w:val="left"/>
              <w:rPr>
                <w:sz w:val="16"/>
                <w:szCs w:val="16"/>
              </w:rPr>
            </w:pPr>
            <w:r w:rsidRPr="00F849F4">
              <w:rPr>
                <w:rFonts w:ascii="Calibri" w:eastAsia="Calibri" w:hAnsi="Calibri" w:cs="Calibri"/>
                <w:color w:val="000000" w:themeColor="text1"/>
                <w:sz w:val="16"/>
                <w:szCs w:val="16"/>
              </w:rPr>
              <w:t>Responsable y administrador de sistemas</w:t>
            </w:r>
          </w:p>
        </w:tc>
        <w:tc>
          <w:tcPr>
            <w:tcW w:w="709"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5F6EE2E4" w14:textId="22E7BA8A" w:rsidR="0DC0462F" w:rsidRPr="00F849F4" w:rsidRDefault="0DC0462F" w:rsidP="0DC0462F">
            <w:pPr>
              <w:spacing w:after="0"/>
              <w:jc w:val="center"/>
              <w:rPr>
                <w:sz w:val="16"/>
                <w:szCs w:val="16"/>
              </w:rPr>
            </w:pPr>
            <w:r w:rsidRPr="00F849F4">
              <w:rPr>
                <w:rFonts w:ascii="Calibri" w:eastAsia="Calibri" w:hAnsi="Calibri" w:cs="Calibri"/>
                <w:color w:val="000000" w:themeColor="text1"/>
                <w:sz w:val="16"/>
                <w:szCs w:val="16"/>
              </w:rPr>
              <w:t>1</w:t>
            </w:r>
          </w:p>
        </w:tc>
        <w:tc>
          <w:tcPr>
            <w:tcW w:w="709"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5B289B74" w14:textId="22A1E13F" w:rsidR="0DC0462F" w:rsidRPr="00F849F4" w:rsidRDefault="0DC0462F" w:rsidP="0DC0462F">
            <w:pPr>
              <w:spacing w:after="0"/>
              <w:jc w:val="center"/>
              <w:rPr>
                <w:sz w:val="16"/>
                <w:szCs w:val="16"/>
              </w:rPr>
            </w:pPr>
            <w:r w:rsidRPr="00F849F4">
              <w:rPr>
                <w:rFonts w:ascii="Calibri" w:eastAsia="Calibri" w:hAnsi="Calibri" w:cs="Calibri"/>
                <w:color w:val="000000" w:themeColor="text1"/>
                <w:sz w:val="16"/>
                <w:szCs w:val="16"/>
              </w:rPr>
              <w:t>horas</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090A2453" w14:textId="5F3834E2" w:rsidR="0DC0462F" w:rsidRPr="00F849F4" w:rsidRDefault="0DC0462F" w:rsidP="0DC0462F">
            <w:pPr>
              <w:spacing w:after="0"/>
              <w:jc w:val="center"/>
              <w:rPr>
                <w:sz w:val="16"/>
                <w:szCs w:val="16"/>
              </w:rPr>
            </w:pPr>
            <w:r w:rsidRPr="00F849F4">
              <w:rPr>
                <w:rFonts w:ascii="Calibri" w:eastAsia="Calibri" w:hAnsi="Calibri" w:cs="Calibri"/>
                <w:color w:val="000000" w:themeColor="text1"/>
                <w:sz w:val="16"/>
                <w:szCs w:val="16"/>
              </w:rPr>
              <w:t>34,46 €</w:t>
            </w:r>
          </w:p>
        </w:tc>
        <w:tc>
          <w:tcPr>
            <w:tcW w:w="850"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794F819E" w14:textId="28F73A2D" w:rsidR="0DC0462F" w:rsidRPr="00F849F4" w:rsidRDefault="0DC0462F" w:rsidP="0DC0462F">
            <w:pPr>
              <w:spacing w:after="0"/>
              <w:jc w:val="center"/>
              <w:rPr>
                <w:sz w:val="16"/>
                <w:szCs w:val="16"/>
              </w:rPr>
            </w:pPr>
            <w:r w:rsidRPr="00F849F4">
              <w:rPr>
                <w:rFonts w:ascii="Calibri" w:eastAsia="Calibri" w:hAnsi="Calibri" w:cs="Calibri"/>
                <w:color w:val="000000" w:themeColor="text1"/>
                <w:sz w:val="16"/>
                <w:szCs w:val="16"/>
              </w:rPr>
              <w:t>34,46 €</w:t>
            </w:r>
          </w:p>
        </w:tc>
        <w:tc>
          <w:tcPr>
            <w:tcW w:w="85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383ED0B2" w14:textId="28BEBE57" w:rsidR="0DC0462F" w:rsidRPr="00F849F4" w:rsidRDefault="0DC0462F" w:rsidP="00D85F82">
            <w:pPr>
              <w:jc w:val="center"/>
              <w:rPr>
                <w:sz w:val="16"/>
                <w:szCs w:val="16"/>
              </w:rPr>
            </w:pPr>
          </w:p>
        </w:tc>
        <w:tc>
          <w:tcPr>
            <w:tcW w:w="850"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23C90B83" w14:textId="67FD0E1C" w:rsidR="0DC0462F" w:rsidRPr="00F849F4" w:rsidRDefault="0DC0462F" w:rsidP="00D85F82">
            <w:pPr>
              <w:jc w:val="center"/>
              <w:rPr>
                <w:sz w:val="16"/>
                <w:szCs w:val="16"/>
              </w:rPr>
            </w:pPr>
          </w:p>
        </w:tc>
        <w:tc>
          <w:tcPr>
            <w:tcW w:w="709"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4040AF2A" w14:textId="771F2B08" w:rsidR="0DC0462F" w:rsidRPr="00F849F4" w:rsidRDefault="0DC0462F" w:rsidP="00D85F82">
            <w:pPr>
              <w:jc w:val="center"/>
              <w:rPr>
                <w:sz w:val="16"/>
                <w:szCs w:val="16"/>
              </w:rPr>
            </w:pPr>
          </w:p>
        </w:tc>
      </w:tr>
      <w:tr w:rsidR="0DC0462F" w14:paraId="429447AF" w14:textId="77777777" w:rsidTr="00D85F82">
        <w:trPr>
          <w:trHeight w:val="315"/>
          <w:jc w:val="center"/>
        </w:trPr>
        <w:tc>
          <w:tcPr>
            <w:tcW w:w="425"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3DE7AD2D" w14:textId="2A0C5C97" w:rsidR="0DC0462F" w:rsidRPr="00F849F4" w:rsidRDefault="0DC0462F" w:rsidP="00D85F82">
            <w:pPr>
              <w:jc w:val="center"/>
              <w:rPr>
                <w:sz w:val="16"/>
                <w:szCs w:val="16"/>
              </w:rPr>
            </w:pPr>
          </w:p>
        </w:tc>
        <w:tc>
          <w:tcPr>
            <w:tcW w:w="282"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2567FC4A" w14:textId="035E4319" w:rsidR="0DC0462F" w:rsidRPr="00F849F4" w:rsidRDefault="0DC0462F" w:rsidP="00D85F82">
            <w:pPr>
              <w:jc w:val="center"/>
              <w:rPr>
                <w:sz w:val="16"/>
                <w:szCs w:val="16"/>
              </w:rPr>
            </w:pPr>
          </w:p>
        </w:tc>
        <w:tc>
          <w:tcPr>
            <w:tcW w:w="284"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2B68B74E" w14:textId="2A5DA26C" w:rsidR="0DC0462F" w:rsidRPr="00F849F4" w:rsidRDefault="0DC0462F" w:rsidP="0DC0462F">
            <w:pPr>
              <w:spacing w:after="0"/>
              <w:jc w:val="center"/>
              <w:rPr>
                <w:sz w:val="16"/>
                <w:szCs w:val="16"/>
              </w:rPr>
            </w:pPr>
            <w:r w:rsidRPr="00F849F4">
              <w:rPr>
                <w:rFonts w:ascii="Calibri" w:eastAsia="Calibri" w:hAnsi="Calibri" w:cs="Calibri"/>
                <w:color w:val="000000" w:themeColor="text1"/>
                <w:sz w:val="16"/>
                <w:szCs w:val="16"/>
              </w:rPr>
              <w:t>06</w:t>
            </w:r>
          </w:p>
        </w:tc>
        <w:tc>
          <w:tcPr>
            <w:tcW w:w="283"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7E50B8A7" w14:textId="71F8C2EB" w:rsidR="0DC0462F" w:rsidRPr="00F849F4" w:rsidRDefault="0DC0462F" w:rsidP="00D85F82">
            <w:pPr>
              <w:jc w:val="center"/>
              <w:rPr>
                <w:sz w:val="16"/>
                <w:szCs w:val="16"/>
              </w:rPr>
            </w:pPr>
          </w:p>
        </w:tc>
        <w:tc>
          <w:tcPr>
            <w:tcW w:w="2128"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270" w:type="dxa"/>
              <w:right w:w="15" w:type="dxa"/>
            </w:tcMar>
            <w:vAlign w:val="center"/>
          </w:tcPr>
          <w:p w14:paraId="7ECCAE61" w14:textId="60DFFD64" w:rsidR="0DC0462F" w:rsidRPr="00F849F4" w:rsidRDefault="0DC0462F" w:rsidP="0DC0462F">
            <w:pPr>
              <w:spacing w:after="0"/>
              <w:jc w:val="left"/>
              <w:rPr>
                <w:sz w:val="16"/>
                <w:szCs w:val="16"/>
              </w:rPr>
            </w:pPr>
            <w:r w:rsidRPr="00F849F4">
              <w:rPr>
                <w:rFonts w:ascii="Calibri" w:eastAsia="Calibri" w:hAnsi="Calibri" w:cs="Calibri"/>
                <w:color w:val="000000" w:themeColor="text1"/>
                <w:sz w:val="16"/>
                <w:szCs w:val="16"/>
              </w:rPr>
              <w:t>Instalación del servidor central</w:t>
            </w:r>
          </w:p>
        </w:tc>
        <w:tc>
          <w:tcPr>
            <w:tcW w:w="709"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1E129B24" w14:textId="6A3C7475" w:rsidR="0DC0462F" w:rsidRPr="00F849F4" w:rsidRDefault="0DC0462F" w:rsidP="00D85F82">
            <w:pPr>
              <w:jc w:val="center"/>
              <w:rPr>
                <w:sz w:val="16"/>
                <w:szCs w:val="16"/>
              </w:rPr>
            </w:pPr>
          </w:p>
        </w:tc>
        <w:tc>
          <w:tcPr>
            <w:tcW w:w="709"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6C080CF6" w14:textId="2401486B" w:rsidR="0DC0462F" w:rsidRPr="00F849F4" w:rsidRDefault="0DC0462F" w:rsidP="00D85F82">
            <w:pPr>
              <w:jc w:val="center"/>
              <w:rPr>
                <w:sz w:val="16"/>
                <w:szCs w:val="16"/>
              </w:rPr>
            </w:pP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6F6000E9" w14:textId="24A0A2E9" w:rsidR="0DC0462F" w:rsidRPr="00F849F4" w:rsidRDefault="0DC0462F" w:rsidP="00D85F82">
            <w:pPr>
              <w:jc w:val="center"/>
              <w:rPr>
                <w:sz w:val="16"/>
                <w:szCs w:val="16"/>
              </w:rPr>
            </w:pPr>
          </w:p>
        </w:tc>
        <w:tc>
          <w:tcPr>
            <w:tcW w:w="850"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58D977F6" w14:textId="6EE05162" w:rsidR="0DC0462F" w:rsidRPr="00F849F4" w:rsidRDefault="0DC0462F" w:rsidP="00D85F82">
            <w:pPr>
              <w:jc w:val="center"/>
              <w:rPr>
                <w:sz w:val="16"/>
                <w:szCs w:val="16"/>
              </w:rPr>
            </w:pPr>
          </w:p>
        </w:tc>
        <w:tc>
          <w:tcPr>
            <w:tcW w:w="85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4178F7DC" w14:textId="3B6BD521" w:rsidR="0DC0462F" w:rsidRPr="00F849F4" w:rsidRDefault="0DC0462F" w:rsidP="0DC0462F">
            <w:pPr>
              <w:spacing w:after="0"/>
              <w:jc w:val="center"/>
              <w:rPr>
                <w:sz w:val="16"/>
                <w:szCs w:val="16"/>
              </w:rPr>
            </w:pPr>
            <w:r w:rsidRPr="00F849F4">
              <w:rPr>
                <w:rFonts w:ascii="Calibri" w:eastAsia="Calibri" w:hAnsi="Calibri" w:cs="Calibri"/>
                <w:color w:val="000000" w:themeColor="text1"/>
                <w:sz w:val="16"/>
                <w:szCs w:val="16"/>
              </w:rPr>
              <w:t>310,16 €</w:t>
            </w:r>
          </w:p>
        </w:tc>
        <w:tc>
          <w:tcPr>
            <w:tcW w:w="850"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29B81CB4" w14:textId="1446F4D3" w:rsidR="0DC0462F" w:rsidRPr="00F849F4" w:rsidRDefault="0DC0462F" w:rsidP="00D85F82">
            <w:pPr>
              <w:jc w:val="center"/>
              <w:rPr>
                <w:sz w:val="16"/>
                <w:szCs w:val="16"/>
              </w:rPr>
            </w:pPr>
          </w:p>
        </w:tc>
        <w:tc>
          <w:tcPr>
            <w:tcW w:w="709"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6BF22F56" w14:textId="2AA5FA91" w:rsidR="0DC0462F" w:rsidRPr="00F849F4" w:rsidRDefault="0DC0462F" w:rsidP="00D85F82">
            <w:pPr>
              <w:jc w:val="center"/>
              <w:rPr>
                <w:sz w:val="16"/>
                <w:szCs w:val="16"/>
              </w:rPr>
            </w:pPr>
          </w:p>
        </w:tc>
      </w:tr>
      <w:tr w:rsidR="0DC0462F" w14:paraId="6F374E57" w14:textId="77777777" w:rsidTr="00D85F82">
        <w:trPr>
          <w:trHeight w:val="315"/>
          <w:jc w:val="center"/>
        </w:trPr>
        <w:tc>
          <w:tcPr>
            <w:tcW w:w="425"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340B4701" w14:textId="555A44FF" w:rsidR="0DC0462F" w:rsidRPr="00F849F4" w:rsidRDefault="0DC0462F" w:rsidP="00D85F82">
            <w:pPr>
              <w:jc w:val="center"/>
              <w:rPr>
                <w:sz w:val="16"/>
                <w:szCs w:val="16"/>
              </w:rPr>
            </w:pPr>
          </w:p>
        </w:tc>
        <w:tc>
          <w:tcPr>
            <w:tcW w:w="282"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2FAEAF55" w14:textId="21AE49BE" w:rsidR="0DC0462F" w:rsidRPr="00F849F4" w:rsidRDefault="0DC0462F" w:rsidP="00D85F82">
            <w:pPr>
              <w:jc w:val="center"/>
              <w:rPr>
                <w:sz w:val="16"/>
                <w:szCs w:val="16"/>
              </w:rPr>
            </w:pPr>
          </w:p>
        </w:tc>
        <w:tc>
          <w:tcPr>
            <w:tcW w:w="284"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4FCF904C" w14:textId="00C6AA0F" w:rsidR="0DC0462F" w:rsidRPr="00F849F4" w:rsidRDefault="0DC0462F" w:rsidP="00D85F82">
            <w:pPr>
              <w:jc w:val="center"/>
              <w:rPr>
                <w:sz w:val="16"/>
                <w:szCs w:val="16"/>
              </w:rPr>
            </w:pPr>
          </w:p>
        </w:tc>
        <w:tc>
          <w:tcPr>
            <w:tcW w:w="283"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4B844716" w14:textId="1DE34A6B" w:rsidR="0DC0462F" w:rsidRPr="00F849F4" w:rsidRDefault="0DC0462F" w:rsidP="0DC0462F">
            <w:pPr>
              <w:spacing w:after="0"/>
              <w:jc w:val="center"/>
              <w:rPr>
                <w:sz w:val="16"/>
                <w:szCs w:val="16"/>
              </w:rPr>
            </w:pPr>
            <w:r w:rsidRPr="00F849F4">
              <w:rPr>
                <w:rFonts w:ascii="Calibri" w:eastAsia="Calibri" w:hAnsi="Calibri" w:cs="Calibri"/>
                <w:color w:val="000000" w:themeColor="text1"/>
                <w:sz w:val="16"/>
                <w:szCs w:val="16"/>
              </w:rPr>
              <w:t>01</w:t>
            </w:r>
          </w:p>
        </w:tc>
        <w:tc>
          <w:tcPr>
            <w:tcW w:w="2128"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540" w:type="dxa"/>
              <w:right w:w="15" w:type="dxa"/>
            </w:tcMar>
            <w:vAlign w:val="center"/>
          </w:tcPr>
          <w:p w14:paraId="31AFFB88" w14:textId="6B62CEDB" w:rsidR="0DC0462F" w:rsidRPr="00F849F4" w:rsidRDefault="0DC0462F" w:rsidP="0DC0462F">
            <w:pPr>
              <w:spacing w:after="0"/>
              <w:jc w:val="left"/>
              <w:rPr>
                <w:sz w:val="16"/>
                <w:szCs w:val="16"/>
              </w:rPr>
            </w:pPr>
            <w:r w:rsidRPr="00F849F4">
              <w:rPr>
                <w:rFonts w:ascii="Calibri" w:eastAsia="Calibri" w:hAnsi="Calibri" w:cs="Calibri"/>
                <w:color w:val="000000" w:themeColor="text1"/>
                <w:sz w:val="16"/>
                <w:szCs w:val="16"/>
              </w:rPr>
              <w:t>Responsable y administrador de sistemas</w:t>
            </w:r>
          </w:p>
        </w:tc>
        <w:tc>
          <w:tcPr>
            <w:tcW w:w="709"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369E4A06" w14:textId="016095CB" w:rsidR="0DC0462F" w:rsidRPr="00F849F4" w:rsidRDefault="0DC0462F" w:rsidP="0DC0462F">
            <w:pPr>
              <w:spacing w:after="0"/>
              <w:jc w:val="center"/>
              <w:rPr>
                <w:sz w:val="16"/>
                <w:szCs w:val="16"/>
              </w:rPr>
            </w:pPr>
            <w:r w:rsidRPr="00F849F4">
              <w:rPr>
                <w:rFonts w:ascii="Calibri" w:eastAsia="Calibri" w:hAnsi="Calibri" w:cs="Calibri"/>
                <w:color w:val="000000" w:themeColor="text1"/>
                <w:sz w:val="16"/>
                <w:szCs w:val="16"/>
              </w:rPr>
              <w:t>9</w:t>
            </w:r>
          </w:p>
        </w:tc>
        <w:tc>
          <w:tcPr>
            <w:tcW w:w="709"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4051D07D" w14:textId="777FEACB" w:rsidR="0DC0462F" w:rsidRPr="00F849F4" w:rsidRDefault="0DC0462F" w:rsidP="0DC0462F">
            <w:pPr>
              <w:spacing w:after="0"/>
              <w:jc w:val="center"/>
              <w:rPr>
                <w:sz w:val="16"/>
                <w:szCs w:val="16"/>
              </w:rPr>
            </w:pPr>
            <w:r w:rsidRPr="00F849F4">
              <w:rPr>
                <w:rFonts w:ascii="Calibri" w:eastAsia="Calibri" w:hAnsi="Calibri" w:cs="Calibri"/>
                <w:color w:val="000000" w:themeColor="text1"/>
                <w:sz w:val="16"/>
                <w:szCs w:val="16"/>
              </w:rPr>
              <w:t>horas</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7C6C7081" w14:textId="54184B50" w:rsidR="0DC0462F" w:rsidRPr="00F849F4" w:rsidRDefault="0DC0462F" w:rsidP="0DC0462F">
            <w:pPr>
              <w:spacing w:after="0"/>
              <w:jc w:val="center"/>
              <w:rPr>
                <w:sz w:val="16"/>
                <w:szCs w:val="16"/>
              </w:rPr>
            </w:pPr>
            <w:r w:rsidRPr="00F849F4">
              <w:rPr>
                <w:rFonts w:ascii="Calibri" w:eastAsia="Calibri" w:hAnsi="Calibri" w:cs="Calibri"/>
                <w:color w:val="000000" w:themeColor="text1"/>
                <w:sz w:val="16"/>
                <w:szCs w:val="16"/>
              </w:rPr>
              <w:t>34,46 €</w:t>
            </w:r>
          </w:p>
        </w:tc>
        <w:tc>
          <w:tcPr>
            <w:tcW w:w="850"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5E3BA64F" w14:textId="479C7349" w:rsidR="0DC0462F" w:rsidRPr="00F849F4" w:rsidRDefault="0DC0462F" w:rsidP="0DC0462F">
            <w:pPr>
              <w:spacing w:after="0"/>
              <w:jc w:val="center"/>
              <w:rPr>
                <w:sz w:val="16"/>
                <w:szCs w:val="16"/>
              </w:rPr>
            </w:pPr>
            <w:r w:rsidRPr="00F849F4">
              <w:rPr>
                <w:rFonts w:ascii="Calibri" w:eastAsia="Calibri" w:hAnsi="Calibri" w:cs="Calibri"/>
                <w:color w:val="000000" w:themeColor="text1"/>
                <w:sz w:val="16"/>
                <w:szCs w:val="16"/>
              </w:rPr>
              <w:t>310,16 €</w:t>
            </w:r>
          </w:p>
        </w:tc>
        <w:tc>
          <w:tcPr>
            <w:tcW w:w="85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791E4775" w14:textId="46039803" w:rsidR="0DC0462F" w:rsidRPr="00F849F4" w:rsidRDefault="0DC0462F" w:rsidP="00D85F82">
            <w:pPr>
              <w:jc w:val="center"/>
              <w:rPr>
                <w:sz w:val="16"/>
                <w:szCs w:val="16"/>
              </w:rPr>
            </w:pPr>
          </w:p>
        </w:tc>
        <w:tc>
          <w:tcPr>
            <w:tcW w:w="850"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7E3BF249" w14:textId="5FD9DA7A" w:rsidR="0DC0462F" w:rsidRPr="00F849F4" w:rsidRDefault="0DC0462F" w:rsidP="00D85F82">
            <w:pPr>
              <w:jc w:val="center"/>
              <w:rPr>
                <w:sz w:val="16"/>
                <w:szCs w:val="16"/>
              </w:rPr>
            </w:pPr>
          </w:p>
        </w:tc>
        <w:tc>
          <w:tcPr>
            <w:tcW w:w="709"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08D5B05D" w14:textId="7750750D" w:rsidR="0DC0462F" w:rsidRPr="00F849F4" w:rsidRDefault="0DC0462F" w:rsidP="00D85F82">
            <w:pPr>
              <w:jc w:val="center"/>
              <w:rPr>
                <w:sz w:val="16"/>
                <w:szCs w:val="16"/>
              </w:rPr>
            </w:pPr>
          </w:p>
        </w:tc>
      </w:tr>
      <w:tr w:rsidR="0DC0462F" w14:paraId="135BA77E" w14:textId="77777777" w:rsidTr="00D85F82">
        <w:trPr>
          <w:trHeight w:val="315"/>
          <w:jc w:val="center"/>
        </w:trPr>
        <w:tc>
          <w:tcPr>
            <w:tcW w:w="425"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54E299F4" w14:textId="44A09C94" w:rsidR="0DC0462F" w:rsidRPr="00F849F4" w:rsidRDefault="0DC0462F" w:rsidP="00D85F82">
            <w:pPr>
              <w:jc w:val="center"/>
              <w:rPr>
                <w:sz w:val="16"/>
                <w:szCs w:val="16"/>
              </w:rPr>
            </w:pPr>
          </w:p>
        </w:tc>
        <w:tc>
          <w:tcPr>
            <w:tcW w:w="282"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23455D9E" w14:textId="058F0920" w:rsidR="0DC0462F" w:rsidRPr="00F849F4" w:rsidRDefault="0DC0462F" w:rsidP="00D85F82">
            <w:pPr>
              <w:jc w:val="center"/>
              <w:rPr>
                <w:sz w:val="16"/>
                <w:szCs w:val="16"/>
              </w:rPr>
            </w:pPr>
          </w:p>
        </w:tc>
        <w:tc>
          <w:tcPr>
            <w:tcW w:w="284"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3D73349E" w14:textId="3FC969D1" w:rsidR="0DC0462F" w:rsidRPr="00F849F4" w:rsidRDefault="0DC0462F" w:rsidP="0DC0462F">
            <w:pPr>
              <w:spacing w:after="0"/>
              <w:jc w:val="center"/>
              <w:rPr>
                <w:sz w:val="16"/>
                <w:szCs w:val="16"/>
              </w:rPr>
            </w:pPr>
            <w:r w:rsidRPr="00F849F4">
              <w:rPr>
                <w:rFonts w:ascii="Calibri" w:eastAsia="Calibri" w:hAnsi="Calibri" w:cs="Calibri"/>
                <w:color w:val="000000" w:themeColor="text1"/>
                <w:sz w:val="16"/>
                <w:szCs w:val="16"/>
              </w:rPr>
              <w:t>07</w:t>
            </w:r>
          </w:p>
        </w:tc>
        <w:tc>
          <w:tcPr>
            <w:tcW w:w="283"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1F1E6778" w14:textId="46F17AFA" w:rsidR="0DC0462F" w:rsidRPr="00F849F4" w:rsidRDefault="0DC0462F" w:rsidP="00D85F82">
            <w:pPr>
              <w:jc w:val="center"/>
              <w:rPr>
                <w:sz w:val="16"/>
                <w:szCs w:val="16"/>
              </w:rPr>
            </w:pPr>
          </w:p>
        </w:tc>
        <w:tc>
          <w:tcPr>
            <w:tcW w:w="2128"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270" w:type="dxa"/>
              <w:right w:w="15" w:type="dxa"/>
            </w:tcMar>
            <w:vAlign w:val="center"/>
          </w:tcPr>
          <w:p w14:paraId="65AD63A5" w14:textId="04F21E9E" w:rsidR="0DC0462F" w:rsidRPr="00F849F4" w:rsidRDefault="0DC0462F" w:rsidP="0DC0462F">
            <w:pPr>
              <w:spacing w:after="0"/>
              <w:jc w:val="left"/>
              <w:rPr>
                <w:sz w:val="16"/>
                <w:szCs w:val="16"/>
              </w:rPr>
            </w:pPr>
            <w:r w:rsidRPr="00F849F4">
              <w:rPr>
                <w:rFonts w:ascii="Calibri" w:eastAsia="Calibri" w:hAnsi="Calibri" w:cs="Calibri"/>
                <w:color w:val="000000" w:themeColor="text1"/>
                <w:sz w:val="16"/>
                <w:szCs w:val="16"/>
              </w:rPr>
              <w:t>Instalación de SAI de respaldo</w:t>
            </w:r>
          </w:p>
        </w:tc>
        <w:tc>
          <w:tcPr>
            <w:tcW w:w="709"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128F977B" w14:textId="4D094366" w:rsidR="0DC0462F" w:rsidRPr="00F849F4" w:rsidRDefault="0DC0462F" w:rsidP="00D85F82">
            <w:pPr>
              <w:jc w:val="center"/>
              <w:rPr>
                <w:sz w:val="16"/>
                <w:szCs w:val="16"/>
              </w:rPr>
            </w:pPr>
          </w:p>
        </w:tc>
        <w:tc>
          <w:tcPr>
            <w:tcW w:w="709"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0FA00AAB" w14:textId="5241D994" w:rsidR="0DC0462F" w:rsidRPr="00F849F4" w:rsidRDefault="0DC0462F" w:rsidP="00D85F82">
            <w:pPr>
              <w:jc w:val="center"/>
              <w:rPr>
                <w:sz w:val="16"/>
                <w:szCs w:val="16"/>
              </w:rPr>
            </w:pP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44238360" w14:textId="480EFA55" w:rsidR="0DC0462F" w:rsidRPr="00F849F4" w:rsidRDefault="0DC0462F" w:rsidP="00D85F82">
            <w:pPr>
              <w:jc w:val="center"/>
              <w:rPr>
                <w:sz w:val="16"/>
                <w:szCs w:val="16"/>
              </w:rPr>
            </w:pPr>
          </w:p>
        </w:tc>
        <w:tc>
          <w:tcPr>
            <w:tcW w:w="850"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0F076F0E" w14:textId="7CDC0AB8" w:rsidR="0DC0462F" w:rsidRPr="00F849F4" w:rsidRDefault="0DC0462F" w:rsidP="00D85F82">
            <w:pPr>
              <w:jc w:val="center"/>
              <w:rPr>
                <w:sz w:val="16"/>
                <w:szCs w:val="16"/>
              </w:rPr>
            </w:pPr>
          </w:p>
        </w:tc>
        <w:tc>
          <w:tcPr>
            <w:tcW w:w="85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7A13BEF9" w14:textId="2C974C0F" w:rsidR="0DC0462F" w:rsidRPr="00F849F4" w:rsidRDefault="0DC0462F" w:rsidP="0DC0462F">
            <w:pPr>
              <w:spacing w:after="0"/>
              <w:jc w:val="center"/>
              <w:rPr>
                <w:sz w:val="16"/>
                <w:szCs w:val="16"/>
              </w:rPr>
            </w:pPr>
            <w:r w:rsidRPr="00F849F4">
              <w:rPr>
                <w:rFonts w:ascii="Calibri" w:eastAsia="Calibri" w:hAnsi="Calibri" w:cs="Calibri"/>
                <w:color w:val="000000" w:themeColor="text1"/>
                <w:sz w:val="16"/>
                <w:szCs w:val="16"/>
              </w:rPr>
              <w:t>206,78 €</w:t>
            </w:r>
          </w:p>
        </w:tc>
        <w:tc>
          <w:tcPr>
            <w:tcW w:w="850"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3C70EEFC" w14:textId="7B0FADF0" w:rsidR="0DC0462F" w:rsidRPr="00F849F4" w:rsidRDefault="0DC0462F" w:rsidP="00D85F82">
            <w:pPr>
              <w:jc w:val="center"/>
              <w:rPr>
                <w:sz w:val="16"/>
                <w:szCs w:val="16"/>
              </w:rPr>
            </w:pPr>
          </w:p>
        </w:tc>
        <w:tc>
          <w:tcPr>
            <w:tcW w:w="709"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2A6C4616" w14:textId="71D63B04" w:rsidR="0DC0462F" w:rsidRPr="00F849F4" w:rsidRDefault="0DC0462F" w:rsidP="00D85F82">
            <w:pPr>
              <w:jc w:val="center"/>
              <w:rPr>
                <w:sz w:val="16"/>
                <w:szCs w:val="16"/>
              </w:rPr>
            </w:pPr>
          </w:p>
        </w:tc>
      </w:tr>
      <w:tr w:rsidR="0DC0462F" w14:paraId="46162475" w14:textId="77777777" w:rsidTr="00D85F82">
        <w:trPr>
          <w:trHeight w:val="315"/>
          <w:jc w:val="center"/>
        </w:trPr>
        <w:tc>
          <w:tcPr>
            <w:tcW w:w="425"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66EB3448" w14:textId="73056C4D" w:rsidR="0DC0462F" w:rsidRPr="00F849F4" w:rsidRDefault="0DC0462F" w:rsidP="00D85F82">
            <w:pPr>
              <w:jc w:val="center"/>
              <w:rPr>
                <w:sz w:val="16"/>
                <w:szCs w:val="16"/>
              </w:rPr>
            </w:pPr>
          </w:p>
        </w:tc>
        <w:tc>
          <w:tcPr>
            <w:tcW w:w="282"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7926710E" w14:textId="02A08FEE" w:rsidR="0DC0462F" w:rsidRPr="00F849F4" w:rsidRDefault="0DC0462F" w:rsidP="00D85F82">
            <w:pPr>
              <w:jc w:val="center"/>
              <w:rPr>
                <w:sz w:val="16"/>
                <w:szCs w:val="16"/>
              </w:rPr>
            </w:pPr>
          </w:p>
        </w:tc>
        <w:tc>
          <w:tcPr>
            <w:tcW w:w="284"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32C456C7" w14:textId="239D1784" w:rsidR="0DC0462F" w:rsidRPr="00F849F4" w:rsidRDefault="0DC0462F" w:rsidP="00D85F82">
            <w:pPr>
              <w:jc w:val="center"/>
              <w:rPr>
                <w:sz w:val="16"/>
                <w:szCs w:val="16"/>
              </w:rPr>
            </w:pPr>
          </w:p>
        </w:tc>
        <w:tc>
          <w:tcPr>
            <w:tcW w:w="283"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4E51C685" w14:textId="071C0978" w:rsidR="0DC0462F" w:rsidRPr="00F849F4" w:rsidRDefault="0DC0462F" w:rsidP="0DC0462F">
            <w:pPr>
              <w:spacing w:after="0"/>
              <w:jc w:val="center"/>
              <w:rPr>
                <w:sz w:val="16"/>
                <w:szCs w:val="16"/>
              </w:rPr>
            </w:pPr>
            <w:r w:rsidRPr="00F849F4">
              <w:rPr>
                <w:rFonts w:ascii="Calibri" w:eastAsia="Calibri" w:hAnsi="Calibri" w:cs="Calibri"/>
                <w:color w:val="000000" w:themeColor="text1"/>
                <w:sz w:val="16"/>
                <w:szCs w:val="16"/>
              </w:rPr>
              <w:t>01</w:t>
            </w:r>
          </w:p>
        </w:tc>
        <w:tc>
          <w:tcPr>
            <w:tcW w:w="2128"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540" w:type="dxa"/>
              <w:right w:w="15" w:type="dxa"/>
            </w:tcMar>
            <w:vAlign w:val="center"/>
          </w:tcPr>
          <w:p w14:paraId="55C22A0E" w14:textId="401F7EEF" w:rsidR="0DC0462F" w:rsidRPr="00F849F4" w:rsidRDefault="0DC0462F" w:rsidP="0DC0462F">
            <w:pPr>
              <w:spacing w:after="0"/>
              <w:jc w:val="left"/>
              <w:rPr>
                <w:sz w:val="16"/>
                <w:szCs w:val="16"/>
              </w:rPr>
            </w:pPr>
            <w:r w:rsidRPr="00F849F4">
              <w:rPr>
                <w:rFonts w:ascii="Calibri" w:eastAsia="Calibri" w:hAnsi="Calibri" w:cs="Calibri"/>
                <w:color w:val="000000" w:themeColor="text1"/>
                <w:sz w:val="16"/>
                <w:szCs w:val="16"/>
              </w:rPr>
              <w:t>Responsable y administrador de sistemas</w:t>
            </w:r>
          </w:p>
        </w:tc>
        <w:tc>
          <w:tcPr>
            <w:tcW w:w="709"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72653B13" w14:textId="29468E05" w:rsidR="0DC0462F" w:rsidRPr="00F849F4" w:rsidRDefault="0DC0462F" w:rsidP="0DC0462F">
            <w:pPr>
              <w:spacing w:after="0"/>
              <w:jc w:val="center"/>
              <w:rPr>
                <w:sz w:val="16"/>
                <w:szCs w:val="16"/>
              </w:rPr>
            </w:pPr>
            <w:r w:rsidRPr="00F849F4">
              <w:rPr>
                <w:rFonts w:ascii="Calibri" w:eastAsia="Calibri" w:hAnsi="Calibri" w:cs="Calibri"/>
                <w:color w:val="000000" w:themeColor="text1"/>
                <w:sz w:val="16"/>
                <w:szCs w:val="16"/>
              </w:rPr>
              <w:t>6</w:t>
            </w:r>
          </w:p>
        </w:tc>
        <w:tc>
          <w:tcPr>
            <w:tcW w:w="709"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0AA4B12C" w14:textId="64AA8256" w:rsidR="0DC0462F" w:rsidRPr="00F849F4" w:rsidRDefault="0DC0462F" w:rsidP="0DC0462F">
            <w:pPr>
              <w:spacing w:after="0"/>
              <w:jc w:val="center"/>
              <w:rPr>
                <w:sz w:val="16"/>
                <w:szCs w:val="16"/>
              </w:rPr>
            </w:pPr>
            <w:r w:rsidRPr="00F849F4">
              <w:rPr>
                <w:rFonts w:ascii="Calibri" w:eastAsia="Calibri" w:hAnsi="Calibri" w:cs="Calibri"/>
                <w:color w:val="000000" w:themeColor="text1"/>
                <w:sz w:val="16"/>
                <w:szCs w:val="16"/>
              </w:rPr>
              <w:t>horas</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0FD37599" w14:textId="0A52DFBF" w:rsidR="0DC0462F" w:rsidRPr="00F849F4" w:rsidRDefault="0DC0462F" w:rsidP="0DC0462F">
            <w:pPr>
              <w:spacing w:after="0"/>
              <w:jc w:val="center"/>
              <w:rPr>
                <w:sz w:val="16"/>
                <w:szCs w:val="16"/>
              </w:rPr>
            </w:pPr>
            <w:r w:rsidRPr="00F849F4">
              <w:rPr>
                <w:rFonts w:ascii="Calibri" w:eastAsia="Calibri" w:hAnsi="Calibri" w:cs="Calibri"/>
                <w:color w:val="000000" w:themeColor="text1"/>
                <w:sz w:val="16"/>
                <w:szCs w:val="16"/>
              </w:rPr>
              <w:t>34,46 €</w:t>
            </w:r>
          </w:p>
        </w:tc>
        <w:tc>
          <w:tcPr>
            <w:tcW w:w="850"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3697F3A0" w14:textId="195DA510" w:rsidR="0DC0462F" w:rsidRPr="00F849F4" w:rsidRDefault="0DC0462F" w:rsidP="0DC0462F">
            <w:pPr>
              <w:spacing w:after="0"/>
              <w:jc w:val="center"/>
              <w:rPr>
                <w:sz w:val="16"/>
                <w:szCs w:val="16"/>
              </w:rPr>
            </w:pPr>
            <w:r w:rsidRPr="00F849F4">
              <w:rPr>
                <w:rFonts w:ascii="Calibri" w:eastAsia="Calibri" w:hAnsi="Calibri" w:cs="Calibri"/>
                <w:color w:val="000000" w:themeColor="text1"/>
                <w:sz w:val="16"/>
                <w:szCs w:val="16"/>
              </w:rPr>
              <w:t>206,78 €</w:t>
            </w:r>
          </w:p>
        </w:tc>
        <w:tc>
          <w:tcPr>
            <w:tcW w:w="85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3FC0C5B1" w14:textId="5A4F99B0" w:rsidR="0DC0462F" w:rsidRPr="00F849F4" w:rsidRDefault="0DC0462F" w:rsidP="00D85F82">
            <w:pPr>
              <w:jc w:val="center"/>
              <w:rPr>
                <w:sz w:val="16"/>
                <w:szCs w:val="16"/>
              </w:rPr>
            </w:pPr>
          </w:p>
        </w:tc>
        <w:tc>
          <w:tcPr>
            <w:tcW w:w="850"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28606583" w14:textId="263AA87B" w:rsidR="0DC0462F" w:rsidRPr="00F849F4" w:rsidRDefault="0DC0462F" w:rsidP="00D85F82">
            <w:pPr>
              <w:jc w:val="center"/>
              <w:rPr>
                <w:sz w:val="16"/>
                <w:szCs w:val="16"/>
              </w:rPr>
            </w:pPr>
          </w:p>
        </w:tc>
        <w:tc>
          <w:tcPr>
            <w:tcW w:w="709"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4D82EBC3" w14:textId="02022A8C" w:rsidR="0DC0462F" w:rsidRPr="00F849F4" w:rsidRDefault="0DC0462F" w:rsidP="00D85F82">
            <w:pPr>
              <w:jc w:val="center"/>
              <w:rPr>
                <w:sz w:val="16"/>
                <w:szCs w:val="16"/>
              </w:rPr>
            </w:pPr>
          </w:p>
        </w:tc>
      </w:tr>
      <w:tr w:rsidR="0DC0462F" w14:paraId="16204987" w14:textId="77777777" w:rsidTr="00D85F82">
        <w:trPr>
          <w:trHeight w:val="315"/>
          <w:jc w:val="center"/>
        </w:trPr>
        <w:tc>
          <w:tcPr>
            <w:tcW w:w="425"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34554736" w14:textId="6F24D5EC" w:rsidR="0DC0462F" w:rsidRPr="00F849F4" w:rsidRDefault="0DC0462F" w:rsidP="00D85F82">
            <w:pPr>
              <w:jc w:val="center"/>
              <w:rPr>
                <w:sz w:val="16"/>
                <w:szCs w:val="16"/>
              </w:rPr>
            </w:pPr>
          </w:p>
        </w:tc>
        <w:tc>
          <w:tcPr>
            <w:tcW w:w="282"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0E9AAFAE" w14:textId="24EA9E3B" w:rsidR="0DC0462F" w:rsidRPr="00F849F4" w:rsidRDefault="0DC0462F" w:rsidP="00D85F82">
            <w:pPr>
              <w:jc w:val="center"/>
              <w:rPr>
                <w:sz w:val="16"/>
                <w:szCs w:val="16"/>
              </w:rPr>
            </w:pPr>
          </w:p>
        </w:tc>
        <w:tc>
          <w:tcPr>
            <w:tcW w:w="284"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52516166" w14:textId="1D7945C0" w:rsidR="0DC0462F" w:rsidRPr="00F849F4" w:rsidRDefault="0DC0462F" w:rsidP="0DC0462F">
            <w:pPr>
              <w:spacing w:after="0"/>
              <w:jc w:val="center"/>
              <w:rPr>
                <w:sz w:val="16"/>
                <w:szCs w:val="16"/>
              </w:rPr>
            </w:pPr>
            <w:r w:rsidRPr="00F849F4">
              <w:rPr>
                <w:rFonts w:ascii="Calibri" w:eastAsia="Calibri" w:hAnsi="Calibri" w:cs="Calibri"/>
                <w:color w:val="000000" w:themeColor="text1"/>
                <w:sz w:val="16"/>
                <w:szCs w:val="16"/>
              </w:rPr>
              <w:t>08</w:t>
            </w:r>
          </w:p>
        </w:tc>
        <w:tc>
          <w:tcPr>
            <w:tcW w:w="283"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62FA0909" w14:textId="2DF5812C" w:rsidR="0DC0462F" w:rsidRPr="00F849F4" w:rsidRDefault="0DC0462F" w:rsidP="00D85F82">
            <w:pPr>
              <w:jc w:val="center"/>
              <w:rPr>
                <w:sz w:val="16"/>
                <w:szCs w:val="16"/>
              </w:rPr>
            </w:pPr>
          </w:p>
        </w:tc>
        <w:tc>
          <w:tcPr>
            <w:tcW w:w="2128"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270" w:type="dxa"/>
              <w:right w:w="15" w:type="dxa"/>
            </w:tcMar>
            <w:vAlign w:val="center"/>
          </w:tcPr>
          <w:p w14:paraId="04384A7C" w14:textId="0B3D3F75" w:rsidR="0DC0462F" w:rsidRPr="00F849F4" w:rsidRDefault="0DC0462F" w:rsidP="0DC0462F">
            <w:pPr>
              <w:spacing w:after="0"/>
              <w:jc w:val="left"/>
              <w:rPr>
                <w:sz w:val="16"/>
                <w:szCs w:val="16"/>
              </w:rPr>
            </w:pPr>
            <w:r w:rsidRPr="00F849F4">
              <w:rPr>
                <w:rFonts w:ascii="Calibri" w:eastAsia="Calibri" w:hAnsi="Calibri" w:cs="Calibri"/>
                <w:color w:val="000000" w:themeColor="text1"/>
                <w:sz w:val="16"/>
                <w:szCs w:val="16"/>
              </w:rPr>
              <w:t>Instalación de RACK de discos duros</w:t>
            </w:r>
          </w:p>
        </w:tc>
        <w:tc>
          <w:tcPr>
            <w:tcW w:w="709"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491D9CFC" w14:textId="09DC1193" w:rsidR="0DC0462F" w:rsidRPr="00F849F4" w:rsidRDefault="0DC0462F" w:rsidP="00D85F82">
            <w:pPr>
              <w:jc w:val="center"/>
              <w:rPr>
                <w:sz w:val="16"/>
                <w:szCs w:val="16"/>
              </w:rPr>
            </w:pPr>
          </w:p>
        </w:tc>
        <w:tc>
          <w:tcPr>
            <w:tcW w:w="709"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6EC0A4B9" w14:textId="74F94C6C" w:rsidR="0DC0462F" w:rsidRPr="00F849F4" w:rsidRDefault="0DC0462F" w:rsidP="00D85F82">
            <w:pPr>
              <w:jc w:val="center"/>
              <w:rPr>
                <w:sz w:val="16"/>
                <w:szCs w:val="16"/>
              </w:rPr>
            </w:pP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2BBF5C22" w14:textId="6C488F10" w:rsidR="0DC0462F" w:rsidRPr="00F849F4" w:rsidRDefault="0DC0462F" w:rsidP="00D85F82">
            <w:pPr>
              <w:jc w:val="center"/>
              <w:rPr>
                <w:sz w:val="16"/>
                <w:szCs w:val="16"/>
              </w:rPr>
            </w:pPr>
          </w:p>
        </w:tc>
        <w:tc>
          <w:tcPr>
            <w:tcW w:w="850"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7AB79532" w14:textId="71405508" w:rsidR="0DC0462F" w:rsidRPr="00F849F4" w:rsidRDefault="0DC0462F" w:rsidP="00D85F82">
            <w:pPr>
              <w:jc w:val="center"/>
              <w:rPr>
                <w:sz w:val="16"/>
                <w:szCs w:val="16"/>
              </w:rPr>
            </w:pPr>
          </w:p>
        </w:tc>
        <w:tc>
          <w:tcPr>
            <w:tcW w:w="85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129FF3A3" w14:textId="3740960F" w:rsidR="0DC0462F" w:rsidRPr="00F849F4" w:rsidRDefault="0DC0462F" w:rsidP="0DC0462F">
            <w:pPr>
              <w:spacing w:after="0"/>
              <w:jc w:val="center"/>
              <w:rPr>
                <w:sz w:val="16"/>
                <w:szCs w:val="16"/>
              </w:rPr>
            </w:pPr>
            <w:r w:rsidRPr="00F849F4">
              <w:rPr>
                <w:rFonts w:ascii="Calibri" w:eastAsia="Calibri" w:hAnsi="Calibri" w:cs="Calibri"/>
                <w:color w:val="000000" w:themeColor="text1"/>
                <w:sz w:val="16"/>
                <w:szCs w:val="16"/>
              </w:rPr>
              <w:t>137,85 €</w:t>
            </w:r>
          </w:p>
        </w:tc>
        <w:tc>
          <w:tcPr>
            <w:tcW w:w="850"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3F9BA2DF" w14:textId="6DE6B62A" w:rsidR="0DC0462F" w:rsidRPr="00F849F4" w:rsidRDefault="0DC0462F" w:rsidP="00D85F82">
            <w:pPr>
              <w:jc w:val="center"/>
              <w:rPr>
                <w:sz w:val="16"/>
                <w:szCs w:val="16"/>
              </w:rPr>
            </w:pPr>
          </w:p>
        </w:tc>
        <w:tc>
          <w:tcPr>
            <w:tcW w:w="709"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05C91511" w14:textId="38D457BA" w:rsidR="0DC0462F" w:rsidRPr="00F849F4" w:rsidRDefault="0DC0462F" w:rsidP="00D85F82">
            <w:pPr>
              <w:jc w:val="center"/>
              <w:rPr>
                <w:sz w:val="16"/>
                <w:szCs w:val="16"/>
              </w:rPr>
            </w:pPr>
          </w:p>
        </w:tc>
      </w:tr>
      <w:tr w:rsidR="0DC0462F" w14:paraId="046344A9" w14:textId="77777777" w:rsidTr="00D85F82">
        <w:trPr>
          <w:trHeight w:val="315"/>
          <w:jc w:val="center"/>
        </w:trPr>
        <w:tc>
          <w:tcPr>
            <w:tcW w:w="425"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502EBE55" w14:textId="6982BFF6" w:rsidR="0DC0462F" w:rsidRPr="00F849F4" w:rsidRDefault="0DC0462F" w:rsidP="00D85F82">
            <w:pPr>
              <w:jc w:val="center"/>
              <w:rPr>
                <w:sz w:val="16"/>
                <w:szCs w:val="16"/>
              </w:rPr>
            </w:pPr>
          </w:p>
        </w:tc>
        <w:tc>
          <w:tcPr>
            <w:tcW w:w="282"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2CA365EC" w14:textId="2E3E6C64" w:rsidR="0DC0462F" w:rsidRPr="00F849F4" w:rsidRDefault="0DC0462F" w:rsidP="00D85F82">
            <w:pPr>
              <w:jc w:val="center"/>
              <w:rPr>
                <w:sz w:val="16"/>
                <w:szCs w:val="16"/>
              </w:rPr>
            </w:pPr>
          </w:p>
        </w:tc>
        <w:tc>
          <w:tcPr>
            <w:tcW w:w="284"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6A7C9855" w14:textId="66C0A5C4" w:rsidR="0DC0462F" w:rsidRPr="00F849F4" w:rsidRDefault="0DC0462F" w:rsidP="00D85F82">
            <w:pPr>
              <w:jc w:val="center"/>
              <w:rPr>
                <w:sz w:val="16"/>
                <w:szCs w:val="16"/>
              </w:rPr>
            </w:pPr>
          </w:p>
        </w:tc>
        <w:tc>
          <w:tcPr>
            <w:tcW w:w="283"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4B432510" w14:textId="725CC266" w:rsidR="0DC0462F" w:rsidRPr="00F849F4" w:rsidRDefault="0DC0462F" w:rsidP="0DC0462F">
            <w:pPr>
              <w:spacing w:after="0"/>
              <w:jc w:val="center"/>
              <w:rPr>
                <w:sz w:val="16"/>
                <w:szCs w:val="16"/>
              </w:rPr>
            </w:pPr>
            <w:r w:rsidRPr="00F849F4">
              <w:rPr>
                <w:rFonts w:ascii="Calibri" w:eastAsia="Calibri" w:hAnsi="Calibri" w:cs="Calibri"/>
                <w:color w:val="000000" w:themeColor="text1"/>
                <w:sz w:val="16"/>
                <w:szCs w:val="16"/>
              </w:rPr>
              <w:t>01</w:t>
            </w:r>
          </w:p>
        </w:tc>
        <w:tc>
          <w:tcPr>
            <w:tcW w:w="2128"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540" w:type="dxa"/>
              <w:right w:w="15" w:type="dxa"/>
            </w:tcMar>
            <w:vAlign w:val="center"/>
          </w:tcPr>
          <w:p w14:paraId="4EE9C7CC" w14:textId="2AB5E935" w:rsidR="0DC0462F" w:rsidRPr="00F849F4" w:rsidRDefault="0DC0462F" w:rsidP="0DC0462F">
            <w:pPr>
              <w:spacing w:after="0"/>
              <w:jc w:val="left"/>
              <w:rPr>
                <w:sz w:val="16"/>
                <w:szCs w:val="16"/>
              </w:rPr>
            </w:pPr>
            <w:r w:rsidRPr="00F849F4">
              <w:rPr>
                <w:rFonts w:ascii="Calibri" w:eastAsia="Calibri" w:hAnsi="Calibri" w:cs="Calibri"/>
                <w:color w:val="000000" w:themeColor="text1"/>
                <w:sz w:val="16"/>
                <w:szCs w:val="16"/>
              </w:rPr>
              <w:t>Responsable y administrador de sistemas</w:t>
            </w:r>
          </w:p>
        </w:tc>
        <w:tc>
          <w:tcPr>
            <w:tcW w:w="709"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3BC3CB69" w14:textId="46C5B2C5" w:rsidR="0DC0462F" w:rsidRPr="00F849F4" w:rsidRDefault="0DC0462F" w:rsidP="0DC0462F">
            <w:pPr>
              <w:spacing w:after="0"/>
              <w:jc w:val="center"/>
              <w:rPr>
                <w:sz w:val="16"/>
                <w:szCs w:val="16"/>
              </w:rPr>
            </w:pPr>
            <w:r w:rsidRPr="00F849F4">
              <w:rPr>
                <w:rFonts w:ascii="Calibri" w:eastAsia="Calibri" w:hAnsi="Calibri" w:cs="Calibri"/>
                <w:color w:val="000000" w:themeColor="text1"/>
                <w:sz w:val="16"/>
                <w:szCs w:val="16"/>
              </w:rPr>
              <w:t>4</w:t>
            </w:r>
          </w:p>
        </w:tc>
        <w:tc>
          <w:tcPr>
            <w:tcW w:w="709"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718FF3DE" w14:textId="377B1D58" w:rsidR="0DC0462F" w:rsidRPr="00F849F4" w:rsidRDefault="0DC0462F" w:rsidP="0DC0462F">
            <w:pPr>
              <w:spacing w:after="0"/>
              <w:jc w:val="center"/>
              <w:rPr>
                <w:sz w:val="16"/>
                <w:szCs w:val="16"/>
              </w:rPr>
            </w:pPr>
            <w:r w:rsidRPr="00F849F4">
              <w:rPr>
                <w:rFonts w:ascii="Calibri" w:eastAsia="Calibri" w:hAnsi="Calibri" w:cs="Calibri"/>
                <w:color w:val="000000" w:themeColor="text1"/>
                <w:sz w:val="16"/>
                <w:szCs w:val="16"/>
              </w:rPr>
              <w:t>horas</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57D096B7" w14:textId="5EC368FE" w:rsidR="0DC0462F" w:rsidRPr="00F849F4" w:rsidRDefault="0DC0462F" w:rsidP="0DC0462F">
            <w:pPr>
              <w:spacing w:after="0"/>
              <w:jc w:val="center"/>
              <w:rPr>
                <w:sz w:val="16"/>
                <w:szCs w:val="16"/>
              </w:rPr>
            </w:pPr>
            <w:r w:rsidRPr="00F849F4">
              <w:rPr>
                <w:rFonts w:ascii="Calibri" w:eastAsia="Calibri" w:hAnsi="Calibri" w:cs="Calibri"/>
                <w:color w:val="000000" w:themeColor="text1"/>
                <w:sz w:val="16"/>
                <w:szCs w:val="16"/>
              </w:rPr>
              <w:t>34,46 €</w:t>
            </w:r>
          </w:p>
        </w:tc>
        <w:tc>
          <w:tcPr>
            <w:tcW w:w="850"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3E6703FE" w14:textId="00D5ABE1" w:rsidR="0DC0462F" w:rsidRPr="00F849F4" w:rsidRDefault="0DC0462F" w:rsidP="0DC0462F">
            <w:pPr>
              <w:spacing w:after="0"/>
              <w:jc w:val="center"/>
              <w:rPr>
                <w:sz w:val="16"/>
                <w:szCs w:val="16"/>
              </w:rPr>
            </w:pPr>
            <w:r w:rsidRPr="00F849F4">
              <w:rPr>
                <w:rFonts w:ascii="Calibri" w:eastAsia="Calibri" w:hAnsi="Calibri" w:cs="Calibri"/>
                <w:color w:val="000000" w:themeColor="text1"/>
                <w:sz w:val="16"/>
                <w:szCs w:val="16"/>
              </w:rPr>
              <w:t>137,85 €</w:t>
            </w:r>
          </w:p>
        </w:tc>
        <w:tc>
          <w:tcPr>
            <w:tcW w:w="851"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3E660985" w14:textId="27209DF5" w:rsidR="0DC0462F" w:rsidRPr="00F849F4" w:rsidRDefault="0DC0462F" w:rsidP="00D85F82">
            <w:pPr>
              <w:jc w:val="center"/>
              <w:rPr>
                <w:sz w:val="16"/>
                <w:szCs w:val="16"/>
              </w:rPr>
            </w:pPr>
          </w:p>
        </w:tc>
        <w:tc>
          <w:tcPr>
            <w:tcW w:w="850"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75684B23" w14:textId="43DC0EEB" w:rsidR="0DC0462F" w:rsidRPr="00F849F4" w:rsidRDefault="0DC0462F" w:rsidP="00D85F82">
            <w:pPr>
              <w:jc w:val="center"/>
              <w:rPr>
                <w:sz w:val="16"/>
                <w:szCs w:val="16"/>
              </w:rPr>
            </w:pPr>
          </w:p>
        </w:tc>
        <w:tc>
          <w:tcPr>
            <w:tcW w:w="709" w:type="dxa"/>
            <w:tcBorders>
              <w:top w:val="single" w:sz="4" w:space="0" w:color="auto"/>
              <w:left w:val="single" w:sz="4" w:space="0" w:color="auto"/>
              <w:bottom w:val="nil"/>
              <w:right w:val="single" w:sz="4" w:space="0" w:color="auto"/>
            </w:tcBorders>
            <w:shd w:val="clear" w:color="auto" w:fill="FFFFFF" w:themeFill="background1"/>
            <w:tcMar>
              <w:top w:w="15" w:type="dxa"/>
              <w:left w:w="15" w:type="dxa"/>
              <w:right w:w="15" w:type="dxa"/>
            </w:tcMar>
            <w:vAlign w:val="center"/>
          </w:tcPr>
          <w:p w14:paraId="1E0F9A77" w14:textId="237789B8" w:rsidR="0DC0462F" w:rsidRPr="00F849F4" w:rsidRDefault="0DC0462F" w:rsidP="00D85F82">
            <w:pPr>
              <w:jc w:val="center"/>
              <w:rPr>
                <w:sz w:val="16"/>
                <w:szCs w:val="16"/>
              </w:rPr>
            </w:pPr>
          </w:p>
        </w:tc>
      </w:tr>
      <w:tr w:rsidR="00F849F4" w14:paraId="3C8ECE5E" w14:textId="77777777" w:rsidTr="00D85F82">
        <w:trPr>
          <w:trHeight w:val="315"/>
          <w:jc w:val="center"/>
        </w:trPr>
        <w:tc>
          <w:tcPr>
            <w:tcW w:w="425" w:type="dxa"/>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15" w:type="dxa"/>
              <w:left w:w="15" w:type="dxa"/>
              <w:right w:w="15" w:type="dxa"/>
            </w:tcMar>
            <w:vAlign w:val="center"/>
          </w:tcPr>
          <w:p w14:paraId="1E9CCF8C" w14:textId="273ABA84" w:rsidR="0DC0462F" w:rsidRPr="00F849F4" w:rsidRDefault="0DC0462F" w:rsidP="00D85F82">
            <w:pPr>
              <w:jc w:val="center"/>
              <w:rPr>
                <w:sz w:val="16"/>
                <w:szCs w:val="16"/>
              </w:rPr>
            </w:pPr>
          </w:p>
        </w:tc>
        <w:tc>
          <w:tcPr>
            <w:tcW w:w="282" w:type="dxa"/>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15" w:type="dxa"/>
              <w:left w:w="15" w:type="dxa"/>
              <w:right w:w="15" w:type="dxa"/>
            </w:tcMar>
            <w:vAlign w:val="center"/>
          </w:tcPr>
          <w:p w14:paraId="5316BDCA" w14:textId="6A4330D1" w:rsidR="0DC0462F" w:rsidRPr="00F849F4" w:rsidRDefault="0DC0462F" w:rsidP="0DC0462F">
            <w:pPr>
              <w:spacing w:after="0"/>
              <w:jc w:val="center"/>
              <w:rPr>
                <w:sz w:val="16"/>
                <w:szCs w:val="16"/>
              </w:rPr>
            </w:pPr>
            <w:r w:rsidRPr="00F849F4">
              <w:rPr>
                <w:rFonts w:ascii="Calibri" w:eastAsia="Calibri" w:hAnsi="Calibri" w:cs="Calibri"/>
                <w:color w:val="000000" w:themeColor="text1"/>
                <w:sz w:val="16"/>
                <w:szCs w:val="16"/>
              </w:rPr>
              <w:t>05</w:t>
            </w:r>
          </w:p>
        </w:tc>
        <w:tc>
          <w:tcPr>
            <w:tcW w:w="284" w:type="dxa"/>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15" w:type="dxa"/>
              <w:left w:w="15" w:type="dxa"/>
              <w:right w:w="15" w:type="dxa"/>
            </w:tcMar>
            <w:vAlign w:val="center"/>
          </w:tcPr>
          <w:p w14:paraId="25783691" w14:textId="6791635C" w:rsidR="0DC0462F" w:rsidRPr="00F849F4" w:rsidRDefault="0DC0462F" w:rsidP="00D85F82">
            <w:pPr>
              <w:jc w:val="center"/>
              <w:rPr>
                <w:sz w:val="16"/>
                <w:szCs w:val="16"/>
              </w:rPr>
            </w:pPr>
          </w:p>
        </w:tc>
        <w:tc>
          <w:tcPr>
            <w:tcW w:w="283" w:type="dxa"/>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15" w:type="dxa"/>
              <w:left w:w="15" w:type="dxa"/>
              <w:right w:w="15" w:type="dxa"/>
            </w:tcMar>
            <w:vAlign w:val="center"/>
          </w:tcPr>
          <w:p w14:paraId="3DA35284" w14:textId="7FE08A4B" w:rsidR="0DC0462F" w:rsidRPr="00F849F4" w:rsidRDefault="0DC0462F" w:rsidP="00D85F82">
            <w:pPr>
              <w:jc w:val="center"/>
              <w:rPr>
                <w:sz w:val="16"/>
                <w:szCs w:val="16"/>
              </w:rPr>
            </w:pPr>
          </w:p>
        </w:tc>
        <w:tc>
          <w:tcPr>
            <w:tcW w:w="2128" w:type="dxa"/>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15" w:type="dxa"/>
              <w:left w:w="135" w:type="dxa"/>
              <w:right w:w="15" w:type="dxa"/>
            </w:tcMar>
            <w:vAlign w:val="center"/>
          </w:tcPr>
          <w:p w14:paraId="42AD51A9" w14:textId="5D0CEFA7" w:rsidR="0DC0462F" w:rsidRPr="00F849F4" w:rsidRDefault="0DC0462F" w:rsidP="0DC0462F">
            <w:pPr>
              <w:spacing w:after="0"/>
              <w:jc w:val="left"/>
              <w:rPr>
                <w:sz w:val="16"/>
                <w:szCs w:val="16"/>
              </w:rPr>
            </w:pPr>
            <w:r w:rsidRPr="00F849F4">
              <w:rPr>
                <w:rFonts w:ascii="Calibri" w:eastAsia="Calibri" w:hAnsi="Calibri" w:cs="Calibri"/>
                <w:b/>
                <w:bCs/>
                <w:color w:val="000000" w:themeColor="text1"/>
                <w:sz w:val="16"/>
                <w:szCs w:val="16"/>
              </w:rPr>
              <w:t>Hospital Universitario de Cabueñes</w:t>
            </w:r>
          </w:p>
        </w:tc>
        <w:tc>
          <w:tcPr>
            <w:tcW w:w="709" w:type="dxa"/>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15" w:type="dxa"/>
              <w:left w:w="15" w:type="dxa"/>
              <w:right w:w="15" w:type="dxa"/>
            </w:tcMar>
            <w:vAlign w:val="center"/>
          </w:tcPr>
          <w:p w14:paraId="00C12881" w14:textId="066738FC" w:rsidR="0DC0462F" w:rsidRPr="00F849F4" w:rsidRDefault="0DC0462F" w:rsidP="00D85F82">
            <w:pPr>
              <w:jc w:val="center"/>
              <w:rPr>
                <w:sz w:val="16"/>
                <w:szCs w:val="16"/>
              </w:rPr>
            </w:pPr>
          </w:p>
        </w:tc>
        <w:tc>
          <w:tcPr>
            <w:tcW w:w="709" w:type="dxa"/>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15" w:type="dxa"/>
              <w:left w:w="15" w:type="dxa"/>
              <w:right w:w="15" w:type="dxa"/>
            </w:tcMar>
            <w:vAlign w:val="center"/>
          </w:tcPr>
          <w:p w14:paraId="09DDF33F" w14:textId="15210D19" w:rsidR="0DC0462F" w:rsidRPr="00F849F4" w:rsidRDefault="0DC0462F" w:rsidP="00D85F82">
            <w:pPr>
              <w:jc w:val="center"/>
              <w:rPr>
                <w:sz w:val="16"/>
                <w:szCs w:val="16"/>
              </w:rPr>
            </w:pPr>
          </w:p>
        </w:tc>
        <w:tc>
          <w:tcPr>
            <w:tcW w:w="567" w:type="dxa"/>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15" w:type="dxa"/>
              <w:left w:w="15" w:type="dxa"/>
              <w:right w:w="15" w:type="dxa"/>
            </w:tcMar>
            <w:vAlign w:val="center"/>
          </w:tcPr>
          <w:p w14:paraId="1A2B4F8F" w14:textId="4393E324" w:rsidR="0DC0462F" w:rsidRPr="00F849F4" w:rsidRDefault="0DC0462F" w:rsidP="00D85F82">
            <w:pPr>
              <w:jc w:val="center"/>
              <w:rPr>
                <w:sz w:val="16"/>
                <w:szCs w:val="16"/>
              </w:rPr>
            </w:pPr>
          </w:p>
        </w:tc>
        <w:tc>
          <w:tcPr>
            <w:tcW w:w="850" w:type="dxa"/>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15" w:type="dxa"/>
              <w:left w:w="15" w:type="dxa"/>
              <w:right w:w="15" w:type="dxa"/>
            </w:tcMar>
            <w:vAlign w:val="center"/>
          </w:tcPr>
          <w:p w14:paraId="197F4CDA" w14:textId="0D15E645" w:rsidR="0DC0462F" w:rsidRPr="00F849F4" w:rsidRDefault="0DC0462F" w:rsidP="00D85F82">
            <w:pPr>
              <w:jc w:val="center"/>
              <w:rPr>
                <w:sz w:val="16"/>
                <w:szCs w:val="16"/>
              </w:rPr>
            </w:pPr>
          </w:p>
        </w:tc>
        <w:tc>
          <w:tcPr>
            <w:tcW w:w="851" w:type="dxa"/>
            <w:tcBorders>
              <w:top w:val="single" w:sz="4" w:space="0" w:color="auto"/>
              <w:left w:val="single" w:sz="4" w:space="0" w:color="auto"/>
              <w:bottom w:val="single" w:sz="4" w:space="0" w:color="auto"/>
              <w:right w:val="nil"/>
            </w:tcBorders>
            <w:shd w:val="clear" w:color="auto" w:fill="F2F2F2" w:themeFill="background1" w:themeFillShade="F2"/>
            <w:tcMar>
              <w:top w:w="15" w:type="dxa"/>
              <w:left w:w="15" w:type="dxa"/>
              <w:right w:w="15" w:type="dxa"/>
            </w:tcMar>
            <w:vAlign w:val="center"/>
          </w:tcPr>
          <w:p w14:paraId="4AEC9318" w14:textId="3FC3207E" w:rsidR="0DC0462F" w:rsidRPr="00F849F4" w:rsidRDefault="0DC0462F" w:rsidP="00D85F82">
            <w:pPr>
              <w:jc w:val="center"/>
              <w:rPr>
                <w:sz w:val="16"/>
                <w:szCs w:val="16"/>
              </w:rPr>
            </w:pPr>
          </w:p>
        </w:tc>
        <w:tc>
          <w:tcPr>
            <w:tcW w:w="850" w:type="dxa"/>
            <w:tcBorders>
              <w:top w:val="single" w:sz="4" w:space="0" w:color="auto"/>
              <w:left w:val="single" w:sz="4" w:space="0" w:color="auto"/>
              <w:bottom w:val="single" w:sz="4" w:space="0" w:color="auto"/>
              <w:right w:val="nil"/>
            </w:tcBorders>
            <w:shd w:val="clear" w:color="auto" w:fill="F2F2F2" w:themeFill="background1" w:themeFillShade="F2"/>
            <w:tcMar>
              <w:top w:w="15" w:type="dxa"/>
              <w:left w:w="15" w:type="dxa"/>
              <w:right w:w="15" w:type="dxa"/>
            </w:tcMar>
            <w:vAlign w:val="center"/>
          </w:tcPr>
          <w:p w14:paraId="34D1C3D2" w14:textId="36936104" w:rsidR="0DC0462F" w:rsidRPr="00F849F4" w:rsidRDefault="0DC0462F" w:rsidP="0DC0462F">
            <w:pPr>
              <w:spacing w:after="0"/>
              <w:jc w:val="center"/>
              <w:rPr>
                <w:sz w:val="16"/>
                <w:szCs w:val="16"/>
              </w:rPr>
            </w:pPr>
            <w:r w:rsidRPr="00F849F4">
              <w:rPr>
                <w:rFonts w:ascii="Calibri" w:eastAsia="Calibri" w:hAnsi="Calibri" w:cs="Calibri"/>
                <w:b/>
                <w:bCs/>
                <w:color w:val="000000" w:themeColor="text1"/>
                <w:sz w:val="16"/>
                <w:szCs w:val="16"/>
              </w:rPr>
              <w:t>206,78 €</w:t>
            </w:r>
          </w:p>
        </w:tc>
        <w:tc>
          <w:tcPr>
            <w:tcW w:w="709" w:type="dxa"/>
            <w:tcBorders>
              <w:top w:val="single" w:sz="4" w:space="0" w:color="000000" w:themeColor="text1"/>
              <w:left w:val="single" w:sz="4" w:space="0" w:color="000000" w:themeColor="text1"/>
              <w:bottom w:val="single" w:sz="4" w:space="0" w:color="auto"/>
              <w:right w:val="single" w:sz="4" w:space="0" w:color="000000" w:themeColor="text1"/>
            </w:tcBorders>
            <w:shd w:val="clear" w:color="auto" w:fill="F2F2F2" w:themeFill="background1" w:themeFillShade="F2"/>
            <w:tcMar>
              <w:top w:w="15" w:type="dxa"/>
              <w:left w:w="15" w:type="dxa"/>
              <w:right w:w="15" w:type="dxa"/>
            </w:tcMar>
            <w:vAlign w:val="center"/>
          </w:tcPr>
          <w:p w14:paraId="3BC7C522" w14:textId="578613E6" w:rsidR="0DC0462F" w:rsidRPr="00F849F4" w:rsidRDefault="0DC0462F" w:rsidP="00D85F82">
            <w:pPr>
              <w:jc w:val="center"/>
              <w:rPr>
                <w:sz w:val="16"/>
                <w:szCs w:val="16"/>
              </w:rPr>
            </w:pPr>
          </w:p>
        </w:tc>
      </w:tr>
      <w:tr w:rsidR="0DC0462F" w14:paraId="0BDBC767" w14:textId="77777777" w:rsidTr="00D85F82">
        <w:trPr>
          <w:trHeight w:val="315"/>
          <w:jc w:val="center"/>
        </w:trPr>
        <w:tc>
          <w:tcPr>
            <w:tcW w:w="425"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43791550" w14:textId="580C674F" w:rsidR="0DC0462F" w:rsidRPr="00F849F4" w:rsidRDefault="0DC0462F" w:rsidP="00D85F82">
            <w:pPr>
              <w:jc w:val="center"/>
              <w:rPr>
                <w:sz w:val="16"/>
                <w:szCs w:val="16"/>
              </w:rPr>
            </w:pPr>
          </w:p>
        </w:tc>
        <w:tc>
          <w:tcPr>
            <w:tcW w:w="282"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149F23D6" w14:textId="38B7A214" w:rsidR="0DC0462F" w:rsidRPr="00F849F4" w:rsidRDefault="0DC0462F" w:rsidP="00D85F82">
            <w:pPr>
              <w:jc w:val="center"/>
              <w:rPr>
                <w:sz w:val="16"/>
                <w:szCs w:val="16"/>
              </w:rPr>
            </w:pPr>
          </w:p>
        </w:tc>
        <w:tc>
          <w:tcPr>
            <w:tcW w:w="284"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1CBB8C89" w14:textId="5DDAEF72" w:rsidR="0DC0462F" w:rsidRPr="00F849F4" w:rsidRDefault="0DC0462F" w:rsidP="0DC0462F">
            <w:pPr>
              <w:spacing w:after="0"/>
              <w:jc w:val="center"/>
              <w:rPr>
                <w:sz w:val="16"/>
                <w:szCs w:val="16"/>
              </w:rPr>
            </w:pPr>
            <w:r w:rsidRPr="00F849F4">
              <w:rPr>
                <w:rFonts w:ascii="Calibri" w:eastAsia="Calibri" w:hAnsi="Calibri" w:cs="Calibri"/>
                <w:color w:val="000000" w:themeColor="text1"/>
                <w:sz w:val="16"/>
                <w:szCs w:val="16"/>
              </w:rPr>
              <w:t>01</w:t>
            </w:r>
          </w:p>
        </w:tc>
        <w:tc>
          <w:tcPr>
            <w:tcW w:w="283"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6653056C" w14:textId="5FC6978C" w:rsidR="0DC0462F" w:rsidRPr="00F849F4" w:rsidRDefault="0DC0462F" w:rsidP="00D85F82">
            <w:pPr>
              <w:jc w:val="center"/>
              <w:rPr>
                <w:sz w:val="16"/>
                <w:szCs w:val="16"/>
              </w:rPr>
            </w:pPr>
          </w:p>
        </w:tc>
        <w:tc>
          <w:tcPr>
            <w:tcW w:w="2128"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270" w:type="dxa"/>
              <w:right w:w="15" w:type="dxa"/>
            </w:tcMar>
            <w:vAlign w:val="center"/>
          </w:tcPr>
          <w:p w14:paraId="35F51D7B" w14:textId="69D3A3A6" w:rsidR="0DC0462F" w:rsidRPr="00F849F4" w:rsidRDefault="0DC0462F" w:rsidP="0DC0462F">
            <w:pPr>
              <w:spacing w:after="0"/>
              <w:jc w:val="left"/>
              <w:rPr>
                <w:sz w:val="16"/>
                <w:szCs w:val="16"/>
              </w:rPr>
            </w:pPr>
            <w:r w:rsidRPr="00F849F4">
              <w:rPr>
                <w:rFonts w:ascii="Calibri" w:eastAsia="Calibri" w:hAnsi="Calibri" w:cs="Calibri"/>
                <w:color w:val="000000" w:themeColor="text1"/>
                <w:sz w:val="16"/>
                <w:szCs w:val="16"/>
              </w:rPr>
              <w:t>Instalación del switch y router</w:t>
            </w:r>
          </w:p>
        </w:tc>
        <w:tc>
          <w:tcPr>
            <w:tcW w:w="709"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628F17E8" w14:textId="343C112C" w:rsidR="0DC0462F" w:rsidRPr="00F849F4" w:rsidRDefault="0DC0462F" w:rsidP="00D85F82">
            <w:pPr>
              <w:jc w:val="center"/>
              <w:rPr>
                <w:sz w:val="16"/>
                <w:szCs w:val="16"/>
              </w:rPr>
            </w:pPr>
          </w:p>
        </w:tc>
        <w:tc>
          <w:tcPr>
            <w:tcW w:w="709"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280ED88D" w14:textId="7A311611" w:rsidR="0DC0462F" w:rsidRPr="00F849F4" w:rsidRDefault="0DC0462F" w:rsidP="00D85F82">
            <w:pPr>
              <w:jc w:val="center"/>
              <w:rPr>
                <w:sz w:val="16"/>
                <w:szCs w:val="16"/>
              </w:rPr>
            </w:pP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533C01CF" w14:textId="3835C44B" w:rsidR="0DC0462F" w:rsidRPr="00F849F4" w:rsidRDefault="0DC0462F" w:rsidP="00D85F82">
            <w:pPr>
              <w:jc w:val="center"/>
              <w:rPr>
                <w:sz w:val="16"/>
                <w:szCs w:val="16"/>
              </w:rPr>
            </w:pPr>
          </w:p>
        </w:tc>
        <w:tc>
          <w:tcPr>
            <w:tcW w:w="850"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20AF1F04" w14:textId="4B800AE3" w:rsidR="0DC0462F" w:rsidRPr="00F849F4" w:rsidRDefault="0DC0462F" w:rsidP="00D85F82">
            <w:pPr>
              <w:jc w:val="center"/>
              <w:rPr>
                <w:sz w:val="16"/>
                <w:szCs w:val="16"/>
              </w:rPr>
            </w:pPr>
          </w:p>
        </w:tc>
        <w:tc>
          <w:tcPr>
            <w:tcW w:w="851" w:type="dxa"/>
            <w:tcBorders>
              <w:top w:val="single" w:sz="4" w:space="0" w:color="auto"/>
              <w:left w:val="single" w:sz="4" w:space="0" w:color="auto"/>
              <w:bottom w:val="single" w:sz="4" w:space="0" w:color="auto"/>
              <w:right w:val="nil"/>
            </w:tcBorders>
            <w:shd w:val="clear" w:color="auto" w:fill="FFFFFF" w:themeFill="background1"/>
            <w:tcMar>
              <w:top w:w="15" w:type="dxa"/>
              <w:left w:w="15" w:type="dxa"/>
              <w:right w:w="15" w:type="dxa"/>
            </w:tcMar>
            <w:vAlign w:val="center"/>
          </w:tcPr>
          <w:p w14:paraId="0976D527" w14:textId="6CB44DA6" w:rsidR="0DC0462F" w:rsidRPr="00F849F4" w:rsidRDefault="0DC0462F" w:rsidP="0DC0462F">
            <w:pPr>
              <w:spacing w:after="0"/>
              <w:jc w:val="center"/>
              <w:rPr>
                <w:sz w:val="16"/>
                <w:szCs w:val="16"/>
              </w:rPr>
            </w:pPr>
            <w:r w:rsidRPr="00F849F4">
              <w:rPr>
                <w:rFonts w:ascii="Calibri" w:eastAsia="Calibri" w:hAnsi="Calibri" w:cs="Calibri"/>
                <w:color w:val="000000" w:themeColor="text1"/>
                <w:sz w:val="16"/>
                <w:szCs w:val="16"/>
              </w:rPr>
              <w:t>34,46 €</w:t>
            </w:r>
          </w:p>
        </w:tc>
        <w:tc>
          <w:tcPr>
            <w:tcW w:w="850" w:type="dxa"/>
            <w:tcBorders>
              <w:top w:val="single" w:sz="4" w:space="0" w:color="auto"/>
              <w:left w:val="single" w:sz="4" w:space="0" w:color="auto"/>
              <w:bottom w:val="single" w:sz="4" w:space="0" w:color="auto"/>
              <w:right w:val="nil"/>
            </w:tcBorders>
            <w:shd w:val="clear" w:color="auto" w:fill="FFFFFF" w:themeFill="background1"/>
            <w:tcMar>
              <w:top w:w="15" w:type="dxa"/>
              <w:left w:w="15" w:type="dxa"/>
              <w:right w:w="15" w:type="dxa"/>
            </w:tcMar>
            <w:vAlign w:val="center"/>
          </w:tcPr>
          <w:p w14:paraId="331B0C19" w14:textId="50413FB3" w:rsidR="0DC0462F" w:rsidRPr="00F849F4" w:rsidRDefault="0DC0462F" w:rsidP="00D85F82">
            <w:pPr>
              <w:jc w:val="center"/>
              <w:rPr>
                <w:sz w:val="16"/>
                <w:szCs w:val="16"/>
              </w:rPr>
            </w:pPr>
          </w:p>
        </w:tc>
        <w:tc>
          <w:tcPr>
            <w:tcW w:w="709" w:type="dxa"/>
            <w:tcBorders>
              <w:top w:val="single" w:sz="4" w:space="0" w:color="auto"/>
              <w:left w:val="single" w:sz="4" w:space="0" w:color="000000" w:themeColor="text1"/>
              <w:bottom w:val="single" w:sz="4" w:space="0" w:color="auto"/>
              <w:right w:val="single" w:sz="4" w:space="0" w:color="000000" w:themeColor="text1"/>
            </w:tcBorders>
            <w:shd w:val="clear" w:color="auto" w:fill="FFFFFF" w:themeFill="background1"/>
            <w:tcMar>
              <w:top w:w="15" w:type="dxa"/>
              <w:left w:w="15" w:type="dxa"/>
              <w:right w:w="15" w:type="dxa"/>
            </w:tcMar>
            <w:vAlign w:val="center"/>
          </w:tcPr>
          <w:p w14:paraId="62AFAD84" w14:textId="09A70538" w:rsidR="0DC0462F" w:rsidRPr="00F849F4" w:rsidRDefault="0DC0462F" w:rsidP="00D85F82">
            <w:pPr>
              <w:jc w:val="center"/>
              <w:rPr>
                <w:sz w:val="16"/>
                <w:szCs w:val="16"/>
              </w:rPr>
            </w:pPr>
          </w:p>
        </w:tc>
      </w:tr>
      <w:tr w:rsidR="0DC0462F" w14:paraId="2504D525" w14:textId="77777777" w:rsidTr="00D85F82">
        <w:trPr>
          <w:trHeight w:val="315"/>
          <w:jc w:val="center"/>
        </w:trPr>
        <w:tc>
          <w:tcPr>
            <w:tcW w:w="425"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1DA4AAE1" w14:textId="14C223F5" w:rsidR="0DC0462F" w:rsidRPr="00F849F4" w:rsidRDefault="0DC0462F" w:rsidP="00D85F82">
            <w:pPr>
              <w:jc w:val="center"/>
              <w:rPr>
                <w:sz w:val="16"/>
                <w:szCs w:val="16"/>
              </w:rPr>
            </w:pPr>
          </w:p>
        </w:tc>
        <w:tc>
          <w:tcPr>
            <w:tcW w:w="282"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485D71BA" w14:textId="6FA6E64F" w:rsidR="0DC0462F" w:rsidRPr="00F849F4" w:rsidRDefault="0DC0462F" w:rsidP="00D85F82">
            <w:pPr>
              <w:jc w:val="center"/>
              <w:rPr>
                <w:sz w:val="16"/>
                <w:szCs w:val="16"/>
              </w:rPr>
            </w:pPr>
          </w:p>
        </w:tc>
        <w:tc>
          <w:tcPr>
            <w:tcW w:w="284"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293F4EC6" w14:textId="2A17254F" w:rsidR="0DC0462F" w:rsidRPr="00F849F4" w:rsidRDefault="0DC0462F" w:rsidP="00D85F82">
            <w:pPr>
              <w:jc w:val="center"/>
              <w:rPr>
                <w:sz w:val="16"/>
                <w:szCs w:val="16"/>
              </w:rPr>
            </w:pPr>
          </w:p>
        </w:tc>
        <w:tc>
          <w:tcPr>
            <w:tcW w:w="283"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2FB66943" w14:textId="180E20BE" w:rsidR="0DC0462F" w:rsidRPr="00F849F4" w:rsidRDefault="0DC0462F" w:rsidP="0DC0462F">
            <w:pPr>
              <w:spacing w:after="0"/>
              <w:jc w:val="center"/>
              <w:rPr>
                <w:sz w:val="16"/>
                <w:szCs w:val="16"/>
              </w:rPr>
            </w:pPr>
            <w:r w:rsidRPr="00F849F4">
              <w:rPr>
                <w:rFonts w:ascii="Calibri" w:eastAsia="Calibri" w:hAnsi="Calibri" w:cs="Calibri"/>
                <w:color w:val="000000" w:themeColor="text1"/>
                <w:sz w:val="16"/>
                <w:szCs w:val="16"/>
              </w:rPr>
              <w:t>01</w:t>
            </w:r>
          </w:p>
        </w:tc>
        <w:tc>
          <w:tcPr>
            <w:tcW w:w="2128"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540" w:type="dxa"/>
              <w:right w:w="15" w:type="dxa"/>
            </w:tcMar>
            <w:vAlign w:val="center"/>
          </w:tcPr>
          <w:p w14:paraId="44D02EF5" w14:textId="575B8249" w:rsidR="0DC0462F" w:rsidRPr="00F849F4" w:rsidRDefault="0DC0462F" w:rsidP="0DC0462F">
            <w:pPr>
              <w:spacing w:after="0"/>
              <w:jc w:val="left"/>
              <w:rPr>
                <w:sz w:val="16"/>
                <w:szCs w:val="16"/>
              </w:rPr>
            </w:pPr>
            <w:r w:rsidRPr="00F849F4">
              <w:rPr>
                <w:rFonts w:ascii="Calibri" w:eastAsia="Calibri" w:hAnsi="Calibri" w:cs="Calibri"/>
                <w:color w:val="000000" w:themeColor="text1"/>
                <w:sz w:val="16"/>
                <w:szCs w:val="16"/>
              </w:rPr>
              <w:t>Responsable y administrador de sistemas</w:t>
            </w:r>
          </w:p>
        </w:tc>
        <w:tc>
          <w:tcPr>
            <w:tcW w:w="709"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656F3A88" w14:textId="4F8BEE5B" w:rsidR="0DC0462F" w:rsidRPr="00F849F4" w:rsidRDefault="0DC0462F" w:rsidP="0DC0462F">
            <w:pPr>
              <w:spacing w:after="0"/>
              <w:jc w:val="center"/>
              <w:rPr>
                <w:sz w:val="16"/>
                <w:szCs w:val="16"/>
              </w:rPr>
            </w:pPr>
            <w:r w:rsidRPr="00F849F4">
              <w:rPr>
                <w:rFonts w:ascii="Calibri" w:eastAsia="Calibri" w:hAnsi="Calibri" w:cs="Calibri"/>
                <w:color w:val="000000" w:themeColor="text1"/>
                <w:sz w:val="16"/>
                <w:szCs w:val="16"/>
              </w:rPr>
              <w:t>1</w:t>
            </w:r>
          </w:p>
        </w:tc>
        <w:tc>
          <w:tcPr>
            <w:tcW w:w="709"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3187C826" w14:textId="120F11AA" w:rsidR="0DC0462F" w:rsidRPr="00F849F4" w:rsidRDefault="0DC0462F" w:rsidP="0DC0462F">
            <w:pPr>
              <w:spacing w:after="0"/>
              <w:jc w:val="center"/>
              <w:rPr>
                <w:sz w:val="16"/>
                <w:szCs w:val="16"/>
              </w:rPr>
            </w:pPr>
            <w:r w:rsidRPr="00F849F4">
              <w:rPr>
                <w:rFonts w:ascii="Calibri" w:eastAsia="Calibri" w:hAnsi="Calibri" w:cs="Calibri"/>
                <w:color w:val="000000" w:themeColor="text1"/>
                <w:sz w:val="16"/>
                <w:szCs w:val="16"/>
              </w:rPr>
              <w:t>horas</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505D804F" w14:textId="6D1059A7" w:rsidR="0DC0462F" w:rsidRPr="00F849F4" w:rsidRDefault="0DC0462F" w:rsidP="0DC0462F">
            <w:pPr>
              <w:spacing w:after="0"/>
              <w:jc w:val="center"/>
              <w:rPr>
                <w:sz w:val="16"/>
                <w:szCs w:val="16"/>
              </w:rPr>
            </w:pPr>
            <w:r w:rsidRPr="00F849F4">
              <w:rPr>
                <w:rFonts w:ascii="Calibri" w:eastAsia="Calibri" w:hAnsi="Calibri" w:cs="Calibri"/>
                <w:color w:val="000000" w:themeColor="text1"/>
                <w:sz w:val="16"/>
                <w:szCs w:val="16"/>
              </w:rPr>
              <w:t>34,46 €</w:t>
            </w:r>
          </w:p>
        </w:tc>
        <w:tc>
          <w:tcPr>
            <w:tcW w:w="850"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519AEBC1" w14:textId="751BC98F" w:rsidR="0DC0462F" w:rsidRPr="00F849F4" w:rsidRDefault="0DC0462F" w:rsidP="0DC0462F">
            <w:pPr>
              <w:spacing w:after="0"/>
              <w:jc w:val="center"/>
              <w:rPr>
                <w:sz w:val="16"/>
                <w:szCs w:val="16"/>
              </w:rPr>
            </w:pPr>
            <w:r w:rsidRPr="00F849F4">
              <w:rPr>
                <w:rFonts w:ascii="Calibri" w:eastAsia="Calibri" w:hAnsi="Calibri" w:cs="Calibri"/>
                <w:color w:val="000000" w:themeColor="text1"/>
                <w:sz w:val="16"/>
                <w:szCs w:val="16"/>
              </w:rPr>
              <w:t>34,46 €</w:t>
            </w:r>
          </w:p>
        </w:tc>
        <w:tc>
          <w:tcPr>
            <w:tcW w:w="851" w:type="dxa"/>
            <w:tcBorders>
              <w:top w:val="single" w:sz="4" w:space="0" w:color="auto"/>
              <w:left w:val="single" w:sz="4" w:space="0" w:color="auto"/>
              <w:bottom w:val="single" w:sz="4" w:space="0" w:color="auto"/>
              <w:right w:val="nil"/>
            </w:tcBorders>
            <w:shd w:val="clear" w:color="auto" w:fill="FFFFFF" w:themeFill="background1"/>
            <w:tcMar>
              <w:top w:w="15" w:type="dxa"/>
              <w:left w:w="15" w:type="dxa"/>
              <w:right w:w="15" w:type="dxa"/>
            </w:tcMar>
            <w:vAlign w:val="center"/>
          </w:tcPr>
          <w:p w14:paraId="245E7737" w14:textId="38FDA951" w:rsidR="0DC0462F" w:rsidRPr="00F849F4" w:rsidRDefault="0DC0462F" w:rsidP="00D85F82">
            <w:pPr>
              <w:jc w:val="center"/>
              <w:rPr>
                <w:sz w:val="16"/>
                <w:szCs w:val="16"/>
              </w:rPr>
            </w:pPr>
          </w:p>
        </w:tc>
        <w:tc>
          <w:tcPr>
            <w:tcW w:w="850" w:type="dxa"/>
            <w:tcBorders>
              <w:top w:val="single" w:sz="4" w:space="0" w:color="auto"/>
              <w:left w:val="single" w:sz="4" w:space="0" w:color="auto"/>
              <w:bottom w:val="single" w:sz="4" w:space="0" w:color="auto"/>
              <w:right w:val="nil"/>
            </w:tcBorders>
            <w:shd w:val="clear" w:color="auto" w:fill="FFFFFF" w:themeFill="background1"/>
            <w:tcMar>
              <w:top w:w="15" w:type="dxa"/>
              <w:left w:w="15" w:type="dxa"/>
              <w:right w:w="15" w:type="dxa"/>
            </w:tcMar>
            <w:vAlign w:val="center"/>
          </w:tcPr>
          <w:p w14:paraId="3174282E" w14:textId="34FF9E36" w:rsidR="0DC0462F" w:rsidRPr="00F849F4" w:rsidRDefault="0DC0462F" w:rsidP="00D85F82">
            <w:pPr>
              <w:jc w:val="center"/>
              <w:rPr>
                <w:sz w:val="16"/>
                <w:szCs w:val="16"/>
              </w:rPr>
            </w:pPr>
          </w:p>
        </w:tc>
        <w:tc>
          <w:tcPr>
            <w:tcW w:w="709" w:type="dxa"/>
            <w:tcBorders>
              <w:top w:val="single" w:sz="4" w:space="0" w:color="auto"/>
              <w:left w:val="single" w:sz="4" w:space="0" w:color="000000" w:themeColor="text1"/>
              <w:bottom w:val="single" w:sz="4" w:space="0" w:color="auto"/>
              <w:right w:val="single" w:sz="4" w:space="0" w:color="000000" w:themeColor="text1"/>
            </w:tcBorders>
            <w:shd w:val="clear" w:color="auto" w:fill="FFFFFF" w:themeFill="background1"/>
            <w:tcMar>
              <w:top w:w="15" w:type="dxa"/>
              <w:left w:w="15" w:type="dxa"/>
              <w:right w:w="15" w:type="dxa"/>
            </w:tcMar>
            <w:vAlign w:val="center"/>
          </w:tcPr>
          <w:p w14:paraId="0CAADA00" w14:textId="6545945D" w:rsidR="0DC0462F" w:rsidRPr="00F849F4" w:rsidRDefault="0DC0462F" w:rsidP="00D85F82">
            <w:pPr>
              <w:jc w:val="center"/>
              <w:rPr>
                <w:sz w:val="16"/>
                <w:szCs w:val="16"/>
              </w:rPr>
            </w:pPr>
          </w:p>
        </w:tc>
      </w:tr>
      <w:tr w:rsidR="0DC0462F" w14:paraId="41CD60DE" w14:textId="77777777" w:rsidTr="00D85F82">
        <w:trPr>
          <w:trHeight w:val="315"/>
          <w:jc w:val="center"/>
        </w:trPr>
        <w:tc>
          <w:tcPr>
            <w:tcW w:w="425"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0D1C39F3" w14:textId="0445DE31" w:rsidR="0DC0462F" w:rsidRPr="00F849F4" w:rsidRDefault="0DC0462F" w:rsidP="00D85F82">
            <w:pPr>
              <w:jc w:val="center"/>
              <w:rPr>
                <w:sz w:val="16"/>
                <w:szCs w:val="16"/>
              </w:rPr>
            </w:pPr>
          </w:p>
        </w:tc>
        <w:tc>
          <w:tcPr>
            <w:tcW w:w="282"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1C8E3636" w14:textId="6CD033E4" w:rsidR="0DC0462F" w:rsidRPr="00F849F4" w:rsidRDefault="0DC0462F" w:rsidP="00D85F82">
            <w:pPr>
              <w:jc w:val="center"/>
              <w:rPr>
                <w:sz w:val="16"/>
                <w:szCs w:val="16"/>
              </w:rPr>
            </w:pPr>
          </w:p>
        </w:tc>
        <w:tc>
          <w:tcPr>
            <w:tcW w:w="284"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1B8A39DD" w14:textId="07AD9937" w:rsidR="0DC0462F" w:rsidRPr="00F849F4" w:rsidRDefault="0DC0462F" w:rsidP="0DC0462F">
            <w:pPr>
              <w:spacing w:after="0"/>
              <w:jc w:val="center"/>
              <w:rPr>
                <w:sz w:val="16"/>
                <w:szCs w:val="16"/>
              </w:rPr>
            </w:pPr>
            <w:r w:rsidRPr="00F849F4">
              <w:rPr>
                <w:rFonts w:ascii="Calibri" w:eastAsia="Calibri" w:hAnsi="Calibri" w:cs="Calibri"/>
                <w:color w:val="000000" w:themeColor="text1"/>
                <w:sz w:val="16"/>
                <w:szCs w:val="16"/>
              </w:rPr>
              <w:t>02</w:t>
            </w:r>
          </w:p>
        </w:tc>
        <w:tc>
          <w:tcPr>
            <w:tcW w:w="283"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588FBBBB" w14:textId="788CEA48" w:rsidR="0DC0462F" w:rsidRPr="00F849F4" w:rsidRDefault="0DC0462F" w:rsidP="00D85F82">
            <w:pPr>
              <w:jc w:val="center"/>
              <w:rPr>
                <w:sz w:val="16"/>
                <w:szCs w:val="16"/>
              </w:rPr>
            </w:pPr>
          </w:p>
        </w:tc>
        <w:tc>
          <w:tcPr>
            <w:tcW w:w="2128"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270" w:type="dxa"/>
              <w:right w:w="15" w:type="dxa"/>
            </w:tcMar>
            <w:vAlign w:val="center"/>
          </w:tcPr>
          <w:p w14:paraId="6E912BDB" w14:textId="7C3E2753" w:rsidR="0DC0462F" w:rsidRPr="00F849F4" w:rsidRDefault="0DC0462F" w:rsidP="0DC0462F">
            <w:pPr>
              <w:spacing w:after="0"/>
              <w:jc w:val="left"/>
              <w:rPr>
                <w:sz w:val="16"/>
                <w:szCs w:val="16"/>
              </w:rPr>
            </w:pPr>
            <w:r w:rsidRPr="00F849F4">
              <w:rPr>
                <w:rFonts w:ascii="Calibri" w:eastAsia="Calibri" w:hAnsi="Calibri" w:cs="Calibri"/>
                <w:color w:val="000000" w:themeColor="text1"/>
                <w:sz w:val="16"/>
                <w:szCs w:val="16"/>
              </w:rPr>
              <w:t>Configuración de puntos de red</w:t>
            </w:r>
          </w:p>
        </w:tc>
        <w:tc>
          <w:tcPr>
            <w:tcW w:w="709"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24EB0731" w14:textId="6F2E0BF3" w:rsidR="0DC0462F" w:rsidRPr="00F849F4" w:rsidRDefault="0DC0462F" w:rsidP="00D85F82">
            <w:pPr>
              <w:jc w:val="center"/>
              <w:rPr>
                <w:sz w:val="16"/>
                <w:szCs w:val="16"/>
              </w:rPr>
            </w:pPr>
          </w:p>
        </w:tc>
        <w:tc>
          <w:tcPr>
            <w:tcW w:w="709"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322CF7D8" w14:textId="3284A463" w:rsidR="0DC0462F" w:rsidRPr="00F849F4" w:rsidRDefault="0DC0462F" w:rsidP="00D85F82">
            <w:pPr>
              <w:jc w:val="center"/>
              <w:rPr>
                <w:sz w:val="16"/>
                <w:szCs w:val="16"/>
              </w:rPr>
            </w:pP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734B830B" w14:textId="4BF735F9" w:rsidR="0DC0462F" w:rsidRPr="00F849F4" w:rsidRDefault="0DC0462F" w:rsidP="00D85F82">
            <w:pPr>
              <w:jc w:val="center"/>
              <w:rPr>
                <w:sz w:val="16"/>
                <w:szCs w:val="16"/>
              </w:rPr>
            </w:pPr>
          </w:p>
        </w:tc>
        <w:tc>
          <w:tcPr>
            <w:tcW w:w="850"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77DE8DEB" w14:textId="1C4AE245" w:rsidR="0DC0462F" w:rsidRPr="00F849F4" w:rsidRDefault="0DC0462F" w:rsidP="00D85F82">
            <w:pPr>
              <w:jc w:val="center"/>
              <w:rPr>
                <w:sz w:val="16"/>
                <w:szCs w:val="16"/>
              </w:rPr>
            </w:pPr>
          </w:p>
        </w:tc>
        <w:tc>
          <w:tcPr>
            <w:tcW w:w="851" w:type="dxa"/>
            <w:tcBorders>
              <w:top w:val="single" w:sz="4" w:space="0" w:color="auto"/>
              <w:left w:val="single" w:sz="4" w:space="0" w:color="auto"/>
              <w:bottom w:val="single" w:sz="4" w:space="0" w:color="auto"/>
              <w:right w:val="nil"/>
            </w:tcBorders>
            <w:shd w:val="clear" w:color="auto" w:fill="FFFFFF" w:themeFill="background1"/>
            <w:tcMar>
              <w:top w:w="15" w:type="dxa"/>
              <w:left w:w="15" w:type="dxa"/>
              <w:right w:w="15" w:type="dxa"/>
            </w:tcMar>
            <w:vAlign w:val="center"/>
          </w:tcPr>
          <w:p w14:paraId="0A9B6F57" w14:textId="16A43F33" w:rsidR="0DC0462F" w:rsidRPr="00F849F4" w:rsidRDefault="0DC0462F" w:rsidP="0DC0462F">
            <w:pPr>
              <w:spacing w:after="0"/>
              <w:jc w:val="center"/>
              <w:rPr>
                <w:sz w:val="16"/>
                <w:szCs w:val="16"/>
              </w:rPr>
            </w:pPr>
            <w:r w:rsidRPr="00F849F4">
              <w:rPr>
                <w:rFonts w:ascii="Calibri" w:eastAsia="Calibri" w:hAnsi="Calibri" w:cs="Calibri"/>
                <w:color w:val="000000" w:themeColor="text1"/>
                <w:sz w:val="16"/>
                <w:szCs w:val="16"/>
              </w:rPr>
              <w:t>68,93 €</w:t>
            </w:r>
          </w:p>
        </w:tc>
        <w:tc>
          <w:tcPr>
            <w:tcW w:w="850" w:type="dxa"/>
            <w:tcBorders>
              <w:top w:val="single" w:sz="4" w:space="0" w:color="auto"/>
              <w:left w:val="single" w:sz="4" w:space="0" w:color="auto"/>
              <w:bottom w:val="single" w:sz="4" w:space="0" w:color="auto"/>
              <w:right w:val="nil"/>
            </w:tcBorders>
            <w:shd w:val="clear" w:color="auto" w:fill="FFFFFF" w:themeFill="background1"/>
            <w:tcMar>
              <w:top w:w="15" w:type="dxa"/>
              <w:left w:w="15" w:type="dxa"/>
              <w:right w:w="15" w:type="dxa"/>
            </w:tcMar>
            <w:vAlign w:val="center"/>
          </w:tcPr>
          <w:p w14:paraId="5CEB2B79" w14:textId="12E2947B" w:rsidR="0DC0462F" w:rsidRPr="00F849F4" w:rsidRDefault="0DC0462F" w:rsidP="00D85F82">
            <w:pPr>
              <w:jc w:val="center"/>
              <w:rPr>
                <w:sz w:val="16"/>
                <w:szCs w:val="16"/>
              </w:rPr>
            </w:pPr>
          </w:p>
        </w:tc>
        <w:tc>
          <w:tcPr>
            <w:tcW w:w="709" w:type="dxa"/>
            <w:tcBorders>
              <w:top w:val="single" w:sz="4" w:space="0" w:color="auto"/>
              <w:left w:val="single" w:sz="4" w:space="0" w:color="000000" w:themeColor="text1"/>
              <w:bottom w:val="single" w:sz="4" w:space="0" w:color="auto"/>
              <w:right w:val="single" w:sz="4" w:space="0" w:color="000000" w:themeColor="text1"/>
            </w:tcBorders>
            <w:shd w:val="clear" w:color="auto" w:fill="FFFFFF" w:themeFill="background1"/>
            <w:tcMar>
              <w:top w:w="15" w:type="dxa"/>
              <w:left w:w="15" w:type="dxa"/>
              <w:right w:w="15" w:type="dxa"/>
            </w:tcMar>
            <w:vAlign w:val="center"/>
          </w:tcPr>
          <w:p w14:paraId="430B87A7" w14:textId="6715C34D" w:rsidR="0DC0462F" w:rsidRPr="00F849F4" w:rsidRDefault="0DC0462F" w:rsidP="00D85F82">
            <w:pPr>
              <w:jc w:val="center"/>
              <w:rPr>
                <w:sz w:val="16"/>
                <w:szCs w:val="16"/>
              </w:rPr>
            </w:pPr>
          </w:p>
        </w:tc>
      </w:tr>
      <w:tr w:rsidR="0DC0462F" w14:paraId="4E4AEA55" w14:textId="77777777" w:rsidTr="00D85F82">
        <w:trPr>
          <w:trHeight w:val="315"/>
          <w:jc w:val="center"/>
        </w:trPr>
        <w:tc>
          <w:tcPr>
            <w:tcW w:w="425"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6D1EBB5C" w14:textId="6DB6A74E" w:rsidR="0DC0462F" w:rsidRPr="00F849F4" w:rsidRDefault="0DC0462F" w:rsidP="00D85F82">
            <w:pPr>
              <w:jc w:val="center"/>
              <w:rPr>
                <w:sz w:val="16"/>
                <w:szCs w:val="16"/>
              </w:rPr>
            </w:pPr>
          </w:p>
        </w:tc>
        <w:tc>
          <w:tcPr>
            <w:tcW w:w="282"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629D7C31" w14:textId="56A7EF47" w:rsidR="0DC0462F" w:rsidRPr="00F849F4" w:rsidRDefault="0DC0462F" w:rsidP="00D85F82">
            <w:pPr>
              <w:jc w:val="center"/>
              <w:rPr>
                <w:sz w:val="16"/>
                <w:szCs w:val="16"/>
              </w:rPr>
            </w:pPr>
          </w:p>
        </w:tc>
        <w:tc>
          <w:tcPr>
            <w:tcW w:w="284"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22A59925" w14:textId="7AE7727C" w:rsidR="0DC0462F" w:rsidRPr="00F849F4" w:rsidRDefault="0DC0462F" w:rsidP="00D85F82">
            <w:pPr>
              <w:jc w:val="center"/>
              <w:rPr>
                <w:sz w:val="16"/>
                <w:szCs w:val="16"/>
              </w:rPr>
            </w:pPr>
          </w:p>
        </w:tc>
        <w:tc>
          <w:tcPr>
            <w:tcW w:w="283"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58639D19" w14:textId="7CB3939C" w:rsidR="0DC0462F" w:rsidRPr="00F849F4" w:rsidRDefault="0DC0462F" w:rsidP="0DC0462F">
            <w:pPr>
              <w:spacing w:after="0"/>
              <w:jc w:val="center"/>
              <w:rPr>
                <w:sz w:val="16"/>
                <w:szCs w:val="16"/>
              </w:rPr>
            </w:pPr>
            <w:r w:rsidRPr="00F849F4">
              <w:rPr>
                <w:rFonts w:ascii="Calibri" w:eastAsia="Calibri" w:hAnsi="Calibri" w:cs="Calibri"/>
                <w:color w:val="000000" w:themeColor="text1"/>
                <w:sz w:val="16"/>
                <w:szCs w:val="16"/>
              </w:rPr>
              <w:t>01</w:t>
            </w:r>
          </w:p>
        </w:tc>
        <w:tc>
          <w:tcPr>
            <w:tcW w:w="2128"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540" w:type="dxa"/>
              <w:right w:w="15" w:type="dxa"/>
            </w:tcMar>
            <w:vAlign w:val="center"/>
          </w:tcPr>
          <w:p w14:paraId="418CD110" w14:textId="2E0EC5F5" w:rsidR="0DC0462F" w:rsidRPr="00F849F4" w:rsidRDefault="0DC0462F" w:rsidP="0DC0462F">
            <w:pPr>
              <w:spacing w:after="0"/>
              <w:jc w:val="left"/>
              <w:rPr>
                <w:sz w:val="16"/>
                <w:szCs w:val="16"/>
              </w:rPr>
            </w:pPr>
            <w:r w:rsidRPr="00F849F4">
              <w:rPr>
                <w:rFonts w:ascii="Calibri" w:eastAsia="Calibri" w:hAnsi="Calibri" w:cs="Calibri"/>
                <w:color w:val="000000" w:themeColor="text1"/>
                <w:sz w:val="16"/>
                <w:szCs w:val="16"/>
              </w:rPr>
              <w:t>Responsable y administrador de sistemas</w:t>
            </w:r>
          </w:p>
        </w:tc>
        <w:tc>
          <w:tcPr>
            <w:tcW w:w="709"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78F506A3" w14:textId="67881C7F" w:rsidR="0DC0462F" w:rsidRPr="00F849F4" w:rsidRDefault="0DC0462F" w:rsidP="0DC0462F">
            <w:pPr>
              <w:spacing w:after="0"/>
              <w:jc w:val="center"/>
              <w:rPr>
                <w:sz w:val="16"/>
                <w:szCs w:val="16"/>
              </w:rPr>
            </w:pPr>
            <w:r w:rsidRPr="00F849F4">
              <w:rPr>
                <w:rFonts w:ascii="Calibri" w:eastAsia="Calibri" w:hAnsi="Calibri" w:cs="Calibri"/>
                <w:color w:val="000000" w:themeColor="text1"/>
                <w:sz w:val="16"/>
                <w:szCs w:val="16"/>
              </w:rPr>
              <w:t>2</w:t>
            </w:r>
          </w:p>
        </w:tc>
        <w:tc>
          <w:tcPr>
            <w:tcW w:w="709"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04C4ADC1" w14:textId="473955E7" w:rsidR="0DC0462F" w:rsidRPr="00F849F4" w:rsidRDefault="0DC0462F" w:rsidP="0DC0462F">
            <w:pPr>
              <w:spacing w:after="0"/>
              <w:jc w:val="center"/>
              <w:rPr>
                <w:sz w:val="16"/>
                <w:szCs w:val="16"/>
              </w:rPr>
            </w:pPr>
            <w:r w:rsidRPr="00F849F4">
              <w:rPr>
                <w:rFonts w:ascii="Calibri" w:eastAsia="Calibri" w:hAnsi="Calibri" w:cs="Calibri"/>
                <w:color w:val="000000" w:themeColor="text1"/>
                <w:sz w:val="16"/>
                <w:szCs w:val="16"/>
              </w:rPr>
              <w:t>horas</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1C705302" w14:textId="20934C79" w:rsidR="0DC0462F" w:rsidRPr="00F849F4" w:rsidRDefault="0DC0462F" w:rsidP="0DC0462F">
            <w:pPr>
              <w:spacing w:after="0"/>
              <w:jc w:val="center"/>
              <w:rPr>
                <w:sz w:val="16"/>
                <w:szCs w:val="16"/>
              </w:rPr>
            </w:pPr>
            <w:r w:rsidRPr="00F849F4">
              <w:rPr>
                <w:rFonts w:ascii="Calibri" w:eastAsia="Calibri" w:hAnsi="Calibri" w:cs="Calibri"/>
                <w:color w:val="000000" w:themeColor="text1"/>
                <w:sz w:val="16"/>
                <w:szCs w:val="16"/>
              </w:rPr>
              <w:t>34,46 €</w:t>
            </w:r>
          </w:p>
        </w:tc>
        <w:tc>
          <w:tcPr>
            <w:tcW w:w="850"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4CD62A2B" w14:textId="57C95890" w:rsidR="0DC0462F" w:rsidRPr="00F849F4" w:rsidRDefault="0DC0462F" w:rsidP="0DC0462F">
            <w:pPr>
              <w:spacing w:after="0"/>
              <w:jc w:val="center"/>
              <w:rPr>
                <w:sz w:val="16"/>
                <w:szCs w:val="16"/>
              </w:rPr>
            </w:pPr>
            <w:r w:rsidRPr="00F849F4">
              <w:rPr>
                <w:rFonts w:ascii="Calibri" w:eastAsia="Calibri" w:hAnsi="Calibri" w:cs="Calibri"/>
                <w:color w:val="000000" w:themeColor="text1"/>
                <w:sz w:val="16"/>
                <w:szCs w:val="16"/>
              </w:rPr>
              <w:t>68,93 €</w:t>
            </w:r>
          </w:p>
        </w:tc>
        <w:tc>
          <w:tcPr>
            <w:tcW w:w="851" w:type="dxa"/>
            <w:tcBorders>
              <w:top w:val="single" w:sz="4" w:space="0" w:color="auto"/>
              <w:left w:val="single" w:sz="4" w:space="0" w:color="auto"/>
              <w:bottom w:val="single" w:sz="4" w:space="0" w:color="auto"/>
              <w:right w:val="nil"/>
            </w:tcBorders>
            <w:shd w:val="clear" w:color="auto" w:fill="FFFFFF" w:themeFill="background1"/>
            <w:tcMar>
              <w:top w:w="15" w:type="dxa"/>
              <w:left w:w="15" w:type="dxa"/>
              <w:right w:w="15" w:type="dxa"/>
            </w:tcMar>
            <w:vAlign w:val="center"/>
          </w:tcPr>
          <w:p w14:paraId="4B916662" w14:textId="1AB09C9D" w:rsidR="0DC0462F" w:rsidRPr="00F849F4" w:rsidRDefault="0DC0462F" w:rsidP="00D85F82">
            <w:pPr>
              <w:jc w:val="center"/>
              <w:rPr>
                <w:sz w:val="16"/>
                <w:szCs w:val="16"/>
              </w:rPr>
            </w:pPr>
          </w:p>
        </w:tc>
        <w:tc>
          <w:tcPr>
            <w:tcW w:w="850" w:type="dxa"/>
            <w:tcBorders>
              <w:top w:val="single" w:sz="4" w:space="0" w:color="auto"/>
              <w:left w:val="single" w:sz="4" w:space="0" w:color="auto"/>
              <w:bottom w:val="single" w:sz="4" w:space="0" w:color="auto"/>
              <w:right w:val="nil"/>
            </w:tcBorders>
            <w:shd w:val="clear" w:color="auto" w:fill="FFFFFF" w:themeFill="background1"/>
            <w:tcMar>
              <w:top w:w="15" w:type="dxa"/>
              <w:left w:w="15" w:type="dxa"/>
              <w:right w:w="15" w:type="dxa"/>
            </w:tcMar>
            <w:vAlign w:val="center"/>
          </w:tcPr>
          <w:p w14:paraId="08874327" w14:textId="260EA260" w:rsidR="0DC0462F" w:rsidRPr="00F849F4" w:rsidRDefault="0DC0462F" w:rsidP="00D85F82">
            <w:pPr>
              <w:jc w:val="center"/>
              <w:rPr>
                <w:sz w:val="16"/>
                <w:szCs w:val="16"/>
              </w:rPr>
            </w:pPr>
          </w:p>
        </w:tc>
        <w:tc>
          <w:tcPr>
            <w:tcW w:w="709" w:type="dxa"/>
            <w:tcBorders>
              <w:top w:val="single" w:sz="4" w:space="0" w:color="auto"/>
              <w:left w:val="single" w:sz="4" w:space="0" w:color="000000" w:themeColor="text1"/>
              <w:bottom w:val="single" w:sz="4" w:space="0" w:color="auto"/>
              <w:right w:val="single" w:sz="4" w:space="0" w:color="000000" w:themeColor="text1"/>
            </w:tcBorders>
            <w:shd w:val="clear" w:color="auto" w:fill="FFFFFF" w:themeFill="background1"/>
            <w:tcMar>
              <w:top w:w="15" w:type="dxa"/>
              <w:left w:w="15" w:type="dxa"/>
              <w:right w:w="15" w:type="dxa"/>
            </w:tcMar>
            <w:vAlign w:val="center"/>
          </w:tcPr>
          <w:p w14:paraId="5F09620C" w14:textId="58202FF7" w:rsidR="0DC0462F" w:rsidRPr="00F849F4" w:rsidRDefault="0DC0462F" w:rsidP="00D85F82">
            <w:pPr>
              <w:jc w:val="center"/>
              <w:rPr>
                <w:sz w:val="16"/>
                <w:szCs w:val="16"/>
              </w:rPr>
            </w:pPr>
          </w:p>
        </w:tc>
      </w:tr>
      <w:tr w:rsidR="0DC0462F" w14:paraId="7920AEED" w14:textId="77777777" w:rsidTr="00D85F82">
        <w:trPr>
          <w:trHeight w:val="315"/>
          <w:jc w:val="center"/>
        </w:trPr>
        <w:tc>
          <w:tcPr>
            <w:tcW w:w="425"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473DFA30" w14:textId="299FA2CD" w:rsidR="0DC0462F" w:rsidRPr="00F849F4" w:rsidRDefault="0DC0462F" w:rsidP="00D85F82">
            <w:pPr>
              <w:jc w:val="center"/>
              <w:rPr>
                <w:sz w:val="16"/>
                <w:szCs w:val="16"/>
              </w:rPr>
            </w:pPr>
          </w:p>
        </w:tc>
        <w:tc>
          <w:tcPr>
            <w:tcW w:w="282"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417A2C41" w14:textId="5420F5BC" w:rsidR="0DC0462F" w:rsidRPr="00F849F4" w:rsidRDefault="0DC0462F" w:rsidP="00D85F82">
            <w:pPr>
              <w:jc w:val="center"/>
              <w:rPr>
                <w:sz w:val="16"/>
                <w:szCs w:val="16"/>
              </w:rPr>
            </w:pPr>
          </w:p>
        </w:tc>
        <w:tc>
          <w:tcPr>
            <w:tcW w:w="284"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474F3BE5" w14:textId="189BF988" w:rsidR="0DC0462F" w:rsidRPr="00F849F4" w:rsidRDefault="0DC0462F" w:rsidP="0DC0462F">
            <w:pPr>
              <w:spacing w:after="0"/>
              <w:jc w:val="center"/>
              <w:rPr>
                <w:sz w:val="16"/>
                <w:szCs w:val="16"/>
              </w:rPr>
            </w:pPr>
            <w:r w:rsidRPr="00F849F4">
              <w:rPr>
                <w:rFonts w:ascii="Calibri" w:eastAsia="Calibri" w:hAnsi="Calibri" w:cs="Calibri"/>
                <w:color w:val="000000" w:themeColor="text1"/>
                <w:sz w:val="16"/>
                <w:szCs w:val="16"/>
              </w:rPr>
              <w:t>03</w:t>
            </w:r>
          </w:p>
        </w:tc>
        <w:tc>
          <w:tcPr>
            <w:tcW w:w="283"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1BD1EFC4" w14:textId="4675BF85" w:rsidR="0DC0462F" w:rsidRPr="00F849F4" w:rsidRDefault="0DC0462F" w:rsidP="00D85F82">
            <w:pPr>
              <w:jc w:val="center"/>
              <w:rPr>
                <w:sz w:val="16"/>
                <w:szCs w:val="16"/>
              </w:rPr>
            </w:pPr>
          </w:p>
        </w:tc>
        <w:tc>
          <w:tcPr>
            <w:tcW w:w="2128"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270" w:type="dxa"/>
              <w:right w:w="15" w:type="dxa"/>
            </w:tcMar>
            <w:vAlign w:val="center"/>
          </w:tcPr>
          <w:p w14:paraId="1A780BF9" w14:textId="73ED4094" w:rsidR="0DC0462F" w:rsidRPr="00F849F4" w:rsidRDefault="0DC0462F" w:rsidP="0DC0462F">
            <w:pPr>
              <w:spacing w:after="0"/>
              <w:jc w:val="left"/>
              <w:rPr>
                <w:sz w:val="16"/>
                <w:szCs w:val="16"/>
              </w:rPr>
            </w:pPr>
            <w:r w:rsidRPr="00F849F4">
              <w:rPr>
                <w:rFonts w:ascii="Calibri" w:eastAsia="Calibri" w:hAnsi="Calibri" w:cs="Calibri"/>
                <w:color w:val="000000" w:themeColor="text1"/>
                <w:sz w:val="16"/>
                <w:szCs w:val="16"/>
              </w:rPr>
              <w:t>Instalación de portátiles</w:t>
            </w:r>
          </w:p>
        </w:tc>
        <w:tc>
          <w:tcPr>
            <w:tcW w:w="709"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02B894F9" w14:textId="30579190" w:rsidR="0DC0462F" w:rsidRPr="00F849F4" w:rsidRDefault="0DC0462F" w:rsidP="00D85F82">
            <w:pPr>
              <w:jc w:val="center"/>
              <w:rPr>
                <w:sz w:val="16"/>
                <w:szCs w:val="16"/>
              </w:rPr>
            </w:pPr>
          </w:p>
        </w:tc>
        <w:tc>
          <w:tcPr>
            <w:tcW w:w="709"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0C9E5B7D" w14:textId="25A4D958" w:rsidR="0DC0462F" w:rsidRPr="00F849F4" w:rsidRDefault="0DC0462F" w:rsidP="00D85F82">
            <w:pPr>
              <w:jc w:val="center"/>
              <w:rPr>
                <w:sz w:val="16"/>
                <w:szCs w:val="16"/>
              </w:rPr>
            </w:pP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31F5BD69" w14:textId="432F2727" w:rsidR="0DC0462F" w:rsidRPr="00F849F4" w:rsidRDefault="0DC0462F" w:rsidP="00D85F82">
            <w:pPr>
              <w:jc w:val="center"/>
              <w:rPr>
                <w:sz w:val="16"/>
                <w:szCs w:val="16"/>
              </w:rPr>
            </w:pPr>
          </w:p>
        </w:tc>
        <w:tc>
          <w:tcPr>
            <w:tcW w:w="850"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7D99F6D6" w14:textId="5BA2C9E8" w:rsidR="0DC0462F" w:rsidRPr="00F849F4" w:rsidRDefault="0DC0462F" w:rsidP="00D85F82">
            <w:pPr>
              <w:jc w:val="center"/>
              <w:rPr>
                <w:sz w:val="16"/>
                <w:szCs w:val="16"/>
              </w:rPr>
            </w:pPr>
          </w:p>
        </w:tc>
        <w:tc>
          <w:tcPr>
            <w:tcW w:w="851" w:type="dxa"/>
            <w:tcBorders>
              <w:top w:val="single" w:sz="4" w:space="0" w:color="auto"/>
              <w:left w:val="single" w:sz="4" w:space="0" w:color="auto"/>
              <w:bottom w:val="single" w:sz="4" w:space="0" w:color="auto"/>
              <w:right w:val="nil"/>
            </w:tcBorders>
            <w:shd w:val="clear" w:color="auto" w:fill="FFFFFF" w:themeFill="background1"/>
            <w:tcMar>
              <w:top w:w="15" w:type="dxa"/>
              <w:left w:w="15" w:type="dxa"/>
              <w:right w:w="15" w:type="dxa"/>
            </w:tcMar>
            <w:vAlign w:val="center"/>
          </w:tcPr>
          <w:p w14:paraId="1A5706F2" w14:textId="00F6FADE" w:rsidR="0DC0462F" w:rsidRPr="00F849F4" w:rsidRDefault="0DC0462F" w:rsidP="0DC0462F">
            <w:pPr>
              <w:spacing w:after="0"/>
              <w:jc w:val="center"/>
              <w:rPr>
                <w:sz w:val="16"/>
                <w:szCs w:val="16"/>
              </w:rPr>
            </w:pPr>
            <w:r w:rsidRPr="00F849F4">
              <w:rPr>
                <w:rFonts w:ascii="Calibri" w:eastAsia="Calibri" w:hAnsi="Calibri" w:cs="Calibri"/>
                <w:color w:val="000000" w:themeColor="text1"/>
                <w:sz w:val="16"/>
                <w:szCs w:val="16"/>
              </w:rPr>
              <w:t>34,46 €</w:t>
            </w:r>
          </w:p>
        </w:tc>
        <w:tc>
          <w:tcPr>
            <w:tcW w:w="850" w:type="dxa"/>
            <w:tcBorders>
              <w:top w:val="single" w:sz="4" w:space="0" w:color="auto"/>
              <w:left w:val="single" w:sz="4" w:space="0" w:color="auto"/>
              <w:bottom w:val="single" w:sz="4" w:space="0" w:color="auto"/>
              <w:right w:val="nil"/>
            </w:tcBorders>
            <w:shd w:val="clear" w:color="auto" w:fill="FFFFFF" w:themeFill="background1"/>
            <w:tcMar>
              <w:top w:w="15" w:type="dxa"/>
              <w:left w:w="15" w:type="dxa"/>
              <w:right w:w="15" w:type="dxa"/>
            </w:tcMar>
            <w:vAlign w:val="center"/>
          </w:tcPr>
          <w:p w14:paraId="699C810C" w14:textId="0DBB4249" w:rsidR="0DC0462F" w:rsidRPr="00F849F4" w:rsidRDefault="0DC0462F" w:rsidP="00D85F82">
            <w:pPr>
              <w:jc w:val="center"/>
              <w:rPr>
                <w:sz w:val="16"/>
                <w:szCs w:val="16"/>
              </w:rPr>
            </w:pPr>
          </w:p>
        </w:tc>
        <w:tc>
          <w:tcPr>
            <w:tcW w:w="709" w:type="dxa"/>
            <w:tcBorders>
              <w:top w:val="single" w:sz="4" w:space="0" w:color="auto"/>
              <w:left w:val="single" w:sz="4" w:space="0" w:color="000000" w:themeColor="text1"/>
              <w:bottom w:val="single" w:sz="4" w:space="0" w:color="auto"/>
              <w:right w:val="single" w:sz="4" w:space="0" w:color="000000" w:themeColor="text1"/>
            </w:tcBorders>
            <w:shd w:val="clear" w:color="auto" w:fill="FFFFFF" w:themeFill="background1"/>
            <w:tcMar>
              <w:top w:w="15" w:type="dxa"/>
              <w:left w:w="15" w:type="dxa"/>
              <w:right w:w="15" w:type="dxa"/>
            </w:tcMar>
            <w:vAlign w:val="center"/>
          </w:tcPr>
          <w:p w14:paraId="20D8D6A1" w14:textId="2C63FFE3" w:rsidR="0DC0462F" w:rsidRPr="00F849F4" w:rsidRDefault="0DC0462F" w:rsidP="00D85F82">
            <w:pPr>
              <w:jc w:val="center"/>
              <w:rPr>
                <w:sz w:val="16"/>
                <w:szCs w:val="16"/>
              </w:rPr>
            </w:pPr>
          </w:p>
        </w:tc>
      </w:tr>
      <w:tr w:rsidR="0DC0462F" w14:paraId="034A4069" w14:textId="77777777" w:rsidTr="00D85F82">
        <w:trPr>
          <w:trHeight w:val="315"/>
          <w:jc w:val="center"/>
        </w:trPr>
        <w:tc>
          <w:tcPr>
            <w:tcW w:w="425"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2C1782B3" w14:textId="6E0C3936" w:rsidR="0DC0462F" w:rsidRPr="00F849F4" w:rsidRDefault="0DC0462F" w:rsidP="00D85F82">
            <w:pPr>
              <w:jc w:val="center"/>
              <w:rPr>
                <w:sz w:val="16"/>
                <w:szCs w:val="16"/>
              </w:rPr>
            </w:pPr>
          </w:p>
        </w:tc>
        <w:tc>
          <w:tcPr>
            <w:tcW w:w="282"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5F166E04" w14:textId="5CB2B761" w:rsidR="0DC0462F" w:rsidRPr="00F849F4" w:rsidRDefault="0DC0462F" w:rsidP="00D85F82">
            <w:pPr>
              <w:jc w:val="center"/>
              <w:rPr>
                <w:sz w:val="16"/>
                <w:szCs w:val="16"/>
              </w:rPr>
            </w:pPr>
          </w:p>
        </w:tc>
        <w:tc>
          <w:tcPr>
            <w:tcW w:w="284"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0E807221" w14:textId="317916FB" w:rsidR="0DC0462F" w:rsidRPr="00F849F4" w:rsidRDefault="0DC0462F" w:rsidP="00D85F82">
            <w:pPr>
              <w:jc w:val="center"/>
              <w:rPr>
                <w:sz w:val="16"/>
                <w:szCs w:val="16"/>
              </w:rPr>
            </w:pPr>
          </w:p>
        </w:tc>
        <w:tc>
          <w:tcPr>
            <w:tcW w:w="283"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5B5CC953" w14:textId="2B2B40CD" w:rsidR="0DC0462F" w:rsidRPr="00F849F4" w:rsidRDefault="0DC0462F" w:rsidP="0DC0462F">
            <w:pPr>
              <w:spacing w:after="0"/>
              <w:jc w:val="center"/>
              <w:rPr>
                <w:sz w:val="16"/>
                <w:szCs w:val="16"/>
              </w:rPr>
            </w:pPr>
            <w:r w:rsidRPr="00F849F4">
              <w:rPr>
                <w:rFonts w:ascii="Calibri" w:eastAsia="Calibri" w:hAnsi="Calibri" w:cs="Calibri"/>
                <w:color w:val="000000" w:themeColor="text1"/>
                <w:sz w:val="16"/>
                <w:szCs w:val="16"/>
              </w:rPr>
              <w:t>01</w:t>
            </w:r>
          </w:p>
        </w:tc>
        <w:tc>
          <w:tcPr>
            <w:tcW w:w="2128"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540" w:type="dxa"/>
              <w:right w:w="15" w:type="dxa"/>
            </w:tcMar>
            <w:vAlign w:val="center"/>
          </w:tcPr>
          <w:p w14:paraId="0943D78A" w14:textId="6A26F2B7" w:rsidR="0DC0462F" w:rsidRPr="00F849F4" w:rsidRDefault="0DC0462F" w:rsidP="0DC0462F">
            <w:pPr>
              <w:spacing w:after="0"/>
              <w:jc w:val="left"/>
              <w:rPr>
                <w:sz w:val="16"/>
                <w:szCs w:val="16"/>
              </w:rPr>
            </w:pPr>
            <w:r w:rsidRPr="00F849F4">
              <w:rPr>
                <w:rFonts w:ascii="Calibri" w:eastAsia="Calibri" w:hAnsi="Calibri" w:cs="Calibri"/>
                <w:color w:val="000000" w:themeColor="text1"/>
                <w:sz w:val="16"/>
                <w:szCs w:val="16"/>
              </w:rPr>
              <w:t>Responsable y administrador de sistemas</w:t>
            </w:r>
          </w:p>
        </w:tc>
        <w:tc>
          <w:tcPr>
            <w:tcW w:w="709"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5C76A503" w14:textId="473C9058" w:rsidR="0DC0462F" w:rsidRPr="00F849F4" w:rsidRDefault="0DC0462F" w:rsidP="0DC0462F">
            <w:pPr>
              <w:spacing w:after="0"/>
              <w:jc w:val="center"/>
              <w:rPr>
                <w:sz w:val="16"/>
                <w:szCs w:val="16"/>
              </w:rPr>
            </w:pPr>
            <w:r w:rsidRPr="00F849F4">
              <w:rPr>
                <w:rFonts w:ascii="Calibri" w:eastAsia="Calibri" w:hAnsi="Calibri" w:cs="Calibri"/>
                <w:color w:val="000000" w:themeColor="text1"/>
                <w:sz w:val="16"/>
                <w:szCs w:val="16"/>
              </w:rPr>
              <w:t>1</w:t>
            </w:r>
          </w:p>
        </w:tc>
        <w:tc>
          <w:tcPr>
            <w:tcW w:w="709"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281938FB" w14:textId="5D80F8FA" w:rsidR="0DC0462F" w:rsidRPr="00F849F4" w:rsidRDefault="0DC0462F" w:rsidP="0DC0462F">
            <w:pPr>
              <w:spacing w:after="0"/>
              <w:jc w:val="center"/>
              <w:rPr>
                <w:sz w:val="16"/>
                <w:szCs w:val="16"/>
              </w:rPr>
            </w:pPr>
            <w:r w:rsidRPr="00F849F4">
              <w:rPr>
                <w:rFonts w:ascii="Calibri" w:eastAsia="Calibri" w:hAnsi="Calibri" w:cs="Calibri"/>
                <w:color w:val="000000" w:themeColor="text1"/>
                <w:sz w:val="16"/>
                <w:szCs w:val="16"/>
              </w:rPr>
              <w:t>horas</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08D10F3A" w14:textId="4C2D10D7" w:rsidR="0DC0462F" w:rsidRPr="00F849F4" w:rsidRDefault="0DC0462F" w:rsidP="0DC0462F">
            <w:pPr>
              <w:spacing w:after="0"/>
              <w:jc w:val="center"/>
              <w:rPr>
                <w:sz w:val="16"/>
                <w:szCs w:val="16"/>
              </w:rPr>
            </w:pPr>
            <w:r w:rsidRPr="00F849F4">
              <w:rPr>
                <w:rFonts w:ascii="Calibri" w:eastAsia="Calibri" w:hAnsi="Calibri" w:cs="Calibri"/>
                <w:color w:val="000000" w:themeColor="text1"/>
                <w:sz w:val="16"/>
                <w:szCs w:val="16"/>
              </w:rPr>
              <w:t>34,46 €</w:t>
            </w:r>
          </w:p>
        </w:tc>
        <w:tc>
          <w:tcPr>
            <w:tcW w:w="850"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1B99DA68" w14:textId="75CFF863" w:rsidR="0DC0462F" w:rsidRPr="00F849F4" w:rsidRDefault="0DC0462F" w:rsidP="0DC0462F">
            <w:pPr>
              <w:spacing w:after="0"/>
              <w:jc w:val="center"/>
              <w:rPr>
                <w:sz w:val="16"/>
                <w:szCs w:val="16"/>
              </w:rPr>
            </w:pPr>
            <w:r w:rsidRPr="00F849F4">
              <w:rPr>
                <w:rFonts w:ascii="Calibri" w:eastAsia="Calibri" w:hAnsi="Calibri" w:cs="Calibri"/>
                <w:color w:val="000000" w:themeColor="text1"/>
                <w:sz w:val="16"/>
                <w:szCs w:val="16"/>
              </w:rPr>
              <w:t>34,46 €</w:t>
            </w:r>
          </w:p>
        </w:tc>
        <w:tc>
          <w:tcPr>
            <w:tcW w:w="851" w:type="dxa"/>
            <w:tcBorders>
              <w:top w:val="single" w:sz="4" w:space="0" w:color="auto"/>
              <w:left w:val="single" w:sz="4" w:space="0" w:color="auto"/>
              <w:bottom w:val="single" w:sz="4" w:space="0" w:color="auto"/>
              <w:right w:val="nil"/>
            </w:tcBorders>
            <w:shd w:val="clear" w:color="auto" w:fill="FFFFFF" w:themeFill="background1"/>
            <w:tcMar>
              <w:top w:w="15" w:type="dxa"/>
              <w:left w:w="15" w:type="dxa"/>
              <w:right w:w="15" w:type="dxa"/>
            </w:tcMar>
            <w:vAlign w:val="center"/>
          </w:tcPr>
          <w:p w14:paraId="73692ABE" w14:textId="4D604C23" w:rsidR="0DC0462F" w:rsidRPr="00F849F4" w:rsidRDefault="0DC0462F" w:rsidP="00D85F82">
            <w:pPr>
              <w:jc w:val="center"/>
              <w:rPr>
                <w:sz w:val="16"/>
                <w:szCs w:val="16"/>
              </w:rPr>
            </w:pPr>
          </w:p>
        </w:tc>
        <w:tc>
          <w:tcPr>
            <w:tcW w:w="850" w:type="dxa"/>
            <w:tcBorders>
              <w:top w:val="single" w:sz="4" w:space="0" w:color="auto"/>
              <w:left w:val="single" w:sz="4" w:space="0" w:color="auto"/>
              <w:bottom w:val="single" w:sz="4" w:space="0" w:color="auto"/>
              <w:right w:val="nil"/>
            </w:tcBorders>
            <w:shd w:val="clear" w:color="auto" w:fill="FFFFFF" w:themeFill="background1"/>
            <w:tcMar>
              <w:top w:w="15" w:type="dxa"/>
              <w:left w:w="15" w:type="dxa"/>
              <w:right w:w="15" w:type="dxa"/>
            </w:tcMar>
            <w:vAlign w:val="center"/>
          </w:tcPr>
          <w:p w14:paraId="78DF33B7" w14:textId="5A89DD98" w:rsidR="0DC0462F" w:rsidRPr="00F849F4" w:rsidRDefault="0DC0462F" w:rsidP="00D85F82">
            <w:pPr>
              <w:jc w:val="center"/>
              <w:rPr>
                <w:sz w:val="16"/>
                <w:szCs w:val="16"/>
              </w:rPr>
            </w:pPr>
          </w:p>
        </w:tc>
        <w:tc>
          <w:tcPr>
            <w:tcW w:w="709" w:type="dxa"/>
            <w:tcBorders>
              <w:top w:val="single" w:sz="4" w:space="0" w:color="auto"/>
              <w:left w:val="single" w:sz="4" w:space="0" w:color="000000" w:themeColor="text1"/>
              <w:bottom w:val="single" w:sz="4" w:space="0" w:color="auto"/>
              <w:right w:val="single" w:sz="4" w:space="0" w:color="000000" w:themeColor="text1"/>
            </w:tcBorders>
            <w:shd w:val="clear" w:color="auto" w:fill="FFFFFF" w:themeFill="background1"/>
            <w:tcMar>
              <w:top w:w="15" w:type="dxa"/>
              <w:left w:w="15" w:type="dxa"/>
              <w:right w:w="15" w:type="dxa"/>
            </w:tcMar>
            <w:vAlign w:val="center"/>
          </w:tcPr>
          <w:p w14:paraId="1FEB488E" w14:textId="45E199B3" w:rsidR="0DC0462F" w:rsidRPr="00F849F4" w:rsidRDefault="0DC0462F" w:rsidP="00D85F82">
            <w:pPr>
              <w:jc w:val="center"/>
              <w:rPr>
                <w:sz w:val="16"/>
                <w:szCs w:val="16"/>
              </w:rPr>
            </w:pPr>
          </w:p>
        </w:tc>
      </w:tr>
      <w:tr w:rsidR="0DC0462F" w14:paraId="54B9CB5D" w14:textId="77777777" w:rsidTr="00D85F82">
        <w:trPr>
          <w:trHeight w:val="315"/>
          <w:jc w:val="center"/>
        </w:trPr>
        <w:tc>
          <w:tcPr>
            <w:tcW w:w="425"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43C8C18C" w14:textId="4B756991" w:rsidR="0DC0462F" w:rsidRPr="00F849F4" w:rsidRDefault="0DC0462F" w:rsidP="00D85F82">
            <w:pPr>
              <w:jc w:val="center"/>
              <w:rPr>
                <w:sz w:val="16"/>
                <w:szCs w:val="16"/>
              </w:rPr>
            </w:pPr>
          </w:p>
        </w:tc>
        <w:tc>
          <w:tcPr>
            <w:tcW w:w="282"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7041197A" w14:textId="56AC6641" w:rsidR="0DC0462F" w:rsidRPr="00F849F4" w:rsidRDefault="0DC0462F" w:rsidP="00D85F82">
            <w:pPr>
              <w:jc w:val="center"/>
              <w:rPr>
                <w:sz w:val="16"/>
                <w:szCs w:val="16"/>
              </w:rPr>
            </w:pPr>
          </w:p>
        </w:tc>
        <w:tc>
          <w:tcPr>
            <w:tcW w:w="284"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1D22376A" w14:textId="25805109" w:rsidR="0DC0462F" w:rsidRPr="00F849F4" w:rsidRDefault="0DC0462F" w:rsidP="0DC0462F">
            <w:pPr>
              <w:spacing w:after="0"/>
              <w:jc w:val="center"/>
              <w:rPr>
                <w:sz w:val="16"/>
                <w:szCs w:val="16"/>
              </w:rPr>
            </w:pPr>
            <w:r w:rsidRPr="00F849F4">
              <w:rPr>
                <w:rFonts w:ascii="Calibri" w:eastAsia="Calibri" w:hAnsi="Calibri" w:cs="Calibri"/>
                <w:color w:val="000000" w:themeColor="text1"/>
                <w:sz w:val="16"/>
                <w:szCs w:val="16"/>
              </w:rPr>
              <w:t>04</w:t>
            </w:r>
          </w:p>
        </w:tc>
        <w:tc>
          <w:tcPr>
            <w:tcW w:w="283"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4B0B3EE2" w14:textId="0B84469E" w:rsidR="0DC0462F" w:rsidRPr="00F849F4" w:rsidRDefault="0DC0462F" w:rsidP="00D85F82">
            <w:pPr>
              <w:jc w:val="center"/>
              <w:rPr>
                <w:sz w:val="16"/>
                <w:szCs w:val="16"/>
              </w:rPr>
            </w:pPr>
          </w:p>
        </w:tc>
        <w:tc>
          <w:tcPr>
            <w:tcW w:w="2128"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270" w:type="dxa"/>
              <w:right w:w="15" w:type="dxa"/>
            </w:tcMar>
            <w:vAlign w:val="center"/>
          </w:tcPr>
          <w:p w14:paraId="52AD2A0D" w14:textId="145086BE" w:rsidR="0DC0462F" w:rsidRPr="00F849F4" w:rsidRDefault="0DC0462F" w:rsidP="0DC0462F">
            <w:pPr>
              <w:spacing w:after="0"/>
              <w:jc w:val="left"/>
              <w:rPr>
                <w:sz w:val="16"/>
                <w:szCs w:val="16"/>
              </w:rPr>
            </w:pPr>
            <w:r w:rsidRPr="00F849F4">
              <w:rPr>
                <w:rFonts w:ascii="Calibri" w:eastAsia="Calibri" w:hAnsi="Calibri" w:cs="Calibri"/>
                <w:color w:val="000000" w:themeColor="text1"/>
                <w:sz w:val="16"/>
                <w:szCs w:val="16"/>
              </w:rPr>
              <w:t>Instalación de monitor de 45''</w:t>
            </w:r>
          </w:p>
        </w:tc>
        <w:tc>
          <w:tcPr>
            <w:tcW w:w="709"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5288717F" w14:textId="52AEAE6D" w:rsidR="0DC0462F" w:rsidRPr="00F849F4" w:rsidRDefault="0DC0462F" w:rsidP="00D85F82">
            <w:pPr>
              <w:jc w:val="center"/>
              <w:rPr>
                <w:sz w:val="16"/>
                <w:szCs w:val="16"/>
              </w:rPr>
            </w:pPr>
          </w:p>
        </w:tc>
        <w:tc>
          <w:tcPr>
            <w:tcW w:w="709"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3ADA756C" w14:textId="5D107274" w:rsidR="0DC0462F" w:rsidRPr="00F849F4" w:rsidRDefault="0DC0462F" w:rsidP="00D85F82">
            <w:pPr>
              <w:jc w:val="center"/>
              <w:rPr>
                <w:sz w:val="16"/>
                <w:szCs w:val="16"/>
              </w:rPr>
            </w:pP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291ABAF7" w14:textId="49B90DDF" w:rsidR="0DC0462F" w:rsidRPr="00F849F4" w:rsidRDefault="0DC0462F" w:rsidP="00D85F82">
            <w:pPr>
              <w:jc w:val="center"/>
              <w:rPr>
                <w:sz w:val="16"/>
                <w:szCs w:val="16"/>
              </w:rPr>
            </w:pPr>
          </w:p>
        </w:tc>
        <w:tc>
          <w:tcPr>
            <w:tcW w:w="850"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7ADC506E" w14:textId="62CB3138" w:rsidR="0DC0462F" w:rsidRPr="00F849F4" w:rsidRDefault="0DC0462F" w:rsidP="00D85F82">
            <w:pPr>
              <w:jc w:val="center"/>
              <w:rPr>
                <w:sz w:val="16"/>
                <w:szCs w:val="16"/>
              </w:rPr>
            </w:pPr>
          </w:p>
        </w:tc>
        <w:tc>
          <w:tcPr>
            <w:tcW w:w="851" w:type="dxa"/>
            <w:tcBorders>
              <w:top w:val="single" w:sz="4" w:space="0" w:color="auto"/>
              <w:left w:val="single" w:sz="4" w:space="0" w:color="auto"/>
              <w:bottom w:val="single" w:sz="4" w:space="0" w:color="auto"/>
              <w:right w:val="nil"/>
            </w:tcBorders>
            <w:shd w:val="clear" w:color="auto" w:fill="FFFFFF" w:themeFill="background1"/>
            <w:tcMar>
              <w:top w:w="15" w:type="dxa"/>
              <w:left w:w="15" w:type="dxa"/>
              <w:right w:w="15" w:type="dxa"/>
            </w:tcMar>
            <w:vAlign w:val="center"/>
          </w:tcPr>
          <w:p w14:paraId="62BD8A2D" w14:textId="11A0FB0D" w:rsidR="0DC0462F" w:rsidRPr="00F849F4" w:rsidRDefault="0DC0462F" w:rsidP="0DC0462F">
            <w:pPr>
              <w:spacing w:after="0"/>
              <w:jc w:val="center"/>
              <w:rPr>
                <w:sz w:val="16"/>
                <w:szCs w:val="16"/>
              </w:rPr>
            </w:pPr>
            <w:r w:rsidRPr="00F849F4">
              <w:rPr>
                <w:rFonts w:ascii="Calibri" w:eastAsia="Calibri" w:hAnsi="Calibri" w:cs="Calibri"/>
                <w:color w:val="000000" w:themeColor="text1"/>
                <w:sz w:val="16"/>
                <w:szCs w:val="16"/>
              </w:rPr>
              <w:t>34,46 €</w:t>
            </w:r>
          </w:p>
        </w:tc>
        <w:tc>
          <w:tcPr>
            <w:tcW w:w="850" w:type="dxa"/>
            <w:tcBorders>
              <w:top w:val="single" w:sz="4" w:space="0" w:color="auto"/>
              <w:left w:val="single" w:sz="4" w:space="0" w:color="auto"/>
              <w:bottom w:val="single" w:sz="4" w:space="0" w:color="auto"/>
              <w:right w:val="nil"/>
            </w:tcBorders>
            <w:shd w:val="clear" w:color="auto" w:fill="FFFFFF" w:themeFill="background1"/>
            <w:tcMar>
              <w:top w:w="15" w:type="dxa"/>
              <w:left w:w="15" w:type="dxa"/>
              <w:right w:w="15" w:type="dxa"/>
            </w:tcMar>
            <w:vAlign w:val="center"/>
          </w:tcPr>
          <w:p w14:paraId="7736DF87" w14:textId="1A697C58" w:rsidR="0DC0462F" w:rsidRPr="00F849F4" w:rsidRDefault="0DC0462F" w:rsidP="00D85F82">
            <w:pPr>
              <w:jc w:val="center"/>
              <w:rPr>
                <w:sz w:val="16"/>
                <w:szCs w:val="16"/>
              </w:rPr>
            </w:pPr>
          </w:p>
        </w:tc>
        <w:tc>
          <w:tcPr>
            <w:tcW w:w="709" w:type="dxa"/>
            <w:tcBorders>
              <w:top w:val="single" w:sz="4" w:space="0" w:color="auto"/>
              <w:left w:val="single" w:sz="4" w:space="0" w:color="000000" w:themeColor="text1"/>
              <w:bottom w:val="single" w:sz="4" w:space="0" w:color="auto"/>
              <w:right w:val="single" w:sz="4" w:space="0" w:color="000000" w:themeColor="text1"/>
            </w:tcBorders>
            <w:shd w:val="clear" w:color="auto" w:fill="FFFFFF" w:themeFill="background1"/>
            <w:tcMar>
              <w:top w:w="15" w:type="dxa"/>
              <w:left w:w="15" w:type="dxa"/>
              <w:right w:w="15" w:type="dxa"/>
            </w:tcMar>
            <w:vAlign w:val="center"/>
          </w:tcPr>
          <w:p w14:paraId="131115E9" w14:textId="5A20CF68" w:rsidR="0DC0462F" w:rsidRPr="00F849F4" w:rsidRDefault="0DC0462F" w:rsidP="00D85F82">
            <w:pPr>
              <w:jc w:val="center"/>
              <w:rPr>
                <w:sz w:val="16"/>
                <w:szCs w:val="16"/>
              </w:rPr>
            </w:pPr>
          </w:p>
        </w:tc>
      </w:tr>
      <w:tr w:rsidR="0DC0462F" w14:paraId="6699E863" w14:textId="77777777" w:rsidTr="00D85F82">
        <w:trPr>
          <w:trHeight w:val="315"/>
          <w:jc w:val="center"/>
        </w:trPr>
        <w:tc>
          <w:tcPr>
            <w:tcW w:w="425"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5BCFBF5D" w14:textId="79BCFC1C" w:rsidR="0DC0462F" w:rsidRPr="00F849F4" w:rsidRDefault="0DC0462F" w:rsidP="00D85F82">
            <w:pPr>
              <w:jc w:val="center"/>
              <w:rPr>
                <w:sz w:val="16"/>
                <w:szCs w:val="16"/>
              </w:rPr>
            </w:pPr>
          </w:p>
        </w:tc>
        <w:tc>
          <w:tcPr>
            <w:tcW w:w="282"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48606062" w14:textId="735CA578" w:rsidR="0DC0462F" w:rsidRPr="00F849F4" w:rsidRDefault="0DC0462F" w:rsidP="00D85F82">
            <w:pPr>
              <w:jc w:val="center"/>
              <w:rPr>
                <w:sz w:val="16"/>
                <w:szCs w:val="16"/>
              </w:rPr>
            </w:pPr>
          </w:p>
        </w:tc>
        <w:tc>
          <w:tcPr>
            <w:tcW w:w="284"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1C7CCBDF" w14:textId="3362E95F" w:rsidR="0DC0462F" w:rsidRPr="00F849F4" w:rsidRDefault="0DC0462F" w:rsidP="00D85F82">
            <w:pPr>
              <w:jc w:val="center"/>
              <w:rPr>
                <w:sz w:val="16"/>
                <w:szCs w:val="16"/>
              </w:rPr>
            </w:pPr>
          </w:p>
        </w:tc>
        <w:tc>
          <w:tcPr>
            <w:tcW w:w="283"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67CF41E6" w14:textId="33D1802B" w:rsidR="0DC0462F" w:rsidRPr="00F849F4" w:rsidRDefault="0DC0462F" w:rsidP="0DC0462F">
            <w:pPr>
              <w:spacing w:after="0"/>
              <w:jc w:val="center"/>
              <w:rPr>
                <w:sz w:val="16"/>
                <w:szCs w:val="16"/>
              </w:rPr>
            </w:pPr>
            <w:r w:rsidRPr="00F849F4">
              <w:rPr>
                <w:rFonts w:ascii="Calibri" w:eastAsia="Calibri" w:hAnsi="Calibri" w:cs="Calibri"/>
                <w:color w:val="000000" w:themeColor="text1"/>
                <w:sz w:val="16"/>
                <w:szCs w:val="16"/>
              </w:rPr>
              <w:t>01</w:t>
            </w:r>
          </w:p>
        </w:tc>
        <w:tc>
          <w:tcPr>
            <w:tcW w:w="2128"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540" w:type="dxa"/>
              <w:right w:w="15" w:type="dxa"/>
            </w:tcMar>
            <w:vAlign w:val="center"/>
          </w:tcPr>
          <w:p w14:paraId="17F59784" w14:textId="2E0B380C" w:rsidR="0DC0462F" w:rsidRPr="00F849F4" w:rsidRDefault="0DC0462F" w:rsidP="0DC0462F">
            <w:pPr>
              <w:spacing w:after="0"/>
              <w:jc w:val="left"/>
              <w:rPr>
                <w:sz w:val="16"/>
                <w:szCs w:val="16"/>
              </w:rPr>
            </w:pPr>
            <w:r w:rsidRPr="00F849F4">
              <w:rPr>
                <w:rFonts w:ascii="Calibri" w:eastAsia="Calibri" w:hAnsi="Calibri" w:cs="Calibri"/>
                <w:color w:val="000000" w:themeColor="text1"/>
                <w:sz w:val="16"/>
                <w:szCs w:val="16"/>
              </w:rPr>
              <w:t>Responsable y administrador de sistemas</w:t>
            </w:r>
          </w:p>
        </w:tc>
        <w:tc>
          <w:tcPr>
            <w:tcW w:w="709"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04FC5E16" w14:textId="608D9C70" w:rsidR="0DC0462F" w:rsidRPr="00F849F4" w:rsidRDefault="0DC0462F" w:rsidP="0DC0462F">
            <w:pPr>
              <w:spacing w:after="0"/>
              <w:jc w:val="center"/>
              <w:rPr>
                <w:sz w:val="16"/>
                <w:szCs w:val="16"/>
              </w:rPr>
            </w:pPr>
            <w:r w:rsidRPr="00F849F4">
              <w:rPr>
                <w:rFonts w:ascii="Calibri" w:eastAsia="Calibri" w:hAnsi="Calibri" w:cs="Calibri"/>
                <w:color w:val="000000" w:themeColor="text1"/>
                <w:sz w:val="16"/>
                <w:szCs w:val="16"/>
              </w:rPr>
              <w:t>1</w:t>
            </w:r>
          </w:p>
        </w:tc>
        <w:tc>
          <w:tcPr>
            <w:tcW w:w="709"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2E4D324C" w14:textId="4E09F0CE" w:rsidR="0DC0462F" w:rsidRPr="00F849F4" w:rsidRDefault="0DC0462F" w:rsidP="0DC0462F">
            <w:pPr>
              <w:spacing w:after="0"/>
              <w:jc w:val="center"/>
              <w:rPr>
                <w:sz w:val="16"/>
                <w:szCs w:val="16"/>
              </w:rPr>
            </w:pPr>
            <w:r w:rsidRPr="00F849F4">
              <w:rPr>
                <w:rFonts w:ascii="Calibri" w:eastAsia="Calibri" w:hAnsi="Calibri" w:cs="Calibri"/>
                <w:color w:val="000000" w:themeColor="text1"/>
                <w:sz w:val="16"/>
                <w:szCs w:val="16"/>
              </w:rPr>
              <w:t>horas</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0FDD3FBC" w14:textId="6ABB390A" w:rsidR="0DC0462F" w:rsidRPr="00F849F4" w:rsidRDefault="0DC0462F" w:rsidP="0DC0462F">
            <w:pPr>
              <w:spacing w:after="0"/>
              <w:jc w:val="center"/>
              <w:rPr>
                <w:sz w:val="16"/>
                <w:szCs w:val="16"/>
              </w:rPr>
            </w:pPr>
            <w:r w:rsidRPr="00F849F4">
              <w:rPr>
                <w:rFonts w:ascii="Calibri" w:eastAsia="Calibri" w:hAnsi="Calibri" w:cs="Calibri"/>
                <w:color w:val="000000" w:themeColor="text1"/>
                <w:sz w:val="16"/>
                <w:szCs w:val="16"/>
              </w:rPr>
              <w:t>34,46 €</w:t>
            </w:r>
          </w:p>
        </w:tc>
        <w:tc>
          <w:tcPr>
            <w:tcW w:w="850"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0B8F0A21" w14:textId="3538894F" w:rsidR="0DC0462F" w:rsidRPr="00F849F4" w:rsidRDefault="0DC0462F" w:rsidP="0DC0462F">
            <w:pPr>
              <w:spacing w:after="0"/>
              <w:jc w:val="center"/>
              <w:rPr>
                <w:sz w:val="16"/>
                <w:szCs w:val="16"/>
              </w:rPr>
            </w:pPr>
            <w:r w:rsidRPr="00F849F4">
              <w:rPr>
                <w:rFonts w:ascii="Calibri" w:eastAsia="Calibri" w:hAnsi="Calibri" w:cs="Calibri"/>
                <w:color w:val="000000" w:themeColor="text1"/>
                <w:sz w:val="16"/>
                <w:szCs w:val="16"/>
              </w:rPr>
              <w:t>34,46 €</w:t>
            </w:r>
          </w:p>
        </w:tc>
        <w:tc>
          <w:tcPr>
            <w:tcW w:w="851" w:type="dxa"/>
            <w:tcBorders>
              <w:top w:val="single" w:sz="4" w:space="0" w:color="auto"/>
              <w:left w:val="single" w:sz="4" w:space="0" w:color="auto"/>
              <w:bottom w:val="single" w:sz="4" w:space="0" w:color="auto"/>
              <w:right w:val="nil"/>
            </w:tcBorders>
            <w:shd w:val="clear" w:color="auto" w:fill="FFFFFF" w:themeFill="background1"/>
            <w:tcMar>
              <w:top w:w="15" w:type="dxa"/>
              <w:left w:w="15" w:type="dxa"/>
              <w:right w:w="15" w:type="dxa"/>
            </w:tcMar>
            <w:vAlign w:val="center"/>
          </w:tcPr>
          <w:p w14:paraId="21D629D8" w14:textId="71A1BE84" w:rsidR="0DC0462F" w:rsidRPr="00F849F4" w:rsidRDefault="0DC0462F" w:rsidP="00D85F82">
            <w:pPr>
              <w:jc w:val="center"/>
              <w:rPr>
                <w:sz w:val="16"/>
                <w:szCs w:val="16"/>
              </w:rPr>
            </w:pPr>
          </w:p>
        </w:tc>
        <w:tc>
          <w:tcPr>
            <w:tcW w:w="850" w:type="dxa"/>
            <w:tcBorders>
              <w:top w:val="single" w:sz="4" w:space="0" w:color="auto"/>
              <w:left w:val="single" w:sz="4" w:space="0" w:color="auto"/>
              <w:bottom w:val="single" w:sz="4" w:space="0" w:color="auto"/>
              <w:right w:val="nil"/>
            </w:tcBorders>
            <w:shd w:val="clear" w:color="auto" w:fill="FFFFFF" w:themeFill="background1"/>
            <w:tcMar>
              <w:top w:w="15" w:type="dxa"/>
              <w:left w:w="15" w:type="dxa"/>
              <w:right w:w="15" w:type="dxa"/>
            </w:tcMar>
            <w:vAlign w:val="center"/>
          </w:tcPr>
          <w:p w14:paraId="583335B3" w14:textId="5D321FEC" w:rsidR="0DC0462F" w:rsidRPr="00F849F4" w:rsidRDefault="0DC0462F" w:rsidP="00D85F82">
            <w:pPr>
              <w:jc w:val="center"/>
              <w:rPr>
                <w:sz w:val="16"/>
                <w:szCs w:val="16"/>
              </w:rPr>
            </w:pPr>
          </w:p>
        </w:tc>
        <w:tc>
          <w:tcPr>
            <w:tcW w:w="709" w:type="dxa"/>
            <w:tcBorders>
              <w:top w:val="single" w:sz="4" w:space="0" w:color="auto"/>
              <w:left w:val="single" w:sz="4" w:space="0" w:color="000000" w:themeColor="text1"/>
              <w:bottom w:val="single" w:sz="4" w:space="0" w:color="auto"/>
              <w:right w:val="single" w:sz="4" w:space="0" w:color="000000" w:themeColor="text1"/>
            </w:tcBorders>
            <w:shd w:val="clear" w:color="auto" w:fill="FFFFFF" w:themeFill="background1"/>
            <w:tcMar>
              <w:top w:w="15" w:type="dxa"/>
              <w:left w:w="15" w:type="dxa"/>
              <w:right w:w="15" w:type="dxa"/>
            </w:tcMar>
            <w:vAlign w:val="center"/>
          </w:tcPr>
          <w:p w14:paraId="7F154E6E" w14:textId="56AEB979" w:rsidR="0DC0462F" w:rsidRPr="00F849F4" w:rsidRDefault="0DC0462F" w:rsidP="00D85F82">
            <w:pPr>
              <w:jc w:val="center"/>
              <w:rPr>
                <w:sz w:val="16"/>
                <w:szCs w:val="16"/>
              </w:rPr>
            </w:pPr>
          </w:p>
        </w:tc>
      </w:tr>
      <w:tr w:rsidR="0DC0462F" w14:paraId="5D3E7ADE" w14:textId="77777777" w:rsidTr="00D85F82">
        <w:trPr>
          <w:trHeight w:val="315"/>
          <w:jc w:val="center"/>
        </w:trPr>
        <w:tc>
          <w:tcPr>
            <w:tcW w:w="425"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093D1A60" w14:textId="070874FD" w:rsidR="0DC0462F" w:rsidRPr="00F849F4" w:rsidRDefault="0DC0462F" w:rsidP="00D85F82">
            <w:pPr>
              <w:jc w:val="center"/>
              <w:rPr>
                <w:sz w:val="16"/>
                <w:szCs w:val="16"/>
              </w:rPr>
            </w:pPr>
          </w:p>
        </w:tc>
        <w:tc>
          <w:tcPr>
            <w:tcW w:w="282"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64CDE0A0" w14:textId="6159ED6D" w:rsidR="0DC0462F" w:rsidRPr="00F849F4" w:rsidRDefault="0DC0462F" w:rsidP="00D85F82">
            <w:pPr>
              <w:jc w:val="center"/>
              <w:rPr>
                <w:sz w:val="16"/>
                <w:szCs w:val="16"/>
              </w:rPr>
            </w:pPr>
          </w:p>
        </w:tc>
        <w:tc>
          <w:tcPr>
            <w:tcW w:w="284"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20071902" w14:textId="2EFB9674" w:rsidR="0DC0462F" w:rsidRPr="00F849F4" w:rsidRDefault="0DC0462F" w:rsidP="0DC0462F">
            <w:pPr>
              <w:spacing w:after="0"/>
              <w:jc w:val="center"/>
              <w:rPr>
                <w:sz w:val="16"/>
                <w:szCs w:val="16"/>
              </w:rPr>
            </w:pPr>
            <w:r w:rsidRPr="00F849F4">
              <w:rPr>
                <w:rFonts w:ascii="Calibri" w:eastAsia="Calibri" w:hAnsi="Calibri" w:cs="Calibri"/>
                <w:color w:val="000000" w:themeColor="text1"/>
                <w:sz w:val="16"/>
                <w:szCs w:val="16"/>
              </w:rPr>
              <w:t>05</w:t>
            </w:r>
          </w:p>
        </w:tc>
        <w:tc>
          <w:tcPr>
            <w:tcW w:w="283"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430BF84E" w14:textId="0B7931F3" w:rsidR="0DC0462F" w:rsidRPr="00F849F4" w:rsidRDefault="0DC0462F" w:rsidP="00D85F82">
            <w:pPr>
              <w:jc w:val="center"/>
              <w:rPr>
                <w:sz w:val="16"/>
                <w:szCs w:val="16"/>
              </w:rPr>
            </w:pPr>
          </w:p>
        </w:tc>
        <w:tc>
          <w:tcPr>
            <w:tcW w:w="2128"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270" w:type="dxa"/>
              <w:right w:w="15" w:type="dxa"/>
            </w:tcMar>
            <w:vAlign w:val="center"/>
          </w:tcPr>
          <w:p w14:paraId="6391E2CA" w14:textId="5007C9DE" w:rsidR="0DC0462F" w:rsidRPr="00F849F4" w:rsidRDefault="0DC0462F" w:rsidP="0DC0462F">
            <w:pPr>
              <w:spacing w:after="0"/>
              <w:jc w:val="left"/>
              <w:rPr>
                <w:sz w:val="16"/>
                <w:szCs w:val="16"/>
              </w:rPr>
            </w:pPr>
            <w:r w:rsidRPr="00F849F4">
              <w:rPr>
                <w:rFonts w:ascii="Calibri" w:eastAsia="Calibri" w:hAnsi="Calibri" w:cs="Calibri"/>
                <w:color w:val="000000" w:themeColor="text1"/>
                <w:sz w:val="16"/>
                <w:szCs w:val="16"/>
              </w:rPr>
              <w:t xml:space="preserve">Instalación de </w:t>
            </w:r>
            <w:r w:rsidR="00092B7A" w:rsidRPr="00F849F4">
              <w:rPr>
                <w:rFonts w:ascii="Calibri" w:eastAsia="Calibri" w:hAnsi="Calibri" w:cs="Calibri"/>
                <w:color w:val="000000" w:themeColor="text1"/>
                <w:sz w:val="16"/>
                <w:szCs w:val="16"/>
              </w:rPr>
              <w:t>teléfonos</w:t>
            </w:r>
            <w:r w:rsidRPr="00F849F4">
              <w:rPr>
                <w:rFonts w:ascii="Calibri" w:eastAsia="Calibri" w:hAnsi="Calibri" w:cs="Calibri"/>
                <w:color w:val="000000" w:themeColor="text1"/>
                <w:sz w:val="16"/>
                <w:szCs w:val="16"/>
              </w:rPr>
              <w:t xml:space="preserve"> IPVOID</w:t>
            </w:r>
          </w:p>
        </w:tc>
        <w:tc>
          <w:tcPr>
            <w:tcW w:w="709"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13EC16B0" w14:textId="0164E9A8" w:rsidR="0DC0462F" w:rsidRPr="00F849F4" w:rsidRDefault="0DC0462F" w:rsidP="00D85F82">
            <w:pPr>
              <w:jc w:val="center"/>
              <w:rPr>
                <w:sz w:val="16"/>
                <w:szCs w:val="16"/>
              </w:rPr>
            </w:pPr>
          </w:p>
        </w:tc>
        <w:tc>
          <w:tcPr>
            <w:tcW w:w="709"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1554F3C4" w14:textId="7F844C3E" w:rsidR="0DC0462F" w:rsidRPr="00F849F4" w:rsidRDefault="0DC0462F" w:rsidP="00D85F82">
            <w:pPr>
              <w:jc w:val="center"/>
              <w:rPr>
                <w:sz w:val="16"/>
                <w:szCs w:val="16"/>
              </w:rPr>
            </w:pP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35B4FB4C" w14:textId="74A6B45A" w:rsidR="0DC0462F" w:rsidRPr="00F849F4" w:rsidRDefault="0DC0462F" w:rsidP="00D85F82">
            <w:pPr>
              <w:jc w:val="center"/>
              <w:rPr>
                <w:sz w:val="16"/>
                <w:szCs w:val="16"/>
              </w:rPr>
            </w:pPr>
          </w:p>
        </w:tc>
        <w:tc>
          <w:tcPr>
            <w:tcW w:w="850"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0EBA0884" w14:textId="213A5429" w:rsidR="0DC0462F" w:rsidRPr="00F849F4" w:rsidRDefault="0DC0462F" w:rsidP="00D85F82">
            <w:pPr>
              <w:jc w:val="center"/>
              <w:rPr>
                <w:sz w:val="16"/>
                <w:szCs w:val="16"/>
              </w:rPr>
            </w:pPr>
          </w:p>
        </w:tc>
        <w:tc>
          <w:tcPr>
            <w:tcW w:w="851" w:type="dxa"/>
            <w:tcBorders>
              <w:top w:val="single" w:sz="4" w:space="0" w:color="auto"/>
              <w:left w:val="single" w:sz="4" w:space="0" w:color="auto"/>
              <w:bottom w:val="single" w:sz="4" w:space="0" w:color="auto"/>
              <w:right w:val="nil"/>
            </w:tcBorders>
            <w:shd w:val="clear" w:color="auto" w:fill="FFFFFF" w:themeFill="background1"/>
            <w:tcMar>
              <w:top w:w="15" w:type="dxa"/>
              <w:left w:w="15" w:type="dxa"/>
              <w:right w:w="15" w:type="dxa"/>
            </w:tcMar>
            <w:vAlign w:val="center"/>
          </w:tcPr>
          <w:p w14:paraId="457918BF" w14:textId="798DDF37" w:rsidR="0DC0462F" w:rsidRPr="00F849F4" w:rsidRDefault="0DC0462F" w:rsidP="0DC0462F">
            <w:pPr>
              <w:spacing w:after="0"/>
              <w:jc w:val="center"/>
              <w:rPr>
                <w:sz w:val="16"/>
                <w:szCs w:val="16"/>
              </w:rPr>
            </w:pPr>
            <w:r w:rsidRPr="00F849F4">
              <w:rPr>
                <w:rFonts w:ascii="Calibri" w:eastAsia="Calibri" w:hAnsi="Calibri" w:cs="Calibri"/>
                <w:color w:val="000000" w:themeColor="text1"/>
                <w:sz w:val="16"/>
                <w:szCs w:val="16"/>
              </w:rPr>
              <w:t>34,46 €</w:t>
            </w:r>
          </w:p>
        </w:tc>
        <w:tc>
          <w:tcPr>
            <w:tcW w:w="850" w:type="dxa"/>
            <w:tcBorders>
              <w:top w:val="single" w:sz="4" w:space="0" w:color="auto"/>
              <w:left w:val="single" w:sz="4" w:space="0" w:color="auto"/>
              <w:bottom w:val="single" w:sz="4" w:space="0" w:color="auto"/>
              <w:right w:val="nil"/>
            </w:tcBorders>
            <w:shd w:val="clear" w:color="auto" w:fill="FFFFFF" w:themeFill="background1"/>
            <w:tcMar>
              <w:top w:w="15" w:type="dxa"/>
              <w:left w:w="15" w:type="dxa"/>
              <w:right w:w="15" w:type="dxa"/>
            </w:tcMar>
            <w:vAlign w:val="center"/>
          </w:tcPr>
          <w:p w14:paraId="7B13FBC5" w14:textId="75445BBC" w:rsidR="0DC0462F" w:rsidRPr="00F849F4" w:rsidRDefault="0DC0462F" w:rsidP="00D85F82">
            <w:pPr>
              <w:jc w:val="center"/>
              <w:rPr>
                <w:sz w:val="16"/>
                <w:szCs w:val="16"/>
              </w:rPr>
            </w:pPr>
          </w:p>
        </w:tc>
        <w:tc>
          <w:tcPr>
            <w:tcW w:w="709" w:type="dxa"/>
            <w:tcBorders>
              <w:top w:val="single" w:sz="4" w:space="0" w:color="auto"/>
              <w:left w:val="single" w:sz="4" w:space="0" w:color="000000" w:themeColor="text1"/>
              <w:bottom w:val="single" w:sz="4" w:space="0" w:color="auto"/>
              <w:right w:val="single" w:sz="4" w:space="0" w:color="000000" w:themeColor="text1"/>
            </w:tcBorders>
            <w:shd w:val="clear" w:color="auto" w:fill="FFFFFF" w:themeFill="background1"/>
            <w:tcMar>
              <w:top w:w="15" w:type="dxa"/>
              <w:left w:w="15" w:type="dxa"/>
              <w:right w:w="15" w:type="dxa"/>
            </w:tcMar>
            <w:vAlign w:val="center"/>
          </w:tcPr>
          <w:p w14:paraId="4B7BFBB4" w14:textId="06C84354" w:rsidR="0DC0462F" w:rsidRPr="00F849F4" w:rsidRDefault="0DC0462F" w:rsidP="00D85F82">
            <w:pPr>
              <w:jc w:val="center"/>
              <w:rPr>
                <w:sz w:val="16"/>
                <w:szCs w:val="16"/>
              </w:rPr>
            </w:pPr>
          </w:p>
        </w:tc>
      </w:tr>
      <w:tr w:rsidR="0DC0462F" w14:paraId="0FEEF669" w14:textId="77777777" w:rsidTr="00D85F82">
        <w:trPr>
          <w:trHeight w:val="315"/>
          <w:jc w:val="center"/>
        </w:trPr>
        <w:tc>
          <w:tcPr>
            <w:tcW w:w="425"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114159C4" w14:textId="7DFF4E35" w:rsidR="0DC0462F" w:rsidRPr="00F849F4" w:rsidRDefault="0DC0462F" w:rsidP="00D85F82">
            <w:pPr>
              <w:jc w:val="center"/>
              <w:rPr>
                <w:sz w:val="16"/>
                <w:szCs w:val="16"/>
              </w:rPr>
            </w:pPr>
          </w:p>
        </w:tc>
        <w:tc>
          <w:tcPr>
            <w:tcW w:w="282"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1A57C15E" w14:textId="2B22C3F0" w:rsidR="0DC0462F" w:rsidRPr="00F849F4" w:rsidRDefault="0DC0462F" w:rsidP="00D85F82">
            <w:pPr>
              <w:jc w:val="center"/>
              <w:rPr>
                <w:sz w:val="16"/>
                <w:szCs w:val="16"/>
              </w:rPr>
            </w:pPr>
          </w:p>
        </w:tc>
        <w:tc>
          <w:tcPr>
            <w:tcW w:w="284"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6A76F9F9" w14:textId="08D414BF" w:rsidR="0DC0462F" w:rsidRPr="00F849F4" w:rsidRDefault="0DC0462F" w:rsidP="00D85F82">
            <w:pPr>
              <w:jc w:val="center"/>
              <w:rPr>
                <w:sz w:val="16"/>
                <w:szCs w:val="16"/>
              </w:rPr>
            </w:pPr>
          </w:p>
        </w:tc>
        <w:tc>
          <w:tcPr>
            <w:tcW w:w="283"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25C09E5F" w14:textId="75AAEE40" w:rsidR="0DC0462F" w:rsidRPr="00F849F4" w:rsidRDefault="0DC0462F" w:rsidP="0DC0462F">
            <w:pPr>
              <w:spacing w:after="0"/>
              <w:jc w:val="center"/>
              <w:rPr>
                <w:sz w:val="16"/>
                <w:szCs w:val="16"/>
              </w:rPr>
            </w:pPr>
            <w:r w:rsidRPr="00F849F4">
              <w:rPr>
                <w:rFonts w:ascii="Calibri" w:eastAsia="Calibri" w:hAnsi="Calibri" w:cs="Calibri"/>
                <w:color w:val="000000" w:themeColor="text1"/>
                <w:sz w:val="16"/>
                <w:szCs w:val="16"/>
              </w:rPr>
              <w:t>01</w:t>
            </w:r>
          </w:p>
        </w:tc>
        <w:tc>
          <w:tcPr>
            <w:tcW w:w="2128"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540" w:type="dxa"/>
              <w:right w:w="15" w:type="dxa"/>
            </w:tcMar>
            <w:vAlign w:val="center"/>
          </w:tcPr>
          <w:p w14:paraId="26ACA3F2" w14:textId="001D4D80" w:rsidR="0DC0462F" w:rsidRPr="00F849F4" w:rsidRDefault="0DC0462F" w:rsidP="0DC0462F">
            <w:pPr>
              <w:spacing w:after="0"/>
              <w:jc w:val="left"/>
              <w:rPr>
                <w:sz w:val="16"/>
                <w:szCs w:val="16"/>
              </w:rPr>
            </w:pPr>
            <w:r w:rsidRPr="00F849F4">
              <w:rPr>
                <w:rFonts w:ascii="Calibri" w:eastAsia="Calibri" w:hAnsi="Calibri" w:cs="Calibri"/>
                <w:color w:val="000000" w:themeColor="text1"/>
                <w:sz w:val="16"/>
                <w:szCs w:val="16"/>
              </w:rPr>
              <w:t>Responsable y administrador de sistemas</w:t>
            </w:r>
          </w:p>
        </w:tc>
        <w:tc>
          <w:tcPr>
            <w:tcW w:w="709"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5371266B" w14:textId="45C1572C" w:rsidR="0DC0462F" w:rsidRPr="00F849F4" w:rsidRDefault="0DC0462F" w:rsidP="0DC0462F">
            <w:pPr>
              <w:spacing w:after="0"/>
              <w:jc w:val="center"/>
              <w:rPr>
                <w:sz w:val="16"/>
                <w:szCs w:val="16"/>
              </w:rPr>
            </w:pPr>
            <w:r w:rsidRPr="00F849F4">
              <w:rPr>
                <w:rFonts w:ascii="Calibri" w:eastAsia="Calibri" w:hAnsi="Calibri" w:cs="Calibri"/>
                <w:color w:val="000000" w:themeColor="text1"/>
                <w:sz w:val="16"/>
                <w:szCs w:val="16"/>
              </w:rPr>
              <w:t>1</w:t>
            </w:r>
          </w:p>
        </w:tc>
        <w:tc>
          <w:tcPr>
            <w:tcW w:w="709"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5434FA4F" w14:textId="3F4A6C6C" w:rsidR="0DC0462F" w:rsidRPr="00F849F4" w:rsidRDefault="0DC0462F" w:rsidP="0DC0462F">
            <w:pPr>
              <w:spacing w:after="0"/>
              <w:jc w:val="center"/>
              <w:rPr>
                <w:sz w:val="16"/>
                <w:szCs w:val="16"/>
              </w:rPr>
            </w:pPr>
            <w:r w:rsidRPr="00F849F4">
              <w:rPr>
                <w:rFonts w:ascii="Calibri" w:eastAsia="Calibri" w:hAnsi="Calibri" w:cs="Calibri"/>
                <w:color w:val="000000" w:themeColor="text1"/>
                <w:sz w:val="16"/>
                <w:szCs w:val="16"/>
              </w:rPr>
              <w:t>horas</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12B5209B" w14:textId="0C5D0348" w:rsidR="0DC0462F" w:rsidRPr="00F849F4" w:rsidRDefault="0DC0462F" w:rsidP="0DC0462F">
            <w:pPr>
              <w:spacing w:after="0"/>
              <w:jc w:val="center"/>
              <w:rPr>
                <w:sz w:val="16"/>
                <w:szCs w:val="16"/>
              </w:rPr>
            </w:pPr>
            <w:r w:rsidRPr="00F849F4">
              <w:rPr>
                <w:rFonts w:ascii="Calibri" w:eastAsia="Calibri" w:hAnsi="Calibri" w:cs="Calibri"/>
                <w:color w:val="000000" w:themeColor="text1"/>
                <w:sz w:val="16"/>
                <w:szCs w:val="16"/>
              </w:rPr>
              <w:t>34,46 €</w:t>
            </w:r>
          </w:p>
        </w:tc>
        <w:tc>
          <w:tcPr>
            <w:tcW w:w="850"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1BF56278" w14:textId="30EA0F8A" w:rsidR="0DC0462F" w:rsidRPr="00F849F4" w:rsidRDefault="0DC0462F" w:rsidP="0DC0462F">
            <w:pPr>
              <w:spacing w:after="0"/>
              <w:jc w:val="center"/>
              <w:rPr>
                <w:sz w:val="16"/>
                <w:szCs w:val="16"/>
              </w:rPr>
            </w:pPr>
            <w:r w:rsidRPr="00F849F4">
              <w:rPr>
                <w:rFonts w:ascii="Calibri" w:eastAsia="Calibri" w:hAnsi="Calibri" w:cs="Calibri"/>
                <w:color w:val="000000" w:themeColor="text1"/>
                <w:sz w:val="16"/>
                <w:szCs w:val="16"/>
              </w:rPr>
              <w:t>34,46 €</w:t>
            </w:r>
          </w:p>
        </w:tc>
        <w:tc>
          <w:tcPr>
            <w:tcW w:w="851" w:type="dxa"/>
            <w:tcBorders>
              <w:top w:val="single" w:sz="4" w:space="0" w:color="auto"/>
              <w:left w:val="single" w:sz="4" w:space="0" w:color="auto"/>
              <w:bottom w:val="single" w:sz="4" w:space="0" w:color="auto"/>
              <w:right w:val="nil"/>
            </w:tcBorders>
            <w:shd w:val="clear" w:color="auto" w:fill="FFFFFF" w:themeFill="background1"/>
            <w:tcMar>
              <w:top w:w="15" w:type="dxa"/>
              <w:left w:w="15" w:type="dxa"/>
              <w:right w:w="15" w:type="dxa"/>
            </w:tcMar>
            <w:vAlign w:val="center"/>
          </w:tcPr>
          <w:p w14:paraId="02F0364E" w14:textId="13798300" w:rsidR="0DC0462F" w:rsidRPr="00F849F4" w:rsidRDefault="0DC0462F" w:rsidP="00D85F82">
            <w:pPr>
              <w:jc w:val="center"/>
              <w:rPr>
                <w:sz w:val="16"/>
                <w:szCs w:val="16"/>
              </w:rPr>
            </w:pPr>
          </w:p>
        </w:tc>
        <w:tc>
          <w:tcPr>
            <w:tcW w:w="850" w:type="dxa"/>
            <w:tcBorders>
              <w:top w:val="single" w:sz="4" w:space="0" w:color="auto"/>
              <w:left w:val="single" w:sz="4" w:space="0" w:color="auto"/>
              <w:bottom w:val="single" w:sz="4" w:space="0" w:color="auto"/>
              <w:right w:val="nil"/>
            </w:tcBorders>
            <w:shd w:val="clear" w:color="auto" w:fill="FFFFFF" w:themeFill="background1"/>
            <w:tcMar>
              <w:top w:w="15" w:type="dxa"/>
              <w:left w:w="15" w:type="dxa"/>
              <w:right w:w="15" w:type="dxa"/>
            </w:tcMar>
            <w:vAlign w:val="center"/>
          </w:tcPr>
          <w:p w14:paraId="3AD3C717" w14:textId="714DB8D3" w:rsidR="0DC0462F" w:rsidRPr="00F849F4" w:rsidRDefault="0DC0462F" w:rsidP="00D85F82">
            <w:pPr>
              <w:jc w:val="center"/>
              <w:rPr>
                <w:sz w:val="16"/>
                <w:szCs w:val="16"/>
              </w:rPr>
            </w:pPr>
          </w:p>
        </w:tc>
        <w:tc>
          <w:tcPr>
            <w:tcW w:w="709" w:type="dxa"/>
            <w:tcBorders>
              <w:top w:val="single" w:sz="4" w:space="0" w:color="auto"/>
              <w:left w:val="single" w:sz="4" w:space="0" w:color="000000" w:themeColor="text1"/>
              <w:bottom w:val="single" w:sz="4" w:space="0" w:color="auto"/>
              <w:right w:val="single" w:sz="4" w:space="0" w:color="000000" w:themeColor="text1"/>
            </w:tcBorders>
            <w:shd w:val="clear" w:color="auto" w:fill="FFFFFF" w:themeFill="background1"/>
            <w:tcMar>
              <w:top w:w="15" w:type="dxa"/>
              <w:left w:w="15" w:type="dxa"/>
              <w:right w:w="15" w:type="dxa"/>
            </w:tcMar>
            <w:vAlign w:val="center"/>
          </w:tcPr>
          <w:p w14:paraId="3105D5F9" w14:textId="564F7B25" w:rsidR="0DC0462F" w:rsidRPr="00F849F4" w:rsidRDefault="0DC0462F" w:rsidP="00D85F82">
            <w:pPr>
              <w:jc w:val="center"/>
              <w:rPr>
                <w:sz w:val="16"/>
                <w:szCs w:val="16"/>
              </w:rPr>
            </w:pPr>
          </w:p>
        </w:tc>
      </w:tr>
      <w:tr w:rsidR="00F849F4" w14:paraId="063DD5AA" w14:textId="77777777" w:rsidTr="00D85F82">
        <w:trPr>
          <w:trHeight w:val="315"/>
          <w:jc w:val="center"/>
        </w:trPr>
        <w:tc>
          <w:tcPr>
            <w:tcW w:w="425" w:type="dxa"/>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15" w:type="dxa"/>
              <w:left w:w="15" w:type="dxa"/>
              <w:right w:w="15" w:type="dxa"/>
            </w:tcMar>
            <w:vAlign w:val="center"/>
          </w:tcPr>
          <w:p w14:paraId="23ACC430" w14:textId="10D635BE" w:rsidR="0DC0462F" w:rsidRPr="00F849F4" w:rsidRDefault="0DC0462F" w:rsidP="00D85F82">
            <w:pPr>
              <w:jc w:val="center"/>
              <w:rPr>
                <w:sz w:val="16"/>
                <w:szCs w:val="16"/>
              </w:rPr>
            </w:pPr>
          </w:p>
        </w:tc>
        <w:tc>
          <w:tcPr>
            <w:tcW w:w="282" w:type="dxa"/>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15" w:type="dxa"/>
              <w:left w:w="15" w:type="dxa"/>
              <w:right w:w="15" w:type="dxa"/>
            </w:tcMar>
            <w:vAlign w:val="center"/>
          </w:tcPr>
          <w:p w14:paraId="58E60BFF" w14:textId="34524B8B" w:rsidR="0DC0462F" w:rsidRPr="00F849F4" w:rsidRDefault="0DC0462F" w:rsidP="0DC0462F">
            <w:pPr>
              <w:spacing w:after="0"/>
              <w:jc w:val="center"/>
              <w:rPr>
                <w:sz w:val="16"/>
                <w:szCs w:val="16"/>
              </w:rPr>
            </w:pPr>
            <w:r w:rsidRPr="00F849F4">
              <w:rPr>
                <w:rFonts w:ascii="Calibri" w:eastAsia="Calibri" w:hAnsi="Calibri" w:cs="Calibri"/>
                <w:color w:val="000000" w:themeColor="text1"/>
                <w:sz w:val="16"/>
                <w:szCs w:val="16"/>
              </w:rPr>
              <w:t>06</w:t>
            </w:r>
          </w:p>
        </w:tc>
        <w:tc>
          <w:tcPr>
            <w:tcW w:w="284" w:type="dxa"/>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15" w:type="dxa"/>
              <w:left w:w="15" w:type="dxa"/>
              <w:right w:w="15" w:type="dxa"/>
            </w:tcMar>
            <w:vAlign w:val="center"/>
          </w:tcPr>
          <w:p w14:paraId="3B884287" w14:textId="3400987D" w:rsidR="0DC0462F" w:rsidRPr="00F849F4" w:rsidRDefault="0DC0462F" w:rsidP="00D85F82">
            <w:pPr>
              <w:jc w:val="center"/>
              <w:rPr>
                <w:sz w:val="16"/>
                <w:szCs w:val="16"/>
              </w:rPr>
            </w:pPr>
          </w:p>
        </w:tc>
        <w:tc>
          <w:tcPr>
            <w:tcW w:w="283" w:type="dxa"/>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15" w:type="dxa"/>
              <w:left w:w="15" w:type="dxa"/>
              <w:right w:w="15" w:type="dxa"/>
            </w:tcMar>
            <w:vAlign w:val="center"/>
          </w:tcPr>
          <w:p w14:paraId="15F455AA" w14:textId="4C959A58" w:rsidR="0DC0462F" w:rsidRPr="00F849F4" w:rsidRDefault="0DC0462F" w:rsidP="00D85F82">
            <w:pPr>
              <w:jc w:val="center"/>
              <w:rPr>
                <w:sz w:val="16"/>
                <w:szCs w:val="16"/>
              </w:rPr>
            </w:pPr>
          </w:p>
        </w:tc>
        <w:tc>
          <w:tcPr>
            <w:tcW w:w="2128" w:type="dxa"/>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15" w:type="dxa"/>
              <w:left w:w="135" w:type="dxa"/>
              <w:right w:w="15" w:type="dxa"/>
            </w:tcMar>
            <w:vAlign w:val="center"/>
          </w:tcPr>
          <w:p w14:paraId="290B4A01" w14:textId="702F19C1" w:rsidR="0DC0462F" w:rsidRPr="00F849F4" w:rsidRDefault="0DC0462F" w:rsidP="0DC0462F">
            <w:pPr>
              <w:spacing w:after="0"/>
              <w:jc w:val="left"/>
              <w:rPr>
                <w:sz w:val="16"/>
                <w:szCs w:val="16"/>
                <w:lang w:val="pt-PT"/>
              </w:rPr>
            </w:pPr>
            <w:r w:rsidRPr="00F849F4">
              <w:rPr>
                <w:rFonts w:ascii="Calibri" w:eastAsia="Calibri" w:hAnsi="Calibri" w:cs="Calibri"/>
                <w:b/>
                <w:bCs/>
                <w:color w:val="000000" w:themeColor="text1"/>
                <w:sz w:val="16"/>
                <w:szCs w:val="16"/>
                <w:lang w:val="pt-PT"/>
              </w:rPr>
              <w:t>Hospital de Oriente de Asturias</w:t>
            </w:r>
          </w:p>
        </w:tc>
        <w:tc>
          <w:tcPr>
            <w:tcW w:w="709" w:type="dxa"/>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15" w:type="dxa"/>
              <w:left w:w="15" w:type="dxa"/>
              <w:right w:w="15" w:type="dxa"/>
            </w:tcMar>
            <w:vAlign w:val="center"/>
          </w:tcPr>
          <w:p w14:paraId="0BE471B2" w14:textId="5933C987" w:rsidR="0DC0462F" w:rsidRPr="00F849F4" w:rsidRDefault="0DC0462F" w:rsidP="00D85F82">
            <w:pPr>
              <w:jc w:val="center"/>
              <w:rPr>
                <w:sz w:val="16"/>
                <w:szCs w:val="16"/>
                <w:lang w:val="pt-PT"/>
              </w:rPr>
            </w:pPr>
          </w:p>
        </w:tc>
        <w:tc>
          <w:tcPr>
            <w:tcW w:w="709" w:type="dxa"/>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15" w:type="dxa"/>
              <w:left w:w="15" w:type="dxa"/>
              <w:right w:w="15" w:type="dxa"/>
            </w:tcMar>
            <w:vAlign w:val="center"/>
          </w:tcPr>
          <w:p w14:paraId="4DB28F4E" w14:textId="270B44B3" w:rsidR="0DC0462F" w:rsidRPr="00F849F4" w:rsidRDefault="0DC0462F" w:rsidP="00D85F82">
            <w:pPr>
              <w:jc w:val="center"/>
              <w:rPr>
                <w:sz w:val="16"/>
                <w:szCs w:val="16"/>
                <w:lang w:val="pt-PT"/>
              </w:rPr>
            </w:pPr>
          </w:p>
        </w:tc>
        <w:tc>
          <w:tcPr>
            <w:tcW w:w="567" w:type="dxa"/>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15" w:type="dxa"/>
              <w:left w:w="15" w:type="dxa"/>
              <w:right w:w="15" w:type="dxa"/>
            </w:tcMar>
            <w:vAlign w:val="center"/>
          </w:tcPr>
          <w:p w14:paraId="7A2CBE69" w14:textId="0A35D434" w:rsidR="0DC0462F" w:rsidRPr="00F849F4" w:rsidRDefault="0DC0462F" w:rsidP="00D85F82">
            <w:pPr>
              <w:jc w:val="center"/>
              <w:rPr>
                <w:sz w:val="16"/>
                <w:szCs w:val="16"/>
                <w:lang w:val="pt-PT"/>
              </w:rPr>
            </w:pPr>
          </w:p>
        </w:tc>
        <w:tc>
          <w:tcPr>
            <w:tcW w:w="850" w:type="dxa"/>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15" w:type="dxa"/>
              <w:left w:w="15" w:type="dxa"/>
              <w:right w:w="15" w:type="dxa"/>
            </w:tcMar>
            <w:vAlign w:val="center"/>
          </w:tcPr>
          <w:p w14:paraId="154E7C0D" w14:textId="64303ED0" w:rsidR="0DC0462F" w:rsidRPr="00F849F4" w:rsidRDefault="0DC0462F" w:rsidP="00D85F82">
            <w:pPr>
              <w:jc w:val="center"/>
              <w:rPr>
                <w:sz w:val="16"/>
                <w:szCs w:val="16"/>
                <w:lang w:val="pt-PT"/>
              </w:rPr>
            </w:pPr>
          </w:p>
        </w:tc>
        <w:tc>
          <w:tcPr>
            <w:tcW w:w="851" w:type="dxa"/>
            <w:tcBorders>
              <w:top w:val="single" w:sz="4" w:space="0" w:color="auto"/>
              <w:left w:val="single" w:sz="4" w:space="0" w:color="auto"/>
              <w:bottom w:val="single" w:sz="4" w:space="0" w:color="auto"/>
              <w:right w:val="nil"/>
            </w:tcBorders>
            <w:shd w:val="clear" w:color="auto" w:fill="F2F2F2" w:themeFill="background1" w:themeFillShade="F2"/>
            <w:tcMar>
              <w:top w:w="15" w:type="dxa"/>
              <w:left w:w="15" w:type="dxa"/>
              <w:right w:w="15" w:type="dxa"/>
            </w:tcMar>
            <w:vAlign w:val="center"/>
          </w:tcPr>
          <w:p w14:paraId="38DFEC29" w14:textId="062E88ED" w:rsidR="0DC0462F" w:rsidRPr="00F849F4" w:rsidRDefault="0DC0462F" w:rsidP="00D85F82">
            <w:pPr>
              <w:jc w:val="center"/>
              <w:rPr>
                <w:sz w:val="16"/>
                <w:szCs w:val="16"/>
                <w:lang w:val="pt-PT"/>
              </w:rPr>
            </w:pPr>
          </w:p>
        </w:tc>
        <w:tc>
          <w:tcPr>
            <w:tcW w:w="850" w:type="dxa"/>
            <w:tcBorders>
              <w:top w:val="single" w:sz="4" w:space="0" w:color="auto"/>
              <w:left w:val="single" w:sz="4" w:space="0" w:color="auto"/>
              <w:bottom w:val="single" w:sz="4" w:space="0" w:color="auto"/>
              <w:right w:val="nil"/>
            </w:tcBorders>
            <w:shd w:val="clear" w:color="auto" w:fill="F2F2F2" w:themeFill="background1" w:themeFillShade="F2"/>
            <w:tcMar>
              <w:top w:w="15" w:type="dxa"/>
              <w:left w:w="15" w:type="dxa"/>
              <w:right w:w="15" w:type="dxa"/>
            </w:tcMar>
            <w:vAlign w:val="center"/>
          </w:tcPr>
          <w:p w14:paraId="302E0BE9" w14:textId="501185F9" w:rsidR="0DC0462F" w:rsidRPr="00F849F4" w:rsidRDefault="0DC0462F" w:rsidP="0DC0462F">
            <w:pPr>
              <w:spacing w:after="0"/>
              <w:jc w:val="center"/>
              <w:rPr>
                <w:sz w:val="16"/>
                <w:szCs w:val="16"/>
              </w:rPr>
            </w:pPr>
            <w:r w:rsidRPr="00F849F4">
              <w:rPr>
                <w:rFonts w:ascii="Calibri" w:eastAsia="Calibri" w:hAnsi="Calibri" w:cs="Calibri"/>
                <w:b/>
                <w:bCs/>
                <w:color w:val="000000" w:themeColor="text1"/>
                <w:sz w:val="16"/>
                <w:szCs w:val="16"/>
              </w:rPr>
              <w:t>206,78 €</w:t>
            </w:r>
          </w:p>
        </w:tc>
        <w:tc>
          <w:tcPr>
            <w:tcW w:w="709" w:type="dxa"/>
            <w:tcBorders>
              <w:top w:val="single" w:sz="4" w:space="0" w:color="auto"/>
              <w:left w:val="single" w:sz="4" w:space="0" w:color="000000" w:themeColor="text1"/>
              <w:bottom w:val="single" w:sz="4" w:space="0" w:color="auto"/>
              <w:right w:val="single" w:sz="4" w:space="0" w:color="000000" w:themeColor="text1"/>
            </w:tcBorders>
            <w:shd w:val="clear" w:color="auto" w:fill="F2F2F2" w:themeFill="background1" w:themeFillShade="F2"/>
            <w:tcMar>
              <w:top w:w="15" w:type="dxa"/>
              <w:left w:w="15" w:type="dxa"/>
              <w:right w:w="15" w:type="dxa"/>
            </w:tcMar>
            <w:vAlign w:val="center"/>
          </w:tcPr>
          <w:p w14:paraId="085DB59A" w14:textId="50DB1258" w:rsidR="0DC0462F" w:rsidRPr="00F849F4" w:rsidRDefault="0DC0462F" w:rsidP="00D85F82">
            <w:pPr>
              <w:jc w:val="center"/>
              <w:rPr>
                <w:sz w:val="16"/>
                <w:szCs w:val="16"/>
              </w:rPr>
            </w:pPr>
          </w:p>
        </w:tc>
      </w:tr>
      <w:tr w:rsidR="0DC0462F" w14:paraId="5F6D1EAD" w14:textId="77777777" w:rsidTr="00D85F82">
        <w:trPr>
          <w:trHeight w:val="315"/>
          <w:jc w:val="center"/>
        </w:trPr>
        <w:tc>
          <w:tcPr>
            <w:tcW w:w="425"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4442125A" w14:textId="3351709F" w:rsidR="0DC0462F" w:rsidRPr="00F849F4" w:rsidRDefault="0DC0462F" w:rsidP="00D85F82">
            <w:pPr>
              <w:jc w:val="center"/>
              <w:rPr>
                <w:sz w:val="16"/>
                <w:szCs w:val="16"/>
              </w:rPr>
            </w:pPr>
          </w:p>
        </w:tc>
        <w:tc>
          <w:tcPr>
            <w:tcW w:w="282"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3E81D2AA" w14:textId="77986C23" w:rsidR="0DC0462F" w:rsidRPr="00F849F4" w:rsidRDefault="0DC0462F" w:rsidP="00D85F82">
            <w:pPr>
              <w:jc w:val="center"/>
              <w:rPr>
                <w:sz w:val="16"/>
                <w:szCs w:val="16"/>
              </w:rPr>
            </w:pPr>
          </w:p>
        </w:tc>
        <w:tc>
          <w:tcPr>
            <w:tcW w:w="284"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56E3A923" w14:textId="390A345F" w:rsidR="0DC0462F" w:rsidRPr="00F849F4" w:rsidRDefault="0DC0462F" w:rsidP="0DC0462F">
            <w:pPr>
              <w:spacing w:after="0"/>
              <w:jc w:val="center"/>
              <w:rPr>
                <w:sz w:val="16"/>
                <w:szCs w:val="16"/>
              </w:rPr>
            </w:pPr>
            <w:r w:rsidRPr="00F849F4">
              <w:rPr>
                <w:rFonts w:ascii="Calibri" w:eastAsia="Calibri" w:hAnsi="Calibri" w:cs="Calibri"/>
                <w:color w:val="000000" w:themeColor="text1"/>
                <w:sz w:val="16"/>
                <w:szCs w:val="16"/>
              </w:rPr>
              <w:t>01</w:t>
            </w:r>
          </w:p>
        </w:tc>
        <w:tc>
          <w:tcPr>
            <w:tcW w:w="283"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0B411A31" w14:textId="24108883" w:rsidR="0DC0462F" w:rsidRPr="00F849F4" w:rsidRDefault="0DC0462F" w:rsidP="00D85F82">
            <w:pPr>
              <w:jc w:val="center"/>
              <w:rPr>
                <w:sz w:val="16"/>
                <w:szCs w:val="16"/>
              </w:rPr>
            </w:pPr>
          </w:p>
        </w:tc>
        <w:tc>
          <w:tcPr>
            <w:tcW w:w="2128"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270" w:type="dxa"/>
              <w:right w:w="15" w:type="dxa"/>
            </w:tcMar>
            <w:vAlign w:val="center"/>
          </w:tcPr>
          <w:p w14:paraId="60DB9297" w14:textId="44AA6F57" w:rsidR="0DC0462F" w:rsidRPr="00F849F4" w:rsidRDefault="0DC0462F" w:rsidP="0DC0462F">
            <w:pPr>
              <w:spacing w:after="0"/>
              <w:jc w:val="left"/>
              <w:rPr>
                <w:sz w:val="16"/>
                <w:szCs w:val="16"/>
              </w:rPr>
            </w:pPr>
            <w:r w:rsidRPr="00F849F4">
              <w:rPr>
                <w:rFonts w:ascii="Calibri" w:eastAsia="Calibri" w:hAnsi="Calibri" w:cs="Calibri"/>
                <w:color w:val="000000" w:themeColor="text1"/>
                <w:sz w:val="16"/>
                <w:szCs w:val="16"/>
              </w:rPr>
              <w:t>Instalación del switch y router</w:t>
            </w:r>
          </w:p>
        </w:tc>
        <w:tc>
          <w:tcPr>
            <w:tcW w:w="709"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429A3529" w14:textId="6102865B" w:rsidR="0DC0462F" w:rsidRPr="00F849F4" w:rsidRDefault="0DC0462F" w:rsidP="00D85F82">
            <w:pPr>
              <w:jc w:val="center"/>
              <w:rPr>
                <w:sz w:val="16"/>
                <w:szCs w:val="16"/>
              </w:rPr>
            </w:pPr>
          </w:p>
        </w:tc>
        <w:tc>
          <w:tcPr>
            <w:tcW w:w="709"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2D1820A8" w14:textId="02B31C61" w:rsidR="0DC0462F" w:rsidRPr="00F849F4" w:rsidRDefault="0DC0462F" w:rsidP="00D85F82">
            <w:pPr>
              <w:jc w:val="center"/>
              <w:rPr>
                <w:sz w:val="16"/>
                <w:szCs w:val="16"/>
              </w:rPr>
            </w:pP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1BA02B60" w14:textId="2C3F7A03" w:rsidR="0DC0462F" w:rsidRPr="00F849F4" w:rsidRDefault="0DC0462F" w:rsidP="00D85F82">
            <w:pPr>
              <w:jc w:val="center"/>
              <w:rPr>
                <w:sz w:val="16"/>
                <w:szCs w:val="16"/>
              </w:rPr>
            </w:pPr>
          </w:p>
        </w:tc>
        <w:tc>
          <w:tcPr>
            <w:tcW w:w="850"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4D51B7F8" w14:textId="00C76D09" w:rsidR="0DC0462F" w:rsidRPr="00F849F4" w:rsidRDefault="0DC0462F" w:rsidP="00D85F82">
            <w:pPr>
              <w:jc w:val="center"/>
              <w:rPr>
                <w:sz w:val="16"/>
                <w:szCs w:val="16"/>
              </w:rPr>
            </w:pPr>
          </w:p>
        </w:tc>
        <w:tc>
          <w:tcPr>
            <w:tcW w:w="851" w:type="dxa"/>
            <w:tcBorders>
              <w:top w:val="single" w:sz="4" w:space="0" w:color="auto"/>
              <w:left w:val="single" w:sz="4" w:space="0" w:color="auto"/>
              <w:bottom w:val="single" w:sz="4" w:space="0" w:color="auto"/>
              <w:right w:val="nil"/>
            </w:tcBorders>
            <w:shd w:val="clear" w:color="auto" w:fill="FFFFFF" w:themeFill="background1"/>
            <w:tcMar>
              <w:top w:w="15" w:type="dxa"/>
              <w:left w:w="15" w:type="dxa"/>
              <w:right w:w="15" w:type="dxa"/>
            </w:tcMar>
            <w:vAlign w:val="center"/>
          </w:tcPr>
          <w:p w14:paraId="65BD5C0A" w14:textId="286979FB" w:rsidR="0DC0462F" w:rsidRPr="00F849F4" w:rsidRDefault="0DC0462F" w:rsidP="0DC0462F">
            <w:pPr>
              <w:spacing w:after="0"/>
              <w:jc w:val="center"/>
              <w:rPr>
                <w:sz w:val="16"/>
                <w:szCs w:val="16"/>
              </w:rPr>
            </w:pPr>
            <w:r w:rsidRPr="00F849F4">
              <w:rPr>
                <w:rFonts w:ascii="Calibri" w:eastAsia="Calibri" w:hAnsi="Calibri" w:cs="Calibri"/>
                <w:color w:val="000000" w:themeColor="text1"/>
                <w:sz w:val="16"/>
                <w:szCs w:val="16"/>
              </w:rPr>
              <w:t>34,46 €</w:t>
            </w:r>
          </w:p>
        </w:tc>
        <w:tc>
          <w:tcPr>
            <w:tcW w:w="850" w:type="dxa"/>
            <w:tcBorders>
              <w:top w:val="single" w:sz="4" w:space="0" w:color="auto"/>
              <w:left w:val="single" w:sz="4" w:space="0" w:color="auto"/>
              <w:bottom w:val="single" w:sz="4" w:space="0" w:color="auto"/>
              <w:right w:val="nil"/>
            </w:tcBorders>
            <w:shd w:val="clear" w:color="auto" w:fill="FFFFFF" w:themeFill="background1"/>
            <w:tcMar>
              <w:top w:w="15" w:type="dxa"/>
              <w:left w:w="15" w:type="dxa"/>
              <w:right w:w="15" w:type="dxa"/>
            </w:tcMar>
            <w:vAlign w:val="center"/>
          </w:tcPr>
          <w:p w14:paraId="770645F5" w14:textId="64CE3AF2" w:rsidR="0DC0462F" w:rsidRPr="00F849F4" w:rsidRDefault="0DC0462F" w:rsidP="00D85F82">
            <w:pPr>
              <w:jc w:val="center"/>
              <w:rPr>
                <w:sz w:val="16"/>
                <w:szCs w:val="16"/>
              </w:rPr>
            </w:pPr>
          </w:p>
        </w:tc>
        <w:tc>
          <w:tcPr>
            <w:tcW w:w="709" w:type="dxa"/>
            <w:tcBorders>
              <w:top w:val="single" w:sz="4" w:space="0" w:color="auto"/>
              <w:left w:val="single" w:sz="4" w:space="0" w:color="000000" w:themeColor="text1"/>
              <w:bottom w:val="single" w:sz="4" w:space="0" w:color="auto"/>
              <w:right w:val="single" w:sz="4" w:space="0" w:color="000000" w:themeColor="text1"/>
            </w:tcBorders>
            <w:shd w:val="clear" w:color="auto" w:fill="FFFFFF" w:themeFill="background1"/>
            <w:tcMar>
              <w:top w:w="15" w:type="dxa"/>
              <w:left w:w="15" w:type="dxa"/>
              <w:right w:w="15" w:type="dxa"/>
            </w:tcMar>
            <w:vAlign w:val="center"/>
          </w:tcPr>
          <w:p w14:paraId="73B17781" w14:textId="738964AF" w:rsidR="0DC0462F" w:rsidRPr="00F849F4" w:rsidRDefault="0DC0462F" w:rsidP="00D85F82">
            <w:pPr>
              <w:jc w:val="center"/>
              <w:rPr>
                <w:sz w:val="16"/>
                <w:szCs w:val="16"/>
              </w:rPr>
            </w:pPr>
          </w:p>
        </w:tc>
      </w:tr>
      <w:tr w:rsidR="0DC0462F" w14:paraId="77BBA35D" w14:textId="77777777" w:rsidTr="00D85F82">
        <w:trPr>
          <w:trHeight w:val="315"/>
          <w:jc w:val="center"/>
        </w:trPr>
        <w:tc>
          <w:tcPr>
            <w:tcW w:w="425"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3CF01C54" w14:textId="4C80042A" w:rsidR="0DC0462F" w:rsidRPr="00F849F4" w:rsidRDefault="0DC0462F" w:rsidP="00D85F82">
            <w:pPr>
              <w:jc w:val="center"/>
              <w:rPr>
                <w:sz w:val="16"/>
                <w:szCs w:val="16"/>
              </w:rPr>
            </w:pPr>
          </w:p>
        </w:tc>
        <w:tc>
          <w:tcPr>
            <w:tcW w:w="282"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4EF6C353" w14:textId="191312F8" w:rsidR="0DC0462F" w:rsidRPr="00F849F4" w:rsidRDefault="0DC0462F" w:rsidP="00D85F82">
            <w:pPr>
              <w:jc w:val="center"/>
              <w:rPr>
                <w:sz w:val="16"/>
                <w:szCs w:val="16"/>
              </w:rPr>
            </w:pPr>
          </w:p>
        </w:tc>
        <w:tc>
          <w:tcPr>
            <w:tcW w:w="284"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4871181A" w14:textId="1F3A5A16" w:rsidR="0DC0462F" w:rsidRPr="00F849F4" w:rsidRDefault="0DC0462F" w:rsidP="00D85F82">
            <w:pPr>
              <w:jc w:val="center"/>
              <w:rPr>
                <w:sz w:val="16"/>
                <w:szCs w:val="16"/>
              </w:rPr>
            </w:pPr>
          </w:p>
        </w:tc>
        <w:tc>
          <w:tcPr>
            <w:tcW w:w="283"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2F68A3A9" w14:textId="63EEF6AD" w:rsidR="0DC0462F" w:rsidRPr="00F849F4" w:rsidRDefault="0DC0462F" w:rsidP="0DC0462F">
            <w:pPr>
              <w:spacing w:after="0"/>
              <w:jc w:val="center"/>
              <w:rPr>
                <w:sz w:val="16"/>
                <w:szCs w:val="16"/>
              </w:rPr>
            </w:pPr>
            <w:r w:rsidRPr="00F849F4">
              <w:rPr>
                <w:rFonts w:ascii="Calibri" w:eastAsia="Calibri" w:hAnsi="Calibri" w:cs="Calibri"/>
                <w:color w:val="000000" w:themeColor="text1"/>
                <w:sz w:val="16"/>
                <w:szCs w:val="16"/>
              </w:rPr>
              <w:t>01</w:t>
            </w:r>
          </w:p>
        </w:tc>
        <w:tc>
          <w:tcPr>
            <w:tcW w:w="2128"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540" w:type="dxa"/>
              <w:right w:w="15" w:type="dxa"/>
            </w:tcMar>
            <w:vAlign w:val="center"/>
          </w:tcPr>
          <w:p w14:paraId="38EFE6CB" w14:textId="3C89DC7E" w:rsidR="0DC0462F" w:rsidRPr="00F849F4" w:rsidRDefault="0DC0462F" w:rsidP="0DC0462F">
            <w:pPr>
              <w:spacing w:after="0"/>
              <w:jc w:val="left"/>
              <w:rPr>
                <w:sz w:val="16"/>
                <w:szCs w:val="16"/>
              </w:rPr>
            </w:pPr>
            <w:r w:rsidRPr="00F849F4">
              <w:rPr>
                <w:rFonts w:ascii="Calibri" w:eastAsia="Calibri" w:hAnsi="Calibri" w:cs="Calibri"/>
                <w:color w:val="000000" w:themeColor="text1"/>
                <w:sz w:val="16"/>
                <w:szCs w:val="16"/>
              </w:rPr>
              <w:t>Responsable y administrador de sistemas</w:t>
            </w:r>
          </w:p>
        </w:tc>
        <w:tc>
          <w:tcPr>
            <w:tcW w:w="709"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12448733" w14:textId="114DDF3B" w:rsidR="0DC0462F" w:rsidRPr="00F849F4" w:rsidRDefault="0DC0462F" w:rsidP="0DC0462F">
            <w:pPr>
              <w:spacing w:after="0"/>
              <w:jc w:val="center"/>
              <w:rPr>
                <w:sz w:val="16"/>
                <w:szCs w:val="16"/>
              </w:rPr>
            </w:pPr>
            <w:r w:rsidRPr="00F849F4">
              <w:rPr>
                <w:rFonts w:ascii="Calibri" w:eastAsia="Calibri" w:hAnsi="Calibri" w:cs="Calibri"/>
                <w:color w:val="000000" w:themeColor="text1"/>
                <w:sz w:val="16"/>
                <w:szCs w:val="16"/>
              </w:rPr>
              <w:t>1</w:t>
            </w:r>
          </w:p>
        </w:tc>
        <w:tc>
          <w:tcPr>
            <w:tcW w:w="709"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26FEE7E8" w14:textId="24504ED0" w:rsidR="0DC0462F" w:rsidRPr="00F849F4" w:rsidRDefault="0DC0462F" w:rsidP="0DC0462F">
            <w:pPr>
              <w:spacing w:after="0"/>
              <w:jc w:val="center"/>
              <w:rPr>
                <w:sz w:val="16"/>
                <w:szCs w:val="16"/>
              </w:rPr>
            </w:pPr>
            <w:r w:rsidRPr="00F849F4">
              <w:rPr>
                <w:rFonts w:ascii="Calibri" w:eastAsia="Calibri" w:hAnsi="Calibri" w:cs="Calibri"/>
                <w:color w:val="000000" w:themeColor="text1"/>
                <w:sz w:val="16"/>
                <w:szCs w:val="16"/>
              </w:rPr>
              <w:t>horas</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4065E33C" w14:textId="4286AD5E" w:rsidR="0DC0462F" w:rsidRPr="00F849F4" w:rsidRDefault="0DC0462F" w:rsidP="0DC0462F">
            <w:pPr>
              <w:spacing w:after="0"/>
              <w:jc w:val="center"/>
              <w:rPr>
                <w:sz w:val="16"/>
                <w:szCs w:val="16"/>
              </w:rPr>
            </w:pPr>
            <w:r w:rsidRPr="00F849F4">
              <w:rPr>
                <w:rFonts w:ascii="Calibri" w:eastAsia="Calibri" w:hAnsi="Calibri" w:cs="Calibri"/>
                <w:color w:val="000000" w:themeColor="text1"/>
                <w:sz w:val="16"/>
                <w:szCs w:val="16"/>
              </w:rPr>
              <w:t>34,46 €</w:t>
            </w:r>
          </w:p>
        </w:tc>
        <w:tc>
          <w:tcPr>
            <w:tcW w:w="850"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6BB1BC47" w14:textId="692B96EC" w:rsidR="0DC0462F" w:rsidRPr="00F849F4" w:rsidRDefault="0DC0462F" w:rsidP="0DC0462F">
            <w:pPr>
              <w:spacing w:after="0"/>
              <w:jc w:val="center"/>
              <w:rPr>
                <w:sz w:val="16"/>
                <w:szCs w:val="16"/>
              </w:rPr>
            </w:pPr>
            <w:r w:rsidRPr="00F849F4">
              <w:rPr>
                <w:rFonts w:ascii="Calibri" w:eastAsia="Calibri" w:hAnsi="Calibri" w:cs="Calibri"/>
                <w:color w:val="000000" w:themeColor="text1"/>
                <w:sz w:val="16"/>
                <w:szCs w:val="16"/>
              </w:rPr>
              <w:t>34,46 €</w:t>
            </w:r>
          </w:p>
        </w:tc>
        <w:tc>
          <w:tcPr>
            <w:tcW w:w="851" w:type="dxa"/>
            <w:tcBorders>
              <w:top w:val="single" w:sz="4" w:space="0" w:color="auto"/>
              <w:left w:val="single" w:sz="4" w:space="0" w:color="auto"/>
              <w:bottom w:val="single" w:sz="4" w:space="0" w:color="auto"/>
              <w:right w:val="nil"/>
            </w:tcBorders>
            <w:shd w:val="clear" w:color="auto" w:fill="FFFFFF" w:themeFill="background1"/>
            <w:tcMar>
              <w:top w:w="15" w:type="dxa"/>
              <w:left w:w="15" w:type="dxa"/>
              <w:right w:w="15" w:type="dxa"/>
            </w:tcMar>
            <w:vAlign w:val="center"/>
          </w:tcPr>
          <w:p w14:paraId="33DEDDEF" w14:textId="65CFCEE4" w:rsidR="0DC0462F" w:rsidRPr="00F849F4" w:rsidRDefault="0DC0462F" w:rsidP="00D85F82">
            <w:pPr>
              <w:jc w:val="center"/>
              <w:rPr>
                <w:sz w:val="16"/>
                <w:szCs w:val="16"/>
              </w:rPr>
            </w:pPr>
          </w:p>
        </w:tc>
        <w:tc>
          <w:tcPr>
            <w:tcW w:w="850" w:type="dxa"/>
            <w:tcBorders>
              <w:top w:val="single" w:sz="4" w:space="0" w:color="auto"/>
              <w:left w:val="single" w:sz="4" w:space="0" w:color="auto"/>
              <w:bottom w:val="single" w:sz="4" w:space="0" w:color="auto"/>
              <w:right w:val="nil"/>
            </w:tcBorders>
            <w:shd w:val="clear" w:color="auto" w:fill="FFFFFF" w:themeFill="background1"/>
            <w:tcMar>
              <w:top w:w="15" w:type="dxa"/>
              <w:left w:w="15" w:type="dxa"/>
              <w:right w:w="15" w:type="dxa"/>
            </w:tcMar>
            <w:vAlign w:val="center"/>
          </w:tcPr>
          <w:p w14:paraId="72672C19" w14:textId="37AEB3BD" w:rsidR="0DC0462F" w:rsidRPr="00F849F4" w:rsidRDefault="0DC0462F" w:rsidP="00D85F82">
            <w:pPr>
              <w:jc w:val="center"/>
              <w:rPr>
                <w:sz w:val="16"/>
                <w:szCs w:val="16"/>
              </w:rPr>
            </w:pPr>
          </w:p>
        </w:tc>
        <w:tc>
          <w:tcPr>
            <w:tcW w:w="709" w:type="dxa"/>
            <w:tcBorders>
              <w:top w:val="single" w:sz="4" w:space="0" w:color="auto"/>
              <w:left w:val="single" w:sz="4" w:space="0" w:color="000000" w:themeColor="text1"/>
              <w:bottom w:val="single" w:sz="4" w:space="0" w:color="auto"/>
              <w:right w:val="single" w:sz="4" w:space="0" w:color="000000" w:themeColor="text1"/>
            </w:tcBorders>
            <w:shd w:val="clear" w:color="auto" w:fill="FFFFFF" w:themeFill="background1"/>
            <w:tcMar>
              <w:top w:w="15" w:type="dxa"/>
              <w:left w:w="15" w:type="dxa"/>
              <w:right w:w="15" w:type="dxa"/>
            </w:tcMar>
            <w:vAlign w:val="center"/>
          </w:tcPr>
          <w:p w14:paraId="2B2DB663" w14:textId="44FAC485" w:rsidR="0DC0462F" w:rsidRPr="00F849F4" w:rsidRDefault="0DC0462F" w:rsidP="00D85F82">
            <w:pPr>
              <w:jc w:val="center"/>
              <w:rPr>
                <w:sz w:val="16"/>
                <w:szCs w:val="16"/>
              </w:rPr>
            </w:pPr>
          </w:p>
        </w:tc>
      </w:tr>
      <w:tr w:rsidR="0DC0462F" w14:paraId="2D61810C" w14:textId="77777777" w:rsidTr="00D85F82">
        <w:trPr>
          <w:trHeight w:val="315"/>
          <w:jc w:val="center"/>
        </w:trPr>
        <w:tc>
          <w:tcPr>
            <w:tcW w:w="425"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019135AE" w14:textId="6C0578FC" w:rsidR="0DC0462F" w:rsidRPr="00F849F4" w:rsidRDefault="0DC0462F" w:rsidP="00D85F82">
            <w:pPr>
              <w:jc w:val="center"/>
              <w:rPr>
                <w:sz w:val="16"/>
                <w:szCs w:val="16"/>
              </w:rPr>
            </w:pPr>
          </w:p>
        </w:tc>
        <w:tc>
          <w:tcPr>
            <w:tcW w:w="282"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621283A1" w14:textId="02CA337D" w:rsidR="0DC0462F" w:rsidRPr="00F849F4" w:rsidRDefault="0DC0462F" w:rsidP="00D85F82">
            <w:pPr>
              <w:jc w:val="center"/>
              <w:rPr>
                <w:sz w:val="16"/>
                <w:szCs w:val="16"/>
              </w:rPr>
            </w:pPr>
          </w:p>
        </w:tc>
        <w:tc>
          <w:tcPr>
            <w:tcW w:w="284"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37A1443D" w14:textId="779F9D12" w:rsidR="0DC0462F" w:rsidRPr="00F849F4" w:rsidRDefault="0DC0462F" w:rsidP="0DC0462F">
            <w:pPr>
              <w:spacing w:after="0"/>
              <w:jc w:val="center"/>
              <w:rPr>
                <w:sz w:val="16"/>
                <w:szCs w:val="16"/>
              </w:rPr>
            </w:pPr>
            <w:r w:rsidRPr="00F849F4">
              <w:rPr>
                <w:rFonts w:ascii="Calibri" w:eastAsia="Calibri" w:hAnsi="Calibri" w:cs="Calibri"/>
                <w:color w:val="000000" w:themeColor="text1"/>
                <w:sz w:val="16"/>
                <w:szCs w:val="16"/>
              </w:rPr>
              <w:t>02</w:t>
            </w:r>
          </w:p>
        </w:tc>
        <w:tc>
          <w:tcPr>
            <w:tcW w:w="283"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2B33658F" w14:textId="01207A38" w:rsidR="0DC0462F" w:rsidRPr="00F849F4" w:rsidRDefault="0DC0462F" w:rsidP="00D85F82">
            <w:pPr>
              <w:jc w:val="center"/>
              <w:rPr>
                <w:sz w:val="16"/>
                <w:szCs w:val="16"/>
              </w:rPr>
            </w:pPr>
          </w:p>
        </w:tc>
        <w:tc>
          <w:tcPr>
            <w:tcW w:w="2128"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270" w:type="dxa"/>
              <w:right w:w="15" w:type="dxa"/>
            </w:tcMar>
            <w:vAlign w:val="center"/>
          </w:tcPr>
          <w:p w14:paraId="55E83791" w14:textId="11A7ED57" w:rsidR="0DC0462F" w:rsidRPr="00F849F4" w:rsidRDefault="0DC0462F" w:rsidP="0DC0462F">
            <w:pPr>
              <w:spacing w:after="0"/>
              <w:jc w:val="left"/>
              <w:rPr>
                <w:sz w:val="16"/>
                <w:szCs w:val="16"/>
              </w:rPr>
            </w:pPr>
            <w:r w:rsidRPr="00F849F4">
              <w:rPr>
                <w:rFonts w:ascii="Calibri" w:eastAsia="Calibri" w:hAnsi="Calibri" w:cs="Calibri"/>
                <w:color w:val="000000" w:themeColor="text1"/>
                <w:sz w:val="16"/>
                <w:szCs w:val="16"/>
              </w:rPr>
              <w:t>Configuración de puntos de red</w:t>
            </w:r>
          </w:p>
        </w:tc>
        <w:tc>
          <w:tcPr>
            <w:tcW w:w="709"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38B665BB" w14:textId="75EC9A31" w:rsidR="0DC0462F" w:rsidRPr="00F849F4" w:rsidRDefault="0DC0462F" w:rsidP="00D85F82">
            <w:pPr>
              <w:jc w:val="center"/>
              <w:rPr>
                <w:sz w:val="16"/>
                <w:szCs w:val="16"/>
              </w:rPr>
            </w:pPr>
          </w:p>
        </w:tc>
        <w:tc>
          <w:tcPr>
            <w:tcW w:w="709"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180F10F1" w14:textId="5D464258" w:rsidR="0DC0462F" w:rsidRPr="00F849F4" w:rsidRDefault="0DC0462F" w:rsidP="00D85F82">
            <w:pPr>
              <w:jc w:val="center"/>
              <w:rPr>
                <w:sz w:val="16"/>
                <w:szCs w:val="16"/>
              </w:rPr>
            </w:pP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32AB8227" w14:textId="62663059" w:rsidR="0DC0462F" w:rsidRPr="00F849F4" w:rsidRDefault="0DC0462F" w:rsidP="00D85F82">
            <w:pPr>
              <w:jc w:val="center"/>
              <w:rPr>
                <w:sz w:val="16"/>
                <w:szCs w:val="16"/>
              </w:rPr>
            </w:pPr>
          </w:p>
        </w:tc>
        <w:tc>
          <w:tcPr>
            <w:tcW w:w="850"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2BBC26D9" w14:textId="3093D67E" w:rsidR="0DC0462F" w:rsidRPr="00F849F4" w:rsidRDefault="0DC0462F" w:rsidP="00D85F82">
            <w:pPr>
              <w:jc w:val="center"/>
              <w:rPr>
                <w:sz w:val="16"/>
                <w:szCs w:val="16"/>
              </w:rPr>
            </w:pPr>
          </w:p>
        </w:tc>
        <w:tc>
          <w:tcPr>
            <w:tcW w:w="851" w:type="dxa"/>
            <w:tcBorders>
              <w:top w:val="single" w:sz="4" w:space="0" w:color="auto"/>
              <w:left w:val="single" w:sz="4" w:space="0" w:color="auto"/>
              <w:bottom w:val="single" w:sz="4" w:space="0" w:color="auto"/>
              <w:right w:val="nil"/>
            </w:tcBorders>
            <w:shd w:val="clear" w:color="auto" w:fill="FFFFFF" w:themeFill="background1"/>
            <w:tcMar>
              <w:top w:w="15" w:type="dxa"/>
              <w:left w:w="15" w:type="dxa"/>
              <w:right w:w="15" w:type="dxa"/>
            </w:tcMar>
            <w:vAlign w:val="center"/>
          </w:tcPr>
          <w:p w14:paraId="655DC516" w14:textId="205CB665" w:rsidR="0DC0462F" w:rsidRPr="00F849F4" w:rsidRDefault="0DC0462F" w:rsidP="0DC0462F">
            <w:pPr>
              <w:spacing w:after="0"/>
              <w:jc w:val="center"/>
              <w:rPr>
                <w:sz w:val="16"/>
                <w:szCs w:val="16"/>
              </w:rPr>
            </w:pPr>
            <w:r w:rsidRPr="00F849F4">
              <w:rPr>
                <w:rFonts w:ascii="Calibri" w:eastAsia="Calibri" w:hAnsi="Calibri" w:cs="Calibri"/>
                <w:color w:val="000000" w:themeColor="text1"/>
                <w:sz w:val="16"/>
                <w:szCs w:val="16"/>
              </w:rPr>
              <w:t>68,93 €</w:t>
            </w:r>
          </w:p>
        </w:tc>
        <w:tc>
          <w:tcPr>
            <w:tcW w:w="850" w:type="dxa"/>
            <w:tcBorders>
              <w:top w:val="single" w:sz="4" w:space="0" w:color="auto"/>
              <w:left w:val="single" w:sz="4" w:space="0" w:color="auto"/>
              <w:bottom w:val="single" w:sz="4" w:space="0" w:color="auto"/>
              <w:right w:val="nil"/>
            </w:tcBorders>
            <w:shd w:val="clear" w:color="auto" w:fill="FFFFFF" w:themeFill="background1"/>
            <w:tcMar>
              <w:top w:w="15" w:type="dxa"/>
              <w:left w:w="15" w:type="dxa"/>
              <w:right w:w="15" w:type="dxa"/>
            </w:tcMar>
            <w:vAlign w:val="center"/>
          </w:tcPr>
          <w:p w14:paraId="2366F216" w14:textId="5C7FAD23" w:rsidR="0DC0462F" w:rsidRPr="00F849F4" w:rsidRDefault="0DC0462F" w:rsidP="00D85F82">
            <w:pPr>
              <w:jc w:val="center"/>
              <w:rPr>
                <w:sz w:val="16"/>
                <w:szCs w:val="16"/>
              </w:rPr>
            </w:pPr>
          </w:p>
        </w:tc>
        <w:tc>
          <w:tcPr>
            <w:tcW w:w="709" w:type="dxa"/>
            <w:tcBorders>
              <w:top w:val="single" w:sz="4" w:space="0" w:color="auto"/>
              <w:left w:val="single" w:sz="4" w:space="0" w:color="000000" w:themeColor="text1"/>
              <w:bottom w:val="single" w:sz="4" w:space="0" w:color="auto"/>
              <w:right w:val="single" w:sz="4" w:space="0" w:color="000000" w:themeColor="text1"/>
            </w:tcBorders>
            <w:shd w:val="clear" w:color="auto" w:fill="FFFFFF" w:themeFill="background1"/>
            <w:tcMar>
              <w:top w:w="15" w:type="dxa"/>
              <w:left w:w="15" w:type="dxa"/>
              <w:right w:w="15" w:type="dxa"/>
            </w:tcMar>
            <w:vAlign w:val="center"/>
          </w:tcPr>
          <w:p w14:paraId="07A5F319" w14:textId="41CDDF24" w:rsidR="0DC0462F" w:rsidRPr="00F849F4" w:rsidRDefault="0DC0462F" w:rsidP="00D85F82">
            <w:pPr>
              <w:jc w:val="center"/>
              <w:rPr>
                <w:sz w:val="16"/>
                <w:szCs w:val="16"/>
              </w:rPr>
            </w:pPr>
          </w:p>
        </w:tc>
      </w:tr>
      <w:tr w:rsidR="0DC0462F" w14:paraId="7B287F43" w14:textId="77777777" w:rsidTr="00D85F82">
        <w:trPr>
          <w:trHeight w:val="315"/>
          <w:jc w:val="center"/>
        </w:trPr>
        <w:tc>
          <w:tcPr>
            <w:tcW w:w="425"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5B283B7F" w14:textId="4AEB1369" w:rsidR="0DC0462F" w:rsidRPr="00F849F4" w:rsidRDefault="0DC0462F" w:rsidP="00D85F82">
            <w:pPr>
              <w:jc w:val="center"/>
              <w:rPr>
                <w:sz w:val="16"/>
                <w:szCs w:val="16"/>
              </w:rPr>
            </w:pPr>
          </w:p>
        </w:tc>
        <w:tc>
          <w:tcPr>
            <w:tcW w:w="282"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419379C3" w14:textId="3419663F" w:rsidR="0DC0462F" w:rsidRPr="00F849F4" w:rsidRDefault="0DC0462F" w:rsidP="00D85F82">
            <w:pPr>
              <w:jc w:val="center"/>
              <w:rPr>
                <w:sz w:val="16"/>
                <w:szCs w:val="16"/>
              </w:rPr>
            </w:pPr>
          </w:p>
        </w:tc>
        <w:tc>
          <w:tcPr>
            <w:tcW w:w="284"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6C9C2C35" w14:textId="248D7C14" w:rsidR="0DC0462F" w:rsidRPr="00F849F4" w:rsidRDefault="0DC0462F" w:rsidP="00D85F82">
            <w:pPr>
              <w:jc w:val="center"/>
              <w:rPr>
                <w:sz w:val="16"/>
                <w:szCs w:val="16"/>
              </w:rPr>
            </w:pPr>
          </w:p>
        </w:tc>
        <w:tc>
          <w:tcPr>
            <w:tcW w:w="283"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140DB78B" w14:textId="421AC78D" w:rsidR="0DC0462F" w:rsidRPr="00F849F4" w:rsidRDefault="0DC0462F" w:rsidP="0DC0462F">
            <w:pPr>
              <w:spacing w:after="0"/>
              <w:jc w:val="center"/>
              <w:rPr>
                <w:sz w:val="16"/>
                <w:szCs w:val="16"/>
              </w:rPr>
            </w:pPr>
            <w:r w:rsidRPr="00F849F4">
              <w:rPr>
                <w:rFonts w:ascii="Calibri" w:eastAsia="Calibri" w:hAnsi="Calibri" w:cs="Calibri"/>
                <w:color w:val="000000" w:themeColor="text1"/>
                <w:sz w:val="16"/>
                <w:szCs w:val="16"/>
              </w:rPr>
              <w:t>01</w:t>
            </w:r>
          </w:p>
        </w:tc>
        <w:tc>
          <w:tcPr>
            <w:tcW w:w="2128"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540" w:type="dxa"/>
              <w:right w:w="15" w:type="dxa"/>
            </w:tcMar>
            <w:vAlign w:val="center"/>
          </w:tcPr>
          <w:p w14:paraId="31EEFE4E" w14:textId="2FC34DD5" w:rsidR="0DC0462F" w:rsidRPr="00F849F4" w:rsidRDefault="0DC0462F" w:rsidP="0DC0462F">
            <w:pPr>
              <w:spacing w:after="0"/>
              <w:jc w:val="left"/>
              <w:rPr>
                <w:sz w:val="16"/>
                <w:szCs w:val="16"/>
              </w:rPr>
            </w:pPr>
            <w:r w:rsidRPr="00F849F4">
              <w:rPr>
                <w:rFonts w:ascii="Calibri" w:eastAsia="Calibri" w:hAnsi="Calibri" w:cs="Calibri"/>
                <w:color w:val="000000" w:themeColor="text1"/>
                <w:sz w:val="16"/>
                <w:szCs w:val="16"/>
              </w:rPr>
              <w:t>Responsable y administrador de sistemas</w:t>
            </w:r>
          </w:p>
        </w:tc>
        <w:tc>
          <w:tcPr>
            <w:tcW w:w="709"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1C24CF11" w14:textId="1C220113" w:rsidR="0DC0462F" w:rsidRPr="00F849F4" w:rsidRDefault="0DC0462F" w:rsidP="0DC0462F">
            <w:pPr>
              <w:spacing w:after="0"/>
              <w:jc w:val="center"/>
              <w:rPr>
                <w:sz w:val="16"/>
                <w:szCs w:val="16"/>
              </w:rPr>
            </w:pPr>
            <w:r w:rsidRPr="00F849F4">
              <w:rPr>
                <w:rFonts w:ascii="Calibri" w:eastAsia="Calibri" w:hAnsi="Calibri" w:cs="Calibri"/>
                <w:color w:val="000000" w:themeColor="text1"/>
                <w:sz w:val="16"/>
                <w:szCs w:val="16"/>
              </w:rPr>
              <w:t>2</w:t>
            </w:r>
          </w:p>
        </w:tc>
        <w:tc>
          <w:tcPr>
            <w:tcW w:w="709"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79CB6E98" w14:textId="35D530E4" w:rsidR="0DC0462F" w:rsidRPr="00F849F4" w:rsidRDefault="0DC0462F" w:rsidP="0DC0462F">
            <w:pPr>
              <w:spacing w:after="0"/>
              <w:jc w:val="center"/>
              <w:rPr>
                <w:sz w:val="16"/>
                <w:szCs w:val="16"/>
              </w:rPr>
            </w:pPr>
            <w:r w:rsidRPr="00F849F4">
              <w:rPr>
                <w:rFonts w:ascii="Calibri" w:eastAsia="Calibri" w:hAnsi="Calibri" w:cs="Calibri"/>
                <w:color w:val="000000" w:themeColor="text1"/>
                <w:sz w:val="16"/>
                <w:szCs w:val="16"/>
              </w:rPr>
              <w:t>horas</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7D03C0A9" w14:textId="0622EC1C" w:rsidR="0DC0462F" w:rsidRPr="00F849F4" w:rsidRDefault="0DC0462F" w:rsidP="0DC0462F">
            <w:pPr>
              <w:spacing w:after="0"/>
              <w:jc w:val="center"/>
              <w:rPr>
                <w:sz w:val="16"/>
                <w:szCs w:val="16"/>
              </w:rPr>
            </w:pPr>
            <w:r w:rsidRPr="00F849F4">
              <w:rPr>
                <w:rFonts w:ascii="Calibri" w:eastAsia="Calibri" w:hAnsi="Calibri" w:cs="Calibri"/>
                <w:color w:val="000000" w:themeColor="text1"/>
                <w:sz w:val="16"/>
                <w:szCs w:val="16"/>
              </w:rPr>
              <w:t>34,46 €</w:t>
            </w:r>
          </w:p>
        </w:tc>
        <w:tc>
          <w:tcPr>
            <w:tcW w:w="850"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2A70E64D" w14:textId="6BB7827C" w:rsidR="0DC0462F" w:rsidRPr="00F849F4" w:rsidRDefault="0DC0462F" w:rsidP="0DC0462F">
            <w:pPr>
              <w:spacing w:after="0"/>
              <w:jc w:val="center"/>
              <w:rPr>
                <w:sz w:val="16"/>
                <w:szCs w:val="16"/>
              </w:rPr>
            </w:pPr>
            <w:r w:rsidRPr="00F849F4">
              <w:rPr>
                <w:rFonts w:ascii="Calibri" w:eastAsia="Calibri" w:hAnsi="Calibri" w:cs="Calibri"/>
                <w:color w:val="000000" w:themeColor="text1"/>
                <w:sz w:val="16"/>
                <w:szCs w:val="16"/>
              </w:rPr>
              <w:t>68,93 €</w:t>
            </w:r>
          </w:p>
        </w:tc>
        <w:tc>
          <w:tcPr>
            <w:tcW w:w="851" w:type="dxa"/>
            <w:tcBorders>
              <w:top w:val="single" w:sz="4" w:space="0" w:color="auto"/>
              <w:left w:val="single" w:sz="4" w:space="0" w:color="auto"/>
              <w:bottom w:val="single" w:sz="4" w:space="0" w:color="auto"/>
              <w:right w:val="nil"/>
            </w:tcBorders>
            <w:shd w:val="clear" w:color="auto" w:fill="FFFFFF" w:themeFill="background1"/>
            <w:tcMar>
              <w:top w:w="15" w:type="dxa"/>
              <w:left w:w="15" w:type="dxa"/>
              <w:right w:w="15" w:type="dxa"/>
            </w:tcMar>
            <w:vAlign w:val="center"/>
          </w:tcPr>
          <w:p w14:paraId="44DBC5A9" w14:textId="04680BEE" w:rsidR="0DC0462F" w:rsidRPr="00F849F4" w:rsidRDefault="0DC0462F" w:rsidP="00D85F82">
            <w:pPr>
              <w:jc w:val="center"/>
              <w:rPr>
                <w:sz w:val="16"/>
                <w:szCs w:val="16"/>
              </w:rPr>
            </w:pPr>
          </w:p>
        </w:tc>
        <w:tc>
          <w:tcPr>
            <w:tcW w:w="850" w:type="dxa"/>
            <w:tcBorders>
              <w:top w:val="single" w:sz="4" w:space="0" w:color="auto"/>
              <w:left w:val="single" w:sz="4" w:space="0" w:color="auto"/>
              <w:bottom w:val="single" w:sz="4" w:space="0" w:color="auto"/>
              <w:right w:val="nil"/>
            </w:tcBorders>
            <w:shd w:val="clear" w:color="auto" w:fill="FFFFFF" w:themeFill="background1"/>
            <w:tcMar>
              <w:top w:w="15" w:type="dxa"/>
              <w:left w:w="15" w:type="dxa"/>
              <w:right w:w="15" w:type="dxa"/>
            </w:tcMar>
            <w:vAlign w:val="center"/>
          </w:tcPr>
          <w:p w14:paraId="1CAC271D" w14:textId="2F5C8D4B" w:rsidR="0DC0462F" w:rsidRPr="00F849F4" w:rsidRDefault="0DC0462F" w:rsidP="00D85F82">
            <w:pPr>
              <w:jc w:val="center"/>
              <w:rPr>
                <w:sz w:val="16"/>
                <w:szCs w:val="16"/>
              </w:rPr>
            </w:pPr>
          </w:p>
        </w:tc>
        <w:tc>
          <w:tcPr>
            <w:tcW w:w="709" w:type="dxa"/>
            <w:tcBorders>
              <w:top w:val="single" w:sz="4" w:space="0" w:color="auto"/>
              <w:left w:val="single" w:sz="4" w:space="0" w:color="000000" w:themeColor="text1"/>
              <w:bottom w:val="single" w:sz="4" w:space="0" w:color="auto"/>
              <w:right w:val="single" w:sz="4" w:space="0" w:color="000000" w:themeColor="text1"/>
            </w:tcBorders>
            <w:shd w:val="clear" w:color="auto" w:fill="FFFFFF" w:themeFill="background1"/>
            <w:tcMar>
              <w:top w:w="15" w:type="dxa"/>
              <w:left w:w="15" w:type="dxa"/>
              <w:right w:w="15" w:type="dxa"/>
            </w:tcMar>
            <w:vAlign w:val="center"/>
          </w:tcPr>
          <w:p w14:paraId="3B1FF8FE" w14:textId="21480CE2" w:rsidR="0DC0462F" w:rsidRPr="00F849F4" w:rsidRDefault="0DC0462F" w:rsidP="00D85F82">
            <w:pPr>
              <w:jc w:val="center"/>
              <w:rPr>
                <w:sz w:val="16"/>
                <w:szCs w:val="16"/>
              </w:rPr>
            </w:pPr>
          </w:p>
        </w:tc>
      </w:tr>
      <w:tr w:rsidR="0DC0462F" w14:paraId="315EDECE" w14:textId="77777777" w:rsidTr="00D85F82">
        <w:trPr>
          <w:trHeight w:val="315"/>
          <w:jc w:val="center"/>
        </w:trPr>
        <w:tc>
          <w:tcPr>
            <w:tcW w:w="425"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21C13EE9" w14:textId="05F39BA1" w:rsidR="0DC0462F" w:rsidRPr="00F849F4" w:rsidRDefault="0DC0462F" w:rsidP="00D85F82">
            <w:pPr>
              <w:jc w:val="center"/>
              <w:rPr>
                <w:sz w:val="16"/>
                <w:szCs w:val="16"/>
              </w:rPr>
            </w:pPr>
          </w:p>
        </w:tc>
        <w:tc>
          <w:tcPr>
            <w:tcW w:w="282"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6DBF13FA" w14:textId="3C60DD8B" w:rsidR="0DC0462F" w:rsidRPr="00F849F4" w:rsidRDefault="0DC0462F" w:rsidP="00D85F82">
            <w:pPr>
              <w:jc w:val="center"/>
              <w:rPr>
                <w:sz w:val="16"/>
                <w:szCs w:val="16"/>
              </w:rPr>
            </w:pPr>
          </w:p>
        </w:tc>
        <w:tc>
          <w:tcPr>
            <w:tcW w:w="284"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6CC2D557" w14:textId="439ADD5B" w:rsidR="0DC0462F" w:rsidRPr="00F849F4" w:rsidRDefault="0DC0462F" w:rsidP="0DC0462F">
            <w:pPr>
              <w:spacing w:after="0"/>
              <w:jc w:val="center"/>
              <w:rPr>
                <w:sz w:val="16"/>
                <w:szCs w:val="16"/>
              </w:rPr>
            </w:pPr>
            <w:r w:rsidRPr="00F849F4">
              <w:rPr>
                <w:rFonts w:ascii="Calibri" w:eastAsia="Calibri" w:hAnsi="Calibri" w:cs="Calibri"/>
                <w:color w:val="000000" w:themeColor="text1"/>
                <w:sz w:val="16"/>
                <w:szCs w:val="16"/>
              </w:rPr>
              <w:t>03</w:t>
            </w:r>
          </w:p>
        </w:tc>
        <w:tc>
          <w:tcPr>
            <w:tcW w:w="283"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03D408DF" w14:textId="19F46396" w:rsidR="0DC0462F" w:rsidRPr="00F849F4" w:rsidRDefault="0DC0462F" w:rsidP="00D85F82">
            <w:pPr>
              <w:jc w:val="center"/>
              <w:rPr>
                <w:sz w:val="16"/>
                <w:szCs w:val="16"/>
              </w:rPr>
            </w:pPr>
          </w:p>
        </w:tc>
        <w:tc>
          <w:tcPr>
            <w:tcW w:w="2128"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270" w:type="dxa"/>
              <w:right w:w="15" w:type="dxa"/>
            </w:tcMar>
            <w:vAlign w:val="center"/>
          </w:tcPr>
          <w:p w14:paraId="2BB35613" w14:textId="182E7498" w:rsidR="0DC0462F" w:rsidRPr="00F849F4" w:rsidRDefault="0DC0462F" w:rsidP="0DC0462F">
            <w:pPr>
              <w:spacing w:after="0"/>
              <w:jc w:val="left"/>
              <w:rPr>
                <w:sz w:val="16"/>
                <w:szCs w:val="16"/>
              </w:rPr>
            </w:pPr>
            <w:r w:rsidRPr="00F849F4">
              <w:rPr>
                <w:rFonts w:ascii="Calibri" w:eastAsia="Calibri" w:hAnsi="Calibri" w:cs="Calibri"/>
                <w:color w:val="000000" w:themeColor="text1"/>
                <w:sz w:val="16"/>
                <w:szCs w:val="16"/>
              </w:rPr>
              <w:t>Instalación de portátiles</w:t>
            </w:r>
          </w:p>
        </w:tc>
        <w:tc>
          <w:tcPr>
            <w:tcW w:w="709"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5C8339F0" w14:textId="5E39A88F" w:rsidR="0DC0462F" w:rsidRPr="00F849F4" w:rsidRDefault="0DC0462F" w:rsidP="00D85F82">
            <w:pPr>
              <w:jc w:val="center"/>
              <w:rPr>
                <w:sz w:val="16"/>
                <w:szCs w:val="16"/>
              </w:rPr>
            </w:pPr>
          </w:p>
        </w:tc>
        <w:tc>
          <w:tcPr>
            <w:tcW w:w="709"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78E3C4B3" w14:textId="446CC488" w:rsidR="0DC0462F" w:rsidRPr="00F849F4" w:rsidRDefault="0DC0462F" w:rsidP="00D85F82">
            <w:pPr>
              <w:jc w:val="center"/>
              <w:rPr>
                <w:sz w:val="16"/>
                <w:szCs w:val="16"/>
              </w:rPr>
            </w:pP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1B31ACDE" w14:textId="70345CB6" w:rsidR="0DC0462F" w:rsidRPr="00F849F4" w:rsidRDefault="0DC0462F" w:rsidP="00D85F82">
            <w:pPr>
              <w:jc w:val="center"/>
              <w:rPr>
                <w:sz w:val="16"/>
                <w:szCs w:val="16"/>
              </w:rPr>
            </w:pPr>
          </w:p>
        </w:tc>
        <w:tc>
          <w:tcPr>
            <w:tcW w:w="850"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2E443609" w14:textId="7EEE4015" w:rsidR="0DC0462F" w:rsidRPr="00F849F4" w:rsidRDefault="0DC0462F" w:rsidP="00D85F82">
            <w:pPr>
              <w:jc w:val="center"/>
              <w:rPr>
                <w:sz w:val="16"/>
                <w:szCs w:val="16"/>
              </w:rPr>
            </w:pPr>
          </w:p>
        </w:tc>
        <w:tc>
          <w:tcPr>
            <w:tcW w:w="851" w:type="dxa"/>
            <w:tcBorders>
              <w:top w:val="single" w:sz="4" w:space="0" w:color="auto"/>
              <w:left w:val="single" w:sz="4" w:space="0" w:color="auto"/>
              <w:bottom w:val="single" w:sz="4" w:space="0" w:color="auto"/>
              <w:right w:val="nil"/>
            </w:tcBorders>
            <w:shd w:val="clear" w:color="auto" w:fill="FFFFFF" w:themeFill="background1"/>
            <w:tcMar>
              <w:top w:w="15" w:type="dxa"/>
              <w:left w:w="15" w:type="dxa"/>
              <w:right w:w="15" w:type="dxa"/>
            </w:tcMar>
            <w:vAlign w:val="center"/>
          </w:tcPr>
          <w:p w14:paraId="645E4087" w14:textId="74E3E4BF" w:rsidR="0DC0462F" w:rsidRPr="00F849F4" w:rsidRDefault="0DC0462F" w:rsidP="0DC0462F">
            <w:pPr>
              <w:spacing w:after="0"/>
              <w:jc w:val="center"/>
              <w:rPr>
                <w:sz w:val="16"/>
                <w:szCs w:val="16"/>
              </w:rPr>
            </w:pPr>
            <w:r w:rsidRPr="00F849F4">
              <w:rPr>
                <w:rFonts w:ascii="Calibri" w:eastAsia="Calibri" w:hAnsi="Calibri" w:cs="Calibri"/>
                <w:color w:val="000000" w:themeColor="text1"/>
                <w:sz w:val="16"/>
                <w:szCs w:val="16"/>
              </w:rPr>
              <w:t>34,46 €</w:t>
            </w:r>
          </w:p>
        </w:tc>
        <w:tc>
          <w:tcPr>
            <w:tcW w:w="850" w:type="dxa"/>
            <w:tcBorders>
              <w:top w:val="single" w:sz="4" w:space="0" w:color="auto"/>
              <w:left w:val="single" w:sz="4" w:space="0" w:color="auto"/>
              <w:bottom w:val="single" w:sz="4" w:space="0" w:color="auto"/>
              <w:right w:val="nil"/>
            </w:tcBorders>
            <w:shd w:val="clear" w:color="auto" w:fill="FFFFFF" w:themeFill="background1"/>
            <w:tcMar>
              <w:top w:w="15" w:type="dxa"/>
              <w:left w:w="15" w:type="dxa"/>
              <w:right w:w="15" w:type="dxa"/>
            </w:tcMar>
            <w:vAlign w:val="center"/>
          </w:tcPr>
          <w:p w14:paraId="68AC6A9F" w14:textId="0421E96A" w:rsidR="0DC0462F" w:rsidRPr="00F849F4" w:rsidRDefault="0DC0462F" w:rsidP="00D85F82">
            <w:pPr>
              <w:jc w:val="center"/>
              <w:rPr>
                <w:sz w:val="16"/>
                <w:szCs w:val="16"/>
              </w:rPr>
            </w:pPr>
          </w:p>
        </w:tc>
        <w:tc>
          <w:tcPr>
            <w:tcW w:w="709" w:type="dxa"/>
            <w:tcBorders>
              <w:top w:val="single" w:sz="4" w:space="0" w:color="auto"/>
              <w:left w:val="single" w:sz="4" w:space="0" w:color="000000" w:themeColor="text1"/>
              <w:bottom w:val="single" w:sz="4" w:space="0" w:color="auto"/>
              <w:right w:val="single" w:sz="4" w:space="0" w:color="000000" w:themeColor="text1"/>
            </w:tcBorders>
            <w:shd w:val="clear" w:color="auto" w:fill="FFFFFF" w:themeFill="background1"/>
            <w:tcMar>
              <w:top w:w="15" w:type="dxa"/>
              <w:left w:w="15" w:type="dxa"/>
              <w:right w:w="15" w:type="dxa"/>
            </w:tcMar>
            <w:vAlign w:val="center"/>
          </w:tcPr>
          <w:p w14:paraId="35C85ADF" w14:textId="2F265A89" w:rsidR="0DC0462F" w:rsidRPr="00F849F4" w:rsidRDefault="0DC0462F" w:rsidP="00D85F82">
            <w:pPr>
              <w:jc w:val="center"/>
              <w:rPr>
                <w:sz w:val="16"/>
                <w:szCs w:val="16"/>
              </w:rPr>
            </w:pPr>
          </w:p>
        </w:tc>
      </w:tr>
      <w:tr w:rsidR="0DC0462F" w14:paraId="47DBAA1B" w14:textId="77777777" w:rsidTr="00D85F82">
        <w:trPr>
          <w:trHeight w:val="315"/>
          <w:jc w:val="center"/>
        </w:trPr>
        <w:tc>
          <w:tcPr>
            <w:tcW w:w="425"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4264FB2C" w14:textId="6AD8F9A0" w:rsidR="0DC0462F" w:rsidRPr="00F849F4" w:rsidRDefault="0DC0462F" w:rsidP="00D85F82">
            <w:pPr>
              <w:jc w:val="center"/>
              <w:rPr>
                <w:sz w:val="16"/>
                <w:szCs w:val="16"/>
              </w:rPr>
            </w:pPr>
          </w:p>
        </w:tc>
        <w:tc>
          <w:tcPr>
            <w:tcW w:w="282"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44D847A1" w14:textId="422A97F1" w:rsidR="0DC0462F" w:rsidRPr="00F849F4" w:rsidRDefault="0DC0462F" w:rsidP="00D85F82">
            <w:pPr>
              <w:jc w:val="center"/>
              <w:rPr>
                <w:sz w:val="16"/>
                <w:szCs w:val="16"/>
              </w:rPr>
            </w:pPr>
          </w:p>
        </w:tc>
        <w:tc>
          <w:tcPr>
            <w:tcW w:w="284"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7E87B9ED" w14:textId="77BA3386" w:rsidR="0DC0462F" w:rsidRPr="00F849F4" w:rsidRDefault="0DC0462F" w:rsidP="00D85F82">
            <w:pPr>
              <w:jc w:val="center"/>
              <w:rPr>
                <w:sz w:val="16"/>
                <w:szCs w:val="16"/>
              </w:rPr>
            </w:pPr>
          </w:p>
        </w:tc>
        <w:tc>
          <w:tcPr>
            <w:tcW w:w="283"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3982F0F0" w14:textId="4D643AC3" w:rsidR="0DC0462F" w:rsidRPr="00F849F4" w:rsidRDefault="0DC0462F" w:rsidP="0DC0462F">
            <w:pPr>
              <w:spacing w:after="0"/>
              <w:jc w:val="center"/>
              <w:rPr>
                <w:sz w:val="16"/>
                <w:szCs w:val="16"/>
              </w:rPr>
            </w:pPr>
            <w:r w:rsidRPr="00F849F4">
              <w:rPr>
                <w:rFonts w:ascii="Calibri" w:eastAsia="Calibri" w:hAnsi="Calibri" w:cs="Calibri"/>
                <w:color w:val="000000" w:themeColor="text1"/>
                <w:sz w:val="16"/>
                <w:szCs w:val="16"/>
              </w:rPr>
              <w:t>01</w:t>
            </w:r>
          </w:p>
        </w:tc>
        <w:tc>
          <w:tcPr>
            <w:tcW w:w="2128"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540" w:type="dxa"/>
              <w:right w:w="15" w:type="dxa"/>
            </w:tcMar>
            <w:vAlign w:val="center"/>
          </w:tcPr>
          <w:p w14:paraId="5F0C833E" w14:textId="381E64F8" w:rsidR="0DC0462F" w:rsidRPr="00F849F4" w:rsidRDefault="0DC0462F" w:rsidP="0DC0462F">
            <w:pPr>
              <w:spacing w:after="0"/>
              <w:jc w:val="left"/>
              <w:rPr>
                <w:sz w:val="16"/>
                <w:szCs w:val="16"/>
              </w:rPr>
            </w:pPr>
            <w:r w:rsidRPr="00F849F4">
              <w:rPr>
                <w:rFonts w:ascii="Calibri" w:eastAsia="Calibri" w:hAnsi="Calibri" w:cs="Calibri"/>
                <w:color w:val="000000" w:themeColor="text1"/>
                <w:sz w:val="16"/>
                <w:szCs w:val="16"/>
              </w:rPr>
              <w:t>Responsable y administrador de sistemas</w:t>
            </w:r>
          </w:p>
        </w:tc>
        <w:tc>
          <w:tcPr>
            <w:tcW w:w="709"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6AEA6A96" w14:textId="435403AB" w:rsidR="0DC0462F" w:rsidRPr="00F849F4" w:rsidRDefault="0DC0462F" w:rsidP="0DC0462F">
            <w:pPr>
              <w:spacing w:after="0"/>
              <w:jc w:val="center"/>
              <w:rPr>
                <w:sz w:val="16"/>
                <w:szCs w:val="16"/>
              </w:rPr>
            </w:pPr>
            <w:r w:rsidRPr="00F849F4">
              <w:rPr>
                <w:rFonts w:ascii="Calibri" w:eastAsia="Calibri" w:hAnsi="Calibri" w:cs="Calibri"/>
                <w:color w:val="000000" w:themeColor="text1"/>
                <w:sz w:val="16"/>
                <w:szCs w:val="16"/>
              </w:rPr>
              <w:t>1</w:t>
            </w:r>
          </w:p>
        </w:tc>
        <w:tc>
          <w:tcPr>
            <w:tcW w:w="709"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2F28CD5D" w14:textId="43811268" w:rsidR="0DC0462F" w:rsidRPr="00F849F4" w:rsidRDefault="0DC0462F" w:rsidP="0DC0462F">
            <w:pPr>
              <w:spacing w:after="0"/>
              <w:jc w:val="center"/>
              <w:rPr>
                <w:sz w:val="16"/>
                <w:szCs w:val="16"/>
              </w:rPr>
            </w:pPr>
            <w:r w:rsidRPr="00F849F4">
              <w:rPr>
                <w:rFonts w:ascii="Calibri" w:eastAsia="Calibri" w:hAnsi="Calibri" w:cs="Calibri"/>
                <w:color w:val="000000" w:themeColor="text1"/>
                <w:sz w:val="16"/>
                <w:szCs w:val="16"/>
              </w:rPr>
              <w:t>horas</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52DD6889" w14:textId="7FE22283" w:rsidR="0DC0462F" w:rsidRPr="00F849F4" w:rsidRDefault="0DC0462F" w:rsidP="0DC0462F">
            <w:pPr>
              <w:spacing w:after="0"/>
              <w:jc w:val="center"/>
              <w:rPr>
                <w:sz w:val="16"/>
                <w:szCs w:val="16"/>
              </w:rPr>
            </w:pPr>
            <w:r w:rsidRPr="00F849F4">
              <w:rPr>
                <w:rFonts w:ascii="Calibri" w:eastAsia="Calibri" w:hAnsi="Calibri" w:cs="Calibri"/>
                <w:color w:val="000000" w:themeColor="text1"/>
                <w:sz w:val="16"/>
                <w:szCs w:val="16"/>
              </w:rPr>
              <w:t>34,46 €</w:t>
            </w:r>
          </w:p>
        </w:tc>
        <w:tc>
          <w:tcPr>
            <w:tcW w:w="850"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0AB7E1CA" w14:textId="04923B17" w:rsidR="0DC0462F" w:rsidRPr="00F849F4" w:rsidRDefault="0DC0462F" w:rsidP="0DC0462F">
            <w:pPr>
              <w:spacing w:after="0"/>
              <w:jc w:val="center"/>
              <w:rPr>
                <w:sz w:val="16"/>
                <w:szCs w:val="16"/>
              </w:rPr>
            </w:pPr>
            <w:r w:rsidRPr="00F849F4">
              <w:rPr>
                <w:rFonts w:ascii="Calibri" w:eastAsia="Calibri" w:hAnsi="Calibri" w:cs="Calibri"/>
                <w:color w:val="000000" w:themeColor="text1"/>
                <w:sz w:val="16"/>
                <w:szCs w:val="16"/>
              </w:rPr>
              <w:t>34,46 €</w:t>
            </w:r>
          </w:p>
        </w:tc>
        <w:tc>
          <w:tcPr>
            <w:tcW w:w="851" w:type="dxa"/>
            <w:tcBorders>
              <w:top w:val="single" w:sz="4" w:space="0" w:color="auto"/>
              <w:left w:val="single" w:sz="4" w:space="0" w:color="auto"/>
              <w:bottom w:val="single" w:sz="4" w:space="0" w:color="auto"/>
              <w:right w:val="nil"/>
            </w:tcBorders>
            <w:shd w:val="clear" w:color="auto" w:fill="FFFFFF" w:themeFill="background1"/>
            <w:tcMar>
              <w:top w:w="15" w:type="dxa"/>
              <w:left w:w="15" w:type="dxa"/>
              <w:right w:w="15" w:type="dxa"/>
            </w:tcMar>
            <w:vAlign w:val="center"/>
          </w:tcPr>
          <w:p w14:paraId="6ECFA016" w14:textId="46858B0E" w:rsidR="0DC0462F" w:rsidRPr="00F849F4" w:rsidRDefault="0DC0462F" w:rsidP="00D85F82">
            <w:pPr>
              <w:jc w:val="center"/>
              <w:rPr>
                <w:sz w:val="16"/>
                <w:szCs w:val="16"/>
              </w:rPr>
            </w:pPr>
          </w:p>
        </w:tc>
        <w:tc>
          <w:tcPr>
            <w:tcW w:w="850" w:type="dxa"/>
            <w:tcBorders>
              <w:top w:val="single" w:sz="4" w:space="0" w:color="auto"/>
              <w:left w:val="single" w:sz="4" w:space="0" w:color="auto"/>
              <w:bottom w:val="single" w:sz="4" w:space="0" w:color="auto"/>
              <w:right w:val="nil"/>
            </w:tcBorders>
            <w:shd w:val="clear" w:color="auto" w:fill="FFFFFF" w:themeFill="background1"/>
            <w:tcMar>
              <w:top w:w="15" w:type="dxa"/>
              <w:left w:w="15" w:type="dxa"/>
              <w:right w:w="15" w:type="dxa"/>
            </w:tcMar>
            <w:vAlign w:val="center"/>
          </w:tcPr>
          <w:p w14:paraId="0235EF8C" w14:textId="0CA11F20" w:rsidR="0DC0462F" w:rsidRPr="00F849F4" w:rsidRDefault="0DC0462F" w:rsidP="00D85F82">
            <w:pPr>
              <w:jc w:val="center"/>
              <w:rPr>
                <w:sz w:val="16"/>
                <w:szCs w:val="16"/>
              </w:rPr>
            </w:pPr>
          </w:p>
        </w:tc>
        <w:tc>
          <w:tcPr>
            <w:tcW w:w="709" w:type="dxa"/>
            <w:tcBorders>
              <w:top w:val="single" w:sz="4" w:space="0" w:color="auto"/>
              <w:left w:val="single" w:sz="4" w:space="0" w:color="000000" w:themeColor="text1"/>
              <w:bottom w:val="single" w:sz="4" w:space="0" w:color="auto"/>
              <w:right w:val="single" w:sz="4" w:space="0" w:color="000000" w:themeColor="text1"/>
            </w:tcBorders>
            <w:shd w:val="clear" w:color="auto" w:fill="FFFFFF" w:themeFill="background1"/>
            <w:tcMar>
              <w:top w:w="15" w:type="dxa"/>
              <w:left w:w="15" w:type="dxa"/>
              <w:right w:w="15" w:type="dxa"/>
            </w:tcMar>
            <w:vAlign w:val="center"/>
          </w:tcPr>
          <w:p w14:paraId="0E8E202C" w14:textId="1E0B320F" w:rsidR="0DC0462F" w:rsidRPr="00F849F4" w:rsidRDefault="0DC0462F" w:rsidP="00D85F82">
            <w:pPr>
              <w:jc w:val="center"/>
              <w:rPr>
                <w:sz w:val="16"/>
                <w:szCs w:val="16"/>
              </w:rPr>
            </w:pPr>
          </w:p>
        </w:tc>
      </w:tr>
      <w:tr w:rsidR="0DC0462F" w14:paraId="5E0E9E51" w14:textId="77777777" w:rsidTr="00D85F82">
        <w:trPr>
          <w:trHeight w:val="315"/>
          <w:jc w:val="center"/>
        </w:trPr>
        <w:tc>
          <w:tcPr>
            <w:tcW w:w="425"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09435F39" w14:textId="01DF78F5" w:rsidR="0DC0462F" w:rsidRPr="00F849F4" w:rsidRDefault="0DC0462F" w:rsidP="00D85F82">
            <w:pPr>
              <w:jc w:val="center"/>
              <w:rPr>
                <w:sz w:val="16"/>
                <w:szCs w:val="16"/>
              </w:rPr>
            </w:pPr>
          </w:p>
        </w:tc>
        <w:tc>
          <w:tcPr>
            <w:tcW w:w="282"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7305309A" w14:textId="5278FE3D" w:rsidR="0DC0462F" w:rsidRPr="00F849F4" w:rsidRDefault="0DC0462F" w:rsidP="00D85F82">
            <w:pPr>
              <w:jc w:val="center"/>
              <w:rPr>
                <w:sz w:val="16"/>
                <w:szCs w:val="16"/>
              </w:rPr>
            </w:pPr>
          </w:p>
        </w:tc>
        <w:tc>
          <w:tcPr>
            <w:tcW w:w="284"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6ECFBDEB" w14:textId="0F4A3DED" w:rsidR="0DC0462F" w:rsidRPr="00F849F4" w:rsidRDefault="0DC0462F" w:rsidP="0DC0462F">
            <w:pPr>
              <w:spacing w:after="0"/>
              <w:jc w:val="center"/>
              <w:rPr>
                <w:sz w:val="16"/>
                <w:szCs w:val="16"/>
              </w:rPr>
            </w:pPr>
            <w:r w:rsidRPr="00F849F4">
              <w:rPr>
                <w:rFonts w:ascii="Calibri" w:eastAsia="Calibri" w:hAnsi="Calibri" w:cs="Calibri"/>
                <w:color w:val="000000" w:themeColor="text1"/>
                <w:sz w:val="16"/>
                <w:szCs w:val="16"/>
              </w:rPr>
              <w:t>04</w:t>
            </w:r>
          </w:p>
        </w:tc>
        <w:tc>
          <w:tcPr>
            <w:tcW w:w="283"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2B5C3DD1" w14:textId="1360E76D" w:rsidR="0DC0462F" w:rsidRPr="00F849F4" w:rsidRDefault="0DC0462F" w:rsidP="00D85F82">
            <w:pPr>
              <w:jc w:val="center"/>
              <w:rPr>
                <w:sz w:val="16"/>
                <w:szCs w:val="16"/>
              </w:rPr>
            </w:pPr>
          </w:p>
        </w:tc>
        <w:tc>
          <w:tcPr>
            <w:tcW w:w="2128"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270" w:type="dxa"/>
              <w:right w:w="15" w:type="dxa"/>
            </w:tcMar>
            <w:vAlign w:val="center"/>
          </w:tcPr>
          <w:p w14:paraId="0B3CFC0A" w14:textId="76223D04" w:rsidR="0DC0462F" w:rsidRPr="00F849F4" w:rsidRDefault="0DC0462F" w:rsidP="0DC0462F">
            <w:pPr>
              <w:spacing w:after="0"/>
              <w:jc w:val="left"/>
              <w:rPr>
                <w:sz w:val="16"/>
                <w:szCs w:val="16"/>
              </w:rPr>
            </w:pPr>
            <w:r w:rsidRPr="00F849F4">
              <w:rPr>
                <w:rFonts w:ascii="Calibri" w:eastAsia="Calibri" w:hAnsi="Calibri" w:cs="Calibri"/>
                <w:color w:val="000000" w:themeColor="text1"/>
                <w:sz w:val="16"/>
                <w:szCs w:val="16"/>
              </w:rPr>
              <w:t>Instalación de monitor de 45''</w:t>
            </w:r>
          </w:p>
        </w:tc>
        <w:tc>
          <w:tcPr>
            <w:tcW w:w="709"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64DCFED8" w14:textId="19F38E5F" w:rsidR="0DC0462F" w:rsidRPr="00F849F4" w:rsidRDefault="0DC0462F" w:rsidP="00D85F82">
            <w:pPr>
              <w:jc w:val="center"/>
              <w:rPr>
                <w:sz w:val="16"/>
                <w:szCs w:val="16"/>
              </w:rPr>
            </w:pPr>
          </w:p>
        </w:tc>
        <w:tc>
          <w:tcPr>
            <w:tcW w:w="709"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056FD596" w14:textId="13D1EA82" w:rsidR="0DC0462F" w:rsidRPr="00F849F4" w:rsidRDefault="0DC0462F" w:rsidP="00D85F82">
            <w:pPr>
              <w:jc w:val="center"/>
              <w:rPr>
                <w:sz w:val="16"/>
                <w:szCs w:val="16"/>
              </w:rPr>
            </w:pP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34C51114" w14:textId="047A043D" w:rsidR="0DC0462F" w:rsidRPr="00F849F4" w:rsidRDefault="0DC0462F" w:rsidP="00D85F82">
            <w:pPr>
              <w:jc w:val="center"/>
              <w:rPr>
                <w:sz w:val="16"/>
                <w:szCs w:val="16"/>
              </w:rPr>
            </w:pPr>
          </w:p>
        </w:tc>
        <w:tc>
          <w:tcPr>
            <w:tcW w:w="850"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3C0C4CA6" w14:textId="21BB22EE" w:rsidR="0DC0462F" w:rsidRPr="00F849F4" w:rsidRDefault="0DC0462F" w:rsidP="00D85F82">
            <w:pPr>
              <w:jc w:val="center"/>
              <w:rPr>
                <w:sz w:val="16"/>
                <w:szCs w:val="16"/>
              </w:rPr>
            </w:pPr>
          </w:p>
        </w:tc>
        <w:tc>
          <w:tcPr>
            <w:tcW w:w="851" w:type="dxa"/>
            <w:tcBorders>
              <w:top w:val="single" w:sz="4" w:space="0" w:color="auto"/>
              <w:left w:val="single" w:sz="4" w:space="0" w:color="auto"/>
              <w:bottom w:val="single" w:sz="4" w:space="0" w:color="auto"/>
              <w:right w:val="nil"/>
            </w:tcBorders>
            <w:shd w:val="clear" w:color="auto" w:fill="FFFFFF" w:themeFill="background1"/>
            <w:tcMar>
              <w:top w:w="15" w:type="dxa"/>
              <w:left w:w="15" w:type="dxa"/>
              <w:right w:w="15" w:type="dxa"/>
            </w:tcMar>
            <w:vAlign w:val="center"/>
          </w:tcPr>
          <w:p w14:paraId="6BDE78FB" w14:textId="722C38C3" w:rsidR="0DC0462F" w:rsidRPr="00F849F4" w:rsidRDefault="0DC0462F" w:rsidP="0DC0462F">
            <w:pPr>
              <w:spacing w:after="0"/>
              <w:jc w:val="center"/>
              <w:rPr>
                <w:sz w:val="16"/>
                <w:szCs w:val="16"/>
              </w:rPr>
            </w:pPr>
            <w:r w:rsidRPr="00F849F4">
              <w:rPr>
                <w:rFonts w:ascii="Calibri" w:eastAsia="Calibri" w:hAnsi="Calibri" w:cs="Calibri"/>
                <w:color w:val="000000" w:themeColor="text1"/>
                <w:sz w:val="16"/>
                <w:szCs w:val="16"/>
              </w:rPr>
              <w:t>34,46 €</w:t>
            </w:r>
          </w:p>
        </w:tc>
        <w:tc>
          <w:tcPr>
            <w:tcW w:w="850" w:type="dxa"/>
            <w:tcBorders>
              <w:top w:val="single" w:sz="4" w:space="0" w:color="auto"/>
              <w:left w:val="single" w:sz="4" w:space="0" w:color="auto"/>
              <w:bottom w:val="single" w:sz="4" w:space="0" w:color="auto"/>
              <w:right w:val="nil"/>
            </w:tcBorders>
            <w:shd w:val="clear" w:color="auto" w:fill="FFFFFF" w:themeFill="background1"/>
            <w:tcMar>
              <w:top w:w="15" w:type="dxa"/>
              <w:left w:w="15" w:type="dxa"/>
              <w:right w:w="15" w:type="dxa"/>
            </w:tcMar>
            <w:vAlign w:val="center"/>
          </w:tcPr>
          <w:p w14:paraId="344F4B03" w14:textId="1223DEB0" w:rsidR="0DC0462F" w:rsidRPr="00F849F4" w:rsidRDefault="0DC0462F" w:rsidP="00D85F82">
            <w:pPr>
              <w:jc w:val="center"/>
              <w:rPr>
                <w:sz w:val="16"/>
                <w:szCs w:val="16"/>
              </w:rPr>
            </w:pPr>
          </w:p>
        </w:tc>
        <w:tc>
          <w:tcPr>
            <w:tcW w:w="709" w:type="dxa"/>
            <w:tcBorders>
              <w:top w:val="single" w:sz="4" w:space="0" w:color="auto"/>
              <w:left w:val="single" w:sz="4" w:space="0" w:color="000000" w:themeColor="text1"/>
              <w:bottom w:val="single" w:sz="4" w:space="0" w:color="auto"/>
              <w:right w:val="single" w:sz="4" w:space="0" w:color="000000" w:themeColor="text1"/>
            </w:tcBorders>
            <w:shd w:val="clear" w:color="auto" w:fill="FFFFFF" w:themeFill="background1"/>
            <w:tcMar>
              <w:top w:w="15" w:type="dxa"/>
              <w:left w:w="15" w:type="dxa"/>
              <w:right w:w="15" w:type="dxa"/>
            </w:tcMar>
            <w:vAlign w:val="center"/>
          </w:tcPr>
          <w:p w14:paraId="71A84B96" w14:textId="04C134BC" w:rsidR="0DC0462F" w:rsidRPr="00F849F4" w:rsidRDefault="0DC0462F" w:rsidP="00D85F82">
            <w:pPr>
              <w:jc w:val="center"/>
              <w:rPr>
                <w:sz w:val="16"/>
                <w:szCs w:val="16"/>
              </w:rPr>
            </w:pPr>
          </w:p>
        </w:tc>
      </w:tr>
      <w:tr w:rsidR="0DC0462F" w14:paraId="7676D9DF" w14:textId="77777777" w:rsidTr="00D85F82">
        <w:trPr>
          <w:trHeight w:val="315"/>
          <w:jc w:val="center"/>
        </w:trPr>
        <w:tc>
          <w:tcPr>
            <w:tcW w:w="425"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28723F6F" w14:textId="4C059000" w:rsidR="0DC0462F" w:rsidRPr="00F849F4" w:rsidRDefault="0DC0462F" w:rsidP="00D85F82">
            <w:pPr>
              <w:jc w:val="center"/>
              <w:rPr>
                <w:sz w:val="16"/>
                <w:szCs w:val="16"/>
              </w:rPr>
            </w:pPr>
          </w:p>
        </w:tc>
        <w:tc>
          <w:tcPr>
            <w:tcW w:w="282"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1E7D506A" w14:textId="2110FEB4" w:rsidR="0DC0462F" w:rsidRPr="00F849F4" w:rsidRDefault="0DC0462F" w:rsidP="00D85F82">
            <w:pPr>
              <w:jc w:val="center"/>
              <w:rPr>
                <w:sz w:val="16"/>
                <w:szCs w:val="16"/>
              </w:rPr>
            </w:pPr>
          </w:p>
        </w:tc>
        <w:tc>
          <w:tcPr>
            <w:tcW w:w="284"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3554C7A7" w14:textId="6154D427" w:rsidR="0DC0462F" w:rsidRPr="00F849F4" w:rsidRDefault="0DC0462F" w:rsidP="00D85F82">
            <w:pPr>
              <w:jc w:val="center"/>
              <w:rPr>
                <w:sz w:val="16"/>
                <w:szCs w:val="16"/>
              </w:rPr>
            </w:pPr>
          </w:p>
        </w:tc>
        <w:tc>
          <w:tcPr>
            <w:tcW w:w="283"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5959285A" w14:textId="1C179832" w:rsidR="0DC0462F" w:rsidRPr="00F849F4" w:rsidRDefault="0DC0462F" w:rsidP="0DC0462F">
            <w:pPr>
              <w:spacing w:after="0"/>
              <w:jc w:val="center"/>
              <w:rPr>
                <w:sz w:val="16"/>
                <w:szCs w:val="16"/>
              </w:rPr>
            </w:pPr>
            <w:r w:rsidRPr="00F849F4">
              <w:rPr>
                <w:rFonts w:ascii="Calibri" w:eastAsia="Calibri" w:hAnsi="Calibri" w:cs="Calibri"/>
                <w:color w:val="000000" w:themeColor="text1"/>
                <w:sz w:val="16"/>
                <w:szCs w:val="16"/>
              </w:rPr>
              <w:t>01</w:t>
            </w:r>
          </w:p>
        </w:tc>
        <w:tc>
          <w:tcPr>
            <w:tcW w:w="2128"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540" w:type="dxa"/>
              <w:right w:w="15" w:type="dxa"/>
            </w:tcMar>
            <w:vAlign w:val="center"/>
          </w:tcPr>
          <w:p w14:paraId="7D582A7B" w14:textId="0C9CCC81" w:rsidR="0DC0462F" w:rsidRPr="00F849F4" w:rsidRDefault="0DC0462F" w:rsidP="0DC0462F">
            <w:pPr>
              <w:spacing w:after="0"/>
              <w:jc w:val="left"/>
              <w:rPr>
                <w:sz w:val="16"/>
                <w:szCs w:val="16"/>
              </w:rPr>
            </w:pPr>
            <w:r w:rsidRPr="00F849F4">
              <w:rPr>
                <w:rFonts w:ascii="Calibri" w:eastAsia="Calibri" w:hAnsi="Calibri" w:cs="Calibri"/>
                <w:color w:val="000000" w:themeColor="text1"/>
                <w:sz w:val="16"/>
                <w:szCs w:val="16"/>
              </w:rPr>
              <w:t>Responsable y administrador de sistemas</w:t>
            </w:r>
          </w:p>
        </w:tc>
        <w:tc>
          <w:tcPr>
            <w:tcW w:w="709"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4B729966" w14:textId="0091BFCD" w:rsidR="0DC0462F" w:rsidRPr="00F849F4" w:rsidRDefault="0DC0462F" w:rsidP="0DC0462F">
            <w:pPr>
              <w:spacing w:after="0"/>
              <w:jc w:val="center"/>
              <w:rPr>
                <w:sz w:val="16"/>
                <w:szCs w:val="16"/>
              </w:rPr>
            </w:pPr>
            <w:r w:rsidRPr="00F849F4">
              <w:rPr>
                <w:rFonts w:ascii="Calibri" w:eastAsia="Calibri" w:hAnsi="Calibri" w:cs="Calibri"/>
                <w:color w:val="000000" w:themeColor="text1"/>
                <w:sz w:val="16"/>
                <w:szCs w:val="16"/>
              </w:rPr>
              <w:t>1</w:t>
            </w:r>
          </w:p>
        </w:tc>
        <w:tc>
          <w:tcPr>
            <w:tcW w:w="709"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0689F926" w14:textId="17A32AE6" w:rsidR="0DC0462F" w:rsidRPr="00F849F4" w:rsidRDefault="0DC0462F" w:rsidP="0DC0462F">
            <w:pPr>
              <w:spacing w:after="0"/>
              <w:jc w:val="center"/>
              <w:rPr>
                <w:sz w:val="16"/>
                <w:szCs w:val="16"/>
              </w:rPr>
            </w:pPr>
            <w:r w:rsidRPr="00F849F4">
              <w:rPr>
                <w:rFonts w:ascii="Calibri" w:eastAsia="Calibri" w:hAnsi="Calibri" w:cs="Calibri"/>
                <w:color w:val="000000" w:themeColor="text1"/>
                <w:sz w:val="16"/>
                <w:szCs w:val="16"/>
              </w:rPr>
              <w:t>horas</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76054AE2" w14:textId="2209D21C" w:rsidR="0DC0462F" w:rsidRPr="00F849F4" w:rsidRDefault="0DC0462F" w:rsidP="0DC0462F">
            <w:pPr>
              <w:spacing w:after="0"/>
              <w:jc w:val="center"/>
              <w:rPr>
                <w:sz w:val="16"/>
                <w:szCs w:val="16"/>
              </w:rPr>
            </w:pPr>
            <w:r w:rsidRPr="00F849F4">
              <w:rPr>
                <w:rFonts w:ascii="Calibri" w:eastAsia="Calibri" w:hAnsi="Calibri" w:cs="Calibri"/>
                <w:color w:val="000000" w:themeColor="text1"/>
                <w:sz w:val="16"/>
                <w:szCs w:val="16"/>
              </w:rPr>
              <w:t>34,46 €</w:t>
            </w:r>
          </w:p>
        </w:tc>
        <w:tc>
          <w:tcPr>
            <w:tcW w:w="850"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4BE4E6A0" w14:textId="0A1A7AEF" w:rsidR="0DC0462F" w:rsidRPr="00F849F4" w:rsidRDefault="0DC0462F" w:rsidP="0DC0462F">
            <w:pPr>
              <w:spacing w:after="0"/>
              <w:jc w:val="center"/>
              <w:rPr>
                <w:sz w:val="16"/>
                <w:szCs w:val="16"/>
              </w:rPr>
            </w:pPr>
            <w:r w:rsidRPr="00F849F4">
              <w:rPr>
                <w:rFonts w:ascii="Calibri" w:eastAsia="Calibri" w:hAnsi="Calibri" w:cs="Calibri"/>
                <w:color w:val="000000" w:themeColor="text1"/>
                <w:sz w:val="16"/>
                <w:szCs w:val="16"/>
              </w:rPr>
              <w:t>34,46 €</w:t>
            </w:r>
          </w:p>
        </w:tc>
        <w:tc>
          <w:tcPr>
            <w:tcW w:w="851" w:type="dxa"/>
            <w:tcBorders>
              <w:top w:val="single" w:sz="4" w:space="0" w:color="auto"/>
              <w:left w:val="single" w:sz="4" w:space="0" w:color="auto"/>
              <w:bottom w:val="single" w:sz="4" w:space="0" w:color="auto"/>
              <w:right w:val="nil"/>
            </w:tcBorders>
            <w:shd w:val="clear" w:color="auto" w:fill="FFFFFF" w:themeFill="background1"/>
            <w:tcMar>
              <w:top w:w="15" w:type="dxa"/>
              <w:left w:w="15" w:type="dxa"/>
              <w:right w:w="15" w:type="dxa"/>
            </w:tcMar>
            <w:vAlign w:val="center"/>
          </w:tcPr>
          <w:p w14:paraId="3C33088D" w14:textId="50BCE8C8" w:rsidR="0DC0462F" w:rsidRPr="00F849F4" w:rsidRDefault="0DC0462F" w:rsidP="00D85F82">
            <w:pPr>
              <w:jc w:val="center"/>
              <w:rPr>
                <w:sz w:val="16"/>
                <w:szCs w:val="16"/>
              </w:rPr>
            </w:pPr>
          </w:p>
        </w:tc>
        <w:tc>
          <w:tcPr>
            <w:tcW w:w="850" w:type="dxa"/>
            <w:tcBorders>
              <w:top w:val="single" w:sz="4" w:space="0" w:color="auto"/>
              <w:left w:val="single" w:sz="4" w:space="0" w:color="auto"/>
              <w:bottom w:val="single" w:sz="4" w:space="0" w:color="auto"/>
              <w:right w:val="nil"/>
            </w:tcBorders>
            <w:shd w:val="clear" w:color="auto" w:fill="FFFFFF" w:themeFill="background1"/>
            <w:tcMar>
              <w:top w:w="15" w:type="dxa"/>
              <w:left w:w="15" w:type="dxa"/>
              <w:right w:w="15" w:type="dxa"/>
            </w:tcMar>
            <w:vAlign w:val="center"/>
          </w:tcPr>
          <w:p w14:paraId="60D23829" w14:textId="1648EEDD" w:rsidR="0DC0462F" w:rsidRPr="00F849F4" w:rsidRDefault="0DC0462F" w:rsidP="00D85F82">
            <w:pPr>
              <w:jc w:val="center"/>
              <w:rPr>
                <w:sz w:val="16"/>
                <w:szCs w:val="16"/>
              </w:rPr>
            </w:pPr>
          </w:p>
        </w:tc>
        <w:tc>
          <w:tcPr>
            <w:tcW w:w="709" w:type="dxa"/>
            <w:tcBorders>
              <w:top w:val="single" w:sz="4" w:space="0" w:color="auto"/>
              <w:left w:val="single" w:sz="4" w:space="0" w:color="000000" w:themeColor="text1"/>
              <w:bottom w:val="single" w:sz="4" w:space="0" w:color="auto"/>
              <w:right w:val="single" w:sz="4" w:space="0" w:color="000000" w:themeColor="text1"/>
            </w:tcBorders>
            <w:shd w:val="clear" w:color="auto" w:fill="FFFFFF" w:themeFill="background1"/>
            <w:tcMar>
              <w:top w:w="15" w:type="dxa"/>
              <w:left w:w="15" w:type="dxa"/>
              <w:right w:w="15" w:type="dxa"/>
            </w:tcMar>
            <w:vAlign w:val="center"/>
          </w:tcPr>
          <w:p w14:paraId="6ED4EBFC" w14:textId="40FCAC57" w:rsidR="0DC0462F" w:rsidRPr="00F849F4" w:rsidRDefault="0DC0462F" w:rsidP="00D85F82">
            <w:pPr>
              <w:jc w:val="center"/>
              <w:rPr>
                <w:sz w:val="16"/>
                <w:szCs w:val="16"/>
              </w:rPr>
            </w:pPr>
          </w:p>
        </w:tc>
      </w:tr>
      <w:tr w:rsidR="0DC0462F" w14:paraId="416DB3D2" w14:textId="77777777" w:rsidTr="00D85F82">
        <w:trPr>
          <w:trHeight w:val="315"/>
          <w:jc w:val="center"/>
        </w:trPr>
        <w:tc>
          <w:tcPr>
            <w:tcW w:w="425"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67A885B0" w14:textId="70B8F3D0" w:rsidR="0DC0462F" w:rsidRPr="00F849F4" w:rsidRDefault="0DC0462F" w:rsidP="00D85F82">
            <w:pPr>
              <w:jc w:val="center"/>
              <w:rPr>
                <w:sz w:val="16"/>
                <w:szCs w:val="16"/>
              </w:rPr>
            </w:pPr>
          </w:p>
        </w:tc>
        <w:tc>
          <w:tcPr>
            <w:tcW w:w="282"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04E45645" w14:textId="4C03893D" w:rsidR="0DC0462F" w:rsidRPr="00F849F4" w:rsidRDefault="0DC0462F" w:rsidP="00D85F82">
            <w:pPr>
              <w:jc w:val="center"/>
              <w:rPr>
                <w:sz w:val="16"/>
                <w:szCs w:val="16"/>
              </w:rPr>
            </w:pPr>
          </w:p>
        </w:tc>
        <w:tc>
          <w:tcPr>
            <w:tcW w:w="284"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4EC9F78B" w14:textId="1DE65317" w:rsidR="0DC0462F" w:rsidRPr="00F849F4" w:rsidRDefault="0DC0462F" w:rsidP="0DC0462F">
            <w:pPr>
              <w:spacing w:after="0"/>
              <w:jc w:val="center"/>
              <w:rPr>
                <w:sz w:val="16"/>
                <w:szCs w:val="16"/>
              </w:rPr>
            </w:pPr>
            <w:r w:rsidRPr="00F849F4">
              <w:rPr>
                <w:rFonts w:ascii="Calibri" w:eastAsia="Calibri" w:hAnsi="Calibri" w:cs="Calibri"/>
                <w:color w:val="000000" w:themeColor="text1"/>
                <w:sz w:val="16"/>
                <w:szCs w:val="16"/>
              </w:rPr>
              <w:t>05</w:t>
            </w:r>
          </w:p>
        </w:tc>
        <w:tc>
          <w:tcPr>
            <w:tcW w:w="283"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5FE8C98D" w14:textId="49A6DD7A" w:rsidR="0DC0462F" w:rsidRPr="00F849F4" w:rsidRDefault="0DC0462F" w:rsidP="00D85F82">
            <w:pPr>
              <w:jc w:val="center"/>
              <w:rPr>
                <w:sz w:val="16"/>
                <w:szCs w:val="16"/>
              </w:rPr>
            </w:pPr>
          </w:p>
        </w:tc>
        <w:tc>
          <w:tcPr>
            <w:tcW w:w="2128"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270" w:type="dxa"/>
              <w:right w:w="15" w:type="dxa"/>
            </w:tcMar>
            <w:vAlign w:val="center"/>
          </w:tcPr>
          <w:p w14:paraId="561EDA8F" w14:textId="5F2507C3" w:rsidR="0DC0462F" w:rsidRPr="00F849F4" w:rsidRDefault="0DC0462F" w:rsidP="0DC0462F">
            <w:pPr>
              <w:spacing w:after="0"/>
              <w:jc w:val="left"/>
              <w:rPr>
                <w:sz w:val="16"/>
                <w:szCs w:val="16"/>
              </w:rPr>
            </w:pPr>
            <w:r w:rsidRPr="00F849F4">
              <w:rPr>
                <w:rFonts w:ascii="Calibri" w:eastAsia="Calibri" w:hAnsi="Calibri" w:cs="Calibri"/>
                <w:color w:val="000000" w:themeColor="text1"/>
                <w:sz w:val="16"/>
                <w:szCs w:val="16"/>
              </w:rPr>
              <w:t xml:space="preserve">Instalación de </w:t>
            </w:r>
            <w:r w:rsidR="00092B7A" w:rsidRPr="00F849F4">
              <w:rPr>
                <w:rFonts w:ascii="Calibri" w:eastAsia="Calibri" w:hAnsi="Calibri" w:cs="Calibri"/>
                <w:color w:val="000000" w:themeColor="text1"/>
                <w:sz w:val="16"/>
                <w:szCs w:val="16"/>
              </w:rPr>
              <w:t>teléfonos</w:t>
            </w:r>
            <w:r w:rsidRPr="00F849F4">
              <w:rPr>
                <w:rFonts w:ascii="Calibri" w:eastAsia="Calibri" w:hAnsi="Calibri" w:cs="Calibri"/>
                <w:color w:val="000000" w:themeColor="text1"/>
                <w:sz w:val="16"/>
                <w:szCs w:val="16"/>
              </w:rPr>
              <w:t xml:space="preserve"> IPVOID</w:t>
            </w:r>
          </w:p>
        </w:tc>
        <w:tc>
          <w:tcPr>
            <w:tcW w:w="709"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4344DE1B" w14:textId="51E66A62" w:rsidR="0DC0462F" w:rsidRPr="00F849F4" w:rsidRDefault="0DC0462F" w:rsidP="00D85F82">
            <w:pPr>
              <w:jc w:val="center"/>
              <w:rPr>
                <w:sz w:val="16"/>
                <w:szCs w:val="16"/>
              </w:rPr>
            </w:pPr>
          </w:p>
        </w:tc>
        <w:tc>
          <w:tcPr>
            <w:tcW w:w="709"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05690B16" w14:textId="2FFD9AE9" w:rsidR="0DC0462F" w:rsidRPr="00F849F4" w:rsidRDefault="0DC0462F" w:rsidP="00D85F82">
            <w:pPr>
              <w:jc w:val="center"/>
              <w:rPr>
                <w:sz w:val="16"/>
                <w:szCs w:val="16"/>
              </w:rPr>
            </w:pP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19D05463" w14:textId="78C7D6CC" w:rsidR="0DC0462F" w:rsidRPr="00F849F4" w:rsidRDefault="0DC0462F" w:rsidP="00D85F82">
            <w:pPr>
              <w:jc w:val="center"/>
              <w:rPr>
                <w:sz w:val="16"/>
                <w:szCs w:val="16"/>
              </w:rPr>
            </w:pPr>
          </w:p>
        </w:tc>
        <w:tc>
          <w:tcPr>
            <w:tcW w:w="850"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606663C3" w14:textId="6CFB99EA" w:rsidR="0DC0462F" w:rsidRPr="00F849F4" w:rsidRDefault="0DC0462F" w:rsidP="00D85F82">
            <w:pPr>
              <w:jc w:val="center"/>
              <w:rPr>
                <w:sz w:val="16"/>
                <w:szCs w:val="16"/>
              </w:rPr>
            </w:pPr>
          </w:p>
        </w:tc>
        <w:tc>
          <w:tcPr>
            <w:tcW w:w="851" w:type="dxa"/>
            <w:tcBorders>
              <w:top w:val="single" w:sz="4" w:space="0" w:color="auto"/>
              <w:left w:val="single" w:sz="4" w:space="0" w:color="auto"/>
              <w:bottom w:val="single" w:sz="4" w:space="0" w:color="auto"/>
              <w:right w:val="nil"/>
            </w:tcBorders>
            <w:shd w:val="clear" w:color="auto" w:fill="FFFFFF" w:themeFill="background1"/>
            <w:tcMar>
              <w:top w:w="15" w:type="dxa"/>
              <w:left w:w="15" w:type="dxa"/>
              <w:right w:w="15" w:type="dxa"/>
            </w:tcMar>
            <w:vAlign w:val="center"/>
          </w:tcPr>
          <w:p w14:paraId="4723CE74" w14:textId="1D878612" w:rsidR="0DC0462F" w:rsidRPr="00F849F4" w:rsidRDefault="0DC0462F" w:rsidP="0DC0462F">
            <w:pPr>
              <w:spacing w:after="0"/>
              <w:jc w:val="center"/>
              <w:rPr>
                <w:sz w:val="16"/>
                <w:szCs w:val="16"/>
              </w:rPr>
            </w:pPr>
            <w:r w:rsidRPr="00F849F4">
              <w:rPr>
                <w:rFonts w:ascii="Calibri" w:eastAsia="Calibri" w:hAnsi="Calibri" w:cs="Calibri"/>
                <w:color w:val="000000" w:themeColor="text1"/>
                <w:sz w:val="16"/>
                <w:szCs w:val="16"/>
              </w:rPr>
              <w:t>34,46 €</w:t>
            </w:r>
          </w:p>
        </w:tc>
        <w:tc>
          <w:tcPr>
            <w:tcW w:w="850" w:type="dxa"/>
            <w:tcBorders>
              <w:top w:val="single" w:sz="4" w:space="0" w:color="auto"/>
              <w:left w:val="single" w:sz="4" w:space="0" w:color="auto"/>
              <w:bottom w:val="single" w:sz="4" w:space="0" w:color="auto"/>
              <w:right w:val="nil"/>
            </w:tcBorders>
            <w:shd w:val="clear" w:color="auto" w:fill="FFFFFF" w:themeFill="background1"/>
            <w:tcMar>
              <w:top w:w="15" w:type="dxa"/>
              <w:left w:w="15" w:type="dxa"/>
              <w:right w:w="15" w:type="dxa"/>
            </w:tcMar>
            <w:vAlign w:val="center"/>
          </w:tcPr>
          <w:p w14:paraId="37FE65B2" w14:textId="02B642C4" w:rsidR="0DC0462F" w:rsidRPr="00F849F4" w:rsidRDefault="0DC0462F" w:rsidP="00D85F82">
            <w:pPr>
              <w:jc w:val="center"/>
              <w:rPr>
                <w:sz w:val="16"/>
                <w:szCs w:val="16"/>
              </w:rPr>
            </w:pPr>
          </w:p>
        </w:tc>
        <w:tc>
          <w:tcPr>
            <w:tcW w:w="709" w:type="dxa"/>
            <w:tcBorders>
              <w:top w:val="single" w:sz="4" w:space="0" w:color="auto"/>
              <w:left w:val="single" w:sz="4" w:space="0" w:color="000000" w:themeColor="text1"/>
              <w:bottom w:val="single" w:sz="4" w:space="0" w:color="auto"/>
              <w:right w:val="single" w:sz="4" w:space="0" w:color="000000" w:themeColor="text1"/>
            </w:tcBorders>
            <w:shd w:val="clear" w:color="auto" w:fill="FFFFFF" w:themeFill="background1"/>
            <w:tcMar>
              <w:top w:w="15" w:type="dxa"/>
              <w:left w:w="15" w:type="dxa"/>
              <w:right w:w="15" w:type="dxa"/>
            </w:tcMar>
            <w:vAlign w:val="center"/>
          </w:tcPr>
          <w:p w14:paraId="133CF162" w14:textId="3B900914" w:rsidR="0DC0462F" w:rsidRPr="00F849F4" w:rsidRDefault="0DC0462F" w:rsidP="00D85F82">
            <w:pPr>
              <w:jc w:val="center"/>
              <w:rPr>
                <w:sz w:val="16"/>
                <w:szCs w:val="16"/>
              </w:rPr>
            </w:pPr>
          </w:p>
        </w:tc>
      </w:tr>
      <w:tr w:rsidR="0DC0462F" w14:paraId="5967C2DD" w14:textId="77777777" w:rsidTr="00D85F82">
        <w:trPr>
          <w:trHeight w:val="315"/>
          <w:jc w:val="center"/>
        </w:trPr>
        <w:tc>
          <w:tcPr>
            <w:tcW w:w="425"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12F97DA6" w14:textId="0BB9FAC6" w:rsidR="0DC0462F" w:rsidRPr="00F849F4" w:rsidRDefault="0DC0462F" w:rsidP="00D85F82">
            <w:pPr>
              <w:jc w:val="center"/>
              <w:rPr>
                <w:sz w:val="16"/>
                <w:szCs w:val="16"/>
              </w:rPr>
            </w:pPr>
          </w:p>
        </w:tc>
        <w:tc>
          <w:tcPr>
            <w:tcW w:w="282"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16929955" w14:textId="5F7111FD" w:rsidR="0DC0462F" w:rsidRPr="00F849F4" w:rsidRDefault="0DC0462F" w:rsidP="00D85F82">
            <w:pPr>
              <w:jc w:val="center"/>
              <w:rPr>
                <w:sz w:val="16"/>
                <w:szCs w:val="16"/>
              </w:rPr>
            </w:pPr>
          </w:p>
        </w:tc>
        <w:tc>
          <w:tcPr>
            <w:tcW w:w="284"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4370EE98" w14:textId="5AB7FE93" w:rsidR="0DC0462F" w:rsidRPr="00F849F4" w:rsidRDefault="0DC0462F" w:rsidP="00D85F82">
            <w:pPr>
              <w:jc w:val="center"/>
              <w:rPr>
                <w:sz w:val="16"/>
                <w:szCs w:val="16"/>
              </w:rPr>
            </w:pPr>
          </w:p>
        </w:tc>
        <w:tc>
          <w:tcPr>
            <w:tcW w:w="283"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2204FD95" w14:textId="644F8239" w:rsidR="0DC0462F" w:rsidRPr="00F849F4" w:rsidRDefault="0DC0462F" w:rsidP="0DC0462F">
            <w:pPr>
              <w:spacing w:after="0"/>
              <w:jc w:val="center"/>
              <w:rPr>
                <w:sz w:val="16"/>
                <w:szCs w:val="16"/>
              </w:rPr>
            </w:pPr>
            <w:r w:rsidRPr="00F849F4">
              <w:rPr>
                <w:rFonts w:ascii="Calibri" w:eastAsia="Calibri" w:hAnsi="Calibri" w:cs="Calibri"/>
                <w:color w:val="000000" w:themeColor="text1"/>
                <w:sz w:val="16"/>
                <w:szCs w:val="16"/>
              </w:rPr>
              <w:t>01</w:t>
            </w:r>
          </w:p>
        </w:tc>
        <w:tc>
          <w:tcPr>
            <w:tcW w:w="2128"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540" w:type="dxa"/>
              <w:right w:w="15" w:type="dxa"/>
            </w:tcMar>
            <w:vAlign w:val="center"/>
          </w:tcPr>
          <w:p w14:paraId="557694FF" w14:textId="3A1874A2" w:rsidR="0DC0462F" w:rsidRPr="00F849F4" w:rsidRDefault="0DC0462F" w:rsidP="0DC0462F">
            <w:pPr>
              <w:spacing w:after="0"/>
              <w:jc w:val="left"/>
              <w:rPr>
                <w:sz w:val="16"/>
                <w:szCs w:val="16"/>
              </w:rPr>
            </w:pPr>
            <w:r w:rsidRPr="00F849F4">
              <w:rPr>
                <w:rFonts w:ascii="Calibri" w:eastAsia="Calibri" w:hAnsi="Calibri" w:cs="Calibri"/>
                <w:color w:val="000000" w:themeColor="text1"/>
                <w:sz w:val="16"/>
                <w:szCs w:val="16"/>
              </w:rPr>
              <w:t>Responsable y administrador de sistemas</w:t>
            </w:r>
          </w:p>
        </w:tc>
        <w:tc>
          <w:tcPr>
            <w:tcW w:w="709"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61020206" w14:textId="4E7BE913" w:rsidR="0DC0462F" w:rsidRPr="00F849F4" w:rsidRDefault="0DC0462F" w:rsidP="0DC0462F">
            <w:pPr>
              <w:spacing w:after="0"/>
              <w:jc w:val="center"/>
              <w:rPr>
                <w:sz w:val="16"/>
                <w:szCs w:val="16"/>
              </w:rPr>
            </w:pPr>
            <w:r w:rsidRPr="00F849F4">
              <w:rPr>
                <w:rFonts w:ascii="Calibri" w:eastAsia="Calibri" w:hAnsi="Calibri" w:cs="Calibri"/>
                <w:color w:val="000000" w:themeColor="text1"/>
                <w:sz w:val="16"/>
                <w:szCs w:val="16"/>
              </w:rPr>
              <w:t>1</w:t>
            </w:r>
          </w:p>
        </w:tc>
        <w:tc>
          <w:tcPr>
            <w:tcW w:w="709"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60B51975" w14:textId="6837FE95" w:rsidR="0DC0462F" w:rsidRPr="00F849F4" w:rsidRDefault="0DC0462F" w:rsidP="0DC0462F">
            <w:pPr>
              <w:spacing w:after="0"/>
              <w:jc w:val="center"/>
              <w:rPr>
                <w:sz w:val="16"/>
                <w:szCs w:val="16"/>
              </w:rPr>
            </w:pPr>
            <w:r w:rsidRPr="00F849F4">
              <w:rPr>
                <w:rFonts w:ascii="Calibri" w:eastAsia="Calibri" w:hAnsi="Calibri" w:cs="Calibri"/>
                <w:color w:val="000000" w:themeColor="text1"/>
                <w:sz w:val="16"/>
                <w:szCs w:val="16"/>
              </w:rPr>
              <w:t>horas</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09D52D2F" w14:textId="47BE56E7" w:rsidR="0DC0462F" w:rsidRPr="00F849F4" w:rsidRDefault="0DC0462F" w:rsidP="0DC0462F">
            <w:pPr>
              <w:spacing w:after="0"/>
              <w:jc w:val="center"/>
              <w:rPr>
                <w:sz w:val="16"/>
                <w:szCs w:val="16"/>
              </w:rPr>
            </w:pPr>
            <w:r w:rsidRPr="00F849F4">
              <w:rPr>
                <w:rFonts w:ascii="Calibri" w:eastAsia="Calibri" w:hAnsi="Calibri" w:cs="Calibri"/>
                <w:color w:val="000000" w:themeColor="text1"/>
                <w:sz w:val="16"/>
                <w:szCs w:val="16"/>
              </w:rPr>
              <w:t>34,46 €</w:t>
            </w:r>
          </w:p>
        </w:tc>
        <w:tc>
          <w:tcPr>
            <w:tcW w:w="850"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60EC52E4" w14:textId="4F3C5393" w:rsidR="0DC0462F" w:rsidRPr="00F849F4" w:rsidRDefault="0DC0462F" w:rsidP="0DC0462F">
            <w:pPr>
              <w:spacing w:after="0"/>
              <w:jc w:val="center"/>
              <w:rPr>
                <w:sz w:val="16"/>
                <w:szCs w:val="16"/>
              </w:rPr>
            </w:pPr>
            <w:r w:rsidRPr="00F849F4">
              <w:rPr>
                <w:rFonts w:ascii="Calibri" w:eastAsia="Calibri" w:hAnsi="Calibri" w:cs="Calibri"/>
                <w:color w:val="000000" w:themeColor="text1"/>
                <w:sz w:val="16"/>
                <w:szCs w:val="16"/>
              </w:rPr>
              <w:t>34,46 €</w:t>
            </w:r>
          </w:p>
        </w:tc>
        <w:tc>
          <w:tcPr>
            <w:tcW w:w="851" w:type="dxa"/>
            <w:tcBorders>
              <w:top w:val="single" w:sz="4" w:space="0" w:color="auto"/>
              <w:left w:val="single" w:sz="4" w:space="0" w:color="auto"/>
              <w:bottom w:val="single" w:sz="4" w:space="0" w:color="auto"/>
              <w:right w:val="nil"/>
            </w:tcBorders>
            <w:shd w:val="clear" w:color="auto" w:fill="FFFFFF" w:themeFill="background1"/>
            <w:tcMar>
              <w:top w:w="15" w:type="dxa"/>
              <w:left w:w="15" w:type="dxa"/>
              <w:right w:w="15" w:type="dxa"/>
            </w:tcMar>
            <w:vAlign w:val="center"/>
          </w:tcPr>
          <w:p w14:paraId="7AB76977" w14:textId="78178AFA" w:rsidR="0DC0462F" w:rsidRPr="00F849F4" w:rsidRDefault="0DC0462F" w:rsidP="00D85F82">
            <w:pPr>
              <w:jc w:val="center"/>
              <w:rPr>
                <w:sz w:val="16"/>
                <w:szCs w:val="16"/>
              </w:rPr>
            </w:pPr>
          </w:p>
        </w:tc>
        <w:tc>
          <w:tcPr>
            <w:tcW w:w="850" w:type="dxa"/>
            <w:tcBorders>
              <w:top w:val="single" w:sz="4" w:space="0" w:color="auto"/>
              <w:left w:val="single" w:sz="4" w:space="0" w:color="auto"/>
              <w:bottom w:val="single" w:sz="4" w:space="0" w:color="auto"/>
              <w:right w:val="nil"/>
            </w:tcBorders>
            <w:shd w:val="clear" w:color="auto" w:fill="FFFFFF" w:themeFill="background1"/>
            <w:tcMar>
              <w:top w:w="15" w:type="dxa"/>
              <w:left w:w="15" w:type="dxa"/>
              <w:right w:w="15" w:type="dxa"/>
            </w:tcMar>
            <w:vAlign w:val="center"/>
          </w:tcPr>
          <w:p w14:paraId="7E1DE7CA" w14:textId="75F85CD1" w:rsidR="0DC0462F" w:rsidRPr="00F849F4" w:rsidRDefault="0DC0462F" w:rsidP="00D85F82">
            <w:pPr>
              <w:jc w:val="center"/>
              <w:rPr>
                <w:sz w:val="16"/>
                <w:szCs w:val="16"/>
              </w:rPr>
            </w:pPr>
          </w:p>
        </w:tc>
        <w:tc>
          <w:tcPr>
            <w:tcW w:w="709" w:type="dxa"/>
            <w:tcBorders>
              <w:top w:val="single" w:sz="4" w:space="0" w:color="auto"/>
              <w:left w:val="single" w:sz="4" w:space="0" w:color="000000" w:themeColor="text1"/>
              <w:bottom w:val="single" w:sz="4" w:space="0" w:color="auto"/>
              <w:right w:val="single" w:sz="4" w:space="0" w:color="000000" w:themeColor="text1"/>
            </w:tcBorders>
            <w:shd w:val="clear" w:color="auto" w:fill="FFFFFF" w:themeFill="background1"/>
            <w:tcMar>
              <w:top w:w="15" w:type="dxa"/>
              <w:left w:w="15" w:type="dxa"/>
              <w:right w:w="15" w:type="dxa"/>
            </w:tcMar>
            <w:vAlign w:val="center"/>
          </w:tcPr>
          <w:p w14:paraId="5073B904" w14:textId="74FB5106" w:rsidR="0DC0462F" w:rsidRPr="00F849F4" w:rsidRDefault="0DC0462F" w:rsidP="00D85F82">
            <w:pPr>
              <w:jc w:val="center"/>
              <w:rPr>
                <w:sz w:val="16"/>
                <w:szCs w:val="16"/>
              </w:rPr>
            </w:pPr>
          </w:p>
        </w:tc>
      </w:tr>
      <w:tr w:rsidR="00F849F4" w14:paraId="1578911B" w14:textId="77777777" w:rsidTr="00D85F82">
        <w:trPr>
          <w:trHeight w:val="315"/>
          <w:jc w:val="center"/>
        </w:trPr>
        <w:tc>
          <w:tcPr>
            <w:tcW w:w="425" w:type="dxa"/>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15" w:type="dxa"/>
              <w:left w:w="15" w:type="dxa"/>
              <w:right w:w="15" w:type="dxa"/>
            </w:tcMar>
            <w:vAlign w:val="center"/>
          </w:tcPr>
          <w:p w14:paraId="66490EC9" w14:textId="5D4A2B9A" w:rsidR="0DC0462F" w:rsidRPr="00F849F4" w:rsidRDefault="0DC0462F" w:rsidP="00D85F82">
            <w:pPr>
              <w:jc w:val="center"/>
              <w:rPr>
                <w:sz w:val="16"/>
                <w:szCs w:val="16"/>
              </w:rPr>
            </w:pPr>
          </w:p>
        </w:tc>
        <w:tc>
          <w:tcPr>
            <w:tcW w:w="282" w:type="dxa"/>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15" w:type="dxa"/>
              <w:left w:w="15" w:type="dxa"/>
              <w:right w:w="15" w:type="dxa"/>
            </w:tcMar>
            <w:vAlign w:val="center"/>
          </w:tcPr>
          <w:p w14:paraId="248AB47F" w14:textId="5E0B85AA" w:rsidR="0DC0462F" w:rsidRPr="00F849F4" w:rsidRDefault="0DC0462F" w:rsidP="0DC0462F">
            <w:pPr>
              <w:spacing w:after="0"/>
              <w:jc w:val="center"/>
              <w:rPr>
                <w:sz w:val="16"/>
                <w:szCs w:val="16"/>
              </w:rPr>
            </w:pPr>
            <w:r w:rsidRPr="00F849F4">
              <w:rPr>
                <w:rFonts w:ascii="Calibri" w:eastAsia="Calibri" w:hAnsi="Calibri" w:cs="Calibri"/>
                <w:color w:val="000000" w:themeColor="text1"/>
                <w:sz w:val="16"/>
                <w:szCs w:val="16"/>
              </w:rPr>
              <w:t>07</w:t>
            </w:r>
          </w:p>
        </w:tc>
        <w:tc>
          <w:tcPr>
            <w:tcW w:w="284" w:type="dxa"/>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15" w:type="dxa"/>
              <w:left w:w="15" w:type="dxa"/>
              <w:right w:w="15" w:type="dxa"/>
            </w:tcMar>
            <w:vAlign w:val="center"/>
          </w:tcPr>
          <w:p w14:paraId="31841772" w14:textId="5855162B" w:rsidR="0DC0462F" w:rsidRPr="00F849F4" w:rsidRDefault="0DC0462F" w:rsidP="00D85F82">
            <w:pPr>
              <w:jc w:val="center"/>
              <w:rPr>
                <w:sz w:val="16"/>
                <w:szCs w:val="16"/>
              </w:rPr>
            </w:pPr>
          </w:p>
        </w:tc>
        <w:tc>
          <w:tcPr>
            <w:tcW w:w="283" w:type="dxa"/>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15" w:type="dxa"/>
              <w:left w:w="15" w:type="dxa"/>
              <w:right w:w="15" w:type="dxa"/>
            </w:tcMar>
            <w:vAlign w:val="center"/>
          </w:tcPr>
          <w:p w14:paraId="32727689" w14:textId="169EBC15" w:rsidR="0DC0462F" w:rsidRPr="00F849F4" w:rsidRDefault="0DC0462F" w:rsidP="00D85F82">
            <w:pPr>
              <w:jc w:val="center"/>
              <w:rPr>
                <w:sz w:val="16"/>
                <w:szCs w:val="16"/>
              </w:rPr>
            </w:pPr>
          </w:p>
        </w:tc>
        <w:tc>
          <w:tcPr>
            <w:tcW w:w="2128" w:type="dxa"/>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15" w:type="dxa"/>
              <w:left w:w="135" w:type="dxa"/>
              <w:right w:w="15" w:type="dxa"/>
            </w:tcMar>
            <w:vAlign w:val="center"/>
          </w:tcPr>
          <w:p w14:paraId="3DECEC6D" w14:textId="4661CD6B" w:rsidR="0DC0462F" w:rsidRPr="00F849F4" w:rsidRDefault="0DC0462F" w:rsidP="0DC0462F">
            <w:pPr>
              <w:spacing w:after="0"/>
              <w:jc w:val="left"/>
              <w:rPr>
                <w:sz w:val="16"/>
                <w:szCs w:val="16"/>
              </w:rPr>
            </w:pPr>
            <w:r w:rsidRPr="00F849F4">
              <w:rPr>
                <w:rFonts w:ascii="Calibri" w:eastAsia="Calibri" w:hAnsi="Calibri" w:cs="Calibri"/>
                <w:b/>
                <w:bCs/>
                <w:color w:val="000000" w:themeColor="text1"/>
                <w:sz w:val="16"/>
                <w:szCs w:val="16"/>
              </w:rPr>
              <w:t>Hospital Álvarez Buylla</w:t>
            </w:r>
          </w:p>
        </w:tc>
        <w:tc>
          <w:tcPr>
            <w:tcW w:w="709" w:type="dxa"/>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15" w:type="dxa"/>
              <w:left w:w="15" w:type="dxa"/>
              <w:right w:w="15" w:type="dxa"/>
            </w:tcMar>
            <w:vAlign w:val="center"/>
          </w:tcPr>
          <w:p w14:paraId="5944BF4B" w14:textId="7DA7578B" w:rsidR="0DC0462F" w:rsidRPr="00F849F4" w:rsidRDefault="0DC0462F" w:rsidP="00D85F82">
            <w:pPr>
              <w:jc w:val="center"/>
              <w:rPr>
                <w:sz w:val="16"/>
                <w:szCs w:val="16"/>
              </w:rPr>
            </w:pPr>
          </w:p>
        </w:tc>
        <w:tc>
          <w:tcPr>
            <w:tcW w:w="709" w:type="dxa"/>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15" w:type="dxa"/>
              <w:left w:w="15" w:type="dxa"/>
              <w:right w:w="15" w:type="dxa"/>
            </w:tcMar>
            <w:vAlign w:val="center"/>
          </w:tcPr>
          <w:p w14:paraId="00AF303B" w14:textId="45A7FB4B" w:rsidR="0DC0462F" w:rsidRPr="00F849F4" w:rsidRDefault="0DC0462F" w:rsidP="00D85F82">
            <w:pPr>
              <w:jc w:val="center"/>
              <w:rPr>
                <w:sz w:val="16"/>
                <w:szCs w:val="16"/>
              </w:rPr>
            </w:pPr>
          </w:p>
        </w:tc>
        <w:tc>
          <w:tcPr>
            <w:tcW w:w="567" w:type="dxa"/>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15" w:type="dxa"/>
              <w:left w:w="15" w:type="dxa"/>
              <w:right w:w="15" w:type="dxa"/>
            </w:tcMar>
            <w:vAlign w:val="center"/>
          </w:tcPr>
          <w:p w14:paraId="7157FB75" w14:textId="68303B2E" w:rsidR="0DC0462F" w:rsidRPr="00F849F4" w:rsidRDefault="0DC0462F" w:rsidP="00D85F82">
            <w:pPr>
              <w:jc w:val="center"/>
              <w:rPr>
                <w:sz w:val="16"/>
                <w:szCs w:val="16"/>
              </w:rPr>
            </w:pPr>
          </w:p>
        </w:tc>
        <w:tc>
          <w:tcPr>
            <w:tcW w:w="850" w:type="dxa"/>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15" w:type="dxa"/>
              <w:left w:w="15" w:type="dxa"/>
              <w:right w:w="15" w:type="dxa"/>
            </w:tcMar>
            <w:vAlign w:val="center"/>
          </w:tcPr>
          <w:p w14:paraId="28132397" w14:textId="52CF44E3" w:rsidR="0DC0462F" w:rsidRPr="00F849F4" w:rsidRDefault="0DC0462F" w:rsidP="00D85F82">
            <w:pPr>
              <w:jc w:val="center"/>
              <w:rPr>
                <w:sz w:val="16"/>
                <w:szCs w:val="16"/>
              </w:rPr>
            </w:pPr>
          </w:p>
        </w:tc>
        <w:tc>
          <w:tcPr>
            <w:tcW w:w="851" w:type="dxa"/>
            <w:tcBorders>
              <w:top w:val="single" w:sz="4" w:space="0" w:color="auto"/>
              <w:left w:val="single" w:sz="4" w:space="0" w:color="auto"/>
              <w:bottom w:val="single" w:sz="4" w:space="0" w:color="auto"/>
              <w:right w:val="nil"/>
            </w:tcBorders>
            <w:shd w:val="clear" w:color="auto" w:fill="F2F2F2" w:themeFill="background1" w:themeFillShade="F2"/>
            <w:tcMar>
              <w:top w:w="15" w:type="dxa"/>
              <w:left w:w="15" w:type="dxa"/>
              <w:right w:w="15" w:type="dxa"/>
            </w:tcMar>
            <w:vAlign w:val="center"/>
          </w:tcPr>
          <w:p w14:paraId="71DD112D" w14:textId="41A9080B" w:rsidR="0DC0462F" w:rsidRPr="00F849F4" w:rsidRDefault="0DC0462F" w:rsidP="00D85F82">
            <w:pPr>
              <w:jc w:val="center"/>
              <w:rPr>
                <w:sz w:val="16"/>
                <w:szCs w:val="16"/>
              </w:rPr>
            </w:pPr>
          </w:p>
        </w:tc>
        <w:tc>
          <w:tcPr>
            <w:tcW w:w="850" w:type="dxa"/>
            <w:tcBorders>
              <w:top w:val="single" w:sz="4" w:space="0" w:color="auto"/>
              <w:left w:val="single" w:sz="4" w:space="0" w:color="auto"/>
              <w:bottom w:val="single" w:sz="4" w:space="0" w:color="auto"/>
              <w:right w:val="nil"/>
            </w:tcBorders>
            <w:shd w:val="clear" w:color="auto" w:fill="F2F2F2" w:themeFill="background1" w:themeFillShade="F2"/>
            <w:tcMar>
              <w:top w:w="15" w:type="dxa"/>
              <w:left w:w="15" w:type="dxa"/>
              <w:right w:w="15" w:type="dxa"/>
            </w:tcMar>
            <w:vAlign w:val="center"/>
          </w:tcPr>
          <w:p w14:paraId="0417DCD1" w14:textId="256BC189" w:rsidR="0DC0462F" w:rsidRPr="00F849F4" w:rsidRDefault="0DC0462F" w:rsidP="0DC0462F">
            <w:pPr>
              <w:spacing w:after="0"/>
              <w:jc w:val="center"/>
              <w:rPr>
                <w:sz w:val="16"/>
                <w:szCs w:val="16"/>
              </w:rPr>
            </w:pPr>
            <w:r w:rsidRPr="00F849F4">
              <w:rPr>
                <w:rFonts w:ascii="Calibri" w:eastAsia="Calibri" w:hAnsi="Calibri" w:cs="Calibri"/>
                <w:b/>
                <w:bCs/>
                <w:color w:val="000000" w:themeColor="text1"/>
                <w:sz w:val="16"/>
                <w:szCs w:val="16"/>
              </w:rPr>
              <w:t>206,78 €</w:t>
            </w:r>
          </w:p>
        </w:tc>
        <w:tc>
          <w:tcPr>
            <w:tcW w:w="709" w:type="dxa"/>
            <w:tcBorders>
              <w:top w:val="single" w:sz="4" w:space="0" w:color="auto"/>
              <w:left w:val="single" w:sz="4" w:space="0" w:color="000000" w:themeColor="text1"/>
              <w:bottom w:val="single" w:sz="4" w:space="0" w:color="auto"/>
              <w:right w:val="single" w:sz="4" w:space="0" w:color="000000" w:themeColor="text1"/>
            </w:tcBorders>
            <w:shd w:val="clear" w:color="auto" w:fill="F2F2F2" w:themeFill="background1" w:themeFillShade="F2"/>
            <w:tcMar>
              <w:top w:w="15" w:type="dxa"/>
              <w:left w:w="15" w:type="dxa"/>
              <w:right w:w="15" w:type="dxa"/>
            </w:tcMar>
            <w:vAlign w:val="center"/>
          </w:tcPr>
          <w:p w14:paraId="44BA4FB3" w14:textId="4DD20619" w:rsidR="0DC0462F" w:rsidRPr="00F849F4" w:rsidRDefault="0DC0462F" w:rsidP="00D85F82">
            <w:pPr>
              <w:jc w:val="center"/>
              <w:rPr>
                <w:sz w:val="16"/>
                <w:szCs w:val="16"/>
              </w:rPr>
            </w:pPr>
          </w:p>
        </w:tc>
      </w:tr>
      <w:tr w:rsidR="0DC0462F" w14:paraId="0151EB9B" w14:textId="77777777" w:rsidTr="00D85F82">
        <w:trPr>
          <w:trHeight w:val="315"/>
          <w:jc w:val="center"/>
        </w:trPr>
        <w:tc>
          <w:tcPr>
            <w:tcW w:w="425"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0025767B" w14:textId="7530320B" w:rsidR="0DC0462F" w:rsidRPr="00F849F4" w:rsidRDefault="0DC0462F" w:rsidP="00D85F82">
            <w:pPr>
              <w:jc w:val="center"/>
              <w:rPr>
                <w:sz w:val="16"/>
                <w:szCs w:val="16"/>
              </w:rPr>
            </w:pPr>
          </w:p>
        </w:tc>
        <w:tc>
          <w:tcPr>
            <w:tcW w:w="282"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6CAC5006" w14:textId="1C0E6CD5" w:rsidR="0DC0462F" w:rsidRPr="00F849F4" w:rsidRDefault="0DC0462F" w:rsidP="00D85F82">
            <w:pPr>
              <w:jc w:val="center"/>
              <w:rPr>
                <w:sz w:val="16"/>
                <w:szCs w:val="16"/>
              </w:rPr>
            </w:pPr>
          </w:p>
        </w:tc>
        <w:tc>
          <w:tcPr>
            <w:tcW w:w="284"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489DA386" w14:textId="1969B746" w:rsidR="0DC0462F" w:rsidRPr="00F849F4" w:rsidRDefault="0DC0462F" w:rsidP="0DC0462F">
            <w:pPr>
              <w:spacing w:after="0"/>
              <w:jc w:val="center"/>
              <w:rPr>
                <w:sz w:val="16"/>
                <w:szCs w:val="16"/>
              </w:rPr>
            </w:pPr>
            <w:r w:rsidRPr="00F849F4">
              <w:rPr>
                <w:rFonts w:ascii="Calibri" w:eastAsia="Calibri" w:hAnsi="Calibri" w:cs="Calibri"/>
                <w:color w:val="000000" w:themeColor="text1"/>
                <w:sz w:val="16"/>
                <w:szCs w:val="16"/>
              </w:rPr>
              <w:t>01</w:t>
            </w:r>
          </w:p>
        </w:tc>
        <w:tc>
          <w:tcPr>
            <w:tcW w:w="283"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705FCDF6" w14:textId="62A05C9E" w:rsidR="0DC0462F" w:rsidRPr="00F849F4" w:rsidRDefault="0DC0462F" w:rsidP="00D85F82">
            <w:pPr>
              <w:jc w:val="center"/>
              <w:rPr>
                <w:sz w:val="16"/>
                <w:szCs w:val="16"/>
              </w:rPr>
            </w:pPr>
          </w:p>
        </w:tc>
        <w:tc>
          <w:tcPr>
            <w:tcW w:w="2128"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270" w:type="dxa"/>
              <w:right w:w="15" w:type="dxa"/>
            </w:tcMar>
            <w:vAlign w:val="center"/>
          </w:tcPr>
          <w:p w14:paraId="17097501" w14:textId="38FE0518" w:rsidR="0DC0462F" w:rsidRPr="00F849F4" w:rsidRDefault="0DC0462F" w:rsidP="0DC0462F">
            <w:pPr>
              <w:spacing w:after="0"/>
              <w:jc w:val="left"/>
              <w:rPr>
                <w:sz w:val="16"/>
                <w:szCs w:val="16"/>
              </w:rPr>
            </w:pPr>
            <w:r w:rsidRPr="00F849F4">
              <w:rPr>
                <w:rFonts w:ascii="Calibri" w:eastAsia="Calibri" w:hAnsi="Calibri" w:cs="Calibri"/>
                <w:color w:val="000000" w:themeColor="text1"/>
                <w:sz w:val="16"/>
                <w:szCs w:val="16"/>
              </w:rPr>
              <w:t>Instalación del switch y router</w:t>
            </w:r>
          </w:p>
        </w:tc>
        <w:tc>
          <w:tcPr>
            <w:tcW w:w="709"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187D1E0C" w14:textId="13336E0A" w:rsidR="0DC0462F" w:rsidRPr="00F849F4" w:rsidRDefault="0DC0462F" w:rsidP="00D85F82">
            <w:pPr>
              <w:jc w:val="center"/>
              <w:rPr>
                <w:sz w:val="16"/>
                <w:szCs w:val="16"/>
              </w:rPr>
            </w:pPr>
          </w:p>
        </w:tc>
        <w:tc>
          <w:tcPr>
            <w:tcW w:w="709"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379DE1A0" w14:textId="1751EEA9" w:rsidR="0DC0462F" w:rsidRPr="00F849F4" w:rsidRDefault="0DC0462F" w:rsidP="00D85F82">
            <w:pPr>
              <w:jc w:val="center"/>
              <w:rPr>
                <w:sz w:val="16"/>
                <w:szCs w:val="16"/>
              </w:rPr>
            </w:pP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6060C730" w14:textId="1900192D" w:rsidR="0DC0462F" w:rsidRPr="00F849F4" w:rsidRDefault="0DC0462F" w:rsidP="00D85F82">
            <w:pPr>
              <w:jc w:val="center"/>
              <w:rPr>
                <w:sz w:val="16"/>
                <w:szCs w:val="16"/>
              </w:rPr>
            </w:pPr>
          </w:p>
        </w:tc>
        <w:tc>
          <w:tcPr>
            <w:tcW w:w="850"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69595626" w14:textId="1786A43C" w:rsidR="0DC0462F" w:rsidRPr="00F849F4" w:rsidRDefault="0DC0462F" w:rsidP="00D85F82">
            <w:pPr>
              <w:jc w:val="center"/>
              <w:rPr>
                <w:sz w:val="16"/>
                <w:szCs w:val="16"/>
              </w:rPr>
            </w:pPr>
          </w:p>
        </w:tc>
        <w:tc>
          <w:tcPr>
            <w:tcW w:w="851" w:type="dxa"/>
            <w:tcBorders>
              <w:top w:val="single" w:sz="4" w:space="0" w:color="auto"/>
              <w:left w:val="single" w:sz="4" w:space="0" w:color="auto"/>
              <w:bottom w:val="single" w:sz="4" w:space="0" w:color="auto"/>
              <w:right w:val="nil"/>
            </w:tcBorders>
            <w:shd w:val="clear" w:color="auto" w:fill="FFFFFF" w:themeFill="background1"/>
            <w:tcMar>
              <w:top w:w="15" w:type="dxa"/>
              <w:left w:w="15" w:type="dxa"/>
              <w:right w:w="15" w:type="dxa"/>
            </w:tcMar>
            <w:vAlign w:val="center"/>
          </w:tcPr>
          <w:p w14:paraId="568BFF9B" w14:textId="4AA2E331" w:rsidR="0DC0462F" w:rsidRPr="00F849F4" w:rsidRDefault="0DC0462F" w:rsidP="0DC0462F">
            <w:pPr>
              <w:spacing w:after="0"/>
              <w:jc w:val="center"/>
              <w:rPr>
                <w:sz w:val="16"/>
                <w:szCs w:val="16"/>
              </w:rPr>
            </w:pPr>
            <w:r w:rsidRPr="00F849F4">
              <w:rPr>
                <w:rFonts w:ascii="Calibri" w:eastAsia="Calibri" w:hAnsi="Calibri" w:cs="Calibri"/>
                <w:color w:val="000000" w:themeColor="text1"/>
                <w:sz w:val="16"/>
                <w:szCs w:val="16"/>
              </w:rPr>
              <w:t>34,46 €</w:t>
            </w:r>
          </w:p>
        </w:tc>
        <w:tc>
          <w:tcPr>
            <w:tcW w:w="850" w:type="dxa"/>
            <w:tcBorders>
              <w:top w:val="single" w:sz="4" w:space="0" w:color="auto"/>
              <w:left w:val="single" w:sz="4" w:space="0" w:color="auto"/>
              <w:bottom w:val="single" w:sz="4" w:space="0" w:color="auto"/>
              <w:right w:val="nil"/>
            </w:tcBorders>
            <w:shd w:val="clear" w:color="auto" w:fill="FFFFFF" w:themeFill="background1"/>
            <w:tcMar>
              <w:top w:w="15" w:type="dxa"/>
              <w:left w:w="15" w:type="dxa"/>
              <w:right w:w="15" w:type="dxa"/>
            </w:tcMar>
            <w:vAlign w:val="center"/>
          </w:tcPr>
          <w:p w14:paraId="79A3E485" w14:textId="1640FD15" w:rsidR="0DC0462F" w:rsidRPr="00F849F4" w:rsidRDefault="0DC0462F" w:rsidP="00D85F82">
            <w:pPr>
              <w:jc w:val="center"/>
              <w:rPr>
                <w:sz w:val="16"/>
                <w:szCs w:val="16"/>
              </w:rPr>
            </w:pPr>
          </w:p>
        </w:tc>
        <w:tc>
          <w:tcPr>
            <w:tcW w:w="709" w:type="dxa"/>
            <w:tcBorders>
              <w:top w:val="single" w:sz="4" w:space="0" w:color="auto"/>
              <w:left w:val="single" w:sz="4" w:space="0" w:color="000000" w:themeColor="text1"/>
              <w:bottom w:val="single" w:sz="4" w:space="0" w:color="auto"/>
              <w:right w:val="single" w:sz="4" w:space="0" w:color="000000" w:themeColor="text1"/>
            </w:tcBorders>
            <w:shd w:val="clear" w:color="auto" w:fill="FFFFFF" w:themeFill="background1"/>
            <w:tcMar>
              <w:top w:w="15" w:type="dxa"/>
              <w:left w:w="15" w:type="dxa"/>
              <w:right w:w="15" w:type="dxa"/>
            </w:tcMar>
            <w:vAlign w:val="center"/>
          </w:tcPr>
          <w:p w14:paraId="74D3A230" w14:textId="26CF6751" w:rsidR="0DC0462F" w:rsidRPr="00F849F4" w:rsidRDefault="0DC0462F" w:rsidP="00D85F82">
            <w:pPr>
              <w:jc w:val="center"/>
              <w:rPr>
                <w:sz w:val="16"/>
                <w:szCs w:val="16"/>
              </w:rPr>
            </w:pPr>
          </w:p>
        </w:tc>
      </w:tr>
      <w:tr w:rsidR="0DC0462F" w14:paraId="5DCAFA94" w14:textId="77777777" w:rsidTr="00D85F82">
        <w:trPr>
          <w:trHeight w:val="315"/>
          <w:jc w:val="center"/>
        </w:trPr>
        <w:tc>
          <w:tcPr>
            <w:tcW w:w="425"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55D1B178" w14:textId="2F91C165" w:rsidR="0DC0462F" w:rsidRPr="00F849F4" w:rsidRDefault="0DC0462F" w:rsidP="00D85F82">
            <w:pPr>
              <w:jc w:val="center"/>
              <w:rPr>
                <w:sz w:val="16"/>
                <w:szCs w:val="16"/>
              </w:rPr>
            </w:pPr>
          </w:p>
        </w:tc>
        <w:tc>
          <w:tcPr>
            <w:tcW w:w="282"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0DC4B047" w14:textId="35503274" w:rsidR="0DC0462F" w:rsidRPr="00F849F4" w:rsidRDefault="0DC0462F" w:rsidP="00D85F82">
            <w:pPr>
              <w:jc w:val="center"/>
              <w:rPr>
                <w:sz w:val="16"/>
                <w:szCs w:val="16"/>
              </w:rPr>
            </w:pPr>
          </w:p>
        </w:tc>
        <w:tc>
          <w:tcPr>
            <w:tcW w:w="284"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65338374" w14:textId="15042B35" w:rsidR="0DC0462F" w:rsidRPr="00F849F4" w:rsidRDefault="0DC0462F" w:rsidP="00D85F82">
            <w:pPr>
              <w:jc w:val="center"/>
              <w:rPr>
                <w:sz w:val="16"/>
                <w:szCs w:val="16"/>
              </w:rPr>
            </w:pPr>
          </w:p>
        </w:tc>
        <w:tc>
          <w:tcPr>
            <w:tcW w:w="283"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141D2ADF" w14:textId="449A4CBD" w:rsidR="0DC0462F" w:rsidRPr="00F849F4" w:rsidRDefault="0DC0462F" w:rsidP="0DC0462F">
            <w:pPr>
              <w:spacing w:after="0"/>
              <w:jc w:val="center"/>
              <w:rPr>
                <w:sz w:val="16"/>
                <w:szCs w:val="16"/>
              </w:rPr>
            </w:pPr>
            <w:r w:rsidRPr="00F849F4">
              <w:rPr>
                <w:rFonts w:ascii="Calibri" w:eastAsia="Calibri" w:hAnsi="Calibri" w:cs="Calibri"/>
                <w:color w:val="000000" w:themeColor="text1"/>
                <w:sz w:val="16"/>
                <w:szCs w:val="16"/>
              </w:rPr>
              <w:t>01</w:t>
            </w:r>
          </w:p>
        </w:tc>
        <w:tc>
          <w:tcPr>
            <w:tcW w:w="2128"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540" w:type="dxa"/>
              <w:right w:w="15" w:type="dxa"/>
            </w:tcMar>
            <w:vAlign w:val="center"/>
          </w:tcPr>
          <w:p w14:paraId="04F533E0" w14:textId="6E752CB4" w:rsidR="0DC0462F" w:rsidRPr="00F849F4" w:rsidRDefault="0DC0462F" w:rsidP="0DC0462F">
            <w:pPr>
              <w:spacing w:after="0"/>
              <w:jc w:val="left"/>
              <w:rPr>
                <w:sz w:val="16"/>
                <w:szCs w:val="16"/>
              </w:rPr>
            </w:pPr>
            <w:r w:rsidRPr="00F849F4">
              <w:rPr>
                <w:rFonts w:ascii="Calibri" w:eastAsia="Calibri" w:hAnsi="Calibri" w:cs="Calibri"/>
                <w:color w:val="000000" w:themeColor="text1"/>
                <w:sz w:val="16"/>
                <w:szCs w:val="16"/>
              </w:rPr>
              <w:t>Responsable y administrador de sistemas</w:t>
            </w:r>
          </w:p>
        </w:tc>
        <w:tc>
          <w:tcPr>
            <w:tcW w:w="709"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42A1141E" w14:textId="0B464B2F" w:rsidR="0DC0462F" w:rsidRPr="00F849F4" w:rsidRDefault="0DC0462F" w:rsidP="0DC0462F">
            <w:pPr>
              <w:spacing w:after="0"/>
              <w:jc w:val="center"/>
              <w:rPr>
                <w:sz w:val="16"/>
                <w:szCs w:val="16"/>
              </w:rPr>
            </w:pPr>
            <w:r w:rsidRPr="00F849F4">
              <w:rPr>
                <w:rFonts w:ascii="Calibri" w:eastAsia="Calibri" w:hAnsi="Calibri" w:cs="Calibri"/>
                <w:color w:val="000000" w:themeColor="text1"/>
                <w:sz w:val="16"/>
                <w:szCs w:val="16"/>
              </w:rPr>
              <w:t>1</w:t>
            </w:r>
          </w:p>
        </w:tc>
        <w:tc>
          <w:tcPr>
            <w:tcW w:w="709"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5DE8D0F9" w14:textId="11EA7C4B" w:rsidR="0DC0462F" w:rsidRPr="00F849F4" w:rsidRDefault="0DC0462F" w:rsidP="0DC0462F">
            <w:pPr>
              <w:spacing w:after="0"/>
              <w:jc w:val="center"/>
              <w:rPr>
                <w:sz w:val="16"/>
                <w:szCs w:val="16"/>
              </w:rPr>
            </w:pPr>
            <w:r w:rsidRPr="00F849F4">
              <w:rPr>
                <w:rFonts w:ascii="Calibri" w:eastAsia="Calibri" w:hAnsi="Calibri" w:cs="Calibri"/>
                <w:color w:val="000000" w:themeColor="text1"/>
                <w:sz w:val="16"/>
                <w:szCs w:val="16"/>
              </w:rPr>
              <w:t>horas</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4F03296B" w14:textId="3B5A9616" w:rsidR="0DC0462F" w:rsidRPr="00F849F4" w:rsidRDefault="0DC0462F" w:rsidP="0DC0462F">
            <w:pPr>
              <w:spacing w:after="0"/>
              <w:jc w:val="center"/>
              <w:rPr>
                <w:sz w:val="16"/>
                <w:szCs w:val="16"/>
              </w:rPr>
            </w:pPr>
            <w:r w:rsidRPr="00F849F4">
              <w:rPr>
                <w:rFonts w:ascii="Calibri" w:eastAsia="Calibri" w:hAnsi="Calibri" w:cs="Calibri"/>
                <w:color w:val="000000" w:themeColor="text1"/>
                <w:sz w:val="16"/>
                <w:szCs w:val="16"/>
              </w:rPr>
              <w:t>34,46 €</w:t>
            </w:r>
          </w:p>
        </w:tc>
        <w:tc>
          <w:tcPr>
            <w:tcW w:w="850"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42D5F689" w14:textId="357F4901" w:rsidR="0DC0462F" w:rsidRPr="00F849F4" w:rsidRDefault="0DC0462F" w:rsidP="0DC0462F">
            <w:pPr>
              <w:spacing w:after="0"/>
              <w:jc w:val="center"/>
              <w:rPr>
                <w:sz w:val="16"/>
                <w:szCs w:val="16"/>
              </w:rPr>
            </w:pPr>
            <w:r w:rsidRPr="00F849F4">
              <w:rPr>
                <w:rFonts w:ascii="Calibri" w:eastAsia="Calibri" w:hAnsi="Calibri" w:cs="Calibri"/>
                <w:color w:val="000000" w:themeColor="text1"/>
                <w:sz w:val="16"/>
                <w:szCs w:val="16"/>
              </w:rPr>
              <w:t>34,46 €</w:t>
            </w:r>
          </w:p>
        </w:tc>
        <w:tc>
          <w:tcPr>
            <w:tcW w:w="851" w:type="dxa"/>
            <w:tcBorders>
              <w:top w:val="single" w:sz="4" w:space="0" w:color="auto"/>
              <w:left w:val="single" w:sz="4" w:space="0" w:color="auto"/>
              <w:bottom w:val="single" w:sz="4" w:space="0" w:color="auto"/>
              <w:right w:val="nil"/>
            </w:tcBorders>
            <w:shd w:val="clear" w:color="auto" w:fill="FFFFFF" w:themeFill="background1"/>
            <w:tcMar>
              <w:top w:w="15" w:type="dxa"/>
              <w:left w:w="15" w:type="dxa"/>
              <w:right w:w="15" w:type="dxa"/>
            </w:tcMar>
            <w:vAlign w:val="center"/>
          </w:tcPr>
          <w:p w14:paraId="08B913D6" w14:textId="5710EE56" w:rsidR="0DC0462F" w:rsidRPr="00F849F4" w:rsidRDefault="0DC0462F" w:rsidP="00D85F82">
            <w:pPr>
              <w:jc w:val="center"/>
              <w:rPr>
                <w:sz w:val="16"/>
                <w:szCs w:val="16"/>
              </w:rPr>
            </w:pPr>
          </w:p>
        </w:tc>
        <w:tc>
          <w:tcPr>
            <w:tcW w:w="850" w:type="dxa"/>
            <w:tcBorders>
              <w:top w:val="single" w:sz="4" w:space="0" w:color="auto"/>
              <w:left w:val="single" w:sz="4" w:space="0" w:color="auto"/>
              <w:bottom w:val="single" w:sz="4" w:space="0" w:color="auto"/>
              <w:right w:val="nil"/>
            </w:tcBorders>
            <w:shd w:val="clear" w:color="auto" w:fill="FFFFFF" w:themeFill="background1"/>
            <w:tcMar>
              <w:top w:w="15" w:type="dxa"/>
              <w:left w:w="15" w:type="dxa"/>
              <w:right w:w="15" w:type="dxa"/>
            </w:tcMar>
            <w:vAlign w:val="center"/>
          </w:tcPr>
          <w:p w14:paraId="73EA0D1E" w14:textId="3ED669CD" w:rsidR="0DC0462F" w:rsidRPr="00F849F4" w:rsidRDefault="0DC0462F" w:rsidP="00D85F82">
            <w:pPr>
              <w:jc w:val="center"/>
              <w:rPr>
                <w:sz w:val="16"/>
                <w:szCs w:val="16"/>
              </w:rPr>
            </w:pPr>
          </w:p>
        </w:tc>
        <w:tc>
          <w:tcPr>
            <w:tcW w:w="709" w:type="dxa"/>
            <w:tcBorders>
              <w:top w:val="single" w:sz="4" w:space="0" w:color="auto"/>
              <w:left w:val="single" w:sz="4" w:space="0" w:color="000000" w:themeColor="text1"/>
              <w:bottom w:val="single" w:sz="4" w:space="0" w:color="auto"/>
              <w:right w:val="single" w:sz="4" w:space="0" w:color="000000" w:themeColor="text1"/>
            </w:tcBorders>
            <w:shd w:val="clear" w:color="auto" w:fill="FFFFFF" w:themeFill="background1"/>
            <w:tcMar>
              <w:top w:w="15" w:type="dxa"/>
              <w:left w:w="15" w:type="dxa"/>
              <w:right w:w="15" w:type="dxa"/>
            </w:tcMar>
            <w:vAlign w:val="center"/>
          </w:tcPr>
          <w:p w14:paraId="50740649" w14:textId="139FAA14" w:rsidR="0DC0462F" w:rsidRPr="00F849F4" w:rsidRDefault="0DC0462F" w:rsidP="00D85F82">
            <w:pPr>
              <w:jc w:val="center"/>
              <w:rPr>
                <w:sz w:val="16"/>
                <w:szCs w:val="16"/>
              </w:rPr>
            </w:pPr>
          </w:p>
        </w:tc>
      </w:tr>
      <w:tr w:rsidR="0DC0462F" w14:paraId="020060BE" w14:textId="77777777" w:rsidTr="00D85F82">
        <w:trPr>
          <w:trHeight w:val="315"/>
          <w:jc w:val="center"/>
        </w:trPr>
        <w:tc>
          <w:tcPr>
            <w:tcW w:w="425"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3B4A415A" w14:textId="25EC3C37" w:rsidR="0DC0462F" w:rsidRPr="00F849F4" w:rsidRDefault="0DC0462F" w:rsidP="00D85F82">
            <w:pPr>
              <w:jc w:val="center"/>
              <w:rPr>
                <w:sz w:val="16"/>
                <w:szCs w:val="16"/>
              </w:rPr>
            </w:pPr>
          </w:p>
        </w:tc>
        <w:tc>
          <w:tcPr>
            <w:tcW w:w="282"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1AB1401B" w14:textId="4A5DA7C6" w:rsidR="0DC0462F" w:rsidRPr="00F849F4" w:rsidRDefault="0DC0462F" w:rsidP="00D85F82">
            <w:pPr>
              <w:jc w:val="center"/>
              <w:rPr>
                <w:sz w:val="16"/>
                <w:szCs w:val="16"/>
              </w:rPr>
            </w:pPr>
          </w:p>
        </w:tc>
        <w:tc>
          <w:tcPr>
            <w:tcW w:w="284"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00B0AECB" w14:textId="336007F7" w:rsidR="0DC0462F" w:rsidRPr="00F849F4" w:rsidRDefault="0DC0462F" w:rsidP="0DC0462F">
            <w:pPr>
              <w:spacing w:after="0"/>
              <w:jc w:val="center"/>
              <w:rPr>
                <w:sz w:val="16"/>
                <w:szCs w:val="16"/>
              </w:rPr>
            </w:pPr>
            <w:r w:rsidRPr="00F849F4">
              <w:rPr>
                <w:rFonts w:ascii="Calibri" w:eastAsia="Calibri" w:hAnsi="Calibri" w:cs="Calibri"/>
                <w:color w:val="000000" w:themeColor="text1"/>
                <w:sz w:val="16"/>
                <w:szCs w:val="16"/>
              </w:rPr>
              <w:t>02</w:t>
            </w:r>
          </w:p>
        </w:tc>
        <w:tc>
          <w:tcPr>
            <w:tcW w:w="283"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1439B37D" w14:textId="6261FA56" w:rsidR="0DC0462F" w:rsidRPr="00F849F4" w:rsidRDefault="0DC0462F" w:rsidP="00D85F82">
            <w:pPr>
              <w:jc w:val="center"/>
              <w:rPr>
                <w:sz w:val="16"/>
                <w:szCs w:val="16"/>
              </w:rPr>
            </w:pPr>
          </w:p>
        </w:tc>
        <w:tc>
          <w:tcPr>
            <w:tcW w:w="2128"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270" w:type="dxa"/>
              <w:right w:w="15" w:type="dxa"/>
            </w:tcMar>
            <w:vAlign w:val="center"/>
          </w:tcPr>
          <w:p w14:paraId="4ED02BE5" w14:textId="24D61B8B" w:rsidR="0DC0462F" w:rsidRPr="00F849F4" w:rsidRDefault="0DC0462F" w:rsidP="0DC0462F">
            <w:pPr>
              <w:spacing w:after="0"/>
              <w:jc w:val="left"/>
              <w:rPr>
                <w:sz w:val="16"/>
                <w:szCs w:val="16"/>
              </w:rPr>
            </w:pPr>
            <w:r w:rsidRPr="00F849F4">
              <w:rPr>
                <w:rFonts w:ascii="Calibri" w:eastAsia="Calibri" w:hAnsi="Calibri" w:cs="Calibri"/>
                <w:color w:val="000000" w:themeColor="text1"/>
                <w:sz w:val="16"/>
                <w:szCs w:val="16"/>
              </w:rPr>
              <w:t>Configuración de puntos de red</w:t>
            </w:r>
          </w:p>
        </w:tc>
        <w:tc>
          <w:tcPr>
            <w:tcW w:w="709"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72549483" w14:textId="03001ED4" w:rsidR="0DC0462F" w:rsidRPr="00F849F4" w:rsidRDefault="0DC0462F" w:rsidP="00D85F82">
            <w:pPr>
              <w:jc w:val="center"/>
              <w:rPr>
                <w:sz w:val="16"/>
                <w:szCs w:val="16"/>
              </w:rPr>
            </w:pPr>
          </w:p>
        </w:tc>
        <w:tc>
          <w:tcPr>
            <w:tcW w:w="709"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5970C53B" w14:textId="72355BD9" w:rsidR="0DC0462F" w:rsidRPr="00F849F4" w:rsidRDefault="0DC0462F" w:rsidP="00D85F82">
            <w:pPr>
              <w:jc w:val="center"/>
              <w:rPr>
                <w:sz w:val="16"/>
                <w:szCs w:val="16"/>
              </w:rPr>
            </w:pP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54EAAD01" w14:textId="73F1DE02" w:rsidR="0DC0462F" w:rsidRPr="00F849F4" w:rsidRDefault="0DC0462F" w:rsidP="00D85F82">
            <w:pPr>
              <w:jc w:val="center"/>
              <w:rPr>
                <w:sz w:val="16"/>
                <w:szCs w:val="16"/>
              </w:rPr>
            </w:pPr>
          </w:p>
        </w:tc>
        <w:tc>
          <w:tcPr>
            <w:tcW w:w="850"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05A10BEA" w14:textId="4D32A094" w:rsidR="0DC0462F" w:rsidRPr="00F849F4" w:rsidRDefault="0DC0462F" w:rsidP="00D85F82">
            <w:pPr>
              <w:jc w:val="center"/>
              <w:rPr>
                <w:sz w:val="16"/>
                <w:szCs w:val="16"/>
              </w:rPr>
            </w:pPr>
          </w:p>
        </w:tc>
        <w:tc>
          <w:tcPr>
            <w:tcW w:w="851" w:type="dxa"/>
            <w:tcBorders>
              <w:top w:val="single" w:sz="4" w:space="0" w:color="auto"/>
              <w:left w:val="single" w:sz="4" w:space="0" w:color="auto"/>
              <w:bottom w:val="single" w:sz="4" w:space="0" w:color="auto"/>
              <w:right w:val="nil"/>
            </w:tcBorders>
            <w:shd w:val="clear" w:color="auto" w:fill="FFFFFF" w:themeFill="background1"/>
            <w:tcMar>
              <w:top w:w="15" w:type="dxa"/>
              <w:left w:w="15" w:type="dxa"/>
              <w:right w:w="15" w:type="dxa"/>
            </w:tcMar>
            <w:vAlign w:val="center"/>
          </w:tcPr>
          <w:p w14:paraId="44B89D65" w14:textId="5D2DAA27" w:rsidR="0DC0462F" w:rsidRPr="00F849F4" w:rsidRDefault="0DC0462F" w:rsidP="0DC0462F">
            <w:pPr>
              <w:spacing w:after="0"/>
              <w:jc w:val="center"/>
              <w:rPr>
                <w:sz w:val="16"/>
                <w:szCs w:val="16"/>
              </w:rPr>
            </w:pPr>
            <w:r w:rsidRPr="00F849F4">
              <w:rPr>
                <w:rFonts w:ascii="Calibri" w:eastAsia="Calibri" w:hAnsi="Calibri" w:cs="Calibri"/>
                <w:color w:val="000000" w:themeColor="text1"/>
                <w:sz w:val="16"/>
                <w:szCs w:val="16"/>
              </w:rPr>
              <w:t>68,93 €</w:t>
            </w:r>
          </w:p>
        </w:tc>
        <w:tc>
          <w:tcPr>
            <w:tcW w:w="850" w:type="dxa"/>
            <w:tcBorders>
              <w:top w:val="single" w:sz="4" w:space="0" w:color="auto"/>
              <w:left w:val="single" w:sz="4" w:space="0" w:color="auto"/>
              <w:bottom w:val="single" w:sz="4" w:space="0" w:color="auto"/>
              <w:right w:val="nil"/>
            </w:tcBorders>
            <w:shd w:val="clear" w:color="auto" w:fill="FFFFFF" w:themeFill="background1"/>
            <w:tcMar>
              <w:top w:w="15" w:type="dxa"/>
              <w:left w:w="15" w:type="dxa"/>
              <w:right w:w="15" w:type="dxa"/>
            </w:tcMar>
            <w:vAlign w:val="center"/>
          </w:tcPr>
          <w:p w14:paraId="3CA09D54" w14:textId="17B01DBD" w:rsidR="0DC0462F" w:rsidRPr="00F849F4" w:rsidRDefault="0DC0462F" w:rsidP="00D85F82">
            <w:pPr>
              <w:jc w:val="center"/>
              <w:rPr>
                <w:sz w:val="16"/>
                <w:szCs w:val="16"/>
              </w:rPr>
            </w:pPr>
          </w:p>
        </w:tc>
        <w:tc>
          <w:tcPr>
            <w:tcW w:w="709" w:type="dxa"/>
            <w:tcBorders>
              <w:top w:val="single" w:sz="4" w:space="0" w:color="auto"/>
              <w:left w:val="single" w:sz="4" w:space="0" w:color="000000" w:themeColor="text1"/>
              <w:bottom w:val="single" w:sz="4" w:space="0" w:color="auto"/>
              <w:right w:val="single" w:sz="4" w:space="0" w:color="000000" w:themeColor="text1"/>
            </w:tcBorders>
            <w:shd w:val="clear" w:color="auto" w:fill="FFFFFF" w:themeFill="background1"/>
            <w:tcMar>
              <w:top w:w="15" w:type="dxa"/>
              <w:left w:w="15" w:type="dxa"/>
              <w:right w:w="15" w:type="dxa"/>
            </w:tcMar>
            <w:vAlign w:val="center"/>
          </w:tcPr>
          <w:p w14:paraId="288DE6D5" w14:textId="72F0E81F" w:rsidR="0DC0462F" w:rsidRPr="00F849F4" w:rsidRDefault="0DC0462F" w:rsidP="00D85F82">
            <w:pPr>
              <w:jc w:val="center"/>
              <w:rPr>
                <w:sz w:val="16"/>
                <w:szCs w:val="16"/>
              </w:rPr>
            </w:pPr>
          </w:p>
        </w:tc>
      </w:tr>
      <w:tr w:rsidR="0DC0462F" w14:paraId="200F9F00" w14:textId="77777777" w:rsidTr="00D85F82">
        <w:trPr>
          <w:trHeight w:val="315"/>
          <w:jc w:val="center"/>
        </w:trPr>
        <w:tc>
          <w:tcPr>
            <w:tcW w:w="425"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43B03135" w14:textId="2658C19C" w:rsidR="0DC0462F" w:rsidRPr="00F849F4" w:rsidRDefault="0DC0462F" w:rsidP="00D85F82">
            <w:pPr>
              <w:jc w:val="center"/>
              <w:rPr>
                <w:sz w:val="16"/>
                <w:szCs w:val="16"/>
              </w:rPr>
            </w:pPr>
          </w:p>
        </w:tc>
        <w:tc>
          <w:tcPr>
            <w:tcW w:w="282"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0FDAC3F0" w14:textId="45166529" w:rsidR="0DC0462F" w:rsidRPr="00F849F4" w:rsidRDefault="0DC0462F" w:rsidP="00D85F82">
            <w:pPr>
              <w:jc w:val="center"/>
              <w:rPr>
                <w:sz w:val="16"/>
                <w:szCs w:val="16"/>
              </w:rPr>
            </w:pPr>
          </w:p>
        </w:tc>
        <w:tc>
          <w:tcPr>
            <w:tcW w:w="284"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1EDD9731" w14:textId="0391C8BE" w:rsidR="0DC0462F" w:rsidRPr="00F849F4" w:rsidRDefault="0DC0462F" w:rsidP="00D85F82">
            <w:pPr>
              <w:jc w:val="center"/>
              <w:rPr>
                <w:sz w:val="16"/>
                <w:szCs w:val="16"/>
              </w:rPr>
            </w:pPr>
          </w:p>
        </w:tc>
        <w:tc>
          <w:tcPr>
            <w:tcW w:w="283"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67402103" w14:textId="03810E1D" w:rsidR="0DC0462F" w:rsidRPr="00F849F4" w:rsidRDefault="0DC0462F" w:rsidP="0DC0462F">
            <w:pPr>
              <w:spacing w:after="0"/>
              <w:jc w:val="center"/>
              <w:rPr>
                <w:sz w:val="16"/>
                <w:szCs w:val="16"/>
              </w:rPr>
            </w:pPr>
            <w:r w:rsidRPr="00F849F4">
              <w:rPr>
                <w:rFonts w:ascii="Calibri" w:eastAsia="Calibri" w:hAnsi="Calibri" w:cs="Calibri"/>
                <w:color w:val="000000" w:themeColor="text1"/>
                <w:sz w:val="16"/>
                <w:szCs w:val="16"/>
              </w:rPr>
              <w:t>01</w:t>
            </w:r>
          </w:p>
        </w:tc>
        <w:tc>
          <w:tcPr>
            <w:tcW w:w="2128"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540" w:type="dxa"/>
              <w:right w:w="15" w:type="dxa"/>
            </w:tcMar>
            <w:vAlign w:val="center"/>
          </w:tcPr>
          <w:p w14:paraId="7366ED65" w14:textId="61C91EF7" w:rsidR="0DC0462F" w:rsidRPr="00F849F4" w:rsidRDefault="0DC0462F" w:rsidP="0DC0462F">
            <w:pPr>
              <w:spacing w:after="0"/>
              <w:jc w:val="left"/>
              <w:rPr>
                <w:sz w:val="16"/>
                <w:szCs w:val="16"/>
              </w:rPr>
            </w:pPr>
            <w:r w:rsidRPr="00F849F4">
              <w:rPr>
                <w:rFonts w:ascii="Calibri" w:eastAsia="Calibri" w:hAnsi="Calibri" w:cs="Calibri"/>
                <w:color w:val="000000" w:themeColor="text1"/>
                <w:sz w:val="16"/>
                <w:szCs w:val="16"/>
              </w:rPr>
              <w:t>Responsable y administrador de sistemas</w:t>
            </w:r>
          </w:p>
        </w:tc>
        <w:tc>
          <w:tcPr>
            <w:tcW w:w="709"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76CB0F61" w14:textId="79BA0F39" w:rsidR="0DC0462F" w:rsidRPr="00F849F4" w:rsidRDefault="0DC0462F" w:rsidP="0DC0462F">
            <w:pPr>
              <w:spacing w:after="0"/>
              <w:jc w:val="center"/>
              <w:rPr>
                <w:sz w:val="16"/>
                <w:szCs w:val="16"/>
              </w:rPr>
            </w:pPr>
            <w:r w:rsidRPr="00F849F4">
              <w:rPr>
                <w:rFonts w:ascii="Calibri" w:eastAsia="Calibri" w:hAnsi="Calibri" w:cs="Calibri"/>
                <w:color w:val="000000" w:themeColor="text1"/>
                <w:sz w:val="16"/>
                <w:szCs w:val="16"/>
              </w:rPr>
              <w:t>2</w:t>
            </w:r>
          </w:p>
        </w:tc>
        <w:tc>
          <w:tcPr>
            <w:tcW w:w="709"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462E4C38" w14:textId="26A7A6DF" w:rsidR="0DC0462F" w:rsidRPr="00F849F4" w:rsidRDefault="0DC0462F" w:rsidP="0DC0462F">
            <w:pPr>
              <w:spacing w:after="0"/>
              <w:jc w:val="center"/>
              <w:rPr>
                <w:sz w:val="16"/>
                <w:szCs w:val="16"/>
              </w:rPr>
            </w:pPr>
            <w:r w:rsidRPr="00F849F4">
              <w:rPr>
                <w:rFonts w:ascii="Calibri" w:eastAsia="Calibri" w:hAnsi="Calibri" w:cs="Calibri"/>
                <w:color w:val="000000" w:themeColor="text1"/>
                <w:sz w:val="16"/>
                <w:szCs w:val="16"/>
              </w:rPr>
              <w:t>horas</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64F51D9C" w14:textId="686D7AE2" w:rsidR="0DC0462F" w:rsidRPr="00F849F4" w:rsidRDefault="0DC0462F" w:rsidP="0DC0462F">
            <w:pPr>
              <w:spacing w:after="0"/>
              <w:jc w:val="center"/>
              <w:rPr>
                <w:sz w:val="16"/>
                <w:szCs w:val="16"/>
              </w:rPr>
            </w:pPr>
            <w:r w:rsidRPr="00F849F4">
              <w:rPr>
                <w:rFonts w:ascii="Calibri" w:eastAsia="Calibri" w:hAnsi="Calibri" w:cs="Calibri"/>
                <w:color w:val="000000" w:themeColor="text1"/>
                <w:sz w:val="16"/>
                <w:szCs w:val="16"/>
              </w:rPr>
              <w:t>34,46 €</w:t>
            </w:r>
          </w:p>
        </w:tc>
        <w:tc>
          <w:tcPr>
            <w:tcW w:w="850"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0C1664F0" w14:textId="6507767F" w:rsidR="0DC0462F" w:rsidRPr="00F849F4" w:rsidRDefault="0DC0462F" w:rsidP="0DC0462F">
            <w:pPr>
              <w:spacing w:after="0"/>
              <w:jc w:val="center"/>
              <w:rPr>
                <w:sz w:val="16"/>
                <w:szCs w:val="16"/>
              </w:rPr>
            </w:pPr>
            <w:r w:rsidRPr="00F849F4">
              <w:rPr>
                <w:rFonts w:ascii="Calibri" w:eastAsia="Calibri" w:hAnsi="Calibri" w:cs="Calibri"/>
                <w:color w:val="000000" w:themeColor="text1"/>
                <w:sz w:val="16"/>
                <w:szCs w:val="16"/>
              </w:rPr>
              <w:t>68,93 €</w:t>
            </w:r>
          </w:p>
        </w:tc>
        <w:tc>
          <w:tcPr>
            <w:tcW w:w="851" w:type="dxa"/>
            <w:tcBorders>
              <w:top w:val="single" w:sz="4" w:space="0" w:color="auto"/>
              <w:left w:val="single" w:sz="4" w:space="0" w:color="auto"/>
              <w:bottom w:val="single" w:sz="4" w:space="0" w:color="auto"/>
              <w:right w:val="nil"/>
            </w:tcBorders>
            <w:shd w:val="clear" w:color="auto" w:fill="FFFFFF" w:themeFill="background1"/>
            <w:tcMar>
              <w:top w:w="15" w:type="dxa"/>
              <w:left w:w="15" w:type="dxa"/>
              <w:right w:w="15" w:type="dxa"/>
            </w:tcMar>
            <w:vAlign w:val="center"/>
          </w:tcPr>
          <w:p w14:paraId="0ACB204A" w14:textId="779E4D86" w:rsidR="0DC0462F" w:rsidRPr="00F849F4" w:rsidRDefault="0DC0462F" w:rsidP="00D85F82">
            <w:pPr>
              <w:jc w:val="center"/>
              <w:rPr>
                <w:sz w:val="16"/>
                <w:szCs w:val="16"/>
              </w:rPr>
            </w:pPr>
          </w:p>
        </w:tc>
        <w:tc>
          <w:tcPr>
            <w:tcW w:w="850" w:type="dxa"/>
            <w:tcBorders>
              <w:top w:val="single" w:sz="4" w:space="0" w:color="auto"/>
              <w:left w:val="single" w:sz="4" w:space="0" w:color="auto"/>
              <w:bottom w:val="single" w:sz="4" w:space="0" w:color="auto"/>
              <w:right w:val="nil"/>
            </w:tcBorders>
            <w:shd w:val="clear" w:color="auto" w:fill="FFFFFF" w:themeFill="background1"/>
            <w:tcMar>
              <w:top w:w="15" w:type="dxa"/>
              <w:left w:w="15" w:type="dxa"/>
              <w:right w:w="15" w:type="dxa"/>
            </w:tcMar>
            <w:vAlign w:val="center"/>
          </w:tcPr>
          <w:p w14:paraId="221A104B" w14:textId="71F6EF46" w:rsidR="0DC0462F" w:rsidRPr="00F849F4" w:rsidRDefault="0DC0462F" w:rsidP="00D85F82">
            <w:pPr>
              <w:jc w:val="center"/>
              <w:rPr>
                <w:sz w:val="16"/>
                <w:szCs w:val="16"/>
              </w:rPr>
            </w:pPr>
          </w:p>
        </w:tc>
        <w:tc>
          <w:tcPr>
            <w:tcW w:w="709" w:type="dxa"/>
            <w:tcBorders>
              <w:top w:val="single" w:sz="4" w:space="0" w:color="auto"/>
              <w:left w:val="single" w:sz="4" w:space="0" w:color="000000" w:themeColor="text1"/>
              <w:bottom w:val="single" w:sz="4" w:space="0" w:color="auto"/>
              <w:right w:val="single" w:sz="4" w:space="0" w:color="000000" w:themeColor="text1"/>
            </w:tcBorders>
            <w:shd w:val="clear" w:color="auto" w:fill="FFFFFF" w:themeFill="background1"/>
            <w:tcMar>
              <w:top w:w="15" w:type="dxa"/>
              <w:left w:w="15" w:type="dxa"/>
              <w:right w:w="15" w:type="dxa"/>
            </w:tcMar>
            <w:vAlign w:val="center"/>
          </w:tcPr>
          <w:p w14:paraId="3BF9CA01" w14:textId="6D9FF549" w:rsidR="0DC0462F" w:rsidRPr="00F849F4" w:rsidRDefault="0DC0462F" w:rsidP="00D85F82">
            <w:pPr>
              <w:jc w:val="center"/>
              <w:rPr>
                <w:sz w:val="16"/>
                <w:szCs w:val="16"/>
              </w:rPr>
            </w:pPr>
          </w:p>
        </w:tc>
      </w:tr>
      <w:tr w:rsidR="0DC0462F" w14:paraId="2F565B1B" w14:textId="77777777" w:rsidTr="00D85F82">
        <w:trPr>
          <w:trHeight w:val="315"/>
          <w:jc w:val="center"/>
        </w:trPr>
        <w:tc>
          <w:tcPr>
            <w:tcW w:w="425"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726DD57A" w14:textId="76D7204D" w:rsidR="0DC0462F" w:rsidRPr="00F849F4" w:rsidRDefault="0DC0462F" w:rsidP="00D85F82">
            <w:pPr>
              <w:jc w:val="center"/>
              <w:rPr>
                <w:sz w:val="16"/>
                <w:szCs w:val="16"/>
              </w:rPr>
            </w:pPr>
          </w:p>
        </w:tc>
        <w:tc>
          <w:tcPr>
            <w:tcW w:w="282"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1698ADCA" w14:textId="62DF55E1" w:rsidR="0DC0462F" w:rsidRPr="00F849F4" w:rsidRDefault="0DC0462F" w:rsidP="00D85F82">
            <w:pPr>
              <w:jc w:val="center"/>
              <w:rPr>
                <w:sz w:val="16"/>
                <w:szCs w:val="16"/>
              </w:rPr>
            </w:pPr>
          </w:p>
        </w:tc>
        <w:tc>
          <w:tcPr>
            <w:tcW w:w="284"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469B5D6D" w14:textId="6DCF6CC5" w:rsidR="0DC0462F" w:rsidRPr="00F849F4" w:rsidRDefault="0DC0462F" w:rsidP="0DC0462F">
            <w:pPr>
              <w:spacing w:after="0"/>
              <w:jc w:val="center"/>
              <w:rPr>
                <w:sz w:val="16"/>
                <w:szCs w:val="16"/>
              </w:rPr>
            </w:pPr>
            <w:r w:rsidRPr="00F849F4">
              <w:rPr>
                <w:rFonts w:ascii="Calibri" w:eastAsia="Calibri" w:hAnsi="Calibri" w:cs="Calibri"/>
                <w:color w:val="000000" w:themeColor="text1"/>
                <w:sz w:val="16"/>
                <w:szCs w:val="16"/>
              </w:rPr>
              <w:t>03</w:t>
            </w:r>
          </w:p>
        </w:tc>
        <w:tc>
          <w:tcPr>
            <w:tcW w:w="283"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4AC5037B" w14:textId="1B4221DA" w:rsidR="0DC0462F" w:rsidRPr="00F849F4" w:rsidRDefault="0DC0462F" w:rsidP="00D85F82">
            <w:pPr>
              <w:jc w:val="center"/>
              <w:rPr>
                <w:sz w:val="16"/>
                <w:szCs w:val="16"/>
              </w:rPr>
            </w:pPr>
          </w:p>
        </w:tc>
        <w:tc>
          <w:tcPr>
            <w:tcW w:w="2128"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270" w:type="dxa"/>
              <w:right w:w="15" w:type="dxa"/>
            </w:tcMar>
            <w:vAlign w:val="center"/>
          </w:tcPr>
          <w:p w14:paraId="4DFA687F" w14:textId="13B696DE" w:rsidR="0DC0462F" w:rsidRPr="00F849F4" w:rsidRDefault="0DC0462F" w:rsidP="0DC0462F">
            <w:pPr>
              <w:spacing w:after="0"/>
              <w:jc w:val="left"/>
              <w:rPr>
                <w:sz w:val="16"/>
                <w:szCs w:val="16"/>
              </w:rPr>
            </w:pPr>
            <w:r w:rsidRPr="00F849F4">
              <w:rPr>
                <w:rFonts w:ascii="Calibri" w:eastAsia="Calibri" w:hAnsi="Calibri" w:cs="Calibri"/>
                <w:color w:val="000000" w:themeColor="text1"/>
                <w:sz w:val="16"/>
                <w:szCs w:val="16"/>
              </w:rPr>
              <w:t>Instalación de portátiles</w:t>
            </w:r>
          </w:p>
        </w:tc>
        <w:tc>
          <w:tcPr>
            <w:tcW w:w="709"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40D37B64" w14:textId="618250BB" w:rsidR="0DC0462F" w:rsidRPr="00F849F4" w:rsidRDefault="0DC0462F" w:rsidP="00D85F82">
            <w:pPr>
              <w:jc w:val="center"/>
              <w:rPr>
                <w:sz w:val="16"/>
                <w:szCs w:val="16"/>
              </w:rPr>
            </w:pPr>
          </w:p>
        </w:tc>
        <w:tc>
          <w:tcPr>
            <w:tcW w:w="709"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44330781" w14:textId="3DC4053A" w:rsidR="0DC0462F" w:rsidRPr="00F849F4" w:rsidRDefault="0DC0462F" w:rsidP="00D85F82">
            <w:pPr>
              <w:jc w:val="center"/>
              <w:rPr>
                <w:sz w:val="16"/>
                <w:szCs w:val="16"/>
              </w:rPr>
            </w:pP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0F261A37" w14:textId="6747E782" w:rsidR="0DC0462F" w:rsidRPr="00F849F4" w:rsidRDefault="0DC0462F" w:rsidP="00D85F82">
            <w:pPr>
              <w:jc w:val="center"/>
              <w:rPr>
                <w:sz w:val="16"/>
                <w:szCs w:val="16"/>
              </w:rPr>
            </w:pPr>
          </w:p>
        </w:tc>
        <w:tc>
          <w:tcPr>
            <w:tcW w:w="850"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7D9EB046" w14:textId="193142BB" w:rsidR="0DC0462F" w:rsidRPr="00F849F4" w:rsidRDefault="0DC0462F" w:rsidP="00D85F82">
            <w:pPr>
              <w:jc w:val="center"/>
              <w:rPr>
                <w:sz w:val="16"/>
                <w:szCs w:val="16"/>
              </w:rPr>
            </w:pPr>
          </w:p>
        </w:tc>
        <w:tc>
          <w:tcPr>
            <w:tcW w:w="851" w:type="dxa"/>
            <w:tcBorders>
              <w:top w:val="single" w:sz="4" w:space="0" w:color="auto"/>
              <w:left w:val="single" w:sz="4" w:space="0" w:color="auto"/>
              <w:bottom w:val="single" w:sz="4" w:space="0" w:color="auto"/>
              <w:right w:val="nil"/>
            </w:tcBorders>
            <w:shd w:val="clear" w:color="auto" w:fill="FFFFFF" w:themeFill="background1"/>
            <w:tcMar>
              <w:top w:w="15" w:type="dxa"/>
              <w:left w:w="15" w:type="dxa"/>
              <w:right w:w="15" w:type="dxa"/>
            </w:tcMar>
            <w:vAlign w:val="center"/>
          </w:tcPr>
          <w:p w14:paraId="40E67AC2" w14:textId="6B9961E6" w:rsidR="0DC0462F" w:rsidRPr="00F849F4" w:rsidRDefault="0DC0462F" w:rsidP="0DC0462F">
            <w:pPr>
              <w:spacing w:after="0"/>
              <w:jc w:val="center"/>
              <w:rPr>
                <w:sz w:val="16"/>
                <w:szCs w:val="16"/>
              </w:rPr>
            </w:pPr>
            <w:r w:rsidRPr="00F849F4">
              <w:rPr>
                <w:rFonts w:ascii="Calibri" w:eastAsia="Calibri" w:hAnsi="Calibri" w:cs="Calibri"/>
                <w:color w:val="000000" w:themeColor="text1"/>
                <w:sz w:val="16"/>
                <w:szCs w:val="16"/>
              </w:rPr>
              <w:t>34,46 €</w:t>
            </w:r>
          </w:p>
        </w:tc>
        <w:tc>
          <w:tcPr>
            <w:tcW w:w="850" w:type="dxa"/>
            <w:tcBorders>
              <w:top w:val="single" w:sz="4" w:space="0" w:color="auto"/>
              <w:left w:val="single" w:sz="4" w:space="0" w:color="auto"/>
              <w:bottom w:val="single" w:sz="4" w:space="0" w:color="auto"/>
              <w:right w:val="nil"/>
            </w:tcBorders>
            <w:shd w:val="clear" w:color="auto" w:fill="FFFFFF" w:themeFill="background1"/>
            <w:tcMar>
              <w:top w:w="15" w:type="dxa"/>
              <w:left w:w="15" w:type="dxa"/>
              <w:right w:w="15" w:type="dxa"/>
            </w:tcMar>
            <w:vAlign w:val="center"/>
          </w:tcPr>
          <w:p w14:paraId="42F2E1E8" w14:textId="058807A9" w:rsidR="0DC0462F" w:rsidRPr="00F849F4" w:rsidRDefault="0DC0462F" w:rsidP="00D85F82">
            <w:pPr>
              <w:jc w:val="center"/>
              <w:rPr>
                <w:sz w:val="16"/>
                <w:szCs w:val="16"/>
              </w:rPr>
            </w:pPr>
          </w:p>
        </w:tc>
        <w:tc>
          <w:tcPr>
            <w:tcW w:w="709" w:type="dxa"/>
            <w:tcBorders>
              <w:top w:val="single" w:sz="4" w:space="0" w:color="auto"/>
              <w:left w:val="single" w:sz="4" w:space="0" w:color="000000" w:themeColor="text1"/>
              <w:bottom w:val="single" w:sz="4" w:space="0" w:color="auto"/>
              <w:right w:val="single" w:sz="4" w:space="0" w:color="000000" w:themeColor="text1"/>
            </w:tcBorders>
            <w:shd w:val="clear" w:color="auto" w:fill="FFFFFF" w:themeFill="background1"/>
            <w:tcMar>
              <w:top w:w="15" w:type="dxa"/>
              <w:left w:w="15" w:type="dxa"/>
              <w:right w:w="15" w:type="dxa"/>
            </w:tcMar>
            <w:vAlign w:val="center"/>
          </w:tcPr>
          <w:p w14:paraId="6E6BA8DA" w14:textId="6E0C310D" w:rsidR="0DC0462F" w:rsidRPr="00F849F4" w:rsidRDefault="0DC0462F" w:rsidP="00D85F82">
            <w:pPr>
              <w:jc w:val="center"/>
              <w:rPr>
                <w:sz w:val="16"/>
                <w:szCs w:val="16"/>
              </w:rPr>
            </w:pPr>
          </w:p>
        </w:tc>
      </w:tr>
      <w:tr w:rsidR="0DC0462F" w14:paraId="6FE866C1" w14:textId="77777777" w:rsidTr="00D85F82">
        <w:trPr>
          <w:trHeight w:val="315"/>
          <w:jc w:val="center"/>
        </w:trPr>
        <w:tc>
          <w:tcPr>
            <w:tcW w:w="425"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4C90B505" w14:textId="2F34F387" w:rsidR="0DC0462F" w:rsidRPr="00F849F4" w:rsidRDefault="0DC0462F" w:rsidP="00D85F82">
            <w:pPr>
              <w:jc w:val="center"/>
              <w:rPr>
                <w:sz w:val="16"/>
                <w:szCs w:val="16"/>
              </w:rPr>
            </w:pPr>
          </w:p>
        </w:tc>
        <w:tc>
          <w:tcPr>
            <w:tcW w:w="282"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3FB05CF3" w14:textId="3C7FDAD4" w:rsidR="0DC0462F" w:rsidRPr="00F849F4" w:rsidRDefault="0DC0462F" w:rsidP="00D85F82">
            <w:pPr>
              <w:jc w:val="center"/>
              <w:rPr>
                <w:sz w:val="16"/>
                <w:szCs w:val="16"/>
              </w:rPr>
            </w:pPr>
          </w:p>
        </w:tc>
        <w:tc>
          <w:tcPr>
            <w:tcW w:w="284"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68F0A0AD" w14:textId="6460961D" w:rsidR="0DC0462F" w:rsidRPr="00F849F4" w:rsidRDefault="0DC0462F" w:rsidP="00D85F82">
            <w:pPr>
              <w:jc w:val="center"/>
              <w:rPr>
                <w:sz w:val="16"/>
                <w:szCs w:val="16"/>
              </w:rPr>
            </w:pPr>
          </w:p>
        </w:tc>
        <w:tc>
          <w:tcPr>
            <w:tcW w:w="283"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0735A31C" w14:textId="06DCEFB1" w:rsidR="0DC0462F" w:rsidRPr="00F849F4" w:rsidRDefault="0DC0462F" w:rsidP="0DC0462F">
            <w:pPr>
              <w:spacing w:after="0"/>
              <w:jc w:val="center"/>
              <w:rPr>
                <w:sz w:val="16"/>
                <w:szCs w:val="16"/>
              </w:rPr>
            </w:pPr>
            <w:r w:rsidRPr="00F849F4">
              <w:rPr>
                <w:rFonts w:ascii="Calibri" w:eastAsia="Calibri" w:hAnsi="Calibri" w:cs="Calibri"/>
                <w:color w:val="000000" w:themeColor="text1"/>
                <w:sz w:val="16"/>
                <w:szCs w:val="16"/>
              </w:rPr>
              <w:t>01</w:t>
            </w:r>
          </w:p>
        </w:tc>
        <w:tc>
          <w:tcPr>
            <w:tcW w:w="2128"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540" w:type="dxa"/>
              <w:right w:w="15" w:type="dxa"/>
            </w:tcMar>
            <w:vAlign w:val="center"/>
          </w:tcPr>
          <w:p w14:paraId="2097A217" w14:textId="1D301667" w:rsidR="0DC0462F" w:rsidRPr="00F849F4" w:rsidRDefault="0DC0462F" w:rsidP="0DC0462F">
            <w:pPr>
              <w:spacing w:after="0"/>
              <w:jc w:val="left"/>
              <w:rPr>
                <w:sz w:val="16"/>
                <w:szCs w:val="16"/>
              </w:rPr>
            </w:pPr>
            <w:r w:rsidRPr="00F849F4">
              <w:rPr>
                <w:rFonts w:ascii="Calibri" w:eastAsia="Calibri" w:hAnsi="Calibri" w:cs="Calibri"/>
                <w:color w:val="000000" w:themeColor="text1"/>
                <w:sz w:val="16"/>
                <w:szCs w:val="16"/>
              </w:rPr>
              <w:t>Responsable y administrador de sistemas</w:t>
            </w:r>
          </w:p>
        </w:tc>
        <w:tc>
          <w:tcPr>
            <w:tcW w:w="709"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67617249" w14:textId="135B9820" w:rsidR="0DC0462F" w:rsidRPr="00F849F4" w:rsidRDefault="0DC0462F" w:rsidP="0DC0462F">
            <w:pPr>
              <w:spacing w:after="0"/>
              <w:jc w:val="center"/>
              <w:rPr>
                <w:sz w:val="16"/>
                <w:szCs w:val="16"/>
              </w:rPr>
            </w:pPr>
            <w:r w:rsidRPr="00F849F4">
              <w:rPr>
                <w:rFonts w:ascii="Calibri" w:eastAsia="Calibri" w:hAnsi="Calibri" w:cs="Calibri"/>
                <w:color w:val="000000" w:themeColor="text1"/>
                <w:sz w:val="16"/>
                <w:szCs w:val="16"/>
              </w:rPr>
              <w:t>1</w:t>
            </w:r>
          </w:p>
        </w:tc>
        <w:tc>
          <w:tcPr>
            <w:tcW w:w="709"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7487E5D5" w14:textId="27D1F698" w:rsidR="0DC0462F" w:rsidRPr="00F849F4" w:rsidRDefault="0DC0462F" w:rsidP="0DC0462F">
            <w:pPr>
              <w:spacing w:after="0"/>
              <w:jc w:val="center"/>
              <w:rPr>
                <w:sz w:val="16"/>
                <w:szCs w:val="16"/>
              </w:rPr>
            </w:pPr>
            <w:r w:rsidRPr="00F849F4">
              <w:rPr>
                <w:rFonts w:ascii="Calibri" w:eastAsia="Calibri" w:hAnsi="Calibri" w:cs="Calibri"/>
                <w:color w:val="000000" w:themeColor="text1"/>
                <w:sz w:val="16"/>
                <w:szCs w:val="16"/>
              </w:rPr>
              <w:t>horas</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37BC3E09" w14:textId="40F61AD4" w:rsidR="0DC0462F" w:rsidRPr="00F849F4" w:rsidRDefault="0DC0462F" w:rsidP="0DC0462F">
            <w:pPr>
              <w:spacing w:after="0"/>
              <w:jc w:val="center"/>
              <w:rPr>
                <w:sz w:val="16"/>
                <w:szCs w:val="16"/>
              </w:rPr>
            </w:pPr>
            <w:r w:rsidRPr="00F849F4">
              <w:rPr>
                <w:rFonts w:ascii="Calibri" w:eastAsia="Calibri" w:hAnsi="Calibri" w:cs="Calibri"/>
                <w:color w:val="000000" w:themeColor="text1"/>
                <w:sz w:val="16"/>
                <w:szCs w:val="16"/>
              </w:rPr>
              <w:t>34,46 €</w:t>
            </w:r>
          </w:p>
        </w:tc>
        <w:tc>
          <w:tcPr>
            <w:tcW w:w="850"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3B206D91" w14:textId="7E189E29" w:rsidR="0DC0462F" w:rsidRPr="00F849F4" w:rsidRDefault="0DC0462F" w:rsidP="0DC0462F">
            <w:pPr>
              <w:spacing w:after="0"/>
              <w:jc w:val="center"/>
              <w:rPr>
                <w:sz w:val="16"/>
                <w:szCs w:val="16"/>
              </w:rPr>
            </w:pPr>
            <w:r w:rsidRPr="00F849F4">
              <w:rPr>
                <w:rFonts w:ascii="Calibri" w:eastAsia="Calibri" w:hAnsi="Calibri" w:cs="Calibri"/>
                <w:color w:val="000000" w:themeColor="text1"/>
                <w:sz w:val="16"/>
                <w:szCs w:val="16"/>
              </w:rPr>
              <w:t>34,46 €</w:t>
            </w:r>
          </w:p>
        </w:tc>
        <w:tc>
          <w:tcPr>
            <w:tcW w:w="851" w:type="dxa"/>
            <w:tcBorders>
              <w:top w:val="single" w:sz="4" w:space="0" w:color="auto"/>
              <w:left w:val="single" w:sz="4" w:space="0" w:color="auto"/>
              <w:bottom w:val="single" w:sz="4" w:space="0" w:color="auto"/>
              <w:right w:val="nil"/>
            </w:tcBorders>
            <w:shd w:val="clear" w:color="auto" w:fill="FFFFFF" w:themeFill="background1"/>
            <w:tcMar>
              <w:top w:w="15" w:type="dxa"/>
              <w:left w:w="15" w:type="dxa"/>
              <w:right w:w="15" w:type="dxa"/>
            </w:tcMar>
            <w:vAlign w:val="center"/>
          </w:tcPr>
          <w:p w14:paraId="7ECF3A1A" w14:textId="41EC7DD1" w:rsidR="0DC0462F" w:rsidRPr="00F849F4" w:rsidRDefault="0DC0462F" w:rsidP="00D85F82">
            <w:pPr>
              <w:jc w:val="center"/>
              <w:rPr>
                <w:sz w:val="16"/>
                <w:szCs w:val="16"/>
              </w:rPr>
            </w:pPr>
          </w:p>
        </w:tc>
        <w:tc>
          <w:tcPr>
            <w:tcW w:w="850" w:type="dxa"/>
            <w:tcBorders>
              <w:top w:val="single" w:sz="4" w:space="0" w:color="auto"/>
              <w:left w:val="single" w:sz="4" w:space="0" w:color="auto"/>
              <w:bottom w:val="single" w:sz="4" w:space="0" w:color="auto"/>
              <w:right w:val="nil"/>
            </w:tcBorders>
            <w:shd w:val="clear" w:color="auto" w:fill="FFFFFF" w:themeFill="background1"/>
            <w:tcMar>
              <w:top w:w="15" w:type="dxa"/>
              <w:left w:w="15" w:type="dxa"/>
              <w:right w:w="15" w:type="dxa"/>
            </w:tcMar>
            <w:vAlign w:val="center"/>
          </w:tcPr>
          <w:p w14:paraId="3D6BAA0B" w14:textId="5CE08231" w:rsidR="0DC0462F" w:rsidRPr="00F849F4" w:rsidRDefault="0DC0462F" w:rsidP="00D85F82">
            <w:pPr>
              <w:jc w:val="center"/>
              <w:rPr>
                <w:sz w:val="16"/>
                <w:szCs w:val="16"/>
              </w:rPr>
            </w:pPr>
          </w:p>
        </w:tc>
        <w:tc>
          <w:tcPr>
            <w:tcW w:w="709" w:type="dxa"/>
            <w:tcBorders>
              <w:top w:val="single" w:sz="4" w:space="0" w:color="auto"/>
              <w:left w:val="single" w:sz="4" w:space="0" w:color="000000" w:themeColor="text1"/>
              <w:bottom w:val="single" w:sz="4" w:space="0" w:color="auto"/>
              <w:right w:val="single" w:sz="4" w:space="0" w:color="000000" w:themeColor="text1"/>
            </w:tcBorders>
            <w:shd w:val="clear" w:color="auto" w:fill="FFFFFF" w:themeFill="background1"/>
            <w:tcMar>
              <w:top w:w="15" w:type="dxa"/>
              <w:left w:w="15" w:type="dxa"/>
              <w:right w:w="15" w:type="dxa"/>
            </w:tcMar>
            <w:vAlign w:val="center"/>
          </w:tcPr>
          <w:p w14:paraId="2991F91F" w14:textId="332B0AC1" w:rsidR="0DC0462F" w:rsidRPr="00F849F4" w:rsidRDefault="0DC0462F" w:rsidP="00D85F82">
            <w:pPr>
              <w:jc w:val="center"/>
              <w:rPr>
                <w:sz w:val="16"/>
                <w:szCs w:val="16"/>
              </w:rPr>
            </w:pPr>
          </w:p>
        </w:tc>
      </w:tr>
      <w:tr w:rsidR="0DC0462F" w14:paraId="6DEE265A" w14:textId="77777777" w:rsidTr="00D85F82">
        <w:trPr>
          <w:trHeight w:val="315"/>
          <w:jc w:val="center"/>
        </w:trPr>
        <w:tc>
          <w:tcPr>
            <w:tcW w:w="425"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72DCEFB5" w14:textId="644A751B" w:rsidR="0DC0462F" w:rsidRPr="00F849F4" w:rsidRDefault="0DC0462F" w:rsidP="00D85F82">
            <w:pPr>
              <w:jc w:val="center"/>
              <w:rPr>
                <w:sz w:val="16"/>
                <w:szCs w:val="16"/>
              </w:rPr>
            </w:pPr>
          </w:p>
        </w:tc>
        <w:tc>
          <w:tcPr>
            <w:tcW w:w="282"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765F934B" w14:textId="0418238B" w:rsidR="0DC0462F" w:rsidRPr="00F849F4" w:rsidRDefault="0DC0462F" w:rsidP="00D85F82">
            <w:pPr>
              <w:jc w:val="center"/>
              <w:rPr>
                <w:sz w:val="16"/>
                <w:szCs w:val="16"/>
              </w:rPr>
            </w:pPr>
          </w:p>
        </w:tc>
        <w:tc>
          <w:tcPr>
            <w:tcW w:w="284"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761EB22E" w14:textId="59B03E79" w:rsidR="0DC0462F" w:rsidRPr="00F849F4" w:rsidRDefault="0DC0462F" w:rsidP="0DC0462F">
            <w:pPr>
              <w:spacing w:after="0"/>
              <w:jc w:val="center"/>
              <w:rPr>
                <w:sz w:val="16"/>
                <w:szCs w:val="16"/>
              </w:rPr>
            </w:pPr>
            <w:r w:rsidRPr="00F849F4">
              <w:rPr>
                <w:rFonts w:ascii="Calibri" w:eastAsia="Calibri" w:hAnsi="Calibri" w:cs="Calibri"/>
                <w:color w:val="000000" w:themeColor="text1"/>
                <w:sz w:val="16"/>
                <w:szCs w:val="16"/>
              </w:rPr>
              <w:t>04</w:t>
            </w:r>
          </w:p>
        </w:tc>
        <w:tc>
          <w:tcPr>
            <w:tcW w:w="283"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010A292F" w14:textId="2BDB62B1" w:rsidR="0DC0462F" w:rsidRPr="00F849F4" w:rsidRDefault="0DC0462F" w:rsidP="00D85F82">
            <w:pPr>
              <w:jc w:val="center"/>
              <w:rPr>
                <w:sz w:val="16"/>
                <w:szCs w:val="16"/>
              </w:rPr>
            </w:pPr>
          </w:p>
        </w:tc>
        <w:tc>
          <w:tcPr>
            <w:tcW w:w="2128"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270" w:type="dxa"/>
              <w:right w:w="15" w:type="dxa"/>
            </w:tcMar>
            <w:vAlign w:val="center"/>
          </w:tcPr>
          <w:p w14:paraId="672F1977" w14:textId="4FD6B05F" w:rsidR="0DC0462F" w:rsidRPr="00F849F4" w:rsidRDefault="0DC0462F" w:rsidP="0DC0462F">
            <w:pPr>
              <w:spacing w:after="0"/>
              <w:jc w:val="left"/>
              <w:rPr>
                <w:sz w:val="16"/>
                <w:szCs w:val="16"/>
              </w:rPr>
            </w:pPr>
            <w:r w:rsidRPr="00F849F4">
              <w:rPr>
                <w:rFonts w:ascii="Calibri" w:eastAsia="Calibri" w:hAnsi="Calibri" w:cs="Calibri"/>
                <w:color w:val="000000" w:themeColor="text1"/>
                <w:sz w:val="16"/>
                <w:szCs w:val="16"/>
              </w:rPr>
              <w:t>Instalación de monitor de 45''</w:t>
            </w:r>
          </w:p>
        </w:tc>
        <w:tc>
          <w:tcPr>
            <w:tcW w:w="709"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69663F38" w14:textId="5AA9510F" w:rsidR="0DC0462F" w:rsidRPr="00F849F4" w:rsidRDefault="0DC0462F" w:rsidP="00D85F82">
            <w:pPr>
              <w:jc w:val="center"/>
              <w:rPr>
                <w:sz w:val="16"/>
                <w:szCs w:val="16"/>
              </w:rPr>
            </w:pPr>
          </w:p>
        </w:tc>
        <w:tc>
          <w:tcPr>
            <w:tcW w:w="709"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79249E0D" w14:textId="061F86B5" w:rsidR="0DC0462F" w:rsidRPr="00F849F4" w:rsidRDefault="0DC0462F" w:rsidP="00D85F82">
            <w:pPr>
              <w:jc w:val="center"/>
              <w:rPr>
                <w:sz w:val="16"/>
                <w:szCs w:val="16"/>
              </w:rPr>
            </w:pP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2B6DDA64" w14:textId="1405A248" w:rsidR="0DC0462F" w:rsidRPr="00F849F4" w:rsidRDefault="0DC0462F" w:rsidP="00D85F82">
            <w:pPr>
              <w:jc w:val="center"/>
              <w:rPr>
                <w:sz w:val="16"/>
                <w:szCs w:val="16"/>
              </w:rPr>
            </w:pPr>
          </w:p>
        </w:tc>
        <w:tc>
          <w:tcPr>
            <w:tcW w:w="850"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706BB56D" w14:textId="6FA1389A" w:rsidR="0DC0462F" w:rsidRPr="00F849F4" w:rsidRDefault="0DC0462F" w:rsidP="00D85F82">
            <w:pPr>
              <w:jc w:val="center"/>
              <w:rPr>
                <w:sz w:val="16"/>
                <w:szCs w:val="16"/>
              </w:rPr>
            </w:pPr>
          </w:p>
        </w:tc>
        <w:tc>
          <w:tcPr>
            <w:tcW w:w="851" w:type="dxa"/>
            <w:tcBorders>
              <w:top w:val="single" w:sz="4" w:space="0" w:color="auto"/>
              <w:left w:val="single" w:sz="4" w:space="0" w:color="auto"/>
              <w:bottom w:val="single" w:sz="4" w:space="0" w:color="auto"/>
              <w:right w:val="nil"/>
            </w:tcBorders>
            <w:shd w:val="clear" w:color="auto" w:fill="FFFFFF" w:themeFill="background1"/>
            <w:tcMar>
              <w:top w:w="15" w:type="dxa"/>
              <w:left w:w="15" w:type="dxa"/>
              <w:right w:w="15" w:type="dxa"/>
            </w:tcMar>
            <w:vAlign w:val="center"/>
          </w:tcPr>
          <w:p w14:paraId="403A12BF" w14:textId="1498BAE1" w:rsidR="0DC0462F" w:rsidRPr="00F849F4" w:rsidRDefault="0DC0462F" w:rsidP="0DC0462F">
            <w:pPr>
              <w:spacing w:after="0"/>
              <w:jc w:val="center"/>
              <w:rPr>
                <w:sz w:val="16"/>
                <w:szCs w:val="16"/>
              </w:rPr>
            </w:pPr>
            <w:r w:rsidRPr="00F849F4">
              <w:rPr>
                <w:rFonts w:ascii="Calibri" w:eastAsia="Calibri" w:hAnsi="Calibri" w:cs="Calibri"/>
                <w:color w:val="000000" w:themeColor="text1"/>
                <w:sz w:val="16"/>
                <w:szCs w:val="16"/>
              </w:rPr>
              <w:t>34,46 €</w:t>
            </w:r>
          </w:p>
        </w:tc>
        <w:tc>
          <w:tcPr>
            <w:tcW w:w="850" w:type="dxa"/>
            <w:tcBorders>
              <w:top w:val="single" w:sz="4" w:space="0" w:color="auto"/>
              <w:left w:val="single" w:sz="4" w:space="0" w:color="auto"/>
              <w:bottom w:val="single" w:sz="4" w:space="0" w:color="auto"/>
              <w:right w:val="nil"/>
            </w:tcBorders>
            <w:shd w:val="clear" w:color="auto" w:fill="FFFFFF" w:themeFill="background1"/>
            <w:tcMar>
              <w:top w:w="15" w:type="dxa"/>
              <w:left w:w="15" w:type="dxa"/>
              <w:right w:w="15" w:type="dxa"/>
            </w:tcMar>
            <w:vAlign w:val="center"/>
          </w:tcPr>
          <w:p w14:paraId="158C90F2" w14:textId="5ECEA97A" w:rsidR="0DC0462F" w:rsidRPr="00F849F4" w:rsidRDefault="0DC0462F" w:rsidP="00D85F82">
            <w:pPr>
              <w:jc w:val="center"/>
              <w:rPr>
                <w:sz w:val="16"/>
                <w:szCs w:val="16"/>
              </w:rPr>
            </w:pPr>
          </w:p>
        </w:tc>
        <w:tc>
          <w:tcPr>
            <w:tcW w:w="709" w:type="dxa"/>
            <w:tcBorders>
              <w:top w:val="single" w:sz="4" w:space="0" w:color="auto"/>
              <w:left w:val="single" w:sz="4" w:space="0" w:color="000000" w:themeColor="text1"/>
              <w:bottom w:val="single" w:sz="4" w:space="0" w:color="auto"/>
              <w:right w:val="single" w:sz="4" w:space="0" w:color="000000" w:themeColor="text1"/>
            </w:tcBorders>
            <w:shd w:val="clear" w:color="auto" w:fill="FFFFFF" w:themeFill="background1"/>
            <w:tcMar>
              <w:top w:w="15" w:type="dxa"/>
              <w:left w:w="15" w:type="dxa"/>
              <w:right w:w="15" w:type="dxa"/>
            </w:tcMar>
            <w:vAlign w:val="center"/>
          </w:tcPr>
          <w:p w14:paraId="6D8BA5E7" w14:textId="64925B93" w:rsidR="0DC0462F" w:rsidRPr="00F849F4" w:rsidRDefault="0DC0462F" w:rsidP="00D85F82">
            <w:pPr>
              <w:jc w:val="center"/>
              <w:rPr>
                <w:sz w:val="16"/>
                <w:szCs w:val="16"/>
              </w:rPr>
            </w:pPr>
          </w:p>
        </w:tc>
      </w:tr>
      <w:tr w:rsidR="0DC0462F" w14:paraId="761B9AE8" w14:textId="77777777" w:rsidTr="00D85F82">
        <w:trPr>
          <w:trHeight w:val="315"/>
          <w:jc w:val="center"/>
        </w:trPr>
        <w:tc>
          <w:tcPr>
            <w:tcW w:w="425"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0DCDE249" w14:textId="6F7F615F" w:rsidR="0DC0462F" w:rsidRPr="00F849F4" w:rsidRDefault="0DC0462F" w:rsidP="00D85F82">
            <w:pPr>
              <w:jc w:val="center"/>
              <w:rPr>
                <w:sz w:val="16"/>
                <w:szCs w:val="16"/>
              </w:rPr>
            </w:pPr>
          </w:p>
        </w:tc>
        <w:tc>
          <w:tcPr>
            <w:tcW w:w="282"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49C6EFD2" w14:textId="079E9104" w:rsidR="0DC0462F" w:rsidRPr="00F849F4" w:rsidRDefault="0DC0462F" w:rsidP="00D85F82">
            <w:pPr>
              <w:jc w:val="center"/>
              <w:rPr>
                <w:sz w:val="16"/>
                <w:szCs w:val="16"/>
              </w:rPr>
            </w:pPr>
          </w:p>
        </w:tc>
        <w:tc>
          <w:tcPr>
            <w:tcW w:w="284"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531FEDEA" w14:textId="0C84F1FD" w:rsidR="0DC0462F" w:rsidRPr="00F849F4" w:rsidRDefault="0DC0462F" w:rsidP="00D85F82">
            <w:pPr>
              <w:jc w:val="center"/>
              <w:rPr>
                <w:sz w:val="16"/>
                <w:szCs w:val="16"/>
              </w:rPr>
            </w:pPr>
          </w:p>
        </w:tc>
        <w:tc>
          <w:tcPr>
            <w:tcW w:w="283"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7B3D669D" w14:textId="1123F753" w:rsidR="0DC0462F" w:rsidRPr="00F849F4" w:rsidRDefault="0DC0462F" w:rsidP="0DC0462F">
            <w:pPr>
              <w:spacing w:after="0"/>
              <w:jc w:val="center"/>
              <w:rPr>
                <w:sz w:val="16"/>
                <w:szCs w:val="16"/>
              </w:rPr>
            </w:pPr>
            <w:r w:rsidRPr="00F849F4">
              <w:rPr>
                <w:rFonts w:ascii="Calibri" w:eastAsia="Calibri" w:hAnsi="Calibri" w:cs="Calibri"/>
                <w:color w:val="000000" w:themeColor="text1"/>
                <w:sz w:val="16"/>
                <w:szCs w:val="16"/>
              </w:rPr>
              <w:t>01</w:t>
            </w:r>
          </w:p>
        </w:tc>
        <w:tc>
          <w:tcPr>
            <w:tcW w:w="2128"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540" w:type="dxa"/>
              <w:right w:w="15" w:type="dxa"/>
            </w:tcMar>
            <w:vAlign w:val="center"/>
          </w:tcPr>
          <w:p w14:paraId="29D85764" w14:textId="31ADF315" w:rsidR="0DC0462F" w:rsidRPr="00F849F4" w:rsidRDefault="0DC0462F" w:rsidP="0DC0462F">
            <w:pPr>
              <w:spacing w:after="0"/>
              <w:jc w:val="left"/>
              <w:rPr>
                <w:sz w:val="16"/>
                <w:szCs w:val="16"/>
              </w:rPr>
            </w:pPr>
            <w:r w:rsidRPr="00F849F4">
              <w:rPr>
                <w:rFonts w:ascii="Calibri" w:eastAsia="Calibri" w:hAnsi="Calibri" w:cs="Calibri"/>
                <w:color w:val="000000" w:themeColor="text1"/>
                <w:sz w:val="16"/>
                <w:szCs w:val="16"/>
              </w:rPr>
              <w:t>Responsable y administrador de sistemas</w:t>
            </w:r>
          </w:p>
        </w:tc>
        <w:tc>
          <w:tcPr>
            <w:tcW w:w="709"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1C5E14BF" w14:textId="516EFC1B" w:rsidR="0DC0462F" w:rsidRPr="00F849F4" w:rsidRDefault="0DC0462F" w:rsidP="0DC0462F">
            <w:pPr>
              <w:spacing w:after="0"/>
              <w:jc w:val="center"/>
              <w:rPr>
                <w:sz w:val="16"/>
                <w:szCs w:val="16"/>
              </w:rPr>
            </w:pPr>
            <w:r w:rsidRPr="00F849F4">
              <w:rPr>
                <w:rFonts w:ascii="Calibri" w:eastAsia="Calibri" w:hAnsi="Calibri" w:cs="Calibri"/>
                <w:color w:val="000000" w:themeColor="text1"/>
                <w:sz w:val="16"/>
                <w:szCs w:val="16"/>
              </w:rPr>
              <w:t>1</w:t>
            </w:r>
          </w:p>
        </w:tc>
        <w:tc>
          <w:tcPr>
            <w:tcW w:w="709"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42A5A608" w14:textId="6323D723" w:rsidR="0DC0462F" w:rsidRPr="00F849F4" w:rsidRDefault="0DC0462F" w:rsidP="0DC0462F">
            <w:pPr>
              <w:spacing w:after="0"/>
              <w:jc w:val="center"/>
              <w:rPr>
                <w:sz w:val="16"/>
                <w:szCs w:val="16"/>
              </w:rPr>
            </w:pPr>
            <w:r w:rsidRPr="00F849F4">
              <w:rPr>
                <w:rFonts w:ascii="Calibri" w:eastAsia="Calibri" w:hAnsi="Calibri" w:cs="Calibri"/>
                <w:color w:val="000000" w:themeColor="text1"/>
                <w:sz w:val="16"/>
                <w:szCs w:val="16"/>
              </w:rPr>
              <w:t>horas</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24EDB11C" w14:textId="7661B48F" w:rsidR="0DC0462F" w:rsidRPr="00F849F4" w:rsidRDefault="0DC0462F" w:rsidP="0DC0462F">
            <w:pPr>
              <w:spacing w:after="0"/>
              <w:jc w:val="center"/>
              <w:rPr>
                <w:sz w:val="16"/>
                <w:szCs w:val="16"/>
              </w:rPr>
            </w:pPr>
            <w:r w:rsidRPr="00F849F4">
              <w:rPr>
                <w:rFonts w:ascii="Calibri" w:eastAsia="Calibri" w:hAnsi="Calibri" w:cs="Calibri"/>
                <w:color w:val="000000" w:themeColor="text1"/>
                <w:sz w:val="16"/>
                <w:szCs w:val="16"/>
              </w:rPr>
              <w:t>34,46 €</w:t>
            </w:r>
          </w:p>
        </w:tc>
        <w:tc>
          <w:tcPr>
            <w:tcW w:w="850"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080B37C4" w14:textId="4AE321E1" w:rsidR="0DC0462F" w:rsidRPr="00F849F4" w:rsidRDefault="0DC0462F" w:rsidP="0DC0462F">
            <w:pPr>
              <w:spacing w:after="0"/>
              <w:jc w:val="center"/>
              <w:rPr>
                <w:sz w:val="16"/>
                <w:szCs w:val="16"/>
              </w:rPr>
            </w:pPr>
            <w:r w:rsidRPr="00F849F4">
              <w:rPr>
                <w:rFonts w:ascii="Calibri" w:eastAsia="Calibri" w:hAnsi="Calibri" w:cs="Calibri"/>
                <w:color w:val="000000" w:themeColor="text1"/>
                <w:sz w:val="16"/>
                <w:szCs w:val="16"/>
              </w:rPr>
              <w:t>34,46 €</w:t>
            </w:r>
          </w:p>
        </w:tc>
        <w:tc>
          <w:tcPr>
            <w:tcW w:w="851" w:type="dxa"/>
            <w:tcBorders>
              <w:top w:val="single" w:sz="4" w:space="0" w:color="auto"/>
              <w:left w:val="single" w:sz="4" w:space="0" w:color="auto"/>
              <w:bottom w:val="single" w:sz="4" w:space="0" w:color="auto"/>
              <w:right w:val="nil"/>
            </w:tcBorders>
            <w:shd w:val="clear" w:color="auto" w:fill="FFFFFF" w:themeFill="background1"/>
            <w:tcMar>
              <w:top w:w="15" w:type="dxa"/>
              <w:left w:w="15" w:type="dxa"/>
              <w:right w:w="15" w:type="dxa"/>
            </w:tcMar>
            <w:vAlign w:val="center"/>
          </w:tcPr>
          <w:p w14:paraId="58684CEE" w14:textId="06DC9244" w:rsidR="0DC0462F" w:rsidRPr="00F849F4" w:rsidRDefault="0DC0462F" w:rsidP="00D85F82">
            <w:pPr>
              <w:jc w:val="center"/>
              <w:rPr>
                <w:sz w:val="16"/>
                <w:szCs w:val="16"/>
              </w:rPr>
            </w:pPr>
          </w:p>
        </w:tc>
        <w:tc>
          <w:tcPr>
            <w:tcW w:w="850" w:type="dxa"/>
            <w:tcBorders>
              <w:top w:val="single" w:sz="4" w:space="0" w:color="auto"/>
              <w:left w:val="single" w:sz="4" w:space="0" w:color="auto"/>
              <w:bottom w:val="single" w:sz="4" w:space="0" w:color="auto"/>
              <w:right w:val="nil"/>
            </w:tcBorders>
            <w:shd w:val="clear" w:color="auto" w:fill="FFFFFF" w:themeFill="background1"/>
            <w:tcMar>
              <w:top w:w="15" w:type="dxa"/>
              <w:left w:w="15" w:type="dxa"/>
              <w:right w:w="15" w:type="dxa"/>
            </w:tcMar>
            <w:vAlign w:val="center"/>
          </w:tcPr>
          <w:p w14:paraId="50E0D1D3" w14:textId="6F062D00" w:rsidR="0DC0462F" w:rsidRPr="00F849F4" w:rsidRDefault="0DC0462F" w:rsidP="00D85F82">
            <w:pPr>
              <w:jc w:val="center"/>
              <w:rPr>
                <w:sz w:val="16"/>
                <w:szCs w:val="16"/>
              </w:rPr>
            </w:pPr>
          </w:p>
        </w:tc>
        <w:tc>
          <w:tcPr>
            <w:tcW w:w="709" w:type="dxa"/>
            <w:tcBorders>
              <w:top w:val="single" w:sz="4" w:space="0" w:color="auto"/>
              <w:left w:val="single" w:sz="4" w:space="0" w:color="000000" w:themeColor="text1"/>
              <w:bottom w:val="single" w:sz="4" w:space="0" w:color="auto"/>
              <w:right w:val="single" w:sz="4" w:space="0" w:color="000000" w:themeColor="text1"/>
            </w:tcBorders>
            <w:shd w:val="clear" w:color="auto" w:fill="FFFFFF" w:themeFill="background1"/>
            <w:tcMar>
              <w:top w:w="15" w:type="dxa"/>
              <w:left w:w="15" w:type="dxa"/>
              <w:right w:w="15" w:type="dxa"/>
            </w:tcMar>
            <w:vAlign w:val="center"/>
          </w:tcPr>
          <w:p w14:paraId="30290ADD" w14:textId="7452BAEC" w:rsidR="0DC0462F" w:rsidRPr="00F849F4" w:rsidRDefault="0DC0462F" w:rsidP="00D85F82">
            <w:pPr>
              <w:jc w:val="center"/>
              <w:rPr>
                <w:sz w:val="16"/>
                <w:szCs w:val="16"/>
              </w:rPr>
            </w:pPr>
          </w:p>
        </w:tc>
      </w:tr>
      <w:tr w:rsidR="0DC0462F" w14:paraId="7036D7D7" w14:textId="77777777" w:rsidTr="00D85F82">
        <w:trPr>
          <w:trHeight w:val="315"/>
          <w:jc w:val="center"/>
        </w:trPr>
        <w:tc>
          <w:tcPr>
            <w:tcW w:w="425"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75ECFA21" w14:textId="575F1767" w:rsidR="0DC0462F" w:rsidRPr="00F849F4" w:rsidRDefault="0DC0462F" w:rsidP="00D85F82">
            <w:pPr>
              <w:jc w:val="center"/>
              <w:rPr>
                <w:sz w:val="16"/>
                <w:szCs w:val="16"/>
              </w:rPr>
            </w:pPr>
          </w:p>
        </w:tc>
        <w:tc>
          <w:tcPr>
            <w:tcW w:w="282"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387880BC" w14:textId="0EF80E09" w:rsidR="0DC0462F" w:rsidRPr="00F849F4" w:rsidRDefault="0DC0462F" w:rsidP="00D85F82">
            <w:pPr>
              <w:jc w:val="center"/>
              <w:rPr>
                <w:sz w:val="16"/>
                <w:szCs w:val="16"/>
              </w:rPr>
            </w:pPr>
          </w:p>
        </w:tc>
        <w:tc>
          <w:tcPr>
            <w:tcW w:w="284"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3D7EDF0D" w14:textId="3263D6C3" w:rsidR="0DC0462F" w:rsidRPr="00F849F4" w:rsidRDefault="0DC0462F" w:rsidP="0DC0462F">
            <w:pPr>
              <w:spacing w:after="0"/>
              <w:jc w:val="center"/>
              <w:rPr>
                <w:sz w:val="16"/>
                <w:szCs w:val="16"/>
              </w:rPr>
            </w:pPr>
            <w:r w:rsidRPr="00F849F4">
              <w:rPr>
                <w:rFonts w:ascii="Calibri" w:eastAsia="Calibri" w:hAnsi="Calibri" w:cs="Calibri"/>
                <w:color w:val="000000" w:themeColor="text1"/>
                <w:sz w:val="16"/>
                <w:szCs w:val="16"/>
              </w:rPr>
              <w:t>05</w:t>
            </w:r>
          </w:p>
        </w:tc>
        <w:tc>
          <w:tcPr>
            <w:tcW w:w="283"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1E7E8BA6" w14:textId="51A9A62F" w:rsidR="0DC0462F" w:rsidRPr="00F849F4" w:rsidRDefault="0DC0462F" w:rsidP="00D85F82">
            <w:pPr>
              <w:jc w:val="center"/>
              <w:rPr>
                <w:sz w:val="16"/>
                <w:szCs w:val="16"/>
              </w:rPr>
            </w:pPr>
          </w:p>
        </w:tc>
        <w:tc>
          <w:tcPr>
            <w:tcW w:w="2128"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270" w:type="dxa"/>
              <w:right w:w="15" w:type="dxa"/>
            </w:tcMar>
            <w:vAlign w:val="center"/>
          </w:tcPr>
          <w:p w14:paraId="0EB55B35" w14:textId="42793440" w:rsidR="0DC0462F" w:rsidRPr="00F849F4" w:rsidRDefault="0DC0462F" w:rsidP="0DC0462F">
            <w:pPr>
              <w:spacing w:after="0"/>
              <w:jc w:val="left"/>
              <w:rPr>
                <w:sz w:val="16"/>
                <w:szCs w:val="16"/>
              </w:rPr>
            </w:pPr>
            <w:r w:rsidRPr="00F849F4">
              <w:rPr>
                <w:rFonts w:ascii="Calibri" w:eastAsia="Calibri" w:hAnsi="Calibri" w:cs="Calibri"/>
                <w:color w:val="000000" w:themeColor="text1"/>
                <w:sz w:val="16"/>
                <w:szCs w:val="16"/>
              </w:rPr>
              <w:t xml:space="preserve">Instalación de </w:t>
            </w:r>
            <w:r w:rsidR="00092B7A" w:rsidRPr="00F849F4">
              <w:rPr>
                <w:rFonts w:ascii="Calibri" w:eastAsia="Calibri" w:hAnsi="Calibri" w:cs="Calibri"/>
                <w:color w:val="000000" w:themeColor="text1"/>
                <w:sz w:val="16"/>
                <w:szCs w:val="16"/>
              </w:rPr>
              <w:t>teléfonos</w:t>
            </w:r>
            <w:r w:rsidRPr="00F849F4">
              <w:rPr>
                <w:rFonts w:ascii="Calibri" w:eastAsia="Calibri" w:hAnsi="Calibri" w:cs="Calibri"/>
                <w:color w:val="000000" w:themeColor="text1"/>
                <w:sz w:val="16"/>
                <w:szCs w:val="16"/>
              </w:rPr>
              <w:t xml:space="preserve"> IPVOID</w:t>
            </w:r>
          </w:p>
        </w:tc>
        <w:tc>
          <w:tcPr>
            <w:tcW w:w="709"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1411AEA1" w14:textId="1B25DF19" w:rsidR="0DC0462F" w:rsidRPr="00F849F4" w:rsidRDefault="0DC0462F" w:rsidP="00D85F82">
            <w:pPr>
              <w:jc w:val="center"/>
              <w:rPr>
                <w:sz w:val="16"/>
                <w:szCs w:val="16"/>
              </w:rPr>
            </w:pPr>
          </w:p>
        </w:tc>
        <w:tc>
          <w:tcPr>
            <w:tcW w:w="709"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32DC013D" w14:textId="3379C66C" w:rsidR="0DC0462F" w:rsidRPr="00F849F4" w:rsidRDefault="0DC0462F" w:rsidP="00D85F82">
            <w:pPr>
              <w:jc w:val="center"/>
              <w:rPr>
                <w:sz w:val="16"/>
                <w:szCs w:val="16"/>
              </w:rPr>
            </w:pP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18BEB640" w14:textId="75B3D0B2" w:rsidR="0DC0462F" w:rsidRPr="00F849F4" w:rsidRDefault="0DC0462F" w:rsidP="00D85F82">
            <w:pPr>
              <w:jc w:val="center"/>
              <w:rPr>
                <w:sz w:val="16"/>
                <w:szCs w:val="16"/>
              </w:rPr>
            </w:pPr>
          </w:p>
        </w:tc>
        <w:tc>
          <w:tcPr>
            <w:tcW w:w="850"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46ACE01F" w14:textId="3210BE92" w:rsidR="0DC0462F" w:rsidRPr="00F849F4" w:rsidRDefault="0DC0462F" w:rsidP="00D85F82">
            <w:pPr>
              <w:jc w:val="center"/>
              <w:rPr>
                <w:sz w:val="16"/>
                <w:szCs w:val="16"/>
              </w:rPr>
            </w:pPr>
          </w:p>
        </w:tc>
        <w:tc>
          <w:tcPr>
            <w:tcW w:w="851" w:type="dxa"/>
            <w:tcBorders>
              <w:top w:val="single" w:sz="4" w:space="0" w:color="auto"/>
              <w:left w:val="single" w:sz="4" w:space="0" w:color="auto"/>
              <w:bottom w:val="single" w:sz="4" w:space="0" w:color="auto"/>
              <w:right w:val="nil"/>
            </w:tcBorders>
            <w:shd w:val="clear" w:color="auto" w:fill="FFFFFF" w:themeFill="background1"/>
            <w:tcMar>
              <w:top w:w="15" w:type="dxa"/>
              <w:left w:w="15" w:type="dxa"/>
              <w:right w:w="15" w:type="dxa"/>
            </w:tcMar>
            <w:vAlign w:val="center"/>
          </w:tcPr>
          <w:p w14:paraId="160BBF40" w14:textId="09E34D3E" w:rsidR="0DC0462F" w:rsidRPr="00F849F4" w:rsidRDefault="0DC0462F" w:rsidP="0DC0462F">
            <w:pPr>
              <w:spacing w:after="0"/>
              <w:jc w:val="center"/>
              <w:rPr>
                <w:sz w:val="16"/>
                <w:szCs w:val="16"/>
              </w:rPr>
            </w:pPr>
            <w:r w:rsidRPr="00F849F4">
              <w:rPr>
                <w:rFonts w:ascii="Calibri" w:eastAsia="Calibri" w:hAnsi="Calibri" w:cs="Calibri"/>
                <w:color w:val="000000" w:themeColor="text1"/>
                <w:sz w:val="16"/>
                <w:szCs w:val="16"/>
              </w:rPr>
              <w:t>34,46 €</w:t>
            </w:r>
          </w:p>
        </w:tc>
        <w:tc>
          <w:tcPr>
            <w:tcW w:w="850" w:type="dxa"/>
            <w:tcBorders>
              <w:top w:val="single" w:sz="4" w:space="0" w:color="auto"/>
              <w:left w:val="single" w:sz="4" w:space="0" w:color="auto"/>
              <w:bottom w:val="single" w:sz="4" w:space="0" w:color="auto"/>
              <w:right w:val="nil"/>
            </w:tcBorders>
            <w:shd w:val="clear" w:color="auto" w:fill="FFFFFF" w:themeFill="background1"/>
            <w:tcMar>
              <w:top w:w="15" w:type="dxa"/>
              <w:left w:w="15" w:type="dxa"/>
              <w:right w:w="15" w:type="dxa"/>
            </w:tcMar>
            <w:vAlign w:val="center"/>
          </w:tcPr>
          <w:p w14:paraId="7F6F566B" w14:textId="72F2F236" w:rsidR="0DC0462F" w:rsidRPr="00F849F4" w:rsidRDefault="0DC0462F" w:rsidP="00D85F82">
            <w:pPr>
              <w:jc w:val="center"/>
              <w:rPr>
                <w:sz w:val="16"/>
                <w:szCs w:val="16"/>
              </w:rPr>
            </w:pPr>
          </w:p>
        </w:tc>
        <w:tc>
          <w:tcPr>
            <w:tcW w:w="709" w:type="dxa"/>
            <w:tcBorders>
              <w:top w:val="single" w:sz="4" w:space="0" w:color="auto"/>
              <w:left w:val="single" w:sz="4" w:space="0" w:color="000000" w:themeColor="text1"/>
              <w:bottom w:val="single" w:sz="4" w:space="0" w:color="auto"/>
              <w:right w:val="single" w:sz="4" w:space="0" w:color="000000" w:themeColor="text1"/>
            </w:tcBorders>
            <w:shd w:val="clear" w:color="auto" w:fill="FFFFFF" w:themeFill="background1"/>
            <w:tcMar>
              <w:top w:w="15" w:type="dxa"/>
              <w:left w:w="15" w:type="dxa"/>
              <w:right w:w="15" w:type="dxa"/>
            </w:tcMar>
            <w:vAlign w:val="center"/>
          </w:tcPr>
          <w:p w14:paraId="0D8E8D20" w14:textId="69C3BA29" w:rsidR="0DC0462F" w:rsidRPr="00F849F4" w:rsidRDefault="0DC0462F" w:rsidP="00D85F82">
            <w:pPr>
              <w:jc w:val="center"/>
              <w:rPr>
                <w:sz w:val="16"/>
                <w:szCs w:val="16"/>
              </w:rPr>
            </w:pPr>
          </w:p>
        </w:tc>
      </w:tr>
      <w:tr w:rsidR="0DC0462F" w14:paraId="37D40464" w14:textId="77777777" w:rsidTr="00D85F82">
        <w:trPr>
          <w:trHeight w:val="315"/>
          <w:jc w:val="center"/>
        </w:trPr>
        <w:tc>
          <w:tcPr>
            <w:tcW w:w="425"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321D0F2A" w14:textId="2A42F3AD" w:rsidR="0DC0462F" w:rsidRPr="00F849F4" w:rsidRDefault="0DC0462F" w:rsidP="00D85F82">
            <w:pPr>
              <w:jc w:val="center"/>
              <w:rPr>
                <w:sz w:val="16"/>
                <w:szCs w:val="16"/>
              </w:rPr>
            </w:pPr>
          </w:p>
        </w:tc>
        <w:tc>
          <w:tcPr>
            <w:tcW w:w="282"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1F350B63" w14:textId="6F90F4E8" w:rsidR="0DC0462F" w:rsidRPr="00F849F4" w:rsidRDefault="0DC0462F" w:rsidP="00D85F82">
            <w:pPr>
              <w:jc w:val="center"/>
              <w:rPr>
                <w:sz w:val="16"/>
                <w:szCs w:val="16"/>
              </w:rPr>
            </w:pPr>
          </w:p>
        </w:tc>
        <w:tc>
          <w:tcPr>
            <w:tcW w:w="284"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26F34D7C" w14:textId="1555628A" w:rsidR="0DC0462F" w:rsidRPr="00F849F4" w:rsidRDefault="0DC0462F" w:rsidP="00D85F82">
            <w:pPr>
              <w:jc w:val="center"/>
              <w:rPr>
                <w:sz w:val="16"/>
                <w:szCs w:val="16"/>
              </w:rPr>
            </w:pPr>
          </w:p>
        </w:tc>
        <w:tc>
          <w:tcPr>
            <w:tcW w:w="283"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13F17FE0" w14:textId="112ADDE5" w:rsidR="0DC0462F" w:rsidRPr="00F849F4" w:rsidRDefault="0DC0462F" w:rsidP="0DC0462F">
            <w:pPr>
              <w:spacing w:after="0"/>
              <w:jc w:val="center"/>
              <w:rPr>
                <w:sz w:val="16"/>
                <w:szCs w:val="16"/>
              </w:rPr>
            </w:pPr>
            <w:r w:rsidRPr="00F849F4">
              <w:rPr>
                <w:rFonts w:ascii="Calibri" w:eastAsia="Calibri" w:hAnsi="Calibri" w:cs="Calibri"/>
                <w:color w:val="000000" w:themeColor="text1"/>
                <w:sz w:val="16"/>
                <w:szCs w:val="16"/>
              </w:rPr>
              <w:t>01</w:t>
            </w:r>
          </w:p>
        </w:tc>
        <w:tc>
          <w:tcPr>
            <w:tcW w:w="2128"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540" w:type="dxa"/>
              <w:right w:w="15" w:type="dxa"/>
            </w:tcMar>
            <w:vAlign w:val="center"/>
          </w:tcPr>
          <w:p w14:paraId="1C908DFF" w14:textId="32BE9D78" w:rsidR="0DC0462F" w:rsidRPr="00F849F4" w:rsidRDefault="0DC0462F" w:rsidP="0DC0462F">
            <w:pPr>
              <w:spacing w:after="0"/>
              <w:jc w:val="left"/>
              <w:rPr>
                <w:sz w:val="16"/>
                <w:szCs w:val="16"/>
              </w:rPr>
            </w:pPr>
            <w:r w:rsidRPr="00F849F4">
              <w:rPr>
                <w:rFonts w:ascii="Calibri" w:eastAsia="Calibri" w:hAnsi="Calibri" w:cs="Calibri"/>
                <w:color w:val="000000" w:themeColor="text1"/>
                <w:sz w:val="16"/>
                <w:szCs w:val="16"/>
              </w:rPr>
              <w:t>Responsable y administrador de sistemas</w:t>
            </w:r>
          </w:p>
        </w:tc>
        <w:tc>
          <w:tcPr>
            <w:tcW w:w="709"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57A85904" w14:textId="6C790F47" w:rsidR="0DC0462F" w:rsidRPr="00F849F4" w:rsidRDefault="0DC0462F" w:rsidP="0DC0462F">
            <w:pPr>
              <w:spacing w:after="0"/>
              <w:jc w:val="center"/>
              <w:rPr>
                <w:sz w:val="16"/>
                <w:szCs w:val="16"/>
              </w:rPr>
            </w:pPr>
            <w:r w:rsidRPr="00F849F4">
              <w:rPr>
                <w:rFonts w:ascii="Calibri" w:eastAsia="Calibri" w:hAnsi="Calibri" w:cs="Calibri"/>
                <w:color w:val="000000" w:themeColor="text1"/>
                <w:sz w:val="16"/>
                <w:szCs w:val="16"/>
              </w:rPr>
              <w:t>1</w:t>
            </w:r>
          </w:p>
        </w:tc>
        <w:tc>
          <w:tcPr>
            <w:tcW w:w="709"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4340E5CA" w14:textId="0C39E943" w:rsidR="0DC0462F" w:rsidRPr="00F849F4" w:rsidRDefault="0DC0462F" w:rsidP="0DC0462F">
            <w:pPr>
              <w:spacing w:after="0"/>
              <w:jc w:val="center"/>
              <w:rPr>
                <w:sz w:val="16"/>
                <w:szCs w:val="16"/>
              </w:rPr>
            </w:pPr>
            <w:r w:rsidRPr="00F849F4">
              <w:rPr>
                <w:rFonts w:ascii="Calibri" w:eastAsia="Calibri" w:hAnsi="Calibri" w:cs="Calibri"/>
                <w:color w:val="000000" w:themeColor="text1"/>
                <w:sz w:val="16"/>
                <w:szCs w:val="16"/>
              </w:rPr>
              <w:t>horas</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1EB5860D" w14:textId="7AD092B8" w:rsidR="0DC0462F" w:rsidRPr="00F849F4" w:rsidRDefault="0DC0462F" w:rsidP="0DC0462F">
            <w:pPr>
              <w:spacing w:after="0"/>
              <w:jc w:val="center"/>
              <w:rPr>
                <w:sz w:val="16"/>
                <w:szCs w:val="16"/>
              </w:rPr>
            </w:pPr>
            <w:r w:rsidRPr="00F849F4">
              <w:rPr>
                <w:rFonts w:ascii="Calibri" w:eastAsia="Calibri" w:hAnsi="Calibri" w:cs="Calibri"/>
                <w:color w:val="000000" w:themeColor="text1"/>
                <w:sz w:val="16"/>
                <w:szCs w:val="16"/>
              </w:rPr>
              <w:t>34,46 €</w:t>
            </w:r>
          </w:p>
        </w:tc>
        <w:tc>
          <w:tcPr>
            <w:tcW w:w="850"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4FA0D3CB" w14:textId="582BBC1E" w:rsidR="0DC0462F" w:rsidRPr="00F849F4" w:rsidRDefault="0DC0462F" w:rsidP="0DC0462F">
            <w:pPr>
              <w:spacing w:after="0"/>
              <w:jc w:val="center"/>
              <w:rPr>
                <w:sz w:val="16"/>
                <w:szCs w:val="16"/>
              </w:rPr>
            </w:pPr>
            <w:r w:rsidRPr="00F849F4">
              <w:rPr>
                <w:rFonts w:ascii="Calibri" w:eastAsia="Calibri" w:hAnsi="Calibri" w:cs="Calibri"/>
                <w:color w:val="000000" w:themeColor="text1"/>
                <w:sz w:val="16"/>
                <w:szCs w:val="16"/>
              </w:rPr>
              <w:t>34,46 €</w:t>
            </w:r>
          </w:p>
        </w:tc>
        <w:tc>
          <w:tcPr>
            <w:tcW w:w="851" w:type="dxa"/>
            <w:tcBorders>
              <w:top w:val="single" w:sz="4" w:space="0" w:color="auto"/>
              <w:left w:val="single" w:sz="4" w:space="0" w:color="auto"/>
              <w:bottom w:val="single" w:sz="4" w:space="0" w:color="auto"/>
              <w:right w:val="nil"/>
            </w:tcBorders>
            <w:shd w:val="clear" w:color="auto" w:fill="FFFFFF" w:themeFill="background1"/>
            <w:tcMar>
              <w:top w:w="15" w:type="dxa"/>
              <w:left w:w="15" w:type="dxa"/>
              <w:right w:w="15" w:type="dxa"/>
            </w:tcMar>
            <w:vAlign w:val="center"/>
          </w:tcPr>
          <w:p w14:paraId="3C0E165A" w14:textId="30694F23" w:rsidR="0DC0462F" w:rsidRPr="00F849F4" w:rsidRDefault="0DC0462F" w:rsidP="00D85F82">
            <w:pPr>
              <w:jc w:val="center"/>
              <w:rPr>
                <w:sz w:val="16"/>
                <w:szCs w:val="16"/>
              </w:rPr>
            </w:pPr>
          </w:p>
        </w:tc>
        <w:tc>
          <w:tcPr>
            <w:tcW w:w="850" w:type="dxa"/>
            <w:tcBorders>
              <w:top w:val="single" w:sz="4" w:space="0" w:color="auto"/>
              <w:left w:val="single" w:sz="4" w:space="0" w:color="auto"/>
              <w:bottom w:val="single" w:sz="4" w:space="0" w:color="auto"/>
              <w:right w:val="nil"/>
            </w:tcBorders>
            <w:shd w:val="clear" w:color="auto" w:fill="FFFFFF" w:themeFill="background1"/>
            <w:tcMar>
              <w:top w:w="15" w:type="dxa"/>
              <w:left w:w="15" w:type="dxa"/>
              <w:right w:w="15" w:type="dxa"/>
            </w:tcMar>
            <w:vAlign w:val="center"/>
          </w:tcPr>
          <w:p w14:paraId="758F553E" w14:textId="443928D6" w:rsidR="0DC0462F" w:rsidRPr="00F849F4" w:rsidRDefault="0DC0462F" w:rsidP="00D85F82">
            <w:pPr>
              <w:jc w:val="center"/>
              <w:rPr>
                <w:sz w:val="16"/>
                <w:szCs w:val="16"/>
              </w:rPr>
            </w:pPr>
          </w:p>
        </w:tc>
        <w:tc>
          <w:tcPr>
            <w:tcW w:w="709" w:type="dxa"/>
            <w:tcBorders>
              <w:top w:val="single" w:sz="4" w:space="0" w:color="auto"/>
              <w:left w:val="single" w:sz="4" w:space="0" w:color="000000" w:themeColor="text1"/>
              <w:bottom w:val="single" w:sz="4" w:space="0" w:color="auto"/>
              <w:right w:val="single" w:sz="4" w:space="0" w:color="000000" w:themeColor="text1"/>
            </w:tcBorders>
            <w:shd w:val="clear" w:color="auto" w:fill="FFFFFF" w:themeFill="background1"/>
            <w:tcMar>
              <w:top w:w="15" w:type="dxa"/>
              <w:left w:w="15" w:type="dxa"/>
              <w:right w:w="15" w:type="dxa"/>
            </w:tcMar>
            <w:vAlign w:val="center"/>
          </w:tcPr>
          <w:p w14:paraId="6AF9AEAD" w14:textId="017A7628" w:rsidR="0DC0462F" w:rsidRPr="00F849F4" w:rsidRDefault="0DC0462F" w:rsidP="00D85F82">
            <w:pPr>
              <w:jc w:val="center"/>
              <w:rPr>
                <w:sz w:val="16"/>
                <w:szCs w:val="16"/>
              </w:rPr>
            </w:pPr>
          </w:p>
        </w:tc>
      </w:tr>
      <w:tr w:rsidR="00F849F4" w14:paraId="50DDEE2E" w14:textId="77777777" w:rsidTr="00D85F82">
        <w:trPr>
          <w:trHeight w:val="315"/>
          <w:jc w:val="center"/>
        </w:trPr>
        <w:tc>
          <w:tcPr>
            <w:tcW w:w="425" w:type="dxa"/>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15" w:type="dxa"/>
              <w:left w:w="15" w:type="dxa"/>
              <w:right w:w="15" w:type="dxa"/>
            </w:tcMar>
            <w:vAlign w:val="center"/>
          </w:tcPr>
          <w:p w14:paraId="626211C0" w14:textId="79B27431" w:rsidR="0DC0462F" w:rsidRPr="00F849F4" w:rsidRDefault="0DC0462F" w:rsidP="00D85F82">
            <w:pPr>
              <w:jc w:val="center"/>
              <w:rPr>
                <w:sz w:val="16"/>
                <w:szCs w:val="16"/>
              </w:rPr>
            </w:pPr>
          </w:p>
        </w:tc>
        <w:tc>
          <w:tcPr>
            <w:tcW w:w="282" w:type="dxa"/>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15" w:type="dxa"/>
              <w:left w:w="15" w:type="dxa"/>
              <w:right w:w="15" w:type="dxa"/>
            </w:tcMar>
            <w:vAlign w:val="center"/>
          </w:tcPr>
          <w:p w14:paraId="21860FD6" w14:textId="70E9C003" w:rsidR="0DC0462F" w:rsidRPr="00F849F4" w:rsidRDefault="0DC0462F" w:rsidP="0DC0462F">
            <w:pPr>
              <w:spacing w:after="0"/>
              <w:jc w:val="center"/>
              <w:rPr>
                <w:sz w:val="16"/>
                <w:szCs w:val="16"/>
              </w:rPr>
            </w:pPr>
            <w:r w:rsidRPr="00F849F4">
              <w:rPr>
                <w:rFonts w:ascii="Calibri" w:eastAsia="Calibri" w:hAnsi="Calibri" w:cs="Calibri"/>
                <w:color w:val="000000" w:themeColor="text1"/>
                <w:sz w:val="16"/>
                <w:szCs w:val="16"/>
              </w:rPr>
              <w:t>08</w:t>
            </w:r>
          </w:p>
        </w:tc>
        <w:tc>
          <w:tcPr>
            <w:tcW w:w="284" w:type="dxa"/>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15" w:type="dxa"/>
              <w:left w:w="15" w:type="dxa"/>
              <w:right w:w="15" w:type="dxa"/>
            </w:tcMar>
            <w:vAlign w:val="center"/>
          </w:tcPr>
          <w:p w14:paraId="5EC2C592" w14:textId="2EAC4C15" w:rsidR="0DC0462F" w:rsidRPr="00F849F4" w:rsidRDefault="0DC0462F" w:rsidP="00D85F82">
            <w:pPr>
              <w:jc w:val="center"/>
              <w:rPr>
                <w:sz w:val="16"/>
                <w:szCs w:val="16"/>
              </w:rPr>
            </w:pPr>
          </w:p>
        </w:tc>
        <w:tc>
          <w:tcPr>
            <w:tcW w:w="283" w:type="dxa"/>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15" w:type="dxa"/>
              <w:left w:w="15" w:type="dxa"/>
              <w:right w:w="15" w:type="dxa"/>
            </w:tcMar>
            <w:vAlign w:val="center"/>
          </w:tcPr>
          <w:p w14:paraId="7D0848ED" w14:textId="715EDA52" w:rsidR="0DC0462F" w:rsidRPr="00F849F4" w:rsidRDefault="0DC0462F" w:rsidP="00D85F82">
            <w:pPr>
              <w:jc w:val="center"/>
              <w:rPr>
                <w:sz w:val="16"/>
                <w:szCs w:val="16"/>
              </w:rPr>
            </w:pPr>
          </w:p>
        </w:tc>
        <w:tc>
          <w:tcPr>
            <w:tcW w:w="2128" w:type="dxa"/>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15" w:type="dxa"/>
              <w:left w:w="135" w:type="dxa"/>
              <w:right w:w="15" w:type="dxa"/>
            </w:tcMar>
            <w:vAlign w:val="center"/>
          </w:tcPr>
          <w:p w14:paraId="7EBEE4B8" w14:textId="2F78F4DC" w:rsidR="0DC0462F" w:rsidRPr="00F849F4" w:rsidRDefault="0DC0462F" w:rsidP="0DC0462F">
            <w:pPr>
              <w:spacing w:after="0"/>
              <w:jc w:val="left"/>
              <w:rPr>
                <w:sz w:val="16"/>
                <w:szCs w:val="16"/>
              </w:rPr>
            </w:pPr>
            <w:r w:rsidRPr="00F849F4">
              <w:rPr>
                <w:rFonts w:ascii="Calibri" w:eastAsia="Calibri" w:hAnsi="Calibri" w:cs="Calibri"/>
                <w:b/>
                <w:bCs/>
                <w:color w:val="000000" w:themeColor="text1"/>
                <w:sz w:val="16"/>
                <w:szCs w:val="16"/>
              </w:rPr>
              <w:t>Hospital Valle del Nalón</w:t>
            </w:r>
          </w:p>
        </w:tc>
        <w:tc>
          <w:tcPr>
            <w:tcW w:w="709" w:type="dxa"/>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15" w:type="dxa"/>
              <w:left w:w="15" w:type="dxa"/>
              <w:right w:w="15" w:type="dxa"/>
            </w:tcMar>
            <w:vAlign w:val="center"/>
          </w:tcPr>
          <w:p w14:paraId="04284D41" w14:textId="713D8F3D" w:rsidR="0DC0462F" w:rsidRPr="00F849F4" w:rsidRDefault="0DC0462F" w:rsidP="00D85F82">
            <w:pPr>
              <w:jc w:val="center"/>
              <w:rPr>
                <w:sz w:val="16"/>
                <w:szCs w:val="16"/>
              </w:rPr>
            </w:pPr>
          </w:p>
        </w:tc>
        <w:tc>
          <w:tcPr>
            <w:tcW w:w="709" w:type="dxa"/>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15" w:type="dxa"/>
              <w:left w:w="15" w:type="dxa"/>
              <w:right w:w="15" w:type="dxa"/>
            </w:tcMar>
            <w:vAlign w:val="center"/>
          </w:tcPr>
          <w:p w14:paraId="45749270" w14:textId="69E3A842" w:rsidR="0DC0462F" w:rsidRPr="00F849F4" w:rsidRDefault="0DC0462F" w:rsidP="00D85F82">
            <w:pPr>
              <w:jc w:val="center"/>
              <w:rPr>
                <w:sz w:val="16"/>
                <w:szCs w:val="16"/>
              </w:rPr>
            </w:pPr>
          </w:p>
        </w:tc>
        <w:tc>
          <w:tcPr>
            <w:tcW w:w="567" w:type="dxa"/>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15" w:type="dxa"/>
              <w:left w:w="15" w:type="dxa"/>
              <w:right w:w="15" w:type="dxa"/>
            </w:tcMar>
            <w:vAlign w:val="center"/>
          </w:tcPr>
          <w:p w14:paraId="2460D5F5" w14:textId="2BD04371" w:rsidR="0DC0462F" w:rsidRPr="00F849F4" w:rsidRDefault="0DC0462F" w:rsidP="00D85F82">
            <w:pPr>
              <w:jc w:val="center"/>
              <w:rPr>
                <w:sz w:val="16"/>
                <w:szCs w:val="16"/>
              </w:rPr>
            </w:pPr>
          </w:p>
        </w:tc>
        <w:tc>
          <w:tcPr>
            <w:tcW w:w="850" w:type="dxa"/>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15" w:type="dxa"/>
              <w:left w:w="15" w:type="dxa"/>
              <w:right w:w="15" w:type="dxa"/>
            </w:tcMar>
            <w:vAlign w:val="center"/>
          </w:tcPr>
          <w:p w14:paraId="423504B7" w14:textId="4DB6447A" w:rsidR="0DC0462F" w:rsidRPr="00F849F4" w:rsidRDefault="0DC0462F" w:rsidP="00D85F82">
            <w:pPr>
              <w:jc w:val="center"/>
              <w:rPr>
                <w:sz w:val="16"/>
                <w:szCs w:val="16"/>
              </w:rPr>
            </w:pPr>
          </w:p>
        </w:tc>
        <w:tc>
          <w:tcPr>
            <w:tcW w:w="851" w:type="dxa"/>
            <w:tcBorders>
              <w:top w:val="single" w:sz="4" w:space="0" w:color="auto"/>
              <w:left w:val="single" w:sz="4" w:space="0" w:color="auto"/>
              <w:bottom w:val="single" w:sz="4" w:space="0" w:color="auto"/>
              <w:right w:val="nil"/>
            </w:tcBorders>
            <w:shd w:val="clear" w:color="auto" w:fill="F2F2F2" w:themeFill="background1" w:themeFillShade="F2"/>
            <w:tcMar>
              <w:top w:w="15" w:type="dxa"/>
              <w:left w:w="15" w:type="dxa"/>
              <w:right w:w="15" w:type="dxa"/>
            </w:tcMar>
            <w:vAlign w:val="center"/>
          </w:tcPr>
          <w:p w14:paraId="109AF251" w14:textId="1B04DAFE" w:rsidR="0DC0462F" w:rsidRPr="00F849F4" w:rsidRDefault="0DC0462F" w:rsidP="00D85F82">
            <w:pPr>
              <w:jc w:val="center"/>
              <w:rPr>
                <w:sz w:val="16"/>
                <w:szCs w:val="16"/>
              </w:rPr>
            </w:pPr>
          </w:p>
        </w:tc>
        <w:tc>
          <w:tcPr>
            <w:tcW w:w="850" w:type="dxa"/>
            <w:tcBorders>
              <w:top w:val="single" w:sz="4" w:space="0" w:color="auto"/>
              <w:left w:val="single" w:sz="4" w:space="0" w:color="auto"/>
              <w:bottom w:val="single" w:sz="4" w:space="0" w:color="auto"/>
              <w:right w:val="nil"/>
            </w:tcBorders>
            <w:shd w:val="clear" w:color="auto" w:fill="F2F2F2" w:themeFill="background1" w:themeFillShade="F2"/>
            <w:tcMar>
              <w:top w:w="15" w:type="dxa"/>
              <w:left w:w="15" w:type="dxa"/>
              <w:right w:w="15" w:type="dxa"/>
            </w:tcMar>
            <w:vAlign w:val="center"/>
          </w:tcPr>
          <w:p w14:paraId="5315C759" w14:textId="73D93E13" w:rsidR="0DC0462F" w:rsidRPr="00F849F4" w:rsidRDefault="0DC0462F" w:rsidP="0DC0462F">
            <w:pPr>
              <w:spacing w:after="0"/>
              <w:jc w:val="center"/>
              <w:rPr>
                <w:sz w:val="16"/>
                <w:szCs w:val="16"/>
              </w:rPr>
            </w:pPr>
            <w:r w:rsidRPr="00F849F4">
              <w:rPr>
                <w:rFonts w:ascii="Calibri" w:eastAsia="Calibri" w:hAnsi="Calibri" w:cs="Calibri"/>
                <w:b/>
                <w:bCs/>
                <w:color w:val="000000" w:themeColor="text1"/>
                <w:sz w:val="16"/>
                <w:szCs w:val="16"/>
              </w:rPr>
              <w:t>206,78 €</w:t>
            </w:r>
          </w:p>
        </w:tc>
        <w:tc>
          <w:tcPr>
            <w:tcW w:w="709" w:type="dxa"/>
            <w:tcBorders>
              <w:top w:val="single" w:sz="4" w:space="0" w:color="auto"/>
              <w:left w:val="single" w:sz="4" w:space="0" w:color="000000" w:themeColor="text1"/>
              <w:bottom w:val="single" w:sz="4" w:space="0" w:color="auto"/>
              <w:right w:val="single" w:sz="4" w:space="0" w:color="000000" w:themeColor="text1"/>
            </w:tcBorders>
            <w:shd w:val="clear" w:color="auto" w:fill="F2F2F2" w:themeFill="background1" w:themeFillShade="F2"/>
            <w:tcMar>
              <w:top w:w="15" w:type="dxa"/>
              <w:left w:w="15" w:type="dxa"/>
              <w:right w:w="15" w:type="dxa"/>
            </w:tcMar>
            <w:vAlign w:val="center"/>
          </w:tcPr>
          <w:p w14:paraId="65DFC381" w14:textId="5CE68770" w:rsidR="0DC0462F" w:rsidRPr="00F849F4" w:rsidRDefault="0DC0462F" w:rsidP="00D85F82">
            <w:pPr>
              <w:jc w:val="center"/>
              <w:rPr>
                <w:sz w:val="16"/>
                <w:szCs w:val="16"/>
              </w:rPr>
            </w:pPr>
          </w:p>
        </w:tc>
      </w:tr>
      <w:tr w:rsidR="0DC0462F" w14:paraId="5993077D" w14:textId="77777777" w:rsidTr="00D85F82">
        <w:trPr>
          <w:trHeight w:val="315"/>
          <w:jc w:val="center"/>
        </w:trPr>
        <w:tc>
          <w:tcPr>
            <w:tcW w:w="425"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57948CF3" w14:textId="3E366A4B" w:rsidR="0DC0462F" w:rsidRPr="00F849F4" w:rsidRDefault="0DC0462F" w:rsidP="00D85F82">
            <w:pPr>
              <w:jc w:val="center"/>
              <w:rPr>
                <w:sz w:val="16"/>
                <w:szCs w:val="16"/>
              </w:rPr>
            </w:pPr>
          </w:p>
        </w:tc>
        <w:tc>
          <w:tcPr>
            <w:tcW w:w="282"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30FE76D9" w14:textId="5D219F1F" w:rsidR="0DC0462F" w:rsidRPr="00F849F4" w:rsidRDefault="0DC0462F" w:rsidP="00D85F82">
            <w:pPr>
              <w:jc w:val="center"/>
              <w:rPr>
                <w:sz w:val="16"/>
                <w:szCs w:val="16"/>
              </w:rPr>
            </w:pPr>
          </w:p>
        </w:tc>
        <w:tc>
          <w:tcPr>
            <w:tcW w:w="284"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1FA6DF46" w14:textId="4241D8C6" w:rsidR="0DC0462F" w:rsidRPr="00F849F4" w:rsidRDefault="0DC0462F" w:rsidP="0DC0462F">
            <w:pPr>
              <w:spacing w:after="0"/>
              <w:jc w:val="center"/>
              <w:rPr>
                <w:sz w:val="16"/>
                <w:szCs w:val="16"/>
              </w:rPr>
            </w:pPr>
            <w:r w:rsidRPr="00F849F4">
              <w:rPr>
                <w:rFonts w:ascii="Calibri" w:eastAsia="Calibri" w:hAnsi="Calibri" w:cs="Calibri"/>
                <w:color w:val="000000" w:themeColor="text1"/>
                <w:sz w:val="16"/>
                <w:szCs w:val="16"/>
              </w:rPr>
              <w:t>01</w:t>
            </w:r>
          </w:p>
        </w:tc>
        <w:tc>
          <w:tcPr>
            <w:tcW w:w="283"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21953238" w14:textId="1C4CD437" w:rsidR="0DC0462F" w:rsidRPr="00F849F4" w:rsidRDefault="0DC0462F" w:rsidP="00D85F82">
            <w:pPr>
              <w:jc w:val="center"/>
              <w:rPr>
                <w:sz w:val="16"/>
                <w:szCs w:val="16"/>
              </w:rPr>
            </w:pPr>
          </w:p>
        </w:tc>
        <w:tc>
          <w:tcPr>
            <w:tcW w:w="2128"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270" w:type="dxa"/>
              <w:right w:w="15" w:type="dxa"/>
            </w:tcMar>
            <w:vAlign w:val="center"/>
          </w:tcPr>
          <w:p w14:paraId="580C22CC" w14:textId="27D99037" w:rsidR="0DC0462F" w:rsidRPr="00F849F4" w:rsidRDefault="0DC0462F" w:rsidP="0DC0462F">
            <w:pPr>
              <w:spacing w:after="0"/>
              <w:jc w:val="left"/>
              <w:rPr>
                <w:sz w:val="16"/>
                <w:szCs w:val="16"/>
              </w:rPr>
            </w:pPr>
            <w:r w:rsidRPr="00F849F4">
              <w:rPr>
                <w:rFonts w:ascii="Calibri" w:eastAsia="Calibri" w:hAnsi="Calibri" w:cs="Calibri"/>
                <w:color w:val="000000" w:themeColor="text1"/>
                <w:sz w:val="16"/>
                <w:szCs w:val="16"/>
              </w:rPr>
              <w:t>Instalación del switch y router</w:t>
            </w:r>
          </w:p>
        </w:tc>
        <w:tc>
          <w:tcPr>
            <w:tcW w:w="709"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24B9F3C6" w14:textId="1F34A48B" w:rsidR="0DC0462F" w:rsidRPr="00F849F4" w:rsidRDefault="0DC0462F" w:rsidP="00D85F82">
            <w:pPr>
              <w:jc w:val="center"/>
              <w:rPr>
                <w:sz w:val="16"/>
                <w:szCs w:val="16"/>
              </w:rPr>
            </w:pPr>
          </w:p>
        </w:tc>
        <w:tc>
          <w:tcPr>
            <w:tcW w:w="709"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5995DEF1" w14:textId="6C46A816" w:rsidR="0DC0462F" w:rsidRPr="00F849F4" w:rsidRDefault="0DC0462F" w:rsidP="00D85F82">
            <w:pPr>
              <w:jc w:val="center"/>
              <w:rPr>
                <w:sz w:val="16"/>
                <w:szCs w:val="16"/>
              </w:rPr>
            </w:pP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4B23F0F6" w14:textId="2F063770" w:rsidR="0DC0462F" w:rsidRPr="00F849F4" w:rsidRDefault="0DC0462F" w:rsidP="00D85F82">
            <w:pPr>
              <w:jc w:val="center"/>
              <w:rPr>
                <w:sz w:val="16"/>
                <w:szCs w:val="16"/>
              </w:rPr>
            </w:pPr>
          </w:p>
        </w:tc>
        <w:tc>
          <w:tcPr>
            <w:tcW w:w="850"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66EC8516" w14:textId="741381A3" w:rsidR="0DC0462F" w:rsidRPr="00F849F4" w:rsidRDefault="0DC0462F" w:rsidP="00D85F82">
            <w:pPr>
              <w:jc w:val="center"/>
              <w:rPr>
                <w:sz w:val="16"/>
                <w:szCs w:val="16"/>
              </w:rPr>
            </w:pPr>
          </w:p>
        </w:tc>
        <w:tc>
          <w:tcPr>
            <w:tcW w:w="851" w:type="dxa"/>
            <w:tcBorders>
              <w:top w:val="single" w:sz="4" w:space="0" w:color="auto"/>
              <w:left w:val="single" w:sz="4" w:space="0" w:color="auto"/>
              <w:bottom w:val="single" w:sz="4" w:space="0" w:color="auto"/>
              <w:right w:val="nil"/>
            </w:tcBorders>
            <w:shd w:val="clear" w:color="auto" w:fill="FFFFFF" w:themeFill="background1"/>
            <w:tcMar>
              <w:top w:w="15" w:type="dxa"/>
              <w:left w:w="15" w:type="dxa"/>
              <w:right w:w="15" w:type="dxa"/>
            </w:tcMar>
            <w:vAlign w:val="center"/>
          </w:tcPr>
          <w:p w14:paraId="26A5DA95" w14:textId="6803F6DB" w:rsidR="0DC0462F" w:rsidRPr="00F849F4" w:rsidRDefault="0DC0462F" w:rsidP="0DC0462F">
            <w:pPr>
              <w:spacing w:after="0"/>
              <w:jc w:val="center"/>
              <w:rPr>
                <w:sz w:val="16"/>
                <w:szCs w:val="16"/>
              </w:rPr>
            </w:pPr>
            <w:r w:rsidRPr="00F849F4">
              <w:rPr>
                <w:rFonts w:ascii="Calibri" w:eastAsia="Calibri" w:hAnsi="Calibri" w:cs="Calibri"/>
                <w:color w:val="000000" w:themeColor="text1"/>
                <w:sz w:val="16"/>
                <w:szCs w:val="16"/>
              </w:rPr>
              <w:t>34,46 €</w:t>
            </w:r>
          </w:p>
        </w:tc>
        <w:tc>
          <w:tcPr>
            <w:tcW w:w="850" w:type="dxa"/>
            <w:tcBorders>
              <w:top w:val="single" w:sz="4" w:space="0" w:color="auto"/>
              <w:left w:val="single" w:sz="4" w:space="0" w:color="auto"/>
              <w:bottom w:val="single" w:sz="4" w:space="0" w:color="auto"/>
              <w:right w:val="nil"/>
            </w:tcBorders>
            <w:shd w:val="clear" w:color="auto" w:fill="FFFFFF" w:themeFill="background1"/>
            <w:tcMar>
              <w:top w:w="15" w:type="dxa"/>
              <w:left w:w="15" w:type="dxa"/>
              <w:right w:w="15" w:type="dxa"/>
            </w:tcMar>
            <w:vAlign w:val="center"/>
          </w:tcPr>
          <w:p w14:paraId="7ADD556B" w14:textId="3414B1A0" w:rsidR="0DC0462F" w:rsidRPr="00F849F4" w:rsidRDefault="0DC0462F" w:rsidP="00D85F82">
            <w:pPr>
              <w:jc w:val="center"/>
              <w:rPr>
                <w:sz w:val="16"/>
                <w:szCs w:val="16"/>
              </w:rPr>
            </w:pPr>
          </w:p>
        </w:tc>
        <w:tc>
          <w:tcPr>
            <w:tcW w:w="709" w:type="dxa"/>
            <w:tcBorders>
              <w:top w:val="single" w:sz="4" w:space="0" w:color="auto"/>
              <w:left w:val="single" w:sz="4" w:space="0" w:color="000000" w:themeColor="text1"/>
              <w:bottom w:val="single" w:sz="4" w:space="0" w:color="auto"/>
              <w:right w:val="single" w:sz="4" w:space="0" w:color="000000" w:themeColor="text1"/>
            </w:tcBorders>
            <w:shd w:val="clear" w:color="auto" w:fill="FFFFFF" w:themeFill="background1"/>
            <w:tcMar>
              <w:top w:w="15" w:type="dxa"/>
              <w:left w:w="15" w:type="dxa"/>
              <w:right w:w="15" w:type="dxa"/>
            </w:tcMar>
            <w:vAlign w:val="center"/>
          </w:tcPr>
          <w:p w14:paraId="2B7C5CB2" w14:textId="7F7D4727" w:rsidR="0DC0462F" w:rsidRPr="00F849F4" w:rsidRDefault="0DC0462F" w:rsidP="00D85F82">
            <w:pPr>
              <w:jc w:val="center"/>
              <w:rPr>
                <w:sz w:val="16"/>
                <w:szCs w:val="16"/>
              </w:rPr>
            </w:pPr>
          </w:p>
        </w:tc>
      </w:tr>
      <w:tr w:rsidR="0DC0462F" w14:paraId="27F5B55E" w14:textId="77777777" w:rsidTr="00D85F82">
        <w:trPr>
          <w:trHeight w:val="315"/>
          <w:jc w:val="center"/>
        </w:trPr>
        <w:tc>
          <w:tcPr>
            <w:tcW w:w="425"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5D479FCC" w14:textId="1A924508" w:rsidR="0DC0462F" w:rsidRPr="00F849F4" w:rsidRDefault="0DC0462F" w:rsidP="00D85F82">
            <w:pPr>
              <w:jc w:val="center"/>
              <w:rPr>
                <w:sz w:val="16"/>
                <w:szCs w:val="16"/>
              </w:rPr>
            </w:pPr>
          </w:p>
        </w:tc>
        <w:tc>
          <w:tcPr>
            <w:tcW w:w="282"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0DB1F9FD" w14:textId="7DFA5632" w:rsidR="0DC0462F" w:rsidRPr="00F849F4" w:rsidRDefault="0DC0462F" w:rsidP="00D85F82">
            <w:pPr>
              <w:jc w:val="center"/>
              <w:rPr>
                <w:sz w:val="16"/>
                <w:szCs w:val="16"/>
              </w:rPr>
            </w:pPr>
          </w:p>
        </w:tc>
        <w:tc>
          <w:tcPr>
            <w:tcW w:w="284"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76A0BB60" w14:textId="0FCF2884" w:rsidR="0DC0462F" w:rsidRPr="00F849F4" w:rsidRDefault="0DC0462F" w:rsidP="00D85F82">
            <w:pPr>
              <w:jc w:val="center"/>
              <w:rPr>
                <w:sz w:val="16"/>
                <w:szCs w:val="16"/>
              </w:rPr>
            </w:pPr>
          </w:p>
        </w:tc>
        <w:tc>
          <w:tcPr>
            <w:tcW w:w="283"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423B7812" w14:textId="4F599D47" w:rsidR="0DC0462F" w:rsidRPr="00F849F4" w:rsidRDefault="0DC0462F" w:rsidP="0DC0462F">
            <w:pPr>
              <w:spacing w:after="0"/>
              <w:jc w:val="center"/>
              <w:rPr>
                <w:sz w:val="16"/>
                <w:szCs w:val="16"/>
              </w:rPr>
            </w:pPr>
            <w:r w:rsidRPr="00F849F4">
              <w:rPr>
                <w:rFonts w:ascii="Calibri" w:eastAsia="Calibri" w:hAnsi="Calibri" w:cs="Calibri"/>
                <w:color w:val="000000" w:themeColor="text1"/>
                <w:sz w:val="16"/>
                <w:szCs w:val="16"/>
              </w:rPr>
              <w:t>01</w:t>
            </w:r>
          </w:p>
        </w:tc>
        <w:tc>
          <w:tcPr>
            <w:tcW w:w="2128"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540" w:type="dxa"/>
              <w:right w:w="15" w:type="dxa"/>
            </w:tcMar>
            <w:vAlign w:val="center"/>
          </w:tcPr>
          <w:p w14:paraId="51B28716" w14:textId="3EAA2111" w:rsidR="0DC0462F" w:rsidRPr="00F849F4" w:rsidRDefault="0DC0462F" w:rsidP="0DC0462F">
            <w:pPr>
              <w:spacing w:after="0"/>
              <w:jc w:val="left"/>
              <w:rPr>
                <w:sz w:val="16"/>
                <w:szCs w:val="16"/>
              </w:rPr>
            </w:pPr>
            <w:r w:rsidRPr="00F849F4">
              <w:rPr>
                <w:rFonts w:ascii="Calibri" w:eastAsia="Calibri" w:hAnsi="Calibri" w:cs="Calibri"/>
                <w:color w:val="000000" w:themeColor="text1"/>
                <w:sz w:val="16"/>
                <w:szCs w:val="16"/>
              </w:rPr>
              <w:t>Responsable y administrador de sistemas</w:t>
            </w:r>
          </w:p>
        </w:tc>
        <w:tc>
          <w:tcPr>
            <w:tcW w:w="709"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1F7B6069" w14:textId="6CB581B0" w:rsidR="0DC0462F" w:rsidRPr="00F849F4" w:rsidRDefault="0DC0462F" w:rsidP="0DC0462F">
            <w:pPr>
              <w:spacing w:after="0"/>
              <w:jc w:val="center"/>
              <w:rPr>
                <w:sz w:val="16"/>
                <w:szCs w:val="16"/>
              </w:rPr>
            </w:pPr>
            <w:r w:rsidRPr="00F849F4">
              <w:rPr>
                <w:rFonts w:ascii="Calibri" w:eastAsia="Calibri" w:hAnsi="Calibri" w:cs="Calibri"/>
                <w:color w:val="000000" w:themeColor="text1"/>
                <w:sz w:val="16"/>
                <w:szCs w:val="16"/>
              </w:rPr>
              <w:t>1</w:t>
            </w:r>
          </w:p>
        </w:tc>
        <w:tc>
          <w:tcPr>
            <w:tcW w:w="709"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433EF8C2" w14:textId="02588703" w:rsidR="0DC0462F" w:rsidRPr="00F849F4" w:rsidRDefault="0DC0462F" w:rsidP="0DC0462F">
            <w:pPr>
              <w:spacing w:after="0"/>
              <w:jc w:val="center"/>
              <w:rPr>
                <w:sz w:val="16"/>
                <w:szCs w:val="16"/>
              </w:rPr>
            </w:pPr>
            <w:r w:rsidRPr="00F849F4">
              <w:rPr>
                <w:rFonts w:ascii="Calibri" w:eastAsia="Calibri" w:hAnsi="Calibri" w:cs="Calibri"/>
                <w:color w:val="000000" w:themeColor="text1"/>
                <w:sz w:val="16"/>
                <w:szCs w:val="16"/>
              </w:rPr>
              <w:t>horas</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31946168" w14:textId="174BA7D5" w:rsidR="0DC0462F" w:rsidRPr="00F849F4" w:rsidRDefault="0DC0462F" w:rsidP="0DC0462F">
            <w:pPr>
              <w:spacing w:after="0"/>
              <w:jc w:val="center"/>
              <w:rPr>
                <w:sz w:val="16"/>
                <w:szCs w:val="16"/>
              </w:rPr>
            </w:pPr>
            <w:r w:rsidRPr="00F849F4">
              <w:rPr>
                <w:rFonts w:ascii="Calibri" w:eastAsia="Calibri" w:hAnsi="Calibri" w:cs="Calibri"/>
                <w:color w:val="000000" w:themeColor="text1"/>
                <w:sz w:val="16"/>
                <w:szCs w:val="16"/>
              </w:rPr>
              <w:t>34,46 €</w:t>
            </w:r>
          </w:p>
        </w:tc>
        <w:tc>
          <w:tcPr>
            <w:tcW w:w="850"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2C858D18" w14:textId="68749448" w:rsidR="0DC0462F" w:rsidRPr="00F849F4" w:rsidRDefault="0DC0462F" w:rsidP="0DC0462F">
            <w:pPr>
              <w:spacing w:after="0"/>
              <w:jc w:val="center"/>
              <w:rPr>
                <w:sz w:val="16"/>
                <w:szCs w:val="16"/>
              </w:rPr>
            </w:pPr>
            <w:r w:rsidRPr="00F849F4">
              <w:rPr>
                <w:rFonts w:ascii="Calibri" w:eastAsia="Calibri" w:hAnsi="Calibri" w:cs="Calibri"/>
                <w:color w:val="000000" w:themeColor="text1"/>
                <w:sz w:val="16"/>
                <w:szCs w:val="16"/>
              </w:rPr>
              <w:t>34,46 €</w:t>
            </w:r>
          </w:p>
        </w:tc>
        <w:tc>
          <w:tcPr>
            <w:tcW w:w="851" w:type="dxa"/>
            <w:tcBorders>
              <w:top w:val="single" w:sz="4" w:space="0" w:color="auto"/>
              <w:left w:val="single" w:sz="4" w:space="0" w:color="auto"/>
              <w:bottom w:val="single" w:sz="4" w:space="0" w:color="auto"/>
              <w:right w:val="nil"/>
            </w:tcBorders>
            <w:shd w:val="clear" w:color="auto" w:fill="FFFFFF" w:themeFill="background1"/>
            <w:tcMar>
              <w:top w:w="15" w:type="dxa"/>
              <w:left w:w="15" w:type="dxa"/>
              <w:right w:w="15" w:type="dxa"/>
            </w:tcMar>
            <w:vAlign w:val="center"/>
          </w:tcPr>
          <w:p w14:paraId="46A12A4A" w14:textId="02FD3C79" w:rsidR="0DC0462F" w:rsidRPr="00F849F4" w:rsidRDefault="0DC0462F" w:rsidP="00D85F82">
            <w:pPr>
              <w:jc w:val="center"/>
              <w:rPr>
                <w:sz w:val="16"/>
                <w:szCs w:val="16"/>
              </w:rPr>
            </w:pPr>
          </w:p>
        </w:tc>
        <w:tc>
          <w:tcPr>
            <w:tcW w:w="850" w:type="dxa"/>
            <w:tcBorders>
              <w:top w:val="single" w:sz="4" w:space="0" w:color="auto"/>
              <w:left w:val="single" w:sz="4" w:space="0" w:color="auto"/>
              <w:bottom w:val="single" w:sz="4" w:space="0" w:color="auto"/>
              <w:right w:val="nil"/>
            </w:tcBorders>
            <w:shd w:val="clear" w:color="auto" w:fill="FFFFFF" w:themeFill="background1"/>
            <w:tcMar>
              <w:top w:w="15" w:type="dxa"/>
              <w:left w:w="15" w:type="dxa"/>
              <w:right w:w="15" w:type="dxa"/>
            </w:tcMar>
            <w:vAlign w:val="center"/>
          </w:tcPr>
          <w:p w14:paraId="2CE0CEF5" w14:textId="110EF7BB" w:rsidR="0DC0462F" w:rsidRPr="00F849F4" w:rsidRDefault="0DC0462F" w:rsidP="00D85F82">
            <w:pPr>
              <w:jc w:val="center"/>
              <w:rPr>
                <w:sz w:val="16"/>
                <w:szCs w:val="16"/>
              </w:rPr>
            </w:pPr>
          </w:p>
        </w:tc>
        <w:tc>
          <w:tcPr>
            <w:tcW w:w="709" w:type="dxa"/>
            <w:tcBorders>
              <w:top w:val="single" w:sz="4" w:space="0" w:color="auto"/>
              <w:left w:val="single" w:sz="4" w:space="0" w:color="000000" w:themeColor="text1"/>
              <w:bottom w:val="single" w:sz="4" w:space="0" w:color="auto"/>
              <w:right w:val="single" w:sz="4" w:space="0" w:color="000000" w:themeColor="text1"/>
            </w:tcBorders>
            <w:shd w:val="clear" w:color="auto" w:fill="FFFFFF" w:themeFill="background1"/>
            <w:tcMar>
              <w:top w:w="15" w:type="dxa"/>
              <w:left w:w="15" w:type="dxa"/>
              <w:right w:w="15" w:type="dxa"/>
            </w:tcMar>
            <w:vAlign w:val="center"/>
          </w:tcPr>
          <w:p w14:paraId="4D50FD51" w14:textId="2AC53A27" w:rsidR="0DC0462F" w:rsidRPr="00F849F4" w:rsidRDefault="0DC0462F" w:rsidP="00D85F82">
            <w:pPr>
              <w:jc w:val="center"/>
              <w:rPr>
                <w:sz w:val="16"/>
                <w:szCs w:val="16"/>
              </w:rPr>
            </w:pPr>
          </w:p>
        </w:tc>
      </w:tr>
      <w:tr w:rsidR="0DC0462F" w14:paraId="7676DB10" w14:textId="77777777" w:rsidTr="00D85F82">
        <w:trPr>
          <w:trHeight w:val="315"/>
          <w:jc w:val="center"/>
        </w:trPr>
        <w:tc>
          <w:tcPr>
            <w:tcW w:w="425"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30659643" w14:textId="627142D4" w:rsidR="0DC0462F" w:rsidRPr="00F849F4" w:rsidRDefault="0DC0462F" w:rsidP="00D85F82">
            <w:pPr>
              <w:jc w:val="center"/>
              <w:rPr>
                <w:sz w:val="16"/>
                <w:szCs w:val="16"/>
              </w:rPr>
            </w:pPr>
          </w:p>
        </w:tc>
        <w:tc>
          <w:tcPr>
            <w:tcW w:w="282"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1428DAD6" w14:textId="47C03B9F" w:rsidR="0DC0462F" w:rsidRPr="00F849F4" w:rsidRDefault="0DC0462F" w:rsidP="00D85F82">
            <w:pPr>
              <w:jc w:val="center"/>
              <w:rPr>
                <w:sz w:val="16"/>
                <w:szCs w:val="16"/>
              </w:rPr>
            </w:pPr>
          </w:p>
        </w:tc>
        <w:tc>
          <w:tcPr>
            <w:tcW w:w="284"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67F8BE2A" w14:textId="1C089C5E" w:rsidR="0DC0462F" w:rsidRPr="00F849F4" w:rsidRDefault="0DC0462F" w:rsidP="0DC0462F">
            <w:pPr>
              <w:spacing w:after="0"/>
              <w:jc w:val="center"/>
              <w:rPr>
                <w:sz w:val="16"/>
                <w:szCs w:val="16"/>
              </w:rPr>
            </w:pPr>
            <w:r w:rsidRPr="00F849F4">
              <w:rPr>
                <w:rFonts w:ascii="Calibri" w:eastAsia="Calibri" w:hAnsi="Calibri" w:cs="Calibri"/>
                <w:color w:val="000000" w:themeColor="text1"/>
                <w:sz w:val="16"/>
                <w:szCs w:val="16"/>
              </w:rPr>
              <w:t>02</w:t>
            </w:r>
          </w:p>
        </w:tc>
        <w:tc>
          <w:tcPr>
            <w:tcW w:w="283"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092DB2DB" w14:textId="0F91910D" w:rsidR="0DC0462F" w:rsidRPr="00F849F4" w:rsidRDefault="0DC0462F" w:rsidP="00D85F82">
            <w:pPr>
              <w:jc w:val="center"/>
              <w:rPr>
                <w:sz w:val="16"/>
                <w:szCs w:val="16"/>
              </w:rPr>
            </w:pPr>
          </w:p>
        </w:tc>
        <w:tc>
          <w:tcPr>
            <w:tcW w:w="2128"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270" w:type="dxa"/>
              <w:right w:w="15" w:type="dxa"/>
            </w:tcMar>
            <w:vAlign w:val="center"/>
          </w:tcPr>
          <w:p w14:paraId="793CFC5C" w14:textId="7069EBFB" w:rsidR="0DC0462F" w:rsidRPr="00F849F4" w:rsidRDefault="0DC0462F" w:rsidP="0DC0462F">
            <w:pPr>
              <w:spacing w:after="0"/>
              <w:jc w:val="left"/>
              <w:rPr>
                <w:sz w:val="16"/>
                <w:szCs w:val="16"/>
              </w:rPr>
            </w:pPr>
            <w:r w:rsidRPr="00F849F4">
              <w:rPr>
                <w:rFonts w:ascii="Calibri" w:eastAsia="Calibri" w:hAnsi="Calibri" w:cs="Calibri"/>
                <w:color w:val="000000" w:themeColor="text1"/>
                <w:sz w:val="16"/>
                <w:szCs w:val="16"/>
              </w:rPr>
              <w:t>Configuración de puntos de red</w:t>
            </w:r>
          </w:p>
        </w:tc>
        <w:tc>
          <w:tcPr>
            <w:tcW w:w="709"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34EEE0E2" w14:textId="6147A9E6" w:rsidR="0DC0462F" w:rsidRPr="00F849F4" w:rsidRDefault="0DC0462F" w:rsidP="00D85F82">
            <w:pPr>
              <w:jc w:val="center"/>
              <w:rPr>
                <w:sz w:val="16"/>
                <w:szCs w:val="16"/>
              </w:rPr>
            </w:pPr>
          </w:p>
        </w:tc>
        <w:tc>
          <w:tcPr>
            <w:tcW w:w="709"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6F254DA7" w14:textId="228AFF21" w:rsidR="0DC0462F" w:rsidRPr="00F849F4" w:rsidRDefault="0DC0462F" w:rsidP="00D85F82">
            <w:pPr>
              <w:jc w:val="center"/>
              <w:rPr>
                <w:sz w:val="16"/>
                <w:szCs w:val="16"/>
              </w:rPr>
            </w:pP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6C2DFF7D" w14:textId="74AE70D1" w:rsidR="0DC0462F" w:rsidRPr="00F849F4" w:rsidRDefault="0DC0462F" w:rsidP="00D85F82">
            <w:pPr>
              <w:jc w:val="center"/>
              <w:rPr>
                <w:sz w:val="16"/>
                <w:szCs w:val="16"/>
              </w:rPr>
            </w:pPr>
          </w:p>
        </w:tc>
        <w:tc>
          <w:tcPr>
            <w:tcW w:w="850"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307E4BDF" w14:textId="5435289E" w:rsidR="0DC0462F" w:rsidRPr="00F849F4" w:rsidRDefault="0DC0462F" w:rsidP="00D85F82">
            <w:pPr>
              <w:jc w:val="center"/>
              <w:rPr>
                <w:sz w:val="16"/>
                <w:szCs w:val="16"/>
              </w:rPr>
            </w:pPr>
          </w:p>
        </w:tc>
        <w:tc>
          <w:tcPr>
            <w:tcW w:w="851" w:type="dxa"/>
            <w:tcBorders>
              <w:top w:val="single" w:sz="4" w:space="0" w:color="auto"/>
              <w:left w:val="single" w:sz="4" w:space="0" w:color="auto"/>
              <w:bottom w:val="single" w:sz="4" w:space="0" w:color="auto"/>
              <w:right w:val="nil"/>
            </w:tcBorders>
            <w:shd w:val="clear" w:color="auto" w:fill="FFFFFF" w:themeFill="background1"/>
            <w:tcMar>
              <w:top w:w="15" w:type="dxa"/>
              <w:left w:w="15" w:type="dxa"/>
              <w:right w:w="15" w:type="dxa"/>
            </w:tcMar>
            <w:vAlign w:val="center"/>
          </w:tcPr>
          <w:p w14:paraId="62CA49DC" w14:textId="61CA664F" w:rsidR="0DC0462F" w:rsidRPr="00F849F4" w:rsidRDefault="0DC0462F" w:rsidP="0DC0462F">
            <w:pPr>
              <w:spacing w:after="0"/>
              <w:jc w:val="center"/>
              <w:rPr>
                <w:sz w:val="16"/>
                <w:szCs w:val="16"/>
              </w:rPr>
            </w:pPr>
            <w:r w:rsidRPr="00F849F4">
              <w:rPr>
                <w:rFonts w:ascii="Calibri" w:eastAsia="Calibri" w:hAnsi="Calibri" w:cs="Calibri"/>
                <w:color w:val="000000" w:themeColor="text1"/>
                <w:sz w:val="16"/>
                <w:szCs w:val="16"/>
              </w:rPr>
              <w:t>68,93 €</w:t>
            </w:r>
          </w:p>
        </w:tc>
        <w:tc>
          <w:tcPr>
            <w:tcW w:w="850" w:type="dxa"/>
            <w:tcBorders>
              <w:top w:val="single" w:sz="4" w:space="0" w:color="auto"/>
              <w:left w:val="single" w:sz="4" w:space="0" w:color="auto"/>
              <w:bottom w:val="single" w:sz="4" w:space="0" w:color="auto"/>
              <w:right w:val="nil"/>
            </w:tcBorders>
            <w:shd w:val="clear" w:color="auto" w:fill="FFFFFF" w:themeFill="background1"/>
            <w:tcMar>
              <w:top w:w="15" w:type="dxa"/>
              <w:left w:w="15" w:type="dxa"/>
              <w:right w:w="15" w:type="dxa"/>
            </w:tcMar>
            <w:vAlign w:val="center"/>
          </w:tcPr>
          <w:p w14:paraId="210A4BA3" w14:textId="069ADF95" w:rsidR="0DC0462F" w:rsidRPr="00F849F4" w:rsidRDefault="0DC0462F" w:rsidP="00D85F82">
            <w:pPr>
              <w:jc w:val="center"/>
              <w:rPr>
                <w:sz w:val="16"/>
                <w:szCs w:val="16"/>
              </w:rPr>
            </w:pPr>
          </w:p>
        </w:tc>
        <w:tc>
          <w:tcPr>
            <w:tcW w:w="709" w:type="dxa"/>
            <w:tcBorders>
              <w:top w:val="single" w:sz="4" w:space="0" w:color="auto"/>
              <w:left w:val="single" w:sz="4" w:space="0" w:color="000000" w:themeColor="text1"/>
              <w:bottom w:val="single" w:sz="4" w:space="0" w:color="auto"/>
              <w:right w:val="single" w:sz="4" w:space="0" w:color="000000" w:themeColor="text1"/>
            </w:tcBorders>
            <w:shd w:val="clear" w:color="auto" w:fill="FFFFFF" w:themeFill="background1"/>
            <w:tcMar>
              <w:top w:w="15" w:type="dxa"/>
              <w:left w:w="15" w:type="dxa"/>
              <w:right w:w="15" w:type="dxa"/>
            </w:tcMar>
            <w:vAlign w:val="center"/>
          </w:tcPr>
          <w:p w14:paraId="1FC5D948" w14:textId="2E889518" w:rsidR="0DC0462F" w:rsidRPr="00F849F4" w:rsidRDefault="0DC0462F" w:rsidP="00D85F82">
            <w:pPr>
              <w:jc w:val="center"/>
              <w:rPr>
                <w:sz w:val="16"/>
                <w:szCs w:val="16"/>
              </w:rPr>
            </w:pPr>
          </w:p>
        </w:tc>
      </w:tr>
      <w:tr w:rsidR="0DC0462F" w14:paraId="5FD2F71C" w14:textId="77777777" w:rsidTr="00D85F82">
        <w:trPr>
          <w:trHeight w:val="315"/>
          <w:jc w:val="center"/>
        </w:trPr>
        <w:tc>
          <w:tcPr>
            <w:tcW w:w="425"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16BFE02D" w14:textId="40262DF1" w:rsidR="0DC0462F" w:rsidRPr="00F849F4" w:rsidRDefault="0DC0462F" w:rsidP="00D85F82">
            <w:pPr>
              <w:jc w:val="center"/>
              <w:rPr>
                <w:sz w:val="16"/>
                <w:szCs w:val="16"/>
              </w:rPr>
            </w:pPr>
          </w:p>
        </w:tc>
        <w:tc>
          <w:tcPr>
            <w:tcW w:w="282"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51431D25" w14:textId="02CBD6A1" w:rsidR="0DC0462F" w:rsidRPr="00F849F4" w:rsidRDefault="0DC0462F" w:rsidP="00D85F82">
            <w:pPr>
              <w:jc w:val="center"/>
              <w:rPr>
                <w:sz w:val="16"/>
                <w:szCs w:val="16"/>
              </w:rPr>
            </w:pPr>
          </w:p>
        </w:tc>
        <w:tc>
          <w:tcPr>
            <w:tcW w:w="284"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7B7F0970" w14:textId="3D629110" w:rsidR="0DC0462F" w:rsidRPr="00F849F4" w:rsidRDefault="0DC0462F" w:rsidP="00D85F82">
            <w:pPr>
              <w:jc w:val="center"/>
              <w:rPr>
                <w:sz w:val="16"/>
                <w:szCs w:val="16"/>
              </w:rPr>
            </w:pPr>
          </w:p>
        </w:tc>
        <w:tc>
          <w:tcPr>
            <w:tcW w:w="283"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7405DA28" w14:textId="0D363ABA" w:rsidR="0DC0462F" w:rsidRPr="00F849F4" w:rsidRDefault="0DC0462F" w:rsidP="0DC0462F">
            <w:pPr>
              <w:spacing w:after="0"/>
              <w:jc w:val="center"/>
              <w:rPr>
                <w:sz w:val="16"/>
                <w:szCs w:val="16"/>
              </w:rPr>
            </w:pPr>
            <w:r w:rsidRPr="00F849F4">
              <w:rPr>
                <w:rFonts w:ascii="Calibri" w:eastAsia="Calibri" w:hAnsi="Calibri" w:cs="Calibri"/>
                <w:color w:val="000000" w:themeColor="text1"/>
                <w:sz w:val="16"/>
                <w:szCs w:val="16"/>
              </w:rPr>
              <w:t>01</w:t>
            </w:r>
          </w:p>
        </w:tc>
        <w:tc>
          <w:tcPr>
            <w:tcW w:w="2128"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540" w:type="dxa"/>
              <w:right w:w="15" w:type="dxa"/>
            </w:tcMar>
            <w:vAlign w:val="center"/>
          </w:tcPr>
          <w:p w14:paraId="4C2F771A" w14:textId="06570F4A" w:rsidR="0DC0462F" w:rsidRPr="00F849F4" w:rsidRDefault="0DC0462F" w:rsidP="0DC0462F">
            <w:pPr>
              <w:spacing w:after="0"/>
              <w:jc w:val="left"/>
              <w:rPr>
                <w:sz w:val="16"/>
                <w:szCs w:val="16"/>
              </w:rPr>
            </w:pPr>
            <w:r w:rsidRPr="00F849F4">
              <w:rPr>
                <w:rFonts w:ascii="Calibri" w:eastAsia="Calibri" w:hAnsi="Calibri" w:cs="Calibri"/>
                <w:color w:val="000000" w:themeColor="text1"/>
                <w:sz w:val="16"/>
                <w:szCs w:val="16"/>
              </w:rPr>
              <w:t>Responsable y administrador de sistemas</w:t>
            </w:r>
          </w:p>
        </w:tc>
        <w:tc>
          <w:tcPr>
            <w:tcW w:w="709"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5A5C76DA" w14:textId="16E11BD1" w:rsidR="0DC0462F" w:rsidRPr="00F849F4" w:rsidRDefault="0DC0462F" w:rsidP="0DC0462F">
            <w:pPr>
              <w:spacing w:after="0"/>
              <w:jc w:val="center"/>
              <w:rPr>
                <w:sz w:val="16"/>
                <w:szCs w:val="16"/>
              </w:rPr>
            </w:pPr>
            <w:r w:rsidRPr="00F849F4">
              <w:rPr>
                <w:rFonts w:ascii="Calibri" w:eastAsia="Calibri" w:hAnsi="Calibri" w:cs="Calibri"/>
                <w:color w:val="000000" w:themeColor="text1"/>
                <w:sz w:val="16"/>
                <w:szCs w:val="16"/>
              </w:rPr>
              <w:t>2</w:t>
            </w:r>
          </w:p>
        </w:tc>
        <w:tc>
          <w:tcPr>
            <w:tcW w:w="709"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13B5FDAD" w14:textId="1633E70F" w:rsidR="0DC0462F" w:rsidRPr="00F849F4" w:rsidRDefault="0DC0462F" w:rsidP="0DC0462F">
            <w:pPr>
              <w:spacing w:after="0"/>
              <w:jc w:val="center"/>
              <w:rPr>
                <w:sz w:val="16"/>
                <w:szCs w:val="16"/>
              </w:rPr>
            </w:pPr>
            <w:r w:rsidRPr="00F849F4">
              <w:rPr>
                <w:rFonts w:ascii="Calibri" w:eastAsia="Calibri" w:hAnsi="Calibri" w:cs="Calibri"/>
                <w:color w:val="000000" w:themeColor="text1"/>
                <w:sz w:val="16"/>
                <w:szCs w:val="16"/>
              </w:rPr>
              <w:t>horas</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12427C15" w14:textId="426C0BA3" w:rsidR="0DC0462F" w:rsidRPr="00F849F4" w:rsidRDefault="0DC0462F" w:rsidP="0DC0462F">
            <w:pPr>
              <w:spacing w:after="0"/>
              <w:jc w:val="center"/>
              <w:rPr>
                <w:sz w:val="16"/>
                <w:szCs w:val="16"/>
              </w:rPr>
            </w:pPr>
            <w:r w:rsidRPr="00F849F4">
              <w:rPr>
                <w:rFonts w:ascii="Calibri" w:eastAsia="Calibri" w:hAnsi="Calibri" w:cs="Calibri"/>
                <w:color w:val="000000" w:themeColor="text1"/>
                <w:sz w:val="16"/>
                <w:szCs w:val="16"/>
              </w:rPr>
              <w:t>34,46 €</w:t>
            </w:r>
          </w:p>
        </w:tc>
        <w:tc>
          <w:tcPr>
            <w:tcW w:w="850"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09BB7216" w14:textId="7ECC6685" w:rsidR="0DC0462F" w:rsidRPr="00F849F4" w:rsidRDefault="0DC0462F" w:rsidP="0DC0462F">
            <w:pPr>
              <w:spacing w:after="0"/>
              <w:jc w:val="center"/>
              <w:rPr>
                <w:sz w:val="16"/>
                <w:szCs w:val="16"/>
              </w:rPr>
            </w:pPr>
            <w:r w:rsidRPr="00F849F4">
              <w:rPr>
                <w:rFonts w:ascii="Calibri" w:eastAsia="Calibri" w:hAnsi="Calibri" w:cs="Calibri"/>
                <w:color w:val="000000" w:themeColor="text1"/>
                <w:sz w:val="16"/>
                <w:szCs w:val="16"/>
              </w:rPr>
              <w:t>68,93 €</w:t>
            </w:r>
          </w:p>
        </w:tc>
        <w:tc>
          <w:tcPr>
            <w:tcW w:w="851" w:type="dxa"/>
            <w:tcBorders>
              <w:top w:val="single" w:sz="4" w:space="0" w:color="auto"/>
              <w:left w:val="single" w:sz="4" w:space="0" w:color="auto"/>
              <w:bottom w:val="single" w:sz="4" w:space="0" w:color="auto"/>
              <w:right w:val="nil"/>
            </w:tcBorders>
            <w:shd w:val="clear" w:color="auto" w:fill="FFFFFF" w:themeFill="background1"/>
            <w:tcMar>
              <w:top w:w="15" w:type="dxa"/>
              <w:left w:w="15" w:type="dxa"/>
              <w:right w:w="15" w:type="dxa"/>
            </w:tcMar>
            <w:vAlign w:val="center"/>
          </w:tcPr>
          <w:p w14:paraId="2E1AFCF4" w14:textId="2ACC5B24" w:rsidR="0DC0462F" w:rsidRPr="00F849F4" w:rsidRDefault="0DC0462F" w:rsidP="00D85F82">
            <w:pPr>
              <w:jc w:val="center"/>
              <w:rPr>
                <w:sz w:val="16"/>
                <w:szCs w:val="16"/>
              </w:rPr>
            </w:pPr>
          </w:p>
        </w:tc>
        <w:tc>
          <w:tcPr>
            <w:tcW w:w="850" w:type="dxa"/>
            <w:tcBorders>
              <w:top w:val="single" w:sz="4" w:space="0" w:color="auto"/>
              <w:left w:val="single" w:sz="4" w:space="0" w:color="auto"/>
              <w:bottom w:val="single" w:sz="4" w:space="0" w:color="auto"/>
              <w:right w:val="nil"/>
            </w:tcBorders>
            <w:shd w:val="clear" w:color="auto" w:fill="FFFFFF" w:themeFill="background1"/>
            <w:tcMar>
              <w:top w:w="15" w:type="dxa"/>
              <w:left w:w="15" w:type="dxa"/>
              <w:right w:w="15" w:type="dxa"/>
            </w:tcMar>
            <w:vAlign w:val="center"/>
          </w:tcPr>
          <w:p w14:paraId="207D447A" w14:textId="3CF45956" w:rsidR="0DC0462F" w:rsidRPr="00F849F4" w:rsidRDefault="0DC0462F" w:rsidP="00D85F82">
            <w:pPr>
              <w:jc w:val="center"/>
              <w:rPr>
                <w:sz w:val="16"/>
                <w:szCs w:val="16"/>
              </w:rPr>
            </w:pPr>
          </w:p>
        </w:tc>
        <w:tc>
          <w:tcPr>
            <w:tcW w:w="709" w:type="dxa"/>
            <w:tcBorders>
              <w:top w:val="single" w:sz="4" w:space="0" w:color="auto"/>
              <w:left w:val="single" w:sz="4" w:space="0" w:color="000000" w:themeColor="text1"/>
              <w:bottom w:val="single" w:sz="4" w:space="0" w:color="auto"/>
              <w:right w:val="single" w:sz="4" w:space="0" w:color="000000" w:themeColor="text1"/>
            </w:tcBorders>
            <w:shd w:val="clear" w:color="auto" w:fill="FFFFFF" w:themeFill="background1"/>
            <w:tcMar>
              <w:top w:w="15" w:type="dxa"/>
              <w:left w:w="15" w:type="dxa"/>
              <w:right w:w="15" w:type="dxa"/>
            </w:tcMar>
            <w:vAlign w:val="center"/>
          </w:tcPr>
          <w:p w14:paraId="2C612F89" w14:textId="52749355" w:rsidR="0DC0462F" w:rsidRPr="00F849F4" w:rsidRDefault="0DC0462F" w:rsidP="00D85F82">
            <w:pPr>
              <w:jc w:val="center"/>
              <w:rPr>
                <w:sz w:val="16"/>
                <w:szCs w:val="16"/>
              </w:rPr>
            </w:pPr>
          </w:p>
        </w:tc>
      </w:tr>
      <w:tr w:rsidR="0DC0462F" w14:paraId="5230B3F7" w14:textId="77777777" w:rsidTr="00D85F82">
        <w:trPr>
          <w:trHeight w:val="315"/>
          <w:jc w:val="center"/>
        </w:trPr>
        <w:tc>
          <w:tcPr>
            <w:tcW w:w="425"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3AB77B08" w14:textId="505D9004" w:rsidR="0DC0462F" w:rsidRPr="00F849F4" w:rsidRDefault="0DC0462F" w:rsidP="00D85F82">
            <w:pPr>
              <w:jc w:val="center"/>
              <w:rPr>
                <w:sz w:val="16"/>
                <w:szCs w:val="16"/>
              </w:rPr>
            </w:pPr>
          </w:p>
        </w:tc>
        <w:tc>
          <w:tcPr>
            <w:tcW w:w="282"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186DD94A" w14:textId="5201154D" w:rsidR="0DC0462F" w:rsidRPr="00F849F4" w:rsidRDefault="0DC0462F" w:rsidP="00D85F82">
            <w:pPr>
              <w:jc w:val="center"/>
              <w:rPr>
                <w:sz w:val="16"/>
                <w:szCs w:val="16"/>
              </w:rPr>
            </w:pPr>
          </w:p>
        </w:tc>
        <w:tc>
          <w:tcPr>
            <w:tcW w:w="284"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0DC23C38" w14:textId="57B03B39" w:rsidR="0DC0462F" w:rsidRPr="00F849F4" w:rsidRDefault="0DC0462F" w:rsidP="0DC0462F">
            <w:pPr>
              <w:spacing w:after="0"/>
              <w:jc w:val="center"/>
              <w:rPr>
                <w:sz w:val="16"/>
                <w:szCs w:val="16"/>
              </w:rPr>
            </w:pPr>
            <w:r w:rsidRPr="00F849F4">
              <w:rPr>
                <w:rFonts w:ascii="Calibri" w:eastAsia="Calibri" w:hAnsi="Calibri" w:cs="Calibri"/>
                <w:color w:val="000000" w:themeColor="text1"/>
                <w:sz w:val="16"/>
                <w:szCs w:val="16"/>
              </w:rPr>
              <w:t>03</w:t>
            </w:r>
          </w:p>
        </w:tc>
        <w:tc>
          <w:tcPr>
            <w:tcW w:w="283"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063B74BF" w14:textId="3E0EEC39" w:rsidR="0DC0462F" w:rsidRPr="00F849F4" w:rsidRDefault="0DC0462F" w:rsidP="00D85F82">
            <w:pPr>
              <w:jc w:val="center"/>
              <w:rPr>
                <w:sz w:val="16"/>
                <w:szCs w:val="16"/>
              </w:rPr>
            </w:pPr>
          </w:p>
        </w:tc>
        <w:tc>
          <w:tcPr>
            <w:tcW w:w="2128"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270" w:type="dxa"/>
              <w:right w:w="15" w:type="dxa"/>
            </w:tcMar>
            <w:vAlign w:val="center"/>
          </w:tcPr>
          <w:p w14:paraId="22E3B1B2" w14:textId="1A78E822" w:rsidR="0DC0462F" w:rsidRPr="00F849F4" w:rsidRDefault="0DC0462F" w:rsidP="0DC0462F">
            <w:pPr>
              <w:spacing w:after="0"/>
              <w:jc w:val="left"/>
              <w:rPr>
                <w:sz w:val="16"/>
                <w:szCs w:val="16"/>
              </w:rPr>
            </w:pPr>
            <w:r w:rsidRPr="00F849F4">
              <w:rPr>
                <w:rFonts w:ascii="Calibri" w:eastAsia="Calibri" w:hAnsi="Calibri" w:cs="Calibri"/>
                <w:color w:val="000000" w:themeColor="text1"/>
                <w:sz w:val="16"/>
                <w:szCs w:val="16"/>
              </w:rPr>
              <w:t>Instalación de portátiles</w:t>
            </w:r>
          </w:p>
        </w:tc>
        <w:tc>
          <w:tcPr>
            <w:tcW w:w="709"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0EC5A469" w14:textId="60D2089B" w:rsidR="0DC0462F" w:rsidRPr="00F849F4" w:rsidRDefault="0DC0462F" w:rsidP="00D85F82">
            <w:pPr>
              <w:jc w:val="center"/>
              <w:rPr>
                <w:sz w:val="16"/>
                <w:szCs w:val="16"/>
              </w:rPr>
            </w:pPr>
          </w:p>
        </w:tc>
        <w:tc>
          <w:tcPr>
            <w:tcW w:w="709"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57D73B5E" w14:textId="5DE07428" w:rsidR="0DC0462F" w:rsidRPr="00F849F4" w:rsidRDefault="0DC0462F" w:rsidP="00D85F82">
            <w:pPr>
              <w:jc w:val="center"/>
              <w:rPr>
                <w:sz w:val="16"/>
                <w:szCs w:val="16"/>
              </w:rPr>
            </w:pP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6843ED0E" w14:textId="7157C557" w:rsidR="0DC0462F" w:rsidRPr="00F849F4" w:rsidRDefault="0DC0462F" w:rsidP="00D85F82">
            <w:pPr>
              <w:jc w:val="center"/>
              <w:rPr>
                <w:sz w:val="16"/>
                <w:szCs w:val="16"/>
              </w:rPr>
            </w:pPr>
          </w:p>
        </w:tc>
        <w:tc>
          <w:tcPr>
            <w:tcW w:w="850"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4DA30F54" w14:textId="50EFBF11" w:rsidR="0DC0462F" w:rsidRPr="00F849F4" w:rsidRDefault="0DC0462F" w:rsidP="00D85F82">
            <w:pPr>
              <w:jc w:val="center"/>
              <w:rPr>
                <w:sz w:val="16"/>
                <w:szCs w:val="16"/>
              </w:rPr>
            </w:pPr>
          </w:p>
        </w:tc>
        <w:tc>
          <w:tcPr>
            <w:tcW w:w="851" w:type="dxa"/>
            <w:tcBorders>
              <w:top w:val="single" w:sz="4" w:space="0" w:color="auto"/>
              <w:left w:val="single" w:sz="4" w:space="0" w:color="auto"/>
              <w:bottom w:val="single" w:sz="4" w:space="0" w:color="auto"/>
              <w:right w:val="nil"/>
            </w:tcBorders>
            <w:shd w:val="clear" w:color="auto" w:fill="FFFFFF" w:themeFill="background1"/>
            <w:tcMar>
              <w:top w:w="15" w:type="dxa"/>
              <w:left w:w="15" w:type="dxa"/>
              <w:right w:w="15" w:type="dxa"/>
            </w:tcMar>
            <w:vAlign w:val="center"/>
          </w:tcPr>
          <w:p w14:paraId="7EDBAB5C" w14:textId="25D11BDB" w:rsidR="0DC0462F" w:rsidRPr="00F849F4" w:rsidRDefault="0DC0462F" w:rsidP="0DC0462F">
            <w:pPr>
              <w:spacing w:after="0"/>
              <w:jc w:val="center"/>
              <w:rPr>
                <w:sz w:val="16"/>
                <w:szCs w:val="16"/>
              </w:rPr>
            </w:pPr>
            <w:r w:rsidRPr="00F849F4">
              <w:rPr>
                <w:rFonts w:ascii="Calibri" w:eastAsia="Calibri" w:hAnsi="Calibri" w:cs="Calibri"/>
                <w:color w:val="000000" w:themeColor="text1"/>
                <w:sz w:val="16"/>
                <w:szCs w:val="16"/>
              </w:rPr>
              <w:t>34,46 €</w:t>
            </w:r>
          </w:p>
        </w:tc>
        <w:tc>
          <w:tcPr>
            <w:tcW w:w="850" w:type="dxa"/>
            <w:tcBorders>
              <w:top w:val="single" w:sz="4" w:space="0" w:color="auto"/>
              <w:left w:val="single" w:sz="4" w:space="0" w:color="auto"/>
              <w:bottom w:val="single" w:sz="4" w:space="0" w:color="auto"/>
              <w:right w:val="nil"/>
            </w:tcBorders>
            <w:shd w:val="clear" w:color="auto" w:fill="FFFFFF" w:themeFill="background1"/>
            <w:tcMar>
              <w:top w:w="15" w:type="dxa"/>
              <w:left w:w="15" w:type="dxa"/>
              <w:right w:w="15" w:type="dxa"/>
            </w:tcMar>
            <w:vAlign w:val="center"/>
          </w:tcPr>
          <w:p w14:paraId="38C63A0B" w14:textId="7CC538CE" w:rsidR="0DC0462F" w:rsidRPr="00F849F4" w:rsidRDefault="0DC0462F" w:rsidP="00D85F82">
            <w:pPr>
              <w:jc w:val="center"/>
              <w:rPr>
                <w:sz w:val="16"/>
                <w:szCs w:val="16"/>
              </w:rPr>
            </w:pPr>
          </w:p>
        </w:tc>
        <w:tc>
          <w:tcPr>
            <w:tcW w:w="709" w:type="dxa"/>
            <w:tcBorders>
              <w:top w:val="single" w:sz="4" w:space="0" w:color="auto"/>
              <w:left w:val="single" w:sz="4" w:space="0" w:color="000000" w:themeColor="text1"/>
              <w:bottom w:val="single" w:sz="4" w:space="0" w:color="auto"/>
              <w:right w:val="single" w:sz="4" w:space="0" w:color="000000" w:themeColor="text1"/>
            </w:tcBorders>
            <w:shd w:val="clear" w:color="auto" w:fill="FFFFFF" w:themeFill="background1"/>
            <w:tcMar>
              <w:top w:w="15" w:type="dxa"/>
              <w:left w:w="15" w:type="dxa"/>
              <w:right w:w="15" w:type="dxa"/>
            </w:tcMar>
            <w:vAlign w:val="center"/>
          </w:tcPr>
          <w:p w14:paraId="6A7591A4" w14:textId="31792740" w:rsidR="0DC0462F" w:rsidRPr="00F849F4" w:rsidRDefault="0DC0462F" w:rsidP="00D85F82">
            <w:pPr>
              <w:jc w:val="center"/>
              <w:rPr>
                <w:sz w:val="16"/>
                <w:szCs w:val="16"/>
              </w:rPr>
            </w:pPr>
          </w:p>
        </w:tc>
      </w:tr>
      <w:tr w:rsidR="0DC0462F" w14:paraId="28AC6D4B" w14:textId="77777777" w:rsidTr="00D85F82">
        <w:trPr>
          <w:trHeight w:val="315"/>
          <w:jc w:val="center"/>
        </w:trPr>
        <w:tc>
          <w:tcPr>
            <w:tcW w:w="425"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1931E3E9" w14:textId="1F1D67B5" w:rsidR="0DC0462F" w:rsidRPr="00F849F4" w:rsidRDefault="0DC0462F" w:rsidP="00D85F82">
            <w:pPr>
              <w:jc w:val="center"/>
              <w:rPr>
                <w:sz w:val="16"/>
                <w:szCs w:val="16"/>
              </w:rPr>
            </w:pPr>
          </w:p>
        </w:tc>
        <w:tc>
          <w:tcPr>
            <w:tcW w:w="282"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048EC26D" w14:textId="0B206446" w:rsidR="0DC0462F" w:rsidRPr="00F849F4" w:rsidRDefault="0DC0462F" w:rsidP="00D85F82">
            <w:pPr>
              <w:jc w:val="center"/>
              <w:rPr>
                <w:sz w:val="16"/>
                <w:szCs w:val="16"/>
              </w:rPr>
            </w:pPr>
          </w:p>
        </w:tc>
        <w:tc>
          <w:tcPr>
            <w:tcW w:w="284"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61AE27F5" w14:textId="71CD4800" w:rsidR="0DC0462F" w:rsidRPr="00F849F4" w:rsidRDefault="0DC0462F" w:rsidP="00D85F82">
            <w:pPr>
              <w:jc w:val="center"/>
              <w:rPr>
                <w:sz w:val="16"/>
                <w:szCs w:val="16"/>
              </w:rPr>
            </w:pPr>
          </w:p>
        </w:tc>
        <w:tc>
          <w:tcPr>
            <w:tcW w:w="283"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3C8676C2" w14:textId="67A3E711" w:rsidR="0DC0462F" w:rsidRPr="00F849F4" w:rsidRDefault="0DC0462F" w:rsidP="0DC0462F">
            <w:pPr>
              <w:spacing w:after="0"/>
              <w:jc w:val="center"/>
              <w:rPr>
                <w:sz w:val="16"/>
                <w:szCs w:val="16"/>
              </w:rPr>
            </w:pPr>
            <w:r w:rsidRPr="00F849F4">
              <w:rPr>
                <w:rFonts w:ascii="Calibri" w:eastAsia="Calibri" w:hAnsi="Calibri" w:cs="Calibri"/>
                <w:color w:val="000000" w:themeColor="text1"/>
                <w:sz w:val="16"/>
                <w:szCs w:val="16"/>
              </w:rPr>
              <w:t>01</w:t>
            </w:r>
          </w:p>
        </w:tc>
        <w:tc>
          <w:tcPr>
            <w:tcW w:w="2128"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540" w:type="dxa"/>
              <w:right w:w="15" w:type="dxa"/>
            </w:tcMar>
            <w:vAlign w:val="center"/>
          </w:tcPr>
          <w:p w14:paraId="7FF75A4A" w14:textId="49F6B153" w:rsidR="0DC0462F" w:rsidRPr="00F849F4" w:rsidRDefault="0DC0462F" w:rsidP="0DC0462F">
            <w:pPr>
              <w:spacing w:after="0"/>
              <w:jc w:val="left"/>
              <w:rPr>
                <w:sz w:val="16"/>
                <w:szCs w:val="16"/>
              </w:rPr>
            </w:pPr>
            <w:r w:rsidRPr="00F849F4">
              <w:rPr>
                <w:rFonts w:ascii="Calibri" w:eastAsia="Calibri" w:hAnsi="Calibri" w:cs="Calibri"/>
                <w:color w:val="000000" w:themeColor="text1"/>
                <w:sz w:val="16"/>
                <w:szCs w:val="16"/>
              </w:rPr>
              <w:t>Responsable y administrador de sistemas</w:t>
            </w:r>
          </w:p>
        </w:tc>
        <w:tc>
          <w:tcPr>
            <w:tcW w:w="709"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7747EC22" w14:textId="0A465EA0" w:rsidR="0DC0462F" w:rsidRPr="00F849F4" w:rsidRDefault="0DC0462F" w:rsidP="0DC0462F">
            <w:pPr>
              <w:spacing w:after="0"/>
              <w:jc w:val="center"/>
              <w:rPr>
                <w:sz w:val="16"/>
                <w:szCs w:val="16"/>
              </w:rPr>
            </w:pPr>
            <w:r w:rsidRPr="00F849F4">
              <w:rPr>
                <w:rFonts w:ascii="Calibri" w:eastAsia="Calibri" w:hAnsi="Calibri" w:cs="Calibri"/>
                <w:color w:val="000000" w:themeColor="text1"/>
                <w:sz w:val="16"/>
                <w:szCs w:val="16"/>
              </w:rPr>
              <w:t>1</w:t>
            </w:r>
          </w:p>
        </w:tc>
        <w:tc>
          <w:tcPr>
            <w:tcW w:w="709"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7D309438" w14:textId="124D3810" w:rsidR="0DC0462F" w:rsidRPr="00F849F4" w:rsidRDefault="0DC0462F" w:rsidP="0DC0462F">
            <w:pPr>
              <w:spacing w:after="0"/>
              <w:jc w:val="center"/>
              <w:rPr>
                <w:sz w:val="16"/>
                <w:szCs w:val="16"/>
              </w:rPr>
            </w:pPr>
            <w:r w:rsidRPr="00F849F4">
              <w:rPr>
                <w:rFonts w:ascii="Calibri" w:eastAsia="Calibri" w:hAnsi="Calibri" w:cs="Calibri"/>
                <w:color w:val="000000" w:themeColor="text1"/>
                <w:sz w:val="16"/>
                <w:szCs w:val="16"/>
              </w:rPr>
              <w:t>horas</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69132744" w14:textId="15F2B4C9" w:rsidR="0DC0462F" w:rsidRPr="00F849F4" w:rsidRDefault="0DC0462F" w:rsidP="0DC0462F">
            <w:pPr>
              <w:spacing w:after="0"/>
              <w:jc w:val="center"/>
              <w:rPr>
                <w:sz w:val="16"/>
                <w:szCs w:val="16"/>
              </w:rPr>
            </w:pPr>
            <w:r w:rsidRPr="00F849F4">
              <w:rPr>
                <w:rFonts w:ascii="Calibri" w:eastAsia="Calibri" w:hAnsi="Calibri" w:cs="Calibri"/>
                <w:color w:val="000000" w:themeColor="text1"/>
                <w:sz w:val="16"/>
                <w:szCs w:val="16"/>
              </w:rPr>
              <w:t>34,46 €</w:t>
            </w:r>
          </w:p>
        </w:tc>
        <w:tc>
          <w:tcPr>
            <w:tcW w:w="850"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25D6607B" w14:textId="3AC7BEB6" w:rsidR="0DC0462F" w:rsidRPr="00F849F4" w:rsidRDefault="0DC0462F" w:rsidP="0DC0462F">
            <w:pPr>
              <w:spacing w:after="0"/>
              <w:jc w:val="center"/>
              <w:rPr>
                <w:sz w:val="16"/>
                <w:szCs w:val="16"/>
              </w:rPr>
            </w:pPr>
            <w:r w:rsidRPr="00F849F4">
              <w:rPr>
                <w:rFonts w:ascii="Calibri" w:eastAsia="Calibri" w:hAnsi="Calibri" w:cs="Calibri"/>
                <w:color w:val="000000" w:themeColor="text1"/>
                <w:sz w:val="16"/>
                <w:szCs w:val="16"/>
              </w:rPr>
              <w:t>34,46 €</w:t>
            </w:r>
          </w:p>
        </w:tc>
        <w:tc>
          <w:tcPr>
            <w:tcW w:w="851" w:type="dxa"/>
            <w:tcBorders>
              <w:top w:val="single" w:sz="4" w:space="0" w:color="auto"/>
              <w:left w:val="single" w:sz="4" w:space="0" w:color="auto"/>
              <w:bottom w:val="single" w:sz="4" w:space="0" w:color="auto"/>
              <w:right w:val="nil"/>
            </w:tcBorders>
            <w:shd w:val="clear" w:color="auto" w:fill="FFFFFF" w:themeFill="background1"/>
            <w:tcMar>
              <w:top w:w="15" w:type="dxa"/>
              <w:left w:w="15" w:type="dxa"/>
              <w:right w:w="15" w:type="dxa"/>
            </w:tcMar>
            <w:vAlign w:val="center"/>
          </w:tcPr>
          <w:p w14:paraId="5372D688" w14:textId="2FFB2243" w:rsidR="0DC0462F" w:rsidRPr="00F849F4" w:rsidRDefault="0DC0462F" w:rsidP="00D85F82">
            <w:pPr>
              <w:jc w:val="center"/>
              <w:rPr>
                <w:sz w:val="16"/>
                <w:szCs w:val="16"/>
              </w:rPr>
            </w:pPr>
          </w:p>
        </w:tc>
        <w:tc>
          <w:tcPr>
            <w:tcW w:w="850" w:type="dxa"/>
            <w:tcBorders>
              <w:top w:val="single" w:sz="4" w:space="0" w:color="auto"/>
              <w:left w:val="single" w:sz="4" w:space="0" w:color="auto"/>
              <w:bottom w:val="single" w:sz="4" w:space="0" w:color="auto"/>
              <w:right w:val="nil"/>
            </w:tcBorders>
            <w:shd w:val="clear" w:color="auto" w:fill="FFFFFF" w:themeFill="background1"/>
            <w:tcMar>
              <w:top w:w="15" w:type="dxa"/>
              <w:left w:w="15" w:type="dxa"/>
              <w:right w:w="15" w:type="dxa"/>
            </w:tcMar>
            <w:vAlign w:val="center"/>
          </w:tcPr>
          <w:p w14:paraId="0CE387AF" w14:textId="4E667F6E" w:rsidR="0DC0462F" w:rsidRPr="00F849F4" w:rsidRDefault="0DC0462F" w:rsidP="00D85F82">
            <w:pPr>
              <w:jc w:val="center"/>
              <w:rPr>
                <w:sz w:val="16"/>
                <w:szCs w:val="16"/>
              </w:rPr>
            </w:pPr>
          </w:p>
        </w:tc>
        <w:tc>
          <w:tcPr>
            <w:tcW w:w="709" w:type="dxa"/>
            <w:tcBorders>
              <w:top w:val="single" w:sz="4" w:space="0" w:color="auto"/>
              <w:left w:val="single" w:sz="4" w:space="0" w:color="000000" w:themeColor="text1"/>
              <w:bottom w:val="single" w:sz="4" w:space="0" w:color="auto"/>
              <w:right w:val="single" w:sz="4" w:space="0" w:color="000000" w:themeColor="text1"/>
            </w:tcBorders>
            <w:shd w:val="clear" w:color="auto" w:fill="FFFFFF" w:themeFill="background1"/>
            <w:tcMar>
              <w:top w:w="15" w:type="dxa"/>
              <w:left w:w="15" w:type="dxa"/>
              <w:right w:w="15" w:type="dxa"/>
            </w:tcMar>
            <w:vAlign w:val="center"/>
          </w:tcPr>
          <w:p w14:paraId="2326C30F" w14:textId="1E75C6AF" w:rsidR="0DC0462F" w:rsidRPr="00F849F4" w:rsidRDefault="0DC0462F" w:rsidP="00D85F82">
            <w:pPr>
              <w:jc w:val="center"/>
              <w:rPr>
                <w:sz w:val="16"/>
                <w:szCs w:val="16"/>
              </w:rPr>
            </w:pPr>
          </w:p>
        </w:tc>
      </w:tr>
      <w:tr w:rsidR="0DC0462F" w14:paraId="524B9452" w14:textId="77777777" w:rsidTr="00D85F82">
        <w:trPr>
          <w:trHeight w:val="315"/>
          <w:jc w:val="center"/>
        </w:trPr>
        <w:tc>
          <w:tcPr>
            <w:tcW w:w="425"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5D3138DB" w14:textId="564BB54B" w:rsidR="0DC0462F" w:rsidRPr="00F849F4" w:rsidRDefault="0DC0462F" w:rsidP="00D85F82">
            <w:pPr>
              <w:jc w:val="center"/>
              <w:rPr>
                <w:sz w:val="16"/>
                <w:szCs w:val="16"/>
              </w:rPr>
            </w:pPr>
          </w:p>
        </w:tc>
        <w:tc>
          <w:tcPr>
            <w:tcW w:w="282"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5DA752E1" w14:textId="047D2B46" w:rsidR="0DC0462F" w:rsidRPr="00F849F4" w:rsidRDefault="0DC0462F" w:rsidP="00D85F82">
            <w:pPr>
              <w:jc w:val="center"/>
              <w:rPr>
                <w:sz w:val="16"/>
                <w:szCs w:val="16"/>
              </w:rPr>
            </w:pPr>
          </w:p>
        </w:tc>
        <w:tc>
          <w:tcPr>
            <w:tcW w:w="284"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78620B24" w14:textId="6816B62C" w:rsidR="0DC0462F" w:rsidRPr="00F849F4" w:rsidRDefault="0DC0462F" w:rsidP="0DC0462F">
            <w:pPr>
              <w:spacing w:after="0"/>
              <w:jc w:val="center"/>
              <w:rPr>
                <w:sz w:val="16"/>
                <w:szCs w:val="16"/>
              </w:rPr>
            </w:pPr>
            <w:r w:rsidRPr="00F849F4">
              <w:rPr>
                <w:rFonts w:ascii="Calibri" w:eastAsia="Calibri" w:hAnsi="Calibri" w:cs="Calibri"/>
                <w:color w:val="000000" w:themeColor="text1"/>
                <w:sz w:val="16"/>
                <w:szCs w:val="16"/>
              </w:rPr>
              <w:t>04</w:t>
            </w:r>
          </w:p>
        </w:tc>
        <w:tc>
          <w:tcPr>
            <w:tcW w:w="283"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33A311E7" w14:textId="6711D83D" w:rsidR="0DC0462F" w:rsidRPr="00F849F4" w:rsidRDefault="0DC0462F" w:rsidP="00D85F82">
            <w:pPr>
              <w:jc w:val="center"/>
              <w:rPr>
                <w:sz w:val="16"/>
                <w:szCs w:val="16"/>
              </w:rPr>
            </w:pPr>
          </w:p>
        </w:tc>
        <w:tc>
          <w:tcPr>
            <w:tcW w:w="2128"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270" w:type="dxa"/>
              <w:right w:w="15" w:type="dxa"/>
            </w:tcMar>
            <w:vAlign w:val="center"/>
          </w:tcPr>
          <w:p w14:paraId="46C543C5" w14:textId="087207AD" w:rsidR="0DC0462F" w:rsidRPr="00F849F4" w:rsidRDefault="0DC0462F" w:rsidP="0DC0462F">
            <w:pPr>
              <w:spacing w:after="0"/>
              <w:jc w:val="left"/>
              <w:rPr>
                <w:sz w:val="16"/>
                <w:szCs w:val="16"/>
              </w:rPr>
            </w:pPr>
            <w:r w:rsidRPr="00F849F4">
              <w:rPr>
                <w:rFonts w:ascii="Calibri" w:eastAsia="Calibri" w:hAnsi="Calibri" w:cs="Calibri"/>
                <w:color w:val="000000" w:themeColor="text1"/>
                <w:sz w:val="16"/>
                <w:szCs w:val="16"/>
              </w:rPr>
              <w:t>Instalación de monitor de 45''</w:t>
            </w:r>
          </w:p>
        </w:tc>
        <w:tc>
          <w:tcPr>
            <w:tcW w:w="709"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03CDF19D" w14:textId="6F2FE49C" w:rsidR="0DC0462F" w:rsidRPr="00F849F4" w:rsidRDefault="0DC0462F" w:rsidP="00D85F82">
            <w:pPr>
              <w:jc w:val="center"/>
              <w:rPr>
                <w:sz w:val="16"/>
                <w:szCs w:val="16"/>
              </w:rPr>
            </w:pPr>
          </w:p>
        </w:tc>
        <w:tc>
          <w:tcPr>
            <w:tcW w:w="709"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56184FDD" w14:textId="322A6468" w:rsidR="0DC0462F" w:rsidRPr="00F849F4" w:rsidRDefault="0DC0462F" w:rsidP="00D85F82">
            <w:pPr>
              <w:jc w:val="center"/>
              <w:rPr>
                <w:sz w:val="16"/>
                <w:szCs w:val="16"/>
              </w:rPr>
            </w:pP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2C7DC255" w14:textId="3DD19B4B" w:rsidR="0DC0462F" w:rsidRPr="00F849F4" w:rsidRDefault="0DC0462F" w:rsidP="00D85F82">
            <w:pPr>
              <w:jc w:val="center"/>
              <w:rPr>
                <w:sz w:val="16"/>
                <w:szCs w:val="16"/>
              </w:rPr>
            </w:pPr>
          </w:p>
        </w:tc>
        <w:tc>
          <w:tcPr>
            <w:tcW w:w="850"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5F2C5FE2" w14:textId="180C93AA" w:rsidR="0DC0462F" w:rsidRPr="00F849F4" w:rsidRDefault="0DC0462F" w:rsidP="00D85F82">
            <w:pPr>
              <w:jc w:val="center"/>
              <w:rPr>
                <w:sz w:val="16"/>
                <w:szCs w:val="16"/>
              </w:rPr>
            </w:pPr>
          </w:p>
        </w:tc>
        <w:tc>
          <w:tcPr>
            <w:tcW w:w="851" w:type="dxa"/>
            <w:tcBorders>
              <w:top w:val="single" w:sz="4" w:space="0" w:color="auto"/>
              <w:left w:val="single" w:sz="4" w:space="0" w:color="auto"/>
              <w:bottom w:val="single" w:sz="4" w:space="0" w:color="auto"/>
              <w:right w:val="nil"/>
            </w:tcBorders>
            <w:shd w:val="clear" w:color="auto" w:fill="FFFFFF" w:themeFill="background1"/>
            <w:tcMar>
              <w:top w:w="15" w:type="dxa"/>
              <w:left w:w="15" w:type="dxa"/>
              <w:right w:w="15" w:type="dxa"/>
            </w:tcMar>
            <w:vAlign w:val="center"/>
          </w:tcPr>
          <w:p w14:paraId="3998EA3F" w14:textId="1409E700" w:rsidR="0DC0462F" w:rsidRPr="00F849F4" w:rsidRDefault="0DC0462F" w:rsidP="0DC0462F">
            <w:pPr>
              <w:spacing w:after="0"/>
              <w:jc w:val="center"/>
              <w:rPr>
                <w:sz w:val="16"/>
                <w:szCs w:val="16"/>
              </w:rPr>
            </w:pPr>
            <w:r w:rsidRPr="00F849F4">
              <w:rPr>
                <w:rFonts w:ascii="Calibri" w:eastAsia="Calibri" w:hAnsi="Calibri" w:cs="Calibri"/>
                <w:color w:val="000000" w:themeColor="text1"/>
                <w:sz w:val="16"/>
                <w:szCs w:val="16"/>
              </w:rPr>
              <w:t>34,46 €</w:t>
            </w:r>
          </w:p>
        </w:tc>
        <w:tc>
          <w:tcPr>
            <w:tcW w:w="850" w:type="dxa"/>
            <w:tcBorders>
              <w:top w:val="single" w:sz="4" w:space="0" w:color="auto"/>
              <w:left w:val="single" w:sz="4" w:space="0" w:color="auto"/>
              <w:bottom w:val="single" w:sz="4" w:space="0" w:color="auto"/>
              <w:right w:val="nil"/>
            </w:tcBorders>
            <w:shd w:val="clear" w:color="auto" w:fill="FFFFFF" w:themeFill="background1"/>
            <w:tcMar>
              <w:top w:w="15" w:type="dxa"/>
              <w:left w:w="15" w:type="dxa"/>
              <w:right w:w="15" w:type="dxa"/>
            </w:tcMar>
            <w:vAlign w:val="center"/>
          </w:tcPr>
          <w:p w14:paraId="64C365E9" w14:textId="191EA769" w:rsidR="0DC0462F" w:rsidRPr="00F849F4" w:rsidRDefault="0DC0462F" w:rsidP="00D85F82">
            <w:pPr>
              <w:jc w:val="center"/>
              <w:rPr>
                <w:sz w:val="16"/>
                <w:szCs w:val="16"/>
              </w:rPr>
            </w:pPr>
          </w:p>
        </w:tc>
        <w:tc>
          <w:tcPr>
            <w:tcW w:w="709" w:type="dxa"/>
            <w:tcBorders>
              <w:top w:val="single" w:sz="4" w:space="0" w:color="auto"/>
              <w:left w:val="single" w:sz="4" w:space="0" w:color="000000" w:themeColor="text1"/>
              <w:bottom w:val="single" w:sz="4" w:space="0" w:color="auto"/>
              <w:right w:val="single" w:sz="4" w:space="0" w:color="000000" w:themeColor="text1"/>
            </w:tcBorders>
            <w:shd w:val="clear" w:color="auto" w:fill="FFFFFF" w:themeFill="background1"/>
            <w:tcMar>
              <w:top w:w="15" w:type="dxa"/>
              <w:left w:w="15" w:type="dxa"/>
              <w:right w:w="15" w:type="dxa"/>
            </w:tcMar>
            <w:vAlign w:val="center"/>
          </w:tcPr>
          <w:p w14:paraId="66C2E35D" w14:textId="3711F702" w:rsidR="0DC0462F" w:rsidRPr="00F849F4" w:rsidRDefault="0DC0462F" w:rsidP="00D85F82">
            <w:pPr>
              <w:jc w:val="center"/>
              <w:rPr>
                <w:sz w:val="16"/>
                <w:szCs w:val="16"/>
              </w:rPr>
            </w:pPr>
          </w:p>
        </w:tc>
      </w:tr>
      <w:tr w:rsidR="0DC0462F" w14:paraId="7B706033" w14:textId="77777777" w:rsidTr="00D85F82">
        <w:trPr>
          <w:trHeight w:val="315"/>
          <w:jc w:val="center"/>
        </w:trPr>
        <w:tc>
          <w:tcPr>
            <w:tcW w:w="425"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2C355657" w14:textId="2F242F66" w:rsidR="0DC0462F" w:rsidRPr="00F849F4" w:rsidRDefault="0DC0462F" w:rsidP="00D85F82">
            <w:pPr>
              <w:jc w:val="center"/>
              <w:rPr>
                <w:sz w:val="16"/>
                <w:szCs w:val="16"/>
              </w:rPr>
            </w:pPr>
          </w:p>
        </w:tc>
        <w:tc>
          <w:tcPr>
            <w:tcW w:w="282"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6D9C6EEA" w14:textId="1B3C2382" w:rsidR="0DC0462F" w:rsidRPr="00F849F4" w:rsidRDefault="0DC0462F" w:rsidP="00D85F82">
            <w:pPr>
              <w:jc w:val="center"/>
              <w:rPr>
                <w:sz w:val="16"/>
                <w:szCs w:val="16"/>
              </w:rPr>
            </w:pPr>
          </w:p>
        </w:tc>
        <w:tc>
          <w:tcPr>
            <w:tcW w:w="284"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0546FE13" w14:textId="382CB542" w:rsidR="0DC0462F" w:rsidRPr="00F849F4" w:rsidRDefault="0DC0462F" w:rsidP="00D85F82">
            <w:pPr>
              <w:jc w:val="center"/>
              <w:rPr>
                <w:sz w:val="16"/>
                <w:szCs w:val="16"/>
              </w:rPr>
            </w:pPr>
          </w:p>
        </w:tc>
        <w:tc>
          <w:tcPr>
            <w:tcW w:w="283"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01E07709" w14:textId="53FEB6EF" w:rsidR="0DC0462F" w:rsidRPr="00F849F4" w:rsidRDefault="0DC0462F" w:rsidP="0DC0462F">
            <w:pPr>
              <w:spacing w:after="0"/>
              <w:jc w:val="center"/>
              <w:rPr>
                <w:sz w:val="16"/>
                <w:szCs w:val="16"/>
              </w:rPr>
            </w:pPr>
            <w:r w:rsidRPr="00F849F4">
              <w:rPr>
                <w:rFonts w:ascii="Calibri" w:eastAsia="Calibri" w:hAnsi="Calibri" w:cs="Calibri"/>
                <w:color w:val="000000" w:themeColor="text1"/>
                <w:sz w:val="16"/>
                <w:szCs w:val="16"/>
              </w:rPr>
              <w:t>01</w:t>
            </w:r>
          </w:p>
        </w:tc>
        <w:tc>
          <w:tcPr>
            <w:tcW w:w="2128"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540" w:type="dxa"/>
              <w:right w:w="15" w:type="dxa"/>
            </w:tcMar>
            <w:vAlign w:val="center"/>
          </w:tcPr>
          <w:p w14:paraId="3A003015" w14:textId="51921B7E" w:rsidR="0DC0462F" w:rsidRPr="00F849F4" w:rsidRDefault="0DC0462F" w:rsidP="0DC0462F">
            <w:pPr>
              <w:spacing w:after="0"/>
              <w:jc w:val="left"/>
              <w:rPr>
                <w:sz w:val="16"/>
                <w:szCs w:val="16"/>
              </w:rPr>
            </w:pPr>
            <w:r w:rsidRPr="00F849F4">
              <w:rPr>
                <w:rFonts w:ascii="Calibri" w:eastAsia="Calibri" w:hAnsi="Calibri" w:cs="Calibri"/>
                <w:color w:val="000000" w:themeColor="text1"/>
                <w:sz w:val="16"/>
                <w:szCs w:val="16"/>
              </w:rPr>
              <w:t>Responsable y administrador de sistemas</w:t>
            </w:r>
          </w:p>
        </w:tc>
        <w:tc>
          <w:tcPr>
            <w:tcW w:w="709"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6D561448" w14:textId="3EBC8100" w:rsidR="0DC0462F" w:rsidRPr="00F849F4" w:rsidRDefault="0DC0462F" w:rsidP="0DC0462F">
            <w:pPr>
              <w:spacing w:after="0"/>
              <w:jc w:val="center"/>
              <w:rPr>
                <w:sz w:val="16"/>
                <w:szCs w:val="16"/>
              </w:rPr>
            </w:pPr>
            <w:r w:rsidRPr="00F849F4">
              <w:rPr>
                <w:rFonts w:ascii="Calibri" w:eastAsia="Calibri" w:hAnsi="Calibri" w:cs="Calibri"/>
                <w:color w:val="000000" w:themeColor="text1"/>
                <w:sz w:val="16"/>
                <w:szCs w:val="16"/>
              </w:rPr>
              <w:t>1</w:t>
            </w:r>
          </w:p>
        </w:tc>
        <w:tc>
          <w:tcPr>
            <w:tcW w:w="709"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035BAD17" w14:textId="314F2434" w:rsidR="0DC0462F" w:rsidRPr="00F849F4" w:rsidRDefault="0DC0462F" w:rsidP="0DC0462F">
            <w:pPr>
              <w:spacing w:after="0"/>
              <w:jc w:val="center"/>
              <w:rPr>
                <w:sz w:val="16"/>
                <w:szCs w:val="16"/>
              </w:rPr>
            </w:pPr>
            <w:r w:rsidRPr="00F849F4">
              <w:rPr>
                <w:rFonts w:ascii="Calibri" w:eastAsia="Calibri" w:hAnsi="Calibri" w:cs="Calibri"/>
                <w:color w:val="000000" w:themeColor="text1"/>
                <w:sz w:val="16"/>
                <w:szCs w:val="16"/>
              </w:rPr>
              <w:t>horas</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0994F842" w14:textId="4DFAB667" w:rsidR="0DC0462F" w:rsidRPr="00F849F4" w:rsidRDefault="0DC0462F" w:rsidP="0DC0462F">
            <w:pPr>
              <w:spacing w:after="0"/>
              <w:jc w:val="center"/>
              <w:rPr>
                <w:sz w:val="16"/>
                <w:szCs w:val="16"/>
              </w:rPr>
            </w:pPr>
            <w:r w:rsidRPr="00F849F4">
              <w:rPr>
                <w:rFonts w:ascii="Calibri" w:eastAsia="Calibri" w:hAnsi="Calibri" w:cs="Calibri"/>
                <w:color w:val="000000" w:themeColor="text1"/>
                <w:sz w:val="16"/>
                <w:szCs w:val="16"/>
              </w:rPr>
              <w:t>34,46 €</w:t>
            </w:r>
          </w:p>
        </w:tc>
        <w:tc>
          <w:tcPr>
            <w:tcW w:w="850"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31CEACBE" w14:textId="74ED6705" w:rsidR="0DC0462F" w:rsidRPr="00F849F4" w:rsidRDefault="0DC0462F" w:rsidP="0DC0462F">
            <w:pPr>
              <w:spacing w:after="0"/>
              <w:jc w:val="center"/>
              <w:rPr>
                <w:sz w:val="16"/>
                <w:szCs w:val="16"/>
              </w:rPr>
            </w:pPr>
            <w:r w:rsidRPr="00F849F4">
              <w:rPr>
                <w:rFonts w:ascii="Calibri" w:eastAsia="Calibri" w:hAnsi="Calibri" w:cs="Calibri"/>
                <w:color w:val="000000" w:themeColor="text1"/>
                <w:sz w:val="16"/>
                <w:szCs w:val="16"/>
              </w:rPr>
              <w:t>34,46 €</w:t>
            </w:r>
          </w:p>
        </w:tc>
        <w:tc>
          <w:tcPr>
            <w:tcW w:w="851" w:type="dxa"/>
            <w:tcBorders>
              <w:top w:val="single" w:sz="4" w:space="0" w:color="auto"/>
              <w:left w:val="single" w:sz="4" w:space="0" w:color="auto"/>
              <w:bottom w:val="single" w:sz="4" w:space="0" w:color="auto"/>
              <w:right w:val="nil"/>
            </w:tcBorders>
            <w:shd w:val="clear" w:color="auto" w:fill="FFFFFF" w:themeFill="background1"/>
            <w:tcMar>
              <w:top w:w="15" w:type="dxa"/>
              <w:left w:w="15" w:type="dxa"/>
              <w:right w:w="15" w:type="dxa"/>
            </w:tcMar>
            <w:vAlign w:val="center"/>
          </w:tcPr>
          <w:p w14:paraId="2BAE2F9D" w14:textId="0883FDFC" w:rsidR="0DC0462F" w:rsidRPr="00F849F4" w:rsidRDefault="0DC0462F" w:rsidP="00D85F82">
            <w:pPr>
              <w:jc w:val="center"/>
              <w:rPr>
                <w:sz w:val="16"/>
                <w:szCs w:val="16"/>
              </w:rPr>
            </w:pPr>
          </w:p>
        </w:tc>
        <w:tc>
          <w:tcPr>
            <w:tcW w:w="850" w:type="dxa"/>
            <w:tcBorders>
              <w:top w:val="single" w:sz="4" w:space="0" w:color="auto"/>
              <w:left w:val="single" w:sz="4" w:space="0" w:color="auto"/>
              <w:bottom w:val="single" w:sz="4" w:space="0" w:color="auto"/>
              <w:right w:val="nil"/>
            </w:tcBorders>
            <w:shd w:val="clear" w:color="auto" w:fill="FFFFFF" w:themeFill="background1"/>
            <w:tcMar>
              <w:top w:w="15" w:type="dxa"/>
              <w:left w:w="15" w:type="dxa"/>
              <w:right w:w="15" w:type="dxa"/>
            </w:tcMar>
            <w:vAlign w:val="center"/>
          </w:tcPr>
          <w:p w14:paraId="67777DC9" w14:textId="6672D914" w:rsidR="0DC0462F" w:rsidRPr="00F849F4" w:rsidRDefault="0DC0462F" w:rsidP="00D85F82">
            <w:pPr>
              <w:jc w:val="center"/>
              <w:rPr>
                <w:sz w:val="16"/>
                <w:szCs w:val="16"/>
              </w:rPr>
            </w:pPr>
          </w:p>
        </w:tc>
        <w:tc>
          <w:tcPr>
            <w:tcW w:w="709" w:type="dxa"/>
            <w:tcBorders>
              <w:top w:val="single" w:sz="4" w:space="0" w:color="auto"/>
              <w:left w:val="single" w:sz="4" w:space="0" w:color="000000" w:themeColor="text1"/>
              <w:bottom w:val="single" w:sz="4" w:space="0" w:color="auto"/>
              <w:right w:val="single" w:sz="4" w:space="0" w:color="000000" w:themeColor="text1"/>
            </w:tcBorders>
            <w:shd w:val="clear" w:color="auto" w:fill="FFFFFF" w:themeFill="background1"/>
            <w:tcMar>
              <w:top w:w="15" w:type="dxa"/>
              <w:left w:w="15" w:type="dxa"/>
              <w:right w:w="15" w:type="dxa"/>
            </w:tcMar>
            <w:vAlign w:val="center"/>
          </w:tcPr>
          <w:p w14:paraId="26F5F443" w14:textId="185CBEBF" w:rsidR="0DC0462F" w:rsidRPr="00F849F4" w:rsidRDefault="0DC0462F" w:rsidP="00D85F82">
            <w:pPr>
              <w:jc w:val="center"/>
              <w:rPr>
                <w:sz w:val="16"/>
                <w:szCs w:val="16"/>
              </w:rPr>
            </w:pPr>
          </w:p>
        </w:tc>
      </w:tr>
      <w:tr w:rsidR="0DC0462F" w14:paraId="039ED181" w14:textId="77777777" w:rsidTr="00D85F82">
        <w:trPr>
          <w:trHeight w:val="315"/>
          <w:jc w:val="center"/>
        </w:trPr>
        <w:tc>
          <w:tcPr>
            <w:tcW w:w="425"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0E5F0E69" w14:textId="420D15DD" w:rsidR="0DC0462F" w:rsidRPr="00F849F4" w:rsidRDefault="0DC0462F" w:rsidP="00D85F82">
            <w:pPr>
              <w:jc w:val="center"/>
              <w:rPr>
                <w:sz w:val="16"/>
                <w:szCs w:val="16"/>
              </w:rPr>
            </w:pPr>
          </w:p>
        </w:tc>
        <w:tc>
          <w:tcPr>
            <w:tcW w:w="282"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10BAAC2D" w14:textId="54BDC001" w:rsidR="0DC0462F" w:rsidRPr="00F849F4" w:rsidRDefault="0DC0462F" w:rsidP="00D85F82">
            <w:pPr>
              <w:jc w:val="center"/>
              <w:rPr>
                <w:sz w:val="16"/>
                <w:szCs w:val="16"/>
              </w:rPr>
            </w:pPr>
          </w:p>
        </w:tc>
        <w:tc>
          <w:tcPr>
            <w:tcW w:w="284"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23E9B60D" w14:textId="38AE592C" w:rsidR="0DC0462F" w:rsidRPr="00F849F4" w:rsidRDefault="0DC0462F" w:rsidP="0DC0462F">
            <w:pPr>
              <w:spacing w:after="0"/>
              <w:jc w:val="center"/>
              <w:rPr>
                <w:sz w:val="16"/>
                <w:szCs w:val="16"/>
              </w:rPr>
            </w:pPr>
            <w:r w:rsidRPr="00F849F4">
              <w:rPr>
                <w:rFonts w:ascii="Calibri" w:eastAsia="Calibri" w:hAnsi="Calibri" w:cs="Calibri"/>
                <w:color w:val="000000" w:themeColor="text1"/>
                <w:sz w:val="16"/>
                <w:szCs w:val="16"/>
              </w:rPr>
              <w:t>05</w:t>
            </w:r>
          </w:p>
        </w:tc>
        <w:tc>
          <w:tcPr>
            <w:tcW w:w="283"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1AAB7565" w14:textId="1EF26B12" w:rsidR="0DC0462F" w:rsidRPr="00F849F4" w:rsidRDefault="0DC0462F" w:rsidP="00D85F82">
            <w:pPr>
              <w:jc w:val="center"/>
              <w:rPr>
                <w:sz w:val="16"/>
                <w:szCs w:val="16"/>
              </w:rPr>
            </w:pPr>
          </w:p>
        </w:tc>
        <w:tc>
          <w:tcPr>
            <w:tcW w:w="2128"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270" w:type="dxa"/>
              <w:right w:w="15" w:type="dxa"/>
            </w:tcMar>
            <w:vAlign w:val="center"/>
          </w:tcPr>
          <w:p w14:paraId="42CE31D3" w14:textId="3ED0C321" w:rsidR="0DC0462F" w:rsidRPr="00F849F4" w:rsidRDefault="0DC0462F" w:rsidP="0DC0462F">
            <w:pPr>
              <w:spacing w:after="0"/>
              <w:jc w:val="left"/>
              <w:rPr>
                <w:sz w:val="16"/>
                <w:szCs w:val="16"/>
              </w:rPr>
            </w:pPr>
            <w:r w:rsidRPr="00F849F4">
              <w:rPr>
                <w:rFonts w:ascii="Calibri" w:eastAsia="Calibri" w:hAnsi="Calibri" w:cs="Calibri"/>
                <w:color w:val="000000" w:themeColor="text1"/>
                <w:sz w:val="16"/>
                <w:szCs w:val="16"/>
              </w:rPr>
              <w:t xml:space="preserve">Instalación de </w:t>
            </w:r>
            <w:r w:rsidR="00AF2636" w:rsidRPr="00F849F4">
              <w:rPr>
                <w:rFonts w:ascii="Calibri" w:eastAsia="Calibri" w:hAnsi="Calibri" w:cs="Calibri"/>
                <w:color w:val="000000" w:themeColor="text1"/>
                <w:sz w:val="16"/>
                <w:szCs w:val="16"/>
              </w:rPr>
              <w:t>teléfonos</w:t>
            </w:r>
            <w:r w:rsidRPr="00F849F4">
              <w:rPr>
                <w:rFonts w:ascii="Calibri" w:eastAsia="Calibri" w:hAnsi="Calibri" w:cs="Calibri"/>
                <w:color w:val="000000" w:themeColor="text1"/>
                <w:sz w:val="16"/>
                <w:szCs w:val="16"/>
              </w:rPr>
              <w:t xml:space="preserve"> IPVOID</w:t>
            </w:r>
          </w:p>
        </w:tc>
        <w:tc>
          <w:tcPr>
            <w:tcW w:w="709"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0AEDA4E1" w14:textId="2C85B896" w:rsidR="0DC0462F" w:rsidRPr="00F849F4" w:rsidRDefault="0DC0462F" w:rsidP="00D85F82">
            <w:pPr>
              <w:jc w:val="center"/>
              <w:rPr>
                <w:sz w:val="16"/>
                <w:szCs w:val="16"/>
              </w:rPr>
            </w:pPr>
          </w:p>
        </w:tc>
        <w:tc>
          <w:tcPr>
            <w:tcW w:w="709"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14FA5A33" w14:textId="4E4F08F8" w:rsidR="0DC0462F" w:rsidRPr="00F849F4" w:rsidRDefault="0DC0462F" w:rsidP="00D85F82">
            <w:pPr>
              <w:jc w:val="center"/>
              <w:rPr>
                <w:sz w:val="16"/>
                <w:szCs w:val="16"/>
              </w:rPr>
            </w:pP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3135B8A7" w14:textId="0B71A62E" w:rsidR="0DC0462F" w:rsidRPr="00F849F4" w:rsidRDefault="0DC0462F" w:rsidP="00D85F82">
            <w:pPr>
              <w:jc w:val="center"/>
              <w:rPr>
                <w:sz w:val="16"/>
                <w:szCs w:val="16"/>
              </w:rPr>
            </w:pPr>
          </w:p>
        </w:tc>
        <w:tc>
          <w:tcPr>
            <w:tcW w:w="850"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2373C583" w14:textId="0BE53383" w:rsidR="0DC0462F" w:rsidRPr="00F849F4" w:rsidRDefault="0DC0462F" w:rsidP="00D85F82">
            <w:pPr>
              <w:jc w:val="center"/>
              <w:rPr>
                <w:sz w:val="16"/>
                <w:szCs w:val="16"/>
              </w:rPr>
            </w:pPr>
          </w:p>
        </w:tc>
        <w:tc>
          <w:tcPr>
            <w:tcW w:w="851" w:type="dxa"/>
            <w:tcBorders>
              <w:top w:val="single" w:sz="4" w:space="0" w:color="auto"/>
              <w:left w:val="single" w:sz="4" w:space="0" w:color="auto"/>
              <w:bottom w:val="single" w:sz="4" w:space="0" w:color="auto"/>
              <w:right w:val="nil"/>
            </w:tcBorders>
            <w:shd w:val="clear" w:color="auto" w:fill="FFFFFF" w:themeFill="background1"/>
            <w:tcMar>
              <w:top w:w="15" w:type="dxa"/>
              <w:left w:w="15" w:type="dxa"/>
              <w:right w:w="15" w:type="dxa"/>
            </w:tcMar>
            <w:vAlign w:val="center"/>
          </w:tcPr>
          <w:p w14:paraId="5FDD8DA8" w14:textId="22F32B70" w:rsidR="0DC0462F" w:rsidRPr="00F849F4" w:rsidRDefault="0DC0462F" w:rsidP="0DC0462F">
            <w:pPr>
              <w:spacing w:after="0"/>
              <w:jc w:val="center"/>
              <w:rPr>
                <w:sz w:val="16"/>
                <w:szCs w:val="16"/>
              </w:rPr>
            </w:pPr>
            <w:r w:rsidRPr="00F849F4">
              <w:rPr>
                <w:rFonts w:ascii="Calibri" w:eastAsia="Calibri" w:hAnsi="Calibri" w:cs="Calibri"/>
                <w:color w:val="000000" w:themeColor="text1"/>
                <w:sz w:val="16"/>
                <w:szCs w:val="16"/>
              </w:rPr>
              <w:t>34,46 €</w:t>
            </w:r>
          </w:p>
        </w:tc>
        <w:tc>
          <w:tcPr>
            <w:tcW w:w="850" w:type="dxa"/>
            <w:tcBorders>
              <w:top w:val="single" w:sz="4" w:space="0" w:color="auto"/>
              <w:left w:val="single" w:sz="4" w:space="0" w:color="auto"/>
              <w:bottom w:val="single" w:sz="4" w:space="0" w:color="auto"/>
              <w:right w:val="nil"/>
            </w:tcBorders>
            <w:shd w:val="clear" w:color="auto" w:fill="FFFFFF" w:themeFill="background1"/>
            <w:tcMar>
              <w:top w:w="15" w:type="dxa"/>
              <w:left w:w="15" w:type="dxa"/>
              <w:right w:w="15" w:type="dxa"/>
            </w:tcMar>
            <w:vAlign w:val="center"/>
          </w:tcPr>
          <w:p w14:paraId="5B5E299E" w14:textId="0E228B07" w:rsidR="0DC0462F" w:rsidRPr="00F849F4" w:rsidRDefault="0DC0462F" w:rsidP="00D85F82">
            <w:pPr>
              <w:jc w:val="center"/>
              <w:rPr>
                <w:sz w:val="16"/>
                <w:szCs w:val="16"/>
              </w:rPr>
            </w:pPr>
          </w:p>
        </w:tc>
        <w:tc>
          <w:tcPr>
            <w:tcW w:w="709" w:type="dxa"/>
            <w:tcBorders>
              <w:top w:val="single" w:sz="4" w:space="0" w:color="auto"/>
              <w:left w:val="single" w:sz="4" w:space="0" w:color="000000" w:themeColor="text1"/>
              <w:bottom w:val="single" w:sz="4" w:space="0" w:color="auto"/>
              <w:right w:val="single" w:sz="4" w:space="0" w:color="000000" w:themeColor="text1"/>
            </w:tcBorders>
            <w:shd w:val="clear" w:color="auto" w:fill="FFFFFF" w:themeFill="background1"/>
            <w:tcMar>
              <w:top w:w="15" w:type="dxa"/>
              <w:left w:w="15" w:type="dxa"/>
              <w:right w:w="15" w:type="dxa"/>
            </w:tcMar>
            <w:vAlign w:val="center"/>
          </w:tcPr>
          <w:p w14:paraId="66ADBE0C" w14:textId="2D919781" w:rsidR="0DC0462F" w:rsidRPr="00F849F4" w:rsidRDefault="0DC0462F" w:rsidP="00D85F82">
            <w:pPr>
              <w:jc w:val="center"/>
              <w:rPr>
                <w:sz w:val="16"/>
                <w:szCs w:val="16"/>
              </w:rPr>
            </w:pPr>
          </w:p>
        </w:tc>
      </w:tr>
      <w:tr w:rsidR="0DC0462F" w14:paraId="2B7DCEA7" w14:textId="77777777" w:rsidTr="00D85F82">
        <w:trPr>
          <w:trHeight w:val="315"/>
          <w:jc w:val="center"/>
        </w:trPr>
        <w:tc>
          <w:tcPr>
            <w:tcW w:w="425"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59BC2E8D" w14:textId="2B384280" w:rsidR="0DC0462F" w:rsidRPr="00F849F4" w:rsidRDefault="0DC0462F" w:rsidP="00D85F82">
            <w:pPr>
              <w:jc w:val="center"/>
              <w:rPr>
                <w:sz w:val="16"/>
                <w:szCs w:val="16"/>
              </w:rPr>
            </w:pPr>
          </w:p>
        </w:tc>
        <w:tc>
          <w:tcPr>
            <w:tcW w:w="282"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4B338351" w14:textId="4E9FA69B" w:rsidR="0DC0462F" w:rsidRPr="00F849F4" w:rsidRDefault="0DC0462F" w:rsidP="00D85F82">
            <w:pPr>
              <w:jc w:val="center"/>
              <w:rPr>
                <w:sz w:val="16"/>
                <w:szCs w:val="16"/>
              </w:rPr>
            </w:pPr>
          </w:p>
        </w:tc>
        <w:tc>
          <w:tcPr>
            <w:tcW w:w="284"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38F7F19B" w14:textId="6167D8C5" w:rsidR="0DC0462F" w:rsidRPr="00F849F4" w:rsidRDefault="0DC0462F" w:rsidP="00D85F82">
            <w:pPr>
              <w:jc w:val="center"/>
              <w:rPr>
                <w:sz w:val="16"/>
                <w:szCs w:val="16"/>
              </w:rPr>
            </w:pPr>
          </w:p>
        </w:tc>
        <w:tc>
          <w:tcPr>
            <w:tcW w:w="283"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04C8432B" w14:textId="21389FDC" w:rsidR="0DC0462F" w:rsidRPr="00F849F4" w:rsidRDefault="0DC0462F" w:rsidP="0DC0462F">
            <w:pPr>
              <w:spacing w:after="0"/>
              <w:jc w:val="center"/>
              <w:rPr>
                <w:sz w:val="16"/>
                <w:szCs w:val="16"/>
              </w:rPr>
            </w:pPr>
            <w:r w:rsidRPr="00F849F4">
              <w:rPr>
                <w:rFonts w:ascii="Calibri" w:eastAsia="Calibri" w:hAnsi="Calibri" w:cs="Calibri"/>
                <w:color w:val="000000" w:themeColor="text1"/>
                <w:sz w:val="16"/>
                <w:szCs w:val="16"/>
              </w:rPr>
              <w:t>01</w:t>
            </w:r>
          </w:p>
        </w:tc>
        <w:tc>
          <w:tcPr>
            <w:tcW w:w="2128"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540" w:type="dxa"/>
              <w:right w:w="15" w:type="dxa"/>
            </w:tcMar>
            <w:vAlign w:val="center"/>
          </w:tcPr>
          <w:p w14:paraId="38A6F2AB" w14:textId="7141271F" w:rsidR="0DC0462F" w:rsidRPr="00F849F4" w:rsidRDefault="0DC0462F" w:rsidP="0DC0462F">
            <w:pPr>
              <w:spacing w:after="0"/>
              <w:jc w:val="left"/>
              <w:rPr>
                <w:sz w:val="16"/>
                <w:szCs w:val="16"/>
              </w:rPr>
            </w:pPr>
            <w:r w:rsidRPr="00F849F4">
              <w:rPr>
                <w:rFonts w:ascii="Calibri" w:eastAsia="Calibri" w:hAnsi="Calibri" w:cs="Calibri"/>
                <w:color w:val="000000" w:themeColor="text1"/>
                <w:sz w:val="16"/>
                <w:szCs w:val="16"/>
              </w:rPr>
              <w:t>Responsable y administrador de sistemas</w:t>
            </w:r>
          </w:p>
        </w:tc>
        <w:tc>
          <w:tcPr>
            <w:tcW w:w="709"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689D33D2" w14:textId="08A82AF8" w:rsidR="0DC0462F" w:rsidRPr="00F849F4" w:rsidRDefault="0DC0462F" w:rsidP="0DC0462F">
            <w:pPr>
              <w:spacing w:after="0"/>
              <w:jc w:val="center"/>
              <w:rPr>
                <w:sz w:val="16"/>
                <w:szCs w:val="16"/>
              </w:rPr>
            </w:pPr>
            <w:r w:rsidRPr="00F849F4">
              <w:rPr>
                <w:rFonts w:ascii="Calibri" w:eastAsia="Calibri" w:hAnsi="Calibri" w:cs="Calibri"/>
                <w:color w:val="000000" w:themeColor="text1"/>
                <w:sz w:val="16"/>
                <w:szCs w:val="16"/>
              </w:rPr>
              <w:t>1</w:t>
            </w:r>
          </w:p>
        </w:tc>
        <w:tc>
          <w:tcPr>
            <w:tcW w:w="709"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6923836E" w14:textId="7184CCAF" w:rsidR="0DC0462F" w:rsidRPr="00F849F4" w:rsidRDefault="0DC0462F" w:rsidP="0DC0462F">
            <w:pPr>
              <w:spacing w:after="0"/>
              <w:jc w:val="center"/>
              <w:rPr>
                <w:sz w:val="16"/>
                <w:szCs w:val="16"/>
              </w:rPr>
            </w:pPr>
            <w:r w:rsidRPr="00F849F4">
              <w:rPr>
                <w:rFonts w:ascii="Calibri" w:eastAsia="Calibri" w:hAnsi="Calibri" w:cs="Calibri"/>
                <w:color w:val="000000" w:themeColor="text1"/>
                <w:sz w:val="16"/>
                <w:szCs w:val="16"/>
              </w:rPr>
              <w:t>horas</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0B4C4D75" w14:textId="09BC7820" w:rsidR="0DC0462F" w:rsidRPr="00F849F4" w:rsidRDefault="0DC0462F" w:rsidP="0DC0462F">
            <w:pPr>
              <w:spacing w:after="0"/>
              <w:jc w:val="center"/>
              <w:rPr>
                <w:sz w:val="16"/>
                <w:szCs w:val="16"/>
              </w:rPr>
            </w:pPr>
            <w:r w:rsidRPr="00F849F4">
              <w:rPr>
                <w:rFonts w:ascii="Calibri" w:eastAsia="Calibri" w:hAnsi="Calibri" w:cs="Calibri"/>
                <w:color w:val="000000" w:themeColor="text1"/>
                <w:sz w:val="16"/>
                <w:szCs w:val="16"/>
              </w:rPr>
              <w:t>34,46 €</w:t>
            </w:r>
          </w:p>
        </w:tc>
        <w:tc>
          <w:tcPr>
            <w:tcW w:w="850" w:type="dxa"/>
            <w:tcBorders>
              <w:top w:val="single" w:sz="4" w:space="0" w:color="auto"/>
              <w:left w:val="single" w:sz="4" w:space="0" w:color="auto"/>
              <w:bottom w:val="single" w:sz="4" w:space="0" w:color="auto"/>
              <w:right w:val="single" w:sz="4" w:space="0" w:color="auto"/>
            </w:tcBorders>
            <w:shd w:val="clear" w:color="auto" w:fill="FFFFFF" w:themeFill="background1"/>
            <w:tcMar>
              <w:top w:w="15" w:type="dxa"/>
              <w:left w:w="15" w:type="dxa"/>
              <w:right w:w="15" w:type="dxa"/>
            </w:tcMar>
            <w:vAlign w:val="center"/>
          </w:tcPr>
          <w:p w14:paraId="6EDF8A96" w14:textId="75AC1527" w:rsidR="0DC0462F" w:rsidRPr="00F849F4" w:rsidRDefault="0DC0462F" w:rsidP="0DC0462F">
            <w:pPr>
              <w:spacing w:after="0"/>
              <w:jc w:val="center"/>
              <w:rPr>
                <w:sz w:val="16"/>
                <w:szCs w:val="16"/>
              </w:rPr>
            </w:pPr>
            <w:r w:rsidRPr="00F849F4">
              <w:rPr>
                <w:rFonts w:ascii="Calibri" w:eastAsia="Calibri" w:hAnsi="Calibri" w:cs="Calibri"/>
                <w:color w:val="000000" w:themeColor="text1"/>
                <w:sz w:val="16"/>
                <w:szCs w:val="16"/>
              </w:rPr>
              <w:t>34,46 €</w:t>
            </w:r>
          </w:p>
        </w:tc>
        <w:tc>
          <w:tcPr>
            <w:tcW w:w="851" w:type="dxa"/>
            <w:tcBorders>
              <w:top w:val="single" w:sz="4" w:space="0" w:color="auto"/>
              <w:left w:val="single" w:sz="4" w:space="0" w:color="auto"/>
              <w:bottom w:val="single" w:sz="4" w:space="0" w:color="auto"/>
              <w:right w:val="nil"/>
            </w:tcBorders>
            <w:shd w:val="clear" w:color="auto" w:fill="FFFFFF" w:themeFill="background1"/>
            <w:tcMar>
              <w:top w:w="15" w:type="dxa"/>
              <w:left w:w="15" w:type="dxa"/>
              <w:right w:w="15" w:type="dxa"/>
            </w:tcMar>
            <w:vAlign w:val="center"/>
          </w:tcPr>
          <w:p w14:paraId="248F44FA" w14:textId="1638D366" w:rsidR="0DC0462F" w:rsidRPr="00F849F4" w:rsidRDefault="0DC0462F" w:rsidP="00D85F82">
            <w:pPr>
              <w:jc w:val="center"/>
              <w:rPr>
                <w:sz w:val="16"/>
                <w:szCs w:val="16"/>
              </w:rPr>
            </w:pPr>
          </w:p>
        </w:tc>
        <w:tc>
          <w:tcPr>
            <w:tcW w:w="850" w:type="dxa"/>
            <w:tcBorders>
              <w:top w:val="single" w:sz="4" w:space="0" w:color="auto"/>
              <w:left w:val="single" w:sz="4" w:space="0" w:color="auto"/>
              <w:bottom w:val="single" w:sz="4" w:space="0" w:color="auto"/>
              <w:right w:val="nil"/>
            </w:tcBorders>
            <w:shd w:val="clear" w:color="auto" w:fill="FFFFFF" w:themeFill="background1"/>
            <w:tcMar>
              <w:top w:w="15" w:type="dxa"/>
              <w:left w:w="15" w:type="dxa"/>
              <w:right w:w="15" w:type="dxa"/>
            </w:tcMar>
            <w:vAlign w:val="center"/>
          </w:tcPr>
          <w:p w14:paraId="5951E0D1" w14:textId="050B4BF8" w:rsidR="0DC0462F" w:rsidRPr="00F849F4" w:rsidRDefault="0DC0462F" w:rsidP="00D85F82">
            <w:pPr>
              <w:jc w:val="center"/>
              <w:rPr>
                <w:sz w:val="16"/>
                <w:szCs w:val="16"/>
              </w:rPr>
            </w:pPr>
          </w:p>
        </w:tc>
        <w:tc>
          <w:tcPr>
            <w:tcW w:w="709" w:type="dxa"/>
            <w:tcBorders>
              <w:top w:val="single" w:sz="4" w:space="0" w:color="auto"/>
              <w:left w:val="single" w:sz="4" w:space="0" w:color="000000" w:themeColor="text1"/>
              <w:bottom w:val="single" w:sz="4" w:space="0" w:color="auto"/>
              <w:right w:val="single" w:sz="4" w:space="0" w:color="000000" w:themeColor="text1"/>
            </w:tcBorders>
            <w:shd w:val="clear" w:color="auto" w:fill="FFFFFF" w:themeFill="background1"/>
            <w:tcMar>
              <w:top w:w="15" w:type="dxa"/>
              <w:left w:w="15" w:type="dxa"/>
              <w:right w:w="15" w:type="dxa"/>
            </w:tcMar>
            <w:vAlign w:val="center"/>
          </w:tcPr>
          <w:p w14:paraId="68AA28B7" w14:textId="1A1EAB8A" w:rsidR="0DC0462F" w:rsidRPr="00F849F4" w:rsidRDefault="0DC0462F" w:rsidP="00D85F82">
            <w:pPr>
              <w:jc w:val="center"/>
              <w:rPr>
                <w:sz w:val="16"/>
                <w:szCs w:val="16"/>
              </w:rPr>
            </w:pPr>
          </w:p>
        </w:tc>
      </w:tr>
    </w:tbl>
    <w:p w14:paraId="62B97A31" w14:textId="1A611BFC" w:rsidR="5DDEE28F" w:rsidRDefault="1031EBC9" w:rsidP="009D6CE6">
      <w:pPr>
        <w:pStyle w:val="CitadeTablas"/>
      </w:pPr>
      <w:bookmarkStart w:id="1032" w:name="_Toc165126492"/>
      <w:r>
        <w:t xml:space="preserve">Partida </w:t>
      </w:r>
      <w:r w:rsidR="001F1F10">
        <w:t>de</w:t>
      </w:r>
      <w:r>
        <w:t xml:space="preserve"> </w:t>
      </w:r>
      <w:r w:rsidR="001F1F10">
        <w:t>I</w:t>
      </w:r>
      <w:r>
        <w:t>nstalación de hardware</w:t>
      </w:r>
      <w:r w:rsidR="001F1F10">
        <w:t xml:space="preserve"> de hospitales</w:t>
      </w:r>
      <w:bookmarkEnd w:id="1032"/>
    </w:p>
    <w:p w14:paraId="361762A1" w14:textId="75A9C8BD" w:rsidR="00251B6F" w:rsidRDefault="00BB7DDA" w:rsidP="00251B6F">
      <w:pPr>
        <w:pStyle w:val="Ttulo3"/>
      </w:pPr>
      <w:bookmarkStart w:id="1033" w:name="_Toc165126271"/>
      <w:r>
        <w:t>Vehículos</w:t>
      </w:r>
      <w:bookmarkEnd w:id="1033"/>
    </w:p>
    <w:tbl>
      <w:tblPr>
        <w:tblStyle w:val="Tablaconcuadrcula"/>
        <w:tblW w:w="8642" w:type="dxa"/>
        <w:tblLayout w:type="fixed"/>
        <w:tblLook w:val="04A0" w:firstRow="1" w:lastRow="0" w:firstColumn="1" w:lastColumn="0" w:noHBand="0" w:noVBand="1"/>
      </w:tblPr>
      <w:tblGrid>
        <w:gridCol w:w="379"/>
        <w:gridCol w:w="463"/>
        <w:gridCol w:w="429"/>
        <w:gridCol w:w="1985"/>
        <w:gridCol w:w="850"/>
        <w:gridCol w:w="851"/>
        <w:gridCol w:w="708"/>
        <w:gridCol w:w="993"/>
        <w:gridCol w:w="992"/>
        <w:gridCol w:w="992"/>
      </w:tblGrid>
      <w:tr w:rsidR="00AF2636" w14:paraId="044F053E" w14:textId="77777777" w:rsidTr="00092B7A">
        <w:tc>
          <w:tcPr>
            <w:tcW w:w="379" w:type="dxa"/>
            <w:shd w:val="clear" w:color="auto" w:fill="D0CECE" w:themeFill="background2" w:themeFillShade="E6"/>
            <w:vAlign w:val="center"/>
          </w:tcPr>
          <w:p w14:paraId="03FBC75C" w14:textId="388311B3" w:rsidR="00EE7B9C" w:rsidRPr="00BB7DDA" w:rsidRDefault="00EE7B9C" w:rsidP="00092B7A">
            <w:pPr>
              <w:jc w:val="center"/>
              <w:rPr>
                <w:rFonts w:cstheme="minorHAnsi"/>
                <w:sz w:val="16"/>
                <w:szCs w:val="16"/>
              </w:rPr>
            </w:pPr>
            <w:r w:rsidRPr="00BB7DDA">
              <w:rPr>
                <w:rFonts w:cstheme="minorHAnsi"/>
                <w:b/>
                <w:bCs/>
                <w:color w:val="000000"/>
                <w:sz w:val="16"/>
                <w:szCs w:val="16"/>
              </w:rPr>
              <w:t>I1</w:t>
            </w:r>
          </w:p>
        </w:tc>
        <w:tc>
          <w:tcPr>
            <w:tcW w:w="463" w:type="dxa"/>
            <w:shd w:val="clear" w:color="auto" w:fill="D0CECE" w:themeFill="background2" w:themeFillShade="E6"/>
            <w:vAlign w:val="center"/>
          </w:tcPr>
          <w:p w14:paraId="6D1BC952" w14:textId="174ACFFB" w:rsidR="00EE7B9C" w:rsidRPr="00BB7DDA" w:rsidRDefault="00EE7B9C" w:rsidP="00092B7A">
            <w:pPr>
              <w:jc w:val="center"/>
              <w:rPr>
                <w:rFonts w:cstheme="minorHAnsi"/>
                <w:sz w:val="16"/>
                <w:szCs w:val="16"/>
              </w:rPr>
            </w:pPr>
            <w:r w:rsidRPr="00BB7DDA">
              <w:rPr>
                <w:rFonts w:cstheme="minorHAnsi"/>
                <w:b/>
                <w:bCs/>
                <w:color w:val="000000"/>
                <w:sz w:val="16"/>
                <w:szCs w:val="16"/>
              </w:rPr>
              <w:t>I2</w:t>
            </w:r>
          </w:p>
        </w:tc>
        <w:tc>
          <w:tcPr>
            <w:tcW w:w="429" w:type="dxa"/>
            <w:shd w:val="clear" w:color="auto" w:fill="D0CECE" w:themeFill="background2" w:themeFillShade="E6"/>
            <w:vAlign w:val="center"/>
          </w:tcPr>
          <w:p w14:paraId="5E0731C5" w14:textId="2C197C65" w:rsidR="00EE7B9C" w:rsidRPr="00BB7DDA" w:rsidRDefault="00EE7B9C" w:rsidP="00092B7A">
            <w:pPr>
              <w:jc w:val="center"/>
              <w:rPr>
                <w:rFonts w:cstheme="minorHAnsi"/>
                <w:sz w:val="16"/>
                <w:szCs w:val="16"/>
              </w:rPr>
            </w:pPr>
            <w:r w:rsidRPr="00BB7DDA">
              <w:rPr>
                <w:rFonts w:cstheme="minorHAnsi"/>
                <w:b/>
                <w:bCs/>
                <w:color w:val="000000"/>
                <w:sz w:val="16"/>
                <w:szCs w:val="16"/>
              </w:rPr>
              <w:t>I3</w:t>
            </w:r>
          </w:p>
        </w:tc>
        <w:tc>
          <w:tcPr>
            <w:tcW w:w="1985" w:type="dxa"/>
            <w:shd w:val="clear" w:color="auto" w:fill="D0CECE" w:themeFill="background2" w:themeFillShade="E6"/>
            <w:vAlign w:val="center"/>
          </w:tcPr>
          <w:p w14:paraId="550D2A75" w14:textId="68C5E89C" w:rsidR="00EE7B9C" w:rsidRPr="00BB7DDA" w:rsidRDefault="00EE7B9C" w:rsidP="00092B7A">
            <w:pPr>
              <w:jc w:val="center"/>
              <w:rPr>
                <w:rFonts w:cstheme="minorHAnsi"/>
                <w:sz w:val="16"/>
                <w:szCs w:val="16"/>
              </w:rPr>
            </w:pPr>
            <w:r w:rsidRPr="00BB7DDA">
              <w:rPr>
                <w:rFonts w:cstheme="minorHAnsi"/>
                <w:b/>
                <w:bCs/>
                <w:color w:val="000000"/>
                <w:sz w:val="16"/>
                <w:szCs w:val="16"/>
              </w:rPr>
              <w:t>Descripción</w:t>
            </w:r>
          </w:p>
        </w:tc>
        <w:tc>
          <w:tcPr>
            <w:tcW w:w="850" w:type="dxa"/>
            <w:shd w:val="clear" w:color="auto" w:fill="D0CECE" w:themeFill="background2" w:themeFillShade="E6"/>
            <w:vAlign w:val="center"/>
          </w:tcPr>
          <w:p w14:paraId="7522A6D0" w14:textId="0B79922D" w:rsidR="00EE7B9C" w:rsidRPr="00BB7DDA" w:rsidRDefault="00EE7B9C" w:rsidP="00092B7A">
            <w:pPr>
              <w:jc w:val="center"/>
              <w:rPr>
                <w:rFonts w:cstheme="minorHAnsi"/>
                <w:sz w:val="16"/>
                <w:szCs w:val="16"/>
              </w:rPr>
            </w:pPr>
            <w:r w:rsidRPr="00BB7DDA">
              <w:rPr>
                <w:rFonts w:cstheme="minorHAnsi"/>
                <w:b/>
                <w:bCs/>
                <w:color w:val="000000"/>
                <w:sz w:val="16"/>
                <w:szCs w:val="16"/>
              </w:rPr>
              <w:t>Cantidad</w:t>
            </w:r>
          </w:p>
        </w:tc>
        <w:tc>
          <w:tcPr>
            <w:tcW w:w="851" w:type="dxa"/>
            <w:shd w:val="clear" w:color="auto" w:fill="D0CECE" w:themeFill="background2" w:themeFillShade="E6"/>
            <w:vAlign w:val="center"/>
          </w:tcPr>
          <w:p w14:paraId="4D66715F" w14:textId="51E9723B" w:rsidR="00EE7B9C" w:rsidRPr="00BB7DDA" w:rsidRDefault="00EE7B9C" w:rsidP="00092B7A">
            <w:pPr>
              <w:jc w:val="center"/>
              <w:rPr>
                <w:rFonts w:cstheme="minorHAnsi"/>
                <w:sz w:val="16"/>
                <w:szCs w:val="16"/>
              </w:rPr>
            </w:pPr>
            <w:r w:rsidRPr="00BB7DDA">
              <w:rPr>
                <w:rFonts w:cstheme="minorHAnsi"/>
                <w:b/>
                <w:bCs/>
                <w:color w:val="000000"/>
                <w:sz w:val="16"/>
                <w:szCs w:val="16"/>
              </w:rPr>
              <w:t>Unidades</w:t>
            </w:r>
          </w:p>
        </w:tc>
        <w:tc>
          <w:tcPr>
            <w:tcW w:w="708" w:type="dxa"/>
            <w:shd w:val="clear" w:color="auto" w:fill="D0CECE" w:themeFill="background2" w:themeFillShade="E6"/>
            <w:vAlign w:val="center"/>
          </w:tcPr>
          <w:p w14:paraId="6E18346F" w14:textId="03D02FE2" w:rsidR="00EE7B9C" w:rsidRPr="00BB7DDA" w:rsidRDefault="00EE7B9C" w:rsidP="00092B7A">
            <w:pPr>
              <w:jc w:val="center"/>
              <w:rPr>
                <w:rFonts w:cstheme="minorHAnsi"/>
                <w:sz w:val="16"/>
                <w:szCs w:val="16"/>
              </w:rPr>
            </w:pPr>
            <w:r w:rsidRPr="00BB7DDA">
              <w:rPr>
                <w:rFonts w:cstheme="minorHAnsi"/>
                <w:b/>
                <w:bCs/>
                <w:color w:val="000000"/>
                <w:sz w:val="16"/>
                <w:szCs w:val="16"/>
              </w:rPr>
              <w:t>Precio</w:t>
            </w:r>
          </w:p>
        </w:tc>
        <w:tc>
          <w:tcPr>
            <w:tcW w:w="993" w:type="dxa"/>
            <w:shd w:val="clear" w:color="auto" w:fill="D0CECE" w:themeFill="background2" w:themeFillShade="E6"/>
            <w:vAlign w:val="center"/>
          </w:tcPr>
          <w:p w14:paraId="31A067E2" w14:textId="64C99A89" w:rsidR="00EE7B9C" w:rsidRPr="00BB7DDA" w:rsidRDefault="00EE7B9C" w:rsidP="00092B7A">
            <w:pPr>
              <w:jc w:val="center"/>
              <w:rPr>
                <w:rFonts w:cstheme="minorHAnsi"/>
                <w:sz w:val="16"/>
                <w:szCs w:val="16"/>
              </w:rPr>
            </w:pPr>
            <w:r w:rsidRPr="00BB7DDA">
              <w:rPr>
                <w:rFonts w:cstheme="minorHAnsi"/>
                <w:b/>
                <w:bCs/>
                <w:color w:val="000000"/>
                <w:sz w:val="16"/>
                <w:szCs w:val="16"/>
              </w:rPr>
              <w:t>Subtotal (3)</w:t>
            </w:r>
          </w:p>
        </w:tc>
        <w:tc>
          <w:tcPr>
            <w:tcW w:w="992" w:type="dxa"/>
            <w:shd w:val="clear" w:color="auto" w:fill="D0CECE" w:themeFill="background2" w:themeFillShade="E6"/>
            <w:vAlign w:val="center"/>
          </w:tcPr>
          <w:p w14:paraId="71BE0FC2" w14:textId="253A64C5" w:rsidR="00EE7B9C" w:rsidRPr="00BB7DDA" w:rsidRDefault="00EE7B9C" w:rsidP="00092B7A">
            <w:pPr>
              <w:jc w:val="center"/>
              <w:rPr>
                <w:rFonts w:cstheme="minorHAnsi"/>
                <w:sz w:val="16"/>
                <w:szCs w:val="16"/>
              </w:rPr>
            </w:pPr>
            <w:r w:rsidRPr="00BB7DDA">
              <w:rPr>
                <w:rFonts w:cstheme="minorHAnsi"/>
                <w:b/>
                <w:bCs/>
                <w:color w:val="000000"/>
                <w:sz w:val="16"/>
                <w:szCs w:val="16"/>
              </w:rPr>
              <w:t>Subtotal (2)</w:t>
            </w:r>
          </w:p>
        </w:tc>
        <w:tc>
          <w:tcPr>
            <w:tcW w:w="992" w:type="dxa"/>
            <w:shd w:val="clear" w:color="auto" w:fill="D0CECE" w:themeFill="background2" w:themeFillShade="E6"/>
            <w:vAlign w:val="center"/>
          </w:tcPr>
          <w:p w14:paraId="236F6A55" w14:textId="4C389BBA" w:rsidR="00EE7B9C" w:rsidRPr="00BB7DDA" w:rsidRDefault="00EE7B9C" w:rsidP="00092B7A">
            <w:pPr>
              <w:jc w:val="center"/>
              <w:rPr>
                <w:rFonts w:cstheme="minorHAnsi"/>
                <w:sz w:val="16"/>
                <w:szCs w:val="16"/>
              </w:rPr>
            </w:pPr>
            <w:r w:rsidRPr="00BB7DDA">
              <w:rPr>
                <w:rFonts w:cstheme="minorHAnsi"/>
                <w:b/>
                <w:bCs/>
                <w:color w:val="000000"/>
                <w:sz w:val="16"/>
                <w:szCs w:val="16"/>
              </w:rPr>
              <w:t>Total</w:t>
            </w:r>
          </w:p>
        </w:tc>
      </w:tr>
      <w:tr w:rsidR="00AF2636" w14:paraId="528954A3" w14:textId="77777777" w:rsidTr="00092B7A">
        <w:tc>
          <w:tcPr>
            <w:tcW w:w="379" w:type="dxa"/>
            <w:shd w:val="clear" w:color="auto" w:fill="E7E6E6" w:themeFill="background2"/>
            <w:vAlign w:val="center"/>
          </w:tcPr>
          <w:p w14:paraId="6688BE23" w14:textId="32BB1752" w:rsidR="00EE7B9C" w:rsidRPr="00AF2636" w:rsidRDefault="00EE7B9C" w:rsidP="00092B7A">
            <w:pPr>
              <w:jc w:val="center"/>
              <w:rPr>
                <w:rFonts w:cstheme="minorHAnsi"/>
                <w:b/>
                <w:bCs/>
                <w:sz w:val="16"/>
                <w:szCs w:val="16"/>
              </w:rPr>
            </w:pPr>
            <w:r w:rsidRPr="00AF2636">
              <w:rPr>
                <w:rFonts w:cstheme="minorHAnsi"/>
                <w:b/>
                <w:bCs/>
                <w:color w:val="000000"/>
                <w:sz w:val="16"/>
                <w:szCs w:val="16"/>
              </w:rPr>
              <w:t>01</w:t>
            </w:r>
          </w:p>
        </w:tc>
        <w:tc>
          <w:tcPr>
            <w:tcW w:w="463" w:type="dxa"/>
            <w:shd w:val="clear" w:color="auto" w:fill="E7E6E6" w:themeFill="background2"/>
            <w:vAlign w:val="center"/>
          </w:tcPr>
          <w:p w14:paraId="26F341C6" w14:textId="1DB3AE2A" w:rsidR="00EE7B9C" w:rsidRPr="00AF2636" w:rsidRDefault="00EE7B9C" w:rsidP="00092B7A">
            <w:pPr>
              <w:jc w:val="center"/>
              <w:rPr>
                <w:rFonts w:cstheme="minorHAnsi"/>
                <w:b/>
                <w:bCs/>
                <w:sz w:val="16"/>
                <w:szCs w:val="16"/>
              </w:rPr>
            </w:pPr>
          </w:p>
        </w:tc>
        <w:tc>
          <w:tcPr>
            <w:tcW w:w="429" w:type="dxa"/>
            <w:shd w:val="clear" w:color="auto" w:fill="E7E6E6" w:themeFill="background2"/>
            <w:vAlign w:val="center"/>
          </w:tcPr>
          <w:p w14:paraId="5D2F0279" w14:textId="112D332A" w:rsidR="00EE7B9C" w:rsidRPr="00AF2636" w:rsidRDefault="00EE7B9C" w:rsidP="00092B7A">
            <w:pPr>
              <w:jc w:val="center"/>
              <w:rPr>
                <w:rFonts w:cstheme="minorHAnsi"/>
                <w:b/>
                <w:bCs/>
                <w:sz w:val="16"/>
                <w:szCs w:val="16"/>
              </w:rPr>
            </w:pPr>
          </w:p>
        </w:tc>
        <w:tc>
          <w:tcPr>
            <w:tcW w:w="1985" w:type="dxa"/>
            <w:shd w:val="clear" w:color="auto" w:fill="E7E6E6" w:themeFill="background2"/>
            <w:vAlign w:val="center"/>
          </w:tcPr>
          <w:p w14:paraId="6F7EC8FA" w14:textId="4F063EAE" w:rsidR="00EE7B9C" w:rsidRPr="00AF2636" w:rsidRDefault="00BB7DDA" w:rsidP="00092B7A">
            <w:pPr>
              <w:jc w:val="left"/>
              <w:rPr>
                <w:rFonts w:cstheme="minorHAnsi"/>
                <w:b/>
                <w:bCs/>
                <w:sz w:val="16"/>
                <w:szCs w:val="16"/>
              </w:rPr>
            </w:pPr>
            <w:r w:rsidRPr="00AF2636">
              <w:rPr>
                <w:rFonts w:cstheme="minorHAnsi"/>
                <w:b/>
                <w:bCs/>
                <w:color w:val="000000"/>
                <w:sz w:val="16"/>
                <w:szCs w:val="16"/>
              </w:rPr>
              <w:t>Vehículos</w:t>
            </w:r>
            <w:r w:rsidR="00EE7B9C" w:rsidRPr="00AF2636">
              <w:rPr>
                <w:rFonts w:cstheme="minorHAnsi"/>
                <w:b/>
                <w:bCs/>
                <w:color w:val="000000"/>
                <w:sz w:val="16"/>
                <w:szCs w:val="16"/>
              </w:rPr>
              <w:t xml:space="preserve"> de emergencia</w:t>
            </w:r>
          </w:p>
        </w:tc>
        <w:tc>
          <w:tcPr>
            <w:tcW w:w="850" w:type="dxa"/>
            <w:shd w:val="clear" w:color="auto" w:fill="E7E6E6" w:themeFill="background2"/>
            <w:vAlign w:val="center"/>
          </w:tcPr>
          <w:p w14:paraId="6DF103AC" w14:textId="0E1084B0" w:rsidR="00EE7B9C" w:rsidRPr="00AF2636" w:rsidRDefault="00EE7B9C" w:rsidP="00092B7A">
            <w:pPr>
              <w:jc w:val="center"/>
              <w:rPr>
                <w:rFonts w:cstheme="minorHAnsi"/>
                <w:b/>
                <w:bCs/>
                <w:sz w:val="16"/>
                <w:szCs w:val="16"/>
              </w:rPr>
            </w:pPr>
          </w:p>
        </w:tc>
        <w:tc>
          <w:tcPr>
            <w:tcW w:w="851" w:type="dxa"/>
            <w:shd w:val="clear" w:color="auto" w:fill="E7E6E6" w:themeFill="background2"/>
            <w:vAlign w:val="center"/>
          </w:tcPr>
          <w:p w14:paraId="5226CA34" w14:textId="2ABF10C8" w:rsidR="00EE7B9C" w:rsidRPr="00AF2636" w:rsidRDefault="00EE7B9C" w:rsidP="00092B7A">
            <w:pPr>
              <w:jc w:val="center"/>
              <w:rPr>
                <w:rFonts w:cstheme="minorHAnsi"/>
                <w:b/>
                <w:bCs/>
                <w:sz w:val="16"/>
                <w:szCs w:val="16"/>
              </w:rPr>
            </w:pPr>
          </w:p>
        </w:tc>
        <w:tc>
          <w:tcPr>
            <w:tcW w:w="708" w:type="dxa"/>
            <w:shd w:val="clear" w:color="auto" w:fill="E7E6E6" w:themeFill="background2"/>
            <w:vAlign w:val="center"/>
          </w:tcPr>
          <w:p w14:paraId="35281C4F" w14:textId="7EF38F03" w:rsidR="00EE7B9C" w:rsidRPr="00AF2636" w:rsidRDefault="00EE7B9C" w:rsidP="00092B7A">
            <w:pPr>
              <w:jc w:val="center"/>
              <w:rPr>
                <w:rFonts w:cstheme="minorHAnsi"/>
                <w:b/>
                <w:bCs/>
                <w:sz w:val="16"/>
                <w:szCs w:val="16"/>
              </w:rPr>
            </w:pPr>
          </w:p>
        </w:tc>
        <w:tc>
          <w:tcPr>
            <w:tcW w:w="993" w:type="dxa"/>
            <w:shd w:val="clear" w:color="auto" w:fill="E7E6E6" w:themeFill="background2"/>
            <w:vAlign w:val="center"/>
          </w:tcPr>
          <w:p w14:paraId="5ED2E05C" w14:textId="60C2556E" w:rsidR="00EE7B9C" w:rsidRPr="00AF2636" w:rsidRDefault="00EE7B9C" w:rsidP="00092B7A">
            <w:pPr>
              <w:jc w:val="center"/>
              <w:rPr>
                <w:rFonts w:cstheme="minorHAnsi"/>
                <w:b/>
                <w:bCs/>
                <w:sz w:val="16"/>
                <w:szCs w:val="16"/>
              </w:rPr>
            </w:pPr>
          </w:p>
        </w:tc>
        <w:tc>
          <w:tcPr>
            <w:tcW w:w="992" w:type="dxa"/>
            <w:shd w:val="clear" w:color="auto" w:fill="E7E6E6" w:themeFill="background2"/>
            <w:vAlign w:val="center"/>
          </w:tcPr>
          <w:p w14:paraId="5AF60535" w14:textId="1A545A2B" w:rsidR="00EE7B9C" w:rsidRPr="00AF2636" w:rsidRDefault="00EE7B9C" w:rsidP="00092B7A">
            <w:pPr>
              <w:jc w:val="center"/>
              <w:rPr>
                <w:rFonts w:cstheme="minorHAnsi"/>
                <w:b/>
                <w:bCs/>
                <w:sz w:val="16"/>
                <w:szCs w:val="16"/>
              </w:rPr>
            </w:pPr>
          </w:p>
        </w:tc>
        <w:tc>
          <w:tcPr>
            <w:tcW w:w="992" w:type="dxa"/>
            <w:shd w:val="clear" w:color="auto" w:fill="E7E6E6" w:themeFill="background2"/>
            <w:vAlign w:val="center"/>
          </w:tcPr>
          <w:p w14:paraId="2B32AFA7" w14:textId="6C8EBA8D" w:rsidR="00EE7B9C" w:rsidRPr="00AF2636" w:rsidRDefault="00EE7B9C" w:rsidP="00092B7A">
            <w:pPr>
              <w:jc w:val="center"/>
              <w:rPr>
                <w:rFonts w:cstheme="minorHAnsi"/>
                <w:b/>
                <w:bCs/>
                <w:sz w:val="16"/>
                <w:szCs w:val="16"/>
              </w:rPr>
            </w:pPr>
            <w:r w:rsidRPr="00AF2636">
              <w:rPr>
                <w:rFonts w:cstheme="minorHAnsi"/>
                <w:b/>
                <w:bCs/>
                <w:color w:val="000000"/>
                <w:sz w:val="16"/>
                <w:szCs w:val="16"/>
              </w:rPr>
              <w:t>689,25 €</w:t>
            </w:r>
          </w:p>
        </w:tc>
      </w:tr>
      <w:tr w:rsidR="00AF2636" w14:paraId="4D2A626D" w14:textId="77777777" w:rsidTr="00092B7A">
        <w:tc>
          <w:tcPr>
            <w:tcW w:w="379" w:type="dxa"/>
            <w:shd w:val="clear" w:color="auto" w:fill="F2F2F2" w:themeFill="background1" w:themeFillShade="F2"/>
            <w:vAlign w:val="center"/>
          </w:tcPr>
          <w:p w14:paraId="7980C92D" w14:textId="3113EB1B" w:rsidR="00EE7B9C" w:rsidRPr="00AF2636" w:rsidRDefault="00EE7B9C" w:rsidP="00092B7A">
            <w:pPr>
              <w:jc w:val="center"/>
              <w:rPr>
                <w:rFonts w:cstheme="minorHAnsi"/>
                <w:b/>
                <w:bCs/>
                <w:sz w:val="16"/>
                <w:szCs w:val="16"/>
              </w:rPr>
            </w:pPr>
          </w:p>
        </w:tc>
        <w:tc>
          <w:tcPr>
            <w:tcW w:w="463" w:type="dxa"/>
            <w:shd w:val="clear" w:color="auto" w:fill="F2F2F2" w:themeFill="background1" w:themeFillShade="F2"/>
            <w:vAlign w:val="center"/>
          </w:tcPr>
          <w:p w14:paraId="5CB2CCFD" w14:textId="64DA3BA9" w:rsidR="00EE7B9C" w:rsidRPr="00AF2636" w:rsidRDefault="00EE7B9C" w:rsidP="00092B7A">
            <w:pPr>
              <w:jc w:val="center"/>
              <w:rPr>
                <w:rFonts w:cstheme="minorHAnsi"/>
                <w:b/>
                <w:bCs/>
                <w:sz w:val="16"/>
                <w:szCs w:val="16"/>
              </w:rPr>
            </w:pPr>
            <w:r w:rsidRPr="00AF2636">
              <w:rPr>
                <w:rFonts w:cstheme="minorHAnsi"/>
                <w:b/>
                <w:bCs/>
                <w:color w:val="000000"/>
                <w:sz w:val="16"/>
                <w:szCs w:val="16"/>
              </w:rPr>
              <w:t>001</w:t>
            </w:r>
          </w:p>
        </w:tc>
        <w:tc>
          <w:tcPr>
            <w:tcW w:w="429" w:type="dxa"/>
            <w:shd w:val="clear" w:color="auto" w:fill="F2F2F2" w:themeFill="background1" w:themeFillShade="F2"/>
            <w:vAlign w:val="center"/>
          </w:tcPr>
          <w:p w14:paraId="526EF9AC" w14:textId="642F2939" w:rsidR="00EE7B9C" w:rsidRPr="00AF2636" w:rsidRDefault="00EE7B9C" w:rsidP="00092B7A">
            <w:pPr>
              <w:jc w:val="center"/>
              <w:rPr>
                <w:rFonts w:cstheme="minorHAnsi"/>
                <w:b/>
                <w:bCs/>
                <w:sz w:val="16"/>
                <w:szCs w:val="16"/>
              </w:rPr>
            </w:pPr>
          </w:p>
        </w:tc>
        <w:tc>
          <w:tcPr>
            <w:tcW w:w="1985" w:type="dxa"/>
            <w:shd w:val="clear" w:color="auto" w:fill="F2F2F2" w:themeFill="background1" w:themeFillShade="F2"/>
            <w:vAlign w:val="center"/>
          </w:tcPr>
          <w:p w14:paraId="066D2DAE" w14:textId="7885ED8E" w:rsidR="00EE7B9C" w:rsidRPr="00AF2636" w:rsidRDefault="00EE7B9C" w:rsidP="00092B7A">
            <w:pPr>
              <w:jc w:val="left"/>
              <w:rPr>
                <w:rFonts w:cstheme="minorHAnsi"/>
                <w:b/>
                <w:bCs/>
                <w:sz w:val="16"/>
                <w:szCs w:val="16"/>
              </w:rPr>
            </w:pPr>
            <w:r w:rsidRPr="00AF2636">
              <w:rPr>
                <w:rFonts w:cstheme="minorHAnsi"/>
                <w:b/>
                <w:bCs/>
                <w:color w:val="000000"/>
                <w:sz w:val="16"/>
                <w:szCs w:val="16"/>
              </w:rPr>
              <w:t>Zona 1 - vehículos de Jarrio</w:t>
            </w:r>
          </w:p>
        </w:tc>
        <w:tc>
          <w:tcPr>
            <w:tcW w:w="850" w:type="dxa"/>
            <w:shd w:val="clear" w:color="auto" w:fill="F2F2F2" w:themeFill="background1" w:themeFillShade="F2"/>
            <w:vAlign w:val="center"/>
          </w:tcPr>
          <w:p w14:paraId="257E18CC" w14:textId="004D5550" w:rsidR="00EE7B9C" w:rsidRPr="00AF2636" w:rsidRDefault="00EE7B9C" w:rsidP="00092B7A">
            <w:pPr>
              <w:jc w:val="center"/>
              <w:rPr>
                <w:rFonts w:cstheme="minorHAnsi"/>
                <w:b/>
                <w:bCs/>
                <w:sz w:val="16"/>
                <w:szCs w:val="16"/>
              </w:rPr>
            </w:pPr>
          </w:p>
        </w:tc>
        <w:tc>
          <w:tcPr>
            <w:tcW w:w="851" w:type="dxa"/>
            <w:shd w:val="clear" w:color="auto" w:fill="F2F2F2" w:themeFill="background1" w:themeFillShade="F2"/>
            <w:vAlign w:val="center"/>
          </w:tcPr>
          <w:p w14:paraId="718A0081" w14:textId="31CE9D3A" w:rsidR="00EE7B9C" w:rsidRPr="00AF2636" w:rsidRDefault="00EE7B9C" w:rsidP="00092B7A">
            <w:pPr>
              <w:jc w:val="center"/>
              <w:rPr>
                <w:rFonts w:cstheme="minorHAnsi"/>
                <w:b/>
                <w:bCs/>
                <w:sz w:val="16"/>
                <w:szCs w:val="16"/>
              </w:rPr>
            </w:pPr>
          </w:p>
        </w:tc>
        <w:tc>
          <w:tcPr>
            <w:tcW w:w="708" w:type="dxa"/>
            <w:shd w:val="clear" w:color="auto" w:fill="F2F2F2" w:themeFill="background1" w:themeFillShade="F2"/>
            <w:vAlign w:val="center"/>
          </w:tcPr>
          <w:p w14:paraId="5642501F" w14:textId="5E7298A1" w:rsidR="00EE7B9C" w:rsidRPr="00AF2636" w:rsidRDefault="00EE7B9C" w:rsidP="00092B7A">
            <w:pPr>
              <w:jc w:val="center"/>
              <w:rPr>
                <w:rFonts w:cstheme="minorHAnsi"/>
                <w:b/>
                <w:bCs/>
                <w:sz w:val="16"/>
                <w:szCs w:val="16"/>
              </w:rPr>
            </w:pPr>
          </w:p>
        </w:tc>
        <w:tc>
          <w:tcPr>
            <w:tcW w:w="993" w:type="dxa"/>
            <w:shd w:val="clear" w:color="auto" w:fill="F2F2F2" w:themeFill="background1" w:themeFillShade="F2"/>
            <w:vAlign w:val="center"/>
          </w:tcPr>
          <w:p w14:paraId="49088775" w14:textId="6D56498D" w:rsidR="00EE7B9C" w:rsidRPr="00AF2636" w:rsidRDefault="00EE7B9C" w:rsidP="00092B7A">
            <w:pPr>
              <w:jc w:val="center"/>
              <w:rPr>
                <w:rFonts w:cstheme="minorHAnsi"/>
                <w:b/>
                <w:bCs/>
                <w:sz w:val="16"/>
                <w:szCs w:val="16"/>
              </w:rPr>
            </w:pPr>
          </w:p>
        </w:tc>
        <w:tc>
          <w:tcPr>
            <w:tcW w:w="992" w:type="dxa"/>
            <w:shd w:val="clear" w:color="auto" w:fill="F2F2F2" w:themeFill="background1" w:themeFillShade="F2"/>
            <w:vAlign w:val="center"/>
          </w:tcPr>
          <w:p w14:paraId="6741774E" w14:textId="735C8102" w:rsidR="00EE7B9C" w:rsidRPr="00AF2636" w:rsidRDefault="00EE7B9C" w:rsidP="00092B7A">
            <w:pPr>
              <w:jc w:val="center"/>
              <w:rPr>
                <w:rFonts w:cstheme="minorHAnsi"/>
                <w:b/>
                <w:bCs/>
                <w:sz w:val="16"/>
                <w:szCs w:val="16"/>
              </w:rPr>
            </w:pPr>
            <w:r w:rsidRPr="00AF2636">
              <w:rPr>
                <w:rFonts w:cstheme="minorHAnsi"/>
                <w:b/>
                <w:bCs/>
                <w:color w:val="000000"/>
                <w:sz w:val="16"/>
                <w:szCs w:val="16"/>
              </w:rPr>
              <w:t>68,93 €</w:t>
            </w:r>
          </w:p>
        </w:tc>
        <w:tc>
          <w:tcPr>
            <w:tcW w:w="992" w:type="dxa"/>
            <w:shd w:val="clear" w:color="auto" w:fill="F2F2F2" w:themeFill="background1" w:themeFillShade="F2"/>
            <w:vAlign w:val="center"/>
          </w:tcPr>
          <w:p w14:paraId="558AE970" w14:textId="2250AA19" w:rsidR="00EE7B9C" w:rsidRPr="00AF2636" w:rsidRDefault="00EE7B9C" w:rsidP="00092B7A">
            <w:pPr>
              <w:jc w:val="center"/>
              <w:rPr>
                <w:rFonts w:cstheme="minorHAnsi"/>
                <w:b/>
                <w:bCs/>
                <w:sz w:val="16"/>
                <w:szCs w:val="16"/>
              </w:rPr>
            </w:pPr>
          </w:p>
        </w:tc>
      </w:tr>
      <w:tr w:rsidR="00AF2636" w14:paraId="66029EC1" w14:textId="77777777" w:rsidTr="00092B7A">
        <w:tc>
          <w:tcPr>
            <w:tcW w:w="379" w:type="dxa"/>
            <w:shd w:val="clear" w:color="auto" w:fill="FFFFFF" w:themeFill="background1"/>
            <w:vAlign w:val="center"/>
          </w:tcPr>
          <w:p w14:paraId="6E0EC949" w14:textId="0B9A4EF0" w:rsidR="00EE7B9C" w:rsidRPr="00BB7DDA" w:rsidRDefault="00EE7B9C" w:rsidP="00092B7A">
            <w:pPr>
              <w:jc w:val="center"/>
              <w:rPr>
                <w:rFonts w:cstheme="minorHAnsi"/>
                <w:sz w:val="16"/>
                <w:szCs w:val="16"/>
              </w:rPr>
            </w:pPr>
          </w:p>
        </w:tc>
        <w:tc>
          <w:tcPr>
            <w:tcW w:w="463" w:type="dxa"/>
            <w:shd w:val="clear" w:color="auto" w:fill="FFFFFF" w:themeFill="background1"/>
            <w:vAlign w:val="center"/>
          </w:tcPr>
          <w:p w14:paraId="484CDF9E" w14:textId="39D2F619" w:rsidR="00EE7B9C" w:rsidRPr="00BB7DDA" w:rsidRDefault="00EE7B9C" w:rsidP="00092B7A">
            <w:pPr>
              <w:jc w:val="center"/>
              <w:rPr>
                <w:rFonts w:cstheme="minorHAnsi"/>
                <w:sz w:val="16"/>
                <w:szCs w:val="16"/>
              </w:rPr>
            </w:pPr>
          </w:p>
        </w:tc>
        <w:tc>
          <w:tcPr>
            <w:tcW w:w="429" w:type="dxa"/>
            <w:shd w:val="clear" w:color="auto" w:fill="FFFFFF" w:themeFill="background1"/>
            <w:vAlign w:val="center"/>
          </w:tcPr>
          <w:p w14:paraId="482B9208" w14:textId="06EC9800" w:rsidR="00EE7B9C" w:rsidRPr="00BB7DDA" w:rsidRDefault="00EE7B9C" w:rsidP="00092B7A">
            <w:pPr>
              <w:jc w:val="center"/>
              <w:rPr>
                <w:rFonts w:cstheme="minorHAnsi"/>
                <w:sz w:val="16"/>
                <w:szCs w:val="16"/>
              </w:rPr>
            </w:pPr>
            <w:r w:rsidRPr="00BB7DDA">
              <w:rPr>
                <w:rFonts w:cstheme="minorHAnsi"/>
                <w:color w:val="000000"/>
                <w:sz w:val="16"/>
                <w:szCs w:val="16"/>
              </w:rPr>
              <w:t>01</w:t>
            </w:r>
          </w:p>
        </w:tc>
        <w:tc>
          <w:tcPr>
            <w:tcW w:w="1985" w:type="dxa"/>
            <w:shd w:val="clear" w:color="auto" w:fill="FFFFFF" w:themeFill="background1"/>
            <w:vAlign w:val="center"/>
          </w:tcPr>
          <w:p w14:paraId="4A8E0A62" w14:textId="3D8FE28F" w:rsidR="00EE7B9C" w:rsidRPr="00BB7DDA" w:rsidRDefault="00EE7B9C" w:rsidP="00092B7A">
            <w:pPr>
              <w:jc w:val="left"/>
              <w:rPr>
                <w:rFonts w:cstheme="minorHAnsi"/>
                <w:sz w:val="16"/>
                <w:szCs w:val="16"/>
              </w:rPr>
            </w:pPr>
            <w:r w:rsidRPr="00BB7DDA">
              <w:rPr>
                <w:rFonts w:cstheme="minorHAnsi"/>
                <w:color w:val="000000"/>
                <w:sz w:val="16"/>
                <w:szCs w:val="16"/>
              </w:rPr>
              <w:t>Responsable y administrador de sistemas</w:t>
            </w:r>
          </w:p>
        </w:tc>
        <w:tc>
          <w:tcPr>
            <w:tcW w:w="850" w:type="dxa"/>
            <w:shd w:val="clear" w:color="auto" w:fill="FFFFFF" w:themeFill="background1"/>
            <w:vAlign w:val="center"/>
          </w:tcPr>
          <w:p w14:paraId="46312466" w14:textId="53F36862" w:rsidR="00EE7B9C" w:rsidRPr="00BB7DDA" w:rsidRDefault="00EE7B9C" w:rsidP="00092B7A">
            <w:pPr>
              <w:jc w:val="center"/>
              <w:rPr>
                <w:rFonts w:cstheme="minorHAnsi"/>
                <w:sz w:val="16"/>
                <w:szCs w:val="16"/>
              </w:rPr>
            </w:pPr>
            <w:r w:rsidRPr="00BB7DDA">
              <w:rPr>
                <w:rFonts w:cstheme="minorHAnsi"/>
                <w:color w:val="000000"/>
                <w:sz w:val="16"/>
                <w:szCs w:val="16"/>
              </w:rPr>
              <w:t>2</w:t>
            </w:r>
          </w:p>
        </w:tc>
        <w:tc>
          <w:tcPr>
            <w:tcW w:w="851" w:type="dxa"/>
            <w:shd w:val="clear" w:color="auto" w:fill="FFFFFF" w:themeFill="background1"/>
            <w:vAlign w:val="center"/>
          </w:tcPr>
          <w:p w14:paraId="664E2BE1" w14:textId="3BF848AD" w:rsidR="00EE7B9C" w:rsidRPr="00BB7DDA" w:rsidRDefault="00EE7B9C" w:rsidP="00092B7A">
            <w:pPr>
              <w:jc w:val="center"/>
              <w:rPr>
                <w:rFonts w:cstheme="minorHAnsi"/>
                <w:sz w:val="16"/>
                <w:szCs w:val="16"/>
              </w:rPr>
            </w:pPr>
            <w:r w:rsidRPr="00BB7DDA">
              <w:rPr>
                <w:rFonts w:cstheme="minorHAnsi"/>
                <w:color w:val="000000"/>
                <w:sz w:val="16"/>
                <w:szCs w:val="16"/>
              </w:rPr>
              <w:t>horas</w:t>
            </w:r>
          </w:p>
        </w:tc>
        <w:tc>
          <w:tcPr>
            <w:tcW w:w="708" w:type="dxa"/>
            <w:shd w:val="clear" w:color="auto" w:fill="FFFFFF" w:themeFill="background1"/>
            <w:vAlign w:val="center"/>
          </w:tcPr>
          <w:p w14:paraId="5FF633DF" w14:textId="3F08DCDB" w:rsidR="00EE7B9C" w:rsidRPr="00BB7DDA" w:rsidRDefault="00EE7B9C" w:rsidP="00092B7A">
            <w:pPr>
              <w:jc w:val="center"/>
              <w:rPr>
                <w:rFonts w:cstheme="minorHAnsi"/>
                <w:sz w:val="16"/>
                <w:szCs w:val="16"/>
              </w:rPr>
            </w:pPr>
            <w:r w:rsidRPr="00BB7DDA">
              <w:rPr>
                <w:rFonts w:cstheme="minorHAnsi"/>
                <w:color w:val="000000"/>
                <w:sz w:val="16"/>
                <w:szCs w:val="16"/>
              </w:rPr>
              <w:t>34,46 €</w:t>
            </w:r>
          </w:p>
        </w:tc>
        <w:tc>
          <w:tcPr>
            <w:tcW w:w="993" w:type="dxa"/>
            <w:shd w:val="clear" w:color="auto" w:fill="FFFFFF" w:themeFill="background1"/>
            <w:vAlign w:val="center"/>
          </w:tcPr>
          <w:p w14:paraId="0330E9C0" w14:textId="520D8663" w:rsidR="00EE7B9C" w:rsidRPr="00BB7DDA" w:rsidRDefault="00EE7B9C" w:rsidP="00092B7A">
            <w:pPr>
              <w:jc w:val="center"/>
              <w:rPr>
                <w:rFonts w:cstheme="minorHAnsi"/>
                <w:sz w:val="16"/>
                <w:szCs w:val="16"/>
              </w:rPr>
            </w:pPr>
            <w:r w:rsidRPr="00BB7DDA">
              <w:rPr>
                <w:rFonts w:cstheme="minorHAnsi"/>
                <w:color w:val="000000"/>
                <w:sz w:val="16"/>
                <w:szCs w:val="16"/>
              </w:rPr>
              <w:t>68,93 €</w:t>
            </w:r>
          </w:p>
        </w:tc>
        <w:tc>
          <w:tcPr>
            <w:tcW w:w="992" w:type="dxa"/>
            <w:shd w:val="clear" w:color="auto" w:fill="FFFFFF" w:themeFill="background1"/>
            <w:vAlign w:val="center"/>
          </w:tcPr>
          <w:p w14:paraId="06842845" w14:textId="6D37FDAA" w:rsidR="00EE7B9C" w:rsidRPr="00BB7DDA" w:rsidRDefault="00EE7B9C" w:rsidP="00092B7A">
            <w:pPr>
              <w:jc w:val="center"/>
              <w:rPr>
                <w:rFonts w:cstheme="minorHAnsi"/>
                <w:sz w:val="16"/>
                <w:szCs w:val="16"/>
              </w:rPr>
            </w:pPr>
          </w:p>
        </w:tc>
        <w:tc>
          <w:tcPr>
            <w:tcW w:w="992" w:type="dxa"/>
            <w:shd w:val="clear" w:color="auto" w:fill="FFFFFF" w:themeFill="background1"/>
            <w:vAlign w:val="center"/>
          </w:tcPr>
          <w:p w14:paraId="1709976B" w14:textId="180B41C5" w:rsidR="00EE7B9C" w:rsidRPr="00BB7DDA" w:rsidRDefault="00EE7B9C" w:rsidP="00092B7A">
            <w:pPr>
              <w:jc w:val="center"/>
              <w:rPr>
                <w:rFonts w:cstheme="minorHAnsi"/>
                <w:sz w:val="16"/>
                <w:szCs w:val="16"/>
              </w:rPr>
            </w:pPr>
          </w:p>
        </w:tc>
      </w:tr>
      <w:tr w:rsidR="00AF2636" w14:paraId="188EC35A" w14:textId="77777777" w:rsidTr="00092B7A">
        <w:tc>
          <w:tcPr>
            <w:tcW w:w="379" w:type="dxa"/>
            <w:shd w:val="clear" w:color="auto" w:fill="F2F2F2" w:themeFill="background1" w:themeFillShade="F2"/>
            <w:vAlign w:val="center"/>
          </w:tcPr>
          <w:p w14:paraId="0D913A3B" w14:textId="02E6E256" w:rsidR="00EE7B9C" w:rsidRPr="00AF2636" w:rsidRDefault="00EE7B9C" w:rsidP="00092B7A">
            <w:pPr>
              <w:jc w:val="center"/>
              <w:rPr>
                <w:rFonts w:cstheme="minorHAnsi"/>
                <w:b/>
                <w:bCs/>
                <w:sz w:val="16"/>
                <w:szCs w:val="16"/>
              </w:rPr>
            </w:pPr>
          </w:p>
        </w:tc>
        <w:tc>
          <w:tcPr>
            <w:tcW w:w="463" w:type="dxa"/>
            <w:shd w:val="clear" w:color="auto" w:fill="F2F2F2" w:themeFill="background1" w:themeFillShade="F2"/>
            <w:vAlign w:val="center"/>
          </w:tcPr>
          <w:p w14:paraId="177398A4" w14:textId="647DBA06" w:rsidR="00EE7B9C" w:rsidRPr="00AF2636" w:rsidRDefault="00EE7B9C" w:rsidP="00092B7A">
            <w:pPr>
              <w:jc w:val="center"/>
              <w:rPr>
                <w:rFonts w:cstheme="minorHAnsi"/>
                <w:b/>
                <w:bCs/>
                <w:sz w:val="16"/>
                <w:szCs w:val="16"/>
              </w:rPr>
            </w:pPr>
            <w:r w:rsidRPr="00AF2636">
              <w:rPr>
                <w:rFonts w:cstheme="minorHAnsi"/>
                <w:b/>
                <w:bCs/>
                <w:color w:val="000000"/>
                <w:sz w:val="16"/>
                <w:szCs w:val="16"/>
              </w:rPr>
              <w:t>002</w:t>
            </w:r>
          </w:p>
        </w:tc>
        <w:tc>
          <w:tcPr>
            <w:tcW w:w="429" w:type="dxa"/>
            <w:shd w:val="clear" w:color="auto" w:fill="F2F2F2" w:themeFill="background1" w:themeFillShade="F2"/>
            <w:vAlign w:val="center"/>
          </w:tcPr>
          <w:p w14:paraId="48B38FB0" w14:textId="6E85A075" w:rsidR="00EE7B9C" w:rsidRPr="00AF2636" w:rsidRDefault="00EE7B9C" w:rsidP="00092B7A">
            <w:pPr>
              <w:jc w:val="center"/>
              <w:rPr>
                <w:rFonts w:cstheme="minorHAnsi"/>
                <w:b/>
                <w:bCs/>
                <w:sz w:val="16"/>
                <w:szCs w:val="16"/>
              </w:rPr>
            </w:pPr>
          </w:p>
        </w:tc>
        <w:tc>
          <w:tcPr>
            <w:tcW w:w="1985" w:type="dxa"/>
            <w:shd w:val="clear" w:color="auto" w:fill="F2F2F2" w:themeFill="background1" w:themeFillShade="F2"/>
            <w:vAlign w:val="center"/>
          </w:tcPr>
          <w:p w14:paraId="2B9C310D" w14:textId="7BA05870" w:rsidR="00EE7B9C" w:rsidRPr="00AF2636" w:rsidRDefault="00EE7B9C" w:rsidP="00092B7A">
            <w:pPr>
              <w:jc w:val="left"/>
              <w:rPr>
                <w:rFonts w:cstheme="minorHAnsi"/>
                <w:b/>
                <w:bCs/>
                <w:sz w:val="16"/>
                <w:szCs w:val="16"/>
              </w:rPr>
            </w:pPr>
            <w:r w:rsidRPr="00AF2636">
              <w:rPr>
                <w:rFonts w:cstheme="minorHAnsi"/>
                <w:b/>
                <w:bCs/>
                <w:color w:val="000000"/>
                <w:sz w:val="16"/>
                <w:szCs w:val="16"/>
              </w:rPr>
              <w:t>Zona 2 - vehículos de Cangas del Narcea</w:t>
            </w:r>
          </w:p>
        </w:tc>
        <w:tc>
          <w:tcPr>
            <w:tcW w:w="850" w:type="dxa"/>
            <w:shd w:val="clear" w:color="auto" w:fill="F2F2F2" w:themeFill="background1" w:themeFillShade="F2"/>
            <w:vAlign w:val="center"/>
          </w:tcPr>
          <w:p w14:paraId="22127898" w14:textId="17699096" w:rsidR="00EE7B9C" w:rsidRPr="00AF2636" w:rsidRDefault="00EE7B9C" w:rsidP="00092B7A">
            <w:pPr>
              <w:jc w:val="center"/>
              <w:rPr>
                <w:rFonts w:cstheme="minorHAnsi"/>
                <w:b/>
                <w:bCs/>
                <w:sz w:val="16"/>
                <w:szCs w:val="16"/>
              </w:rPr>
            </w:pPr>
          </w:p>
        </w:tc>
        <w:tc>
          <w:tcPr>
            <w:tcW w:w="851" w:type="dxa"/>
            <w:shd w:val="clear" w:color="auto" w:fill="F2F2F2" w:themeFill="background1" w:themeFillShade="F2"/>
            <w:vAlign w:val="center"/>
          </w:tcPr>
          <w:p w14:paraId="39A933E3" w14:textId="47DC7A12" w:rsidR="00EE7B9C" w:rsidRPr="00AF2636" w:rsidRDefault="00EE7B9C" w:rsidP="00092B7A">
            <w:pPr>
              <w:jc w:val="center"/>
              <w:rPr>
                <w:rFonts w:cstheme="minorHAnsi"/>
                <w:b/>
                <w:bCs/>
                <w:sz w:val="16"/>
                <w:szCs w:val="16"/>
              </w:rPr>
            </w:pPr>
          </w:p>
        </w:tc>
        <w:tc>
          <w:tcPr>
            <w:tcW w:w="708" w:type="dxa"/>
            <w:shd w:val="clear" w:color="auto" w:fill="F2F2F2" w:themeFill="background1" w:themeFillShade="F2"/>
            <w:vAlign w:val="center"/>
          </w:tcPr>
          <w:p w14:paraId="2B386F0C" w14:textId="7043EB7D" w:rsidR="00EE7B9C" w:rsidRPr="00AF2636" w:rsidRDefault="00EE7B9C" w:rsidP="00092B7A">
            <w:pPr>
              <w:jc w:val="center"/>
              <w:rPr>
                <w:rFonts w:cstheme="minorHAnsi"/>
                <w:b/>
                <w:bCs/>
                <w:sz w:val="16"/>
                <w:szCs w:val="16"/>
              </w:rPr>
            </w:pPr>
          </w:p>
        </w:tc>
        <w:tc>
          <w:tcPr>
            <w:tcW w:w="993" w:type="dxa"/>
            <w:shd w:val="clear" w:color="auto" w:fill="F2F2F2" w:themeFill="background1" w:themeFillShade="F2"/>
            <w:vAlign w:val="center"/>
          </w:tcPr>
          <w:p w14:paraId="2F08E232" w14:textId="78AE0A46" w:rsidR="00EE7B9C" w:rsidRPr="00AF2636" w:rsidRDefault="00EE7B9C" w:rsidP="00092B7A">
            <w:pPr>
              <w:jc w:val="center"/>
              <w:rPr>
                <w:rFonts w:cstheme="minorHAnsi"/>
                <w:b/>
                <w:bCs/>
                <w:sz w:val="16"/>
                <w:szCs w:val="16"/>
              </w:rPr>
            </w:pPr>
          </w:p>
        </w:tc>
        <w:tc>
          <w:tcPr>
            <w:tcW w:w="992" w:type="dxa"/>
            <w:shd w:val="clear" w:color="auto" w:fill="F2F2F2" w:themeFill="background1" w:themeFillShade="F2"/>
            <w:vAlign w:val="center"/>
          </w:tcPr>
          <w:p w14:paraId="02DA72E8" w14:textId="107B4456" w:rsidR="00EE7B9C" w:rsidRPr="00AF2636" w:rsidRDefault="00EE7B9C" w:rsidP="00092B7A">
            <w:pPr>
              <w:jc w:val="center"/>
              <w:rPr>
                <w:rFonts w:cstheme="minorHAnsi"/>
                <w:b/>
                <w:bCs/>
                <w:sz w:val="16"/>
                <w:szCs w:val="16"/>
              </w:rPr>
            </w:pPr>
            <w:r w:rsidRPr="00AF2636">
              <w:rPr>
                <w:rFonts w:cstheme="minorHAnsi"/>
                <w:b/>
                <w:bCs/>
                <w:color w:val="000000"/>
                <w:sz w:val="16"/>
                <w:szCs w:val="16"/>
              </w:rPr>
              <w:t>68,93 €</w:t>
            </w:r>
          </w:p>
        </w:tc>
        <w:tc>
          <w:tcPr>
            <w:tcW w:w="992" w:type="dxa"/>
            <w:shd w:val="clear" w:color="auto" w:fill="F2F2F2" w:themeFill="background1" w:themeFillShade="F2"/>
            <w:vAlign w:val="center"/>
          </w:tcPr>
          <w:p w14:paraId="1176E07D" w14:textId="47CD26FA" w:rsidR="00EE7B9C" w:rsidRPr="00AF2636" w:rsidRDefault="00EE7B9C" w:rsidP="00092B7A">
            <w:pPr>
              <w:jc w:val="center"/>
              <w:rPr>
                <w:rFonts w:cstheme="minorHAnsi"/>
                <w:b/>
                <w:bCs/>
                <w:sz w:val="16"/>
                <w:szCs w:val="16"/>
              </w:rPr>
            </w:pPr>
          </w:p>
        </w:tc>
      </w:tr>
      <w:tr w:rsidR="00AF2636" w14:paraId="29ABB530" w14:textId="77777777" w:rsidTr="00092B7A">
        <w:tc>
          <w:tcPr>
            <w:tcW w:w="379" w:type="dxa"/>
            <w:shd w:val="clear" w:color="auto" w:fill="FFFFFF" w:themeFill="background1"/>
            <w:vAlign w:val="center"/>
          </w:tcPr>
          <w:p w14:paraId="37E9170F" w14:textId="245D0EED" w:rsidR="00EE7B9C" w:rsidRPr="00BB7DDA" w:rsidRDefault="00EE7B9C" w:rsidP="00092B7A">
            <w:pPr>
              <w:jc w:val="center"/>
              <w:rPr>
                <w:rFonts w:cstheme="minorHAnsi"/>
                <w:sz w:val="16"/>
                <w:szCs w:val="16"/>
              </w:rPr>
            </w:pPr>
          </w:p>
        </w:tc>
        <w:tc>
          <w:tcPr>
            <w:tcW w:w="463" w:type="dxa"/>
            <w:shd w:val="clear" w:color="auto" w:fill="FFFFFF" w:themeFill="background1"/>
            <w:vAlign w:val="center"/>
          </w:tcPr>
          <w:p w14:paraId="0426593E" w14:textId="2112663A" w:rsidR="00EE7B9C" w:rsidRPr="00BB7DDA" w:rsidRDefault="00EE7B9C" w:rsidP="00092B7A">
            <w:pPr>
              <w:jc w:val="center"/>
              <w:rPr>
                <w:rFonts w:cstheme="minorHAnsi"/>
                <w:sz w:val="16"/>
                <w:szCs w:val="16"/>
              </w:rPr>
            </w:pPr>
          </w:p>
        </w:tc>
        <w:tc>
          <w:tcPr>
            <w:tcW w:w="429" w:type="dxa"/>
            <w:shd w:val="clear" w:color="auto" w:fill="FFFFFF" w:themeFill="background1"/>
            <w:vAlign w:val="center"/>
          </w:tcPr>
          <w:p w14:paraId="4E3A5B3E" w14:textId="7C056C70" w:rsidR="00EE7B9C" w:rsidRPr="00BB7DDA" w:rsidRDefault="00EE7B9C" w:rsidP="00092B7A">
            <w:pPr>
              <w:jc w:val="center"/>
              <w:rPr>
                <w:rFonts w:cstheme="minorHAnsi"/>
                <w:sz w:val="16"/>
                <w:szCs w:val="16"/>
              </w:rPr>
            </w:pPr>
            <w:r w:rsidRPr="00BB7DDA">
              <w:rPr>
                <w:rFonts w:cstheme="minorHAnsi"/>
                <w:color w:val="000000"/>
                <w:sz w:val="16"/>
                <w:szCs w:val="16"/>
              </w:rPr>
              <w:t>01</w:t>
            </w:r>
          </w:p>
        </w:tc>
        <w:tc>
          <w:tcPr>
            <w:tcW w:w="1985" w:type="dxa"/>
            <w:shd w:val="clear" w:color="auto" w:fill="FFFFFF" w:themeFill="background1"/>
            <w:vAlign w:val="center"/>
          </w:tcPr>
          <w:p w14:paraId="2FCB2A73" w14:textId="771DF24E" w:rsidR="00EE7B9C" w:rsidRPr="00BB7DDA" w:rsidRDefault="00EE7B9C" w:rsidP="00092B7A">
            <w:pPr>
              <w:jc w:val="left"/>
              <w:rPr>
                <w:rFonts w:cstheme="minorHAnsi"/>
                <w:sz w:val="16"/>
                <w:szCs w:val="16"/>
              </w:rPr>
            </w:pPr>
            <w:r w:rsidRPr="00BB7DDA">
              <w:rPr>
                <w:rFonts w:cstheme="minorHAnsi"/>
                <w:color w:val="000000"/>
                <w:sz w:val="16"/>
                <w:szCs w:val="16"/>
              </w:rPr>
              <w:t>Responsable y administrador de sistemas</w:t>
            </w:r>
          </w:p>
        </w:tc>
        <w:tc>
          <w:tcPr>
            <w:tcW w:w="850" w:type="dxa"/>
            <w:shd w:val="clear" w:color="auto" w:fill="FFFFFF" w:themeFill="background1"/>
            <w:vAlign w:val="center"/>
          </w:tcPr>
          <w:p w14:paraId="202837D9" w14:textId="52E590A6" w:rsidR="00EE7B9C" w:rsidRPr="00BB7DDA" w:rsidRDefault="00EE7B9C" w:rsidP="00092B7A">
            <w:pPr>
              <w:jc w:val="center"/>
              <w:rPr>
                <w:rFonts w:cstheme="minorHAnsi"/>
                <w:sz w:val="16"/>
                <w:szCs w:val="16"/>
              </w:rPr>
            </w:pPr>
            <w:r w:rsidRPr="00BB7DDA">
              <w:rPr>
                <w:rFonts w:cstheme="minorHAnsi"/>
                <w:color w:val="000000"/>
                <w:sz w:val="16"/>
                <w:szCs w:val="16"/>
              </w:rPr>
              <w:t>2</w:t>
            </w:r>
          </w:p>
        </w:tc>
        <w:tc>
          <w:tcPr>
            <w:tcW w:w="851" w:type="dxa"/>
            <w:shd w:val="clear" w:color="auto" w:fill="FFFFFF" w:themeFill="background1"/>
            <w:vAlign w:val="center"/>
          </w:tcPr>
          <w:p w14:paraId="41F350E8" w14:textId="4BEB02F3" w:rsidR="00EE7B9C" w:rsidRPr="00BB7DDA" w:rsidRDefault="00EE7B9C" w:rsidP="00092B7A">
            <w:pPr>
              <w:jc w:val="center"/>
              <w:rPr>
                <w:rFonts w:cstheme="minorHAnsi"/>
                <w:sz w:val="16"/>
                <w:szCs w:val="16"/>
              </w:rPr>
            </w:pPr>
            <w:r w:rsidRPr="00BB7DDA">
              <w:rPr>
                <w:rFonts w:cstheme="minorHAnsi"/>
                <w:color w:val="000000"/>
                <w:sz w:val="16"/>
                <w:szCs w:val="16"/>
              </w:rPr>
              <w:t>horas</w:t>
            </w:r>
          </w:p>
        </w:tc>
        <w:tc>
          <w:tcPr>
            <w:tcW w:w="708" w:type="dxa"/>
            <w:shd w:val="clear" w:color="auto" w:fill="FFFFFF" w:themeFill="background1"/>
            <w:vAlign w:val="center"/>
          </w:tcPr>
          <w:p w14:paraId="2E739C4A" w14:textId="11DD0B88" w:rsidR="00EE7B9C" w:rsidRPr="00BB7DDA" w:rsidRDefault="00EE7B9C" w:rsidP="00092B7A">
            <w:pPr>
              <w:jc w:val="center"/>
              <w:rPr>
                <w:rFonts w:cstheme="minorHAnsi"/>
                <w:sz w:val="16"/>
                <w:szCs w:val="16"/>
              </w:rPr>
            </w:pPr>
            <w:r w:rsidRPr="00BB7DDA">
              <w:rPr>
                <w:rFonts w:cstheme="minorHAnsi"/>
                <w:color w:val="000000"/>
                <w:sz w:val="16"/>
                <w:szCs w:val="16"/>
              </w:rPr>
              <w:t>34,46 €</w:t>
            </w:r>
          </w:p>
        </w:tc>
        <w:tc>
          <w:tcPr>
            <w:tcW w:w="993" w:type="dxa"/>
            <w:shd w:val="clear" w:color="auto" w:fill="FFFFFF" w:themeFill="background1"/>
            <w:vAlign w:val="center"/>
          </w:tcPr>
          <w:p w14:paraId="243F8BB7" w14:textId="68101F6B" w:rsidR="00EE7B9C" w:rsidRPr="00BB7DDA" w:rsidRDefault="00EE7B9C" w:rsidP="00092B7A">
            <w:pPr>
              <w:jc w:val="center"/>
              <w:rPr>
                <w:rFonts w:cstheme="minorHAnsi"/>
                <w:sz w:val="16"/>
                <w:szCs w:val="16"/>
              </w:rPr>
            </w:pPr>
            <w:r w:rsidRPr="00BB7DDA">
              <w:rPr>
                <w:rFonts w:cstheme="minorHAnsi"/>
                <w:color w:val="000000"/>
                <w:sz w:val="16"/>
                <w:szCs w:val="16"/>
              </w:rPr>
              <w:t>68,93 €</w:t>
            </w:r>
          </w:p>
        </w:tc>
        <w:tc>
          <w:tcPr>
            <w:tcW w:w="992" w:type="dxa"/>
            <w:shd w:val="clear" w:color="auto" w:fill="FFFFFF" w:themeFill="background1"/>
            <w:vAlign w:val="center"/>
          </w:tcPr>
          <w:p w14:paraId="34DFB43D" w14:textId="59E88786" w:rsidR="00EE7B9C" w:rsidRPr="00BB7DDA" w:rsidRDefault="00EE7B9C" w:rsidP="00092B7A">
            <w:pPr>
              <w:jc w:val="center"/>
              <w:rPr>
                <w:rFonts w:cstheme="minorHAnsi"/>
                <w:sz w:val="16"/>
                <w:szCs w:val="16"/>
              </w:rPr>
            </w:pPr>
          </w:p>
        </w:tc>
        <w:tc>
          <w:tcPr>
            <w:tcW w:w="992" w:type="dxa"/>
            <w:shd w:val="clear" w:color="auto" w:fill="FFFFFF" w:themeFill="background1"/>
            <w:vAlign w:val="center"/>
          </w:tcPr>
          <w:p w14:paraId="051249F3" w14:textId="48A41252" w:rsidR="00EE7B9C" w:rsidRPr="00BB7DDA" w:rsidRDefault="00EE7B9C" w:rsidP="00092B7A">
            <w:pPr>
              <w:jc w:val="center"/>
              <w:rPr>
                <w:rFonts w:cstheme="minorHAnsi"/>
                <w:sz w:val="16"/>
                <w:szCs w:val="16"/>
              </w:rPr>
            </w:pPr>
          </w:p>
        </w:tc>
      </w:tr>
      <w:tr w:rsidR="00AF2636" w:rsidRPr="00BA5E13" w14:paraId="6B6C9A36" w14:textId="77777777" w:rsidTr="003206D8">
        <w:tc>
          <w:tcPr>
            <w:tcW w:w="379" w:type="dxa"/>
            <w:shd w:val="clear" w:color="auto" w:fill="F2F2F2" w:themeFill="background1" w:themeFillShade="F2"/>
            <w:vAlign w:val="center"/>
          </w:tcPr>
          <w:p w14:paraId="3B52B7F9" w14:textId="595FAA2E" w:rsidR="00EE7B9C" w:rsidRPr="00AF2636" w:rsidRDefault="00EE7B9C" w:rsidP="00092B7A">
            <w:pPr>
              <w:jc w:val="center"/>
              <w:rPr>
                <w:rFonts w:cstheme="minorHAnsi"/>
                <w:b/>
                <w:bCs/>
                <w:sz w:val="16"/>
                <w:szCs w:val="16"/>
              </w:rPr>
            </w:pPr>
          </w:p>
        </w:tc>
        <w:tc>
          <w:tcPr>
            <w:tcW w:w="463" w:type="dxa"/>
            <w:shd w:val="clear" w:color="auto" w:fill="F2F2F2" w:themeFill="background1" w:themeFillShade="F2"/>
            <w:vAlign w:val="center"/>
          </w:tcPr>
          <w:p w14:paraId="6F689482" w14:textId="2776072F" w:rsidR="00EE7B9C" w:rsidRPr="00AF2636" w:rsidRDefault="00EE7B9C" w:rsidP="00092B7A">
            <w:pPr>
              <w:jc w:val="center"/>
              <w:rPr>
                <w:rFonts w:cstheme="minorHAnsi"/>
                <w:b/>
                <w:bCs/>
                <w:sz w:val="16"/>
                <w:szCs w:val="16"/>
              </w:rPr>
            </w:pPr>
            <w:r w:rsidRPr="00BA5E13">
              <w:rPr>
                <w:rFonts w:cstheme="minorHAnsi"/>
                <w:b/>
                <w:sz w:val="16"/>
                <w:szCs w:val="16"/>
              </w:rPr>
              <w:t>003</w:t>
            </w:r>
          </w:p>
        </w:tc>
        <w:tc>
          <w:tcPr>
            <w:tcW w:w="429" w:type="dxa"/>
            <w:shd w:val="clear" w:color="auto" w:fill="F2F2F2" w:themeFill="background1" w:themeFillShade="F2"/>
            <w:vAlign w:val="center"/>
          </w:tcPr>
          <w:p w14:paraId="1A164341" w14:textId="4610911C" w:rsidR="00EE7B9C" w:rsidRPr="00AF2636" w:rsidRDefault="00EE7B9C" w:rsidP="00092B7A">
            <w:pPr>
              <w:jc w:val="center"/>
              <w:rPr>
                <w:rFonts w:cstheme="minorHAnsi"/>
                <w:b/>
                <w:bCs/>
                <w:sz w:val="16"/>
                <w:szCs w:val="16"/>
              </w:rPr>
            </w:pPr>
          </w:p>
        </w:tc>
        <w:tc>
          <w:tcPr>
            <w:tcW w:w="1985" w:type="dxa"/>
            <w:shd w:val="clear" w:color="auto" w:fill="F2F2F2" w:themeFill="background1" w:themeFillShade="F2"/>
            <w:vAlign w:val="center"/>
          </w:tcPr>
          <w:p w14:paraId="631ECA2F" w14:textId="01F13690" w:rsidR="00EE7B9C" w:rsidRPr="00AF2636" w:rsidRDefault="00EE7B9C" w:rsidP="003206D8">
            <w:pPr>
              <w:jc w:val="left"/>
              <w:rPr>
                <w:rFonts w:cstheme="minorHAnsi"/>
                <w:b/>
                <w:bCs/>
                <w:sz w:val="16"/>
                <w:szCs w:val="16"/>
              </w:rPr>
            </w:pPr>
            <w:r w:rsidRPr="00BA5E13">
              <w:rPr>
                <w:rFonts w:cstheme="minorHAnsi"/>
                <w:b/>
                <w:sz w:val="16"/>
                <w:szCs w:val="16"/>
              </w:rPr>
              <w:t xml:space="preserve">Zona 3 - vehículos de </w:t>
            </w:r>
            <w:r w:rsidR="00BB7DDA" w:rsidRPr="00BA5E13">
              <w:rPr>
                <w:rFonts w:cstheme="minorHAnsi"/>
                <w:b/>
                <w:sz w:val="16"/>
                <w:szCs w:val="16"/>
              </w:rPr>
              <w:t>Avilés</w:t>
            </w:r>
          </w:p>
        </w:tc>
        <w:tc>
          <w:tcPr>
            <w:tcW w:w="850" w:type="dxa"/>
            <w:shd w:val="clear" w:color="auto" w:fill="F2F2F2" w:themeFill="background1" w:themeFillShade="F2"/>
            <w:vAlign w:val="center"/>
          </w:tcPr>
          <w:p w14:paraId="2F3F6868" w14:textId="049BB651" w:rsidR="00EE7B9C" w:rsidRPr="00AF2636" w:rsidRDefault="00EE7B9C" w:rsidP="00092B7A">
            <w:pPr>
              <w:jc w:val="center"/>
              <w:rPr>
                <w:rFonts w:cstheme="minorHAnsi"/>
                <w:b/>
                <w:bCs/>
                <w:sz w:val="16"/>
                <w:szCs w:val="16"/>
              </w:rPr>
            </w:pPr>
          </w:p>
        </w:tc>
        <w:tc>
          <w:tcPr>
            <w:tcW w:w="851" w:type="dxa"/>
            <w:shd w:val="clear" w:color="auto" w:fill="F2F2F2" w:themeFill="background1" w:themeFillShade="F2"/>
            <w:vAlign w:val="center"/>
          </w:tcPr>
          <w:p w14:paraId="2E9536DF" w14:textId="64ADFE6A" w:rsidR="00EE7B9C" w:rsidRPr="00AF2636" w:rsidRDefault="00EE7B9C" w:rsidP="00092B7A">
            <w:pPr>
              <w:jc w:val="center"/>
              <w:rPr>
                <w:rFonts w:cstheme="minorHAnsi"/>
                <w:b/>
                <w:bCs/>
                <w:sz w:val="16"/>
                <w:szCs w:val="16"/>
              </w:rPr>
            </w:pPr>
          </w:p>
        </w:tc>
        <w:tc>
          <w:tcPr>
            <w:tcW w:w="708" w:type="dxa"/>
            <w:shd w:val="clear" w:color="auto" w:fill="F2F2F2" w:themeFill="background1" w:themeFillShade="F2"/>
            <w:vAlign w:val="center"/>
          </w:tcPr>
          <w:p w14:paraId="2D66E1BA" w14:textId="0206232B" w:rsidR="00EE7B9C" w:rsidRPr="00AF2636" w:rsidRDefault="00EE7B9C" w:rsidP="00092B7A">
            <w:pPr>
              <w:jc w:val="center"/>
              <w:rPr>
                <w:rFonts w:cstheme="minorHAnsi"/>
                <w:b/>
                <w:bCs/>
                <w:sz w:val="16"/>
                <w:szCs w:val="16"/>
              </w:rPr>
            </w:pPr>
          </w:p>
        </w:tc>
        <w:tc>
          <w:tcPr>
            <w:tcW w:w="993" w:type="dxa"/>
            <w:shd w:val="clear" w:color="auto" w:fill="F2F2F2" w:themeFill="background1" w:themeFillShade="F2"/>
            <w:vAlign w:val="center"/>
          </w:tcPr>
          <w:p w14:paraId="5EEE78CE" w14:textId="407FE95C" w:rsidR="00EE7B9C" w:rsidRPr="00AF2636" w:rsidRDefault="00EE7B9C" w:rsidP="00092B7A">
            <w:pPr>
              <w:jc w:val="center"/>
              <w:rPr>
                <w:rFonts w:cstheme="minorHAnsi"/>
                <w:b/>
                <w:bCs/>
                <w:sz w:val="16"/>
                <w:szCs w:val="16"/>
              </w:rPr>
            </w:pPr>
          </w:p>
        </w:tc>
        <w:tc>
          <w:tcPr>
            <w:tcW w:w="992" w:type="dxa"/>
            <w:shd w:val="clear" w:color="auto" w:fill="F2F2F2" w:themeFill="background1" w:themeFillShade="F2"/>
            <w:vAlign w:val="center"/>
          </w:tcPr>
          <w:p w14:paraId="7D9D67AD" w14:textId="1339D4F7" w:rsidR="00EE7B9C" w:rsidRPr="00AF2636" w:rsidRDefault="00EE7B9C" w:rsidP="00092B7A">
            <w:pPr>
              <w:jc w:val="center"/>
              <w:rPr>
                <w:rFonts w:cstheme="minorHAnsi"/>
                <w:b/>
                <w:bCs/>
                <w:sz w:val="16"/>
                <w:szCs w:val="16"/>
              </w:rPr>
            </w:pPr>
            <w:r w:rsidRPr="00BA5E13">
              <w:rPr>
                <w:rFonts w:cstheme="minorHAnsi"/>
                <w:b/>
                <w:sz w:val="16"/>
                <w:szCs w:val="16"/>
              </w:rPr>
              <w:t>103,39 €</w:t>
            </w:r>
          </w:p>
        </w:tc>
        <w:tc>
          <w:tcPr>
            <w:tcW w:w="992" w:type="dxa"/>
            <w:shd w:val="clear" w:color="auto" w:fill="F2F2F2" w:themeFill="background1" w:themeFillShade="F2"/>
            <w:vAlign w:val="center"/>
          </w:tcPr>
          <w:p w14:paraId="1A9F46D2" w14:textId="062845DF" w:rsidR="00EE7B9C" w:rsidRPr="00AF2636" w:rsidRDefault="00EE7B9C" w:rsidP="00092B7A">
            <w:pPr>
              <w:jc w:val="center"/>
              <w:rPr>
                <w:rFonts w:cstheme="minorHAnsi"/>
                <w:b/>
                <w:bCs/>
                <w:sz w:val="16"/>
                <w:szCs w:val="16"/>
              </w:rPr>
            </w:pPr>
          </w:p>
        </w:tc>
      </w:tr>
      <w:tr w:rsidR="00AF2636" w14:paraId="1198DA2C" w14:textId="77777777" w:rsidTr="00092B7A">
        <w:tc>
          <w:tcPr>
            <w:tcW w:w="379" w:type="dxa"/>
            <w:shd w:val="clear" w:color="auto" w:fill="FFFFFF" w:themeFill="background1"/>
            <w:vAlign w:val="center"/>
          </w:tcPr>
          <w:p w14:paraId="40650519" w14:textId="520D1F27" w:rsidR="00EE7B9C" w:rsidRPr="00BB7DDA" w:rsidRDefault="00EE7B9C" w:rsidP="00092B7A">
            <w:pPr>
              <w:jc w:val="center"/>
              <w:rPr>
                <w:rFonts w:cstheme="minorHAnsi"/>
                <w:sz w:val="16"/>
                <w:szCs w:val="16"/>
              </w:rPr>
            </w:pPr>
          </w:p>
        </w:tc>
        <w:tc>
          <w:tcPr>
            <w:tcW w:w="463" w:type="dxa"/>
            <w:shd w:val="clear" w:color="auto" w:fill="FFFFFF" w:themeFill="background1"/>
            <w:vAlign w:val="center"/>
          </w:tcPr>
          <w:p w14:paraId="7E81771B" w14:textId="5C70FC46" w:rsidR="00EE7B9C" w:rsidRPr="00BB7DDA" w:rsidRDefault="00EE7B9C" w:rsidP="00092B7A">
            <w:pPr>
              <w:jc w:val="center"/>
              <w:rPr>
                <w:rFonts w:cstheme="minorHAnsi"/>
                <w:sz w:val="16"/>
                <w:szCs w:val="16"/>
              </w:rPr>
            </w:pPr>
          </w:p>
        </w:tc>
        <w:tc>
          <w:tcPr>
            <w:tcW w:w="429" w:type="dxa"/>
            <w:shd w:val="clear" w:color="auto" w:fill="FFFFFF" w:themeFill="background1"/>
            <w:vAlign w:val="center"/>
          </w:tcPr>
          <w:p w14:paraId="47C33DA5" w14:textId="7BB79146" w:rsidR="00EE7B9C" w:rsidRPr="00BB7DDA" w:rsidRDefault="00EE7B9C" w:rsidP="00092B7A">
            <w:pPr>
              <w:jc w:val="center"/>
              <w:rPr>
                <w:rFonts w:cstheme="minorHAnsi"/>
                <w:sz w:val="16"/>
                <w:szCs w:val="16"/>
              </w:rPr>
            </w:pPr>
            <w:r w:rsidRPr="00BB7DDA">
              <w:rPr>
                <w:rFonts w:cstheme="minorHAnsi"/>
                <w:color w:val="000000"/>
                <w:sz w:val="16"/>
                <w:szCs w:val="16"/>
              </w:rPr>
              <w:t>01</w:t>
            </w:r>
          </w:p>
        </w:tc>
        <w:tc>
          <w:tcPr>
            <w:tcW w:w="1985" w:type="dxa"/>
            <w:shd w:val="clear" w:color="auto" w:fill="FFFFFF" w:themeFill="background1"/>
            <w:vAlign w:val="center"/>
          </w:tcPr>
          <w:p w14:paraId="2820C014" w14:textId="4C4D19FF" w:rsidR="00EE7B9C" w:rsidRPr="00BB7DDA" w:rsidRDefault="00EE7B9C" w:rsidP="00092B7A">
            <w:pPr>
              <w:jc w:val="left"/>
              <w:rPr>
                <w:rFonts w:cstheme="minorHAnsi"/>
                <w:sz w:val="16"/>
                <w:szCs w:val="16"/>
              </w:rPr>
            </w:pPr>
            <w:r w:rsidRPr="00BB7DDA">
              <w:rPr>
                <w:rFonts w:cstheme="minorHAnsi"/>
                <w:color w:val="000000"/>
                <w:sz w:val="16"/>
                <w:szCs w:val="16"/>
              </w:rPr>
              <w:t>Responsable y administrador de sistemas</w:t>
            </w:r>
          </w:p>
        </w:tc>
        <w:tc>
          <w:tcPr>
            <w:tcW w:w="850" w:type="dxa"/>
            <w:shd w:val="clear" w:color="auto" w:fill="FFFFFF" w:themeFill="background1"/>
            <w:vAlign w:val="center"/>
          </w:tcPr>
          <w:p w14:paraId="0B7590A4" w14:textId="44EB374F" w:rsidR="00EE7B9C" w:rsidRPr="00BB7DDA" w:rsidRDefault="00EE7B9C" w:rsidP="00092B7A">
            <w:pPr>
              <w:jc w:val="center"/>
              <w:rPr>
                <w:rFonts w:cstheme="minorHAnsi"/>
                <w:sz w:val="16"/>
                <w:szCs w:val="16"/>
              </w:rPr>
            </w:pPr>
            <w:r w:rsidRPr="00BB7DDA">
              <w:rPr>
                <w:rFonts w:cstheme="minorHAnsi"/>
                <w:color w:val="000000"/>
                <w:sz w:val="16"/>
                <w:szCs w:val="16"/>
              </w:rPr>
              <w:t>3</w:t>
            </w:r>
          </w:p>
        </w:tc>
        <w:tc>
          <w:tcPr>
            <w:tcW w:w="851" w:type="dxa"/>
            <w:shd w:val="clear" w:color="auto" w:fill="FFFFFF" w:themeFill="background1"/>
            <w:vAlign w:val="center"/>
          </w:tcPr>
          <w:p w14:paraId="383AA118" w14:textId="0EB5AC37" w:rsidR="00EE7B9C" w:rsidRPr="00BB7DDA" w:rsidRDefault="00EE7B9C" w:rsidP="00092B7A">
            <w:pPr>
              <w:jc w:val="center"/>
              <w:rPr>
                <w:rFonts w:cstheme="minorHAnsi"/>
                <w:sz w:val="16"/>
                <w:szCs w:val="16"/>
              </w:rPr>
            </w:pPr>
            <w:r w:rsidRPr="00BB7DDA">
              <w:rPr>
                <w:rFonts w:cstheme="minorHAnsi"/>
                <w:color w:val="000000"/>
                <w:sz w:val="16"/>
                <w:szCs w:val="16"/>
              </w:rPr>
              <w:t>horas</w:t>
            </w:r>
          </w:p>
        </w:tc>
        <w:tc>
          <w:tcPr>
            <w:tcW w:w="708" w:type="dxa"/>
            <w:shd w:val="clear" w:color="auto" w:fill="FFFFFF" w:themeFill="background1"/>
            <w:vAlign w:val="center"/>
          </w:tcPr>
          <w:p w14:paraId="3C42F46E" w14:textId="6A9C7DA3" w:rsidR="00EE7B9C" w:rsidRPr="00BB7DDA" w:rsidRDefault="00EE7B9C" w:rsidP="00092B7A">
            <w:pPr>
              <w:jc w:val="center"/>
              <w:rPr>
                <w:rFonts w:cstheme="minorHAnsi"/>
                <w:sz w:val="16"/>
                <w:szCs w:val="16"/>
              </w:rPr>
            </w:pPr>
            <w:r w:rsidRPr="00BB7DDA">
              <w:rPr>
                <w:rFonts w:cstheme="minorHAnsi"/>
                <w:color w:val="000000"/>
                <w:sz w:val="16"/>
                <w:szCs w:val="16"/>
              </w:rPr>
              <w:t>34,46 €</w:t>
            </w:r>
          </w:p>
        </w:tc>
        <w:tc>
          <w:tcPr>
            <w:tcW w:w="993" w:type="dxa"/>
            <w:shd w:val="clear" w:color="auto" w:fill="FFFFFF" w:themeFill="background1"/>
            <w:vAlign w:val="center"/>
          </w:tcPr>
          <w:p w14:paraId="6FA7EA36" w14:textId="108CD73F" w:rsidR="00EE7B9C" w:rsidRPr="00BB7DDA" w:rsidRDefault="00EE7B9C" w:rsidP="00092B7A">
            <w:pPr>
              <w:jc w:val="center"/>
              <w:rPr>
                <w:rFonts w:cstheme="minorHAnsi"/>
                <w:sz w:val="16"/>
                <w:szCs w:val="16"/>
              </w:rPr>
            </w:pPr>
            <w:r w:rsidRPr="00BB7DDA">
              <w:rPr>
                <w:rFonts w:cstheme="minorHAnsi"/>
                <w:color w:val="000000"/>
                <w:sz w:val="16"/>
                <w:szCs w:val="16"/>
              </w:rPr>
              <w:t>103,39 €</w:t>
            </w:r>
          </w:p>
        </w:tc>
        <w:tc>
          <w:tcPr>
            <w:tcW w:w="992" w:type="dxa"/>
            <w:shd w:val="clear" w:color="auto" w:fill="FFFFFF" w:themeFill="background1"/>
            <w:vAlign w:val="center"/>
          </w:tcPr>
          <w:p w14:paraId="17D11A0C" w14:textId="758AF2DA" w:rsidR="00EE7B9C" w:rsidRPr="00BB7DDA" w:rsidRDefault="00EE7B9C" w:rsidP="00092B7A">
            <w:pPr>
              <w:jc w:val="center"/>
              <w:rPr>
                <w:rFonts w:cstheme="minorHAnsi"/>
                <w:sz w:val="16"/>
                <w:szCs w:val="16"/>
              </w:rPr>
            </w:pPr>
          </w:p>
        </w:tc>
        <w:tc>
          <w:tcPr>
            <w:tcW w:w="992" w:type="dxa"/>
            <w:shd w:val="clear" w:color="auto" w:fill="FFFFFF" w:themeFill="background1"/>
            <w:vAlign w:val="center"/>
          </w:tcPr>
          <w:p w14:paraId="4BE0FEB9" w14:textId="6E9384D6" w:rsidR="00EE7B9C" w:rsidRPr="00BB7DDA" w:rsidRDefault="00EE7B9C" w:rsidP="00092B7A">
            <w:pPr>
              <w:jc w:val="center"/>
              <w:rPr>
                <w:rFonts w:cstheme="minorHAnsi"/>
                <w:sz w:val="16"/>
                <w:szCs w:val="16"/>
              </w:rPr>
            </w:pPr>
          </w:p>
        </w:tc>
      </w:tr>
      <w:tr w:rsidR="00AF2636" w14:paraId="7870D9D7" w14:textId="77777777" w:rsidTr="003206D8">
        <w:tc>
          <w:tcPr>
            <w:tcW w:w="379" w:type="dxa"/>
            <w:shd w:val="clear" w:color="auto" w:fill="F2F2F2" w:themeFill="background1" w:themeFillShade="F2"/>
            <w:vAlign w:val="center"/>
          </w:tcPr>
          <w:p w14:paraId="2FF69118" w14:textId="2C5BF875" w:rsidR="00EE7B9C" w:rsidRPr="00AF2636" w:rsidRDefault="00EE7B9C" w:rsidP="00092B7A">
            <w:pPr>
              <w:jc w:val="center"/>
              <w:rPr>
                <w:rFonts w:cstheme="minorHAnsi"/>
                <w:b/>
                <w:bCs/>
                <w:sz w:val="16"/>
                <w:szCs w:val="16"/>
              </w:rPr>
            </w:pPr>
          </w:p>
        </w:tc>
        <w:tc>
          <w:tcPr>
            <w:tcW w:w="463" w:type="dxa"/>
            <w:shd w:val="clear" w:color="auto" w:fill="F2F2F2" w:themeFill="background1" w:themeFillShade="F2"/>
            <w:vAlign w:val="center"/>
          </w:tcPr>
          <w:p w14:paraId="212907A8" w14:textId="215DAA1D" w:rsidR="00EE7B9C" w:rsidRPr="00AF2636" w:rsidRDefault="00EE7B9C" w:rsidP="00092B7A">
            <w:pPr>
              <w:jc w:val="center"/>
              <w:rPr>
                <w:rFonts w:cstheme="minorHAnsi"/>
                <w:b/>
                <w:bCs/>
                <w:sz w:val="16"/>
                <w:szCs w:val="16"/>
              </w:rPr>
            </w:pPr>
            <w:r w:rsidRPr="00AF2636">
              <w:rPr>
                <w:rFonts w:cstheme="minorHAnsi"/>
                <w:b/>
                <w:bCs/>
                <w:color w:val="000000"/>
                <w:sz w:val="16"/>
                <w:szCs w:val="16"/>
              </w:rPr>
              <w:t>004</w:t>
            </w:r>
          </w:p>
        </w:tc>
        <w:tc>
          <w:tcPr>
            <w:tcW w:w="429" w:type="dxa"/>
            <w:shd w:val="clear" w:color="auto" w:fill="F2F2F2" w:themeFill="background1" w:themeFillShade="F2"/>
            <w:vAlign w:val="center"/>
          </w:tcPr>
          <w:p w14:paraId="3E178BE0" w14:textId="5F577DF0" w:rsidR="00EE7B9C" w:rsidRPr="00AF2636" w:rsidRDefault="00EE7B9C" w:rsidP="00092B7A">
            <w:pPr>
              <w:jc w:val="center"/>
              <w:rPr>
                <w:rFonts w:cstheme="minorHAnsi"/>
                <w:b/>
                <w:bCs/>
                <w:sz w:val="16"/>
                <w:szCs w:val="16"/>
              </w:rPr>
            </w:pPr>
          </w:p>
        </w:tc>
        <w:tc>
          <w:tcPr>
            <w:tcW w:w="1985" w:type="dxa"/>
            <w:shd w:val="clear" w:color="auto" w:fill="F2F2F2" w:themeFill="background1" w:themeFillShade="F2"/>
            <w:vAlign w:val="center"/>
          </w:tcPr>
          <w:p w14:paraId="285DF408" w14:textId="2B462A65" w:rsidR="00EE7B9C" w:rsidRPr="00AF2636" w:rsidRDefault="00EE7B9C" w:rsidP="00092B7A">
            <w:pPr>
              <w:jc w:val="left"/>
              <w:rPr>
                <w:rFonts w:cstheme="minorHAnsi"/>
                <w:b/>
                <w:bCs/>
                <w:sz w:val="16"/>
                <w:szCs w:val="16"/>
              </w:rPr>
            </w:pPr>
            <w:r w:rsidRPr="00AF2636">
              <w:rPr>
                <w:rFonts w:cstheme="minorHAnsi"/>
                <w:b/>
                <w:bCs/>
                <w:color w:val="000000"/>
                <w:sz w:val="16"/>
                <w:szCs w:val="16"/>
              </w:rPr>
              <w:t>Zona 4 - vehículos de Oviedo</w:t>
            </w:r>
          </w:p>
        </w:tc>
        <w:tc>
          <w:tcPr>
            <w:tcW w:w="850" w:type="dxa"/>
            <w:shd w:val="clear" w:color="auto" w:fill="F2F2F2" w:themeFill="background1" w:themeFillShade="F2"/>
            <w:vAlign w:val="center"/>
          </w:tcPr>
          <w:p w14:paraId="3767A0B6" w14:textId="3A874D6F" w:rsidR="00EE7B9C" w:rsidRPr="00AF2636" w:rsidRDefault="00EE7B9C" w:rsidP="00092B7A">
            <w:pPr>
              <w:jc w:val="center"/>
              <w:rPr>
                <w:rFonts w:cstheme="minorHAnsi"/>
                <w:b/>
                <w:bCs/>
                <w:sz w:val="16"/>
                <w:szCs w:val="16"/>
              </w:rPr>
            </w:pPr>
          </w:p>
        </w:tc>
        <w:tc>
          <w:tcPr>
            <w:tcW w:w="851" w:type="dxa"/>
            <w:shd w:val="clear" w:color="auto" w:fill="F2F2F2" w:themeFill="background1" w:themeFillShade="F2"/>
            <w:vAlign w:val="center"/>
          </w:tcPr>
          <w:p w14:paraId="1D8D3CBD" w14:textId="73B26EB7" w:rsidR="00EE7B9C" w:rsidRPr="00AF2636" w:rsidRDefault="00EE7B9C" w:rsidP="00092B7A">
            <w:pPr>
              <w:jc w:val="center"/>
              <w:rPr>
                <w:rFonts w:cstheme="minorHAnsi"/>
                <w:b/>
                <w:bCs/>
                <w:sz w:val="16"/>
                <w:szCs w:val="16"/>
              </w:rPr>
            </w:pPr>
          </w:p>
        </w:tc>
        <w:tc>
          <w:tcPr>
            <w:tcW w:w="708" w:type="dxa"/>
            <w:shd w:val="clear" w:color="auto" w:fill="F2F2F2" w:themeFill="background1" w:themeFillShade="F2"/>
            <w:vAlign w:val="center"/>
          </w:tcPr>
          <w:p w14:paraId="4E5FD13C" w14:textId="1F4E690E" w:rsidR="00EE7B9C" w:rsidRPr="00AF2636" w:rsidRDefault="00EE7B9C" w:rsidP="00092B7A">
            <w:pPr>
              <w:jc w:val="center"/>
              <w:rPr>
                <w:rFonts w:cstheme="minorHAnsi"/>
                <w:b/>
                <w:bCs/>
                <w:sz w:val="16"/>
                <w:szCs w:val="16"/>
              </w:rPr>
            </w:pPr>
          </w:p>
        </w:tc>
        <w:tc>
          <w:tcPr>
            <w:tcW w:w="993" w:type="dxa"/>
            <w:shd w:val="clear" w:color="auto" w:fill="F2F2F2" w:themeFill="background1" w:themeFillShade="F2"/>
            <w:vAlign w:val="center"/>
          </w:tcPr>
          <w:p w14:paraId="4CEADBF0" w14:textId="1E20FA41" w:rsidR="00EE7B9C" w:rsidRPr="00AF2636" w:rsidRDefault="00EE7B9C" w:rsidP="00092B7A">
            <w:pPr>
              <w:jc w:val="center"/>
              <w:rPr>
                <w:rFonts w:cstheme="minorHAnsi"/>
                <w:b/>
                <w:bCs/>
                <w:sz w:val="16"/>
                <w:szCs w:val="16"/>
              </w:rPr>
            </w:pPr>
          </w:p>
        </w:tc>
        <w:tc>
          <w:tcPr>
            <w:tcW w:w="992" w:type="dxa"/>
            <w:shd w:val="clear" w:color="auto" w:fill="F2F2F2" w:themeFill="background1" w:themeFillShade="F2"/>
            <w:vAlign w:val="center"/>
          </w:tcPr>
          <w:p w14:paraId="69046AAA" w14:textId="4044504E" w:rsidR="00EE7B9C" w:rsidRPr="00AF2636" w:rsidRDefault="00EE7B9C" w:rsidP="00092B7A">
            <w:pPr>
              <w:jc w:val="center"/>
              <w:rPr>
                <w:rFonts w:cstheme="minorHAnsi"/>
                <w:b/>
                <w:bCs/>
                <w:sz w:val="16"/>
                <w:szCs w:val="16"/>
              </w:rPr>
            </w:pPr>
            <w:r w:rsidRPr="00AF2636">
              <w:rPr>
                <w:rFonts w:cstheme="minorHAnsi"/>
                <w:b/>
                <w:bCs/>
                <w:color w:val="000000"/>
                <w:sz w:val="16"/>
                <w:szCs w:val="16"/>
              </w:rPr>
              <w:t>137,85 €</w:t>
            </w:r>
          </w:p>
        </w:tc>
        <w:tc>
          <w:tcPr>
            <w:tcW w:w="992" w:type="dxa"/>
            <w:shd w:val="clear" w:color="auto" w:fill="F2F2F2" w:themeFill="background1" w:themeFillShade="F2"/>
            <w:vAlign w:val="center"/>
          </w:tcPr>
          <w:p w14:paraId="697CEBD9" w14:textId="722D63FB" w:rsidR="00EE7B9C" w:rsidRPr="00AF2636" w:rsidRDefault="00EE7B9C" w:rsidP="00092B7A">
            <w:pPr>
              <w:jc w:val="center"/>
              <w:rPr>
                <w:rFonts w:cstheme="minorHAnsi"/>
                <w:b/>
                <w:bCs/>
                <w:sz w:val="16"/>
                <w:szCs w:val="16"/>
              </w:rPr>
            </w:pPr>
          </w:p>
        </w:tc>
      </w:tr>
      <w:tr w:rsidR="00AF2636" w14:paraId="0E897936" w14:textId="77777777" w:rsidTr="00092B7A">
        <w:tc>
          <w:tcPr>
            <w:tcW w:w="379" w:type="dxa"/>
            <w:shd w:val="clear" w:color="auto" w:fill="FFFFFF" w:themeFill="background1"/>
            <w:vAlign w:val="center"/>
          </w:tcPr>
          <w:p w14:paraId="1C621088" w14:textId="52618241" w:rsidR="00EE7B9C" w:rsidRPr="00BB7DDA" w:rsidRDefault="00EE7B9C" w:rsidP="00092B7A">
            <w:pPr>
              <w:jc w:val="center"/>
              <w:rPr>
                <w:rFonts w:cstheme="minorHAnsi"/>
                <w:sz w:val="16"/>
                <w:szCs w:val="16"/>
              </w:rPr>
            </w:pPr>
          </w:p>
        </w:tc>
        <w:tc>
          <w:tcPr>
            <w:tcW w:w="463" w:type="dxa"/>
            <w:shd w:val="clear" w:color="auto" w:fill="FFFFFF" w:themeFill="background1"/>
            <w:vAlign w:val="center"/>
          </w:tcPr>
          <w:p w14:paraId="7920FBF5" w14:textId="01CECB03" w:rsidR="00EE7B9C" w:rsidRPr="00BB7DDA" w:rsidRDefault="00EE7B9C" w:rsidP="00092B7A">
            <w:pPr>
              <w:jc w:val="center"/>
              <w:rPr>
                <w:rFonts w:cstheme="minorHAnsi"/>
                <w:sz w:val="16"/>
                <w:szCs w:val="16"/>
              </w:rPr>
            </w:pPr>
          </w:p>
        </w:tc>
        <w:tc>
          <w:tcPr>
            <w:tcW w:w="429" w:type="dxa"/>
            <w:shd w:val="clear" w:color="auto" w:fill="FFFFFF" w:themeFill="background1"/>
            <w:vAlign w:val="center"/>
          </w:tcPr>
          <w:p w14:paraId="016EDBF2" w14:textId="505BAB5D" w:rsidR="00EE7B9C" w:rsidRPr="00BB7DDA" w:rsidRDefault="00EE7B9C" w:rsidP="00092B7A">
            <w:pPr>
              <w:jc w:val="center"/>
              <w:rPr>
                <w:rFonts w:cstheme="minorHAnsi"/>
                <w:sz w:val="16"/>
                <w:szCs w:val="16"/>
              </w:rPr>
            </w:pPr>
            <w:r w:rsidRPr="00BB7DDA">
              <w:rPr>
                <w:rFonts w:cstheme="minorHAnsi"/>
                <w:color w:val="000000"/>
                <w:sz w:val="16"/>
                <w:szCs w:val="16"/>
              </w:rPr>
              <w:t>01</w:t>
            </w:r>
          </w:p>
        </w:tc>
        <w:tc>
          <w:tcPr>
            <w:tcW w:w="1985" w:type="dxa"/>
            <w:shd w:val="clear" w:color="auto" w:fill="FFFFFF" w:themeFill="background1"/>
            <w:vAlign w:val="center"/>
          </w:tcPr>
          <w:p w14:paraId="14F882CC" w14:textId="67C9EF71" w:rsidR="00EE7B9C" w:rsidRPr="00BB7DDA" w:rsidRDefault="00EE7B9C" w:rsidP="00092B7A">
            <w:pPr>
              <w:jc w:val="left"/>
              <w:rPr>
                <w:rFonts w:cstheme="minorHAnsi"/>
                <w:sz w:val="16"/>
                <w:szCs w:val="16"/>
              </w:rPr>
            </w:pPr>
            <w:r w:rsidRPr="00BB7DDA">
              <w:rPr>
                <w:rFonts w:cstheme="minorHAnsi"/>
                <w:color w:val="000000"/>
                <w:sz w:val="16"/>
                <w:szCs w:val="16"/>
              </w:rPr>
              <w:t>Responsable y administrador de sistemas</w:t>
            </w:r>
          </w:p>
        </w:tc>
        <w:tc>
          <w:tcPr>
            <w:tcW w:w="850" w:type="dxa"/>
            <w:shd w:val="clear" w:color="auto" w:fill="FFFFFF" w:themeFill="background1"/>
            <w:vAlign w:val="center"/>
          </w:tcPr>
          <w:p w14:paraId="1CBE8236" w14:textId="48F3A807" w:rsidR="00EE7B9C" w:rsidRPr="00BB7DDA" w:rsidRDefault="00EE7B9C" w:rsidP="00092B7A">
            <w:pPr>
              <w:jc w:val="center"/>
              <w:rPr>
                <w:rFonts w:cstheme="minorHAnsi"/>
                <w:sz w:val="16"/>
                <w:szCs w:val="16"/>
              </w:rPr>
            </w:pPr>
            <w:r w:rsidRPr="00BB7DDA">
              <w:rPr>
                <w:rFonts w:cstheme="minorHAnsi"/>
                <w:color w:val="000000"/>
                <w:sz w:val="16"/>
                <w:szCs w:val="16"/>
              </w:rPr>
              <w:t>4</w:t>
            </w:r>
          </w:p>
        </w:tc>
        <w:tc>
          <w:tcPr>
            <w:tcW w:w="851" w:type="dxa"/>
            <w:shd w:val="clear" w:color="auto" w:fill="FFFFFF" w:themeFill="background1"/>
            <w:vAlign w:val="center"/>
          </w:tcPr>
          <w:p w14:paraId="53961623" w14:textId="4681F68D" w:rsidR="00EE7B9C" w:rsidRPr="00BB7DDA" w:rsidRDefault="00EE7B9C" w:rsidP="00092B7A">
            <w:pPr>
              <w:jc w:val="center"/>
              <w:rPr>
                <w:rFonts w:cstheme="minorHAnsi"/>
                <w:sz w:val="16"/>
                <w:szCs w:val="16"/>
              </w:rPr>
            </w:pPr>
            <w:r w:rsidRPr="00BB7DDA">
              <w:rPr>
                <w:rFonts w:cstheme="minorHAnsi"/>
                <w:color w:val="000000"/>
                <w:sz w:val="16"/>
                <w:szCs w:val="16"/>
              </w:rPr>
              <w:t>horas</w:t>
            </w:r>
          </w:p>
        </w:tc>
        <w:tc>
          <w:tcPr>
            <w:tcW w:w="708" w:type="dxa"/>
            <w:shd w:val="clear" w:color="auto" w:fill="FFFFFF" w:themeFill="background1"/>
            <w:vAlign w:val="center"/>
          </w:tcPr>
          <w:p w14:paraId="3FDC2DF8" w14:textId="02DC492E" w:rsidR="00EE7B9C" w:rsidRPr="00BB7DDA" w:rsidRDefault="00EE7B9C" w:rsidP="00092B7A">
            <w:pPr>
              <w:jc w:val="center"/>
              <w:rPr>
                <w:rFonts w:cstheme="minorHAnsi"/>
                <w:sz w:val="16"/>
                <w:szCs w:val="16"/>
              </w:rPr>
            </w:pPr>
            <w:r w:rsidRPr="00BB7DDA">
              <w:rPr>
                <w:rFonts w:cstheme="minorHAnsi"/>
                <w:color w:val="000000"/>
                <w:sz w:val="16"/>
                <w:szCs w:val="16"/>
              </w:rPr>
              <w:t>34,46 €</w:t>
            </w:r>
          </w:p>
        </w:tc>
        <w:tc>
          <w:tcPr>
            <w:tcW w:w="993" w:type="dxa"/>
            <w:shd w:val="clear" w:color="auto" w:fill="FFFFFF" w:themeFill="background1"/>
            <w:vAlign w:val="center"/>
          </w:tcPr>
          <w:p w14:paraId="7CDC5ECD" w14:textId="57F027E6" w:rsidR="00EE7B9C" w:rsidRPr="00BB7DDA" w:rsidRDefault="00EE7B9C" w:rsidP="00092B7A">
            <w:pPr>
              <w:jc w:val="center"/>
              <w:rPr>
                <w:rFonts w:cstheme="minorHAnsi"/>
                <w:sz w:val="16"/>
                <w:szCs w:val="16"/>
              </w:rPr>
            </w:pPr>
            <w:r w:rsidRPr="00BB7DDA">
              <w:rPr>
                <w:rFonts w:cstheme="minorHAnsi"/>
                <w:color w:val="000000"/>
                <w:sz w:val="16"/>
                <w:szCs w:val="16"/>
              </w:rPr>
              <w:t>137,85 €</w:t>
            </w:r>
          </w:p>
        </w:tc>
        <w:tc>
          <w:tcPr>
            <w:tcW w:w="992" w:type="dxa"/>
            <w:shd w:val="clear" w:color="auto" w:fill="FFFFFF" w:themeFill="background1"/>
            <w:vAlign w:val="center"/>
          </w:tcPr>
          <w:p w14:paraId="2D2DEB44" w14:textId="754EEBEE" w:rsidR="00EE7B9C" w:rsidRPr="00BB7DDA" w:rsidRDefault="00EE7B9C" w:rsidP="00092B7A">
            <w:pPr>
              <w:jc w:val="center"/>
              <w:rPr>
                <w:rFonts w:cstheme="minorHAnsi"/>
                <w:sz w:val="16"/>
                <w:szCs w:val="16"/>
              </w:rPr>
            </w:pPr>
          </w:p>
        </w:tc>
        <w:tc>
          <w:tcPr>
            <w:tcW w:w="992" w:type="dxa"/>
            <w:shd w:val="clear" w:color="auto" w:fill="FFFFFF" w:themeFill="background1"/>
            <w:vAlign w:val="center"/>
          </w:tcPr>
          <w:p w14:paraId="55A74EDE" w14:textId="6FBE125B" w:rsidR="00EE7B9C" w:rsidRPr="00BB7DDA" w:rsidRDefault="00EE7B9C" w:rsidP="00092B7A">
            <w:pPr>
              <w:jc w:val="center"/>
              <w:rPr>
                <w:rFonts w:cstheme="minorHAnsi"/>
                <w:sz w:val="16"/>
                <w:szCs w:val="16"/>
              </w:rPr>
            </w:pPr>
          </w:p>
        </w:tc>
      </w:tr>
      <w:tr w:rsidR="00AF2636" w14:paraId="2C2DFDAF" w14:textId="77777777" w:rsidTr="003206D8">
        <w:tc>
          <w:tcPr>
            <w:tcW w:w="379" w:type="dxa"/>
            <w:shd w:val="clear" w:color="auto" w:fill="F2F2F2" w:themeFill="background1" w:themeFillShade="F2"/>
            <w:vAlign w:val="center"/>
          </w:tcPr>
          <w:p w14:paraId="4AFBC8EF" w14:textId="69D3186E" w:rsidR="00EE7B9C" w:rsidRPr="00AF2636" w:rsidRDefault="00EE7B9C" w:rsidP="00092B7A">
            <w:pPr>
              <w:jc w:val="center"/>
              <w:rPr>
                <w:rFonts w:cstheme="minorHAnsi"/>
                <w:b/>
                <w:bCs/>
                <w:sz w:val="16"/>
                <w:szCs w:val="16"/>
              </w:rPr>
            </w:pPr>
          </w:p>
        </w:tc>
        <w:tc>
          <w:tcPr>
            <w:tcW w:w="463" w:type="dxa"/>
            <w:shd w:val="clear" w:color="auto" w:fill="F2F2F2" w:themeFill="background1" w:themeFillShade="F2"/>
            <w:vAlign w:val="center"/>
          </w:tcPr>
          <w:p w14:paraId="38585B22" w14:textId="3763BD3C" w:rsidR="00EE7B9C" w:rsidRPr="00AF2636" w:rsidRDefault="00EE7B9C" w:rsidP="00092B7A">
            <w:pPr>
              <w:jc w:val="center"/>
              <w:rPr>
                <w:rFonts w:cstheme="minorHAnsi"/>
                <w:b/>
                <w:bCs/>
                <w:sz w:val="16"/>
                <w:szCs w:val="16"/>
              </w:rPr>
            </w:pPr>
            <w:r w:rsidRPr="00AF2636">
              <w:rPr>
                <w:rFonts w:cstheme="minorHAnsi"/>
                <w:b/>
                <w:bCs/>
                <w:color w:val="000000"/>
                <w:sz w:val="16"/>
                <w:szCs w:val="16"/>
              </w:rPr>
              <w:t>005</w:t>
            </w:r>
          </w:p>
        </w:tc>
        <w:tc>
          <w:tcPr>
            <w:tcW w:w="429" w:type="dxa"/>
            <w:shd w:val="clear" w:color="auto" w:fill="F2F2F2" w:themeFill="background1" w:themeFillShade="F2"/>
            <w:vAlign w:val="center"/>
          </w:tcPr>
          <w:p w14:paraId="30ACE6D1" w14:textId="625D190A" w:rsidR="00EE7B9C" w:rsidRPr="00AF2636" w:rsidRDefault="00EE7B9C" w:rsidP="00092B7A">
            <w:pPr>
              <w:jc w:val="center"/>
              <w:rPr>
                <w:rFonts w:cstheme="minorHAnsi"/>
                <w:b/>
                <w:bCs/>
                <w:sz w:val="16"/>
                <w:szCs w:val="16"/>
              </w:rPr>
            </w:pPr>
          </w:p>
        </w:tc>
        <w:tc>
          <w:tcPr>
            <w:tcW w:w="1985" w:type="dxa"/>
            <w:shd w:val="clear" w:color="auto" w:fill="F2F2F2" w:themeFill="background1" w:themeFillShade="F2"/>
            <w:vAlign w:val="center"/>
          </w:tcPr>
          <w:p w14:paraId="741FB3FE" w14:textId="53F35215" w:rsidR="00EE7B9C" w:rsidRPr="00AF2636" w:rsidRDefault="00EE7B9C" w:rsidP="00092B7A">
            <w:pPr>
              <w:jc w:val="left"/>
              <w:rPr>
                <w:rFonts w:cstheme="minorHAnsi"/>
                <w:b/>
                <w:bCs/>
                <w:sz w:val="16"/>
                <w:szCs w:val="16"/>
              </w:rPr>
            </w:pPr>
            <w:r w:rsidRPr="00AF2636">
              <w:rPr>
                <w:rFonts w:cstheme="minorHAnsi"/>
                <w:b/>
                <w:bCs/>
                <w:color w:val="000000"/>
                <w:sz w:val="16"/>
                <w:szCs w:val="16"/>
              </w:rPr>
              <w:t>Zona 5 - vehículos de Gijón</w:t>
            </w:r>
          </w:p>
        </w:tc>
        <w:tc>
          <w:tcPr>
            <w:tcW w:w="850" w:type="dxa"/>
            <w:shd w:val="clear" w:color="auto" w:fill="F2F2F2" w:themeFill="background1" w:themeFillShade="F2"/>
            <w:vAlign w:val="center"/>
          </w:tcPr>
          <w:p w14:paraId="7F490FD4" w14:textId="28966FBF" w:rsidR="00EE7B9C" w:rsidRPr="00AF2636" w:rsidRDefault="00EE7B9C" w:rsidP="00092B7A">
            <w:pPr>
              <w:jc w:val="center"/>
              <w:rPr>
                <w:rFonts w:cstheme="minorHAnsi"/>
                <w:b/>
                <w:bCs/>
                <w:sz w:val="16"/>
                <w:szCs w:val="16"/>
              </w:rPr>
            </w:pPr>
          </w:p>
        </w:tc>
        <w:tc>
          <w:tcPr>
            <w:tcW w:w="851" w:type="dxa"/>
            <w:shd w:val="clear" w:color="auto" w:fill="F2F2F2" w:themeFill="background1" w:themeFillShade="F2"/>
            <w:vAlign w:val="center"/>
          </w:tcPr>
          <w:p w14:paraId="30F14242" w14:textId="2E49C76F" w:rsidR="00EE7B9C" w:rsidRPr="00AF2636" w:rsidRDefault="00EE7B9C" w:rsidP="00092B7A">
            <w:pPr>
              <w:jc w:val="center"/>
              <w:rPr>
                <w:rFonts w:cstheme="minorHAnsi"/>
                <w:b/>
                <w:bCs/>
                <w:sz w:val="16"/>
                <w:szCs w:val="16"/>
              </w:rPr>
            </w:pPr>
          </w:p>
        </w:tc>
        <w:tc>
          <w:tcPr>
            <w:tcW w:w="708" w:type="dxa"/>
            <w:shd w:val="clear" w:color="auto" w:fill="F2F2F2" w:themeFill="background1" w:themeFillShade="F2"/>
            <w:vAlign w:val="center"/>
          </w:tcPr>
          <w:p w14:paraId="3287BCC3" w14:textId="5F74A704" w:rsidR="00EE7B9C" w:rsidRPr="00AF2636" w:rsidRDefault="00EE7B9C" w:rsidP="00092B7A">
            <w:pPr>
              <w:jc w:val="center"/>
              <w:rPr>
                <w:rFonts w:cstheme="minorHAnsi"/>
                <w:b/>
                <w:bCs/>
                <w:sz w:val="16"/>
                <w:szCs w:val="16"/>
              </w:rPr>
            </w:pPr>
          </w:p>
        </w:tc>
        <w:tc>
          <w:tcPr>
            <w:tcW w:w="993" w:type="dxa"/>
            <w:shd w:val="clear" w:color="auto" w:fill="F2F2F2" w:themeFill="background1" w:themeFillShade="F2"/>
            <w:vAlign w:val="center"/>
          </w:tcPr>
          <w:p w14:paraId="1C615611" w14:textId="19383F6A" w:rsidR="00EE7B9C" w:rsidRPr="00AF2636" w:rsidRDefault="00EE7B9C" w:rsidP="00092B7A">
            <w:pPr>
              <w:jc w:val="center"/>
              <w:rPr>
                <w:rFonts w:cstheme="minorHAnsi"/>
                <w:b/>
                <w:bCs/>
                <w:sz w:val="16"/>
                <w:szCs w:val="16"/>
              </w:rPr>
            </w:pPr>
          </w:p>
        </w:tc>
        <w:tc>
          <w:tcPr>
            <w:tcW w:w="992" w:type="dxa"/>
            <w:shd w:val="clear" w:color="auto" w:fill="F2F2F2" w:themeFill="background1" w:themeFillShade="F2"/>
            <w:vAlign w:val="center"/>
          </w:tcPr>
          <w:p w14:paraId="5D2F79C1" w14:textId="67605774" w:rsidR="00EE7B9C" w:rsidRPr="00AF2636" w:rsidRDefault="00EE7B9C" w:rsidP="00092B7A">
            <w:pPr>
              <w:jc w:val="center"/>
              <w:rPr>
                <w:rFonts w:cstheme="minorHAnsi"/>
                <w:b/>
                <w:bCs/>
                <w:sz w:val="16"/>
                <w:szCs w:val="16"/>
              </w:rPr>
            </w:pPr>
            <w:r w:rsidRPr="00AF2636">
              <w:rPr>
                <w:rFonts w:cstheme="minorHAnsi"/>
                <w:b/>
                <w:bCs/>
                <w:color w:val="000000"/>
                <w:sz w:val="16"/>
                <w:szCs w:val="16"/>
              </w:rPr>
              <w:t>103,39 €</w:t>
            </w:r>
          </w:p>
        </w:tc>
        <w:tc>
          <w:tcPr>
            <w:tcW w:w="992" w:type="dxa"/>
            <w:shd w:val="clear" w:color="auto" w:fill="F2F2F2" w:themeFill="background1" w:themeFillShade="F2"/>
            <w:vAlign w:val="center"/>
          </w:tcPr>
          <w:p w14:paraId="015EC812" w14:textId="1DE57BC2" w:rsidR="00EE7B9C" w:rsidRPr="00AF2636" w:rsidRDefault="00EE7B9C" w:rsidP="00092B7A">
            <w:pPr>
              <w:jc w:val="center"/>
              <w:rPr>
                <w:rFonts w:cstheme="minorHAnsi"/>
                <w:b/>
                <w:bCs/>
                <w:sz w:val="16"/>
                <w:szCs w:val="16"/>
              </w:rPr>
            </w:pPr>
          </w:p>
        </w:tc>
      </w:tr>
      <w:tr w:rsidR="00AF2636" w14:paraId="133D9A71" w14:textId="77777777" w:rsidTr="00092B7A">
        <w:tc>
          <w:tcPr>
            <w:tcW w:w="379" w:type="dxa"/>
            <w:shd w:val="clear" w:color="auto" w:fill="FFFFFF" w:themeFill="background1"/>
            <w:vAlign w:val="center"/>
          </w:tcPr>
          <w:p w14:paraId="7B69DD51" w14:textId="07C98870" w:rsidR="00BB7DDA" w:rsidRPr="00BB7DDA" w:rsidRDefault="00BB7DDA" w:rsidP="00092B7A">
            <w:pPr>
              <w:jc w:val="center"/>
              <w:rPr>
                <w:rFonts w:cstheme="minorHAnsi"/>
                <w:sz w:val="16"/>
                <w:szCs w:val="16"/>
              </w:rPr>
            </w:pPr>
          </w:p>
        </w:tc>
        <w:tc>
          <w:tcPr>
            <w:tcW w:w="463" w:type="dxa"/>
            <w:shd w:val="clear" w:color="auto" w:fill="FFFFFF" w:themeFill="background1"/>
            <w:vAlign w:val="center"/>
          </w:tcPr>
          <w:p w14:paraId="275C615A" w14:textId="5983E4B0" w:rsidR="00BB7DDA" w:rsidRPr="00BB7DDA" w:rsidRDefault="00BB7DDA" w:rsidP="00092B7A">
            <w:pPr>
              <w:jc w:val="center"/>
              <w:rPr>
                <w:rFonts w:cstheme="minorHAnsi"/>
                <w:sz w:val="16"/>
                <w:szCs w:val="16"/>
              </w:rPr>
            </w:pPr>
          </w:p>
        </w:tc>
        <w:tc>
          <w:tcPr>
            <w:tcW w:w="429" w:type="dxa"/>
            <w:shd w:val="clear" w:color="auto" w:fill="FFFFFF" w:themeFill="background1"/>
            <w:vAlign w:val="center"/>
          </w:tcPr>
          <w:p w14:paraId="1E0F91BD" w14:textId="7CBB38E5" w:rsidR="00BB7DDA" w:rsidRPr="00BB7DDA" w:rsidRDefault="00BB7DDA" w:rsidP="00092B7A">
            <w:pPr>
              <w:jc w:val="center"/>
              <w:rPr>
                <w:rFonts w:cstheme="minorHAnsi"/>
                <w:sz w:val="16"/>
                <w:szCs w:val="16"/>
              </w:rPr>
            </w:pPr>
            <w:r w:rsidRPr="00BB7DDA">
              <w:rPr>
                <w:rFonts w:cstheme="minorHAnsi"/>
                <w:color w:val="000000"/>
                <w:sz w:val="16"/>
                <w:szCs w:val="16"/>
              </w:rPr>
              <w:t>01</w:t>
            </w:r>
          </w:p>
        </w:tc>
        <w:tc>
          <w:tcPr>
            <w:tcW w:w="1985" w:type="dxa"/>
            <w:shd w:val="clear" w:color="auto" w:fill="FFFFFF" w:themeFill="background1"/>
            <w:vAlign w:val="center"/>
          </w:tcPr>
          <w:p w14:paraId="5656C38B" w14:textId="714A5231" w:rsidR="00BB7DDA" w:rsidRPr="00BB7DDA" w:rsidRDefault="00BB7DDA" w:rsidP="00092B7A">
            <w:pPr>
              <w:jc w:val="left"/>
              <w:rPr>
                <w:rFonts w:cstheme="minorHAnsi"/>
                <w:sz w:val="16"/>
                <w:szCs w:val="16"/>
              </w:rPr>
            </w:pPr>
            <w:r w:rsidRPr="00BB7DDA">
              <w:rPr>
                <w:rFonts w:cstheme="minorHAnsi"/>
                <w:color w:val="000000"/>
                <w:sz w:val="16"/>
                <w:szCs w:val="16"/>
              </w:rPr>
              <w:t>Responsable y administrador de sistemas</w:t>
            </w:r>
          </w:p>
        </w:tc>
        <w:tc>
          <w:tcPr>
            <w:tcW w:w="850" w:type="dxa"/>
            <w:shd w:val="clear" w:color="auto" w:fill="FFFFFF" w:themeFill="background1"/>
            <w:vAlign w:val="center"/>
          </w:tcPr>
          <w:p w14:paraId="59989B10" w14:textId="774867F7" w:rsidR="00BB7DDA" w:rsidRPr="00BB7DDA" w:rsidRDefault="00BB7DDA" w:rsidP="00092B7A">
            <w:pPr>
              <w:jc w:val="center"/>
              <w:rPr>
                <w:rFonts w:cstheme="minorHAnsi"/>
                <w:sz w:val="16"/>
                <w:szCs w:val="16"/>
              </w:rPr>
            </w:pPr>
            <w:r w:rsidRPr="00BB7DDA">
              <w:rPr>
                <w:rFonts w:cstheme="minorHAnsi"/>
                <w:color w:val="000000"/>
                <w:sz w:val="16"/>
                <w:szCs w:val="16"/>
              </w:rPr>
              <w:t>3</w:t>
            </w:r>
          </w:p>
        </w:tc>
        <w:tc>
          <w:tcPr>
            <w:tcW w:w="851" w:type="dxa"/>
            <w:shd w:val="clear" w:color="auto" w:fill="FFFFFF" w:themeFill="background1"/>
            <w:vAlign w:val="center"/>
          </w:tcPr>
          <w:p w14:paraId="4E81A069" w14:textId="5CEB4191" w:rsidR="00BB7DDA" w:rsidRPr="00BB7DDA" w:rsidRDefault="00BB7DDA" w:rsidP="00092B7A">
            <w:pPr>
              <w:jc w:val="center"/>
              <w:rPr>
                <w:rFonts w:cstheme="minorHAnsi"/>
                <w:sz w:val="16"/>
                <w:szCs w:val="16"/>
              </w:rPr>
            </w:pPr>
            <w:r w:rsidRPr="00BB7DDA">
              <w:rPr>
                <w:rFonts w:cstheme="minorHAnsi"/>
                <w:color w:val="000000"/>
                <w:sz w:val="16"/>
                <w:szCs w:val="16"/>
              </w:rPr>
              <w:t>horas</w:t>
            </w:r>
          </w:p>
        </w:tc>
        <w:tc>
          <w:tcPr>
            <w:tcW w:w="708" w:type="dxa"/>
            <w:shd w:val="clear" w:color="auto" w:fill="FFFFFF" w:themeFill="background1"/>
            <w:vAlign w:val="center"/>
          </w:tcPr>
          <w:p w14:paraId="5DF3AFB0" w14:textId="3FBF540F" w:rsidR="00BB7DDA" w:rsidRPr="00BB7DDA" w:rsidRDefault="00BB7DDA" w:rsidP="00092B7A">
            <w:pPr>
              <w:jc w:val="center"/>
              <w:rPr>
                <w:rFonts w:cstheme="minorHAnsi"/>
                <w:sz w:val="16"/>
                <w:szCs w:val="16"/>
              </w:rPr>
            </w:pPr>
            <w:r w:rsidRPr="00BB7DDA">
              <w:rPr>
                <w:rFonts w:cstheme="minorHAnsi"/>
                <w:color w:val="000000"/>
                <w:sz w:val="16"/>
                <w:szCs w:val="16"/>
              </w:rPr>
              <w:t>34,46 €</w:t>
            </w:r>
          </w:p>
        </w:tc>
        <w:tc>
          <w:tcPr>
            <w:tcW w:w="993" w:type="dxa"/>
            <w:shd w:val="clear" w:color="auto" w:fill="FFFFFF" w:themeFill="background1"/>
            <w:vAlign w:val="center"/>
          </w:tcPr>
          <w:p w14:paraId="68A7E114" w14:textId="2772D276" w:rsidR="00BB7DDA" w:rsidRPr="00BB7DDA" w:rsidRDefault="00BB7DDA" w:rsidP="00092B7A">
            <w:pPr>
              <w:jc w:val="center"/>
              <w:rPr>
                <w:rFonts w:cstheme="minorHAnsi"/>
                <w:sz w:val="16"/>
                <w:szCs w:val="16"/>
              </w:rPr>
            </w:pPr>
            <w:r w:rsidRPr="00BB7DDA">
              <w:rPr>
                <w:rFonts w:cstheme="minorHAnsi"/>
                <w:color w:val="000000"/>
                <w:sz w:val="16"/>
                <w:szCs w:val="16"/>
              </w:rPr>
              <w:t>103,39 €</w:t>
            </w:r>
          </w:p>
        </w:tc>
        <w:tc>
          <w:tcPr>
            <w:tcW w:w="992" w:type="dxa"/>
            <w:shd w:val="clear" w:color="auto" w:fill="FFFFFF" w:themeFill="background1"/>
            <w:vAlign w:val="center"/>
          </w:tcPr>
          <w:p w14:paraId="0B72BCEC" w14:textId="33E91007" w:rsidR="00BB7DDA" w:rsidRPr="00BB7DDA" w:rsidRDefault="00BB7DDA" w:rsidP="00092B7A">
            <w:pPr>
              <w:jc w:val="center"/>
              <w:rPr>
                <w:rFonts w:cstheme="minorHAnsi"/>
                <w:sz w:val="16"/>
                <w:szCs w:val="16"/>
              </w:rPr>
            </w:pPr>
          </w:p>
        </w:tc>
        <w:tc>
          <w:tcPr>
            <w:tcW w:w="992" w:type="dxa"/>
            <w:shd w:val="clear" w:color="auto" w:fill="FFFFFF" w:themeFill="background1"/>
            <w:vAlign w:val="center"/>
          </w:tcPr>
          <w:p w14:paraId="4BC6587D" w14:textId="0F189917" w:rsidR="00BB7DDA" w:rsidRPr="00BB7DDA" w:rsidRDefault="00BB7DDA" w:rsidP="00092B7A">
            <w:pPr>
              <w:jc w:val="center"/>
              <w:rPr>
                <w:rFonts w:cstheme="minorHAnsi"/>
                <w:sz w:val="16"/>
                <w:szCs w:val="16"/>
              </w:rPr>
            </w:pPr>
          </w:p>
        </w:tc>
      </w:tr>
      <w:tr w:rsidR="00AF2636" w14:paraId="5256E880" w14:textId="77777777" w:rsidTr="003206D8">
        <w:tc>
          <w:tcPr>
            <w:tcW w:w="379" w:type="dxa"/>
            <w:shd w:val="clear" w:color="auto" w:fill="F2F2F2" w:themeFill="background1" w:themeFillShade="F2"/>
            <w:vAlign w:val="center"/>
          </w:tcPr>
          <w:p w14:paraId="3D5A8B29" w14:textId="3DB5B1D7" w:rsidR="00BB7DDA" w:rsidRPr="00AF2636" w:rsidRDefault="00BB7DDA" w:rsidP="00092B7A">
            <w:pPr>
              <w:jc w:val="center"/>
              <w:rPr>
                <w:rFonts w:cstheme="minorHAnsi"/>
                <w:b/>
                <w:bCs/>
                <w:sz w:val="16"/>
                <w:szCs w:val="16"/>
              </w:rPr>
            </w:pPr>
          </w:p>
        </w:tc>
        <w:tc>
          <w:tcPr>
            <w:tcW w:w="463" w:type="dxa"/>
            <w:shd w:val="clear" w:color="auto" w:fill="F2F2F2" w:themeFill="background1" w:themeFillShade="F2"/>
            <w:vAlign w:val="center"/>
          </w:tcPr>
          <w:p w14:paraId="559980E1" w14:textId="52C8BD63" w:rsidR="00BB7DDA" w:rsidRPr="00AF2636" w:rsidRDefault="00BB7DDA" w:rsidP="00092B7A">
            <w:pPr>
              <w:jc w:val="center"/>
              <w:rPr>
                <w:rFonts w:cstheme="minorHAnsi"/>
                <w:b/>
                <w:bCs/>
                <w:sz w:val="16"/>
                <w:szCs w:val="16"/>
              </w:rPr>
            </w:pPr>
            <w:r w:rsidRPr="00AF2636">
              <w:rPr>
                <w:rFonts w:cstheme="minorHAnsi"/>
                <w:b/>
                <w:bCs/>
                <w:color w:val="000000"/>
                <w:sz w:val="16"/>
                <w:szCs w:val="16"/>
              </w:rPr>
              <w:t>006</w:t>
            </w:r>
          </w:p>
        </w:tc>
        <w:tc>
          <w:tcPr>
            <w:tcW w:w="429" w:type="dxa"/>
            <w:shd w:val="clear" w:color="auto" w:fill="F2F2F2" w:themeFill="background1" w:themeFillShade="F2"/>
            <w:vAlign w:val="center"/>
          </w:tcPr>
          <w:p w14:paraId="7CF22189" w14:textId="7E745E91" w:rsidR="00BB7DDA" w:rsidRPr="00AF2636" w:rsidRDefault="00BB7DDA" w:rsidP="00092B7A">
            <w:pPr>
              <w:jc w:val="center"/>
              <w:rPr>
                <w:rFonts w:cstheme="minorHAnsi"/>
                <w:b/>
                <w:bCs/>
                <w:sz w:val="16"/>
                <w:szCs w:val="16"/>
              </w:rPr>
            </w:pPr>
          </w:p>
        </w:tc>
        <w:tc>
          <w:tcPr>
            <w:tcW w:w="1985" w:type="dxa"/>
            <w:shd w:val="clear" w:color="auto" w:fill="F2F2F2" w:themeFill="background1" w:themeFillShade="F2"/>
            <w:vAlign w:val="center"/>
          </w:tcPr>
          <w:p w14:paraId="6FFD70E3" w14:textId="4DB07388" w:rsidR="00BB7DDA" w:rsidRPr="00AF2636" w:rsidRDefault="00BB7DDA" w:rsidP="00092B7A">
            <w:pPr>
              <w:jc w:val="left"/>
              <w:rPr>
                <w:rFonts w:cstheme="minorHAnsi"/>
                <w:b/>
                <w:bCs/>
                <w:sz w:val="16"/>
                <w:szCs w:val="16"/>
              </w:rPr>
            </w:pPr>
            <w:r w:rsidRPr="00AF2636">
              <w:rPr>
                <w:rFonts w:cstheme="minorHAnsi"/>
                <w:b/>
                <w:bCs/>
                <w:color w:val="000000"/>
                <w:sz w:val="16"/>
                <w:szCs w:val="16"/>
              </w:rPr>
              <w:t>Zona 6 - vehículos de Arriondas</w:t>
            </w:r>
          </w:p>
        </w:tc>
        <w:tc>
          <w:tcPr>
            <w:tcW w:w="850" w:type="dxa"/>
            <w:shd w:val="clear" w:color="auto" w:fill="F2F2F2" w:themeFill="background1" w:themeFillShade="F2"/>
            <w:vAlign w:val="center"/>
          </w:tcPr>
          <w:p w14:paraId="68E0B8DC" w14:textId="515CDC3B" w:rsidR="00BB7DDA" w:rsidRPr="00AF2636" w:rsidRDefault="00BB7DDA" w:rsidP="00092B7A">
            <w:pPr>
              <w:jc w:val="center"/>
              <w:rPr>
                <w:rFonts w:cstheme="minorHAnsi"/>
                <w:b/>
                <w:bCs/>
                <w:sz w:val="16"/>
                <w:szCs w:val="16"/>
              </w:rPr>
            </w:pPr>
          </w:p>
        </w:tc>
        <w:tc>
          <w:tcPr>
            <w:tcW w:w="851" w:type="dxa"/>
            <w:shd w:val="clear" w:color="auto" w:fill="F2F2F2" w:themeFill="background1" w:themeFillShade="F2"/>
            <w:vAlign w:val="center"/>
          </w:tcPr>
          <w:p w14:paraId="1020CEA1" w14:textId="7279B180" w:rsidR="00BB7DDA" w:rsidRPr="00AF2636" w:rsidRDefault="00BB7DDA" w:rsidP="00092B7A">
            <w:pPr>
              <w:jc w:val="center"/>
              <w:rPr>
                <w:rFonts w:cstheme="minorHAnsi"/>
                <w:b/>
                <w:bCs/>
                <w:sz w:val="16"/>
                <w:szCs w:val="16"/>
              </w:rPr>
            </w:pPr>
          </w:p>
        </w:tc>
        <w:tc>
          <w:tcPr>
            <w:tcW w:w="708" w:type="dxa"/>
            <w:shd w:val="clear" w:color="auto" w:fill="F2F2F2" w:themeFill="background1" w:themeFillShade="F2"/>
            <w:vAlign w:val="center"/>
          </w:tcPr>
          <w:p w14:paraId="55A3AFE2" w14:textId="419B752F" w:rsidR="00BB7DDA" w:rsidRPr="00AF2636" w:rsidRDefault="00BB7DDA" w:rsidP="00092B7A">
            <w:pPr>
              <w:jc w:val="center"/>
              <w:rPr>
                <w:rFonts w:cstheme="minorHAnsi"/>
                <w:b/>
                <w:bCs/>
                <w:sz w:val="16"/>
                <w:szCs w:val="16"/>
              </w:rPr>
            </w:pPr>
          </w:p>
        </w:tc>
        <w:tc>
          <w:tcPr>
            <w:tcW w:w="993" w:type="dxa"/>
            <w:shd w:val="clear" w:color="auto" w:fill="F2F2F2" w:themeFill="background1" w:themeFillShade="F2"/>
            <w:vAlign w:val="center"/>
          </w:tcPr>
          <w:p w14:paraId="039F5031" w14:textId="03EB6551" w:rsidR="00BB7DDA" w:rsidRPr="00AF2636" w:rsidRDefault="00BB7DDA" w:rsidP="00092B7A">
            <w:pPr>
              <w:jc w:val="center"/>
              <w:rPr>
                <w:rFonts w:cstheme="minorHAnsi"/>
                <w:b/>
                <w:bCs/>
                <w:sz w:val="16"/>
                <w:szCs w:val="16"/>
              </w:rPr>
            </w:pPr>
          </w:p>
        </w:tc>
        <w:tc>
          <w:tcPr>
            <w:tcW w:w="992" w:type="dxa"/>
            <w:shd w:val="clear" w:color="auto" w:fill="F2F2F2" w:themeFill="background1" w:themeFillShade="F2"/>
            <w:vAlign w:val="center"/>
          </w:tcPr>
          <w:p w14:paraId="11D4082C" w14:textId="1EFF1AA2" w:rsidR="00BB7DDA" w:rsidRPr="00AF2636" w:rsidRDefault="00BB7DDA" w:rsidP="00092B7A">
            <w:pPr>
              <w:jc w:val="center"/>
              <w:rPr>
                <w:rFonts w:cstheme="minorHAnsi"/>
                <w:b/>
                <w:bCs/>
                <w:sz w:val="16"/>
                <w:szCs w:val="16"/>
              </w:rPr>
            </w:pPr>
            <w:r w:rsidRPr="00AF2636">
              <w:rPr>
                <w:rFonts w:cstheme="minorHAnsi"/>
                <w:b/>
                <w:bCs/>
                <w:color w:val="000000"/>
                <w:sz w:val="16"/>
                <w:szCs w:val="16"/>
              </w:rPr>
              <w:t>68,93 €</w:t>
            </w:r>
          </w:p>
        </w:tc>
        <w:tc>
          <w:tcPr>
            <w:tcW w:w="992" w:type="dxa"/>
            <w:shd w:val="clear" w:color="auto" w:fill="F2F2F2" w:themeFill="background1" w:themeFillShade="F2"/>
            <w:vAlign w:val="center"/>
          </w:tcPr>
          <w:p w14:paraId="0E4A4572" w14:textId="789A94B6" w:rsidR="00BB7DDA" w:rsidRPr="00AF2636" w:rsidRDefault="00BB7DDA" w:rsidP="00092B7A">
            <w:pPr>
              <w:jc w:val="center"/>
              <w:rPr>
                <w:rFonts w:cstheme="minorHAnsi"/>
                <w:b/>
                <w:bCs/>
                <w:sz w:val="16"/>
                <w:szCs w:val="16"/>
              </w:rPr>
            </w:pPr>
          </w:p>
        </w:tc>
      </w:tr>
      <w:tr w:rsidR="00AF2636" w14:paraId="7467DC6B" w14:textId="77777777" w:rsidTr="00092B7A">
        <w:tc>
          <w:tcPr>
            <w:tcW w:w="379" w:type="dxa"/>
            <w:shd w:val="clear" w:color="auto" w:fill="FFFFFF" w:themeFill="background1"/>
            <w:vAlign w:val="center"/>
          </w:tcPr>
          <w:p w14:paraId="6B225847" w14:textId="5D480479" w:rsidR="00BB7DDA" w:rsidRPr="00BB7DDA" w:rsidRDefault="00BB7DDA" w:rsidP="00092B7A">
            <w:pPr>
              <w:jc w:val="center"/>
              <w:rPr>
                <w:rFonts w:cstheme="minorHAnsi"/>
                <w:sz w:val="16"/>
                <w:szCs w:val="16"/>
              </w:rPr>
            </w:pPr>
          </w:p>
        </w:tc>
        <w:tc>
          <w:tcPr>
            <w:tcW w:w="463" w:type="dxa"/>
            <w:shd w:val="clear" w:color="auto" w:fill="FFFFFF" w:themeFill="background1"/>
            <w:vAlign w:val="center"/>
          </w:tcPr>
          <w:p w14:paraId="1FA19D92" w14:textId="2EE087A0" w:rsidR="00BB7DDA" w:rsidRPr="00BB7DDA" w:rsidRDefault="00BB7DDA" w:rsidP="00092B7A">
            <w:pPr>
              <w:jc w:val="center"/>
              <w:rPr>
                <w:rFonts w:cstheme="minorHAnsi"/>
                <w:sz w:val="16"/>
                <w:szCs w:val="16"/>
              </w:rPr>
            </w:pPr>
          </w:p>
        </w:tc>
        <w:tc>
          <w:tcPr>
            <w:tcW w:w="429" w:type="dxa"/>
            <w:shd w:val="clear" w:color="auto" w:fill="FFFFFF" w:themeFill="background1"/>
            <w:vAlign w:val="center"/>
          </w:tcPr>
          <w:p w14:paraId="1626B498" w14:textId="53848789" w:rsidR="00BB7DDA" w:rsidRPr="00BB7DDA" w:rsidRDefault="00BB7DDA" w:rsidP="00092B7A">
            <w:pPr>
              <w:jc w:val="center"/>
              <w:rPr>
                <w:rFonts w:cstheme="minorHAnsi"/>
                <w:sz w:val="16"/>
                <w:szCs w:val="16"/>
              </w:rPr>
            </w:pPr>
            <w:r w:rsidRPr="00BB7DDA">
              <w:rPr>
                <w:rFonts w:cstheme="minorHAnsi"/>
                <w:color w:val="000000"/>
                <w:sz w:val="16"/>
                <w:szCs w:val="16"/>
              </w:rPr>
              <w:t>01</w:t>
            </w:r>
          </w:p>
        </w:tc>
        <w:tc>
          <w:tcPr>
            <w:tcW w:w="1985" w:type="dxa"/>
            <w:shd w:val="clear" w:color="auto" w:fill="FFFFFF" w:themeFill="background1"/>
            <w:vAlign w:val="center"/>
          </w:tcPr>
          <w:p w14:paraId="65EAFACA" w14:textId="1E50741B" w:rsidR="00BB7DDA" w:rsidRPr="00BB7DDA" w:rsidRDefault="00BB7DDA" w:rsidP="00092B7A">
            <w:pPr>
              <w:jc w:val="left"/>
              <w:rPr>
                <w:rFonts w:cstheme="minorHAnsi"/>
                <w:sz w:val="16"/>
                <w:szCs w:val="16"/>
              </w:rPr>
            </w:pPr>
            <w:r w:rsidRPr="00BB7DDA">
              <w:rPr>
                <w:rFonts w:cstheme="minorHAnsi"/>
                <w:color w:val="000000"/>
                <w:sz w:val="16"/>
                <w:szCs w:val="16"/>
              </w:rPr>
              <w:t>Responsable y administrador de sistemas</w:t>
            </w:r>
          </w:p>
        </w:tc>
        <w:tc>
          <w:tcPr>
            <w:tcW w:w="850" w:type="dxa"/>
            <w:shd w:val="clear" w:color="auto" w:fill="FFFFFF" w:themeFill="background1"/>
            <w:vAlign w:val="center"/>
          </w:tcPr>
          <w:p w14:paraId="02A413D8" w14:textId="0F82E16A" w:rsidR="00BB7DDA" w:rsidRPr="00BB7DDA" w:rsidRDefault="00BB7DDA" w:rsidP="00092B7A">
            <w:pPr>
              <w:jc w:val="center"/>
              <w:rPr>
                <w:rFonts w:cstheme="minorHAnsi"/>
                <w:sz w:val="16"/>
                <w:szCs w:val="16"/>
              </w:rPr>
            </w:pPr>
            <w:r w:rsidRPr="00BB7DDA">
              <w:rPr>
                <w:rFonts w:cstheme="minorHAnsi"/>
                <w:color w:val="000000"/>
                <w:sz w:val="16"/>
                <w:szCs w:val="16"/>
              </w:rPr>
              <w:t>2</w:t>
            </w:r>
          </w:p>
        </w:tc>
        <w:tc>
          <w:tcPr>
            <w:tcW w:w="851" w:type="dxa"/>
            <w:shd w:val="clear" w:color="auto" w:fill="FFFFFF" w:themeFill="background1"/>
            <w:vAlign w:val="center"/>
          </w:tcPr>
          <w:p w14:paraId="6B99EDA1" w14:textId="2B0E5C6D" w:rsidR="00BB7DDA" w:rsidRPr="00BB7DDA" w:rsidRDefault="00BB7DDA" w:rsidP="00092B7A">
            <w:pPr>
              <w:jc w:val="center"/>
              <w:rPr>
                <w:rFonts w:cstheme="minorHAnsi"/>
                <w:sz w:val="16"/>
                <w:szCs w:val="16"/>
              </w:rPr>
            </w:pPr>
            <w:r w:rsidRPr="00BB7DDA">
              <w:rPr>
                <w:rFonts w:cstheme="minorHAnsi"/>
                <w:color w:val="000000"/>
                <w:sz w:val="16"/>
                <w:szCs w:val="16"/>
              </w:rPr>
              <w:t>horas</w:t>
            </w:r>
          </w:p>
        </w:tc>
        <w:tc>
          <w:tcPr>
            <w:tcW w:w="708" w:type="dxa"/>
            <w:shd w:val="clear" w:color="auto" w:fill="FFFFFF" w:themeFill="background1"/>
            <w:vAlign w:val="center"/>
          </w:tcPr>
          <w:p w14:paraId="0B3E211F" w14:textId="60FC8EEC" w:rsidR="00BB7DDA" w:rsidRPr="00BB7DDA" w:rsidRDefault="00BB7DDA" w:rsidP="00092B7A">
            <w:pPr>
              <w:jc w:val="center"/>
              <w:rPr>
                <w:rFonts w:cstheme="minorHAnsi"/>
                <w:sz w:val="16"/>
                <w:szCs w:val="16"/>
              </w:rPr>
            </w:pPr>
            <w:r w:rsidRPr="00BB7DDA">
              <w:rPr>
                <w:rFonts w:cstheme="minorHAnsi"/>
                <w:color w:val="000000"/>
                <w:sz w:val="16"/>
                <w:szCs w:val="16"/>
              </w:rPr>
              <w:t>34,46 €</w:t>
            </w:r>
          </w:p>
        </w:tc>
        <w:tc>
          <w:tcPr>
            <w:tcW w:w="993" w:type="dxa"/>
            <w:shd w:val="clear" w:color="auto" w:fill="FFFFFF" w:themeFill="background1"/>
            <w:vAlign w:val="center"/>
          </w:tcPr>
          <w:p w14:paraId="69894E64" w14:textId="5403DEF5" w:rsidR="00BB7DDA" w:rsidRPr="00BB7DDA" w:rsidRDefault="00BB7DDA" w:rsidP="00092B7A">
            <w:pPr>
              <w:jc w:val="center"/>
              <w:rPr>
                <w:rFonts w:cstheme="minorHAnsi"/>
                <w:sz w:val="16"/>
                <w:szCs w:val="16"/>
              </w:rPr>
            </w:pPr>
            <w:r w:rsidRPr="00BB7DDA">
              <w:rPr>
                <w:rFonts w:cstheme="minorHAnsi"/>
                <w:color w:val="000000"/>
                <w:sz w:val="16"/>
                <w:szCs w:val="16"/>
              </w:rPr>
              <w:t>68,93 €</w:t>
            </w:r>
          </w:p>
        </w:tc>
        <w:tc>
          <w:tcPr>
            <w:tcW w:w="992" w:type="dxa"/>
            <w:shd w:val="clear" w:color="auto" w:fill="FFFFFF" w:themeFill="background1"/>
            <w:vAlign w:val="center"/>
          </w:tcPr>
          <w:p w14:paraId="53915201" w14:textId="76BFCDA7" w:rsidR="00BB7DDA" w:rsidRPr="00BB7DDA" w:rsidRDefault="00BB7DDA" w:rsidP="00092B7A">
            <w:pPr>
              <w:jc w:val="center"/>
              <w:rPr>
                <w:rFonts w:cstheme="minorHAnsi"/>
                <w:sz w:val="16"/>
                <w:szCs w:val="16"/>
              </w:rPr>
            </w:pPr>
          </w:p>
        </w:tc>
        <w:tc>
          <w:tcPr>
            <w:tcW w:w="992" w:type="dxa"/>
            <w:shd w:val="clear" w:color="auto" w:fill="FFFFFF" w:themeFill="background1"/>
            <w:vAlign w:val="center"/>
          </w:tcPr>
          <w:p w14:paraId="0903DDFD" w14:textId="37417947" w:rsidR="00BB7DDA" w:rsidRPr="00BB7DDA" w:rsidRDefault="00BB7DDA" w:rsidP="00092B7A">
            <w:pPr>
              <w:jc w:val="center"/>
              <w:rPr>
                <w:rFonts w:cstheme="minorHAnsi"/>
                <w:sz w:val="16"/>
                <w:szCs w:val="16"/>
              </w:rPr>
            </w:pPr>
          </w:p>
        </w:tc>
      </w:tr>
      <w:tr w:rsidR="00AF2636" w14:paraId="11C795F1" w14:textId="77777777" w:rsidTr="003206D8">
        <w:tc>
          <w:tcPr>
            <w:tcW w:w="379" w:type="dxa"/>
            <w:shd w:val="clear" w:color="auto" w:fill="F2F2F2" w:themeFill="background1" w:themeFillShade="F2"/>
            <w:vAlign w:val="center"/>
          </w:tcPr>
          <w:p w14:paraId="4F7FE6D6" w14:textId="65D66B23" w:rsidR="00BB7DDA" w:rsidRPr="00AF2636" w:rsidRDefault="00BB7DDA" w:rsidP="00092B7A">
            <w:pPr>
              <w:jc w:val="center"/>
              <w:rPr>
                <w:rFonts w:cstheme="minorHAnsi"/>
                <w:b/>
                <w:bCs/>
                <w:sz w:val="16"/>
                <w:szCs w:val="16"/>
              </w:rPr>
            </w:pPr>
          </w:p>
        </w:tc>
        <w:tc>
          <w:tcPr>
            <w:tcW w:w="463" w:type="dxa"/>
            <w:shd w:val="clear" w:color="auto" w:fill="F2F2F2" w:themeFill="background1" w:themeFillShade="F2"/>
            <w:vAlign w:val="center"/>
          </w:tcPr>
          <w:p w14:paraId="78C78438" w14:textId="04C87652" w:rsidR="00BB7DDA" w:rsidRPr="00AF2636" w:rsidRDefault="00BB7DDA" w:rsidP="00092B7A">
            <w:pPr>
              <w:jc w:val="center"/>
              <w:rPr>
                <w:rFonts w:cstheme="minorHAnsi"/>
                <w:b/>
                <w:bCs/>
                <w:sz w:val="16"/>
                <w:szCs w:val="16"/>
              </w:rPr>
            </w:pPr>
            <w:r w:rsidRPr="00AF2636">
              <w:rPr>
                <w:rFonts w:cstheme="minorHAnsi"/>
                <w:b/>
                <w:bCs/>
                <w:color w:val="000000"/>
                <w:sz w:val="16"/>
                <w:szCs w:val="16"/>
              </w:rPr>
              <w:t>007</w:t>
            </w:r>
          </w:p>
        </w:tc>
        <w:tc>
          <w:tcPr>
            <w:tcW w:w="429" w:type="dxa"/>
            <w:shd w:val="clear" w:color="auto" w:fill="F2F2F2" w:themeFill="background1" w:themeFillShade="F2"/>
            <w:vAlign w:val="center"/>
          </w:tcPr>
          <w:p w14:paraId="19284870" w14:textId="6DD90F74" w:rsidR="00BB7DDA" w:rsidRPr="00AF2636" w:rsidRDefault="00BB7DDA" w:rsidP="00092B7A">
            <w:pPr>
              <w:jc w:val="center"/>
              <w:rPr>
                <w:rFonts w:cstheme="minorHAnsi"/>
                <w:b/>
                <w:bCs/>
                <w:sz w:val="16"/>
                <w:szCs w:val="16"/>
              </w:rPr>
            </w:pPr>
          </w:p>
        </w:tc>
        <w:tc>
          <w:tcPr>
            <w:tcW w:w="1985" w:type="dxa"/>
            <w:shd w:val="clear" w:color="auto" w:fill="F2F2F2" w:themeFill="background1" w:themeFillShade="F2"/>
            <w:vAlign w:val="center"/>
          </w:tcPr>
          <w:p w14:paraId="396FC056" w14:textId="7366AF6F" w:rsidR="00BB7DDA" w:rsidRPr="00AF2636" w:rsidRDefault="00BB7DDA" w:rsidP="00092B7A">
            <w:pPr>
              <w:jc w:val="left"/>
              <w:rPr>
                <w:rFonts w:cstheme="minorHAnsi"/>
                <w:b/>
                <w:bCs/>
                <w:sz w:val="16"/>
                <w:szCs w:val="16"/>
              </w:rPr>
            </w:pPr>
            <w:r w:rsidRPr="00AF2636">
              <w:rPr>
                <w:rFonts w:cstheme="minorHAnsi"/>
                <w:b/>
                <w:bCs/>
                <w:color w:val="000000"/>
                <w:sz w:val="16"/>
                <w:szCs w:val="16"/>
              </w:rPr>
              <w:t>Zona 7 - vehículos de Mieres</w:t>
            </w:r>
          </w:p>
        </w:tc>
        <w:tc>
          <w:tcPr>
            <w:tcW w:w="850" w:type="dxa"/>
            <w:shd w:val="clear" w:color="auto" w:fill="F2F2F2" w:themeFill="background1" w:themeFillShade="F2"/>
            <w:vAlign w:val="center"/>
          </w:tcPr>
          <w:p w14:paraId="0F32804E" w14:textId="3B32CB01" w:rsidR="00BB7DDA" w:rsidRPr="00AF2636" w:rsidRDefault="00BB7DDA" w:rsidP="00092B7A">
            <w:pPr>
              <w:jc w:val="center"/>
              <w:rPr>
                <w:rFonts w:cstheme="minorHAnsi"/>
                <w:b/>
                <w:bCs/>
                <w:sz w:val="16"/>
                <w:szCs w:val="16"/>
              </w:rPr>
            </w:pPr>
          </w:p>
        </w:tc>
        <w:tc>
          <w:tcPr>
            <w:tcW w:w="851" w:type="dxa"/>
            <w:shd w:val="clear" w:color="auto" w:fill="F2F2F2" w:themeFill="background1" w:themeFillShade="F2"/>
            <w:vAlign w:val="center"/>
          </w:tcPr>
          <w:p w14:paraId="1F70FABE" w14:textId="26A2B490" w:rsidR="00BB7DDA" w:rsidRPr="00AF2636" w:rsidRDefault="00BB7DDA" w:rsidP="00092B7A">
            <w:pPr>
              <w:jc w:val="center"/>
              <w:rPr>
                <w:rFonts w:cstheme="minorHAnsi"/>
                <w:b/>
                <w:bCs/>
                <w:sz w:val="16"/>
                <w:szCs w:val="16"/>
              </w:rPr>
            </w:pPr>
          </w:p>
        </w:tc>
        <w:tc>
          <w:tcPr>
            <w:tcW w:w="708" w:type="dxa"/>
            <w:shd w:val="clear" w:color="auto" w:fill="F2F2F2" w:themeFill="background1" w:themeFillShade="F2"/>
            <w:vAlign w:val="center"/>
          </w:tcPr>
          <w:p w14:paraId="4C500CA9" w14:textId="4AF5D1ED" w:rsidR="00BB7DDA" w:rsidRPr="00AF2636" w:rsidRDefault="00BB7DDA" w:rsidP="00092B7A">
            <w:pPr>
              <w:jc w:val="center"/>
              <w:rPr>
                <w:rFonts w:cstheme="minorHAnsi"/>
                <w:b/>
                <w:bCs/>
                <w:sz w:val="16"/>
                <w:szCs w:val="16"/>
              </w:rPr>
            </w:pPr>
          </w:p>
        </w:tc>
        <w:tc>
          <w:tcPr>
            <w:tcW w:w="993" w:type="dxa"/>
            <w:shd w:val="clear" w:color="auto" w:fill="F2F2F2" w:themeFill="background1" w:themeFillShade="F2"/>
            <w:vAlign w:val="center"/>
          </w:tcPr>
          <w:p w14:paraId="36028DBB" w14:textId="5383543A" w:rsidR="00BB7DDA" w:rsidRPr="00AF2636" w:rsidRDefault="00BB7DDA" w:rsidP="00092B7A">
            <w:pPr>
              <w:jc w:val="center"/>
              <w:rPr>
                <w:rFonts w:cstheme="minorHAnsi"/>
                <w:b/>
                <w:bCs/>
                <w:sz w:val="16"/>
                <w:szCs w:val="16"/>
              </w:rPr>
            </w:pPr>
          </w:p>
        </w:tc>
        <w:tc>
          <w:tcPr>
            <w:tcW w:w="992" w:type="dxa"/>
            <w:shd w:val="clear" w:color="auto" w:fill="F2F2F2" w:themeFill="background1" w:themeFillShade="F2"/>
            <w:vAlign w:val="center"/>
          </w:tcPr>
          <w:p w14:paraId="1B040CB6" w14:textId="5A71F434" w:rsidR="00BB7DDA" w:rsidRPr="00AF2636" w:rsidRDefault="00BB7DDA" w:rsidP="00092B7A">
            <w:pPr>
              <w:jc w:val="center"/>
              <w:rPr>
                <w:rFonts w:cstheme="minorHAnsi"/>
                <w:b/>
                <w:bCs/>
                <w:sz w:val="16"/>
                <w:szCs w:val="16"/>
              </w:rPr>
            </w:pPr>
            <w:r w:rsidRPr="00AF2636">
              <w:rPr>
                <w:rFonts w:cstheme="minorHAnsi"/>
                <w:b/>
                <w:bCs/>
                <w:color w:val="000000"/>
                <w:sz w:val="16"/>
                <w:szCs w:val="16"/>
              </w:rPr>
              <w:t>68,93 €</w:t>
            </w:r>
          </w:p>
        </w:tc>
        <w:tc>
          <w:tcPr>
            <w:tcW w:w="992" w:type="dxa"/>
            <w:shd w:val="clear" w:color="auto" w:fill="F2F2F2" w:themeFill="background1" w:themeFillShade="F2"/>
            <w:vAlign w:val="center"/>
          </w:tcPr>
          <w:p w14:paraId="05686A6D" w14:textId="70431AD2" w:rsidR="00BB7DDA" w:rsidRPr="00AF2636" w:rsidRDefault="00BB7DDA" w:rsidP="00092B7A">
            <w:pPr>
              <w:jc w:val="center"/>
              <w:rPr>
                <w:rFonts w:cstheme="minorHAnsi"/>
                <w:b/>
                <w:bCs/>
                <w:sz w:val="16"/>
                <w:szCs w:val="16"/>
              </w:rPr>
            </w:pPr>
          </w:p>
        </w:tc>
      </w:tr>
      <w:tr w:rsidR="00AF2636" w14:paraId="56A81D72" w14:textId="77777777" w:rsidTr="00092B7A">
        <w:tc>
          <w:tcPr>
            <w:tcW w:w="379" w:type="dxa"/>
            <w:shd w:val="clear" w:color="auto" w:fill="FFFFFF" w:themeFill="background1"/>
            <w:vAlign w:val="center"/>
          </w:tcPr>
          <w:p w14:paraId="2B4A149D" w14:textId="5968DDC1" w:rsidR="00BB7DDA" w:rsidRPr="00BB7DDA" w:rsidRDefault="00BB7DDA" w:rsidP="00092B7A">
            <w:pPr>
              <w:jc w:val="center"/>
              <w:rPr>
                <w:rFonts w:cstheme="minorHAnsi"/>
                <w:sz w:val="16"/>
                <w:szCs w:val="16"/>
              </w:rPr>
            </w:pPr>
          </w:p>
        </w:tc>
        <w:tc>
          <w:tcPr>
            <w:tcW w:w="463" w:type="dxa"/>
            <w:shd w:val="clear" w:color="auto" w:fill="FFFFFF" w:themeFill="background1"/>
            <w:vAlign w:val="center"/>
          </w:tcPr>
          <w:p w14:paraId="540593DD" w14:textId="27100B82" w:rsidR="00BB7DDA" w:rsidRPr="00BB7DDA" w:rsidRDefault="00BB7DDA" w:rsidP="00092B7A">
            <w:pPr>
              <w:jc w:val="center"/>
              <w:rPr>
                <w:rFonts w:cstheme="minorHAnsi"/>
                <w:sz w:val="16"/>
                <w:szCs w:val="16"/>
              </w:rPr>
            </w:pPr>
          </w:p>
        </w:tc>
        <w:tc>
          <w:tcPr>
            <w:tcW w:w="429" w:type="dxa"/>
            <w:shd w:val="clear" w:color="auto" w:fill="FFFFFF" w:themeFill="background1"/>
            <w:vAlign w:val="center"/>
          </w:tcPr>
          <w:p w14:paraId="75067467" w14:textId="1107FCD3" w:rsidR="00BB7DDA" w:rsidRPr="00BB7DDA" w:rsidRDefault="00BB7DDA" w:rsidP="00092B7A">
            <w:pPr>
              <w:jc w:val="center"/>
              <w:rPr>
                <w:rFonts w:cstheme="minorHAnsi"/>
                <w:sz w:val="16"/>
                <w:szCs w:val="16"/>
              </w:rPr>
            </w:pPr>
            <w:r w:rsidRPr="00BB7DDA">
              <w:rPr>
                <w:rFonts w:cstheme="minorHAnsi"/>
                <w:color w:val="000000"/>
                <w:sz w:val="16"/>
                <w:szCs w:val="16"/>
              </w:rPr>
              <w:t>01</w:t>
            </w:r>
          </w:p>
        </w:tc>
        <w:tc>
          <w:tcPr>
            <w:tcW w:w="1985" w:type="dxa"/>
            <w:shd w:val="clear" w:color="auto" w:fill="FFFFFF" w:themeFill="background1"/>
            <w:vAlign w:val="center"/>
          </w:tcPr>
          <w:p w14:paraId="13AC7B92" w14:textId="7A7AD3EF" w:rsidR="00BB7DDA" w:rsidRPr="00BB7DDA" w:rsidRDefault="00BB7DDA" w:rsidP="00092B7A">
            <w:pPr>
              <w:jc w:val="left"/>
              <w:rPr>
                <w:rFonts w:cstheme="minorHAnsi"/>
                <w:sz w:val="16"/>
                <w:szCs w:val="16"/>
              </w:rPr>
            </w:pPr>
            <w:r w:rsidRPr="00BB7DDA">
              <w:rPr>
                <w:rFonts w:cstheme="minorHAnsi"/>
                <w:color w:val="000000"/>
                <w:sz w:val="16"/>
                <w:szCs w:val="16"/>
              </w:rPr>
              <w:t>Responsable y administrador de sistemas</w:t>
            </w:r>
          </w:p>
        </w:tc>
        <w:tc>
          <w:tcPr>
            <w:tcW w:w="850" w:type="dxa"/>
            <w:shd w:val="clear" w:color="auto" w:fill="FFFFFF" w:themeFill="background1"/>
            <w:vAlign w:val="center"/>
          </w:tcPr>
          <w:p w14:paraId="5B0D5618" w14:textId="55217B3F" w:rsidR="00BB7DDA" w:rsidRPr="00BB7DDA" w:rsidRDefault="00BB7DDA" w:rsidP="00092B7A">
            <w:pPr>
              <w:jc w:val="center"/>
              <w:rPr>
                <w:rFonts w:cstheme="minorHAnsi"/>
                <w:sz w:val="16"/>
                <w:szCs w:val="16"/>
              </w:rPr>
            </w:pPr>
            <w:r w:rsidRPr="00BB7DDA">
              <w:rPr>
                <w:rFonts w:cstheme="minorHAnsi"/>
                <w:color w:val="000000"/>
                <w:sz w:val="16"/>
                <w:szCs w:val="16"/>
              </w:rPr>
              <w:t>2</w:t>
            </w:r>
          </w:p>
        </w:tc>
        <w:tc>
          <w:tcPr>
            <w:tcW w:w="851" w:type="dxa"/>
            <w:shd w:val="clear" w:color="auto" w:fill="FFFFFF" w:themeFill="background1"/>
            <w:vAlign w:val="center"/>
          </w:tcPr>
          <w:p w14:paraId="29ACD08E" w14:textId="008210CF" w:rsidR="00BB7DDA" w:rsidRPr="00BB7DDA" w:rsidRDefault="00BB7DDA" w:rsidP="00092B7A">
            <w:pPr>
              <w:jc w:val="center"/>
              <w:rPr>
                <w:rFonts w:cstheme="minorHAnsi"/>
                <w:sz w:val="16"/>
                <w:szCs w:val="16"/>
              </w:rPr>
            </w:pPr>
            <w:r w:rsidRPr="00BB7DDA">
              <w:rPr>
                <w:rFonts w:cstheme="minorHAnsi"/>
                <w:color w:val="000000"/>
                <w:sz w:val="16"/>
                <w:szCs w:val="16"/>
              </w:rPr>
              <w:t>horas</w:t>
            </w:r>
          </w:p>
        </w:tc>
        <w:tc>
          <w:tcPr>
            <w:tcW w:w="708" w:type="dxa"/>
            <w:shd w:val="clear" w:color="auto" w:fill="FFFFFF" w:themeFill="background1"/>
            <w:vAlign w:val="center"/>
          </w:tcPr>
          <w:p w14:paraId="65C99866" w14:textId="18CB7E6A" w:rsidR="00BB7DDA" w:rsidRPr="00BB7DDA" w:rsidRDefault="00BB7DDA" w:rsidP="00092B7A">
            <w:pPr>
              <w:jc w:val="center"/>
              <w:rPr>
                <w:rFonts w:cstheme="minorHAnsi"/>
                <w:sz w:val="16"/>
                <w:szCs w:val="16"/>
              </w:rPr>
            </w:pPr>
            <w:r w:rsidRPr="00BB7DDA">
              <w:rPr>
                <w:rFonts w:cstheme="minorHAnsi"/>
                <w:color w:val="000000"/>
                <w:sz w:val="16"/>
                <w:szCs w:val="16"/>
              </w:rPr>
              <w:t>34,46 €</w:t>
            </w:r>
          </w:p>
        </w:tc>
        <w:tc>
          <w:tcPr>
            <w:tcW w:w="993" w:type="dxa"/>
            <w:shd w:val="clear" w:color="auto" w:fill="FFFFFF" w:themeFill="background1"/>
            <w:vAlign w:val="center"/>
          </w:tcPr>
          <w:p w14:paraId="01E85F78" w14:textId="51BD583D" w:rsidR="00BB7DDA" w:rsidRPr="00BB7DDA" w:rsidRDefault="00BB7DDA" w:rsidP="00092B7A">
            <w:pPr>
              <w:jc w:val="center"/>
              <w:rPr>
                <w:rFonts w:cstheme="minorHAnsi"/>
                <w:sz w:val="16"/>
                <w:szCs w:val="16"/>
              </w:rPr>
            </w:pPr>
            <w:r w:rsidRPr="00BB7DDA">
              <w:rPr>
                <w:rFonts w:cstheme="minorHAnsi"/>
                <w:color w:val="000000"/>
                <w:sz w:val="16"/>
                <w:szCs w:val="16"/>
              </w:rPr>
              <w:t>68,93 €</w:t>
            </w:r>
          </w:p>
        </w:tc>
        <w:tc>
          <w:tcPr>
            <w:tcW w:w="992" w:type="dxa"/>
            <w:shd w:val="clear" w:color="auto" w:fill="FFFFFF" w:themeFill="background1"/>
            <w:vAlign w:val="center"/>
          </w:tcPr>
          <w:p w14:paraId="4AA32CF9" w14:textId="2D963E43" w:rsidR="00BB7DDA" w:rsidRPr="00BB7DDA" w:rsidRDefault="00BB7DDA" w:rsidP="00092B7A">
            <w:pPr>
              <w:jc w:val="center"/>
              <w:rPr>
                <w:rFonts w:cstheme="minorHAnsi"/>
                <w:sz w:val="16"/>
                <w:szCs w:val="16"/>
              </w:rPr>
            </w:pPr>
          </w:p>
        </w:tc>
        <w:tc>
          <w:tcPr>
            <w:tcW w:w="992" w:type="dxa"/>
            <w:shd w:val="clear" w:color="auto" w:fill="FFFFFF" w:themeFill="background1"/>
            <w:vAlign w:val="center"/>
          </w:tcPr>
          <w:p w14:paraId="71013701" w14:textId="77DF677A" w:rsidR="00BB7DDA" w:rsidRPr="00BB7DDA" w:rsidRDefault="00BB7DDA" w:rsidP="00092B7A">
            <w:pPr>
              <w:jc w:val="center"/>
              <w:rPr>
                <w:rFonts w:cstheme="minorHAnsi"/>
                <w:sz w:val="16"/>
                <w:szCs w:val="16"/>
              </w:rPr>
            </w:pPr>
          </w:p>
        </w:tc>
      </w:tr>
      <w:tr w:rsidR="00AF2636" w14:paraId="1811541D" w14:textId="77777777" w:rsidTr="003206D8">
        <w:tc>
          <w:tcPr>
            <w:tcW w:w="379" w:type="dxa"/>
            <w:shd w:val="clear" w:color="auto" w:fill="F2F2F2" w:themeFill="background1" w:themeFillShade="F2"/>
            <w:vAlign w:val="center"/>
          </w:tcPr>
          <w:p w14:paraId="1747D0E3" w14:textId="5091BD0A" w:rsidR="00BB7DDA" w:rsidRPr="00AF2636" w:rsidRDefault="00BB7DDA" w:rsidP="00092B7A">
            <w:pPr>
              <w:jc w:val="center"/>
              <w:rPr>
                <w:rFonts w:cstheme="minorHAnsi"/>
                <w:b/>
                <w:bCs/>
                <w:sz w:val="16"/>
                <w:szCs w:val="16"/>
              </w:rPr>
            </w:pPr>
          </w:p>
        </w:tc>
        <w:tc>
          <w:tcPr>
            <w:tcW w:w="463" w:type="dxa"/>
            <w:shd w:val="clear" w:color="auto" w:fill="F2F2F2" w:themeFill="background1" w:themeFillShade="F2"/>
            <w:vAlign w:val="center"/>
          </w:tcPr>
          <w:p w14:paraId="39254CF6" w14:textId="61239D29" w:rsidR="00BB7DDA" w:rsidRPr="00AF2636" w:rsidRDefault="00BB7DDA" w:rsidP="00092B7A">
            <w:pPr>
              <w:jc w:val="center"/>
              <w:rPr>
                <w:rFonts w:cstheme="minorHAnsi"/>
                <w:b/>
                <w:bCs/>
                <w:sz w:val="16"/>
                <w:szCs w:val="16"/>
              </w:rPr>
            </w:pPr>
            <w:r w:rsidRPr="00AF2636">
              <w:rPr>
                <w:rFonts w:cstheme="minorHAnsi"/>
                <w:b/>
                <w:bCs/>
                <w:color w:val="000000"/>
                <w:sz w:val="16"/>
                <w:szCs w:val="16"/>
              </w:rPr>
              <w:t>008</w:t>
            </w:r>
          </w:p>
        </w:tc>
        <w:tc>
          <w:tcPr>
            <w:tcW w:w="429" w:type="dxa"/>
            <w:shd w:val="clear" w:color="auto" w:fill="F2F2F2" w:themeFill="background1" w:themeFillShade="F2"/>
            <w:vAlign w:val="center"/>
          </w:tcPr>
          <w:p w14:paraId="6706518E" w14:textId="020DFD15" w:rsidR="00BB7DDA" w:rsidRPr="00AF2636" w:rsidRDefault="00BB7DDA" w:rsidP="00092B7A">
            <w:pPr>
              <w:jc w:val="center"/>
              <w:rPr>
                <w:rFonts w:cstheme="minorHAnsi"/>
                <w:b/>
                <w:bCs/>
                <w:sz w:val="16"/>
                <w:szCs w:val="16"/>
              </w:rPr>
            </w:pPr>
          </w:p>
        </w:tc>
        <w:tc>
          <w:tcPr>
            <w:tcW w:w="1985" w:type="dxa"/>
            <w:shd w:val="clear" w:color="auto" w:fill="F2F2F2" w:themeFill="background1" w:themeFillShade="F2"/>
            <w:vAlign w:val="center"/>
          </w:tcPr>
          <w:p w14:paraId="7873ACC5" w14:textId="77ECEE95" w:rsidR="00BB7DDA" w:rsidRPr="00AF2636" w:rsidRDefault="00BB7DDA" w:rsidP="00092B7A">
            <w:pPr>
              <w:jc w:val="left"/>
              <w:rPr>
                <w:rFonts w:cstheme="minorHAnsi"/>
                <w:b/>
                <w:bCs/>
                <w:sz w:val="16"/>
                <w:szCs w:val="16"/>
              </w:rPr>
            </w:pPr>
            <w:r w:rsidRPr="00AF2636">
              <w:rPr>
                <w:rFonts w:cstheme="minorHAnsi"/>
                <w:b/>
                <w:bCs/>
                <w:color w:val="000000"/>
                <w:sz w:val="16"/>
                <w:szCs w:val="16"/>
              </w:rPr>
              <w:t>Zona 8 - vehículos de Langreo</w:t>
            </w:r>
          </w:p>
        </w:tc>
        <w:tc>
          <w:tcPr>
            <w:tcW w:w="850" w:type="dxa"/>
            <w:shd w:val="clear" w:color="auto" w:fill="F2F2F2" w:themeFill="background1" w:themeFillShade="F2"/>
            <w:vAlign w:val="center"/>
          </w:tcPr>
          <w:p w14:paraId="08B7E8E5" w14:textId="6DB2B6F0" w:rsidR="00BB7DDA" w:rsidRPr="00AF2636" w:rsidRDefault="00BB7DDA" w:rsidP="00092B7A">
            <w:pPr>
              <w:jc w:val="center"/>
              <w:rPr>
                <w:rFonts w:cstheme="minorHAnsi"/>
                <w:b/>
                <w:bCs/>
                <w:sz w:val="16"/>
                <w:szCs w:val="16"/>
              </w:rPr>
            </w:pPr>
          </w:p>
        </w:tc>
        <w:tc>
          <w:tcPr>
            <w:tcW w:w="851" w:type="dxa"/>
            <w:shd w:val="clear" w:color="auto" w:fill="F2F2F2" w:themeFill="background1" w:themeFillShade="F2"/>
            <w:vAlign w:val="center"/>
          </w:tcPr>
          <w:p w14:paraId="126E5F41" w14:textId="7C210AC0" w:rsidR="00BB7DDA" w:rsidRPr="00AF2636" w:rsidRDefault="00BB7DDA" w:rsidP="00092B7A">
            <w:pPr>
              <w:jc w:val="center"/>
              <w:rPr>
                <w:rFonts w:cstheme="minorHAnsi"/>
                <w:b/>
                <w:bCs/>
                <w:sz w:val="16"/>
                <w:szCs w:val="16"/>
              </w:rPr>
            </w:pPr>
          </w:p>
        </w:tc>
        <w:tc>
          <w:tcPr>
            <w:tcW w:w="708" w:type="dxa"/>
            <w:shd w:val="clear" w:color="auto" w:fill="F2F2F2" w:themeFill="background1" w:themeFillShade="F2"/>
            <w:vAlign w:val="center"/>
          </w:tcPr>
          <w:p w14:paraId="2F48EDB9" w14:textId="1AA6585F" w:rsidR="00BB7DDA" w:rsidRPr="00AF2636" w:rsidRDefault="00BB7DDA" w:rsidP="00092B7A">
            <w:pPr>
              <w:jc w:val="center"/>
              <w:rPr>
                <w:rFonts w:cstheme="minorHAnsi"/>
                <w:b/>
                <w:bCs/>
                <w:sz w:val="16"/>
                <w:szCs w:val="16"/>
              </w:rPr>
            </w:pPr>
          </w:p>
        </w:tc>
        <w:tc>
          <w:tcPr>
            <w:tcW w:w="993" w:type="dxa"/>
            <w:shd w:val="clear" w:color="auto" w:fill="F2F2F2" w:themeFill="background1" w:themeFillShade="F2"/>
            <w:vAlign w:val="center"/>
          </w:tcPr>
          <w:p w14:paraId="1BD49306" w14:textId="7A98E849" w:rsidR="00BB7DDA" w:rsidRPr="00AF2636" w:rsidRDefault="00BB7DDA" w:rsidP="00092B7A">
            <w:pPr>
              <w:jc w:val="center"/>
              <w:rPr>
                <w:rFonts w:cstheme="minorHAnsi"/>
                <w:b/>
                <w:bCs/>
                <w:sz w:val="16"/>
                <w:szCs w:val="16"/>
              </w:rPr>
            </w:pPr>
          </w:p>
        </w:tc>
        <w:tc>
          <w:tcPr>
            <w:tcW w:w="992" w:type="dxa"/>
            <w:shd w:val="clear" w:color="auto" w:fill="F2F2F2" w:themeFill="background1" w:themeFillShade="F2"/>
            <w:vAlign w:val="center"/>
          </w:tcPr>
          <w:p w14:paraId="4519053A" w14:textId="7486F950" w:rsidR="00BB7DDA" w:rsidRPr="00AF2636" w:rsidRDefault="00BB7DDA" w:rsidP="00092B7A">
            <w:pPr>
              <w:jc w:val="center"/>
              <w:rPr>
                <w:rFonts w:cstheme="minorHAnsi"/>
                <w:b/>
                <w:bCs/>
                <w:sz w:val="16"/>
                <w:szCs w:val="16"/>
              </w:rPr>
            </w:pPr>
            <w:r w:rsidRPr="00AF2636">
              <w:rPr>
                <w:rFonts w:cstheme="minorHAnsi"/>
                <w:b/>
                <w:bCs/>
                <w:color w:val="000000"/>
                <w:sz w:val="16"/>
                <w:szCs w:val="16"/>
              </w:rPr>
              <w:t>68,93 €</w:t>
            </w:r>
          </w:p>
        </w:tc>
        <w:tc>
          <w:tcPr>
            <w:tcW w:w="992" w:type="dxa"/>
            <w:shd w:val="clear" w:color="auto" w:fill="F2F2F2" w:themeFill="background1" w:themeFillShade="F2"/>
            <w:vAlign w:val="center"/>
          </w:tcPr>
          <w:p w14:paraId="6BEA56D0" w14:textId="57142610" w:rsidR="00BB7DDA" w:rsidRPr="00AF2636" w:rsidRDefault="00BB7DDA" w:rsidP="00092B7A">
            <w:pPr>
              <w:jc w:val="center"/>
              <w:rPr>
                <w:rFonts w:cstheme="minorHAnsi"/>
                <w:b/>
                <w:bCs/>
                <w:sz w:val="16"/>
                <w:szCs w:val="16"/>
              </w:rPr>
            </w:pPr>
          </w:p>
        </w:tc>
      </w:tr>
      <w:tr w:rsidR="00AF2636" w14:paraId="512C7AE0" w14:textId="77777777" w:rsidTr="00092B7A">
        <w:tc>
          <w:tcPr>
            <w:tcW w:w="379" w:type="dxa"/>
            <w:shd w:val="clear" w:color="auto" w:fill="FFFFFF" w:themeFill="background1"/>
            <w:vAlign w:val="center"/>
          </w:tcPr>
          <w:p w14:paraId="6EAC84CC" w14:textId="3B05233B" w:rsidR="00BB7DDA" w:rsidRPr="00BB7DDA" w:rsidRDefault="00BB7DDA" w:rsidP="00092B7A">
            <w:pPr>
              <w:jc w:val="center"/>
              <w:rPr>
                <w:rFonts w:cstheme="minorHAnsi"/>
                <w:sz w:val="16"/>
                <w:szCs w:val="16"/>
              </w:rPr>
            </w:pPr>
          </w:p>
        </w:tc>
        <w:tc>
          <w:tcPr>
            <w:tcW w:w="463" w:type="dxa"/>
            <w:shd w:val="clear" w:color="auto" w:fill="FFFFFF" w:themeFill="background1"/>
            <w:vAlign w:val="center"/>
          </w:tcPr>
          <w:p w14:paraId="6B6F7AFF" w14:textId="4F256C18" w:rsidR="00BB7DDA" w:rsidRPr="00BB7DDA" w:rsidRDefault="00BB7DDA" w:rsidP="00092B7A">
            <w:pPr>
              <w:jc w:val="center"/>
              <w:rPr>
                <w:rFonts w:cstheme="minorHAnsi"/>
                <w:sz w:val="16"/>
                <w:szCs w:val="16"/>
              </w:rPr>
            </w:pPr>
          </w:p>
        </w:tc>
        <w:tc>
          <w:tcPr>
            <w:tcW w:w="429" w:type="dxa"/>
            <w:shd w:val="clear" w:color="auto" w:fill="FFFFFF" w:themeFill="background1"/>
            <w:vAlign w:val="center"/>
          </w:tcPr>
          <w:p w14:paraId="2ECE7044" w14:textId="381ACEE2" w:rsidR="00BB7DDA" w:rsidRPr="00BB7DDA" w:rsidRDefault="00BB7DDA" w:rsidP="00092B7A">
            <w:pPr>
              <w:jc w:val="center"/>
              <w:rPr>
                <w:rFonts w:cstheme="minorHAnsi"/>
                <w:sz w:val="16"/>
                <w:szCs w:val="16"/>
              </w:rPr>
            </w:pPr>
            <w:r w:rsidRPr="00BB7DDA">
              <w:rPr>
                <w:rFonts w:cstheme="minorHAnsi"/>
                <w:color w:val="000000"/>
                <w:sz w:val="16"/>
                <w:szCs w:val="16"/>
              </w:rPr>
              <w:t>01</w:t>
            </w:r>
          </w:p>
        </w:tc>
        <w:tc>
          <w:tcPr>
            <w:tcW w:w="1985" w:type="dxa"/>
            <w:shd w:val="clear" w:color="auto" w:fill="FFFFFF" w:themeFill="background1"/>
            <w:vAlign w:val="center"/>
          </w:tcPr>
          <w:p w14:paraId="40B59C45" w14:textId="777F9222" w:rsidR="00BB7DDA" w:rsidRPr="00BB7DDA" w:rsidRDefault="00BB7DDA" w:rsidP="00092B7A">
            <w:pPr>
              <w:jc w:val="left"/>
              <w:rPr>
                <w:rFonts w:cstheme="minorHAnsi"/>
                <w:sz w:val="16"/>
                <w:szCs w:val="16"/>
              </w:rPr>
            </w:pPr>
            <w:r w:rsidRPr="00BB7DDA">
              <w:rPr>
                <w:rFonts w:cstheme="minorHAnsi"/>
                <w:color w:val="000000"/>
                <w:sz w:val="16"/>
                <w:szCs w:val="16"/>
              </w:rPr>
              <w:t>Responsable y administrador de sistemas</w:t>
            </w:r>
          </w:p>
        </w:tc>
        <w:tc>
          <w:tcPr>
            <w:tcW w:w="850" w:type="dxa"/>
            <w:shd w:val="clear" w:color="auto" w:fill="FFFFFF" w:themeFill="background1"/>
            <w:vAlign w:val="center"/>
          </w:tcPr>
          <w:p w14:paraId="1238EC6B" w14:textId="741620FA" w:rsidR="00BB7DDA" w:rsidRPr="00BB7DDA" w:rsidRDefault="00BB7DDA" w:rsidP="00092B7A">
            <w:pPr>
              <w:jc w:val="center"/>
              <w:rPr>
                <w:rFonts w:cstheme="minorHAnsi"/>
                <w:sz w:val="16"/>
                <w:szCs w:val="16"/>
              </w:rPr>
            </w:pPr>
            <w:r w:rsidRPr="00BB7DDA">
              <w:rPr>
                <w:rFonts w:cstheme="minorHAnsi"/>
                <w:color w:val="000000"/>
                <w:sz w:val="16"/>
                <w:szCs w:val="16"/>
              </w:rPr>
              <w:t>2</w:t>
            </w:r>
          </w:p>
        </w:tc>
        <w:tc>
          <w:tcPr>
            <w:tcW w:w="851" w:type="dxa"/>
            <w:shd w:val="clear" w:color="auto" w:fill="FFFFFF" w:themeFill="background1"/>
            <w:vAlign w:val="center"/>
          </w:tcPr>
          <w:p w14:paraId="2CD2872F" w14:textId="0FFC1620" w:rsidR="00BB7DDA" w:rsidRPr="00BB7DDA" w:rsidRDefault="00BB7DDA" w:rsidP="00092B7A">
            <w:pPr>
              <w:jc w:val="center"/>
              <w:rPr>
                <w:rFonts w:cstheme="minorHAnsi"/>
                <w:sz w:val="16"/>
                <w:szCs w:val="16"/>
              </w:rPr>
            </w:pPr>
            <w:r w:rsidRPr="00BB7DDA">
              <w:rPr>
                <w:rFonts w:cstheme="minorHAnsi"/>
                <w:color w:val="000000"/>
                <w:sz w:val="16"/>
                <w:szCs w:val="16"/>
              </w:rPr>
              <w:t>horas</w:t>
            </w:r>
          </w:p>
        </w:tc>
        <w:tc>
          <w:tcPr>
            <w:tcW w:w="708" w:type="dxa"/>
            <w:shd w:val="clear" w:color="auto" w:fill="FFFFFF" w:themeFill="background1"/>
            <w:vAlign w:val="center"/>
          </w:tcPr>
          <w:p w14:paraId="2398E666" w14:textId="54E9947A" w:rsidR="00BB7DDA" w:rsidRPr="00BB7DDA" w:rsidRDefault="00BB7DDA" w:rsidP="00092B7A">
            <w:pPr>
              <w:jc w:val="center"/>
              <w:rPr>
                <w:rFonts w:cstheme="minorHAnsi"/>
                <w:sz w:val="16"/>
                <w:szCs w:val="16"/>
              </w:rPr>
            </w:pPr>
            <w:r w:rsidRPr="00BB7DDA">
              <w:rPr>
                <w:rFonts w:cstheme="minorHAnsi"/>
                <w:color w:val="000000"/>
                <w:sz w:val="16"/>
                <w:szCs w:val="16"/>
              </w:rPr>
              <w:t>34,46 €</w:t>
            </w:r>
          </w:p>
        </w:tc>
        <w:tc>
          <w:tcPr>
            <w:tcW w:w="993" w:type="dxa"/>
            <w:shd w:val="clear" w:color="auto" w:fill="FFFFFF" w:themeFill="background1"/>
            <w:vAlign w:val="center"/>
          </w:tcPr>
          <w:p w14:paraId="3BCBA61B" w14:textId="1FF1F7C5" w:rsidR="00BB7DDA" w:rsidRPr="00BB7DDA" w:rsidRDefault="00BB7DDA" w:rsidP="00092B7A">
            <w:pPr>
              <w:jc w:val="center"/>
              <w:rPr>
                <w:rFonts w:cstheme="minorHAnsi"/>
                <w:sz w:val="16"/>
                <w:szCs w:val="16"/>
              </w:rPr>
            </w:pPr>
            <w:r w:rsidRPr="00BB7DDA">
              <w:rPr>
                <w:rFonts w:cstheme="minorHAnsi"/>
                <w:color w:val="000000"/>
                <w:sz w:val="16"/>
                <w:szCs w:val="16"/>
              </w:rPr>
              <w:t>68,93 €</w:t>
            </w:r>
          </w:p>
        </w:tc>
        <w:tc>
          <w:tcPr>
            <w:tcW w:w="992" w:type="dxa"/>
            <w:shd w:val="clear" w:color="auto" w:fill="FFFFFF" w:themeFill="background1"/>
            <w:vAlign w:val="center"/>
          </w:tcPr>
          <w:p w14:paraId="0EB0257D" w14:textId="69B0B081" w:rsidR="00BB7DDA" w:rsidRPr="00BB7DDA" w:rsidRDefault="00BB7DDA" w:rsidP="00092B7A">
            <w:pPr>
              <w:jc w:val="center"/>
              <w:rPr>
                <w:rFonts w:cstheme="minorHAnsi"/>
                <w:sz w:val="16"/>
                <w:szCs w:val="16"/>
              </w:rPr>
            </w:pPr>
          </w:p>
        </w:tc>
        <w:tc>
          <w:tcPr>
            <w:tcW w:w="992" w:type="dxa"/>
            <w:shd w:val="clear" w:color="auto" w:fill="FFFFFF" w:themeFill="background1"/>
            <w:vAlign w:val="center"/>
          </w:tcPr>
          <w:p w14:paraId="169AF16C" w14:textId="3A703242" w:rsidR="00BB7DDA" w:rsidRPr="00BB7DDA" w:rsidRDefault="00BB7DDA" w:rsidP="00092B7A">
            <w:pPr>
              <w:jc w:val="center"/>
              <w:rPr>
                <w:rFonts w:cstheme="minorHAnsi"/>
                <w:sz w:val="16"/>
                <w:szCs w:val="16"/>
              </w:rPr>
            </w:pPr>
          </w:p>
        </w:tc>
      </w:tr>
    </w:tbl>
    <w:p w14:paraId="19AE8286" w14:textId="5CCB7449" w:rsidR="00716CE0" w:rsidRDefault="00AF2636" w:rsidP="00AF2636">
      <w:pPr>
        <w:pStyle w:val="CitadeTablas"/>
      </w:pPr>
      <w:bookmarkStart w:id="1034" w:name="_Toc165126493"/>
      <w:r>
        <w:t xml:space="preserve">Partida de instalación de software </w:t>
      </w:r>
      <w:r w:rsidR="001F1F10">
        <w:t>de vehículos</w:t>
      </w:r>
      <w:bookmarkEnd w:id="1034"/>
    </w:p>
    <w:p w14:paraId="4A872E6A" w14:textId="0D0C990B" w:rsidR="002C5B64" w:rsidRDefault="002C5B64" w:rsidP="002C5B64">
      <w:pPr>
        <w:pStyle w:val="Ttulo2"/>
      </w:pPr>
      <w:bookmarkStart w:id="1035" w:name="_Toc165126272"/>
      <w:r>
        <w:t>Otros costes</w:t>
      </w:r>
      <w:bookmarkEnd w:id="1035"/>
    </w:p>
    <w:tbl>
      <w:tblPr>
        <w:tblW w:w="8359" w:type="dxa"/>
        <w:jc w:val="center"/>
        <w:tblCellMar>
          <w:left w:w="70" w:type="dxa"/>
          <w:right w:w="70" w:type="dxa"/>
        </w:tblCellMar>
        <w:tblLook w:val="04A0" w:firstRow="1" w:lastRow="0" w:firstColumn="1" w:lastColumn="0" w:noHBand="0" w:noVBand="1"/>
      </w:tblPr>
      <w:tblGrid>
        <w:gridCol w:w="320"/>
        <w:gridCol w:w="420"/>
        <w:gridCol w:w="480"/>
        <w:gridCol w:w="2359"/>
        <w:gridCol w:w="740"/>
        <w:gridCol w:w="845"/>
        <w:gridCol w:w="640"/>
        <w:gridCol w:w="880"/>
        <w:gridCol w:w="880"/>
        <w:gridCol w:w="795"/>
      </w:tblGrid>
      <w:tr w:rsidR="003923FD" w:rsidRPr="003923FD" w14:paraId="7EFFB3FE" w14:textId="77777777" w:rsidTr="005975B3">
        <w:trPr>
          <w:trHeight w:val="315"/>
          <w:jc w:val="center"/>
        </w:trPr>
        <w:tc>
          <w:tcPr>
            <w:tcW w:w="320" w:type="dxa"/>
            <w:tcBorders>
              <w:top w:val="single" w:sz="4" w:space="0" w:color="auto"/>
              <w:left w:val="single" w:sz="4" w:space="0" w:color="auto"/>
              <w:bottom w:val="single" w:sz="4" w:space="0" w:color="auto"/>
              <w:right w:val="single" w:sz="4" w:space="0" w:color="auto"/>
            </w:tcBorders>
            <w:shd w:val="clear" w:color="000000" w:fill="D0CECE"/>
            <w:noWrap/>
            <w:vAlign w:val="bottom"/>
            <w:hideMark/>
          </w:tcPr>
          <w:p w14:paraId="2F547985" w14:textId="77777777" w:rsidR="003923FD" w:rsidRPr="003923FD" w:rsidRDefault="003923FD" w:rsidP="003923FD">
            <w:pPr>
              <w:spacing w:after="0" w:line="240" w:lineRule="auto"/>
              <w:jc w:val="left"/>
              <w:rPr>
                <w:rFonts w:eastAsia="Times New Roman" w:cstheme="minorHAnsi"/>
                <w:b/>
                <w:bCs/>
                <w:color w:val="000000"/>
                <w:kern w:val="0"/>
                <w:sz w:val="16"/>
                <w:szCs w:val="16"/>
                <w:lang w:eastAsia="es-ES"/>
                <w14:ligatures w14:val="none"/>
              </w:rPr>
            </w:pPr>
            <w:r w:rsidRPr="003923FD">
              <w:rPr>
                <w:rFonts w:eastAsia="Times New Roman" w:cstheme="minorHAnsi"/>
                <w:b/>
                <w:bCs/>
                <w:color w:val="000000"/>
                <w:kern w:val="0"/>
                <w:sz w:val="16"/>
                <w:szCs w:val="16"/>
                <w:lang w:eastAsia="es-ES"/>
                <w14:ligatures w14:val="none"/>
              </w:rPr>
              <w:t>I1</w:t>
            </w:r>
          </w:p>
        </w:tc>
        <w:tc>
          <w:tcPr>
            <w:tcW w:w="420" w:type="dxa"/>
            <w:tcBorders>
              <w:top w:val="single" w:sz="4" w:space="0" w:color="auto"/>
              <w:left w:val="nil"/>
              <w:bottom w:val="single" w:sz="4" w:space="0" w:color="auto"/>
              <w:right w:val="single" w:sz="4" w:space="0" w:color="auto"/>
            </w:tcBorders>
            <w:shd w:val="clear" w:color="000000" w:fill="D0CECE"/>
            <w:noWrap/>
            <w:vAlign w:val="bottom"/>
            <w:hideMark/>
          </w:tcPr>
          <w:p w14:paraId="56C6AAB9" w14:textId="77777777" w:rsidR="003923FD" w:rsidRPr="003923FD" w:rsidRDefault="003923FD" w:rsidP="003923FD">
            <w:pPr>
              <w:spacing w:after="0" w:line="240" w:lineRule="auto"/>
              <w:jc w:val="left"/>
              <w:rPr>
                <w:rFonts w:eastAsia="Times New Roman" w:cstheme="minorHAnsi"/>
                <w:b/>
                <w:bCs/>
                <w:color w:val="000000"/>
                <w:kern w:val="0"/>
                <w:sz w:val="16"/>
                <w:szCs w:val="16"/>
                <w:lang w:eastAsia="es-ES"/>
                <w14:ligatures w14:val="none"/>
              </w:rPr>
            </w:pPr>
            <w:r w:rsidRPr="003923FD">
              <w:rPr>
                <w:rFonts w:eastAsia="Times New Roman" w:cstheme="minorHAnsi"/>
                <w:b/>
                <w:bCs/>
                <w:color w:val="000000"/>
                <w:kern w:val="0"/>
                <w:sz w:val="16"/>
                <w:szCs w:val="16"/>
                <w:lang w:eastAsia="es-ES"/>
                <w14:ligatures w14:val="none"/>
              </w:rPr>
              <w:t>I2</w:t>
            </w:r>
          </w:p>
        </w:tc>
        <w:tc>
          <w:tcPr>
            <w:tcW w:w="480" w:type="dxa"/>
            <w:tcBorders>
              <w:top w:val="single" w:sz="4" w:space="0" w:color="auto"/>
              <w:left w:val="nil"/>
              <w:bottom w:val="single" w:sz="4" w:space="0" w:color="auto"/>
              <w:right w:val="single" w:sz="4" w:space="0" w:color="auto"/>
            </w:tcBorders>
            <w:shd w:val="clear" w:color="000000" w:fill="D0CECE"/>
            <w:noWrap/>
            <w:vAlign w:val="bottom"/>
            <w:hideMark/>
          </w:tcPr>
          <w:p w14:paraId="1E905905" w14:textId="77777777" w:rsidR="003923FD" w:rsidRPr="003923FD" w:rsidRDefault="003923FD" w:rsidP="003923FD">
            <w:pPr>
              <w:spacing w:after="0" w:line="240" w:lineRule="auto"/>
              <w:jc w:val="left"/>
              <w:rPr>
                <w:rFonts w:eastAsia="Times New Roman" w:cstheme="minorHAnsi"/>
                <w:b/>
                <w:bCs/>
                <w:color w:val="000000"/>
                <w:kern w:val="0"/>
                <w:sz w:val="16"/>
                <w:szCs w:val="16"/>
                <w:lang w:eastAsia="es-ES"/>
                <w14:ligatures w14:val="none"/>
              </w:rPr>
            </w:pPr>
            <w:r w:rsidRPr="003923FD">
              <w:rPr>
                <w:rFonts w:eastAsia="Times New Roman" w:cstheme="minorHAnsi"/>
                <w:b/>
                <w:bCs/>
                <w:color w:val="000000"/>
                <w:kern w:val="0"/>
                <w:sz w:val="16"/>
                <w:szCs w:val="16"/>
                <w:lang w:eastAsia="es-ES"/>
                <w14:ligatures w14:val="none"/>
              </w:rPr>
              <w:t>I3</w:t>
            </w:r>
          </w:p>
        </w:tc>
        <w:tc>
          <w:tcPr>
            <w:tcW w:w="2359" w:type="dxa"/>
            <w:tcBorders>
              <w:top w:val="single" w:sz="4" w:space="0" w:color="auto"/>
              <w:left w:val="nil"/>
              <w:bottom w:val="single" w:sz="4" w:space="0" w:color="auto"/>
              <w:right w:val="single" w:sz="4" w:space="0" w:color="auto"/>
            </w:tcBorders>
            <w:shd w:val="clear" w:color="000000" w:fill="D0CECE"/>
            <w:noWrap/>
            <w:vAlign w:val="bottom"/>
            <w:hideMark/>
          </w:tcPr>
          <w:p w14:paraId="22B3D82E" w14:textId="77777777" w:rsidR="003923FD" w:rsidRPr="003923FD" w:rsidRDefault="003923FD" w:rsidP="003923FD">
            <w:pPr>
              <w:spacing w:after="0" w:line="240" w:lineRule="auto"/>
              <w:jc w:val="left"/>
              <w:rPr>
                <w:rFonts w:eastAsia="Times New Roman" w:cstheme="minorHAnsi"/>
                <w:b/>
                <w:bCs/>
                <w:color w:val="000000"/>
                <w:kern w:val="0"/>
                <w:sz w:val="16"/>
                <w:szCs w:val="16"/>
                <w:lang w:eastAsia="es-ES"/>
                <w14:ligatures w14:val="none"/>
              </w:rPr>
            </w:pPr>
            <w:r w:rsidRPr="003923FD">
              <w:rPr>
                <w:rFonts w:eastAsia="Times New Roman" w:cstheme="minorHAnsi"/>
                <w:b/>
                <w:bCs/>
                <w:color w:val="000000"/>
                <w:kern w:val="0"/>
                <w:sz w:val="16"/>
                <w:szCs w:val="16"/>
                <w:lang w:eastAsia="es-ES"/>
                <w14:ligatures w14:val="none"/>
              </w:rPr>
              <w:t>Descripción</w:t>
            </w:r>
          </w:p>
        </w:tc>
        <w:tc>
          <w:tcPr>
            <w:tcW w:w="740" w:type="dxa"/>
            <w:tcBorders>
              <w:top w:val="single" w:sz="4" w:space="0" w:color="auto"/>
              <w:left w:val="nil"/>
              <w:bottom w:val="single" w:sz="4" w:space="0" w:color="auto"/>
              <w:right w:val="single" w:sz="4" w:space="0" w:color="auto"/>
            </w:tcBorders>
            <w:shd w:val="clear" w:color="000000" w:fill="D0CECE"/>
            <w:noWrap/>
            <w:vAlign w:val="bottom"/>
            <w:hideMark/>
          </w:tcPr>
          <w:p w14:paraId="68791B80" w14:textId="77777777" w:rsidR="003923FD" w:rsidRPr="003923FD" w:rsidRDefault="003923FD" w:rsidP="003923FD">
            <w:pPr>
              <w:spacing w:after="0" w:line="240" w:lineRule="auto"/>
              <w:jc w:val="left"/>
              <w:rPr>
                <w:rFonts w:eastAsia="Times New Roman" w:cstheme="minorHAnsi"/>
                <w:b/>
                <w:bCs/>
                <w:color w:val="000000"/>
                <w:kern w:val="0"/>
                <w:sz w:val="16"/>
                <w:szCs w:val="16"/>
                <w:lang w:eastAsia="es-ES"/>
                <w14:ligatures w14:val="none"/>
              </w:rPr>
            </w:pPr>
            <w:r w:rsidRPr="003923FD">
              <w:rPr>
                <w:rFonts w:eastAsia="Times New Roman" w:cstheme="minorHAnsi"/>
                <w:b/>
                <w:bCs/>
                <w:color w:val="000000"/>
                <w:kern w:val="0"/>
                <w:sz w:val="16"/>
                <w:szCs w:val="16"/>
                <w:lang w:eastAsia="es-ES"/>
                <w14:ligatures w14:val="none"/>
              </w:rPr>
              <w:t>Cantidad</w:t>
            </w:r>
          </w:p>
        </w:tc>
        <w:tc>
          <w:tcPr>
            <w:tcW w:w="845" w:type="dxa"/>
            <w:tcBorders>
              <w:top w:val="single" w:sz="4" w:space="0" w:color="auto"/>
              <w:left w:val="nil"/>
              <w:bottom w:val="single" w:sz="4" w:space="0" w:color="auto"/>
              <w:right w:val="single" w:sz="4" w:space="0" w:color="auto"/>
            </w:tcBorders>
            <w:shd w:val="clear" w:color="000000" w:fill="D0CECE"/>
            <w:noWrap/>
            <w:vAlign w:val="bottom"/>
            <w:hideMark/>
          </w:tcPr>
          <w:p w14:paraId="0920DF96" w14:textId="77777777" w:rsidR="003923FD" w:rsidRPr="003923FD" w:rsidRDefault="003923FD" w:rsidP="003923FD">
            <w:pPr>
              <w:spacing w:after="0" w:line="240" w:lineRule="auto"/>
              <w:jc w:val="left"/>
              <w:rPr>
                <w:rFonts w:eastAsia="Times New Roman" w:cstheme="minorHAnsi"/>
                <w:b/>
                <w:bCs/>
                <w:color w:val="000000"/>
                <w:kern w:val="0"/>
                <w:sz w:val="16"/>
                <w:szCs w:val="16"/>
                <w:lang w:eastAsia="es-ES"/>
                <w14:ligatures w14:val="none"/>
              </w:rPr>
            </w:pPr>
            <w:r w:rsidRPr="003923FD">
              <w:rPr>
                <w:rFonts w:eastAsia="Times New Roman" w:cstheme="minorHAnsi"/>
                <w:b/>
                <w:bCs/>
                <w:color w:val="000000"/>
                <w:kern w:val="0"/>
                <w:sz w:val="16"/>
                <w:szCs w:val="16"/>
                <w:lang w:eastAsia="es-ES"/>
                <w14:ligatures w14:val="none"/>
              </w:rPr>
              <w:t>Unidades</w:t>
            </w:r>
          </w:p>
        </w:tc>
        <w:tc>
          <w:tcPr>
            <w:tcW w:w="640" w:type="dxa"/>
            <w:tcBorders>
              <w:top w:val="single" w:sz="4" w:space="0" w:color="auto"/>
              <w:left w:val="nil"/>
              <w:bottom w:val="single" w:sz="4" w:space="0" w:color="auto"/>
              <w:right w:val="single" w:sz="4" w:space="0" w:color="auto"/>
            </w:tcBorders>
            <w:shd w:val="clear" w:color="000000" w:fill="D0CECE"/>
            <w:noWrap/>
            <w:vAlign w:val="bottom"/>
            <w:hideMark/>
          </w:tcPr>
          <w:p w14:paraId="4D2E280D" w14:textId="77777777" w:rsidR="003923FD" w:rsidRPr="003923FD" w:rsidRDefault="003923FD" w:rsidP="003923FD">
            <w:pPr>
              <w:spacing w:after="0" w:line="240" w:lineRule="auto"/>
              <w:jc w:val="left"/>
              <w:rPr>
                <w:rFonts w:eastAsia="Times New Roman" w:cstheme="minorHAnsi"/>
                <w:b/>
                <w:bCs/>
                <w:color w:val="000000"/>
                <w:kern w:val="0"/>
                <w:sz w:val="16"/>
                <w:szCs w:val="16"/>
                <w:lang w:eastAsia="es-ES"/>
                <w14:ligatures w14:val="none"/>
              </w:rPr>
            </w:pPr>
            <w:r w:rsidRPr="003923FD">
              <w:rPr>
                <w:rFonts w:eastAsia="Times New Roman" w:cstheme="minorHAnsi"/>
                <w:b/>
                <w:bCs/>
                <w:color w:val="000000"/>
                <w:kern w:val="0"/>
                <w:sz w:val="16"/>
                <w:szCs w:val="16"/>
                <w:lang w:eastAsia="es-ES"/>
                <w14:ligatures w14:val="none"/>
              </w:rPr>
              <w:t>Precio</w:t>
            </w:r>
          </w:p>
        </w:tc>
        <w:tc>
          <w:tcPr>
            <w:tcW w:w="880" w:type="dxa"/>
            <w:tcBorders>
              <w:top w:val="single" w:sz="4" w:space="0" w:color="auto"/>
              <w:left w:val="nil"/>
              <w:bottom w:val="single" w:sz="4" w:space="0" w:color="auto"/>
              <w:right w:val="single" w:sz="4" w:space="0" w:color="auto"/>
            </w:tcBorders>
            <w:shd w:val="clear" w:color="000000" w:fill="D0CECE"/>
            <w:noWrap/>
            <w:vAlign w:val="bottom"/>
            <w:hideMark/>
          </w:tcPr>
          <w:p w14:paraId="7EC35B27" w14:textId="77777777" w:rsidR="003923FD" w:rsidRPr="003923FD" w:rsidRDefault="003923FD" w:rsidP="003923FD">
            <w:pPr>
              <w:spacing w:after="0" w:line="240" w:lineRule="auto"/>
              <w:jc w:val="left"/>
              <w:rPr>
                <w:rFonts w:eastAsia="Times New Roman" w:cstheme="minorHAnsi"/>
                <w:b/>
                <w:bCs/>
                <w:color w:val="000000"/>
                <w:kern w:val="0"/>
                <w:sz w:val="16"/>
                <w:szCs w:val="16"/>
                <w:lang w:eastAsia="es-ES"/>
                <w14:ligatures w14:val="none"/>
              </w:rPr>
            </w:pPr>
            <w:r w:rsidRPr="003923FD">
              <w:rPr>
                <w:rFonts w:eastAsia="Times New Roman" w:cstheme="minorHAnsi"/>
                <w:b/>
                <w:bCs/>
                <w:color w:val="000000"/>
                <w:kern w:val="0"/>
                <w:sz w:val="16"/>
                <w:szCs w:val="16"/>
                <w:lang w:eastAsia="es-ES"/>
                <w14:ligatures w14:val="none"/>
              </w:rPr>
              <w:t>Subtotal (2)</w:t>
            </w:r>
          </w:p>
        </w:tc>
        <w:tc>
          <w:tcPr>
            <w:tcW w:w="880" w:type="dxa"/>
            <w:tcBorders>
              <w:top w:val="single" w:sz="4" w:space="0" w:color="auto"/>
              <w:left w:val="nil"/>
              <w:bottom w:val="single" w:sz="4" w:space="0" w:color="auto"/>
              <w:right w:val="single" w:sz="4" w:space="0" w:color="auto"/>
            </w:tcBorders>
            <w:shd w:val="clear" w:color="000000" w:fill="D0CECE"/>
            <w:noWrap/>
            <w:vAlign w:val="bottom"/>
            <w:hideMark/>
          </w:tcPr>
          <w:p w14:paraId="278CDE9B" w14:textId="77777777" w:rsidR="003923FD" w:rsidRPr="003923FD" w:rsidRDefault="003923FD" w:rsidP="003923FD">
            <w:pPr>
              <w:spacing w:after="0" w:line="240" w:lineRule="auto"/>
              <w:jc w:val="left"/>
              <w:rPr>
                <w:rFonts w:eastAsia="Times New Roman" w:cstheme="minorHAnsi"/>
                <w:b/>
                <w:bCs/>
                <w:color w:val="000000"/>
                <w:kern w:val="0"/>
                <w:sz w:val="16"/>
                <w:szCs w:val="16"/>
                <w:lang w:eastAsia="es-ES"/>
                <w14:ligatures w14:val="none"/>
              </w:rPr>
            </w:pPr>
            <w:r w:rsidRPr="003923FD">
              <w:rPr>
                <w:rFonts w:eastAsia="Times New Roman" w:cstheme="minorHAnsi"/>
                <w:b/>
                <w:bCs/>
                <w:color w:val="000000"/>
                <w:kern w:val="0"/>
                <w:sz w:val="16"/>
                <w:szCs w:val="16"/>
                <w:lang w:eastAsia="es-ES"/>
                <w14:ligatures w14:val="none"/>
              </w:rPr>
              <w:t>Subtotal (3)</w:t>
            </w:r>
          </w:p>
        </w:tc>
        <w:tc>
          <w:tcPr>
            <w:tcW w:w="795" w:type="dxa"/>
            <w:tcBorders>
              <w:top w:val="single" w:sz="4" w:space="0" w:color="auto"/>
              <w:left w:val="nil"/>
              <w:bottom w:val="single" w:sz="4" w:space="0" w:color="auto"/>
              <w:right w:val="single" w:sz="4" w:space="0" w:color="auto"/>
            </w:tcBorders>
            <w:shd w:val="clear" w:color="000000" w:fill="D0CECE"/>
            <w:noWrap/>
            <w:vAlign w:val="bottom"/>
            <w:hideMark/>
          </w:tcPr>
          <w:p w14:paraId="6244A876" w14:textId="77777777" w:rsidR="003923FD" w:rsidRPr="003923FD" w:rsidRDefault="003923FD" w:rsidP="003923FD">
            <w:pPr>
              <w:spacing w:after="0" w:line="240" w:lineRule="auto"/>
              <w:jc w:val="left"/>
              <w:rPr>
                <w:rFonts w:eastAsia="Times New Roman" w:cstheme="minorHAnsi"/>
                <w:b/>
                <w:bCs/>
                <w:color w:val="000000"/>
                <w:kern w:val="0"/>
                <w:sz w:val="16"/>
                <w:szCs w:val="16"/>
                <w:lang w:eastAsia="es-ES"/>
                <w14:ligatures w14:val="none"/>
              </w:rPr>
            </w:pPr>
            <w:r w:rsidRPr="003923FD">
              <w:rPr>
                <w:rFonts w:eastAsia="Times New Roman" w:cstheme="minorHAnsi"/>
                <w:b/>
                <w:bCs/>
                <w:color w:val="000000"/>
                <w:kern w:val="0"/>
                <w:sz w:val="16"/>
                <w:szCs w:val="16"/>
                <w:lang w:eastAsia="es-ES"/>
                <w14:ligatures w14:val="none"/>
              </w:rPr>
              <w:t>Total</w:t>
            </w:r>
          </w:p>
        </w:tc>
      </w:tr>
      <w:tr w:rsidR="003923FD" w:rsidRPr="003923FD" w14:paraId="147EC52A" w14:textId="77777777" w:rsidTr="005975B3">
        <w:trPr>
          <w:trHeight w:val="315"/>
          <w:jc w:val="center"/>
        </w:trPr>
        <w:tc>
          <w:tcPr>
            <w:tcW w:w="320" w:type="dxa"/>
            <w:tcBorders>
              <w:top w:val="nil"/>
              <w:left w:val="single" w:sz="4" w:space="0" w:color="auto"/>
              <w:bottom w:val="single" w:sz="4" w:space="0" w:color="auto"/>
              <w:right w:val="single" w:sz="4" w:space="0" w:color="auto"/>
            </w:tcBorders>
            <w:shd w:val="clear" w:color="000000" w:fill="E7E6E6"/>
            <w:noWrap/>
            <w:vAlign w:val="center"/>
            <w:hideMark/>
          </w:tcPr>
          <w:p w14:paraId="32A92484" w14:textId="77777777" w:rsidR="003923FD" w:rsidRPr="003923FD" w:rsidRDefault="003923FD" w:rsidP="003923FD">
            <w:pPr>
              <w:spacing w:after="0" w:line="240" w:lineRule="auto"/>
              <w:jc w:val="center"/>
              <w:rPr>
                <w:rFonts w:eastAsia="Times New Roman" w:cstheme="minorHAnsi"/>
                <w:color w:val="000000"/>
                <w:kern w:val="0"/>
                <w:sz w:val="16"/>
                <w:szCs w:val="16"/>
                <w:lang w:eastAsia="es-ES"/>
                <w14:ligatures w14:val="none"/>
              </w:rPr>
            </w:pPr>
            <w:r w:rsidRPr="003923FD">
              <w:rPr>
                <w:rFonts w:eastAsia="Times New Roman" w:cstheme="minorHAnsi"/>
                <w:color w:val="000000"/>
                <w:kern w:val="0"/>
                <w:sz w:val="16"/>
                <w:szCs w:val="16"/>
                <w:lang w:eastAsia="es-ES"/>
                <w14:ligatures w14:val="none"/>
              </w:rPr>
              <w:t>01</w:t>
            </w:r>
          </w:p>
        </w:tc>
        <w:tc>
          <w:tcPr>
            <w:tcW w:w="420" w:type="dxa"/>
            <w:tcBorders>
              <w:top w:val="nil"/>
              <w:left w:val="nil"/>
              <w:bottom w:val="single" w:sz="4" w:space="0" w:color="auto"/>
              <w:right w:val="single" w:sz="4" w:space="0" w:color="auto"/>
            </w:tcBorders>
            <w:shd w:val="clear" w:color="000000" w:fill="E7E6E6"/>
            <w:noWrap/>
            <w:vAlign w:val="center"/>
            <w:hideMark/>
          </w:tcPr>
          <w:p w14:paraId="1DEA9E91" w14:textId="77777777" w:rsidR="003923FD" w:rsidRPr="003923FD" w:rsidRDefault="003923FD" w:rsidP="003923FD">
            <w:pPr>
              <w:spacing w:after="0" w:line="240" w:lineRule="auto"/>
              <w:jc w:val="center"/>
              <w:rPr>
                <w:rFonts w:eastAsia="Times New Roman" w:cstheme="minorHAnsi"/>
                <w:color w:val="000000"/>
                <w:kern w:val="0"/>
                <w:sz w:val="16"/>
                <w:szCs w:val="16"/>
                <w:lang w:eastAsia="es-ES"/>
                <w14:ligatures w14:val="none"/>
              </w:rPr>
            </w:pPr>
            <w:r w:rsidRPr="003923FD">
              <w:rPr>
                <w:rFonts w:eastAsia="Times New Roman" w:cstheme="minorHAnsi"/>
                <w:color w:val="000000"/>
                <w:kern w:val="0"/>
                <w:sz w:val="16"/>
                <w:szCs w:val="16"/>
                <w:lang w:eastAsia="es-ES"/>
                <w14:ligatures w14:val="none"/>
              </w:rPr>
              <w:t> </w:t>
            </w:r>
          </w:p>
        </w:tc>
        <w:tc>
          <w:tcPr>
            <w:tcW w:w="480" w:type="dxa"/>
            <w:tcBorders>
              <w:top w:val="nil"/>
              <w:left w:val="nil"/>
              <w:bottom w:val="single" w:sz="4" w:space="0" w:color="auto"/>
              <w:right w:val="single" w:sz="4" w:space="0" w:color="auto"/>
            </w:tcBorders>
            <w:shd w:val="clear" w:color="000000" w:fill="E7E6E6"/>
            <w:noWrap/>
            <w:vAlign w:val="center"/>
            <w:hideMark/>
          </w:tcPr>
          <w:p w14:paraId="4CD1E682" w14:textId="77777777" w:rsidR="003923FD" w:rsidRPr="003923FD" w:rsidRDefault="003923FD" w:rsidP="003923FD">
            <w:pPr>
              <w:spacing w:after="0" w:line="240" w:lineRule="auto"/>
              <w:jc w:val="center"/>
              <w:rPr>
                <w:rFonts w:eastAsia="Times New Roman" w:cstheme="minorHAnsi"/>
                <w:color w:val="000000"/>
                <w:kern w:val="0"/>
                <w:sz w:val="16"/>
                <w:szCs w:val="16"/>
                <w:lang w:eastAsia="es-ES"/>
                <w14:ligatures w14:val="none"/>
              </w:rPr>
            </w:pPr>
            <w:r w:rsidRPr="003923FD">
              <w:rPr>
                <w:rFonts w:eastAsia="Times New Roman" w:cstheme="minorHAnsi"/>
                <w:color w:val="000000"/>
                <w:kern w:val="0"/>
                <w:sz w:val="16"/>
                <w:szCs w:val="16"/>
                <w:lang w:eastAsia="es-ES"/>
                <w14:ligatures w14:val="none"/>
              </w:rPr>
              <w:t> </w:t>
            </w:r>
          </w:p>
        </w:tc>
        <w:tc>
          <w:tcPr>
            <w:tcW w:w="2359" w:type="dxa"/>
            <w:tcBorders>
              <w:top w:val="nil"/>
              <w:left w:val="nil"/>
              <w:bottom w:val="single" w:sz="4" w:space="0" w:color="auto"/>
              <w:right w:val="single" w:sz="4" w:space="0" w:color="auto"/>
            </w:tcBorders>
            <w:shd w:val="clear" w:color="000000" w:fill="E7E6E6"/>
            <w:vAlign w:val="bottom"/>
            <w:hideMark/>
          </w:tcPr>
          <w:p w14:paraId="2B84EE28" w14:textId="77777777" w:rsidR="003923FD" w:rsidRPr="003923FD" w:rsidRDefault="003923FD" w:rsidP="003923FD">
            <w:pPr>
              <w:spacing w:after="0" w:line="240" w:lineRule="auto"/>
              <w:jc w:val="left"/>
              <w:rPr>
                <w:rFonts w:eastAsia="Times New Roman" w:cstheme="minorHAnsi"/>
                <w:b/>
                <w:bCs/>
                <w:color w:val="000000"/>
                <w:kern w:val="0"/>
                <w:sz w:val="16"/>
                <w:szCs w:val="16"/>
                <w:lang w:eastAsia="es-ES"/>
                <w14:ligatures w14:val="none"/>
              </w:rPr>
            </w:pPr>
            <w:r w:rsidRPr="003923FD">
              <w:rPr>
                <w:rFonts w:eastAsia="Times New Roman" w:cstheme="minorHAnsi"/>
                <w:b/>
                <w:bCs/>
                <w:color w:val="000000"/>
                <w:kern w:val="0"/>
                <w:sz w:val="16"/>
                <w:szCs w:val="16"/>
                <w:lang w:eastAsia="es-ES"/>
                <w14:ligatures w14:val="none"/>
              </w:rPr>
              <w:t>Viajes y dietas</w:t>
            </w:r>
          </w:p>
        </w:tc>
        <w:tc>
          <w:tcPr>
            <w:tcW w:w="740" w:type="dxa"/>
            <w:tcBorders>
              <w:top w:val="nil"/>
              <w:left w:val="nil"/>
              <w:bottom w:val="single" w:sz="4" w:space="0" w:color="auto"/>
              <w:right w:val="single" w:sz="4" w:space="0" w:color="auto"/>
            </w:tcBorders>
            <w:shd w:val="clear" w:color="000000" w:fill="E7E6E6"/>
            <w:noWrap/>
            <w:vAlign w:val="bottom"/>
            <w:hideMark/>
          </w:tcPr>
          <w:p w14:paraId="25B141B6" w14:textId="77777777" w:rsidR="003923FD" w:rsidRPr="003923FD" w:rsidRDefault="003923FD" w:rsidP="003923FD">
            <w:pPr>
              <w:spacing w:after="0" w:line="240" w:lineRule="auto"/>
              <w:jc w:val="center"/>
              <w:rPr>
                <w:rFonts w:eastAsia="Times New Roman" w:cstheme="minorHAnsi"/>
                <w:color w:val="000000"/>
                <w:kern w:val="0"/>
                <w:sz w:val="16"/>
                <w:szCs w:val="16"/>
                <w:lang w:eastAsia="es-ES"/>
                <w14:ligatures w14:val="none"/>
              </w:rPr>
            </w:pPr>
            <w:r w:rsidRPr="003923FD">
              <w:rPr>
                <w:rFonts w:eastAsia="Times New Roman" w:cstheme="minorHAnsi"/>
                <w:color w:val="000000"/>
                <w:kern w:val="0"/>
                <w:sz w:val="16"/>
                <w:szCs w:val="16"/>
                <w:lang w:eastAsia="es-ES"/>
                <w14:ligatures w14:val="none"/>
              </w:rPr>
              <w:t> </w:t>
            </w:r>
          </w:p>
        </w:tc>
        <w:tc>
          <w:tcPr>
            <w:tcW w:w="845" w:type="dxa"/>
            <w:tcBorders>
              <w:top w:val="nil"/>
              <w:left w:val="nil"/>
              <w:bottom w:val="single" w:sz="4" w:space="0" w:color="auto"/>
              <w:right w:val="single" w:sz="4" w:space="0" w:color="auto"/>
            </w:tcBorders>
            <w:shd w:val="clear" w:color="000000" w:fill="E7E6E6"/>
            <w:noWrap/>
            <w:vAlign w:val="bottom"/>
            <w:hideMark/>
          </w:tcPr>
          <w:p w14:paraId="1C329A0B" w14:textId="77777777" w:rsidR="003923FD" w:rsidRPr="003923FD" w:rsidRDefault="003923FD" w:rsidP="003923FD">
            <w:pPr>
              <w:spacing w:after="0" w:line="240" w:lineRule="auto"/>
              <w:jc w:val="center"/>
              <w:rPr>
                <w:rFonts w:eastAsia="Times New Roman" w:cstheme="minorHAnsi"/>
                <w:color w:val="000000"/>
                <w:kern w:val="0"/>
                <w:sz w:val="16"/>
                <w:szCs w:val="16"/>
                <w:lang w:eastAsia="es-ES"/>
                <w14:ligatures w14:val="none"/>
              </w:rPr>
            </w:pPr>
            <w:r w:rsidRPr="003923FD">
              <w:rPr>
                <w:rFonts w:eastAsia="Times New Roman" w:cstheme="minorHAnsi"/>
                <w:color w:val="000000"/>
                <w:kern w:val="0"/>
                <w:sz w:val="16"/>
                <w:szCs w:val="16"/>
                <w:lang w:eastAsia="es-ES"/>
                <w14:ligatures w14:val="none"/>
              </w:rPr>
              <w:t> </w:t>
            </w:r>
          </w:p>
        </w:tc>
        <w:tc>
          <w:tcPr>
            <w:tcW w:w="640" w:type="dxa"/>
            <w:tcBorders>
              <w:top w:val="nil"/>
              <w:left w:val="nil"/>
              <w:bottom w:val="single" w:sz="4" w:space="0" w:color="auto"/>
              <w:right w:val="single" w:sz="4" w:space="0" w:color="auto"/>
            </w:tcBorders>
            <w:shd w:val="clear" w:color="000000" w:fill="E7E6E6"/>
            <w:noWrap/>
            <w:vAlign w:val="bottom"/>
            <w:hideMark/>
          </w:tcPr>
          <w:p w14:paraId="5C4C50F1" w14:textId="77777777" w:rsidR="003923FD" w:rsidRPr="003923FD" w:rsidRDefault="003923FD" w:rsidP="003923FD">
            <w:pPr>
              <w:spacing w:after="0" w:line="240" w:lineRule="auto"/>
              <w:jc w:val="center"/>
              <w:rPr>
                <w:rFonts w:eastAsia="Times New Roman" w:cstheme="minorHAnsi"/>
                <w:color w:val="000000"/>
                <w:kern w:val="0"/>
                <w:sz w:val="16"/>
                <w:szCs w:val="16"/>
                <w:lang w:eastAsia="es-ES"/>
                <w14:ligatures w14:val="none"/>
              </w:rPr>
            </w:pPr>
            <w:r w:rsidRPr="003923FD">
              <w:rPr>
                <w:rFonts w:eastAsia="Times New Roman" w:cstheme="minorHAnsi"/>
                <w:color w:val="000000"/>
                <w:kern w:val="0"/>
                <w:sz w:val="16"/>
                <w:szCs w:val="16"/>
                <w:lang w:eastAsia="es-ES"/>
                <w14:ligatures w14:val="none"/>
              </w:rPr>
              <w:t> </w:t>
            </w:r>
          </w:p>
        </w:tc>
        <w:tc>
          <w:tcPr>
            <w:tcW w:w="880" w:type="dxa"/>
            <w:tcBorders>
              <w:top w:val="nil"/>
              <w:left w:val="nil"/>
              <w:bottom w:val="single" w:sz="4" w:space="0" w:color="auto"/>
              <w:right w:val="single" w:sz="4" w:space="0" w:color="auto"/>
            </w:tcBorders>
            <w:shd w:val="clear" w:color="000000" w:fill="E7E6E6"/>
            <w:noWrap/>
            <w:vAlign w:val="bottom"/>
            <w:hideMark/>
          </w:tcPr>
          <w:p w14:paraId="76CA092F" w14:textId="77777777" w:rsidR="003923FD" w:rsidRPr="003923FD" w:rsidRDefault="003923FD" w:rsidP="003923FD">
            <w:pPr>
              <w:spacing w:after="0" w:line="240" w:lineRule="auto"/>
              <w:jc w:val="center"/>
              <w:rPr>
                <w:rFonts w:eastAsia="Times New Roman" w:cstheme="minorHAnsi"/>
                <w:color w:val="000000"/>
                <w:kern w:val="0"/>
                <w:sz w:val="16"/>
                <w:szCs w:val="16"/>
                <w:lang w:eastAsia="es-ES"/>
                <w14:ligatures w14:val="none"/>
              </w:rPr>
            </w:pPr>
            <w:r w:rsidRPr="003923FD">
              <w:rPr>
                <w:rFonts w:eastAsia="Times New Roman" w:cstheme="minorHAnsi"/>
                <w:color w:val="000000"/>
                <w:kern w:val="0"/>
                <w:sz w:val="16"/>
                <w:szCs w:val="16"/>
                <w:lang w:eastAsia="es-ES"/>
                <w14:ligatures w14:val="none"/>
              </w:rPr>
              <w:t> </w:t>
            </w:r>
          </w:p>
        </w:tc>
        <w:tc>
          <w:tcPr>
            <w:tcW w:w="880" w:type="dxa"/>
            <w:tcBorders>
              <w:top w:val="nil"/>
              <w:left w:val="nil"/>
              <w:bottom w:val="single" w:sz="4" w:space="0" w:color="auto"/>
              <w:right w:val="single" w:sz="4" w:space="0" w:color="auto"/>
            </w:tcBorders>
            <w:shd w:val="clear" w:color="000000" w:fill="E7E6E6"/>
            <w:noWrap/>
            <w:vAlign w:val="bottom"/>
            <w:hideMark/>
          </w:tcPr>
          <w:p w14:paraId="3FCF55E6" w14:textId="77777777" w:rsidR="003923FD" w:rsidRPr="003923FD" w:rsidRDefault="003923FD" w:rsidP="003923FD">
            <w:pPr>
              <w:spacing w:after="0" w:line="240" w:lineRule="auto"/>
              <w:jc w:val="center"/>
              <w:rPr>
                <w:rFonts w:eastAsia="Times New Roman" w:cstheme="minorHAnsi"/>
                <w:color w:val="000000"/>
                <w:kern w:val="0"/>
                <w:sz w:val="16"/>
                <w:szCs w:val="16"/>
                <w:lang w:eastAsia="es-ES"/>
                <w14:ligatures w14:val="none"/>
              </w:rPr>
            </w:pPr>
            <w:r w:rsidRPr="003923FD">
              <w:rPr>
                <w:rFonts w:eastAsia="Times New Roman" w:cstheme="minorHAnsi"/>
                <w:color w:val="000000"/>
                <w:kern w:val="0"/>
                <w:sz w:val="16"/>
                <w:szCs w:val="16"/>
                <w:lang w:eastAsia="es-ES"/>
                <w14:ligatures w14:val="none"/>
              </w:rPr>
              <w:t> </w:t>
            </w:r>
          </w:p>
        </w:tc>
        <w:tc>
          <w:tcPr>
            <w:tcW w:w="795" w:type="dxa"/>
            <w:tcBorders>
              <w:top w:val="nil"/>
              <w:left w:val="nil"/>
              <w:bottom w:val="single" w:sz="4" w:space="0" w:color="auto"/>
              <w:right w:val="single" w:sz="4" w:space="0" w:color="auto"/>
            </w:tcBorders>
            <w:shd w:val="clear" w:color="000000" w:fill="E7E6E6"/>
            <w:noWrap/>
            <w:vAlign w:val="bottom"/>
            <w:hideMark/>
          </w:tcPr>
          <w:p w14:paraId="101F1BEB" w14:textId="77777777" w:rsidR="003923FD" w:rsidRPr="003923FD" w:rsidRDefault="003923FD" w:rsidP="003923FD">
            <w:pPr>
              <w:spacing w:after="0" w:line="240" w:lineRule="auto"/>
              <w:jc w:val="center"/>
              <w:rPr>
                <w:rFonts w:eastAsia="Times New Roman" w:cstheme="minorHAnsi"/>
                <w:b/>
                <w:bCs/>
                <w:color w:val="000000"/>
                <w:kern w:val="0"/>
                <w:sz w:val="16"/>
                <w:szCs w:val="16"/>
                <w:lang w:eastAsia="es-ES"/>
                <w14:ligatures w14:val="none"/>
              </w:rPr>
            </w:pPr>
            <w:r w:rsidRPr="003923FD">
              <w:rPr>
                <w:rFonts w:eastAsia="Times New Roman" w:cstheme="minorHAnsi"/>
                <w:b/>
                <w:bCs/>
                <w:color w:val="000000"/>
                <w:kern w:val="0"/>
                <w:sz w:val="16"/>
                <w:szCs w:val="16"/>
                <w:lang w:eastAsia="es-ES"/>
                <w14:ligatures w14:val="none"/>
              </w:rPr>
              <w:t>835,50 €</w:t>
            </w:r>
          </w:p>
        </w:tc>
      </w:tr>
      <w:tr w:rsidR="003923FD" w:rsidRPr="003923FD" w14:paraId="329B9E8C" w14:textId="77777777" w:rsidTr="005975B3">
        <w:trPr>
          <w:trHeight w:val="315"/>
          <w:jc w:val="center"/>
        </w:trPr>
        <w:tc>
          <w:tcPr>
            <w:tcW w:w="320"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5E5E97F9" w14:textId="555DB69A" w:rsidR="003923FD" w:rsidRPr="003923FD" w:rsidRDefault="003923FD" w:rsidP="00897884">
            <w:pPr>
              <w:spacing w:after="0" w:line="240" w:lineRule="auto"/>
              <w:jc w:val="center"/>
              <w:rPr>
                <w:rFonts w:eastAsia="Times New Roman" w:cstheme="minorHAnsi"/>
                <w:color w:val="000000"/>
                <w:kern w:val="0"/>
                <w:sz w:val="16"/>
                <w:szCs w:val="16"/>
                <w:lang w:eastAsia="es-ES"/>
                <w14:ligatures w14:val="none"/>
              </w:rPr>
            </w:pPr>
          </w:p>
        </w:tc>
        <w:tc>
          <w:tcPr>
            <w:tcW w:w="420" w:type="dxa"/>
            <w:tcBorders>
              <w:top w:val="nil"/>
              <w:left w:val="nil"/>
              <w:bottom w:val="single" w:sz="4" w:space="0" w:color="auto"/>
              <w:right w:val="single" w:sz="4" w:space="0" w:color="auto"/>
            </w:tcBorders>
            <w:shd w:val="clear" w:color="auto" w:fill="FFFFFF" w:themeFill="background1"/>
            <w:noWrap/>
            <w:vAlign w:val="center"/>
            <w:hideMark/>
          </w:tcPr>
          <w:p w14:paraId="6DF922BE" w14:textId="77777777" w:rsidR="003923FD" w:rsidRPr="003923FD" w:rsidRDefault="003923FD" w:rsidP="00897884">
            <w:pPr>
              <w:spacing w:after="0" w:line="240" w:lineRule="auto"/>
              <w:jc w:val="center"/>
              <w:rPr>
                <w:rFonts w:eastAsia="Times New Roman" w:cstheme="minorHAnsi"/>
                <w:color w:val="000000"/>
                <w:kern w:val="0"/>
                <w:sz w:val="16"/>
                <w:szCs w:val="16"/>
                <w:lang w:eastAsia="es-ES"/>
                <w14:ligatures w14:val="none"/>
              </w:rPr>
            </w:pPr>
            <w:r w:rsidRPr="003923FD">
              <w:rPr>
                <w:rFonts w:eastAsia="Times New Roman" w:cstheme="minorHAnsi"/>
                <w:color w:val="000000"/>
                <w:kern w:val="0"/>
                <w:sz w:val="16"/>
                <w:szCs w:val="16"/>
                <w:lang w:eastAsia="es-ES"/>
                <w14:ligatures w14:val="none"/>
              </w:rPr>
              <w:t>001</w:t>
            </w:r>
          </w:p>
        </w:tc>
        <w:tc>
          <w:tcPr>
            <w:tcW w:w="480" w:type="dxa"/>
            <w:tcBorders>
              <w:top w:val="nil"/>
              <w:left w:val="nil"/>
              <w:bottom w:val="single" w:sz="4" w:space="0" w:color="auto"/>
              <w:right w:val="single" w:sz="4" w:space="0" w:color="auto"/>
            </w:tcBorders>
            <w:shd w:val="clear" w:color="auto" w:fill="FFFFFF" w:themeFill="background1"/>
            <w:noWrap/>
            <w:vAlign w:val="center"/>
            <w:hideMark/>
          </w:tcPr>
          <w:p w14:paraId="09B6B376" w14:textId="07330233" w:rsidR="003923FD" w:rsidRPr="003923FD" w:rsidRDefault="003923FD" w:rsidP="00897884">
            <w:pPr>
              <w:spacing w:after="0" w:line="240" w:lineRule="auto"/>
              <w:jc w:val="center"/>
              <w:rPr>
                <w:rFonts w:eastAsia="Times New Roman" w:cstheme="minorHAnsi"/>
                <w:color w:val="000000"/>
                <w:kern w:val="0"/>
                <w:sz w:val="16"/>
                <w:szCs w:val="16"/>
                <w:lang w:eastAsia="es-ES"/>
                <w14:ligatures w14:val="none"/>
              </w:rPr>
            </w:pPr>
          </w:p>
        </w:tc>
        <w:tc>
          <w:tcPr>
            <w:tcW w:w="2359" w:type="dxa"/>
            <w:tcBorders>
              <w:top w:val="nil"/>
              <w:left w:val="nil"/>
              <w:bottom w:val="single" w:sz="4" w:space="0" w:color="auto"/>
              <w:right w:val="single" w:sz="4" w:space="0" w:color="auto"/>
            </w:tcBorders>
            <w:shd w:val="clear" w:color="auto" w:fill="FFFFFF" w:themeFill="background1"/>
            <w:vAlign w:val="center"/>
            <w:hideMark/>
          </w:tcPr>
          <w:p w14:paraId="410F60A7" w14:textId="77777777" w:rsidR="003923FD" w:rsidRPr="003923FD" w:rsidRDefault="003923FD" w:rsidP="007A26DC">
            <w:pPr>
              <w:spacing w:after="0" w:line="240" w:lineRule="auto"/>
              <w:ind w:firstLineChars="100" w:firstLine="160"/>
              <w:jc w:val="left"/>
              <w:rPr>
                <w:rFonts w:eastAsia="Times New Roman" w:cstheme="minorHAnsi"/>
                <w:color w:val="000000"/>
                <w:kern w:val="0"/>
                <w:sz w:val="16"/>
                <w:szCs w:val="16"/>
                <w:lang w:eastAsia="es-ES"/>
                <w14:ligatures w14:val="none"/>
              </w:rPr>
            </w:pPr>
            <w:r w:rsidRPr="003923FD">
              <w:rPr>
                <w:rFonts w:eastAsia="Times New Roman" w:cstheme="minorHAnsi"/>
                <w:color w:val="000000"/>
                <w:kern w:val="0"/>
                <w:sz w:val="16"/>
                <w:szCs w:val="16"/>
                <w:lang w:eastAsia="es-ES"/>
                <w14:ligatures w14:val="none"/>
              </w:rPr>
              <w:t>Viajes a hospitales</w:t>
            </w:r>
          </w:p>
        </w:tc>
        <w:tc>
          <w:tcPr>
            <w:tcW w:w="740" w:type="dxa"/>
            <w:tcBorders>
              <w:top w:val="nil"/>
              <w:left w:val="nil"/>
              <w:bottom w:val="single" w:sz="4" w:space="0" w:color="auto"/>
              <w:right w:val="single" w:sz="4" w:space="0" w:color="auto"/>
            </w:tcBorders>
            <w:shd w:val="clear" w:color="auto" w:fill="FFFFFF" w:themeFill="background1"/>
            <w:noWrap/>
            <w:vAlign w:val="center"/>
            <w:hideMark/>
          </w:tcPr>
          <w:p w14:paraId="05FBB5A5" w14:textId="4AE8003F" w:rsidR="003923FD" w:rsidRPr="003923FD" w:rsidRDefault="003923FD" w:rsidP="00897884">
            <w:pPr>
              <w:spacing w:after="0" w:line="240" w:lineRule="auto"/>
              <w:jc w:val="center"/>
              <w:rPr>
                <w:rFonts w:eastAsia="Times New Roman" w:cstheme="minorHAnsi"/>
                <w:color w:val="000000"/>
                <w:kern w:val="0"/>
                <w:sz w:val="16"/>
                <w:szCs w:val="16"/>
                <w:lang w:eastAsia="es-ES"/>
                <w14:ligatures w14:val="none"/>
              </w:rPr>
            </w:pPr>
          </w:p>
        </w:tc>
        <w:tc>
          <w:tcPr>
            <w:tcW w:w="845" w:type="dxa"/>
            <w:tcBorders>
              <w:top w:val="nil"/>
              <w:left w:val="nil"/>
              <w:bottom w:val="single" w:sz="4" w:space="0" w:color="auto"/>
              <w:right w:val="single" w:sz="4" w:space="0" w:color="auto"/>
            </w:tcBorders>
            <w:shd w:val="clear" w:color="auto" w:fill="FFFFFF" w:themeFill="background1"/>
            <w:noWrap/>
            <w:vAlign w:val="center"/>
            <w:hideMark/>
          </w:tcPr>
          <w:p w14:paraId="24743FA7" w14:textId="415E40B0" w:rsidR="003923FD" w:rsidRPr="003923FD" w:rsidRDefault="003923FD" w:rsidP="00897884">
            <w:pPr>
              <w:spacing w:after="0" w:line="240" w:lineRule="auto"/>
              <w:jc w:val="center"/>
              <w:rPr>
                <w:rFonts w:eastAsia="Times New Roman" w:cstheme="minorHAnsi"/>
                <w:color w:val="000000"/>
                <w:kern w:val="0"/>
                <w:sz w:val="16"/>
                <w:szCs w:val="16"/>
                <w:lang w:eastAsia="es-ES"/>
                <w14:ligatures w14:val="none"/>
              </w:rPr>
            </w:pPr>
          </w:p>
        </w:tc>
        <w:tc>
          <w:tcPr>
            <w:tcW w:w="640" w:type="dxa"/>
            <w:tcBorders>
              <w:top w:val="nil"/>
              <w:left w:val="nil"/>
              <w:bottom w:val="single" w:sz="4" w:space="0" w:color="auto"/>
              <w:right w:val="single" w:sz="4" w:space="0" w:color="auto"/>
            </w:tcBorders>
            <w:shd w:val="clear" w:color="auto" w:fill="FFFFFF" w:themeFill="background1"/>
            <w:noWrap/>
            <w:vAlign w:val="center"/>
            <w:hideMark/>
          </w:tcPr>
          <w:p w14:paraId="1ABAB2CD" w14:textId="57E46492" w:rsidR="003923FD" w:rsidRPr="003923FD" w:rsidRDefault="003923FD" w:rsidP="00897884">
            <w:pPr>
              <w:spacing w:after="0" w:line="240" w:lineRule="auto"/>
              <w:jc w:val="center"/>
              <w:rPr>
                <w:rFonts w:eastAsia="Times New Roman" w:cstheme="minorHAnsi"/>
                <w:color w:val="000000"/>
                <w:kern w:val="0"/>
                <w:sz w:val="16"/>
                <w:szCs w:val="16"/>
                <w:lang w:eastAsia="es-ES"/>
                <w14:ligatures w14:val="none"/>
              </w:rPr>
            </w:pPr>
          </w:p>
        </w:tc>
        <w:tc>
          <w:tcPr>
            <w:tcW w:w="880" w:type="dxa"/>
            <w:tcBorders>
              <w:top w:val="nil"/>
              <w:left w:val="nil"/>
              <w:bottom w:val="single" w:sz="4" w:space="0" w:color="auto"/>
              <w:right w:val="single" w:sz="4" w:space="0" w:color="auto"/>
            </w:tcBorders>
            <w:shd w:val="clear" w:color="auto" w:fill="FFFFFF" w:themeFill="background1"/>
            <w:noWrap/>
            <w:vAlign w:val="center"/>
            <w:hideMark/>
          </w:tcPr>
          <w:p w14:paraId="076A20BE" w14:textId="6FF31D90" w:rsidR="003923FD" w:rsidRPr="003923FD" w:rsidRDefault="003923FD" w:rsidP="00897884">
            <w:pPr>
              <w:spacing w:after="0" w:line="240" w:lineRule="auto"/>
              <w:jc w:val="center"/>
              <w:rPr>
                <w:rFonts w:eastAsia="Times New Roman" w:cstheme="minorHAnsi"/>
                <w:color w:val="000000"/>
                <w:kern w:val="0"/>
                <w:sz w:val="16"/>
                <w:szCs w:val="16"/>
                <w:lang w:eastAsia="es-ES"/>
                <w14:ligatures w14:val="none"/>
              </w:rPr>
            </w:pPr>
          </w:p>
        </w:tc>
        <w:tc>
          <w:tcPr>
            <w:tcW w:w="880" w:type="dxa"/>
            <w:tcBorders>
              <w:top w:val="nil"/>
              <w:left w:val="nil"/>
              <w:bottom w:val="single" w:sz="4" w:space="0" w:color="auto"/>
              <w:right w:val="single" w:sz="4" w:space="0" w:color="auto"/>
            </w:tcBorders>
            <w:shd w:val="clear" w:color="auto" w:fill="FFFFFF" w:themeFill="background1"/>
            <w:noWrap/>
            <w:vAlign w:val="center"/>
            <w:hideMark/>
          </w:tcPr>
          <w:p w14:paraId="0D76CA54" w14:textId="77777777" w:rsidR="003923FD" w:rsidRPr="003923FD" w:rsidRDefault="003923FD" w:rsidP="00897884">
            <w:pPr>
              <w:spacing w:after="0" w:line="240" w:lineRule="auto"/>
              <w:jc w:val="center"/>
              <w:rPr>
                <w:rFonts w:eastAsia="Times New Roman" w:cstheme="minorHAnsi"/>
                <w:color w:val="000000"/>
                <w:kern w:val="0"/>
                <w:sz w:val="16"/>
                <w:szCs w:val="16"/>
                <w:lang w:eastAsia="es-ES"/>
                <w14:ligatures w14:val="none"/>
              </w:rPr>
            </w:pPr>
            <w:r w:rsidRPr="003923FD">
              <w:rPr>
                <w:rFonts w:eastAsia="Times New Roman" w:cstheme="minorHAnsi"/>
                <w:color w:val="000000"/>
                <w:kern w:val="0"/>
                <w:sz w:val="16"/>
                <w:szCs w:val="16"/>
                <w:lang w:eastAsia="es-ES"/>
                <w14:ligatures w14:val="none"/>
              </w:rPr>
              <w:t>565,50 €</w:t>
            </w:r>
          </w:p>
        </w:tc>
        <w:tc>
          <w:tcPr>
            <w:tcW w:w="795" w:type="dxa"/>
            <w:tcBorders>
              <w:top w:val="nil"/>
              <w:left w:val="nil"/>
              <w:bottom w:val="single" w:sz="4" w:space="0" w:color="auto"/>
              <w:right w:val="single" w:sz="4" w:space="0" w:color="auto"/>
            </w:tcBorders>
            <w:shd w:val="clear" w:color="auto" w:fill="FFFFFF" w:themeFill="background1"/>
            <w:noWrap/>
            <w:vAlign w:val="center"/>
            <w:hideMark/>
          </w:tcPr>
          <w:p w14:paraId="213CBFED" w14:textId="5CC20610" w:rsidR="003923FD" w:rsidRPr="003923FD" w:rsidRDefault="003923FD" w:rsidP="00897884">
            <w:pPr>
              <w:spacing w:after="0" w:line="240" w:lineRule="auto"/>
              <w:jc w:val="center"/>
              <w:rPr>
                <w:rFonts w:eastAsia="Times New Roman" w:cstheme="minorHAnsi"/>
                <w:color w:val="000000"/>
                <w:kern w:val="0"/>
                <w:sz w:val="16"/>
                <w:szCs w:val="16"/>
                <w:lang w:eastAsia="es-ES"/>
                <w14:ligatures w14:val="none"/>
              </w:rPr>
            </w:pPr>
          </w:p>
        </w:tc>
      </w:tr>
      <w:tr w:rsidR="003923FD" w:rsidRPr="003923FD" w14:paraId="33ECA656" w14:textId="77777777" w:rsidTr="005975B3">
        <w:trPr>
          <w:trHeight w:val="315"/>
          <w:jc w:val="center"/>
        </w:trPr>
        <w:tc>
          <w:tcPr>
            <w:tcW w:w="320"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171E2439" w14:textId="1A6F6B42" w:rsidR="003923FD" w:rsidRPr="003923FD" w:rsidRDefault="003923FD" w:rsidP="00897884">
            <w:pPr>
              <w:spacing w:after="0" w:line="240" w:lineRule="auto"/>
              <w:jc w:val="center"/>
              <w:rPr>
                <w:rFonts w:eastAsia="Times New Roman" w:cstheme="minorHAnsi"/>
                <w:color w:val="000000"/>
                <w:kern w:val="0"/>
                <w:sz w:val="16"/>
                <w:szCs w:val="16"/>
                <w:lang w:eastAsia="es-ES"/>
                <w14:ligatures w14:val="none"/>
              </w:rPr>
            </w:pPr>
          </w:p>
        </w:tc>
        <w:tc>
          <w:tcPr>
            <w:tcW w:w="420" w:type="dxa"/>
            <w:tcBorders>
              <w:top w:val="nil"/>
              <w:left w:val="nil"/>
              <w:bottom w:val="single" w:sz="4" w:space="0" w:color="auto"/>
              <w:right w:val="single" w:sz="4" w:space="0" w:color="auto"/>
            </w:tcBorders>
            <w:shd w:val="clear" w:color="auto" w:fill="FFFFFF" w:themeFill="background1"/>
            <w:noWrap/>
            <w:vAlign w:val="center"/>
            <w:hideMark/>
          </w:tcPr>
          <w:p w14:paraId="7A605D7E" w14:textId="3F72757B" w:rsidR="003923FD" w:rsidRPr="003923FD" w:rsidRDefault="003923FD" w:rsidP="00897884">
            <w:pPr>
              <w:spacing w:after="0" w:line="240" w:lineRule="auto"/>
              <w:jc w:val="center"/>
              <w:rPr>
                <w:rFonts w:eastAsia="Times New Roman" w:cstheme="minorHAnsi"/>
                <w:color w:val="000000"/>
                <w:kern w:val="0"/>
                <w:sz w:val="16"/>
                <w:szCs w:val="16"/>
                <w:lang w:eastAsia="es-ES"/>
                <w14:ligatures w14:val="none"/>
              </w:rPr>
            </w:pPr>
          </w:p>
        </w:tc>
        <w:tc>
          <w:tcPr>
            <w:tcW w:w="480" w:type="dxa"/>
            <w:tcBorders>
              <w:top w:val="nil"/>
              <w:left w:val="nil"/>
              <w:bottom w:val="single" w:sz="4" w:space="0" w:color="auto"/>
              <w:right w:val="single" w:sz="4" w:space="0" w:color="auto"/>
            </w:tcBorders>
            <w:shd w:val="clear" w:color="auto" w:fill="FFFFFF" w:themeFill="background1"/>
            <w:noWrap/>
            <w:vAlign w:val="center"/>
            <w:hideMark/>
          </w:tcPr>
          <w:p w14:paraId="5DEFB337" w14:textId="77777777" w:rsidR="003923FD" w:rsidRPr="003923FD" w:rsidRDefault="003923FD" w:rsidP="00897884">
            <w:pPr>
              <w:spacing w:after="0" w:line="240" w:lineRule="auto"/>
              <w:jc w:val="center"/>
              <w:rPr>
                <w:rFonts w:eastAsia="Times New Roman" w:cstheme="minorHAnsi"/>
                <w:color w:val="000000"/>
                <w:kern w:val="0"/>
                <w:sz w:val="16"/>
                <w:szCs w:val="16"/>
                <w:lang w:eastAsia="es-ES"/>
                <w14:ligatures w14:val="none"/>
              </w:rPr>
            </w:pPr>
            <w:r w:rsidRPr="003923FD">
              <w:rPr>
                <w:rFonts w:eastAsia="Times New Roman" w:cstheme="minorHAnsi"/>
                <w:color w:val="000000"/>
                <w:kern w:val="0"/>
                <w:sz w:val="16"/>
                <w:szCs w:val="16"/>
                <w:lang w:eastAsia="es-ES"/>
                <w14:ligatures w14:val="none"/>
              </w:rPr>
              <w:t>001</w:t>
            </w:r>
          </w:p>
        </w:tc>
        <w:tc>
          <w:tcPr>
            <w:tcW w:w="2359" w:type="dxa"/>
            <w:tcBorders>
              <w:top w:val="nil"/>
              <w:left w:val="nil"/>
              <w:bottom w:val="single" w:sz="4" w:space="0" w:color="auto"/>
              <w:right w:val="single" w:sz="4" w:space="0" w:color="auto"/>
            </w:tcBorders>
            <w:shd w:val="clear" w:color="auto" w:fill="FFFFFF" w:themeFill="background1"/>
            <w:noWrap/>
            <w:vAlign w:val="center"/>
            <w:hideMark/>
          </w:tcPr>
          <w:p w14:paraId="4FBB3C57" w14:textId="77777777" w:rsidR="003923FD" w:rsidRPr="003923FD" w:rsidRDefault="003923FD" w:rsidP="007A26DC">
            <w:pPr>
              <w:spacing w:after="0" w:line="240" w:lineRule="auto"/>
              <w:ind w:firstLineChars="200" w:firstLine="320"/>
              <w:jc w:val="left"/>
              <w:rPr>
                <w:rFonts w:eastAsia="Times New Roman" w:cstheme="minorHAnsi"/>
                <w:color w:val="000000"/>
                <w:kern w:val="0"/>
                <w:sz w:val="16"/>
                <w:szCs w:val="16"/>
                <w:lang w:eastAsia="es-ES"/>
                <w14:ligatures w14:val="none"/>
              </w:rPr>
            </w:pPr>
            <w:r w:rsidRPr="003923FD">
              <w:rPr>
                <w:rFonts w:eastAsia="Times New Roman" w:cstheme="minorHAnsi"/>
                <w:color w:val="000000"/>
                <w:kern w:val="0"/>
                <w:sz w:val="16"/>
                <w:szCs w:val="16"/>
                <w:lang w:eastAsia="es-ES"/>
                <w14:ligatures w14:val="none"/>
              </w:rPr>
              <w:t>Viaje a Jarrio</w:t>
            </w:r>
          </w:p>
        </w:tc>
        <w:tc>
          <w:tcPr>
            <w:tcW w:w="740" w:type="dxa"/>
            <w:tcBorders>
              <w:top w:val="nil"/>
              <w:left w:val="nil"/>
              <w:bottom w:val="single" w:sz="4" w:space="0" w:color="auto"/>
              <w:right w:val="single" w:sz="4" w:space="0" w:color="auto"/>
            </w:tcBorders>
            <w:shd w:val="clear" w:color="auto" w:fill="FFFFFF" w:themeFill="background1"/>
            <w:noWrap/>
            <w:vAlign w:val="center"/>
            <w:hideMark/>
          </w:tcPr>
          <w:p w14:paraId="5D06BD01" w14:textId="77777777" w:rsidR="003923FD" w:rsidRPr="003923FD" w:rsidRDefault="003923FD" w:rsidP="00897884">
            <w:pPr>
              <w:spacing w:after="0" w:line="240" w:lineRule="auto"/>
              <w:jc w:val="center"/>
              <w:rPr>
                <w:rFonts w:eastAsia="Times New Roman" w:cstheme="minorHAnsi"/>
                <w:color w:val="000000"/>
                <w:kern w:val="0"/>
                <w:sz w:val="16"/>
                <w:szCs w:val="16"/>
                <w:lang w:eastAsia="es-ES"/>
                <w14:ligatures w14:val="none"/>
              </w:rPr>
            </w:pPr>
            <w:r w:rsidRPr="003923FD">
              <w:rPr>
                <w:rFonts w:eastAsia="Times New Roman" w:cstheme="minorHAnsi"/>
                <w:color w:val="000000"/>
                <w:kern w:val="0"/>
                <w:sz w:val="16"/>
                <w:szCs w:val="16"/>
                <w:lang w:eastAsia="es-ES"/>
                <w14:ligatures w14:val="none"/>
              </w:rPr>
              <w:t>672</w:t>
            </w:r>
          </w:p>
        </w:tc>
        <w:tc>
          <w:tcPr>
            <w:tcW w:w="845" w:type="dxa"/>
            <w:tcBorders>
              <w:top w:val="nil"/>
              <w:left w:val="nil"/>
              <w:bottom w:val="single" w:sz="4" w:space="0" w:color="auto"/>
              <w:right w:val="single" w:sz="4" w:space="0" w:color="auto"/>
            </w:tcBorders>
            <w:shd w:val="clear" w:color="auto" w:fill="FFFFFF" w:themeFill="background1"/>
            <w:noWrap/>
            <w:vAlign w:val="center"/>
            <w:hideMark/>
          </w:tcPr>
          <w:p w14:paraId="668DC2AD" w14:textId="77777777" w:rsidR="003923FD" w:rsidRPr="003923FD" w:rsidRDefault="003923FD" w:rsidP="00897884">
            <w:pPr>
              <w:spacing w:after="0" w:line="240" w:lineRule="auto"/>
              <w:jc w:val="center"/>
              <w:rPr>
                <w:rFonts w:eastAsia="Times New Roman" w:cstheme="minorHAnsi"/>
                <w:color w:val="000000"/>
                <w:kern w:val="0"/>
                <w:sz w:val="16"/>
                <w:szCs w:val="16"/>
                <w:lang w:eastAsia="es-ES"/>
                <w14:ligatures w14:val="none"/>
              </w:rPr>
            </w:pPr>
            <w:r w:rsidRPr="003923FD">
              <w:rPr>
                <w:rFonts w:eastAsia="Times New Roman" w:cstheme="minorHAnsi"/>
                <w:color w:val="000000"/>
                <w:kern w:val="0"/>
                <w:sz w:val="16"/>
                <w:szCs w:val="16"/>
                <w:lang w:eastAsia="es-ES"/>
                <w14:ligatures w14:val="none"/>
              </w:rPr>
              <w:t>Kilómetros</w:t>
            </w:r>
          </w:p>
        </w:tc>
        <w:tc>
          <w:tcPr>
            <w:tcW w:w="640" w:type="dxa"/>
            <w:tcBorders>
              <w:top w:val="nil"/>
              <w:left w:val="nil"/>
              <w:bottom w:val="single" w:sz="4" w:space="0" w:color="auto"/>
              <w:right w:val="single" w:sz="4" w:space="0" w:color="auto"/>
            </w:tcBorders>
            <w:shd w:val="clear" w:color="auto" w:fill="FFFFFF" w:themeFill="background1"/>
            <w:noWrap/>
            <w:vAlign w:val="center"/>
            <w:hideMark/>
          </w:tcPr>
          <w:p w14:paraId="67725597" w14:textId="77777777" w:rsidR="003923FD" w:rsidRPr="003923FD" w:rsidRDefault="003923FD" w:rsidP="00897884">
            <w:pPr>
              <w:spacing w:after="0" w:line="240" w:lineRule="auto"/>
              <w:jc w:val="center"/>
              <w:rPr>
                <w:rFonts w:eastAsia="Times New Roman" w:cstheme="minorHAnsi"/>
                <w:color w:val="000000"/>
                <w:kern w:val="0"/>
                <w:sz w:val="16"/>
                <w:szCs w:val="16"/>
                <w:lang w:eastAsia="es-ES"/>
                <w14:ligatures w14:val="none"/>
              </w:rPr>
            </w:pPr>
            <w:r w:rsidRPr="003923FD">
              <w:rPr>
                <w:rFonts w:eastAsia="Times New Roman" w:cstheme="minorHAnsi"/>
                <w:color w:val="000000"/>
                <w:kern w:val="0"/>
                <w:sz w:val="16"/>
                <w:szCs w:val="16"/>
                <w:lang w:eastAsia="es-ES"/>
                <w14:ligatures w14:val="none"/>
              </w:rPr>
              <w:t>0,25 €</w:t>
            </w:r>
          </w:p>
        </w:tc>
        <w:tc>
          <w:tcPr>
            <w:tcW w:w="880" w:type="dxa"/>
            <w:tcBorders>
              <w:top w:val="nil"/>
              <w:left w:val="nil"/>
              <w:bottom w:val="single" w:sz="4" w:space="0" w:color="auto"/>
              <w:right w:val="single" w:sz="4" w:space="0" w:color="auto"/>
            </w:tcBorders>
            <w:shd w:val="clear" w:color="auto" w:fill="FFFFFF" w:themeFill="background1"/>
            <w:noWrap/>
            <w:vAlign w:val="center"/>
            <w:hideMark/>
          </w:tcPr>
          <w:p w14:paraId="284A6D87" w14:textId="77777777" w:rsidR="003923FD" w:rsidRPr="003923FD" w:rsidRDefault="003923FD" w:rsidP="00897884">
            <w:pPr>
              <w:spacing w:after="0" w:line="240" w:lineRule="auto"/>
              <w:jc w:val="center"/>
              <w:rPr>
                <w:rFonts w:eastAsia="Times New Roman" w:cstheme="minorHAnsi"/>
                <w:color w:val="000000"/>
                <w:kern w:val="0"/>
                <w:sz w:val="16"/>
                <w:szCs w:val="16"/>
                <w:lang w:eastAsia="es-ES"/>
                <w14:ligatures w14:val="none"/>
              </w:rPr>
            </w:pPr>
            <w:r w:rsidRPr="003923FD">
              <w:rPr>
                <w:rFonts w:eastAsia="Times New Roman" w:cstheme="minorHAnsi"/>
                <w:color w:val="000000"/>
                <w:kern w:val="0"/>
                <w:sz w:val="16"/>
                <w:szCs w:val="16"/>
                <w:lang w:eastAsia="es-ES"/>
                <w14:ligatures w14:val="none"/>
              </w:rPr>
              <w:t>168,00 €</w:t>
            </w:r>
          </w:p>
        </w:tc>
        <w:tc>
          <w:tcPr>
            <w:tcW w:w="880" w:type="dxa"/>
            <w:tcBorders>
              <w:top w:val="nil"/>
              <w:left w:val="nil"/>
              <w:bottom w:val="single" w:sz="4" w:space="0" w:color="auto"/>
              <w:right w:val="single" w:sz="4" w:space="0" w:color="auto"/>
            </w:tcBorders>
            <w:shd w:val="clear" w:color="auto" w:fill="FFFFFF" w:themeFill="background1"/>
            <w:noWrap/>
            <w:vAlign w:val="center"/>
            <w:hideMark/>
          </w:tcPr>
          <w:p w14:paraId="4A58AE8E" w14:textId="2511B37F" w:rsidR="003923FD" w:rsidRPr="003923FD" w:rsidRDefault="003923FD" w:rsidP="00897884">
            <w:pPr>
              <w:spacing w:after="0" w:line="240" w:lineRule="auto"/>
              <w:jc w:val="center"/>
              <w:rPr>
                <w:rFonts w:eastAsia="Times New Roman" w:cstheme="minorHAnsi"/>
                <w:color w:val="000000"/>
                <w:kern w:val="0"/>
                <w:sz w:val="16"/>
                <w:szCs w:val="16"/>
                <w:lang w:eastAsia="es-ES"/>
                <w14:ligatures w14:val="none"/>
              </w:rPr>
            </w:pPr>
          </w:p>
        </w:tc>
        <w:tc>
          <w:tcPr>
            <w:tcW w:w="795" w:type="dxa"/>
            <w:tcBorders>
              <w:top w:val="nil"/>
              <w:left w:val="nil"/>
              <w:bottom w:val="single" w:sz="4" w:space="0" w:color="auto"/>
              <w:right w:val="single" w:sz="4" w:space="0" w:color="auto"/>
            </w:tcBorders>
            <w:shd w:val="clear" w:color="auto" w:fill="FFFFFF" w:themeFill="background1"/>
            <w:noWrap/>
            <w:vAlign w:val="center"/>
            <w:hideMark/>
          </w:tcPr>
          <w:p w14:paraId="472D679C" w14:textId="331FD160" w:rsidR="003923FD" w:rsidRPr="003923FD" w:rsidRDefault="003923FD" w:rsidP="00897884">
            <w:pPr>
              <w:spacing w:after="0" w:line="240" w:lineRule="auto"/>
              <w:jc w:val="center"/>
              <w:rPr>
                <w:rFonts w:eastAsia="Times New Roman" w:cstheme="minorHAnsi"/>
                <w:color w:val="000000"/>
                <w:kern w:val="0"/>
                <w:sz w:val="16"/>
                <w:szCs w:val="16"/>
                <w:lang w:eastAsia="es-ES"/>
                <w14:ligatures w14:val="none"/>
              </w:rPr>
            </w:pPr>
          </w:p>
        </w:tc>
      </w:tr>
      <w:tr w:rsidR="003923FD" w:rsidRPr="003923FD" w14:paraId="01640716" w14:textId="77777777" w:rsidTr="005975B3">
        <w:trPr>
          <w:trHeight w:val="315"/>
          <w:jc w:val="center"/>
        </w:trPr>
        <w:tc>
          <w:tcPr>
            <w:tcW w:w="320"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18B602D8" w14:textId="66B0193A" w:rsidR="003923FD" w:rsidRPr="003923FD" w:rsidRDefault="003923FD" w:rsidP="00897884">
            <w:pPr>
              <w:spacing w:after="0" w:line="240" w:lineRule="auto"/>
              <w:jc w:val="center"/>
              <w:rPr>
                <w:rFonts w:eastAsia="Times New Roman" w:cstheme="minorHAnsi"/>
                <w:color w:val="000000"/>
                <w:kern w:val="0"/>
                <w:sz w:val="16"/>
                <w:szCs w:val="16"/>
                <w:lang w:eastAsia="es-ES"/>
                <w14:ligatures w14:val="none"/>
              </w:rPr>
            </w:pPr>
          </w:p>
        </w:tc>
        <w:tc>
          <w:tcPr>
            <w:tcW w:w="420" w:type="dxa"/>
            <w:tcBorders>
              <w:top w:val="nil"/>
              <w:left w:val="nil"/>
              <w:bottom w:val="single" w:sz="4" w:space="0" w:color="auto"/>
              <w:right w:val="single" w:sz="4" w:space="0" w:color="auto"/>
            </w:tcBorders>
            <w:shd w:val="clear" w:color="auto" w:fill="FFFFFF" w:themeFill="background1"/>
            <w:noWrap/>
            <w:vAlign w:val="center"/>
            <w:hideMark/>
          </w:tcPr>
          <w:p w14:paraId="1997C487" w14:textId="0CC4BF9C" w:rsidR="003923FD" w:rsidRPr="003923FD" w:rsidRDefault="003923FD" w:rsidP="00897884">
            <w:pPr>
              <w:spacing w:after="0" w:line="240" w:lineRule="auto"/>
              <w:jc w:val="center"/>
              <w:rPr>
                <w:rFonts w:eastAsia="Times New Roman" w:cstheme="minorHAnsi"/>
                <w:color w:val="000000"/>
                <w:kern w:val="0"/>
                <w:sz w:val="16"/>
                <w:szCs w:val="16"/>
                <w:lang w:eastAsia="es-ES"/>
                <w14:ligatures w14:val="none"/>
              </w:rPr>
            </w:pPr>
          </w:p>
        </w:tc>
        <w:tc>
          <w:tcPr>
            <w:tcW w:w="480" w:type="dxa"/>
            <w:tcBorders>
              <w:top w:val="nil"/>
              <w:left w:val="nil"/>
              <w:bottom w:val="single" w:sz="4" w:space="0" w:color="auto"/>
              <w:right w:val="single" w:sz="4" w:space="0" w:color="auto"/>
            </w:tcBorders>
            <w:shd w:val="clear" w:color="auto" w:fill="FFFFFF" w:themeFill="background1"/>
            <w:noWrap/>
            <w:vAlign w:val="center"/>
            <w:hideMark/>
          </w:tcPr>
          <w:p w14:paraId="6E5B4163" w14:textId="77777777" w:rsidR="003923FD" w:rsidRPr="003923FD" w:rsidRDefault="003923FD" w:rsidP="00897884">
            <w:pPr>
              <w:spacing w:after="0" w:line="240" w:lineRule="auto"/>
              <w:jc w:val="center"/>
              <w:rPr>
                <w:rFonts w:eastAsia="Times New Roman" w:cstheme="minorHAnsi"/>
                <w:color w:val="000000"/>
                <w:kern w:val="0"/>
                <w:sz w:val="16"/>
                <w:szCs w:val="16"/>
                <w:lang w:eastAsia="es-ES"/>
                <w14:ligatures w14:val="none"/>
              </w:rPr>
            </w:pPr>
            <w:r w:rsidRPr="003923FD">
              <w:rPr>
                <w:rFonts w:eastAsia="Times New Roman" w:cstheme="minorHAnsi"/>
                <w:color w:val="000000"/>
                <w:kern w:val="0"/>
                <w:sz w:val="16"/>
                <w:szCs w:val="16"/>
                <w:lang w:eastAsia="es-ES"/>
                <w14:ligatures w14:val="none"/>
              </w:rPr>
              <w:t>002</w:t>
            </w:r>
          </w:p>
        </w:tc>
        <w:tc>
          <w:tcPr>
            <w:tcW w:w="2359" w:type="dxa"/>
            <w:tcBorders>
              <w:top w:val="nil"/>
              <w:left w:val="nil"/>
              <w:bottom w:val="single" w:sz="4" w:space="0" w:color="auto"/>
              <w:right w:val="single" w:sz="4" w:space="0" w:color="auto"/>
            </w:tcBorders>
            <w:shd w:val="clear" w:color="auto" w:fill="FFFFFF" w:themeFill="background1"/>
            <w:noWrap/>
            <w:vAlign w:val="center"/>
            <w:hideMark/>
          </w:tcPr>
          <w:p w14:paraId="3DE864B5" w14:textId="77777777" w:rsidR="003923FD" w:rsidRPr="003923FD" w:rsidRDefault="003923FD" w:rsidP="007A26DC">
            <w:pPr>
              <w:spacing w:after="0" w:line="240" w:lineRule="auto"/>
              <w:ind w:firstLineChars="200" w:firstLine="320"/>
              <w:jc w:val="left"/>
              <w:rPr>
                <w:rFonts w:eastAsia="Times New Roman" w:cstheme="minorHAnsi"/>
                <w:color w:val="000000"/>
                <w:kern w:val="0"/>
                <w:sz w:val="16"/>
                <w:szCs w:val="16"/>
                <w:lang w:eastAsia="es-ES"/>
                <w14:ligatures w14:val="none"/>
              </w:rPr>
            </w:pPr>
            <w:r w:rsidRPr="003923FD">
              <w:rPr>
                <w:rFonts w:eastAsia="Times New Roman" w:cstheme="minorHAnsi"/>
                <w:color w:val="000000"/>
                <w:kern w:val="0"/>
                <w:sz w:val="16"/>
                <w:szCs w:val="16"/>
                <w:lang w:eastAsia="es-ES"/>
                <w14:ligatures w14:val="none"/>
              </w:rPr>
              <w:t>Viaje a Cangas del Narcea</w:t>
            </w:r>
          </w:p>
        </w:tc>
        <w:tc>
          <w:tcPr>
            <w:tcW w:w="740" w:type="dxa"/>
            <w:tcBorders>
              <w:top w:val="nil"/>
              <w:left w:val="nil"/>
              <w:bottom w:val="single" w:sz="4" w:space="0" w:color="auto"/>
              <w:right w:val="single" w:sz="4" w:space="0" w:color="auto"/>
            </w:tcBorders>
            <w:shd w:val="clear" w:color="auto" w:fill="FFFFFF" w:themeFill="background1"/>
            <w:noWrap/>
            <w:vAlign w:val="center"/>
            <w:hideMark/>
          </w:tcPr>
          <w:p w14:paraId="176C4368" w14:textId="77777777" w:rsidR="003923FD" w:rsidRPr="003923FD" w:rsidRDefault="003923FD" w:rsidP="00897884">
            <w:pPr>
              <w:spacing w:after="0" w:line="240" w:lineRule="auto"/>
              <w:jc w:val="center"/>
              <w:rPr>
                <w:rFonts w:eastAsia="Times New Roman" w:cstheme="minorHAnsi"/>
                <w:color w:val="000000"/>
                <w:kern w:val="0"/>
                <w:sz w:val="16"/>
                <w:szCs w:val="16"/>
                <w:lang w:eastAsia="es-ES"/>
                <w14:ligatures w14:val="none"/>
              </w:rPr>
            </w:pPr>
            <w:r w:rsidRPr="003923FD">
              <w:rPr>
                <w:rFonts w:eastAsia="Times New Roman" w:cstheme="minorHAnsi"/>
                <w:color w:val="000000"/>
                <w:kern w:val="0"/>
                <w:sz w:val="16"/>
                <w:szCs w:val="16"/>
                <w:lang w:eastAsia="es-ES"/>
                <w14:ligatures w14:val="none"/>
              </w:rPr>
              <w:t>546</w:t>
            </w:r>
          </w:p>
        </w:tc>
        <w:tc>
          <w:tcPr>
            <w:tcW w:w="845" w:type="dxa"/>
            <w:tcBorders>
              <w:top w:val="nil"/>
              <w:left w:val="nil"/>
              <w:bottom w:val="single" w:sz="4" w:space="0" w:color="auto"/>
              <w:right w:val="single" w:sz="4" w:space="0" w:color="auto"/>
            </w:tcBorders>
            <w:shd w:val="clear" w:color="auto" w:fill="FFFFFF" w:themeFill="background1"/>
            <w:noWrap/>
            <w:vAlign w:val="center"/>
            <w:hideMark/>
          </w:tcPr>
          <w:p w14:paraId="2F62A37B" w14:textId="77777777" w:rsidR="003923FD" w:rsidRPr="003923FD" w:rsidRDefault="003923FD" w:rsidP="00897884">
            <w:pPr>
              <w:spacing w:after="0" w:line="240" w:lineRule="auto"/>
              <w:jc w:val="center"/>
              <w:rPr>
                <w:rFonts w:eastAsia="Times New Roman" w:cstheme="minorHAnsi"/>
                <w:color w:val="000000"/>
                <w:kern w:val="0"/>
                <w:sz w:val="16"/>
                <w:szCs w:val="16"/>
                <w:lang w:eastAsia="es-ES"/>
                <w14:ligatures w14:val="none"/>
              </w:rPr>
            </w:pPr>
            <w:r w:rsidRPr="003923FD">
              <w:rPr>
                <w:rFonts w:eastAsia="Times New Roman" w:cstheme="minorHAnsi"/>
                <w:color w:val="000000"/>
                <w:kern w:val="0"/>
                <w:sz w:val="16"/>
                <w:szCs w:val="16"/>
                <w:lang w:eastAsia="es-ES"/>
                <w14:ligatures w14:val="none"/>
              </w:rPr>
              <w:t>Kilómetros</w:t>
            </w:r>
          </w:p>
        </w:tc>
        <w:tc>
          <w:tcPr>
            <w:tcW w:w="640" w:type="dxa"/>
            <w:tcBorders>
              <w:top w:val="nil"/>
              <w:left w:val="nil"/>
              <w:bottom w:val="single" w:sz="4" w:space="0" w:color="auto"/>
              <w:right w:val="single" w:sz="4" w:space="0" w:color="auto"/>
            </w:tcBorders>
            <w:shd w:val="clear" w:color="auto" w:fill="FFFFFF" w:themeFill="background1"/>
            <w:noWrap/>
            <w:vAlign w:val="center"/>
            <w:hideMark/>
          </w:tcPr>
          <w:p w14:paraId="76267016" w14:textId="77777777" w:rsidR="003923FD" w:rsidRPr="003923FD" w:rsidRDefault="003923FD" w:rsidP="00897884">
            <w:pPr>
              <w:spacing w:after="0" w:line="240" w:lineRule="auto"/>
              <w:jc w:val="center"/>
              <w:rPr>
                <w:rFonts w:eastAsia="Times New Roman" w:cstheme="minorHAnsi"/>
                <w:color w:val="000000"/>
                <w:kern w:val="0"/>
                <w:sz w:val="16"/>
                <w:szCs w:val="16"/>
                <w:lang w:eastAsia="es-ES"/>
                <w14:ligatures w14:val="none"/>
              </w:rPr>
            </w:pPr>
            <w:r w:rsidRPr="003923FD">
              <w:rPr>
                <w:rFonts w:eastAsia="Times New Roman" w:cstheme="minorHAnsi"/>
                <w:color w:val="000000"/>
                <w:kern w:val="0"/>
                <w:sz w:val="16"/>
                <w:szCs w:val="16"/>
                <w:lang w:eastAsia="es-ES"/>
                <w14:ligatures w14:val="none"/>
              </w:rPr>
              <w:t>0,25 €</w:t>
            </w:r>
          </w:p>
        </w:tc>
        <w:tc>
          <w:tcPr>
            <w:tcW w:w="880" w:type="dxa"/>
            <w:tcBorders>
              <w:top w:val="nil"/>
              <w:left w:val="nil"/>
              <w:bottom w:val="single" w:sz="4" w:space="0" w:color="auto"/>
              <w:right w:val="single" w:sz="4" w:space="0" w:color="auto"/>
            </w:tcBorders>
            <w:shd w:val="clear" w:color="auto" w:fill="FFFFFF" w:themeFill="background1"/>
            <w:noWrap/>
            <w:vAlign w:val="center"/>
            <w:hideMark/>
          </w:tcPr>
          <w:p w14:paraId="3BA6E3FE" w14:textId="77777777" w:rsidR="003923FD" w:rsidRPr="003923FD" w:rsidRDefault="003923FD" w:rsidP="00897884">
            <w:pPr>
              <w:spacing w:after="0" w:line="240" w:lineRule="auto"/>
              <w:jc w:val="center"/>
              <w:rPr>
                <w:rFonts w:eastAsia="Times New Roman" w:cstheme="minorHAnsi"/>
                <w:color w:val="000000"/>
                <w:kern w:val="0"/>
                <w:sz w:val="16"/>
                <w:szCs w:val="16"/>
                <w:lang w:eastAsia="es-ES"/>
                <w14:ligatures w14:val="none"/>
              </w:rPr>
            </w:pPr>
            <w:r w:rsidRPr="003923FD">
              <w:rPr>
                <w:rFonts w:eastAsia="Times New Roman" w:cstheme="minorHAnsi"/>
                <w:color w:val="000000"/>
                <w:kern w:val="0"/>
                <w:sz w:val="16"/>
                <w:szCs w:val="16"/>
                <w:lang w:eastAsia="es-ES"/>
                <w14:ligatures w14:val="none"/>
              </w:rPr>
              <w:t>136,50 €</w:t>
            </w:r>
          </w:p>
        </w:tc>
        <w:tc>
          <w:tcPr>
            <w:tcW w:w="880" w:type="dxa"/>
            <w:tcBorders>
              <w:top w:val="nil"/>
              <w:left w:val="nil"/>
              <w:bottom w:val="single" w:sz="4" w:space="0" w:color="auto"/>
              <w:right w:val="single" w:sz="4" w:space="0" w:color="auto"/>
            </w:tcBorders>
            <w:shd w:val="clear" w:color="auto" w:fill="FFFFFF" w:themeFill="background1"/>
            <w:noWrap/>
            <w:vAlign w:val="center"/>
            <w:hideMark/>
          </w:tcPr>
          <w:p w14:paraId="0C85659D" w14:textId="72F7689C" w:rsidR="003923FD" w:rsidRPr="003923FD" w:rsidRDefault="003923FD" w:rsidP="00897884">
            <w:pPr>
              <w:spacing w:after="0" w:line="240" w:lineRule="auto"/>
              <w:jc w:val="center"/>
              <w:rPr>
                <w:rFonts w:eastAsia="Times New Roman" w:cstheme="minorHAnsi"/>
                <w:color w:val="000000"/>
                <w:kern w:val="0"/>
                <w:sz w:val="16"/>
                <w:szCs w:val="16"/>
                <w:lang w:eastAsia="es-ES"/>
                <w14:ligatures w14:val="none"/>
              </w:rPr>
            </w:pPr>
          </w:p>
        </w:tc>
        <w:tc>
          <w:tcPr>
            <w:tcW w:w="795" w:type="dxa"/>
            <w:tcBorders>
              <w:top w:val="nil"/>
              <w:left w:val="nil"/>
              <w:bottom w:val="single" w:sz="4" w:space="0" w:color="auto"/>
              <w:right w:val="single" w:sz="4" w:space="0" w:color="auto"/>
            </w:tcBorders>
            <w:shd w:val="clear" w:color="auto" w:fill="FFFFFF" w:themeFill="background1"/>
            <w:noWrap/>
            <w:vAlign w:val="center"/>
            <w:hideMark/>
          </w:tcPr>
          <w:p w14:paraId="7497DF72" w14:textId="18751792" w:rsidR="003923FD" w:rsidRPr="003923FD" w:rsidRDefault="003923FD" w:rsidP="00897884">
            <w:pPr>
              <w:spacing w:after="0" w:line="240" w:lineRule="auto"/>
              <w:jc w:val="center"/>
              <w:rPr>
                <w:rFonts w:eastAsia="Times New Roman" w:cstheme="minorHAnsi"/>
                <w:color w:val="000000"/>
                <w:kern w:val="0"/>
                <w:sz w:val="16"/>
                <w:szCs w:val="16"/>
                <w:lang w:eastAsia="es-ES"/>
                <w14:ligatures w14:val="none"/>
              </w:rPr>
            </w:pPr>
          </w:p>
        </w:tc>
      </w:tr>
      <w:tr w:rsidR="003923FD" w:rsidRPr="003923FD" w14:paraId="28B6AABE" w14:textId="77777777" w:rsidTr="005975B3">
        <w:trPr>
          <w:trHeight w:val="315"/>
          <w:jc w:val="center"/>
        </w:trPr>
        <w:tc>
          <w:tcPr>
            <w:tcW w:w="320"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75709568" w14:textId="5F15E8EB" w:rsidR="003923FD" w:rsidRPr="003923FD" w:rsidRDefault="003923FD" w:rsidP="00897884">
            <w:pPr>
              <w:spacing w:after="0" w:line="240" w:lineRule="auto"/>
              <w:jc w:val="center"/>
              <w:rPr>
                <w:rFonts w:eastAsia="Times New Roman" w:cstheme="minorHAnsi"/>
                <w:color w:val="000000"/>
                <w:kern w:val="0"/>
                <w:sz w:val="16"/>
                <w:szCs w:val="16"/>
                <w:lang w:eastAsia="es-ES"/>
                <w14:ligatures w14:val="none"/>
              </w:rPr>
            </w:pPr>
          </w:p>
        </w:tc>
        <w:tc>
          <w:tcPr>
            <w:tcW w:w="420" w:type="dxa"/>
            <w:tcBorders>
              <w:top w:val="nil"/>
              <w:left w:val="nil"/>
              <w:bottom w:val="single" w:sz="4" w:space="0" w:color="auto"/>
              <w:right w:val="single" w:sz="4" w:space="0" w:color="auto"/>
            </w:tcBorders>
            <w:shd w:val="clear" w:color="auto" w:fill="FFFFFF" w:themeFill="background1"/>
            <w:noWrap/>
            <w:vAlign w:val="center"/>
            <w:hideMark/>
          </w:tcPr>
          <w:p w14:paraId="7B209C62" w14:textId="66957801" w:rsidR="003923FD" w:rsidRPr="003923FD" w:rsidRDefault="003923FD" w:rsidP="00897884">
            <w:pPr>
              <w:spacing w:after="0" w:line="240" w:lineRule="auto"/>
              <w:jc w:val="center"/>
              <w:rPr>
                <w:rFonts w:eastAsia="Times New Roman" w:cstheme="minorHAnsi"/>
                <w:color w:val="000000"/>
                <w:kern w:val="0"/>
                <w:sz w:val="16"/>
                <w:szCs w:val="16"/>
                <w:lang w:eastAsia="es-ES"/>
                <w14:ligatures w14:val="none"/>
              </w:rPr>
            </w:pPr>
          </w:p>
        </w:tc>
        <w:tc>
          <w:tcPr>
            <w:tcW w:w="480" w:type="dxa"/>
            <w:tcBorders>
              <w:top w:val="nil"/>
              <w:left w:val="nil"/>
              <w:bottom w:val="single" w:sz="4" w:space="0" w:color="auto"/>
              <w:right w:val="single" w:sz="4" w:space="0" w:color="auto"/>
            </w:tcBorders>
            <w:shd w:val="clear" w:color="auto" w:fill="FFFFFF" w:themeFill="background1"/>
            <w:noWrap/>
            <w:vAlign w:val="center"/>
            <w:hideMark/>
          </w:tcPr>
          <w:p w14:paraId="2D1C4CAB" w14:textId="77777777" w:rsidR="003923FD" w:rsidRPr="003923FD" w:rsidRDefault="003923FD" w:rsidP="00897884">
            <w:pPr>
              <w:spacing w:after="0" w:line="240" w:lineRule="auto"/>
              <w:jc w:val="center"/>
              <w:rPr>
                <w:rFonts w:eastAsia="Times New Roman" w:cstheme="minorHAnsi"/>
                <w:color w:val="000000"/>
                <w:kern w:val="0"/>
                <w:sz w:val="16"/>
                <w:szCs w:val="16"/>
                <w:lang w:eastAsia="es-ES"/>
                <w14:ligatures w14:val="none"/>
              </w:rPr>
            </w:pPr>
            <w:r w:rsidRPr="003923FD">
              <w:rPr>
                <w:rFonts w:eastAsia="Times New Roman" w:cstheme="minorHAnsi"/>
                <w:color w:val="000000"/>
                <w:kern w:val="0"/>
                <w:sz w:val="16"/>
                <w:szCs w:val="16"/>
                <w:lang w:eastAsia="es-ES"/>
                <w14:ligatures w14:val="none"/>
              </w:rPr>
              <w:t>003</w:t>
            </w:r>
          </w:p>
        </w:tc>
        <w:tc>
          <w:tcPr>
            <w:tcW w:w="2359" w:type="dxa"/>
            <w:tcBorders>
              <w:top w:val="nil"/>
              <w:left w:val="nil"/>
              <w:bottom w:val="single" w:sz="4" w:space="0" w:color="auto"/>
              <w:right w:val="single" w:sz="4" w:space="0" w:color="auto"/>
            </w:tcBorders>
            <w:shd w:val="clear" w:color="auto" w:fill="FFFFFF" w:themeFill="background1"/>
            <w:noWrap/>
            <w:vAlign w:val="center"/>
            <w:hideMark/>
          </w:tcPr>
          <w:p w14:paraId="31B619B5" w14:textId="77777777" w:rsidR="003923FD" w:rsidRPr="003923FD" w:rsidRDefault="003923FD" w:rsidP="007A26DC">
            <w:pPr>
              <w:spacing w:after="0" w:line="240" w:lineRule="auto"/>
              <w:ind w:firstLineChars="200" w:firstLine="320"/>
              <w:jc w:val="left"/>
              <w:rPr>
                <w:rFonts w:eastAsia="Times New Roman" w:cstheme="minorHAnsi"/>
                <w:color w:val="000000"/>
                <w:kern w:val="0"/>
                <w:sz w:val="16"/>
                <w:szCs w:val="16"/>
                <w:lang w:eastAsia="es-ES"/>
                <w14:ligatures w14:val="none"/>
              </w:rPr>
            </w:pPr>
            <w:r w:rsidRPr="003923FD">
              <w:rPr>
                <w:rFonts w:eastAsia="Times New Roman" w:cstheme="minorHAnsi"/>
                <w:color w:val="000000"/>
                <w:kern w:val="0"/>
                <w:sz w:val="16"/>
                <w:szCs w:val="16"/>
                <w:lang w:eastAsia="es-ES"/>
                <w14:ligatures w14:val="none"/>
              </w:rPr>
              <w:t>Viaje a Avilés</w:t>
            </w:r>
          </w:p>
        </w:tc>
        <w:tc>
          <w:tcPr>
            <w:tcW w:w="740" w:type="dxa"/>
            <w:tcBorders>
              <w:top w:val="nil"/>
              <w:left w:val="nil"/>
              <w:bottom w:val="single" w:sz="4" w:space="0" w:color="auto"/>
              <w:right w:val="single" w:sz="4" w:space="0" w:color="auto"/>
            </w:tcBorders>
            <w:shd w:val="clear" w:color="auto" w:fill="FFFFFF" w:themeFill="background1"/>
            <w:noWrap/>
            <w:vAlign w:val="center"/>
            <w:hideMark/>
          </w:tcPr>
          <w:p w14:paraId="32050993" w14:textId="77777777" w:rsidR="003923FD" w:rsidRPr="003923FD" w:rsidRDefault="003923FD" w:rsidP="00897884">
            <w:pPr>
              <w:spacing w:after="0" w:line="240" w:lineRule="auto"/>
              <w:jc w:val="center"/>
              <w:rPr>
                <w:rFonts w:eastAsia="Times New Roman" w:cstheme="minorHAnsi"/>
                <w:color w:val="000000"/>
                <w:kern w:val="0"/>
                <w:sz w:val="16"/>
                <w:szCs w:val="16"/>
                <w:lang w:eastAsia="es-ES"/>
                <w14:ligatures w14:val="none"/>
              </w:rPr>
            </w:pPr>
            <w:r w:rsidRPr="003923FD">
              <w:rPr>
                <w:rFonts w:eastAsia="Times New Roman" w:cstheme="minorHAnsi"/>
                <w:color w:val="000000"/>
                <w:kern w:val="0"/>
                <w:sz w:val="16"/>
                <w:szCs w:val="16"/>
                <w:lang w:eastAsia="es-ES"/>
                <w14:ligatures w14:val="none"/>
              </w:rPr>
              <w:t>210</w:t>
            </w:r>
          </w:p>
        </w:tc>
        <w:tc>
          <w:tcPr>
            <w:tcW w:w="845" w:type="dxa"/>
            <w:tcBorders>
              <w:top w:val="nil"/>
              <w:left w:val="nil"/>
              <w:bottom w:val="single" w:sz="4" w:space="0" w:color="auto"/>
              <w:right w:val="single" w:sz="4" w:space="0" w:color="auto"/>
            </w:tcBorders>
            <w:shd w:val="clear" w:color="auto" w:fill="FFFFFF" w:themeFill="background1"/>
            <w:noWrap/>
            <w:vAlign w:val="center"/>
            <w:hideMark/>
          </w:tcPr>
          <w:p w14:paraId="064D178F" w14:textId="77777777" w:rsidR="003923FD" w:rsidRPr="003923FD" w:rsidRDefault="003923FD" w:rsidP="00897884">
            <w:pPr>
              <w:spacing w:after="0" w:line="240" w:lineRule="auto"/>
              <w:jc w:val="center"/>
              <w:rPr>
                <w:rFonts w:eastAsia="Times New Roman" w:cstheme="minorHAnsi"/>
                <w:color w:val="000000"/>
                <w:kern w:val="0"/>
                <w:sz w:val="16"/>
                <w:szCs w:val="16"/>
                <w:lang w:eastAsia="es-ES"/>
                <w14:ligatures w14:val="none"/>
              </w:rPr>
            </w:pPr>
            <w:r w:rsidRPr="003923FD">
              <w:rPr>
                <w:rFonts w:eastAsia="Times New Roman" w:cstheme="minorHAnsi"/>
                <w:color w:val="000000"/>
                <w:kern w:val="0"/>
                <w:sz w:val="16"/>
                <w:szCs w:val="16"/>
                <w:lang w:eastAsia="es-ES"/>
                <w14:ligatures w14:val="none"/>
              </w:rPr>
              <w:t>Kilómetros</w:t>
            </w:r>
          </w:p>
        </w:tc>
        <w:tc>
          <w:tcPr>
            <w:tcW w:w="640" w:type="dxa"/>
            <w:tcBorders>
              <w:top w:val="nil"/>
              <w:left w:val="nil"/>
              <w:bottom w:val="single" w:sz="4" w:space="0" w:color="auto"/>
              <w:right w:val="single" w:sz="4" w:space="0" w:color="auto"/>
            </w:tcBorders>
            <w:shd w:val="clear" w:color="auto" w:fill="FFFFFF" w:themeFill="background1"/>
            <w:noWrap/>
            <w:vAlign w:val="center"/>
            <w:hideMark/>
          </w:tcPr>
          <w:p w14:paraId="568D838B" w14:textId="77777777" w:rsidR="003923FD" w:rsidRPr="003923FD" w:rsidRDefault="003923FD" w:rsidP="00897884">
            <w:pPr>
              <w:spacing w:after="0" w:line="240" w:lineRule="auto"/>
              <w:jc w:val="center"/>
              <w:rPr>
                <w:rFonts w:eastAsia="Times New Roman" w:cstheme="minorHAnsi"/>
                <w:color w:val="000000"/>
                <w:kern w:val="0"/>
                <w:sz w:val="16"/>
                <w:szCs w:val="16"/>
                <w:lang w:eastAsia="es-ES"/>
                <w14:ligatures w14:val="none"/>
              </w:rPr>
            </w:pPr>
            <w:r w:rsidRPr="003923FD">
              <w:rPr>
                <w:rFonts w:eastAsia="Times New Roman" w:cstheme="minorHAnsi"/>
                <w:color w:val="000000"/>
                <w:kern w:val="0"/>
                <w:sz w:val="16"/>
                <w:szCs w:val="16"/>
                <w:lang w:eastAsia="es-ES"/>
                <w14:ligatures w14:val="none"/>
              </w:rPr>
              <w:t>0,25 €</w:t>
            </w:r>
          </w:p>
        </w:tc>
        <w:tc>
          <w:tcPr>
            <w:tcW w:w="880" w:type="dxa"/>
            <w:tcBorders>
              <w:top w:val="nil"/>
              <w:left w:val="nil"/>
              <w:bottom w:val="single" w:sz="4" w:space="0" w:color="auto"/>
              <w:right w:val="single" w:sz="4" w:space="0" w:color="auto"/>
            </w:tcBorders>
            <w:shd w:val="clear" w:color="auto" w:fill="FFFFFF" w:themeFill="background1"/>
            <w:noWrap/>
            <w:vAlign w:val="center"/>
            <w:hideMark/>
          </w:tcPr>
          <w:p w14:paraId="0DFC46FD" w14:textId="77777777" w:rsidR="003923FD" w:rsidRPr="003923FD" w:rsidRDefault="003923FD" w:rsidP="00897884">
            <w:pPr>
              <w:spacing w:after="0" w:line="240" w:lineRule="auto"/>
              <w:jc w:val="center"/>
              <w:rPr>
                <w:rFonts w:eastAsia="Times New Roman" w:cstheme="minorHAnsi"/>
                <w:color w:val="000000"/>
                <w:kern w:val="0"/>
                <w:sz w:val="16"/>
                <w:szCs w:val="16"/>
                <w:lang w:eastAsia="es-ES"/>
                <w14:ligatures w14:val="none"/>
              </w:rPr>
            </w:pPr>
            <w:r w:rsidRPr="003923FD">
              <w:rPr>
                <w:rFonts w:eastAsia="Times New Roman" w:cstheme="minorHAnsi"/>
                <w:color w:val="000000"/>
                <w:kern w:val="0"/>
                <w:sz w:val="16"/>
                <w:szCs w:val="16"/>
                <w:lang w:eastAsia="es-ES"/>
                <w14:ligatures w14:val="none"/>
              </w:rPr>
              <w:t>52,50 €</w:t>
            </w:r>
          </w:p>
        </w:tc>
        <w:tc>
          <w:tcPr>
            <w:tcW w:w="880" w:type="dxa"/>
            <w:tcBorders>
              <w:top w:val="nil"/>
              <w:left w:val="nil"/>
              <w:bottom w:val="single" w:sz="4" w:space="0" w:color="auto"/>
              <w:right w:val="single" w:sz="4" w:space="0" w:color="auto"/>
            </w:tcBorders>
            <w:shd w:val="clear" w:color="auto" w:fill="FFFFFF" w:themeFill="background1"/>
            <w:noWrap/>
            <w:vAlign w:val="center"/>
            <w:hideMark/>
          </w:tcPr>
          <w:p w14:paraId="223C0312" w14:textId="0F29A924" w:rsidR="003923FD" w:rsidRPr="003923FD" w:rsidRDefault="003923FD" w:rsidP="00897884">
            <w:pPr>
              <w:spacing w:after="0" w:line="240" w:lineRule="auto"/>
              <w:jc w:val="center"/>
              <w:rPr>
                <w:rFonts w:eastAsia="Times New Roman" w:cstheme="minorHAnsi"/>
                <w:color w:val="000000"/>
                <w:kern w:val="0"/>
                <w:sz w:val="16"/>
                <w:szCs w:val="16"/>
                <w:lang w:eastAsia="es-ES"/>
                <w14:ligatures w14:val="none"/>
              </w:rPr>
            </w:pPr>
          </w:p>
        </w:tc>
        <w:tc>
          <w:tcPr>
            <w:tcW w:w="795" w:type="dxa"/>
            <w:tcBorders>
              <w:top w:val="nil"/>
              <w:left w:val="nil"/>
              <w:bottom w:val="single" w:sz="4" w:space="0" w:color="auto"/>
              <w:right w:val="single" w:sz="4" w:space="0" w:color="auto"/>
            </w:tcBorders>
            <w:shd w:val="clear" w:color="auto" w:fill="FFFFFF" w:themeFill="background1"/>
            <w:noWrap/>
            <w:vAlign w:val="center"/>
            <w:hideMark/>
          </w:tcPr>
          <w:p w14:paraId="734E94FD" w14:textId="4C4A7756" w:rsidR="003923FD" w:rsidRPr="003923FD" w:rsidRDefault="003923FD" w:rsidP="00897884">
            <w:pPr>
              <w:spacing w:after="0" w:line="240" w:lineRule="auto"/>
              <w:jc w:val="center"/>
              <w:rPr>
                <w:rFonts w:eastAsia="Times New Roman" w:cstheme="minorHAnsi"/>
                <w:color w:val="000000"/>
                <w:kern w:val="0"/>
                <w:sz w:val="16"/>
                <w:szCs w:val="16"/>
                <w:lang w:eastAsia="es-ES"/>
                <w14:ligatures w14:val="none"/>
              </w:rPr>
            </w:pPr>
          </w:p>
        </w:tc>
      </w:tr>
      <w:tr w:rsidR="003923FD" w:rsidRPr="003923FD" w14:paraId="1E6E7AB3" w14:textId="77777777" w:rsidTr="005975B3">
        <w:trPr>
          <w:trHeight w:val="315"/>
          <w:jc w:val="center"/>
        </w:trPr>
        <w:tc>
          <w:tcPr>
            <w:tcW w:w="320"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02C1062E" w14:textId="5FD0ECFD" w:rsidR="003923FD" w:rsidRPr="003923FD" w:rsidRDefault="003923FD" w:rsidP="00897884">
            <w:pPr>
              <w:spacing w:after="0" w:line="240" w:lineRule="auto"/>
              <w:jc w:val="center"/>
              <w:rPr>
                <w:rFonts w:eastAsia="Times New Roman" w:cstheme="minorHAnsi"/>
                <w:color w:val="000000"/>
                <w:kern w:val="0"/>
                <w:sz w:val="16"/>
                <w:szCs w:val="16"/>
                <w:lang w:eastAsia="es-ES"/>
                <w14:ligatures w14:val="none"/>
              </w:rPr>
            </w:pPr>
          </w:p>
        </w:tc>
        <w:tc>
          <w:tcPr>
            <w:tcW w:w="420" w:type="dxa"/>
            <w:tcBorders>
              <w:top w:val="nil"/>
              <w:left w:val="nil"/>
              <w:bottom w:val="single" w:sz="4" w:space="0" w:color="auto"/>
              <w:right w:val="single" w:sz="4" w:space="0" w:color="auto"/>
            </w:tcBorders>
            <w:shd w:val="clear" w:color="auto" w:fill="FFFFFF" w:themeFill="background1"/>
            <w:noWrap/>
            <w:vAlign w:val="center"/>
            <w:hideMark/>
          </w:tcPr>
          <w:p w14:paraId="4216CD4E" w14:textId="6D20A270" w:rsidR="003923FD" w:rsidRPr="003923FD" w:rsidRDefault="003923FD" w:rsidP="00897884">
            <w:pPr>
              <w:spacing w:after="0" w:line="240" w:lineRule="auto"/>
              <w:jc w:val="center"/>
              <w:rPr>
                <w:rFonts w:eastAsia="Times New Roman" w:cstheme="minorHAnsi"/>
                <w:color w:val="000000"/>
                <w:kern w:val="0"/>
                <w:sz w:val="16"/>
                <w:szCs w:val="16"/>
                <w:lang w:eastAsia="es-ES"/>
                <w14:ligatures w14:val="none"/>
              </w:rPr>
            </w:pPr>
          </w:p>
        </w:tc>
        <w:tc>
          <w:tcPr>
            <w:tcW w:w="480" w:type="dxa"/>
            <w:tcBorders>
              <w:top w:val="nil"/>
              <w:left w:val="nil"/>
              <w:bottom w:val="single" w:sz="4" w:space="0" w:color="auto"/>
              <w:right w:val="single" w:sz="4" w:space="0" w:color="auto"/>
            </w:tcBorders>
            <w:shd w:val="clear" w:color="auto" w:fill="FFFFFF" w:themeFill="background1"/>
            <w:noWrap/>
            <w:vAlign w:val="center"/>
            <w:hideMark/>
          </w:tcPr>
          <w:p w14:paraId="7FCF04D2" w14:textId="77777777" w:rsidR="003923FD" w:rsidRPr="003923FD" w:rsidRDefault="003923FD" w:rsidP="00897884">
            <w:pPr>
              <w:spacing w:after="0" w:line="240" w:lineRule="auto"/>
              <w:jc w:val="center"/>
              <w:rPr>
                <w:rFonts w:eastAsia="Times New Roman" w:cstheme="minorHAnsi"/>
                <w:color w:val="000000"/>
                <w:kern w:val="0"/>
                <w:sz w:val="16"/>
                <w:szCs w:val="16"/>
                <w:lang w:eastAsia="es-ES"/>
                <w14:ligatures w14:val="none"/>
              </w:rPr>
            </w:pPr>
            <w:r w:rsidRPr="003923FD">
              <w:rPr>
                <w:rFonts w:eastAsia="Times New Roman" w:cstheme="minorHAnsi"/>
                <w:color w:val="000000"/>
                <w:kern w:val="0"/>
                <w:sz w:val="16"/>
                <w:szCs w:val="16"/>
                <w:lang w:eastAsia="es-ES"/>
                <w14:ligatures w14:val="none"/>
              </w:rPr>
              <w:t>004</w:t>
            </w:r>
          </w:p>
        </w:tc>
        <w:tc>
          <w:tcPr>
            <w:tcW w:w="2359" w:type="dxa"/>
            <w:tcBorders>
              <w:top w:val="nil"/>
              <w:left w:val="nil"/>
              <w:bottom w:val="single" w:sz="4" w:space="0" w:color="auto"/>
              <w:right w:val="single" w:sz="4" w:space="0" w:color="auto"/>
            </w:tcBorders>
            <w:shd w:val="clear" w:color="auto" w:fill="FFFFFF" w:themeFill="background1"/>
            <w:noWrap/>
            <w:vAlign w:val="center"/>
            <w:hideMark/>
          </w:tcPr>
          <w:p w14:paraId="43F8FB2D" w14:textId="77777777" w:rsidR="003923FD" w:rsidRPr="003923FD" w:rsidRDefault="003923FD" w:rsidP="007A26DC">
            <w:pPr>
              <w:spacing w:after="0" w:line="240" w:lineRule="auto"/>
              <w:ind w:firstLineChars="200" w:firstLine="320"/>
              <w:jc w:val="left"/>
              <w:rPr>
                <w:rFonts w:eastAsia="Times New Roman" w:cstheme="minorHAnsi"/>
                <w:color w:val="000000"/>
                <w:kern w:val="0"/>
                <w:sz w:val="16"/>
                <w:szCs w:val="16"/>
                <w:lang w:eastAsia="es-ES"/>
                <w14:ligatures w14:val="none"/>
              </w:rPr>
            </w:pPr>
            <w:r w:rsidRPr="003923FD">
              <w:rPr>
                <w:rFonts w:eastAsia="Times New Roman" w:cstheme="minorHAnsi"/>
                <w:color w:val="000000"/>
                <w:kern w:val="0"/>
                <w:sz w:val="16"/>
                <w:szCs w:val="16"/>
                <w:lang w:eastAsia="es-ES"/>
                <w14:ligatures w14:val="none"/>
              </w:rPr>
              <w:t>Viaje a Gijón</w:t>
            </w:r>
          </w:p>
        </w:tc>
        <w:tc>
          <w:tcPr>
            <w:tcW w:w="740" w:type="dxa"/>
            <w:tcBorders>
              <w:top w:val="nil"/>
              <w:left w:val="nil"/>
              <w:bottom w:val="single" w:sz="4" w:space="0" w:color="auto"/>
              <w:right w:val="single" w:sz="4" w:space="0" w:color="auto"/>
            </w:tcBorders>
            <w:shd w:val="clear" w:color="auto" w:fill="FFFFFF" w:themeFill="background1"/>
            <w:noWrap/>
            <w:vAlign w:val="center"/>
            <w:hideMark/>
          </w:tcPr>
          <w:p w14:paraId="41C8D62C" w14:textId="77777777" w:rsidR="003923FD" w:rsidRPr="003923FD" w:rsidRDefault="003923FD" w:rsidP="00897884">
            <w:pPr>
              <w:spacing w:after="0" w:line="240" w:lineRule="auto"/>
              <w:jc w:val="center"/>
              <w:rPr>
                <w:rFonts w:eastAsia="Times New Roman" w:cstheme="minorHAnsi"/>
                <w:color w:val="000000"/>
                <w:kern w:val="0"/>
                <w:sz w:val="16"/>
                <w:szCs w:val="16"/>
                <w:lang w:eastAsia="es-ES"/>
                <w14:ligatures w14:val="none"/>
              </w:rPr>
            </w:pPr>
            <w:r w:rsidRPr="003923FD">
              <w:rPr>
                <w:rFonts w:eastAsia="Times New Roman" w:cstheme="minorHAnsi"/>
                <w:color w:val="000000"/>
                <w:kern w:val="0"/>
                <w:sz w:val="16"/>
                <w:szCs w:val="16"/>
                <w:lang w:eastAsia="es-ES"/>
                <w14:ligatures w14:val="none"/>
              </w:rPr>
              <w:t>198</w:t>
            </w:r>
          </w:p>
        </w:tc>
        <w:tc>
          <w:tcPr>
            <w:tcW w:w="845" w:type="dxa"/>
            <w:tcBorders>
              <w:top w:val="nil"/>
              <w:left w:val="nil"/>
              <w:bottom w:val="single" w:sz="4" w:space="0" w:color="auto"/>
              <w:right w:val="single" w:sz="4" w:space="0" w:color="auto"/>
            </w:tcBorders>
            <w:shd w:val="clear" w:color="auto" w:fill="FFFFFF" w:themeFill="background1"/>
            <w:noWrap/>
            <w:vAlign w:val="center"/>
            <w:hideMark/>
          </w:tcPr>
          <w:p w14:paraId="50CD343E" w14:textId="77777777" w:rsidR="003923FD" w:rsidRPr="003923FD" w:rsidRDefault="003923FD" w:rsidP="00897884">
            <w:pPr>
              <w:spacing w:after="0" w:line="240" w:lineRule="auto"/>
              <w:jc w:val="center"/>
              <w:rPr>
                <w:rFonts w:eastAsia="Times New Roman" w:cstheme="minorHAnsi"/>
                <w:color w:val="000000"/>
                <w:kern w:val="0"/>
                <w:sz w:val="16"/>
                <w:szCs w:val="16"/>
                <w:lang w:eastAsia="es-ES"/>
                <w14:ligatures w14:val="none"/>
              </w:rPr>
            </w:pPr>
            <w:r w:rsidRPr="003923FD">
              <w:rPr>
                <w:rFonts w:eastAsia="Times New Roman" w:cstheme="minorHAnsi"/>
                <w:color w:val="000000"/>
                <w:kern w:val="0"/>
                <w:sz w:val="16"/>
                <w:szCs w:val="16"/>
                <w:lang w:eastAsia="es-ES"/>
                <w14:ligatures w14:val="none"/>
              </w:rPr>
              <w:t>Kilómetros</w:t>
            </w:r>
          </w:p>
        </w:tc>
        <w:tc>
          <w:tcPr>
            <w:tcW w:w="640" w:type="dxa"/>
            <w:tcBorders>
              <w:top w:val="nil"/>
              <w:left w:val="nil"/>
              <w:bottom w:val="single" w:sz="4" w:space="0" w:color="auto"/>
              <w:right w:val="single" w:sz="4" w:space="0" w:color="auto"/>
            </w:tcBorders>
            <w:shd w:val="clear" w:color="auto" w:fill="FFFFFF" w:themeFill="background1"/>
            <w:noWrap/>
            <w:vAlign w:val="center"/>
            <w:hideMark/>
          </w:tcPr>
          <w:p w14:paraId="6B5A1BB1" w14:textId="77777777" w:rsidR="003923FD" w:rsidRPr="003923FD" w:rsidRDefault="003923FD" w:rsidP="00897884">
            <w:pPr>
              <w:spacing w:after="0" w:line="240" w:lineRule="auto"/>
              <w:jc w:val="center"/>
              <w:rPr>
                <w:rFonts w:eastAsia="Times New Roman" w:cstheme="minorHAnsi"/>
                <w:color w:val="000000"/>
                <w:kern w:val="0"/>
                <w:sz w:val="16"/>
                <w:szCs w:val="16"/>
                <w:lang w:eastAsia="es-ES"/>
                <w14:ligatures w14:val="none"/>
              </w:rPr>
            </w:pPr>
            <w:r w:rsidRPr="003923FD">
              <w:rPr>
                <w:rFonts w:eastAsia="Times New Roman" w:cstheme="minorHAnsi"/>
                <w:color w:val="000000"/>
                <w:kern w:val="0"/>
                <w:sz w:val="16"/>
                <w:szCs w:val="16"/>
                <w:lang w:eastAsia="es-ES"/>
                <w14:ligatures w14:val="none"/>
              </w:rPr>
              <w:t>0,25 €</w:t>
            </w:r>
          </w:p>
        </w:tc>
        <w:tc>
          <w:tcPr>
            <w:tcW w:w="880" w:type="dxa"/>
            <w:tcBorders>
              <w:top w:val="nil"/>
              <w:left w:val="nil"/>
              <w:bottom w:val="single" w:sz="4" w:space="0" w:color="auto"/>
              <w:right w:val="single" w:sz="4" w:space="0" w:color="auto"/>
            </w:tcBorders>
            <w:shd w:val="clear" w:color="auto" w:fill="FFFFFF" w:themeFill="background1"/>
            <w:noWrap/>
            <w:vAlign w:val="center"/>
            <w:hideMark/>
          </w:tcPr>
          <w:p w14:paraId="7AE54816" w14:textId="77777777" w:rsidR="003923FD" w:rsidRPr="003923FD" w:rsidRDefault="003923FD" w:rsidP="00897884">
            <w:pPr>
              <w:spacing w:after="0" w:line="240" w:lineRule="auto"/>
              <w:jc w:val="center"/>
              <w:rPr>
                <w:rFonts w:eastAsia="Times New Roman" w:cstheme="minorHAnsi"/>
                <w:color w:val="000000"/>
                <w:kern w:val="0"/>
                <w:sz w:val="16"/>
                <w:szCs w:val="16"/>
                <w:lang w:eastAsia="es-ES"/>
                <w14:ligatures w14:val="none"/>
              </w:rPr>
            </w:pPr>
            <w:r w:rsidRPr="003923FD">
              <w:rPr>
                <w:rFonts w:eastAsia="Times New Roman" w:cstheme="minorHAnsi"/>
                <w:color w:val="000000"/>
                <w:kern w:val="0"/>
                <w:sz w:val="16"/>
                <w:szCs w:val="16"/>
                <w:lang w:eastAsia="es-ES"/>
                <w14:ligatures w14:val="none"/>
              </w:rPr>
              <w:t>49,50 €</w:t>
            </w:r>
          </w:p>
        </w:tc>
        <w:tc>
          <w:tcPr>
            <w:tcW w:w="880" w:type="dxa"/>
            <w:tcBorders>
              <w:top w:val="nil"/>
              <w:left w:val="nil"/>
              <w:bottom w:val="single" w:sz="4" w:space="0" w:color="auto"/>
              <w:right w:val="single" w:sz="4" w:space="0" w:color="auto"/>
            </w:tcBorders>
            <w:shd w:val="clear" w:color="auto" w:fill="FFFFFF" w:themeFill="background1"/>
            <w:noWrap/>
            <w:vAlign w:val="center"/>
            <w:hideMark/>
          </w:tcPr>
          <w:p w14:paraId="490B7EAF" w14:textId="18049E8C" w:rsidR="003923FD" w:rsidRPr="003923FD" w:rsidRDefault="003923FD" w:rsidP="00897884">
            <w:pPr>
              <w:spacing w:after="0" w:line="240" w:lineRule="auto"/>
              <w:jc w:val="center"/>
              <w:rPr>
                <w:rFonts w:eastAsia="Times New Roman" w:cstheme="minorHAnsi"/>
                <w:color w:val="000000"/>
                <w:kern w:val="0"/>
                <w:sz w:val="16"/>
                <w:szCs w:val="16"/>
                <w:lang w:eastAsia="es-ES"/>
                <w14:ligatures w14:val="none"/>
              </w:rPr>
            </w:pPr>
          </w:p>
        </w:tc>
        <w:tc>
          <w:tcPr>
            <w:tcW w:w="795" w:type="dxa"/>
            <w:tcBorders>
              <w:top w:val="nil"/>
              <w:left w:val="nil"/>
              <w:bottom w:val="single" w:sz="4" w:space="0" w:color="auto"/>
              <w:right w:val="single" w:sz="4" w:space="0" w:color="auto"/>
            </w:tcBorders>
            <w:shd w:val="clear" w:color="auto" w:fill="FFFFFF" w:themeFill="background1"/>
            <w:noWrap/>
            <w:vAlign w:val="center"/>
            <w:hideMark/>
          </w:tcPr>
          <w:p w14:paraId="5907E1CE" w14:textId="04431E14" w:rsidR="003923FD" w:rsidRPr="003923FD" w:rsidRDefault="003923FD" w:rsidP="00897884">
            <w:pPr>
              <w:spacing w:after="0" w:line="240" w:lineRule="auto"/>
              <w:jc w:val="center"/>
              <w:rPr>
                <w:rFonts w:eastAsia="Times New Roman" w:cstheme="minorHAnsi"/>
                <w:color w:val="000000"/>
                <w:kern w:val="0"/>
                <w:sz w:val="16"/>
                <w:szCs w:val="16"/>
                <w:lang w:eastAsia="es-ES"/>
                <w14:ligatures w14:val="none"/>
              </w:rPr>
            </w:pPr>
          </w:p>
        </w:tc>
      </w:tr>
      <w:tr w:rsidR="003923FD" w:rsidRPr="003923FD" w14:paraId="3F19F013" w14:textId="77777777" w:rsidTr="005975B3">
        <w:trPr>
          <w:trHeight w:val="315"/>
          <w:jc w:val="center"/>
        </w:trPr>
        <w:tc>
          <w:tcPr>
            <w:tcW w:w="320"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0F65D6DC" w14:textId="1DE5A81B" w:rsidR="003923FD" w:rsidRPr="003923FD" w:rsidRDefault="003923FD" w:rsidP="00897884">
            <w:pPr>
              <w:spacing w:after="0" w:line="240" w:lineRule="auto"/>
              <w:jc w:val="center"/>
              <w:rPr>
                <w:rFonts w:eastAsia="Times New Roman" w:cstheme="minorHAnsi"/>
                <w:color w:val="000000"/>
                <w:kern w:val="0"/>
                <w:sz w:val="16"/>
                <w:szCs w:val="16"/>
                <w:lang w:eastAsia="es-ES"/>
                <w14:ligatures w14:val="none"/>
              </w:rPr>
            </w:pPr>
          </w:p>
        </w:tc>
        <w:tc>
          <w:tcPr>
            <w:tcW w:w="420" w:type="dxa"/>
            <w:tcBorders>
              <w:top w:val="nil"/>
              <w:left w:val="nil"/>
              <w:bottom w:val="single" w:sz="4" w:space="0" w:color="auto"/>
              <w:right w:val="single" w:sz="4" w:space="0" w:color="auto"/>
            </w:tcBorders>
            <w:shd w:val="clear" w:color="auto" w:fill="FFFFFF" w:themeFill="background1"/>
            <w:noWrap/>
            <w:vAlign w:val="center"/>
            <w:hideMark/>
          </w:tcPr>
          <w:p w14:paraId="50F06161" w14:textId="0E6EC830" w:rsidR="003923FD" w:rsidRPr="003923FD" w:rsidRDefault="003923FD" w:rsidP="00897884">
            <w:pPr>
              <w:spacing w:after="0" w:line="240" w:lineRule="auto"/>
              <w:jc w:val="center"/>
              <w:rPr>
                <w:rFonts w:eastAsia="Times New Roman" w:cstheme="minorHAnsi"/>
                <w:color w:val="000000"/>
                <w:kern w:val="0"/>
                <w:sz w:val="16"/>
                <w:szCs w:val="16"/>
                <w:lang w:eastAsia="es-ES"/>
                <w14:ligatures w14:val="none"/>
              </w:rPr>
            </w:pPr>
          </w:p>
        </w:tc>
        <w:tc>
          <w:tcPr>
            <w:tcW w:w="480" w:type="dxa"/>
            <w:tcBorders>
              <w:top w:val="nil"/>
              <w:left w:val="nil"/>
              <w:bottom w:val="single" w:sz="4" w:space="0" w:color="auto"/>
              <w:right w:val="single" w:sz="4" w:space="0" w:color="auto"/>
            </w:tcBorders>
            <w:shd w:val="clear" w:color="auto" w:fill="FFFFFF" w:themeFill="background1"/>
            <w:noWrap/>
            <w:vAlign w:val="center"/>
            <w:hideMark/>
          </w:tcPr>
          <w:p w14:paraId="30D4AD91" w14:textId="77777777" w:rsidR="003923FD" w:rsidRPr="003923FD" w:rsidRDefault="003923FD" w:rsidP="00897884">
            <w:pPr>
              <w:spacing w:after="0" w:line="240" w:lineRule="auto"/>
              <w:jc w:val="center"/>
              <w:rPr>
                <w:rFonts w:eastAsia="Times New Roman" w:cstheme="minorHAnsi"/>
                <w:color w:val="000000"/>
                <w:kern w:val="0"/>
                <w:sz w:val="16"/>
                <w:szCs w:val="16"/>
                <w:lang w:eastAsia="es-ES"/>
                <w14:ligatures w14:val="none"/>
              </w:rPr>
            </w:pPr>
            <w:r w:rsidRPr="003923FD">
              <w:rPr>
                <w:rFonts w:eastAsia="Times New Roman" w:cstheme="minorHAnsi"/>
                <w:color w:val="000000"/>
                <w:kern w:val="0"/>
                <w:sz w:val="16"/>
                <w:szCs w:val="16"/>
                <w:lang w:eastAsia="es-ES"/>
                <w14:ligatures w14:val="none"/>
              </w:rPr>
              <w:t>005</w:t>
            </w:r>
          </w:p>
        </w:tc>
        <w:tc>
          <w:tcPr>
            <w:tcW w:w="2359" w:type="dxa"/>
            <w:tcBorders>
              <w:top w:val="nil"/>
              <w:left w:val="nil"/>
              <w:bottom w:val="single" w:sz="4" w:space="0" w:color="auto"/>
              <w:right w:val="single" w:sz="4" w:space="0" w:color="auto"/>
            </w:tcBorders>
            <w:shd w:val="clear" w:color="auto" w:fill="FFFFFF" w:themeFill="background1"/>
            <w:noWrap/>
            <w:vAlign w:val="center"/>
            <w:hideMark/>
          </w:tcPr>
          <w:p w14:paraId="6A1359A8" w14:textId="77777777" w:rsidR="003923FD" w:rsidRPr="003923FD" w:rsidRDefault="003923FD" w:rsidP="007A26DC">
            <w:pPr>
              <w:spacing w:after="0" w:line="240" w:lineRule="auto"/>
              <w:ind w:firstLineChars="200" w:firstLine="320"/>
              <w:jc w:val="left"/>
              <w:rPr>
                <w:rFonts w:eastAsia="Times New Roman" w:cstheme="minorHAnsi"/>
                <w:color w:val="000000"/>
                <w:kern w:val="0"/>
                <w:sz w:val="16"/>
                <w:szCs w:val="16"/>
                <w:lang w:eastAsia="es-ES"/>
                <w14:ligatures w14:val="none"/>
              </w:rPr>
            </w:pPr>
            <w:r w:rsidRPr="003923FD">
              <w:rPr>
                <w:rFonts w:eastAsia="Times New Roman" w:cstheme="minorHAnsi"/>
                <w:color w:val="000000"/>
                <w:kern w:val="0"/>
                <w:sz w:val="16"/>
                <w:szCs w:val="16"/>
                <w:lang w:eastAsia="es-ES"/>
                <w14:ligatures w14:val="none"/>
              </w:rPr>
              <w:t>Viaje a Arriondas</w:t>
            </w:r>
          </w:p>
        </w:tc>
        <w:tc>
          <w:tcPr>
            <w:tcW w:w="740" w:type="dxa"/>
            <w:tcBorders>
              <w:top w:val="nil"/>
              <w:left w:val="nil"/>
              <w:bottom w:val="single" w:sz="4" w:space="0" w:color="auto"/>
              <w:right w:val="single" w:sz="4" w:space="0" w:color="auto"/>
            </w:tcBorders>
            <w:shd w:val="clear" w:color="auto" w:fill="FFFFFF" w:themeFill="background1"/>
            <w:noWrap/>
            <w:vAlign w:val="center"/>
            <w:hideMark/>
          </w:tcPr>
          <w:p w14:paraId="036374E6" w14:textId="77777777" w:rsidR="003923FD" w:rsidRPr="003923FD" w:rsidRDefault="003923FD" w:rsidP="00897884">
            <w:pPr>
              <w:spacing w:after="0" w:line="240" w:lineRule="auto"/>
              <w:jc w:val="center"/>
              <w:rPr>
                <w:rFonts w:eastAsia="Times New Roman" w:cstheme="minorHAnsi"/>
                <w:color w:val="000000"/>
                <w:kern w:val="0"/>
                <w:sz w:val="16"/>
                <w:szCs w:val="16"/>
                <w:lang w:eastAsia="es-ES"/>
                <w14:ligatures w14:val="none"/>
              </w:rPr>
            </w:pPr>
            <w:r w:rsidRPr="003923FD">
              <w:rPr>
                <w:rFonts w:eastAsia="Times New Roman" w:cstheme="minorHAnsi"/>
                <w:color w:val="000000"/>
                <w:kern w:val="0"/>
                <w:sz w:val="16"/>
                <w:szCs w:val="16"/>
                <w:lang w:eastAsia="es-ES"/>
                <w14:ligatures w14:val="none"/>
              </w:rPr>
              <w:t>384</w:t>
            </w:r>
          </w:p>
        </w:tc>
        <w:tc>
          <w:tcPr>
            <w:tcW w:w="845" w:type="dxa"/>
            <w:tcBorders>
              <w:top w:val="nil"/>
              <w:left w:val="nil"/>
              <w:bottom w:val="single" w:sz="4" w:space="0" w:color="auto"/>
              <w:right w:val="single" w:sz="4" w:space="0" w:color="auto"/>
            </w:tcBorders>
            <w:shd w:val="clear" w:color="auto" w:fill="FFFFFF" w:themeFill="background1"/>
            <w:noWrap/>
            <w:vAlign w:val="center"/>
            <w:hideMark/>
          </w:tcPr>
          <w:p w14:paraId="1988607E" w14:textId="77777777" w:rsidR="003923FD" w:rsidRPr="003923FD" w:rsidRDefault="003923FD" w:rsidP="00897884">
            <w:pPr>
              <w:spacing w:after="0" w:line="240" w:lineRule="auto"/>
              <w:jc w:val="center"/>
              <w:rPr>
                <w:rFonts w:eastAsia="Times New Roman" w:cstheme="minorHAnsi"/>
                <w:color w:val="000000"/>
                <w:kern w:val="0"/>
                <w:sz w:val="16"/>
                <w:szCs w:val="16"/>
                <w:lang w:eastAsia="es-ES"/>
                <w14:ligatures w14:val="none"/>
              </w:rPr>
            </w:pPr>
            <w:r w:rsidRPr="003923FD">
              <w:rPr>
                <w:rFonts w:eastAsia="Times New Roman" w:cstheme="minorHAnsi"/>
                <w:color w:val="000000"/>
                <w:kern w:val="0"/>
                <w:sz w:val="16"/>
                <w:szCs w:val="16"/>
                <w:lang w:eastAsia="es-ES"/>
                <w14:ligatures w14:val="none"/>
              </w:rPr>
              <w:t>Kilómetros</w:t>
            </w:r>
          </w:p>
        </w:tc>
        <w:tc>
          <w:tcPr>
            <w:tcW w:w="640" w:type="dxa"/>
            <w:tcBorders>
              <w:top w:val="nil"/>
              <w:left w:val="nil"/>
              <w:bottom w:val="single" w:sz="4" w:space="0" w:color="auto"/>
              <w:right w:val="single" w:sz="4" w:space="0" w:color="auto"/>
            </w:tcBorders>
            <w:shd w:val="clear" w:color="auto" w:fill="FFFFFF" w:themeFill="background1"/>
            <w:noWrap/>
            <w:vAlign w:val="center"/>
            <w:hideMark/>
          </w:tcPr>
          <w:p w14:paraId="1FEA7973" w14:textId="77777777" w:rsidR="003923FD" w:rsidRPr="003923FD" w:rsidRDefault="003923FD" w:rsidP="00897884">
            <w:pPr>
              <w:spacing w:after="0" w:line="240" w:lineRule="auto"/>
              <w:jc w:val="center"/>
              <w:rPr>
                <w:rFonts w:eastAsia="Times New Roman" w:cstheme="minorHAnsi"/>
                <w:color w:val="000000"/>
                <w:kern w:val="0"/>
                <w:sz w:val="16"/>
                <w:szCs w:val="16"/>
                <w:lang w:eastAsia="es-ES"/>
                <w14:ligatures w14:val="none"/>
              </w:rPr>
            </w:pPr>
            <w:r w:rsidRPr="003923FD">
              <w:rPr>
                <w:rFonts w:eastAsia="Times New Roman" w:cstheme="minorHAnsi"/>
                <w:color w:val="000000"/>
                <w:kern w:val="0"/>
                <w:sz w:val="16"/>
                <w:szCs w:val="16"/>
                <w:lang w:eastAsia="es-ES"/>
                <w14:ligatures w14:val="none"/>
              </w:rPr>
              <w:t>0,25 €</w:t>
            </w:r>
          </w:p>
        </w:tc>
        <w:tc>
          <w:tcPr>
            <w:tcW w:w="880" w:type="dxa"/>
            <w:tcBorders>
              <w:top w:val="nil"/>
              <w:left w:val="nil"/>
              <w:bottom w:val="single" w:sz="4" w:space="0" w:color="auto"/>
              <w:right w:val="single" w:sz="4" w:space="0" w:color="auto"/>
            </w:tcBorders>
            <w:shd w:val="clear" w:color="auto" w:fill="FFFFFF" w:themeFill="background1"/>
            <w:noWrap/>
            <w:vAlign w:val="center"/>
            <w:hideMark/>
          </w:tcPr>
          <w:p w14:paraId="0141E2AF" w14:textId="77777777" w:rsidR="003923FD" w:rsidRPr="003923FD" w:rsidRDefault="003923FD" w:rsidP="00897884">
            <w:pPr>
              <w:spacing w:after="0" w:line="240" w:lineRule="auto"/>
              <w:jc w:val="center"/>
              <w:rPr>
                <w:rFonts w:eastAsia="Times New Roman" w:cstheme="minorHAnsi"/>
                <w:color w:val="000000"/>
                <w:kern w:val="0"/>
                <w:sz w:val="16"/>
                <w:szCs w:val="16"/>
                <w:lang w:eastAsia="es-ES"/>
                <w14:ligatures w14:val="none"/>
              </w:rPr>
            </w:pPr>
            <w:r w:rsidRPr="003923FD">
              <w:rPr>
                <w:rFonts w:eastAsia="Times New Roman" w:cstheme="minorHAnsi"/>
                <w:color w:val="000000"/>
                <w:kern w:val="0"/>
                <w:sz w:val="16"/>
                <w:szCs w:val="16"/>
                <w:lang w:eastAsia="es-ES"/>
                <w14:ligatures w14:val="none"/>
              </w:rPr>
              <w:t>96,00 €</w:t>
            </w:r>
          </w:p>
        </w:tc>
        <w:tc>
          <w:tcPr>
            <w:tcW w:w="880" w:type="dxa"/>
            <w:tcBorders>
              <w:top w:val="nil"/>
              <w:left w:val="nil"/>
              <w:bottom w:val="single" w:sz="4" w:space="0" w:color="auto"/>
              <w:right w:val="single" w:sz="4" w:space="0" w:color="auto"/>
            </w:tcBorders>
            <w:shd w:val="clear" w:color="auto" w:fill="FFFFFF" w:themeFill="background1"/>
            <w:noWrap/>
            <w:vAlign w:val="center"/>
            <w:hideMark/>
          </w:tcPr>
          <w:p w14:paraId="57A20600" w14:textId="4B028BA4" w:rsidR="003923FD" w:rsidRPr="003923FD" w:rsidRDefault="003923FD" w:rsidP="00897884">
            <w:pPr>
              <w:spacing w:after="0" w:line="240" w:lineRule="auto"/>
              <w:jc w:val="center"/>
              <w:rPr>
                <w:rFonts w:eastAsia="Times New Roman" w:cstheme="minorHAnsi"/>
                <w:color w:val="000000"/>
                <w:kern w:val="0"/>
                <w:sz w:val="16"/>
                <w:szCs w:val="16"/>
                <w:lang w:eastAsia="es-ES"/>
                <w14:ligatures w14:val="none"/>
              </w:rPr>
            </w:pPr>
          </w:p>
        </w:tc>
        <w:tc>
          <w:tcPr>
            <w:tcW w:w="795" w:type="dxa"/>
            <w:tcBorders>
              <w:top w:val="nil"/>
              <w:left w:val="nil"/>
              <w:bottom w:val="single" w:sz="4" w:space="0" w:color="auto"/>
              <w:right w:val="single" w:sz="4" w:space="0" w:color="auto"/>
            </w:tcBorders>
            <w:shd w:val="clear" w:color="auto" w:fill="FFFFFF" w:themeFill="background1"/>
            <w:noWrap/>
            <w:vAlign w:val="center"/>
            <w:hideMark/>
          </w:tcPr>
          <w:p w14:paraId="7DCD1134" w14:textId="3BB3E0E1" w:rsidR="003923FD" w:rsidRPr="003923FD" w:rsidRDefault="003923FD" w:rsidP="00897884">
            <w:pPr>
              <w:spacing w:after="0" w:line="240" w:lineRule="auto"/>
              <w:jc w:val="center"/>
              <w:rPr>
                <w:rFonts w:eastAsia="Times New Roman" w:cstheme="minorHAnsi"/>
                <w:color w:val="000000"/>
                <w:kern w:val="0"/>
                <w:sz w:val="16"/>
                <w:szCs w:val="16"/>
                <w:lang w:eastAsia="es-ES"/>
                <w14:ligatures w14:val="none"/>
              </w:rPr>
            </w:pPr>
          </w:p>
        </w:tc>
      </w:tr>
      <w:tr w:rsidR="003923FD" w:rsidRPr="003923FD" w14:paraId="6AA944C4" w14:textId="77777777" w:rsidTr="005975B3">
        <w:trPr>
          <w:trHeight w:val="315"/>
          <w:jc w:val="center"/>
        </w:trPr>
        <w:tc>
          <w:tcPr>
            <w:tcW w:w="320"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611BF03A" w14:textId="7EC6EA75" w:rsidR="003923FD" w:rsidRPr="003923FD" w:rsidRDefault="003923FD" w:rsidP="00897884">
            <w:pPr>
              <w:spacing w:after="0" w:line="240" w:lineRule="auto"/>
              <w:jc w:val="center"/>
              <w:rPr>
                <w:rFonts w:eastAsia="Times New Roman" w:cstheme="minorHAnsi"/>
                <w:color w:val="000000"/>
                <w:kern w:val="0"/>
                <w:sz w:val="16"/>
                <w:szCs w:val="16"/>
                <w:lang w:eastAsia="es-ES"/>
                <w14:ligatures w14:val="none"/>
              </w:rPr>
            </w:pPr>
          </w:p>
        </w:tc>
        <w:tc>
          <w:tcPr>
            <w:tcW w:w="420" w:type="dxa"/>
            <w:tcBorders>
              <w:top w:val="nil"/>
              <w:left w:val="nil"/>
              <w:bottom w:val="single" w:sz="4" w:space="0" w:color="auto"/>
              <w:right w:val="single" w:sz="4" w:space="0" w:color="auto"/>
            </w:tcBorders>
            <w:shd w:val="clear" w:color="auto" w:fill="FFFFFF" w:themeFill="background1"/>
            <w:noWrap/>
            <w:vAlign w:val="center"/>
            <w:hideMark/>
          </w:tcPr>
          <w:p w14:paraId="07DBCD6C" w14:textId="301D78BA" w:rsidR="003923FD" w:rsidRPr="003923FD" w:rsidRDefault="003923FD" w:rsidP="00897884">
            <w:pPr>
              <w:spacing w:after="0" w:line="240" w:lineRule="auto"/>
              <w:jc w:val="center"/>
              <w:rPr>
                <w:rFonts w:eastAsia="Times New Roman" w:cstheme="minorHAnsi"/>
                <w:color w:val="000000"/>
                <w:kern w:val="0"/>
                <w:sz w:val="16"/>
                <w:szCs w:val="16"/>
                <w:lang w:eastAsia="es-ES"/>
                <w14:ligatures w14:val="none"/>
              </w:rPr>
            </w:pPr>
          </w:p>
        </w:tc>
        <w:tc>
          <w:tcPr>
            <w:tcW w:w="480" w:type="dxa"/>
            <w:tcBorders>
              <w:top w:val="nil"/>
              <w:left w:val="nil"/>
              <w:bottom w:val="single" w:sz="4" w:space="0" w:color="auto"/>
              <w:right w:val="single" w:sz="4" w:space="0" w:color="auto"/>
            </w:tcBorders>
            <w:shd w:val="clear" w:color="auto" w:fill="FFFFFF" w:themeFill="background1"/>
            <w:noWrap/>
            <w:vAlign w:val="center"/>
            <w:hideMark/>
          </w:tcPr>
          <w:p w14:paraId="16644E60" w14:textId="77777777" w:rsidR="003923FD" w:rsidRPr="003923FD" w:rsidRDefault="003923FD" w:rsidP="00897884">
            <w:pPr>
              <w:spacing w:after="0" w:line="240" w:lineRule="auto"/>
              <w:jc w:val="center"/>
              <w:rPr>
                <w:rFonts w:eastAsia="Times New Roman" w:cstheme="minorHAnsi"/>
                <w:color w:val="000000"/>
                <w:kern w:val="0"/>
                <w:sz w:val="16"/>
                <w:szCs w:val="16"/>
                <w:lang w:eastAsia="es-ES"/>
                <w14:ligatures w14:val="none"/>
              </w:rPr>
            </w:pPr>
            <w:r w:rsidRPr="003923FD">
              <w:rPr>
                <w:rFonts w:eastAsia="Times New Roman" w:cstheme="minorHAnsi"/>
                <w:color w:val="000000"/>
                <w:kern w:val="0"/>
                <w:sz w:val="16"/>
                <w:szCs w:val="16"/>
                <w:lang w:eastAsia="es-ES"/>
                <w14:ligatures w14:val="none"/>
              </w:rPr>
              <w:t>006</w:t>
            </w:r>
          </w:p>
        </w:tc>
        <w:tc>
          <w:tcPr>
            <w:tcW w:w="2359" w:type="dxa"/>
            <w:tcBorders>
              <w:top w:val="nil"/>
              <w:left w:val="nil"/>
              <w:bottom w:val="single" w:sz="4" w:space="0" w:color="auto"/>
              <w:right w:val="single" w:sz="4" w:space="0" w:color="auto"/>
            </w:tcBorders>
            <w:shd w:val="clear" w:color="auto" w:fill="FFFFFF" w:themeFill="background1"/>
            <w:noWrap/>
            <w:vAlign w:val="center"/>
            <w:hideMark/>
          </w:tcPr>
          <w:p w14:paraId="211F7DD0" w14:textId="77777777" w:rsidR="003923FD" w:rsidRPr="003923FD" w:rsidRDefault="003923FD" w:rsidP="007A26DC">
            <w:pPr>
              <w:spacing w:after="0" w:line="240" w:lineRule="auto"/>
              <w:ind w:firstLineChars="200" w:firstLine="320"/>
              <w:jc w:val="left"/>
              <w:rPr>
                <w:rFonts w:eastAsia="Times New Roman" w:cstheme="minorHAnsi"/>
                <w:color w:val="000000"/>
                <w:kern w:val="0"/>
                <w:sz w:val="16"/>
                <w:szCs w:val="16"/>
                <w:lang w:eastAsia="es-ES"/>
                <w14:ligatures w14:val="none"/>
              </w:rPr>
            </w:pPr>
            <w:r w:rsidRPr="003923FD">
              <w:rPr>
                <w:rFonts w:eastAsia="Times New Roman" w:cstheme="minorHAnsi"/>
                <w:color w:val="000000"/>
                <w:kern w:val="0"/>
                <w:sz w:val="16"/>
                <w:szCs w:val="16"/>
                <w:lang w:eastAsia="es-ES"/>
                <w14:ligatures w14:val="none"/>
              </w:rPr>
              <w:t>Viaje a Mieres</w:t>
            </w:r>
          </w:p>
        </w:tc>
        <w:tc>
          <w:tcPr>
            <w:tcW w:w="740" w:type="dxa"/>
            <w:tcBorders>
              <w:top w:val="nil"/>
              <w:left w:val="nil"/>
              <w:bottom w:val="single" w:sz="4" w:space="0" w:color="auto"/>
              <w:right w:val="single" w:sz="4" w:space="0" w:color="auto"/>
            </w:tcBorders>
            <w:shd w:val="clear" w:color="auto" w:fill="FFFFFF" w:themeFill="background1"/>
            <w:noWrap/>
            <w:vAlign w:val="center"/>
            <w:hideMark/>
          </w:tcPr>
          <w:p w14:paraId="502A4C3C" w14:textId="77777777" w:rsidR="003923FD" w:rsidRPr="003923FD" w:rsidRDefault="003923FD" w:rsidP="00897884">
            <w:pPr>
              <w:spacing w:after="0" w:line="240" w:lineRule="auto"/>
              <w:jc w:val="center"/>
              <w:rPr>
                <w:rFonts w:eastAsia="Times New Roman" w:cstheme="minorHAnsi"/>
                <w:color w:val="000000"/>
                <w:kern w:val="0"/>
                <w:sz w:val="16"/>
                <w:szCs w:val="16"/>
                <w:lang w:eastAsia="es-ES"/>
                <w14:ligatures w14:val="none"/>
              </w:rPr>
            </w:pPr>
            <w:r w:rsidRPr="003923FD">
              <w:rPr>
                <w:rFonts w:eastAsia="Times New Roman" w:cstheme="minorHAnsi"/>
                <w:color w:val="000000"/>
                <w:kern w:val="0"/>
                <w:sz w:val="16"/>
                <w:szCs w:val="16"/>
                <w:lang w:eastAsia="es-ES"/>
                <w14:ligatures w14:val="none"/>
              </w:rPr>
              <w:t>132</w:t>
            </w:r>
          </w:p>
        </w:tc>
        <w:tc>
          <w:tcPr>
            <w:tcW w:w="845" w:type="dxa"/>
            <w:tcBorders>
              <w:top w:val="nil"/>
              <w:left w:val="nil"/>
              <w:bottom w:val="single" w:sz="4" w:space="0" w:color="auto"/>
              <w:right w:val="single" w:sz="4" w:space="0" w:color="auto"/>
            </w:tcBorders>
            <w:shd w:val="clear" w:color="auto" w:fill="FFFFFF" w:themeFill="background1"/>
            <w:noWrap/>
            <w:vAlign w:val="center"/>
            <w:hideMark/>
          </w:tcPr>
          <w:p w14:paraId="01BB7211" w14:textId="77777777" w:rsidR="003923FD" w:rsidRPr="003923FD" w:rsidRDefault="003923FD" w:rsidP="00897884">
            <w:pPr>
              <w:spacing w:after="0" w:line="240" w:lineRule="auto"/>
              <w:jc w:val="center"/>
              <w:rPr>
                <w:rFonts w:eastAsia="Times New Roman" w:cstheme="minorHAnsi"/>
                <w:color w:val="000000"/>
                <w:kern w:val="0"/>
                <w:sz w:val="16"/>
                <w:szCs w:val="16"/>
                <w:lang w:eastAsia="es-ES"/>
                <w14:ligatures w14:val="none"/>
              </w:rPr>
            </w:pPr>
            <w:r w:rsidRPr="003923FD">
              <w:rPr>
                <w:rFonts w:eastAsia="Times New Roman" w:cstheme="minorHAnsi"/>
                <w:color w:val="000000"/>
                <w:kern w:val="0"/>
                <w:sz w:val="16"/>
                <w:szCs w:val="16"/>
                <w:lang w:eastAsia="es-ES"/>
                <w14:ligatures w14:val="none"/>
              </w:rPr>
              <w:t>Kilómetros</w:t>
            </w:r>
          </w:p>
        </w:tc>
        <w:tc>
          <w:tcPr>
            <w:tcW w:w="640" w:type="dxa"/>
            <w:tcBorders>
              <w:top w:val="nil"/>
              <w:left w:val="nil"/>
              <w:bottom w:val="single" w:sz="4" w:space="0" w:color="auto"/>
              <w:right w:val="single" w:sz="4" w:space="0" w:color="auto"/>
            </w:tcBorders>
            <w:shd w:val="clear" w:color="auto" w:fill="FFFFFF" w:themeFill="background1"/>
            <w:noWrap/>
            <w:vAlign w:val="center"/>
            <w:hideMark/>
          </w:tcPr>
          <w:p w14:paraId="0F13A89B" w14:textId="77777777" w:rsidR="003923FD" w:rsidRPr="003923FD" w:rsidRDefault="003923FD" w:rsidP="00897884">
            <w:pPr>
              <w:spacing w:after="0" w:line="240" w:lineRule="auto"/>
              <w:jc w:val="center"/>
              <w:rPr>
                <w:rFonts w:eastAsia="Times New Roman" w:cstheme="minorHAnsi"/>
                <w:color w:val="000000"/>
                <w:kern w:val="0"/>
                <w:sz w:val="16"/>
                <w:szCs w:val="16"/>
                <w:lang w:eastAsia="es-ES"/>
                <w14:ligatures w14:val="none"/>
              </w:rPr>
            </w:pPr>
            <w:r w:rsidRPr="003923FD">
              <w:rPr>
                <w:rFonts w:eastAsia="Times New Roman" w:cstheme="minorHAnsi"/>
                <w:color w:val="000000"/>
                <w:kern w:val="0"/>
                <w:sz w:val="16"/>
                <w:szCs w:val="16"/>
                <w:lang w:eastAsia="es-ES"/>
                <w14:ligatures w14:val="none"/>
              </w:rPr>
              <w:t>0,25 €</w:t>
            </w:r>
          </w:p>
        </w:tc>
        <w:tc>
          <w:tcPr>
            <w:tcW w:w="880" w:type="dxa"/>
            <w:tcBorders>
              <w:top w:val="nil"/>
              <w:left w:val="nil"/>
              <w:bottom w:val="single" w:sz="4" w:space="0" w:color="auto"/>
              <w:right w:val="single" w:sz="4" w:space="0" w:color="auto"/>
            </w:tcBorders>
            <w:shd w:val="clear" w:color="auto" w:fill="FFFFFF" w:themeFill="background1"/>
            <w:noWrap/>
            <w:vAlign w:val="center"/>
            <w:hideMark/>
          </w:tcPr>
          <w:p w14:paraId="0037FF28" w14:textId="77777777" w:rsidR="003923FD" w:rsidRPr="003923FD" w:rsidRDefault="003923FD" w:rsidP="00897884">
            <w:pPr>
              <w:spacing w:after="0" w:line="240" w:lineRule="auto"/>
              <w:jc w:val="center"/>
              <w:rPr>
                <w:rFonts w:eastAsia="Times New Roman" w:cstheme="minorHAnsi"/>
                <w:color w:val="000000"/>
                <w:kern w:val="0"/>
                <w:sz w:val="16"/>
                <w:szCs w:val="16"/>
                <w:lang w:eastAsia="es-ES"/>
                <w14:ligatures w14:val="none"/>
              </w:rPr>
            </w:pPr>
            <w:r w:rsidRPr="003923FD">
              <w:rPr>
                <w:rFonts w:eastAsia="Times New Roman" w:cstheme="minorHAnsi"/>
                <w:color w:val="000000"/>
                <w:kern w:val="0"/>
                <w:sz w:val="16"/>
                <w:szCs w:val="16"/>
                <w:lang w:eastAsia="es-ES"/>
                <w14:ligatures w14:val="none"/>
              </w:rPr>
              <w:t>33,00 €</w:t>
            </w:r>
          </w:p>
        </w:tc>
        <w:tc>
          <w:tcPr>
            <w:tcW w:w="880" w:type="dxa"/>
            <w:tcBorders>
              <w:top w:val="nil"/>
              <w:left w:val="nil"/>
              <w:bottom w:val="single" w:sz="4" w:space="0" w:color="auto"/>
              <w:right w:val="single" w:sz="4" w:space="0" w:color="auto"/>
            </w:tcBorders>
            <w:shd w:val="clear" w:color="auto" w:fill="FFFFFF" w:themeFill="background1"/>
            <w:noWrap/>
            <w:vAlign w:val="center"/>
            <w:hideMark/>
          </w:tcPr>
          <w:p w14:paraId="7F445886" w14:textId="75AD3289" w:rsidR="003923FD" w:rsidRPr="003923FD" w:rsidRDefault="003923FD" w:rsidP="00897884">
            <w:pPr>
              <w:spacing w:after="0" w:line="240" w:lineRule="auto"/>
              <w:jc w:val="center"/>
              <w:rPr>
                <w:rFonts w:eastAsia="Times New Roman" w:cstheme="minorHAnsi"/>
                <w:color w:val="000000"/>
                <w:kern w:val="0"/>
                <w:sz w:val="16"/>
                <w:szCs w:val="16"/>
                <w:lang w:eastAsia="es-ES"/>
                <w14:ligatures w14:val="none"/>
              </w:rPr>
            </w:pPr>
          </w:p>
        </w:tc>
        <w:tc>
          <w:tcPr>
            <w:tcW w:w="795" w:type="dxa"/>
            <w:tcBorders>
              <w:top w:val="nil"/>
              <w:left w:val="nil"/>
              <w:bottom w:val="single" w:sz="4" w:space="0" w:color="auto"/>
              <w:right w:val="single" w:sz="4" w:space="0" w:color="auto"/>
            </w:tcBorders>
            <w:shd w:val="clear" w:color="auto" w:fill="FFFFFF" w:themeFill="background1"/>
            <w:noWrap/>
            <w:vAlign w:val="center"/>
            <w:hideMark/>
          </w:tcPr>
          <w:p w14:paraId="7C051951" w14:textId="1078B01A" w:rsidR="003923FD" w:rsidRPr="003923FD" w:rsidRDefault="003923FD" w:rsidP="00897884">
            <w:pPr>
              <w:spacing w:after="0" w:line="240" w:lineRule="auto"/>
              <w:jc w:val="center"/>
              <w:rPr>
                <w:rFonts w:eastAsia="Times New Roman" w:cstheme="minorHAnsi"/>
                <w:color w:val="000000"/>
                <w:kern w:val="0"/>
                <w:sz w:val="16"/>
                <w:szCs w:val="16"/>
                <w:lang w:eastAsia="es-ES"/>
                <w14:ligatures w14:val="none"/>
              </w:rPr>
            </w:pPr>
          </w:p>
        </w:tc>
      </w:tr>
      <w:tr w:rsidR="003923FD" w:rsidRPr="003923FD" w14:paraId="1F5B76EF" w14:textId="77777777" w:rsidTr="005975B3">
        <w:trPr>
          <w:trHeight w:val="315"/>
          <w:jc w:val="center"/>
        </w:trPr>
        <w:tc>
          <w:tcPr>
            <w:tcW w:w="320"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7ABFF548" w14:textId="01089284" w:rsidR="003923FD" w:rsidRPr="003923FD" w:rsidRDefault="003923FD" w:rsidP="00897884">
            <w:pPr>
              <w:spacing w:after="0" w:line="240" w:lineRule="auto"/>
              <w:jc w:val="center"/>
              <w:rPr>
                <w:rFonts w:eastAsia="Times New Roman" w:cstheme="minorHAnsi"/>
                <w:color w:val="000000"/>
                <w:kern w:val="0"/>
                <w:sz w:val="16"/>
                <w:szCs w:val="16"/>
                <w:lang w:eastAsia="es-ES"/>
                <w14:ligatures w14:val="none"/>
              </w:rPr>
            </w:pPr>
          </w:p>
        </w:tc>
        <w:tc>
          <w:tcPr>
            <w:tcW w:w="420" w:type="dxa"/>
            <w:tcBorders>
              <w:top w:val="nil"/>
              <w:left w:val="nil"/>
              <w:bottom w:val="single" w:sz="4" w:space="0" w:color="auto"/>
              <w:right w:val="single" w:sz="4" w:space="0" w:color="auto"/>
            </w:tcBorders>
            <w:shd w:val="clear" w:color="auto" w:fill="FFFFFF" w:themeFill="background1"/>
            <w:noWrap/>
            <w:vAlign w:val="center"/>
            <w:hideMark/>
          </w:tcPr>
          <w:p w14:paraId="3131C271" w14:textId="40E986DA" w:rsidR="003923FD" w:rsidRPr="003923FD" w:rsidRDefault="003923FD" w:rsidP="00897884">
            <w:pPr>
              <w:spacing w:after="0" w:line="240" w:lineRule="auto"/>
              <w:jc w:val="center"/>
              <w:rPr>
                <w:rFonts w:eastAsia="Times New Roman" w:cstheme="minorHAnsi"/>
                <w:color w:val="000000"/>
                <w:kern w:val="0"/>
                <w:sz w:val="16"/>
                <w:szCs w:val="16"/>
                <w:lang w:eastAsia="es-ES"/>
                <w14:ligatures w14:val="none"/>
              </w:rPr>
            </w:pPr>
          </w:p>
        </w:tc>
        <w:tc>
          <w:tcPr>
            <w:tcW w:w="480" w:type="dxa"/>
            <w:tcBorders>
              <w:top w:val="nil"/>
              <w:left w:val="nil"/>
              <w:bottom w:val="single" w:sz="4" w:space="0" w:color="auto"/>
              <w:right w:val="single" w:sz="4" w:space="0" w:color="auto"/>
            </w:tcBorders>
            <w:shd w:val="clear" w:color="auto" w:fill="FFFFFF" w:themeFill="background1"/>
            <w:noWrap/>
            <w:vAlign w:val="center"/>
            <w:hideMark/>
          </w:tcPr>
          <w:p w14:paraId="5CFD497B" w14:textId="77777777" w:rsidR="003923FD" w:rsidRPr="003923FD" w:rsidRDefault="003923FD" w:rsidP="00897884">
            <w:pPr>
              <w:spacing w:after="0" w:line="240" w:lineRule="auto"/>
              <w:jc w:val="center"/>
              <w:rPr>
                <w:rFonts w:eastAsia="Times New Roman" w:cstheme="minorHAnsi"/>
                <w:color w:val="000000"/>
                <w:kern w:val="0"/>
                <w:sz w:val="16"/>
                <w:szCs w:val="16"/>
                <w:lang w:eastAsia="es-ES"/>
                <w14:ligatures w14:val="none"/>
              </w:rPr>
            </w:pPr>
            <w:r w:rsidRPr="003923FD">
              <w:rPr>
                <w:rFonts w:eastAsia="Times New Roman" w:cstheme="minorHAnsi"/>
                <w:color w:val="000000"/>
                <w:kern w:val="0"/>
                <w:sz w:val="16"/>
                <w:szCs w:val="16"/>
                <w:lang w:eastAsia="es-ES"/>
                <w14:ligatures w14:val="none"/>
              </w:rPr>
              <w:t>007</w:t>
            </w:r>
          </w:p>
        </w:tc>
        <w:tc>
          <w:tcPr>
            <w:tcW w:w="2359" w:type="dxa"/>
            <w:tcBorders>
              <w:top w:val="nil"/>
              <w:left w:val="nil"/>
              <w:bottom w:val="single" w:sz="4" w:space="0" w:color="auto"/>
              <w:right w:val="single" w:sz="4" w:space="0" w:color="auto"/>
            </w:tcBorders>
            <w:shd w:val="clear" w:color="auto" w:fill="FFFFFF" w:themeFill="background1"/>
            <w:noWrap/>
            <w:vAlign w:val="center"/>
            <w:hideMark/>
          </w:tcPr>
          <w:p w14:paraId="7BF8EB1E" w14:textId="77777777" w:rsidR="003923FD" w:rsidRPr="003923FD" w:rsidRDefault="003923FD" w:rsidP="007A26DC">
            <w:pPr>
              <w:spacing w:after="0" w:line="240" w:lineRule="auto"/>
              <w:ind w:firstLineChars="200" w:firstLine="320"/>
              <w:jc w:val="left"/>
              <w:rPr>
                <w:rFonts w:eastAsia="Times New Roman" w:cstheme="minorHAnsi"/>
                <w:color w:val="000000"/>
                <w:kern w:val="0"/>
                <w:sz w:val="16"/>
                <w:szCs w:val="16"/>
                <w:lang w:eastAsia="es-ES"/>
                <w14:ligatures w14:val="none"/>
              </w:rPr>
            </w:pPr>
            <w:r w:rsidRPr="003923FD">
              <w:rPr>
                <w:rFonts w:eastAsia="Times New Roman" w:cstheme="minorHAnsi"/>
                <w:color w:val="000000"/>
                <w:kern w:val="0"/>
                <w:sz w:val="16"/>
                <w:szCs w:val="16"/>
                <w:lang w:eastAsia="es-ES"/>
                <w14:ligatures w14:val="none"/>
              </w:rPr>
              <w:t>Viaje a Langreo</w:t>
            </w:r>
          </w:p>
        </w:tc>
        <w:tc>
          <w:tcPr>
            <w:tcW w:w="740" w:type="dxa"/>
            <w:tcBorders>
              <w:top w:val="nil"/>
              <w:left w:val="nil"/>
              <w:bottom w:val="single" w:sz="4" w:space="0" w:color="auto"/>
              <w:right w:val="single" w:sz="4" w:space="0" w:color="auto"/>
            </w:tcBorders>
            <w:shd w:val="clear" w:color="auto" w:fill="FFFFFF" w:themeFill="background1"/>
            <w:noWrap/>
            <w:vAlign w:val="center"/>
            <w:hideMark/>
          </w:tcPr>
          <w:p w14:paraId="1760CC45" w14:textId="77777777" w:rsidR="003923FD" w:rsidRPr="003923FD" w:rsidRDefault="003923FD" w:rsidP="00897884">
            <w:pPr>
              <w:spacing w:after="0" w:line="240" w:lineRule="auto"/>
              <w:jc w:val="center"/>
              <w:rPr>
                <w:rFonts w:eastAsia="Times New Roman" w:cstheme="minorHAnsi"/>
                <w:color w:val="000000"/>
                <w:kern w:val="0"/>
                <w:sz w:val="16"/>
                <w:szCs w:val="16"/>
                <w:lang w:eastAsia="es-ES"/>
                <w14:ligatures w14:val="none"/>
              </w:rPr>
            </w:pPr>
            <w:r w:rsidRPr="003923FD">
              <w:rPr>
                <w:rFonts w:eastAsia="Times New Roman" w:cstheme="minorHAnsi"/>
                <w:color w:val="000000"/>
                <w:kern w:val="0"/>
                <w:sz w:val="16"/>
                <w:szCs w:val="16"/>
                <w:lang w:eastAsia="es-ES"/>
                <w14:ligatures w14:val="none"/>
              </w:rPr>
              <w:t>120</w:t>
            </w:r>
          </w:p>
        </w:tc>
        <w:tc>
          <w:tcPr>
            <w:tcW w:w="845" w:type="dxa"/>
            <w:tcBorders>
              <w:top w:val="nil"/>
              <w:left w:val="nil"/>
              <w:bottom w:val="single" w:sz="4" w:space="0" w:color="auto"/>
              <w:right w:val="single" w:sz="4" w:space="0" w:color="auto"/>
            </w:tcBorders>
            <w:shd w:val="clear" w:color="auto" w:fill="FFFFFF" w:themeFill="background1"/>
            <w:noWrap/>
            <w:vAlign w:val="center"/>
            <w:hideMark/>
          </w:tcPr>
          <w:p w14:paraId="77893BF8" w14:textId="77777777" w:rsidR="003923FD" w:rsidRPr="003923FD" w:rsidRDefault="003923FD" w:rsidP="00897884">
            <w:pPr>
              <w:spacing w:after="0" w:line="240" w:lineRule="auto"/>
              <w:jc w:val="center"/>
              <w:rPr>
                <w:rFonts w:eastAsia="Times New Roman" w:cstheme="minorHAnsi"/>
                <w:color w:val="000000"/>
                <w:kern w:val="0"/>
                <w:sz w:val="16"/>
                <w:szCs w:val="16"/>
                <w:lang w:eastAsia="es-ES"/>
                <w14:ligatures w14:val="none"/>
              </w:rPr>
            </w:pPr>
            <w:r w:rsidRPr="003923FD">
              <w:rPr>
                <w:rFonts w:eastAsia="Times New Roman" w:cstheme="minorHAnsi"/>
                <w:color w:val="000000"/>
                <w:kern w:val="0"/>
                <w:sz w:val="16"/>
                <w:szCs w:val="16"/>
                <w:lang w:eastAsia="es-ES"/>
                <w14:ligatures w14:val="none"/>
              </w:rPr>
              <w:t>Kilómetros</w:t>
            </w:r>
          </w:p>
        </w:tc>
        <w:tc>
          <w:tcPr>
            <w:tcW w:w="640" w:type="dxa"/>
            <w:tcBorders>
              <w:top w:val="nil"/>
              <w:left w:val="nil"/>
              <w:bottom w:val="single" w:sz="4" w:space="0" w:color="auto"/>
              <w:right w:val="single" w:sz="4" w:space="0" w:color="auto"/>
            </w:tcBorders>
            <w:shd w:val="clear" w:color="auto" w:fill="FFFFFF" w:themeFill="background1"/>
            <w:noWrap/>
            <w:vAlign w:val="center"/>
            <w:hideMark/>
          </w:tcPr>
          <w:p w14:paraId="66CE8F2E" w14:textId="77777777" w:rsidR="003923FD" w:rsidRPr="003923FD" w:rsidRDefault="003923FD" w:rsidP="00897884">
            <w:pPr>
              <w:spacing w:after="0" w:line="240" w:lineRule="auto"/>
              <w:jc w:val="center"/>
              <w:rPr>
                <w:rFonts w:eastAsia="Times New Roman" w:cstheme="minorHAnsi"/>
                <w:color w:val="000000"/>
                <w:kern w:val="0"/>
                <w:sz w:val="16"/>
                <w:szCs w:val="16"/>
                <w:lang w:eastAsia="es-ES"/>
                <w14:ligatures w14:val="none"/>
              </w:rPr>
            </w:pPr>
            <w:r w:rsidRPr="003923FD">
              <w:rPr>
                <w:rFonts w:eastAsia="Times New Roman" w:cstheme="minorHAnsi"/>
                <w:color w:val="000000"/>
                <w:kern w:val="0"/>
                <w:sz w:val="16"/>
                <w:szCs w:val="16"/>
                <w:lang w:eastAsia="es-ES"/>
                <w14:ligatures w14:val="none"/>
              </w:rPr>
              <w:t>0,25 €</w:t>
            </w:r>
          </w:p>
        </w:tc>
        <w:tc>
          <w:tcPr>
            <w:tcW w:w="880" w:type="dxa"/>
            <w:tcBorders>
              <w:top w:val="nil"/>
              <w:left w:val="nil"/>
              <w:bottom w:val="single" w:sz="4" w:space="0" w:color="auto"/>
              <w:right w:val="single" w:sz="4" w:space="0" w:color="auto"/>
            </w:tcBorders>
            <w:shd w:val="clear" w:color="auto" w:fill="FFFFFF" w:themeFill="background1"/>
            <w:noWrap/>
            <w:vAlign w:val="center"/>
            <w:hideMark/>
          </w:tcPr>
          <w:p w14:paraId="1D57BBBE" w14:textId="77777777" w:rsidR="003923FD" w:rsidRPr="003923FD" w:rsidRDefault="003923FD" w:rsidP="00897884">
            <w:pPr>
              <w:spacing w:after="0" w:line="240" w:lineRule="auto"/>
              <w:jc w:val="center"/>
              <w:rPr>
                <w:rFonts w:eastAsia="Times New Roman" w:cstheme="minorHAnsi"/>
                <w:color w:val="000000"/>
                <w:kern w:val="0"/>
                <w:sz w:val="16"/>
                <w:szCs w:val="16"/>
                <w:lang w:eastAsia="es-ES"/>
                <w14:ligatures w14:val="none"/>
              </w:rPr>
            </w:pPr>
            <w:r w:rsidRPr="003923FD">
              <w:rPr>
                <w:rFonts w:eastAsia="Times New Roman" w:cstheme="minorHAnsi"/>
                <w:color w:val="000000"/>
                <w:kern w:val="0"/>
                <w:sz w:val="16"/>
                <w:szCs w:val="16"/>
                <w:lang w:eastAsia="es-ES"/>
                <w14:ligatures w14:val="none"/>
              </w:rPr>
              <w:t>30,00 €</w:t>
            </w:r>
          </w:p>
        </w:tc>
        <w:tc>
          <w:tcPr>
            <w:tcW w:w="880" w:type="dxa"/>
            <w:tcBorders>
              <w:top w:val="nil"/>
              <w:left w:val="nil"/>
              <w:bottom w:val="single" w:sz="4" w:space="0" w:color="auto"/>
              <w:right w:val="single" w:sz="4" w:space="0" w:color="auto"/>
            </w:tcBorders>
            <w:shd w:val="clear" w:color="auto" w:fill="FFFFFF" w:themeFill="background1"/>
            <w:noWrap/>
            <w:vAlign w:val="center"/>
            <w:hideMark/>
          </w:tcPr>
          <w:p w14:paraId="49CA2E4E" w14:textId="59E73C2D" w:rsidR="003923FD" w:rsidRPr="003923FD" w:rsidRDefault="003923FD" w:rsidP="00897884">
            <w:pPr>
              <w:spacing w:after="0" w:line="240" w:lineRule="auto"/>
              <w:jc w:val="center"/>
              <w:rPr>
                <w:rFonts w:eastAsia="Times New Roman" w:cstheme="minorHAnsi"/>
                <w:color w:val="000000"/>
                <w:kern w:val="0"/>
                <w:sz w:val="16"/>
                <w:szCs w:val="16"/>
                <w:lang w:eastAsia="es-ES"/>
                <w14:ligatures w14:val="none"/>
              </w:rPr>
            </w:pPr>
          </w:p>
        </w:tc>
        <w:tc>
          <w:tcPr>
            <w:tcW w:w="795" w:type="dxa"/>
            <w:tcBorders>
              <w:top w:val="nil"/>
              <w:left w:val="nil"/>
              <w:bottom w:val="single" w:sz="4" w:space="0" w:color="auto"/>
              <w:right w:val="single" w:sz="4" w:space="0" w:color="auto"/>
            </w:tcBorders>
            <w:shd w:val="clear" w:color="auto" w:fill="FFFFFF" w:themeFill="background1"/>
            <w:noWrap/>
            <w:vAlign w:val="center"/>
            <w:hideMark/>
          </w:tcPr>
          <w:p w14:paraId="6C5F4EB5" w14:textId="16FC6DA1" w:rsidR="003923FD" w:rsidRPr="003923FD" w:rsidRDefault="003923FD" w:rsidP="00897884">
            <w:pPr>
              <w:spacing w:after="0" w:line="240" w:lineRule="auto"/>
              <w:jc w:val="center"/>
              <w:rPr>
                <w:rFonts w:eastAsia="Times New Roman" w:cstheme="minorHAnsi"/>
                <w:color w:val="000000"/>
                <w:kern w:val="0"/>
                <w:sz w:val="16"/>
                <w:szCs w:val="16"/>
                <w:lang w:eastAsia="es-ES"/>
                <w14:ligatures w14:val="none"/>
              </w:rPr>
            </w:pPr>
          </w:p>
        </w:tc>
      </w:tr>
      <w:tr w:rsidR="003923FD" w:rsidRPr="003923FD" w14:paraId="73AF1FE2" w14:textId="77777777" w:rsidTr="005975B3">
        <w:trPr>
          <w:trHeight w:val="315"/>
          <w:jc w:val="center"/>
        </w:trPr>
        <w:tc>
          <w:tcPr>
            <w:tcW w:w="320"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12EE67FF" w14:textId="6D0686D0" w:rsidR="003923FD" w:rsidRPr="003923FD" w:rsidRDefault="003923FD" w:rsidP="00897884">
            <w:pPr>
              <w:spacing w:after="0" w:line="240" w:lineRule="auto"/>
              <w:jc w:val="center"/>
              <w:rPr>
                <w:rFonts w:eastAsia="Times New Roman" w:cstheme="minorHAnsi"/>
                <w:color w:val="000000"/>
                <w:kern w:val="0"/>
                <w:sz w:val="16"/>
                <w:szCs w:val="16"/>
                <w:lang w:eastAsia="es-ES"/>
                <w14:ligatures w14:val="none"/>
              </w:rPr>
            </w:pPr>
          </w:p>
        </w:tc>
        <w:tc>
          <w:tcPr>
            <w:tcW w:w="420" w:type="dxa"/>
            <w:tcBorders>
              <w:top w:val="nil"/>
              <w:left w:val="nil"/>
              <w:bottom w:val="single" w:sz="4" w:space="0" w:color="auto"/>
              <w:right w:val="single" w:sz="4" w:space="0" w:color="auto"/>
            </w:tcBorders>
            <w:shd w:val="clear" w:color="auto" w:fill="FFFFFF" w:themeFill="background1"/>
            <w:noWrap/>
            <w:vAlign w:val="center"/>
            <w:hideMark/>
          </w:tcPr>
          <w:p w14:paraId="5F186BD0" w14:textId="77777777" w:rsidR="003923FD" w:rsidRPr="003923FD" w:rsidRDefault="003923FD" w:rsidP="00897884">
            <w:pPr>
              <w:spacing w:after="0" w:line="240" w:lineRule="auto"/>
              <w:jc w:val="center"/>
              <w:rPr>
                <w:rFonts w:eastAsia="Times New Roman" w:cstheme="minorHAnsi"/>
                <w:color w:val="000000"/>
                <w:kern w:val="0"/>
                <w:sz w:val="16"/>
                <w:szCs w:val="16"/>
                <w:lang w:eastAsia="es-ES"/>
                <w14:ligatures w14:val="none"/>
              </w:rPr>
            </w:pPr>
            <w:r w:rsidRPr="003923FD">
              <w:rPr>
                <w:rFonts w:eastAsia="Times New Roman" w:cstheme="minorHAnsi"/>
                <w:color w:val="000000"/>
                <w:kern w:val="0"/>
                <w:sz w:val="16"/>
                <w:szCs w:val="16"/>
                <w:lang w:eastAsia="es-ES"/>
                <w14:ligatures w14:val="none"/>
              </w:rPr>
              <w:t>002</w:t>
            </w:r>
          </w:p>
        </w:tc>
        <w:tc>
          <w:tcPr>
            <w:tcW w:w="480" w:type="dxa"/>
            <w:tcBorders>
              <w:top w:val="nil"/>
              <w:left w:val="nil"/>
              <w:bottom w:val="single" w:sz="4" w:space="0" w:color="auto"/>
              <w:right w:val="single" w:sz="4" w:space="0" w:color="auto"/>
            </w:tcBorders>
            <w:shd w:val="clear" w:color="auto" w:fill="FFFFFF" w:themeFill="background1"/>
            <w:noWrap/>
            <w:vAlign w:val="center"/>
            <w:hideMark/>
          </w:tcPr>
          <w:p w14:paraId="46ED0405" w14:textId="2E6EC4C9" w:rsidR="003923FD" w:rsidRPr="003923FD" w:rsidRDefault="003923FD" w:rsidP="00897884">
            <w:pPr>
              <w:spacing w:after="0" w:line="240" w:lineRule="auto"/>
              <w:jc w:val="center"/>
              <w:rPr>
                <w:rFonts w:eastAsia="Times New Roman" w:cstheme="minorHAnsi"/>
                <w:color w:val="000000"/>
                <w:kern w:val="0"/>
                <w:sz w:val="16"/>
                <w:szCs w:val="16"/>
                <w:lang w:eastAsia="es-ES"/>
                <w14:ligatures w14:val="none"/>
              </w:rPr>
            </w:pPr>
          </w:p>
        </w:tc>
        <w:tc>
          <w:tcPr>
            <w:tcW w:w="2359" w:type="dxa"/>
            <w:tcBorders>
              <w:top w:val="nil"/>
              <w:left w:val="nil"/>
              <w:bottom w:val="single" w:sz="4" w:space="0" w:color="auto"/>
              <w:right w:val="single" w:sz="4" w:space="0" w:color="auto"/>
            </w:tcBorders>
            <w:shd w:val="clear" w:color="auto" w:fill="FFFFFF" w:themeFill="background1"/>
            <w:vAlign w:val="center"/>
            <w:hideMark/>
          </w:tcPr>
          <w:p w14:paraId="0DC01E85" w14:textId="77777777" w:rsidR="003923FD" w:rsidRPr="003923FD" w:rsidRDefault="003923FD" w:rsidP="007A26DC">
            <w:pPr>
              <w:spacing w:after="0" w:line="240" w:lineRule="auto"/>
              <w:ind w:firstLineChars="100" w:firstLine="160"/>
              <w:jc w:val="left"/>
              <w:rPr>
                <w:rFonts w:eastAsia="Times New Roman" w:cstheme="minorHAnsi"/>
                <w:color w:val="000000"/>
                <w:kern w:val="0"/>
                <w:sz w:val="16"/>
                <w:szCs w:val="16"/>
                <w:lang w:eastAsia="es-ES"/>
                <w14:ligatures w14:val="none"/>
              </w:rPr>
            </w:pPr>
            <w:r w:rsidRPr="003923FD">
              <w:rPr>
                <w:rFonts w:eastAsia="Times New Roman" w:cstheme="minorHAnsi"/>
                <w:color w:val="000000"/>
                <w:kern w:val="0"/>
                <w:sz w:val="16"/>
                <w:szCs w:val="16"/>
                <w:lang w:eastAsia="es-ES"/>
                <w14:ligatures w14:val="none"/>
              </w:rPr>
              <w:t>Dietas en hospitales</w:t>
            </w:r>
          </w:p>
        </w:tc>
        <w:tc>
          <w:tcPr>
            <w:tcW w:w="740" w:type="dxa"/>
            <w:tcBorders>
              <w:top w:val="nil"/>
              <w:left w:val="nil"/>
              <w:bottom w:val="single" w:sz="4" w:space="0" w:color="auto"/>
              <w:right w:val="single" w:sz="4" w:space="0" w:color="auto"/>
            </w:tcBorders>
            <w:shd w:val="clear" w:color="auto" w:fill="FFFFFF" w:themeFill="background1"/>
            <w:noWrap/>
            <w:vAlign w:val="center"/>
            <w:hideMark/>
          </w:tcPr>
          <w:p w14:paraId="1E5F7A9B" w14:textId="77777777" w:rsidR="003923FD" w:rsidRPr="003923FD" w:rsidRDefault="003923FD" w:rsidP="00897884">
            <w:pPr>
              <w:spacing w:after="0" w:line="240" w:lineRule="auto"/>
              <w:jc w:val="center"/>
              <w:rPr>
                <w:rFonts w:eastAsia="Times New Roman" w:cstheme="minorHAnsi"/>
                <w:color w:val="000000"/>
                <w:kern w:val="0"/>
                <w:sz w:val="16"/>
                <w:szCs w:val="16"/>
                <w:lang w:eastAsia="es-ES"/>
                <w14:ligatures w14:val="none"/>
              </w:rPr>
            </w:pPr>
            <w:r w:rsidRPr="003923FD">
              <w:rPr>
                <w:rFonts w:eastAsia="Times New Roman" w:cstheme="minorHAnsi"/>
                <w:color w:val="000000"/>
                <w:kern w:val="0"/>
                <w:sz w:val="16"/>
                <w:szCs w:val="16"/>
                <w:lang w:eastAsia="es-ES"/>
                <w14:ligatures w14:val="none"/>
              </w:rPr>
              <w:t>30</w:t>
            </w:r>
          </w:p>
        </w:tc>
        <w:tc>
          <w:tcPr>
            <w:tcW w:w="845" w:type="dxa"/>
            <w:tcBorders>
              <w:top w:val="nil"/>
              <w:left w:val="nil"/>
              <w:bottom w:val="single" w:sz="4" w:space="0" w:color="auto"/>
              <w:right w:val="single" w:sz="4" w:space="0" w:color="auto"/>
            </w:tcBorders>
            <w:shd w:val="clear" w:color="auto" w:fill="FFFFFF" w:themeFill="background1"/>
            <w:noWrap/>
            <w:vAlign w:val="center"/>
            <w:hideMark/>
          </w:tcPr>
          <w:p w14:paraId="4FEF5F2E" w14:textId="77777777" w:rsidR="003923FD" w:rsidRPr="003923FD" w:rsidRDefault="003923FD" w:rsidP="00897884">
            <w:pPr>
              <w:spacing w:after="0" w:line="240" w:lineRule="auto"/>
              <w:jc w:val="center"/>
              <w:rPr>
                <w:rFonts w:eastAsia="Times New Roman" w:cstheme="minorHAnsi"/>
                <w:color w:val="000000"/>
                <w:kern w:val="0"/>
                <w:sz w:val="16"/>
                <w:szCs w:val="16"/>
                <w:lang w:eastAsia="es-ES"/>
                <w14:ligatures w14:val="none"/>
              </w:rPr>
            </w:pPr>
            <w:r w:rsidRPr="003923FD">
              <w:rPr>
                <w:rFonts w:eastAsia="Times New Roman" w:cstheme="minorHAnsi"/>
                <w:color w:val="000000"/>
                <w:kern w:val="0"/>
                <w:sz w:val="16"/>
                <w:szCs w:val="16"/>
                <w:lang w:eastAsia="es-ES"/>
                <w14:ligatures w14:val="none"/>
              </w:rPr>
              <w:t>menus</w:t>
            </w:r>
          </w:p>
        </w:tc>
        <w:tc>
          <w:tcPr>
            <w:tcW w:w="640" w:type="dxa"/>
            <w:tcBorders>
              <w:top w:val="nil"/>
              <w:left w:val="nil"/>
              <w:bottom w:val="single" w:sz="4" w:space="0" w:color="auto"/>
              <w:right w:val="single" w:sz="4" w:space="0" w:color="auto"/>
            </w:tcBorders>
            <w:shd w:val="clear" w:color="auto" w:fill="FFFFFF" w:themeFill="background1"/>
            <w:noWrap/>
            <w:vAlign w:val="center"/>
            <w:hideMark/>
          </w:tcPr>
          <w:p w14:paraId="2D233D81" w14:textId="77777777" w:rsidR="003923FD" w:rsidRPr="003923FD" w:rsidRDefault="003923FD" w:rsidP="00897884">
            <w:pPr>
              <w:spacing w:after="0" w:line="240" w:lineRule="auto"/>
              <w:jc w:val="center"/>
              <w:rPr>
                <w:rFonts w:eastAsia="Times New Roman" w:cstheme="minorHAnsi"/>
                <w:color w:val="000000"/>
                <w:kern w:val="0"/>
                <w:sz w:val="16"/>
                <w:szCs w:val="16"/>
                <w:lang w:eastAsia="es-ES"/>
                <w14:ligatures w14:val="none"/>
              </w:rPr>
            </w:pPr>
            <w:r w:rsidRPr="003923FD">
              <w:rPr>
                <w:rFonts w:eastAsia="Times New Roman" w:cstheme="minorHAnsi"/>
                <w:color w:val="000000"/>
                <w:kern w:val="0"/>
                <w:sz w:val="16"/>
                <w:szCs w:val="16"/>
                <w:lang w:eastAsia="es-ES"/>
                <w14:ligatures w14:val="none"/>
              </w:rPr>
              <w:t>9,00 €</w:t>
            </w:r>
          </w:p>
        </w:tc>
        <w:tc>
          <w:tcPr>
            <w:tcW w:w="880" w:type="dxa"/>
            <w:tcBorders>
              <w:top w:val="nil"/>
              <w:left w:val="nil"/>
              <w:bottom w:val="single" w:sz="4" w:space="0" w:color="auto"/>
              <w:right w:val="single" w:sz="4" w:space="0" w:color="auto"/>
            </w:tcBorders>
            <w:shd w:val="clear" w:color="auto" w:fill="FFFFFF" w:themeFill="background1"/>
            <w:noWrap/>
            <w:vAlign w:val="center"/>
            <w:hideMark/>
          </w:tcPr>
          <w:p w14:paraId="3BFB56E1" w14:textId="6A802A29" w:rsidR="003923FD" w:rsidRPr="003923FD" w:rsidRDefault="003923FD" w:rsidP="00897884">
            <w:pPr>
              <w:spacing w:after="0" w:line="240" w:lineRule="auto"/>
              <w:jc w:val="center"/>
              <w:rPr>
                <w:rFonts w:eastAsia="Times New Roman" w:cstheme="minorHAnsi"/>
                <w:color w:val="000000"/>
                <w:kern w:val="0"/>
                <w:sz w:val="16"/>
                <w:szCs w:val="16"/>
                <w:lang w:eastAsia="es-ES"/>
                <w14:ligatures w14:val="none"/>
              </w:rPr>
            </w:pPr>
          </w:p>
        </w:tc>
        <w:tc>
          <w:tcPr>
            <w:tcW w:w="880" w:type="dxa"/>
            <w:tcBorders>
              <w:top w:val="nil"/>
              <w:left w:val="nil"/>
              <w:bottom w:val="single" w:sz="4" w:space="0" w:color="auto"/>
              <w:right w:val="single" w:sz="4" w:space="0" w:color="auto"/>
            </w:tcBorders>
            <w:shd w:val="clear" w:color="auto" w:fill="FFFFFF" w:themeFill="background1"/>
            <w:noWrap/>
            <w:vAlign w:val="center"/>
            <w:hideMark/>
          </w:tcPr>
          <w:p w14:paraId="3440C77C" w14:textId="77777777" w:rsidR="003923FD" w:rsidRPr="003923FD" w:rsidRDefault="003923FD" w:rsidP="00897884">
            <w:pPr>
              <w:spacing w:after="0" w:line="240" w:lineRule="auto"/>
              <w:jc w:val="center"/>
              <w:rPr>
                <w:rFonts w:eastAsia="Times New Roman" w:cstheme="minorHAnsi"/>
                <w:color w:val="000000"/>
                <w:kern w:val="0"/>
                <w:sz w:val="16"/>
                <w:szCs w:val="16"/>
                <w:lang w:eastAsia="es-ES"/>
                <w14:ligatures w14:val="none"/>
              </w:rPr>
            </w:pPr>
            <w:r w:rsidRPr="003923FD">
              <w:rPr>
                <w:rFonts w:eastAsia="Times New Roman" w:cstheme="minorHAnsi"/>
                <w:color w:val="000000"/>
                <w:kern w:val="0"/>
                <w:sz w:val="16"/>
                <w:szCs w:val="16"/>
                <w:lang w:eastAsia="es-ES"/>
                <w14:ligatures w14:val="none"/>
              </w:rPr>
              <w:t>270,00 €</w:t>
            </w:r>
          </w:p>
        </w:tc>
        <w:tc>
          <w:tcPr>
            <w:tcW w:w="795" w:type="dxa"/>
            <w:tcBorders>
              <w:top w:val="nil"/>
              <w:left w:val="nil"/>
              <w:bottom w:val="single" w:sz="4" w:space="0" w:color="auto"/>
              <w:right w:val="single" w:sz="4" w:space="0" w:color="auto"/>
            </w:tcBorders>
            <w:shd w:val="clear" w:color="auto" w:fill="FFFFFF" w:themeFill="background1"/>
            <w:noWrap/>
            <w:vAlign w:val="center"/>
            <w:hideMark/>
          </w:tcPr>
          <w:p w14:paraId="3431C068" w14:textId="51DE4A40" w:rsidR="003923FD" w:rsidRPr="003923FD" w:rsidRDefault="003923FD" w:rsidP="00897884">
            <w:pPr>
              <w:spacing w:after="0" w:line="240" w:lineRule="auto"/>
              <w:jc w:val="center"/>
              <w:rPr>
                <w:rFonts w:eastAsia="Times New Roman" w:cstheme="minorHAnsi"/>
                <w:color w:val="000000"/>
                <w:kern w:val="0"/>
                <w:sz w:val="16"/>
                <w:szCs w:val="16"/>
                <w:lang w:eastAsia="es-ES"/>
                <w14:ligatures w14:val="none"/>
              </w:rPr>
            </w:pPr>
          </w:p>
        </w:tc>
      </w:tr>
    </w:tbl>
    <w:p w14:paraId="03204007" w14:textId="6893CB02" w:rsidR="002C5B64" w:rsidRPr="002C5B64" w:rsidRDefault="00CC43C5" w:rsidP="00CC43C5">
      <w:pPr>
        <w:pStyle w:val="CitadeTablas"/>
      </w:pPr>
      <w:bookmarkStart w:id="1036" w:name="_Toc165126494"/>
      <w:r>
        <w:t>Partida de Otros costes</w:t>
      </w:r>
      <w:bookmarkEnd w:id="1036"/>
    </w:p>
    <w:p w14:paraId="42C4CF80" w14:textId="2A0E6BD7" w:rsidR="00F22059" w:rsidRDefault="09BA1FA7" w:rsidP="006D1FA1">
      <w:pPr>
        <w:pStyle w:val="Ttulo1"/>
      </w:pPr>
      <w:bookmarkStart w:id="1037" w:name="_Toc2065224657"/>
      <w:bookmarkStart w:id="1038" w:name="_Toc164121051"/>
      <w:bookmarkStart w:id="1039" w:name="_Toc165126273"/>
      <w:r>
        <w:t>Estudios con entidad propia</w:t>
      </w:r>
      <w:bookmarkEnd w:id="1037"/>
      <w:bookmarkEnd w:id="1038"/>
      <w:bookmarkEnd w:id="1039"/>
    </w:p>
    <w:p w14:paraId="253323A7" w14:textId="492BB921" w:rsidR="00DD3B2E" w:rsidRDefault="0623E617" w:rsidP="001767F7">
      <w:pPr>
        <w:pStyle w:val="Ttulo2"/>
      </w:pPr>
      <w:bookmarkStart w:id="1040" w:name="_Toc163406109"/>
      <w:bookmarkStart w:id="1041" w:name="_Toc28758232"/>
      <w:bookmarkStart w:id="1042" w:name="_Toc164117966"/>
      <w:bookmarkStart w:id="1043" w:name="_Toc164121052"/>
      <w:bookmarkStart w:id="1044" w:name="_Toc165126274"/>
      <w:r>
        <w:t>Seguridad y protección de datos</w:t>
      </w:r>
      <w:bookmarkEnd w:id="1040"/>
      <w:bookmarkEnd w:id="1041"/>
      <w:bookmarkEnd w:id="1042"/>
      <w:bookmarkEnd w:id="1043"/>
      <w:bookmarkEnd w:id="1044"/>
    </w:p>
    <w:p w14:paraId="5BC40DF2" w14:textId="14755025" w:rsidR="00944ADC" w:rsidRDefault="00944ADC" w:rsidP="00944ADC">
      <w:pPr>
        <w:rPr>
          <w:color w:val="000000"/>
        </w:rPr>
      </w:pPr>
      <w:r>
        <w:t>En este anális</w:t>
      </w:r>
      <w:r w:rsidR="008E0A69">
        <w:t xml:space="preserve">is se tendrán en cuenta todos los factores que afectan en lo relativo a la seguridad y protección de los datos tratados en el sistema de teleasistencia. Para llevar a cabo este análisis se ha de tener en consideración </w:t>
      </w:r>
      <w:r w:rsidR="003C2F29">
        <w:t xml:space="preserve">la </w:t>
      </w:r>
      <w:r w:rsidR="00814A7E">
        <w:t xml:space="preserve">Ley General de Protección de Datos </w:t>
      </w:r>
      <w:sdt>
        <w:sdtPr>
          <w:id w:val="-1951157714"/>
          <w:citation/>
        </w:sdtPr>
        <w:sdtContent>
          <w:r w:rsidR="00DB2B64">
            <w:fldChar w:fldCharType="begin"/>
          </w:r>
          <w:r w:rsidR="00DB2B64">
            <w:instrText xml:space="preserve"> CITATION RGPD \l 3082 </w:instrText>
          </w:r>
          <w:r w:rsidR="00DB2B64">
            <w:fldChar w:fldCharType="separate"/>
          </w:r>
          <w:r w:rsidR="00A17A5C" w:rsidRPr="00A17A5C">
            <w:rPr>
              <w:noProof/>
            </w:rPr>
            <w:t>[3]</w:t>
          </w:r>
          <w:r w:rsidR="00DB2B64">
            <w:fldChar w:fldCharType="end"/>
          </w:r>
        </w:sdtContent>
      </w:sdt>
      <w:r w:rsidR="00D51B86">
        <w:rPr>
          <w:color w:val="000000"/>
        </w:rPr>
        <w:t xml:space="preserve"> a la par que un especial énfasis en el manejo de los datos de carácter clínico de los pacientes, considerados por la LGPD como </w:t>
      </w:r>
      <w:r w:rsidR="00E17258">
        <w:rPr>
          <w:color w:val="000000"/>
        </w:rPr>
        <w:t xml:space="preserve">datos de carácter especial (a los que se les </w:t>
      </w:r>
      <w:r w:rsidR="00501338">
        <w:rPr>
          <w:color w:val="000000"/>
        </w:rPr>
        <w:t>asocia un alto nivel de riesgo e importancia</w:t>
      </w:r>
      <w:r w:rsidR="00E17258">
        <w:rPr>
          <w:color w:val="000000"/>
        </w:rPr>
        <w:t>)</w:t>
      </w:r>
      <w:r w:rsidR="00501338">
        <w:rPr>
          <w:color w:val="000000"/>
        </w:rPr>
        <w:t>.</w:t>
      </w:r>
    </w:p>
    <w:p w14:paraId="28D8A74E" w14:textId="119E124D" w:rsidR="00501338" w:rsidRDefault="00501338" w:rsidP="00944ADC">
      <w:r w:rsidRPr="00501338">
        <w:t xml:space="preserve">Es importante </w:t>
      </w:r>
      <w:r>
        <w:t xml:space="preserve">que el sistema </w:t>
      </w:r>
      <w:r w:rsidRPr="00501338">
        <w:t>de teleasistencia sanitaria cumpla con las disposiciones del RGPD al tratar estos datos. Esto incluye obtener el consentimiento explícito de los usuarios antes de recopilar y procesar sus datos médicos, así como garantizar medidas de seguridad adecuadas para proteger la confidencialidad de esta información sensible</w:t>
      </w:r>
      <w:r w:rsidR="0034147A">
        <w:t>.</w:t>
      </w:r>
    </w:p>
    <w:p w14:paraId="1D48746A" w14:textId="0A927B8D" w:rsidR="0034147A" w:rsidRPr="00944ADC" w:rsidRDefault="0034147A" w:rsidP="00944ADC">
      <w:r>
        <w:t>A continuación</w:t>
      </w:r>
      <w:r w:rsidR="00E71C28">
        <w:t>,</w:t>
      </w:r>
      <w:r>
        <w:t xml:space="preserve"> se detallan los puntos que más conciernen al sistema extraídos de la RGPD</w:t>
      </w:r>
      <w:r w:rsidR="00E71C28">
        <w:t>:</w:t>
      </w:r>
    </w:p>
    <w:p w14:paraId="2DA17367" w14:textId="6C697A05" w:rsidR="003D048C" w:rsidRDefault="00E71C28" w:rsidP="003D048C">
      <w:pPr>
        <w:pStyle w:val="Ttulo3"/>
      </w:pPr>
      <w:bookmarkStart w:id="1045" w:name="_Toc165126275"/>
      <w:r w:rsidRPr="000626F8">
        <w:lastRenderedPageBreak/>
        <w:t>Consentimiento Informado</w:t>
      </w:r>
      <w:bookmarkEnd w:id="1045"/>
    </w:p>
    <w:p w14:paraId="78A433BE" w14:textId="63457858" w:rsidR="003D048C" w:rsidRDefault="003D048C" w:rsidP="00936062">
      <w:r>
        <w:t>La gestión del consentimiento informado de los usuarios para el tratamiento y almacenamiento de datos clínicos de pacientes es crucial en el contexto del Reglamento General de Protección de Datos (RGPD). En primer lugar, la aplicación debe garantizar que los usuarios comprendan claramente el propósito y alcance del tratamiento de datos clínicos, así como los posibles riesgos y beneficios asociados. Esto implica proporcionar información detallada sobre cómo se recopilarán, procesarán y almacenarán los datos, así como quién tendrá acceso a ellos y con qué fines. Es esencial que esta información se presente de manera clara y accesible, utilizando un lenguaje sencillo y sin ambigüedades, para que los usuarios puedan otorgar su consentimiento de manera informada y consciente.</w:t>
      </w:r>
    </w:p>
    <w:p w14:paraId="1EF1F6CA" w14:textId="110AEBA0" w:rsidR="003D048C" w:rsidRDefault="003D048C" w:rsidP="00936062">
      <w:r>
        <w:t>En segundo lugar, el sistema debe ofrecer a los usuarios la posibilidad de otorgar o revocar su consentimiento en cualquier momento y de manera sencilla. Esto implica implementar mecanismos claros y transparentes para que los usuarios puedan modificar sus preferencias de consentimiento de forma fácil y sin complicaciones. Además, la aplicación debe proporcionar registros detallados de los consentimientos otorgados por los usuarios, incluyendo la fecha, hora y detalles específicos del tratamiento de datos clínicos para garantizar la trazabilidad y cumplimiento de la normativa del RGPD.</w:t>
      </w:r>
    </w:p>
    <w:p w14:paraId="56293716" w14:textId="7B625983" w:rsidR="00E71C28" w:rsidRDefault="00E71C28" w:rsidP="00CD6EED">
      <w:pPr>
        <w:pStyle w:val="Ttulo3"/>
      </w:pPr>
      <w:bookmarkStart w:id="1046" w:name="_Toc165126276"/>
      <w:r w:rsidRPr="000626F8">
        <w:t>Seguridad de Datos</w:t>
      </w:r>
      <w:bookmarkEnd w:id="1046"/>
    </w:p>
    <w:p w14:paraId="13387680" w14:textId="77777777" w:rsidR="00B94EA4" w:rsidRDefault="00B94EA4" w:rsidP="00936062">
      <w:r w:rsidRPr="00B94EA4">
        <w:t xml:space="preserve">En lo que respecta a la seguridad de los datos clínicos de los pacientes, la aplicación debe implementar una serie de medidas robustas para garantizar su protección. </w:t>
      </w:r>
    </w:p>
    <w:p w14:paraId="418C896D" w14:textId="17093EB9" w:rsidR="00B94EA4" w:rsidRPr="00B94EA4" w:rsidRDefault="00B94EA4" w:rsidP="00936062">
      <w:r w:rsidRPr="00B94EA4">
        <w:t>En primer lugar, se deben utilizar protocolos de cifrado fuertes</w:t>
      </w:r>
      <w:r>
        <w:t xml:space="preserve"> (como SHA-256)</w:t>
      </w:r>
      <w:r w:rsidRPr="00B94EA4">
        <w:t xml:space="preserve"> para asegurar la confidencialidad de los datos durante su transmisión y almacenamiento. Esto implica el uso de tecnologías como SSL/TLS para encriptar la comunicación entre la aplicación y los servidores</w:t>
      </w:r>
      <w:r w:rsidR="00997CF0">
        <w:t>.</w:t>
      </w:r>
    </w:p>
    <w:p w14:paraId="66463E2D" w14:textId="0331D426" w:rsidR="00E71C28" w:rsidRPr="000626F8" w:rsidRDefault="00E71C28" w:rsidP="00CD6EED">
      <w:pPr>
        <w:pStyle w:val="Ttulo3"/>
      </w:pPr>
      <w:bookmarkStart w:id="1047" w:name="_Toc165126277"/>
      <w:r w:rsidRPr="000626F8">
        <w:t>Anonimización y Pseudonimización</w:t>
      </w:r>
      <w:bookmarkEnd w:id="1047"/>
    </w:p>
    <w:p w14:paraId="69035B93" w14:textId="061300BC" w:rsidR="00997CF0" w:rsidRDefault="00A51C87" w:rsidP="00936062">
      <w:r>
        <w:t xml:space="preserve">En el caso del sistema a desarrollar y dado su carácter clínico, debería de implementarse </w:t>
      </w:r>
      <w:r w:rsidR="00213AF7">
        <w:t>una</w:t>
      </w:r>
      <w:r>
        <w:t xml:space="preserve"> </w:t>
      </w:r>
      <w:r w:rsidR="00213AF7">
        <w:t>pseudonimización</w:t>
      </w:r>
      <w:r>
        <w:t xml:space="preserve"> que evite la identificación directa de individuos o datos personales. Esto puede conseguirse mediante el uso de identificadores </w:t>
      </w:r>
      <w:r w:rsidR="00213AF7">
        <w:t>propios de la aplicación que relacionen a cada uno de los individuos y datos almacenados en el sistema.</w:t>
      </w:r>
    </w:p>
    <w:p w14:paraId="33FA7FA2" w14:textId="08F3E8DF" w:rsidR="00936062" w:rsidRDefault="00E71C28" w:rsidP="00936062">
      <w:pPr>
        <w:pStyle w:val="Ttulo3"/>
      </w:pPr>
      <w:bookmarkStart w:id="1048" w:name="_Toc165126278"/>
      <w:r w:rsidRPr="000626F8">
        <w:t>Registro de Acceso y Auditoría</w:t>
      </w:r>
      <w:bookmarkEnd w:id="1048"/>
    </w:p>
    <w:p w14:paraId="489EE987" w14:textId="77777777" w:rsidR="00936062" w:rsidRDefault="00936062" w:rsidP="00936062">
      <w:r>
        <w:t xml:space="preserve">El registro de acceso y auditoría juega un papel crítico en la seguridad de los datos clínicos, especialmente en un entorno como el Hospital Universitario Central de Asturias (HUCA), donde el acceso a los servidores centrales debe ser estrictamente controlado. Mediante un sistema de registro exhaustivo, se documenta cada intento de acceso a los servidores, incluyendo la identidad del usuario, la fecha y hora de acceso, así como las acciones realizadas dentro del sistema. </w:t>
      </w:r>
    </w:p>
    <w:p w14:paraId="60AA90FB" w14:textId="72CFE4B8" w:rsidR="00936062" w:rsidRDefault="00936062" w:rsidP="00936062">
      <w:r>
        <w:t>Estos registros permiten una supervisión continua de la actividad del sistema, lo que facilita la detección temprana de cualquier intento de acceso no autorizado o actividad sospechosa</w:t>
      </w:r>
    </w:p>
    <w:p w14:paraId="50331134" w14:textId="5BF659F2" w:rsidR="0012755A" w:rsidRDefault="00E71C28" w:rsidP="0012755A">
      <w:pPr>
        <w:pStyle w:val="Ttulo3"/>
      </w:pPr>
      <w:bookmarkStart w:id="1049" w:name="_Toc165126279"/>
      <w:r w:rsidRPr="000626F8">
        <w:lastRenderedPageBreak/>
        <w:t xml:space="preserve">Chats </w:t>
      </w:r>
      <w:r w:rsidR="0048366D" w:rsidRPr="000626F8">
        <w:t>con los usuarios</w:t>
      </w:r>
      <w:bookmarkEnd w:id="1049"/>
    </w:p>
    <w:p w14:paraId="298119AA" w14:textId="77777777" w:rsidR="0012755A" w:rsidRDefault="0012755A" w:rsidP="0012755A">
      <w:r>
        <w:t>El sistema de chat entre médicos y pacientes incorpora varios factores de seguridad para garantizar la protección de los datos clínicos y la privacidad de los usuarios.</w:t>
      </w:r>
    </w:p>
    <w:p w14:paraId="21BA3AE6" w14:textId="0C1C01E3" w:rsidR="00D83793" w:rsidRDefault="0012755A" w:rsidP="0012755A">
      <w:r>
        <w:t>Estos incluyen autenticación segura para verificar la identidad de los usuarios, cifrado de extremo a extremo para proteger la confidencialidad de las conversaciones, y registros de auditoría detallados para supervisar la actividad del sistema y detectar posibles amenazas. Además, se implementan controles de acceso basados en roles para garantizar que solo el personal autorizado pueda acceder a la información sensible de los pacientes.</w:t>
      </w:r>
    </w:p>
    <w:p w14:paraId="31580863" w14:textId="6E6BE461" w:rsidR="00E71C28" w:rsidRPr="000626F8" w:rsidRDefault="00E71C28" w:rsidP="00CD6EED">
      <w:pPr>
        <w:pStyle w:val="Ttulo3"/>
      </w:pPr>
      <w:bookmarkStart w:id="1050" w:name="_Toc165126280"/>
      <w:r w:rsidRPr="000626F8">
        <w:t>Política de Retención de Datos</w:t>
      </w:r>
      <w:bookmarkEnd w:id="1050"/>
    </w:p>
    <w:p w14:paraId="371471A1" w14:textId="482DAD45" w:rsidR="001954AC" w:rsidRDefault="001954AC" w:rsidP="001954AC">
      <w:r w:rsidRPr="001954AC">
        <w:t>La política de retención de datos del sistema establece que los datos clínicos de los pacientes serán almacenados durante el tiempo necesario para cumplir con los propósitos específicos del tratamiento médico, y posteriormente serán eliminados de manera segura y permanente. Se seguirán las regulaciones y normativas vigentes en materia de protección de datos, garantizando la eliminación oportuna de la información una vez que haya expirado su propósito médico, con el fin de minimizar riesgos de seguridad y proteger la privacidad de los pacientes.</w:t>
      </w:r>
    </w:p>
    <w:p w14:paraId="2D2FC48F" w14:textId="6ECAE034" w:rsidR="00E71C28" w:rsidRPr="000626F8" w:rsidRDefault="00E71C28" w:rsidP="001954AC">
      <w:pPr>
        <w:pStyle w:val="Ttulo3"/>
      </w:pPr>
      <w:bookmarkStart w:id="1051" w:name="_Toc165126281"/>
      <w:r w:rsidRPr="000626F8">
        <w:t>Formación y Concienciación del Personal</w:t>
      </w:r>
      <w:bookmarkEnd w:id="1051"/>
    </w:p>
    <w:p w14:paraId="0E8DC4FB" w14:textId="18B60B52" w:rsidR="001954AC" w:rsidRDefault="001954AC" w:rsidP="001954AC">
      <w:r>
        <w:t xml:space="preserve">En la sección </w:t>
      </w:r>
      <w:r w:rsidR="00FE4494">
        <w:fldChar w:fldCharType="begin"/>
      </w:r>
      <w:r w:rsidR="00FE4494">
        <w:instrText xml:space="preserve"> REF _Ref164980618 \w \h </w:instrText>
      </w:r>
      <w:r w:rsidR="00FE4494">
        <w:fldChar w:fldCharType="separate"/>
      </w:r>
      <w:r w:rsidR="00AB32F0">
        <w:t>5.3.5</w:t>
      </w:r>
      <w:r w:rsidR="00FE4494">
        <w:fldChar w:fldCharType="end"/>
      </w:r>
      <w:r w:rsidR="00FE4494">
        <w:t xml:space="preserve"> se trata la formación y concienciación especifica aplicable al sistema. Esta formación tendrá como finalidad dar a conocer a los usuarios finales las implicaciones de una mala gestión de las normas y recomendaciones de seguridad aquí descritas a la par que intentará facilitar su cumplimiento.</w:t>
      </w:r>
    </w:p>
    <w:p w14:paraId="06FC0A75" w14:textId="35C64876" w:rsidR="00E71C28" w:rsidRPr="000626F8" w:rsidRDefault="00E71C28" w:rsidP="00CD6EED">
      <w:pPr>
        <w:pStyle w:val="Ttulo3"/>
      </w:pPr>
      <w:bookmarkStart w:id="1052" w:name="_Toc165126282"/>
      <w:r w:rsidRPr="000626F8">
        <w:t>Notificación de Brechas de Seguridad</w:t>
      </w:r>
      <w:bookmarkEnd w:id="1052"/>
    </w:p>
    <w:p w14:paraId="7F33F505" w14:textId="5BA87858" w:rsidR="003D2373" w:rsidRDefault="00C31492" w:rsidP="00DD3B2E">
      <w:r>
        <w:t xml:space="preserve">En caso de sospecha o conocimiento de una brecha en la seguridad ha de seguirse </w:t>
      </w:r>
      <w:r w:rsidR="00A02FA0">
        <w:t>el siguiente protocolo:</w:t>
      </w:r>
    </w:p>
    <w:p w14:paraId="4C180E69" w14:textId="77777777" w:rsidR="00A02FA0" w:rsidRDefault="00A02FA0" w:rsidP="00777473">
      <w:pPr>
        <w:pStyle w:val="Prrafodelista"/>
        <w:numPr>
          <w:ilvl w:val="0"/>
          <w:numId w:val="101"/>
        </w:numPr>
      </w:pPr>
      <w:r w:rsidRPr="00A02FA0">
        <w:rPr>
          <w:b/>
          <w:bCs/>
        </w:rPr>
        <w:t>Detección y Notificación</w:t>
      </w:r>
      <w:r>
        <w:t>: En caso de sospecha o detección de una brecha de seguridad, el personal designado debe notificar de inmediato al equipo de seguridad de la información.</w:t>
      </w:r>
    </w:p>
    <w:p w14:paraId="51EDC2B0" w14:textId="77777777" w:rsidR="00A02FA0" w:rsidRDefault="00A02FA0" w:rsidP="00777473">
      <w:pPr>
        <w:pStyle w:val="Prrafodelista"/>
        <w:numPr>
          <w:ilvl w:val="0"/>
          <w:numId w:val="101"/>
        </w:numPr>
      </w:pPr>
      <w:r w:rsidRPr="00A02FA0">
        <w:rPr>
          <w:b/>
          <w:bCs/>
        </w:rPr>
        <w:t>Evaluación y Contención</w:t>
      </w:r>
      <w:r>
        <w:t>: El equipo de seguridad lleva a cabo una evaluación inicial para determinar el alcance y la gravedad de la brecha. Se implementan medidas de contención para evitar una mayor exposición de datos.</w:t>
      </w:r>
    </w:p>
    <w:p w14:paraId="2952AD09" w14:textId="77777777" w:rsidR="00A02FA0" w:rsidRDefault="00A02FA0" w:rsidP="00777473">
      <w:pPr>
        <w:pStyle w:val="Prrafodelista"/>
        <w:numPr>
          <w:ilvl w:val="0"/>
          <w:numId w:val="101"/>
        </w:numPr>
      </w:pPr>
      <w:r w:rsidRPr="00A02FA0">
        <w:rPr>
          <w:b/>
          <w:bCs/>
        </w:rPr>
        <w:t>Notificación a Autoridades y Afectados</w:t>
      </w:r>
      <w:r>
        <w:t>: Se informa a las autoridades regulatorias pertinentes y se emite una notificación a los usuarios afectados, proporcionando detalles sobre la brecha y orientación sobre cómo protegerse.</w:t>
      </w:r>
    </w:p>
    <w:p w14:paraId="63C4F69A" w14:textId="77777777" w:rsidR="00A02FA0" w:rsidRDefault="00A02FA0" w:rsidP="00777473">
      <w:pPr>
        <w:pStyle w:val="Prrafodelista"/>
        <w:numPr>
          <w:ilvl w:val="0"/>
          <w:numId w:val="101"/>
        </w:numPr>
      </w:pPr>
      <w:r w:rsidRPr="00A02FA0">
        <w:rPr>
          <w:b/>
          <w:bCs/>
        </w:rPr>
        <w:t>Investigación y Corrección</w:t>
      </w:r>
      <w:r>
        <w:t>: Se realiza una investigación exhaustiva para identificar la causa raíz de la brecha. Se implementan medidas correctivas para remediar la vulnerabilidad y prevenir futuros incidentes.</w:t>
      </w:r>
    </w:p>
    <w:p w14:paraId="1C0E4B42" w14:textId="163564F7" w:rsidR="00A02FA0" w:rsidRDefault="00A02FA0" w:rsidP="00777473">
      <w:pPr>
        <w:pStyle w:val="Prrafodelista"/>
        <w:numPr>
          <w:ilvl w:val="0"/>
          <w:numId w:val="101"/>
        </w:numPr>
      </w:pPr>
      <w:r w:rsidRPr="00A02FA0">
        <w:rPr>
          <w:b/>
          <w:bCs/>
        </w:rPr>
        <w:t>Seguimiento y Comunicación</w:t>
      </w:r>
      <w:r>
        <w:t>: Se realiza un seguimiento continuo de la situación y se mantiene una comunicación transparente con todas las partes interesadas durante todo el proceso. Se proporciona información actualizada sobre las acciones tomadas y cualquier desarrollo relevante.</w:t>
      </w:r>
    </w:p>
    <w:p w14:paraId="2049E9AB" w14:textId="2E2AA752" w:rsidR="00DD3B2E" w:rsidRPr="00DD3B2E" w:rsidRDefault="002B59E8" w:rsidP="00DD3B2E">
      <w:r>
        <w:lastRenderedPageBreak/>
        <w:t xml:space="preserve">En el apartado </w:t>
      </w:r>
      <w:r w:rsidR="001C7E22">
        <w:fldChar w:fldCharType="begin"/>
      </w:r>
      <w:r w:rsidR="001C7E22">
        <w:instrText xml:space="preserve"> REF _Ref163344365 \w \h </w:instrText>
      </w:r>
      <w:r w:rsidR="001C7E22">
        <w:fldChar w:fldCharType="separate"/>
      </w:r>
      <w:r w:rsidR="00AB32F0">
        <w:t>2.5</w:t>
      </w:r>
      <w:r w:rsidR="001C7E22">
        <w:fldChar w:fldCharType="end"/>
      </w:r>
      <w:r w:rsidR="0009505E">
        <w:t xml:space="preserve"> Plan de seguridad</w:t>
      </w:r>
      <w:r w:rsidR="00077367">
        <w:t xml:space="preserve"> podemos ver </w:t>
      </w:r>
      <w:r w:rsidR="00CF156E">
        <w:t>que tod</w:t>
      </w:r>
      <w:r w:rsidR="003D2373">
        <w:t>a</w:t>
      </w:r>
      <w:r w:rsidR="00CF156E">
        <w:t>s estas obligaciones y recomendaciones de seguridad y protección de datos son tenidas en cuenta para el desarrollo del sistema.</w:t>
      </w:r>
    </w:p>
    <w:p w14:paraId="1EBB1CF5" w14:textId="142D3411" w:rsidR="00BA45F4" w:rsidRDefault="4B6FABEA" w:rsidP="001767F7">
      <w:pPr>
        <w:pStyle w:val="Ttulo2"/>
      </w:pPr>
      <w:bookmarkStart w:id="1053" w:name="_Toc163406110"/>
      <w:bookmarkStart w:id="1054" w:name="_Toc88812984"/>
      <w:bookmarkStart w:id="1055" w:name="_Toc164117967"/>
      <w:bookmarkStart w:id="1056" w:name="_Toc164121053"/>
      <w:bookmarkStart w:id="1057" w:name="_Toc165126283"/>
      <w:r>
        <w:t>P</w:t>
      </w:r>
      <w:r w:rsidR="25F25B8D">
        <w:t>ropiedad intelectual e industrial</w:t>
      </w:r>
      <w:bookmarkEnd w:id="1053"/>
      <w:bookmarkEnd w:id="1054"/>
      <w:bookmarkEnd w:id="1055"/>
      <w:bookmarkEnd w:id="1056"/>
      <w:bookmarkEnd w:id="1057"/>
    </w:p>
    <w:p w14:paraId="520FF1CB" w14:textId="51B9A44D" w:rsidR="00C32405" w:rsidRDefault="00C32405" w:rsidP="00C32405">
      <w:r w:rsidRPr="00C32405">
        <w:t>En este análisis, profundizaremos en la situación legal actual en España con respecto al registro de la propiedad intelectual del software, examinando las distintas vías de protección jurídica proporcionadas por normativas nacionales e internacionales. En el contexto español, se destacan tres vías fundamentales para proteger el software</w:t>
      </w:r>
      <w:r w:rsidR="00C80301">
        <w:t>.</w:t>
      </w:r>
    </w:p>
    <w:p w14:paraId="0B7F3526" w14:textId="5712E784" w:rsidR="004F5336" w:rsidRDefault="004F5336" w:rsidP="00FD0007">
      <w:pPr>
        <w:pStyle w:val="Prrafodelista"/>
        <w:numPr>
          <w:ilvl w:val="0"/>
          <w:numId w:val="26"/>
        </w:numPr>
      </w:pPr>
      <w:r w:rsidRPr="00397274">
        <w:rPr>
          <w:b/>
          <w:bCs/>
        </w:rPr>
        <w:t>Ley de Propiedad Intelectual:</w:t>
      </w:r>
      <w:r w:rsidRPr="004F5336">
        <w:t xml:space="preserve"> Según el artículo 10 de esta ley, se consideran objetos de propiedad intelectual todas las creaciones originales literarias, artísticas o científicas, incluyendo los programas de ordenador</w:t>
      </w:r>
      <w:sdt>
        <w:sdtPr>
          <w:id w:val="1058677252"/>
          <w:citation/>
        </w:sdtPr>
        <w:sdtContent>
          <w:r w:rsidR="00792063">
            <w:fldChar w:fldCharType="begin"/>
          </w:r>
          <w:r w:rsidR="00EF377D">
            <w:instrText xml:space="preserve">CITATION Esp96 \l 3082 </w:instrText>
          </w:r>
          <w:r w:rsidR="00792063">
            <w:fldChar w:fldCharType="separate"/>
          </w:r>
          <w:r w:rsidR="00A17A5C">
            <w:rPr>
              <w:noProof/>
            </w:rPr>
            <w:t xml:space="preserve"> </w:t>
          </w:r>
          <w:r w:rsidR="00A17A5C" w:rsidRPr="00A17A5C">
            <w:rPr>
              <w:noProof/>
            </w:rPr>
            <w:t>[4]</w:t>
          </w:r>
          <w:r w:rsidR="00792063">
            <w:fldChar w:fldCharType="end"/>
          </w:r>
        </w:sdtContent>
      </w:sdt>
      <w:r w:rsidRPr="004F5336">
        <w:t>. Esta normativa establece que los programas de ordenador, tanto en su forma fuente como objeto, están protegidos como obras literarias en virtud del Convenio de Berna.</w:t>
      </w:r>
    </w:p>
    <w:p w14:paraId="72AEF1E9" w14:textId="38F7C514" w:rsidR="00477006" w:rsidRDefault="00397274" w:rsidP="00FD0007">
      <w:pPr>
        <w:pStyle w:val="Prrafodelista"/>
        <w:numPr>
          <w:ilvl w:val="0"/>
          <w:numId w:val="26"/>
        </w:numPr>
      </w:pPr>
      <w:r>
        <w:rPr>
          <w:rStyle w:val="Textoennegrita"/>
        </w:rPr>
        <w:t>Convenio de Berna para la Protección de las Obras Literarias y Artísticas</w:t>
      </w:r>
      <w:r>
        <w:t>: España, como parte signataria de este convenio internacional, garantiza la protección de los programas de ordenador como obras literarias. Aunque no sea posible patentar un programa informático en España, el Convenio de Berna brinda amparo mediante derechos de autor.</w:t>
      </w:r>
    </w:p>
    <w:p w14:paraId="0A3CBF0C" w14:textId="684E572A" w:rsidR="00397274" w:rsidRDefault="00397274" w:rsidP="00FD0007">
      <w:pPr>
        <w:pStyle w:val="Prrafodelista"/>
        <w:numPr>
          <w:ilvl w:val="0"/>
          <w:numId w:val="26"/>
        </w:numPr>
      </w:pPr>
      <w:r w:rsidRPr="00397274">
        <w:rPr>
          <w:b/>
          <w:bCs/>
        </w:rPr>
        <w:t>Protección Jurídica de los Programas de Ordenador:</w:t>
      </w:r>
      <w:r w:rsidRPr="00397274">
        <w:t xml:space="preserve"> El artículo 96 de la Ley de Propiedad Intelectual define los programas de ordenador como secuencias de instrucciones destinadas a ser utilizadas en un sistema informático para realizar una función específica. Esta disposición amplía la protección legal otorgada a los programas informáticos en el ámbito nacional</w:t>
      </w:r>
    </w:p>
    <w:p w14:paraId="5727E0C1" w14:textId="5E992D0D" w:rsidR="0063640D" w:rsidRDefault="3D2628B5" w:rsidP="001767F7">
      <w:pPr>
        <w:pStyle w:val="Ttulo2"/>
      </w:pPr>
      <w:bookmarkStart w:id="1058" w:name="_Toc163406111"/>
      <w:bookmarkStart w:id="1059" w:name="_Toc1694998953"/>
      <w:bookmarkStart w:id="1060" w:name="_Toc164117968"/>
      <w:bookmarkStart w:id="1061" w:name="_Toc164121054"/>
      <w:bookmarkStart w:id="1062" w:name="_Toc165126284"/>
      <w:r>
        <w:t>Prevención de riesgos laborales</w:t>
      </w:r>
      <w:bookmarkEnd w:id="1058"/>
      <w:bookmarkEnd w:id="1059"/>
      <w:bookmarkEnd w:id="1060"/>
      <w:bookmarkEnd w:id="1061"/>
      <w:bookmarkEnd w:id="1062"/>
    </w:p>
    <w:p w14:paraId="3A83E095" w14:textId="53887625" w:rsidR="00ED222F" w:rsidRDefault="19117954" w:rsidP="00C920C4">
      <w:pPr>
        <w:pStyle w:val="Ttulo3"/>
      </w:pPr>
      <w:bookmarkStart w:id="1063" w:name="_Toc1861719709"/>
      <w:bookmarkStart w:id="1064" w:name="_Toc164121055"/>
      <w:bookmarkStart w:id="1065" w:name="_Toc165126285"/>
      <w:r>
        <w:t>Introducción</w:t>
      </w:r>
      <w:bookmarkEnd w:id="1063"/>
      <w:bookmarkEnd w:id="1064"/>
      <w:bookmarkEnd w:id="1065"/>
    </w:p>
    <w:p w14:paraId="62DC7A6E" w14:textId="095D067F" w:rsidR="002904B2" w:rsidRDefault="002904B2" w:rsidP="002904B2">
      <w:r>
        <w:t>En nuestro proyecto, la seguridad y el bienestar del equipo son fundamentales. La prevención de riesgos laborales se integra desde la planificación hasta la ejecución, con un enfoque en:</w:t>
      </w:r>
    </w:p>
    <w:p w14:paraId="3F51AA6C" w14:textId="77777777" w:rsidR="002904B2" w:rsidRDefault="002904B2" w:rsidP="00777473">
      <w:pPr>
        <w:pStyle w:val="Prrafodelista"/>
        <w:numPr>
          <w:ilvl w:val="0"/>
          <w:numId w:val="61"/>
        </w:numPr>
      </w:pPr>
      <w:r w:rsidRPr="002904B2">
        <w:rPr>
          <w:b/>
          <w:bCs/>
        </w:rPr>
        <w:t xml:space="preserve">Identificar y evaluar: </w:t>
      </w:r>
      <w:r>
        <w:t>Se analiza cada actividad para encontrar y evaluar riesgos, actualizando la evaluación constantemente.</w:t>
      </w:r>
    </w:p>
    <w:p w14:paraId="3B03D09E" w14:textId="77777777" w:rsidR="002904B2" w:rsidRDefault="002904B2" w:rsidP="00777473">
      <w:pPr>
        <w:pStyle w:val="Prrafodelista"/>
        <w:numPr>
          <w:ilvl w:val="0"/>
          <w:numId w:val="61"/>
        </w:numPr>
      </w:pPr>
      <w:r w:rsidRPr="002904B2">
        <w:rPr>
          <w:b/>
          <w:bCs/>
        </w:rPr>
        <w:t>Implementar medidas de control:</w:t>
      </w:r>
      <w:r>
        <w:t xml:space="preserve"> Se eliminan o minimizan riesgos con medidas técnicas (protecciones, seguridad), organizativas (formación, planificación) y de protección individual (equipos).</w:t>
      </w:r>
    </w:p>
    <w:p w14:paraId="1C672002" w14:textId="77777777" w:rsidR="002904B2" w:rsidRDefault="002904B2" w:rsidP="00777473">
      <w:pPr>
        <w:pStyle w:val="Prrafodelista"/>
        <w:numPr>
          <w:ilvl w:val="0"/>
          <w:numId w:val="61"/>
        </w:numPr>
      </w:pPr>
      <w:r w:rsidRPr="002904B2">
        <w:rPr>
          <w:b/>
          <w:bCs/>
        </w:rPr>
        <w:t>Cultura de prevención y participación:</w:t>
      </w:r>
      <w:r>
        <w:t xml:space="preserve"> La dirección se compromete con la seguridad, se involucra al personal y se ofrece formación específica.</w:t>
      </w:r>
    </w:p>
    <w:p w14:paraId="1F2D2AE3" w14:textId="3B43A1B4" w:rsidR="002904B2" w:rsidRDefault="002904B2" w:rsidP="00777473">
      <w:pPr>
        <w:pStyle w:val="Prrafodelista"/>
        <w:numPr>
          <w:ilvl w:val="0"/>
          <w:numId w:val="61"/>
        </w:numPr>
      </w:pPr>
      <w:r w:rsidRPr="002904B2">
        <w:rPr>
          <w:b/>
          <w:bCs/>
        </w:rPr>
        <w:t>Seguimiento y mejora continua:</w:t>
      </w:r>
      <w:r>
        <w:t xml:space="preserve"> Se monitoriza la eficacia del sistema, se revisa y actualiza, y se fomenta la comunicación sobre riesgos y seguridad.</w:t>
      </w:r>
    </w:p>
    <w:p w14:paraId="70FB1610" w14:textId="5E5CEB0B" w:rsidR="008003D7" w:rsidRDefault="163DE1F8" w:rsidP="00C920C4">
      <w:pPr>
        <w:pStyle w:val="Ttulo3"/>
      </w:pPr>
      <w:bookmarkStart w:id="1066" w:name="_Toc473985928"/>
      <w:bookmarkStart w:id="1067" w:name="_Toc164121056"/>
      <w:bookmarkStart w:id="1068" w:name="_Toc165126286"/>
      <w:r>
        <w:lastRenderedPageBreak/>
        <w:t>Marco legal</w:t>
      </w:r>
      <w:bookmarkEnd w:id="1066"/>
      <w:bookmarkEnd w:id="1067"/>
      <w:bookmarkEnd w:id="1068"/>
    </w:p>
    <w:p w14:paraId="3EE06820" w14:textId="74F7C84D" w:rsidR="002904B2" w:rsidRDefault="19117954" w:rsidP="00971F70">
      <w:pPr>
        <w:pStyle w:val="Ttulo4"/>
      </w:pPr>
      <w:bookmarkStart w:id="1069" w:name="_Toc166427204"/>
      <w:bookmarkStart w:id="1070" w:name="_Toc164121057"/>
      <w:r>
        <w:t>Normativa aplicable</w:t>
      </w:r>
      <w:bookmarkEnd w:id="1069"/>
      <w:bookmarkEnd w:id="1070"/>
    </w:p>
    <w:p w14:paraId="13A66D98" w14:textId="77777777" w:rsidR="00B801F7" w:rsidRDefault="00B801F7" w:rsidP="00777473">
      <w:pPr>
        <w:pStyle w:val="Prrafodelista"/>
        <w:numPr>
          <w:ilvl w:val="0"/>
          <w:numId w:val="62"/>
        </w:numPr>
      </w:pPr>
      <w:r w:rsidRPr="00B801F7">
        <w:rPr>
          <w:b/>
          <w:bCs/>
        </w:rPr>
        <w:t>Ley 31/1995, de 8 de noviembre, de Prevención de Riesgos Laborales:</w:t>
      </w:r>
      <w:r>
        <w:t xml:space="preserve"> Esta ley establece los principios generales de la prevención de riesgos laborales en España.</w:t>
      </w:r>
    </w:p>
    <w:p w14:paraId="72C70AED" w14:textId="77777777" w:rsidR="00B801F7" w:rsidRDefault="00B801F7" w:rsidP="00777473">
      <w:pPr>
        <w:pStyle w:val="Prrafodelista"/>
        <w:numPr>
          <w:ilvl w:val="0"/>
          <w:numId w:val="62"/>
        </w:numPr>
      </w:pPr>
      <w:r w:rsidRPr="00B801F7">
        <w:rPr>
          <w:b/>
          <w:bCs/>
        </w:rPr>
        <w:t>Real Decreto 39/1997, de 17 de enero, por el que se aprueba el Reglamento de los Servicios de Prevención:</w:t>
      </w:r>
      <w:r>
        <w:t xml:space="preserve"> Este reglamento desarrolla la Ley de Prevención de Riesgos Laborales y establece los requisitos para la organización de los servicios de prevención.</w:t>
      </w:r>
    </w:p>
    <w:p w14:paraId="474AB25F" w14:textId="58FB2B78" w:rsidR="002904B2" w:rsidRDefault="00B801F7" w:rsidP="00777473">
      <w:pPr>
        <w:pStyle w:val="Prrafodelista"/>
        <w:numPr>
          <w:ilvl w:val="0"/>
          <w:numId w:val="62"/>
        </w:numPr>
      </w:pPr>
      <w:r w:rsidRPr="00B801F7">
        <w:rPr>
          <w:b/>
          <w:bCs/>
        </w:rPr>
        <w:t>Convenio Marco Estatal de Servicios de Atención a las Personas Dependientes y Desarrollo de la Promoción de la Autonomía Personal:</w:t>
      </w:r>
      <w:r>
        <w:t xml:space="preserve"> Este convenio establece las condiciones laborales del personal que presta servicios de atención a las personas dependientes, incluyendo el personal de teleasistencia.</w:t>
      </w:r>
    </w:p>
    <w:p w14:paraId="30786801" w14:textId="06B4D20A" w:rsidR="00825010" w:rsidRDefault="3193634A" w:rsidP="00971F70">
      <w:pPr>
        <w:pStyle w:val="Ttulo4"/>
      </w:pPr>
      <w:bookmarkStart w:id="1071" w:name="_Toc998844106"/>
      <w:bookmarkStart w:id="1072" w:name="_Toc164121058"/>
      <w:r>
        <w:t>Responsabilidades</w:t>
      </w:r>
      <w:bookmarkEnd w:id="1071"/>
      <w:bookmarkEnd w:id="1072"/>
    </w:p>
    <w:p w14:paraId="6668D09C" w14:textId="77777777" w:rsidR="001F4730" w:rsidRDefault="001F4730" w:rsidP="00777473">
      <w:pPr>
        <w:pStyle w:val="Prrafodelista"/>
        <w:numPr>
          <w:ilvl w:val="0"/>
          <w:numId w:val="63"/>
        </w:numPr>
      </w:pPr>
      <w:r w:rsidRPr="001F4730">
        <w:rPr>
          <w:b/>
          <w:bCs/>
        </w:rPr>
        <w:t>Empresa:</w:t>
      </w:r>
      <w:r>
        <w:t xml:space="preserve"> La empresa es responsable de la gestión de la prevención de riesgos laborales en el proyecto.</w:t>
      </w:r>
    </w:p>
    <w:p w14:paraId="5E17DDC4" w14:textId="77777777" w:rsidR="001F4730" w:rsidRDefault="001F4730" w:rsidP="00777473">
      <w:pPr>
        <w:pStyle w:val="Prrafodelista"/>
        <w:numPr>
          <w:ilvl w:val="0"/>
          <w:numId w:val="63"/>
        </w:numPr>
      </w:pPr>
      <w:r w:rsidRPr="001F4730">
        <w:rPr>
          <w:b/>
          <w:bCs/>
        </w:rPr>
        <w:t>Servicio de Prevención:</w:t>
      </w:r>
      <w:r>
        <w:t xml:space="preserve"> El Servicio de Prevención es responsable de la asesoría y asistencia a la empresa en materia de prevención de riesgos laborales.</w:t>
      </w:r>
    </w:p>
    <w:p w14:paraId="0F224203" w14:textId="54A39406" w:rsidR="00825010" w:rsidRDefault="001F4730" w:rsidP="00777473">
      <w:pPr>
        <w:pStyle w:val="Prrafodelista"/>
        <w:numPr>
          <w:ilvl w:val="0"/>
          <w:numId w:val="63"/>
        </w:numPr>
      </w:pPr>
      <w:r w:rsidRPr="001F4730">
        <w:rPr>
          <w:b/>
          <w:bCs/>
        </w:rPr>
        <w:t>Trabajadores:</w:t>
      </w:r>
      <w:r>
        <w:t xml:space="preserve"> Los trabajadores son responsables de velar por su propia seguridad y salud en el trabajo y de utilizar correctamente los equipos de protección individual.</w:t>
      </w:r>
    </w:p>
    <w:p w14:paraId="5A7120A0" w14:textId="7DA86D39" w:rsidR="005445B5" w:rsidRDefault="31A4B2BC" w:rsidP="00C920C4">
      <w:pPr>
        <w:pStyle w:val="Ttulo3"/>
      </w:pPr>
      <w:bookmarkStart w:id="1073" w:name="_Toc1961444535"/>
      <w:bookmarkStart w:id="1074" w:name="_Toc164121059"/>
      <w:bookmarkStart w:id="1075" w:name="_Toc165126287"/>
      <w:r>
        <w:t>Identificación de riesgos</w:t>
      </w:r>
      <w:bookmarkEnd w:id="1073"/>
      <w:bookmarkEnd w:id="1074"/>
      <w:bookmarkEnd w:id="1075"/>
    </w:p>
    <w:p w14:paraId="6CED5543" w14:textId="7B5F55BB" w:rsidR="008D2111" w:rsidRDefault="449F9861" w:rsidP="00971F70">
      <w:pPr>
        <w:pStyle w:val="Ttulo4"/>
      </w:pPr>
      <w:bookmarkStart w:id="1076" w:name="_Toc547780185"/>
      <w:bookmarkStart w:id="1077" w:name="_Toc164121060"/>
      <w:r>
        <w:t>Metodología</w:t>
      </w:r>
      <w:bookmarkEnd w:id="1076"/>
      <w:bookmarkEnd w:id="1077"/>
    </w:p>
    <w:p w14:paraId="69368D37" w14:textId="3E00CBA5" w:rsidR="008D2111" w:rsidRPr="008D2111" w:rsidRDefault="0029694C" w:rsidP="008D2111">
      <w:r w:rsidRPr="0029694C">
        <w:t>Para identificar los riesgos asociados a nuestro proyecto, hemos realizado un análisis exhaustivo de la actividad. Esto implica realizar un detallado examen de las tareas y responsabilidades inherentes a cada puesto de trabajo dentro del proyecto. Desde la atención directa a los usuarios hasta la gestión administrativa y técnica, hemos evaluado minuciosamente las funciones de cada miembro del equipo. Este análisis nos permite identificar posibles puntos críticos, fallos potenciales en los procesos y áreas de mejora tanto a nivel operativo como de seguridad. Además, nos permite establecer medidas preventivas y correctivas adecuadas para mitigar los riesgos identificados y garantizar el éxito y la eficiencia del proyecto en su conjunto.</w:t>
      </w:r>
    </w:p>
    <w:p w14:paraId="19DBCC8D" w14:textId="0065FBC0" w:rsidR="00637421" w:rsidRDefault="2F2CACB6" w:rsidP="00971F70">
      <w:pPr>
        <w:pStyle w:val="Ttulo4"/>
      </w:pPr>
      <w:bookmarkStart w:id="1078" w:name="_Toc333483932"/>
      <w:bookmarkStart w:id="1079" w:name="_Toc164121061"/>
      <w:r>
        <w:t>Matriz de r</w:t>
      </w:r>
      <w:r w:rsidR="3C5A0D11">
        <w:t>iesgos</w:t>
      </w:r>
      <w:bookmarkEnd w:id="1078"/>
      <w:bookmarkEnd w:id="1079"/>
    </w:p>
    <w:tbl>
      <w:tblPr>
        <w:tblStyle w:val="Tablaconcuadrculaclara"/>
        <w:tblW w:w="0" w:type="auto"/>
        <w:tblLook w:val="06A0" w:firstRow="1" w:lastRow="0" w:firstColumn="1" w:lastColumn="0" w:noHBand="1" w:noVBand="1"/>
      </w:tblPr>
      <w:tblGrid>
        <w:gridCol w:w="1363"/>
        <w:gridCol w:w="2300"/>
        <w:gridCol w:w="989"/>
        <w:gridCol w:w="1032"/>
        <w:gridCol w:w="702"/>
        <w:gridCol w:w="2108"/>
      </w:tblGrid>
      <w:tr w:rsidR="00C86EBB" w14:paraId="5E326C3E" w14:textId="77777777" w:rsidTr="00601078">
        <w:tc>
          <w:tcPr>
            <w:tcW w:w="1370" w:type="dxa"/>
            <w:shd w:val="clear" w:color="auto" w:fill="AEAAAA" w:themeFill="background2" w:themeFillShade="BF"/>
          </w:tcPr>
          <w:p w14:paraId="316174CF" w14:textId="77D72B33" w:rsidR="002F5B41" w:rsidRPr="00601078" w:rsidRDefault="002F5B41" w:rsidP="00A2124E">
            <w:pPr>
              <w:jc w:val="center"/>
              <w:rPr>
                <w:b/>
              </w:rPr>
            </w:pPr>
            <w:r w:rsidRPr="00601078">
              <w:rPr>
                <w:b/>
              </w:rPr>
              <w:t>Riesgo</w:t>
            </w:r>
          </w:p>
        </w:tc>
        <w:tc>
          <w:tcPr>
            <w:tcW w:w="2311" w:type="dxa"/>
            <w:shd w:val="clear" w:color="auto" w:fill="AEAAAA" w:themeFill="background2" w:themeFillShade="BF"/>
          </w:tcPr>
          <w:p w14:paraId="02CAE42C" w14:textId="33757E7E" w:rsidR="002F5B41" w:rsidRPr="00601078" w:rsidRDefault="002F5B41" w:rsidP="00A2124E">
            <w:pPr>
              <w:jc w:val="center"/>
              <w:rPr>
                <w:b/>
              </w:rPr>
            </w:pPr>
            <w:r w:rsidRPr="00601078">
              <w:rPr>
                <w:b/>
              </w:rPr>
              <w:t>Descripción</w:t>
            </w:r>
          </w:p>
        </w:tc>
        <w:tc>
          <w:tcPr>
            <w:tcW w:w="992" w:type="dxa"/>
            <w:shd w:val="clear" w:color="auto" w:fill="AEAAAA" w:themeFill="background2" w:themeFillShade="BF"/>
          </w:tcPr>
          <w:p w14:paraId="3CA01D96" w14:textId="2D4F5AAF" w:rsidR="002F5B41" w:rsidRPr="00601078" w:rsidRDefault="00AF4271" w:rsidP="00A2124E">
            <w:pPr>
              <w:jc w:val="center"/>
              <w:rPr>
                <w:b/>
              </w:rPr>
            </w:pPr>
            <w:r w:rsidRPr="00601078">
              <w:rPr>
                <w:b/>
              </w:rPr>
              <w:t>Prob.</w:t>
            </w:r>
          </w:p>
        </w:tc>
        <w:tc>
          <w:tcPr>
            <w:tcW w:w="1033" w:type="dxa"/>
            <w:shd w:val="clear" w:color="auto" w:fill="AEAAAA" w:themeFill="background2" w:themeFillShade="BF"/>
          </w:tcPr>
          <w:p w14:paraId="659BE6C6" w14:textId="4E0CFF8E" w:rsidR="002F5B41" w:rsidRPr="00601078" w:rsidRDefault="002F5B41" w:rsidP="00A2124E">
            <w:pPr>
              <w:jc w:val="center"/>
              <w:rPr>
                <w:b/>
              </w:rPr>
            </w:pPr>
            <w:r w:rsidRPr="00601078">
              <w:rPr>
                <w:b/>
              </w:rPr>
              <w:t>Impacto</w:t>
            </w:r>
          </w:p>
        </w:tc>
        <w:tc>
          <w:tcPr>
            <w:tcW w:w="668" w:type="dxa"/>
            <w:shd w:val="clear" w:color="auto" w:fill="AEAAAA" w:themeFill="background2" w:themeFillShade="BF"/>
          </w:tcPr>
          <w:p w14:paraId="28F11E43" w14:textId="1F41A194" w:rsidR="002F5B41" w:rsidRPr="00601078" w:rsidRDefault="00C7699D" w:rsidP="00A2124E">
            <w:pPr>
              <w:jc w:val="center"/>
              <w:rPr>
                <w:b/>
              </w:rPr>
            </w:pPr>
            <w:r w:rsidRPr="00601078">
              <w:rPr>
                <w:b/>
              </w:rPr>
              <w:t>Prior</w:t>
            </w:r>
            <w:r w:rsidR="00C86EBB" w:rsidRPr="00601078">
              <w:rPr>
                <w:b/>
              </w:rPr>
              <w:t>.</w:t>
            </w:r>
          </w:p>
        </w:tc>
        <w:tc>
          <w:tcPr>
            <w:tcW w:w="2120" w:type="dxa"/>
            <w:shd w:val="clear" w:color="auto" w:fill="AEAAAA" w:themeFill="background2" w:themeFillShade="BF"/>
          </w:tcPr>
          <w:p w14:paraId="4522AC22" w14:textId="1B8D7E93" w:rsidR="002F5B41" w:rsidRPr="00601078" w:rsidRDefault="004941C1" w:rsidP="00A2124E">
            <w:pPr>
              <w:jc w:val="center"/>
              <w:rPr>
                <w:b/>
              </w:rPr>
            </w:pPr>
            <w:r w:rsidRPr="00601078">
              <w:rPr>
                <w:b/>
              </w:rPr>
              <w:t>Medidas</w:t>
            </w:r>
          </w:p>
        </w:tc>
      </w:tr>
      <w:tr w:rsidR="00AF4271" w14:paraId="7C9566D4" w14:textId="77777777" w:rsidTr="00120906">
        <w:trPr>
          <w:trHeight w:val="1855"/>
        </w:trPr>
        <w:tc>
          <w:tcPr>
            <w:tcW w:w="1370" w:type="dxa"/>
            <w:shd w:val="clear" w:color="auto" w:fill="FFFFFF" w:themeFill="background1"/>
            <w:vAlign w:val="center"/>
          </w:tcPr>
          <w:p w14:paraId="4F6F62D6" w14:textId="5FD3CB32" w:rsidR="002F5B41" w:rsidRDefault="00AD6F4C" w:rsidP="00120906">
            <w:pPr>
              <w:jc w:val="center"/>
            </w:pPr>
            <w:r w:rsidRPr="00AD6F4C">
              <w:t>Fatiga visual</w:t>
            </w:r>
          </w:p>
        </w:tc>
        <w:tc>
          <w:tcPr>
            <w:tcW w:w="2311" w:type="dxa"/>
            <w:shd w:val="clear" w:color="auto" w:fill="FFFFFF" w:themeFill="background1"/>
            <w:vAlign w:val="center"/>
          </w:tcPr>
          <w:p w14:paraId="7F2F7D30" w14:textId="60596743" w:rsidR="002F5B41" w:rsidRDefault="00AD6F4C" w:rsidP="00120906">
            <w:r w:rsidRPr="00AD6F4C">
              <w:t>Fatiga visual por la exposición prolongada a las pantallas.</w:t>
            </w:r>
          </w:p>
        </w:tc>
        <w:tc>
          <w:tcPr>
            <w:tcW w:w="992" w:type="dxa"/>
            <w:shd w:val="clear" w:color="auto" w:fill="FFFFFF" w:themeFill="background1"/>
            <w:vAlign w:val="center"/>
          </w:tcPr>
          <w:p w14:paraId="5BE28549" w14:textId="41F9B2F9" w:rsidR="002F5B41" w:rsidRDefault="00AD6F4C" w:rsidP="00AF4271">
            <w:pPr>
              <w:jc w:val="center"/>
            </w:pPr>
            <w:r w:rsidRPr="00AD6F4C">
              <w:t>Media</w:t>
            </w:r>
          </w:p>
        </w:tc>
        <w:tc>
          <w:tcPr>
            <w:tcW w:w="1033" w:type="dxa"/>
            <w:shd w:val="clear" w:color="auto" w:fill="FFFFFF" w:themeFill="background1"/>
            <w:vAlign w:val="center"/>
          </w:tcPr>
          <w:p w14:paraId="1C201C43" w14:textId="610E2C88" w:rsidR="002F5B41" w:rsidRDefault="004941C1" w:rsidP="00AF4271">
            <w:pPr>
              <w:jc w:val="center"/>
            </w:pPr>
            <w:r w:rsidRPr="004941C1">
              <w:t>Alt</w:t>
            </w:r>
            <w:r w:rsidR="001670A0">
              <w:t>o</w:t>
            </w:r>
          </w:p>
        </w:tc>
        <w:tc>
          <w:tcPr>
            <w:tcW w:w="668" w:type="dxa"/>
            <w:shd w:val="clear" w:color="auto" w:fill="FFFFFF" w:themeFill="background1"/>
            <w:vAlign w:val="center"/>
          </w:tcPr>
          <w:p w14:paraId="16E8E88B" w14:textId="46302092" w:rsidR="002F5B41" w:rsidRDefault="004941C1" w:rsidP="00AF4271">
            <w:pPr>
              <w:jc w:val="center"/>
            </w:pPr>
            <w:r w:rsidRPr="004941C1">
              <w:t>Alta</w:t>
            </w:r>
          </w:p>
        </w:tc>
        <w:tc>
          <w:tcPr>
            <w:tcW w:w="2120" w:type="dxa"/>
            <w:shd w:val="clear" w:color="auto" w:fill="FFFFFF" w:themeFill="background1"/>
            <w:vAlign w:val="center"/>
          </w:tcPr>
          <w:p w14:paraId="002DEACD" w14:textId="75AF8CB5" w:rsidR="002F5B41" w:rsidRDefault="00C7699D" w:rsidP="00120906">
            <w:r w:rsidRPr="00C7699D">
              <w:t>Implementar pausas regulares para descansar la vista y utilizar filtros de pantalla para reducir la exposición a la luz azul.</w:t>
            </w:r>
          </w:p>
        </w:tc>
      </w:tr>
      <w:tr w:rsidR="002F5B41" w14:paraId="4DE774A9" w14:textId="77777777" w:rsidTr="00120906">
        <w:tc>
          <w:tcPr>
            <w:tcW w:w="1370" w:type="dxa"/>
            <w:shd w:val="clear" w:color="auto" w:fill="FFFFFF" w:themeFill="background1"/>
            <w:vAlign w:val="center"/>
          </w:tcPr>
          <w:p w14:paraId="0A96C13D" w14:textId="7F8FECEA" w:rsidR="002F5B41" w:rsidRDefault="00AD6F4C" w:rsidP="00120906">
            <w:pPr>
              <w:jc w:val="center"/>
            </w:pPr>
            <w:r w:rsidRPr="00AD6F4C">
              <w:t>Estrés</w:t>
            </w:r>
          </w:p>
        </w:tc>
        <w:tc>
          <w:tcPr>
            <w:tcW w:w="2311" w:type="dxa"/>
            <w:shd w:val="clear" w:color="auto" w:fill="FFFFFF" w:themeFill="background1"/>
            <w:vAlign w:val="center"/>
          </w:tcPr>
          <w:p w14:paraId="54800A84" w14:textId="3780D7B7" w:rsidR="002F5B41" w:rsidRDefault="00C7699D" w:rsidP="00120906">
            <w:r w:rsidRPr="00C7699D">
              <w:t>Estrés por la atención a usuarios con situaciones de emergencia o crisis.</w:t>
            </w:r>
          </w:p>
        </w:tc>
        <w:tc>
          <w:tcPr>
            <w:tcW w:w="992" w:type="dxa"/>
            <w:shd w:val="clear" w:color="auto" w:fill="FFFFFF" w:themeFill="background1"/>
            <w:vAlign w:val="center"/>
          </w:tcPr>
          <w:p w14:paraId="4F203D1F" w14:textId="053DC820" w:rsidR="002F5B41" w:rsidRDefault="00C7699D" w:rsidP="00AF4271">
            <w:pPr>
              <w:jc w:val="center"/>
            </w:pPr>
            <w:r w:rsidRPr="00C7699D">
              <w:t>Alta</w:t>
            </w:r>
          </w:p>
        </w:tc>
        <w:tc>
          <w:tcPr>
            <w:tcW w:w="1033" w:type="dxa"/>
            <w:shd w:val="clear" w:color="auto" w:fill="FFFFFF" w:themeFill="background1"/>
            <w:vAlign w:val="center"/>
          </w:tcPr>
          <w:p w14:paraId="4C1F0555" w14:textId="6F254926" w:rsidR="00C7699D" w:rsidRDefault="00C7699D" w:rsidP="00AF4271">
            <w:pPr>
              <w:jc w:val="center"/>
            </w:pPr>
            <w:r w:rsidRPr="00C7699D">
              <w:t>Medi</w:t>
            </w:r>
            <w:r w:rsidR="001670A0">
              <w:t>o</w:t>
            </w:r>
          </w:p>
          <w:p w14:paraId="22D5BFEE" w14:textId="77777777" w:rsidR="00C7699D" w:rsidRPr="00C7699D" w:rsidRDefault="00C7699D" w:rsidP="00AF4271">
            <w:pPr>
              <w:jc w:val="center"/>
            </w:pPr>
          </w:p>
        </w:tc>
        <w:tc>
          <w:tcPr>
            <w:tcW w:w="668" w:type="dxa"/>
            <w:shd w:val="clear" w:color="auto" w:fill="FFFFFF" w:themeFill="background1"/>
            <w:vAlign w:val="center"/>
          </w:tcPr>
          <w:p w14:paraId="7D30D5FD" w14:textId="55A29F8E" w:rsidR="002F5B41" w:rsidRDefault="00C7699D" w:rsidP="00AF4271">
            <w:pPr>
              <w:jc w:val="center"/>
            </w:pPr>
            <w:r w:rsidRPr="00C7699D">
              <w:t>Alta</w:t>
            </w:r>
          </w:p>
        </w:tc>
        <w:tc>
          <w:tcPr>
            <w:tcW w:w="2120" w:type="dxa"/>
            <w:shd w:val="clear" w:color="auto" w:fill="FFFFFF" w:themeFill="background1"/>
            <w:vAlign w:val="center"/>
          </w:tcPr>
          <w:p w14:paraId="558E4485" w14:textId="40AC8625" w:rsidR="002F5B41" w:rsidRDefault="008430B0" w:rsidP="00120906">
            <w:r w:rsidRPr="008430B0">
              <w:t>Implementar programas de control del estrés y apoyo psicológico.</w:t>
            </w:r>
          </w:p>
        </w:tc>
      </w:tr>
      <w:tr w:rsidR="00AF4271" w14:paraId="571E2860" w14:textId="77777777" w:rsidTr="00120906">
        <w:tc>
          <w:tcPr>
            <w:tcW w:w="1370" w:type="dxa"/>
            <w:shd w:val="clear" w:color="auto" w:fill="FFFFFF" w:themeFill="background1"/>
            <w:vAlign w:val="center"/>
          </w:tcPr>
          <w:p w14:paraId="43736923" w14:textId="2144048F" w:rsidR="002F5B41" w:rsidRDefault="00AD6F4C" w:rsidP="00120906">
            <w:pPr>
              <w:jc w:val="center"/>
            </w:pPr>
            <w:r w:rsidRPr="00AD6F4C">
              <w:lastRenderedPageBreak/>
              <w:t>Posturas forzadas</w:t>
            </w:r>
          </w:p>
        </w:tc>
        <w:tc>
          <w:tcPr>
            <w:tcW w:w="2311" w:type="dxa"/>
            <w:shd w:val="clear" w:color="auto" w:fill="FFFFFF" w:themeFill="background1"/>
            <w:vAlign w:val="center"/>
          </w:tcPr>
          <w:p w14:paraId="3D953337" w14:textId="5F79A5CA" w:rsidR="002F5B41" w:rsidRDefault="008430B0" w:rsidP="00120906">
            <w:r w:rsidRPr="008430B0">
              <w:t>Posturas forzadas durante la atención a las llamadas, especialmente en el caso de teleoperadores con jornadas largas.</w:t>
            </w:r>
          </w:p>
        </w:tc>
        <w:tc>
          <w:tcPr>
            <w:tcW w:w="992" w:type="dxa"/>
            <w:shd w:val="clear" w:color="auto" w:fill="FFFFFF" w:themeFill="background1"/>
            <w:vAlign w:val="center"/>
          </w:tcPr>
          <w:p w14:paraId="1FDA941B" w14:textId="770AB6E1" w:rsidR="002F5B41" w:rsidRDefault="008430B0" w:rsidP="00AF4271">
            <w:pPr>
              <w:jc w:val="center"/>
            </w:pPr>
            <w:r w:rsidRPr="008430B0">
              <w:t>Media</w:t>
            </w:r>
          </w:p>
        </w:tc>
        <w:tc>
          <w:tcPr>
            <w:tcW w:w="1033" w:type="dxa"/>
            <w:shd w:val="clear" w:color="auto" w:fill="FFFFFF" w:themeFill="background1"/>
            <w:vAlign w:val="center"/>
          </w:tcPr>
          <w:p w14:paraId="1F70A275" w14:textId="252325DD" w:rsidR="002F5B41" w:rsidRDefault="008430B0" w:rsidP="00AF4271">
            <w:pPr>
              <w:jc w:val="center"/>
            </w:pPr>
            <w:r w:rsidRPr="008430B0">
              <w:t>Alt</w:t>
            </w:r>
            <w:r w:rsidR="001670A0">
              <w:t>o</w:t>
            </w:r>
          </w:p>
        </w:tc>
        <w:tc>
          <w:tcPr>
            <w:tcW w:w="668" w:type="dxa"/>
            <w:shd w:val="clear" w:color="auto" w:fill="FFFFFF" w:themeFill="background1"/>
            <w:vAlign w:val="center"/>
          </w:tcPr>
          <w:p w14:paraId="3F152364" w14:textId="3AF97C18" w:rsidR="002F5B41" w:rsidRDefault="00C7699D" w:rsidP="00AF4271">
            <w:pPr>
              <w:jc w:val="center"/>
            </w:pPr>
            <w:r w:rsidRPr="00C7699D">
              <w:t>Alta</w:t>
            </w:r>
          </w:p>
        </w:tc>
        <w:tc>
          <w:tcPr>
            <w:tcW w:w="2120" w:type="dxa"/>
            <w:shd w:val="clear" w:color="auto" w:fill="FFFFFF" w:themeFill="background1"/>
            <w:vAlign w:val="center"/>
          </w:tcPr>
          <w:p w14:paraId="28FB98B5" w14:textId="1A4BD039" w:rsidR="002F5B41" w:rsidRDefault="00174420" w:rsidP="00120906">
            <w:r w:rsidRPr="00174420">
              <w:t>Diseño ergonómico de los puestos de trabajo, con mesas y sillas adaptables.</w:t>
            </w:r>
          </w:p>
        </w:tc>
      </w:tr>
      <w:tr w:rsidR="002F5B41" w14:paraId="6432F134" w14:textId="77777777" w:rsidTr="00120906">
        <w:tc>
          <w:tcPr>
            <w:tcW w:w="1370" w:type="dxa"/>
            <w:shd w:val="clear" w:color="auto" w:fill="FFFFFF" w:themeFill="background1"/>
            <w:vAlign w:val="center"/>
          </w:tcPr>
          <w:p w14:paraId="3AFFD5CC" w14:textId="1F7F4BDE" w:rsidR="002F5B41" w:rsidRDefault="00020594" w:rsidP="00120906">
            <w:pPr>
              <w:jc w:val="center"/>
            </w:pPr>
            <w:r w:rsidRPr="00020594">
              <w:t>Caídas</w:t>
            </w:r>
          </w:p>
        </w:tc>
        <w:tc>
          <w:tcPr>
            <w:tcW w:w="2311" w:type="dxa"/>
            <w:shd w:val="clear" w:color="auto" w:fill="FFFFFF" w:themeFill="background1"/>
            <w:vAlign w:val="center"/>
          </w:tcPr>
          <w:p w14:paraId="03B9D4AC" w14:textId="6484F834" w:rsidR="002F5B41" w:rsidRDefault="00020594" w:rsidP="00120906">
            <w:r w:rsidRPr="00020594">
              <w:t>Caídas al mismo nivel o desde diferentes alturas durante las tareas de mantenimiento o desplazamiento por las instalaciones.</w:t>
            </w:r>
          </w:p>
        </w:tc>
        <w:tc>
          <w:tcPr>
            <w:tcW w:w="992" w:type="dxa"/>
            <w:shd w:val="clear" w:color="auto" w:fill="FFFFFF" w:themeFill="background1"/>
            <w:vAlign w:val="center"/>
          </w:tcPr>
          <w:p w14:paraId="0B206AA2" w14:textId="6D49142F" w:rsidR="002F5B41" w:rsidRDefault="00020594" w:rsidP="00AF4271">
            <w:pPr>
              <w:jc w:val="center"/>
            </w:pPr>
            <w:r w:rsidRPr="00020594">
              <w:t>Baja</w:t>
            </w:r>
          </w:p>
        </w:tc>
        <w:tc>
          <w:tcPr>
            <w:tcW w:w="1033" w:type="dxa"/>
            <w:shd w:val="clear" w:color="auto" w:fill="FFFFFF" w:themeFill="background1"/>
            <w:vAlign w:val="center"/>
          </w:tcPr>
          <w:p w14:paraId="75A77967" w14:textId="709D6790" w:rsidR="002F5B41" w:rsidRDefault="001670A0" w:rsidP="00AF4271">
            <w:pPr>
              <w:jc w:val="center"/>
            </w:pPr>
            <w:r w:rsidRPr="001670A0">
              <w:t>Alto</w:t>
            </w:r>
          </w:p>
        </w:tc>
        <w:tc>
          <w:tcPr>
            <w:tcW w:w="668" w:type="dxa"/>
            <w:shd w:val="clear" w:color="auto" w:fill="FFFFFF" w:themeFill="background1"/>
            <w:vAlign w:val="center"/>
          </w:tcPr>
          <w:p w14:paraId="34E9593B" w14:textId="4B33125B" w:rsidR="002F5B41" w:rsidRDefault="001670A0" w:rsidP="00AF4271">
            <w:pPr>
              <w:jc w:val="center"/>
            </w:pPr>
            <w:r w:rsidRPr="00C7699D">
              <w:t>Alta</w:t>
            </w:r>
          </w:p>
        </w:tc>
        <w:tc>
          <w:tcPr>
            <w:tcW w:w="2120" w:type="dxa"/>
            <w:shd w:val="clear" w:color="auto" w:fill="FFFFFF" w:themeFill="background1"/>
            <w:vAlign w:val="center"/>
          </w:tcPr>
          <w:p w14:paraId="77110D2A" w14:textId="260C195C" w:rsidR="002F5B41" w:rsidRDefault="00AF4271" w:rsidP="00120906">
            <w:r w:rsidRPr="00AF4271">
              <w:t>Implementar medidas de prevención, protección individual y cultura de seguridad para evitar caídas en el trabajo.</w:t>
            </w:r>
          </w:p>
        </w:tc>
      </w:tr>
    </w:tbl>
    <w:p w14:paraId="769EB6AA" w14:textId="08C9EA58" w:rsidR="0098097D" w:rsidRDefault="001B7C0F" w:rsidP="00893684">
      <w:pPr>
        <w:pStyle w:val="CitadeTablas"/>
      </w:pPr>
      <w:bookmarkStart w:id="1080" w:name="_Toc163919720"/>
      <w:bookmarkStart w:id="1081" w:name="_Toc165126495"/>
      <w:r>
        <w:t>Matriz de riesgos laborales.</w:t>
      </w:r>
      <w:bookmarkEnd w:id="1080"/>
      <w:bookmarkEnd w:id="1081"/>
    </w:p>
    <w:p w14:paraId="01C44333" w14:textId="69FAE158" w:rsidR="001B7C0F" w:rsidRDefault="34E5E9FD" w:rsidP="00C920C4">
      <w:pPr>
        <w:pStyle w:val="Ttulo3"/>
      </w:pPr>
      <w:bookmarkStart w:id="1082" w:name="_Toc2106711107"/>
      <w:bookmarkStart w:id="1083" w:name="_Toc164121062"/>
      <w:bookmarkStart w:id="1084" w:name="_Toc165126288"/>
      <w:r>
        <w:t>Seguimiento y mejora continua</w:t>
      </w:r>
      <w:bookmarkEnd w:id="1082"/>
      <w:bookmarkEnd w:id="1083"/>
      <w:bookmarkEnd w:id="1084"/>
    </w:p>
    <w:p w14:paraId="2040D866" w14:textId="3A1AD884" w:rsidR="00A36D19" w:rsidRDefault="34E5E9FD" w:rsidP="00971F70">
      <w:pPr>
        <w:pStyle w:val="Ttulo4"/>
      </w:pPr>
      <w:bookmarkStart w:id="1085" w:name="_Toc931166485"/>
      <w:bookmarkStart w:id="1086" w:name="_Toc164121063"/>
      <w:r>
        <w:t>Indicadores de seguimiento</w:t>
      </w:r>
      <w:bookmarkEnd w:id="1085"/>
      <w:bookmarkEnd w:id="1086"/>
    </w:p>
    <w:p w14:paraId="00183FBA" w14:textId="33A6C5F3" w:rsidR="000B6521" w:rsidRDefault="77807D1D" w:rsidP="00A12411">
      <w:pPr>
        <w:pStyle w:val="Ttulo5"/>
      </w:pPr>
      <w:bookmarkStart w:id="1087" w:name="_Toc582195560"/>
      <w:bookmarkStart w:id="1088" w:name="_Toc164121064"/>
      <w:r>
        <w:t>Indicadores de salud</w:t>
      </w:r>
      <w:bookmarkEnd w:id="1087"/>
      <w:bookmarkEnd w:id="1088"/>
    </w:p>
    <w:p w14:paraId="3D517200" w14:textId="77777777" w:rsidR="000B6521" w:rsidRDefault="000B6521" w:rsidP="00777473">
      <w:pPr>
        <w:pStyle w:val="Prrafodelista"/>
        <w:numPr>
          <w:ilvl w:val="0"/>
          <w:numId w:val="64"/>
        </w:numPr>
      </w:pPr>
      <w:r w:rsidRPr="000B6521">
        <w:rPr>
          <w:b/>
          <w:bCs/>
        </w:rPr>
        <w:t>Tasa de accidentes de trabajo:</w:t>
      </w:r>
      <w:r>
        <w:t xml:space="preserve"> Número de accidentes de trabajo con baja por cada millón de horas trabajadas.</w:t>
      </w:r>
    </w:p>
    <w:p w14:paraId="788F4303" w14:textId="77777777" w:rsidR="000B6521" w:rsidRDefault="000B6521" w:rsidP="00777473">
      <w:pPr>
        <w:pStyle w:val="Prrafodelista"/>
        <w:numPr>
          <w:ilvl w:val="0"/>
          <w:numId w:val="64"/>
        </w:numPr>
      </w:pPr>
      <w:r w:rsidRPr="000B6521">
        <w:rPr>
          <w:b/>
          <w:bCs/>
        </w:rPr>
        <w:t>Tasa de enfermedades profesionales:</w:t>
      </w:r>
      <w:r>
        <w:t xml:space="preserve"> Número de enfermedades profesionales por cada millón de horas trabajadas.</w:t>
      </w:r>
    </w:p>
    <w:p w14:paraId="2B0ACFD7" w14:textId="77777777" w:rsidR="000B6521" w:rsidRDefault="000B6521" w:rsidP="00777473">
      <w:pPr>
        <w:pStyle w:val="Prrafodelista"/>
        <w:numPr>
          <w:ilvl w:val="0"/>
          <w:numId w:val="64"/>
        </w:numPr>
      </w:pPr>
      <w:r w:rsidRPr="000B6521">
        <w:rPr>
          <w:b/>
          <w:bCs/>
        </w:rPr>
        <w:t>Absentismo laboral por motivos de salud:</w:t>
      </w:r>
      <w:r>
        <w:t xml:space="preserve"> Número de días de absentismo laboral por motivos de salud por cada 100 trabajadores.</w:t>
      </w:r>
    </w:p>
    <w:p w14:paraId="5DF93C8A" w14:textId="7613A8C7" w:rsidR="000B6521" w:rsidRDefault="77807D1D" w:rsidP="00A12411">
      <w:pPr>
        <w:pStyle w:val="Ttulo5"/>
      </w:pPr>
      <w:bookmarkStart w:id="1089" w:name="_Toc389173805"/>
      <w:bookmarkStart w:id="1090" w:name="_Toc164121065"/>
      <w:r>
        <w:t>Indicadores de seguridad</w:t>
      </w:r>
      <w:bookmarkEnd w:id="1089"/>
      <w:bookmarkEnd w:id="1090"/>
    </w:p>
    <w:p w14:paraId="3D945FF6" w14:textId="77777777" w:rsidR="000B6521" w:rsidRDefault="000B6521" w:rsidP="00777473">
      <w:pPr>
        <w:pStyle w:val="Prrafodelista"/>
        <w:numPr>
          <w:ilvl w:val="0"/>
          <w:numId w:val="65"/>
        </w:numPr>
      </w:pPr>
      <w:r w:rsidRPr="000B6521">
        <w:rPr>
          <w:b/>
          <w:bCs/>
        </w:rPr>
        <w:t>Número de incidentes:</w:t>
      </w:r>
      <w:r>
        <w:t xml:space="preserve"> Número de incidentes (accidentes sin baja) que se han producido en el proyecto.</w:t>
      </w:r>
    </w:p>
    <w:p w14:paraId="00323471" w14:textId="77777777" w:rsidR="000B6521" w:rsidRDefault="000B6521" w:rsidP="00777473">
      <w:pPr>
        <w:pStyle w:val="Prrafodelista"/>
        <w:numPr>
          <w:ilvl w:val="0"/>
          <w:numId w:val="65"/>
        </w:numPr>
      </w:pPr>
      <w:r w:rsidRPr="000B6521">
        <w:rPr>
          <w:b/>
          <w:bCs/>
        </w:rPr>
        <w:t>Índice de frecuencia de accidentes:</w:t>
      </w:r>
      <w:r>
        <w:t xml:space="preserve"> Número de accidentes de trabajo con baja por cada millón de horas trabajadas.</w:t>
      </w:r>
    </w:p>
    <w:p w14:paraId="21127EE3" w14:textId="77777777" w:rsidR="000B6521" w:rsidRDefault="000B6521" w:rsidP="00777473">
      <w:pPr>
        <w:pStyle w:val="Prrafodelista"/>
        <w:numPr>
          <w:ilvl w:val="0"/>
          <w:numId w:val="65"/>
        </w:numPr>
      </w:pPr>
      <w:r w:rsidRPr="000B6521">
        <w:rPr>
          <w:b/>
          <w:bCs/>
        </w:rPr>
        <w:t>Índice de gravedad de los accidentes:</w:t>
      </w:r>
      <w:r>
        <w:t xml:space="preserve"> Número de días perdidos por cada accidente de trabajo con baja.</w:t>
      </w:r>
    </w:p>
    <w:p w14:paraId="0C5CB569" w14:textId="590D8489" w:rsidR="000B6521" w:rsidRDefault="77807D1D" w:rsidP="00A12411">
      <w:pPr>
        <w:pStyle w:val="Ttulo5"/>
      </w:pPr>
      <w:bookmarkStart w:id="1091" w:name="_Toc2141788346"/>
      <w:bookmarkStart w:id="1092" w:name="_Toc164121066"/>
      <w:r>
        <w:t>Indicadores de ergonomía</w:t>
      </w:r>
      <w:bookmarkEnd w:id="1091"/>
      <w:bookmarkEnd w:id="1092"/>
    </w:p>
    <w:p w14:paraId="5BA846B9" w14:textId="77777777" w:rsidR="000B6521" w:rsidRDefault="000B6521" w:rsidP="00777473">
      <w:pPr>
        <w:pStyle w:val="Prrafodelista"/>
        <w:numPr>
          <w:ilvl w:val="0"/>
          <w:numId w:val="66"/>
        </w:numPr>
      </w:pPr>
      <w:r w:rsidRPr="000B6521">
        <w:rPr>
          <w:b/>
          <w:bCs/>
        </w:rPr>
        <w:t>Número de puestos de trabajo con riesgos ergonómicos:</w:t>
      </w:r>
      <w:r>
        <w:t xml:space="preserve"> Número de puestos de trabajo que han sido identificados como con riesgos ergonómicos.</w:t>
      </w:r>
    </w:p>
    <w:p w14:paraId="61AE0F48" w14:textId="77777777" w:rsidR="000B6521" w:rsidRDefault="000B6521" w:rsidP="00777473">
      <w:pPr>
        <w:pStyle w:val="Prrafodelista"/>
        <w:numPr>
          <w:ilvl w:val="0"/>
          <w:numId w:val="66"/>
        </w:numPr>
      </w:pPr>
      <w:r w:rsidRPr="000B6521">
        <w:rPr>
          <w:b/>
          <w:bCs/>
        </w:rPr>
        <w:t>Nivel de satisfacción con la ergonomía del puesto de trabajo:</w:t>
      </w:r>
      <w:r>
        <w:t xml:space="preserve"> Nivel de satisfacción de los trabajadores con la ergonomía de su puesto de trabajo.</w:t>
      </w:r>
    </w:p>
    <w:p w14:paraId="5A6FD285" w14:textId="060B2D1C" w:rsidR="000B6521" w:rsidRDefault="77807D1D" w:rsidP="00A12411">
      <w:pPr>
        <w:pStyle w:val="Ttulo5"/>
      </w:pPr>
      <w:bookmarkStart w:id="1093" w:name="_Toc1138791167"/>
      <w:bookmarkStart w:id="1094" w:name="_Toc164121067"/>
      <w:r>
        <w:t>Indicadores de formación</w:t>
      </w:r>
      <w:bookmarkEnd w:id="1093"/>
      <w:bookmarkEnd w:id="1094"/>
    </w:p>
    <w:p w14:paraId="0EEC2770" w14:textId="77777777" w:rsidR="000B6521" w:rsidRDefault="000B6521" w:rsidP="00777473">
      <w:pPr>
        <w:pStyle w:val="Prrafodelista"/>
        <w:numPr>
          <w:ilvl w:val="0"/>
          <w:numId w:val="67"/>
        </w:numPr>
      </w:pPr>
      <w:r w:rsidRPr="000B6521">
        <w:rPr>
          <w:b/>
          <w:bCs/>
        </w:rPr>
        <w:t>Porcentaje de trabajadores con formación en prevención de riesgos:</w:t>
      </w:r>
      <w:r>
        <w:t xml:space="preserve"> Porcentaje de trabajadores que han recibido formación en prevención de riesgos.</w:t>
      </w:r>
    </w:p>
    <w:p w14:paraId="14B1B57A" w14:textId="77777777" w:rsidR="000B6521" w:rsidRDefault="000B6521" w:rsidP="00777473">
      <w:pPr>
        <w:pStyle w:val="Prrafodelista"/>
        <w:numPr>
          <w:ilvl w:val="0"/>
          <w:numId w:val="67"/>
        </w:numPr>
      </w:pPr>
      <w:r w:rsidRPr="000B6521">
        <w:rPr>
          <w:b/>
          <w:bCs/>
        </w:rPr>
        <w:t>Nivel de satisfacción con la formación en prevención de riesgos:</w:t>
      </w:r>
      <w:r>
        <w:t xml:space="preserve"> Nivel de satisfacción de los trabajadores con la formación en prevención de riesgos.</w:t>
      </w:r>
    </w:p>
    <w:p w14:paraId="0E99CFF8" w14:textId="6D1E327D" w:rsidR="000B6521" w:rsidRDefault="77807D1D" w:rsidP="00A12411">
      <w:pPr>
        <w:pStyle w:val="Ttulo5"/>
      </w:pPr>
      <w:bookmarkStart w:id="1095" w:name="_Toc1815826740"/>
      <w:bookmarkStart w:id="1096" w:name="_Toc164121068"/>
      <w:r>
        <w:lastRenderedPageBreak/>
        <w:t>Indicadores de participación</w:t>
      </w:r>
      <w:bookmarkEnd w:id="1095"/>
      <w:bookmarkEnd w:id="1096"/>
    </w:p>
    <w:p w14:paraId="3DCC2627" w14:textId="77777777" w:rsidR="000B6521" w:rsidRDefault="000B6521" w:rsidP="00777473">
      <w:pPr>
        <w:pStyle w:val="Prrafodelista"/>
        <w:numPr>
          <w:ilvl w:val="0"/>
          <w:numId w:val="68"/>
        </w:numPr>
      </w:pPr>
      <w:r w:rsidRPr="000B6521">
        <w:rPr>
          <w:b/>
          <w:bCs/>
        </w:rPr>
        <w:t>Número de sugerencias de mejora en materia de prevención de riesgos:</w:t>
      </w:r>
      <w:r>
        <w:t xml:space="preserve"> Número de sugerencias de mejora en materia de prevención de riesgos que han realizado los trabajadores.</w:t>
      </w:r>
    </w:p>
    <w:p w14:paraId="5BE068F7" w14:textId="77777777" w:rsidR="000B6521" w:rsidRDefault="000B6521" w:rsidP="00777473">
      <w:pPr>
        <w:pStyle w:val="Prrafodelista"/>
        <w:numPr>
          <w:ilvl w:val="0"/>
          <w:numId w:val="68"/>
        </w:numPr>
      </w:pPr>
      <w:r w:rsidRPr="000B6521">
        <w:rPr>
          <w:b/>
          <w:bCs/>
        </w:rPr>
        <w:t>Grado de participación de los trabajadores en la gestión de la prevención de riesgos:</w:t>
      </w:r>
      <w:r>
        <w:t xml:space="preserve"> Grado de participación de los trabajadores en la gestión de la prevención de riesgos.</w:t>
      </w:r>
    </w:p>
    <w:p w14:paraId="4D82E721" w14:textId="2A12DFD5" w:rsidR="000B6521" w:rsidRDefault="77807D1D" w:rsidP="00A12411">
      <w:pPr>
        <w:pStyle w:val="Ttulo5"/>
      </w:pPr>
      <w:bookmarkStart w:id="1097" w:name="_Toc1394942370"/>
      <w:bookmarkStart w:id="1098" w:name="_Toc164121069"/>
      <w:r>
        <w:t>Indicadores de satisfacción</w:t>
      </w:r>
      <w:bookmarkEnd w:id="1097"/>
      <w:bookmarkEnd w:id="1098"/>
    </w:p>
    <w:p w14:paraId="31E9C058" w14:textId="77777777" w:rsidR="000B6521" w:rsidRDefault="000B6521" w:rsidP="00777473">
      <w:pPr>
        <w:pStyle w:val="Prrafodelista"/>
        <w:numPr>
          <w:ilvl w:val="0"/>
          <w:numId w:val="69"/>
        </w:numPr>
      </w:pPr>
      <w:r w:rsidRPr="000B6521">
        <w:rPr>
          <w:b/>
          <w:bCs/>
        </w:rPr>
        <w:t>Nivel de satisfacción general con el sistema de prevención de riesgos:</w:t>
      </w:r>
      <w:r>
        <w:t xml:space="preserve"> Nivel de satisfacción de los trabajadores con el sistema de prevención de riesgos.</w:t>
      </w:r>
    </w:p>
    <w:p w14:paraId="709B0EB5" w14:textId="6F84C443" w:rsidR="000B6521" w:rsidRPr="000B6521" w:rsidRDefault="000B6521" w:rsidP="00777473">
      <w:pPr>
        <w:pStyle w:val="Prrafodelista"/>
        <w:numPr>
          <w:ilvl w:val="0"/>
          <w:numId w:val="69"/>
        </w:numPr>
      </w:pPr>
      <w:r w:rsidRPr="000B6521">
        <w:rPr>
          <w:b/>
          <w:bCs/>
        </w:rPr>
        <w:t>Percepción del riesgo por parte de los trabajadores:</w:t>
      </w:r>
      <w:r>
        <w:t xml:space="preserve"> Percepción del riesgo por parte de los trabajadores.</w:t>
      </w:r>
    </w:p>
    <w:p w14:paraId="04EDCABD" w14:textId="32B88E00" w:rsidR="00A36D19" w:rsidRDefault="34E5E9FD" w:rsidP="00971F70">
      <w:pPr>
        <w:pStyle w:val="Ttulo4"/>
      </w:pPr>
      <w:bookmarkStart w:id="1099" w:name="_Toc982184124"/>
      <w:bookmarkStart w:id="1100" w:name="_Toc164121070"/>
      <w:r>
        <w:t>Procedimiento de revisión</w:t>
      </w:r>
      <w:bookmarkEnd w:id="1099"/>
      <w:bookmarkEnd w:id="1100"/>
    </w:p>
    <w:p w14:paraId="052C2F95" w14:textId="524F2040" w:rsidR="0070541B" w:rsidRDefault="0070541B" w:rsidP="0070541B">
      <w:r>
        <w:t>El presente procedimiento establece las directrices para la revisión periódica del Sistema de Gestión de Prevención de Riesgos Laborales (SGPRL) de la empresa, con el fin de asegurar su eficacia, idoneidad y mejora continua.</w:t>
      </w:r>
    </w:p>
    <w:p w14:paraId="6BA722D2" w14:textId="5098AB6C" w:rsidR="0070541B" w:rsidRDefault="0070541B" w:rsidP="0070541B">
      <w:r>
        <w:t>La revisión del SGPRL se realizará al menos una vez al año, o con mayor frecuencia si se producen cambios significativos en la organización, las actividades o los riesgos de la empresa.</w:t>
      </w:r>
    </w:p>
    <w:p w14:paraId="5923A348" w14:textId="46E5BE92" w:rsidR="0070541B" w:rsidRDefault="0070541B" w:rsidP="0070541B">
      <w:r>
        <w:t>La dirección de la empresa es responsable de la revisión del SGPRL y de la toma de decisiones para su mejora. El Servicio de Prevención prestará asesoramiento y asistencia a la dirección en la revisión del SGPRL. Los trabajadores podrán participar en la revisión del SGPRL a través de sus representantes.</w:t>
      </w:r>
    </w:p>
    <w:p w14:paraId="6163B6BE" w14:textId="3FC17376" w:rsidR="0070541B" w:rsidRDefault="0070541B" w:rsidP="0070541B">
      <w:r>
        <w:t>La revisión del SGPRL se realizará mediante la siguiente metodología:</w:t>
      </w:r>
    </w:p>
    <w:p w14:paraId="7C96E257" w14:textId="77357C91" w:rsidR="0070541B" w:rsidRDefault="0070541B" w:rsidP="00777473">
      <w:pPr>
        <w:pStyle w:val="Prrafodelista"/>
        <w:numPr>
          <w:ilvl w:val="0"/>
          <w:numId w:val="70"/>
        </w:numPr>
      </w:pPr>
      <w:r w:rsidRPr="00607DAB">
        <w:rPr>
          <w:b/>
          <w:bCs/>
        </w:rPr>
        <w:t>Recogida de información:</w:t>
      </w:r>
      <w:r>
        <w:t xml:space="preserve"> Se recopilará información sobre el funcionamiento del SGPRL, incluyendo:</w:t>
      </w:r>
    </w:p>
    <w:p w14:paraId="43760C5B" w14:textId="77777777" w:rsidR="0070541B" w:rsidRDefault="0070541B" w:rsidP="00777473">
      <w:pPr>
        <w:pStyle w:val="Prrafodelista"/>
        <w:numPr>
          <w:ilvl w:val="1"/>
          <w:numId w:val="70"/>
        </w:numPr>
      </w:pPr>
      <w:r>
        <w:t>Cumplimiento de los objetivos de prevención.</w:t>
      </w:r>
    </w:p>
    <w:p w14:paraId="22C4D681" w14:textId="77777777" w:rsidR="0070541B" w:rsidRDefault="0070541B" w:rsidP="00777473">
      <w:pPr>
        <w:pStyle w:val="Prrafodelista"/>
        <w:numPr>
          <w:ilvl w:val="1"/>
          <w:numId w:val="70"/>
        </w:numPr>
      </w:pPr>
      <w:r>
        <w:t>Resultados de las evaluaciones de riesgos.</w:t>
      </w:r>
    </w:p>
    <w:p w14:paraId="7465C55D" w14:textId="77777777" w:rsidR="0070541B" w:rsidRDefault="0070541B" w:rsidP="00777473">
      <w:pPr>
        <w:pStyle w:val="Prrafodelista"/>
        <w:numPr>
          <w:ilvl w:val="1"/>
          <w:numId w:val="70"/>
        </w:numPr>
      </w:pPr>
      <w:r>
        <w:t>Eficacia de las medidas de control.</w:t>
      </w:r>
    </w:p>
    <w:p w14:paraId="7F516AF4" w14:textId="77777777" w:rsidR="0070541B" w:rsidRDefault="0070541B" w:rsidP="00777473">
      <w:pPr>
        <w:pStyle w:val="Prrafodelista"/>
        <w:numPr>
          <w:ilvl w:val="1"/>
          <w:numId w:val="70"/>
        </w:numPr>
      </w:pPr>
      <w:r>
        <w:t>Satisfacción de los trabajadores.</w:t>
      </w:r>
    </w:p>
    <w:p w14:paraId="01F5E09D" w14:textId="12577C09" w:rsidR="0070541B" w:rsidRDefault="0070541B" w:rsidP="00777473">
      <w:pPr>
        <w:pStyle w:val="Prrafodelista"/>
        <w:numPr>
          <w:ilvl w:val="0"/>
          <w:numId w:val="70"/>
        </w:numPr>
      </w:pPr>
      <w:r w:rsidRPr="00607DAB">
        <w:rPr>
          <w:b/>
          <w:bCs/>
        </w:rPr>
        <w:t>Análisis de la información:</w:t>
      </w:r>
      <w:r>
        <w:t xml:space="preserve"> La información recopilada será analizada para identificar las áreas de mejora del SGPRL.</w:t>
      </w:r>
    </w:p>
    <w:p w14:paraId="07C2ABBC" w14:textId="699F69D3" w:rsidR="0070541B" w:rsidRDefault="0070541B" w:rsidP="00777473">
      <w:pPr>
        <w:pStyle w:val="Prrafodelista"/>
        <w:numPr>
          <w:ilvl w:val="0"/>
          <w:numId w:val="70"/>
        </w:numPr>
      </w:pPr>
      <w:r w:rsidRPr="00607DAB">
        <w:rPr>
          <w:b/>
          <w:bCs/>
        </w:rPr>
        <w:t>Toma de decisiones:</w:t>
      </w:r>
      <w:r>
        <w:t xml:space="preserve"> La dirección de la empresa tomará decisiones para la mejora del SGPRL, en base al análisis de la información.</w:t>
      </w:r>
    </w:p>
    <w:p w14:paraId="6EF86651" w14:textId="5421EC5E" w:rsidR="0070541B" w:rsidRDefault="0070541B" w:rsidP="00777473">
      <w:pPr>
        <w:pStyle w:val="Prrafodelista"/>
        <w:numPr>
          <w:ilvl w:val="0"/>
          <w:numId w:val="70"/>
        </w:numPr>
      </w:pPr>
      <w:r w:rsidRPr="00607DAB">
        <w:rPr>
          <w:b/>
          <w:bCs/>
        </w:rPr>
        <w:t>Implementación de las decisiones:</w:t>
      </w:r>
      <w:r>
        <w:t xml:space="preserve"> Las decisiones tomadas se implementarán en el SGPRL.</w:t>
      </w:r>
    </w:p>
    <w:p w14:paraId="38FCC84A" w14:textId="363A262F" w:rsidR="000E667E" w:rsidRPr="000E667E" w:rsidRDefault="0070541B" w:rsidP="0070541B">
      <w:r>
        <w:t>Se registrarán las actividades realizadas durante la revisión del SGPRL, así como las decisiones tomadas y las medidas de mejora implementadas. Se realizará un seguimiento de la eficacia de las medidas de mejora implementadas</w:t>
      </w:r>
      <w:r w:rsidR="000E667E">
        <w:t>.</w:t>
      </w:r>
    </w:p>
    <w:p w14:paraId="211EF4AE" w14:textId="77777777" w:rsidR="009E4FB2" w:rsidRDefault="27C77418" w:rsidP="00C920C4">
      <w:pPr>
        <w:pStyle w:val="Ttulo3"/>
      </w:pPr>
      <w:bookmarkStart w:id="1101" w:name="_Toc1663849389"/>
      <w:bookmarkStart w:id="1102" w:name="_Toc164121071"/>
      <w:bookmarkStart w:id="1103" w:name="_Ref164980618"/>
      <w:bookmarkStart w:id="1104" w:name="_Toc165126289"/>
      <w:r>
        <w:lastRenderedPageBreak/>
        <w:t>Formación</w:t>
      </w:r>
      <w:bookmarkEnd w:id="1101"/>
      <w:bookmarkEnd w:id="1102"/>
      <w:bookmarkEnd w:id="1103"/>
      <w:bookmarkEnd w:id="1104"/>
    </w:p>
    <w:p w14:paraId="71FA45CB" w14:textId="0F894B6B" w:rsidR="00552D90" w:rsidRDefault="00586DC5" w:rsidP="00552D90">
      <w:r w:rsidRPr="00586DC5">
        <w:t>Esta formación se divide en dos tipos</w:t>
      </w:r>
      <w:r>
        <w:t>:</w:t>
      </w:r>
    </w:p>
    <w:p w14:paraId="175303D9" w14:textId="77777777" w:rsidR="00586DC5" w:rsidRDefault="28DFE323" w:rsidP="00F9475D">
      <w:pPr>
        <w:pStyle w:val="Ttulo4"/>
      </w:pPr>
      <w:bookmarkStart w:id="1105" w:name="_Toc1959171532"/>
      <w:bookmarkStart w:id="1106" w:name="_Toc164121073"/>
      <w:r>
        <w:t>Formación básica</w:t>
      </w:r>
      <w:bookmarkEnd w:id="1105"/>
      <w:bookmarkEnd w:id="1106"/>
    </w:p>
    <w:p w14:paraId="6731269E" w14:textId="0E282F0B" w:rsidR="00586DC5" w:rsidRDefault="00BA750A" w:rsidP="00552D90">
      <w:r>
        <w:t>E</w:t>
      </w:r>
      <w:r w:rsidRPr="00BA750A">
        <w:t>s obligatoria para todos los trabajadores, independientemente del puesto que ocupen. Cubre temas como la legislación en materia de prevención de riesgos, los derechos y deberes de los trabajadores, las responsabilidades de la empresa, los riesgos generales y las medidas de prevención, los primeros auxilios y las emergencias.</w:t>
      </w:r>
    </w:p>
    <w:p w14:paraId="672D3A0C" w14:textId="77777777" w:rsidR="00586DC5" w:rsidRDefault="28DFE323" w:rsidP="00F9475D">
      <w:pPr>
        <w:pStyle w:val="Ttulo4"/>
      </w:pPr>
      <w:bookmarkStart w:id="1107" w:name="_Toc1815905235"/>
      <w:bookmarkStart w:id="1108" w:name="_Toc164121074"/>
      <w:r>
        <w:t>Formación específica</w:t>
      </w:r>
      <w:bookmarkEnd w:id="1107"/>
      <w:bookmarkEnd w:id="1108"/>
    </w:p>
    <w:p w14:paraId="4516FCCB" w14:textId="71CEC8AF" w:rsidR="00586DC5" w:rsidRDefault="00BA750A" w:rsidP="00552D90">
      <w:r>
        <w:t>S</w:t>
      </w:r>
      <w:r w:rsidRPr="00BA750A">
        <w:t>e imparte a los trabajadores en función de los riesgos específicos de su puesto de trabajo. Esta formación incluye el análisis de los riesgos específicos del puesto, las medidas de prevención para evitarlos, la elección, utilización y mantenimiento de los equipos de protección individual (EPIs) y los procedimientos de trabajo seguro para las tareas específicas.</w:t>
      </w:r>
    </w:p>
    <w:p w14:paraId="26748F58" w14:textId="57D8F5FF" w:rsidR="008851CD" w:rsidRPr="00552D90" w:rsidRDefault="008851CD" w:rsidP="00552D90">
      <w:r w:rsidRPr="008851CD">
        <w:t>La formación se actualiza de manera regular para estar al día con los cambios en la legislación, los riesgos y los procedimientos de trabajo. Todo el contenido de la formación impartida a los trabajadores se registra meticulosamente, incluyendo la fecha, el temario abordado y los resultados de la evaluación correspondiente.</w:t>
      </w:r>
    </w:p>
    <w:p w14:paraId="6C2D5BE4" w14:textId="6266B359" w:rsidR="0093759E" w:rsidRDefault="5C3554BF" w:rsidP="00F9475D">
      <w:pPr>
        <w:pStyle w:val="Ttulo3"/>
      </w:pPr>
      <w:bookmarkStart w:id="1109" w:name="_Toc1232834293"/>
      <w:bookmarkStart w:id="1110" w:name="_Toc164121075"/>
      <w:bookmarkStart w:id="1111" w:name="_Toc165126290"/>
      <w:r>
        <w:t>Contenidos de la formación</w:t>
      </w:r>
      <w:bookmarkEnd w:id="1109"/>
      <w:bookmarkEnd w:id="1110"/>
      <w:bookmarkEnd w:id="1111"/>
    </w:p>
    <w:p w14:paraId="0594BACA" w14:textId="5F9CC30A" w:rsidR="005546D7" w:rsidRDefault="2368E9A6" w:rsidP="00F9475D">
      <w:pPr>
        <w:pStyle w:val="Ttulo4"/>
      </w:pPr>
      <w:bookmarkStart w:id="1112" w:name="_Toc1735094619"/>
      <w:bookmarkStart w:id="1113" w:name="_Toc164121076"/>
      <w:r>
        <w:t>Formación básica</w:t>
      </w:r>
      <w:bookmarkEnd w:id="1112"/>
      <w:bookmarkEnd w:id="1113"/>
    </w:p>
    <w:p w14:paraId="35CE94E6" w14:textId="77777777" w:rsidR="005546D7" w:rsidRDefault="005546D7" w:rsidP="00777473">
      <w:pPr>
        <w:pStyle w:val="Prrafodelista"/>
        <w:numPr>
          <w:ilvl w:val="0"/>
          <w:numId w:val="71"/>
        </w:numPr>
      </w:pPr>
      <w:r w:rsidRPr="005546D7">
        <w:rPr>
          <w:b/>
          <w:bCs/>
        </w:rPr>
        <w:t xml:space="preserve">Legislación en materia de prevención de riesgos laborales: </w:t>
      </w:r>
      <w:r>
        <w:t>Derechos y deberes de los trabajadores, responsabilidades de la empresa, etc.</w:t>
      </w:r>
    </w:p>
    <w:p w14:paraId="51331A43" w14:textId="77777777" w:rsidR="005546D7" w:rsidRDefault="005546D7" w:rsidP="00777473">
      <w:pPr>
        <w:pStyle w:val="Prrafodelista"/>
        <w:numPr>
          <w:ilvl w:val="0"/>
          <w:numId w:val="71"/>
        </w:numPr>
      </w:pPr>
      <w:r w:rsidRPr="005546D7">
        <w:rPr>
          <w:b/>
          <w:bCs/>
        </w:rPr>
        <w:t>Riesgos generales y medidas de prevención:</w:t>
      </w:r>
      <w:r>
        <w:t xml:space="preserve"> Riesgos físicos, químicos, biológicos, ergonómicos y psicosociales.</w:t>
      </w:r>
    </w:p>
    <w:p w14:paraId="30836CF5" w14:textId="77777777" w:rsidR="005546D7" w:rsidRDefault="005546D7" w:rsidP="00777473">
      <w:pPr>
        <w:pStyle w:val="Prrafodelista"/>
        <w:numPr>
          <w:ilvl w:val="0"/>
          <w:numId w:val="71"/>
        </w:numPr>
      </w:pPr>
      <w:r w:rsidRPr="005546D7">
        <w:rPr>
          <w:b/>
          <w:bCs/>
        </w:rPr>
        <w:t>Primeros auxilios:</w:t>
      </w:r>
      <w:r>
        <w:t xml:space="preserve"> Soporte vital básico, uso del desfibrilador automático externo, etc.</w:t>
      </w:r>
    </w:p>
    <w:p w14:paraId="3CF7CD11" w14:textId="77777777" w:rsidR="005546D7" w:rsidRDefault="005546D7" w:rsidP="00777473">
      <w:pPr>
        <w:pStyle w:val="Prrafodelista"/>
        <w:numPr>
          <w:ilvl w:val="0"/>
          <w:numId w:val="71"/>
        </w:numPr>
      </w:pPr>
      <w:r w:rsidRPr="005546D7">
        <w:rPr>
          <w:b/>
          <w:bCs/>
        </w:rPr>
        <w:t>Emergencias y evacuación:</w:t>
      </w:r>
      <w:r>
        <w:t xml:space="preserve"> Planes de emergencia, procedimientos de evacuación, etc.</w:t>
      </w:r>
    </w:p>
    <w:p w14:paraId="7E9B1823" w14:textId="76E37D73" w:rsidR="005546D7" w:rsidRDefault="2368E9A6" w:rsidP="00F9475D">
      <w:pPr>
        <w:pStyle w:val="Ttulo4"/>
      </w:pPr>
      <w:bookmarkStart w:id="1114" w:name="_Toc468175391"/>
      <w:bookmarkStart w:id="1115" w:name="_Toc164121077"/>
      <w:r>
        <w:t>Formación específica</w:t>
      </w:r>
      <w:bookmarkEnd w:id="1114"/>
      <w:bookmarkEnd w:id="1115"/>
    </w:p>
    <w:p w14:paraId="1EF9EC6E" w14:textId="77777777" w:rsidR="005546D7" w:rsidRDefault="005546D7" w:rsidP="00777473">
      <w:pPr>
        <w:pStyle w:val="Prrafodelista"/>
        <w:numPr>
          <w:ilvl w:val="0"/>
          <w:numId w:val="72"/>
        </w:numPr>
      </w:pPr>
      <w:r w:rsidRPr="005546D7">
        <w:rPr>
          <w:b/>
          <w:bCs/>
        </w:rPr>
        <w:t>Los riesgos específicos del puesto de trabajo:</w:t>
      </w:r>
      <w:r>
        <w:t xml:space="preserve"> Se analizarán los riesgos específicos del puesto de trabajo y se impartirán las medidas de prevención para evitarlos.</w:t>
      </w:r>
    </w:p>
    <w:p w14:paraId="74EFF938" w14:textId="77777777" w:rsidR="005546D7" w:rsidRDefault="005546D7" w:rsidP="00777473">
      <w:pPr>
        <w:pStyle w:val="Prrafodelista"/>
        <w:numPr>
          <w:ilvl w:val="0"/>
          <w:numId w:val="72"/>
        </w:numPr>
      </w:pPr>
      <w:r w:rsidRPr="005546D7">
        <w:rPr>
          <w:b/>
          <w:bCs/>
        </w:rPr>
        <w:t>Equipos de protección individual (EPIs):</w:t>
      </w:r>
      <w:r>
        <w:t xml:space="preserve"> Elección, utilización y mantenimiento de los EPIs.</w:t>
      </w:r>
    </w:p>
    <w:p w14:paraId="14B5C42F" w14:textId="3538E190" w:rsidR="00D70CC8" w:rsidRPr="00D70CC8" w:rsidRDefault="005546D7" w:rsidP="00777473">
      <w:pPr>
        <w:pStyle w:val="Prrafodelista"/>
        <w:numPr>
          <w:ilvl w:val="0"/>
          <w:numId w:val="72"/>
        </w:numPr>
      </w:pPr>
      <w:r w:rsidRPr="005546D7">
        <w:rPr>
          <w:b/>
          <w:bCs/>
        </w:rPr>
        <w:t>Procedimientos de trabajo seguro:</w:t>
      </w:r>
      <w:r>
        <w:t xml:space="preserve"> Se impartirán los procedimientos de trabajo seguro para las tareas específicas del puesto de trabajo.</w:t>
      </w:r>
    </w:p>
    <w:p w14:paraId="4121EA56" w14:textId="77777777" w:rsidR="00651425" w:rsidRDefault="00651425">
      <w:pPr>
        <w:jc w:val="left"/>
        <w:rPr>
          <w:rFonts w:asciiTheme="majorHAnsi" w:eastAsiaTheme="majorEastAsia" w:hAnsiTheme="majorHAnsi" w:cstheme="majorBidi"/>
          <w:b/>
          <w:color w:val="262626" w:themeColor="text1" w:themeTint="D9"/>
          <w:sz w:val="32"/>
          <w:szCs w:val="26"/>
        </w:rPr>
      </w:pPr>
      <w:bookmarkStart w:id="1116" w:name="_Toc931757836"/>
      <w:bookmarkStart w:id="1117" w:name="_Toc164117969"/>
      <w:bookmarkStart w:id="1118" w:name="_Toc164121078"/>
      <w:r>
        <w:br w:type="page"/>
      </w:r>
    </w:p>
    <w:p w14:paraId="0A960762" w14:textId="0D062E11" w:rsidR="00DD3B2E" w:rsidRDefault="0623E617" w:rsidP="001767F7">
      <w:pPr>
        <w:pStyle w:val="Ttulo2"/>
      </w:pPr>
      <w:bookmarkStart w:id="1119" w:name="_Toc163406112"/>
      <w:bookmarkStart w:id="1120" w:name="_Toc165126291"/>
      <w:r>
        <w:lastRenderedPageBreak/>
        <w:t>Impacto medioambiental</w:t>
      </w:r>
      <w:bookmarkEnd w:id="1116"/>
      <w:bookmarkEnd w:id="1117"/>
      <w:bookmarkEnd w:id="1118"/>
      <w:bookmarkEnd w:id="1119"/>
      <w:bookmarkEnd w:id="1120"/>
    </w:p>
    <w:p w14:paraId="636C0627" w14:textId="124A4188" w:rsidR="00E303FB" w:rsidRPr="00E303FB" w:rsidRDefault="7C8EE966" w:rsidP="00E303FB">
      <w:r>
        <w:t>En este apartado analizaremos el impacto medioambiental de nuestro proyecto:</w:t>
      </w:r>
    </w:p>
    <w:p w14:paraId="175147BB" w14:textId="47E49550" w:rsidR="32F2E920" w:rsidRDefault="49DECC3C" w:rsidP="00006C9C">
      <w:pPr>
        <w:pStyle w:val="Ttulo3"/>
      </w:pPr>
      <w:bookmarkStart w:id="1121" w:name="_Toc165126292"/>
      <w:r>
        <w:t>Componentes que hay que suministrar al cliente</w:t>
      </w:r>
      <w:r w:rsidR="00651425">
        <w:t>,</w:t>
      </w:r>
      <w:bookmarkEnd w:id="1121"/>
    </w:p>
    <w:tbl>
      <w:tblPr>
        <w:tblStyle w:val="Tablaconcuadrculaclara"/>
        <w:tblW w:w="0" w:type="auto"/>
        <w:tblLayout w:type="fixed"/>
        <w:tblLook w:val="06A0" w:firstRow="1" w:lastRow="0" w:firstColumn="1" w:lastColumn="0" w:noHBand="1" w:noVBand="1"/>
      </w:tblPr>
      <w:tblGrid>
        <w:gridCol w:w="3480"/>
        <w:gridCol w:w="1140"/>
        <w:gridCol w:w="1890"/>
        <w:gridCol w:w="1980"/>
      </w:tblGrid>
      <w:tr w:rsidR="767CBC07" w:rsidRPr="009C629E" w14:paraId="48881C97" w14:textId="77777777" w:rsidTr="007B4FCF">
        <w:trPr>
          <w:trHeight w:val="300"/>
        </w:trPr>
        <w:tc>
          <w:tcPr>
            <w:tcW w:w="3480" w:type="dxa"/>
            <w:shd w:val="clear" w:color="auto" w:fill="AEAAAA" w:themeFill="background2" w:themeFillShade="BF"/>
          </w:tcPr>
          <w:p w14:paraId="45A95786" w14:textId="3C84C6A5" w:rsidR="4A731CE2" w:rsidRPr="009C629E" w:rsidRDefault="4A731CE2" w:rsidP="007B4FCF">
            <w:pPr>
              <w:jc w:val="center"/>
              <w:rPr>
                <w:b/>
                <w:bCs/>
              </w:rPr>
            </w:pPr>
            <w:r w:rsidRPr="009C629E">
              <w:rPr>
                <w:b/>
                <w:bCs/>
              </w:rPr>
              <w:t>Producto</w:t>
            </w:r>
          </w:p>
        </w:tc>
        <w:tc>
          <w:tcPr>
            <w:tcW w:w="1140" w:type="dxa"/>
            <w:shd w:val="clear" w:color="auto" w:fill="AEAAAA" w:themeFill="background2" w:themeFillShade="BF"/>
          </w:tcPr>
          <w:p w14:paraId="577E3878" w14:textId="7A579523" w:rsidR="4A731CE2" w:rsidRPr="009C629E" w:rsidRDefault="4A731CE2" w:rsidP="007B4FCF">
            <w:pPr>
              <w:jc w:val="center"/>
              <w:rPr>
                <w:b/>
                <w:bCs/>
              </w:rPr>
            </w:pPr>
            <w:r w:rsidRPr="009C629E">
              <w:rPr>
                <w:b/>
                <w:bCs/>
              </w:rPr>
              <w:t>Cantidad</w:t>
            </w:r>
          </w:p>
        </w:tc>
        <w:tc>
          <w:tcPr>
            <w:tcW w:w="1890" w:type="dxa"/>
            <w:shd w:val="clear" w:color="auto" w:fill="AEAAAA" w:themeFill="background2" w:themeFillShade="BF"/>
          </w:tcPr>
          <w:p w14:paraId="35B988EC" w14:textId="505C8CC3" w:rsidR="4A731CE2" w:rsidRPr="009C629E" w:rsidRDefault="007B4FCF" w:rsidP="007B4FCF">
            <w:pPr>
              <w:jc w:val="center"/>
              <w:rPr>
                <w:b/>
                <w:bCs/>
              </w:rPr>
            </w:pPr>
            <w:r w:rsidRPr="009C629E">
              <w:rPr>
                <w:b/>
                <w:bCs/>
              </w:rPr>
              <w:t>KW</w:t>
            </w:r>
            <w:r w:rsidR="5FC901C1" w:rsidRPr="009C629E">
              <w:rPr>
                <w:b/>
                <w:bCs/>
              </w:rPr>
              <w:t>/</w:t>
            </w:r>
            <w:r w:rsidR="4A731CE2" w:rsidRPr="009C629E">
              <w:rPr>
                <w:b/>
                <w:bCs/>
              </w:rPr>
              <w:t>h por Unidad</w:t>
            </w:r>
          </w:p>
        </w:tc>
        <w:tc>
          <w:tcPr>
            <w:tcW w:w="1980" w:type="dxa"/>
            <w:shd w:val="clear" w:color="auto" w:fill="AEAAAA" w:themeFill="background2" w:themeFillShade="BF"/>
          </w:tcPr>
          <w:p w14:paraId="5A6F46D6" w14:textId="75D6F324" w:rsidR="4A731CE2" w:rsidRPr="009C629E" w:rsidRDefault="007B4FCF" w:rsidP="007B4FCF">
            <w:pPr>
              <w:jc w:val="center"/>
              <w:rPr>
                <w:b/>
                <w:bCs/>
              </w:rPr>
            </w:pPr>
            <w:r w:rsidRPr="009C629E">
              <w:rPr>
                <w:b/>
                <w:bCs/>
              </w:rPr>
              <w:t>KW</w:t>
            </w:r>
            <w:r w:rsidR="496E62A5" w:rsidRPr="009C629E">
              <w:rPr>
                <w:b/>
                <w:bCs/>
              </w:rPr>
              <w:t>/</w:t>
            </w:r>
            <w:r w:rsidR="4A731CE2" w:rsidRPr="009C629E">
              <w:rPr>
                <w:b/>
                <w:bCs/>
              </w:rPr>
              <w:t>h totales</w:t>
            </w:r>
          </w:p>
        </w:tc>
      </w:tr>
      <w:tr w:rsidR="767CBC07" w14:paraId="51FB92B3" w14:textId="77777777" w:rsidTr="007B4FCF">
        <w:trPr>
          <w:trHeight w:val="300"/>
        </w:trPr>
        <w:tc>
          <w:tcPr>
            <w:tcW w:w="3480" w:type="dxa"/>
            <w:shd w:val="clear" w:color="auto" w:fill="FFFFFF" w:themeFill="background1"/>
          </w:tcPr>
          <w:p w14:paraId="6F6C4F01" w14:textId="61C25A37" w:rsidR="2FE4E607" w:rsidRDefault="2FE4E607" w:rsidP="007B4FCF">
            <w:pPr>
              <w:spacing w:line="259" w:lineRule="auto"/>
              <w:jc w:val="center"/>
            </w:pPr>
            <w:r>
              <w:t>Portátil</w:t>
            </w:r>
          </w:p>
        </w:tc>
        <w:tc>
          <w:tcPr>
            <w:tcW w:w="1140" w:type="dxa"/>
            <w:shd w:val="clear" w:color="auto" w:fill="FFFFFF" w:themeFill="background1"/>
          </w:tcPr>
          <w:p w14:paraId="70F1C18C" w14:textId="3E0CD9C3" w:rsidR="3648A8C8" w:rsidRDefault="3648A8C8" w:rsidP="007B4FCF">
            <w:pPr>
              <w:jc w:val="center"/>
            </w:pPr>
            <w:r>
              <w:t>36</w:t>
            </w:r>
          </w:p>
        </w:tc>
        <w:tc>
          <w:tcPr>
            <w:tcW w:w="1890" w:type="dxa"/>
            <w:shd w:val="clear" w:color="auto" w:fill="FFFFFF" w:themeFill="background1"/>
          </w:tcPr>
          <w:p w14:paraId="2693CB72" w14:textId="0E86EE8C" w:rsidR="229E576A" w:rsidRDefault="229E576A" w:rsidP="007B4FCF">
            <w:pPr>
              <w:jc w:val="center"/>
            </w:pPr>
            <w:r>
              <w:t>0.14</w:t>
            </w:r>
          </w:p>
        </w:tc>
        <w:tc>
          <w:tcPr>
            <w:tcW w:w="1980" w:type="dxa"/>
            <w:shd w:val="clear" w:color="auto" w:fill="FFFFFF" w:themeFill="background1"/>
          </w:tcPr>
          <w:p w14:paraId="5E51B010" w14:textId="00B3086B" w:rsidR="1CB7DB6F" w:rsidRDefault="1CB7DB6F" w:rsidP="007B4FCF">
            <w:pPr>
              <w:jc w:val="center"/>
            </w:pPr>
            <w:r>
              <w:t>5,04</w:t>
            </w:r>
          </w:p>
        </w:tc>
      </w:tr>
      <w:tr w:rsidR="767CBC07" w14:paraId="399C9BF2" w14:textId="77777777" w:rsidTr="007B4FCF">
        <w:trPr>
          <w:trHeight w:val="300"/>
        </w:trPr>
        <w:tc>
          <w:tcPr>
            <w:tcW w:w="3480" w:type="dxa"/>
            <w:shd w:val="clear" w:color="auto" w:fill="FFFFFF" w:themeFill="background1"/>
          </w:tcPr>
          <w:p w14:paraId="087ABD6C" w14:textId="6AE1B3C4" w:rsidR="767CBC07" w:rsidRDefault="767CBC07" w:rsidP="007B4FCF">
            <w:pPr>
              <w:spacing w:line="259" w:lineRule="auto"/>
              <w:jc w:val="center"/>
            </w:pPr>
            <w:r w:rsidRPr="007A1837">
              <w:rPr>
                <w:rFonts w:ascii="Calibri" w:eastAsia="Calibri" w:hAnsi="Calibri" w:cs="Calibri"/>
                <w:color w:val="000000" w:themeColor="text1"/>
              </w:rPr>
              <w:t>Monitor 45''</w:t>
            </w:r>
          </w:p>
        </w:tc>
        <w:tc>
          <w:tcPr>
            <w:tcW w:w="1140" w:type="dxa"/>
            <w:shd w:val="clear" w:color="auto" w:fill="FFFFFF" w:themeFill="background1"/>
          </w:tcPr>
          <w:p w14:paraId="0956276D" w14:textId="0B1E97CD" w:rsidR="767CBC07" w:rsidRDefault="767CBC07" w:rsidP="007B4FCF">
            <w:pPr>
              <w:jc w:val="center"/>
            </w:pPr>
            <w:r w:rsidRPr="007A1837">
              <w:rPr>
                <w:rFonts w:ascii="Calibri" w:eastAsia="Calibri" w:hAnsi="Calibri" w:cs="Calibri"/>
                <w:color w:val="000000" w:themeColor="text1"/>
              </w:rPr>
              <w:t>9</w:t>
            </w:r>
          </w:p>
        </w:tc>
        <w:tc>
          <w:tcPr>
            <w:tcW w:w="1890" w:type="dxa"/>
            <w:shd w:val="clear" w:color="auto" w:fill="FFFFFF" w:themeFill="background1"/>
          </w:tcPr>
          <w:p w14:paraId="0260F825" w14:textId="3FA8B3A9" w:rsidR="15D3E6A0" w:rsidRDefault="15D3E6A0" w:rsidP="007B4FCF">
            <w:pPr>
              <w:jc w:val="center"/>
            </w:pPr>
            <w:r>
              <w:t>0.08</w:t>
            </w:r>
          </w:p>
        </w:tc>
        <w:tc>
          <w:tcPr>
            <w:tcW w:w="1980" w:type="dxa"/>
            <w:shd w:val="clear" w:color="auto" w:fill="FFFFFF" w:themeFill="background1"/>
          </w:tcPr>
          <w:p w14:paraId="0154540A" w14:textId="41C81E7D" w:rsidR="5062B251" w:rsidRDefault="5062B251" w:rsidP="007B4FCF">
            <w:pPr>
              <w:jc w:val="center"/>
            </w:pPr>
            <w:r>
              <w:t>0,72</w:t>
            </w:r>
          </w:p>
        </w:tc>
      </w:tr>
      <w:tr w:rsidR="767CBC07" w14:paraId="25041518" w14:textId="77777777" w:rsidTr="007B4FCF">
        <w:trPr>
          <w:trHeight w:val="300"/>
        </w:trPr>
        <w:tc>
          <w:tcPr>
            <w:tcW w:w="3480" w:type="dxa"/>
            <w:shd w:val="clear" w:color="auto" w:fill="FFFFFF" w:themeFill="background1"/>
          </w:tcPr>
          <w:p w14:paraId="409EAD13" w14:textId="4FFBBD71" w:rsidR="46D6F09D" w:rsidRDefault="46D6F09D" w:rsidP="007B4FCF">
            <w:pPr>
              <w:spacing w:line="259" w:lineRule="auto"/>
              <w:jc w:val="center"/>
            </w:pPr>
            <w:r w:rsidRPr="007A1837">
              <w:rPr>
                <w:rFonts w:ascii="Calibri" w:eastAsia="Calibri" w:hAnsi="Calibri" w:cs="Calibri"/>
                <w:color w:val="000000" w:themeColor="text1"/>
              </w:rPr>
              <w:t>Teléfono</w:t>
            </w:r>
            <w:r w:rsidR="767CBC07" w:rsidRPr="007A1837">
              <w:rPr>
                <w:rFonts w:ascii="Calibri" w:eastAsia="Calibri" w:hAnsi="Calibri" w:cs="Calibri"/>
                <w:color w:val="000000" w:themeColor="text1"/>
              </w:rPr>
              <w:t xml:space="preserve"> IPVOID</w:t>
            </w:r>
          </w:p>
        </w:tc>
        <w:tc>
          <w:tcPr>
            <w:tcW w:w="1140" w:type="dxa"/>
            <w:shd w:val="clear" w:color="auto" w:fill="FFFFFF" w:themeFill="background1"/>
          </w:tcPr>
          <w:p w14:paraId="38B3D76B" w14:textId="789858BD" w:rsidR="767CBC07" w:rsidRDefault="767CBC07" w:rsidP="007B4FCF">
            <w:pPr>
              <w:jc w:val="center"/>
            </w:pPr>
            <w:r w:rsidRPr="007A1837">
              <w:rPr>
                <w:rFonts w:ascii="Calibri" w:eastAsia="Calibri" w:hAnsi="Calibri" w:cs="Calibri"/>
                <w:color w:val="000000" w:themeColor="text1"/>
              </w:rPr>
              <w:t>36</w:t>
            </w:r>
          </w:p>
        </w:tc>
        <w:tc>
          <w:tcPr>
            <w:tcW w:w="1890" w:type="dxa"/>
            <w:shd w:val="clear" w:color="auto" w:fill="FFFFFF" w:themeFill="background1"/>
          </w:tcPr>
          <w:p w14:paraId="4993F045" w14:textId="110625E2" w:rsidR="1A32F2D4" w:rsidRDefault="1A32F2D4" w:rsidP="007B4FCF">
            <w:pPr>
              <w:jc w:val="center"/>
            </w:pPr>
            <w:r>
              <w:t>0.3</w:t>
            </w:r>
          </w:p>
        </w:tc>
        <w:tc>
          <w:tcPr>
            <w:tcW w:w="1980" w:type="dxa"/>
            <w:shd w:val="clear" w:color="auto" w:fill="FFFFFF" w:themeFill="background1"/>
          </w:tcPr>
          <w:p w14:paraId="04E034B2" w14:textId="657EB43F" w:rsidR="7143B700" w:rsidRDefault="7143B700" w:rsidP="007B4FCF">
            <w:pPr>
              <w:jc w:val="center"/>
            </w:pPr>
            <w:r>
              <w:t>10,8</w:t>
            </w:r>
          </w:p>
        </w:tc>
      </w:tr>
      <w:tr w:rsidR="767CBC07" w14:paraId="0E044526" w14:textId="77777777" w:rsidTr="007B4FCF">
        <w:trPr>
          <w:trHeight w:val="300"/>
        </w:trPr>
        <w:tc>
          <w:tcPr>
            <w:tcW w:w="3480" w:type="dxa"/>
            <w:shd w:val="clear" w:color="auto" w:fill="FFFFFF" w:themeFill="background1"/>
          </w:tcPr>
          <w:p w14:paraId="0667B7BA" w14:textId="30C6A0CB" w:rsidR="767CBC07" w:rsidRDefault="767CBC07" w:rsidP="007B4FCF">
            <w:pPr>
              <w:spacing w:line="259" w:lineRule="auto"/>
              <w:jc w:val="center"/>
            </w:pPr>
            <w:r w:rsidRPr="007A1837">
              <w:rPr>
                <w:rFonts w:ascii="Calibri" w:eastAsia="Calibri" w:hAnsi="Calibri" w:cs="Calibri"/>
                <w:color w:val="000000" w:themeColor="text1"/>
              </w:rPr>
              <w:t>Servidor Central</w:t>
            </w:r>
          </w:p>
        </w:tc>
        <w:tc>
          <w:tcPr>
            <w:tcW w:w="1140" w:type="dxa"/>
            <w:shd w:val="clear" w:color="auto" w:fill="FFFFFF" w:themeFill="background1"/>
          </w:tcPr>
          <w:p w14:paraId="0D546883" w14:textId="2DF6EE0D" w:rsidR="767CBC07" w:rsidRDefault="767CBC07" w:rsidP="007B4FCF">
            <w:pPr>
              <w:jc w:val="center"/>
            </w:pPr>
            <w:r w:rsidRPr="007A1837">
              <w:rPr>
                <w:rFonts w:ascii="Calibri" w:eastAsia="Calibri" w:hAnsi="Calibri" w:cs="Calibri"/>
                <w:color w:val="000000" w:themeColor="text1"/>
              </w:rPr>
              <w:t>1</w:t>
            </w:r>
          </w:p>
        </w:tc>
        <w:tc>
          <w:tcPr>
            <w:tcW w:w="1890" w:type="dxa"/>
            <w:shd w:val="clear" w:color="auto" w:fill="FFFFFF" w:themeFill="background1"/>
          </w:tcPr>
          <w:p w14:paraId="50FAFD9D" w14:textId="1D626CF6" w:rsidR="4A9D98EC" w:rsidRDefault="4A9D98EC" w:rsidP="007B4FCF">
            <w:pPr>
              <w:jc w:val="center"/>
            </w:pPr>
            <w:r>
              <w:t>0.8</w:t>
            </w:r>
          </w:p>
        </w:tc>
        <w:tc>
          <w:tcPr>
            <w:tcW w:w="1980" w:type="dxa"/>
            <w:shd w:val="clear" w:color="auto" w:fill="FFFFFF" w:themeFill="background1"/>
          </w:tcPr>
          <w:p w14:paraId="4E43E997" w14:textId="63A74465" w:rsidR="4E6A0416" w:rsidRDefault="4E6A0416" w:rsidP="007B4FCF">
            <w:pPr>
              <w:jc w:val="center"/>
            </w:pPr>
            <w:r>
              <w:t>0,8</w:t>
            </w:r>
          </w:p>
        </w:tc>
      </w:tr>
      <w:tr w:rsidR="767CBC07" w14:paraId="126DC573" w14:textId="77777777" w:rsidTr="007B4FCF">
        <w:trPr>
          <w:trHeight w:val="300"/>
        </w:trPr>
        <w:tc>
          <w:tcPr>
            <w:tcW w:w="3480" w:type="dxa"/>
            <w:shd w:val="clear" w:color="auto" w:fill="FFFFFF" w:themeFill="background1"/>
          </w:tcPr>
          <w:p w14:paraId="1F828F7B" w14:textId="6166CE78" w:rsidR="767CBC07" w:rsidRDefault="767CBC07" w:rsidP="007B4FCF">
            <w:pPr>
              <w:spacing w:line="259" w:lineRule="auto"/>
              <w:jc w:val="center"/>
            </w:pPr>
            <w:r w:rsidRPr="007A1837">
              <w:rPr>
                <w:rFonts w:ascii="Calibri" w:eastAsia="Calibri" w:hAnsi="Calibri" w:cs="Calibri"/>
                <w:color w:val="000000" w:themeColor="text1"/>
              </w:rPr>
              <w:t>SAI</w:t>
            </w:r>
          </w:p>
        </w:tc>
        <w:tc>
          <w:tcPr>
            <w:tcW w:w="1140" w:type="dxa"/>
            <w:shd w:val="clear" w:color="auto" w:fill="FFFFFF" w:themeFill="background1"/>
          </w:tcPr>
          <w:p w14:paraId="0FB0F354" w14:textId="2985E7C2" w:rsidR="767CBC07" w:rsidRDefault="767CBC07" w:rsidP="007B4FCF">
            <w:pPr>
              <w:jc w:val="center"/>
            </w:pPr>
            <w:r w:rsidRPr="007A1837">
              <w:rPr>
                <w:rFonts w:ascii="Calibri" w:eastAsia="Calibri" w:hAnsi="Calibri" w:cs="Calibri"/>
                <w:color w:val="000000" w:themeColor="text1"/>
              </w:rPr>
              <w:t>1</w:t>
            </w:r>
          </w:p>
        </w:tc>
        <w:tc>
          <w:tcPr>
            <w:tcW w:w="1890" w:type="dxa"/>
            <w:shd w:val="clear" w:color="auto" w:fill="FFFFFF" w:themeFill="background1"/>
          </w:tcPr>
          <w:p w14:paraId="5713544B" w14:textId="465187E7" w:rsidR="573FFC01" w:rsidRDefault="573FFC01" w:rsidP="007B4FCF">
            <w:pPr>
              <w:jc w:val="center"/>
            </w:pPr>
            <w:r>
              <w:t>3</w:t>
            </w:r>
          </w:p>
        </w:tc>
        <w:tc>
          <w:tcPr>
            <w:tcW w:w="1980" w:type="dxa"/>
            <w:shd w:val="clear" w:color="auto" w:fill="FFFFFF" w:themeFill="background1"/>
          </w:tcPr>
          <w:p w14:paraId="0D88901C" w14:textId="5F4E4FA7" w:rsidR="273C224D" w:rsidRDefault="273C224D" w:rsidP="007B4FCF">
            <w:pPr>
              <w:jc w:val="center"/>
            </w:pPr>
            <w:r>
              <w:t>3</w:t>
            </w:r>
          </w:p>
        </w:tc>
      </w:tr>
      <w:tr w:rsidR="767CBC07" w14:paraId="2D840A64" w14:textId="77777777" w:rsidTr="007B4FCF">
        <w:trPr>
          <w:trHeight w:val="300"/>
        </w:trPr>
        <w:tc>
          <w:tcPr>
            <w:tcW w:w="3480" w:type="dxa"/>
            <w:shd w:val="clear" w:color="auto" w:fill="FFFFFF" w:themeFill="background1"/>
          </w:tcPr>
          <w:p w14:paraId="0F5F5EA8" w14:textId="52C06278" w:rsidR="767CBC07" w:rsidRDefault="767CBC07" w:rsidP="007B4FCF">
            <w:pPr>
              <w:spacing w:line="259" w:lineRule="auto"/>
              <w:jc w:val="center"/>
            </w:pPr>
            <w:r w:rsidRPr="007A1837">
              <w:rPr>
                <w:rFonts w:ascii="Calibri" w:eastAsia="Calibri" w:hAnsi="Calibri" w:cs="Calibri"/>
                <w:color w:val="000000" w:themeColor="text1"/>
              </w:rPr>
              <w:t>Rack de Discos</w:t>
            </w:r>
          </w:p>
        </w:tc>
        <w:tc>
          <w:tcPr>
            <w:tcW w:w="1140" w:type="dxa"/>
            <w:shd w:val="clear" w:color="auto" w:fill="FFFFFF" w:themeFill="background1"/>
          </w:tcPr>
          <w:p w14:paraId="37649A16" w14:textId="5F6A079B" w:rsidR="767CBC07" w:rsidRDefault="767CBC07" w:rsidP="007B4FCF">
            <w:pPr>
              <w:jc w:val="center"/>
            </w:pPr>
            <w:r w:rsidRPr="007A1837">
              <w:rPr>
                <w:rFonts w:ascii="Calibri" w:eastAsia="Calibri" w:hAnsi="Calibri" w:cs="Calibri"/>
                <w:color w:val="000000" w:themeColor="text1"/>
              </w:rPr>
              <w:t>1</w:t>
            </w:r>
          </w:p>
        </w:tc>
        <w:tc>
          <w:tcPr>
            <w:tcW w:w="1890" w:type="dxa"/>
            <w:shd w:val="clear" w:color="auto" w:fill="FFFFFF" w:themeFill="background1"/>
          </w:tcPr>
          <w:p w14:paraId="2184217C" w14:textId="6756A188" w:rsidR="3301373F" w:rsidRDefault="3301373F" w:rsidP="007B4FCF">
            <w:pPr>
              <w:jc w:val="center"/>
            </w:pPr>
            <w:r>
              <w:t>0.4</w:t>
            </w:r>
          </w:p>
        </w:tc>
        <w:tc>
          <w:tcPr>
            <w:tcW w:w="1980" w:type="dxa"/>
            <w:shd w:val="clear" w:color="auto" w:fill="FFFFFF" w:themeFill="background1"/>
          </w:tcPr>
          <w:p w14:paraId="291F9E04" w14:textId="74802F6F" w:rsidR="41353281" w:rsidRDefault="41353281" w:rsidP="007B4FCF">
            <w:pPr>
              <w:jc w:val="center"/>
            </w:pPr>
            <w:r>
              <w:t>0,4</w:t>
            </w:r>
          </w:p>
        </w:tc>
      </w:tr>
      <w:tr w:rsidR="767CBC07" w14:paraId="5BA12EC8" w14:textId="77777777" w:rsidTr="007B4FCF">
        <w:trPr>
          <w:trHeight w:val="300"/>
        </w:trPr>
        <w:tc>
          <w:tcPr>
            <w:tcW w:w="3480" w:type="dxa"/>
            <w:shd w:val="clear" w:color="auto" w:fill="FFFFFF" w:themeFill="background1"/>
          </w:tcPr>
          <w:p w14:paraId="01F3CA42" w14:textId="49ACD380" w:rsidR="767CBC07" w:rsidRPr="007A1837" w:rsidRDefault="767CBC07" w:rsidP="007B4FCF">
            <w:pPr>
              <w:spacing w:line="259" w:lineRule="auto"/>
              <w:jc w:val="center"/>
              <w:rPr>
                <w:rFonts w:ascii="Calibri" w:eastAsia="Calibri" w:hAnsi="Calibri" w:cs="Calibri"/>
                <w:color w:val="000000" w:themeColor="text1"/>
              </w:rPr>
            </w:pPr>
            <w:r w:rsidRPr="007A1837">
              <w:rPr>
                <w:rFonts w:ascii="Calibri" w:eastAsia="Calibri" w:hAnsi="Calibri" w:cs="Calibri"/>
                <w:color w:val="000000" w:themeColor="text1"/>
              </w:rPr>
              <w:t>Dispositivo</w:t>
            </w:r>
            <w:r w:rsidR="1A2F7ADD" w:rsidRPr="007A1837">
              <w:rPr>
                <w:rFonts w:ascii="Calibri" w:eastAsia="Calibri" w:hAnsi="Calibri" w:cs="Calibri"/>
                <w:color w:val="000000" w:themeColor="text1"/>
              </w:rPr>
              <w:t xml:space="preserve">s </w:t>
            </w:r>
            <w:r w:rsidRPr="007A1837">
              <w:rPr>
                <w:rFonts w:ascii="Calibri" w:eastAsia="Calibri" w:hAnsi="Calibri" w:cs="Calibri"/>
                <w:color w:val="000000" w:themeColor="text1"/>
              </w:rPr>
              <w:t>de Geolocalización</w:t>
            </w:r>
          </w:p>
        </w:tc>
        <w:tc>
          <w:tcPr>
            <w:tcW w:w="1140" w:type="dxa"/>
            <w:shd w:val="clear" w:color="auto" w:fill="FFFFFF" w:themeFill="background1"/>
          </w:tcPr>
          <w:p w14:paraId="6F7F695C" w14:textId="779F80CD" w:rsidR="767CBC07" w:rsidRDefault="767CBC07" w:rsidP="007B4FCF">
            <w:pPr>
              <w:jc w:val="center"/>
            </w:pPr>
            <w:r w:rsidRPr="007A1837">
              <w:rPr>
                <w:rFonts w:ascii="Calibri" w:eastAsia="Calibri" w:hAnsi="Calibri" w:cs="Calibri"/>
                <w:color w:val="000000" w:themeColor="text1"/>
              </w:rPr>
              <w:t>40</w:t>
            </w:r>
          </w:p>
        </w:tc>
        <w:tc>
          <w:tcPr>
            <w:tcW w:w="1890" w:type="dxa"/>
            <w:shd w:val="clear" w:color="auto" w:fill="FFFFFF" w:themeFill="background1"/>
          </w:tcPr>
          <w:p w14:paraId="44F30E93" w14:textId="3FB97996" w:rsidR="72FEF7BF" w:rsidRDefault="007330BB" w:rsidP="007B4FCF">
            <w:pPr>
              <w:jc w:val="center"/>
            </w:pPr>
            <w:r w:rsidRPr="007A1837">
              <w:t>0.05</w:t>
            </w:r>
          </w:p>
        </w:tc>
        <w:tc>
          <w:tcPr>
            <w:tcW w:w="1980" w:type="dxa"/>
            <w:shd w:val="clear" w:color="auto" w:fill="FFFFFF" w:themeFill="background1"/>
          </w:tcPr>
          <w:p w14:paraId="026D6345" w14:textId="5160B31A" w:rsidR="767CBC07" w:rsidRDefault="007330BB" w:rsidP="007B4FCF">
            <w:pPr>
              <w:jc w:val="center"/>
            </w:pPr>
            <w:r w:rsidRPr="007A1837">
              <w:t>2</w:t>
            </w:r>
          </w:p>
        </w:tc>
      </w:tr>
      <w:tr w:rsidR="767CBC07" w14:paraId="39A90B9F" w14:textId="77777777" w:rsidTr="007B4FCF">
        <w:trPr>
          <w:trHeight w:val="300"/>
        </w:trPr>
        <w:tc>
          <w:tcPr>
            <w:tcW w:w="3480" w:type="dxa"/>
            <w:shd w:val="clear" w:color="auto" w:fill="FFFFFF" w:themeFill="background1"/>
          </w:tcPr>
          <w:p w14:paraId="3309EC93" w14:textId="571D792F" w:rsidR="767CBC07" w:rsidRDefault="767CBC07" w:rsidP="007B4FCF">
            <w:pPr>
              <w:spacing w:line="259" w:lineRule="auto"/>
              <w:jc w:val="center"/>
            </w:pPr>
            <w:r w:rsidRPr="007A1837">
              <w:rPr>
                <w:rFonts w:ascii="Calibri" w:eastAsia="Calibri" w:hAnsi="Calibri" w:cs="Calibri"/>
                <w:color w:val="000000" w:themeColor="text1"/>
              </w:rPr>
              <w:t>Switch de comunicaciones</w:t>
            </w:r>
          </w:p>
        </w:tc>
        <w:tc>
          <w:tcPr>
            <w:tcW w:w="1140" w:type="dxa"/>
            <w:shd w:val="clear" w:color="auto" w:fill="FFFFFF" w:themeFill="background1"/>
          </w:tcPr>
          <w:p w14:paraId="627F20B0" w14:textId="66277EF7" w:rsidR="767CBC07" w:rsidRDefault="767CBC07" w:rsidP="007B4FCF">
            <w:pPr>
              <w:jc w:val="center"/>
            </w:pPr>
            <w:r w:rsidRPr="007A1837">
              <w:rPr>
                <w:rFonts w:ascii="Calibri" w:eastAsia="Calibri" w:hAnsi="Calibri" w:cs="Calibri"/>
                <w:color w:val="000000" w:themeColor="text1"/>
              </w:rPr>
              <w:t>9</w:t>
            </w:r>
          </w:p>
        </w:tc>
        <w:tc>
          <w:tcPr>
            <w:tcW w:w="1890" w:type="dxa"/>
            <w:shd w:val="clear" w:color="auto" w:fill="FFFFFF" w:themeFill="background1"/>
          </w:tcPr>
          <w:p w14:paraId="6521E463" w14:textId="28BA979F" w:rsidR="0422F64D" w:rsidRDefault="0422F64D" w:rsidP="007B4FCF">
            <w:pPr>
              <w:jc w:val="center"/>
            </w:pPr>
            <w:r>
              <w:t>0.3</w:t>
            </w:r>
          </w:p>
        </w:tc>
        <w:tc>
          <w:tcPr>
            <w:tcW w:w="1980" w:type="dxa"/>
            <w:shd w:val="clear" w:color="auto" w:fill="FFFFFF" w:themeFill="background1"/>
          </w:tcPr>
          <w:p w14:paraId="6C1FE9E8" w14:textId="6E53703C" w:rsidR="204912F2" w:rsidRDefault="204912F2" w:rsidP="007B4FCF">
            <w:pPr>
              <w:jc w:val="center"/>
            </w:pPr>
            <w:r>
              <w:t>2,7</w:t>
            </w:r>
          </w:p>
        </w:tc>
      </w:tr>
      <w:tr w:rsidR="767CBC07" w14:paraId="432CA842" w14:textId="77777777" w:rsidTr="007B4FCF">
        <w:trPr>
          <w:trHeight w:val="300"/>
        </w:trPr>
        <w:tc>
          <w:tcPr>
            <w:tcW w:w="3480" w:type="dxa"/>
            <w:shd w:val="clear" w:color="auto" w:fill="FFFFFF" w:themeFill="background1"/>
          </w:tcPr>
          <w:p w14:paraId="541DE72F" w14:textId="72E49AC2" w:rsidR="33532FC9" w:rsidRPr="007A1837" w:rsidRDefault="33532FC9" w:rsidP="007B4FCF">
            <w:pPr>
              <w:spacing w:line="259" w:lineRule="auto"/>
              <w:jc w:val="center"/>
              <w:rPr>
                <w:rFonts w:ascii="Calibri" w:eastAsia="Calibri" w:hAnsi="Calibri" w:cs="Calibri"/>
                <w:color w:val="000000" w:themeColor="text1"/>
              </w:rPr>
            </w:pPr>
            <w:r w:rsidRPr="007A1837">
              <w:rPr>
                <w:rFonts w:ascii="Calibri" w:eastAsia="Calibri" w:hAnsi="Calibri" w:cs="Calibri"/>
                <w:color w:val="000000" w:themeColor="text1"/>
              </w:rPr>
              <w:t>Rúter</w:t>
            </w:r>
          </w:p>
        </w:tc>
        <w:tc>
          <w:tcPr>
            <w:tcW w:w="1140" w:type="dxa"/>
            <w:shd w:val="clear" w:color="auto" w:fill="FFFFFF" w:themeFill="background1"/>
          </w:tcPr>
          <w:p w14:paraId="4221C676" w14:textId="24F3FB4E" w:rsidR="767CBC07" w:rsidRDefault="767CBC07" w:rsidP="007B4FCF">
            <w:pPr>
              <w:jc w:val="center"/>
            </w:pPr>
            <w:r w:rsidRPr="007A1837">
              <w:rPr>
                <w:rFonts w:ascii="Calibri" w:eastAsia="Calibri" w:hAnsi="Calibri" w:cs="Calibri"/>
                <w:color w:val="000000" w:themeColor="text1"/>
              </w:rPr>
              <w:t>9</w:t>
            </w:r>
          </w:p>
        </w:tc>
        <w:tc>
          <w:tcPr>
            <w:tcW w:w="1890" w:type="dxa"/>
            <w:shd w:val="clear" w:color="auto" w:fill="FFFFFF" w:themeFill="background1"/>
          </w:tcPr>
          <w:p w14:paraId="4056E872" w14:textId="2B3B3966" w:rsidR="10C5BB61" w:rsidRDefault="10C5BB61" w:rsidP="007B4FCF">
            <w:pPr>
              <w:jc w:val="center"/>
            </w:pPr>
            <w:r>
              <w:t>0.01</w:t>
            </w:r>
          </w:p>
        </w:tc>
        <w:tc>
          <w:tcPr>
            <w:tcW w:w="1980" w:type="dxa"/>
            <w:shd w:val="clear" w:color="auto" w:fill="FFFFFF" w:themeFill="background1"/>
          </w:tcPr>
          <w:p w14:paraId="66F34730" w14:textId="66DC840E" w:rsidR="3D205577" w:rsidRDefault="3D205577" w:rsidP="007B4FCF">
            <w:pPr>
              <w:jc w:val="center"/>
            </w:pPr>
            <w:r>
              <w:t>0,09</w:t>
            </w:r>
          </w:p>
        </w:tc>
      </w:tr>
    </w:tbl>
    <w:p w14:paraId="7A3C2214" w14:textId="7C169803" w:rsidR="00587FA6" w:rsidRDefault="000A3203" w:rsidP="000A3203">
      <w:pPr>
        <w:pStyle w:val="CitadeTablas"/>
      </w:pPr>
      <w:bookmarkStart w:id="1122" w:name="_Toc165126496"/>
      <w:r>
        <w:t>Tabla Impacto medioambiental</w:t>
      </w:r>
      <w:bookmarkEnd w:id="1122"/>
    </w:p>
    <w:p w14:paraId="5C345C41" w14:textId="6E38204D" w:rsidR="49DECC3C" w:rsidRDefault="49DECC3C" w:rsidP="00006C9C">
      <w:pPr>
        <w:pStyle w:val="Ttulo3"/>
      </w:pPr>
      <w:bookmarkStart w:id="1123" w:name="_Toc165126293"/>
      <w:r>
        <w:t>Elementos que están encendidos las 24h del día</w:t>
      </w:r>
      <w:bookmarkEnd w:id="1123"/>
    </w:p>
    <w:p w14:paraId="2F7430D4" w14:textId="78D4D439" w:rsidR="0735B0F2" w:rsidRDefault="0735B0F2" w:rsidP="00006C9C">
      <w:r>
        <w:t xml:space="preserve">Estos </w:t>
      </w:r>
      <w:r w:rsidR="1810E337">
        <w:t>serían,</w:t>
      </w:r>
      <w:r>
        <w:t xml:space="preserve"> por ejemplo:</w:t>
      </w:r>
    </w:p>
    <w:p w14:paraId="1B1A8A79" w14:textId="7691D4F0" w:rsidR="0735B0F2" w:rsidRDefault="0735B0F2" w:rsidP="00777473">
      <w:pPr>
        <w:pStyle w:val="Prrafodelista"/>
        <w:numPr>
          <w:ilvl w:val="0"/>
          <w:numId w:val="94"/>
        </w:numPr>
      </w:pPr>
      <w:r>
        <w:t>Switch de comunicaciones.</w:t>
      </w:r>
    </w:p>
    <w:p w14:paraId="0BAD0813" w14:textId="214DA58B" w:rsidR="57DBA0B6" w:rsidRDefault="57DBA0B6" w:rsidP="00777473">
      <w:pPr>
        <w:pStyle w:val="Prrafodelista"/>
        <w:numPr>
          <w:ilvl w:val="0"/>
          <w:numId w:val="94"/>
        </w:numPr>
      </w:pPr>
      <w:r w:rsidRPr="767CBC07">
        <w:t>Rúter</w:t>
      </w:r>
      <w:r w:rsidR="0735B0F2" w:rsidRPr="767CBC07">
        <w:t>.</w:t>
      </w:r>
    </w:p>
    <w:p w14:paraId="70CD0092" w14:textId="2ED86C98" w:rsidR="0735B0F2" w:rsidRDefault="0735B0F2" w:rsidP="00777473">
      <w:pPr>
        <w:pStyle w:val="Prrafodelista"/>
        <w:numPr>
          <w:ilvl w:val="0"/>
          <w:numId w:val="94"/>
        </w:numPr>
      </w:pPr>
      <w:r w:rsidRPr="767CBC07">
        <w:t>Servidor central.</w:t>
      </w:r>
    </w:p>
    <w:p w14:paraId="497A34C4" w14:textId="233DB0AD" w:rsidR="0735B0F2" w:rsidRDefault="0735B0F2" w:rsidP="00777473">
      <w:pPr>
        <w:pStyle w:val="Prrafodelista"/>
        <w:numPr>
          <w:ilvl w:val="0"/>
          <w:numId w:val="94"/>
        </w:numPr>
      </w:pPr>
      <w:r w:rsidRPr="767CBC07">
        <w:t>SAI.</w:t>
      </w:r>
    </w:p>
    <w:p w14:paraId="7317FC5A" w14:textId="0026B0F8" w:rsidR="0735B0F2" w:rsidRDefault="0735B0F2" w:rsidP="00777473">
      <w:pPr>
        <w:pStyle w:val="Prrafodelista"/>
        <w:numPr>
          <w:ilvl w:val="0"/>
          <w:numId w:val="94"/>
        </w:numPr>
      </w:pPr>
      <w:r w:rsidRPr="767CBC07">
        <w:t>Rack de discos.</w:t>
      </w:r>
    </w:p>
    <w:p w14:paraId="58E0BF91" w14:textId="7F956039" w:rsidR="00797A2C" w:rsidRDefault="00797A2C" w:rsidP="00777473">
      <w:pPr>
        <w:pStyle w:val="Prrafodelista"/>
        <w:numPr>
          <w:ilvl w:val="0"/>
          <w:numId w:val="94"/>
        </w:numPr>
      </w:pPr>
      <w:r>
        <w:t>Dispositivos de Geolocalización</w:t>
      </w:r>
    </w:p>
    <w:p w14:paraId="277C5AC1" w14:textId="6422A740" w:rsidR="419F8D94" w:rsidRDefault="419F8D94" w:rsidP="00006C9C">
      <w:r w:rsidRPr="767CBC07">
        <w:t xml:space="preserve">El total ascendería a </w:t>
      </w:r>
      <w:r w:rsidR="00797A2C">
        <w:t>8</w:t>
      </w:r>
      <w:r w:rsidR="64206761" w:rsidRPr="767CBC07">
        <w:t xml:space="preserve">,99kw/h teniendo en cuenta que en un año hay 8760h nos da un consumo anual de </w:t>
      </w:r>
      <w:r w:rsidR="00797A2C">
        <w:t>78</w:t>
      </w:r>
      <w:r w:rsidR="008772DE">
        <w:t xml:space="preserve">753,4 </w:t>
      </w:r>
      <w:r w:rsidR="64206761" w:rsidRPr="767CBC07">
        <w:t>kwh</w:t>
      </w:r>
    </w:p>
    <w:p w14:paraId="0DDF60F5" w14:textId="43DB4107" w:rsidR="49DECC3C" w:rsidRDefault="49DECC3C" w:rsidP="00006C9C">
      <w:pPr>
        <w:pStyle w:val="Ttulo3"/>
      </w:pPr>
      <w:bookmarkStart w:id="1124" w:name="_Toc165126294"/>
      <w:r>
        <w:t>Elementos que solo se usan en la jornada laboral</w:t>
      </w:r>
      <w:bookmarkEnd w:id="1124"/>
    </w:p>
    <w:p w14:paraId="086A2254" w14:textId="0E7FF489" w:rsidR="142A9B13" w:rsidRDefault="142A9B13" w:rsidP="00651425">
      <w:r>
        <w:t>Aquí entrarían el resto de los elementos, los cuales suman una cantidad de 16,56</w:t>
      </w:r>
      <w:r w:rsidR="005B47C8">
        <w:t xml:space="preserve"> KW</w:t>
      </w:r>
      <w:r>
        <w:t>/h, teniendo en cuenta que van a estar encendidos</w:t>
      </w:r>
      <w:r w:rsidR="2AEE739C">
        <w:t xml:space="preserve"> 8h al día 5 </w:t>
      </w:r>
      <w:r w:rsidR="00BB4178">
        <w:t>días</w:t>
      </w:r>
      <w:r w:rsidR="2AEE739C">
        <w:t xml:space="preserve"> a la semana y hay 48 semanas en un año consumen anualmente, en promedio, 31</w:t>
      </w:r>
      <w:r w:rsidR="20D1EF85">
        <w:t>.</w:t>
      </w:r>
      <w:r w:rsidR="2AEE739C">
        <w:t>795,2</w:t>
      </w:r>
      <w:r w:rsidR="20D5675F">
        <w:t xml:space="preserve"> </w:t>
      </w:r>
      <w:r w:rsidR="005B47C8">
        <w:t xml:space="preserve">KW/h </w:t>
      </w:r>
      <w:r w:rsidR="20D5675F">
        <w:t>anuales</w:t>
      </w:r>
      <w:r w:rsidR="005B47C8">
        <w:t>.</w:t>
      </w:r>
    </w:p>
    <w:p w14:paraId="10DFE1C6" w14:textId="5D410952" w:rsidR="20D5675F" w:rsidRDefault="20D5675F" w:rsidP="00651425">
      <w:r>
        <w:t xml:space="preserve">En total, nos daría una cantidad equivalente a </w:t>
      </w:r>
      <w:r w:rsidR="00B26FCE">
        <w:t>110547</w:t>
      </w:r>
      <w:r>
        <w:t>,6</w:t>
      </w:r>
      <w:r w:rsidR="005B47C8" w:rsidRPr="005B47C8">
        <w:t xml:space="preserve"> </w:t>
      </w:r>
      <w:r w:rsidR="00B26FCE">
        <w:t>kwh</w:t>
      </w:r>
      <w:r>
        <w:t>, lo cual equivale a:</w:t>
      </w:r>
    </w:p>
    <w:p w14:paraId="1B1C60F0" w14:textId="01F501E2" w:rsidR="0893E0CA" w:rsidRDefault="00677330" w:rsidP="00777473">
      <w:pPr>
        <w:pStyle w:val="Prrafodelista"/>
        <w:numPr>
          <w:ilvl w:val="0"/>
          <w:numId w:val="93"/>
        </w:numPr>
      </w:pPr>
      <w:r>
        <w:t xml:space="preserve"> </w:t>
      </w:r>
      <w:r w:rsidR="0097243B">
        <w:t>47,8</w:t>
      </w:r>
      <w:r w:rsidR="0893E0CA">
        <w:t xml:space="preserve"> toneladas métricas de CO2</w:t>
      </w:r>
    </w:p>
    <w:p w14:paraId="155FAA9C" w14:textId="30DA37BA" w:rsidR="0893E0CA" w:rsidRDefault="0097243B" w:rsidP="00777473">
      <w:pPr>
        <w:pStyle w:val="Prrafodelista"/>
        <w:numPr>
          <w:ilvl w:val="0"/>
          <w:numId w:val="93"/>
        </w:numPr>
      </w:pPr>
      <w:r>
        <w:t>111</w:t>
      </w:r>
      <w:r w:rsidR="0893E0CA">
        <w:t xml:space="preserve"> barriles de petróleo consumidos</w:t>
      </w:r>
    </w:p>
    <w:p w14:paraId="5318EFC1" w14:textId="4F1C5A7B" w:rsidR="0893E0CA" w:rsidRDefault="0097243B" w:rsidP="00777473">
      <w:pPr>
        <w:pStyle w:val="Prrafodelista"/>
        <w:numPr>
          <w:ilvl w:val="0"/>
          <w:numId w:val="93"/>
        </w:numPr>
      </w:pPr>
      <w:r>
        <w:t>197,3</w:t>
      </w:r>
      <w:r w:rsidR="0893E0CA">
        <w:t xml:space="preserve"> km recorridos</w:t>
      </w:r>
    </w:p>
    <w:p w14:paraId="434F1816" w14:textId="109AC10F" w:rsidR="0893E0CA" w:rsidRDefault="0893E0CA" w:rsidP="00651425">
      <w:r>
        <w:t xml:space="preserve">Teniendo en cuenta que el precio del </w:t>
      </w:r>
      <w:r w:rsidR="005B47C8">
        <w:t xml:space="preserve">KW/h </w:t>
      </w:r>
      <w:r>
        <w:t xml:space="preserve">ahora mismo oscila entre los 0,108982€, supondría un coste anual de </w:t>
      </w:r>
      <w:r w:rsidR="33B30027">
        <w:t>10.138,33€.</w:t>
      </w:r>
    </w:p>
    <w:p w14:paraId="46B3BE45" w14:textId="7A2E2395" w:rsidR="00E303FB" w:rsidRPr="00E303FB" w:rsidRDefault="00E303FB" w:rsidP="767CBC07">
      <w:pPr>
        <w:ind w:left="720"/>
      </w:pPr>
    </w:p>
    <w:sectPr w:rsidR="00E303FB" w:rsidRPr="00E303FB" w:rsidSect="008E3614">
      <w:footerReference w:type="default" r:id="rId164"/>
      <w:pgSz w:w="11906" w:h="16838"/>
      <w:pgMar w:top="1417" w:right="1701" w:bottom="1417" w:left="1701" w:header="708" w:footer="708" w:gutter="0"/>
      <w:pgNumType w:start="1" w:chapSep="emDash"/>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4E03FF" w14:textId="77777777" w:rsidR="008E3614" w:rsidRDefault="008E3614" w:rsidP="00AA28BA">
      <w:pPr>
        <w:spacing w:after="0" w:line="240" w:lineRule="auto"/>
      </w:pPr>
      <w:r>
        <w:separator/>
      </w:r>
    </w:p>
  </w:endnote>
  <w:endnote w:type="continuationSeparator" w:id="0">
    <w:p w14:paraId="638F7283" w14:textId="77777777" w:rsidR="008E3614" w:rsidRDefault="008E3614" w:rsidP="00AA28BA">
      <w:pPr>
        <w:spacing w:after="0" w:line="240" w:lineRule="auto"/>
      </w:pPr>
      <w:r>
        <w:continuationSeparator/>
      </w:r>
    </w:p>
  </w:endnote>
  <w:endnote w:type="continuationNotice" w:id="1">
    <w:p w14:paraId="6D91099B" w14:textId="77777777" w:rsidR="008E3614" w:rsidRDefault="008E361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Aptos">
    <w:charset w:val="00"/>
    <w:family w:val="swiss"/>
    <w:pitch w:val="variable"/>
    <w:sig w:usb0="20000287" w:usb1="00000003" w:usb2="00000000" w:usb3="00000000" w:csb0="0000019F" w:csb1="00000000"/>
  </w:font>
  <w:font w:name="Georgia">
    <w:panose1 w:val="02040502050405020303"/>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Aptos Narrow">
    <w:charset w:val="00"/>
    <w:family w:val="swiss"/>
    <w:pitch w:val="variable"/>
    <w:sig w:usb0="20000287" w:usb1="00000003" w:usb2="00000000" w:usb3="00000000" w:csb0="0000019F" w:csb1="00000000"/>
  </w:font>
  <w:font w:name="system-ui">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0" w:type="auto"/>
      <w:tblLook w:val="04A0" w:firstRow="1" w:lastRow="0" w:firstColumn="1" w:lastColumn="0" w:noHBand="0" w:noVBand="1"/>
    </w:tblPr>
    <w:tblGrid>
      <w:gridCol w:w="725"/>
      <w:gridCol w:w="2816"/>
      <w:gridCol w:w="3542"/>
      <w:gridCol w:w="710"/>
      <w:gridCol w:w="701"/>
    </w:tblGrid>
    <w:tr w:rsidR="00461E1E" w:rsidRPr="00461E1E" w14:paraId="653F33FA" w14:textId="77777777" w:rsidTr="00461E1E">
      <w:tc>
        <w:tcPr>
          <w:tcW w:w="725" w:type="dxa"/>
          <w:vAlign w:val="center"/>
        </w:tcPr>
        <w:p w14:paraId="7FBC329B" w14:textId="2BE1E6C7" w:rsidR="00DD1A84" w:rsidRPr="00461E1E" w:rsidRDefault="00DD1A84" w:rsidP="00461E1E">
          <w:pPr>
            <w:pStyle w:val="Piedepgina"/>
            <w:jc w:val="left"/>
            <w:rPr>
              <w:rFonts w:cstheme="minorHAnsi"/>
              <w:sz w:val="16"/>
              <w:szCs w:val="16"/>
            </w:rPr>
          </w:pPr>
          <w:r w:rsidRPr="00461E1E">
            <w:rPr>
              <w:rFonts w:cstheme="minorHAnsi"/>
              <w:sz w:val="16"/>
              <w:szCs w:val="16"/>
            </w:rPr>
            <w:t>Autores</w:t>
          </w:r>
        </w:p>
      </w:tc>
      <w:tc>
        <w:tcPr>
          <w:tcW w:w="7068" w:type="dxa"/>
          <w:gridSpan w:val="3"/>
          <w:vAlign w:val="center"/>
        </w:tcPr>
        <w:p w14:paraId="0AAD7CA4" w14:textId="032FE1D5" w:rsidR="00DD1A84" w:rsidRPr="00461E1E" w:rsidRDefault="00DD1A84" w:rsidP="00461E1E">
          <w:pPr>
            <w:pStyle w:val="Piedepgina"/>
            <w:jc w:val="left"/>
            <w:rPr>
              <w:rFonts w:cstheme="minorHAnsi"/>
              <w:sz w:val="16"/>
              <w:szCs w:val="16"/>
            </w:rPr>
          </w:pPr>
          <w:r w:rsidRPr="00461E1E">
            <w:rPr>
              <w:rFonts w:cstheme="minorHAnsi"/>
              <w:sz w:val="16"/>
              <w:szCs w:val="16"/>
            </w:rPr>
            <w:t>Omar Teixeira González, Pablo Argallero Fernández, Mercurio Verde Hopson, David Leszek Warzynski Abril</w:t>
          </w:r>
        </w:p>
      </w:tc>
      <w:tc>
        <w:tcPr>
          <w:tcW w:w="701" w:type="dxa"/>
          <w:vAlign w:val="center"/>
        </w:tcPr>
        <w:p w14:paraId="5E9069FF" w14:textId="18E7E71A" w:rsidR="00DD1A84" w:rsidRPr="00461E1E" w:rsidRDefault="00DD1A84" w:rsidP="006A42B8">
          <w:pPr>
            <w:pStyle w:val="Piedepgina"/>
            <w:jc w:val="right"/>
            <w:rPr>
              <w:rFonts w:cstheme="minorHAnsi"/>
              <w:sz w:val="16"/>
              <w:szCs w:val="16"/>
            </w:rPr>
          </w:pPr>
          <w:r w:rsidRPr="00461E1E">
            <w:rPr>
              <w:rFonts w:cstheme="minorHAnsi"/>
              <w:sz w:val="16"/>
              <w:szCs w:val="16"/>
            </w:rPr>
            <w:t>©</w:t>
          </w:r>
          <w:r w:rsidR="00B178F7" w:rsidRPr="00461E1E">
            <w:rPr>
              <w:rFonts w:cstheme="minorHAnsi"/>
              <w:sz w:val="16"/>
              <w:szCs w:val="16"/>
            </w:rPr>
            <w:t>2</w:t>
          </w:r>
          <w:r w:rsidRPr="00461E1E">
            <w:rPr>
              <w:rFonts w:cstheme="minorHAnsi"/>
              <w:sz w:val="16"/>
              <w:szCs w:val="16"/>
            </w:rPr>
            <w:t>024</w:t>
          </w:r>
        </w:p>
      </w:tc>
    </w:tr>
    <w:sdt>
      <w:sdtPr>
        <w:rPr>
          <w:rFonts w:cstheme="minorHAnsi"/>
          <w:sz w:val="16"/>
          <w:szCs w:val="16"/>
        </w:rPr>
        <w:id w:val="-1239930574"/>
        <w:docPartObj>
          <w:docPartGallery w:val="Page Numbers (Bottom of Page)"/>
          <w:docPartUnique/>
        </w:docPartObj>
      </w:sdtPr>
      <w:sdtContent>
        <w:tr w:rsidR="006A42B8" w:rsidRPr="00461E1E" w14:paraId="1FFECDB0" w14:textId="77777777" w:rsidTr="006A42B8">
          <w:tc>
            <w:tcPr>
              <w:tcW w:w="3541" w:type="dxa"/>
              <w:gridSpan w:val="2"/>
              <w:tcBorders>
                <w:right w:val="nil"/>
              </w:tcBorders>
              <w:vAlign w:val="center"/>
            </w:tcPr>
            <w:p w14:paraId="28B22E9B" w14:textId="52B76D21" w:rsidR="006A42B8" w:rsidRDefault="006A42B8" w:rsidP="00461E1E">
              <w:pPr>
                <w:pStyle w:val="Piedepgina"/>
                <w:jc w:val="left"/>
                <w:rPr>
                  <w:rFonts w:cstheme="minorHAnsi"/>
                  <w:sz w:val="16"/>
                  <w:szCs w:val="16"/>
                </w:rPr>
              </w:pPr>
              <w:r w:rsidRPr="00461E1E">
                <w:rPr>
                  <w:rFonts w:cstheme="minorHAnsi"/>
                  <w:sz w:val="16"/>
                  <w:szCs w:val="16"/>
                </w:rPr>
                <w:t>Escuela de Ingeniería Informática</w:t>
              </w:r>
            </w:p>
            <w:p w14:paraId="6A73B5F0" w14:textId="5BC63D0B" w:rsidR="006A42B8" w:rsidRPr="00461E1E" w:rsidRDefault="006A42B8" w:rsidP="00461E1E">
              <w:pPr>
                <w:pStyle w:val="Piedepgina"/>
                <w:jc w:val="left"/>
                <w:rPr>
                  <w:rFonts w:cstheme="minorHAnsi"/>
                  <w:sz w:val="16"/>
                  <w:szCs w:val="16"/>
                </w:rPr>
              </w:pPr>
              <w:r w:rsidRPr="00461E1E">
                <w:rPr>
                  <w:rFonts w:cstheme="minorHAnsi"/>
                  <w:sz w:val="16"/>
                  <w:szCs w:val="16"/>
                </w:rPr>
                <w:t>Universidad de Oviedo</w:t>
              </w:r>
            </w:p>
          </w:tc>
          <w:tc>
            <w:tcPr>
              <w:tcW w:w="3542" w:type="dxa"/>
              <w:tcBorders>
                <w:left w:val="nil"/>
              </w:tcBorders>
              <w:vAlign w:val="center"/>
            </w:tcPr>
            <w:p w14:paraId="5C3D0F30" w14:textId="48FF9E70" w:rsidR="006A42B8" w:rsidRPr="00461E1E" w:rsidRDefault="006A42B8" w:rsidP="006A42B8">
              <w:pPr>
                <w:pStyle w:val="Piedepgina"/>
                <w:jc w:val="right"/>
                <w:rPr>
                  <w:rFonts w:cstheme="minorHAnsi"/>
                  <w:sz w:val="16"/>
                  <w:szCs w:val="16"/>
                </w:rPr>
              </w:pPr>
              <w:r>
                <w:rPr>
                  <w:noProof/>
                </w:rPr>
                <w:t xml:space="preserve"> </w:t>
              </w:r>
              <w:r w:rsidR="007033B6">
                <w:rPr>
                  <w:noProof/>
                  <w:lang w:eastAsia="es-ES"/>
                </w:rPr>
                <w:drawing>
                  <wp:inline distT="0" distB="0" distL="0" distR="0" wp14:anchorId="116DF858" wp14:editId="42DD10A6">
                    <wp:extent cx="207871" cy="209016"/>
                    <wp:effectExtent l="0" t="0" r="1905" b="635"/>
                    <wp:docPr id="1454627065" name="Imagen 1454627065" descr="Escuela de Ingeniería Informática - Inic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cuela de Ingeniería Informática - Inicio"/>
                            <pic:cNvPicPr>
                              <a:picLocks noChangeAspect="1" noChangeArrowheads="1"/>
                            </pic:cNvPicPr>
                          </pic:nvPicPr>
                          <pic:blipFill rotWithShape="1">
                            <a:blip r:embed="rId1" cstate="print">
                              <a:extLst>
                                <a:ext uri="{28A0092B-C50C-407E-A947-70E740481C1C}">
                                  <a14:useLocalDpi xmlns:a14="http://schemas.microsoft.com/office/drawing/2010/main" val="0"/>
                                </a:ext>
                              </a:extLst>
                            </a:blip>
                            <a:srcRect t="12549" r="62548" b="12141"/>
                            <a:stretch/>
                          </pic:blipFill>
                          <pic:spPr bwMode="auto">
                            <a:xfrm>
                              <a:off x="0" y="0"/>
                              <a:ext cx="216611" cy="217804"/>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1D388340" wp14:editId="467EA74F">
                    <wp:extent cx="235390" cy="184127"/>
                    <wp:effectExtent l="0" t="0" r="0" b="6985"/>
                    <wp:docPr id="701529516" name="Imagen 1" descr="Imagen que contiene 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174155" name="Imagen 1" descr="Imagen que contiene Icono&#10;&#10;Descripción generada automáticamente"/>
                            <pic:cNvPicPr/>
                          </pic:nvPicPr>
                          <pic:blipFill>
                            <a:blip r:embed="rId2">
                              <a:clrChange>
                                <a:clrFrom>
                                  <a:srgbClr val="E6E6E6"/>
                                </a:clrFrom>
                                <a:clrTo>
                                  <a:srgbClr val="E6E6E6">
                                    <a:alpha val="0"/>
                                  </a:srgbClr>
                                </a:clrTo>
                              </a:clrChange>
                            </a:blip>
                            <a:stretch>
                              <a:fillRect/>
                            </a:stretch>
                          </pic:blipFill>
                          <pic:spPr>
                            <a:xfrm>
                              <a:off x="0" y="0"/>
                              <a:ext cx="252955" cy="197867"/>
                            </a:xfrm>
                            <a:prstGeom prst="rect">
                              <a:avLst/>
                            </a:prstGeom>
                          </pic:spPr>
                        </pic:pic>
                      </a:graphicData>
                    </a:graphic>
                  </wp:inline>
                </w:drawing>
              </w:r>
            </w:p>
          </w:tc>
          <w:tc>
            <w:tcPr>
              <w:tcW w:w="1411" w:type="dxa"/>
              <w:gridSpan w:val="2"/>
              <w:vAlign w:val="center"/>
            </w:tcPr>
            <w:p w14:paraId="392442E2" w14:textId="7491562C" w:rsidR="006A42B8" w:rsidRPr="00461E1E" w:rsidRDefault="006A42B8" w:rsidP="006A42B8">
              <w:pPr>
                <w:pStyle w:val="Piedepgina"/>
                <w:jc w:val="right"/>
                <w:rPr>
                  <w:rFonts w:cstheme="minorHAnsi"/>
                  <w:sz w:val="16"/>
                  <w:szCs w:val="16"/>
                </w:rPr>
              </w:pPr>
              <w:r w:rsidRPr="00461E1E">
                <w:rPr>
                  <w:rFonts w:cstheme="minorHAnsi"/>
                  <w:sz w:val="16"/>
                  <w:szCs w:val="16"/>
                </w:rPr>
                <w:t>DPPI24-E11</w:t>
              </w:r>
            </w:p>
            <w:p w14:paraId="2D7C98CD" w14:textId="01EED7FC" w:rsidR="006A42B8" w:rsidRPr="00461E1E" w:rsidRDefault="006A42B8" w:rsidP="006A42B8">
              <w:pPr>
                <w:pStyle w:val="Piedepgina"/>
                <w:jc w:val="right"/>
                <w:rPr>
                  <w:rFonts w:cstheme="minorHAnsi"/>
                  <w:sz w:val="16"/>
                  <w:szCs w:val="16"/>
                </w:rPr>
              </w:pPr>
              <w:r w:rsidRPr="00461E1E">
                <w:rPr>
                  <w:rFonts w:cstheme="minorHAnsi"/>
                  <w:sz w:val="16"/>
                  <w:szCs w:val="16"/>
                </w:rPr>
                <w:t>STS-UNE 157801</w:t>
              </w:r>
            </w:p>
          </w:tc>
        </w:tr>
      </w:sdtContent>
    </w:sdt>
    <w:tr w:rsidR="00461E1E" w:rsidRPr="00461E1E" w14:paraId="316CC640" w14:textId="77777777" w:rsidTr="006A42B8">
      <w:tc>
        <w:tcPr>
          <w:tcW w:w="7083" w:type="dxa"/>
          <w:gridSpan w:val="3"/>
          <w:vAlign w:val="center"/>
        </w:tcPr>
        <w:p w14:paraId="1F11FADD" w14:textId="77777777" w:rsidR="004033B3" w:rsidRDefault="00461E1E" w:rsidP="00461E1E">
          <w:pPr>
            <w:pStyle w:val="Piedepgina"/>
            <w:jc w:val="left"/>
            <w:rPr>
              <w:rFonts w:cstheme="minorHAnsi"/>
              <w:sz w:val="16"/>
              <w:szCs w:val="16"/>
            </w:rPr>
          </w:pPr>
          <w:r w:rsidRPr="00461E1E">
            <w:rPr>
              <w:rFonts w:cstheme="minorHAnsi"/>
              <w:sz w:val="16"/>
              <w:szCs w:val="16"/>
            </w:rPr>
            <w:t>Dirección y Planificación de Proyectos Informáticos (</w:t>
          </w:r>
          <w:r w:rsidRPr="006A42B8">
            <w:rPr>
              <w:rFonts w:cstheme="minorHAnsi"/>
              <w:i/>
              <w:iCs/>
              <w:sz w:val="16"/>
              <w:szCs w:val="16"/>
            </w:rPr>
            <w:t>DPPI</w:t>
          </w:r>
          <w:r w:rsidRPr="00461E1E">
            <w:rPr>
              <w:rFonts w:cstheme="minorHAnsi"/>
              <w:sz w:val="16"/>
              <w:szCs w:val="16"/>
            </w:rPr>
            <w:t>)</w:t>
          </w:r>
          <w:r w:rsidR="006A42B8">
            <w:rPr>
              <w:rFonts w:cstheme="minorHAnsi"/>
              <w:sz w:val="16"/>
              <w:szCs w:val="16"/>
            </w:rPr>
            <w:t xml:space="preserve"> </w:t>
          </w:r>
        </w:p>
        <w:p w14:paraId="17A69AAE" w14:textId="6D1022BF" w:rsidR="00461E1E" w:rsidRPr="00461E1E" w:rsidRDefault="00461E1E" w:rsidP="006A42B8">
          <w:pPr>
            <w:pStyle w:val="Piedepgina"/>
            <w:jc w:val="left"/>
            <w:rPr>
              <w:rFonts w:cstheme="minorHAnsi"/>
              <w:sz w:val="16"/>
              <w:szCs w:val="16"/>
            </w:rPr>
          </w:pPr>
          <w:r w:rsidRPr="00461E1E">
            <w:rPr>
              <w:rFonts w:cstheme="minorHAnsi"/>
              <w:sz w:val="16"/>
              <w:szCs w:val="16"/>
            </w:rPr>
            <w:t>Convocatoria ordinaria 2024</w:t>
          </w:r>
        </w:p>
      </w:tc>
      <w:tc>
        <w:tcPr>
          <w:tcW w:w="1411" w:type="dxa"/>
          <w:gridSpan w:val="2"/>
          <w:vAlign w:val="center"/>
        </w:tcPr>
        <w:p w14:paraId="6D88BAA2" w14:textId="1531D986" w:rsidR="00461E1E" w:rsidRPr="00461E1E" w:rsidRDefault="00461E1E" w:rsidP="00461E1E">
          <w:pPr>
            <w:pStyle w:val="Piedepgina"/>
            <w:jc w:val="right"/>
            <w:rPr>
              <w:rFonts w:cstheme="minorHAnsi"/>
              <w:sz w:val="20"/>
              <w:szCs w:val="20"/>
            </w:rPr>
          </w:pPr>
          <w:r w:rsidRPr="00461E1E">
            <w:rPr>
              <w:rFonts w:cstheme="minorHAnsi"/>
              <w:sz w:val="20"/>
              <w:szCs w:val="20"/>
            </w:rPr>
            <w:t xml:space="preserve">Hoja </w:t>
          </w:r>
          <w:r w:rsidRPr="00461E1E">
            <w:rPr>
              <w:rFonts w:cstheme="minorHAnsi"/>
              <w:sz w:val="20"/>
              <w:szCs w:val="20"/>
            </w:rPr>
            <w:fldChar w:fldCharType="begin"/>
          </w:r>
          <w:r w:rsidRPr="00461E1E">
            <w:rPr>
              <w:rFonts w:cstheme="minorHAnsi"/>
              <w:sz w:val="20"/>
              <w:szCs w:val="20"/>
            </w:rPr>
            <w:instrText>PAGE  \* Arabic  \* MERGEFORMAT</w:instrText>
          </w:r>
          <w:r w:rsidRPr="00461E1E">
            <w:rPr>
              <w:rFonts w:cstheme="minorHAnsi"/>
              <w:sz w:val="20"/>
              <w:szCs w:val="20"/>
            </w:rPr>
            <w:fldChar w:fldCharType="separate"/>
          </w:r>
          <w:r w:rsidRPr="00461E1E">
            <w:rPr>
              <w:rFonts w:cstheme="minorHAnsi"/>
              <w:sz w:val="20"/>
              <w:szCs w:val="20"/>
            </w:rPr>
            <w:t>1</w:t>
          </w:r>
          <w:r w:rsidRPr="00461E1E">
            <w:rPr>
              <w:rFonts w:cstheme="minorHAnsi"/>
              <w:sz w:val="20"/>
              <w:szCs w:val="20"/>
            </w:rPr>
            <w:fldChar w:fldCharType="end"/>
          </w:r>
          <w:r w:rsidRPr="00461E1E">
            <w:rPr>
              <w:rFonts w:cstheme="minorHAnsi"/>
              <w:sz w:val="20"/>
              <w:szCs w:val="20"/>
            </w:rPr>
            <w:t xml:space="preserve"> de </w:t>
          </w:r>
          <w:r w:rsidRPr="00461E1E">
            <w:rPr>
              <w:rFonts w:cstheme="minorHAnsi"/>
              <w:sz w:val="20"/>
              <w:szCs w:val="20"/>
            </w:rPr>
            <w:fldChar w:fldCharType="begin"/>
          </w:r>
          <w:r w:rsidRPr="00461E1E">
            <w:rPr>
              <w:rFonts w:cstheme="minorHAnsi"/>
              <w:sz w:val="20"/>
              <w:szCs w:val="20"/>
            </w:rPr>
            <w:instrText>NUMPAGES  \* Arabic  \* MERGEFORMAT</w:instrText>
          </w:r>
          <w:r w:rsidRPr="00461E1E">
            <w:rPr>
              <w:rFonts w:cstheme="minorHAnsi"/>
              <w:sz w:val="20"/>
              <w:szCs w:val="20"/>
            </w:rPr>
            <w:fldChar w:fldCharType="separate"/>
          </w:r>
          <w:r w:rsidRPr="00461E1E">
            <w:rPr>
              <w:rFonts w:cstheme="minorHAnsi"/>
              <w:sz w:val="20"/>
              <w:szCs w:val="20"/>
            </w:rPr>
            <w:t>2</w:t>
          </w:r>
          <w:r w:rsidRPr="00461E1E">
            <w:rPr>
              <w:rFonts w:cstheme="minorHAnsi"/>
              <w:sz w:val="20"/>
              <w:szCs w:val="20"/>
            </w:rPr>
            <w:fldChar w:fldCharType="end"/>
          </w:r>
        </w:p>
      </w:tc>
    </w:tr>
  </w:tbl>
  <w:p w14:paraId="37347D40" w14:textId="1FED3347" w:rsidR="00AA28BA" w:rsidRDefault="00AA28BA">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0" w:type="auto"/>
      <w:tblLook w:val="04A0" w:firstRow="1" w:lastRow="0" w:firstColumn="1" w:lastColumn="0" w:noHBand="0" w:noVBand="1"/>
    </w:tblPr>
    <w:tblGrid>
      <w:gridCol w:w="789"/>
      <w:gridCol w:w="4026"/>
      <w:gridCol w:w="992"/>
      <w:gridCol w:w="1255"/>
      <w:gridCol w:w="304"/>
      <w:gridCol w:w="396"/>
      <w:gridCol w:w="732"/>
    </w:tblGrid>
    <w:tr w:rsidR="00201F51" w:rsidRPr="00F528FA" w14:paraId="4089F5D3" w14:textId="77777777" w:rsidTr="00D67551">
      <w:tc>
        <w:tcPr>
          <w:tcW w:w="789" w:type="dxa"/>
          <w:vAlign w:val="center"/>
        </w:tcPr>
        <w:p w14:paraId="52A79931" w14:textId="2C418152" w:rsidR="00201F51" w:rsidRPr="00F528FA" w:rsidRDefault="00201F51" w:rsidP="00461E1E">
          <w:pPr>
            <w:pStyle w:val="Piedepgina"/>
            <w:jc w:val="left"/>
            <w:rPr>
              <w:rFonts w:cstheme="minorHAnsi"/>
              <w:sz w:val="18"/>
              <w:szCs w:val="18"/>
            </w:rPr>
          </w:pPr>
          <w:r w:rsidRPr="00F528FA">
            <w:rPr>
              <w:rFonts w:cstheme="minorHAnsi"/>
              <w:sz w:val="18"/>
              <w:szCs w:val="18"/>
            </w:rPr>
            <w:t>Autores</w:t>
          </w:r>
        </w:p>
      </w:tc>
      <w:tc>
        <w:tcPr>
          <w:tcW w:w="6973" w:type="dxa"/>
          <w:gridSpan w:val="5"/>
          <w:vAlign w:val="center"/>
        </w:tcPr>
        <w:p w14:paraId="02ACDC73" w14:textId="1D34B3C8" w:rsidR="00201F51" w:rsidRPr="00F528FA" w:rsidRDefault="00201F51" w:rsidP="00461E1E">
          <w:pPr>
            <w:pStyle w:val="Piedepgina"/>
            <w:jc w:val="left"/>
            <w:rPr>
              <w:rFonts w:cstheme="minorHAnsi"/>
              <w:sz w:val="18"/>
              <w:szCs w:val="18"/>
            </w:rPr>
          </w:pPr>
          <w:r w:rsidRPr="00F528FA">
            <w:rPr>
              <w:rFonts w:cstheme="minorHAnsi"/>
              <w:sz w:val="18"/>
              <w:szCs w:val="18"/>
            </w:rPr>
            <w:t>Teixeira González</w:t>
          </w:r>
          <w:r w:rsidR="00FE75A8" w:rsidRPr="00F528FA">
            <w:rPr>
              <w:rFonts w:cstheme="minorHAnsi"/>
              <w:sz w:val="18"/>
              <w:szCs w:val="18"/>
            </w:rPr>
            <w:t>, O.</w:t>
          </w:r>
          <w:r w:rsidRPr="00F528FA">
            <w:rPr>
              <w:rFonts w:cstheme="minorHAnsi"/>
              <w:sz w:val="18"/>
              <w:szCs w:val="18"/>
            </w:rPr>
            <w:t>, Argallero Fernández</w:t>
          </w:r>
          <w:r w:rsidR="00FE75A8" w:rsidRPr="00F528FA">
            <w:rPr>
              <w:rFonts w:cstheme="minorHAnsi"/>
              <w:sz w:val="18"/>
              <w:szCs w:val="18"/>
            </w:rPr>
            <w:t>, P.</w:t>
          </w:r>
          <w:r w:rsidRPr="00F528FA">
            <w:rPr>
              <w:rFonts w:cstheme="minorHAnsi"/>
              <w:sz w:val="18"/>
              <w:szCs w:val="18"/>
            </w:rPr>
            <w:t>, Verde Hopson</w:t>
          </w:r>
          <w:r w:rsidR="00F528FA" w:rsidRPr="00F528FA">
            <w:rPr>
              <w:rFonts w:cstheme="minorHAnsi"/>
              <w:sz w:val="18"/>
              <w:szCs w:val="18"/>
            </w:rPr>
            <w:t>, M.</w:t>
          </w:r>
          <w:r w:rsidRPr="00F528FA">
            <w:rPr>
              <w:rFonts w:cstheme="minorHAnsi"/>
              <w:sz w:val="18"/>
              <w:szCs w:val="18"/>
            </w:rPr>
            <w:t>, Warzynski Abril</w:t>
          </w:r>
          <w:r w:rsidR="00F528FA" w:rsidRPr="00F528FA">
            <w:rPr>
              <w:rFonts w:cstheme="minorHAnsi"/>
              <w:sz w:val="18"/>
              <w:szCs w:val="18"/>
            </w:rPr>
            <w:t>, D. L.</w:t>
          </w:r>
        </w:p>
      </w:tc>
      <w:tc>
        <w:tcPr>
          <w:tcW w:w="732" w:type="dxa"/>
          <w:vAlign w:val="center"/>
        </w:tcPr>
        <w:p w14:paraId="3C91CD9E" w14:textId="77777777" w:rsidR="00201F51" w:rsidRPr="00F528FA" w:rsidRDefault="00201F51" w:rsidP="006A42B8">
          <w:pPr>
            <w:pStyle w:val="Piedepgina"/>
            <w:jc w:val="right"/>
            <w:rPr>
              <w:rFonts w:cstheme="minorHAnsi"/>
              <w:sz w:val="18"/>
              <w:szCs w:val="18"/>
            </w:rPr>
          </w:pPr>
          <w:r w:rsidRPr="00F528FA">
            <w:rPr>
              <w:rFonts w:cstheme="minorHAnsi"/>
              <w:sz w:val="18"/>
              <w:szCs w:val="18"/>
            </w:rPr>
            <w:t>©2024</w:t>
          </w:r>
        </w:p>
      </w:tc>
    </w:tr>
    <w:sdt>
      <w:sdtPr>
        <w:rPr>
          <w:rFonts w:cstheme="minorHAnsi"/>
          <w:sz w:val="18"/>
          <w:szCs w:val="18"/>
        </w:rPr>
        <w:id w:val="-85772328"/>
        <w:docPartObj>
          <w:docPartGallery w:val="Page Numbers (Bottom of Page)"/>
          <w:docPartUnique/>
        </w:docPartObj>
      </w:sdtPr>
      <w:sdtContent>
        <w:tr w:rsidR="002D07EF" w:rsidRPr="00F528FA" w14:paraId="539064E1" w14:textId="77777777" w:rsidTr="008C1E98">
          <w:tc>
            <w:tcPr>
              <w:tcW w:w="4815" w:type="dxa"/>
              <w:gridSpan w:val="2"/>
              <w:tcBorders>
                <w:right w:val="nil"/>
              </w:tcBorders>
              <w:vAlign w:val="center"/>
            </w:tcPr>
            <w:p w14:paraId="6615BF43" w14:textId="3926F5C6" w:rsidR="002D07EF" w:rsidRPr="00F528FA" w:rsidRDefault="002D07EF" w:rsidP="002D07EF">
              <w:pPr>
                <w:pStyle w:val="Piedepgina"/>
                <w:jc w:val="left"/>
                <w:rPr>
                  <w:rFonts w:cstheme="minorHAnsi"/>
                  <w:sz w:val="18"/>
                  <w:szCs w:val="18"/>
                </w:rPr>
              </w:pPr>
              <w:r w:rsidRPr="00F528FA">
                <w:rPr>
                  <w:rFonts w:cstheme="minorHAnsi"/>
                  <w:sz w:val="18"/>
                  <w:szCs w:val="18"/>
                </w:rPr>
                <w:t>Escuela de Ingeniería Informática</w:t>
              </w:r>
              <w:r>
                <w:rPr>
                  <w:rFonts w:cstheme="minorHAnsi"/>
                  <w:sz w:val="18"/>
                  <w:szCs w:val="18"/>
                </w:rPr>
                <w:t>, U</w:t>
              </w:r>
              <w:r w:rsidRPr="00F528FA">
                <w:rPr>
                  <w:rFonts w:cstheme="minorHAnsi"/>
                  <w:sz w:val="18"/>
                  <w:szCs w:val="18"/>
                </w:rPr>
                <w:t>niversidad de Oviedo</w:t>
              </w:r>
            </w:p>
          </w:tc>
          <w:tc>
            <w:tcPr>
              <w:tcW w:w="992" w:type="dxa"/>
              <w:tcBorders>
                <w:left w:val="nil"/>
              </w:tcBorders>
              <w:vAlign w:val="center"/>
            </w:tcPr>
            <w:p w14:paraId="6B57550A" w14:textId="77777777" w:rsidR="002D07EF" w:rsidRPr="00F528FA" w:rsidRDefault="002D07EF" w:rsidP="002D07EF">
              <w:pPr>
                <w:pStyle w:val="Piedepgina"/>
                <w:jc w:val="right"/>
                <w:rPr>
                  <w:rFonts w:cstheme="minorHAnsi"/>
                  <w:sz w:val="18"/>
                  <w:szCs w:val="18"/>
                </w:rPr>
              </w:pPr>
              <w:r w:rsidRPr="00F528FA">
                <w:rPr>
                  <w:noProof/>
                  <w:sz w:val="18"/>
                  <w:szCs w:val="18"/>
                </w:rPr>
                <w:t xml:space="preserve"> </w:t>
              </w:r>
              <w:r w:rsidRPr="00F528FA">
                <w:rPr>
                  <w:noProof/>
                  <w:sz w:val="18"/>
                  <w:szCs w:val="18"/>
                  <w:lang w:eastAsia="es-ES"/>
                </w:rPr>
                <w:drawing>
                  <wp:inline distT="0" distB="0" distL="0" distR="0" wp14:anchorId="4E5FD703" wp14:editId="4DC85EA3">
                    <wp:extent cx="207871" cy="209016"/>
                    <wp:effectExtent l="0" t="0" r="1905" b="635"/>
                    <wp:docPr id="1158691701" name="Imagen 1158691701" descr="Escuela de Ingeniería Informática - Inic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cuela de Ingeniería Informática - Inicio"/>
                            <pic:cNvPicPr>
                              <a:picLocks noChangeAspect="1" noChangeArrowheads="1"/>
                            </pic:cNvPicPr>
                          </pic:nvPicPr>
                          <pic:blipFill rotWithShape="1">
                            <a:blip r:embed="rId1" cstate="print">
                              <a:extLst>
                                <a:ext uri="{28A0092B-C50C-407E-A947-70E740481C1C}">
                                  <a14:useLocalDpi xmlns:a14="http://schemas.microsoft.com/office/drawing/2010/main" val="0"/>
                                </a:ext>
                              </a:extLst>
                            </a:blip>
                            <a:srcRect t="12549" r="62548" b="12141"/>
                            <a:stretch/>
                          </pic:blipFill>
                          <pic:spPr bwMode="auto">
                            <a:xfrm>
                              <a:off x="0" y="0"/>
                              <a:ext cx="216611" cy="217804"/>
                            </a:xfrm>
                            <a:prstGeom prst="rect">
                              <a:avLst/>
                            </a:prstGeom>
                            <a:noFill/>
                            <a:ln>
                              <a:noFill/>
                            </a:ln>
                            <a:extLst>
                              <a:ext uri="{53640926-AAD7-44D8-BBD7-CCE9431645EC}">
                                <a14:shadowObscured xmlns:a14="http://schemas.microsoft.com/office/drawing/2010/main"/>
                              </a:ext>
                            </a:extLst>
                          </pic:spPr>
                        </pic:pic>
                      </a:graphicData>
                    </a:graphic>
                  </wp:inline>
                </w:drawing>
              </w:r>
              <w:r w:rsidRPr="00F528FA">
                <w:rPr>
                  <w:noProof/>
                  <w:sz w:val="18"/>
                  <w:szCs w:val="18"/>
                </w:rPr>
                <w:drawing>
                  <wp:inline distT="0" distB="0" distL="0" distR="0" wp14:anchorId="1AE3772C" wp14:editId="235F924D">
                    <wp:extent cx="235390" cy="184127"/>
                    <wp:effectExtent l="0" t="0" r="0" b="6985"/>
                    <wp:docPr id="1404691863" name="Imagen 1" descr="Imagen que contiene 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174155" name="Imagen 1" descr="Imagen que contiene Icono&#10;&#10;Descripción generada automáticamente"/>
                            <pic:cNvPicPr/>
                          </pic:nvPicPr>
                          <pic:blipFill>
                            <a:blip r:embed="rId2">
                              <a:clrChange>
                                <a:clrFrom>
                                  <a:srgbClr val="E6E6E6"/>
                                </a:clrFrom>
                                <a:clrTo>
                                  <a:srgbClr val="E6E6E6">
                                    <a:alpha val="0"/>
                                  </a:srgbClr>
                                </a:clrTo>
                              </a:clrChange>
                            </a:blip>
                            <a:stretch>
                              <a:fillRect/>
                            </a:stretch>
                          </pic:blipFill>
                          <pic:spPr>
                            <a:xfrm>
                              <a:off x="0" y="0"/>
                              <a:ext cx="252955" cy="197867"/>
                            </a:xfrm>
                            <a:prstGeom prst="rect">
                              <a:avLst/>
                            </a:prstGeom>
                          </pic:spPr>
                        </pic:pic>
                      </a:graphicData>
                    </a:graphic>
                  </wp:inline>
                </w:drawing>
              </w:r>
            </w:p>
          </w:tc>
          <w:tc>
            <w:tcPr>
              <w:tcW w:w="1559" w:type="dxa"/>
              <w:gridSpan w:val="2"/>
              <w:vAlign w:val="center"/>
            </w:tcPr>
            <w:p w14:paraId="75786D14" w14:textId="32A4792E" w:rsidR="002D07EF" w:rsidRPr="00F528FA" w:rsidRDefault="002D07EF" w:rsidP="00996CC0">
              <w:pPr>
                <w:pStyle w:val="Piedepgina"/>
                <w:jc w:val="center"/>
                <w:rPr>
                  <w:rFonts w:cstheme="minorHAnsi"/>
                  <w:sz w:val="18"/>
                  <w:szCs w:val="18"/>
                </w:rPr>
              </w:pPr>
              <w:r w:rsidRPr="00F528FA">
                <w:rPr>
                  <w:rFonts w:cstheme="minorHAnsi"/>
                  <w:sz w:val="18"/>
                  <w:szCs w:val="18"/>
                </w:rPr>
                <w:t>STS-UNE 157801</w:t>
              </w:r>
            </w:p>
          </w:tc>
          <w:tc>
            <w:tcPr>
              <w:tcW w:w="1128" w:type="dxa"/>
              <w:gridSpan w:val="2"/>
              <w:vAlign w:val="center"/>
            </w:tcPr>
            <w:p w14:paraId="3F1CEBD7" w14:textId="28245057" w:rsidR="002D07EF" w:rsidRPr="00F528FA" w:rsidRDefault="002D07EF" w:rsidP="002D07EF">
              <w:pPr>
                <w:pStyle w:val="Piedepgina"/>
                <w:jc w:val="right"/>
                <w:rPr>
                  <w:rFonts w:cstheme="minorHAnsi"/>
                  <w:sz w:val="18"/>
                  <w:szCs w:val="18"/>
                </w:rPr>
              </w:pPr>
              <w:r>
                <w:rPr>
                  <w:rFonts w:cstheme="minorHAnsi"/>
                  <w:sz w:val="18"/>
                  <w:szCs w:val="18"/>
                </w:rPr>
                <w:t>DPPI24-E11</w:t>
              </w:r>
            </w:p>
          </w:tc>
        </w:tr>
      </w:sdtContent>
    </w:sdt>
    <w:tr w:rsidR="002D07EF" w:rsidRPr="00F528FA" w14:paraId="12CA6FDD" w14:textId="77777777" w:rsidTr="00D67551">
      <w:tc>
        <w:tcPr>
          <w:tcW w:w="7062" w:type="dxa"/>
          <w:gridSpan w:val="4"/>
          <w:vAlign w:val="center"/>
        </w:tcPr>
        <w:p w14:paraId="657AFA68" w14:textId="77777777" w:rsidR="002D07EF" w:rsidRPr="00F528FA" w:rsidRDefault="002D07EF" w:rsidP="002D07EF">
          <w:pPr>
            <w:pStyle w:val="Piedepgina"/>
            <w:jc w:val="left"/>
            <w:rPr>
              <w:rFonts w:cstheme="minorHAnsi"/>
              <w:sz w:val="18"/>
              <w:szCs w:val="18"/>
            </w:rPr>
          </w:pPr>
          <w:r w:rsidRPr="00F528FA">
            <w:rPr>
              <w:rFonts w:cstheme="minorHAnsi"/>
              <w:sz w:val="18"/>
              <w:szCs w:val="18"/>
            </w:rPr>
            <w:t>Dirección y Planificación de Proyectos Informáticos (</w:t>
          </w:r>
          <w:r w:rsidRPr="00F528FA">
            <w:rPr>
              <w:rFonts w:cstheme="minorHAnsi"/>
              <w:i/>
              <w:iCs/>
              <w:sz w:val="18"/>
              <w:szCs w:val="18"/>
            </w:rPr>
            <w:t>DPPI</w:t>
          </w:r>
          <w:r w:rsidRPr="00F528FA">
            <w:rPr>
              <w:rFonts w:cstheme="minorHAnsi"/>
              <w:sz w:val="18"/>
              <w:szCs w:val="18"/>
            </w:rPr>
            <w:t xml:space="preserve">) </w:t>
          </w:r>
        </w:p>
        <w:p w14:paraId="39E54C7C" w14:textId="77777777" w:rsidR="002D07EF" w:rsidRPr="00F528FA" w:rsidRDefault="002D07EF" w:rsidP="002D07EF">
          <w:pPr>
            <w:pStyle w:val="Piedepgina"/>
            <w:jc w:val="left"/>
            <w:rPr>
              <w:rFonts w:cstheme="minorHAnsi"/>
              <w:sz w:val="18"/>
              <w:szCs w:val="18"/>
            </w:rPr>
          </w:pPr>
          <w:r w:rsidRPr="00F528FA">
            <w:rPr>
              <w:rFonts w:cstheme="minorHAnsi"/>
              <w:sz w:val="18"/>
              <w:szCs w:val="18"/>
            </w:rPr>
            <w:t>Convocatoria ordinaria 2024</w:t>
          </w:r>
        </w:p>
      </w:tc>
      <w:tc>
        <w:tcPr>
          <w:tcW w:w="1432" w:type="dxa"/>
          <w:gridSpan w:val="3"/>
          <w:vAlign w:val="center"/>
        </w:tcPr>
        <w:p w14:paraId="2CB40FAF" w14:textId="72038567" w:rsidR="002D07EF" w:rsidRPr="00F528FA" w:rsidRDefault="002D07EF" w:rsidP="002D07EF">
          <w:pPr>
            <w:pStyle w:val="Piedepgina"/>
            <w:jc w:val="right"/>
            <w:rPr>
              <w:rFonts w:cstheme="minorHAnsi"/>
              <w:sz w:val="18"/>
              <w:szCs w:val="18"/>
            </w:rPr>
          </w:pPr>
          <w:r w:rsidRPr="00F528FA">
            <w:rPr>
              <w:rFonts w:cstheme="minorHAnsi"/>
              <w:sz w:val="18"/>
              <w:szCs w:val="18"/>
            </w:rPr>
            <w:t xml:space="preserve">Hoja </w:t>
          </w:r>
          <w:r w:rsidRPr="00F528FA">
            <w:rPr>
              <w:rFonts w:cstheme="minorHAnsi"/>
              <w:b/>
              <w:bCs/>
              <w:sz w:val="18"/>
              <w:szCs w:val="18"/>
            </w:rPr>
            <w:fldChar w:fldCharType="begin"/>
          </w:r>
          <w:r w:rsidRPr="00F528FA">
            <w:rPr>
              <w:rFonts w:cstheme="minorHAnsi"/>
              <w:b/>
              <w:bCs/>
              <w:sz w:val="18"/>
              <w:szCs w:val="18"/>
            </w:rPr>
            <w:instrText>PAGE  \* Arabic  \* MERGEFORMAT</w:instrText>
          </w:r>
          <w:r w:rsidRPr="00F528FA">
            <w:rPr>
              <w:rFonts w:cstheme="minorHAnsi"/>
              <w:b/>
              <w:bCs/>
              <w:sz w:val="18"/>
              <w:szCs w:val="18"/>
            </w:rPr>
            <w:fldChar w:fldCharType="separate"/>
          </w:r>
          <w:r w:rsidRPr="00F528FA">
            <w:rPr>
              <w:rFonts w:cstheme="minorHAnsi"/>
              <w:b/>
              <w:bCs/>
              <w:sz w:val="18"/>
              <w:szCs w:val="18"/>
            </w:rPr>
            <w:t>1</w:t>
          </w:r>
          <w:r w:rsidRPr="00F528FA">
            <w:rPr>
              <w:rFonts w:cstheme="minorHAnsi"/>
              <w:b/>
              <w:bCs/>
              <w:sz w:val="18"/>
              <w:szCs w:val="18"/>
            </w:rPr>
            <w:fldChar w:fldCharType="end"/>
          </w:r>
          <w:r w:rsidRPr="00F528FA">
            <w:rPr>
              <w:rFonts w:cstheme="minorHAnsi"/>
              <w:sz w:val="18"/>
              <w:szCs w:val="18"/>
            </w:rPr>
            <w:t xml:space="preserve"> de </w:t>
          </w:r>
          <w:r w:rsidRPr="00F528FA">
            <w:rPr>
              <w:rFonts w:cstheme="minorHAnsi"/>
              <w:b/>
              <w:bCs/>
              <w:sz w:val="18"/>
              <w:szCs w:val="18"/>
            </w:rPr>
            <w:fldChar w:fldCharType="begin"/>
          </w:r>
          <w:r w:rsidRPr="00F528FA">
            <w:rPr>
              <w:rFonts w:cstheme="minorHAnsi"/>
              <w:b/>
              <w:bCs/>
              <w:sz w:val="18"/>
              <w:szCs w:val="18"/>
            </w:rPr>
            <w:instrText xml:space="preserve"> SECTIONPAGES   \* MERGEFORMAT </w:instrText>
          </w:r>
          <w:r w:rsidRPr="00F528FA">
            <w:rPr>
              <w:rFonts w:cstheme="minorHAnsi"/>
              <w:b/>
              <w:bCs/>
              <w:sz w:val="18"/>
              <w:szCs w:val="18"/>
            </w:rPr>
            <w:fldChar w:fldCharType="separate"/>
          </w:r>
          <w:r w:rsidR="00911FC1">
            <w:rPr>
              <w:rFonts w:cstheme="minorHAnsi"/>
              <w:b/>
              <w:bCs/>
              <w:noProof/>
              <w:sz w:val="18"/>
              <w:szCs w:val="18"/>
            </w:rPr>
            <w:t>184</w:t>
          </w:r>
          <w:r w:rsidRPr="00F528FA">
            <w:rPr>
              <w:rFonts w:cstheme="minorHAnsi"/>
              <w:b/>
              <w:bCs/>
              <w:sz w:val="18"/>
              <w:szCs w:val="18"/>
            </w:rPr>
            <w:fldChar w:fldCharType="end"/>
          </w:r>
        </w:p>
      </w:tc>
    </w:tr>
  </w:tbl>
  <w:p w14:paraId="7B32291A" w14:textId="77777777" w:rsidR="00201F51" w:rsidRDefault="00201F51">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653E47" w14:textId="77777777" w:rsidR="008E3614" w:rsidRDefault="008E3614" w:rsidP="00AA28BA">
      <w:pPr>
        <w:spacing w:after="0" w:line="240" w:lineRule="auto"/>
      </w:pPr>
      <w:r>
        <w:separator/>
      </w:r>
    </w:p>
  </w:footnote>
  <w:footnote w:type="continuationSeparator" w:id="0">
    <w:p w14:paraId="10372740" w14:textId="77777777" w:rsidR="008E3614" w:rsidRDefault="008E3614" w:rsidP="00AA28BA">
      <w:pPr>
        <w:spacing w:after="0" w:line="240" w:lineRule="auto"/>
      </w:pPr>
      <w:r>
        <w:continuationSeparator/>
      </w:r>
    </w:p>
  </w:footnote>
  <w:footnote w:type="continuationNotice" w:id="1">
    <w:p w14:paraId="4DFCEABE" w14:textId="77777777" w:rsidR="008E3614" w:rsidRDefault="008E3614">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DF4A25" w14:textId="721578FD" w:rsidR="0070282C" w:rsidRDefault="00DA24DE">
    <w:pPr>
      <w:pStyle w:val="Encabezado"/>
    </w:pPr>
    <w:r>
      <w:rPr>
        <w:noProof/>
      </w:rPr>
      <w:pict w14:anchorId="56CF845B">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36457907" o:spid="_x0000_s1026" type="#_x0000_t136" style="position:absolute;left:0;text-align:left;margin-left:0;margin-top:0;width:461.15pt;height:138.35pt;rotation:315;z-index:-251658240;mso-position-horizontal:center;mso-position-horizontal-relative:margin;mso-position-vertical:center;mso-position-vertical-relative:margin" o:allowincell="f" fillcolor="#d8d8d8 [2732]" stroked="f">
          <v:fill opacity=".5"/>
          <v:textpath style="font-family:&quot;Calibri&quot;;font-size:1pt" string="DPPI24-E11"/>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857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296"/>
      <w:gridCol w:w="236"/>
      <w:gridCol w:w="2296"/>
      <w:gridCol w:w="236"/>
      <w:gridCol w:w="4509"/>
    </w:tblGrid>
    <w:tr w:rsidR="00AA28BA" w14:paraId="180D7962" w14:textId="77777777" w:rsidTr="009D5743">
      <w:trPr>
        <w:trHeight w:val="274"/>
      </w:trPr>
      <w:tc>
        <w:tcPr>
          <w:tcW w:w="1296" w:type="dxa"/>
          <w:vMerge w:val="restart"/>
          <w:vAlign w:val="center"/>
        </w:tcPr>
        <w:p w14:paraId="039CD23B" w14:textId="77777777" w:rsidR="00AA28BA" w:rsidRDefault="00AA28BA" w:rsidP="00AA28BA">
          <w:pPr>
            <w:pStyle w:val="Encabezado"/>
            <w:jc w:val="center"/>
          </w:pPr>
          <w:r>
            <w:rPr>
              <w:noProof/>
            </w:rPr>
            <w:drawing>
              <wp:inline distT="0" distB="0" distL="0" distR="0" wp14:anchorId="24034FF2" wp14:editId="2E1EB94D">
                <wp:extent cx="679640" cy="531628"/>
                <wp:effectExtent l="0" t="0" r="6350" b="1905"/>
                <wp:docPr id="1925010370" name="Imagen 1" descr="Imagen que contiene 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174155" name="Imagen 1" descr="Imagen que contiene Icono&#10;&#10;Descripción generada automáticamente"/>
                        <pic:cNvPicPr/>
                      </pic:nvPicPr>
                      <pic:blipFill>
                        <a:blip r:embed="rId1">
                          <a:clrChange>
                            <a:clrFrom>
                              <a:srgbClr val="E6E6E6"/>
                            </a:clrFrom>
                            <a:clrTo>
                              <a:srgbClr val="E6E6E6">
                                <a:alpha val="0"/>
                              </a:srgbClr>
                            </a:clrTo>
                          </a:clrChange>
                        </a:blip>
                        <a:stretch>
                          <a:fillRect/>
                        </a:stretch>
                      </pic:blipFill>
                      <pic:spPr>
                        <a:xfrm>
                          <a:off x="0" y="0"/>
                          <a:ext cx="706673" cy="552773"/>
                        </a:xfrm>
                        <a:prstGeom prst="rect">
                          <a:avLst/>
                        </a:prstGeom>
                      </pic:spPr>
                    </pic:pic>
                  </a:graphicData>
                </a:graphic>
              </wp:inline>
            </w:drawing>
          </w:r>
        </w:p>
      </w:tc>
      <w:tc>
        <w:tcPr>
          <w:tcW w:w="236" w:type="dxa"/>
          <w:vMerge w:val="restart"/>
        </w:tcPr>
        <w:p w14:paraId="3239D7E8" w14:textId="77777777" w:rsidR="00AA28BA" w:rsidRDefault="00AA28BA" w:rsidP="00AA28BA">
          <w:pPr>
            <w:pStyle w:val="Encabezado"/>
          </w:pPr>
        </w:p>
      </w:tc>
      <w:tc>
        <w:tcPr>
          <w:tcW w:w="2296" w:type="dxa"/>
          <w:vMerge w:val="restart"/>
        </w:tcPr>
        <w:p w14:paraId="701CBB24" w14:textId="77777777" w:rsidR="00AA28BA" w:rsidRPr="009C6785" w:rsidRDefault="00AA28BA" w:rsidP="00AA28BA">
          <w:pPr>
            <w:pStyle w:val="Encabezado"/>
            <w:spacing w:after="60"/>
            <w:rPr>
              <w:rFonts w:ascii="Georgia" w:hAnsi="Georgia"/>
              <w:color w:val="777777"/>
              <w:sz w:val="20"/>
              <w:szCs w:val="20"/>
            </w:rPr>
          </w:pPr>
          <w:r w:rsidRPr="009C6785">
            <w:rPr>
              <w:rFonts w:ascii="Georgia" w:hAnsi="Georgia"/>
              <w:color w:val="777777"/>
              <w:sz w:val="20"/>
              <w:szCs w:val="20"/>
            </w:rPr>
            <w:t>Universidad de Oviedo</w:t>
          </w:r>
        </w:p>
        <w:p w14:paraId="19444872" w14:textId="77777777" w:rsidR="00AA28BA" w:rsidRPr="009C6785" w:rsidRDefault="00AA28BA" w:rsidP="00AA28BA">
          <w:pPr>
            <w:pStyle w:val="Encabezado"/>
            <w:spacing w:after="60"/>
            <w:rPr>
              <w:rFonts w:ascii="Georgia" w:hAnsi="Georgia"/>
              <w:color w:val="777777"/>
              <w:sz w:val="20"/>
              <w:szCs w:val="20"/>
            </w:rPr>
          </w:pPr>
          <w:r w:rsidRPr="009C6785">
            <w:rPr>
              <w:rFonts w:ascii="Georgia" w:hAnsi="Georgia"/>
              <w:color w:val="777777"/>
              <w:sz w:val="20"/>
              <w:szCs w:val="20"/>
            </w:rPr>
            <w:t>Universidá d’Uviéu</w:t>
          </w:r>
        </w:p>
        <w:p w14:paraId="6B9BF456" w14:textId="77777777" w:rsidR="00AA28BA" w:rsidRDefault="00AA28BA" w:rsidP="00AA28BA">
          <w:pPr>
            <w:pStyle w:val="Encabezado"/>
          </w:pPr>
          <w:r w:rsidRPr="009C6785">
            <w:rPr>
              <w:rFonts w:ascii="Georgia" w:hAnsi="Georgia"/>
              <w:color w:val="777777"/>
              <w:sz w:val="20"/>
              <w:szCs w:val="20"/>
            </w:rPr>
            <w:t xml:space="preserve">University </w:t>
          </w:r>
          <w:r w:rsidRPr="00847E07">
            <w:rPr>
              <w:rFonts w:ascii="Georgia" w:hAnsi="Georgia"/>
              <w:color w:val="777777"/>
            </w:rPr>
            <w:t>of Oviedo</w:t>
          </w:r>
        </w:p>
      </w:tc>
      <w:tc>
        <w:tcPr>
          <w:tcW w:w="236" w:type="dxa"/>
          <w:vMerge w:val="restart"/>
        </w:tcPr>
        <w:p w14:paraId="58F9668D" w14:textId="77777777" w:rsidR="00AA28BA" w:rsidRDefault="00AA28BA" w:rsidP="00AA28BA">
          <w:pPr>
            <w:pStyle w:val="Encabezado"/>
          </w:pPr>
        </w:p>
      </w:tc>
      <w:tc>
        <w:tcPr>
          <w:tcW w:w="4509" w:type="dxa"/>
        </w:tcPr>
        <w:p w14:paraId="72E00ADB" w14:textId="3D9A90BF" w:rsidR="00AA28BA" w:rsidRPr="007B468F" w:rsidRDefault="0088311A" w:rsidP="00AA28BA">
          <w:pPr>
            <w:pStyle w:val="Encabezado"/>
            <w:jc w:val="right"/>
            <w:rPr>
              <w:rFonts w:ascii="Georgia" w:hAnsi="Georgia"/>
              <w:color w:val="777777"/>
              <w:sz w:val="12"/>
              <w:szCs w:val="20"/>
            </w:rPr>
          </w:pPr>
          <w:r>
            <w:rPr>
              <w:rFonts w:ascii="Georgia" w:hAnsi="Georgia"/>
              <w:color w:val="777777"/>
              <w:sz w:val="12"/>
              <w:szCs w:val="20"/>
            </w:rPr>
            <w:t>Teixeira González, Omar</w:t>
          </w:r>
        </w:p>
      </w:tc>
    </w:tr>
    <w:tr w:rsidR="00AA28BA" w14:paraId="1B6197B0" w14:textId="77777777" w:rsidTr="009D5743">
      <w:trPr>
        <w:trHeight w:val="269"/>
      </w:trPr>
      <w:tc>
        <w:tcPr>
          <w:tcW w:w="1296" w:type="dxa"/>
          <w:vMerge/>
          <w:vAlign w:val="center"/>
        </w:tcPr>
        <w:p w14:paraId="57F667F6" w14:textId="77777777" w:rsidR="00AA28BA" w:rsidRDefault="00AA28BA" w:rsidP="00AA28BA">
          <w:pPr>
            <w:pStyle w:val="Encabezado"/>
            <w:jc w:val="center"/>
            <w:rPr>
              <w:noProof/>
            </w:rPr>
          </w:pPr>
        </w:p>
      </w:tc>
      <w:tc>
        <w:tcPr>
          <w:tcW w:w="236" w:type="dxa"/>
          <w:vMerge/>
        </w:tcPr>
        <w:p w14:paraId="22FF2D86" w14:textId="77777777" w:rsidR="00AA28BA" w:rsidRDefault="00AA28BA" w:rsidP="00AA28BA">
          <w:pPr>
            <w:pStyle w:val="Encabezado"/>
          </w:pPr>
        </w:p>
      </w:tc>
      <w:tc>
        <w:tcPr>
          <w:tcW w:w="2296" w:type="dxa"/>
          <w:vMerge/>
        </w:tcPr>
        <w:p w14:paraId="32822966" w14:textId="77777777" w:rsidR="00AA28BA" w:rsidRPr="009C6785" w:rsidRDefault="00AA28BA" w:rsidP="00AA28BA">
          <w:pPr>
            <w:pStyle w:val="Encabezado"/>
            <w:spacing w:after="60"/>
            <w:rPr>
              <w:rFonts w:ascii="Georgia" w:hAnsi="Georgia"/>
              <w:color w:val="777777"/>
              <w:sz w:val="20"/>
              <w:szCs w:val="20"/>
            </w:rPr>
          </w:pPr>
        </w:p>
      </w:tc>
      <w:tc>
        <w:tcPr>
          <w:tcW w:w="236" w:type="dxa"/>
          <w:vMerge/>
        </w:tcPr>
        <w:p w14:paraId="467AFEFA" w14:textId="77777777" w:rsidR="00AA28BA" w:rsidRDefault="00AA28BA" w:rsidP="00AA28BA">
          <w:pPr>
            <w:pStyle w:val="Encabezado"/>
          </w:pPr>
        </w:p>
      </w:tc>
      <w:tc>
        <w:tcPr>
          <w:tcW w:w="4509" w:type="dxa"/>
        </w:tcPr>
        <w:p w14:paraId="77949D40" w14:textId="6DAFBC43" w:rsidR="00AA28BA" w:rsidRPr="007B468F" w:rsidRDefault="0088311A" w:rsidP="00AA28BA">
          <w:pPr>
            <w:pStyle w:val="Encabezado"/>
            <w:jc w:val="right"/>
            <w:rPr>
              <w:rFonts w:ascii="Georgia" w:hAnsi="Georgia"/>
              <w:color w:val="777777"/>
              <w:sz w:val="12"/>
              <w:szCs w:val="20"/>
            </w:rPr>
          </w:pPr>
          <w:r>
            <w:rPr>
              <w:rFonts w:ascii="Georgia" w:hAnsi="Georgia"/>
              <w:color w:val="777777"/>
              <w:sz w:val="12"/>
              <w:szCs w:val="20"/>
            </w:rPr>
            <w:t>Argallero Fernández, Pablo</w:t>
          </w:r>
        </w:p>
      </w:tc>
    </w:tr>
    <w:tr w:rsidR="00AA28BA" w14:paraId="35951135" w14:textId="77777777" w:rsidTr="009D5743">
      <w:trPr>
        <w:trHeight w:val="272"/>
      </w:trPr>
      <w:tc>
        <w:tcPr>
          <w:tcW w:w="1296" w:type="dxa"/>
          <w:vMerge/>
          <w:vAlign w:val="center"/>
        </w:tcPr>
        <w:p w14:paraId="0A050319" w14:textId="77777777" w:rsidR="00AA28BA" w:rsidRDefault="00AA28BA" w:rsidP="00AA28BA">
          <w:pPr>
            <w:pStyle w:val="Encabezado"/>
            <w:jc w:val="center"/>
            <w:rPr>
              <w:noProof/>
            </w:rPr>
          </w:pPr>
        </w:p>
      </w:tc>
      <w:tc>
        <w:tcPr>
          <w:tcW w:w="236" w:type="dxa"/>
          <w:vMerge/>
        </w:tcPr>
        <w:p w14:paraId="7D54867B" w14:textId="77777777" w:rsidR="00AA28BA" w:rsidRDefault="00AA28BA" w:rsidP="00AA28BA">
          <w:pPr>
            <w:pStyle w:val="Encabezado"/>
          </w:pPr>
        </w:p>
      </w:tc>
      <w:tc>
        <w:tcPr>
          <w:tcW w:w="2296" w:type="dxa"/>
          <w:vMerge/>
        </w:tcPr>
        <w:p w14:paraId="2EB829ED" w14:textId="77777777" w:rsidR="00AA28BA" w:rsidRPr="009C6785" w:rsidRDefault="00AA28BA" w:rsidP="00AA28BA">
          <w:pPr>
            <w:pStyle w:val="Encabezado"/>
            <w:spacing w:after="60"/>
            <w:rPr>
              <w:rFonts w:ascii="Georgia" w:hAnsi="Georgia"/>
              <w:color w:val="777777"/>
              <w:sz w:val="20"/>
              <w:szCs w:val="20"/>
            </w:rPr>
          </w:pPr>
        </w:p>
      </w:tc>
      <w:tc>
        <w:tcPr>
          <w:tcW w:w="236" w:type="dxa"/>
          <w:vMerge/>
        </w:tcPr>
        <w:p w14:paraId="6A2D2BB5" w14:textId="77777777" w:rsidR="00AA28BA" w:rsidRDefault="00AA28BA" w:rsidP="00AA28BA">
          <w:pPr>
            <w:pStyle w:val="Encabezado"/>
          </w:pPr>
        </w:p>
      </w:tc>
      <w:tc>
        <w:tcPr>
          <w:tcW w:w="4509" w:type="dxa"/>
        </w:tcPr>
        <w:p w14:paraId="61F2AAF3" w14:textId="77777777" w:rsidR="00AA28BA" w:rsidRPr="007B468F" w:rsidRDefault="00AA28BA" w:rsidP="00AA28BA">
          <w:pPr>
            <w:pStyle w:val="Encabezado"/>
            <w:jc w:val="right"/>
            <w:rPr>
              <w:rFonts w:ascii="Georgia" w:hAnsi="Georgia"/>
              <w:color w:val="777777"/>
              <w:sz w:val="12"/>
              <w:szCs w:val="20"/>
            </w:rPr>
          </w:pPr>
          <w:r>
            <w:rPr>
              <w:rFonts w:ascii="Georgia" w:hAnsi="Georgia"/>
              <w:color w:val="777777"/>
              <w:sz w:val="12"/>
              <w:szCs w:val="20"/>
            </w:rPr>
            <w:t>Verde Hopson , Mercurio</w:t>
          </w:r>
        </w:p>
      </w:tc>
    </w:tr>
    <w:tr w:rsidR="00AA28BA" w14:paraId="39EE1809" w14:textId="77777777" w:rsidTr="009D5743">
      <w:trPr>
        <w:trHeight w:val="276"/>
      </w:trPr>
      <w:tc>
        <w:tcPr>
          <w:tcW w:w="1296" w:type="dxa"/>
          <w:vMerge/>
          <w:vAlign w:val="center"/>
        </w:tcPr>
        <w:p w14:paraId="32C1EB6E" w14:textId="77777777" w:rsidR="00AA28BA" w:rsidRDefault="00AA28BA" w:rsidP="00AA28BA">
          <w:pPr>
            <w:pStyle w:val="Encabezado"/>
            <w:jc w:val="center"/>
            <w:rPr>
              <w:noProof/>
            </w:rPr>
          </w:pPr>
        </w:p>
      </w:tc>
      <w:tc>
        <w:tcPr>
          <w:tcW w:w="236" w:type="dxa"/>
          <w:vMerge/>
        </w:tcPr>
        <w:p w14:paraId="5471B83F" w14:textId="77777777" w:rsidR="00AA28BA" w:rsidRDefault="00AA28BA" w:rsidP="00AA28BA">
          <w:pPr>
            <w:pStyle w:val="Encabezado"/>
          </w:pPr>
        </w:p>
      </w:tc>
      <w:tc>
        <w:tcPr>
          <w:tcW w:w="2296" w:type="dxa"/>
          <w:vMerge/>
        </w:tcPr>
        <w:p w14:paraId="29B62832" w14:textId="77777777" w:rsidR="00AA28BA" w:rsidRPr="009C6785" w:rsidRDefault="00AA28BA" w:rsidP="00AA28BA">
          <w:pPr>
            <w:pStyle w:val="Encabezado"/>
            <w:spacing w:after="60"/>
            <w:rPr>
              <w:rFonts w:ascii="Georgia" w:hAnsi="Georgia"/>
              <w:color w:val="777777"/>
              <w:sz w:val="20"/>
              <w:szCs w:val="20"/>
            </w:rPr>
          </w:pPr>
        </w:p>
      </w:tc>
      <w:tc>
        <w:tcPr>
          <w:tcW w:w="236" w:type="dxa"/>
          <w:vMerge/>
        </w:tcPr>
        <w:p w14:paraId="4C30E1CD" w14:textId="77777777" w:rsidR="00AA28BA" w:rsidRDefault="00AA28BA" w:rsidP="00AA28BA">
          <w:pPr>
            <w:pStyle w:val="Encabezado"/>
          </w:pPr>
        </w:p>
      </w:tc>
      <w:tc>
        <w:tcPr>
          <w:tcW w:w="4509" w:type="dxa"/>
        </w:tcPr>
        <w:p w14:paraId="0A5354EF" w14:textId="67C6626D" w:rsidR="00AA28BA" w:rsidRPr="007B468F" w:rsidRDefault="00AA28BA" w:rsidP="00AA28BA">
          <w:pPr>
            <w:pStyle w:val="Encabezado"/>
            <w:jc w:val="right"/>
            <w:rPr>
              <w:rFonts w:ascii="Georgia" w:hAnsi="Georgia"/>
              <w:color w:val="777777"/>
              <w:sz w:val="12"/>
              <w:szCs w:val="20"/>
            </w:rPr>
          </w:pPr>
          <w:r>
            <w:rPr>
              <w:rFonts w:ascii="Georgia" w:hAnsi="Georgia"/>
              <w:color w:val="777777"/>
              <w:sz w:val="12"/>
              <w:szCs w:val="20"/>
            </w:rPr>
            <w:t>Warzynski Abri</w:t>
          </w:r>
          <w:r w:rsidR="00F9512E">
            <w:rPr>
              <w:rFonts w:ascii="Georgia" w:hAnsi="Georgia"/>
              <w:color w:val="777777"/>
              <w:sz w:val="12"/>
              <w:szCs w:val="20"/>
            </w:rPr>
            <w:t>l</w:t>
          </w:r>
          <w:r>
            <w:rPr>
              <w:rFonts w:ascii="Georgia" w:hAnsi="Georgia"/>
              <w:color w:val="777777"/>
              <w:sz w:val="12"/>
              <w:szCs w:val="20"/>
            </w:rPr>
            <w:t>, David Leszek</w:t>
          </w:r>
        </w:p>
      </w:tc>
    </w:tr>
    <w:tr w:rsidR="00AA28BA" w:rsidRPr="00847E07" w14:paraId="61235867" w14:textId="77777777" w:rsidTr="009D5743">
      <w:tc>
        <w:tcPr>
          <w:tcW w:w="1296" w:type="dxa"/>
          <w:tcBorders>
            <w:bottom w:val="single" w:sz="8" w:space="0" w:color="777777"/>
          </w:tcBorders>
        </w:tcPr>
        <w:p w14:paraId="7E1CE87C" w14:textId="77777777" w:rsidR="00AA28BA" w:rsidRPr="00847E07" w:rsidRDefault="00AA28BA" w:rsidP="00AA28BA">
          <w:pPr>
            <w:pStyle w:val="Encabezado"/>
            <w:rPr>
              <w:sz w:val="4"/>
              <w:szCs w:val="4"/>
            </w:rPr>
          </w:pPr>
        </w:p>
      </w:tc>
      <w:tc>
        <w:tcPr>
          <w:tcW w:w="236" w:type="dxa"/>
        </w:tcPr>
        <w:p w14:paraId="360FC75F" w14:textId="77777777" w:rsidR="00AA28BA" w:rsidRPr="00847E07" w:rsidRDefault="00AA28BA" w:rsidP="00AA28BA">
          <w:pPr>
            <w:pStyle w:val="Encabezado"/>
            <w:rPr>
              <w:sz w:val="4"/>
              <w:szCs w:val="4"/>
            </w:rPr>
          </w:pPr>
        </w:p>
      </w:tc>
      <w:tc>
        <w:tcPr>
          <w:tcW w:w="2296" w:type="dxa"/>
          <w:tcBorders>
            <w:bottom w:val="single" w:sz="36" w:space="0" w:color="B86125"/>
          </w:tcBorders>
        </w:tcPr>
        <w:p w14:paraId="166057C3" w14:textId="77777777" w:rsidR="00AA28BA" w:rsidRPr="00847E07" w:rsidRDefault="00AA28BA" w:rsidP="00AA28BA">
          <w:pPr>
            <w:pStyle w:val="Encabezado"/>
            <w:rPr>
              <w:sz w:val="4"/>
              <w:szCs w:val="4"/>
            </w:rPr>
          </w:pPr>
        </w:p>
      </w:tc>
      <w:tc>
        <w:tcPr>
          <w:tcW w:w="236" w:type="dxa"/>
        </w:tcPr>
        <w:p w14:paraId="09139BED" w14:textId="77777777" w:rsidR="00AA28BA" w:rsidRPr="00847E07" w:rsidRDefault="00AA28BA" w:rsidP="00AA28BA">
          <w:pPr>
            <w:pStyle w:val="Encabezado"/>
            <w:rPr>
              <w:sz w:val="4"/>
              <w:szCs w:val="4"/>
            </w:rPr>
          </w:pPr>
        </w:p>
      </w:tc>
      <w:tc>
        <w:tcPr>
          <w:tcW w:w="4509" w:type="dxa"/>
          <w:tcBorders>
            <w:bottom w:val="single" w:sz="8" w:space="0" w:color="777777"/>
          </w:tcBorders>
        </w:tcPr>
        <w:p w14:paraId="50517C88" w14:textId="77777777" w:rsidR="00AA28BA" w:rsidRPr="00847E07" w:rsidRDefault="00AA28BA" w:rsidP="00AA28BA">
          <w:pPr>
            <w:pStyle w:val="Encabezado"/>
            <w:rPr>
              <w:sz w:val="4"/>
              <w:szCs w:val="4"/>
            </w:rPr>
          </w:pPr>
        </w:p>
      </w:tc>
    </w:tr>
  </w:tbl>
  <w:p w14:paraId="347717F1" w14:textId="7B2B1391" w:rsidR="00AA28BA" w:rsidRDefault="00DA24DE" w:rsidP="00AA28BA">
    <w:pPr>
      <w:pStyle w:val="Encabezado"/>
    </w:pPr>
    <w:r>
      <w:rPr>
        <w:noProof/>
      </w:rPr>
      <w:pict w14:anchorId="295DD629">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36457908" o:spid="_x0000_s1027" type="#_x0000_t136" style="position:absolute;left:0;text-align:left;margin-left:0;margin-top:0;width:461.15pt;height:138.35pt;rotation:315;z-index:-251658239;mso-position-horizontal:center;mso-position-horizontal-relative:margin;mso-position-vertical:center;mso-position-vertical-relative:margin" o:allowincell="f" fillcolor="#d8d8d8 [2732]" stroked="f">
          <v:fill opacity=".5"/>
          <v:textpath style="font-family:&quot;Calibri&quot;;font-size:1pt" string="DPPI24-E11"/>
          <w10:wrap anchorx="margin" anchory="margin"/>
        </v:shape>
      </w:pict>
    </w:r>
  </w:p>
</w:hdr>
</file>

<file path=word/intelligence2.xml><?xml version="1.0" encoding="utf-8"?>
<int2:intelligence xmlns:int2="http://schemas.microsoft.com/office/intelligence/2020/intelligence" xmlns:oel="http://schemas.microsoft.com/office/2019/extlst">
  <int2:observations>
    <int2:textHash int2:hashCode="/yXReHO7pLxWTY" int2:id="0hj3xfnT">
      <int2:state int2:value="Rejected" int2:type="AugLoop_Text_Critique"/>
    </int2:textHash>
    <int2:textHash int2:hashCode="cjP7NoP0CYzQqH" int2:id="5JxYdwR9">
      <int2:state int2:value="Rejected" int2:type="AugLoop_Text_Critique"/>
    </int2:textHash>
    <int2:textHash int2:hashCode="PWa8NgnQKFVbeI" int2:id="6Y5dfct1">
      <int2:state int2:value="Rejected" int2:type="AugLoop_Text_Critique"/>
    </int2:textHash>
    <int2:textHash int2:hashCode="3IZ8A9bx9DhaJH" int2:id="9zEWr4B1">
      <int2:state int2:value="Rejected" int2:type="AugLoop_Text_Critique"/>
    </int2:textHash>
    <int2:textHash int2:hashCode="YJECmiHItOmBE3" int2:id="Lwy6vQfE">
      <int2:state int2:value="Rejected" int2:type="AugLoop_Text_Critique"/>
    </int2:textHash>
    <int2:textHash int2:hashCode="3HJK8Y+91OWRif" int2:id="Nmh1xMMh">
      <int2:state int2:value="Rejected" int2:type="AugLoop_Text_Critique"/>
    </int2:textHash>
    <int2:textHash int2:hashCode="d4ZX/6k2XVJ7ib" int2:id="SX4ns0qG">
      <int2:state int2:value="Rejected" int2:type="AugLoop_Text_Critique"/>
    </int2:textHash>
    <int2:textHash int2:hashCode="08WDQSo2MTq14k" int2:id="XqoFCV79">
      <int2:state int2:value="Rejected" int2:type="AugLoop_Text_Critique"/>
    </int2:textHash>
    <int2:textHash int2:hashCode="sSZ4G6AUghXcv3" int2:id="fV3pRXf2">
      <int2:state int2:value="Rejected" int2:type="AugLoop_Text_Critique"/>
    </int2:textHash>
    <int2:textHash int2:hashCode="+QRT7HEs5FBcxC" int2:id="hlpjV10t">
      <int2:state int2:value="Rejected" int2:type="AugLoop_Text_Critique"/>
    </int2:textHash>
    <int2:textHash int2:hashCode="emkBxCAvpAt9Gm" int2:id="rwETS3bA">
      <int2:state int2:value="Rejected" int2:type="AugLoop_Text_Critique"/>
    </int2:textHash>
    <int2:textHash int2:hashCode="EORZdHoZ/6K6mc" int2:id="z15hM52v">
      <int2:state int2:value="Rejected" int2:type="AugLoop_Text_Critique"/>
    </int2:textHash>
    <int2:bookmark int2:bookmarkName="_Int_WuE5mYZH" int2:invalidationBookmarkName="" int2:hashCode="ydkvcBu3ERloRA" int2:id="0sP7cHwE">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8336C"/>
    <w:multiLevelType w:val="hybridMultilevel"/>
    <w:tmpl w:val="F5C2A09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21469C4"/>
    <w:multiLevelType w:val="hybridMultilevel"/>
    <w:tmpl w:val="4822B10A"/>
    <w:lvl w:ilvl="0" w:tplc="0C0A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02257EC8"/>
    <w:multiLevelType w:val="hybridMultilevel"/>
    <w:tmpl w:val="0D62DF9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3853DCE"/>
    <w:multiLevelType w:val="hybridMultilevel"/>
    <w:tmpl w:val="7E58819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05151AD4"/>
    <w:multiLevelType w:val="hybridMultilevel"/>
    <w:tmpl w:val="FFFFFFFF"/>
    <w:lvl w:ilvl="0" w:tplc="878A4A2A">
      <w:start w:val="1"/>
      <w:numFmt w:val="bullet"/>
      <w:lvlText w:val=""/>
      <w:lvlJc w:val="left"/>
      <w:pPr>
        <w:ind w:left="1068" w:hanging="360"/>
      </w:pPr>
      <w:rPr>
        <w:rFonts w:ascii="Symbol" w:hAnsi="Symbol" w:hint="default"/>
      </w:rPr>
    </w:lvl>
    <w:lvl w:ilvl="1" w:tplc="C3E6D7A0">
      <w:start w:val="1"/>
      <w:numFmt w:val="bullet"/>
      <w:lvlText w:val="o"/>
      <w:lvlJc w:val="left"/>
      <w:pPr>
        <w:ind w:left="1788" w:hanging="360"/>
      </w:pPr>
      <w:rPr>
        <w:rFonts w:ascii="Courier New" w:hAnsi="Courier New" w:hint="default"/>
      </w:rPr>
    </w:lvl>
    <w:lvl w:ilvl="2" w:tplc="D1428F6E">
      <w:start w:val="1"/>
      <w:numFmt w:val="bullet"/>
      <w:lvlText w:val=""/>
      <w:lvlJc w:val="left"/>
      <w:pPr>
        <w:ind w:left="2508" w:hanging="360"/>
      </w:pPr>
      <w:rPr>
        <w:rFonts w:ascii="Wingdings" w:hAnsi="Wingdings" w:hint="default"/>
      </w:rPr>
    </w:lvl>
    <w:lvl w:ilvl="3" w:tplc="049071AE">
      <w:start w:val="1"/>
      <w:numFmt w:val="bullet"/>
      <w:lvlText w:val=""/>
      <w:lvlJc w:val="left"/>
      <w:pPr>
        <w:ind w:left="3228" w:hanging="360"/>
      </w:pPr>
      <w:rPr>
        <w:rFonts w:ascii="Symbol" w:hAnsi="Symbol" w:hint="default"/>
      </w:rPr>
    </w:lvl>
    <w:lvl w:ilvl="4" w:tplc="7E08A128">
      <w:start w:val="1"/>
      <w:numFmt w:val="bullet"/>
      <w:lvlText w:val="o"/>
      <w:lvlJc w:val="left"/>
      <w:pPr>
        <w:ind w:left="3948" w:hanging="360"/>
      </w:pPr>
      <w:rPr>
        <w:rFonts w:ascii="Courier New" w:hAnsi="Courier New" w:hint="default"/>
      </w:rPr>
    </w:lvl>
    <w:lvl w:ilvl="5" w:tplc="2884AFEE">
      <w:start w:val="1"/>
      <w:numFmt w:val="bullet"/>
      <w:lvlText w:val=""/>
      <w:lvlJc w:val="left"/>
      <w:pPr>
        <w:ind w:left="4668" w:hanging="360"/>
      </w:pPr>
      <w:rPr>
        <w:rFonts w:ascii="Wingdings" w:hAnsi="Wingdings" w:hint="default"/>
      </w:rPr>
    </w:lvl>
    <w:lvl w:ilvl="6" w:tplc="E2CC60D6">
      <w:start w:val="1"/>
      <w:numFmt w:val="bullet"/>
      <w:lvlText w:val=""/>
      <w:lvlJc w:val="left"/>
      <w:pPr>
        <w:ind w:left="5388" w:hanging="360"/>
      </w:pPr>
      <w:rPr>
        <w:rFonts w:ascii="Symbol" w:hAnsi="Symbol" w:hint="default"/>
      </w:rPr>
    </w:lvl>
    <w:lvl w:ilvl="7" w:tplc="77DC8FDE">
      <w:start w:val="1"/>
      <w:numFmt w:val="bullet"/>
      <w:lvlText w:val="o"/>
      <w:lvlJc w:val="left"/>
      <w:pPr>
        <w:ind w:left="6108" w:hanging="360"/>
      </w:pPr>
      <w:rPr>
        <w:rFonts w:ascii="Courier New" w:hAnsi="Courier New" w:hint="default"/>
      </w:rPr>
    </w:lvl>
    <w:lvl w:ilvl="8" w:tplc="9B64D2EC">
      <w:start w:val="1"/>
      <w:numFmt w:val="bullet"/>
      <w:lvlText w:val=""/>
      <w:lvlJc w:val="left"/>
      <w:pPr>
        <w:ind w:left="6828" w:hanging="360"/>
      </w:pPr>
      <w:rPr>
        <w:rFonts w:ascii="Wingdings" w:hAnsi="Wingdings" w:hint="default"/>
      </w:rPr>
    </w:lvl>
  </w:abstractNum>
  <w:abstractNum w:abstractNumId="5" w15:restartNumberingAfterBreak="0">
    <w:nsid w:val="064E0811"/>
    <w:multiLevelType w:val="multilevel"/>
    <w:tmpl w:val="1FF66E08"/>
    <w:lvl w:ilvl="0">
      <w:start w:val="1"/>
      <w:numFmt w:val="decimal"/>
      <w:lvlText w:val="AS.%1."/>
      <w:lvlJc w:val="left"/>
      <w:pPr>
        <w:ind w:left="360" w:hanging="360"/>
      </w:pPr>
      <w:rPr>
        <w:rFonts w:hint="default"/>
      </w:rPr>
    </w:lvl>
    <w:lvl w:ilvl="1">
      <w:start w:val="1"/>
      <w:numFmt w:val="decimal"/>
      <w:lvlText w:val="RMAE. 1.%2."/>
      <w:lvlJc w:val="left"/>
      <w:pPr>
        <w:ind w:left="907" w:hanging="527"/>
      </w:pPr>
      <w:rPr>
        <w:rFonts w:hint="default"/>
      </w:rPr>
    </w:lvl>
    <w:lvl w:ilvl="2">
      <w:start w:val="1"/>
      <w:numFmt w:val="decimal"/>
      <w:lvlText w:val="RMAE.1.1.%3."/>
      <w:lvlJc w:val="left"/>
      <w:pPr>
        <w:ind w:left="907" w:hanging="21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067D1C95"/>
    <w:multiLevelType w:val="multilevel"/>
    <w:tmpl w:val="AC945070"/>
    <w:lvl w:ilvl="0">
      <w:start w:val="1"/>
      <w:numFmt w:val="decimal"/>
      <w:lvlText w:val="RD.%1."/>
      <w:lvlJc w:val="left"/>
      <w:pPr>
        <w:ind w:left="360" w:hanging="360"/>
      </w:pPr>
      <w:rPr>
        <w:rFonts w:hint="default"/>
      </w:rPr>
    </w:lvl>
    <w:lvl w:ilvl="1">
      <w:start w:val="1"/>
      <w:numFmt w:val="decimal"/>
      <w:lvlText w:val="RMAE. 1.%2."/>
      <w:lvlJc w:val="left"/>
      <w:pPr>
        <w:ind w:left="907" w:hanging="527"/>
      </w:pPr>
      <w:rPr>
        <w:rFonts w:hint="default"/>
      </w:rPr>
    </w:lvl>
    <w:lvl w:ilvl="2">
      <w:start w:val="1"/>
      <w:numFmt w:val="decimal"/>
      <w:lvlText w:val="RMAE.1.1.%3."/>
      <w:lvlJc w:val="left"/>
      <w:pPr>
        <w:ind w:left="907" w:hanging="21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15:restartNumberingAfterBreak="0">
    <w:nsid w:val="069D654C"/>
    <w:multiLevelType w:val="hybridMultilevel"/>
    <w:tmpl w:val="B2806E96"/>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078C33CA"/>
    <w:multiLevelType w:val="multilevel"/>
    <w:tmpl w:val="9648C308"/>
    <w:lvl w:ilvl="0">
      <w:start w:val="1"/>
      <w:numFmt w:val="decimal"/>
      <w:lvlText w:val="E4.R%1."/>
      <w:lvlJc w:val="left"/>
      <w:pPr>
        <w:ind w:left="360" w:hanging="360"/>
      </w:pPr>
      <w:rPr>
        <w:rFonts w:hint="default"/>
      </w:rPr>
    </w:lvl>
    <w:lvl w:ilvl="1">
      <w:start w:val="1"/>
      <w:numFmt w:val="decimal"/>
      <w:lvlText w:val="E4.R%1.%2"/>
      <w:lvlJc w:val="left"/>
      <w:pPr>
        <w:ind w:left="907" w:hanging="527"/>
      </w:pPr>
      <w:rPr>
        <w:rFonts w:hint="default"/>
      </w:rPr>
    </w:lvl>
    <w:lvl w:ilvl="2">
      <w:start w:val="1"/>
      <w:numFmt w:val="decimal"/>
      <w:lvlText w:val="E4.R%1.%2.%3"/>
      <w:lvlJc w:val="left"/>
      <w:pPr>
        <w:ind w:left="907" w:hanging="21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15:restartNumberingAfterBreak="0">
    <w:nsid w:val="07CA1010"/>
    <w:multiLevelType w:val="hybridMultilevel"/>
    <w:tmpl w:val="D5C4540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09950D71"/>
    <w:multiLevelType w:val="hybridMultilevel"/>
    <w:tmpl w:val="067E72CA"/>
    <w:lvl w:ilvl="0" w:tplc="0C0A0001">
      <w:start w:val="1"/>
      <w:numFmt w:val="bullet"/>
      <w:lvlText w:val=""/>
      <w:lvlJc w:val="left"/>
      <w:pPr>
        <w:ind w:left="720" w:hanging="360"/>
      </w:pPr>
      <w:rPr>
        <w:rFonts w:ascii="Symbol" w:hAnsi="Symbol" w:hint="default"/>
      </w:rPr>
    </w:lvl>
    <w:lvl w:ilvl="1" w:tplc="4E28AFBC">
      <w:start w:val="1"/>
      <w:numFmt w:val="bullet"/>
      <w:lvlText w:val="o"/>
      <w:lvlJc w:val="left"/>
      <w:pPr>
        <w:ind w:left="1440" w:hanging="360"/>
      </w:pPr>
      <w:rPr>
        <w:rFonts w:ascii="Courier New" w:hAnsi="Courier New" w:hint="default"/>
      </w:rPr>
    </w:lvl>
    <w:lvl w:ilvl="2" w:tplc="2B548A24">
      <w:start w:val="1"/>
      <w:numFmt w:val="bullet"/>
      <w:lvlText w:val=""/>
      <w:lvlJc w:val="left"/>
      <w:pPr>
        <w:ind w:left="2160" w:hanging="360"/>
      </w:pPr>
      <w:rPr>
        <w:rFonts w:ascii="Wingdings" w:hAnsi="Wingdings" w:hint="default"/>
      </w:rPr>
    </w:lvl>
    <w:lvl w:ilvl="3" w:tplc="F72270AA">
      <w:start w:val="1"/>
      <w:numFmt w:val="bullet"/>
      <w:lvlText w:val=""/>
      <w:lvlJc w:val="left"/>
      <w:pPr>
        <w:ind w:left="2880" w:hanging="360"/>
      </w:pPr>
      <w:rPr>
        <w:rFonts w:ascii="Symbol" w:hAnsi="Symbol" w:hint="default"/>
      </w:rPr>
    </w:lvl>
    <w:lvl w:ilvl="4" w:tplc="AB403C5E">
      <w:start w:val="1"/>
      <w:numFmt w:val="bullet"/>
      <w:lvlText w:val="o"/>
      <w:lvlJc w:val="left"/>
      <w:pPr>
        <w:ind w:left="3600" w:hanging="360"/>
      </w:pPr>
      <w:rPr>
        <w:rFonts w:ascii="Courier New" w:hAnsi="Courier New" w:hint="default"/>
      </w:rPr>
    </w:lvl>
    <w:lvl w:ilvl="5" w:tplc="4E90767C">
      <w:start w:val="1"/>
      <w:numFmt w:val="bullet"/>
      <w:lvlText w:val=""/>
      <w:lvlJc w:val="left"/>
      <w:pPr>
        <w:ind w:left="4320" w:hanging="360"/>
      </w:pPr>
      <w:rPr>
        <w:rFonts w:ascii="Wingdings" w:hAnsi="Wingdings" w:hint="default"/>
      </w:rPr>
    </w:lvl>
    <w:lvl w:ilvl="6" w:tplc="FA3ECF24">
      <w:start w:val="1"/>
      <w:numFmt w:val="bullet"/>
      <w:lvlText w:val=""/>
      <w:lvlJc w:val="left"/>
      <w:pPr>
        <w:ind w:left="5040" w:hanging="360"/>
      </w:pPr>
      <w:rPr>
        <w:rFonts w:ascii="Symbol" w:hAnsi="Symbol" w:hint="default"/>
      </w:rPr>
    </w:lvl>
    <w:lvl w:ilvl="7" w:tplc="2C9235C0">
      <w:start w:val="1"/>
      <w:numFmt w:val="bullet"/>
      <w:lvlText w:val="o"/>
      <w:lvlJc w:val="left"/>
      <w:pPr>
        <w:ind w:left="5760" w:hanging="360"/>
      </w:pPr>
      <w:rPr>
        <w:rFonts w:ascii="Courier New" w:hAnsi="Courier New" w:hint="default"/>
      </w:rPr>
    </w:lvl>
    <w:lvl w:ilvl="8" w:tplc="586200F0">
      <w:start w:val="1"/>
      <w:numFmt w:val="bullet"/>
      <w:lvlText w:val=""/>
      <w:lvlJc w:val="left"/>
      <w:pPr>
        <w:ind w:left="6480" w:hanging="360"/>
      </w:pPr>
      <w:rPr>
        <w:rFonts w:ascii="Wingdings" w:hAnsi="Wingdings" w:hint="default"/>
      </w:rPr>
    </w:lvl>
  </w:abstractNum>
  <w:abstractNum w:abstractNumId="11" w15:restartNumberingAfterBreak="0">
    <w:nsid w:val="0A6D1E03"/>
    <w:multiLevelType w:val="multilevel"/>
    <w:tmpl w:val="FE743912"/>
    <w:lvl w:ilvl="0">
      <w:start w:val="1"/>
      <w:numFmt w:val="decimal"/>
      <w:lvlText w:val="E3.R%1."/>
      <w:lvlJc w:val="left"/>
      <w:pPr>
        <w:ind w:left="360" w:hanging="360"/>
      </w:pPr>
      <w:rPr>
        <w:rFonts w:hint="default"/>
      </w:rPr>
    </w:lvl>
    <w:lvl w:ilvl="1">
      <w:start w:val="1"/>
      <w:numFmt w:val="decimal"/>
      <w:lvlText w:val="E3.R%1.%2"/>
      <w:lvlJc w:val="left"/>
      <w:pPr>
        <w:ind w:left="907" w:hanging="550"/>
      </w:pPr>
      <w:rPr>
        <w:rFonts w:hint="default"/>
      </w:rPr>
    </w:lvl>
    <w:lvl w:ilvl="2">
      <w:start w:val="1"/>
      <w:numFmt w:val="decimal"/>
      <w:lvlText w:val="E3.R%1.%2.%3"/>
      <w:lvlJc w:val="left"/>
      <w:pPr>
        <w:ind w:left="907" w:hanging="21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0C512D35"/>
    <w:multiLevelType w:val="multilevel"/>
    <w:tmpl w:val="D6F64FF8"/>
    <w:lvl w:ilvl="0">
      <w:start w:val="1"/>
      <w:numFmt w:val="decimal"/>
      <w:lvlText w:val="RMSG.%1."/>
      <w:lvlJc w:val="left"/>
      <w:pPr>
        <w:ind w:left="360" w:hanging="360"/>
      </w:pPr>
      <w:rPr>
        <w:rFonts w:hint="default"/>
      </w:rPr>
    </w:lvl>
    <w:lvl w:ilvl="1">
      <w:start w:val="1"/>
      <w:numFmt w:val="decimal"/>
      <w:lvlText w:val="RMSG. 1.%2."/>
      <w:lvlJc w:val="left"/>
      <w:pPr>
        <w:ind w:left="907" w:hanging="340"/>
      </w:pPr>
      <w:rPr>
        <w:rFonts w:hint="default"/>
      </w:rPr>
    </w:lvl>
    <w:lvl w:ilvl="2">
      <w:start w:val="1"/>
      <w:numFmt w:val="decimal"/>
      <w:lvlText w:val="E5.R%1.%2.%3"/>
      <w:lvlJc w:val="left"/>
      <w:pPr>
        <w:ind w:left="907" w:hanging="34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15:restartNumberingAfterBreak="0">
    <w:nsid w:val="0DD26179"/>
    <w:multiLevelType w:val="multilevel"/>
    <w:tmpl w:val="EA84533E"/>
    <w:lvl w:ilvl="0">
      <w:start w:val="1"/>
      <w:numFmt w:val="decimal"/>
      <w:lvlText w:val="RIH.%1."/>
      <w:lvlJc w:val="left"/>
      <w:pPr>
        <w:ind w:left="360" w:hanging="360"/>
      </w:pPr>
      <w:rPr>
        <w:rFonts w:hint="default"/>
      </w:rPr>
    </w:lvl>
    <w:lvl w:ilvl="1">
      <w:start w:val="1"/>
      <w:numFmt w:val="decimal"/>
      <w:lvlText w:val="E8.R%1.%2"/>
      <w:lvlJc w:val="left"/>
      <w:pPr>
        <w:ind w:left="907" w:hanging="527"/>
      </w:pPr>
      <w:rPr>
        <w:rFonts w:hint="default"/>
      </w:rPr>
    </w:lvl>
    <w:lvl w:ilvl="2">
      <w:start w:val="1"/>
      <w:numFmt w:val="decimal"/>
      <w:lvlText w:val="E8.R%1.%2.%3"/>
      <w:lvlJc w:val="left"/>
      <w:pPr>
        <w:ind w:left="907" w:hanging="21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15:restartNumberingAfterBreak="0">
    <w:nsid w:val="0EB60B22"/>
    <w:multiLevelType w:val="multilevel"/>
    <w:tmpl w:val="F4A05E30"/>
    <w:lvl w:ilvl="0">
      <w:start w:val="1"/>
      <w:numFmt w:val="decimal"/>
      <w:lvlText w:val="RR.%1."/>
      <w:lvlJc w:val="left"/>
      <w:pPr>
        <w:ind w:left="360" w:hanging="360"/>
      </w:pPr>
      <w:rPr>
        <w:rFonts w:hint="default"/>
      </w:rPr>
    </w:lvl>
    <w:lvl w:ilvl="1">
      <w:start w:val="1"/>
      <w:numFmt w:val="decimal"/>
      <w:lvlText w:val="RMAE. 1.%2."/>
      <w:lvlJc w:val="left"/>
      <w:pPr>
        <w:ind w:left="907" w:hanging="527"/>
      </w:pPr>
      <w:rPr>
        <w:rFonts w:hint="default"/>
      </w:rPr>
    </w:lvl>
    <w:lvl w:ilvl="2">
      <w:start w:val="1"/>
      <w:numFmt w:val="decimal"/>
      <w:lvlText w:val="RMAE.1.1.%3."/>
      <w:lvlJc w:val="left"/>
      <w:pPr>
        <w:ind w:left="907" w:hanging="21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15:restartNumberingAfterBreak="0">
    <w:nsid w:val="0FB59552"/>
    <w:multiLevelType w:val="hybridMultilevel"/>
    <w:tmpl w:val="49AA7F1C"/>
    <w:lvl w:ilvl="0" w:tplc="CB10C00C">
      <w:start w:val="1"/>
      <w:numFmt w:val="bullet"/>
      <w:lvlText w:val=""/>
      <w:lvlJc w:val="left"/>
      <w:pPr>
        <w:ind w:left="720" w:hanging="360"/>
      </w:pPr>
      <w:rPr>
        <w:rFonts w:ascii="Symbol" w:hAnsi="Symbol" w:hint="default"/>
      </w:rPr>
    </w:lvl>
    <w:lvl w:ilvl="1" w:tplc="1F5EA376">
      <w:start w:val="1"/>
      <w:numFmt w:val="bullet"/>
      <w:lvlText w:val="o"/>
      <w:lvlJc w:val="left"/>
      <w:pPr>
        <w:ind w:left="1440" w:hanging="360"/>
      </w:pPr>
      <w:rPr>
        <w:rFonts w:ascii="Courier New" w:hAnsi="Courier New" w:hint="default"/>
      </w:rPr>
    </w:lvl>
    <w:lvl w:ilvl="2" w:tplc="68702620">
      <w:start w:val="1"/>
      <w:numFmt w:val="bullet"/>
      <w:lvlText w:val=""/>
      <w:lvlJc w:val="left"/>
      <w:pPr>
        <w:ind w:left="2160" w:hanging="360"/>
      </w:pPr>
      <w:rPr>
        <w:rFonts w:ascii="Wingdings" w:hAnsi="Wingdings" w:hint="default"/>
      </w:rPr>
    </w:lvl>
    <w:lvl w:ilvl="3" w:tplc="F9FE3570">
      <w:start w:val="1"/>
      <w:numFmt w:val="bullet"/>
      <w:lvlText w:val=""/>
      <w:lvlJc w:val="left"/>
      <w:pPr>
        <w:ind w:left="2880" w:hanging="360"/>
      </w:pPr>
      <w:rPr>
        <w:rFonts w:ascii="Symbol" w:hAnsi="Symbol" w:hint="default"/>
      </w:rPr>
    </w:lvl>
    <w:lvl w:ilvl="4" w:tplc="94BC600A">
      <w:start w:val="1"/>
      <w:numFmt w:val="bullet"/>
      <w:lvlText w:val="o"/>
      <w:lvlJc w:val="left"/>
      <w:pPr>
        <w:ind w:left="3600" w:hanging="360"/>
      </w:pPr>
      <w:rPr>
        <w:rFonts w:ascii="Courier New" w:hAnsi="Courier New" w:hint="default"/>
      </w:rPr>
    </w:lvl>
    <w:lvl w:ilvl="5" w:tplc="E7BE0D2A">
      <w:start w:val="1"/>
      <w:numFmt w:val="bullet"/>
      <w:lvlText w:val=""/>
      <w:lvlJc w:val="left"/>
      <w:pPr>
        <w:ind w:left="4320" w:hanging="360"/>
      </w:pPr>
      <w:rPr>
        <w:rFonts w:ascii="Wingdings" w:hAnsi="Wingdings" w:hint="default"/>
      </w:rPr>
    </w:lvl>
    <w:lvl w:ilvl="6" w:tplc="60E00E4E">
      <w:start w:val="1"/>
      <w:numFmt w:val="bullet"/>
      <w:lvlText w:val=""/>
      <w:lvlJc w:val="left"/>
      <w:pPr>
        <w:ind w:left="5040" w:hanging="360"/>
      </w:pPr>
      <w:rPr>
        <w:rFonts w:ascii="Symbol" w:hAnsi="Symbol" w:hint="default"/>
      </w:rPr>
    </w:lvl>
    <w:lvl w:ilvl="7" w:tplc="0764DF42">
      <w:start w:val="1"/>
      <w:numFmt w:val="bullet"/>
      <w:lvlText w:val="o"/>
      <w:lvlJc w:val="left"/>
      <w:pPr>
        <w:ind w:left="5760" w:hanging="360"/>
      </w:pPr>
      <w:rPr>
        <w:rFonts w:ascii="Courier New" w:hAnsi="Courier New" w:hint="default"/>
      </w:rPr>
    </w:lvl>
    <w:lvl w:ilvl="8" w:tplc="A3D003DA">
      <w:start w:val="1"/>
      <w:numFmt w:val="bullet"/>
      <w:lvlText w:val=""/>
      <w:lvlJc w:val="left"/>
      <w:pPr>
        <w:ind w:left="6480" w:hanging="360"/>
      </w:pPr>
      <w:rPr>
        <w:rFonts w:ascii="Wingdings" w:hAnsi="Wingdings" w:hint="default"/>
      </w:rPr>
    </w:lvl>
  </w:abstractNum>
  <w:abstractNum w:abstractNumId="16" w15:restartNumberingAfterBreak="0">
    <w:nsid w:val="12D954D3"/>
    <w:multiLevelType w:val="hybridMultilevel"/>
    <w:tmpl w:val="B2806E96"/>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15FC1A51"/>
    <w:multiLevelType w:val="hybridMultilevel"/>
    <w:tmpl w:val="BA54C1E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17EA3351"/>
    <w:multiLevelType w:val="hybridMultilevel"/>
    <w:tmpl w:val="CC882F1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1883055C"/>
    <w:multiLevelType w:val="hybridMultilevel"/>
    <w:tmpl w:val="A5D20B0E"/>
    <w:lvl w:ilvl="0" w:tplc="CB10C00C">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18B0F549"/>
    <w:multiLevelType w:val="hybridMultilevel"/>
    <w:tmpl w:val="F27888BA"/>
    <w:lvl w:ilvl="0" w:tplc="A7CCCD56">
      <w:start w:val="1"/>
      <w:numFmt w:val="bullet"/>
      <w:lvlText w:val=""/>
      <w:lvlJc w:val="left"/>
      <w:pPr>
        <w:ind w:left="720" w:hanging="360"/>
      </w:pPr>
      <w:rPr>
        <w:rFonts w:ascii="Symbol" w:hAnsi="Symbol" w:hint="default"/>
      </w:rPr>
    </w:lvl>
    <w:lvl w:ilvl="1" w:tplc="E07C9664">
      <w:start w:val="1"/>
      <w:numFmt w:val="bullet"/>
      <w:lvlText w:val="o"/>
      <w:lvlJc w:val="left"/>
      <w:pPr>
        <w:ind w:left="1440" w:hanging="360"/>
      </w:pPr>
      <w:rPr>
        <w:rFonts w:ascii="Courier New" w:hAnsi="Courier New" w:hint="default"/>
      </w:rPr>
    </w:lvl>
    <w:lvl w:ilvl="2" w:tplc="26F85AF6">
      <w:start w:val="1"/>
      <w:numFmt w:val="bullet"/>
      <w:lvlText w:val=""/>
      <w:lvlJc w:val="left"/>
      <w:pPr>
        <w:ind w:left="2160" w:hanging="360"/>
      </w:pPr>
      <w:rPr>
        <w:rFonts w:ascii="Wingdings" w:hAnsi="Wingdings" w:hint="default"/>
      </w:rPr>
    </w:lvl>
    <w:lvl w:ilvl="3" w:tplc="F1DE90C0">
      <w:start w:val="1"/>
      <w:numFmt w:val="bullet"/>
      <w:lvlText w:val=""/>
      <w:lvlJc w:val="left"/>
      <w:pPr>
        <w:ind w:left="2880" w:hanging="360"/>
      </w:pPr>
      <w:rPr>
        <w:rFonts w:ascii="Symbol" w:hAnsi="Symbol" w:hint="default"/>
      </w:rPr>
    </w:lvl>
    <w:lvl w:ilvl="4" w:tplc="94B2E3C6">
      <w:start w:val="1"/>
      <w:numFmt w:val="bullet"/>
      <w:lvlText w:val="o"/>
      <w:lvlJc w:val="left"/>
      <w:pPr>
        <w:ind w:left="3600" w:hanging="360"/>
      </w:pPr>
      <w:rPr>
        <w:rFonts w:ascii="Courier New" w:hAnsi="Courier New" w:hint="default"/>
      </w:rPr>
    </w:lvl>
    <w:lvl w:ilvl="5" w:tplc="AA5ACA06">
      <w:start w:val="1"/>
      <w:numFmt w:val="bullet"/>
      <w:lvlText w:val=""/>
      <w:lvlJc w:val="left"/>
      <w:pPr>
        <w:ind w:left="4320" w:hanging="360"/>
      </w:pPr>
      <w:rPr>
        <w:rFonts w:ascii="Wingdings" w:hAnsi="Wingdings" w:hint="default"/>
      </w:rPr>
    </w:lvl>
    <w:lvl w:ilvl="6" w:tplc="F600F6D0">
      <w:start w:val="1"/>
      <w:numFmt w:val="bullet"/>
      <w:lvlText w:val=""/>
      <w:lvlJc w:val="left"/>
      <w:pPr>
        <w:ind w:left="5040" w:hanging="360"/>
      </w:pPr>
      <w:rPr>
        <w:rFonts w:ascii="Symbol" w:hAnsi="Symbol" w:hint="default"/>
      </w:rPr>
    </w:lvl>
    <w:lvl w:ilvl="7" w:tplc="1534DA9C">
      <w:start w:val="1"/>
      <w:numFmt w:val="bullet"/>
      <w:lvlText w:val="o"/>
      <w:lvlJc w:val="left"/>
      <w:pPr>
        <w:ind w:left="5760" w:hanging="360"/>
      </w:pPr>
      <w:rPr>
        <w:rFonts w:ascii="Courier New" w:hAnsi="Courier New" w:hint="default"/>
      </w:rPr>
    </w:lvl>
    <w:lvl w:ilvl="8" w:tplc="0F1AC784">
      <w:start w:val="1"/>
      <w:numFmt w:val="bullet"/>
      <w:lvlText w:val=""/>
      <w:lvlJc w:val="left"/>
      <w:pPr>
        <w:ind w:left="6480" w:hanging="360"/>
      </w:pPr>
      <w:rPr>
        <w:rFonts w:ascii="Wingdings" w:hAnsi="Wingdings" w:hint="default"/>
      </w:rPr>
    </w:lvl>
  </w:abstractNum>
  <w:abstractNum w:abstractNumId="21" w15:restartNumberingAfterBreak="0">
    <w:nsid w:val="19C5B7BB"/>
    <w:multiLevelType w:val="hybridMultilevel"/>
    <w:tmpl w:val="89FC1E0E"/>
    <w:lvl w:ilvl="0" w:tplc="773C96F6">
      <w:start w:val="1"/>
      <w:numFmt w:val="bullet"/>
      <w:lvlText w:val=""/>
      <w:lvlJc w:val="left"/>
      <w:pPr>
        <w:ind w:left="720" w:hanging="360"/>
      </w:pPr>
      <w:rPr>
        <w:rFonts w:ascii="Symbol" w:hAnsi="Symbol" w:hint="default"/>
      </w:rPr>
    </w:lvl>
    <w:lvl w:ilvl="1" w:tplc="DFE25FB0">
      <w:start w:val="1"/>
      <w:numFmt w:val="bullet"/>
      <w:lvlText w:val="o"/>
      <w:lvlJc w:val="left"/>
      <w:pPr>
        <w:ind w:left="1440" w:hanging="360"/>
      </w:pPr>
      <w:rPr>
        <w:rFonts w:ascii="Courier New" w:hAnsi="Courier New" w:hint="default"/>
      </w:rPr>
    </w:lvl>
    <w:lvl w:ilvl="2" w:tplc="55D09F98">
      <w:start w:val="1"/>
      <w:numFmt w:val="bullet"/>
      <w:lvlText w:val=""/>
      <w:lvlJc w:val="left"/>
      <w:pPr>
        <w:ind w:left="2160" w:hanging="360"/>
      </w:pPr>
      <w:rPr>
        <w:rFonts w:ascii="Wingdings" w:hAnsi="Wingdings" w:hint="default"/>
      </w:rPr>
    </w:lvl>
    <w:lvl w:ilvl="3" w:tplc="20943286">
      <w:start w:val="1"/>
      <w:numFmt w:val="bullet"/>
      <w:lvlText w:val=""/>
      <w:lvlJc w:val="left"/>
      <w:pPr>
        <w:ind w:left="2880" w:hanging="360"/>
      </w:pPr>
      <w:rPr>
        <w:rFonts w:ascii="Symbol" w:hAnsi="Symbol" w:hint="default"/>
      </w:rPr>
    </w:lvl>
    <w:lvl w:ilvl="4" w:tplc="A0E2AF12">
      <w:start w:val="1"/>
      <w:numFmt w:val="bullet"/>
      <w:lvlText w:val="o"/>
      <w:lvlJc w:val="left"/>
      <w:pPr>
        <w:ind w:left="3600" w:hanging="360"/>
      </w:pPr>
      <w:rPr>
        <w:rFonts w:ascii="Courier New" w:hAnsi="Courier New" w:hint="default"/>
      </w:rPr>
    </w:lvl>
    <w:lvl w:ilvl="5" w:tplc="E39C5466">
      <w:start w:val="1"/>
      <w:numFmt w:val="bullet"/>
      <w:lvlText w:val=""/>
      <w:lvlJc w:val="left"/>
      <w:pPr>
        <w:ind w:left="4320" w:hanging="360"/>
      </w:pPr>
      <w:rPr>
        <w:rFonts w:ascii="Wingdings" w:hAnsi="Wingdings" w:hint="default"/>
      </w:rPr>
    </w:lvl>
    <w:lvl w:ilvl="6" w:tplc="4E36F472">
      <w:start w:val="1"/>
      <w:numFmt w:val="bullet"/>
      <w:lvlText w:val=""/>
      <w:lvlJc w:val="left"/>
      <w:pPr>
        <w:ind w:left="5040" w:hanging="360"/>
      </w:pPr>
      <w:rPr>
        <w:rFonts w:ascii="Symbol" w:hAnsi="Symbol" w:hint="default"/>
      </w:rPr>
    </w:lvl>
    <w:lvl w:ilvl="7" w:tplc="487E6846">
      <w:start w:val="1"/>
      <w:numFmt w:val="bullet"/>
      <w:lvlText w:val="o"/>
      <w:lvlJc w:val="left"/>
      <w:pPr>
        <w:ind w:left="5760" w:hanging="360"/>
      </w:pPr>
      <w:rPr>
        <w:rFonts w:ascii="Courier New" w:hAnsi="Courier New" w:hint="default"/>
      </w:rPr>
    </w:lvl>
    <w:lvl w:ilvl="8" w:tplc="CF6E268E">
      <w:start w:val="1"/>
      <w:numFmt w:val="bullet"/>
      <w:lvlText w:val=""/>
      <w:lvlJc w:val="left"/>
      <w:pPr>
        <w:ind w:left="6480" w:hanging="360"/>
      </w:pPr>
      <w:rPr>
        <w:rFonts w:ascii="Wingdings" w:hAnsi="Wingdings" w:hint="default"/>
      </w:rPr>
    </w:lvl>
  </w:abstractNum>
  <w:abstractNum w:abstractNumId="22" w15:restartNumberingAfterBreak="0">
    <w:nsid w:val="19E3480A"/>
    <w:multiLevelType w:val="hybridMultilevel"/>
    <w:tmpl w:val="F738A43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1CDC6AD2"/>
    <w:multiLevelType w:val="hybridMultilevel"/>
    <w:tmpl w:val="816A67D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1E764FC6"/>
    <w:multiLevelType w:val="hybridMultilevel"/>
    <w:tmpl w:val="25BE336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15:restartNumberingAfterBreak="0">
    <w:nsid w:val="1F7617A9"/>
    <w:multiLevelType w:val="hybridMultilevel"/>
    <w:tmpl w:val="C0DE8E7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1FA78344"/>
    <w:multiLevelType w:val="hybridMultilevel"/>
    <w:tmpl w:val="DC5EA980"/>
    <w:lvl w:ilvl="0" w:tplc="0C0A0001">
      <w:start w:val="1"/>
      <w:numFmt w:val="bullet"/>
      <w:lvlText w:val=""/>
      <w:lvlJc w:val="left"/>
      <w:pPr>
        <w:ind w:left="720" w:hanging="360"/>
      </w:pPr>
      <w:rPr>
        <w:rFonts w:ascii="Symbol" w:hAnsi="Symbol" w:hint="default"/>
      </w:rPr>
    </w:lvl>
    <w:lvl w:ilvl="1" w:tplc="CAD0168C">
      <w:start w:val="1"/>
      <w:numFmt w:val="bullet"/>
      <w:lvlText w:val="o"/>
      <w:lvlJc w:val="left"/>
      <w:pPr>
        <w:ind w:left="1440" w:hanging="360"/>
      </w:pPr>
      <w:rPr>
        <w:rFonts w:ascii="Courier New" w:hAnsi="Courier New" w:hint="default"/>
      </w:rPr>
    </w:lvl>
    <w:lvl w:ilvl="2" w:tplc="67B27DE2">
      <w:start w:val="1"/>
      <w:numFmt w:val="bullet"/>
      <w:lvlText w:val=""/>
      <w:lvlJc w:val="left"/>
      <w:pPr>
        <w:ind w:left="2160" w:hanging="360"/>
      </w:pPr>
      <w:rPr>
        <w:rFonts w:ascii="Wingdings" w:hAnsi="Wingdings" w:hint="default"/>
      </w:rPr>
    </w:lvl>
    <w:lvl w:ilvl="3" w:tplc="BE98456C">
      <w:start w:val="1"/>
      <w:numFmt w:val="bullet"/>
      <w:lvlText w:val=""/>
      <w:lvlJc w:val="left"/>
      <w:pPr>
        <w:ind w:left="2880" w:hanging="360"/>
      </w:pPr>
      <w:rPr>
        <w:rFonts w:ascii="Symbol" w:hAnsi="Symbol" w:hint="default"/>
      </w:rPr>
    </w:lvl>
    <w:lvl w:ilvl="4" w:tplc="B352F79E">
      <w:start w:val="1"/>
      <w:numFmt w:val="bullet"/>
      <w:lvlText w:val="o"/>
      <w:lvlJc w:val="left"/>
      <w:pPr>
        <w:ind w:left="3600" w:hanging="360"/>
      </w:pPr>
      <w:rPr>
        <w:rFonts w:ascii="Courier New" w:hAnsi="Courier New" w:hint="default"/>
      </w:rPr>
    </w:lvl>
    <w:lvl w:ilvl="5" w:tplc="34AC04E4">
      <w:start w:val="1"/>
      <w:numFmt w:val="bullet"/>
      <w:lvlText w:val=""/>
      <w:lvlJc w:val="left"/>
      <w:pPr>
        <w:ind w:left="4320" w:hanging="360"/>
      </w:pPr>
      <w:rPr>
        <w:rFonts w:ascii="Wingdings" w:hAnsi="Wingdings" w:hint="default"/>
      </w:rPr>
    </w:lvl>
    <w:lvl w:ilvl="6" w:tplc="F88EFE1A">
      <w:start w:val="1"/>
      <w:numFmt w:val="bullet"/>
      <w:lvlText w:val=""/>
      <w:lvlJc w:val="left"/>
      <w:pPr>
        <w:ind w:left="5040" w:hanging="360"/>
      </w:pPr>
      <w:rPr>
        <w:rFonts w:ascii="Symbol" w:hAnsi="Symbol" w:hint="default"/>
      </w:rPr>
    </w:lvl>
    <w:lvl w:ilvl="7" w:tplc="DC506CEC">
      <w:start w:val="1"/>
      <w:numFmt w:val="bullet"/>
      <w:lvlText w:val="o"/>
      <w:lvlJc w:val="left"/>
      <w:pPr>
        <w:ind w:left="5760" w:hanging="360"/>
      </w:pPr>
      <w:rPr>
        <w:rFonts w:ascii="Courier New" w:hAnsi="Courier New" w:hint="default"/>
      </w:rPr>
    </w:lvl>
    <w:lvl w:ilvl="8" w:tplc="0F044B08">
      <w:start w:val="1"/>
      <w:numFmt w:val="bullet"/>
      <w:lvlText w:val=""/>
      <w:lvlJc w:val="left"/>
      <w:pPr>
        <w:ind w:left="6480" w:hanging="360"/>
      </w:pPr>
      <w:rPr>
        <w:rFonts w:ascii="Wingdings" w:hAnsi="Wingdings" w:hint="default"/>
      </w:rPr>
    </w:lvl>
  </w:abstractNum>
  <w:abstractNum w:abstractNumId="27" w15:restartNumberingAfterBreak="0">
    <w:nsid w:val="1FD1C860"/>
    <w:multiLevelType w:val="hybridMultilevel"/>
    <w:tmpl w:val="6AA83DF2"/>
    <w:lvl w:ilvl="0" w:tplc="0C0A0001">
      <w:start w:val="1"/>
      <w:numFmt w:val="bullet"/>
      <w:lvlText w:val=""/>
      <w:lvlJc w:val="left"/>
      <w:pPr>
        <w:ind w:left="720" w:hanging="360"/>
      </w:pPr>
      <w:rPr>
        <w:rFonts w:ascii="Symbol" w:hAnsi="Symbol" w:hint="default"/>
      </w:rPr>
    </w:lvl>
    <w:lvl w:ilvl="1" w:tplc="8C9E2C04">
      <w:start w:val="1"/>
      <w:numFmt w:val="bullet"/>
      <w:lvlText w:val="o"/>
      <w:lvlJc w:val="left"/>
      <w:pPr>
        <w:ind w:left="1440" w:hanging="360"/>
      </w:pPr>
      <w:rPr>
        <w:rFonts w:ascii="Courier New" w:hAnsi="Courier New" w:hint="default"/>
      </w:rPr>
    </w:lvl>
    <w:lvl w:ilvl="2" w:tplc="F3A0EB2C">
      <w:start w:val="1"/>
      <w:numFmt w:val="bullet"/>
      <w:lvlText w:val=""/>
      <w:lvlJc w:val="left"/>
      <w:pPr>
        <w:ind w:left="2160" w:hanging="360"/>
      </w:pPr>
      <w:rPr>
        <w:rFonts w:ascii="Wingdings" w:hAnsi="Wingdings" w:hint="default"/>
      </w:rPr>
    </w:lvl>
    <w:lvl w:ilvl="3" w:tplc="96887E98">
      <w:start w:val="1"/>
      <w:numFmt w:val="bullet"/>
      <w:lvlText w:val=""/>
      <w:lvlJc w:val="left"/>
      <w:pPr>
        <w:ind w:left="2880" w:hanging="360"/>
      </w:pPr>
      <w:rPr>
        <w:rFonts w:ascii="Symbol" w:hAnsi="Symbol" w:hint="default"/>
      </w:rPr>
    </w:lvl>
    <w:lvl w:ilvl="4" w:tplc="0F4C3630">
      <w:start w:val="1"/>
      <w:numFmt w:val="bullet"/>
      <w:lvlText w:val="o"/>
      <w:lvlJc w:val="left"/>
      <w:pPr>
        <w:ind w:left="3600" w:hanging="360"/>
      </w:pPr>
      <w:rPr>
        <w:rFonts w:ascii="Courier New" w:hAnsi="Courier New" w:hint="default"/>
      </w:rPr>
    </w:lvl>
    <w:lvl w:ilvl="5" w:tplc="5248E35E">
      <w:start w:val="1"/>
      <w:numFmt w:val="bullet"/>
      <w:lvlText w:val=""/>
      <w:lvlJc w:val="left"/>
      <w:pPr>
        <w:ind w:left="4320" w:hanging="360"/>
      </w:pPr>
      <w:rPr>
        <w:rFonts w:ascii="Wingdings" w:hAnsi="Wingdings" w:hint="default"/>
      </w:rPr>
    </w:lvl>
    <w:lvl w:ilvl="6" w:tplc="0DBE6EE2">
      <w:start w:val="1"/>
      <w:numFmt w:val="bullet"/>
      <w:lvlText w:val=""/>
      <w:lvlJc w:val="left"/>
      <w:pPr>
        <w:ind w:left="5040" w:hanging="360"/>
      </w:pPr>
      <w:rPr>
        <w:rFonts w:ascii="Symbol" w:hAnsi="Symbol" w:hint="default"/>
      </w:rPr>
    </w:lvl>
    <w:lvl w:ilvl="7" w:tplc="67E05A58">
      <w:start w:val="1"/>
      <w:numFmt w:val="bullet"/>
      <w:lvlText w:val="o"/>
      <w:lvlJc w:val="left"/>
      <w:pPr>
        <w:ind w:left="5760" w:hanging="360"/>
      </w:pPr>
      <w:rPr>
        <w:rFonts w:ascii="Courier New" w:hAnsi="Courier New" w:hint="default"/>
      </w:rPr>
    </w:lvl>
    <w:lvl w:ilvl="8" w:tplc="4A7CD18E">
      <w:start w:val="1"/>
      <w:numFmt w:val="bullet"/>
      <w:lvlText w:val=""/>
      <w:lvlJc w:val="left"/>
      <w:pPr>
        <w:ind w:left="6480" w:hanging="360"/>
      </w:pPr>
      <w:rPr>
        <w:rFonts w:ascii="Wingdings" w:hAnsi="Wingdings" w:hint="default"/>
      </w:rPr>
    </w:lvl>
  </w:abstractNum>
  <w:abstractNum w:abstractNumId="28" w15:restartNumberingAfterBreak="0">
    <w:nsid w:val="20521007"/>
    <w:multiLevelType w:val="hybridMultilevel"/>
    <w:tmpl w:val="B2806E96"/>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228284AB"/>
    <w:multiLevelType w:val="hybridMultilevel"/>
    <w:tmpl w:val="C90A2F2A"/>
    <w:lvl w:ilvl="0" w:tplc="DCECF0C6">
      <w:start w:val="1"/>
      <w:numFmt w:val="bullet"/>
      <w:lvlText w:val=""/>
      <w:lvlJc w:val="left"/>
      <w:pPr>
        <w:ind w:left="720" w:hanging="360"/>
      </w:pPr>
      <w:rPr>
        <w:rFonts w:ascii="Symbol" w:hAnsi="Symbol" w:hint="default"/>
      </w:rPr>
    </w:lvl>
    <w:lvl w:ilvl="1" w:tplc="90D0267C">
      <w:start w:val="1"/>
      <w:numFmt w:val="bullet"/>
      <w:lvlText w:val="o"/>
      <w:lvlJc w:val="left"/>
      <w:pPr>
        <w:ind w:left="1440" w:hanging="360"/>
      </w:pPr>
      <w:rPr>
        <w:rFonts w:ascii="Courier New" w:hAnsi="Courier New" w:hint="default"/>
      </w:rPr>
    </w:lvl>
    <w:lvl w:ilvl="2" w:tplc="D53AA47C">
      <w:start w:val="1"/>
      <w:numFmt w:val="bullet"/>
      <w:lvlText w:val=""/>
      <w:lvlJc w:val="left"/>
      <w:pPr>
        <w:ind w:left="2160" w:hanging="360"/>
      </w:pPr>
      <w:rPr>
        <w:rFonts w:ascii="Wingdings" w:hAnsi="Wingdings" w:hint="default"/>
      </w:rPr>
    </w:lvl>
    <w:lvl w:ilvl="3" w:tplc="AC6AE266">
      <w:start w:val="1"/>
      <w:numFmt w:val="bullet"/>
      <w:lvlText w:val=""/>
      <w:lvlJc w:val="left"/>
      <w:pPr>
        <w:ind w:left="2880" w:hanging="360"/>
      </w:pPr>
      <w:rPr>
        <w:rFonts w:ascii="Symbol" w:hAnsi="Symbol" w:hint="default"/>
      </w:rPr>
    </w:lvl>
    <w:lvl w:ilvl="4" w:tplc="DDC0BE64">
      <w:start w:val="1"/>
      <w:numFmt w:val="bullet"/>
      <w:lvlText w:val="o"/>
      <w:lvlJc w:val="left"/>
      <w:pPr>
        <w:ind w:left="3600" w:hanging="360"/>
      </w:pPr>
      <w:rPr>
        <w:rFonts w:ascii="Courier New" w:hAnsi="Courier New" w:hint="default"/>
      </w:rPr>
    </w:lvl>
    <w:lvl w:ilvl="5" w:tplc="ACA47A98">
      <w:start w:val="1"/>
      <w:numFmt w:val="bullet"/>
      <w:lvlText w:val=""/>
      <w:lvlJc w:val="left"/>
      <w:pPr>
        <w:ind w:left="4320" w:hanging="360"/>
      </w:pPr>
      <w:rPr>
        <w:rFonts w:ascii="Wingdings" w:hAnsi="Wingdings" w:hint="default"/>
      </w:rPr>
    </w:lvl>
    <w:lvl w:ilvl="6" w:tplc="88409860">
      <w:start w:val="1"/>
      <w:numFmt w:val="bullet"/>
      <w:lvlText w:val=""/>
      <w:lvlJc w:val="left"/>
      <w:pPr>
        <w:ind w:left="5040" w:hanging="360"/>
      </w:pPr>
      <w:rPr>
        <w:rFonts w:ascii="Symbol" w:hAnsi="Symbol" w:hint="default"/>
      </w:rPr>
    </w:lvl>
    <w:lvl w:ilvl="7" w:tplc="35460704">
      <w:start w:val="1"/>
      <w:numFmt w:val="bullet"/>
      <w:lvlText w:val="o"/>
      <w:lvlJc w:val="left"/>
      <w:pPr>
        <w:ind w:left="5760" w:hanging="360"/>
      </w:pPr>
      <w:rPr>
        <w:rFonts w:ascii="Courier New" w:hAnsi="Courier New" w:hint="default"/>
      </w:rPr>
    </w:lvl>
    <w:lvl w:ilvl="8" w:tplc="9D3A3F6C">
      <w:start w:val="1"/>
      <w:numFmt w:val="bullet"/>
      <w:lvlText w:val=""/>
      <w:lvlJc w:val="left"/>
      <w:pPr>
        <w:ind w:left="6480" w:hanging="360"/>
      </w:pPr>
      <w:rPr>
        <w:rFonts w:ascii="Wingdings" w:hAnsi="Wingdings" w:hint="default"/>
      </w:rPr>
    </w:lvl>
  </w:abstractNum>
  <w:abstractNum w:abstractNumId="30" w15:restartNumberingAfterBreak="0">
    <w:nsid w:val="2297AB1B"/>
    <w:multiLevelType w:val="hybridMultilevel"/>
    <w:tmpl w:val="94F62590"/>
    <w:lvl w:ilvl="0" w:tplc="0C0A0001">
      <w:start w:val="1"/>
      <w:numFmt w:val="bullet"/>
      <w:lvlText w:val=""/>
      <w:lvlJc w:val="left"/>
      <w:pPr>
        <w:ind w:left="720" w:hanging="360"/>
      </w:pPr>
      <w:rPr>
        <w:rFonts w:ascii="Symbol" w:hAnsi="Symbol" w:hint="default"/>
      </w:rPr>
    </w:lvl>
    <w:lvl w:ilvl="1" w:tplc="C31A4B58">
      <w:start w:val="1"/>
      <w:numFmt w:val="bullet"/>
      <w:lvlText w:val="o"/>
      <w:lvlJc w:val="left"/>
      <w:pPr>
        <w:ind w:left="1440" w:hanging="360"/>
      </w:pPr>
      <w:rPr>
        <w:rFonts w:ascii="Courier New" w:hAnsi="Courier New" w:hint="default"/>
      </w:rPr>
    </w:lvl>
    <w:lvl w:ilvl="2" w:tplc="D952B6AC">
      <w:start w:val="1"/>
      <w:numFmt w:val="bullet"/>
      <w:lvlText w:val=""/>
      <w:lvlJc w:val="left"/>
      <w:pPr>
        <w:ind w:left="2160" w:hanging="360"/>
      </w:pPr>
      <w:rPr>
        <w:rFonts w:ascii="Wingdings" w:hAnsi="Wingdings" w:hint="default"/>
      </w:rPr>
    </w:lvl>
    <w:lvl w:ilvl="3" w:tplc="6D8E3864">
      <w:start w:val="1"/>
      <w:numFmt w:val="bullet"/>
      <w:lvlText w:val=""/>
      <w:lvlJc w:val="left"/>
      <w:pPr>
        <w:ind w:left="2880" w:hanging="360"/>
      </w:pPr>
      <w:rPr>
        <w:rFonts w:ascii="Symbol" w:hAnsi="Symbol" w:hint="default"/>
      </w:rPr>
    </w:lvl>
    <w:lvl w:ilvl="4" w:tplc="B36CC266">
      <w:start w:val="1"/>
      <w:numFmt w:val="bullet"/>
      <w:lvlText w:val="o"/>
      <w:lvlJc w:val="left"/>
      <w:pPr>
        <w:ind w:left="3600" w:hanging="360"/>
      </w:pPr>
      <w:rPr>
        <w:rFonts w:ascii="Courier New" w:hAnsi="Courier New" w:hint="default"/>
      </w:rPr>
    </w:lvl>
    <w:lvl w:ilvl="5" w:tplc="3C9EE1CE">
      <w:start w:val="1"/>
      <w:numFmt w:val="bullet"/>
      <w:lvlText w:val=""/>
      <w:lvlJc w:val="left"/>
      <w:pPr>
        <w:ind w:left="4320" w:hanging="360"/>
      </w:pPr>
      <w:rPr>
        <w:rFonts w:ascii="Wingdings" w:hAnsi="Wingdings" w:hint="default"/>
      </w:rPr>
    </w:lvl>
    <w:lvl w:ilvl="6" w:tplc="5914C4F8">
      <w:start w:val="1"/>
      <w:numFmt w:val="bullet"/>
      <w:lvlText w:val=""/>
      <w:lvlJc w:val="left"/>
      <w:pPr>
        <w:ind w:left="5040" w:hanging="360"/>
      </w:pPr>
      <w:rPr>
        <w:rFonts w:ascii="Symbol" w:hAnsi="Symbol" w:hint="default"/>
      </w:rPr>
    </w:lvl>
    <w:lvl w:ilvl="7" w:tplc="E30AAB2E">
      <w:start w:val="1"/>
      <w:numFmt w:val="bullet"/>
      <w:lvlText w:val="o"/>
      <w:lvlJc w:val="left"/>
      <w:pPr>
        <w:ind w:left="5760" w:hanging="360"/>
      </w:pPr>
      <w:rPr>
        <w:rFonts w:ascii="Courier New" w:hAnsi="Courier New" w:hint="default"/>
      </w:rPr>
    </w:lvl>
    <w:lvl w:ilvl="8" w:tplc="91EEBF2A">
      <w:start w:val="1"/>
      <w:numFmt w:val="bullet"/>
      <w:lvlText w:val=""/>
      <w:lvlJc w:val="left"/>
      <w:pPr>
        <w:ind w:left="6480" w:hanging="360"/>
      </w:pPr>
      <w:rPr>
        <w:rFonts w:ascii="Wingdings" w:hAnsi="Wingdings" w:hint="default"/>
      </w:rPr>
    </w:lvl>
  </w:abstractNum>
  <w:abstractNum w:abstractNumId="31" w15:restartNumberingAfterBreak="0">
    <w:nsid w:val="22A9744E"/>
    <w:multiLevelType w:val="hybridMultilevel"/>
    <w:tmpl w:val="4FEC8448"/>
    <w:lvl w:ilvl="0" w:tplc="34B21DCC">
      <w:start w:val="1"/>
      <w:numFmt w:val="decimal"/>
      <w:lvlText w:val="STAKEHOLDER%1."/>
      <w:lvlJc w:val="left"/>
      <w:pPr>
        <w:ind w:left="1440" w:hanging="360"/>
      </w:pPr>
      <w:rPr>
        <w:rFonts w:hint="default"/>
      </w:rPr>
    </w:lvl>
    <w:lvl w:ilvl="1" w:tplc="CCFC73CE">
      <w:start w:val="1"/>
      <w:numFmt w:val="decimal"/>
      <w:lvlText w:val="STAKEHOLDER.%2"/>
      <w:lvlJc w:val="left"/>
      <w:pPr>
        <w:ind w:left="1440" w:hanging="360"/>
      </w:pPr>
      <w:rPr>
        <w:rFonts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2" w15:restartNumberingAfterBreak="0">
    <w:nsid w:val="25F723D3"/>
    <w:multiLevelType w:val="multilevel"/>
    <w:tmpl w:val="83500D5C"/>
    <w:lvl w:ilvl="0">
      <w:start w:val="1"/>
      <w:numFmt w:val="decimal"/>
      <w:lvlText w:val="RMAE.%1."/>
      <w:lvlJc w:val="left"/>
      <w:pPr>
        <w:ind w:left="360" w:hanging="360"/>
      </w:pPr>
      <w:rPr>
        <w:rFonts w:hint="default"/>
      </w:rPr>
    </w:lvl>
    <w:lvl w:ilvl="1">
      <w:start w:val="1"/>
      <w:numFmt w:val="decimal"/>
      <w:lvlText w:val="RMAE. 1.%2."/>
      <w:lvlJc w:val="left"/>
      <w:pPr>
        <w:ind w:left="907" w:hanging="527"/>
      </w:pPr>
      <w:rPr>
        <w:rFonts w:hint="default"/>
      </w:rPr>
    </w:lvl>
    <w:lvl w:ilvl="2">
      <w:start w:val="1"/>
      <w:numFmt w:val="decimal"/>
      <w:lvlText w:val="RMAE.1.1.%3."/>
      <w:lvlJc w:val="left"/>
      <w:pPr>
        <w:ind w:left="907" w:hanging="21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3" w15:restartNumberingAfterBreak="0">
    <w:nsid w:val="265312B9"/>
    <w:multiLevelType w:val="hybridMultilevel"/>
    <w:tmpl w:val="FFFFFFFF"/>
    <w:lvl w:ilvl="0" w:tplc="9296272C">
      <w:start w:val="1"/>
      <w:numFmt w:val="bullet"/>
      <w:lvlText w:val=""/>
      <w:lvlJc w:val="left"/>
      <w:pPr>
        <w:ind w:left="1068" w:hanging="360"/>
      </w:pPr>
      <w:rPr>
        <w:rFonts w:ascii="Symbol" w:hAnsi="Symbol" w:hint="default"/>
      </w:rPr>
    </w:lvl>
    <w:lvl w:ilvl="1" w:tplc="4A9A5408">
      <w:start w:val="1"/>
      <w:numFmt w:val="bullet"/>
      <w:lvlText w:val="o"/>
      <w:lvlJc w:val="left"/>
      <w:pPr>
        <w:ind w:left="1788" w:hanging="360"/>
      </w:pPr>
      <w:rPr>
        <w:rFonts w:ascii="Courier New" w:hAnsi="Courier New" w:hint="default"/>
      </w:rPr>
    </w:lvl>
    <w:lvl w:ilvl="2" w:tplc="0DDC156C">
      <w:start w:val="1"/>
      <w:numFmt w:val="bullet"/>
      <w:lvlText w:val=""/>
      <w:lvlJc w:val="left"/>
      <w:pPr>
        <w:ind w:left="2508" w:hanging="360"/>
      </w:pPr>
      <w:rPr>
        <w:rFonts w:ascii="Wingdings" w:hAnsi="Wingdings" w:hint="default"/>
      </w:rPr>
    </w:lvl>
    <w:lvl w:ilvl="3" w:tplc="1A3007F6">
      <w:start w:val="1"/>
      <w:numFmt w:val="bullet"/>
      <w:lvlText w:val=""/>
      <w:lvlJc w:val="left"/>
      <w:pPr>
        <w:ind w:left="3228" w:hanging="360"/>
      </w:pPr>
      <w:rPr>
        <w:rFonts w:ascii="Symbol" w:hAnsi="Symbol" w:hint="default"/>
      </w:rPr>
    </w:lvl>
    <w:lvl w:ilvl="4" w:tplc="A36876EA">
      <w:start w:val="1"/>
      <w:numFmt w:val="bullet"/>
      <w:lvlText w:val="o"/>
      <w:lvlJc w:val="left"/>
      <w:pPr>
        <w:ind w:left="3948" w:hanging="360"/>
      </w:pPr>
      <w:rPr>
        <w:rFonts w:ascii="Courier New" w:hAnsi="Courier New" w:hint="default"/>
      </w:rPr>
    </w:lvl>
    <w:lvl w:ilvl="5" w:tplc="7F24F62E">
      <w:start w:val="1"/>
      <w:numFmt w:val="bullet"/>
      <w:lvlText w:val=""/>
      <w:lvlJc w:val="left"/>
      <w:pPr>
        <w:ind w:left="4668" w:hanging="360"/>
      </w:pPr>
      <w:rPr>
        <w:rFonts w:ascii="Wingdings" w:hAnsi="Wingdings" w:hint="default"/>
      </w:rPr>
    </w:lvl>
    <w:lvl w:ilvl="6" w:tplc="FDC2831A">
      <w:start w:val="1"/>
      <w:numFmt w:val="bullet"/>
      <w:lvlText w:val=""/>
      <w:lvlJc w:val="left"/>
      <w:pPr>
        <w:ind w:left="5388" w:hanging="360"/>
      </w:pPr>
      <w:rPr>
        <w:rFonts w:ascii="Symbol" w:hAnsi="Symbol" w:hint="default"/>
      </w:rPr>
    </w:lvl>
    <w:lvl w:ilvl="7" w:tplc="0090D1DA">
      <w:start w:val="1"/>
      <w:numFmt w:val="bullet"/>
      <w:lvlText w:val="o"/>
      <w:lvlJc w:val="left"/>
      <w:pPr>
        <w:ind w:left="6108" w:hanging="360"/>
      </w:pPr>
      <w:rPr>
        <w:rFonts w:ascii="Courier New" w:hAnsi="Courier New" w:hint="default"/>
      </w:rPr>
    </w:lvl>
    <w:lvl w:ilvl="8" w:tplc="27008EBC">
      <w:start w:val="1"/>
      <w:numFmt w:val="bullet"/>
      <w:lvlText w:val=""/>
      <w:lvlJc w:val="left"/>
      <w:pPr>
        <w:ind w:left="6828" w:hanging="360"/>
      </w:pPr>
      <w:rPr>
        <w:rFonts w:ascii="Wingdings" w:hAnsi="Wingdings" w:hint="default"/>
      </w:rPr>
    </w:lvl>
  </w:abstractNum>
  <w:abstractNum w:abstractNumId="34" w15:restartNumberingAfterBreak="0">
    <w:nsid w:val="2770355B"/>
    <w:multiLevelType w:val="hybridMultilevel"/>
    <w:tmpl w:val="30AA65E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15:restartNumberingAfterBreak="0">
    <w:nsid w:val="288D5558"/>
    <w:multiLevelType w:val="hybridMultilevel"/>
    <w:tmpl w:val="A61873B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15:restartNumberingAfterBreak="0">
    <w:nsid w:val="291E1001"/>
    <w:multiLevelType w:val="multilevel"/>
    <w:tmpl w:val="A4780024"/>
    <w:lvl w:ilvl="0">
      <w:start w:val="1"/>
      <w:numFmt w:val="decimal"/>
      <w:lvlText w:val="RIC.%1."/>
      <w:lvlJc w:val="left"/>
      <w:pPr>
        <w:ind w:left="360" w:hanging="360"/>
      </w:pPr>
      <w:rPr>
        <w:rFonts w:hint="default"/>
      </w:rPr>
    </w:lvl>
    <w:lvl w:ilvl="1">
      <w:start w:val="1"/>
      <w:numFmt w:val="decimal"/>
      <w:lvlText w:val="RIC.%1.%2"/>
      <w:lvlJc w:val="left"/>
      <w:pPr>
        <w:ind w:left="907" w:hanging="527"/>
      </w:pPr>
      <w:rPr>
        <w:rFonts w:hint="default"/>
      </w:rPr>
    </w:lvl>
    <w:lvl w:ilvl="2">
      <w:start w:val="1"/>
      <w:numFmt w:val="decimal"/>
      <w:lvlText w:val="E8.R%1.%2.%3"/>
      <w:lvlJc w:val="left"/>
      <w:pPr>
        <w:ind w:left="907" w:hanging="21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7" w15:restartNumberingAfterBreak="0">
    <w:nsid w:val="2B0059AC"/>
    <w:multiLevelType w:val="hybridMultilevel"/>
    <w:tmpl w:val="ADA8A01A"/>
    <w:lvl w:ilvl="0" w:tplc="0C0A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8" w15:restartNumberingAfterBreak="0">
    <w:nsid w:val="2D29443B"/>
    <w:multiLevelType w:val="hybridMultilevel"/>
    <w:tmpl w:val="B2806E96"/>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9" w15:restartNumberingAfterBreak="0">
    <w:nsid w:val="2EF7082B"/>
    <w:multiLevelType w:val="hybridMultilevel"/>
    <w:tmpl w:val="4EB04C5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15:restartNumberingAfterBreak="0">
    <w:nsid w:val="31458110"/>
    <w:multiLevelType w:val="hybridMultilevel"/>
    <w:tmpl w:val="ACF6DDBA"/>
    <w:lvl w:ilvl="0" w:tplc="0C0A0001">
      <w:start w:val="1"/>
      <w:numFmt w:val="bullet"/>
      <w:lvlText w:val=""/>
      <w:lvlJc w:val="left"/>
      <w:pPr>
        <w:ind w:left="720" w:hanging="360"/>
      </w:pPr>
      <w:rPr>
        <w:rFonts w:ascii="Symbol" w:hAnsi="Symbol" w:hint="default"/>
      </w:rPr>
    </w:lvl>
    <w:lvl w:ilvl="1" w:tplc="BD0E5DCE">
      <w:start w:val="1"/>
      <w:numFmt w:val="bullet"/>
      <w:lvlText w:val="o"/>
      <w:lvlJc w:val="left"/>
      <w:pPr>
        <w:ind w:left="1440" w:hanging="360"/>
      </w:pPr>
      <w:rPr>
        <w:rFonts w:ascii="Courier New" w:hAnsi="Courier New" w:hint="default"/>
      </w:rPr>
    </w:lvl>
    <w:lvl w:ilvl="2" w:tplc="2D7ECB2C">
      <w:start w:val="1"/>
      <w:numFmt w:val="bullet"/>
      <w:lvlText w:val=""/>
      <w:lvlJc w:val="left"/>
      <w:pPr>
        <w:ind w:left="2160" w:hanging="360"/>
      </w:pPr>
      <w:rPr>
        <w:rFonts w:ascii="Wingdings" w:hAnsi="Wingdings" w:hint="default"/>
      </w:rPr>
    </w:lvl>
    <w:lvl w:ilvl="3" w:tplc="EE9A3260">
      <w:start w:val="1"/>
      <w:numFmt w:val="bullet"/>
      <w:lvlText w:val=""/>
      <w:lvlJc w:val="left"/>
      <w:pPr>
        <w:ind w:left="2880" w:hanging="360"/>
      </w:pPr>
      <w:rPr>
        <w:rFonts w:ascii="Symbol" w:hAnsi="Symbol" w:hint="default"/>
      </w:rPr>
    </w:lvl>
    <w:lvl w:ilvl="4" w:tplc="E2FED770">
      <w:start w:val="1"/>
      <w:numFmt w:val="bullet"/>
      <w:lvlText w:val="o"/>
      <w:lvlJc w:val="left"/>
      <w:pPr>
        <w:ind w:left="3600" w:hanging="360"/>
      </w:pPr>
      <w:rPr>
        <w:rFonts w:ascii="Courier New" w:hAnsi="Courier New" w:hint="default"/>
      </w:rPr>
    </w:lvl>
    <w:lvl w:ilvl="5" w:tplc="A44EC39A">
      <w:start w:val="1"/>
      <w:numFmt w:val="bullet"/>
      <w:lvlText w:val=""/>
      <w:lvlJc w:val="left"/>
      <w:pPr>
        <w:ind w:left="4320" w:hanging="360"/>
      </w:pPr>
      <w:rPr>
        <w:rFonts w:ascii="Wingdings" w:hAnsi="Wingdings" w:hint="default"/>
      </w:rPr>
    </w:lvl>
    <w:lvl w:ilvl="6" w:tplc="99828FBA">
      <w:start w:val="1"/>
      <w:numFmt w:val="bullet"/>
      <w:lvlText w:val=""/>
      <w:lvlJc w:val="left"/>
      <w:pPr>
        <w:ind w:left="5040" w:hanging="360"/>
      </w:pPr>
      <w:rPr>
        <w:rFonts w:ascii="Symbol" w:hAnsi="Symbol" w:hint="default"/>
      </w:rPr>
    </w:lvl>
    <w:lvl w:ilvl="7" w:tplc="790C4C88">
      <w:start w:val="1"/>
      <w:numFmt w:val="bullet"/>
      <w:lvlText w:val="o"/>
      <w:lvlJc w:val="left"/>
      <w:pPr>
        <w:ind w:left="5760" w:hanging="360"/>
      </w:pPr>
      <w:rPr>
        <w:rFonts w:ascii="Courier New" w:hAnsi="Courier New" w:hint="default"/>
      </w:rPr>
    </w:lvl>
    <w:lvl w:ilvl="8" w:tplc="4EEE8D78">
      <w:start w:val="1"/>
      <w:numFmt w:val="bullet"/>
      <w:lvlText w:val=""/>
      <w:lvlJc w:val="left"/>
      <w:pPr>
        <w:ind w:left="6480" w:hanging="360"/>
      </w:pPr>
      <w:rPr>
        <w:rFonts w:ascii="Wingdings" w:hAnsi="Wingdings" w:hint="default"/>
      </w:rPr>
    </w:lvl>
  </w:abstractNum>
  <w:abstractNum w:abstractNumId="41" w15:restartNumberingAfterBreak="0">
    <w:nsid w:val="319847AA"/>
    <w:multiLevelType w:val="hybridMultilevel"/>
    <w:tmpl w:val="F190B91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2" w15:restartNumberingAfterBreak="0">
    <w:nsid w:val="32B16E31"/>
    <w:multiLevelType w:val="multilevel"/>
    <w:tmpl w:val="858A8922"/>
    <w:lvl w:ilvl="0">
      <w:start w:val="1"/>
      <w:numFmt w:val="decimal"/>
      <w:lvlText w:val="RMD.%1."/>
      <w:lvlJc w:val="left"/>
      <w:pPr>
        <w:ind w:left="360" w:hanging="360"/>
      </w:pPr>
      <w:rPr>
        <w:rFonts w:hint="default"/>
      </w:rPr>
    </w:lvl>
    <w:lvl w:ilvl="1">
      <w:start w:val="1"/>
      <w:numFmt w:val="decimal"/>
      <w:lvlText w:val="E7.R%1.%2"/>
      <w:lvlJc w:val="left"/>
      <w:pPr>
        <w:ind w:left="907" w:hanging="527"/>
      </w:pPr>
      <w:rPr>
        <w:rFonts w:hint="default"/>
      </w:rPr>
    </w:lvl>
    <w:lvl w:ilvl="2">
      <w:start w:val="1"/>
      <w:numFmt w:val="decimal"/>
      <w:lvlText w:val="E7.R%1.%2.%3"/>
      <w:lvlJc w:val="left"/>
      <w:pPr>
        <w:ind w:left="907" w:hanging="21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3" w15:restartNumberingAfterBreak="0">
    <w:nsid w:val="33062C98"/>
    <w:multiLevelType w:val="hybridMultilevel"/>
    <w:tmpl w:val="27E61DA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4" w15:restartNumberingAfterBreak="0">
    <w:nsid w:val="33B525A5"/>
    <w:multiLevelType w:val="hybridMultilevel"/>
    <w:tmpl w:val="651E8B70"/>
    <w:lvl w:ilvl="0" w:tplc="0C0A0001">
      <w:start w:val="1"/>
      <w:numFmt w:val="bullet"/>
      <w:lvlText w:val=""/>
      <w:lvlJc w:val="left"/>
      <w:pPr>
        <w:ind w:left="720" w:hanging="360"/>
      </w:pPr>
      <w:rPr>
        <w:rFonts w:ascii="Symbol" w:hAnsi="Symbol" w:hint="default"/>
      </w:rPr>
    </w:lvl>
    <w:lvl w:ilvl="1" w:tplc="069256D0">
      <w:start w:val="1"/>
      <w:numFmt w:val="bullet"/>
      <w:lvlText w:val="o"/>
      <w:lvlJc w:val="left"/>
      <w:pPr>
        <w:ind w:left="1440" w:hanging="360"/>
      </w:pPr>
      <w:rPr>
        <w:rFonts w:ascii="Courier New" w:hAnsi="Courier New" w:hint="default"/>
      </w:rPr>
    </w:lvl>
    <w:lvl w:ilvl="2" w:tplc="C8E6CAEE">
      <w:start w:val="1"/>
      <w:numFmt w:val="bullet"/>
      <w:lvlText w:val=""/>
      <w:lvlJc w:val="left"/>
      <w:pPr>
        <w:ind w:left="2160" w:hanging="360"/>
      </w:pPr>
      <w:rPr>
        <w:rFonts w:ascii="Wingdings" w:hAnsi="Wingdings" w:hint="default"/>
      </w:rPr>
    </w:lvl>
    <w:lvl w:ilvl="3" w:tplc="90BC08C6">
      <w:start w:val="1"/>
      <w:numFmt w:val="bullet"/>
      <w:lvlText w:val=""/>
      <w:lvlJc w:val="left"/>
      <w:pPr>
        <w:ind w:left="2880" w:hanging="360"/>
      </w:pPr>
      <w:rPr>
        <w:rFonts w:ascii="Symbol" w:hAnsi="Symbol" w:hint="default"/>
      </w:rPr>
    </w:lvl>
    <w:lvl w:ilvl="4" w:tplc="15A4BBD2">
      <w:start w:val="1"/>
      <w:numFmt w:val="bullet"/>
      <w:lvlText w:val="o"/>
      <w:lvlJc w:val="left"/>
      <w:pPr>
        <w:ind w:left="3600" w:hanging="360"/>
      </w:pPr>
      <w:rPr>
        <w:rFonts w:ascii="Courier New" w:hAnsi="Courier New" w:hint="default"/>
      </w:rPr>
    </w:lvl>
    <w:lvl w:ilvl="5" w:tplc="E88E2466">
      <w:start w:val="1"/>
      <w:numFmt w:val="bullet"/>
      <w:lvlText w:val=""/>
      <w:lvlJc w:val="left"/>
      <w:pPr>
        <w:ind w:left="4320" w:hanging="360"/>
      </w:pPr>
      <w:rPr>
        <w:rFonts w:ascii="Wingdings" w:hAnsi="Wingdings" w:hint="default"/>
      </w:rPr>
    </w:lvl>
    <w:lvl w:ilvl="6" w:tplc="D102CE38">
      <w:start w:val="1"/>
      <w:numFmt w:val="bullet"/>
      <w:lvlText w:val=""/>
      <w:lvlJc w:val="left"/>
      <w:pPr>
        <w:ind w:left="5040" w:hanging="360"/>
      </w:pPr>
      <w:rPr>
        <w:rFonts w:ascii="Symbol" w:hAnsi="Symbol" w:hint="default"/>
      </w:rPr>
    </w:lvl>
    <w:lvl w:ilvl="7" w:tplc="E62851AA">
      <w:start w:val="1"/>
      <w:numFmt w:val="bullet"/>
      <w:lvlText w:val="o"/>
      <w:lvlJc w:val="left"/>
      <w:pPr>
        <w:ind w:left="5760" w:hanging="360"/>
      </w:pPr>
      <w:rPr>
        <w:rFonts w:ascii="Courier New" w:hAnsi="Courier New" w:hint="default"/>
      </w:rPr>
    </w:lvl>
    <w:lvl w:ilvl="8" w:tplc="35B4A2EA">
      <w:start w:val="1"/>
      <w:numFmt w:val="bullet"/>
      <w:lvlText w:val=""/>
      <w:lvlJc w:val="left"/>
      <w:pPr>
        <w:ind w:left="6480" w:hanging="360"/>
      </w:pPr>
      <w:rPr>
        <w:rFonts w:ascii="Wingdings" w:hAnsi="Wingdings" w:hint="default"/>
      </w:rPr>
    </w:lvl>
  </w:abstractNum>
  <w:abstractNum w:abstractNumId="45" w15:restartNumberingAfterBreak="0">
    <w:nsid w:val="3647708A"/>
    <w:multiLevelType w:val="multilevel"/>
    <w:tmpl w:val="F75AE596"/>
    <w:lvl w:ilvl="0">
      <w:start w:val="1"/>
      <w:numFmt w:val="decimal"/>
      <w:lvlText w:val="RIS.%1."/>
      <w:lvlJc w:val="left"/>
      <w:pPr>
        <w:ind w:left="360" w:hanging="360"/>
      </w:pPr>
      <w:rPr>
        <w:rFonts w:hint="default"/>
      </w:rPr>
    </w:lvl>
    <w:lvl w:ilvl="1">
      <w:start w:val="1"/>
      <w:numFmt w:val="decimal"/>
      <w:lvlText w:val="RIS.%1.%2"/>
      <w:lvlJc w:val="left"/>
      <w:pPr>
        <w:ind w:left="907" w:hanging="527"/>
      </w:pPr>
      <w:rPr>
        <w:rFonts w:hint="default"/>
      </w:rPr>
    </w:lvl>
    <w:lvl w:ilvl="2">
      <w:start w:val="1"/>
      <w:numFmt w:val="decimal"/>
      <w:lvlText w:val="E8.R%1.%2.%3"/>
      <w:lvlJc w:val="left"/>
      <w:pPr>
        <w:ind w:left="907" w:hanging="21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6" w15:restartNumberingAfterBreak="0">
    <w:nsid w:val="371F4EF8"/>
    <w:multiLevelType w:val="hybridMultilevel"/>
    <w:tmpl w:val="8940FEC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7" w15:restartNumberingAfterBreak="0">
    <w:nsid w:val="3A1E46A1"/>
    <w:multiLevelType w:val="hybridMultilevel"/>
    <w:tmpl w:val="A9849C3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8" w15:restartNumberingAfterBreak="0">
    <w:nsid w:val="3E575C0A"/>
    <w:multiLevelType w:val="multilevel"/>
    <w:tmpl w:val="0C0A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49" w15:restartNumberingAfterBreak="0">
    <w:nsid w:val="3E934D9A"/>
    <w:multiLevelType w:val="multilevel"/>
    <w:tmpl w:val="F9640A86"/>
    <w:lvl w:ilvl="0">
      <w:start w:val="1"/>
      <w:numFmt w:val="decimal"/>
      <w:lvlText w:val="RMA.%1."/>
      <w:lvlJc w:val="left"/>
      <w:pPr>
        <w:ind w:left="360" w:hanging="360"/>
      </w:pPr>
      <w:rPr>
        <w:rFonts w:hint="default"/>
      </w:rPr>
    </w:lvl>
    <w:lvl w:ilvl="1">
      <w:start w:val="1"/>
      <w:numFmt w:val="decimal"/>
      <w:lvlText w:val="E6.R%1.%2"/>
      <w:lvlJc w:val="left"/>
      <w:pPr>
        <w:ind w:left="907" w:hanging="527"/>
      </w:pPr>
      <w:rPr>
        <w:rFonts w:hint="default"/>
      </w:rPr>
    </w:lvl>
    <w:lvl w:ilvl="2">
      <w:start w:val="1"/>
      <w:numFmt w:val="decimal"/>
      <w:lvlText w:val="E6.R%1.%2.%3"/>
      <w:lvlJc w:val="left"/>
      <w:pPr>
        <w:ind w:left="907" w:hanging="21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0" w15:restartNumberingAfterBreak="0">
    <w:nsid w:val="3EEE6F46"/>
    <w:multiLevelType w:val="hybridMultilevel"/>
    <w:tmpl w:val="6078574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1" w15:restartNumberingAfterBreak="0">
    <w:nsid w:val="3FB94BB6"/>
    <w:multiLevelType w:val="hybridMultilevel"/>
    <w:tmpl w:val="7FCC37D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2" w15:restartNumberingAfterBreak="0">
    <w:nsid w:val="403A40D4"/>
    <w:multiLevelType w:val="hybridMultilevel"/>
    <w:tmpl w:val="67688390"/>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3" w15:restartNumberingAfterBreak="0">
    <w:nsid w:val="421A1CB6"/>
    <w:multiLevelType w:val="hybridMultilevel"/>
    <w:tmpl w:val="EC4E307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4" w15:restartNumberingAfterBreak="0">
    <w:nsid w:val="421A40E6"/>
    <w:multiLevelType w:val="hybridMultilevel"/>
    <w:tmpl w:val="65D65478"/>
    <w:lvl w:ilvl="0" w:tplc="E8523172">
      <w:start w:val="1"/>
      <w:numFmt w:val="bullet"/>
      <w:lvlText w:val=""/>
      <w:lvlJc w:val="left"/>
      <w:pPr>
        <w:ind w:left="720" w:hanging="360"/>
      </w:pPr>
      <w:rPr>
        <w:rFonts w:ascii="Symbol" w:hAnsi="Symbol" w:hint="default"/>
      </w:rPr>
    </w:lvl>
    <w:lvl w:ilvl="1" w:tplc="2EAA7E36">
      <w:start w:val="1"/>
      <w:numFmt w:val="bullet"/>
      <w:lvlText w:val="o"/>
      <w:lvlJc w:val="left"/>
      <w:pPr>
        <w:ind w:left="1440" w:hanging="360"/>
      </w:pPr>
      <w:rPr>
        <w:rFonts w:ascii="Courier New" w:hAnsi="Courier New" w:hint="default"/>
      </w:rPr>
    </w:lvl>
    <w:lvl w:ilvl="2" w:tplc="565448E8">
      <w:start w:val="1"/>
      <w:numFmt w:val="bullet"/>
      <w:lvlText w:val=""/>
      <w:lvlJc w:val="left"/>
      <w:pPr>
        <w:ind w:left="2160" w:hanging="360"/>
      </w:pPr>
      <w:rPr>
        <w:rFonts w:ascii="Wingdings" w:hAnsi="Wingdings" w:hint="default"/>
      </w:rPr>
    </w:lvl>
    <w:lvl w:ilvl="3" w:tplc="78BAE234">
      <w:start w:val="1"/>
      <w:numFmt w:val="bullet"/>
      <w:lvlText w:val=""/>
      <w:lvlJc w:val="left"/>
      <w:pPr>
        <w:ind w:left="2880" w:hanging="360"/>
      </w:pPr>
      <w:rPr>
        <w:rFonts w:ascii="Symbol" w:hAnsi="Symbol" w:hint="default"/>
      </w:rPr>
    </w:lvl>
    <w:lvl w:ilvl="4" w:tplc="796A5BF4">
      <w:start w:val="1"/>
      <w:numFmt w:val="bullet"/>
      <w:lvlText w:val="o"/>
      <w:lvlJc w:val="left"/>
      <w:pPr>
        <w:ind w:left="3600" w:hanging="360"/>
      </w:pPr>
      <w:rPr>
        <w:rFonts w:ascii="Courier New" w:hAnsi="Courier New" w:hint="default"/>
      </w:rPr>
    </w:lvl>
    <w:lvl w:ilvl="5" w:tplc="0D142E94">
      <w:start w:val="1"/>
      <w:numFmt w:val="bullet"/>
      <w:lvlText w:val=""/>
      <w:lvlJc w:val="left"/>
      <w:pPr>
        <w:ind w:left="4320" w:hanging="360"/>
      </w:pPr>
      <w:rPr>
        <w:rFonts w:ascii="Wingdings" w:hAnsi="Wingdings" w:hint="default"/>
      </w:rPr>
    </w:lvl>
    <w:lvl w:ilvl="6" w:tplc="324E3F0C">
      <w:start w:val="1"/>
      <w:numFmt w:val="bullet"/>
      <w:lvlText w:val=""/>
      <w:lvlJc w:val="left"/>
      <w:pPr>
        <w:ind w:left="5040" w:hanging="360"/>
      </w:pPr>
      <w:rPr>
        <w:rFonts w:ascii="Symbol" w:hAnsi="Symbol" w:hint="default"/>
      </w:rPr>
    </w:lvl>
    <w:lvl w:ilvl="7" w:tplc="20FEF872">
      <w:start w:val="1"/>
      <w:numFmt w:val="bullet"/>
      <w:lvlText w:val="o"/>
      <w:lvlJc w:val="left"/>
      <w:pPr>
        <w:ind w:left="5760" w:hanging="360"/>
      </w:pPr>
      <w:rPr>
        <w:rFonts w:ascii="Courier New" w:hAnsi="Courier New" w:hint="default"/>
      </w:rPr>
    </w:lvl>
    <w:lvl w:ilvl="8" w:tplc="AFFE5920">
      <w:start w:val="1"/>
      <w:numFmt w:val="bullet"/>
      <w:lvlText w:val=""/>
      <w:lvlJc w:val="left"/>
      <w:pPr>
        <w:ind w:left="6480" w:hanging="360"/>
      </w:pPr>
      <w:rPr>
        <w:rFonts w:ascii="Wingdings" w:hAnsi="Wingdings" w:hint="default"/>
      </w:rPr>
    </w:lvl>
  </w:abstractNum>
  <w:abstractNum w:abstractNumId="55" w15:restartNumberingAfterBreak="0">
    <w:nsid w:val="43A83AEE"/>
    <w:multiLevelType w:val="hybridMultilevel"/>
    <w:tmpl w:val="03CABF6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6" w15:restartNumberingAfterBreak="0">
    <w:nsid w:val="43D46540"/>
    <w:multiLevelType w:val="hybridMultilevel"/>
    <w:tmpl w:val="0AA8495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7" w15:restartNumberingAfterBreak="0">
    <w:nsid w:val="4428707D"/>
    <w:multiLevelType w:val="hybridMultilevel"/>
    <w:tmpl w:val="B2806E96"/>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8" w15:restartNumberingAfterBreak="0">
    <w:nsid w:val="44C2109B"/>
    <w:multiLevelType w:val="hybridMultilevel"/>
    <w:tmpl w:val="898E72E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9" w15:restartNumberingAfterBreak="0">
    <w:nsid w:val="47327C0B"/>
    <w:multiLevelType w:val="hybridMultilevel"/>
    <w:tmpl w:val="F21A86EE"/>
    <w:lvl w:ilvl="0" w:tplc="F8CEB77C">
      <w:start w:val="1"/>
      <w:numFmt w:val="bullet"/>
      <w:lvlText w:val=""/>
      <w:lvlJc w:val="left"/>
      <w:pPr>
        <w:ind w:left="1068" w:hanging="360"/>
      </w:pPr>
      <w:rPr>
        <w:rFonts w:ascii="Symbol" w:hAnsi="Symbol" w:hint="default"/>
      </w:rPr>
    </w:lvl>
    <w:lvl w:ilvl="1" w:tplc="A73ACBFC" w:tentative="1">
      <w:start w:val="1"/>
      <w:numFmt w:val="bullet"/>
      <w:lvlText w:val="o"/>
      <w:lvlJc w:val="left"/>
      <w:pPr>
        <w:ind w:left="1788" w:hanging="360"/>
      </w:pPr>
      <w:rPr>
        <w:rFonts w:ascii="Courier New" w:hAnsi="Courier New" w:hint="default"/>
      </w:rPr>
    </w:lvl>
    <w:lvl w:ilvl="2" w:tplc="0C9C3E3E" w:tentative="1">
      <w:start w:val="1"/>
      <w:numFmt w:val="bullet"/>
      <w:lvlText w:val=""/>
      <w:lvlJc w:val="left"/>
      <w:pPr>
        <w:ind w:left="2508" w:hanging="360"/>
      </w:pPr>
      <w:rPr>
        <w:rFonts w:ascii="Wingdings" w:hAnsi="Wingdings" w:hint="default"/>
      </w:rPr>
    </w:lvl>
    <w:lvl w:ilvl="3" w:tplc="24D0848C" w:tentative="1">
      <w:start w:val="1"/>
      <w:numFmt w:val="bullet"/>
      <w:lvlText w:val=""/>
      <w:lvlJc w:val="left"/>
      <w:pPr>
        <w:ind w:left="3228" w:hanging="360"/>
      </w:pPr>
      <w:rPr>
        <w:rFonts w:ascii="Symbol" w:hAnsi="Symbol" w:hint="default"/>
      </w:rPr>
    </w:lvl>
    <w:lvl w:ilvl="4" w:tplc="4DC86502" w:tentative="1">
      <w:start w:val="1"/>
      <w:numFmt w:val="bullet"/>
      <w:lvlText w:val="o"/>
      <w:lvlJc w:val="left"/>
      <w:pPr>
        <w:ind w:left="3948" w:hanging="360"/>
      </w:pPr>
      <w:rPr>
        <w:rFonts w:ascii="Courier New" w:hAnsi="Courier New" w:hint="default"/>
      </w:rPr>
    </w:lvl>
    <w:lvl w:ilvl="5" w:tplc="8CC6F27A" w:tentative="1">
      <w:start w:val="1"/>
      <w:numFmt w:val="bullet"/>
      <w:lvlText w:val=""/>
      <w:lvlJc w:val="left"/>
      <w:pPr>
        <w:ind w:left="4668" w:hanging="360"/>
      </w:pPr>
      <w:rPr>
        <w:rFonts w:ascii="Wingdings" w:hAnsi="Wingdings" w:hint="default"/>
      </w:rPr>
    </w:lvl>
    <w:lvl w:ilvl="6" w:tplc="B352CF7C" w:tentative="1">
      <w:start w:val="1"/>
      <w:numFmt w:val="bullet"/>
      <w:lvlText w:val=""/>
      <w:lvlJc w:val="left"/>
      <w:pPr>
        <w:ind w:left="5388" w:hanging="360"/>
      </w:pPr>
      <w:rPr>
        <w:rFonts w:ascii="Symbol" w:hAnsi="Symbol" w:hint="default"/>
      </w:rPr>
    </w:lvl>
    <w:lvl w:ilvl="7" w:tplc="79E25FF4" w:tentative="1">
      <w:start w:val="1"/>
      <w:numFmt w:val="bullet"/>
      <w:lvlText w:val="o"/>
      <w:lvlJc w:val="left"/>
      <w:pPr>
        <w:ind w:left="6108" w:hanging="360"/>
      </w:pPr>
      <w:rPr>
        <w:rFonts w:ascii="Courier New" w:hAnsi="Courier New" w:hint="default"/>
      </w:rPr>
    </w:lvl>
    <w:lvl w:ilvl="8" w:tplc="A786466C" w:tentative="1">
      <w:start w:val="1"/>
      <w:numFmt w:val="bullet"/>
      <w:lvlText w:val=""/>
      <w:lvlJc w:val="left"/>
      <w:pPr>
        <w:ind w:left="6828" w:hanging="360"/>
      </w:pPr>
      <w:rPr>
        <w:rFonts w:ascii="Wingdings" w:hAnsi="Wingdings" w:hint="default"/>
      </w:rPr>
    </w:lvl>
  </w:abstractNum>
  <w:abstractNum w:abstractNumId="60" w15:restartNumberingAfterBreak="0">
    <w:nsid w:val="4AB8273F"/>
    <w:multiLevelType w:val="hybridMultilevel"/>
    <w:tmpl w:val="978A2C9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1" w15:restartNumberingAfterBreak="0">
    <w:nsid w:val="4C1F168A"/>
    <w:multiLevelType w:val="hybridMultilevel"/>
    <w:tmpl w:val="C5608534"/>
    <w:lvl w:ilvl="0" w:tplc="CB10C00C">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2" w15:restartNumberingAfterBreak="0">
    <w:nsid w:val="4E2F258E"/>
    <w:multiLevelType w:val="multilevel"/>
    <w:tmpl w:val="6D18A196"/>
    <w:lvl w:ilvl="0">
      <w:start w:val="1"/>
      <w:numFmt w:val="decimal"/>
      <w:lvlText w:val="E6.R%1."/>
      <w:lvlJc w:val="left"/>
      <w:pPr>
        <w:ind w:left="360" w:hanging="360"/>
      </w:pPr>
      <w:rPr>
        <w:rFonts w:hint="default"/>
      </w:rPr>
    </w:lvl>
    <w:lvl w:ilvl="1">
      <w:start w:val="1"/>
      <w:numFmt w:val="decimal"/>
      <w:lvlText w:val="E6.R%1.%2"/>
      <w:lvlJc w:val="left"/>
      <w:pPr>
        <w:ind w:left="907" w:hanging="527"/>
      </w:pPr>
      <w:rPr>
        <w:rFonts w:hint="default"/>
      </w:rPr>
    </w:lvl>
    <w:lvl w:ilvl="2">
      <w:start w:val="1"/>
      <w:numFmt w:val="decimal"/>
      <w:lvlText w:val="E6.R%1.%2.%3"/>
      <w:lvlJc w:val="left"/>
      <w:pPr>
        <w:ind w:left="907" w:hanging="21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3" w15:restartNumberingAfterBreak="0">
    <w:nsid w:val="4ED7855F"/>
    <w:multiLevelType w:val="hybridMultilevel"/>
    <w:tmpl w:val="FFFFFFFF"/>
    <w:lvl w:ilvl="0" w:tplc="1A742E08">
      <w:start w:val="1"/>
      <w:numFmt w:val="bullet"/>
      <w:lvlText w:val=""/>
      <w:lvlJc w:val="left"/>
      <w:pPr>
        <w:ind w:left="1068" w:hanging="360"/>
      </w:pPr>
      <w:rPr>
        <w:rFonts w:ascii="Symbol" w:hAnsi="Symbol" w:hint="default"/>
      </w:rPr>
    </w:lvl>
    <w:lvl w:ilvl="1" w:tplc="75722D16">
      <w:start w:val="1"/>
      <w:numFmt w:val="bullet"/>
      <w:lvlText w:val="o"/>
      <w:lvlJc w:val="left"/>
      <w:pPr>
        <w:ind w:left="1788" w:hanging="360"/>
      </w:pPr>
      <w:rPr>
        <w:rFonts w:ascii="Courier New" w:hAnsi="Courier New" w:hint="default"/>
      </w:rPr>
    </w:lvl>
    <w:lvl w:ilvl="2" w:tplc="039E37BA">
      <w:start w:val="1"/>
      <w:numFmt w:val="bullet"/>
      <w:lvlText w:val=""/>
      <w:lvlJc w:val="left"/>
      <w:pPr>
        <w:ind w:left="2508" w:hanging="360"/>
      </w:pPr>
      <w:rPr>
        <w:rFonts w:ascii="Wingdings" w:hAnsi="Wingdings" w:hint="default"/>
      </w:rPr>
    </w:lvl>
    <w:lvl w:ilvl="3" w:tplc="4A0AC39C">
      <w:start w:val="1"/>
      <w:numFmt w:val="bullet"/>
      <w:lvlText w:val=""/>
      <w:lvlJc w:val="left"/>
      <w:pPr>
        <w:ind w:left="3228" w:hanging="360"/>
      </w:pPr>
      <w:rPr>
        <w:rFonts w:ascii="Symbol" w:hAnsi="Symbol" w:hint="default"/>
      </w:rPr>
    </w:lvl>
    <w:lvl w:ilvl="4" w:tplc="F2A434E2">
      <w:start w:val="1"/>
      <w:numFmt w:val="bullet"/>
      <w:lvlText w:val="o"/>
      <w:lvlJc w:val="left"/>
      <w:pPr>
        <w:ind w:left="3948" w:hanging="360"/>
      </w:pPr>
      <w:rPr>
        <w:rFonts w:ascii="Courier New" w:hAnsi="Courier New" w:hint="default"/>
      </w:rPr>
    </w:lvl>
    <w:lvl w:ilvl="5" w:tplc="249E4C26">
      <w:start w:val="1"/>
      <w:numFmt w:val="bullet"/>
      <w:lvlText w:val=""/>
      <w:lvlJc w:val="left"/>
      <w:pPr>
        <w:ind w:left="4668" w:hanging="360"/>
      </w:pPr>
      <w:rPr>
        <w:rFonts w:ascii="Wingdings" w:hAnsi="Wingdings" w:hint="default"/>
      </w:rPr>
    </w:lvl>
    <w:lvl w:ilvl="6" w:tplc="CAE2C186">
      <w:start w:val="1"/>
      <w:numFmt w:val="bullet"/>
      <w:lvlText w:val=""/>
      <w:lvlJc w:val="left"/>
      <w:pPr>
        <w:ind w:left="5388" w:hanging="360"/>
      </w:pPr>
      <w:rPr>
        <w:rFonts w:ascii="Symbol" w:hAnsi="Symbol" w:hint="default"/>
      </w:rPr>
    </w:lvl>
    <w:lvl w:ilvl="7" w:tplc="DAEC3ECC">
      <w:start w:val="1"/>
      <w:numFmt w:val="bullet"/>
      <w:lvlText w:val="o"/>
      <w:lvlJc w:val="left"/>
      <w:pPr>
        <w:ind w:left="6108" w:hanging="360"/>
      </w:pPr>
      <w:rPr>
        <w:rFonts w:ascii="Courier New" w:hAnsi="Courier New" w:hint="default"/>
      </w:rPr>
    </w:lvl>
    <w:lvl w:ilvl="8" w:tplc="A82C5312">
      <w:start w:val="1"/>
      <w:numFmt w:val="bullet"/>
      <w:lvlText w:val=""/>
      <w:lvlJc w:val="left"/>
      <w:pPr>
        <w:ind w:left="6828" w:hanging="360"/>
      </w:pPr>
      <w:rPr>
        <w:rFonts w:ascii="Wingdings" w:hAnsi="Wingdings" w:hint="default"/>
      </w:rPr>
    </w:lvl>
  </w:abstractNum>
  <w:abstractNum w:abstractNumId="64" w15:restartNumberingAfterBreak="0">
    <w:nsid w:val="50FE6CDA"/>
    <w:multiLevelType w:val="hybridMultilevel"/>
    <w:tmpl w:val="87181FF8"/>
    <w:lvl w:ilvl="0" w:tplc="0C0A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5" w15:restartNumberingAfterBreak="0">
    <w:nsid w:val="514A3D65"/>
    <w:multiLevelType w:val="hybridMultilevel"/>
    <w:tmpl w:val="F476FFD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6" w15:restartNumberingAfterBreak="0">
    <w:nsid w:val="51520825"/>
    <w:multiLevelType w:val="hybridMultilevel"/>
    <w:tmpl w:val="B2806E96"/>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7" w15:restartNumberingAfterBreak="0">
    <w:nsid w:val="52135FDE"/>
    <w:multiLevelType w:val="hybridMultilevel"/>
    <w:tmpl w:val="8740316E"/>
    <w:lvl w:ilvl="0" w:tplc="5D4A4A08">
      <w:start w:val="1"/>
      <w:numFmt w:val="decimal"/>
      <w:pStyle w:val="CitadeFiguras"/>
      <w:lvlText w:val="FIGURA %1.-"/>
      <w:lvlJc w:val="right"/>
      <w:pPr>
        <w:ind w:left="1920" w:hanging="360"/>
      </w:pPr>
      <w:rPr>
        <w:rFonts w:hint="default"/>
        <w:b/>
        <w:i w:val="0"/>
        <w:caps/>
        <w:strike w:val="0"/>
        <w:dstrike w:val="0"/>
        <w:vanish w:val="0"/>
        <w:vertAlign w:val="baseline"/>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8" w15:restartNumberingAfterBreak="0">
    <w:nsid w:val="52247DBB"/>
    <w:multiLevelType w:val="hybridMultilevel"/>
    <w:tmpl w:val="1E76DD5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9" w15:restartNumberingAfterBreak="0">
    <w:nsid w:val="536C0E64"/>
    <w:multiLevelType w:val="multilevel"/>
    <w:tmpl w:val="B3649B24"/>
    <w:lvl w:ilvl="0">
      <w:start w:val="1"/>
      <w:numFmt w:val="decimal"/>
      <w:lvlText w:val="E5.R%1."/>
      <w:lvlJc w:val="left"/>
      <w:pPr>
        <w:ind w:left="360" w:hanging="360"/>
      </w:pPr>
      <w:rPr>
        <w:rFonts w:hint="default"/>
      </w:rPr>
    </w:lvl>
    <w:lvl w:ilvl="1">
      <w:start w:val="1"/>
      <w:numFmt w:val="decimal"/>
      <w:lvlText w:val="E5.R%1.%2"/>
      <w:lvlJc w:val="left"/>
      <w:pPr>
        <w:ind w:left="907" w:hanging="340"/>
      </w:pPr>
      <w:rPr>
        <w:rFonts w:hint="default"/>
      </w:rPr>
    </w:lvl>
    <w:lvl w:ilvl="2">
      <w:start w:val="1"/>
      <w:numFmt w:val="decimal"/>
      <w:lvlText w:val="E5.R%1.%2.%3"/>
      <w:lvlJc w:val="left"/>
      <w:pPr>
        <w:ind w:left="907" w:hanging="34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0" w15:restartNumberingAfterBreak="0">
    <w:nsid w:val="539F1A61"/>
    <w:multiLevelType w:val="hybridMultilevel"/>
    <w:tmpl w:val="0F6021E8"/>
    <w:lvl w:ilvl="0" w:tplc="0C0A0001">
      <w:start w:val="1"/>
      <w:numFmt w:val="bullet"/>
      <w:lvlText w:val=""/>
      <w:lvlJc w:val="left"/>
      <w:pPr>
        <w:ind w:left="720" w:hanging="360"/>
      </w:pPr>
      <w:rPr>
        <w:rFonts w:ascii="Symbol" w:hAnsi="Symbol" w:hint="default"/>
      </w:rPr>
    </w:lvl>
    <w:lvl w:ilvl="1" w:tplc="7D9C3AB6">
      <w:start w:val="1"/>
      <w:numFmt w:val="bullet"/>
      <w:lvlText w:val="o"/>
      <w:lvlJc w:val="left"/>
      <w:pPr>
        <w:ind w:left="1440" w:hanging="360"/>
      </w:pPr>
      <w:rPr>
        <w:rFonts w:ascii="Courier New" w:hAnsi="Courier New" w:hint="default"/>
      </w:rPr>
    </w:lvl>
    <w:lvl w:ilvl="2" w:tplc="A8BE3272">
      <w:start w:val="1"/>
      <w:numFmt w:val="bullet"/>
      <w:lvlText w:val=""/>
      <w:lvlJc w:val="left"/>
      <w:pPr>
        <w:ind w:left="2160" w:hanging="360"/>
      </w:pPr>
      <w:rPr>
        <w:rFonts w:ascii="Wingdings" w:hAnsi="Wingdings" w:hint="default"/>
      </w:rPr>
    </w:lvl>
    <w:lvl w:ilvl="3" w:tplc="85988156">
      <w:start w:val="1"/>
      <w:numFmt w:val="bullet"/>
      <w:lvlText w:val=""/>
      <w:lvlJc w:val="left"/>
      <w:pPr>
        <w:ind w:left="2880" w:hanging="360"/>
      </w:pPr>
      <w:rPr>
        <w:rFonts w:ascii="Symbol" w:hAnsi="Symbol" w:hint="default"/>
      </w:rPr>
    </w:lvl>
    <w:lvl w:ilvl="4" w:tplc="559CAF08">
      <w:start w:val="1"/>
      <w:numFmt w:val="bullet"/>
      <w:lvlText w:val="o"/>
      <w:lvlJc w:val="left"/>
      <w:pPr>
        <w:ind w:left="3600" w:hanging="360"/>
      </w:pPr>
      <w:rPr>
        <w:rFonts w:ascii="Courier New" w:hAnsi="Courier New" w:hint="default"/>
      </w:rPr>
    </w:lvl>
    <w:lvl w:ilvl="5" w:tplc="58AA0CA2">
      <w:start w:val="1"/>
      <w:numFmt w:val="bullet"/>
      <w:lvlText w:val=""/>
      <w:lvlJc w:val="left"/>
      <w:pPr>
        <w:ind w:left="4320" w:hanging="360"/>
      </w:pPr>
      <w:rPr>
        <w:rFonts w:ascii="Wingdings" w:hAnsi="Wingdings" w:hint="default"/>
      </w:rPr>
    </w:lvl>
    <w:lvl w:ilvl="6" w:tplc="F8E4018A">
      <w:start w:val="1"/>
      <w:numFmt w:val="bullet"/>
      <w:lvlText w:val=""/>
      <w:lvlJc w:val="left"/>
      <w:pPr>
        <w:ind w:left="5040" w:hanging="360"/>
      </w:pPr>
      <w:rPr>
        <w:rFonts w:ascii="Symbol" w:hAnsi="Symbol" w:hint="default"/>
      </w:rPr>
    </w:lvl>
    <w:lvl w:ilvl="7" w:tplc="7E4A4B6A">
      <w:start w:val="1"/>
      <w:numFmt w:val="bullet"/>
      <w:lvlText w:val="o"/>
      <w:lvlJc w:val="left"/>
      <w:pPr>
        <w:ind w:left="5760" w:hanging="360"/>
      </w:pPr>
      <w:rPr>
        <w:rFonts w:ascii="Courier New" w:hAnsi="Courier New" w:hint="default"/>
      </w:rPr>
    </w:lvl>
    <w:lvl w:ilvl="8" w:tplc="795C60A0">
      <w:start w:val="1"/>
      <w:numFmt w:val="bullet"/>
      <w:lvlText w:val=""/>
      <w:lvlJc w:val="left"/>
      <w:pPr>
        <w:ind w:left="6480" w:hanging="360"/>
      </w:pPr>
      <w:rPr>
        <w:rFonts w:ascii="Wingdings" w:hAnsi="Wingdings" w:hint="default"/>
      </w:rPr>
    </w:lvl>
  </w:abstractNum>
  <w:abstractNum w:abstractNumId="71" w15:restartNumberingAfterBreak="0">
    <w:nsid w:val="53D01D7E"/>
    <w:multiLevelType w:val="hybridMultilevel"/>
    <w:tmpl w:val="3344426A"/>
    <w:lvl w:ilvl="0" w:tplc="93A0EF92">
      <w:start w:val="1"/>
      <w:numFmt w:val="decimal"/>
      <w:lvlText w:val="RISK%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2" w15:restartNumberingAfterBreak="0">
    <w:nsid w:val="54F66471"/>
    <w:multiLevelType w:val="multilevel"/>
    <w:tmpl w:val="DE8A057A"/>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73" w15:restartNumberingAfterBreak="0">
    <w:nsid w:val="55BE2651"/>
    <w:multiLevelType w:val="hybridMultilevel"/>
    <w:tmpl w:val="1CD45214"/>
    <w:lvl w:ilvl="0" w:tplc="0C0A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4" w15:restartNumberingAfterBreak="0">
    <w:nsid w:val="56C9276A"/>
    <w:multiLevelType w:val="multilevel"/>
    <w:tmpl w:val="6F1C18BE"/>
    <w:lvl w:ilvl="0">
      <w:start w:val="1"/>
      <w:numFmt w:val="decimal"/>
      <w:lvlText w:val="RMI.%1."/>
      <w:lvlJc w:val="left"/>
      <w:pPr>
        <w:ind w:left="360" w:hanging="360"/>
      </w:pPr>
      <w:rPr>
        <w:rFonts w:hint="default"/>
      </w:rPr>
    </w:lvl>
    <w:lvl w:ilvl="1">
      <w:start w:val="1"/>
      <w:numFmt w:val="decimal"/>
      <w:lvlText w:val="E2.R%1.%2"/>
      <w:lvlJc w:val="left"/>
      <w:pPr>
        <w:ind w:left="720" w:hanging="340"/>
      </w:pPr>
      <w:rPr>
        <w:rFonts w:hint="default"/>
      </w:rPr>
    </w:lvl>
    <w:lvl w:ilvl="2">
      <w:start w:val="1"/>
      <w:numFmt w:val="decimal"/>
      <w:lvlText w:val="E2.R%1.%2.%3"/>
      <w:lvlJc w:val="left"/>
      <w:pPr>
        <w:ind w:left="1080" w:hanging="383"/>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5" w15:restartNumberingAfterBreak="0">
    <w:nsid w:val="57496114"/>
    <w:multiLevelType w:val="hybridMultilevel"/>
    <w:tmpl w:val="16BC6ED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6" w15:restartNumberingAfterBreak="0">
    <w:nsid w:val="58192452"/>
    <w:multiLevelType w:val="hybridMultilevel"/>
    <w:tmpl w:val="D0DE53D2"/>
    <w:lvl w:ilvl="0" w:tplc="0C0A0001">
      <w:start w:val="1"/>
      <w:numFmt w:val="bullet"/>
      <w:lvlText w:val=""/>
      <w:lvlJc w:val="left"/>
      <w:pPr>
        <w:ind w:left="720" w:hanging="360"/>
      </w:pPr>
      <w:rPr>
        <w:rFonts w:ascii="Symbol" w:hAnsi="Symbol" w:hint="default"/>
      </w:rPr>
    </w:lvl>
    <w:lvl w:ilvl="1" w:tplc="79B69B1E">
      <w:start w:val="1"/>
      <w:numFmt w:val="bullet"/>
      <w:lvlText w:val="o"/>
      <w:lvlJc w:val="left"/>
      <w:pPr>
        <w:ind w:left="1440" w:hanging="360"/>
      </w:pPr>
      <w:rPr>
        <w:rFonts w:ascii="Courier New" w:hAnsi="Courier New" w:hint="default"/>
      </w:rPr>
    </w:lvl>
    <w:lvl w:ilvl="2" w:tplc="5384501C">
      <w:start w:val="1"/>
      <w:numFmt w:val="bullet"/>
      <w:lvlText w:val=""/>
      <w:lvlJc w:val="left"/>
      <w:pPr>
        <w:ind w:left="2160" w:hanging="360"/>
      </w:pPr>
      <w:rPr>
        <w:rFonts w:ascii="Wingdings" w:hAnsi="Wingdings" w:hint="default"/>
      </w:rPr>
    </w:lvl>
    <w:lvl w:ilvl="3" w:tplc="92460F72">
      <w:start w:val="1"/>
      <w:numFmt w:val="bullet"/>
      <w:lvlText w:val=""/>
      <w:lvlJc w:val="left"/>
      <w:pPr>
        <w:ind w:left="2880" w:hanging="360"/>
      </w:pPr>
      <w:rPr>
        <w:rFonts w:ascii="Symbol" w:hAnsi="Symbol" w:hint="default"/>
      </w:rPr>
    </w:lvl>
    <w:lvl w:ilvl="4" w:tplc="D4324370">
      <w:start w:val="1"/>
      <w:numFmt w:val="bullet"/>
      <w:lvlText w:val="o"/>
      <w:lvlJc w:val="left"/>
      <w:pPr>
        <w:ind w:left="3600" w:hanging="360"/>
      </w:pPr>
      <w:rPr>
        <w:rFonts w:ascii="Courier New" w:hAnsi="Courier New" w:hint="default"/>
      </w:rPr>
    </w:lvl>
    <w:lvl w:ilvl="5" w:tplc="B3624326">
      <w:start w:val="1"/>
      <w:numFmt w:val="bullet"/>
      <w:lvlText w:val=""/>
      <w:lvlJc w:val="left"/>
      <w:pPr>
        <w:ind w:left="4320" w:hanging="360"/>
      </w:pPr>
      <w:rPr>
        <w:rFonts w:ascii="Wingdings" w:hAnsi="Wingdings" w:hint="default"/>
      </w:rPr>
    </w:lvl>
    <w:lvl w:ilvl="6" w:tplc="5B3C9650">
      <w:start w:val="1"/>
      <w:numFmt w:val="bullet"/>
      <w:lvlText w:val=""/>
      <w:lvlJc w:val="left"/>
      <w:pPr>
        <w:ind w:left="5040" w:hanging="360"/>
      </w:pPr>
      <w:rPr>
        <w:rFonts w:ascii="Symbol" w:hAnsi="Symbol" w:hint="default"/>
      </w:rPr>
    </w:lvl>
    <w:lvl w:ilvl="7" w:tplc="09926958">
      <w:start w:val="1"/>
      <w:numFmt w:val="bullet"/>
      <w:lvlText w:val="o"/>
      <w:lvlJc w:val="left"/>
      <w:pPr>
        <w:ind w:left="5760" w:hanging="360"/>
      </w:pPr>
      <w:rPr>
        <w:rFonts w:ascii="Courier New" w:hAnsi="Courier New" w:hint="default"/>
      </w:rPr>
    </w:lvl>
    <w:lvl w:ilvl="8" w:tplc="B7641B6A">
      <w:start w:val="1"/>
      <w:numFmt w:val="bullet"/>
      <w:lvlText w:val=""/>
      <w:lvlJc w:val="left"/>
      <w:pPr>
        <w:ind w:left="6480" w:hanging="360"/>
      </w:pPr>
      <w:rPr>
        <w:rFonts w:ascii="Wingdings" w:hAnsi="Wingdings" w:hint="default"/>
      </w:rPr>
    </w:lvl>
  </w:abstractNum>
  <w:abstractNum w:abstractNumId="77" w15:restartNumberingAfterBreak="0">
    <w:nsid w:val="587A4AC0"/>
    <w:multiLevelType w:val="hybridMultilevel"/>
    <w:tmpl w:val="43825BB0"/>
    <w:lvl w:ilvl="0" w:tplc="0C0A0001">
      <w:start w:val="1"/>
      <w:numFmt w:val="bullet"/>
      <w:lvlText w:val=""/>
      <w:lvlJc w:val="left"/>
      <w:pPr>
        <w:ind w:left="720" w:hanging="360"/>
      </w:pPr>
      <w:rPr>
        <w:rFonts w:ascii="Symbol" w:hAnsi="Symbol" w:hint="default"/>
      </w:rPr>
    </w:lvl>
    <w:lvl w:ilvl="1" w:tplc="3800AE74">
      <w:start w:val="1"/>
      <w:numFmt w:val="bullet"/>
      <w:lvlText w:val="o"/>
      <w:lvlJc w:val="left"/>
      <w:pPr>
        <w:ind w:left="1440" w:hanging="360"/>
      </w:pPr>
      <w:rPr>
        <w:rFonts w:ascii="Courier New" w:hAnsi="Courier New" w:hint="default"/>
      </w:rPr>
    </w:lvl>
    <w:lvl w:ilvl="2" w:tplc="347A8634">
      <w:start w:val="1"/>
      <w:numFmt w:val="bullet"/>
      <w:lvlText w:val=""/>
      <w:lvlJc w:val="left"/>
      <w:pPr>
        <w:ind w:left="2160" w:hanging="360"/>
      </w:pPr>
      <w:rPr>
        <w:rFonts w:ascii="Wingdings" w:hAnsi="Wingdings" w:hint="default"/>
      </w:rPr>
    </w:lvl>
    <w:lvl w:ilvl="3" w:tplc="D9CE772E">
      <w:start w:val="1"/>
      <w:numFmt w:val="bullet"/>
      <w:lvlText w:val=""/>
      <w:lvlJc w:val="left"/>
      <w:pPr>
        <w:ind w:left="2880" w:hanging="360"/>
      </w:pPr>
      <w:rPr>
        <w:rFonts w:ascii="Symbol" w:hAnsi="Symbol" w:hint="default"/>
      </w:rPr>
    </w:lvl>
    <w:lvl w:ilvl="4" w:tplc="977E3554">
      <w:start w:val="1"/>
      <w:numFmt w:val="bullet"/>
      <w:lvlText w:val="o"/>
      <w:lvlJc w:val="left"/>
      <w:pPr>
        <w:ind w:left="3600" w:hanging="360"/>
      </w:pPr>
      <w:rPr>
        <w:rFonts w:ascii="Courier New" w:hAnsi="Courier New" w:hint="default"/>
      </w:rPr>
    </w:lvl>
    <w:lvl w:ilvl="5" w:tplc="67C6B7EE">
      <w:start w:val="1"/>
      <w:numFmt w:val="bullet"/>
      <w:lvlText w:val=""/>
      <w:lvlJc w:val="left"/>
      <w:pPr>
        <w:ind w:left="4320" w:hanging="360"/>
      </w:pPr>
      <w:rPr>
        <w:rFonts w:ascii="Wingdings" w:hAnsi="Wingdings" w:hint="default"/>
      </w:rPr>
    </w:lvl>
    <w:lvl w:ilvl="6" w:tplc="CC7E8C5C">
      <w:start w:val="1"/>
      <w:numFmt w:val="bullet"/>
      <w:lvlText w:val=""/>
      <w:lvlJc w:val="left"/>
      <w:pPr>
        <w:ind w:left="5040" w:hanging="360"/>
      </w:pPr>
      <w:rPr>
        <w:rFonts w:ascii="Symbol" w:hAnsi="Symbol" w:hint="default"/>
      </w:rPr>
    </w:lvl>
    <w:lvl w:ilvl="7" w:tplc="43DC9990">
      <w:start w:val="1"/>
      <w:numFmt w:val="bullet"/>
      <w:lvlText w:val="o"/>
      <w:lvlJc w:val="left"/>
      <w:pPr>
        <w:ind w:left="5760" w:hanging="360"/>
      </w:pPr>
      <w:rPr>
        <w:rFonts w:ascii="Courier New" w:hAnsi="Courier New" w:hint="default"/>
      </w:rPr>
    </w:lvl>
    <w:lvl w:ilvl="8" w:tplc="BE067FB4">
      <w:start w:val="1"/>
      <w:numFmt w:val="bullet"/>
      <w:lvlText w:val=""/>
      <w:lvlJc w:val="left"/>
      <w:pPr>
        <w:ind w:left="6480" w:hanging="360"/>
      </w:pPr>
      <w:rPr>
        <w:rFonts w:ascii="Wingdings" w:hAnsi="Wingdings" w:hint="default"/>
      </w:rPr>
    </w:lvl>
  </w:abstractNum>
  <w:abstractNum w:abstractNumId="78" w15:restartNumberingAfterBreak="0">
    <w:nsid w:val="588827D4"/>
    <w:multiLevelType w:val="hybridMultilevel"/>
    <w:tmpl w:val="493AB12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9" w15:restartNumberingAfterBreak="0">
    <w:nsid w:val="5AAE7692"/>
    <w:multiLevelType w:val="multilevel"/>
    <w:tmpl w:val="EF1A4DC4"/>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80" w15:restartNumberingAfterBreak="0">
    <w:nsid w:val="5BA0070A"/>
    <w:multiLevelType w:val="hybridMultilevel"/>
    <w:tmpl w:val="BA363818"/>
    <w:lvl w:ilvl="0" w:tplc="0C0A0001">
      <w:start w:val="1"/>
      <w:numFmt w:val="bullet"/>
      <w:lvlText w:val=""/>
      <w:lvlJc w:val="left"/>
      <w:pPr>
        <w:ind w:left="720" w:hanging="360"/>
      </w:pPr>
      <w:rPr>
        <w:rFonts w:ascii="Symbol" w:hAnsi="Symbol" w:hint="default"/>
      </w:rPr>
    </w:lvl>
    <w:lvl w:ilvl="1" w:tplc="A01493CA">
      <w:start w:val="1"/>
      <w:numFmt w:val="bullet"/>
      <w:lvlText w:val="o"/>
      <w:lvlJc w:val="left"/>
      <w:pPr>
        <w:ind w:left="1440" w:hanging="360"/>
      </w:pPr>
      <w:rPr>
        <w:rFonts w:ascii="Courier New" w:hAnsi="Courier New" w:hint="default"/>
      </w:rPr>
    </w:lvl>
    <w:lvl w:ilvl="2" w:tplc="37BA234A">
      <w:start w:val="1"/>
      <w:numFmt w:val="bullet"/>
      <w:lvlText w:val=""/>
      <w:lvlJc w:val="left"/>
      <w:pPr>
        <w:ind w:left="2160" w:hanging="360"/>
      </w:pPr>
      <w:rPr>
        <w:rFonts w:ascii="Wingdings" w:hAnsi="Wingdings" w:hint="default"/>
      </w:rPr>
    </w:lvl>
    <w:lvl w:ilvl="3" w:tplc="3C4EC960">
      <w:start w:val="1"/>
      <w:numFmt w:val="bullet"/>
      <w:lvlText w:val=""/>
      <w:lvlJc w:val="left"/>
      <w:pPr>
        <w:ind w:left="2880" w:hanging="360"/>
      </w:pPr>
      <w:rPr>
        <w:rFonts w:ascii="Symbol" w:hAnsi="Symbol" w:hint="default"/>
      </w:rPr>
    </w:lvl>
    <w:lvl w:ilvl="4" w:tplc="EC5874BE">
      <w:start w:val="1"/>
      <w:numFmt w:val="bullet"/>
      <w:lvlText w:val="o"/>
      <w:lvlJc w:val="left"/>
      <w:pPr>
        <w:ind w:left="3600" w:hanging="360"/>
      </w:pPr>
      <w:rPr>
        <w:rFonts w:ascii="Courier New" w:hAnsi="Courier New" w:hint="default"/>
      </w:rPr>
    </w:lvl>
    <w:lvl w:ilvl="5" w:tplc="0674EAC2">
      <w:start w:val="1"/>
      <w:numFmt w:val="bullet"/>
      <w:lvlText w:val=""/>
      <w:lvlJc w:val="left"/>
      <w:pPr>
        <w:ind w:left="4320" w:hanging="360"/>
      </w:pPr>
      <w:rPr>
        <w:rFonts w:ascii="Wingdings" w:hAnsi="Wingdings" w:hint="default"/>
      </w:rPr>
    </w:lvl>
    <w:lvl w:ilvl="6" w:tplc="9774CFC8">
      <w:start w:val="1"/>
      <w:numFmt w:val="bullet"/>
      <w:lvlText w:val=""/>
      <w:lvlJc w:val="left"/>
      <w:pPr>
        <w:ind w:left="5040" w:hanging="360"/>
      </w:pPr>
      <w:rPr>
        <w:rFonts w:ascii="Symbol" w:hAnsi="Symbol" w:hint="default"/>
      </w:rPr>
    </w:lvl>
    <w:lvl w:ilvl="7" w:tplc="DABC05B2">
      <w:start w:val="1"/>
      <w:numFmt w:val="bullet"/>
      <w:lvlText w:val="o"/>
      <w:lvlJc w:val="left"/>
      <w:pPr>
        <w:ind w:left="5760" w:hanging="360"/>
      </w:pPr>
      <w:rPr>
        <w:rFonts w:ascii="Courier New" w:hAnsi="Courier New" w:hint="default"/>
      </w:rPr>
    </w:lvl>
    <w:lvl w:ilvl="8" w:tplc="E5C0BB20">
      <w:start w:val="1"/>
      <w:numFmt w:val="bullet"/>
      <w:lvlText w:val=""/>
      <w:lvlJc w:val="left"/>
      <w:pPr>
        <w:ind w:left="6480" w:hanging="360"/>
      </w:pPr>
      <w:rPr>
        <w:rFonts w:ascii="Wingdings" w:hAnsi="Wingdings" w:hint="default"/>
      </w:rPr>
    </w:lvl>
  </w:abstractNum>
  <w:abstractNum w:abstractNumId="81" w15:restartNumberingAfterBreak="0">
    <w:nsid w:val="5C5C7B19"/>
    <w:multiLevelType w:val="multilevel"/>
    <w:tmpl w:val="6E58808E"/>
    <w:lvl w:ilvl="0">
      <w:start w:val="1"/>
      <w:numFmt w:val="decimal"/>
      <w:lvlText w:val="E1.R%1."/>
      <w:lvlJc w:val="left"/>
      <w:pPr>
        <w:ind w:left="360" w:hanging="360"/>
      </w:pPr>
      <w:rPr>
        <w:rFonts w:hint="default"/>
      </w:rPr>
    </w:lvl>
    <w:lvl w:ilvl="1">
      <w:start w:val="1"/>
      <w:numFmt w:val="decimal"/>
      <w:lvlText w:val="E1.R%1.%2"/>
      <w:lvlJc w:val="left"/>
      <w:pPr>
        <w:ind w:left="907" w:hanging="527"/>
      </w:pPr>
      <w:rPr>
        <w:rFonts w:hint="default"/>
      </w:rPr>
    </w:lvl>
    <w:lvl w:ilvl="2">
      <w:start w:val="1"/>
      <w:numFmt w:val="decimal"/>
      <w:lvlText w:val="E1.R%1.%2.%3"/>
      <w:lvlJc w:val="left"/>
      <w:pPr>
        <w:ind w:left="907" w:hanging="21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2" w15:restartNumberingAfterBreak="0">
    <w:nsid w:val="5CAE5358"/>
    <w:multiLevelType w:val="multilevel"/>
    <w:tmpl w:val="151087FE"/>
    <w:lvl w:ilvl="0">
      <w:start w:val="1"/>
      <w:numFmt w:val="decimal"/>
      <w:lvlText w:val="RMM.%1."/>
      <w:lvlJc w:val="left"/>
      <w:pPr>
        <w:ind w:left="360" w:hanging="360"/>
      </w:pPr>
      <w:rPr>
        <w:rFonts w:hint="default"/>
      </w:rPr>
    </w:lvl>
    <w:lvl w:ilvl="1">
      <w:start w:val="1"/>
      <w:numFmt w:val="decimal"/>
      <w:lvlText w:val="E3.R%1.%2"/>
      <w:lvlJc w:val="left"/>
      <w:pPr>
        <w:ind w:left="907" w:hanging="550"/>
      </w:pPr>
      <w:rPr>
        <w:rFonts w:hint="default"/>
      </w:rPr>
    </w:lvl>
    <w:lvl w:ilvl="2">
      <w:start w:val="1"/>
      <w:numFmt w:val="decimal"/>
      <w:lvlText w:val="E3.R%1.%2.%3"/>
      <w:lvlJc w:val="left"/>
      <w:pPr>
        <w:ind w:left="907" w:hanging="21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3" w15:restartNumberingAfterBreak="0">
    <w:nsid w:val="5DB7059D"/>
    <w:multiLevelType w:val="hybridMultilevel"/>
    <w:tmpl w:val="1B4A54F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4" w15:restartNumberingAfterBreak="0">
    <w:nsid w:val="5E344E1B"/>
    <w:multiLevelType w:val="multilevel"/>
    <w:tmpl w:val="3EEA1D20"/>
    <w:lvl w:ilvl="0">
      <w:start w:val="1"/>
      <w:numFmt w:val="decimal"/>
      <w:lvlText w:val="E2.R%1."/>
      <w:lvlJc w:val="left"/>
      <w:pPr>
        <w:ind w:left="360" w:hanging="360"/>
      </w:pPr>
      <w:rPr>
        <w:rFonts w:hint="default"/>
      </w:rPr>
    </w:lvl>
    <w:lvl w:ilvl="1">
      <w:start w:val="1"/>
      <w:numFmt w:val="decimal"/>
      <w:lvlText w:val="E2.R%1.%2"/>
      <w:lvlJc w:val="left"/>
      <w:pPr>
        <w:ind w:left="720" w:hanging="340"/>
      </w:pPr>
      <w:rPr>
        <w:rFonts w:hint="default"/>
      </w:rPr>
    </w:lvl>
    <w:lvl w:ilvl="2">
      <w:start w:val="1"/>
      <w:numFmt w:val="decimal"/>
      <w:lvlText w:val="E2.R%1.%2.%3"/>
      <w:lvlJc w:val="left"/>
      <w:pPr>
        <w:ind w:left="1080" w:hanging="383"/>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5" w15:restartNumberingAfterBreak="0">
    <w:nsid w:val="620C3750"/>
    <w:multiLevelType w:val="hybridMultilevel"/>
    <w:tmpl w:val="58B6D1A2"/>
    <w:lvl w:ilvl="0" w:tplc="0C0A000F">
      <w:start w:val="1"/>
      <w:numFmt w:val="decimal"/>
      <w:lvlText w:val="%1."/>
      <w:lvlJc w:val="left"/>
      <w:pPr>
        <w:ind w:left="774" w:hanging="360"/>
      </w:pPr>
    </w:lvl>
    <w:lvl w:ilvl="1" w:tplc="0C0A0019" w:tentative="1">
      <w:start w:val="1"/>
      <w:numFmt w:val="lowerLetter"/>
      <w:lvlText w:val="%2."/>
      <w:lvlJc w:val="left"/>
      <w:pPr>
        <w:ind w:left="1494" w:hanging="360"/>
      </w:pPr>
    </w:lvl>
    <w:lvl w:ilvl="2" w:tplc="0C0A001B" w:tentative="1">
      <w:start w:val="1"/>
      <w:numFmt w:val="lowerRoman"/>
      <w:lvlText w:val="%3."/>
      <w:lvlJc w:val="right"/>
      <w:pPr>
        <w:ind w:left="2214" w:hanging="180"/>
      </w:pPr>
    </w:lvl>
    <w:lvl w:ilvl="3" w:tplc="0C0A000F" w:tentative="1">
      <w:start w:val="1"/>
      <w:numFmt w:val="decimal"/>
      <w:lvlText w:val="%4."/>
      <w:lvlJc w:val="left"/>
      <w:pPr>
        <w:ind w:left="2934" w:hanging="360"/>
      </w:pPr>
    </w:lvl>
    <w:lvl w:ilvl="4" w:tplc="0C0A0019" w:tentative="1">
      <w:start w:val="1"/>
      <w:numFmt w:val="lowerLetter"/>
      <w:lvlText w:val="%5."/>
      <w:lvlJc w:val="left"/>
      <w:pPr>
        <w:ind w:left="3654" w:hanging="360"/>
      </w:pPr>
    </w:lvl>
    <w:lvl w:ilvl="5" w:tplc="0C0A001B" w:tentative="1">
      <w:start w:val="1"/>
      <w:numFmt w:val="lowerRoman"/>
      <w:lvlText w:val="%6."/>
      <w:lvlJc w:val="right"/>
      <w:pPr>
        <w:ind w:left="4374" w:hanging="180"/>
      </w:pPr>
    </w:lvl>
    <w:lvl w:ilvl="6" w:tplc="0C0A000F" w:tentative="1">
      <w:start w:val="1"/>
      <w:numFmt w:val="decimal"/>
      <w:lvlText w:val="%7."/>
      <w:lvlJc w:val="left"/>
      <w:pPr>
        <w:ind w:left="5094" w:hanging="360"/>
      </w:pPr>
    </w:lvl>
    <w:lvl w:ilvl="7" w:tplc="0C0A0019" w:tentative="1">
      <w:start w:val="1"/>
      <w:numFmt w:val="lowerLetter"/>
      <w:lvlText w:val="%8."/>
      <w:lvlJc w:val="left"/>
      <w:pPr>
        <w:ind w:left="5814" w:hanging="360"/>
      </w:pPr>
    </w:lvl>
    <w:lvl w:ilvl="8" w:tplc="0C0A001B" w:tentative="1">
      <w:start w:val="1"/>
      <w:numFmt w:val="lowerRoman"/>
      <w:lvlText w:val="%9."/>
      <w:lvlJc w:val="right"/>
      <w:pPr>
        <w:ind w:left="6534" w:hanging="180"/>
      </w:pPr>
    </w:lvl>
  </w:abstractNum>
  <w:abstractNum w:abstractNumId="86" w15:restartNumberingAfterBreak="0">
    <w:nsid w:val="622438B6"/>
    <w:multiLevelType w:val="hybridMultilevel"/>
    <w:tmpl w:val="DDCC5E2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7" w15:restartNumberingAfterBreak="0">
    <w:nsid w:val="62C27BF4"/>
    <w:multiLevelType w:val="hybridMultilevel"/>
    <w:tmpl w:val="0B725B4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8" w15:restartNumberingAfterBreak="0">
    <w:nsid w:val="62E0C8D5"/>
    <w:multiLevelType w:val="hybridMultilevel"/>
    <w:tmpl w:val="FFFFFFFF"/>
    <w:lvl w:ilvl="0" w:tplc="6C8CD03C">
      <w:start w:val="1"/>
      <w:numFmt w:val="bullet"/>
      <w:lvlText w:val=""/>
      <w:lvlJc w:val="left"/>
      <w:pPr>
        <w:ind w:left="1068" w:hanging="360"/>
      </w:pPr>
      <w:rPr>
        <w:rFonts w:ascii="Symbol" w:hAnsi="Symbol" w:hint="default"/>
      </w:rPr>
    </w:lvl>
    <w:lvl w:ilvl="1" w:tplc="1C6CAFF0">
      <w:start w:val="1"/>
      <w:numFmt w:val="bullet"/>
      <w:lvlText w:val="o"/>
      <w:lvlJc w:val="left"/>
      <w:pPr>
        <w:ind w:left="1788" w:hanging="360"/>
      </w:pPr>
      <w:rPr>
        <w:rFonts w:ascii="Courier New" w:hAnsi="Courier New" w:hint="default"/>
      </w:rPr>
    </w:lvl>
    <w:lvl w:ilvl="2" w:tplc="23C0D1AA">
      <w:start w:val="1"/>
      <w:numFmt w:val="bullet"/>
      <w:lvlText w:val=""/>
      <w:lvlJc w:val="left"/>
      <w:pPr>
        <w:ind w:left="2508" w:hanging="360"/>
      </w:pPr>
      <w:rPr>
        <w:rFonts w:ascii="Wingdings" w:hAnsi="Wingdings" w:hint="default"/>
      </w:rPr>
    </w:lvl>
    <w:lvl w:ilvl="3" w:tplc="1B4EFDC2">
      <w:start w:val="1"/>
      <w:numFmt w:val="bullet"/>
      <w:lvlText w:val=""/>
      <w:lvlJc w:val="left"/>
      <w:pPr>
        <w:ind w:left="3228" w:hanging="360"/>
      </w:pPr>
      <w:rPr>
        <w:rFonts w:ascii="Symbol" w:hAnsi="Symbol" w:hint="default"/>
      </w:rPr>
    </w:lvl>
    <w:lvl w:ilvl="4" w:tplc="C18CA13C">
      <w:start w:val="1"/>
      <w:numFmt w:val="bullet"/>
      <w:lvlText w:val="o"/>
      <w:lvlJc w:val="left"/>
      <w:pPr>
        <w:ind w:left="3948" w:hanging="360"/>
      </w:pPr>
      <w:rPr>
        <w:rFonts w:ascii="Courier New" w:hAnsi="Courier New" w:hint="default"/>
      </w:rPr>
    </w:lvl>
    <w:lvl w:ilvl="5" w:tplc="FB86F0AE">
      <w:start w:val="1"/>
      <w:numFmt w:val="bullet"/>
      <w:lvlText w:val=""/>
      <w:lvlJc w:val="left"/>
      <w:pPr>
        <w:ind w:left="4668" w:hanging="360"/>
      </w:pPr>
      <w:rPr>
        <w:rFonts w:ascii="Wingdings" w:hAnsi="Wingdings" w:hint="default"/>
      </w:rPr>
    </w:lvl>
    <w:lvl w:ilvl="6" w:tplc="07B03344">
      <w:start w:val="1"/>
      <w:numFmt w:val="bullet"/>
      <w:lvlText w:val=""/>
      <w:lvlJc w:val="left"/>
      <w:pPr>
        <w:ind w:left="5388" w:hanging="360"/>
      </w:pPr>
      <w:rPr>
        <w:rFonts w:ascii="Symbol" w:hAnsi="Symbol" w:hint="default"/>
      </w:rPr>
    </w:lvl>
    <w:lvl w:ilvl="7" w:tplc="33F49D58">
      <w:start w:val="1"/>
      <w:numFmt w:val="bullet"/>
      <w:lvlText w:val="o"/>
      <w:lvlJc w:val="left"/>
      <w:pPr>
        <w:ind w:left="6108" w:hanging="360"/>
      </w:pPr>
      <w:rPr>
        <w:rFonts w:ascii="Courier New" w:hAnsi="Courier New" w:hint="default"/>
      </w:rPr>
    </w:lvl>
    <w:lvl w:ilvl="8" w:tplc="E1005D3E">
      <w:start w:val="1"/>
      <w:numFmt w:val="bullet"/>
      <w:lvlText w:val=""/>
      <w:lvlJc w:val="left"/>
      <w:pPr>
        <w:ind w:left="6828" w:hanging="360"/>
      </w:pPr>
      <w:rPr>
        <w:rFonts w:ascii="Wingdings" w:hAnsi="Wingdings" w:hint="default"/>
      </w:rPr>
    </w:lvl>
  </w:abstractNum>
  <w:abstractNum w:abstractNumId="89" w15:restartNumberingAfterBreak="0">
    <w:nsid w:val="6376DB24"/>
    <w:multiLevelType w:val="hybridMultilevel"/>
    <w:tmpl w:val="FFFFFFFF"/>
    <w:lvl w:ilvl="0" w:tplc="A9E2D540">
      <w:start w:val="1"/>
      <w:numFmt w:val="bullet"/>
      <w:lvlText w:val=""/>
      <w:lvlJc w:val="left"/>
      <w:pPr>
        <w:ind w:left="1068" w:hanging="360"/>
      </w:pPr>
      <w:rPr>
        <w:rFonts w:ascii="Symbol" w:hAnsi="Symbol" w:hint="default"/>
      </w:rPr>
    </w:lvl>
    <w:lvl w:ilvl="1" w:tplc="A4524FE6">
      <w:start w:val="1"/>
      <w:numFmt w:val="bullet"/>
      <w:lvlText w:val="o"/>
      <w:lvlJc w:val="left"/>
      <w:pPr>
        <w:ind w:left="1788" w:hanging="360"/>
      </w:pPr>
      <w:rPr>
        <w:rFonts w:ascii="Courier New" w:hAnsi="Courier New" w:hint="default"/>
      </w:rPr>
    </w:lvl>
    <w:lvl w:ilvl="2" w:tplc="A2867258">
      <w:start w:val="1"/>
      <w:numFmt w:val="bullet"/>
      <w:lvlText w:val=""/>
      <w:lvlJc w:val="left"/>
      <w:pPr>
        <w:ind w:left="2508" w:hanging="360"/>
      </w:pPr>
      <w:rPr>
        <w:rFonts w:ascii="Wingdings" w:hAnsi="Wingdings" w:hint="default"/>
      </w:rPr>
    </w:lvl>
    <w:lvl w:ilvl="3" w:tplc="13503A48">
      <w:start w:val="1"/>
      <w:numFmt w:val="bullet"/>
      <w:lvlText w:val=""/>
      <w:lvlJc w:val="left"/>
      <w:pPr>
        <w:ind w:left="3228" w:hanging="360"/>
      </w:pPr>
      <w:rPr>
        <w:rFonts w:ascii="Symbol" w:hAnsi="Symbol" w:hint="default"/>
      </w:rPr>
    </w:lvl>
    <w:lvl w:ilvl="4" w:tplc="5546F760">
      <w:start w:val="1"/>
      <w:numFmt w:val="bullet"/>
      <w:lvlText w:val="o"/>
      <w:lvlJc w:val="left"/>
      <w:pPr>
        <w:ind w:left="3948" w:hanging="360"/>
      </w:pPr>
      <w:rPr>
        <w:rFonts w:ascii="Courier New" w:hAnsi="Courier New" w:hint="default"/>
      </w:rPr>
    </w:lvl>
    <w:lvl w:ilvl="5" w:tplc="AE3A59C4">
      <w:start w:val="1"/>
      <w:numFmt w:val="bullet"/>
      <w:lvlText w:val=""/>
      <w:lvlJc w:val="left"/>
      <w:pPr>
        <w:ind w:left="4668" w:hanging="360"/>
      </w:pPr>
      <w:rPr>
        <w:rFonts w:ascii="Wingdings" w:hAnsi="Wingdings" w:hint="default"/>
      </w:rPr>
    </w:lvl>
    <w:lvl w:ilvl="6" w:tplc="1E46C968">
      <w:start w:val="1"/>
      <w:numFmt w:val="bullet"/>
      <w:lvlText w:val=""/>
      <w:lvlJc w:val="left"/>
      <w:pPr>
        <w:ind w:left="5388" w:hanging="360"/>
      </w:pPr>
      <w:rPr>
        <w:rFonts w:ascii="Symbol" w:hAnsi="Symbol" w:hint="default"/>
      </w:rPr>
    </w:lvl>
    <w:lvl w:ilvl="7" w:tplc="1152FAAC">
      <w:start w:val="1"/>
      <w:numFmt w:val="bullet"/>
      <w:lvlText w:val="o"/>
      <w:lvlJc w:val="left"/>
      <w:pPr>
        <w:ind w:left="6108" w:hanging="360"/>
      </w:pPr>
      <w:rPr>
        <w:rFonts w:ascii="Courier New" w:hAnsi="Courier New" w:hint="default"/>
      </w:rPr>
    </w:lvl>
    <w:lvl w:ilvl="8" w:tplc="2CD8DBFC">
      <w:start w:val="1"/>
      <w:numFmt w:val="bullet"/>
      <w:lvlText w:val=""/>
      <w:lvlJc w:val="left"/>
      <w:pPr>
        <w:ind w:left="6828" w:hanging="360"/>
      </w:pPr>
      <w:rPr>
        <w:rFonts w:ascii="Wingdings" w:hAnsi="Wingdings" w:hint="default"/>
      </w:rPr>
    </w:lvl>
  </w:abstractNum>
  <w:abstractNum w:abstractNumId="90" w15:restartNumberingAfterBreak="0">
    <w:nsid w:val="63F156DC"/>
    <w:multiLevelType w:val="multilevel"/>
    <w:tmpl w:val="3ADA4928"/>
    <w:lvl w:ilvl="0">
      <w:start w:val="1"/>
      <w:numFmt w:val="decimal"/>
      <w:lvlText w:val="RBD.%1."/>
      <w:lvlJc w:val="left"/>
      <w:pPr>
        <w:ind w:left="360" w:hanging="360"/>
      </w:pPr>
      <w:rPr>
        <w:rFonts w:hint="default"/>
      </w:rPr>
    </w:lvl>
    <w:lvl w:ilvl="1">
      <w:start w:val="1"/>
      <w:numFmt w:val="decimal"/>
      <w:lvlText w:val="RMAE. 1.%2."/>
      <w:lvlJc w:val="left"/>
      <w:pPr>
        <w:ind w:left="907" w:hanging="527"/>
      </w:pPr>
      <w:rPr>
        <w:rFonts w:hint="default"/>
      </w:rPr>
    </w:lvl>
    <w:lvl w:ilvl="2">
      <w:start w:val="1"/>
      <w:numFmt w:val="decimal"/>
      <w:lvlText w:val="RMAE.1.1.%3."/>
      <w:lvlJc w:val="left"/>
      <w:pPr>
        <w:ind w:left="907" w:hanging="21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1" w15:restartNumberingAfterBreak="0">
    <w:nsid w:val="643356E5"/>
    <w:multiLevelType w:val="hybridMultilevel"/>
    <w:tmpl w:val="B2806E96"/>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2" w15:restartNumberingAfterBreak="0">
    <w:nsid w:val="6459FB0B"/>
    <w:multiLevelType w:val="hybridMultilevel"/>
    <w:tmpl w:val="D55CCC0C"/>
    <w:lvl w:ilvl="0" w:tplc="8EE683B4">
      <w:start w:val="1"/>
      <w:numFmt w:val="bullet"/>
      <w:lvlText w:val=""/>
      <w:lvlJc w:val="left"/>
      <w:pPr>
        <w:ind w:left="720" w:hanging="360"/>
      </w:pPr>
      <w:rPr>
        <w:rFonts w:ascii="Symbol" w:hAnsi="Symbol" w:hint="default"/>
      </w:rPr>
    </w:lvl>
    <w:lvl w:ilvl="1" w:tplc="31B2F23E">
      <w:start w:val="1"/>
      <w:numFmt w:val="bullet"/>
      <w:lvlText w:val="o"/>
      <w:lvlJc w:val="left"/>
      <w:pPr>
        <w:ind w:left="1440" w:hanging="360"/>
      </w:pPr>
      <w:rPr>
        <w:rFonts w:ascii="Courier New" w:hAnsi="Courier New" w:hint="default"/>
      </w:rPr>
    </w:lvl>
    <w:lvl w:ilvl="2" w:tplc="DE6ED5C2">
      <w:start w:val="1"/>
      <w:numFmt w:val="bullet"/>
      <w:lvlText w:val=""/>
      <w:lvlJc w:val="left"/>
      <w:pPr>
        <w:ind w:left="2160" w:hanging="360"/>
      </w:pPr>
      <w:rPr>
        <w:rFonts w:ascii="Wingdings" w:hAnsi="Wingdings" w:hint="default"/>
      </w:rPr>
    </w:lvl>
    <w:lvl w:ilvl="3" w:tplc="24DA45F4">
      <w:start w:val="1"/>
      <w:numFmt w:val="bullet"/>
      <w:lvlText w:val=""/>
      <w:lvlJc w:val="left"/>
      <w:pPr>
        <w:ind w:left="2880" w:hanging="360"/>
      </w:pPr>
      <w:rPr>
        <w:rFonts w:ascii="Symbol" w:hAnsi="Symbol" w:hint="default"/>
      </w:rPr>
    </w:lvl>
    <w:lvl w:ilvl="4" w:tplc="035E730A">
      <w:start w:val="1"/>
      <w:numFmt w:val="bullet"/>
      <w:lvlText w:val="o"/>
      <w:lvlJc w:val="left"/>
      <w:pPr>
        <w:ind w:left="3600" w:hanging="360"/>
      </w:pPr>
      <w:rPr>
        <w:rFonts w:ascii="Courier New" w:hAnsi="Courier New" w:hint="default"/>
      </w:rPr>
    </w:lvl>
    <w:lvl w:ilvl="5" w:tplc="B0808B34">
      <w:start w:val="1"/>
      <w:numFmt w:val="bullet"/>
      <w:lvlText w:val=""/>
      <w:lvlJc w:val="left"/>
      <w:pPr>
        <w:ind w:left="4320" w:hanging="360"/>
      </w:pPr>
      <w:rPr>
        <w:rFonts w:ascii="Wingdings" w:hAnsi="Wingdings" w:hint="default"/>
      </w:rPr>
    </w:lvl>
    <w:lvl w:ilvl="6" w:tplc="D88C1D24">
      <w:start w:val="1"/>
      <w:numFmt w:val="bullet"/>
      <w:lvlText w:val=""/>
      <w:lvlJc w:val="left"/>
      <w:pPr>
        <w:ind w:left="5040" w:hanging="360"/>
      </w:pPr>
      <w:rPr>
        <w:rFonts w:ascii="Symbol" w:hAnsi="Symbol" w:hint="default"/>
      </w:rPr>
    </w:lvl>
    <w:lvl w:ilvl="7" w:tplc="64CE8FEE">
      <w:start w:val="1"/>
      <w:numFmt w:val="bullet"/>
      <w:lvlText w:val="o"/>
      <w:lvlJc w:val="left"/>
      <w:pPr>
        <w:ind w:left="5760" w:hanging="360"/>
      </w:pPr>
      <w:rPr>
        <w:rFonts w:ascii="Courier New" w:hAnsi="Courier New" w:hint="default"/>
      </w:rPr>
    </w:lvl>
    <w:lvl w:ilvl="8" w:tplc="111E27DA">
      <w:start w:val="1"/>
      <w:numFmt w:val="bullet"/>
      <w:lvlText w:val=""/>
      <w:lvlJc w:val="left"/>
      <w:pPr>
        <w:ind w:left="6480" w:hanging="360"/>
      </w:pPr>
      <w:rPr>
        <w:rFonts w:ascii="Wingdings" w:hAnsi="Wingdings" w:hint="default"/>
      </w:rPr>
    </w:lvl>
  </w:abstractNum>
  <w:abstractNum w:abstractNumId="93" w15:restartNumberingAfterBreak="0">
    <w:nsid w:val="6460F268"/>
    <w:multiLevelType w:val="hybridMultilevel"/>
    <w:tmpl w:val="10B667C2"/>
    <w:lvl w:ilvl="0" w:tplc="0C0A0001">
      <w:start w:val="1"/>
      <w:numFmt w:val="bullet"/>
      <w:lvlText w:val=""/>
      <w:lvlJc w:val="left"/>
      <w:pPr>
        <w:ind w:left="720" w:hanging="360"/>
      </w:pPr>
      <w:rPr>
        <w:rFonts w:ascii="Symbol" w:hAnsi="Symbol" w:hint="default"/>
      </w:rPr>
    </w:lvl>
    <w:lvl w:ilvl="1" w:tplc="771CDEDC">
      <w:start w:val="1"/>
      <w:numFmt w:val="bullet"/>
      <w:lvlText w:val="o"/>
      <w:lvlJc w:val="left"/>
      <w:pPr>
        <w:ind w:left="1440" w:hanging="360"/>
      </w:pPr>
      <w:rPr>
        <w:rFonts w:ascii="Courier New" w:hAnsi="Courier New" w:hint="default"/>
      </w:rPr>
    </w:lvl>
    <w:lvl w:ilvl="2" w:tplc="4F921082">
      <w:start w:val="1"/>
      <w:numFmt w:val="bullet"/>
      <w:lvlText w:val=""/>
      <w:lvlJc w:val="left"/>
      <w:pPr>
        <w:ind w:left="2160" w:hanging="360"/>
      </w:pPr>
      <w:rPr>
        <w:rFonts w:ascii="Wingdings" w:hAnsi="Wingdings" w:hint="default"/>
      </w:rPr>
    </w:lvl>
    <w:lvl w:ilvl="3" w:tplc="CF30D98E">
      <w:start w:val="1"/>
      <w:numFmt w:val="bullet"/>
      <w:lvlText w:val=""/>
      <w:lvlJc w:val="left"/>
      <w:pPr>
        <w:ind w:left="2880" w:hanging="360"/>
      </w:pPr>
      <w:rPr>
        <w:rFonts w:ascii="Symbol" w:hAnsi="Symbol" w:hint="default"/>
      </w:rPr>
    </w:lvl>
    <w:lvl w:ilvl="4" w:tplc="C9AAF2DA">
      <w:start w:val="1"/>
      <w:numFmt w:val="bullet"/>
      <w:lvlText w:val="o"/>
      <w:lvlJc w:val="left"/>
      <w:pPr>
        <w:ind w:left="3600" w:hanging="360"/>
      </w:pPr>
      <w:rPr>
        <w:rFonts w:ascii="Courier New" w:hAnsi="Courier New" w:hint="default"/>
      </w:rPr>
    </w:lvl>
    <w:lvl w:ilvl="5" w:tplc="3782F1CE">
      <w:start w:val="1"/>
      <w:numFmt w:val="bullet"/>
      <w:lvlText w:val=""/>
      <w:lvlJc w:val="left"/>
      <w:pPr>
        <w:ind w:left="4320" w:hanging="360"/>
      </w:pPr>
      <w:rPr>
        <w:rFonts w:ascii="Wingdings" w:hAnsi="Wingdings" w:hint="default"/>
      </w:rPr>
    </w:lvl>
    <w:lvl w:ilvl="6" w:tplc="0E705980">
      <w:start w:val="1"/>
      <w:numFmt w:val="bullet"/>
      <w:lvlText w:val=""/>
      <w:lvlJc w:val="left"/>
      <w:pPr>
        <w:ind w:left="5040" w:hanging="360"/>
      </w:pPr>
      <w:rPr>
        <w:rFonts w:ascii="Symbol" w:hAnsi="Symbol" w:hint="default"/>
      </w:rPr>
    </w:lvl>
    <w:lvl w:ilvl="7" w:tplc="0BAC0628">
      <w:start w:val="1"/>
      <w:numFmt w:val="bullet"/>
      <w:lvlText w:val="o"/>
      <w:lvlJc w:val="left"/>
      <w:pPr>
        <w:ind w:left="5760" w:hanging="360"/>
      </w:pPr>
      <w:rPr>
        <w:rFonts w:ascii="Courier New" w:hAnsi="Courier New" w:hint="default"/>
      </w:rPr>
    </w:lvl>
    <w:lvl w:ilvl="8" w:tplc="A92699FE">
      <w:start w:val="1"/>
      <w:numFmt w:val="bullet"/>
      <w:lvlText w:val=""/>
      <w:lvlJc w:val="left"/>
      <w:pPr>
        <w:ind w:left="6480" w:hanging="360"/>
      </w:pPr>
      <w:rPr>
        <w:rFonts w:ascii="Wingdings" w:hAnsi="Wingdings" w:hint="default"/>
      </w:rPr>
    </w:lvl>
  </w:abstractNum>
  <w:abstractNum w:abstractNumId="94" w15:restartNumberingAfterBreak="0">
    <w:nsid w:val="66F1758C"/>
    <w:multiLevelType w:val="hybridMultilevel"/>
    <w:tmpl w:val="B2806E96"/>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5" w15:restartNumberingAfterBreak="0">
    <w:nsid w:val="67310B24"/>
    <w:multiLevelType w:val="hybridMultilevel"/>
    <w:tmpl w:val="BB6492F8"/>
    <w:lvl w:ilvl="0" w:tplc="FB404D30">
      <w:start w:val="1"/>
      <w:numFmt w:val="decimal"/>
      <w:pStyle w:val="CitadeTablas"/>
      <w:lvlText w:val="TABLA %1.-"/>
      <w:lvlJc w:val="right"/>
      <w:pPr>
        <w:ind w:left="720" w:hanging="360"/>
      </w:pPr>
      <w:rPr>
        <w:rFonts w:hint="default"/>
        <w:b/>
        <w:i w:val="0"/>
        <w:caps/>
        <w:strike w:val="0"/>
        <w:dstrike w:val="0"/>
        <w:vanish w:val="0"/>
        <w:vertAlign w:val="baseline"/>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6" w15:restartNumberingAfterBreak="0">
    <w:nsid w:val="69A41895"/>
    <w:multiLevelType w:val="hybridMultilevel"/>
    <w:tmpl w:val="8710F8D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7" w15:restartNumberingAfterBreak="0">
    <w:nsid w:val="69F70308"/>
    <w:multiLevelType w:val="hybridMultilevel"/>
    <w:tmpl w:val="2F008BC4"/>
    <w:lvl w:ilvl="0" w:tplc="0C0A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8" w15:restartNumberingAfterBreak="0">
    <w:nsid w:val="6A657DEF"/>
    <w:multiLevelType w:val="multilevel"/>
    <w:tmpl w:val="1144DF12"/>
    <w:lvl w:ilvl="0">
      <w:start w:val="1"/>
      <w:numFmt w:val="decimal"/>
      <w:lvlText w:val="E8.R%1."/>
      <w:lvlJc w:val="left"/>
      <w:pPr>
        <w:ind w:left="360" w:hanging="360"/>
      </w:pPr>
      <w:rPr>
        <w:rFonts w:hint="default"/>
      </w:rPr>
    </w:lvl>
    <w:lvl w:ilvl="1">
      <w:start w:val="1"/>
      <w:numFmt w:val="decimal"/>
      <w:lvlText w:val="E8.R%1.%2"/>
      <w:lvlJc w:val="left"/>
      <w:pPr>
        <w:ind w:left="907" w:hanging="527"/>
      </w:pPr>
      <w:rPr>
        <w:rFonts w:hint="default"/>
      </w:rPr>
    </w:lvl>
    <w:lvl w:ilvl="2">
      <w:start w:val="1"/>
      <w:numFmt w:val="decimal"/>
      <w:lvlText w:val="E8.R%1.%2.%3"/>
      <w:lvlJc w:val="left"/>
      <w:pPr>
        <w:ind w:left="907" w:hanging="21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9" w15:restartNumberingAfterBreak="0">
    <w:nsid w:val="6B0D7759"/>
    <w:multiLevelType w:val="hybridMultilevel"/>
    <w:tmpl w:val="99B65EA6"/>
    <w:lvl w:ilvl="0" w:tplc="0C0A0001">
      <w:start w:val="1"/>
      <w:numFmt w:val="bullet"/>
      <w:lvlText w:val=""/>
      <w:lvlJc w:val="left"/>
      <w:pPr>
        <w:ind w:left="720" w:hanging="360"/>
      </w:pPr>
      <w:rPr>
        <w:rFonts w:ascii="Symbol" w:hAnsi="Symbol" w:hint="default"/>
      </w:rPr>
    </w:lvl>
    <w:lvl w:ilvl="1" w:tplc="FB02393E">
      <w:start w:val="1"/>
      <w:numFmt w:val="bullet"/>
      <w:lvlText w:val="o"/>
      <w:lvlJc w:val="left"/>
      <w:pPr>
        <w:ind w:left="1440" w:hanging="360"/>
      </w:pPr>
      <w:rPr>
        <w:rFonts w:ascii="Courier New" w:hAnsi="Courier New" w:hint="default"/>
      </w:rPr>
    </w:lvl>
    <w:lvl w:ilvl="2" w:tplc="76EC9F4E">
      <w:start w:val="1"/>
      <w:numFmt w:val="bullet"/>
      <w:lvlText w:val=""/>
      <w:lvlJc w:val="left"/>
      <w:pPr>
        <w:ind w:left="2160" w:hanging="360"/>
      </w:pPr>
      <w:rPr>
        <w:rFonts w:ascii="Wingdings" w:hAnsi="Wingdings" w:hint="default"/>
      </w:rPr>
    </w:lvl>
    <w:lvl w:ilvl="3" w:tplc="E0C0DE52">
      <w:start w:val="1"/>
      <w:numFmt w:val="bullet"/>
      <w:lvlText w:val=""/>
      <w:lvlJc w:val="left"/>
      <w:pPr>
        <w:ind w:left="2880" w:hanging="360"/>
      </w:pPr>
      <w:rPr>
        <w:rFonts w:ascii="Symbol" w:hAnsi="Symbol" w:hint="default"/>
      </w:rPr>
    </w:lvl>
    <w:lvl w:ilvl="4" w:tplc="8FD45FE0">
      <w:start w:val="1"/>
      <w:numFmt w:val="bullet"/>
      <w:lvlText w:val="o"/>
      <w:lvlJc w:val="left"/>
      <w:pPr>
        <w:ind w:left="3600" w:hanging="360"/>
      </w:pPr>
      <w:rPr>
        <w:rFonts w:ascii="Courier New" w:hAnsi="Courier New" w:hint="default"/>
      </w:rPr>
    </w:lvl>
    <w:lvl w:ilvl="5" w:tplc="9B9A117E">
      <w:start w:val="1"/>
      <w:numFmt w:val="bullet"/>
      <w:lvlText w:val=""/>
      <w:lvlJc w:val="left"/>
      <w:pPr>
        <w:ind w:left="4320" w:hanging="360"/>
      </w:pPr>
      <w:rPr>
        <w:rFonts w:ascii="Wingdings" w:hAnsi="Wingdings" w:hint="default"/>
      </w:rPr>
    </w:lvl>
    <w:lvl w:ilvl="6" w:tplc="81B4721C">
      <w:start w:val="1"/>
      <w:numFmt w:val="bullet"/>
      <w:lvlText w:val=""/>
      <w:lvlJc w:val="left"/>
      <w:pPr>
        <w:ind w:left="5040" w:hanging="360"/>
      </w:pPr>
      <w:rPr>
        <w:rFonts w:ascii="Symbol" w:hAnsi="Symbol" w:hint="default"/>
      </w:rPr>
    </w:lvl>
    <w:lvl w:ilvl="7" w:tplc="26D87118">
      <w:start w:val="1"/>
      <w:numFmt w:val="bullet"/>
      <w:lvlText w:val="o"/>
      <w:lvlJc w:val="left"/>
      <w:pPr>
        <w:ind w:left="5760" w:hanging="360"/>
      </w:pPr>
      <w:rPr>
        <w:rFonts w:ascii="Courier New" w:hAnsi="Courier New" w:hint="default"/>
      </w:rPr>
    </w:lvl>
    <w:lvl w:ilvl="8" w:tplc="0316B444">
      <w:start w:val="1"/>
      <w:numFmt w:val="bullet"/>
      <w:lvlText w:val=""/>
      <w:lvlJc w:val="left"/>
      <w:pPr>
        <w:ind w:left="6480" w:hanging="360"/>
      </w:pPr>
      <w:rPr>
        <w:rFonts w:ascii="Wingdings" w:hAnsi="Wingdings" w:hint="default"/>
      </w:rPr>
    </w:lvl>
  </w:abstractNum>
  <w:abstractNum w:abstractNumId="100" w15:restartNumberingAfterBreak="0">
    <w:nsid w:val="6D99578C"/>
    <w:multiLevelType w:val="hybridMultilevel"/>
    <w:tmpl w:val="C0C0287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1" w15:restartNumberingAfterBreak="0">
    <w:nsid w:val="6ED53CFA"/>
    <w:multiLevelType w:val="hybridMultilevel"/>
    <w:tmpl w:val="B2806E96"/>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2" w15:restartNumberingAfterBreak="0">
    <w:nsid w:val="703146E5"/>
    <w:multiLevelType w:val="hybridMultilevel"/>
    <w:tmpl w:val="1F22C78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3" w15:restartNumberingAfterBreak="0">
    <w:nsid w:val="710A5E22"/>
    <w:multiLevelType w:val="hybridMultilevel"/>
    <w:tmpl w:val="33D86D0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4" w15:restartNumberingAfterBreak="0">
    <w:nsid w:val="715965D3"/>
    <w:multiLevelType w:val="hybridMultilevel"/>
    <w:tmpl w:val="FFFFFFFF"/>
    <w:lvl w:ilvl="0" w:tplc="053C28B2">
      <w:start w:val="1"/>
      <w:numFmt w:val="bullet"/>
      <w:lvlText w:val=""/>
      <w:lvlJc w:val="left"/>
      <w:pPr>
        <w:ind w:left="1068" w:hanging="360"/>
      </w:pPr>
      <w:rPr>
        <w:rFonts w:ascii="Symbol" w:hAnsi="Symbol" w:hint="default"/>
      </w:rPr>
    </w:lvl>
    <w:lvl w:ilvl="1" w:tplc="95508F3E">
      <w:start w:val="1"/>
      <w:numFmt w:val="bullet"/>
      <w:lvlText w:val="o"/>
      <w:lvlJc w:val="left"/>
      <w:pPr>
        <w:ind w:left="1788" w:hanging="360"/>
      </w:pPr>
      <w:rPr>
        <w:rFonts w:ascii="Courier New" w:hAnsi="Courier New" w:hint="default"/>
      </w:rPr>
    </w:lvl>
    <w:lvl w:ilvl="2" w:tplc="DB6EA4E0">
      <w:start w:val="1"/>
      <w:numFmt w:val="bullet"/>
      <w:lvlText w:val=""/>
      <w:lvlJc w:val="left"/>
      <w:pPr>
        <w:ind w:left="2508" w:hanging="360"/>
      </w:pPr>
      <w:rPr>
        <w:rFonts w:ascii="Wingdings" w:hAnsi="Wingdings" w:hint="default"/>
      </w:rPr>
    </w:lvl>
    <w:lvl w:ilvl="3" w:tplc="909E74D2">
      <w:start w:val="1"/>
      <w:numFmt w:val="bullet"/>
      <w:lvlText w:val=""/>
      <w:lvlJc w:val="left"/>
      <w:pPr>
        <w:ind w:left="3228" w:hanging="360"/>
      </w:pPr>
      <w:rPr>
        <w:rFonts w:ascii="Symbol" w:hAnsi="Symbol" w:hint="default"/>
      </w:rPr>
    </w:lvl>
    <w:lvl w:ilvl="4" w:tplc="2C669B16">
      <w:start w:val="1"/>
      <w:numFmt w:val="bullet"/>
      <w:lvlText w:val="o"/>
      <w:lvlJc w:val="left"/>
      <w:pPr>
        <w:ind w:left="3948" w:hanging="360"/>
      </w:pPr>
      <w:rPr>
        <w:rFonts w:ascii="Courier New" w:hAnsi="Courier New" w:hint="default"/>
      </w:rPr>
    </w:lvl>
    <w:lvl w:ilvl="5" w:tplc="06FC6B5C">
      <w:start w:val="1"/>
      <w:numFmt w:val="bullet"/>
      <w:lvlText w:val=""/>
      <w:lvlJc w:val="left"/>
      <w:pPr>
        <w:ind w:left="4668" w:hanging="360"/>
      </w:pPr>
      <w:rPr>
        <w:rFonts w:ascii="Wingdings" w:hAnsi="Wingdings" w:hint="default"/>
      </w:rPr>
    </w:lvl>
    <w:lvl w:ilvl="6" w:tplc="25684B9A">
      <w:start w:val="1"/>
      <w:numFmt w:val="bullet"/>
      <w:lvlText w:val=""/>
      <w:lvlJc w:val="left"/>
      <w:pPr>
        <w:ind w:left="5388" w:hanging="360"/>
      </w:pPr>
      <w:rPr>
        <w:rFonts w:ascii="Symbol" w:hAnsi="Symbol" w:hint="default"/>
      </w:rPr>
    </w:lvl>
    <w:lvl w:ilvl="7" w:tplc="C86C833E">
      <w:start w:val="1"/>
      <w:numFmt w:val="bullet"/>
      <w:lvlText w:val="o"/>
      <w:lvlJc w:val="left"/>
      <w:pPr>
        <w:ind w:left="6108" w:hanging="360"/>
      </w:pPr>
      <w:rPr>
        <w:rFonts w:ascii="Courier New" w:hAnsi="Courier New" w:hint="default"/>
      </w:rPr>
    </w:lvl>
    <w:lvl w:ilvl="8" w:tplc="5F76C03A">
      <w:start w:val="1"/>
      <w:numFmt w:val="bullet"/>
      <w:lvlText w:val=""/>
      <w:lvlJc w:val="left"/>
      <w:pPr>
        <w:ind w:left="6828" w:hanging="360"/>
      </w:pPr>
      <w:rPr>
        <w:rFonts w:ascii="Wingdings" w:hAnsi="Wingdings" w:hint="default"/>
      </w:rPr>
    </w:lvl>
  </w:abstractNum>
  <w:abstractNum w:abstractNumId="105" w15:restartNumberingAfterBreak="0">
    <w:nsid w:val="717D24FD"/>
    <w:multiLevelType w:val="hybridMultilevel"/>
    <w:tmpl w:val="B2806E96"/>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6" w15:restartNumberingAfterBreak="0">
    <w:nsid w:val="7277593D"/>
    <w:multiLevelType w:val="hybridMultilevel"/>
    <w:tmpl w:val="F50441B8"/>
    <w:lvl w:ilvl="0" w:tplc="8C262A76">
      <w:start w:val="1"/>
      <w:numFmt w:val="bullet"/>
      <w:lvlText w:val=""/>
      <w:lvlJc w:val="left"/>
      <w:pPr>
        <w:ind w:left="720" w:hanging="360"/>
      </w:pPr>
      <w:rPr>
        <w:rFonts w:ascii="Symbol" w:hAnsi="Symbol" w:hint="default"/>
      </w:rPr>
    </w:lvl>
    <w:lvl w:ilvl="1" w:tplc="5BCE434A">
      <w:start w:val="1"/>
      <w:numFmt w:val="bullet"/>
      <w:lvlText w:val="o"/>
      <w:lvlJc w:val="left"/>
      <w:pPr>
        <w:ind w:left="1440" w:hanging="360"/>
      </w:pPr>
      <w:rPr>
        <w:rFonts w:ascii="Courier New" w:hAnsi="Courier New" w:hint="default"/>
      </w:rPr>
    </w:lvl>
    <w:lvl w:ilvl="2" w:tplc="03F8BCF4">
      <w:start w:val="1"/>
      <w:numFmt w:val="bullet"/>
      <w:lvlText w:val=""/>
      <w:lvlJc w:val="left"/>
      <w:pPr>
        <w:ind w:left="2160" w:hanging="360"/>
      </w:pPr>
      <w:rPr>
        <w:rFonts w:ascii="Wingdings" w:hAnsi="Wingdings" w:hint="default"/>
      </w:rPr>
    </w:lvl>
    <w:lvl w:ilvl="3" w:tplc="832248FA">
      <w:start w:val="1"/>
      <w:numFmt w:val="bullet"/>
      <w:lvlText w:val=""/>
      <w:lvlJc w:val="left"/>
      <w:pPr>
        <w:ind w:left="2880" w:hanging="360"/>
      </w:pPr>
      <w:rPr>
        <w:rFonts w:ascii="Symbol" w:hAnsi="Symbol" w:hint="default"/>
      </w:rPr>
    </w:lvl>
    <w:lvl w:ilvl="4" w:tplc="251CF47A">
      <w:start w:val="1"/>
      <w:numFmt w:val="bullet"/>
      <w:lvlText w:val="o"/>
      <w:lvlJc w:val="left"/>
      <w:pPr>
        <w:ind w:left="3600" w:hanging="360"/>
      </w:pPr>
      <w:rPr>
        <w:rFonts w:ascii="Courier New" w:hAnsi="Courier New" w:hint="default"/>
      </w:rPr>
    </w:lvl>
    <w:lvl w:ilvl="5" w:tplc="6FE636AE">
      <w:start w:val="1"/>
      <w:numFmt w:val="bullet"/>
      <w:lvlText w:val=""/>
      <w:lvlJc w:val="left"/>
      <w:pPr>
        <w:ind w:left="4320" w:hanging="360"/>
      </w:pPr>
      <w:rPr>
        <w:rFonts w:ascii="Wingdings" w:hAnsi="Wingdings" w:hint="default"/>
      </w:rPr>
    </w:lvl>
    <w:lvl w:ilvl="6" w:tplc="39EEE204">
      <w:start w:val="1"/>
      <w:numFmt w:val="bullet"/>
      <w:lvlText w:val=""/>
      <w:lvlJc w:val="left"/>
      <w:pPr>
        <w:ind w:left="5040" w:hanging="360"/>
      </w:pPr>
      <w:rPr>
        <w:rFonts w:ascii="Symbol" w:hAnsi="Symbol" w:hint="default"/>
      </w:rPr>
    </w:lvl>
    <w:lvl w:ilvl="7" w:tplc="65A49F9A">
      <w:start w:val="1"/>
      <w:numFmt w:val="bullet"/>
      <w:lvlText w:val="o"/>
      <w:lvlJc w:val="left"/>
      <w:pPr>
        <w:ind w:left="5760" w:hanging="360"/>
      </w:pPr>
      <w:rPr>
        <w:rFonts w:ascii="Courier New" w:hAnsi="Courier New" w:hint="default"/>
      </w:rPr>
    </w:lvl>
    <w:lvl w:ilvl="8" w:tplc="40BA7414">
      <w:start w:val="1"/>
      <w:numFmt w:val="bullet"/>
      <w:lvlText w:val=""/>
      <w:lvlJc w:val="left"/>
      <w:pPr>
        <w:ind w:left="6480" w:hanging="360"/>
      </w:pPr>
      <w:rPr>
        <w:rFonts w:ascii="Wingdings" w:hAnsi="Wingdings" w:hint="default"/>
      </w:rPr>
    </w:lvl>
  </w:abstractNum>
  <w:abstractNum w:abstractNumId="107" w15:restartNumberingAfterBreak="0">
    <w:nsid w:val="7295AA89"/>
    <w:multiLevelType w:val="hybridMultilevel"/>
    <w:tmpl w:val="5ED8D9DA"/>
    <w:lvl w:ilvl="0" w:tplc="0C0A0001">
      <w:start w:val="1"/>
      <w:numFmt w:val="bullet"/>
      <w:lvlText w:val=""/>
      <w:lvlJc w:val="left"/>
      <w:pPr>
        <w:ind w:left="720" w:hanging="360"/>
      </w:pPr>
      <w:rPr>
        <w:rFonts w:ascii="Symbol" w:hAnsi="Symbol" w:hint="default"/>
      </w:rPr>
    </w:lvl>
    <w:lvl w:ilvl="1" w:tplc="409E4C34">
      <w:start w:val="1"/>
      <w:numFmt w:val="bullet"/>
      <w:lvlText w:val="o"/>
      <w:lvlJc w:val="left"/>
      <w:pPr>
        <w:ind w:left="1440" w:hanging="360"/>
      </w:pPr>
      <w:rPr>
        <w:rFonts w:ascii="Courier New" w:hAnsi="Courier New" w:hint="default"/>
      </w:rPr>
    </w:lvl>
    <w:lvl w:ilvl="2" w:tplc="E06AF7FE">
      <w:start w:val="1"/>
      <w:numFmt w:val="bullet"/>
      <w:lvlText w:val=""/>
      <w:lvlJc w:val="left"/>
      <w:pPr>
        <w:ind w:left="2160" w:hanging="360"/>
      </w:pPr>
      <w:rPr>
        <w:rFonts w:ascii="Wingdings" w:hAnsi="Wingdings" w:hint="default"/>
      </w:rPr>
    </w:lvl>
    <w:lvl w:ilvl="3" w:tplc="50986B7A">
      <w:start w:val="1"/>
      <w:numFmt w:val="bullet"/>
      <w:lvlText w:val=""/>
      <w:lvlJc w:val="left"/>
      <w:pPr>
        <w:ind w:left="2880" w:hanging="360"/>
      </w:pPr>
      <w:rPr>
        <w:rFonts w:ascii="Symbol" w:hAnsi="Symbol" w:hint="default"/>
      </w:rPr>
    </w:lvl>
    <w:lvl w:ilvl="4" w:tplc="B5D43CE2">
      <w:start w:val="1"/>
      <w:numFmt w:val="bullet"/>
      <w:lvlText w:val="o"/>
      <w:lvlJc w:val="left"/>
      <w:pPr>
        <w:ind w:left="3600" w:hanging="360"/>
      </w:pPr>
      <w:rPr>
        <w:rFonts w:ascii="Courier New" w:hAnsi="Courier New" w:hint="default"/>
      </w:rPr>
    </w:lvl>
    <w:lvl w:ilvl="5" w:tplc="1810A0BC">
      <w:start w:val="1"/>
      <w:numFmt w:val="bullet"/>
      <w:lvlText w:val=""/>
      <w:lvlJc w:val="left"/>
      <w:pPr>
        <w:ind w:left="4320" w:hanging="360"/>
      </w:pPr>
      <w:rPr>
        <w:rFonts w:ascii="Wingdings" w:hAnsi="Wingdings" w:hint="default"/>
      </w:rPr>
    </w:lvl>
    <w:lvl w:ilvl="6" w:tplc="DA185B32">
      <w:start w:val="1"/>
      <w:numFmt w:val="bullet"/>
      <w:lvlText w:val=""/>
      <w:lvlJc w:val="left"/>
      <w:pPr>
        <w:ind w:left="5040" w:hanging="360"/>
      </w:pPr>
      <w:rPr>
        <w:rFonts w:ascii="Symbol" w:hAnsi="Symbol" w:hint="default"/>
      </w:rPr>
    </w:lvl>
    <w:lvl w:ilvl="7" w:tplc="1C0E925A">
      <w:start w:val="1"/>
      <w:numFmt w:val="bullet"/>
      <w:lvlText w:val="o"/>
      <w:lvlJc w:val="left"/>
      <w:pPr>
        <w:ind w:left="5760" w:hanging="360"/>
      </w:pPr>
      <w:rPr>
        <w:rFonts w:ascii="Courier New" w:hAnsi="Courier New" w:hint="default"/>
      </w:rPr>
    </w:lvl>
    <w:lvl w:ilvl="8" w:tplc="EF0AD7DC">
      <w:start w:val="1"/>
      <w:numFmt w:val="bullet"/>
      <w:lvlText w:val=""/>
      <w:lvlJc w:val="left"/>
      <w:pPr>
        <w:ind w:left="6480" w:hanging="360"/>
      </w:pPr>
      <w:rPr>
        <w:rFonts w:ascii="Wingdings" w:hAnsi="Wingdings" w:hint="default"/>
      </w:rPr>
    </w:lvl>
  </w:abstractNum>
  <w:abstractNum w:abstractNumId="108" w15:restartNumberingAfterBreak="0">
    <w:nsid w:val="76904FBF"/>
    <w:multiLevelType w:val="hybridMultilevel"/>
    <w:tmpl w:val="BCB649E8"/>
    <w:lvl w:ilvl="0" w:tplc="0C0A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9" w15:restartNumberingAfterBreak="0">
    <w:nsid w:val="76B30ACA"/>
    <w:multiLevelType w:val="hybridMultilevel"/>
    <w:tmpl w:val="B2806E96"/>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0" w15:restartNumberingAfterBreak="0">
    <w:nsid w:val="7A9207C6"/>
    <w:multiLevelType w:val="hybridMultilevel"/>
    <w:tmpl w:val="75B28ADE"/>
    <w:styleLink w:val="Estilo1"/>
    <w:lvl w:ilvl="0" w:tplc="0C0A0003">
      <w:start w:val="1"/>
      <w:numFmt w:val="bullet"/>
      <w:lvlText w:val="o"/>
      <w:lvlJc w:val="left"/>
      <w:pPr>
        <w:ind w:left="648" w:hanging="360"/>
      </w:pPr>
      <w:rPr>
        <w:rFonts w:ascii="Courier New" w:hAnsi="Courier New" w:cs="Courier New" w:hint="default"/>
      </w:rPr>
    </w:lvl>
    <w:lvl w:ilvl="1" w:tplc="FFFFFFFF" w:tentative="1">
      <w:start w:val="1"/>
      <w:numFmt w:val="bullet"/>
      <w:lvlText w:val="o"/>
      <w:lvlJc w:val="left"/>
      <w:pPr>
        <w:ind w:left="1368" w:hanging="360"/>
      </w:pPr>
      <w:rPr>
        <w:rFonts w:ascii="Courier New" w:hAnsi="Courier New" w:cs="Courier New" w:hint="default"/>
      </w:rPr>
    </w:lvl>
    <w:lvl w:ilvl="2" w:tplc="FFFFFFFF" w:tentative="1">
      <w:start w:val="1"/>
      <w:numFmt w:val="bullet"/>
      <w:lvlText w:val=""/>
      <w:lvlJc w:val="left"/>
      <w:pPr>
        <w:ind w:left="2088" w:hanging="360"/>
      </w:pPr>
      <w:rPr>
        <w:rFonts w:ascii="Wingdings" w:hAnsi="Wingdings" w:hint="default"/>
      </w:rPr>
    </w:lvl>
    <w:lvl w:ilvl="3" w:tplc="FFFFFFFF" w:tentative="1">
      <w:start w:val="1"/>
      <w:numFmt w:val="bullet"/>
      <w:lvlText w:val=""/>
      <w:lvlJc w:val="left"/>
      <w:pPr>
        <w:ind w:left="2808" w:hanging="360"/>
      </w:pPr>
      <w:rPr>
        <w:rFonts w:ascii="Symbol" w:hAnsi="Symbol" w:hint="default"/>
      </w:rPr>
    </w:lvl>
    <w:lvl w:ilvl="4" w:tplc="FFFFFFFF" w:tentative="1">
      <w:start w:val="1"/>
      <w:numFmt w:val="bullet"/>
      <w:lvlText w:val="o"/>
      <w:lvlJc w:val="left"/>
      <w:pPr>
        <w:ind w:left="3528" w:hanging="360"/>
      </w:pPr>
      <w:rPr>
        <w:rFonts w:ascii="Courier New" w:hAnsi="Courier New" w:cs="Courier New" w:hint="default"/>
      </w:rPr>
    </w:lvl>
    <w:lvl w:ilvl="5" w:tplc="FFFFFFFF" w:tentative="1">
      <w:start w:val="1"/>
      <w:numFmt w:val="bullet"/>
      <w:lvlText w:val=""/>
      <w:lvlJc w:val="left"/>
      <w:pPr>
        <w:ind w:left="4248" w:hanging="360"/>
      </w:pPr>
      <w:rPr>
        <w:rFonts w:ascii="Wingdings" w:hAnsi="Wingdings" w:hint="default"/>
      </w:rPr>
    </w:lvl>
    <w:lvl w:ilvl="6" w:tplc="FFFFFFFF" w:tentative="1">
      <w:start w:val="1"/>
      <w:numFmt w:val="bullet"/>
      <w:lvlText w:val=""/>
      <w:lvlJc w:val="left"/>
      <w:pPr>
        <w:ind w:left="4968" w:hanging="360"/>
      </w:pPr>
      <w:rPr>
        <w:rFonts w:ascii="Symbol" w:hAnsi="Symbol" w:hint="default"/>
      </w:rPr>
    </w:lvl>
    <w:lvl w:ilvl="7" w:tplc="FFFFFFFF" w:tentative="1">
      <w:start w:val="1"/>
      <w:numFmt w:val="bullet"/>
      <w:lvlText w:val="o"/>
      <w:lvlJc w:val="left"/>
      <w:pPr>
        <w:ind w:left="5688" w:hanging="360"/>
      </w:pPr>
      <w:rPr>
        <w:rFonts w:ascii="Courier New" w:hAnsi="Courier New" w:cs="Courier New" w:hint="default"/>
      </w:rPr>
    </w:lvl>
    <w:lvl w:ilvl="8" w:tplc="FFFFFFFF" w:tentative="1">
      <w:start w:val="1"/>
      <w:numFmt w:val="bullet"/>
      <w:lvlText w:val=""/>
      <w:lvlJc w:val="left"/>
      <w:pPr>
        <w:ind w:left="6408" w:hanging="360"/>
      </w:pPr>
      <w:rPr>
        <w:rFonts w:ascii="Wingdings" w:hAnsi="Wingdings" w:hint="default"/>
      </w:rPr>
    </w:lvl>
  </w:abstractNum>
  <w:abstractNum w:abstractNumId="111" w15:restartNumberingAfterBreak="0">
    <w:nsid w:val="7B485D83"/>
    <w:multiLevelType w:val="multilevel"/>
    <w:tmpl w:val="34C857D6"/>
    <w:lvl w:ilvl="0">
      <w:start w:val="1"/>
      <w:numFmt w:val="decimal"/>
      <w:lvlText w:val="E7.R%1."/>
      <w:lvlJc w:val="left"/>
      <w:pPr>
        <w:ind w:left="360" w:hanging="360"/>
      </w:pPr>
      <w:rPr>
        <w:rFonts w:hint="default"/>
      </w:rPr>
    </w:lvl>
    <w:lvl w:ilvl="1">
      <w:start w:val="1"/>
      <w:numFmt w:val="decimal"/>
      <w:lvlText w:val="E7.R%1.%2"/>
      <w:lvlJc w:val="left"/>
      <w:pPr>
        <w:ind w:left="907" w:hanging="527"/>
      </w:pPr>
      <w:rPr>
        <w:rFonts w:hint="default"/>
      </w:rPr>
    </w:lvl>
    <w:lvl w:ilvl="2">
      <w:start w:val="1"/>
      <w:numFmt w:val="decimal"/>
      <w:lvlText w:val="E7.R%1.%2.%3"/>
      <w:lvlJc w:val="left"/>
      <w:pPr>
        <w:ind w:left="907" w:hanging="21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2" w15:restartNumberingAfterBreak="0">
    <w:nsid w:val="7B885153"/>
    <w:multiLevelType w:val="hybridMultilevel"/>
    <w:tmpl w:val="55168988"/>
    <w:lvl w:ilvl="0" w:tplc="61101A18">
      <w:start w:val="1"/>
      <w:numFmt w:val="decimal"/>
      <w:lvlText w:val="%1. "/>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3" w15:restartNumberingAfterBreak="0">
    <w:nsid w:val="7BBA67BB"/>
    <w:multiLevelType w:val="hybridMultilevel"/>
    <w:tmpl w:val="75EC788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4" w15:restartNumberingAfterBreak="0">
    <w:nsid w:val="7DC0793A"/>
    <w:multiLevelType w:val="multilevel"/>
    <w:tmpl w:val="F90E14FA"/>
    <w:lvl w:ilvl="0">
      <w:start w:val="1"/>
      <w:numFmt w:val="decimal"/>
      <w:lvlText w:val="RIU.%1."/>
      <w:lvlJc w:val="left"/>
      <w:pPr>
        <w:ind w:left="360" w:hanging="360"/>
      </w:pPr>
      <w:rPr>
        <w:rFonts w:hint="default"/>
      </w:rPr>
    </w:lvl>
    <w:lvl w:ilvl="1">
      <w:start w:val="1"/>
      <w:numFmt w:val="decimal"/>
      <w:lvlText w:val="E8.R%1.%2"/>
      <w:lvlJc w:val="left"/>
      <w:pPr>
        <w:ind w:left="907" w:hanging="527"/>
      </w:pPr>
      <w:rPr>
        <w:rFonts w:hint="default"/>
      </w:rPr>
    </w:lvl>
    <w:lvl w:ilvl="2">
      <w:start w:val="1"/>
      <w:numFmt w:val="decimal"/>
      <w:lvlText w:val="E8.R%1.%2.%3"/>
      <w:lvlJc w:val="left"/>
      <w:pPr>
        <w:ind w:left="907" w:hanging="21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5" w15:restartNumberingAfterBreak="0">
    <w:nsid w:val="7EC34CB7"/>
    <w:multiLevelType w:val="hybridMultilevel"/>
    <w:tmpl w:val="7F86BDC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6" w15:restartNumberingAfterBreak="0">
    <w:nsid w:val="7ECB0A6F"/>
    <w:multiLevelType w:val="multilevel"/>
    <w:tmpl w:val="14568C88"/>
    <w:lvl w:ilvl="0">
      <w:start w:val="1"/>
      <w:numFmt w:val="decimal"/>
      <w:lvlText w:val="RMGU.%1."/>
      <w:lvlJc w:val="left"/>
      <w:pPr>
        <w:ind w:left="170" w:hanging="170"/>
      </w:pPr>
      <w:rPr>
        <w:rFonts w:hint="default"/>
      </w:rPr>
    </w:lvl>
    <w:lvl w:ilvl="1">
      <w:start w:val="1"/>
      <w:numFmt w:val="decimal"/>
      <w:lvlText w:val="E4.R%1.%2"/>
      <w:lvlJc w:val="left"/>
      <w:pPr>
        <w:ind w:left="907" w:hanging="527"/>
      </w:pPr>
      <w:rPr>
        <w:rFonts w:hint="default"/>
      </w:rPr>
    </w:lvl>
    <w:lvl w:ilvl="2">
      <w:start w:val="1"/>
      <w:numFmt w:val="decimal"/>
      <w:lvlText w:val="E4.R%1.%2.%3"/>
      <w:lvlJc w:val="left"/>
      <w:pPr>
        <w:ind w:left="907" w:hanging="21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7" w15:restartNumberingAfterBreak="0">
    <w:nsid w:val="7F565B27"/>
    <w:multiLevelType w:val="hybridMultilevel"/>
    <w:tmpl w:val="5AE0BAC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1738555864">
    <w:abstractNumId w:val="106"/>
  </w:num>
  <w:num w:numId="2" w16cid:durableId="2097247634">
    <w:abstractNumId w:val="21"/>
  </w:num>
  <w:num w:numId="3" w16cid:durableId="408889377">
    <w:abstractNumId w:val="20"/>
  </w:num>
  <w:num w:numId="4" w16cid:durableId="1836144091">
    <w:abstractNumId w:val="15"/>
  </w:num>
  <w:num w:numId="5" w16cid:durableId="164057157">
    <w:abstractNumId w:val="54"/>
  </w:num>
  <w:num w:numId="6" w16cid:durableId="262031060">
    <w:abstractNumId w:val="53"/>
  </w:num>
  <w:num w:numId="7" w16cid:durableId="1698309113">
    <w:abstractNumId w:val="68"/>
  </w:num>
  <w:num w:numId="8" w16cid:durableId="1312103973">
    <w:abstractNumId w:val="1"/>
  </w:num>
  <w:num w:numId="9" w16cid:durableId="1865285950">
    <w:abstractNumId w:val="97"/>
  </w:num>
  <w:num w:numId="10" w16cid:durableId="1011564636">
    <w:abstractNumId w:val="64"/>
  </w:num>
  <w:num w:numId="11" w16cid:durableId="158739467">
    <w:abstractNumId w:val="84"/>
  </w:num>
  <w:num w:numId="12" w16cid:durableId="993605524">
    <w:abstractNumId w:val="81"/>
  </w:num>
  <w:num w:numId="13" w16cid:durableId="1703554667">
    <w:abstractNumId w:val="11"/>
  </w:num>
  <w:num w:numId="14" w16cid:durableId="758258499">
    <w:abstractNumId w:val="8"/>
  </w:num>
  <w:num w:numId="15" w16cid:durableId="446000083">
    <w:abstractNumId w:val="69"/>
  </w:num>
  <w:num w:numId="16" w16cid:durableId="1066147750">
    <w:abstractNumId w:val="62"/>
  </w:num>
  <w:num w:numId="17" w16cid:durableId="1597790506">
    <w:abstractNumId w:val="111"/>
  </w:num>
  <w:num w:numId="18" w16cid:durableId="188491307">
    <w:abstractNumId w:val="98"/>
  </w:num>
  <w:num w:numId="19" w16cid:durableId="368726699">
    <w:abstractNumId w:val="43"/>
  </w:num>
  <w:num w:numId="20" w16cid:durableId="852765931">
    <w:abstractNumId w:val="113"/>
  </w:num>
  <w:num w:numId="21" w16cid:durableId="1654331589">
    <w:abstractNumId w:val="95"/>
  </w:num>
  <w:num w:numId="22" w16cid:durableId="1570967217">
    <w:abstractNumId w:val="67"/>
  </w:num>
  <w:num w:numId="23" w16cid:durableId="1943218939">
    <w:abstractNumId w:val="34"/>
  </w:num>
  <w:num w:numId="24" w16cid:durableId="207302893">
    <w:abstractNumId w:val="56"/>
  </w:num>
  <w:num w:numId="25" w16cid:durableId="1136802007">
    <w:abstractNumId w:val="51"/>
  </w:num>
  <w:num w:numId="26" w16cid:durableId="1619674748">
    <w:abstractNumId w:val="58"/>
  </w:num>
  <w:num w:numId="27" w16cid:durableId="1898083194">
    <w:abstractNumId w:val="103"/>
  </w:num>
  <w:num w:numId="28" w16cid:durableId="199703458">
    <w:abstractNumId w:val="114"/>
  </w:num>
  <w:num w:numId="29" w16cid:durableId="1750686856">
    <w:abstractNumId w:val="13"/>
  </w:num>
  <w:num w:numId="30" w16cid:durableId="681008425">
    <w:abstractNumId w:val="45"/>
  </w:num>
  <w:num w:numId="31" w16cid:durableId="981346978">
    <w:abstractNumId w:val="46"/>
  </w:num>
  <w:num w:numId="32" w16cid:durableId="1456026287">
    <w:abstractNumId w:val="36"/>
  </w:num>
  <w:num w:numId="33" w16cid:durableId="1956059844">
    <w:abstractNumId w:val="116"/>
  </w:num>
  <w:num w:numId="34" w16cid:durableId="1217467715">
    <w:abstractNumId w:val="82"/>
  </w:num>
  <w:num w:numId="35" w16cid:durableId="939336902">
    <w:abstractNumId w:val="12"/>
  </w:num>
  <w:num w:numId="36" w16cid:durableId="1413044271">
    <w:abstractNumId w:val="74"/>
  </w:num>
  <w:num w:numId="37" w16cid:durableId="21127128">
    <w:abstractNumId w:val="49"/>
  </w:num>
  <w:num w:numId="38" w16cid:durableId="668485574">
    <w:abstractNumId w:val="42"/>
  </w:num>
  <w:num w:numId="39" w16cid:durableId="1425034706">
    <w:abstractNumId w:val="32"/>
  </w:num>
  <w:num w:numId="40" w16cid:durableId="1822500082">
    <w:abstractNumId w:val="14"/>
  </w:num>
  <w:num w:numId="41" w16cid:durableId="1973053185">
    <w:abstractNumId w:val="90"/>
  </w:num>
  <w:num w:numId="42" w16cid:durableId="584653792">
    <w:abstractNumId w:val="6"/>
  </w:num>
  <w:num w:numId="43" w16cid:durableId="1716808811">
    <w:abstractNumId w:val="5"/>
  </w:num>
  <w:num w:numId="44" w16cid:durableId="24060055">
    <w:abstractNumId w:val="9"/>
  </w:num>
  <w:num w:numId="45" w16cid:durableId="5328884">
    <w:abstractNumId w:val="2"/>
  </w:num>
  <w:num w:numId="46" w16cid:durableId="1676879935">
    <w:abstractNumId w:val="35"/>
  </w:num>
  <w:num w:numId="47" w16cid:durableId="1057899649">
    <w:abstractNumId w:val="71"/>
  </w:num>
  <w:num w:numId="48" w16cid:durableId="1335647750">
    <w:abstractNumId w:val="96"/>
  </w:num>
  <w:num w:numId="49" w16cid:durableId="1217664055">
    <w:abstractNumId w:val="59"/>
  </w:num>
  <w:num w:numId="50" w16cid:durableId="524945148">
    <w:abstractNumId w:val="33"/>
  </w:num>
  <w:num w:numId="51" w16cid:durableId="54788242">
    <w:abstractNumId w:val="104"/>
  </w:num>
  <w:num w:numId="52" w16cid:durableId="1420713910">
    <w:abstractNumId w:val="63"/>
  </w:num>
  <w:num w:numId="53" w16cid:durableId="1083264834">
    <w:abstractNumId w:val="4"/>
  </w:num>
  <w:num w:numId="54" w16cid:durableId="850484115">
    <w:abstractNumId w:val="88"/>
  </w:num>
  <w:num w:numId="55" w16cid:durableId="1037045545">
    <w:abstractNumId w:val="89"/>
  </w:num>
  <w:num w:numId="56" w16cid:durableId="368916690">
    <w:abstractNumId w:val="31"/>
  </w:num>
  <w:num w:numId="57" w16cid:durableId="352387561">
    <w:abstractNumId w:val="92"/>
  </w:num>
  <w:num w:numId="58" w16cid:durableId="2022469571">
    <w:abstractNumId w:val="79"/>
  </w:num>
  <w:num w:numId="59" w16cid:durableId="1362243333">
    <w:abstractNumId w:val="72"/>
  </w:num>
  <w:num w:numId="60" w16cid:durableId="904293144">
    <w:abstractNumId w:val="48"/>
  </w:num>
  <w:num w:numId="61" w16cid:durableId="578448141">
    <w:abstractNumId w:val="73"/>
  </w:num>
  <w:num w:numId="62" w16cid:durableId="1404836587">
    <w:abstractNumId w:val="37"/>
  </w:num>
  <w:num w:numId="63" w16cid:durableId="503010311">
    <w:abstractNumId w:val="108"/>
  </w:num>
  <w:num w:numId="64" w16cid:durableId="974876574">
    <w:abstractNumId w:val="60"/>
  </w:num>
  <w:num w:numId="65" w16cid:durableId="1174346210">
    <w:abstractNumId w:val="17"/>
  </w:num>
  <w:num w:numId="66" w16cid:durableId="1198276630">
    <w:abstractNumId w:val="50"/>
  </w:num>
  <w:num w:numId="67" w16cid:durableId="597954586">
    <w:abstractNumId w:val="102"/>
  </w:num>
  <w:num w:numId="68" w16cid:durableId="1015378077">
    <w:abstractNumId w:val="18"/>
  </w:num>
  <w:num w:numId="69" w16cid:durableId="333921543">
    <w:abstractNumId w:val="3"/>
  </w:num>
  <w:num w:numId="70" w16cid:durableId="1043562031">
    <w:abstractNumId w:val="25"/>
  </w:num>
  <w:num w:numId="71" w16cid:durableId="1599757353">
    <w:abstractNumId w:val="78"/>
  </w:num>
  <w:num w:numId="72" w16cid:durableId="338435061">
    <w:abstractNumId w:val="41"/>
  </w:num>
  <w:num w:numId="73" w16cid:durableId="9531220">
    <w:abstractNumId w:val="55"/>
  </w:num>
  <w:num w:numId="74" w16cid:durableId="1238173942">
    <w:abstractNumId w:val="44"/>
  </w:num>
  <w:num w:numId="75" w16cid:durableId="1383095113">
    <w:abstractNumId w:val="30"/>
  </w:num>
  <w:num w:numId="76" w16cid:durableId="145783949">
    <w:abstractNumId w:val="76"/>
  </w:num>
  <w:num w:numId="77" w16cid:durableId="103423715">
    <w:abstractNumId w:val="40"/>
  </w:num>
  <w:num w:numId="78" w16cid:durableId="191261379">
    <w:abstractNumId w:val="77"/>
  </w:num>
  <w:num w:numId="79" w16cid:durableId="966666497">
    <w:abstractNumId w:val="107"/>
  </w:num>
  <w:num w:numId="80" w16cid:durableId="681783284">
    <w:abstractNumId w:val="26"/>
  </w:num>
  <w:num w:numId="81" w16cid:durableId="72507496">
    <w:abstractNumId w:val="27"/>
  </w:num>
  <w:num w:numId="82" w16cid:durableId="2030373533">
    <w:abstractNumId w:val="99"/>
  </w:num>
  <w:num w:numId="83" w16cid:durableId="397290483">
    <w:abstractNumId w:val="80"/>
  </w:num>
  <w:num w:numId="84" w16cid:durableId="891649914">
    <w:abstractNumId w:val="93"/>
  </w:num>
  <w:num w:numId="85" w16cid:durableId="45423133">
    <w:abstractNumId w:val="70"/>
  </w:num>
  <w:num w:numId="86" w16cid:durableId="1790666601">
    <w:abstractNumId w:val="10"/>
  </w:num>
  <w:num w:numId="87" w16cid:durableId="1487090656">
    <w:abstractNumId w:val="65"/>
  </w:num>
  <w:num w:numId="88" w16cid:durableId="551042231">
    <w:abstractNumId w:val="115"/>
  </w:num>
  <w:num w:numId="89" w16cid:durableId="299238248">
    <w:abstractNumId w:val="85"/>
  </w:num>
  <w:num w:numId="90" w16cid:durableId="1496915373">
    <w:abstractNumId w:val="24"/>
  </w:num>
  <w:num w:numId="91" w16cid:durableId="918447498">
    <w:abstractNumId w:val="39"/>
  </w:num>
  <w:num w:numId="92" w16cid:durableId="1975480176">
    <w:abstractNumId w:val="29"/>
  </w:num>
  <w:num w:numId="93" w16cid:durableId="941689197">
    <w:abstractNumId w:val="61"/>
  </w:num>
  <w:num w:numId="94" w16cid:durableId="296837944">
    <w:abstractNumId w:val="19"/>
  </w:num>
  <w:num w:numId="95" w16cid:durableId="1831479850">
    <w:abstractNumId w:val="110"/>
  </w:num>
  <w:num w:numId="96" w16cid:durableId="560678336">
    <w:abstractNumId w:val="112"/>
  </w:num>
  <w:num w:numId="97" w16cid:durableId="760032861">
    <w:abstractNumId w:val="86"/>
  </w:num>
  <w:num w:numId="98" w16cid:durableId="252710107">
    <w:abstractNumId w:val="100"/>
  </w:num>
  <w:num w:numId="99" w16cid:durableId="1082412482">
    <w:abstractNumId w:val="75"/>
  </w:num>
  <w:num w:numId="100" w16cid:durableId="1592398281">
    <w:abstractNumId w:val="117"/>
  </w:num>
  <w:num w:numId="101" w16cid:durableId="1907447293">
    <w:abstractNumId w:val="0"/>
  </w:num>
  <w:num w:numId="102" w16cid:durableId="2130658835">
    <w:abstractNumId w:val="23"/>
  </w:num>
  <w:num w:numId="103" w16cid:durableId="2053769844">
    <w:abstractNumId w:val="47"/>
  </w:num>
  <w:num w:numId="104" w16cid:durableId="2123106403">
    <w:abstractNumId w:val="87"/>
  </w:num>
  <w:num w:numId="105" w16cid:durableId="48919483">
    <w:abstractNumId w:val="22"/>
  </w:num>
  <w:num w:numId="106" w16cid:durableId="1979455905">
    <w:abstractNumId w:val="83"/>
  </w:num>
  <w:num w:numId="107" w16cid:durableId="1827669240">
    <w:abstractNumId w:val="52"/>
  </w:num>
  <w:num w:numId="108" w16cid:durableId="1447626725">
    <w:abstractNumId w:val="94"/>
  </w:num>
  <w:num w:numId="109" w16cid:durableId="2064253622">
    <w:abstractNumId w:val="16"/>
  </w:num>
  <w:num w:numId="110" w16cid:durableId="405616637">
    <w:abstractNumId w:val="109"/>
  </w:num>
  <w:num w:numId="111" w16cid:durableId="986476505">
    <w:abstractNumId w:val="105"/>
  </w:num>
  <w:num w:numId="112" w16cid:durableId="523906737">
    <w:abstractNumId w:val="66"/>
  </w:num>
  <w:num w:numId="113" w16cid:durableId="990596881">
    <w:abstractNumId w:val="38"/>
  </w:num>
  <w:num w:numId="114" w16cid:durableId="1604730107">
    <w:abstractNumId w:val="91"/>
  </w:num>
  <w:num w:numId="115" w16cid:durableId="249169155">
    <w:abstractNumId w:val="101"/>
  </w:num>
  <w:num w:numId="116" w16cid:durableId="1357468308">
    <w:abstractNumId w:val="7"/>
  </w:num>
  <w:num w:numId="117" w16cid:durableId="1044408222">
    <w:abstractNumId w:val="57"/>
  </w:num>
  <w:num w:numId="118" w16cid:durableId="300576325">
    <w:abstractNumId w:val="28"/>
  </w:num>
  <w:numIdMacAtCleanup w:val="1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defaultTabStop w:val="708"/>
  <w:hyphenationZone w:val="425"/>
  <w:characterSpacingControl w:val="doNotCompress"/>
  <w:hdrShapeDefaults>
    <o:shapedefaults v:ext="edit" spidmax="2050"/>
    <o:shapelayout v:ext="edit">
      <o:idmap v:ext="edit" data="1"/>
    </o:shapelayout>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2B96"/>
    <w:rsid w:val="000001E6"/>
    <w:rsid w:val="0000022E"/>
    <w:rsid w:val="00000690"/>
    <w:rsid w:val="000009CA"/>
    <w:rsid w:val="0000103A"/>
    <w:rsid w:val="0000148F"/>
    <w:rsid w:val="00001E0C"/>
    <w:rsid w:val="00002328"/>
    <w:rsid w:val="000023B2"/>
    <w:rsid w:val="000025AC"/>
    <w:rsid w:val="00003071"/>
    <w:rsid w:val="00003187"/>
    <w:rsid w:val="00003D11"/>
    <w:rsid w:val="000047CD"/>
    <w:rsid w:val="000049F6"/>
    <w:rsid w:val="00004D97"/>
    <w:rsid w:val="00005490"/>
    <w:rsid w:val="000058D8"/>
    <w:rsid w:val="0000608D"/>
    <w:rsid w:val="00006391"/>
    <w:rsid w:val="000065A1"/>
    <w:rsid w:val="00006C9C"/>
    <w:rsid w:val="0000765D"/>
    <w:rsid w:val="000078AC"/>
    <w:rsid w:val="0001027B"/>
    <w:rsid w:val="00010DBA"/>
    <w:rsid w:val="00011004"/>
    <w:rsid w:val="00011049"/>
    <w:rsid w:val="00011695"/>
    <w:rsid w:val="00011B7F"/>
    <w:rsid w:val="0001217C"/>
    <w:rsid w:val="000129F9"/>
    <w:rsid w:val="00012A9A"/>
    <w:rsid w:val="00012B1D"/>
    <w:rsid w:val="00012B4A"/>
    <w:rsid w:val="0001309E"/>
    <w:rsid w:val="00013156"/>
    <w:rsid w:val="00013417"/>
    <w:rsid w:val="00013852"/>
    <w:rsid w:val="0001432B"/>
    <w:rsid w:val="00014338"/>
    <w:rsid w:val="00014A13"/>
    <w:rsid w:val="00014ADD"/>
    <w:rsid w:val="00015943"/>
    <w:rsid w:val="00015953"/>
    <w:rsid w:val="0001628E"/>
    <w:rsid w:val="000165EF"/>
    <w:rsid w:val="000172E4"/>
    <w:rsid w:val="00017B41"/>
    <w:rsid w:val="00017DF6"/>
    <w:rsid w:val="00017EE5"/>
    <w:rsid w:val="00020263"/>
    <w:rsid w:val="00020594"/>
    <w:rsid w:val="0002092C"/>
    <w:rsid w:val="00020A15"/>
    <w:rsid w:val="00020DA4"/>
    <w:rsid w:val="000210AE"/>
    <w:rsid w:val="000215BB"/>
    <w:rsid w:val="000216C7"/>
    <w:rsid w:val="00021D74"/>
    <w:rsid w:val="000220A2"/>
    <w:rsid w:val="000220F8"/>
    <w:rsid w:val="00022C7B"/>
    <w:rsid w:val="00023537"/>
    <w:rsid w:val="0002371B"/>
    <w:rsid w:val="000239C3"/>
    <w:rsid w:val="00023D26"/>
    <w:rsid w:val="0002418E"/>
    <w:rsid w:val="000241D2"/>
    <w:rsid w:val="000242FE"/>
    <w:rsid w:val="00024E80"/>
    <w:rsid w:val="00024ED0"/>
    <w:rsid w:val="00025BAA"/>
    <w:rsid w:val="000261FA"/>
    <w:rsid w:val="000267DF"/>
    <w:rsid w:val="00026AB9"/>
    <w:rsid w:val="00027536"/>
    <w:rsid w:val="000275CC"/>
    <w:rsid w:val="00027622"/>
    <w:rsid w:val="000301BB"/>
    <w:rsid w:val="00030761"/>
    <w:rsid w:val="0003086B"/>
    <w:rsid w:val="00030D3C"/>
    <w:rsid w:val="00031D66"/>
    <w:rsid w:val="00031E93"/>
    <w:rsid w:val="00031F6F"/>
    <w:rsid w:val="000326C4"/>
    <w:rsid w:val="000327E9"/>
    <w:rsid w:val="00033332"/>
    <w:rsid w:val="00033669"/>
    <w:rsid w:val="00033741"/>
    <w:rsid w:val="000338AB"/>
    <w:rsid w:val="0003399C"/>
    <w:rsid w:val="00033B0A"/>
    <w:rsid w:val="00033BB0"/>
    <w:rsid w:val="0003455C"/>
    <w:rsid w:val="00036665"/>
    <w:rsid w:val="0003673F"/>
    <w:rsid w:val="0003676D"/>
    <w:rsid w:val="0003728B"/>
    <w:rsid w:val="000374A1"/>
    <w:rsid w:val="00037A2A"/>
    <w:rsid w:val="00037C26"/>
    <w:rsid w:val="00037EAD"/>
    <w:rsid w:val="00037FEB"/>
    <w:rsid w:val="00040261"/>
    <w:rsid w:val="00040B3A"/>
    <w:rsid w:val="00040DC9"/>
    <w:rsid w:val="000417F4"/>
    <w:rsid w:val="00041BAD"/>
    <w:rsid w:val="00041DF3"/>
    <w:rsid w:val="00042079"/>
    <w:rsid w:val="0004259D"/>
    <w:rsid w:val="0004336E"/>
    <w:rsid w:val="00043477"/>
    <w:rsid w:val="000434A6"/>
    <w:rsid w:val="00043E54"/>
    <w:rsid w:val="00044E0F"/>
    <w:rsid w:val="00044F00"/>
    <w:rsid w:val="0004518F"/>
    <w:rsid w:val="00045855"/>
    <w:rsid w:val="00045A09"/>
    <w:rsid w:val="00045B58"/>
    <w:rsid w:val="00046656"/>
    <w:rsid w:val="000466FE"/>
    <w:rsid w:val="00046ED5"/>
    <w:rsid w:val="0004727B"/>
    <w:rsid w:val="0004765B"/>
    <w:rsid w:val="000479D3"/>
    <w:rsid w:val="00050408"/>
    <w:rsid w:val="00050A8D"/>
    <w:rsid w:val="000511DF"/>
    <w:rsid w:val="0005175B"/>
    <w:rsid w:val="00051833"/>
    <w:rsid w:val="00051CA0"/>
    <w:rsid w:val="00051DBA"/>
    <w:rsid w:val="00052F11"/>
    <w:rsid w:val="00053150"/>
    <w:rsid w:val="000544CB"/>
    <w:rsid w:val="0005473B"/>
    <w:rsid w:val="000549E5"/>
    <w:rsid w:val="00054F50"/>
    <w:rsid w:val="000552A7"/>
    <w:rsid w:val="00055310"/>
    <w:rsid w:val="000565B6"/>
    <w:rsid w:val="00057843"/>
    <w:rsid w:val="00057856"/>
    <w:rsid w:val="0006012A"/>
    <w:rsid w:val="000613DA"/>
    <w:rsid w:val="00061ADD"/>
    <w:rsid w:val="00061C64"/>
    <w:rsid w:val="00061EA1"/>
    <w:rsid w:val="00062486"/>
    <w:rsid w:val="000624FE"/>
    <w:rsid w:val="0006254F"/>
    <w:rsid w:val="000626F8"/>
    <w:rsid w:val="00062BEF"/>
    <w:rsid w:val="00062E4F"/>
    <w:rsid w:val="00063A3F"/>
    <w:rsid w:val="00063A8A"/>
    <w:rsid w:val="00065591"/>
    <w:rsid w:val="00065BDA"/>
    <w:rsid w:val="00065D8F"/>
    <w:rsid w:val="0006696D"/>
    <w:rsid w:val="00066ACC"/>
    <w:rsid w:val="00066F30"/>
    <w:rsid w:val="00067338"/>
    <w:rsid w:val="00067348"/>
    <w:rsid w:val="0006760C"/>
    <w:rsid w:val="0006775A"/>
    <w:rsid w:val="0006783A"/>
    <w:rsid w:val="00067947"/>
    <w:rsid w:val="000679A1"/>
    <w:rsid w:val="000706A8"/>
    <w:rsid w:val="00070B01"/>
    <w:rsid w:val="000715F1"/>
    <w:rsid w:val="00071A51"/>
    <w:rsid w:val="000724D1"/>
    <w:rsid w:val="00072EAC"/>
    <w:rsid w:val="00073100"/>
    <w:rsid w:val="0007357D"/>
    <w:rsid w:val="00073991"/>
    <w:rsid w:val="00073F23"/>
    <w:rsid w:val="00073F3C"/>
    <w:rsid w:val="000742D8"/>
    <w:rsid w:val="00074788"/>
    <w:rsid w:val="00075664"/>
    <w:rsid w:val="0007599D"/>
    <w:rsid w:val="000763D5"/>
    <w:rsid w:val="000767B3"/>
    <w:rsid w:val="00077078"/>
    <w:rsid w:val="00077367"/>
    <w:rsid w:val="00077B42"/>
    <w:rsid w:val="0008031C"/>
    <w:rsid w:val="00080365"/>
    <w:rsid w:val="0008070D"/>
    <w:rsid w:val="00080C89"/>
    <w:rsid w:val="00081370"/>
    <w:rsid w:val="000814AC"/>
    <w:rsid w:val="00081FCD"/>
    <w:rsid w:val="0008322D"/>
    <w:rsid w:val="00083534"/>
    <w:rsid w:val="000842D4"/>
    <w:rsid w:val="00084E3A"/>
    <w:rsid w:val="0008614C"/>
    <w:rsid w:val="00087465"/>
    <w:rsid w:val="000878D9"/>
    <w:rsid w:val="0009006D"/>
    <w:rsid w:val="00090174"/>
    <w:rsid w:val="00091395"/>
    <w:rsid w:val="00091CB6"/>
    <w:rsid w:val="0009223E"/>
    <w:rsid w:val="0009271B"/>
    <w:rsid w:val="0009298F"/>
    <w:rsid w:val="00092B7A"/>
    <w:rsid w:val="00092ED9"/>
    <w:rsid w:val="0009400F"/>
    <w:rsid w:val="0009441A"/>
    <w:rsid w:val="00094A4E"/>
    <w:rsid w:val="00094C59"/>
    <w:rsid w:val="0009505E"/>
    <w:rsid w:val="0009555A"/>
    <w:rsid w:val="0009561C"/>
    <w:rsid w:val="00095691"/>
    <w:rsid w:val="00095A6B"/>
    <w:rsid w:val="00095AC0"/>
    <w:rsid w:val="00095D63"/>
    <w:rsid w:val="000963A3"/>
    <w:rsid w:val="00096542"/>
    <w:rsid w:val="00096F84"/>
    <w:rsid w:val="00097BC6"/>
    <w:rsid w:val="000A0752"/>
    <w:rsid w:val="000A2B7C"/>
    <w:rsid w:val="000A2B85"/>
    <w:rsid w:val="000A3203"/>
    <w:rsid w:val="000A33B1"/>
    <w:rsid w:val="000A36B5"/>
    <w:rsid w:val="000A39D8"/>
    <w:rsid w:val="000A40A7"/>
    <w:rsid w:val="000A4102"/>
    <w:rsid w:val="000A422A"/>
    <w:rsid w:val="000A441A"/>
    <w:rsid w:val="000A4745"/>
    <w:rsid w:val="000A47C4"/>
    <w:rsid w:val="000A4956"/>
    <w:rsid w:val="000A52D3"/>
    <w:rsid w:val="000A52DE"/>
    <w:rsid w:val="000A52F6"/>
    <w:rsid w:val="000A575D"/>
    <w:rsid w:val="000A616B"/>
    <w:rsid w:val="000A6522"/>
    <w:rsid w:val="000A6FA9"/>
    <w:rsid w:val="000A7443"/>
    <w:rsid w:val="000A7590"/>
    <w:rsid w:val="000A7731"/>
    <w:rsid w:val="000A7732"/>
    <w:rsid w:val="000A796D"/>
    <w:rsid w:val="000B0932"/>
    <w:rsid w:val="000B099F"/>
    <w:rsid w:val="000B13DF"/>
    <w:rsid w:val="000B1589"/>
    <w:rsid w:val="000B18DE"/>
    <w:rsid w:val="000B23A8"/>
    <w:rsid w:val="000B2557"/>
    <w:rsid w:val="000B2899"/>
    <w:rsid w:val="000B2C9B"/>
    <w:rsid w:val="000B3427"/>
    <w:rsid w:val="000B3684"/>
    <w:rsid w:val="000B396E"/>
    <w:rsid w:val="000B3CB9"/>
    <w:rsid w:val="000B4210"/>
    <w:rsid w:val="000B48BE"/>
    <w:rsid w:val="000B4A8E"/>
    <w:rsid w:val="000B4C42"/>
    <w:rsid w:val="000B543D"/>
    <w:rsid w:val="000B5B93"/>
    <w:rsid w:val="000B5DCC"/>
    <w:rsid w:val="000B5E1A"/>
    <w:rsid w:val="000B6521"/>
    <w:rsid w:val="000B6767"/>
    <w:rsid w:val="000B706C"/>
    <w:rsid w:val="000B7453"/>
    <w:rsid w:val="000B7FD0"/>
    <w:rsid w:val="000C079F"/>
    <w:rsid w:val="000C0947"/>
    <w:rsid w:val="000C0E22"/>
    <w:rsid w:val="000C202A"/>
    <w:rsid w:val="000C2B44"/>
    <w:rsid w:val="000C2E8B"/>
    <w:rsid w:val="000C31AF"/>
    <w:rsid w:val="000C41E8"/>
    <w:rsid w:val="000C450C"/>
    <w:rsid w:val="000C473C"/>
    <w:rsid w:val="000C4ABD"/>
    <w:rsid w:val="000C566E"/>
    <w:rsid w:val="000C698A"/>
    <w:rsid w:val="000C6A01"/>
    <w:rsid w:val="000C72A5"/>
    <w:rsid w:val="000D0943"/>
    <w:rsid w:val="000D0A26"/>
    <w:rsid w:val="000D0EBB"/>
    <w:rsid w:val="000D207F"/>
    <w:rsid w:val="000D2654"/>
    <w:rsid w:val="000D28D6"/>
    <w:rsid w:val="000D31F1"/>
    <w:rsid w:val="000D3B24"/>
    <w:rsid w:val="000D3F24"/>
    <w:rsid w:val="000D4721"/>
    <w:rsid w:val="000D4821"/>
    <w:rsid w:val="000D49F0"/>
    <w:rsid w:val="000D59D6"/>
    <w:rsid w:val="000D5A13"/>
    <w:rsid w:val="000D6FCB"/>
    <w:rsid w:val="000D73D7"/>
    <w:rsid w:val="000D77D9"/>
    <w:rsid w:val="000E039D"/>
    <w:rsid w:val="000E0668"/>
    <w:rsid w:val="000E06F8"/>
    <w:rsid w:val="000E097A"/>
    <w:rsid w:val="000E0AC3"/>
    <w:rsid w:val="000E10C4"/>
    <w:rsid w:val="000E131E"/>
    <w:rsid w:val="000E14D0"/>
    <w:rsid w:val="000E170B"/>
    <w:rsid w:val="000E1F7C"/>
    <w:rsid w:val="000E2CAB"/>
    <w:rsid w:val="000E2DA5"/>
    <w:rsid w:val="000E3878"/>
    <w:rsid w:val="000E3EFD"/>
    <w:rsid w:val="000E4156"/>
    <w:rsid w:val="000E44B9"/>
    <w:rsid w:val="000E522F"/>
    <w:rsid w:val="000E5941"/>
    <w:rsid w:val="000E5CB8"/>
    <w:rsid w:val="000E64DA"/>
    <w:rsid w:val="000E64E3"/>
    <w:rsid w:val="000E65FB"/>
    <w:rsid w:val="000E667E"/>
    <w:rsid w:val="000F06B0"/>
    <w:rsid w:val="000F076A"/>
    <w:rsid w:val="000F07A1"/>
    <w:rsid w:val="000F0B91"/>
    <w:rsid w:val="000F0CB4"/>
    <w:rsid w:val="000F0ECD"/>
    <w:rsid w:val="000F10D7"/>
    <w:rsid w:val="000F1484"/>
    <w:rsid w:val="000F24C3"/>
    <w:rsid w:val="000F33B1"/>
    <w:rsid w:val="000F3B12"/>
    <w:rsid w:val="000F3B9A"/>
    <w:rsid w:val="000F3E93"/>
    <w:rsid w:val="000F4338"/>
    <w:rsid w:val="000F48D4"/>
    <w:rsid w:val="000F4D2C"/>
    <w:rsid w:val="000F4DF6"/>
    <w:rsid w:val="000F4F01"/>
    <w:rsid w:val="000F4F12"/>
    <w:rsid w:val="000F4FF7"/>
    <w:rsid w:val="000F50B5"/>
    <w:rsid w:val="000F75DB"/>
    <w:rsid w:val="000F78AC"/>
    <w:rsid w:val="000F7FF3"/>
    <w:rsid w:val="00100593"/>
    <w:rsid w:val="00100894"/>
    <w:rsid w:val="00100AD5"/>
    <w:rsid w:val="001010A3"/>
    <w:rsid w:val="0010129E"/>
    <w:rsid w:val="0010143B"/>
    <w:rsid w:val="001019C3"/>
    <w:rsid w:val="00101BE9"/>
    <w:rsid w:val="00102E13"/>
    <w:rsid w:val="00103434"/>
    <w:rsid w:val="0010373A"/>
    <w:rsid w:val="0010393A"/>
    <w:rsid w:val="00103E3D"/>
    <w:rsid w:val="001040C9"/>
    <w:rsid w:val="00104374"/>
    <w:rsid w:val="00105285"/>
    <w:rsid w:val="00105520"/>
    <w:rsid w:val="001056CD"/>
    <w:rsid w:val="00107279"/>
    <w:rsid w:val="00107EB4"/>
    <w:rsid w:val="00107ED3"/>
    <w:rsid w:val="00110197"/>
    <w:rsid w:val="00110775"/>
    <w:rsid w:val="001107FB"/>
    <w:rsid w:val="001109C6"/>
    <w:rsid w:val="00110B60"/>
    <w:rsid w:val="00110DD0"/>
    <w:rsid w:val="00110FE6"/>
    <w:rsid w:val="0011188A"/>
    <w:rsid w:val="001123AA"/>
    <w:rsid w:val="00112463"/>
    <w:rsid w:val="00112F49"/>
    <w:rsid w:val="0011337D"/>
    <w:rsid w:val="00113F3D"/>
    <w:rsid w:val="00114761"/>
    <w:rsid w:val="001151F9"/>
    <w:rsid w:val="001152E1"/>
    <w:rsid w:val="00115DAC"/>
    <w:rsid w:val="00116080"/>
    <w:rsid w:val="00116273"/>
    <w:rsid w:val="001165BD"/>
    <w:rsid w:val="00116A26"/>
    <w:rsid w:val="00116CD8"/>
    <w:rsid w:val="00116F9A"/>
    <w:rsid w:val="00117C52"/>
    <w:rsid w:val="00120906"/>
    <w:rsid w:val="00120C4F"/>
    <w:rsid w:val="00121568"/>
    <w:rsid w:val="00121B60"/>
    <w:rsid w:val="00121C76"/>
    <w:rsid w:val="00121E89"/>
    <w:rsid w:val="00122411"/>
    <w:rsid w:val="00122C72"/>
    <w:rsid w:val="001238B6"/>
    <w:rsid w:val="00123BB1"/>
    <w:rsid w:val="00123EFE"/>
    <w:rsid w:val="001242A6"/>
    <w:rsid w:val="00124762"/>
    <w:rsid w:val="00124A47"/>
    <w:rsid w:val="00124C91"/>
    <w:rsid w:val="001252D7"/>
    <w:rsid w:val="0012533C"/>
    <w:rsid w:val="001256A9"/>
    <w:rsid w:val="00125F6C"/>
    <w:rsid w:val="001266C0"/>
    <w:rsid w:val="0012679C"/>
    <w:rsid w:val="0012683C"/>
    <w:rsid w:val="00126C8A"/>
    <w:rsid w:val="00126D64"/>
    <w:rsid w:val="001273B4"/>
    <w:rsid w:val="0012755A"/>
    <w:rsid w:val="0012783F"/>
    <w:rsid w:val="00127EAA"/>
    <w:rsid w:val="0013146A"/>
    <w:rsid w:val="0013187E"/>
    <w:rsid w:val="0013199F"/>
    <w:rsid w:val="0013273F"/>
    <w:rsid w:val="001327F4"/>
    <w:rsid w:val="00133084"/>
    <w:rsid w:val="001330FB"/>
    <w:rsid w:val="0013312D"/>
    <w:rsid w:val="00133417"/>
    <w:rsid w:val="0013434C"/>
    <w:rsid w:val="001343DC"/>
    <w:rsid w:val="00134ED3"/>
    <w:rsid w:val="001363E6"/>
    <w:rsid w:val="0013699B"/>
    <w:rsid w:val="001378AF"/>
    <w:rsid w:val="001379AA"/>
    <w:rsid w:val="001400B5"/>
    <w:rsid w:val="001401F8"/>
    <w:rsid w:val="0014054E"/>
    <w:rsid w:val="00140AC6"/>
    <w:rsid w:val="00140AE9"/>
    <w:rsid w:val="00140F1A"/>
    <w:rsid w:val="001414B9"/>
    <w:rsid w:val="001421AE"/>
    <w:rsid w:val="001427EC"/>
    <w:rsid w:val="00142F02"/>
    <w:rsid w:val="0014304E"/>
    <w:rsid w:val="001430CC"/>
    <w:rsid w:val="001440AC"/>
    <w:rsid w:val="00144DB7"/>
    <w:rsid w:val="0014571E"/>
    <w:rsid w:val="00145C07"/>
    <w:rsid w:val="00145EBC"/>
    <w:rsid w:val="00145F43"/>
    <w:rsid w:val="00146D04"/>
    <w:rsid w:val="00146D2F"/>
    <w:rsid w:val="00146EC0"/>
    <w:rsid w:val="001470A2"/>
    <w:rsid w:val="00147DA5"/>
    <w:rsid w:val="00150974"/>
    <w:rsid w:val="00150C5D"/>
    <w:rsid w:val="001512BD"/>
    <w:rsid w:val="00151472"/>
    <w:rsid w:val="001516C7"/>
    <w:rsid w:val="00151CEE"/>
    <w:rsid w:val="001528F8"/>
    <w:rsid w:val="001531D9"/>
    <w:rsid w:val="0015345E"/>
    <w:rsid w:val="00153A3A"/>
    <w:rsid w:val="00153D68"/>
    <w:rsid w:val="0015522A"/>
    <w:rsid w:val="00155F2B"/>
    <w:rsid w:val="00156114"/>
    <w:rsid w:val="0015639F"/>
    <w:rsid w:val="00156C0B"/>
    <w:rsid w:val="00156D41"/>
    <w:rsid w:val="001573EB"/>
    <w:rsid w:val="00157776"/>
    <w:rsid w:val="001602A8"/>
    <w:rsid w:val="00160674"/>
    <w:rsid w:val="00160E83"/>
    <w:rsid w:val="001615AF"/>
    <w:rsid w:val="00161C8D"/>
    <w:rsid w:val="0016216C"/>
    <w:rsid w:val="0016229E"/>
    <w:rsid w:val="00163492"/>
    <w:rsid w:val="00163612"/>
    <w:rsid w:val="0016395F"/>
    <w:rsid w:val="00163D81"/>
    <w:rsid w:val="00163DF1"/>
    <w:rsid w:val="00163EB7"/>
    <w:rsid w:val="00163F18"/>
    <w:rsid w:val="0016440B"/>
    <w:rsid w:val="0016457C"/>
    <w:rsid w:val="00164955"/>
    <w:rsid w:val="00164D18"/>
    <w:rsid w:val="001661AA"/>
    <w:rsid w:val="001669F8"/>
    <w:rsid w:val="00166BA1"/>
    <w:rsid w:val="00167061"/>
    <w:rsid w:val="001670A0"/>
    <w:rsid w:val="00167265"/>
    <w:rsid w:val="00167D32"/>
    <w:rsid w:val="00167EEC"/>
    <w:rsid w:val="00167F28"/>
    <w:rsid w:val="0017018A"/>
    <w:rsid w:val="001706A0"/>
    <w:rsid w:val="00171021"/>
    <w:rsid w:val="00171949"/>
    <w:rsid w:val="001721BA"/>
    <w:rsid w:val="00172AB1"/>
    <w:rsid w:val="00172D50"/>
    <w:rsid w:val="00172EF3"/>
    <w:rsid w:val="001735F4"/>
    <w:rsid w:val="001735FA"/>
    <w:rsid w:val="00174420"/>
    <w:rsid w:val="00174912"/>
    <w:rsid w:val="00175774"/>
    <w:rsid w:val="001759FD"/>
    <w:rsid w:val="00175B87"/>
    <w:rsid w:val="00175F9E"/>
    <w:rsid w:val="001767F7"/>
    <w:rsid w:val="0017685B"/>
    <w:rsid w:val="00177250"/>
    <w:rsid w:val="001779BD"/>
    <w:rsid w:val="001779DB"/>
    <w:rsid w:val="00177D78"/>
    <w:rsid w:val="001804C5"/>
    <w:rsid w:val="0018059E"/>
    <w:rsid w:val="00182310"/>
    <w:rsid w:val="001824B1"/>
    <w:rsid w:val="001824CC"/>
    <w:rsid w:val="001825B0"/>
    <w:rsid w:val="0018293F"/>
    <w:rsid w:val="00182F53"/>
    <w:rsid w:val="00182FD2"/>
    <w:rsid w:val="001830A1"/>
    <w:rsid w:val="001831C2"/>
    <w:rsid w:val="00183271"/>
    <w:rsid w:val="00183423"/>
    <w:rsid w:val="00184EDB"/>
    <w:rsid w:val="00184F2F"/>
    <w:rsid w:val="001852F0"/>
    <w:rsid w:val="001858A9"/>
    <w:rsid w:val="00185C47"/>
    <w:rsid w:val="00185D1D"/>
    <w:rsid w:val="0018699F"/>
    <w:rsid w:val="001869BC"/>
    <w:rsid w:val="00186A02"/>
    <w:rsid w:val="00187458"/>
    <w:rsid w:val="00192091"/>
    <w:rsid w:val="001926C7"/>
    <w:rsid w:val="001927A7"/>
    <w:rsid w:val="0019298A"/>
    <w:rsid w:val="00192FFC"/>
    <w:rsid w:val="00193592"/>
    <w:rsid w:val="0019375F"/>
    <w:rsid w:val="00194070"/>
    <w:rsid w:val="0019407F"/>
    <w:rsid w:val="001940B0"/>
    <w:rsid w:val="00194717"/>
    <w:rsid w:val="00194825"/>
    <w:rsid w:val="00194944"/>
    <w:rsid w:val="00194EA9"/>
    <w:rsid w:val="00195115"/>
    <w:rsid w:val="001954AC"/>
    <w:rsid w:val="0019575B"/>
    <w:rsid w:val="001958E8"/>
    <w:rsid w:val="001963B5"/>
    <w:rsid w:val="00196CC8"/>
    <w:rsid w:val="00196D0D"/>
    <w:rsid w:val="001972E2"/>
    <w:rsid w:val="00197679"/>
    <w:rsid w:val="001976ED"/>
    <w:rsid w:val="00197904"/>
    <w:rsid w:val="00197D8F"/>
    <w:rsid w:val="00197F76"/>
    <w:rsid w:val="001A0EEC"/>
    <w:rsid w:val="001A11AD"/>
    <w:rsid w:val="001A1439"/>
    <w:rsid w:val="001A1489"/>
    <w:rsid w:val="001A170B"/>
    <w:rsid w:val="001A2676"/>
    <w:rsid w:val="001A26AA"/>
    <w:rsid w:val="001A2F09"/>
    <w:rsid w:val="001A30AE"/>
    <w:rsid w:val="001A31B1"/>
    <w:rsid w:val="001A3562"/>
    <w:rsid w:val="001A366B"/>
    <w:rsid w:val="001A390D"/>
    <w:rsid w:val="001A3ADA"/>
    <w:rsid w:val="001A3F25"/>
    <w:rsid w:val="001A527A"/>
    <w:rsid w:val="001A53D6"/>
    <w:rsid w:val="001A5B99"/>
    <w:rsid w:val="001A5C5C"/>
    <w:rsid w:val="001A5FAB"/>
    <w:rsid w:val="001A6126"/>
    <w:rsid w:val="001A652B"/>
    <w:rsid w:val="001A66D2"/>
    <w:rsid w:val="001A7259"/>
    <w:rsid w:val="001A7E7A"/>
    <w:rsid w:val="001B04DA"/>
    <w:rsid w:val="001B087C"/>
    <w:rsid w:val="001B118F"/>
    <w:rsid w:val="001B13E5"/>
    <w:rsid w:val="001B1541"/>
    <w:rsid w:val="001B2B3A"/>
    <w:rsid w:val="001B2BD0"/>
    <w:rsid w:val="001B2C55"/>
    <w:rsid w:val="001B33CD"/>
    <w:rsid w:val="001B369E"/>
    <w:rsid w:val="001B3946"/>
    <w:rsid w:val="001B3953"/>
    <w:rsid w:val="001B3B94"/>
    <w:rsid w:val="001B4BD4"/>
    <w:rsid w:val="001B604A"/>
    <w:rsid w:val="001B63AC"/>
    <w:rsid w:val="001B7198"/>
    <w:rsid w:val="001B754B"/>
    <w:rsid w:val="001B7621"/>
    <w:rsid w:val="001B7C0F"/>
    <w:rsid w:val="001B7E6B"/>
    <w:rsid w:val="001C0355"/>
    <w:rsid w:val="001C0537"/>
    <w:rsid w:val="001C0687"/>
    <w:rsid w:val="001C0CA6"/>
    <w:rsid w:val="001C139D"/>
    <w:rsid w:val="001C1767"/>
    <w:rsid w:val="001C18B3"/>
    <w:rsid w:val="001C1D85"/>
    <w:rsid w:val="001C2CE1"/>
    <w:rsid w:val="001C2FC3"/>
    <w:rsid w:val="001C3903"/>
    <w:rsid w:val="001C3959"/>
    <w:rsid w:val="001C3ACE"/>
    <w:rsid w:val="001C3D56"/>
    <w:rsid w:val="001C4B2D"/>
    <w:rsid w:val="001C4C1E"/>
    <w:rsid w:val="001C4C7F"/>
    <w:rsid w:val="001C502B"/>
    <w:rsid w:val="001C54B5"/>
    <w:rsid w:val="001C58F7"/>
    <w:rsid w:val="001C59D6"/>
    <w:rsid w:val="001C5A05"/>
    <w:rsid w:val="001C5B7D"/>
    <w:rsid w:val="001C5CE7"/>
    <w:rsid w:val="001C691D"/>
    <w:rsid w:val="001C6D13"/>
    <w:rsid w:val="001C6ED1"/>
    <w:rsid w:val="001C750B"/>
    <w:rsid w:val="001C7E22"/>
    <w:rsid w:val="001D05DF"/>
    <w:rsid w:val="001D12B4"/>
    <w:rsid w:val="001D2155"/>
    <w:rsid w:val="001D2382"/>
    <w:rsid w:val="001D2785"/>
    <w:rsid w:val="001D2860"/>
    <w:rsid w:val="001D299F"/>
    <w:rsid w:val="001D3202"/>
    <w:rsid w:val="001D3508"/>
    <w:rsid w:val="001D3C46"/>
    <w:rsid w:val="001D3DAA"/>
    <w:rsid w:val="001D3E65"/>
    <w:rsid w:val="001D4E0D"/>
    <w:rsid w:val="001D4E35"/>
    <w:rsid w:val="001D619A"/>
    <w:rsid w:val="001D69D8"/>
    <w:rsid w:val="001D7109"/>
    <w:rsid w:val="001E0A72"/>
    <w:rsid w:val="001E0F51"/>
    <w:rsid w:val="001E1218"/>
    <w:rsid w:val="001E136B"/>
    <w:rsid w:val="001E1A0A"/>
    <w:rsid w:val="001E24FB"/>
    <w:rsid w:val="001E2E71"/>
    <w:rsid w:val="001E31C5"/>
    <w:rsid w:val="001E3881"/>
    <w:rsid w:val="001E3C49"/>
    <w:rsid w:val="001E3CD5"/>
    <w:rsid w:val="001E3EE9"/>
    <w:rsid w:val="001E41B5"/>
    <w:rsid w:val="001E428B"/>
    <w:rsid w:val="001E551E"/>
    <w:rsid w:val="001E5904"/>
    <w:rsid w:val="001E5A37"/>
    <w:rsid w:val="001E5D83"/>
    <w:rsid w:val="001E6A2D"/>
    <w:rsid w:val="001E70C0"/>
    <w:rsid w:val="001E7482"/>
    <w:rsid w:val="001E7E72"/>
    <w:rsid w:val="001F1079"/>
    <w:rsid w:val="001F1F10"/>
    <w:rsid w:val="001F2429"/>
    <w:rsid w:val="001F2C5A"/>
    <w:rsid w:val="001F36D4"/>
    <w:rsid w:val="001F4006"/>
    <w:rsid w:val="001F4606"/>
    <w:rsid w:val="001F4730"/>
    <w:rsid w:val="001F4B69"/>
    <w:rsid w:val="001F5FD4"/>
    <w:rsid w:val="001F68F8"/>
    <w:rsid w:val="001F7DEC"/>
    <w:rsid w:val="00200048"/>
    <w:rsid w:val="00200D5A"/>
    <w:rsid w:val="002012A8"/>
    <w:rsid w:val="00201F51"/>
    <w:rsid w:val="00202147"/>
    <w:rsid w:val="0020241E"/>
    <w:rsid w:val="002027E6"/>
    <w:rsid w:val="00202B8D"/>
    <w:rsid w:val="00202C82"/>
    <w:rsid w:val="002031D1"/>
    <w:rsid w:val="00203412"/>
    <w:rsid w:val="0020350C"/>
    <w:rsid w:val="00204AB4"/>
    <w:rsid w:val="00204B10"/>
    <w:rsid w:val="002058A4"/>
    <w:rsid w:val="002059F1"/>
    <w:rsid w:val="00205A84"/>
    <w:rsid w:val="00205C85"/>
    <w:rsid w:val="00205EB3"/>
    <w:rsid w:val="00206653"/>
    <w:rsid w:val="00206AB8"/>
    <w:rsid w:val="00206D58"/>
    <w:rsid w:val="00207DF7"/>
    <w:rsid w:val="00210149"/>
    <w:rsid w:val="002102EF"/>
    <w:rsid w:val="00210359"/>
    <w:rsid w:val="00210471"/>
    <w:rsid w:val="00210BCE"/>
    <w:rsid w:val="0021139A"/>
    <w:rsid w:val="00211BDC"/>
    <w:rsid w:val="00211CEB"/>
    <w:rsid w:val="00212541"/>
    <w:rsid w:val="002125CD"/>
    <w:rsid w:val="00212ACE"/>
    <w:rsid w:val="00213A5E"/>
    <w:rsid w:val="00213AF7"/>
    <w:rsid w:val="00213EB6"/>
    <w:rsid w:val="00213EBF"/>
    <w:rsid w:val="002142E6"/>
    <w:rsid w:val="00214341"/>
    <w:rsid w:val="00214346"/>
    <w:rsid w:val="00214703"/>
    <w:rsid w:val="002150F1"/>
    <w:rsid w:val="0021519F"/>
    <w:rsid w:val="002152C7"/>
    <w:rsid w:val="002155E5"/>
    <w:rsid w:val="00215B91"/>
    <w:rsid w:val="00216166"/>
    <w:rsid w:val="00217A4B"/>
    <w:rsid w:val="002200CA"/>
    <w:rsid w:val="00220145"/>
    <w:rsid w:val="00221E74"/>
    <w:rsid w:val="00222952"/>
    <w:rsid w:val="002238D2"/>
    <w:rsid w:val="00223B3E"/>
    <w:rsid w:val="00223F81"/>
    <w:rsid w:val="002241F9"/>
    <w:rsid w:val="00224CE2"/>
    <w:rsid w:val="00224DB4"/>
    <w:rsid w:val="00225143"/>
    <w:rsid w:val="00225300"/>
    <w:rsid w:val="00225E68"/>
    <w:rsid w:val="00226CB7"/>
    <w:rsid w:val="00227216"/>
    <w:rsid w:val="002276C4"/>
    <w:rsid w:val="00230112"/>
    <w:rsid w:val="00230414"/>
    <w:rsid w:val="00230AA6"/>
    <w:rsid w:val="00231B7D"/>
    <w:rsid w:val="00232977"/>
    <w:rsid w:val="002329C0"/>
    <w:rsid w:val="00232BEA"/>
    <w:rsid w:val="00232F51"/>
    <w:rsid w:val="002335BF"/>
    <w:rsid w:val="00233719"/>
    <w:rsid w:val="00233D32"/>
    <w:rsid w:val="00234065"/>
    <w:rsid w:val="0023406E"/>
    <w:rsid w:val="00234439"/>
    <w:rsid w:val="0023489C"/>
    <w:rsid w:val="00234EC3"/>
    <w:rsid w:val="0023599D"/>
    <w:rsid w:val="002360FE"/>
    <w:rsid w:val="00236508"/>
    <w:rsid w:val="002366D2"/>
    <w:rsid w:val="00236931"/>
    <w:rsid w:val="00236AE0"/>
    <w:rsid w:val="00236D03"/>
    <w:rsid w:val="00237449"/>
    <w:rsid w:val="002375CC"/>
    <w:rsid w:val="00237CE9"/>
    <w:rsid w:val="002420A0"/>
    <w:rsid w:val="002427E6"/>
    <w:rsid w:val="00242B00"/>
    <w:rsid w:val="00242BF4"/>
    <w:rsid w:val="00243645"/>
    <w:rsid w:val="00243AAD"/>
    <w:rsid w:val="00243C41"/>
    <w:rsid w:val="00243D36"/>
    <w:rsid w:val="00243E2F"/>
    <w:rsid w:val="00243FC9"/>
    <w:rsid w:val="00244A70"/>
    <w:rsid w:val="00244B6E"/>
    <w:rsid w:val="00244DF4"/>
    <w:rsid w:val="00245220"/>
    <w:rsid w:val="0024527A"/>
    <w:rsid w:val="002455F2"/>
    <w:rsid w:val="00245963"/>
    <w:rsid w:val="00245BC7"/>
    <w:rsid w:val="00246502"/>
    <w:rsid w:val="002468C5"/>
    <w:rsid w:val="00246A46"/>
    <w:rsid w:val="00247106"/>
    <w:rsid w:val="00247A5E"/>
    <w:rsid w:val="00247D4A"/>
    <w:rsid w:val="0025144D"/>
    <w:rsid w:val="00251B34"/>
    <w:rsid w:val="00251B6F"/>
    <w:rsid w:val="00251B74"/>
    <w:rsid w:val="00251BCA"/>
    <w:rsid w:val="00251C12"/>
    <w:rsid w:val="0025218C"/>
    <w:rsid w:val="00253441"/>
    <w:rsid w:val="0025347F"/>
    <w:rsid w:val="00253B91"/>
    <w:rsid w:val="002547D6"/>
    <w:rsid w:val="00254959"/>
    <w:rsid w:val="00254B14"/>
    <w:rsid w:val="00254B68"/>
    <w:rsid w:val="00254F2A"/>
    <w:rsid w:val="0025565D"/>
    <w:rsid w:val="00255F89"/>
    <w:rsid w:val="00256082"/>
    <w:rsid w:val="002560F5"/>
    <w:rsid w:val="002561DE"/>
    <w:rsid w:val="00256245"/>
    <w:rsid w:val="002567CD"/>
    <w:rsid w:val="0025775F"/>
    <w:rsid w:val="00257CE4"/>
    <w:rsid w:val="00257F01"/>
    <w:rsid w:val="002600CA"/>
    <w:rsid w:val="00260322"/>
    <w:rsid w:val="00260326"/>
    <w:rsid w:val="00261477"/>
    <w:rsid w:val="0026260F"/>
    <w:rsid w:val="00262D71"/>
    <w:rsid w:val="00262DD3"/>
    <w:rsid w:val="00263EE1"/>
    <w:rsid w:val="00264232"/>
    <w:rsid w:val="00264F19"/>
    <w:rsid w:val="002650B9"/>
    <w:rsid w:val="00265BD7"/>
    <w:rsid w:val="0026638A"/>
    <w:rsid w:val="00266E6C"/>
    <w:rsid w:val="00266F80"/>
    <w:rsid w:val="0026707C"/>
    <w:rsid w:val="002675E5"/>
    <w:rsid w:val="0027062C"/>
    <w:rsid w:val="002707BB"/>
    <w:rsid w:val="00270B9A"/>
    <w:rsid w:val="00270C1C"/>
    <w:rsid w:val="0027128F"/>
    <w:rsid w:val="00271BC8"/>
    <w:rsid w:val="00271D69"/>
    <w:rsid w:val="002723AA"/>
    <w:rsid w:val="0027251C"/>
    <w:rsid w:val="00272AE2"/>
    <w:rsid w:val="002730DC"/>
    <w:rsid w:val="0027366A"/>
    <w:rsid w:val="002745E2"/>
    <w:rsid w:val="00274A4C"/>
    <w:rsid w:val="002751BE"/>
    <w:rsid w:val="002759F7"/>
    <w:rsid w:val="00275A39"/>
    <w:rsid w:val="00275C5F"/>
    <w:rsid w:val="00275EF0"/>
    <w:rsid w:val="00276489"/>
    <w:rsid w:val="0027714D"/>
    <w:rsid w:val="00277287"/>
    <w:rsid w:val="00277420"/>
    <w:rsid w:val="00277BC5"/>
    <w:rsid w:val="00277D89"/>
    <w:rsid w:val="0028026E"/>
    <w:rsid w:val="00280B6C"/>
    <w:rsid w:val="00280EC7"/>
    <w:rsid w:val="00280FBB"/>
    <w:rsid w:val="002811AA"/>
    <w:rsid w:val="00281DA3"/>
    <w:rsid w:val="00282157"/>
    <w:rsid w:val="00282574"/>
    <w:rsid w:val="00282D49"/>
    <w:rsid w:val="002847AC"/>
    <w:rsid w:val="002850DD"/>
    <w:rsid w:val="0028663F"/>
    <w:rsid w:val="0028673C"/>
    <w:rsid w:val="0028680B"/>
    <w:rsid w:val="00287014"/>
    <w:rsid w:val="0028782C"/>
    <w:rsid w:val="00287850"/>
    <w:rsid w:val="00287AD1"/>
    <w:rsid w:val="00287C58"/>
    <w:rsid w:val="00287D27"/>
    <w:rsid w:val="002904B2"/>
    <w:rsid w:val="00291549"/>
    <w:rsid w:val="00291B51"/>
    <w:rsid w:val="00291ED2"/>
    <w:rsid w:val="0029272E"/>
    <w:rsid w:val="002933C3"/>
    <w:rsid w:val="00293E0B"/>
    <w:rsid w:val="00293F13"/>
    <w:rsid w:val="00294749"/>
    <w:rsid w:val="00294D49"/>
    <w:rsid w:val="002952D4"/>
    <w:rsid w:val="002955FC"/>
    <w:rsid w:val="0029562B"/>
    <w:rsid w:val="002957F2"/>
    <w:rsid w:val="00295846"/>
    <w:rsid w:val="0029694C"/>
    <w:rsid w:val="00296C03"/>
    <w:rsid w:val="00297427"/>
    <w:rsid w:val="002976A0"/>
    <w:rsid w:val="002978C3"/>
    <w:rsid w:val="00297AD1"/>
    <w:rsid w:val="002A015D"/>
    <w:rsid w:val="002A0608"/>
    <w:rsid w:val="002A0A73"/>
    <w:rsid w:val="002A1183"/>
    <w:rsid w:val="002A13EF"/>
    <w:rsid w:val="002A1903"/>
    <w:rsid w:val="002A2190"/>
    <w:rsid w:val="002A23AC"/>
    <w:rsid w:val="002A2E0B"/>
    <w:rsid w:val="002A2FD1"/>
    <w:rsid w:val="002A316A"/>
    <w:rsid w:val="002A408B"/>
    <w:rsid w:val="002A4447"/>
    <w:rsid w:val="002A44DE"/>
    <w:rsid w:val="002A5524"/>
    <w:rsid w:val="002A56C4"/>
    <w:rsid w:val="002A5B68"/>
    <w:rsid w:val="002A6500"/>
    <w:rsid w:val="002A697F"/>
    <w:rsid w:val="002A6C6E"/>
    <w:rsid w:val="002A6D0A"/>
    <w:rsid w:val="002A7095"/>
    <w:rsid w:val="002A70BB"/>
    <w:rsid w:val="002A715D"/>
    <w:rsid w:val="002A78CD"/>
    <w:rsid w:val="002A7D72"/>
    <w:rsid w:val="002A7E9C"/>
    <w:rsid w:val="002B01FE"/>
    <w:rsid w:val="002B05B0"/>
    <w:rsid w:val="002B15ED"/>
    <w:rsid w:val="002B195C"/>
    <w:rsid w:val="002B2046"/>
    <w:rsid w:val="002B2229"/>
    <w:rsid w:val="002B268F"/>
    <w:rsid w:val="002B280C"/>
    <w:rsid w:val="002B2AFB"/>
    <w:rsid w:val="002B2D5C"/>
    <w:rsid w:val="002B2E32"/>
    <w:rsid w:val="002B46C5"/>
    <w:rsid w:val="002B4ACC"/>
    <w:rsid w:val="002B4B55"/>
    <w:rsid w:val="002B4E97"/>
    <w:rsid w:val="002B4F60"/>
    <w:rsid w:val="002B550F"/>
    <w:rsid w:val="002B587B"/>
    <w:rsid w:val="002B59E8"/>
    <w:rsid w:val="002B612B"/>
    <w:rsid w:val="002B6685"/>
    <w:rsid w:val="002B7760"/>
    <w:rsid w:val="002B7775"/>
    <w:rsid w:val="002B7805"/>
    <w:rsid w:val="002B7837"/>
    <w:rsid w:val="002C01DC"/>
    <w:rsid w:val="002C048D"/>
    <w:rsid w:val="002C0CB9"/>
    <w:rsid w:val="002C0F80"/>
    <w:rsid w:val="002C1483"/>
    <w:rsid w:val="002C15DE"/>
    <w:rsid w:val="002C18C8"/>
    <w:rsid w:val="002C1CE9"/>
    <w:rsid w:val="002C1DAB"/>
    <w:rsid w:val="002C1EA1"/>
    <w:rsid w:val="002C1FCF"/>
    <w:rsid w:val="002C21FC"/>
    <w:rsid w:val="002C2844"/>
    <w:rsid w:val="002C28FB"/>
    <w:rsid w:val="002C29FB"/>
    <w:rsid w:val="002C2ADD"/>
    <w:rsid w:val="002C2B4D"/>
    <w:rsid w:val="002C2D99"/>
    <w:rsid w:val="002C3597"/>
    <w:rsid w:val="002C3A32"/>
    <w:rsid w:val="002C4302"/>
    <w:rsid w:val="002C471E"/>
    <w:rsid w:val="002C50F9"/>
    <w:rsid w:val="002C54B5"/>
    <w:rsid w:val="002C558D"/>
    <w:rsid w:val="002C5950"/>
    <w:rsid w:val="002C5997"/>
    <w:rsid w:val="002C5B64"/>
    <w:rsid w:val="002C619D"/>
    <w:rsid w:val="002C6569"/>
    <w:rsid w:val="002C7057"/>
    <w:rsid w:val="002C75DB"/>
    <w:rsid w:val="002D0427"/>
    <w:rsid w:val="002D07EF"/>
    <w:rsid w:val="002D09B7"/>
    <w:rsid w:val="002D0EAD"/>
    <w:rsid w:val="002D1275"/>
    <w:rsid w:val="002D14DE"/>
    <w:rsid w:val="002D17FD"/>
    <w:rsid w:val="002D197F"/>
    <w:rsid w:val="002D1D83"/>
    <w:rsid w:val="002D2051"/>
    <w:rsid w:val="002D2355"/>
    <w:rsid w:val="002D23D3"/>
    <w:rsid w:val="002D2629"/>
    <w:rsid w:val="002D2912"/>
    <w:rsid w:val="002D2C1A"/>
    <w:rsid w:val="002D4674"/>
    <w:rsid w:val="002D4A09"/>
    <w:rsid w:val="002D4D85"/>
    <w:rsid w:val="002D5502"/>
    <w:rsid w:val="002D5535"/>
    <w:rsid w:val="002D56E9"/>
    <w:rsid w:val="002D5DFA"/>
    <w:rsid w:val="002D6C47"/>
    <w:rsid w:val="002D7065"/>
    <w:rsid w:val="002E0B8C"/>
    <w:rsid w:val="002E2031"/>
    <w:rsid w:val="002E2220"/>
    <w:rsid w:val="002E26CA"/>
    <w:rsid w:val="002E3F4B"/>
    <w:rsid w:val="002E4036"/>
    <w:rsid w:val="002E509C"/>
    <w:rsid w:val="002E5108"/>
    <w:rsid w:val="002E5E07"/>
    <w:rsid w:val="002E5E81"/>
    <w:rsid w:val="002E640D"/>
    <w:rsid w:val="002E6C65"/>
    <w:rsid w:val="002E6DF6"/>
    <w:rsid w:val="002E7064"/>
    <w:rsid w:val="002F0090"/>
    <w:rsid w:val="002F012E"/>
    <w:rsid w:val="002F0207"/>
    <w:rsid w:val="002F0622"/>
    <w:rsid w:val="002F0B91"/>
    <w:rsid w:val="002F0BCC"/>
    <w:rsid w:val="002F0C8C"/>
    <w:rsid w:val="002F0C9E"/>
    <w:rsid w:val="002F0D36"/>
    <w:rsid w:val="002F1006"/>
    <w:rsid w:val="002F10ED"/>
    <w:rsid w:val="002F1E79"/>
    <w:rsid w:val="002F1F14"/>
    <w:rsid w:val="002F1FD9"/>
    <w:rsid w:val="002F2A15"/>
    <w:rsid w:val="002F2A6C"/>
    <w:rsid w:val="002F33CC"/>
    <w:rsid w:val="002F38A3"/>
    <w:rsid w:val="002F3DF9"/>
    <w:rsid w:val="002F4084"/>
    <w:rsid w:val="002F49F5"/>
    <w:rsid w:val="002F4AE5"/>
    <w:rsid w:val="002F5075"/>
    <w:rsid w:val="002F5076"/>
    <w:rsid w:val="002F57FB"/>
    <w:rsid w:val="002F5B41"/>
    <w:rsid w:val="002F66FB"/>
    <w:rsid w:val="002F7017"/>
    <w:rsid w:val="002F7337"/>
    <w:rsid w:val="002F7831"/>
    <w:rsid w:val="002F7B99"/>
    <w:rsid w:val="003007BD"/>
    <w:rsid w:val="00300F91"/>
    <w:rsid w:val="003014C8"/>
    <w:rsid w:val="003016BA"/>
    <w:rsid w:val="00301A20"/>
    <w:rsid w:val="00301AD3"/>
    <w:rsid w:val="00301F30"/>
    <w:rsid w:val="003023DB"/>
    <w:rsid w:val="003024CA"/>
    <w:rsid w:val="0030254E"/>
    <w:rsid w:val="0030269B"/>
    <w:rsid w:val="003028EB"/>
    <w:rsid w:val="0030299E"/>
    <w:rsid w:val="003033F9"/>
    <w:rsid w:val="00303417"/>
    <w:rsid w:val="00303531"/>
    <w:rsid w:val="003039E6"/>
    <w:rsid w:val="00303CC1"/>
    <w:rsid w:val="00304254"/>
    <w:rsid w:val="003044CD"/>
    <w:rsid w:val="0030454B"/>
    <w:rsid w:val="00304AF8"/>
    <w:rsid w:val="00304BFF"/>
    <w:rsid w:val="00304E92"/>
    <w:rsid w:val="003050EB"/>
    <w:rsid w:val="0030552F"/>
    <w:rsid w:val="003056E4"/>
    <w:rsid w:val="00306E39"/>
    <w:rsid w:val="003072B5"/>
    <w:rsid w:val="00307A1D"/>
    <w:rsid w:val="00310525"/>
    <w:rsid w:val="00311AD6"/>
    <w:rsid w:val="00311BF9"/>
    <w:rsid w:val="00311C1C"/>
    <w:rsid w:val="003126DF"/>
    <w:rsid w:val="00312842"/>
    <w:rsid w:val="00312EB7"/>
    <w:rsid w:val="00313133"/>
    <w:rsid w:val="00313591"/>
    <w:rsid w:val="00313731"/>
    <w:rsid w:val="003156EF"/>
    <w:rsid w:val="00315C02"/>
    <w:rsid w:val="00315C18"/>
    <w:rsid w:val="0031686B"/>
    <w:rsid w:val="00317FBC"/>
    <w:rsid w:val="0032067F"/>
    <w:rsid w:val="003206D8"/>
    <w:rsid w:val="00320AE4"/>
    <w:rsid w:val="00320E39"/>
    <w:rsid w:val="00320E5C"/>
    <w:rsid w:val="0032185A"/>
    <w:rsid w:val="003220A8"/>
    <w:rsid w:val="00323196"/>
    <w:rsid w:val="00323ABC"/>
    <w:rsid w:val="00324754"/>
    <w:rsid w:val="00324C5C"/>
    <w:rsid w:val="00325349"/>
    <w:rsid w:val="00325737"/>
    <w:rsid w:val="00325BF5"/>
    <w:rsid w:val="00325F85"/>
    <w:rsid w:val="003273AD"/>
    <w:rsid w:val="003274C7"/>
    <w:rsid w:val="0032759E"/>
    <w:rsid w:val="003276BB"/>
    <w:rsid w:val="0032788B"/>
    <w:rsid w:val="00327F64"/>
    <w:rsid w:val="00330B98"/>
    <w:rsid w:val="00330FC2"/>
    <w:rsid w:val="003318FB"/>
    <w:rsid w:val="00331F98"/>
    <w:rsid w:val="003322B4"/>
    <w:rsid w:val="003326BC"/>
    <w:rsid w:val="00332AA3"/>
    <w:rsid w:val="00332D7A"/>
    <w:rsid w:val="00333099"/>
    <w:rsid w:val="00333429"/>
    <w:rsid w:val="00333D41"/>
    <w:rsid w:val="00334A44"/>
    <w:rsid w:val="00334C08"/>
    <w:rsid w:val="00335A2A"/>
    <w:rsid w:val="00335B93"/>
    <w:rsid w:val="003361AA"/>
    <w:rsid w:val="0033644E"/>
    <w:rsid w:val="00336522"/>
    <w:rsid w:val="00336577"/>
    <w:rsid w:val="00336B0F"/>
    <w:rsid w:val="00336B1E"/>
    <w:rsid w:val="00337C2C"/>
    <w:rsid w:val="0034032F"/>
    <w:rsid w:val="00340A78"/>
    <w:rsid w:val="00340D2E"/>
    <w:rsid w:val="00340FBB"/>
    <w:rsid w:val="0034147A"/>
    <w:rsid w:val="00341B45"/>
    <w:rsid w:val="00341C45"/>
    <w:rsid w:val="00341C91"/>
    <w:rsid w:val="00342034"/>
    <w:rsid w:val="003424A9"/>
    <w:rsid w:val="003425BB"/>
    <w:rsid w:val="003427BC"/>
    <w:rsid w:val="00342A03"/>
    <w:rsid w:val="00342BCF"/>
    <w:rsid w:val="00342C79"/>
    <w:rsid w:val="00342D2D"/>
    <w:rsid w:val="00342EA8"/>
    <w:rsid w:val="00344792"/>
    <w:rsid w:val="003450F1"/>
    <w:rsid w:val="0034544F"/>
    <w:rsid w:val="00345E84"/>
    <w:rsid w:val="00346714"/>
    <w:rsid w:val="0034673E"/>
    <w:rsid w:val="00346AEF"/>
    <w:rsid w:val="00346DC8"/>
    <w:rsid w:val="00346F57"/>
    <w:rsid w:val="003473A4"/>
    <w:rsid w:val="0034755F"/>
    <w:rsid w:val="00347A8D"/>
    <w:rsid w:val="0035002E"/>
    <w:rsid w:val="00350265"/>
    <w:rsid w:val="003502B4"/>
    <w:rsid w:val="0035083D"/>
    <w:rsid w:val="0035092F"/>
    <w:rsid w:val="0035173C"/>
    <w:rsid w:val="00351C63"/>
    <w:rsid w:val="003520DB"/>
    <w:rsid w:val="003522AE"/>
    <w:rsid w:val="0035281C"/>
    <w:rsid w:val="00352CD4"/>
    <w:rsid w:val="0035304D"/>
    <w:rsid w:val="003532D8"/>
    <w:rsid w:val="0035342F"/>
    <w:rsid w:val="0035382E"/>
    <w:rsid w:val="00353A01"/>
    <w:rsid w:val="00353FDB"/>
    <w:rsid w:val="0035415E"/>
    <w:rsid w:val="00354659"/>
    <w:rsid w:val="00354A05"/>
    <w:rsid w:val="00354AE1"/>
    <w:rsid w:val="00354E13"/>
    <w:rsid w:val="00354EA8"/>
    <w:rsid w:val="00354FFC"/>
    <w:rsid w:val="0035678F"/>
    <w:rsid w:val="00356959"/>
    <w:rsid w:val="0035702B"/>
    <w:rsid w:val="003575C7"/>
    <w:rsid w:val="00357E45"/>
    <w:rsid w:val="00357E75"/>
    <w:rsid w:val="003604FA"/>
    <w:rsid w:val="00361853"/>
    <w:rsid w:val="00361C7F"/>
    <w:rsid w:val="00362204"/>
    <w:rsid w:val="00362247"/>
    <w:rsid w:val="00362B5E"/>
    <w:rsid w:val="00362C03"/>
    <w:rsid w:val="003644BD"/>
    <w:rsid w:val="00364818"/>
    <w:rsid w:val="003654E8"/>
    <w:rsid w:val="00365530"/>
    <w:rsid w:val="00365770"/>
    <w:rsid w:val="00366269"/>
    <w:rsid w:val="00366A9B"/>
    <w:rsid w:val="00367070"/>
    <w:rsid w:val="00367335"/>
    <w:rsid w:val="00367741"/>
    <w:rsid w:val="00370888"/>
    <w:rsid w:val="00371637"/>
    <w:rsid w:val="00371968"/>
    <w:rsid w:val="00371B66"/>
    <w:rsid w:val="00371BA7"/>
    <w:rsid w:val="00371CEE"/>
    <w:rsid w:val="00372220"/>
    <w:rsid w:val="003724D5"/>
    <w:rsid w:val="003729E2"/>
    <w:rsid w:val="00372B45"/>
    <w:rsid w:val="00372C64"/>
    <w:rsid w:val="00373140"/>
    <w:rsid w:val="00373172"/>
    <w:rsid w:val="0037395E"/>
    <w:rsid w:val="00373E11"/>
    <w:rsid w:val="00374142"/>
    <w:rsid w:val="00374279"/>
    <w:rsid w:val="00374ADD"/>
    <w:rsid w:val="00374F29"/>
    <w:rsid w:val="0037573C"/>
    <w:rsid w:val="003765EA"/>
    <w:rsid w:val="003766FE"/>
    <w:rsid w:val="003767DC"/>
    <w:rsid w:val="00376A0E"/>
    <w:rsid w:val="00376A90"/>
    <w:rsid w:val="003772CE"/>
    <w:rsid w:val="00377B60"/>
    <w:rsid w:val="00377C02"/>
    <w:rsid w:val="00380396"/>
    <w:rsid w:val="0038150A"/>
    <w:rsid w:val="003815E3"/>
    <w:rsid w:val="00381D94"/>
    <w:rsid w:val="00381E9A"/>
    <w:rsid w:val="00381EDC"/>
    <w:rsid w:val="00381F5F"/>
    <w:rsid w:val="0038230B"/>
    <w:rsid w:val="00382D50"/>
    <w:rsid w:val="00382F16"/>
    <w:rsid w:val="00383A77"/>
    <w:rsid w:val="00383AD1"/>
    <w:rsid w:val="00383D55"/>
    <w:rsid w:val="00384BC0"/>
    <w:rsid w:val="00384CF4"/>
    <w:rsid w:val="00384D62"/>
    <w:rsid w:val="003854DE"/>
    <w:rsid w:val="00385955"/>
    <w:rsid w:val="00385DB1"/>
    <w:rsid w:val="003862E6"/>
    <w:rsid w:val="00386602"/>
    <w:rsid w:val="003866C3"/>
    <w:rsid w:val="003867F0"/>
    <w:rsid w:val="0038683F"/>
    <w:rsid w:val="00386B6F"/>
    <w:rsid w:val="00387310"/>
    <w:rsid w:val="00387FAD"/>
    <w:rsid w:val="0039014B"/>
    <w:rsid w:val="00390569"/>
    <w:rsid w:val="0039082E"/>
    <w:rsid w:val="00390D8D"/>
    <w:rsid w:val="003911CE"/>
    <w:rsid w:val="00391274"/>
    <w:rsid w:val="003918A0"/>
    <w:rsid w:val="003919B5"/>
    <w:rsid w:val="00391BEB"/>
    <w:rsid w:val="003922C0"/>
    <w:rsid w:val="0039232A"/>
    <w:rsid w:val="003923FD"/>
    <w:rsid w:val="003929CF"/>
    <w:rsid w:val="00393624"/>
    <w:rsid w:val="003937F9"/>
    <w:rsid w:val="00393A48"/>
    <w:rsid w:val="00394217"/>
    <w:rsid w:val="0039488A"/>
    <w:rsid w:val="00394A1B"/>
    <w:rsid w:val="00394BF1"/>
    <w:rsid w:val="00394CDA"/>
    <w:rsid w:val="00394ED2"/>
    <w:rsid w:val="00395182"/>
    <w:rsid w:val="0039534A"/>
    <w:rsid w:val="0039597C"/>
    <w:rsid w:val="00395D92"/>
    <w:rsid w:val="00396215"/>
    <w:rsid w:val="00396A6C"/>
    <w:rsid w:val="00397112"/>
    <w:rsid w:val="00397274"/>
    <w:rsid w:val="0039759B"/>
    <w:rsid w:val="003978E4"/>
    <w:rsid w:val="00397D67"/>
    <w:rsid w:val="003A0194"/>
    <w:rsid w:val="003A073A"/>
    <w:rsid w:val="003A07AD"/>
    <w:rsid w:val="003A1B81"/>
    <w:rsid w:val="003A2E02"/>
    <w:rsid w:val="003A3674"/>
    <w:rsid w:val="003A39C4"/>
    <w:rsid w:val="003A3B70"/>
    <w:rsid w:val="003A3D8F"/>
    <w:rsid w:val="003A3E75"/>
    <w:rsid w:val="003A40E4"/>
    <w:rsid w:val="003A429A"/>
    <w:rsid w:val="003A43C1"/>
    <w:rsid w:val="003A562F"/>
    <w:rsid w:val="003A56AE"/>
    <w:rsid w:val="003A56F5"/>
    <w:rsid w:val="003A5841"/>
    <w:rsid w:val="003A5A5F"/>
    <w:rsid w:val="003A5BAF"/>
    <w:rsid w:val="003A601A"/>
    <w:rsid w:val="003A7ED8"/>
    <w:rsid w:val="003B05B7"/>
    <w:rsid w:val="003B1E23"/>
    <w:rsid w:val="003B2385"/>
    <w:rsid w:val="003B2745"/>
    <w:rsid w:val="003B283A"/>
    <w:rsid w:val="003B2A86"/>
    <w:rsid w:val="003B2F8E"/>
    <w:rsid w:val="003B318B"/>
    <w:rsid w:val="003B3EC4"/>
    <w:rsid w:val="003B4432"/>
    <w:rsid w:val="003B4C3F"/>
    <w:rsid w:val="003B535E"/>
    <w:rsid w:val="003B6007"/>
    <w:rsid w:val="003B67A0"/>
    <w:rsid w:val="003B7711"/>
    <w:rsid w:val="003B7E58"/>
    <w:rsid w:val="003C088E"/>
    <w:rsid w:val="003C0D0F"/>
    <w:rsid w:val="003C0DA9"/>
    <w:rsid w:val="003C15B5"/>
    <w:rsid w:val="003C29A5"/>
    <w:rsid w:val="003C2B1A"/>
    <w:rsid w:val="003C2F29"/>
    <w:rsid w:val="003C38A8"/>
    <w:rsid w:val="003C3CA0"/>
    <w:rsid w:val="003C6C01"/>
    <w:rsid w:val="003C6F80"/>
    <w:rsid w:val="003C7312"/>
    <w:rsid w:val="003C7BB4"/>
    <w:rsid w:val="003C7F8F"/>
    <w:rsid w:val="003D0178"/>
    <w:rsid w:val="003D02CD"/>
    <w:rsid w:val="003D048C"/>
    <w:rsid w:val="003D04EA"/>
    <w:rsid w:val="003D0850"/>
    <w:rsid w:val="003D1328"/>
    <w:rsid w:val="003D16A8"/>
    <w:rsid w:val="003D1ED6"/>
    <w:rsid w:val="003D2373"/>
    <w:rsid w:val="003D2478"/>
    <w:rsid w:val="003D2874"/>
    <w:rsid w:val="003D28F1"/>
    <w:rsid w:val="003D2907"/>
    <w:rsid w:val="003D31CB"/>
    <w:rsid w:val="003D3BB7"/>
    <w:rsid w:val="003D3F63"/>
    <w:rsid w:val="003D44D0"/>
    <w:rsid w:val="003D471A"/>
    <w:rsid w:val="003D471D"/>
    <w:rsid w:val="003D4A24"/>
    <w:rsid w:val="003D559F"/>
    <w:rsid w:val="003D6EF3"/>
    <w:rsid w:val="003D7199"/>
    <w:rsid w:val="003D7218"/>
    <w:rsid w:val="003D74E4"/>
    <w:rsid w:val="003D757C"/>
    <w:rsid w:val="003D75B2"/>
    <w:rsid w:val="003D79AB"/>
    <w:rsid w:val="003E02DC"/>
    <w:rsid w:val="003E0551"/>
    <w:rsid w:val="003E1083"/>
    <w:rsid w:val="003E11D4"/>
    <w:rsid w:val="003E16EF"/>
    <w:rsid w:val="003E189C"/>
    <w:rsid w:val="003E270C"/>
    <w:rsid w:val="003E3B93"/>
    <w:rsid w:val="003E406B"/>
    <w:rsid w:val="003E4355"/>
    <w:rsid w:val="003E4B40"/>
    <w:rsid w:val="003E4CC2"/>
    <w:rsid w:val="003E4F81"/>
    <w:rsid w:val="003E50F4"/>
    <w:rsid w:val="003E5760"/>
    <w:rsid w:val="003E57DE"/>
    <w:rsid w:val="003E59DD"/>
    <w:rsid w:val="003E5BF9"/>
    <w:rsid w:val="003E5D9B"/>
    <w:rsid w:val="003E5EFA"/>
    <w:rsid w:val="003E6506"/>
    <w:rsid w:val="003E7406"/>
    <w:rsid w:val="003F180C"/>
    <w:rsid w:val="003F1BD8"/>
    <w:rsid w:val="003F2379"/>
    <w:rsid w:val="003F2649"/>
    <w:rsid w:val="003F2AB7"/>
    <w:rsid w:val="003F2FC2"/>
    <w:rsid w:val="003F36E5"/>
    <w:rsid w:val="003F37F7"/>
    <w:rsid w:val="003F3F4D"/>
    <w:rsid w:val="003F4236"/>
    <w:rsid w:val="003F495E"/>
    <w:rsid w:val="003F49E6"/>
    <w:rsid w:val="003F4DA0"/>
    <w:rsid w:val="003F5EC6"/>
    <w:rsid w:val="003F64E6"/>
    <w:rsid w:val="003F660C"/>
    <w:rsid w:val="003F69D6"/>
    <w:rsid w:val="003F6DF5"/>
    <w:rsid w:val="003F71DC"/>
    <w:rsid w:val="003F7F2F"/>
    <w:rsid w:val="00400198"/>
    <w:rsid w:val="00400279"/>
    <w:rsid w:val="00400D4F"/>
    <w:rsid w:val="004014EF"/>
    <w:rsid w:val="00401990"/>
    <w:rsid w:val="00401B44"/>
    <w:rsid w:val="004020E6"/>
    <w:rsid w:val="00402A8C"/>
    <w:rsid w:val="00402D45"/>
    <w:rsid w:val="004033B3"/>
    <w:rsid w:val="00403488"/>
    <w:rsid w:val="004034E6"/>
    <w:rsid w:val="004036AE"/>
    <w:rsid w:val="00403D68"/>
    <w:rsid w:val="004045BC"/>
    <w:rsid w:val="00405185"/>
    <w:rsid w:val="0040545A"/>
    <w:rsid w:val="0040564B"/>
    <w:rsid w:val="0040670A"/>
    <w:rsid w:val="00406F40"/>
    <w:rsid w:val="004101A1"/>
    <w:rsid w:val="00410B14"/>
    <w:rsid w:val="00411841"/>
    <w:rsid w:val="0041196E"/>
    <w:rsid w:val="00411AFB"/>
    <w:rsid w:val="00411C37"/>
    <w:rsid w:val="004120C4"/>
    <w:rsid w:val="00412D02"/>
    <w:rsid w:val="00412D71"/>
    <w:rsid w:val="00412F77"/>
    <w:rsid w:val="00412FCA"/>
    <w:rsid w:val="004139F9"/>
    <w:rsid w:val="00413B77"/>
    <w:rsid w:val="00413F0A"/>
    <w:rsid w:val="00414710"/>
    <w:rsid w:val="004147A8"/>
    <w:rsid w:val="00414F19"/>
    <w:rsid w:val="00414F56"/>
    <w:rsid w:val="00415BBF"/>
    <w:rsid w:val="00415F80"/>
    <w:rsid w:val="004161F9"/>
    <w:rsid w:val="004162A3"/>
    <w:rsid w:val="004164AC"/>
    <w:rsid w:val="004165E1"/>
    <w:rsid w:val="00416F2F"/>
    <w:rsid w:val="00417E16"/>
    <w:rsid w:val="0042075C"/>
    <w:rsid w:val="00420789"/>
    <w:rsid w:val="00420DE1"/>
    <w:rsid w:val="00420F30"/>
    <w:rsid w:val="00421604"/>
    <w:rsid w:val="0042267A"/>
    <w:rsid w:val="00422779"/>
    <w:rsid w:val="00422CA3"/>
    <w:rsid w:val="00422D06"/>
    <w:rsid w:val="004232CA"/>
    <w:rsid w:val="00423595"/>
    <w:rsid w:val="00423CD6"/>
    <w:rsid w:val="00423F40"/>
    <w:rsid w:val="004247D1"/>
    <w:rsid w:val="00424886"/>
    <w:rsid w:val="00424D86"/>
    <w:rsid w:val="004250A3"/>
    <w:rsid w:val="00425117"/>
    <w:rsid w:val="0042541A"/>
    <w:rsid w:val="004254B0"/>
    <w:rsid w:val="00425CC4"/>
    <w:rsid w:val="004265BA"/>
    <w:rsid w:val="004266A6"/>
    <w:rsid w:val="00426E8F"/>
    <w:rsid w:val="0042762F"/>
    <w:rsid w:val="00430ECC"/>
    <w:rsid w:val="00430F88"/>
    <w:rsid w:val="00430FCD"/>
    <w:rsid w:val="0043107A"/>
    <w:rsid w:val="00431DD9"/>
    <w:rsid w:val="00431EBA"/>
    <w:rsid w:val="00432537"/>
    <w:rsid w:val="00432869"/>
    <w:rsid w:val="00432B36"/>
    <w:rsid w:val="00432D64"/>
    <w:rsid w:val="00433111"/>
    <w:rsid w:val="00433821"/>
    <w:rsid w:val="00433A5B"/>
    <w:rsid w:val="00433F78"/>
    <w:rsid w:val="004344E1"/>
    <w:rsid w:val="004351C5"/>
    <w:rsid w:val="004357C9"/>
    <w:rsid w:val="00435A8E"/>
    <w:rsid w:val="004361A7"/>
    <w:rsid w:val="00437753"/>
    <w:rsid w:val="004378FF"/>
    <w:rsid w:val="00440637"/>
    <w:rsid w:val="0044066B"/>
    <w:rsid w:val="0044116A"/>
    <w:rsid w:val="00441227"/>
    <w:rsid w:val="004413F0"/>
    <w:rsid w:val="004414FF"/>
    <w:rsid w:val="00441CCC"/>
    <w:rsid w:val="00441E6C"/>
    <w:rsid w:val="0044200E"/>
    <w:rsid w:val="00442060"/>
    <w:rsid w:val="00445E20"/>
    <w:rsid w:val="00445FD0"/>
    <w:rsid w:val="00446B10"/>
    <w:rsid w:val="00446D0F"/>
    <w:rsid w:val="00447080"/>
    <w:rsid w:val="00447FA6"/>
    <w:rsid w:val="004503BF"/>
    <w:rsid w:val="00450683"/>
    <w:rsid w:val="00450741"/>
    <w:rsid w:val="00450ACD"/>
    <w:rsid w:val="00450AD8"/>
    <w:rsid w:val="00450B01"/>
    <w:rsid w:val="00451AA7"/>
    <w:rsid w:val="0045225C"/>
    <w:rsid w:val="00452D19"/>
    <w:rsid w:val="00453645"/>
    <w:rsid w:val="004537EE"/>
    <w:rsid w:val="004539BA"/>
    <w:rsid w:val="0045445F"/>
    <w:rsid w:val="00454825"/>
    <w:rsid w:val="004552A3"/>
    <w:rsid w:val="004570CF"/>
    <w:rsid w:val="00457CF8"/>
    <w:rsid w:val="0046033D"/>
    <w:rsid w:val="00460434"/>
    <w:rsid w:val="004606D1"/>
    <w:rsid w:val="00460A99"/>
    <w:rsid w:val="00461168"/>
    <w:rsid w:val="004615C5"/>
    <w:rsid w:val="00461E1E"/>
    <w:rsid w:val="004623A5"/>
    <w:rsid w:val="004635C2"/>
    <w:rsid w:val="00463E8C"/>
    <w:rsid w:val="00464E96"/>
    <w:rsid w:val="0046600A"/>
    <w:rsid w:val="00466120"/>
    <w:rsid w:val="0046617D"/>
    <w:rsid w:val="00466436"/>
    <w:rsid w:val="00466EDA"/>
    <w:rsid w:val="004673BB"/>
    <w:rsid w:val="00467432"/>
    <w:rsid w:val="004677B8"/>
    <w:rsid w:val="0047071A"/>
    <w:rsid w:val="00470E4A"/>
    <w:rsid w:val="004710D1"/>
    <w:rsid w:val="00471339"/>
    <w:rsid w:val="00471503"/>
    <w:rsid w:val="004718CC"/>
    <w:rsid w:val="00471D41"/>
    <w:rsid w:val="00471D6C"/>
    <w:rsid w:val="004724BB"/>
    <w:rsid w:val="0047265F"/>
    <w:rsid w:val="00472D5D"/>
    <w:rsid w:val="00473BF7"/>
    <w:rsid w:val="00473E7E"/>
    <w:rsid w:val="00474A2D"/>
    <w:rsid w:val="00474F25"/>
    <w:rsid w:val="004750D1"/>
    <w:rsid w:val="0047510E"/>
    <w:rsid w:val="004751ED"/>
    <w:rsid w:val="00475C13"/>
    <w:rsid w:val="00475F61"/>
    <w:rsid w:val="004763A3"/>
    <w:rsid w:val="0047675C"/>
    <w:rsid w:val="00476D3D"/>
    <w:rsid w:val="00477006"/>
    <w:rsid w:val="0047768F"/>
    <w:rsid w:val="0047784C"/>
    <w:rsid w:val="00477CBE"/>
    <w:rsid w:val="0048084E"/>
    <w:rsid w:val="0048087F"/>
    <w:rsid w:val="00480B5B"/>
    <w:rsid w:val="004810FE"/>
    <w:rsid w:val="00481118"/>
    <w:rsid w:val="004815DE"/>
    <w:rsid w:val="00481780"/>
    <w:rsid w:val="004817A1"/>
    <w:rsid w:val="00481B63"/>
    <w:rsid w:val="00481C99"/>
    <w:rsid w:val="00482452"/>
    <w:rsid w:val="00482BC7"/>
    <w:rsid w:val="00482D50"/>
    <w:rsid w:val="00482E3D"/>
    <w:rsid w:val="0048366D"/>
    <w:rsid w:val="00483807"/>
    <w:rsid w:val="0048418B"/>
    <w:rsid w:val="00484329"/>
    <w:rsid w:val="00484389"/>
    <w:rsid w:val="0048472E"/>
    <w:rsid w:val="00484C68"/>
    <w:rsid w:val="004850F8"/>
    <w:rsid w:val="0048563A"/>
    <w:rsid w:val="00485A0E"/>
    <w:rsid w:val="00485C27"/>
    <w:rsid w:val="00485DF5"/>
    <w:rsid w:val="00485F16"/>
    <w:rsid w:val="00486B17"/>
    <w:rsid w:val="00486B76"/>
    <w:rsid w:val="00486BCC"/>
    <w:rsid w:val="00486C4A"/>
    <w:rsid w:val="00490078"/>
    <w:rsid w:val="00490CA4"/>
    <w:rsid w:val="00490CEE"/>
    <w:rsid w:val="00490E86"/>
    <w:rsid w:val="004910C4"/>
    <w:rsid w:val="0049159A"/>
    <w:rsid w:val="004916E6"/>
    <w:rsid w:val="00491751"/>
    <w:rsid w:val="00491A2A"/>
    <w:rsid w:val="00491FFA"/>
    <w:rsid w:val="0049231A"/>
    <w:rsid w:val="00493C9E"/>
    <w:rsid w:val="0049417F"/>
    <w:rsid w:val="004941C1"/>
    <w:rsid w:val="00494C8F"/>
    <w:rsid w:val="00494D22"/>
    <w:rsid w:val="00495710"/>
    <w:rsid w:val="00495ACF"/>
    <w:rsid w:val="00495AD1"/>
    <w:rsid w:val="00495DD1"/>
    <w:rsid w:val="00495E4A"/>
    <w:rsid w:val="00495F87"/>
    <w:rsid w:val="00495FF8"/>
    <w:rsid w:val="0049609D"/>
    <w:rsid w:val="004961C0"/>
    <w:rsid w:val="00496A53"/>
    <w:rsid w:val="00496AC9"/>
    <w:rsid w:val="00496D96"/>
    <w:rsid w:val="00496FEF"/>
    <w:rsid w:val="00497667"/>
    <w:rsid w:val="00497BE0"/>
    <w:rsid w:val="00497CF0"/>
    <w:rsid w:val="004A002E"/>
    <w:rsid w:val="004A0047"/>
    <w:rsid w:val="004A08DE"/>
    <w:rsid w:val="004A168B"/>
    <w:rsid w:val="004A1809"/>
    <w:rsid w:val="004A1944"/>
    <w:rsid w:val="004A1A58"/>
    <w:rsid w:val="004A2126"/>
    <w:rsid w:val="004A243A"/>
    <w:rsid w:val="004A286D"/>
    <w:rsid w:val="004A2E00"/>
    <w:rsid w:val="004A2EFE"/>
    <w:rsid w:val="004A3021"/>
    <w:rsid w:val="004A369C"/>
    <w:rsid w:val="004A3AF5"/>
    <w:rsid w:val="004A3EF9"/>
    <w:rsid w:val="004A4353"/>
    <w:rsid w:val="004A4874"/>
    <w:rsid w:val="004A48F0"/>
    <w:rsid w:val="004A4B8C"/>
    <w:rsid w:val="004A4F85"/>
    <w:rsid w:val="004A5338"/>
    <w:rsid w:val="004A544B"/>
    <w:rsid w:val="004A54A4"/>
    <w:rsid w:val="004A557F"/>
    <w:rsid w:val="004A5B5D"/>
    <w:rsid w:val="004A5E51"/>
    <w:rsid w:val="004A6744"/>
    <w:rsid w:val="004A6807"/>
    <w:rsid w:val="004A6A4A"/>
    <w:rsid w:val="004A70C6"/>
    <w:rsid w:val="004A721F"/>
    <w:rsid w:val="004A72C3"/>
    <w:rsid w:val="004A7777"/>
    <w:rsid w:val="004B07B2"/>
    <w:rsid w:val="004B0C90"/>
    <w:rsid w:val="004B0E6A"/>
    <w:rsid w:val="004B157E"/>
    <w:rsid w:val="004B1D39"/>
    <w:rsid w:val="004B308F"/>
    <w:rsid w:val="004B377D"/>
    <w:rsid w:val="004B4603"/>
    <w:rsid w:val="004B4FB4"/>
    <w:rsid w:val="004B59A3"/>
    <w:rsid w:val="004B5B1E"/>
    <w:rsid w:val="004B5D31"/>
    <w:rsid w:val="004B5FDE"/>
    <w:rsid w:val="004B64DF"/>
    <w:rsid w:val="004B66EB"/>
    <w:rsid w:val="004B67FC"/>
    <w:rsid w:val="004B6818"/>
    <w:rsid w:val="004B69CF"/>
    <w:rsid w:val="004B6A73"/>
    <w:rsid w:val="004B6B4E"/>
    <w:rsid w:val="004B6D33"/>
    <w:rsid w:val="004B74E0"/>
    <w:rsid w:val="004B7AE1"/>
    <w:rsid w:val="004B7B20"/>
    <w:rsid w:val="004C0F55"/>
    <w:rsid w:val="004C18DB"/>
    <w:rsid w:val="004C2406"/>
    <w:rsid w:val="004C271A"/>
    <w:rsid w:val="004C2A5B"/>
    <w:rsid w:val="004C2DE9"/>
    <w:rsid w:val="004C32B2"/>
    <w:rsid w:val="004C3D40"/>
    <w:rsid w:val="004C440D"/>
    <w:rsid w:val="004C480C"/>
    <w:rsid w:val="004C4E4D"/>
    <w:rsid w:val="004C5BF6"/>
    <w:rsid w:val="004C5FA8"/>
    <w:rsid w:val="004C6379"/>
    <w:rsid w:val="004C6E2A"/>
    <w:rsid w:val="004C703F"/>
    <w:rsid w:val="004C7BCB"/>
    <w:rsid w:val="004C7D05"/>
    <w:rsid w:val="004C7E6F"/>
    <w:rsid w:val="004D036F"/>
    <w:rsid w:val="004D0407"/>
    <w:rsid w:val="004D053F"/>
    <w:rsid w:val="004D06DC"/>
    <w:rsid w:val="004D0EBF"/>
    <w:rsid w:val="004D2CE7"/>
    <w:rsid w:val="004D2DD7"/>
    <w:rsid w:val="004D30E6"/>
    <w:rsid w:val="004D41A3"/>
    <w:rsid w:val="004D4355"/>
    <w:rsid w:val="004D5384"/>
    <w:rsid w:val="004D5490"/>
    <w:rsid w:val="004D58FB"/>
    <w:rsid w:val="004D5E00"/>
    <w:rsid w:val="004D66C2"/>
    <w:rsid w:val="004D67EC"/>
    <w:rsid w:val="004D6D8F"/>
    <w:rsid w:val="004D76F4"/>
    <w:rsid w:val="004E0321"/>
    <w:rsid w:val="004E03E9"/>
    <w:rsid w:val="004E0AE6"/>
    <w:rsid w:val="004E0C59"/>
    <w:rsid w:val="004E131A"/>
    <w:rsid w:val="004E13AD"/>
    <w:rsid w:val="004E1514"/>
    <w:rsid w:val="004E214E"/>
    <w:rsid w:val="004E2C16"/>
    <w:rsid w:val="004E51BC"/>
    <w:rsid w:val="004E5636"/>
    <w:rsid w:val="004E5BDD"/>
    <w:rsid w:val="004E5DC6"/>
    <w:rsid w:val="004E61E9"/>
    <w:rsid w:val="004E6443"/>
    <w:rsid w:val="004E655F"/>
    <w:rsid w:val="004E6B1C"/>
    <w:rsid w:val="004E6E1E"/>
    <w:rsid w:val="004E6EC0"/>
    <w:rsid w:val="004E74C1"/>
    <w:rsid w:val="004E7634"/>
    <w:rsid w:val="004E77CB"/>
    <w:rsid w:val="004E7A4D"/>
    <w:rsid w:val="004F0658"/>
    <w:rsid w:val="004F13AA"/>
    <w:rsid w:val="004F1447"/>
    <w:rsid w:val="004F192E"/>
    <w:rsid w:val="004F1EEE"/>
    <w:rsid w:val="004F2730"/>
    <w:rsid w:val="004F3299"/>
    <w:rsid w:val="004F3A6B"/>
    <w:rsid w:val="004F3C90"/>
    <w:rsid w:val="004F3CD4"/>
    <w:rsid w:val="004F3D12"/>
    <w:rsid w:val="004F3F13"/>
    <w:rsid w:val="004F4167"/>
    <w:rsid w:val="004F459C"/>
    <w:rsid w:val="004F4B18"/>
    <w:rsid w:val="004F4BDF"/>
    <w:rsid w:val="004F4E8E"/>
    <w:rsid w:val="004F4FD1"/>
    <w:rsid w:val="004F5333"/>
    <w:rsid w:val="004F5336"/>
    <w:rsid w:val="004F5F71"/>
    <w:rsid w:val="004F6902"/>
    <w:rsid w:val="004F6E22"/>
    <w:rsid w:val="004F703F"/>
    <w:rsid w:val="0050101C"/>
    <w:rsid w:val="00501331"/>
    <w:rsid w:val="00501338"/>
    <w:rsid w:val="00501C24"/>
    <w:rsid w:val="00501D9A"/>
    <w:rsid w:val="00501EF0"/>
    <w:rsid w:val="0050250E"/>
    <w:rsid w:val="0050293E"/>
    <w:rsid w:val="00502C97"/>
    <w:rsid w:val="00502DB1"/>
    <w:rsid w:val="0050339F"/>
    <w:rsid w:val="00504B49"/>
    <w:rsid w:val="00505958"/>
    <w:rsid w:val="00505B41"/>
    <w:rsid w:val="00505C90"/>
    <w:rsid w:val="00505E10"/>
    <w:rsid w:val="00505F27"/>
    <w:rsid w:val="00506267"/>
    <w:rsid w:val="00506CE4"/>
    <w:rsid w:val="0050732D"/>
    <w:rsid w:val="0050741E"/>
    <w:rsid w:val="00510560"/>
    <w:rsid w:val="005111D4"/>
    <w:rsid w:val="00511381"/>
    <w:rsid w:val="005114EB"/>
    <w:rsid w:val="00512F11"/>
    <w:rsid w:val="00513871"/>
    <w:rsid w:val="005139B0"/>
    <w:rsid w:val="00513E3F"/>
    <w:rsid w:val="00515145"/>
    <w:rsid w:val="00515196"/>
    <w:rsid w:val="005155CF"/>
    <w:rsid w:val="00515AF4"/>
    <w:rsid w:val="005160E3"/>
    <w:rsid w:val="005162B5"/>
    <w:rsid w:val="00516BC9"/>
    <w:rsid w:val="005179E8"/>
    <w:rsid w:val="005203E4"/>
    <w:rsid w:val="00520C0C"/>
    <w:rsid w:val="00520CA5"/>
    <w:rsid w:val="00520E3A"/>
    <w:rsid w:val="00521785"/>
    <w:rsid w:val="005219F0"/>
    <w:rsid w:val="00522F8B"/>
    <w:rsid w:val="00523BE6"/>
    <w:rsid w:val="00524A93"/>
    <w:rsid w:val="00525BEF"/>
    <w:rsid w:val="00525CA4"/>
    <w:rsid w:val="00525D8D"/>
    <w:rsid w:val="00526503"/>
    <w:rsid w:val="00526818"/>
    <w:rsid w:val="00526F9F"/>
    <w:rsid w:val="00527189"/>
    <w:rsid w:val="005305F4"/>
    <w:rsid w:val="00530A68"/>
    <w:rsid w:val="00530C5B"/>
    <w:rsid w:val="00530EAB"/>
    <w:rsid w:val="005318A8"/>
    <w:rsid w:val="00531B92"/>
    <w:rsid w:val="00532830"/>
    <w:rsid w:val="00532A1E"/>
    <w:rsid w:val="00532AF9"/>
    <w:rsid w:val="00532DBD"/>
    <w:rsid w:val="00532F4F"/>
    <w:rsid w:val="00534517"/>
    <w:rsid w:val="00535334"/>
    <w:rsid w:val="005359B6"/>
    <w:rsid w:val="00536B11"/>
    <w:rsid w:val="00536DE2"/>
    <w:rsid w:val="00537064"/>
    <w:rsid w:val="005375A6"/>
    <w:rsid w:val="00540175"/>
    <w:rsid w:val="005418FB"/>
    <w:rsid w:val="00541A86"/>
    <w:rsid w:val="00541BE5"/>
    <w:rsid w:val="00542057"/>
    <w:rsid w:val="005430C9"/>
    <w:rsid w:val="00543812"/>
    <w:rsid w:val="00543B46"/>
    <w:rsid w:val="00544017"/>
    <w:rsid w:val="00544146"/>
    <w:rsid w:val="00544169"/>
    <w:rsid w:val="005445B5"/>
    <w:rsid w:val="005447A9"/>
    <w:rsid w:val="00545797"/>
    <w:rsid w:val="00545A76"/>
    <w:rsid w:val="00546237"/>
    <w:rsid w:val="005462DF"/>
    <w:rsid w:val="005463E4"/>
    <w:rsid w:val="00546B20"/>
    <w:rsid w:val="005473E8"/>
    <w:rsid w:val="005475FA"/>
    <w:rsid w:val="0054766E"/>
    <w:rsid w:val="00547751"/>
    <w:rsid w:val="005478E6"/>
    <w:rsid w:val="00547E54"/>
    <w:rsid w:val="00547F20"/>
    <w:rsid w:val="00550AE0"/>
    <w:rsid w:val="00551751"/>
    <w:rsid w:val="00551832"/>
    <w:rsid w:val="00552137"/>
    <w:rsid w:val="005525EC"/>
    <w:rsid w:val="00552D90"/>
    <w:rsid w:val="00553EEF"/>
    <w:rsid w:val="0055431F"/>
    <w:rsid w:val="005546D7"/>
    <w:rsid w:val="0055475E"/>
    <w:rsid w:val="005548E3"/>
    <w:rsid w:val="0055556E"/>
    <w:rsid w:val="0055590B"/>
    <w:rsid w:val="00556C6F"/>
    <w:rsid w:val="00556E55"/>
    <w:rsid w:val="005575BC"/>
    <w:rsid w:val="005576CC"/>
    <w:rsid w:val="00557935"/>
    <w:rsid w:val="00560432"/>
    <w:rsid w:val="00560CE0"/>
    <w:rsid w:val="0056310E"/>
    <w:rsid w:val="0056378D"/>
    <w:rsid w:val="005643AC"/>
    <w:rsid w:val="0056499A"/>
    <w:rsid w:val="00565547"/>
    <w:rsid w:val="00565C9E"/>
    <w:rsid w:val="0056682B"/>
    <w:rsid w:val="00566997"/>
    <w:rsid w:val="00566C07"/>
    <w:rsid w:val="00567B12"/>
    <w:rsid w:val="00567F11"/>
    <w:rsid w:val="00570379"/>
    <w:rsid w:val="00570B7B"/>
    <w:rsid w:val="0057119E"/>
    <w:rsid w:val="00571343"/>
    <w:rsid w:val="00571634"/>
    <w:rsid w:val="005717FB"/>
    <w:rsid w:val="00571D87"/>
    <w:rsid w:val="0057236D"/>
    <w:rsid w:val="005725B7"/>
    <w:rsid w:val="00572B17"/>
    <w:rsid w:val="00572B2B"/>
    <w:rsid w:val="00573CA8"/>
    <w:rsid w:val="00573DBB"/>
    <w:rsid w:val="005740D7"/>
    <w:rsid w:val="0057415D"/>
    <w:rsid w:val="00574CFF"/>
    <w:rsid w:val="0057567E"/>
    <w:rsid w:val="005779E4"/>
    <w:rsid w:val="00577F77"/>
    <w:rsid w:val="005803C9"/>
    <w:rsid w:val="00580789"/>
    <w:rsid w:val="00581470"/>
    <w:rsid w:val="0058147C"/>
    <w:rsid w:val="00581804"/>
    <w:rsid w:val="00582238"/>
    <w:rsid w:val="00582349"/>
    <w:rsid w:val="005825E3"/>
    <w:rsid w:val="00582AAD"/>
    <w:rsid w:val="00582F8B"/>
    <w:rsid w:val="0058302B"/>
    <w:rsid w:val="005832B9"/>
    <w:rsid w:val="0058333E"/>
    <w:rsid w:val="0058384C"/>
    <w:rsid w:val="00584171"/>
    <w:rsid w:val="00584975"/>
    <w:rsid w:val="005849BC"/>
    <w:rsid w:val="00584A09"/>
    <w:rsid w:val="00584CE7"/>
    <w:rsid w:val="00585230"/>
    <w:rsid w:val="0058548F"/>
    <w:rsid w:val="005859A4"/>
    <w:rsid w:val="00586030"/>
    <w:rsid w:val="0058627D"/>
    <w:rsid w:val="00586DC5"/>
    <w:rsid w:val="00587064"/>
    <w:rsid w:val="005873AF"/>
    <w:rsid w:val="005875AB"/>
    <w:rsid w:val="0058765C"/>
    <w:rsid w:val="0058778D"/>
    <w:rsid w:val="00587891"/>
    <w:rsid w:val="00587FA6"/>
    <w:rsid w:val="005900A2"/>
    <w:rsid w:val="00590154"/>
    <w:rsid w:val="00590C78"/>
    <w:rsid w:val="00591E9A"/>
    <w:rsid w:val="00592EA8"/>
    <w:rsid w:val="005930AC"/>
    <w:rsid w:val="0059312D"/>
    <w:rsid w:val="00593EA1"/>
    <w:rsid w:val="00594973"/>
    <w:rsid w:val="00594EE5"/>
    <w:rsid w:val="00594F42"/>
    <w:rsid w:val="00595380"/>
    <w:rsid w:val="0059538F"/>
    <w:rsid w:val="005953A1"/>
    <w:rsid w:val="00595A95"/>
    <w:rsid w:val="00595EF5"/>
    <w:rsid w:val="00595F91"/>
    <w:rsid w:val="005960C3"/>
    <w:rsid w:val="00596ED3"/>
    <w:rsid w:val="005975B3"/>
    <w:rsid w:val="00597932"/>
    <w:rsid w:val="0059795B"/>
    <w:rsid w:val="005A0250"/>
    <w:rsid w:val="005A0252"/>
    <w:rsid w:val="005A0776"/>
    <w:rsid w:val="005A0974"/>
    <w:rsid w:val="005A0E53"/>
    <w:rsid w:val="005A155E"/>
    <w:rsid w:val="005A1C88"/>
    <w:rsid w:val="005A1FCA"/>
    <w:rsid w:val="005A2019"/>
    <w:rsid w:val="005A2605"/>
    <w:rsid w:val="005A27D9"/>
    <w:rsid w:val="005A2808"/>
    <w:rsid w:val="005A2EA0"/>
    <w:rsid w:val="005A312A"/>
    <w:rsid w:val="005A4131"/>
    <w:rsid w:val="005A4540"/>
    <w:rsid w:val="005A4952"/>
    <w:rsid w:val="005A57CD"/>
    <w:rsid w:val="005A5AFF"/>
    <w:rsid w:val="005A608A"/>
    <w:rsid w:val="005A6425"/>
    <w:rsid w:val="005A6B67"/>
    <w:rsid w:val="005A6C96"/>
    <w:rsid w:val="005A70C8"/>
    <w:rsid w:val="005A70F1"/>
    <w:rsid w:val="005A7E95"/>
    <w:rsid w:val="005B01AB"/>
    <w:rsid w:val="005B09BD"/>
    <w:rsid w:val="005B1AAF"/>
    <w:rsid w:val="005B1CB2"/>
    <w:rsid w:val="005B2A4D"/>
    <w:rsid w:val="005B2AC5"/>
    <w:rsid w:val="005B31D6"/>
    <w:rsid w:val="005B3269"/>
    <w:rsid w:val="005B3535"/>
    <w:rsid w:val="005B35DD"/>
    <w:rsid w:val="005B3DA9"/>
    <w:rsid w:val="005B3DC4"/>
    <w:rsid w:val="005B404E"/>
    <w:rsid w:val="005B40ED"/>
    <w:rsid w:val="005B47C8"/>
    <w:rsid w:val="005B4D75"/>
    <w:rsid w:val="005B4EB0"/>
    <w:rsid w:val="005B5168"/>
    <w:rsid w:val="005B5FF9"/>
    <w:rsid w:val="005B627E"/>
    <w:rsid w:val="005B668A"/>
    <w:rsid w:val="005B6748"/>
    <w:rsid w:val="005B6B71"/>
    <w:rsid w:val="005B6E86"/>
    <w:rsid w:val="005B70C3"/>
    <w:rsid w:val="005B7405"/>
    <w:rsid w:val="005B7C14"/>
    <w:rsid w:val="005B7C21"/>
    <w:rsid w:val="005B7EF1"/>
    <w:rsid w:val="005C04A1"/>
    <w:rsid w:val="005C062C"/>
    <w:rsid w:val="005C0CED"/>
    <w:rsid w:val="005C0E2A"/>
    <w:rsid w:val="005C12CA"/>
    <w:rsid w:val="005C1B5B"/>
    <w:rsid w:val="005C22B7"/>
    <w:rsid w:val="005C2320"/>
    <w:rsid w:val="005C2759"/>
    <w:rsid w:val="005C278D"/>
    <w:rsid w:val="005C27DE"/>
    <w:rsid w:val="005C2B36"/>
    <w:rsid w:val="005C2D2A"/>
    <w:rsid w:val="005C3012"/>
    <w:rsid w:val="005C3180"/>
    <w:rsid w:val="005C33FB"/>
    <w:rsid w:val="005C357A"/>
    <w:rsid w:val="005C3E24"/>
    <w:rsid w:val="005C3FEC"/>
    <w:rsid w:val="005C5051"/>
    <w:rsid w:val="005C531F"/>
    <w:rsid w:val="005C56CF"/>
    <w:rsid w:val="005C5728"/>
    <w:rsid w:val="005C5930"/>
    <w:rsid w:val="005C5E45"/>
    <w:rsid w:val="005C5EC2"/>
    <w:rsid w:val="005C5EE1"/>
    <w:rsid w:val="005C6E02"/>
    <w:rsid w:val="005C7575"/>
    <w:rsid w:val="005C7617"/>
    <w:rsid w:val="005C7E61"/>
    <w:rsid w:val="005D0105"/>
    <w:rsid w:val="005D02C7"/>
    <w:rsid w:val="005D0476"/>
    <w:rsid w:val="005D0869"/>
    <w:rsid w:val="005D1587"/>
    <w:rsid w:val="005D1D87"/>
    <w:rsid w:val="005D1FB4"/>
    <w:rsid w:val="005D2394"/>
    <w:rsid w:val="005D2698"/>
    <w:rsid w:val="005D2D72"/>
    <w:rsid w:val="005D2FA4"/>
    <w:rsid w:val="005D304A"/>
    <w:rsid w:val="005D307A"/>
    <w:rsid w:val="005D317D"/>
    <w:rsid w:val="005D45BA"/>
    <w:rsid w:val="005D46B7"/>
    <w:rsid w:val="005D4A99"/>
    <w:rsid w:val="005D4F4F"/>
    <w:rsid w:val="005D5471"/>
    <w:rsid w:val="005D5853"/>
    <w:rsid w:val="005D59C9"/>
    <w:rsid w:val="005D5FA5"/>
    <w:rsid w:val="005D605E"/>
    <w:rsid w:val="005D67E1"/>
    <w:rsid w:val="005D687C"/>
    <w:rsid w:val="005D6ED2"/>
    <w:rsid w:val="005D77E4"/>
    <w:rsid w:val="005D7D6D"/>
    <w:rsid w:val="005D7EA0"/>
    <w:rsid w:val="005E0BA8"/>
    <w:rsid w:val="005E0E16"/>
    <w:rsid w:val="005E0EFD"/>
    <w:rsid w:val="005E1359"/>
    <w:rsid w:val="005E20D0"/>
    <w:rsid w:val="005E295B"/>
    <w:rsid w:val="005E2AFA"/>
    <w:rsid w:val="005E3038"/>
    <w:rsid w:val="005E4631"/>
    <w:rsid w:val="005E4C9D"/>
    <w:rsid w:val="005E4CF5"/>
    <w:rsid w:val="005E5A77"/>
    <w:rsid w:val="005E5BE7"/>
    <w:rsid w:val="005E6A6C"/>
    <w:rsid w:val="005E6D11"/>
    <w:rsid w:val="005E6F9A"/>
    <w:rsid w:val="005E722B"/>
    <w:rsid w:val="005E75F5"/>
    <w:rsid w:val="005E7866"/>
    <w:rsid w:val="005E7AE0"/>
    <w:rsid w:val="005E7CA2"/>
    <w:rsid w:val="005F0577"/>
    <w:rsid w:val="005F06DB"/>
    <w:rsid w:val="005F1102"/>
    <w:rsid w:val="005F1180"/>
    <w:rsid w:val="005F1911"/>
    <w:rsid w:val="005F33A9"/>
    <w:rsid w:val="005F3B2C"/>
    <w:rsid w:val="005F3D9E"/>
    <w:rsid w:val="005F4155"/>
    <w:rsid w:val="005F4602"/>
    <w:rsid w:val="005F46B3"/>
    <w:rsid w:val="005F487B"/>
    <w:rsid w:val="005F4B3B"/>
    <w:rsid w:val="005F4F02"/>
    <w:rsid w:val="005F57C8"/>
    <w:rsid w:val="005F669F"/>
    <w:rsid w:val="005F7540"/>
    <w:rsid w:val="005F7A22"/>
    <w:rsid w:val="005F7DC5"/>
    <w:rsid w:val="006007A8"/>
    <w:rsid w:val="00600FD9"/>
    <w:rsid w:val="00600FFD"/>
    <w:rsid w:val="00601078"/>
    <w:rsid w:val="00601630"/>
    <w:rsid w:val="0060181B"/>
    <w:rsid w:val="006018C8"/>
    <w:rsid w:val="0060224D"/>
    <w:rsid w:val="00602821"/>
    <w:rsid w:val="00603337"/>
    <w:rsid w:val="006036DB"/>
    <w:rsid w:val="0060394D"/>
    <w:rsid w:val="00603BDA"/>
    <w:rsid w:val="00603BDC"/>
    <w:rsid w:val="006044A6"/>
    <w:rsid w:val="00605A02"/>
    <w:rsid w:val="00606CFF"/>
    <w:rsid w:val="0060710A"/>
    <w:rsid w:val="006076BB"/>
    <w:rsid w:val="006077FC"/>
    <w:rsid w:val="00607DAB"/>
    <w:rsid w:val="006103C5"/>
    <w:rsid w:val="00610513"/>
    <w:rsid w:val="00610CEA"/>
    <w:rsid w:val="00610E0E"/>
    <w:rsid w:val="00611237"/>
    <w:rsid w:val="00611A53"/>
    <w:rsid w:val="00611DD2"/>
    <w:rsid w:val="00611F98"/>
    <w:rsid w:val="00612090"/>
    <w:rsid w:val="00612D7A"/>
    <w:rsid w:val="006130EE"/>
    <w:rsid w:val="006134E2"/>
    <w:rsid w:val="00613C2D"/>
    <w:rsid w:val="00613CB8"/>
    <w:rsid w:val="00613F6A"/>
    <w:rsid w:val="00613F7E"/>
    <w:rsid w:val="006140B9"/>
    <w:rsid w:val="00614183"/>
    <w:rsid w:val="006142D5"/>
    <w:rsid w:val="00615177"/>
    <w:rsid w:val="0061541E"/>
    <w:rsid w:val="006156DC"/>
    <w:rsid w:val="00615C04"/>
    <w:rsid w:val="006162DA"/>
    <w:rsid w:val="006162F5"/>
    <w:rsid w:val="0061692A"/>
    <w:rsid w:val="00617318"/>
    <w:rsid w:val="00617371"/>
    <w:rsid w:val="006174E4"/>
    <w:rsid w:val="0061759B"/>
    <w:rsid w:val="00617804"/>
    <w:rsid w:val="006178DC"/>
    <w:rsid w:val="00620B08"/>
    <w:rsid w:val="00620B62"/>
    <w:rsid w:val="00620DBC"/>
    <w:rsid w:val="006221D8"/>
    <w:rsid w:val="006226BF"/>
    <w:rsid w:val="00623018"/>
    <w:rsid w:val="006230F7"/>
    <w:rsid w:val="0062343A"/>
    <w:rsid w:val="00623745"/>
    <w:rsid w:val="006237C3"/>
    <w:rsid w:val="00623C27"/>
    <w:rsid w:val="00623DB3"/>
    <w:rsid w:val="00623E1E"/>
    <w:rsid w:val="00623E30"/>
    <w:rsid w:val="00624EF3"/>
    <w:rsid w:val="006250C8"/>
    <w:rsid w:val="0062570E"/>
    <w:rsid w:val="00626813"/>
    <w:rsid w:val="00627693"/>
    <w:rsid w:val="006278EF"/>
    <w:rsid w:val="006303C1"/>
    <w:rsid w:val="00631220"/>
    <w:rsid w:val="00631352"/>
    <w:rsid w:val="006325F1"/>
    <w:rsid w:val="006329E7"/>
    <w:rsid w:val="00632C0E"/>
    <w:rsid w:val="00633657"/>
    <w:rsid w:val="00633AA8"/>
    <w:rsid w:val="0063640D"/>
    <w:rsid w:val="00636A87"/>
    <w:rsid w:val="00636D16"/>
    <w:rsid w:val="00636FBA"/>
    <w:rsid w:val="00637421"/>
    <w:rsid w:val="00637924"/>
    <w:rsid w:val="00640451"/>
    <w:rsid w:val="006406C8"/>
    <w:rsid w:val="00641631"/>
    <w:rsid w:val="00641F0B"/>
    <w:rsid w:val="0064236F"/>
    <w:rsid w:val="006428B8"/>
    <w:rsid w:val="00642C50"/>
    <w:rsid w:val="00643437"/>
    <w:rsid w:val="00643CDF"/>
    <w:rsid w:val="00644078"/>
    <w:rsid w:val="00644BD5"/>
    <w:rsid w:val="006456AF"/>
    <w:rsid w:val="00645D76"/>
    <w:rsid w:val="00646316"/>
    <w:rsid w:val="00646B0A"/>
    <w:rsid w:val="00647219"/>
    <w:rsid w:val="0064730F"/>
    <w:rsid w:val="00647434"/>
    <w:rsid w:val="006474DA"/>
    <w:rsid w:val="00647EBE"/>
    <w:rsid w:val="0065073D"/>
    <w:rsid w:val="00650F96"/>
    <w:rsid w:val="00650FEB"/>
    <w:rsid w:val="00651425"/>
    <w:rsid w:val="0065195E"/>
    <w:rsid w:val="00651C67"/>
    <w:rsid w:val="00651D0B"/>
    <w:rsid w:val="00652435"/>
    <w:rsid w:val="0065310B"/>
    <w:rsid w:val="006535E0"/>
    <w:rsid w:val="00653893"/>
    <w:rsid w:val="0065389F"/>
    <w:rsid w:val="00653E9E"/>
    <w:rsid w:val="00653ED8"/>
    <w:rsid w:val="00654239"/>
    <w:rsid w:val="006548C0"/>
    <w:rsid w:val="00654C2A"/>
    <w:rsid w:val="00654E92"/>
    <w:rsid w:val="00655087"/>
    <w:rsid w:val="006553E3"/>
    <w:rsid w:val="006565D1"/>
    <w:rsid w:val="006578DA"/>
    <w:rsid w:val="006609AD"/>
    <w:rsid w:val="006610A0"/>
    <w:rsid w:val="006616AE"/>
    <w:rsid w:val="00661701"/>
    <w:rsid w:val="00662741"/>
    <w:rsid w:val="006627E7"/>
    <w:rsid w:val="0066344D"/>
    <w:rsid w:val="0066355D"/>
    <w:rsid w:val="00663589"/>
    <w:rsid w:val="006637F1"/>
    <w:rsid w:val="00663D49"/>
    <w:rsid w:val="0066412D"/>
    <w:rsid w:val="006642DC"/>
    <w:rsid w:val="0066566F"/>
    <w:rsid w:val="00665905"/>
    <w:rsid w:val="00666BFB"/>
    <w:rsid w:val="006676FF"/>
    <w:rsid w:val="00667721"/>
    <w:rsid w:val="00670978"/>
    <w:rsid w:val="00671516"/>
    <w:rsid w:val="00672301"/>
    <w:rsid w:val="00673B80"/>
    <w:rsid w:val="00673CF0"/>
    <w:rsid w:val="00673F6D"/>
    <w:rsid w:val="006740AE"/>
    <w:rsid w:val="006742A5"/>
    <w:rsid w:val="006745D5"/>
    <w:rsid w:val="006747A7"/>
    <w:rsid w:val="0067483F"/>
    <w:rsid w:val="00674CBA"/>
    <w:rsid w:val="00674D8C"/>
    <w:rsid w:val="006754EB"/>
    <w:rsid w:val="00675A63"/>
    <w:rsid w:val="00675F7B"/>
    <w:rsid w:val="00676ACB"/>
    <w:rsid w:val="00676DAD"/>
    <w:rsid w:val="006771AC"/>
    <w:rsid w:val="00677330"/>
    <w:rsid w:val="0067775F"/>
    <w:rsid w:val="00677FDE"/>
    <w:rsid w:val="00680117"/>
    <w:rsid w:val="00680297"/>
    <w:rsid w:val="006804AB"/>
    <w:rsid w:val="006805DA"/>
    <w:rsid w:val="006806B6"/>
    <w:rsid w:val="00680782"/>
    <w:rsid w:val="006808D1"/>
    <w:rsid w:val="00680DFA"/>
    <w:rsid w:val="00680F9A"/>
    <w:rsid w:val="006810CA"/>
    <w:rsid w:val="006810DB"/>
    <w:rsid w:val="006814E5"/>
    <w:rsid w:val="00681C15"/>
    <w:rsid w:val="00681D09"/>
    <w:rsid w:val="0068270D"/>
    <w:rsid w:val="00682A37"/>
    <w:rsid w:val="00682B47"/>
    <w:rsid w:val="0068305A"/>
    <w:rsid w:val="00683482"/>
    <w:rsid w:val="0068396E"/>
    <w:rsid w:val="006847EB"/>
    <w:rsid w:val="00684C2C"/>
    <w:rsid w:val="00684F34"/>
    <w:rsid w:val="00685847"/>
    <w:rsid w:val="00685DD5"/>
    <w:rsid w:val="00685DF6"/>
    <w:rsid w:val="00687B3A"/>
    <w:rsid w:val="006906C1"/>
    <w:rsid w:val="00690A4C"/>
    <w:rsid w:val="00690B9A"/>
    <w:rsid w:val="00691453"/>
    <w:rsid w:val="006915F4"/>
    <w:rsid w:val="006918ED"/>
    <w:rsid w:val="00691B0F"/>
    <w:rsid w:val="00691FCB"/>
    <w:rsid w:val="00693078"/>
    <w:rsid w:val="0069419B"/>
    <w:rsid w:val="0069494B"/>
    <w:rsid w:val="00694A56"/>
    <w:rsid w:val="00694D94"/>
    <w:rsid w:val="006960A1"/>
    <w:rsid w:val="006970E5"/>
    <w:rsid w:val="00697252"/>
    <w:rsid w:val="006A0292"/>
    <w:rsid w:val="006A0579"/>
    <w:rsid w:val="006A06FE"/>
    <w:rsid w:val="006A0A62"/>
    <w:rsid w:val="006A0CE1"/>
    <w:rsid w:val="006A211F"/>
    <w:rsid w:val="006A225E"/>
    <w:rsid w:val="006A2A0F"/>
    <w:rsid w:val="006A2E1C"/>
    <w:rsid w:val="006A3699"/>
    <w:rsid w:val="006A3802"/>
    <w:rsid w:val="006A3C5B"/>
    <w:rsid w:val="006A42B8"/>
    <w:rsid w:val="006A4986"/>
    <w:rsid w:val="006A6640"/>
    <w:rsid w:val="006A69DF"/>
    <w:rsid w:val="006A6C53"/>
    <w:rsid w:val="006A6E1F"/>
    <w:rsid w:val="006B05C5"/>
    <w:rsid w:val="006B0BC1"/>
    <w:rsid w:val="006B1A63"/>
    <w:rsid w:val="006B2E64"/>
    <w:rsid w:val="006B2F0C"/>
    <w:rsid w:val="006B40AA"/>
    <w:rsid w:val="006B529B"/>
    <w:rsid w:val="006B5496"/>
    <w:rsid w:val="006B671E"/>
    <w:rsid w:val="006B7A65"/>
    <w:rsid w:val="006C0461"/>
    <w:rsid w:val="006C06EF"/>
    <w:rsid w:val="006C09CB"/>
    <w:rsid w:val="006C3AA3"/>
    <w:rsid w:val="006C48F3"/>
    <w:rsid w:val="006C4A1C"/>
    <w:rsid w:val="006C4D65"/>
    <w:rsid w:val="006C4F8C"/>
    <w:rsid w:val="006C548D"/>
    <w:rsid w:val="006C55F1"/>
    <w:rsid w:val="006C5DB4"/>
    <w:rsid w:val="006C6624"/>
    <w:rsid w:val="006C6CB9"/>
    <w:rsid w:val="006C7054"/>
    <w:rsid w:val="006C7513"/>
    <w:rsid w:val="006C7D4C"/>
    <w:rsid w:val="006C7E4A"/>
    <w:rsid w:val="006D0351"/>
    <w:rsid w:val="006D05B7"/>
    <w:rsid w:val="006D0EF1"/>
    <w:rsid w:val="006D113D"/>
    <w:rsid w:val="006D11FA"/>
    <w:rsid w:val="006D1574"/>
    <w:rsid w:val="006D176A"/>
    <w:rsid w:val="006D1C0D"/>
    <w:rsid w:val="006D1FA1"/>
    <w:rsid w:val="006D2222"/>
    <w:rsid w:val="006D232D"/>
    <w:rsid w:val="006D2550"/>
    <w:rsid w:val="006D2668"/>
    <w:rsid w:val="006D276D"/>
    <w:rsid w:val="006D2D97"/>
    <w:rsid w:val="006D3B0D"/>
    <w:rsid w:val="006D3BD5"/>
    <w:rsid w:val="006D429F"/>
    <w:rsid w:val="006D4579"/>
    <w:rsid w:val="006D4705"/>
    <w:rsid w:val="006D4A0A"/>
    <w:rsid w:val="006D5567"/>
    <w:rsid w:val="006D595F"/>
    <w:rsid w:val="006D5B8E"/>
    <w:rsid w:val="006D63DA"/>
    <w:rsid w:val="006D6598"/>
    <w:rsid w:val="006D6856"/>
    <w:rsid w:val="006D69EC"/>
    <w:rsid w:val="006D724F"/>
    <w:rsid w:val="006D725A"/>
    <w:rsid w:val="006D72EC"/>
    <w:rsid w:val="006D7387"/>
    <w:rsid w:val="006D75D3"/>
    <w:rsid w:val="006D7DF5"/>
    <w:rsid w:val="006D7FA8"/>
    <w:rsid w:val="006E0242"/>
    <w:rsid w:val="006E0709"/>
    <w:rsid w:val="006E0863"/>
    <w:rsid w:val="006E144F"/>
    <w:rsid w:val="006E298E"/>
    <w:rsid w:val="006E2AE7"/>
    <w:rsid w:val="006E2FCB"/>
    <w:rsid w:val="006E313A"/>
    <w:rsid w:val="006E333C"/>
    <w:rsid w:val="006E38BF"/>
    <w:rsid w:val="006E4459"/>
    <w:rsid w:val="006E4A1E"/>
    <w:rsid w:val="006E4B47"/>
    <w:rsid w:val="006E4D47"/>
    <w:rsid w:val="006E527D"/>
    <w:rsid w:val="006E59F5"/>
    <w:rsid w:val="006E782B"/>
    <w:rsid w:val="006E7C77"/>
    <w:rsid w:val="006E7C92"/>
    <w:rsid w:val="006E7FB3"/>
    <w:rsid w:val="006F052A"/>
    <w:rsid w:val="006F0F36"/>
    <w:rsid w:val="006F1324"/>
    <w:rsid w:val="006F13A1"/>
    <w:rsid w:val="006F1864"/>
    <w:rsid w:val="006F1ACF"/>
    <w:rsid w:val="006F1C20"/>
    <w:rsid w:val="006F3101"/>
    <w:rsid w:val="006F3AF9"/>
    <w:rsid w:val="006F3D0C"/>
    <w:rsid w:val="006F3E5B"/>
    <w:rsid w:val="006F3F44"/>
    <w:rsid w:val="006F42CD"/>
    <w:rsid w:val="006F48C1"/>
    <w:rsid w:val="006F4963"/>
    <w:rsid w:val="006F5069"/>
    <w:rsid w:val="006F55DE"/>
    <w:rsid w:val="006F5745"/>
    <w:rsid w:val="006F7E1E"/>
    <w:rsid w:val="00700882"/>
    <w:rsid w:val="007009D8"/>
    <w:rsid w:val="00700ABD"/>
    <w:rsid w:val="0070105D"/>
    <w:rsid w:val="00701501"/>
    <w:rsid w:val="00701A66"/>
    <w:rsid w:val="00702046"/>
    <w:rsid w:val="007020B1"/>
    <w:rsid w:val="007026F8"/>
    <w:rsid w:val="0070282C"/>
    <w:rsid w:val="0070327E"/>
    <w:rsid w:val="00703287"/>
    <w:rsid w:val="007033B6"/>
    <w:rsid w:val="007035E4"/>
    <w:rsid w:val="00703616"/>
    <w:rsid w:val="00703B5D"/>
    <w:rsid w:val="00703C16"/>
    <w:rsid w:val="00703DBC"/>
    <w:rsid w:val="00703FD9"/>
    <w:rsid w:val="0070447C"/>
    <w:rsid w:val="00704966"/>
    <w:rsid w:val="00704CCF"/>
    <w:rsid w:val="0070541B"/>
    <w:rsid w:val="007054FC"/>
    <w:rsid w:val="00705B97"/>
    <w:rsid w:val="00706020"/>
    <w:rsid w:val="00706C97"/>
    <w:rsid w:val="00706DD7"/>
    <w:rsid w:val="00706F5E"/>
    <w:rsid w:val="00707867"/>
    <w:rsid w:val="0071003A"/>
    <w:rsid w:val="0071003E"/>
    <w:rsid w:val="007103A9"/>
    <w:rsid w:val="007104BA"/>
    <w:rsid w:val="00710B12"/>
    <w:rsid w:val="00710C48"/>
    <w:rsid w:val="0071146E"/>
    <w:rsid w:val="007119FE"/>
    <w:rsid w:val="00712AB1"/>
    <w:rsid w:val="00712BC3"/>
    <w:rsid w:val="00712D1B"/>
    <w:rsid w:val="00713B9D"/>
    <w:rsid w:val="0071404C"/>
    <w:rsid w:val="0071434F"/>
    <w:rsid w:val="0071439A"/>
    <w:rsid w:val="00714DB7"/>
    <w:rsid w:val="00715283"/>
    <w:rsid w:val="0071532D"/>
    <w:rsid w:val="00715D9F"/>
    <w:rsid w:val="00716CE0"/>
    <w:rsid w:val="00717E49"/>
    <w:rsid w:val="00720263"/>
    <w:rsid w:val="007205FC"/>
    <w:rsid w:val="00720749"/>
    <w:rsid w:val="007207B0"/>
    <w:rsid w:val="00720858"/>
    <w:rsid w:val="00720E68"/>
    <w:rsid w:val="00721443"/>
    <w:rsid w:val="00721666"/>
    <w:rsid w:val="00721AD3"/>
    <w:rsid w:val="007224D0"/>
    <w:rsid w:val="00722A9D"/>
    <w:rsid w:val="00722F10"/>
    <w:rsid w:val="007233BF"/>
    <w:rsid w:val="007234CB"/>
    <w:rsid w:val="00723CEA"/>
    <w:rsid w:val="00723FC3"/>
    <w:rsid w:val="0072440D"/>
    <w:rsid w:val="00724A3E"/>
    <w:rsid w:val="00724DA8"/>
    <w:rsid w:val="0072518E"/>
    <w:rsid w:val="007254F4"/>
    <w:rsid w:val="007259BB"/>
    <w:rsid w:val="00725C20"/>
    <w:rsid w:val="00726478"/>
    <w:rsid w:val="00726B2E"/>
    <w:rsid w:val="00726D45"/>
    <w:rsid w:val="00727868"/>
    <w:rsid w:val="0072788E"/>
    <w:rsid w:val="00731353"/>
    <w:rsid w:val="00731B0A"/>
    <w:rsid w:val="00731EE8"/>
    <w:rsid w:val="007320B0"/>
    <w:rsid w:val="00732BF2"/>
    <w:rsid w:val="00732EA4"/>
    <w:rsid w:val="007330BB"/>
    <w:rsid w:val="007334B3"/>
    <w:rsid w:val="00733935"/>
    <w:rsid w:val="00733DA4"/>
    <w:rsid w:val="007346ED"/>
    <w:rsid w:val="00734DBB"/>
    <w:rsid w:val="00734DE7"/>
    <w:rsid w:val="00734FBD"/>
    <w:rsid w:val="00735196"/>
    <w:rsid w:val="00735A85"/>
    <w:rsid w:val="00735B8D"/>
    <w:rsid w:val="007362E3"/>
    <w:rsid w:val="00736697"/>
    <w:rsid w:val="007366AC"/>
    <w:rsid w:val="007366B5"/>
    <w:rsid w:val="00736F6A"/>
    <w:rsid w:val="00736FAC"/>
    <w:rsid w:val="007373EC"/>
    <w:rsid w:val="00737763"/>
    <w:rsid w:val="00737B05"/>
    <w:rsid w:val="0074036A"/>
    <w:rsid w:val="0074067D"/>
    <w:rsid w:val="00740692"/>
    <w:rsid w:val="007408A7"/>
    <w:rsid w:val="00741819"/>
    <w:rsid w:val="007420D2"/>
    <w:rsid w:val="00742213"/>
    <w:rsid w:val="00742256"/>
    <w:rsid w:val="007424EC"/>
    <w:rsid w:val="00742B47"/>
    <w:rsid w:val="00742CD6"/>
    <w:rsid w:val="0074317B"/>
    <w:rsid w:val="00743E8B"/>
    <w:rsid w:val="00743F7F"/>
    <w:rsid w:val="00744B74"/>
    <w:rsid w:val="00744DDA"/>
    <w:rsid w:val="00744E42"/>
    <w:rsid w:val="00744ED1"/>
    <w:rsid w:val="00744F71"/>
    <w:rsid w:val="007450F0"/>
    <w:rsid w:val="007453B6"/>
    <w:rsid w:val="00745426"/>
    <w:rsid w:val="00745D4F"/>
    <w:rsid w:val="00746B03"/>
    <w:rsid w:val="00746E5B"/>
    <w:rsid w:val="00747016"/>
    <w:rsid w:val="0075093F"/>
    <w:rsid w:val="00750B53"/>
    <w:rsid w:val="00750ECF"/>
    <w:rsid w:val="00751331"/>
    <w:rsid w:val="00751B2C"/>
    <w:rsid w:val="00751D15"/>
    <w:rsid w:val="00751EF9"/>
    <w:rsid w:val="00752C61"/>
    <w:rsid w:val="00752F85"/>
    <w:rsid w:val="00753718"/>
    <w:rsid w:val="007548A5"/>
    <w:rsid w:val="00754954"/>
    <w:rsid w:val="00755319"/>
    <w:rsid w:val="00755797"/>
    <w:rsid w:val="007557FA"/>
    <w:rsid w:val="00755A4F"/>
    <w:rsid w:val="00755E0A"/>
    <w:rsid w:val="0075607C"/>
    <w:rsid w:val="0075647C"/>
    <w:rsid w:val="00756899"/>
    <w:rsid w:val="00756B6A"/>
    <w:rsid w:val="0075735C"/>
    <w:rsid w:val="00757656"/>
    <w:rsid w:val="00757B15"/>
    <w:rsid w:val="00757F6B"/>
    <w:rsid w:val="00760372"/>
    <w:rsid w:val="007604A0"/>
    <w:rsid w:val="007605AF"/>
    <w:rsid w:val="00760B28"/>
    <w:rsid w:val="00760EF7"/>
    <w:rsid w:val="007625B5"/>
    <w:rsid w:val="00762699"/>
    <w:rsid w:val="00762F08"/>
    <w:rsid w:val="00763003"/>
    <w:rsid w:val="0076360F"/>
    <w:rsid w:val="00763F9E"/>
    <w:rsid w:val="007640C8"/>
    <w:rsid w:val="007647FA"/>
    <w:rsid w:val="00764A95"/>
    <w:rsid w:val="00764B6C"/>
    <w:rsid w:val="00764E3C"/>
    <w:rsid w:val="00765B01"/>
    <w:rsid w:val="00765D41"/>
    <w:rsid w:val="00766106"/>
    <w:rsid w:val="007669BD"/>
    <w:rsid w:val="00766C74"/>
    <w:rsid w:val="00766FF1"/>
    <w:rsid w:val="007677A2"/>
    <w:rsid w:val="007702F7"/>
    <w:rsid w:val="00770C7C"/>
    <w:rsid w:val="00771730"/>
    <w:rsid w:val="00771B0C"/>
    <w:rsid w:val="00771C0D"/>
    <w:rsid w:val="00771F3C"/>
    <w:rsid w:val="00772172"/>
    <w:rsid w:val="007723A4"/>
    <w:rsid w:val="00772400"/>
    <w:rsid w:val="00772CFA"/>
    <w:rsid w:val="007732A5"/>
    <w:rsid w:val="00773702"/>
    <w:rsid w:val="00773D3C"/>
    <w:rsid w:val="007746F8"/>
    <w:rsid w:val="0077551F"/>
    <w:rsid w:val="0077576C"/>
    <w:rsid w:val="00776001"/>
    <w:rsid w:val="00776118"/>
    <w:rsid w:val="007765B2"/>
    <w:rsid w:val="00776C1B"/>
    <w:rsid w:val="00776DAA"/>
    <w:rsid w:val="00777473"/>
    <w:rsid w:val="00780018"/>
    <w:rsid w:val="0078071D"/>
    <w:rsid w:val="00780993"/>
    <w:rsid w:val="007809EE"/>
    <w:rsid w:val="00780FB9"/>
    <w:rsid w:val="00781129"/>
    <w:rsid w:val="00781139"/>
    <w:rsid w:val="007811F7"/>
    <w:rsid w:val="0078146E"/>
    <w:rsid w:val="00781771"/>
    <w:rsid w:val="00781FA5"/>
    <w:rsid w:val="0078229D"/>
    <w:rsid w:val="00782CAE"/>
    <w:rsid w:val="007836C4"/>
    <w:rsid w:val="0078468B"/>
    <w:rsid w:val="00785173"/>
    <w:rsid w:val="00785741"/>
    <w:rsid w:val="0078599A"/>
    <w:rsid w:val="00785E5E"/>
    <w:rsid w:val="0078626F"/>
    <w:rsid w:val="00786FBF"/>
    <w:rsid w:val="00787354"/>
    <w:rsid w:val="0078747F"/>
    <w:rsid w:val="00787953"/>
    <w:rsid w:val="00787DD4"/>
    <w:rsid w:val="0079002F"/>
    <w:rsid w:val="00790346"/>
    <w:rsid w:val="00790B4C"/>
    <w:rsid w:val="0079182A"/>
    <w:rsid w:val="00791872"/>
    <w:rsid w:val="00791C05"/>
    <w:rsid w:val="00792063"/>
    <w:rsid w:val="00792478"/>
    <w:rsid w:val="007924DD"/>
    <w:rsid w:val="00792A70"/>
    <w:rsid w:val="0079353F"/>
    <w:rsid w:val="00793EDD"/>
    <w:rsid w:val="007944C3"/>
    <w:rsid w:val="00794841"/>
    <w:rsid w:val="00794A70"/>
    <w:rsid w:val="00794F37"/>
    <w:rsid w:val="00796190"/>
    <w:rsid w:val="007964D4"/>
    <w:rsid w:val="00796A11"/>
    <w:rsid w:val="00796E94"/>
    <w:rsid w:val="00797045"/>
    <w:rsid w:val="00797514"/>
    <w:rsid w:val="00797A1C"/>
    <w:rsid w:val="00797A2C"/>
    <w:rsid w:val="00797C8F"/>
    <w:rsid w:val="007A016D"/>
    <w:rsid w:val="007A0C25"/>
    <w:rsid w:val="007A0CBF"/>
    <w:rsid w:val="007A0F0F"/>
    <w:rsid w:val="007A1837"/>
    <w:rsid w:val="007A23B2"/>
    <w:rsid w:val="007A25CA"/>
    <w:rsid w:val="007A26DC"/>
    <w:rsid w:val="007A2949"/>
    <w:rsid w:val="007A365D"/>
    <w:rsid w:val="007A53B5"/>
    <w:rsid w:val="007A55BD"/>
    <w:rsid w:val="007A61A0"/>
    <w:rsid w:val="007A6583"/>
    <w:rsid w:val="007A69D3"/>
    <w:rsid w:val="007A7533"/>
    <w:rsid w:val="007A7CED"/>
    <w:rsid w:val="007B04A3"/>
    <w:rsid w:val="007B1038"/>
    <w:rsid w:val="007B15B6"/>
    <w:rsid w:val="007B1818"/>
    <w:rsid w:val="007B1BD4"/>
    <w:rsid w:val="007B2099"/>
    <w:rsid w:val="007B274C"/>
    <w:rsid w:val="007B2827"/>
    <w:rsid w:val="007B3332"/>
    <w:rsid w:val="007B3456"/>
    <w:rsid w:val="007B34A1"/>
    <w:rsid w:val="007B4FCF"/>
    <w:rsid w:val="007B54A5"/>
    <w:rsid w:val="007B55BD"/>
    <w:rsid w:val="007B56D8"/>
    <w:rsid w:val="007B582A"/>
    <w:rsid w:val="007B5C6B"/>
    <w:rsid w:val="007B6B03"/>
    <w:rsid w:val="007B6CDC"/>
    <w:rsid w:val="007B6DA3"/>
    <w:rsid w:val="007B7116"/>
    <w:rsid w:val="007B761C"/>
    <w:rsid w:val="007B78D3"/>
    <w:rsid w:val="007B790F"/>
    <w:rsid w:val="007C04FC"/>
    <w:rsid w:val="007C0847"/>
    <w:rsid w:val="007C09CE"/>
    <w:rsid w:val="007C1235"/>
    <w:rsid w:val="007C2945"/>
    <w:rsid w:val="007C3C3B"/>
    <w:rsid w:val="007C3E9E"/>
    <w:rsid w:val="007C42CC"/>
    <w:rsid w:val="007C42EE"/>
    <w:rsid w:val="007C480C"/>
    <w:rsid w:val="007C4DFB"/>
    <w:rsid w:val="007C4FC6"/>
    <w:rsid w:val="007C5965"/>
    <w:rsid w:val="007C6728"/>
    <w:rsid w:val="007C6D4A"/>
    <w:rsid w:val="007C75C0"/>
    <w:rsid w:val="007C773F"/>
    <w:rsid w:val="007D03FA"/>
    <w:rsid w:val="007D0403"/>
    <w:rsid w:val="007D0507"/>
    <w:rsid w:val="007D0A9B"/>
    <w:rsid w:val="007D0C32"/>
    <w:rsid w:val="007D0DEC"/>
    <w:rsid w:val="007D1256"/>
    <w:rsid w:val="007D148D"/>
    <w:rsid w:val="007D192D"/>
    <w:rsid w:val="007D2927"/>
    <w:rsid w:val="007D3112"/>
    <w:rsid w:val="007D328A"/>
    <w:rsid w:val="007D3637"/>
    <w:rsid w:val="007D3ADE"/>
    <w:rsid w:val="007D3B09"/>
    <w:rsid w:val="007D3C65"/>
    <w:rsid w:val="007D3CD7"/>
    <w:rsid w:val="007D4524"/>
    <w:rsid w:val="007D45CC"/>
    <w:rsid w:val="007D4D32"/>
    <w:rsid w:val="007D53B5"/>
    <w:rsid w:val="007D5707"/>
    <w:rsid w:val="007D57DF"/>
    <w:rsid w:val="007D5DCE"/>
    <w:rsid w:val="007D60F4"/>
    <w:rsid w:val="007D60F5"/>
    <w:rsid w:val="007D6631"/>
    <w:rsid w:val="007D6A80"/>
    <w:rsid w:val="007D7659"/>
    <w:rsid w:val="007D7774"/>
    <w:rsid w:val="007D7FAB"/>
    <w:rsid w:val="007E04D3"/>
    <w:rsid w:val="007E0626"/>
    <w:rsid w:val="007E0E5A"/>
    <w:rsid w:val="007E1131"/>
    <w:rsid w:val="007E11D6"/>
    <w:rsid w:val="007E1346"/>
    <w:rsid w:val="007E1702"/>
    <w:rsid w:val="007E1A7F"/>
    <w:rsid w:val="007E2804"/>
    <w:rsid w:val="007E310D"/>
    <w:rsid w:val="007E37EA"/>
    <w:rsid w:val="007E3EEE"/>
    <w:rsid w:val="007E49F2"/>
    <w:rsid w:val="007E594A"/>
    <w:rsid w:val="007E5C20"/>
    <w:rsid w:val="007E7A4A"/>
    <w:rsid w:val="007E7FC9"/>
    <w:rsid w:val="007F01AD"/>
    <w:rsid w:val="007F0F44"/>
    <w:rsid w:val="007F143D"/>
    <w:rsid w:val="007F22DF"/>
    <w:rsid w:val="007F2544"/>
    <w:rsid w:val="007F25F3"/>
    <w:rsid w:val="007F27F2"/>
    <w:rsid w:val="007F2BC9"/>
    <w:rsid w:val="007F54CC"/>
    <w:rsid w:val="007F5B37"/>
    <w:rsid w:val="007F5F0E"/>
    <w:rsid w:val="007F6A60"/>
    <w:rsid w:val="007F739F"/>
    <w:rsid w:val="007F7CF7"/>
    <w:rsid w:val="007F7D1C"/>
    <w:rsid w:val="008000C3"/>
    <w:rsid w:val="008003D7"/>
    <w:rsid w:val="008006DA"/>
    <w:rsid w:val="008007DA"/>
    <w:rsid w:val="00800969"/>
    <w:rsid w:val="00800A94"/>
    <w:rsid w:val="00800C85"/>
    <w:rsid w:val="00800CDC"/>
    <w:rsid w:val="00801204"/>
    <w:rsid w:val="00801C39"/>
    <w:rsid w:val="00802E45"/>
    <w:rsid w:val="00803250"/>
    <w:rsid w:val="008037E6"/>
    <w:rsid w:val="00803811"/>
    <w:rsid w:val="00803FB9"/>
    <w:rsid w:val="00804D82"/>
    <w:rsid w:val="008050B6"/>
    <w:rsid w:val="008053FB"/>
    <w:rsid w:val="0080577B"/>
    <w:rsid w:val="00805B18"/>
    <w:rsid w:val="0080632C"/>
    <w:rsid w:val="00806A7C"/>
    <w:rsid w:val="00806DB5"/>
    <w:rsid w:val="0080706A"/>
    <w:rsid w:val="00807857"/>
    <w:rsid w:val="008079B9"/>
    <w:rsid w:val="00807BDB"/>
    <w:rsid w:val="00807BEC"/>
    <w:rsid w:val="00810053"/>
    <w:rsid w:val="00810157"/>
    <w:rsid w:val="008102BB"/>
    <w:rsid w:val="008103E5"/>
    <w:rsid w:val="008104A1"/>
    <w:rsid w:val="00810BC6"/>
    <w:rsid w:val="008112FF"/>
    <w:rsid w:val="00813171"/>
    <w:rsid w:val="0081360D"/>
    <w:rsid w:val="00814A7E"/>
    <w:rsid w:val="008152D1"/>
    <w:rsid w:val="00815B37"/>
    <w:rsid w:val="00815C73"/>
    <w:rsid w:val="00815E46"/>
    <w:rsid w:val="00816341"/>
    <w:rsid w:val="008166A6"/>
    <w:rsid w:val="0081691B"/>
    <w:rsid w:val="00816A5E"/>
    <w:rsid w:val="00816A91"/>
    <w:rsid w:val="00816ABD"/>
    <w:rsid w:val="00817138"/>
    <w:rsid w:val="008175D1"/>
    <w:rsid w:val="008207C8"/>
    <w:rsid w:val="008209A9"/>
    <w:rsid w:val="00820E45"/>
    <w:rsid w:val="0082156B"/>
    <w:rsid w:val="0082159F"/>
    <w:rsid w:val="008220F7"/>
    <w:rsid w:val="00823361"/>
    <w:rsid w:val="0082344F"/>
    <w:rsid w:val="008234E3"/>
    <w:rsid w:val="0082369F"/>
    <w:rsid w:val="0082371B"/>
    <w:rsid w:val="00824A39"/>
    <w:rsid w:val="00824CC9"/>
    <w:rsid w:val="00825010"/>
    <w:rsid w:val="00826837"/>
    <w:rsid w:val="00826EF1"/>
    <w:rsid w:val="0082726C"/>
    <w:rsid w:val="00827351"/>
    <w:rsid w:val="00827C3B"/>
    <w:rsid w:val="00827F15"/>
    <w:rsid w:val="00830361"/>
    <w:rsid w:val="00830980"/>
    <w:rsid w:val="00830A5C"/>
    <w:rsid w:val="0083143F"/>
    <w:rsid w:val="00831740"/>
    <w:rsid w:val="00831B78"/>
    <w:rsid w:val="00832011"/>
    <w:rsid w:val="008331BE"/>
    <w:rsid w:val="008331E5"/>
    <w:rsid w:val="008343D2"/>
    <w:rsid w:val="0083440B"/>
    <w:rsid w:val="00834B60"/>
    <w:rsid w:val="00834CBE"/>
    <w:rsid w:val="00835A99"/>
    <w:rsid w:val="0083694A"/>
    <w:rsid w:val="008369F2"/>
    <w:rsid w:val="00837412"/>
    <w:rsid w:val="008400B2"/>
    <w:rsid w:val="00840DED"/>
    <w:rsid w:val="00840F41"/>
    <w:rsid w:val="00841047"/>
    <w:rsid w:val="008415EA"/>
    <w:rsid w:val="00841A48"/>
    <w:rsid w:val="00841DF0"/>
    <w:rsid w:val="00841FA9"/>
    <w:rsid w:val="008424DB"/>
    <w:rsid w:val="00842E73"/>
    <w:rsid w:val="008430B0"/>
    <w:rsid w:val="00843BD2"/>
    <w:rsid w:val="00843EFE"/>
    <w:rsid w:val="00843F86"/>
    <w:rsid w:val="0084403E"/>
    <w:rsid w:val="008443F4"/>
    <w:rsid w:val="008444F0"/>
    <w:rsid w:val="00844540"/>
    <w:rsid w:val="00845142"/>
    <w:rsid w:val="008451C0"/>
    <w:rsid w:val="0084590F"/>
    <w:rsid w:val="008467A4"/>
    <w:rsid w:val="00847051"/>
    <w:rsid w:val="00847EC0"/>
    <w:rsid w:val="00847FD0"/>
    <w:rsid w:val="008504F7"/>
    <w:rsid w:val="008508C8"/>
    <w:rsid w:val="0085097B"/>
    <w:rsid w:val="008511D4"/>
    <w:rsid w:val="008518FD"/>
    <w:rsid w:val="00851AAA"/>
    <w:rsid w:val="00851DFA"/>
    <w:rsid w:val="008522DF"/>
    <w:rsid w:val="008527CC"/>
    <w:rsid w:val="00853399"/>
    <w:rsid w:val="0085428B"/>
    <w:rsid w:val="008544BD"/>
    <w:rsid w:val="00854996"/>
    <w:rsid w:val="00854E39"/>
    <w:rsid w:val="00855686"/>
    <w:rsid w:val="00855AAF"/>
    <w:rsid w:val="00855D22"/>
    <w:rsid w:val="00856F40"/>
    <w:rsid w:val="00857767"/>
    <w:rsid w:val="00857CC5"/>
    <w:rsid w:val="008606EF"/>
    <w:rsid w:val="008607F8"/>
    <w:rsid w:val="008608E6"/>
    <w:rsid w:val="00860B97"/>
    <w:rsid w:val="008617FA"/>
    <w:rsid w:val="00861858"/>
    <w:rsid w:val="00861D00"/>
    <w:rsid w:val="0086220F"/>
    <w:rsid w:val="008628C0"/>
    <w:rsid w:val="008629CB"/>
    <w:rsid w:val="00862AB1"/>
    <w:rsid w:val="00862B65"/>
    <w:rsid w:val="0086335C"/>
    <w:rsid w:val="008646F1"/>
    <w:rsid w:val="00866D6C"/>
    <w:rsid w:val="00866F14"/>
    <w:rsid w:val="00866F9F"/>
    <w:rsid w:val="00867406"/>
    <w:rsid w:val="00867442"/>
    <w:rsid w:val="00867541"/>
    <w:rsid w:val="008700A2"/>
    <w:rsid w:val="008702A2"/>
    <w:rsid w:val="0087046A"/>
    <w:rsid w:val="008706C2"/>
    <w:rsid w:val="00870971"/>
    <w:rsid w:val="00870A0E"/>
    <w:rsid w:val="00870E5F"/>
    <w:rsid w:val="00871B6D"/>
    <w:rsid w:val="00871E9A"/>
    <w:rsid w:val="008725D1"/>
    <w:rsid w:val="00872D0C"/>
    <w:rsid w:val="0087361D"/>
    <w:rsid w:val="0087371C"/>
    <w:rsid w:val="008741A5"/>
    <w:rsid w:val="008746D5"/>
    <w:rsid w:val="00874A7E"/>
    <w:rsid w:val="008750AD"/>
    <w:rsid w:val="00875C49"/>
    <w:rsid w:val="00876750"/>
    <w:rsid w:val="00876897"/>
    <w:rsid w:val="008768C5"/>
    <w:rsid w:val="008769B7"/>
    <w:rsid w:val="00876F25"/>
    <w:rsid w:val="00876F5A"/>
    <w:rsid w:val="00876F6C"/>
    <w:rsid w:val="008772DE"/>
    <w:rsid w:val="00877A3E"/>
    <w:rsid w:val="00880C8A"/>
    <w:rsid w:val="00881073"/>
    <w:rsid w:val="008812D9"/>
    <w:rsid w:val="00881B51"/>
    <w:rsid w:val="00881CBE"/>
    <w:rsid w:val="00881EF9"/>
    <w:rsid w:val="008830D0"/>
    <w:rsid w:val="0088311A"/>
    <w:rsid w:val="0088425F"/>
    <w:rsid w:val="008851CD"/>
    <w:rsid w:val="00885354"/>
    <w:rsid w:val="00885415"/>
    <w:rsid w:val="00885589"/>
    <w:rsid w:val="00885ED6"/>
    <w:rsid w:val="00886223"/>
    <w:rsid w:val="00886571"/>
    <w:rsid w:val="008873D9"/>
    <w:rsid w:val="00887550"/>
    <w:rsid w:val="0088793F"/>
    <w:rsid w:val="00887FF6"/>
    <w:rsid w:val="008904BF"/>
    <w:rsid w:val="00890529"/>
    <w:rsid w:val="008905E8"/>
    <w:rsid w:val="00891098"/>
    <w:rsid w:val="0089118F"/>
    <w:rsid w:val="008917C5"/>
    <w:rsid w:val="00891918"/>
    <w:rsid w:val="00891A1C"/>
    <w:rsid w:val="0089244F"/>
    <w:rsid w:val="00892563"/>
    <w:rsid w:val="0089260E"/>
    <w:rsid w:val="00892D4F"/>
    <w:rsid w:val="00893486"/>
    <w:rsid w:val="00893684"/>
    <w:rsid w:val="00893BF5"/>
    <w:rsid w:val="00893D49"/>
    <w:rsid w:val="00894004"/>
    <w:rsid w:val="008945B1"/>
    <w:rsid w:val="00894743"/>
    <w:rsid w:val="00894A77"/>
    <w:rsid w:val="00895274"/>
    <w:rsid w:val="00895310"/>
    <w:rsid w:val="008954B7"/>
    <w:rsid w:val="00896482"/>
    <w:rsid w:val="00896490"/>
    <w:rsid w:val="00896B77"/>
    <w:rsid w:val="00897298"/>
    <w:rsid w:val="008976A4"/>
    <w:rsid w:val="00897884"/>
    <w:rsid w:val="008978F5"/>
    <w:rsid w:val="008A02B8"/>
    <w:rsid w:val="008A0ADD"/>
    <w:rsid w:val="008A1AD7"/>
    <w:rsid w:val="008A2191"/>
    <w:rsid w:val="008A24B0"/>
    <w:rsid w:val="008A25EA"/>
    <w:rsid w:val="008A2FDF"/>
    <w:rsid w:val="008A3244"/>
    <w:rsid w:val="008A3399"/>
    <w:rsid w:val="008A3EC8"/>
    <w:rsid w:val="008A41F3"/>
    <w:rsid w:val="008A4207"/>
    <w:rsid w:val="008A510E"/>
    <w:rsid w:val="008A56D0"/>
    <w:rsid w:val="008A64EA"/>
    <w:rsid w:val="008A66BF"/>
    <w:rsid w:val="008A681F"/>
    <w:rsid w:val="008A6A54"/>
    <w:rsid w:val="008A7E73"/>
    <w:rsid w:val="008B040E"/>
    <w:rsid w:val="008B0688"/>
    <w:rsid w:val="008B06DA"/>
    <w:rsid w:val="008B0824"/>
    <w:rsid w:val="008B119C"/>
    <w:rsid w:val="008B18C7"/>
    <w:rsid w:val="008B1CA2"/>
    <w:rsid w:val="008B1F3D"/>
    <w:rsid w:val="008B2613"/>
    <w:rsid w:val="008B4ECA"/>
    <w:rsid w:val="008B50AD"/>
    <w:rsid w:val="008B546A"/>
    <w:rsid w:val="008B5688"/>
    <w:rsid w:val="008B5BC2"/>
    <w:rsid w:val="008B61CB"/>
    <w:rsid w:val="008B69D3"/>
    <w:rsid w:val="008B6DEA"/>
    <w:rsid w:val="008C07F8"/>
    <w:rsid w:val="008C1192"/>
    <w:rsid w:val="008C135B"/>
    <w:rsid w:val="008C147E"/>
    <w:rsid w:val="008C1E98"/>
    <w:rsid w:val="008C1F30"/>
    <w:rsid w:val="008C2938"/>
    <w:rsid w:val="008C2F7E"/>
    <w:rsid w:val="008C3247"/>
    <w:rsid w:val="008C3D9C"/>
    <w:rsid w:val="008C3E25"/>
    <w:rsid w:val="008C4066"/>
    <w:rsid w:val="008C40E3"/>
    <w:rsid w:val="008C51E9"/>
    <w:rsid w:val="008C533B"/>
    <w:rsid w:val="008C6060"/>
    <w:rsid w:val="008C6450"/>
    <w:rsid w:val="008C65C2"/>
    <w:rsid w:val="008C6CE9"/>
    <w:rsid w:val="008C716C"/>
    <w:rsid w:val="008C7428"/>
    <w:rsid w:val="008C7509"/>
    <w:rsid w:val="008C7614"/>
    <w:rsid w:val="008C797C"/>
    <w:rsid w:val="008D017C"/>
    <w:rsid w:val="008D07D3"/>
    <w:rsid w:val="008D0D5B"/>
    <w:rsid w:val="008D13E1"/>
    <w:rsid w:val="008D1C7F"/>
    <w:rsid w:val="008D2111"/>
    <w:rsid w:val="008D578C"/>
    <w:rsid w:val="008D5994"/>
    <w:rsid w:val="008D59B9"/>
    <w:rsid w:val="008D626F"/>
    <w:rsid w:val="008D679A"/>
    <w:rsid w:val="008D6900"/>
    <w:rsid w:val="008D796B"/>
    <w:rsid w:val="008D7B3C"/>
    <w:rsid w:val="008E0A69"/>
    <w:rsid w:val="008E0B2E"/>
    <w:rsid w:val="008E0B62"/>
    <w:rsid w:val="008E0BB9"/>
    <w:rsid w:val="008E0C93"/>
    <w:rsid w:val="008E14A6"/>
    <w:rsid w:val="008E199C"/>
    <w:rsid w:val="008E1C8E"/>
    <w:rsid w:val="008E20C6"/>
    <w:rsid w:val="008E2213"/>
    <w:rsid w:val="008E22BE"/>
    <w:rsid w:val="008E232C"/>
    <w:rsid w:val="008E25D5"/>
    <w:rsid w:val="008E2BF6"/>
    <w:rsid w:val="008E2D2A"/>
    <w:rsid w:val="008E31D0"/>
    <w:rsid w:val="008E3614"/>
    <w:rsid w:val="008E3F02"/>
    <w:rsid w:val="008E4289"/>
    <w:rsid w:val="008E4828"/>
    <w:rsid w:val="008E4AE2"/>
    <w:rsid w:val="008E5A97"/>
    <w:rsid w:val="008E5E8F"/>
    <w:rsid w:val="008E5EA4"/>
    <w:rsid w:val="008E5F28"/>
    <w:rsid w:val="008E6552"/>
    <w:rsid w:val="008E676F"/>
    <w:rsid w:val="008E67A6"/>
    <w:rsid w:val="008E67A9"/>
    <w:rsid w:val="008E6888"/>
    <w:rsid w:val="008E6C29"/>
    <w:rsid w:val="008E7227"/>
    <w:rsid w:val="008E7233"/>
    <w:rsid w:val="008E74BE"/>
    <w:rsid w:val="008E7997"/>
    <w:rsid w:val="008F002F"/>
    <w:rsid w:val="008F008B"/>
    <w:rsid w:val="008F02D9"/>
    <w:rsid w:val="008F0455"/>
    <w:rsid w:val="008F0867"/>
    <w:rsid w:val="008F0B74"/>
    <w:rsid w:val="008F0ECA"/>
    <w:rsid w:val="008F1072"/>
    <w:rsid w:val="008F12DD"/>
    <w:rsid w:val="008F1448"/>
    <w:rsid w:val="008F193D"/>
    <w:rsid w:val="008F1A97"/>
    <w:rsid w:val="008F1D99"/>
    <w:rsid w:val="008F23E1"/>
    <w:rsid w:val="008F248F"/>
    <w:rsid w:val="008F2C45"/>
    <w:rsid w:val="008F3828"/>
    <w:rsid w:val="008F3E5C"/>
    <w:rsid w:val="008F3EE0"/>
    <w:rsid w:val="008F6AB5"/>
    <w:rsid w:val="008F6C44"/>
    <w:rsid w:val="008F7333"/>
    <w:rsid w:val="008F754C"/>
    <w:rsid w:val="008F772B"/>
    <w:rsid w:val="008F787D"/>
    <w:rsid w:val="008F7966"/>
    <w:rsid w:val="00900462"/>
    <w:rsid w:val="00900B48"/>
    <w:rsid w:val="00901464"/>
    <w:rsid w:val="00901517"/>
    <w:rsid w:val="0090185B"/>
    <w:rsid w:val="00901F96"/>
    <w:rsid w:val="00901FD4"/>
    <w:rsid w:val="009022FF"/>
    <w:rsid w:val="0090284A"/>
    <w:rsid w:val="009029F0"/>
    <w:rsid w:val="00902E72"/>
    <w:rsid w:val="00903029"/>
    <w:rsid w:val="00903171"/>
    <w:rsid w:val="009032C3"/>
    <w:rsid w:val="00903646"/>
    <w:rsid w:val="0090418F"/>
    <w:rsid w:val="00904901"/>
    <w:rsid w:val="0090507C"/>
    <w:rsid w:val="00905101"/>
    <w:rsid w:val="00905362"/>
    <w:rsid w:val="00905CAA"/>
    <w:rsid w:val="00906A7B"/>
    <w:rsid w:val="00906B38"/>
    <w:rsid w:val="009072AB"/>
    <w:rsid w:val="009073A7"/>
    <w:rsid w:val="00907A0B"/>
    <w:rsid w:val="00910060"/>
    <w:rsid w:val="00910282"/>
    <w:rsid w:val="00910304"/>
    <w:rsid w:val="00910573"/>
    <w:rsid w:val="009107B0"/>
    <w:rsid w:val="00910949"/>
    <w:rsid w:val="00910D50"/>
    <w:rsid w:val="00910E9B"/>
    <w:rsid w:val="0091146D"/>
    <w:rsid w:val="00911F54"/>
    <w:rsid w:val="00911FC1"/>
    <w:rsid w:val="009120E5"/>
    <w:rsid w:val="00912D87"/>
    <w:rsid w:val="009130FF"/>
    <w:rsid w:val="00913709"/>
    <w:rsid w:val="009137CE"/>
    <w:rsid w:val="00913C6B"/>
    <w:rsid w:val="00914186"/>
    <w:rsid w:val="0091483F"/>
    <w:rsid w:val="00914F45"/>
    <w:rsid w:val="00915B4A"/>
    <w:rsid w:val="00915F09"/>
    <w:rsid w:val="00916063"/>
    <w:rsid w:val="00916440"/>
    <w:rsid w:val="009164CB"/>
    <w:rsid w:val="00916511"/>
    <w:rsid w:val="009174AE"/>
    <w:rsid w:val="00920AAA"/>
    <w:rsid w:val="00921606"/>
    <w:rsid w:val="00921DAE"/>
    <w:rsid w:val="00922215"/>
    <w:rsid w:val="009222E6"/>
    <w:rsid w:val="009227A2"/>
    <w:rsid w:val="00922A41"/>
    <w:rsid w:val="00922A64"/>
    <w:rsid w:val="00922BF8"/>
    <w:rsid w:val="00922CED"/>
    <w:rsid w:val="00923133"/>
    <w:rsid w:val="009232E8"/>
    <w:rsid w:val="009234A8"/>
    <w:rsid w:val="009234B3"/>
    <w:rsid w:val="00923588"/>
    <w:rsid w:val="00923988"/>
    <w:rsid w:val="00923CCD"/>
    <w:rsid w:val="00923EBD"/>
    <w:rsid w:val="00923F03"/>
    <w:rsid w:val="00924089"/>
    <w:rsid w:val="00924267"/>
    <w:rsid w:val="0092455C"/>
    <w:rsid w:val="0092544D"/>
    <w:rsid w:val="00925A89"/>
    <w:rsid w:val="00926AC2"/>
    <w:rsid w:val="00926B5D"/>
    <w:rsid w:val="00926CDD"/>
    <w:rsid w:val="0092750F"/>
    <w:rsid w:val="0092753D"/>
    <w:rsid w:val="00927E50"/>
    <w:rsid w:val="0093044F"/>
    <w:rsid w:val="00930BEB"/>
    <w:rsid w:val="00930C3E"/>
    <w:rsid w:val="009317C2"/>
    <w:rsid w:val="009319C2"/>
    <w:rsid w:val="00931C6E"/>
    <w:rsid w:val="00931F8A"/>
    <w:rsid w:val="009323A4"/>
    <w:rsid w:val="0093295C"/>
    <w:rsid w:val="00932F3D"/>
    <w:rsid w:val="00934237"/>
    <w:rsid w:val="00934960"/>
    <w:rsid w:val="00935649"/>
    <w:rsid w:val="0093583C"/>
    <w:rsid w:val="00935C78"/>
    <w:rsid w:val="00936062"/>
    <w:rsid w:val="00936537"/>
    <w:rsid w:val="00936917"/>
    <w:rsid w:val="0093759E"/>
    <w:rsid w:val="00937747"/>
    <w:rsid w:val="0093777D"/>
    <w:rsid w:val="00937DD1"/>
    <w:rsid w:val="009401AF"/>
    <w:rsid w:val="00940277"/>
    <w:rsid w:val="009402F5"/>
    <w:rsid w:val="00940873"/>
    <w:rsid w:val="0094150A"/>
    <w:rsid w:val="00941B4F"/>
    <w:rsid w:val="0094201C"/>
    <w:rsid w:val="0094222E"/>
    <w:rsid w:val="00942452"/>
    <w:rsid w:val="00942A64"/>
    <w:rsid w:val="00942EDA"/>
    <w:rsid w:val="009436D7"/>
    <w:rsid w:val="009441E9"/>
    <w:rsid w:val="00944AB1"/>
    <w:rsid w:val="00944ADC"/>
    <w:rsid w:val="00944D96"/>
    <w:rsid w:val="00945487"/>
    <w:rsid w:val="00945553"/>
    <w:rsid w:val="0094586A"/>
    <w:rsid w:val="009458DC"/>
    <w:rsid w:val="009462A0"/>
    <w:rsid w:val="00946471"/>
    <w:rsid w:val="009467F3"/>
    <w:rsid w:val="00947EF8"/>
    <w:rsid w:val="0095004B"/>
    <w:rsid w:val="00950260"/>
    <w:rsid w:val="00950D41"/>
    <w:rsid w:val="00950DE1"/>
    <w:rsid w:val="00950F6F"/>
    <w:rsid w:val="009512A7"/>
    <w:rsid w:val="00951819"/>
    <w:rsid w:val="009519DA"/>
    <w:rsid w:val="00951B7A"/>
    <w:rsid w:val="00951C0A"/>
    <w:rsid w:val="00951C56"/>
    <w:rsid w:val="009524B6"/>
    <w:rsid w:val="00952B3D"/>
    <w:rsid w:val="00952DE7"/>
    <w:rsid w:val="0095338A"/>
    <w:rsid w:val="009539C0"/>
    <w:rsid w:val="00955136"/>
    <w:rsid w:val="00955282"/>
    <w:rsid w:val="0095541F"/>
    <w:rsid w:val="009558B0"/>
    <w:rsid w:val="00955BD8"/>
    <w:rsid w:val="00956544"/>
    <w:rsid w:val="0095726A"/>
    <w:rsid w:val="009574A6"/>
    <w:rsid w:val="009575BF"/>
    <w:rsid w:val="00960167"/>
    <w:rsid w:val="00961721"/>
    <w:rsid w:val="00961988"/>
    <w:rsid w:val="00961AC9"/>
    <w:rsid w:val="00961C77"/>
    <w:rsid w:val="00962CD4"/>
    <w:rsid w:val="00963309"/>
    <w:rsid w:val="00963444"/>
    <w:rsid w:val="0096381D"/>
    <w:rsid w:val="00963988"/>
    <w:rsid w:val="0096480A"/>
    <w:rsid w:val="009652EF"/>
    <w:rsid w:val="0096627E"/>
    <w:rsid w:val="0096652D"/>
    <w:rsid w:val="009665E4"/>
    <w:rsid w:val="00966BD9"/>
    <w:rsid w:val="0096720E"/>
    <w:rsid w:val="00967ACD"/>
    <w:rsid w:val="00967C13"/>
    <w:rsid w:val="00967C79"/>
    <w:rsid w:val="00967DD8"/>
    <w:rsid w:val="00967E81"/>
    <w:rsid w:val="00967FDF"/>
    <w:rsid w:val="009702C4"/>
    <w:rsid w:val="009704F5"/>
    <w:rsid w:val="009710D1"/>
    <w:rsid w:val="00971BCF"/>
    <w:rsid w:val="00971F70"/>
    <w:rsid w:val="0097243B"/>
    <w:rsid w:val="00972AC9"/>
    <w:rsid w:val="009738D1"/>
    <w:rsid w:val="00973DE3"/>
    <w:rsid w:val="00974AD8"/>
    <w:rsid w:val="00974BAD"/>
    <w:rsid w:val="0097541E"/>
    <w:rsid w:val="00975F37"/>
    <w:rsid w:val="009763D0"/>
    <w:rsid w:val="009764DF"/>
    <w:rsid w:val="009769A9"/>
    <w:rsid w:val="0097701C"/>
    <w:rsid w:val="00977FB3"/>
    <w:rsid w:val="0098061E"/>
    <w:rsid w:val="00980762"/>
    <w:rsid w:val="0098097D"/>
    <w:rsid w:val="00980EEC"/>
    <w:rsid w:val="00981290"/>
    <w:rsid w:val="009817B1"/>
    <w:rsid w:val="009828C9"/>
    <w:rsid w:val="00982E40"/>
    <w:rsid w:val="00983616"/>
    <w:rsid w:val="0098468E"/>
    <w:rsid w:val="00986BBC"/>
    <w:rsid w:val="00986CA4"/>
    <w:rsid w:val="00986CB7"/>
    <w:rsid w:val="00986F73"/>
    <w:rsid w:val="009871A6"/>
    <w:rsid w:val="00987567"/>
    <w:rsid w:val="009876D1"/>
    <w:rsid w:val="0098778A"/>
    <w:rsid w:val="00987ADF"/>
    <w:rsid w:val="00987B8C"/>
    <w:rsid w:val="00987B9B"/>
    <w:rsid w:val="00987FFA"/>
    <w:rsid w:val="00990487"/>
    <w:rsid w:val="009909C7"/>
    <w:rsid w:val="00990CA2"/>
    <w:rsid w:val="00990D96"/>
    <w:rsid w:val="0099148B"/>
    <w:rsid w:val="009918AA"/>
    <w:rsid w:val="009925AD"/>
    <w:rsid w:val="0099298B"/>
    <w:rsid w:val="00993302"/>
    <w:rsid w:val="009937F5"/>
    <w:rsid w:val="00993842"/>
    <w:rsid w:val="009940AF"/>
    <w:rsid w:val="009956CF"/>
    <w:rsid w:val="009959CB"/>
    <w:rsid w:val="00995B12"/>
    <w:rsid w:val="009967F7"/>
    <w:rsid w:val="00996CC0"/>
    <w:rsid w:val="0099708E"/>
    <w:rsid w:val="0099737E"/>
    <w:rsid w:val="00997CF0"/>
    <w:rsid w:val="009A0532"/>
    <w:rsid w:val="009A0746"/>
    <w:rsid w:val="009A0A5A"/>
    <w:rsid w:val="009A1089"/>
    <w:rsid w:val="009A14AE"/>
    <w:rsid w:val="009A1A46"/>
    <w:rsid w:val="009A1B07"/>
    <w:rsid w:val="009A1DC1"/>
    <w:rsid w:val="009A1E34"/>
    <w:rsid w:val="009A2EEA"/>
    <w:rsid w:val="009A39AE"/>
    <w:rsid w:val="009A3A71"/>
    <w:rsid w:val="009A43FC"/>
    <w:rsid w:val="009A53E1"/>
    <w:rsid w:val="009A5891"/>
    <w:rsid w:val="009A5A3D"/>
    <w:rsid w:val="009A67FB"/>
    <w:rsid w:val="009A7001"/>
    <w:rsid w:val="009A7E01"/>
    <w:rsid w:val="009B09BE"/>
    <w:rsid w:val="009B09D8"/>
    <w:rsid w:val="009B09D9"/>
    <w:rsid w:val="009B0A99"/>
    <w:rsid w:val="009B0E4A"/>
    <w:rsid w:val="009B0E72"/>
    <w:rsid w:val="009B1309"/>
    <w:rsid w:val="009B14D9"/>
    <w:rsid w:val="009B1BD0"/>
    <w:rsid w:val="009B2E57"/>
    <w:rsid w:val="009B332A"/>
    <w:rsid w:val="009B3569"/>
    <w:rsid w:val="009B3C6B"/>
    <w:rsid w:val="009B3CC0"/>
    <w:rsid w:val="009B4591"/>
    <w:rsid w:val="009B473E"/>
    <w:rsid w:val="009B4C28"/>
    <w:rsid w:val="009B4D82"/>
    <w:rsid w:val="009B50E0"/>
    <w:rsid w:val="009B5925"/>
    <w:rsid w:val="009B5C34"/>
    <w:rsid w:val="009B6362"/>
    <w:rsid w:val="009B637E"/>
    <w:rsid w:val="009B780A"/>
    <w:rsid w:val="009B7A72"/>
    <w:rsid w:val="009B7CF4"/>
    <w:rsid w:val="009B7D61"/>
    <w:rsid w:val="009C023E"/>
    <w:rsid w:val="009C0A21"/>
    <w:rsid w:val="009C0B21"/>
    <w:rsid w:val="009C0F84"/>
    <w:rsid w:val="009C11D3"/>
    <w:rsid w:val="009C11D4"/>
    <w:rsid w:val="009C1276"/>
    <w:rsid w:val="009C189A"/>
    <w:rsid w:val="009C1FF8"/>
    <w:rsid w:val="009C2015"/>
    <w:rsid w:val="009C2B96"/>
    <w:rsid w:val="009C37AC"/>
    <w:rsid w:val="009C3BB6"/>
    <w:rsid w:val="009C3C65"/>
    <w:rsid w:val="009C3D19"/>
    <w:rsid w:val="009C3D54"/>
    <w:rsid w:val="009C3D7F"/>
    <w:rsid w:val="009C4A30"/>
    <w:rsid w:val="009C5319"/>
    <w:rsid w:val="009C54DC"/>
    <w:rsid w:val="009C5574"/>
    <w:rsid w:val="009C5A7F"/>
    <w:rsid w:val="009C5AF2"/>
    <w:rsid w:val="009C5C0D"/>
    <w:rsid w:val="009C5D57"/>
    <w:rsid w:val="009C629E"/>
    <w:rsid w:val="009C6347"/>
    <w:rsid w:val="009C6369"/>
    <w:rsid w:val="009C6660"/>
    <w:rsid w:val="009C6688"/>
    <w:rsid w:val="009C6A65"/>
    <w:rsid w:val="009C6D3B"/>
    <w:rsid w:val="009C74EC"/>
    <w:rsid w:val="009D01CA"/>
    <w:rsid w:val="009D01E0"/>
    <w:rsid w:val="009D09E7"/>
    <w:rsid w:val="009D240D"/>
    <w:rsid w:val="009D26C9"/>
    <w:rsid w:val="009D34F4"/>
    <w:rsid w:val="009D3523"/>
    <w:rsid w:val="009D3561"/>
    <w:rsid w:val="009D4589"/>
    <w:rsid w:val="009D4A31"/>
    <w:rsid w:val="009D4F80"/>
    <w:rsid w:val="009D50CB"/>
    <w:rsid w:val="009D513A"/>
    <w:rsid w:val="009D5142"/>
    <w:rsid w:val="009D5303"/>
    <w:rsid w:val="009D5743"/>
    <w:rsid w:val="009D58BC"/>
    <w:rsid w:val="009D62C3"/>
    <w:rsid w:val="009D6822"/>
    <w:rsid w:val="009D6CE6"/>
    <w:rsid w:val="009D7294"/>
    <w:rsid w:val="009D7C35"/>
    <w:rsid w:val="009D7C78"/>
    <w:rsid w:val="009E0987"/>
    <w:rsid w:val="009E0D72"/>
    <w:rsid w:val="009E10BC"/>
    <w:rsid w:val="009E120E"/>
    <w:rsid w:val="009E1315"/>
    <w:rsid w:val="009E17E8"/>
    <w:rsid w:val="009E255B"/>
    <w:rsid w:val="009E2617"/>
    <w:rsid w:val="009E29CD"/>
    <w:rsid w:val="009E2B5E"/>
    <w:rsid w:val="009E2E8A"/>
    <w:rsid w:val="009E2F43"/>
    <w:rsid w:val="009E3B44"/>
    <w:rsid w:val="009E3E69"/>
    <w:rsid w:val="009E439B"/>
    <w:rsid w:val="009E49F4"/>
    <w:rsid w:val="009E4FB2"/>
    <w:rsid w:val="009E513C"/>
    <w:rsid w:val="009E5635"/>
    <w:rsid w:val="009E798D"/>
    <w:rsid w:val="009F041F"/>
    <w:rsid w:val="009F04E8"/>
    <w:rsid w:val="009F0EDF"/>
    <w:rsid w:val="009F11C8"/>
    <w:rsid w:val="009F186D"/>
    <w:rsid w:val="009F1D70"/>
    <w:rsid w:val="009F24B1"/>
    <w:rsid w:val="009F2788"/>
    <w:rsid w:val="009F2D4C"/>
    <w:rsid w:val="009F2DD7"/>
    <w:rsid w:val="009F2FD7"/>
    <w:rsid w:val="009F36DD"/>
    <w:rsid w:val="009F4396"/>
    <w:rsid w:val="009F448A"/>
    <w:rsid w:val="009F4FDE"/>
    <w:rsid w:val="009F5F74"/>
    <w:rsid w:val="009F6971"/>
    <w:rsid w:val="009F6B72"/>
    <w:rsid w:val="009F6FB7"/>
    <w:rsid w:val="009F7356"/>
    <w:rsid w:val="009F7411"/>
    <w:rsid w:val="009F7B5F"/>
    <w:rsid w:val="00A00618"/>
    <w:rsid w:val="00A006EC"/>
    <w:rsid w:val="00A006F3"/>
    <w:rsid w:val="00A02580"/>
    <w:rsid w:val="00A02703"/>
    <w:rsid w:val="00A028A5"/>
    <w:rsid w:val="00A02C18"/>
    <w:rsid w:val="00A02FA0"/>
    <w:rsid w:val="00A030B0"/>
    <w:rsid w:val="00A033E6"/>
    <w:rsid w:val="00A038C1"/>
    <w:rsid w:val="00A03B55"/>
    <w:rsid w:val="00A03DC1"/>
    <w:rsid w:val="00A040CA"/>
    <w:rsid w:val="00A04204"/>
    <w:rsid w:val="00A0452D"/>
    <w:rsid w:val="00A0488E"/>
    <w:rsid w:val="00A04B93"/>
    <w:rsid w:val="00A04C21"/>
    <w:rsid w:val="00A04FCE"/>
    <w:rsid w:val="00A05A80"/>
    <w:rsid w:val="00A06042"/>
    <w:rsid w:val="00A0643F"/>
    <w:rsid w:val="00A0689C"/>
    <w:rsid w:val="00A068B9"/>
    <w:rsid w:val="00A07AD1"/>
    <w:rsid w:val="00A1004D"/>
    <w:rsid w:val="00A10F65"/>
    <w:rsid w:val="00A1127A"/>
    <w:rsid w:val="00A12411"/>
    <w:rsid w:val="00A12510"/>
    <w:rsid w:val="00A126D8"/>
    <w:rsid w:val="00A12C32"/>
    <w:rsid w:val="00A13157"/>
    <w:rsid w:val="00A13BAB"/>
    <w:rsid w:val="00A13F0C"/>
    <w:rsid w:val="00A14057"/>
    <w:rsid w:val="00A14939"/>
    <w:rsid w:val="00A14C31"/>
    <w:rsid w:val="00A15693"/>
    <w:rsid w:val="00A15925"/>
    <w:rsid w:val="00A1599D"/>
    <w:rsid w:val="00A15FB8"/>
    <w:rsid w:val="00A17A5C"/>
    <w:rsid w:val="00A17D8C"/>
    <w:rsid w:val="00A207B2"/>
    <w:rsid w:val="00A2124E"/>
    <w:rsid w:val="00A21515"/>
    <w:rsid w:val="00A21550"/>
    <w:rsid w:val="00A21E18"/>
    <w:rsid w:val="00A22447"/>
    <w:rsid w:val="00A22575"/>
    <w:rsid w:val="00A2279F"/>
    <w:rsid w:val="00A230DE"/>
    <w:rsid w:val="00A23171"/>
    <w:rsid w:val="00A231C1"/>
    <w:rsid w:val="00A2411A"/>
    <w:rsid w:val="00A24945"/>
    <w:rsid w:val="00A26A72"/>
    <w:rsid w:val="00A26C5B"/>
    <w:rsid w:val="00A30168"/>
    <w:rsid w:val="00A3063A"/>
    <w:rsid w:val="00A30F46"/>
    <w:rsid w:val="00A312B5"/>
    <w:rsid w:val="00A316FE"/>
    <w:rsid w:val="00A323BC"/>
    <w:rsid w:val="00A32429"/>
    <w:rsid w:val="00A326A9"/>
    <w:rsid w:val="00A326CB"/>
    <w:rsid w:val="00A33105"/>
    <w:rsid w:val="00A3378D"/>
    <w:rsid w:val="00A33A57"/>
    <w:rsid w:val="00A33C4F"/>
    <w:rsid w:val="00A348EF"/>
    <w:rsid w:val="00A349D3"/>
    <w:rsid w:val="00A34F75"/>
    <w:rsid w:val="00A35483"/>
    <w:rsid w:val="00A35733"/>
    <w:rsid w:val="00A35786"/>
    <w:rsid w:val="00A35AAE"/>
    <w:rsid w:val="00A36D19"/>
    <w:rsid w:val="00A379F7"/>
    <w:rsid w:val="00A37B93"/>
    <w:rsid w:val="00A40332"/>
    <w:rsid w:val="00A40357"/>
    <w:rsid w:val="00A40593"/>
    <w:rsid w:val="00A40627"/>
    <w:rsid w:val="00A40E72"/>
    <w:rsid w:val="00A41789"/>
    <w:rsid w:val="00A4198F"/>
    <w:rsid w:val="00A4232A"/>
    <w:rsid w:val="00A42530"/>
    <w:rsid w:val="00A4289A"/>
    <w:rsid w:val="00A433DB"/>
    <w:rsid w:val="00A43439"/>
    <w:rsid w:val="00A43D36"/>
    <w:rsid w:val="00A43D85"/>
    <w:rsid w:val="00A445F2"/>
    <w:rsid w:val="00A4468B"/>
    <w:rsid w:val="00A4479C"/>
    <w:rsid w:val="00A44D3D"/>
    <w:rsid w:val="00A45AB0"/>
    <w:rsid w:val="00A45BB8"/>
    <w:rsid w:val="00A45D91"/>
    <w:rsid w:val="00A46450"/>
    <w:rsid w:val="00A46B71"/>
    <w:rsid w:val="00A47200"/>
    <w:rsid w:val="00A47761"/>
    <w:rsid w:val="00A500CE"/>
    <w:rsid w:val="00A500F6"/>
    <w:rsid w:val="00A5066B"/>
    <w:rsid w:val="00A50C60"/>
    <w:rsid w:val="00A50D10"/>
    <w:rsid w:val="00A5173F"/>
    <w:rsid w:val="00A51B7F"/>
    <w:rsid w:val="00A51C87"/>
    <w:rsid w:val="00A52051"/>
    <w:rsid w:val="00A52483"/>
    <w:rsid w:val="00A52659"/>
    <w:rsid w:val="00A53B6D"/>
    <w:rsid w:val="00A53CF2"/>
    <w:rsid w:val="00A53DA3"/>
    <w:rsid w:val="00A54789"/>
    <w:rsid w:val="00A55A72"/>
    <w:rsid w:val="00A55F31"/>
    <w:rsid w:val="00A5612A"/>
    <w:rsid w:val="00A56374"/>
    <w:rsid w:val="00A56379"/>
    <w:rsid w:val="00A56EE0"/>
    <w:rsid w:val="00A57D45"/>
    <w:rsid w:val="00A60221"/>
    <w:rsid w:val="00A608D1"/>
    <w:rsid w:val="00A60AE8"/>
    <w:rsid w:val="00A61111"/>
    <w:rsid w:val="00A61A47"/>
    <w:rsid w:val="00A620AA"/>
    <w:rsid w:val="00A62151"/>
    <w:rsid w:val="00A63017"/>
    <w:rsid w:val="00A641CC"/>
    <w:rsid w:val="00A642CC"/>
    <w:rsid w:val="00A648C8"/>
    <w:rsid w:val="00A64C45"/>
    <w:rsid w:val="00A651F8"/>
    <w:rsid w:val="00A663CD"/>
    <w:rsid w:val="00A664C9"/>
    <w:rsid w:val="00A6694B"/>
    <w:rsid w:val="00A66955"/>
    <w:rsid w:val="00A6732A"/>
    <w:rsid w:val="00A675B0"/>
    <w:rsid w:val="00A67952"/>
    <w:rsid w:val="00A67C46"/>
    <w:rsid w:val="00A67C9B"/>
    <w:rsid w:val="00A7005F"/>
    <w:rsid w:val="00A700C4"/>
    <w:rsid w:val="00A71076"/>
    <w:rsid w:val="00A71C4D"/>
    <w:rsid w:val="00A71D6A"/>
    <w:rsid w:val="00A72018"/>
    <w:rsid w:val="00A72112"/>
    <w:rsid w:val="00A724E7"/>
    <w:rsid w:val="00A72688"/>
    <w:rsid w:val="00A726F9"/>
    <w:rsid w:val="00A730D6"/>
    <w:rsid w:val="00A7390F"/>
    <w:rsid w:val="00A73989"/>
    <w:rsid w:val="00A73DF3"/>
    <w:rsid w:val="00A74363"/>
    <w:rsid w:val="00A74B12"/>
    <w:rsid w:val="00A75683"/>
    <w:rsid w:val="00A75F4F"/>
    <w:rsid w:val="00A75FC3"/>
    <w:rsid w:val="00A760EA"/>
    <w:rsid w:val="00A7663A"/>
    <w:rsid w:val="00A768AB"/>
    <w:rsid w:val="00A769B2"/>
    <w:rsid w:val="00A7762B"/>
    <w:rsid w:val="00A801E4"/>
    <w:rsid w:val="00A8086E"/>
    <w:rsid w:val="00A80AB5"/>
    <w:rsid w:val="00A81498"/>
    <w:rsid w:val="00A81A36"/>
    <w:rsid w:val="00A8214B"/>
    <w:rsid w:val="00A8220E"/>
    <w:rsid w:val="00A8299E"/>
    <w:rsid w:val="00A83036"/>
    <w:rsid w:val="00A83047"/>
    <w:rsid w:val="00A83247"/>
    <w:rsid w:val="00A832CD"/>
    <w:rsid w:val="00A83CE5"/>
    <w:rsid w:val="00A83E90"/>
    <w:rsid w:val="00A845AD"/>
    <w:rsid w:val="00A84700"/>
    <w:rsid w:val="00A847A9"/>
    <w:rsid w:val="00A847C2"/>
    <w:rsid w:val="00A848E9"/>
    <w:rsid w:val="00A84AC7"/>
    <w:rsid w:val="00A85074"/>
    <w:rsid w:val="00A85E4B"/>
    <w:rsid w:val="00A864B7"/>
    <w:rsid w:val="00A869D8"/>
    <w:rsid w:val="00A86E65"/>
    <w:rsid w:val="00A870EF"/>
    <w:rsid w:val="00A87172"/>
    <w:rsid w:val="00A87728"/>
    <w:rsid w:val="00A8783E"/>
    <w:rsid w:val="00A87B9B"/>
    <w:rsid w:val="00A9038B"/>
    <w:rsid w:val="00A905CB"/>
    <w:rsid w:val="00A90CAD"/>
    <w:rsid w:val="00A91634"/>
    <w:rsid w:val="00A91FB8"/>
    <w:rsid w:val="00A92BA6"/>
    <w:rsid w:val="00A92D5B"/>
    <w:rsid w:val="00A930DC"/>
    <w:rsid w:val="00A930FC"/>
    <w:rsid w:val="00A935D0"/>
    <w:rsid w:val="00A9391B"/>
    <w:rsid w:val="00A93A22"/>
    <w:rsid w:val="00A93AB1"/>
    <w:rsid w:val="00A95650"/>
    <w:rsid w:val="00A95A1E"/>
    <w:rsid w:val="00A95C79"/>
    <w:rsid w:val="00A95ECC"/>
    <w:rsid w:val="00A95EE9"/>
    <w:rsid w:val="00A965B9"/>
    <w:rsid w:val="00A977EA"/>
    <w:rsid w:val="00A97D36"/>
    <w:rsid w:val="00A97DA7"/>
    <w:rsid w:val="00AA04FA"/>
    <w:rsid w:val="00AA076A"/>
    <w:rsid w:val="00AA0967"/>
    <w:rsid w:val="00AA12FB"/>
    <w:rsid w:val="00AA147D"/>
    <w:rsid w:val="00AA1FA6"/>
    <w:rsid w:val="00AA28BA"/>
    <w:rsid w:val="00AA2CE5"/>
    <w:rsid w:val="00AA2EB5"/>
    <w:rsid w:val="00AA32C4"/>
    <w:rsid w:val="00AA3BDD"/>
    <w:rsid w:val="00AA41B2"/>
    <w:rsid w:val="00AA43AF"/>
    <w:rsid w:val="00AA5765"/>
    <w:rsid w:val="00AA5A49"/>
    <w:rsid w:val="00AA5A51"/>
    <w:rsid w:val="00AA5AEF"/>
    <w:rsid w:val="00AA60D9"/>
    <w:rsid w:val="00AA64C6"/>
    <w:rsid w:val="00AA65E5"/>
    <w:rsid w:val="00AA65FF"/>
    <w:rsid w:val="00AA66CA"/>
    <w:rsid w:val="00AA7122"/>
    <w:rsid w:val="00AA726E"/>
    <w:rsid w:val="00AA74C7"/>
    <w:rsid w:val="00AA768D"/>
    <w:rsid w:val="00AA7FB6"/>
    <w:rsid w:val="00AB095F"/>
    <w:rsid w:val="00AB0B9A"/>
    <w:rsid w:val="00AB1170"/>
    <w:rsid w:val="00AB1CCA"/>
    <w:rsid w:val="00AB234D"/>
    <w:rsid w:val="00AB24A6"/>
    <w:rsid w:val="00AB2849"/>
    <w:rsid w:val="00AB2A86"/>
    <w:rsid w:val="00AB32F0"/>
    <w:rsid w:val="00AB3A6D"/>
    <w:rsid w:val="00AB41D5"/>
    <w:rsid w:val="00AB4375"/>
    <w:rsid w:val="00AB43B1"/>
    <w:rsid w:val="00AB4EF6"/>
    <w:rsid w:val="00AB5320"/>
    <w:rsid w:val="00AB56C6"/>
    <w:rsid w:val="00AB5885"/>
    <w:rsid w:val="00AB5C65"/>
    <w:rsid w:val="00AB5ED6"/>
    <w:rsid w:val="00AB671D"/>
    <w:rsid w:val="00AB6B3B"/>
    <w:rsid w:val="00AB6EDA"/>
    <w:rsid w:val="00AB78E7"/>
    <w:rsid w:val="00AB7AD1"/>
    <w:rsid w:val="00AB7D16"/>
    <w:rsid w:val="00AC06EC"/>
    <w:rsid w:val="00AC1302"/>
    <w:rsid w:val="00AC1921"/>
    <w:rsid w:val="00AC1C3A"/>
    <w:rsid w:val="00AC1E74"/>
    <w:rsid w:val="00AC2548"/>
    <w:rsid w:val="00AC2B61"/>
    <w:rsid w:val="00AC30AD"/>
    <w:rsid w:val="00AC367B"/>
    <w:rsid w:val="00AC3C15"/>
    <w:rsid w:val="00AC44C0"/>
    <w:rsid w:val="00AC4BB0"/>
    <w:rsid w:val="00AC4E11"/>
    <w:rsid w:val="00AC521E"/>
    <w:rsid w:val="00AC5352"/>
    <w:rsid w:val="00AC5F55"/>
    <w:rsid w:val="00AC690A"/>
    <w:rsid w:val="00AC7339"/>
    <w:rsid w:val="00AC7A36"/>
    <w:rsid w:val="00AC7A63"/>
    <w:rsid w:val="00AD00DE"/>
    <w:rsid w:val="00AD1077"/>
    <w:rsid w:val="00AD1F88"/>
    <w:rsid w:val="00AD2340"/>
    <w:rsid w:val="00AD283C"/>
    <w:rsid w:val="00AD2CA0"/>
    <w:rsid w:val="00AD3702"/>
    <w:rsid w:val="00AD3A4D"/>
    <w:rsid w:val="00AD3C2C"/>
    <w:rsid w:val="00AD3FB9"/>
    <w:rsid w:val="00AD433B"/>
    <w:rsid w:val="00AD490F"/>
    <w:rsid w:val="00AD641B"/>
    <w:rsid w:val="00AD6488"/>
    <w:rsid w:val="00AD677D"/>
    <w:rsid w:val="00AD69B3"/>
    <w:rsid w:val="00AD6E9B"/>
    <w:rsid w:val="00AD6F4C"/>
    <w:rsid w:val="00AD73D8"/>
    <w:rsid w:val="00AD768B"/>
    <w:rsid w:val="00AD7A7A"/>
    <w:rsid w:val="00AD7FB9"/>
    <w:rsid w:val="00AE0421"/>
    <w:rsid w:val="00AE09ED"/>
    <w:rsid w:val="00AE0CE6"/>
    <w:rsid w:val="00AE0E1D"/>
    <w:rsid w:val="00AE13F6"/>
    <w:rsid w:val="00AE17D8"/>
    <w:rsid w:val="00AE1F7F"/>
    <w:rsid w:val="00AE1FC6"/>
    <w:rsid w:val="00AE21C5"/>
    <w:rsid w:val="00AE23A0"/>
    <w:rsid w:val="00AE2568"/>
    <w:rsid w:val="00AE25DA"/>
    <w:rsid w:val="00AE2725"/>
    <w:rsid w:val="00AE2990"/>
    <w:rsid w:val="00AE2D8D"/>
    <w:rsid w:val="00AE2F42"/>
    <w:rsid w:val="00AE3100"/>
    <w:rsid w:val="00AE3158"/>
    <w:rsid w:val="00AE3691"/>
    <w:rsid w:val="00AE3EDB"/>
    <w:rsid w:val="00AE43FD"/>
    <w:rsid w:val="00AE446A"/>
    <w:rsid w:val="00AE461A"/>
    <w:rsid w:val="00AE4EBC"/>
    <w:rsid w:val="00AE52ED"/>
    <w:rsid w:val="00AE598A"/>
    <w:rsid w:val="00AE6452"/>
    <w:rsid w:val="00AE67A9"/>
    <w:rsid w:val="00AE6AEE"/>
    <w:rsid w:val="00AE7392"/>
    <w:rsid w:val="00AE7752"/>
    <w:rsid w:val="00AF0073"/>
    <w:rsid w:val="00AF0857"/>
    <w:rsid w:val="00AF0A87"/>
    <w:rsid w:val="00AF1F81"/>
    <w:rsid w:val="00AF234B"/>
    <w:rsid w:val="00AF243F"/>
    <w:rsid w:val="00AF24B3"/>
    <w:rsid w:val="00AF2636"/>
    <w:rsid w:val="00AF2C80"/>
    <w:rsid w:val="00AF3027"/>
    <w:rsid w:val="00AF35CB"/>
    <w:rsid w:val="00AF369F"/>
    <w:rsid w:val="00AF3FFC"/>
    <w:rsid w:val="00AF4271"/>
    <w:rsid w:val="00AF4284"/>
    <w:rsid w:val="00AF430D"/>
    <w:rsid w:val="00AF43A8"/>
    <w:rsid w:val="00AF46F8"/>
    <w:rsid w:val="00AF4C83"/>
    <w:rsid w:val="00AF4F8F"/>
    <w:rsid w:val="00AF5581"/>
    <w:rsid w:val="00AF56AF"/>
    <w:rsid w:val="00AF6060"/>
    <w:rsid w:val="00AF669F"/>
    <w:rsid w:val="00AF6DB3"/>
    <w:rsid w:val="00AF7069"/>
    <w:rsid w:val="00AF7542"/>
    <w:rsid w:val="00AF76B9"/>
    <w:rsid w:val="00AF7C32"/>
    <w:rsid w:val="00AF7F82"/>
    <w:rsid w:val="00B006EC"/>
    <w:rsid w:val="00B00773"/>
    <w:rsid w:val="00B00821"/>
    <w:rsid w:val="00B00FB9"/>
    <w:rsid w:val="00B01715"/>
    <w:rsid w:val="00B01969"/>
    <w:rsid w:val="00B01DD7"/>
    <w:rsid w:val="00B0237F"/>
    <w:rsid w:val="00B02458"/>
    <w:rsid w:val="00B02EC1"/>
    <w:rsid w:val="00B03C58"/>
    <w:rsid w:val="00B0404C"/>
    <w:rsid w:val="00B045DA"/>
    <w:rsid w:val="00B04FD4"/>
    <w:rsid w:val="00B050BF"/>
    <w:rsid w:val="00B055B3"/>
    <w:rsid w:val="00B056B1"/>
    <w:rsid w:val="00B05785"/>
    <w:rsid w:val="00B058FD"/>
    <w:rsid w:val="00B05984"/>
    <w:rsid w:val="00B059BD"/>
    <w:rsid w:val="00B062A5"/>
    <w:rsid w:val="00B06775"/>
    <w:rsid w:val="00B068FF"/>
    <w:rsid w:val="00B07ACB"/>
    <w:rsid w:val="00B10100"/>
    <w:rsid w:val="00B1048A"/>
    <w:rsid w:val="00B105E2"/>
    <w:rsid w:val="00B107B9"/>
    <w:rsid w:val="00B10BFC"/>
    <w:rsid w:val="00B11AAE"/>
    <w:rsid w:val="00B11FEF"/>
    <w:rsid w:val="00B127E0"/>
    <w:rsid w:val="00B13002"/>
    <w:rsid w:val="00B1429A"/>
    <w:rsid w:val="00B14852"/>
    <w:rsid w:val="00B148BA"/>
    <w:rsid w:val="00B14AC6"/>
    <w:rsid w:val="00B14F90"/>
    <w:rsid w:val="00B15107"/>
    <w:rsid w:val="00B151A5"/>
    <w:rsid w:val="00B151B1"/>
    <w:rsid w:val="00B1526B"/>
    <w:rsid w:val="00B153B0"/>
    <w:rsid w:val="00B15C7E"/>
    <w:rsid w:val="00B15EFE"/>
    <w:rsid w:val="00B1619C"/>
    <w:rsid w:val="00B16233"/>
    <w:rsid w:val="00B172E3"/>
    <w:rsid w:val="00B17474"/>
    <w:rsid w:val="00B17607"/>
    <w:rsid w:val="00B178F7"/>
    <w:rsid w:val="00B17943"/>
    <w:rsid w:val="00B206CD"/>
    <w:rsid w:val="00B20BC7"/>
    <w:rsid w:val="00B216E3"/>
    <w:rsid w:val="00B217BF"/>
    <w:rsid w:val="00B2191D"/>
    <w:rsid w:val="00B21FAD"/>
    <w:rsid w:val="00B223EC"/>
    <w:rsid w:val="00B22B7F"/>
    <w:rsid w:val="00B22F7C"/>
    <w:rsid w:val="00B23A4E"/>
    <w:rsid w:val="00B23C11"/>
    <w:rsid w:val="00B24001"/>
    <w:rsid w:val="00B24316"/>
    <w:rsid w:val="00B245DC"/>
    <w:rsid w:val="00B246F6"/>
    <w:rsid w:val="00B2546D"/>
    <w:rsid w:val="00B25497"/>
    <w:rsid w:val="00B25825"/>
    <w:rsid w:val="00B25ADD"/>
    <w:rsid w:val="00B260D0"/>
    <w:rsid w:val="00B261D1"/>
    <w:rsid w:val="00B26771"/>
    <w:rsid w:val="00B2691F"/>
    <w:rsid w:val="00B26C85"/>
    <w:rsid w:val="00B26FCE"/>
    <w:rsid w:val="00B2706E"/>
    <w:rsid w:val="00B275F1"/>
    <w:rsid w:val="00B27B06"/>
    <w:rsid w:val="00B30066"/>
    <w:rsid w:val="00B306ED"/>
    <w:rsid w:val="00B30CBE"/>
    <w:rsid w:val="00B30E2A"/>
    <w:rsid w:val="00B30FDF"/>
    <w:rsid w:val="00B314EA"/>
    <w:rsid w:val="00B3152D"/>
    <w:rsid w:val="00B31E0F"/>
    <w:rsid w:val="00B31E53"/>
    <w:rsid w:val="00B31F58"/>
    <w:rsid w:val="00B322CC"/>
    <w:rsid w:val="00B3283E"/>
    <w:rsid w:val="00B32D23"/>
    <w:rsid w:val="00B32FAB"/>
    <w:rsid w:val="00B3312F"/>
    <w:rsid w:val="00B33135"/>
    <w:rsid w:val="00B33406"/>
    <w:rsid w:val="00B33599"/>
    <w:rsid w:val="00B335F6"/>
    <w:rsid w:val="00B345CC"/>
    <w:rsid w:val="00B34DE8"/>
    <w:rsid w:val="00B34E87"/>
    <w:rsid w:val="00B35222"/>
    <w:rsid w:val="00B35331"/>
    <w:rsid w:val="00B35689"/>
    <w:rsid w:val="00B35825"/>
    <w:rsid w:val="00B36364"/>
    <w:rsid w:val="00B3642A"/>
    <w:rsid w:val="00B364F9"/>
    <w:rsid w:val="00B3698E"/>
    <w:rsid w:val="00B36C6C"/>
    <w:rsid w:val="00B3735E"/>
    <w:rsid w:val="00B37756"/>
    <w:rsid w:val="00B37E83"/>
    <w:rsid w:val="00B404F5"/>
    <w:rsid w:val="00B4139D"/>
    <w:rsid w:val="00B41F4E"/>
    <w:rsid w:val="00B4273B"/>
    <w:rsid w:val="00B4327A"/>
    <w:rsid w:val="00B43BBC"/>
    <w:rsid w:val="00B43DF3"/>
    <w:rsid w:val="00B44276"/>
    <w:rsid w:val="00B4452F"/>
    <w:rsid w:val="00B44640"/>
    <w:rsid w:val="00B44951"/>
    <w:rsid w:val="00B44A02"/>
    <w:rsid w:val="00B45592"/>
    <w:rsid w:val="00B45C95"/>
    <w:rsid w:val="00B465ED"/>
    <w:rsid w:val="00B46C98"/>
    <w:rsid w:val="00B478BC"/>
    <w:rsid w:val="00B47C98"/>
    <w:rsid w:val="00B47FB7"/>
    <w:rsid w:val="00B47FC2"/>
    <w:rsid w:val="00B50646"/>
    <w:rsid w:val="00B50674"/>
    <w:rsid w:val="00B515CC"/>
    <w:rsid w:val="00B51657"/>
    <w:rsid w:val="00B51923"/>
    <w:rsid w:val="00B51FF0"/>
    <w:rsid w:val="00B527CD"/>
    <w:rsid w:val="00B52974"/>
    <w:rsid w:val="00B534F0"/>
    <w:rsid w:val="00B53927"/>
    <w:rsid w:val="00B546FC"/>
    <w:rsid w:val="00B547AE"/>
    <w:rsid w:val="00B548ED"/>
    <w:rsid w:val="00B54ACB"/>
    <w:rsid w:val="00B54B1E"/>
    <w:rsid w:val="00B54D11"/>
    <w:rsid w:val="00B54E2A"/>
    <w:rsid w:val="00B5520E"/>
    <w:rsid w:val="00B568F3"/>
    <w:rsid w:val="00B56D4A"/>
    <w:rsid w:val="00B56F59"/>
    <w:rsid w:val="00B5702A"/>
    <w:rsid w:val="00B5750A"/>
    <w:rsid w:val="00B60529"/>
    <w:rsid w:val="00B60679"/>
    <w:rsid w:val="00B607EE"/>
    <w:rsid w:val="00B61C09"/>
    <w:rsid w:val="00B62147"/>
    <w:rsid w:val="00B6280A"/>
    <w:rsid w:val="00B62B6F"/>
    <w:rsid w:val="00B62D84"/>
    <w:rsid w:val="00B6317A"/>
    <w:rsid w:val="00B63190"/>
    <w:rsid w:val="00B6394B"/>
    <w:rsid w:val="00B6556C"/>
    <w:rsid w:val="00B65800"/>
    <w:rsid w:val="00B65C02"/>
    <w:rsid w:val="00B65C66"/>
    <w:rsid w:val="00B65DFA"/>
    <w:rsid w:val="00B66028"/>
    <w:rsid w:val="00B664E7"/>
    <w:rsid w:val="00B66614"/>
    <w:rsid w:val="00B66F3C"/>
    <w:rsid w:val="00B67BE7"/>
    <w:rsid w:val="00B7094F"/>
    <w:rsid w:val="00B70A84"/>
    <w:rsid w:val="00B714B4"/>
    <w:rsid w:val="00B71605"/>
    <w:rsid w:val="00B7169E"/>
    <w:rsid w:val="00B717DB"/>
    <w:rsid w:val="00B71892"/>
    <w:rsid w:val="00B71CC6"/>
    <w:rsid w:val="00B722F4"/>
    <w:rsid w:val="00B729D6"/>
    <w:rsid w:val="00B73A13"/>
    <w:rsid w:val="00B742D4"/>
    <w:rsid w:val="00B7462D"/>
    <w:rsid w:val="00B74919"/>
    <w:rsid w:val="00B75256"/>
    <w:rsid w:val="00B75679"/>
    <w:rsid w:val="00B757B0"/>
    <w:rsid w:val="00B75C8F"/>
    <w:rsid w:val="00B77043"/>
    <w:rsid w:val="00B77057"/>
    <w:rsid w:val="00B7772D"/>
    <w:rsid w:val="00B801F7"/>
    <w:rsid w:val="00B802BD"/>
    <w:rsid w:val="00B80672"/>
    <w:rsid w:val="00B80E24"/>
    <w:rsid w:val="00B81022"/>
    <w:rsid w:val="00B81247"/>
    <w:rsid w:val="00B816BF"/>
    <w:rsid w:val="00B8181D"/>
    <w:rsid w:val="00B81B3F"/>
    <w:rsid w:val="00B81BE4"/>
    <w:rsid w:val="00B81CF1"/>
    <w:rsid w:val="00B839F6"/>
    <w:rsid w:val="00B83E2B"/>
    <w:rsid w:val="00B8406E"/>
    <w:rsid w:val="00B844FF"/>
    <w:rsid w:val="00B845CF"/>
    <w:rsid w:val="00B84E4C"/>
    <w:rsid w:val="00B85A5A"/>
    <w:rsid w:val="00B85E69"/>
    <w:rsid w:val="00B8650D"/>
    <w:rsid w:val="00B866C0"/>
    <w:rsid w:val="00B870A1"/>
    <w:rsid w:val="00B87137"/>
    <w:rsid w:val="00B87218"/>
    <w:rsid w:val="00B8750A"/>
    <w:rsid w:val="00B87FA0"/>
    <w:rsid w:val="00B907CB"/>
    <w:rsid w:val="00B90E1E"/>
    <w:rsid w:val="00B91280"/>
    <w:rsid w:val="00B91834"/>
    <w:rsid w:val="00B9240D"/>
    <w:rsid w:val="00B92D7E"/>
    <w:rsid w:val="00B92EFA"/>
    <w:rsid w:val="00B93D09"/>
    <w:rsid w:val="00B944BD"/>
    <w:rsid w:val="00B946FA"/>
    <w:rsid w:val="00B94C26"/>
    <w:rsid w:val="00B94E1A"/>
    <w:rsid w:val="00B94EA4"/>
    <w:rsid w:val="00B94FC9"/>
    <w:rsid w:val="00B95424"/>
    <w:rsid w:val="00B95F39"/>
    <w:rsid w:val="00B96114"/>
    <w:rsid w:val="00B9696D"/>
    <w:rsid w:val="00B97649"/>
    <w:rsid w:val="00B9769D"/>
    <w:rsid w:val="00B9785F"/>
    <w:rsid w:val="00BA04AC"/>
    <w:rsid w:val="00BA1A3A"/>
    <w:rsid w:val="00BA1BC6"/>
    <w:rsid w:val="00BA1E6B"/>
    <w:rsid w:val="00BA2D3E"/>
    <w:rsid w:val="00BA2F77"/>
    <w:rsid w:val="00BA35FA"/>
    <w:rsid w:val="00BA3AC5"/>
    <w:rsid w:val="00BA45F4"/>
    <w:rsid w:val="00BA4655"/>
    <w:rsid w:val="00BA4B7F"/>
    <w:rsid w:val="00BA4C28"/>
    <w:rsid w:val="00BA4DC3"/>
    <w:rsid w:val="00BA59F0"/>
    <w:rsid w:val="00BA5E13"/>
    <w:rsid w:val="00BA5FBB"/>
    <w:rsid w:val="00BA62EE"/>
    <w:rsid w:val="00BA666C"/>
    <w:rsid w:val="00BA6B70"/>
    <w:rsid w:val="00BA7339"/>
    <w:rsid w:val="00BA73C4"/>
    <w:rsid w:val="00BA750A"/>
    <w:rsid w:val="00BB0048"/>
    <w:rsid w:val="00BB08F0"/>
    <w:rsid w:val="00BB110C"/>
    <w:rsid w:val="00BB125A"/>
    <w:rsid w:val="00BB12EB"/>
    <w:rsid w:val="00BB153B"/>
    <w:rsid w:val="00BB162F"/>
    <w:rsid w:val="00BB173B"/>
    <w:rsid w:val="00BB1D55"/>
    <w:rsid w:val="00BB2B0B"/>
    <w:rsid w:val="00BB2E81"/>
    <w:rsid w:val="00BB31F9"/>
    <w:rsid w:val="00BB3362"/>
    <w:rsid w:val="00BB353A"/>
    <w:rsid w:val="00BB3BFB"/>
    <w:rsid w:val="00BB3DF9"/>
    <w:rsid w:val="00BB4130"/>
    <w:rsid w:val="00BB4178"/>
    <w:rsid w:val="00BB4CBB"/>
    <w:rsid w:val="00BB59F0"/>
    <w:rsid w:val="00BB63C9"/>
    <w:rsid w:val="00BB63F6"/>
    <w:rsid w:val="00BB6E11"/>
    <w:rsid w:val="00BB76D7"/>
    <w:rsid w:val="00BB78E2"/>
    <w:rsid w:val="00BB7DAC"/>
    <w:rsid w:val="00BB7DDA"/>
    <w:rsid w:val="00BB7E02"/>
    <w:rsid w:val="00BC100C"/>
    <w:rsid w:val="00BC19F5"/>
    <w:rsid w:val="00BC1A5E"/>
    <w:rsid w:val="00BC1DCC"/>
    <w:rsid w:val="00BC1DFD"/>
    <w:rsid w:val="00BC291C"/>
    <w:rsid w:val="00BC298C"/>
    <w:rsid w:val="00BC2A6E"/>
    <w:rsid w:val="00BC3DF6"/>
    <w:rsid w:val="00BC486A"/>
    <w:rsid w:val="00BC49D7"/>
    <w:rsid w:val="00BC4C15"/>
    <w:rsid w:val="00BC5644"/>
    <w:rsid w:val="00BC567F"/>
    <w:rsid w:val="00BC5817"/>
    <w:rsid w:val="00BC590C"/>
    <w:rsid w:val="00BC5AAC"/>
    <w:rsid w:val="00BC5B04"/>
    <w:rsid w:val="00BC6442"/>
    <w:rsid w:val="00BC7075"/>
    <w:rsid w:val="00BC756E"/>
    <w:rsid w:val="00BC76A3"/>
    <w:rsid w:val="00BD009D"/>
    <w:rsid w:val="00BD08F9"/>
    <w:rsid w:val="00BD0A39"/>
    <w:rsid w:val="00BD0EEC"/>
    <w:rsid w:val="00BD106B"/>
    <w:rsid w:val="00BD155D"/>
    <w:rsid w:val="00BD1B9F"/>
    <w:rsid w:val="00BD2530"/>
    <w:rsid w:val="00BD27E9"/>
    <w:rsid w:val="00BD321A"/>
    <w:rsid w:val="00BD34BF"/>
    <w:rsid w:val="00BD39C0"/>
    <w:rsid w:val="00BD3AA9"/>
    <w:rsid w:val="00BD402E"/>
    <w:rsid w:val="00BD4692"/>
    <w:rsid w:val="00BD4882"/>
    <w:rsid w:val="00BD4A59"/>
    <w:rsid w:val="00BD5065"/>
    <w:rsid w:val="00BD5424"/>
    <w:rsid w:val="00BD58A1"/>
    <w:rsid w:val="00BD5B73"/>
    <w:rsid w:val="00BD6261"/>
    <w:rsid w:val="00BD6701"/>
    <w:rsid w:val="00BD67BA"/>
    <w:rsid w:val="00BD7454"/>
    <w:rsid w:val="00BD777D"/>
    <w:rsid w:val="00BD7CA4"/>
    <w:rsid w:val="00BE0092"/>
    <w:rsid w:val="00BE11B1"/>
    <w:rsid w:val="00BE1CA5"/>
    <w:rsid w:val="00BE282A"/>
    <w:rsid w:val="00BE2A19"/>
    <w:rsid w:val="00BE3903"/>
    <w:rsid w:val="00BE40D2"/>
    <w:rsid w:val="00BE4EBD"/>
    <w:rsid w:val="00BE5714"/>
    <w:rsid w:val="00BE58FF"/>
    <w:rsid w:val="00BE6122"/>
    <w:rsid w:val="00BE63F6"/>
    <w:rsid w:val="00BE6604"/>
    <w:rsid w:val="00BE66C4"/>
    <w:rsid w:val="00BE734B"/>
    <w:rsid w:val="00BE74A2"/>
    <w:rsid w:val="00BE75BA"/>
    <w:rsid w:val="00BE779C"/>
    <w:rsid w:val="00BE7865"/>
    <w:rsid w:val="00BE7F98"/>
    <w:rsid w:val="00BF000B"/>
    <w:rsid w:val="00BF0411"/>
    <w:rsid w:val="00BF0EA4"/>
    <w:rsid w:val="00BF2508"/>
    <w:rsid w:val="00BF2812"/>
    <w:rsid w:val="00BF2978"/>
    <w:rsid w:val="00BF2A01"/>
    <w:rsid w:val="00BF2AE6"/>
    <w:rsid w:val="00BF2B35"/>
    <w:rsid w:val="00BF319C"/>
    <w:rsid w:val="00BF3635"/>
    <w:rsid w:val="00BF3FCC"/>
    <w:rsid w:val="00BF40AE"/>
    <w:rsid w:val="00BF44A9"/>
    <w:rsid w:val="00BF4787"/>
    <w:rsid w:val="00BF4FE9"/>
    <w:rsid w:val="00BF554A"/>
    <w:rsid w:val="00BF5D1B"/>
    <w:rsid w:val="00BF63D1"/>
    <w:rsid w:val="00BF7263"/>
    <w:rsid w:val="00BF7276"/>
    <w:rsid w:val="00BF7A12"/>
    <w:rsid w:val="00BF7D72"/>
    <w:rsid w:val="00BF7F6E"/>
    <w:rsid w:val="00C00006"/>
    <w:rsid w:val="00C00026"/>
    <w:rsid w:val="00C00800"/>
    <w:rsid w:val="00C010E1"/>
    <w:rsid w:val="00C01333"/>
    <w:rsid w:val="00C016EB"/>
    <w:rsid w:val="00C01721"/>
    <w:rsid w:val="00C017E8"/>
    <w:rsid w:val="00C0203E"/>
    <w:rsid w:val="00C02728"/>
    <w:rsid w:val="00C02F8D"/>
    <w:rsid w:val="00C03412"/>
    <w:rsid w:val="00C03B2F"/>
    <w:rsid w:val="00C04440"/>
    <w:rsid w:val="00C045BF"/>
    <w:rsid w:val="00C04772"/>
    <w:rsid w:val="00C04AEB"/>
    <w:rsid w:val="00C04C27"/>
    <w:rsid w:val="00C04EED"/>
    <w:rsid w:val="00C04F0B"/>
    <w:rsid w:val="00C0542F"/>
    <w:rsid w:val="00C0582B"/>
    <w:rsid w:val="00C05C2E"/>
    <w:rsid w:val="00C05D63"/>
    <w:rsid w:val="00C05F9D"/>
    <w:rsid w:val="00C0605F"/>
    <w:rsid w:val="00C06542"/>
    <w:rsid w:val="00C0654C"/>
    <w:rsid w:val="00C06C02"/>
    <w:rsid w:val="00C07197"/>
    <w:rsid w:val="00C07499"/>
    <w:rsid w:val="00C078B0"/>
    <w:rsid w:val="00C07A28"/>
    <w:rsid w:val="00C07A2C"/>
    <w:rsid w:val="00C07B9A"/>
    <w:rsid w:val="00C07C78"/>
    <w:rsid w:val="00C107A5"/>
    <w:rsid w:val="00C10EAC"/>
    <w:rsid w:val="00C110A5"/>
    <w:rsid w:val="00C110AD"/>
    <w:rsid w:val="00C11653"/>
    <w:rsid w:val="00C13320"/>
    <w:rsid w:val="00C133FA"/>
    <w:rsid w:val="00C1366B"/>
    <w:rsid w:val="00C136FE"/>
    <w:rsid w:val="00C14796"/>
    <w:rsid w:val="00C14A58"/>
    <w:rsid w:val="00C14E2C"/>
    <w:rsid w:val="00C15452"/>
    <w:rsid w:val="00C1574E"/>
    <w:rsid w:val="00C15AAF"/>
    <w:rsid w:val="00C15ABD"/>
    <w:rsid w:val="00C15C6E"/>
    <w:rsid w:val="00C15DC9"/>
    <w:rsid w:val="00C15FAA"/>
    <w:rsid w:val="00C1655B"/>
    <w:rsid w:val="00C16CC8"/>
    <w:rsid w:val="00C17411"/>
    <w:rsid w:val="00C1743C"/>
    <w:rsid w:val="00C17CD2"/>
    <w:rsid w:val="00C20087"/>
    <w:rsid w:val="00C2078D"/>
    <w:rsid w:val="00C214C6"/>
    <w:rsid w:val="00C21509"/>
    <w:rsid w:val="00C21747"/>
    <w:rsid w:val="00C21A09"/>
    <w:rsid w:val="00C21E54"/>
    <w:rsid w:val="00C220EE"/>
    <w:rsid w:val="00C227A5"/>
    <w:rsid w:val="00C22E84"/>
    <w:rsid w:val="00C2313E"/>
    <w:rsid w:val="00C2323E"/>
    <w:rsid w:val="00C24F2D"/>
    <w:rsid w:val="00C2503C"/>
    <w:rsid w:val="00C25DD0"/>
    <w:rsid w:val="00C26EF1"/>
    <w:rsid w:val="00C27145"/>
    <w:rsid w:val="00C27352"/>
    <w:rsid w:val="00C2742B"/>
    <w:rsid w:val="00C3093A"/>
    <w:rsid w:val="00C31492"/>
    <w:rsid w:val="00C317CF"/>
    <w:rsid w:val="00C31CDD"/>
    <w:rsid w:val="00C32405"/>
    <w:rsid w:val="00C32560"/>
    <w:rsid w:val="00C3264F"/>
    <w:rsid w:val="00C33268"/>
    <w:rsid w:val="00C3330D"/>
    <w:rsid w:val="00C3354B"/>
    <w:rsid w:val="00C33AA4"/>
    <w:rsid w:val="00C33F94"/>
    <w:rsid w:val="00C34267"/>
    <w:rsid w:val="00C348B5"/>
    <w:rsid w:val="00C34B7E"/>
    <w:rsid w:val="00C35683"/>
    <w:rsid w:val="00C36190"/>
    <w:rsid w:val="00C36B23"/>
    <w:rsid w:val="00C37802"/>
    <w:rsid w:val="00C37AAD"/>
    <w:rsid w:val="00C37F9C"/>
    <w:rsid w:val="00C40956"/>
    <w:rsid w:val="00C414E3"/>
    <w:rsid w:val="00C41B0D"/>
    <w:rsid w:val="00C431BF"/>
    <w:rsid w:val="00C4326C"/>
    <w:rsid w:val="00C437AA"/>
    <w:rsid w:val="00C43F5D"/>
    <w:rsid w:val="00C44110"/>
    <w:rsid w:val="00C44F44"/>
    <w:rsid w:val="00C45568"/>
    <w:rsid w:val="00C45CCB"/>
    <w:rsid w:val="00C46195"/>
    <w:rsid w:val="00C46417"/>
    <w:rsid w:val="00C4670A"/>
    <w:rsid w:val="00C4686B"/>
    <w:rsid w:val="00C46C87"/>
    <w:rsid w:val="00C46D99"/>
    <w:rsid w:val="00C4704D"/>
    <w:rsid w:val="00C47093"/>
    <w:rsid w:val="00C47B54"/>
    <w:rsid w:val="00C502A6"/>
    <w:rsid w:val="00C50BA7"/>
    <w:rsid w:val="00C50BAD"/>
    <w:rsid w:val="00C51226"/>
    <w:rsid w:val="00C51735"/>
    <w:rsid w:val="00C5187C"/>
    <w:rsid w:val="00C51A51"/>
    <w:rsid w:val="00C51EA3"/>
    <w:rsid w:val="00C52D2B"/>
    <w:rsid w:val="00C5307E"/>
    <w:rsid w:val="00C53128"/>
    <w:rsid w:val="00C538EC"/>
    <w:rsid w:val="00C539C7"/>
    <w:rsid w:val="00C53E18"/>
    <w:rsid w:val="00C54333"/>
    <w:rsid w:val="00C54CA1"/>
    <w:rsid w:val="00C54EB3"/>
    <w:rsid w:val="00C5605F"/>
    <w:rsid w:val="00C5618E"/>
    <w:rsid w:val="00C563EC"/>
    <w:rsid w:val="00C56B9E"/>
    <w:rsid w:val="00C574EB"/>
    <w:rsid w:val="00C576DA"/>
    <w:rsid w:val="00C57712"/>
    <w:rsid w:val="00C604EB"/>
    <w:rsid w:val="00C606B0"/>
    <w:rsid w:val="00C60FE3"/>
    <w:rsid w:val="00C6164C"/>
    <w:rsid w:val="00C616EC"/>
    <w:rsid w:val="00C61EAD"/>
    <w:rsid w:val="00C621B0"/>
    <w:rsid w:val="00C626DA"/>
    <w:rsid w:val="00C6294D"/>
    <w:rsid w:val="00C62DFC"/>
    <w:rsid w:val="00C63B9A"/>
    <w:rsid w:val="00C64345"/>
    <w:rsid w:val="00C651E5"/>
    <w:rsid w:val="00C65E96"/>
    <w:rsid w:val="00C66110"/>
    <w:rsid w:val="00C66B08"/>
    <w:rsid w:val="00C6766F"/>
    <w:rsid w:val="00C676D3"/>
    <w:rsid w:val="00C67C8B"/>
    <w:rsid w:val="00C702DB"/>
    <w:rsid w:val="00C70CDB"/>
    <w:rsid w:val="00C71C38"/>
    <w:rsid w:val="00C71DB3"/>
    <w:rsid w:val="00C730CD"/>
    <w:rsid w:val="00C73489"/>
    <w:rsid w:val="00C73493"/>
    <w:rsid w:val="00C73F57"/>
    <w:rsid w:val="00C73FFB"/>
    <w:rsid w:val="00C74479"/>
    <w:rsid w:val="00C744B5"/>
    <w:rsid w:val="00C744E7"/>
    <w:rsid w:val="00C7563B"/>
    <w:rsid w:val="00C75EC7"/>
    <w:rsid w:val="00C76306"/>
    <w:rsid w:val="00C7637D"/>
    <w:rsid w:val="00C765CC"/>
    <w:rsid w:val="00C7699D"/>
    <w:rsid w:val="00C76C65"/>
    <w:rsid w:val="00C77F22"/>
    <w:rsid w:val="00C7E5E8"/>
    <w:rsid w:val="00C8006D"/>
    <w:rsid w:val="00C80301"/>
    <w:rsid w:val="00C80A2C"/>
    <w:rsid w:val="00C80F4F"/>
    <w:rsid w:val="00C818D6"/>
    <w:rsid w:val="00C81902"/>
    <w:rsid w:val="00C819EC"/>
    <w:rsid w:val="00C82B4C"/>
    <w:rsid w:val="00C82D5F"/>
    <w:rsid w:val="00C82FCA"/>
    <w:rsid w:val="00C83589"/>
    <w:rsid w:val="00C835E8"/>
    <w:rsid w:val="00C839B8"/>
    <w:rsid w:val="00C83D96"/>
    <w:rsid w:val="00C84158"/>
    <w:rsid w:val="00C84F20"/>
    <w:rsid w:val="00C859A3"/>
    <w:rsid w:val="00C85B0C"/>
    <w:rsid w:val="00C85CC0"/>
    <w:rsid w:val="00C85EA3"/>
    <w:rsid w:val="00C864E5"/>
    <w:rsid w:val="00C86751"/>
    <w:rsid w:val="00C86888"/>
    <w:rsid w:val="00C86C52"/>
    <w:rsid w:val="00C86D37"/>
    <w:rsid w:val="00C86E06"/>
    <w:rsid w:val="00C86EBB"/>
    <w:rsid w:val="00C87E61"/>
    <w:rsid w:val="00C87F63"/>
    <w:rsid w:val="00C90281"/>
    <w:rsid w:val="00C904A8"/>
    <w:rsid w:val="00C90790"/>
    <w:rsid w:val="00C90BB6"/>
    <w:rsid w:val="00C90CB0"/>
    <w:rsid w:val="00C911F1"/>
    <w:rsid w:val="00C915A6"/>
    <w:rsid w:val="00C918C9"/>
    <w:rsid w:val="00C91CC1"/>
    <w:rsid w:val="00C92029"/>
    <w:rsid w:val="00C920C4"/>
    <w:rsid w:val="00C923FA"/>
    <w:rsid w:val="00C9272A"/>
    <w:rsid w:val="00C92CB3"/>
    <w:rsid w:val="00C93C5B"/>
    <w:rsid w:val="00C93EDC"/>
    <w:rsid w:val="00C93F8E"/>
    <w:rsid w:val="00C93FCA"/>
    <w:rsid w:val="00C949A2"/>
    <w:rsid w:val="00C94A9C"/>
    <w:rsid w:val="00C956A9"/>
    <w:rsid w:val="00C95A8B"/>
    <w:rsid w:val="00C95B1F"/>
    <w:rsid w:val="00C95BB1"/>
    <w:rsid w:val="00C95E8E"/>
    <w:rsid w:val="00C9656C"/>
    <w:rsid w:val="00C96654"/>
    <w:rsid w:val="00C9713F"/>
    <w:rsid w:val="00C9718C"/>
    <w:rsid w:val="00C97254"/>
    <w:rsid w:val="00C973A3"/>
    <w:rsid w:val="00C9749E"/>
    <w:rsid w:val="00C97992"/>
    <w:rsid w:val="00C97C19"/>
    <w:rsid w:val="00C97F45"/>
    <w:rsid w:val="00CA04CF"/>
    <w:rsid w:val="00CA073E"/>
    <w:rsid w:val="00CA098C"/>
    <w:rsid w:val="00CA0C13"/>
    <w:rsid w:val="00CA1985"/>
    <w:rsid w:val="00CA1B0C"/>
    <w:rsid w:val="00CA1C51"/>
    <w:rsid w:val="00CA25FA"/>
    <w:rsid w:val="00CA2687"/>
    <w:rsid w:val="00CA2A23"/>
    <w:rsid w:val="00CA2C95"/>
    <w:rsid w:val="00CA2E10"/>
    <w:rsid w:val="00CA2FDC"/>
    <w:rsid w:val="00CA3162"/>
    <w:rsid w:val="00CA3384"/>
    <w:rsid w:val="00CA364E"/>
    <w:rsid w:val="00CA3765"/>
    <w:rsid w:val="00CA3DE3"/>
    <w:rsid w:val="00CA3F25"/>
    <w:rsid w:val="00CA41FB"/>
    <w:rsid w:val="00CA4D2D"/>
    <w:rsid w:val="00CA4EA3"/>
    <w:rsid w:val="00CA55F5"/>
    <w:rsid w:val="00CA5645"/>
    <w:rsid w:val="00CA56C0"/>
    <w:rsid w:val="00CA5DA9"/>
    <w:rsid w:val="00CA6459"/>
    <w:rsid w:val="00CA6501"/>
    <w:rsid w:val="00CA6648"/>
    <w:rsid w:val="00CA6BD4"/>
    <w:rsid w:val="00CA70D6"/>
    <w:rsid w:val="00CB05DA"/>
    <w:rsid w:val="00CB10FD"/>
    <w:rsid w:val="00CB12E8"/>
    <w:rsid w:val="00CB14D8"/>
    <w:rsid w:val="00CB1B56"/>
    <w:rsid w:val="00CB21BE"/>
    <w:rsid w:val="00CB2FC1"/>
    <w:rsid w:val="00CB3B0C"/>
    <w:rsid w:val="00CB4352"/>
    <w:rsid w:val="00CB4497"/>
    <w:rsid w:val="00CB45EE"/>
    <w:rsid w:val="00CB4F12"/>
    <w:rsid w:val="00CB5532"/>
    <w:rsid w:val="00CB6565"/>
    <w:rsid w:val="00CB6D06"/>
    <w:rsid w:val="00CB70BE"/>
    <w:rsid w:val="00CB77E7"/>
    <w:rsid w:val="00CB7893"/>
    <w:rsid w:val="00CB79C6"/>
    <w:rsid w:val="00CC1D49"/>
    <w:rsid w:val="00CC1D92"/>
    <w:rsid w:val="00CC2112"/>
    <w:rsid w:val="00CC2AAA"/>
    <w:rsid w:val="00CC2AD1"/>
    <w:rsid w:val="00CC2D91"/>
    <w:rsid w:val="00CC2DB7"/>
    <w:rsid w:val="00CC35F8"/>
    <w:rsid w:val="00CC4038"/>
    <w:rsid w:val="00CC41F1"/>
    <w:rsid w:val="00CC4272"/>
    <w:rsid w:val="00CC43C5"/>
    <w:rsid w:val="00CC44B8"/>
    <w:rsid w:val="00CC46A8"/>
    <w:rsid w:val="00CC4BFC"/>
    <w:rsid w:val="00CC4C2C"/>
    <w:rsid w:val="00CC4E30"/>
    <w:rsid w:val="00CC56E0"/>
    <w:rsid w:val="00CC5E9C"/>
    <w:rsid w:val="00CC640F"/>
    <w:rsid w:val="00CC686F"/>
    <w:rsid w:val="00CC6E62"/>
    <w:rsid w:val="00CC72A9"/>
    <w:rsid w:val="00CC7632"/>
    <w:rsid w:val="00CD01DE"/>
    <w:rsid w:val="00CD074D"/>
    <w:rsid w:val="00CD0CB1"/>
    <w:rsid w:val="00CD0EBC"/>
    <w:rsid w:val="00CD135B"/>
    <w:rsid w:val="00CD199D"/>
    <w:rsid w:val="00CD37DC"/>
    <w:rsid w:val="00CD3B04"/>
    <w:rsid w:val="00CD3E7E"/>
    <w:rsid w:val="00CD446B"/>
    <w:rsid w:val="00CD452C"/>
    <w:rsid w:val="00CD498F"/>
    <w:rsid w:val="00CD4BDB"/>
    <w:rsid w:val="00CD5612"/>
    <w:rsid w:val="00CD563F"/>
    <w:rsid w:val="00CD58F2"/>
    <w:rsid w:val="00CD5C0E"/>
    <w:rsid w:val="00CD6B0A"/>
    <w:rsid w:val="00CD6EED"/>
    <w:rsid w:val="00CD74BD"/>
    <w:rsid w:val="00CD7A4A"/>
    <w:rsid w:val="00CD7DF9"/>
    <w:rsid w:val="00CD7E42"/>
    <w:rsid w:val="00CD7FCE"/>
    <w:rsid w:val="00CE03A0"/>
    <w:rsid w:val="00CE0C17"/>
    <w:rsid w:val="00CE1BE8"/>
    <w:rsid w:val="00CE1D1B"/>
    <w:rsid w:val="00CE2823"/>
    <w:rsid w:val="00CE3B62"/>
    <w:rsid w:val="00CE4263"/>
    <w:rsid w:val="00CE4427"/>
    <w:rsid w:val="00CE4BFC"/>
    <w:rsid w:val="00CE5063"/>
    <w:rsid w:val="00CE5290"/>
    <w:rsid w:val="00CE5382"/>
    <w:rsid w:val="00CE5915"/>
    <w:rsid w:val="00CE5927"/>
    <w:rsid w:val="00CE674C"/>
    <w:rsid w:val="00CE6753"/>
    <w:rsid w:val="00CE68BF"/>
    <w:rsid w:val="00CE6D05"/>
    <w:rsid w:val="00CE6D31"/>
    <w:rsid w:val="00CF068E"/>
    <w:rsid w:val="00CF156E"/>
    <w:rsid w:val="00CF1982"/>
    <w:rsid w:val="00CF2AE2"/>
    <w:rsid w:val="00CF35A8"/>
    <w:rsid w:val="00CF3976"/>
    <w:rsid w:val="00CF3CC8"/>
    <w:rsid w:val="00CF3D61"/>
    <w:rsid w:val="00CF42E7"/>
    <w:rsid w:val="00CF43E2"/>
    <w:rsid w:val="00CF43F2"/>
    <w:rsid w:val="00CF472F"/>
    <w:rsid w:val="00CF4BB3"/>
    <w:rsid w:val="00CF4EC5"/>
    <w:rsid w:val="00CF5100"/>
    <w:rsid w:val="00CF556F"/>
    <w:rsid w:val="00CF584B"/>
    <w:rsid w:val="00CF5C67"/>
    <w:rsid w:val="00CF62C8"/>
    <w:rsid w:val="00CF723C"/>
    <w:rsid w:val="00CF7469"/>
    <w:rsid w:val="00CF7A67"/>
    <w:rsid w:val="00CF7ED9"/>
    <w:rsid w:val="00CF7F32"/>
    <w:rsid w:val="00D003EB"/>
    <w:rsid w:val="00D005F2"/>
    <w:rsid w:val="00D00FDC"/>
    <w:rsid w:val="00D0126B"/>
    <w:rsid w:val="00D012A2"/>
    <w:rsid w:val="00D0196C"/>
    <w:rsid w:val="00D02045"/>
    <w:rsid w:val="00D02070"/>
    <w:rsid w:val="00D02344"/>
    <w:rsid w:val="00D02ECA"/>
    <w:rsid w:val="00D03020"/>
    <w:rsid w:val="00D034D7"/>
    <w:rsid w:val="00D0376B"/>
    <w:rsid w:val="00D0440D"/>
    <w:rsid w:val="00D04A1F"/>
    <w:rsid w:val="00D04FA2"/>
    <w:rsid w:val="00D0559E"/>
    <w:rsid w:val="00D05BA8"/>
    <w:rsid w:val="00D06828"/>
    <w:rsid w:val="00D069D6"/>
    <w:rsid w:val="00D06F4D"/>
    <w:rsid w:val="00D0728D"/>
    <w:rsid w:val="00D07401"/>
    <w:rsid w:val="00D0768D"/>
    <w:rsid w:val="00D07AE6"/>
    <w:rsid w:val="00D10FFF"/>
    <w:rsid w:val="00D11D73"/>
    <w:rsid w:val="00D1237E"/>
    <w:rsid w:val="00D123F5"/>
    <w:rsid w:val="00D126B5"/>
    <w:rsid w:val="00D12732"/>
    <w:rsid w:val="00D12882"/>
    <w:rsid w:val="00D12B3D"/>
    <w:rsid w:val="00D13B9F"/>
    <w:rsid w:val="00D13C1E"/>
    <w:rsid w:val="00D13DA5"/>
    <w:rsid w:val="00D146C1"/>
    <w:rsid w:val="00D14739"/>
    <w:rsid w:val="00D154F0"/>
    <w:rsid w:val="00D15C28"/>
    <w:rsid w:val="00D17AD1"/>
    <w:rsid w:val="00D224FE"/>
    <w:rsid w:val="00D226C8"/>
    <w:rsid w:val="00D22781"/>
    <w:rsid w:val="00D228C2"/>
    <w:rsid w:val="00D22B56"/>
    <w:rsid w:val="00D22DD2"/>
    <w:rsid w:val="00D232C5"/>
    <w:rsid w:val="00D235EF"/>
    <w:rsid w:val="00D238D7"/>
    <w:rsid w:val="00D2449B"/>
    <w:rsid w:val="00D24689"/>
    <w:rsid w:val="00D24FF4"/>
    <w:rsid w:val="00D258BA"/>
    <w:rsid w:val="00D25B21"/>
    <w:rsid w:val="00D25FD3"/>
    <w:rsid w:val="00D268A2"/>
    <w:rsid w:val="00D269C6"/>
    <w:rsid w:val="00D26CB2"/>
    <w:rsid w:val="00D26ED5"/>
    <w:rsid w:val="00D2715A"/>
    <w:rsid w:val="00D271CB"/>
    <w:rsid w:val="00D2747C"/>
    <w:rsid w:val="00D27ACB"/>
    <w:rsid w:val="00D27B03"/>
    <w:rsid w:val="00D2CE39"/>
    <w:rsid w:val="00D3056B"/>
    <w:rsid w:val="00D30C0B"/>
    <w:rsid w:val="00D30E3E"/>
    <w:rsid w:val="00D31A01"/>
    <w:rsid w:val="00D31B28"/>
    <w:rsid w:val="00D32808"/>
    <w:rsid w:val="00D32FFB"/>
    <w:rsid w:val="00D33166"/>
    <w:rsid w:val="00D3366E"/>
    <w:rsid w:val="00D33AAB"/>
    <w:rsid w:val="00D340DE"/>
    <w:rsid w:val="00D341CF"/>
    <w:rsid w:val="00D34599"/>
    <w:rsid w:val="00D3540B"/>
    <w:rsid w:val="00D35446"/>
    <w:rsid w:val="00D37208"/>
    <w:rsid w:val="00D375FD"/>
    <w:rsid w:val="00D37796"/>
    <w:rsid w:val="00D379C2"/>
    <w:rsid w:val="00D37EB7"/>
    <w:rsid w:val="00D405C4"/>
    <w:rsid w:val="00D40C97"/>
    <w:rsid w:val="00D4124A"/>
    <w:rsid w:val="00D4127C"/>
    <w:rsid w:val="00D4131A"/>
    <w:rsid w:val="00D417D6"/>
    <w:rsid w:val="00D418F7"/>
    <w:rsid w:val="00D41BBF"/>
    <w:rsid w:val="00D424E4"/>
    <w:rsid w:val="00D426A4"/>
    <w:rsid w:val="00D438BD"/>
    <w:rsid w:val="00D44329"/>
    <w:rsid w:val="00D45DC2"/>
    <w:rsid w:val="00D4605E"/>
    <w:rsid w:val="00D4752E"/>
    <w:rsid w:val="00D47536"/>
    <w:rsid w:val="00D47581"/>
    <w:rsid w:val="00D47657"/>
    <w:rsid w:val="00D47801"/>
    <w:rsid w:val="00D47C16"/>
    <w:rsid w:val="00D47C1A"/>
    <w:rsid w:val="00D47EBB"/>
    <w:rsid w:val="00D503B9"/>
    <w:rsid w:val="00D50AB8"/>
    <w:rsid w:val="00D50ED2"/>
    <w:rsid w:val="00D5125F"/>
    <w:rsid w:val="00D51B86"/>
    <w:rsid w:val="00D51D6C"/>
    <w:rsid w:val="00D51DD9"/>
    <w:rsid w:val="00D51E81"/>
    <w:rsid w:val="00D5250F"/>
    <w:rsid w:val="00D538DC"/>
    <w:rsid w:val="00D53D7D"/>
    <w:rsid w:val="00D5473E"/>
    <w:rsid w:val="00D54A80"/>
    <w:rsid w:val="00D55053"/>
    <w:rsid w:val="00D55635"/>
    <w:rsid w:val="00D55CD5"/>
    <w:rsid w:val="00D567B1"/>
    <w:rsid w:val="00D56B38"/>
    <w:rsid w:val="00D56D7A"/>
    <w:rsid w:val="00D575F8"/>
    <w:rsid w:val="00D57876"/>
    <w:rsid w:val="00D57ADB"/>
    <w:rsid w:val="00D57BD2"/>
    <w:rsid w:val="00D60095"/>
    <w:rsid w:val="00D602D5"/>
    <w:rsid w:val="00D60B66"/>
    <w:rsid w:val="00D61126"/>
    <w:rsid w:val="00D6151A"/>
    <w:rsid w:val="00D619DB"/>
    <w:rsid w:val="00D6232F"/>
    <w:rsid w:val="00D6239F"/>
    <w:rsid w:val="00D623CD"/>
    <w:rsid w:val="00D62A5A"/>
    <w:rsid w:val="00D62F45"/>
    <w:rsid w:val="00D6334A"/>
    <w:rsid w:val="00D63756"/>
    <w:rsid w:val="00D63A28"/>
    <w:rsid w:val="00D641CF"/>
    <w:rsid w:val="00D6481F"/>
    <w:rsid w:val="00D65C3B"/>
    <w:rsid w:val="00D65E2B"/>
    <w:rsid w:val="00D666BD"/>
    <w:rsid w:val="00D66B33"/>
    <w:rsid w:val="00D67230"/>
    <w:rsid w:val="00D67551"/>
    <w:rsid w:val="00D67865"/>
    <w:rsid w:val="00D67D03"/>
    <w:rsid w:val="00D705B0"/>
    <w:rsid w:val="00D70CC8"/>
    <w:rsid w:val="00D70EF1"/>
    <w:rsid w:val="00D712C2"/>
    <w:rsid w:val="00D71435"/>
    <w:rsid w:val="00D71673"/>
    <w:rsid w:val="00D719AF"/>
    <w:rsid w:val="00D71A59"/>
    <w:rsid w:val="00D72782"/>
    <w:rsid w:val="00D7326F"/>
    <w:rsid w:val="00D73485"/>
    <w:rsid w:val="00D73B31"/>
    <w:rsid w:val="00D745C1"/>
    <w:rsid w:val="00D7465F"/>
    <w:rsid w:val="00D74D9D"/>
    <w:rsid w:val="00D75470"/>
    <w:rsid w:val="00D767FC"/>
    <w:rsid w:val="00D7709B"/>
    <w:rsid w:val="00D773F9"/>
    <w:rsid w:val="00D77518"/>
    <w:rsid w:val="00D77C98"/>
    <w:rsid w:val="00D7CF4D"/>
    <w:rsid w:val="00D80373"/>
    <w:rsid w:val="00D81073"/>
    <w:rsid w:val="00D8182C"/>
    <w:rsid w:val="00D82A5A"/>
    <w:rsid w:val="00D82DC3"/>
    <w:rsid w:val="00D83793"/>
    <w:rsid w:val="00D83EFC"/>
    <w:rsid w:val="00D844CA"/>
    <w:rsid w:val="00D84AAE"/>
    <w:rsid w:val="00D84BE1"/>
    <w:rsid w:val="00D8500B"/>
    <w:rsid w:val="00D85220"/>
    <w:rsid w:val="00D8538F"/>
    <w:rsid w:val="00D858A6"/>
    <w:rsid w:val="00D85F82"/>
    <w:rsid w:val="00D86043"/>
    <w:rsid w:val="00D86522"/>
    <w:rsid w:val="00D8679A"/>
    <w:rsid w:val="00D86D5E"/>
    <w:rsid w:val="00D86EEC"/>
    <w:rsid w:val="00D87C76"/>
    <w:rsid w:val="00D90019"/>
    <w:rsid w:val="00D903E3"/>
    <w:rsid w:val="00D907E1"/>
    <w:rsid w:val="00D90AA1"/>
    <w:rsid w:val="00D91688"/>
    <w:rsid w:val="00D91907"/>
    <w:rsid w:val="00D91C5E"/>
    <w:rsid w:val="00D91EE9"/>
    <w:rsid w:val="00D929BC"/>
    <w:rsid w:val="00D92A5A"/>
    <w:rsid w:val="00D92E33"/>
    <w:rsid w:val="00D92F30"/>
    <w:rsid w:val="00D93049"/>
    <w:rsid w:val="00D9304E"/>
    <w:rsid w:val="00D930BD"/>
    <w:rsid w:val="00D9316D"/>
    <w:rsid w:val="00D940A2"/>
    <w:rsid w:val="00D94311"/>
    <w:rsid w:val="00D94A0D"/>
    <w:rsid w:val="00D94C54"/>
    <w:rsid w:val="00D958A0"/>
    <w:rsid w:val="00D958BA"/>
    <w:rsid w:val="00D95D4C"/>
    <w:rsid w:val="00D9600F"/>
    <w:rsid w:val="00D960E3"/>
    <w:rsid w:val="00D969C5"/>
    <w:rsid w:val="00D96A47"/>
    <w:rsid w:val="00D96A8A"/>
    <w:rsid w:val="00DA0F68"/>
    <w:rsid w:val="00DA161A"/>
    <w:rsid w:val="00DA166C"/>
    <w:rsid w:val="00DA1937"/>
    <w:rsid w:val="00DA1A4D"/>
    <w:rsid w:val="00DA1CB8"/>
    <w:rsid w:val="00DA24DE"/>
    <w:rsid w:val="00DA2CDF"/>
    <w:rsid w:val="00DA2EE5"/>
    <w:rsid w:val="00DA320C"/>
    <w:rsid w:val="00DA41E7"/>
    <w:rsid w:val="00DA477F"/>
    <w:rsid w:val="00DA4822"/>
    <w:rsid w:val="00DA4B34"/>
    <w:rsid w:val="00DA4BDA"/>
    <w:rsid w:val="00DA4FD8"/>
    <w:rsid w:val="00DA5176"/>
    <w:rsid w:val="00DA5B70"/>
    <w:rsid w:val="00DA5C6F"/>
    <w:rsid w:val="00DA6236"/>
    <w:rsid w:val="00DA6F6E"/>
    <w:rsid w:val="00DA735B"/>
    <w:rsid w:val="00DA7642"/>
    <w:rsid w:val="00DB0D5D"/>
    <w:rsid w:val="00DB1432"/>
    <w:rsid w:val="00DB1514"/>
    <w:rsid w:val="00DB1FAE"/>
    <w:rsid w:val="00DB2B64"/>
    <w:rsid w:val="00DB2DA4"/>
    <w:rsid w:val="00DB33AA"/>
    <w:rsid w:val="00DB34FE"/>
    <w:rsid w:val="00DB3B54"/>
    <w:rsid w:val="00DB4188"/>
    <w:rsid w:val="00DB4E28"/>
    <w:rsid w:val="00DB4FDC"/>
    <w:rsid w:val="00DB4FE1"/>
    <w:rsid w:val="00DB5328"/>
    <w:rsid w:val="00DB55C8"/>
    <w:rsid w:val="00DB5CB4"/>
    <w:rsid w:val="00DB602D"/>
    <w:rsid w:val="00DB69D4"/>
    <w:rsid w:val="00DB69F3"/>
    <w:rsid w:val="00DB73A0"/>
    <w:rsid w:val="00DC0001"/>
    <w:rsid w:val="00DC04E7"/>
    <w:rsid w:val="00DC0515"/>
    <w:rsid w:val="00DC098D"/>
    <w:rsid w:val="00DC0E79"/>
    <w:rsid w:val="00DC12F1"/>
    <w:rsid w:val="00DC155C"/>
    <w:rsid w:val="00DC1B1D"/>
    <w:rsid w:val="00DC1E46"/>
    <w:rsid w:val="00DC1FCD"/>
    <w:rsid w:val="00DC277F"/>
    <w:rsid w:val="00DC2C9D"/>
    <w:rsid w:val="00DC2D71"/>
    <w:rsid w:val="00DC347A"/>
    <w:rsid w:val="00DC3647"/>
    <w:rsid w:val="00DC3A48"/>
    <w:rsid w:val="00DC3B1E"/>
    <w:rsid w:val="00DC426F"/>
    <w:rsid w:val="00DC44F9"/>
    <w:rsid w:val="00DC48F8"/>
    <w:rsid w:val="00DC50AD"/>
    <w:rsid w:val="00DC54E9"/>
    <w:rsid w:val="00DC653A"/>
    <w:rsid w:val="00DC761F"/>
    <w:rsid w:val="00DC7986"/>
    <w:rsid w:val="00DD0348"/>
    <w:rsid w:val="00DD06D6"/>
    <w:rsid w:val="00DD0B33"/>
    <w:rsid w:val="00DD1077"/>
    <w:rsid w:val="00DD13B4"/>
    <w:rsid w:val="00DD1A84"/>
    <w:rsid w:val="00DD1BF6"/>
    <w:rsid w:val="00DD1C1A"/>
    <w:rsid w:val="00DD1CCD"/>
    <w:rsid w:val="00DD1DAB"/>
    <w:rsid w:val="00DD23A1"/>
    <w:rsid w:val="00DD3001"/>
    <w:rsid w:val="00DD3B2E"/>
    <w:rsid w:val="00DD3B34"/>
    <w:rsid w:val="00DD4295"/>
    <w:rsid w:val="00DD4F81"/>
    <w:rsid w:val="00DD549E"/>
    <w:rsid w:val="00DD56A7"/>
    <w:rsid w:val="00DD5B8F"/>
    <w:rsid w:val="00DD64F2"/>
    <w:rsid w:val="00DD6725"/>
    <w:rsid w:val="00DD6BB9"/>
    <w:rsid w:val="00DD6C0D"/>
    <w:rsid w:val="00DD7053"/>
    <w:rsid w:val="00DD7709"/>
    <w:rsid w:val="00DD7A04"/>
    <w:rsid w:val="00DD7A83"/>
    <w:rsid w:val="00DD7CD0"/>
    <w:rsid w:val="00DD7DCE"/>
    <w:rsid w:val="00DD7E6B"/>
    <w:rsid w:val="00DE0283"/>
    <w:rsid w:val="00DE06A9"/>
    <w:rsid w:val="00DE0919"/>
    <w:rsid w:val="00DE0BF4"/>
    <w:rsid w:val="00DE0CE8"/>
    <w:rsid w:val="00DE0D17"/>
    <w:rsid w:val="00DE105A"/>
    <w:rsid w:val="00DE153F"/>
    <w:rsid w:val="00DE1572"/>
    <w:rsid w:val="00DE21B4"/>
    <w:rsid w:val="00DE220E"/>
    <w:rsid w:val="00DE2928"/>
    <w:rsid w:val="00DE29E5"/>
    <w:rsid w:val="00DE2F8D"/>
    <w:rsid w:val="00DE3C6F"/>
    <w:rsid w:val="00DE3D81"/>
    <w:rsid w:val="00DE4A5F"/>
    <w:rsid w:val="00DE4CBD"/>
    <w:rsid w:val="00DE4D31"/>
    <w:rsid w:val="00DE4EA1"/>
    <w:rsid w:val="00DE518F"/>
    <w:rsid w:val="00DE54F7"/>
    <w:rsid w:val="00DE5613"/>
    <w:rsid w:val="00DE60CF"/>
    <w:rsid w:val="00DE6256"/>
    <w:rsid w:val="00DE6EA1"/>
    <w:rsid w:val="00DE75B8"/>
    <w:rsid w:val="00DF012B"/>
    <w:rsid w:val="00DF05E2"/>
    <w:rsid w:val="00DF1116"/>
    <w:rsid w:val="00DF1572"/>
    <w:rsid w:val="00DF184F"/>
    <w:rsid w:val="00DF18AF"/>
    <w:rsid w:val="00DF1F01"/>
    <w:rsid w:val="00DF2247"/>
    <w:rsid w:val="00DF2D22"/>
    <w:rsid w:val="00DF3136"/>
    <w:rsid w:val="00DF38E8"/>
    <w:rsid w:val="00DF4934"/>
    <w:rsid w:val="00DF49AB"/>
    <w:rsid w:val="00DF50FF"/>
    <w:rsid w:val="00DF5B30"/>
    <w:rsid w:val="00DF5BA9"/>
    <w:rsid w:val="00DF5BC5"/>
    <w:rsid w:val="00DF6598"/>
    <w:rsid w:val="00DF6C6B"/>
    <w:rsid w:val="00DF72F7"/>
    <w:rsid w:val="00DF73ED"/>
    <w:rsid w:val="00DF74BC"/>
    <w:rsid w:val="00DF7595"/>
    <w:rsid w:val="00DF7A69"/>
    <w:rsid w:val="00DF7CFE"/>
    <w:rsid w:val="00DF7E38"/>
    <w:rsid w:val="00DF7FF6"/>
    <w:rsid w:val="00E0018A"/>
    <w:rsid w:val="00E009DF"/>
    <w:rsid w:val="00E00D3B"/>
    <w:rsid w:val="00E01BD1"/>
    <w:rsid w:val="00E01F11"/>
    <w:rsid w:val="00E02F20"/>
    <w:rsid w:val="00E03084"/>
    <w:rsid w:val="00E031BC"/>
    <w:rsid w:val="00E0334F"/>
    <w:rsid w:val="00E03465"/>
    <w:rsid w:val="00E0473F"/>
    <w:rsid w:val="00E04F63"/>
    <w:rsid w:val="00E059D6"/>
    <w:rsid w:val="00E05BD7"/>
    <w:rsid w:val="00E060F7"/>
    <w:rsid w:val="00E0698B"/>
    <w:rsid w:val="00E0745F"/>
    <w:rsid w:val="00E0756A"/>
    <w:rsid w:val="00E07F25"/>
    <w:rsid w:val="00E10482"/>
    <w:rsid w:val="00E10E16"/>
    <w:rsid w:val="00E11FAB"/>
    <w:rsid w:val="00E12500"/>
    <w:rsid w:val="00E1299F"/>
    <w:rsid w:val="00E12A28"/>
    <w:rsid w:val="00E12C93"/>
    <w:rsid w:val="00E13091"/>
    <w:rsid w:val="00E131D1"/>
    <w:rsid w:val="00E137E4"/>
    <w:rsid w:val="00E146B2"/>
    <w:rsid w:val="00E14877"/>
    <w:rsid w:val="00E14A3C"/>
    <w:rsid w:val="00E14B9A"/>
    <w:rsid w:val="00E15315"/>
    <w:rsid w:val="00E16531"/>
    <w:rsid w:val="00E166A1"/>
    <w:rsid w:val="00E16F66"/>
    <w:rsid w:val="00E17258"/>
    <w:rsid w:val="00E1737D"/>
    <w:rsid w:val="00E174EE"/>
    <w:rsid w:val="00E17C01"/>
    <w:rsid w:val="00E20F3C"/>
    <w:rsid w:val="00E21A63"/>
    <w:rsid w:val="00E2248F"/>
    <w:rsid w:val="00E22785"/>
    <w:rsid w:val="00E23580"/>
    <w:rsid w:val="00E26620"/>
    <w:rsid w:val="00E26E86"/>
    <w:rsid w:val="00E27A63"/>
    <w:rsid w:val="00E27FFA"/>
    <w:rsid w:val="00E30129"/>
    <w:rsid w:val="00E301AE"/>
    <w:rsid w:val="00E303FB"/>
    <w:rsid w:val="00E30AA1"/>
    <w:rsid w:val="00E31568"/>
    <w:rsid w:val="00E31919"/>
    <w:rsid w:val="00E3198D"/>
    <w:rsid w:val="00E323CA"/>
    <w:rsid w:val="00E32970"/>
    <w:rsid w:val="00E33180"/>
    <w:rsid w:val="00E33B9D"/>
    <w:rsid w:val="00E34FB8"/>
    <w:rsid w:val="00E352DB"/>
    <w:rsid w:val="00E35353"/>
    <w:rsid w:val="00E35961"/>
    <w:rsid w:val="00E35C60"/>
    <w:rsid w:val="00E35F2E"/>
    <w:rsid w:val="00E3639C"/>
    <w:rsid w:val="00E36416"/>
    <w:rsid w:val="00E3646B"/>
    <w:rsid w:val="00E36639"/>
    <w:rsid w:val="00E366D9"/>
    <w:rsid w:val="00E36C02"/>
    <w:rsid w:val="00E3701D"/>
    <w:rsid w:val="00E37333"/>
    <w:rsid w:val="00E37445"/>
    <w:rsid w:val="00E407A1"/>
    <w:rsid w:val="00E40841"/>
    <w:rsid w:val="00E4094E"/>
    <w:rsid w:val="00E40A5D"/>
    <w:rsid w:val="00E40D1F"/>
    <w:rsid w:val="00E4190F"/>
    <w:rsid w:val="00E41D3D"/>
    <w:rsid w:val="00E41E8E"/>
    <w:rsid w:val="00E422C5"/>
    <w:rsid w:val="00E42A2C"/>
    <w:rsid w:val="00E42C89"/>
    <w:rsid w:val="00E42D42"/>
    <w:rsid w:val="00E44125"/>
    <w:rsid w:val="00E4437C"/>
    <w:rsid w:val="00E444DC"/>
    <w:rsid w:val="00E44E6E"/>
    <w:rsid w:val="00E44E7E"/>
    <w:rsid w:val="00E44FF2"/>
    <w:rsid w:val="00E45A9E"/>
    <w:rsid w:val="00E46A33"/>
    <w:rsid w:val="00E473A3"/>
    <w:rsid w:val="00E47A84"/>
    <w:rsid w:val="00E47BA9"/>
    <w:rsid w:val="00E50CC8"/>
    <w:rsid w:val="00E51F3A"/>
    <w:rsid w:val="00E5284E"/>
    <w:rsid w:val="00E5364E"/>
    <w:rsid w:val="00E537A2"/>
    <w:rsid w:val="00E53929"/>
    <w:rsid w:val="00E53A6E"/>
    <w:rsid w:val="00E53AB2"/>
    <w:rsid w:val="00E53D59"/>
    <w:rsid w:val="00E53E9D"/>
    <w:rsid w:val="00E5436C"/>
    <w:rsid w:val="00E54B56"/>
    <w:rsid w:val="00E54BCD"/>
    <w:rsid w:val="00E54BD3"/>
    <w:rsid w:val="00E551F4"/>
    <w:rsid w:val="00E55400"/>
    <w:rsid w:val="00E5554E"/>
    <w:rsid w:val="00E5627E"/>
    <w:rsid w:val="00E564AF"/>
    <w:rsid w:val="00E5672E"/>
    <w:rsid w:val="00E57E20"/>
    <w:rsid w:val="00E57E64"/>
    <w:rsid w:val="00E6093F"/>
    <w:rsid w:val="00E6105C"/>
    <w:rsid w:val="00E6106C"/>
    <w:rsid w:val="00E614DD"/>
    <w:rsid w:val="00E617CC"/>
    <w:rsid w:val="00E6189C"/>
    <w:rsid w:val="00E61E67"/>
    <w:rsid w:val="00E625D1"/>
    <w:rsid w:val="00E6352D"/>
    <w:rsid w:val="00E63BE1"/>
    <w:rsid w:val="00E647AA"/>
    <w:rsid w:val="00E653DA"/>
    <w:rsid w:val="00E6588C"/>
    <w:rsid w:val="00E665E6"/>
    <w:rsid w:val="00E6675B"/>
    <w:rsid w:val="00E669AA"/>
    <w:rsid w:val="00E67673"/>
    <w:rsid w:val="00E67CB7"/>
    <w:rsid w:val="00E67E0A"/>
    <w:rsid w:val="00E7022C"/>
    <w:rsid w:val="00E70663"/>
    <w:rsid w:val="00E70668"/>
    <w:rsid w:val="00E71707"/>
    <w:rsid w:val="00E71BEB"/>
    <w:rsid w:val="00E71C28"/>
    <w:rsid w:val="00E72024"/>
    <w:rsid w:val="00E728A6"/>
    <w:rsid w:val="00E72EE4"/>
    <w:rsid w:val="00E73722"/>
    <w:rsid w:val="00E74021"/>
    <w:rsid w:val="00E7402D"/>
    <w:rsid w:val="00E7438E"/>
    <w:rsid w:val="00E74738"/>
    <w:rsid w:val="00E74C14"/>
    <w:rsid w:val="00E7500F"/>
    <w:rsid w:val="00E7546F"/>
    <w:rsid w:val="00E7669B"/>
    <w:rsid w:val="00E7680D"/>
    <w:rsid w:val="00E77046"/>
    <w:rsid w:val="00E77547"/>
    <w:rsid w:val="00E77B5D"/>
    <w:rsid w:val="00E77C2F"/>
    <w:rsid w:val="00E80557"/>
    <w:rsid w:val="00E80EFE"/>
    <w:rsid w:val="00E8175C"/>
    <w:rsid w:val="00E81BCB"/>
    <w:rsid w:val="00E81CB3"/>
    <w:rsid w:val="00E81D0D"/>
    <w:rsid w:val="00E82133"/>
    <w:rsid w:val="00E825F7"/>
    <w:rsid w:val="00E827F0"/>
    <w:rsid w:val="00E82B9B"/>
    <w:rsid w:val="00E82C48"/>
    <w:rsid w:val="00E82C8F"/>
    <w:rsid w:val="00E82FC0"/>
    <w:rsid w:val="00E8329A"/>
    <w:rsid w:val="00E842F0"/>
    <w:rsid w:val="00E848DD"/>
    <w:rsid w:val="00E85202"/>
    <w:rsid w:val="00E8551A"/>
    <w:rsid w:val="00E855EB"/>
    <w:rsid w:val="00E85964"/>
    <w:rsid w:val="00E86B24"/>
    <w:rsid w:val="00E86B2C"/>
    <w:rsid w:val="00E86E86"/>
    <w:rsid w:val="00E8723E"/>
    <w:rsid w:val="00E87712"/>
    <w:rsid w:val="00E878D8"/>
    <w:rsid w:val="00E87DB6"/>
    <w:rsid w:val="00E9088F"/>
    <w:rsid w:val="00E908DE"/>
    <w:rsid w:val="00E9145C"/>
    <w:rsid w:val="00E91792"/>
    <w:rsid w:val="00E91A65"/>
    <w:rsid w:val="00E91B47"/>
    <w:rsid w:val="00E9205D"/>
    <w:rsid w:val="00E920B2"/>
    <w:rsid w:val="00E92382"/>
    <w:rsid w:val="00E92F7D"/>
    <w:rsid w:val="00E9302B"/>
    <w:rsid w:val="00E93182"/>
    <w:rsid w:val="00E9345A"/>
    <w:rsid w:val="00E93651"/>
    <w:rsid w:val="00E94011"/>
    <w:rsid w:val="00E959DA"/>
    <w:rsid w:val="00E95FF5"/>
    <w:rsid w:val="00E9678A"/>
    <w:rsid w:val="00E96B3D"/>
    <w:rsid w:val="00E96BAC"/>
    <w:rsid w:val="00E97012"/>
    <w:rsid w:val="00E97475"/>
    <w:rsid w:val="00E976DB"/>
    <w:rsid w:val="00E97A1F"/>
    <w:rsid w:val="00E97ED8"/>
    <w:rsid w:val="00EA1A40"/>
    <w:rsid w:val="00EA1AD3"/>
    <w:rsid w:val="00EA1E74"/>
    <w:rsid w:val="00EA1FC1"/>
    <w:rsid w:val="00EA2753"/>
    <w:rsid w:val="00EA27C5"/>
    <w:rsid w:val="00EA27E1"/>
    <w:rsid w:val="00EA2B43"/>
    <w:rsid w:val="00EA2CE7"/>
    <w:rsid w:val="00EA3122"/>
    <w:rsid w:val="00EA34AB"/>
    <w:rsid w:val="00EA363E"/>
    <w:rsid w:val="00EA381B"/>
    <w:rsid w:val="00EA3A49"/>
    <w:rsid w:val="00EA409F"/>
    <w:rsid w:val="00EA40F2"/>
    <w:rsid w:val="00EA4140"/>
    <w:rsid w:val="00EA4819"/>
    <w:rsid w:val="00EA4D16"/>
    <w:rsid w:val="00EA4E44"/>
    <w:rsid w:val="00EA4F23"/>
    <w:rsid w:val="00EA50EE"/>
    <w:rsid w:val="00EA5202"/>
    <w:rsid w:val="00EA5CC4"/>
    <w:rsid w:val="00EA624E"/>
    <w:rsid w:val="00EA6D78"/>
    <w:rsid w:val="00EA6F01"/>
    <w:rsid w:val="00EA6F66"/>
    <w:rsid w:val="00EA72F8"/>
    <w:rsid w:val="00EA7E24"/>
    <w:rsid w:val="00EB03A0"/>
    <w:rsid w:val="00EB03B4"/>
    <w:rsid w:val="00EB0794"/>
    <w:rsid w:val="00EB0A9E"/>
    <w:rsid w:val="00EB11B4"/>
    <w:rsid w:val="00EB11F7"/>
    <w:rsid w:val="00EB1AD7"/>
    <w:rsid w:val="00EB1AFD"/>
    <w:rsid w:val="00EB1FE4"/>
    <w:rsid w:val="00EB234C"/>
    <w:rsid w:val="00EB2AB3"/>
    <w:rsid w:val="00EB32EA"/>
    <w:rsid w:val="00EB3348"/>
    <w:rsid w:val="00EB3FFC"/>
    <w:rsid w:val="00EB49E3"/>
    <w:rsid w:val="00EB5250"/>
    <w:rsid w:val="00EB542A"/>
    <w:rsid w:val="00EB6380"/>
    <w:rsid w:val="00EB64C7"/>
    <w:rsid w:val="00EB719E"/>
    <w:rsid w:val="00EB7399"/>
    <w:rsid w:val="00EC10AE"/>
    <w:rsid w:val="00EC193D"/>
    <w:rsid w:val="00EC1DF7"/>
    <w:rsid w:val="00EC2E28"/>
    <w:rsid w:val="00EC3984"/>
    <w:rsid w:val="00EC3CBD"/>
    <w:rsid w:val="00EC3EC2"/>
    <w:rsid w:val="00EC416B"/>
    <w:rsid w:val="00EC4CA2"/>
    <w:rsid w:val="00EC4D8C"/>
    <w:rsid w:val="00EC4D8D"/>
    <w:rsid w:val="00EC52E3"/>
    <w:rsid w:val="00EC5564"/>
    <w:rsid w:val="00EC56C4"/>
    <w:rsid w:val="00EC595A"/>
    <w:rsid w:val="00EC59CA"/>
    <w:rsid w:val="00EC5AC2"/>
    <w:rsid w:val="00EC6366"/>
    <w:rsid w:val="00EC6D5F"/>
    <w:rsid w:val="00EC726D"/>
    <w:rsid w:val="00EC7BF0"/>
    <w:rsid w:val="00ED0509"/>
    <w:rsid w:val="00ED0849"/>
    <w:rsid w:val="00ED1358"/>
    <w:rsid w:val="00ED1770"/>
    <w:rsid w:val="00ED1822"/>
    <w:rsid w:val="00ED222F"/>
    <w:rsid w:val="00ED22FF"/>
    <w:rsid w:val="00ED2C93"/>
    <w:rsid w:val="00ED2F30"/>
    <w:rsid w:val="00ED33D3"/>
    <w:rsid w:val="00ED3687"/>
    <w:rsid w:val="00ED3B31"/>
    <w:rsid w:val="00ED4161"/>
    <w:rsid w:val="00ED43BE"/>
    <w:rsid w:val="00ED4B50"/>
    <w:rsid w:val="00ED4CB1"/>
    <w:rsid w:val="00ED513B"/>
    <w:rsid w:val="00ED5319"/>
    <w:rsid w:val="00ED56D6"/>
    <w:rsid w:val="00ED586E"/>
    <w:rsid w:val="00ED5C4D"/>
    <w:rsid w:val="00ED606D"/>
    <w:rsid w:val="00ED6909"/>
    <w:rsid w:val="00ED6A58"/>
    <w:rsid w:val="00ED7074"/>
    <w:rsid w:val="00ED715F"/>
    <w:rsid w:val="00ED761B"/>
    <w:rsid w:val="00ED773B"/>
    <w:rsid w:val="00ED7DB9"/>
    <w:rsid w:val="00ED7EA1"/>
    <w:rsid w:val="00ED7F7B"/>
    <w:rsid w:val="00EE0603"/>
    <w:rsid w:val="00EE08A3"/>
    <w:rsid w:val="00EE0CED"/>
    <w:rsid w:val="00EE0D6B"/>
    <w:rsid w:val="00EE1436"/>
    <w:rsid w:val="00EE1F95"/>
    <w:rsid w:val="00EE2C5A"/>
    <w:rsid w:val="00EE33B4"/>
    <w:rsid w:val="00EE36B4"/>
    <w:rsid w:val="00EE3B85"/>
    <w:rsid w:val="00EE3BBF"/>
    <w:rsid w:val="00EE3C34"/>
    <w:rsid w:val="00EE4213"/>
    <w:rsid w:val="00EE50DB"/>
    <w:rsid w:val="00EE53FF"/>
    <w:rsid w:val="00EE5B82"/>
    <w:rsid w:val="00EE5D49"/>
    <w:rsid w:val="00EE5DA3"/>
    <w:rsid w:val="00EE604B"/>
    <w:rsid w:val="00EE618F"/>
    <w:rsid w:val="00EE67DF"/>
    <w:rsid w:val="00EE6859"/>
    <w:rsid w:val="00EE6B60"/>
    <w:rsid w:val="00EE7B9C"/>
    <w:rsid w:val="00EF04E6"/>
    <w:rsid w:val="00EF06FA"/>
    <w:rsid w:val="00EF0B53"/>
    <w:rsid w:val="00EF0BFC"/>
    <w:rsid w:val="00EF13E7"/>
    <w:rsid w:val="00EF1645"/>
    <w:rsid w:val="00EF2153"/>
    <w:rsid w:val="00EF3651"/>
    <w:rsid w:val="00EF3778"/>
    <w:rsid w:val="00EF377D"/>
    <w:rsid w:val="00EF3925"/>
    <w:rsid w:val="00EF4356"/>
    <w:rsid w:val="00EF467F"/>
    <w:rsid w:val="00EF4D98"/>
    <w:rsid w:val="00EF5095"/>
    <w:rsid w:val="00EF554B"/>
    <w:rsid w:val="00EF5A04"/>
    <w:rsid w:val="00EF5AF4"/>
    <w:rsid w:val="00EF5D4F"/>
    <w:rsid w:val="00EF60E5"/>
    <w:rsid w:val="00EF69F7"/>
    <w:rsid w:val="00EF6ABD"/>
    <w:rsid w:val="00F00583"/>
    <w:rsid w:val="00F00A9A"/>
    <w:rsid w:val="00F00C4D"/>
    <w:rsid w:val="00F011B7"/>
    <w:rsid w:val="00F015C9"/>
    <w:rsid w:val="00F015D0"/>
    <w:rsid w:val="00F01AE0"/>
    <w:rsid w:val="00F01CDC"/>
    <w:rsid w:val="00F01FD2"/>
    <w:rsid w:val="00F028CA"/>
    <w:rsid w:val="00F02E1C"/>
    <w:rsid w:val="00F030DE"/>
    <w:rsid w:val="00F03337"/>
    <w:rsid w:val="00F03638"/>
    <w:rsid w:val="00F0373E"/>
    <w:rsid w:val="00F03848"/>
    <w:rsid w:val="00F03865"/>
    <w:rsid w:val="00F039CC"/>
    <w:rsid w:val="00F03A96"/>
    <w:rsid w:val="00F03F54"/>
    <w:rsid w:val="00F04565"/>
    <w:rsid w:val="00F04BA2"/>
    <w:rsid w:val="00F05152"/>
    <w:rsid w:val="00F052BC"/>
    <w:rsid w:val="00F05C72"/>
    <w:rsid w:val="00F05D1C"/>
    <w:rsid w:val="00F05F92"/>
    <w:rsid w:val="00F06061"/>
    <w:rsid w:val="00F07CF1"/>
    <w:rsid w:val="00F10E36"/>
    <w:rsid w:val="00F11AF1"/>
    <w:rsid w:val="00F124BE"/>
    <w:rsid w:val="00F12D60"/>
    <w:rsid w:val="00F14884"/>
    <w:rsid w:val="00F14D62"/>
    <w:rsid w:val="00F14EAD"/>
    <w:rsid w:val="00F15F14"/>
    <w:rsid w:val="00F16631"/>
    <w:rsid w:val="00F16730"/>
    <w:rsid w:val="00F1677B"/>
    <w:rsid w:val="00F16CAD"/>
    <w:rsid w:val="00F17499"/>
    <w:rsid w:val="00F17B45"/>
    <w:rsid w:val="00F17E32"/>
    <w:rsid w:val="00F1B1CB"/>
    <w:rsid w:val="00F20660"/>
    <w:rsid w:val="00F20873"/>
    <w:rsid w:val="00F2092D"/>
    <w:rsid w:val="00F20FBF"/>
    <w:rsid w:val="00F21018"/>
    <w:rsid w:val="00F21631"/>
    <w:rsid w:val="00F216C6"/>
    <w:rsid w:val="00F21961"/>
    <w:rsid w:val="00F22059"/>
    <w:rsid w:val="00F22479"/>
    <w:rsid w:val="00F2336B"/>
    <w:rsid w:val="00F2434B"/>
    <w:rsid w:val="00F25291"/>
    <w:rsid w:val="00F25835"/>
    <w:rsid w:val="00F26836"/>
    <w:rsid w:val="00F271C4"/>
    <w:rsid w:val="00F278C9"/>
    <w:rsid w:val="00F279E3"/>
    <w:rsid w:val="00F27CFE"/>
    <w:rsid w:val="00F3096A"/>
    <w:rsid w:val="00F31574"/>
    <w:rsid w:val="00F320B7"/>
    <w:rsid w:val="00F3299C"/>
    <w:rsid w:val="00F332BA"/>
    <w:rsid w:val="00F33CB9"/>
    <w:rsid w:val="00F34211"/>
    <w:rsid w:val="00F342D9"/>
    <w:rsid w:val="00F343C6"/>
    <w:rsid w:val="00F34FE5"/>
    <w:rsid w:val="00F35007"/>
    <w:rsid w:val="00F35876"/>
    <w:rsid w:val="00F35D64"/>
    <w:rsid w:val="00F3603A"/>
    <w:rsid w:val="00F36450"/>
    <w:rsid w:val="00F36538"/>
    <w:rsid w:val="00F366BD"/>
    <w:rsid w:val="00F369F8"/>
    <w:rsid w:val="00F37019"/>
    <w:rsid w:val="00F370EE"/>
    <w:rsid w:val="00F3728D"/>
    <w:rsid w:val="00F37987"/>
    <w:rsid w:val="00F37B5D"/>
    <w:rsid w:val="00F37D2D"/>
    <w:rsid w:val="00F402FA"/>
    <w:rsid w:val="00F413A9"/>
    <w:rsid w:val="00F41684"/>
    <w:rsid w:val="00F41DD2"/>
    <w:rsid w:val="00F41E75"/>
    <w:rsid w:val="00F4218E"/>
    <w:rsid w:val="00F455B1"/>
    <w:rsid w:val="00F45738"/>
    <w:rsid w:val="00F460B2"/>
    <w:rsid w:val="00F4689A"/>
    <w:rsid w:val="00F4695D"/>
    <w:rsid w:val="00F470AF"/>
    <w:rsid w:val="00F47A18"/>
    <w:rsid w:val="00F47A41"/>
    <w:rsid w:val="00F47F5C"/>
    <w:rsid w:val="00F50036"/>
    <w:rsid w:val="00F50287"/>
    <w:rsid w:val="00F50D9F"/>
    <w:rsid w:val="00F50E12"/>
    <w:rsid w:val="00F5161D"/>
    <w:rsid w:val="00F518E5"/>
    <w:rsid w:val="00F51A3E"/>
    <w:rsid w:val="00F51BDD"/>
    <w:rsid w:val="00F51EEC"/>
    <w:rsid w:val="00F528FA"/>
    <w:rsid w:val="00F52E1C"/>
    <w:rsid w:val="00F53326"/>
    <w:rsid w:val="00F534FC"/>
    <w:rsid w:val="00F537BB"/>
    <w:rsid w:val="00F53D61"/>
    <w:rsid w:val="00F53E06"/>
    <w:rsid w:val="00F53EF1"/>
    <w:rsid w:val="00F54555"/>
    <w:rsid w:val="00F546F6"/>
    <w:rsid w:val="00F54781"/>
    <w:rsid w:val="00F54B30"/>
    <w:rsid w:val="00F55550"/>
    <w:rsid w:val="00F55701"/>
    <w:rsid w:val="00F55B5E"/>
    <w:rsid w:val="00F5679C"/>
    <w:rsid w:val="00F56CEA"/>
    <w:rsid w:val="00F56F6F"/>
    <w:rsid w:val="00F56FAC"/>
    <w:rsid w:val="00F57102"/>
    <w:rsid w:val="00F571FC"/>
    <w:rsid w:val="00F57AF9"/>
    <w:rsid w:val="00F60169"/>
    <w:rsid w:val="00F60396"/>
    <w:rsid w:val="00F603EF"/>
    <w:rsid w:val="00F60489"/>
    <w:rsid w:val="00F6072A"/>
    <w:rsid w:val="00F62232"/>
    <w:rsid w:val="00F6226C"/>
    <w:rsid w:val="00F629ED"/>
    <w:rsid w:val="00F62A0B"/>
    <w:rsid w:val="00F6325C"/>
    <w:rsid w:val="00F635BB"/>
    <w:rsid w:val="00F63771"/>
    <w:rsid w:val="00F63AFB"/>
    <w:rsid w:val="00F6421B"/>
    <w:rsid w:val="00F64D1A"/>
    <w:rsid w:val="00F64E6B"/>
    <w:rsid w:val="00F6578A"/>
    <w:rsid w:val="00F657C1"/>
    <w:rsid w:val="00F65A96"/>
    <w:rsid w:val="00F65F61"/>
    <w:rsid w:val="00F6663E"/>
    <w:rsid w:val="00F667F2"/>
    <w:rsid w:val="00F66BCA"/>
    <w:rsid w:val="00F66DDF"/>
    <w:rsid w:val="00F671E4"/>
    <w:rsid w:val="00F671E8"/>
    <w:rsid w:val="00F677E0"/>
    <w:rsid w:val="00F67B36"/>
    <w:rsid w:val="00F70057"/>
    <w:rsid w:val="00F706DB"/>
    <w:rsid w:val="00F70B3D"/>
    <w:rsid w:val="00F70B63"/>
    <w:rsid w:val="00F70E7D"/>
    <w:rsid w:val="00F719AB"/>
    <w:rsid w:val="00F71A9C"/>
    <w:rsid w:val="00F720BC"/>
    <w:rsid w:val="00F723FF"/>
    <w:rsid w:val="00F7372A"/>
    <w:rsid w:val="00F739C3"/>
    <w:rsid w:val="00F73AA2"/>
    <w:rsid w:val="00F73B00"/>
    <w:rsid w:val="00F7494D"/>
    <w:rsid w:val="00F756EB"/>
    <w:rsid w:val="00F757F4"/>
    <w:rsid w:val="00F75FBE"/>
    <w:rsid w:val="00F761F6"/>
    <w:rsid w:val="00F77D14"/>
    <w:rsid w:val="00F8078A"/>
    <w:rsid w:val="00F80FBD"/>
    <w:rsid w:val="00F81196"/>
    <w:rsid w:val="00F813C0"/>
    <w:rsid w:val="00F815C2"/>
    <w:rsid w:val="00F8178A"/>
    <w:rsid w:val="00F81F49"/>
    <w:rsid w:val="00F821AC"/>
    <w:rsid w:val="00F83018"/>
    <w:rsid w:val="00F831A2"/>
    <w:rsid w:val="00F84718"/>
    <w:rsid w:val="00F849F4"/>
    <w:rsid w:val="00F8513C"/>
    <w:rsid w:val="00F854E0"/>
    <w:rsid w:val="00F85508"/>
    <w:rsid w:val="00F858CF"/>
    <w:rsid w:val="00F85B65"/>
    <w:rsid w:val="00F864E4"/>
    <w:rsid w:val="00F87029"/>
    <w:rsid w:val="00F87F32"/>
    <w:rsid w:val="00F90AB3"/>
    <w:rsid w:val="00F90B99"/>
    <w:rsid w:val="00F90C3B"/>
    <w:rsid w:val="00F90D1D"/>
    <w:rsid w:val="00F915C8"/>
    <w:rsid w:val="00F91CE5"/>
    <w:rsid w:val="00F923CA"/>
    <w:rsid w:val="00F926F9"/>
    <w:rsid w:val="00F92852"/>
    <w:rsid w:val="00F92AAB"/>
    <w:rsid w:val="00F92BC9"/>
    <w:rsid w:val="00F92F7F"/>
    <w:rsid w:val="00F9334D"/>
    <w:rsid w:val="00F93A79"/>
    <w:rsid w:val="00F93F7A"/>
    <w:rsid w:val="00F944DB"/>
    <w:rsid w:val="00F9475D"/>
    <w:rsid w:val="00F94A04"/>
    <w:rsid w:val="00F94BE2"/>
    <w:rsid w:val="00F94CEA"/>
    <w:rsid w:val="00F94DEB"/>
    <w:rsid w:val="00F94F43"/>
    <w:rsid w:val="00F9512E"/>
    <w:rsid w:val="00F951F4"/>
    <w:rsid w:val="00F9531F"/>
    <w:rsid w:val="00F95C9D"/>
    <w:rsid w:val="00F96260"/>
    <w:rsid w:val="00F96611"/>
    <w:rsid w:val="00F96EA0"/>
    <w:rsid w:val="00F97456"/>
    <w:rsid w:val="00FA078D"/>
    <w:rsid w:val="00FA083E"/>
    <w:rsid w:val="00FA08F1"/>
    <w:rsid w:val="00FA0B5F"/>
    <w:rsid w:val="00FA1503"/>
    <w:rsid w:val="00FA1DE9"/>
    <w:rsid w:val="00FA1E0E"/>
    <w:rsid w:val="00FA28EB"/>
    <w:rsid w:val="00FA28F3"/>
    <w:rsid w:val="00FA2B0C"/>
    <w:rsid w:val="00FA2E41"/>
    <w:rsid w:val="00FA32AD"/>
    <w:rsid w:val="00FA3DA5"/>
    <w:rsid w:val="00FA436C"/>
    <w:rsid w:val="00FA44EF"/>
    <w:rsid w:val="00FA4724"/>
    <w:rsid w:val="00FA54AB"/>
    <w:rsid w:val="00FA62F8"/>
    <w:rsid w:val="00FA639B"/>
    <w:rsid w:val="00FA652B"/>
    <w:rsid w:val="00FA6A56"/>
    <w:rsid w:val="00FA6DE0"/>
    <w:rsid w:val="00FA786A"/>
    <w:rsid w:val="00FA7F65"/>
    <w:rsid w:val="00FB00BB"/>
    <w:rsid w:val="00FB029D"/>
    <w:rsid w:val="00FB0308"/>
    <w:rsid w:val="00FB04B8"/>
    <w:rsid w:val="00FB0EF2"/>
    <w:rsid w:val="00FB190E"/>
    <w:rsid w:val="00FB1B13"/>
    <w:rsid w:val="00FB1C40"/>
    <w:rsid w:val="00FB1F89"/>
    <w:rsid w:val="00FB1F90"/>
    <w:rsid w:val="00FB239C"/>
    <w:rsid w:val="00FB306B"/>
    <w:rsid w:val="00FB3BBB"/>
    <w:rsid w:val="00FB3E3A"/>
    <w:rsid w:val="00FB44C9"/>
    <w:rsid w:val="00FB4A58"/>
    <w:rsid w:val="00FB4EBE"/>
    <w:rsid w:val="00FB50C3"/>
    <w:rsid w:val="00FB62FB"/>
    <w:rsid w:val="00FB6447"/>
    <w:rsid w:val="00FB66E6"/>
    <w:rsid w:val="00FB6877"/>
    <w:rsid w:val="00FB6DB0"/>
    <w:rsid w:val="00FB7824"/>
    <w:rsid w:val="00FC00CE"/>
    <w:rsid w:val="00FC07AF"/>
    <w:rsid w:val="00FC0937"/>
    <w:rsid w:val="00FC10E3"/>
    <w:rsid w:val="00FC29C7"/>
    <w:rsid w:val="00FC314D"/>
    <w:rsid w:val="00FC3DEE"/>
    <w:rsid w:val="00FC3E3F"/>
    <w:rsid w:val="00FC40A7"/>
    <w:rsid w:val="00FC451B"/>
    <w:rsid w:val="00FC5015"/>
    <w:rsid w:val="00FC51C5"/>
    <w:rsid w:val="00FC52EB"/>
    <w:rsid w:val="00FC532B"/>
    <w:rsid w:val="00FC5583"/>
    <w:rsid w:val="00FC57B9"/>
    <w:rsid w:val="00FC5921"/>
    <w:rsid w:val="00FC5B54"/>
    <w:rsid w:val="00FC614E"/>
    <w:rsid w:val="00FC62CC"/>
    <w:rsid w:val="00FC62EB"/>
    <w:rsid w:val="00FC6A46"/>
    <w:rsid w:val="00FC6D8C"/>
    <w:rsid w:val="00FC6DC8"/>
    <w:rsid w:val="00FC75C8"/>
    <w:rsid w:val="00FD0007"/>
    <w:rsid w:val="00FD03B0"/>
    <w:rsid w:val="00FD0549"/>
    <w:rsid w:val="00FD072B"/>
    <w:rsid w:val="00FD0A3B"/>
    <w:rsid w:val="00FD0DB4"/>
    <w:rsid w:val="00FD0DC2"/>
    <w:rsid w:val="00FD11AC"/>
    <w:rsid w:val="00FD1428"/>
    <w:rsid w:val="00FD1F96"/>
    <w:rsid w:val="00FD22F7"/>
    <w:rsid w:val="00FD2A53"/>
    <w:rsid w:val="00FD3096"/>
    <w:rsid w:val="00FD3287"/>
    <w:rsid w:val="00FD393C"/>
    <w:rsid w:val="00FD3DA5"/>
    <w:rsid w:val="00FD401F"/>
    <w:rsid w:val="00FD5406"/>
    <w:rsid w:val="00FD564F"/>
    <w:rsid w:val="00FD5850"/>
    <w:rsid w:val="00FD5E14"/>
    <w:rsid w:val="00FD664E"/>
    <w:rsid w:val="00FD6A05"/>
    <w:rsid w:val="00FD701A"/>
    <w:rsid w:val="00FD744F"/>
    <w:rsid w:val="00FD7BA5"/>
    <w:rsid w:val="00FD7CA9"/>
    <w:rsid w:val="00FD7D23"/>
    <w:rsid w:val="00FD7EF1"/>
    <w:rsid w:val="00FE0545"/>
    <w:rsid w:val="00FE09BF"/>
    <w:rsid w:val="00FE0D27"/>
    <w:rsid w:val="00FE1810"/>
    <w:rsid w:val="00FE1A22"/>
    <w:rsid w:val="00FE1AA0"/>
    <w:rsid w:val="00FE2E89"/>
    <w:rsid w:val="00FE3D7E"/>
    <w:rsid w:val="00FE3F04"/>
    <w:rsid w:val="00FE4494"/>
    <w:rsid w:val="00FE46A4"/>
    <w:rsid w:val="00FE47E6"/>
    <w:rsid w:val="00FE4FEA"/>
    <w:rsid w:val="00FE573F"/>
    <w:rsid w:val="00FE6081"/>
    <w:rsid w:val="00FE6155"/>
    <w:rsid w:val="00FE6965"/>
    <w:rsid w:val="00FE6D17"/>
    <w:rsid w:val="00FE6DF7"/>
    <w:rsid w:val="00FE743B"/>
    <w:rsid w:val="00FE75A8"/>
    <w:rsid w:val="00FE78CF"/>
    <w:rsid w:val="00FE7A43"/>
    <w:rsid w:val="00FF0B09"/>
    <w:rsid w:val="00FF0C3D"/>
    <w:rsid w:val="00FF0C4D"/>
    <w:rsid w:val="00FF2524"/>
    <w:rsid w:val="00FF2A7A"/>
    <w:rsid w:val="00FF2CB7"/>
    <w:rsid w:val="00FF2D47"/>
    <w:rsid w:val="00FF2F09"/>
    <w:rsid w:val="00FF3B60"/>
    <w:rsid w:val="00FF3E0B"/>
    <w:rsid w:val="00FF441A"/>
    <w:rsid w:val="00FF4D4B"/>
    <w:rsid w:val="00FF52A7"/>
    <w:rsid w:val="00FF5401"/>
    <w:rsid w:val="00FF5B2E"/>
    <w:rsid w:val="00FF6865"/>
    <w:rsid w:val="00FF6C5E"/>
    <w:rsid w:val="00FF73CF"/>
    <w:rsid w:val="00FF7C31"/>
    <w:rsid w:val="0111D02D"/>
    <w:rsid w:val="01145F60"/>
    <w:rsid w:val="012285DC"/>
    <w:rsid w:val="018335CC"/>
    <w:rsid w:val="019DBC65"/>
    <w:rsid w:val="01AE3A04"/>
    <w:rsid w:val="01C09328"/>
    <w:rsid w:val="01C8FBD9"/>
    <w:rsid w:val="01D30D3F"/>
    <w:rsid w:val="01DE82A2"/>
    <w:rsid w:val="0204B060"/>
    <w:rsid w:val="021D47B3"/>
    <w:rsid w:val="023AF155"/>
    <w:rsid w:val="0262120E"/>
    <w:rsid w:val="027396EE"/>
    <w:rsid w:val="02921C2C"/>
    <w:rsid w:val="029B0C35"/>
    <w:rsid w:val="02B7DC06"/>
    <w:rsid w:val="02D6F396"/>
    <w:rsid w:val="03030955"/>
    <w:rsid w:val="030E1428"/>
    <w:rsid w:val="0317B055"/>
    <w:rsid w:val="031D5A2C"/>
    <w:rsid w:val="032990B5"/>
    <w:rsid w:val="032D8A19"/>
    <w:rsid w:val="032D9596"/>
    <w:rsid w:val="033E3C9F"/>
    <w:rsid w:val="033F3514"/>
    <w:rsid w:val="0343976E"/>
    <w:rsid w:val="0353CA4D"/>
    <w:rsid w:val="037ADDB7"/>
    <w:rsid w:val="039AEAC7"/>
    <w:rsid w:val="039E8695"/>
    <w:rsid w:val="03D6CDB8"/>
    <w:rsid w:val="03EB5606"/>
    <w:rsid w:val="03FAC1B6"/>
    <w:rsid w:val="03FEB07A"/>
    <w:rsid w:val="040B8DCB"/>
    <w:rsid w:val="040EB05E"/>
    <w:rsid w:val="0416EC43"/>
    <w:rsid w:val="041B9EA5"/>
    <w:rsid w:val="0422F64D"/>
    <w:rsid w:val="043BC2E8"/>
    <w:rsid w:val="0446E0B6"/>
    <w:rsid w:val="044F6A97"/>
    <w:rsid w:val="047BDEA3"/>
    <w:rsid w:val="0498442D"/>
    <w:rsid w:val="049B3985"/>
    <w:rsid w:val="049C2EB2"/>
    <w:rsid w:val="04A08BF8"/>
    <w:rsid w:val="04AB217C"/>
    <w:rsid w:val="04B619FA"/>
    <w:rsid w:val="04F52101"/>
    <w:rsid w:val="051C6CBC"/>
    <w:rsid w:val="051FA147"/>
    <w:rsid w:val="0532A0B7"/>
    <w:rsid w:val="053FB3D4"/>
    <w:rsid w:val="059DF98D"/>
    <w:rsid w:val="05BE500A"/>
    <w:rsid w:val="05C6A0E4"/>
    <w:rsid w:val="05CC24E5"/>
    <w:rsid w:val="05FEA345"/>
    <w:rsid w:val="05FEFE45"/>
    <w:rsid w:val="0623E617"/>
    <w:rsid w:val="0646F1DD"/>
    <w:rsid w:val="0647AF44"/>
    <w:rsid w:val="064DD049"/>
    <w:rsid w:val="0650771D"/>
    <w:rsid w:val="0656867F"/>
    <w:rsid w:val="065D0880"/>
    <w:rsid w:val="068CE905"/>
    <w:rsid w:val="069526DC"/>
    <w:rsid w:val="06AA832A"/>
    <w:rsid w:val="06ACD3B8"/>
    <w:rsid w:val="06CBCD8D"/>
    <w:rsid w:val="06D1ACCB"/>
    <w:rsid w:val="06D414A8"/>
    <w:rsid w:val="06D77697"/>
    <w:rsid w:val="06FD626B"/>
    <w:rsid w:val="07270BF3"/>
    <w:rsid w:val="0735B0F2"/>
    <w:rsid w:val="0745F749"/>
    <w:rsid w:val="076D46A1"/>
    <w:rsid w:val="07866EFE"/>
    <w:rsid w:val="07967F60"/>
    <w:rsid w:val="07A97671"/>
    <w:rsid w:val="07B02D06"/>
    <w:rsid w:val="07C2D4D4"/>
    <w:rsid w:val="07CD5EE5"/>
    <w:rsid w:val="07DD3F48"/>
    <w:rsid w:val="0893E0CA"/>
    <w:rsid w:val="08E6A7CF"/>
    <w:rsid w:val="08FF8B4D"/>
    <w:rsid w:val="09171C41"/>
    <w:rsid w:val="091DE941"/>
    <w:rsid w:val="09275ECB"/>
    <w:rsid w:val="093D89CD"/>
    <w:rsid w:val="0982A7F3"/>
    <w:rsid w:val="09903C21"/>
    <w:rsid w:val="09BA1FA7"/>
    <w:rsid w:val="09EA000F"/>
    <w:rsid w:val="09EB176B"/>
    <w:rsid w:val="09F998E4"/>
    <w:rsid w:val="0A369BC0"/>
    <w:rsid w:val="0A65A483"/>
    <w:rsid w:val="0A6B9FB6"/>
    <w:rsid w:val="0A6E2F2D"/>
    <w:rsid w:val="0A74B45D"/>
    <w:rsid w:val="0AAB25D4"/>
    <w:rsid w:val="0AAD6AC8"/>
    <w:rsid w:val="0AB6223A"/>
    <w:rsid w:val="0ABC7096"/>
    <w:rsid w:val="0AC454C5"/>
    <w:rsid w:val="0AC69A72"/>
    <w:rsid w:val="0ACF4A97"/>
    <w:rsid w:val="0AFCCB75"/>
    <w:rsid w:val="0B22DD68"/>
    <w:rsid w:val="0B2DB174"/>
    <w:rsid w:val="0B57A643"/>
    <w:rsid w:val="0B79EE8F"/>
    <w:rsid w:val="0B7A3A07"/>
    <w:rsid w:val="0B7F81F9"/>
    <w:rsid w:val="0B9261DC"/>
    <w:rsid w:val="0BA3B863"/>
    <w:rsid w:val="0BA9E52D"/>
    <w:rsid w:val="0BAE6283"/>
    <w:rsid w:val="0BDB2CB5"/>
    <w:rsid w:val="0BDBD865"/>
    <w:rsid w:val="0BEE7257"/>
    <w:rsid w:val="0C158D22"/>
    <w:rsid w:val="0C1F02F9"/>
    <w:rsid w:val="0C25C67C"/>
    <w:rsid w:val="0C3C4FEE"/>
    <w:rsid w:val="0C40B7C4"/>
    <w:rsid w:val="0C5E6F57"/>
    <w:rsid w:val="0C641B2B"/>
    <w:rsid w:val="0C760288"/>
    <w:rsid w:val="0C80921A"/>
    <w:rsid w:val="0C8EC9A2"/>
    <w:rsid w:val="0CBC127E"/>
    <w:rsid w:val="0CC08210"/>
    <w:rsid w:val="0CCD8F67"/>
    <w:rsid w:val="0CD976B7"/>
    <w:rsid w:val="0CF95602"/>
    <w:rsid w:val="0CFF19E6"/>
    <w:rsid w:val="0D257F2A"/>
    <w:rsid w:val="0D328DAC"/>
    <w:rsid w:val="0D49D532"/>
    <w:rsid w:val="0D5428C8"/>
    <w:rsid w:val="0D578C3D"/>
    <w:rsid w:val="0DC0462F"/>
    <w:rsid w:val="0DEE31E7"/>
    <w:rsid w:val="0E1D96F4"/>
    <w:rsid w:val="0E35DF51"/>
    <w:rsid w:val="0E695FC8"/>
    <w:rsid w:val="0E7DF644"/>
    <w:rsid w:val="0EDA2549"/>
    <w:rsid w:val="0EE14712"/>
    <w:rsid w:val="0F12AE81"/>
    <w:rsid w:val="0F15428A"/>
    <w:rsid w:val="0F28969C"/>
    <w:rsid w:val="0F3521EE"/>
    <w:rsid w:val="0F5D91FA"/>
    <w:rsid w:val="0F616FE4"/>
    <w:rsid w:val="0F6CBBC5"/>
    <w:rsid w:val="0F78F4E9"/>
    <w:rsid w:val="0F93C626"/>
    <w:rsid w:val="0F946642"/>
    <w:rsid w:val="0FB3ED9F"/>
    <w:rsid w:val="0FCAFBA6"/>
    <w:rsid w:val="0FD9A9F2"/>
    <w:rsid w:val="1031EBC9"/>
    <w:rsid w:val="104729C9"/>
    <w:rsid w:val="104C7CE1"/>
    <w:rsid w:val="107672F0"/>
    <w:rsid w:val="107E5D9E"/>
    <w:rsid w:val="10896B83"/>
    <w:rsid w:val="1093E995"/>
    <w:rsid w:val="1095F1A2"/>
    <w:rsid w:val="10C5BB61"/>
    <w:rsid w:val="10CF9189"/>
    <w:rsid w:val="10DB2282"/>
    <w:rsid w:val="10DF8325"/>
    <w:rsid w:val="10E5E795"/>
    <w:rsid w:val="10F9625B"/>
    <w:rsid w:val="111E128C"/>
    <w:rsid w:val="112A7419"/>
    <w:rsid w:val="11676095"/>
    <w:rsid w:val="11719D31"/>
    <w:rsid w:val="1176296E"/>
    <w:rsid w:val="118F8DAA"/>
    <w:rsid w:val="11A5F854"/>
    <w:rsid w:val="11A8D808"/>
    <w:rsid w:val="11C98463"/>
    <w:rsid w:val="11CAA2F8"/>
    <w:rsid w:val="11E143D9"/>
    <w:rsid w:val="11F1727A"/>
    <w:rsid w:val="1206BBFF"/>
    <w:rsid w:val="12185CFA"/>
    <w:rsid w:val="1246281C"/>
    <w:rsid w:val="124FAC1C"/>
    <w:rsid w:val="12B370B1"/>
    <w:rsid w:val="12BF63A2"/>
    <w:rsid w:val="12CA732A"/>
    <w:rsid w:val="12D39460"/>
    <w:rsid w:val="12D3BC95"/>
    <w:rsid w:val="12D839EB"/>
    <w:rsid w:val="12D8D2A7"/>
    <w:rsid w:val="12DA1187"/>
    <w:rsid w:val="12FB40D6"/>
    <w:rsid w:val="130564D9"/>
    <w:rsid w:val="130DB76B"/>
    <w:rsid w:val="1333239A"/>
    <w:rsid w:val="133D402A"/>
    <w:rsid w:val="1355F3A4"/>
    <w:rsid w:val="135AEAE6"/>
    <w:rsid w:val="1366A0E2"/>
    <w:rsid w:val="13C3F350"/>
    <w:rsid w:val="13DC7CE3"/>
    <w:rsid w:val="13E24CCE"/>
    <w:rsid w:val="13E3D2F9"/>
    <w:rsid w:val="13E75F00"/>
    <w:rsid w:val="14294352"/>
    <w:rsid w:val="142A9B13"/>
    <w:rsid w:val="143A5AD9"/>
    <w:rsid w:val="144BC9A9"/>
    <w:rsid w:val="1451F233"/>
    <w:rsid w:val="146BD77E"/>
    <w:rsid w:val="149AAB14"/>
    <w:rsid w:val="14BBAC17"/>
    <w:rsid w:val="14F91197"/>
    <w:rsid w:val="14F997F2"/>
    <w:rsid w:val="14FDAC64"/>
    <w:rsid w:val="1505605C"/>
    <w:rsid w:val="1506E827"/>
    <w:rsid w:val="150FCC93"/>
    <w:rsid w:val="1567F226"/>
    <w:rsid w:val="156F9179"/>
    <w:rsid w:val="158E64C1"/>
    <w:rsid w:val="15A46145"/>
    <w:rsid w:val="15A9C38A"/>
    <w:rsid w:val="15A9E8ED"/>
    <w:rsid w:val="15B35CC5"/>
    <w:rsid w:val="15D3E6A0"/>
    <w:rsid w:val="15D54C87"/>
    <w:rsid w:val="15DF1240"/>
    <w:rsid w:val="15EF91CE"/>
    <w:rsid w:val="15F6F6A1"/>
    <w:rsid w:val="1600842C"/>
    <w:rsid w:val="1624D8E4"/>
    <w:rsid w:val="1638853C"/>
    <w:rsid w:val="163DE1F8"/>
    <w:rsid w:val="1651B9ED"/>
    <w:rsid w:val="16667697"/>
    <w:rsid w:val="1673F28D"/>
    <w:rsid w:val="16865EC2"/>
    <w:rsid w:val="168CBDEE"/>
    <w:rsid w:val="168DFC24"/>
    <w:rsid w:val="16B84433"/>
    <w:rsid w:val="16CAD7D3"/>
    <w:rsid w:val="16E57A81"/>
    <w:rsid w:val="16EDE959"/>
    <w:rsid w:val="16F83E27"/>
    <w:rsid w:val="16F8728A"/>
    <w:rsid w:val="1737454B"/>
    <w:rsid w:val="173B216B"/>
    <w:rsid w:val="1749D94D"/>
    <w:rsid w:val="17504089"/>
    <w:rsid w:val="1750E0B1"/>
    <w:rsid w:val="1752BD63"/>
    <w:rsid w:val="175F95D7"/>
    <w:rsid w:val="176876CE"/>
    <w:rsid w:val="1794A542"/>
    <w:rsid w:val="17A29146"/>
    <w:rsid w:val="17B262CB"/>
    <w:rsid w:val="17D6A503"/>
    <w:rsid w:val="17DF279E"/>
    <w:rsid w:val="1800D38E"/>
    <w:rsid w:val="1810E337"/>
    <w:rsid w:val="183CB72E"/>
    <w:rsid w:val="1870915D"/>
    <w:rsid w:val="1877F0EE"/>
    <w:rsid w:val="189D58C0"/>
    <w:rsid w:val="189D8B91"/>
    <w:rsid w:val="189F738B"/>
    <w:rsid w:val="18A30C84"/>
    <w:rsid w:val="18B28757"/>
    <w:rsid w:val="18C0B344"/>
    <w:rsid w:val="18E9F910"/>
    <w:rsid w:val="19047440"/>
    <w:rsid w:val="190F2146"/>
    <w:rsid w:val="19117954"/>
    <w:rsid w:val="193075A3"/>
    <w:rsid w:val="195A819D"/>
    <w:rsid w:val="19745F0E"/>
    <w:rsid w:val="19791101"/>
    <w:rsid w:val="19853319"/>
    <w:rsid w:val="19895AAF"/>
    <w:rsid w:val="19A06656"/>
    <w:rsid w:val="19BD3BAE"/>
    <w:rsid w:val="19F5329A"/>
    <w:rsid w:val="1A2F7ADD"/>
    <w:rsid w:val="1A32F2D4"/>
    <w:rsid w:val="1AA4B43A"/>
    <w:rsid w:val="1AE3C400"/>
    <w:rsid w:val="1AFBAF7A"/>
    <w:rsid w:val="1AFEF22F"/>
    <w:rsid w:val="1AFF561A"/>
    <w:rsid w:val="1B0E45C5"/>
    <w:rsid w:val="1B3787DC"/>
    <w:rsid w:val="1B55965A"/>
    <w:rsid w:val="1B95A5C3"/>
    <w:rsid w:val="1BA4FF5E"/>
    <w:rsid w:val="1BB084DE"/>
    <w:rsid w:val="1BB25B0A"/>
    <w:rsid w:val="1BCFDEF0"/>
    <w:rsid w:val="1BF7D820"/>
    <w:rsid w:val="1C0197BC"/>
    <w:rsid w:val="1C7003EB"/>
    <w:rsid w:val="1C70DC65"/>
    <w:rsid w:val="1C7D4217"/>
    <w:rsid w:val="1CB7DB6F"/>
    <w:rsid w:val="1CC0FB71"/>
    <w:rsid w:val="1CC191EE"/>
    <w:rsid w:val="1CC8B152"/>
    <w:rsid w:val="1CDB412B"/>
    <w:rsid w:val="1CE88DE1"/>
    <w:rsid w:val="1CEEFC5C"/>
    <w:rsid w:val="1CF38910"/>
    <w:rsid w:val="1CF8AF4F"/>
    <w:rsid w:val="1CFED572"/>
    <w:rsid w:val="1CFF9F6C"/>
    <w:rsid w:val="1D241B2D"/>
    <w:rsid w:val="1D317624"/>
    <w:rsid w:val="1D389B0C"/>
    <w:rsid w:val="1D423180"/>
    <w:rsid w:val="1D49C0AE"/>
    <w:rsid w:val="1D5BD958"/>
    <w:rsid w:val="1D6168DA"/>
    <w:rsid w:val="1DB063FD"/>
    <w:rsid w:val="1DBFF960"/>
    <w:rsid w:val="1DD52F02"/>
    <w:rsid w:val="1DE7EA3E"/>
    <w:rsid w:val="1DFCFDF2"/>
    <w:rsid w:val="1E03E6C6"/>
    <w:rsid w:val="1E2CBE2A"/>
    <w:rsid w:val="1E33F7EC"/>
    <w:rsid w:val="1E54F57D"/>
    <w:rsid w:val="1E62BBD6"/>
    <w:rsid w:val="1E7C0AB7"/>
    <w:rsid w:val="1E8F75F7"/>
    <w:rsid w:val="1EAB7EC3"/>
    <w:rsid w:val="1EE66EE2"/>
    <w:rsid w:val="1F126C87"/>
    <w:rsid w:val="1F2AC1EB"/>
    <w:rsid w:val="1F34F02C"/>
    <w:rsid w:val="1F47860F"/>
    <w:rsid w:val="1F48A13F"/>
    <w:rsid w:val="1F49D556"/>
    <w:rsid w:val="1F4AD719"/>
    <w:rsid w:val="1F573D1E"/>
    <w:rsid w:val="1F58084B"/>
    <w:rsid w:val="1F7931E0"/>
    <w:rsid w:val="1F7E2A0E"/>
    <w:rsid w:val="1F880F02"/>
    <w:rsid w:val="1F8A17D1"/>
    <w:rsid w:val="1F8E7C50"/>
    <w:rsid w:val="1F9A67BD"/>
    <w:rsid w:val="1FB7AA44"/>
    <w:rsid w:val="1FC443EB"/>
    <w:rsid w:val="1FCE0778"/>
    <w:rsid w:val="1FDB190C"/>
    <w:rsid w:val="1FFB40AC"/>
    <w:rsid w:val="20327B20"/>
    <w:rsid w:val="204912F2"/>
    <w:rsid w:val="2072F1B6"/>
    <w:rsid w:val="20890101"/>
    <w:rsid w:val="2091F0B2"/>
    <w:rsid w:val="20A1AD0A"/>
    <w:rsid w:val="20BBBA06"/>
    <w:rsid w:val="20BEF45E"/>
    <w:rsid w:val="20D1EF85"/>
    <w:rsid w:val="20D5675F"/>
    <w:rsid w:val="20E754CA"/>
    <w:rsid w:val="20EDB635"/>
    <w:rsid w:val="2104324B"/>
    <w:rsid w:val="212EDFD5"/>
    <w:rsid w:val="21372169"/>
    <w:rsid w:val="21950311"/>
    <w:rsid w:val="219AEEBC"/>
    <w:rsid w:val="219BC929"/>
    <w:rsid w:val="21AF0A33"/>
    <w:rsid w:val="21B90171"/>
    <w:rsid w:val="21EA2A21"/>
    <w:rsid w:val="21F1FAB7"/>
    <w:rsid w:val="21F81705"/>
    <w:rsid w:val="21FCC409"/>
    <w:rsid w:val="22048DC2"/>
    <w:rsid w:val="222827C1"/>
    <w:rsid w:val="2246C40A"/>
    <w:rsid w:val="2253B070"/>
    <w:rsid w:val="2256A4E4"/>
    <w:rsid w:val="22643408"/>
    <w:rsid w:val="229E576A"/>
    <w:rsid w:val="22A88568"/>
    <w:rsid w:val="22AD43E2"/>
    <w:rsid w:val="22EE9D01"/>
    <w:rsid w:val="23187243"/>
    <w:rsid w:val="2319B911"/>
    <w:rsid w:val="23295BCA"/>
    <w:rsid w:val="233FB9AF"/>
    <w:rsid w:val="23535165"/>
    <w:rsid w:val="23545578"/>
    <w:rsid w:val="2368E9A6"/>
    <w:rsid w:val="237CD2DF"/>
    <w:rsid w:val="239B5A47"/>
    <w:rsid w:val="23A0B7A8"/>
    <w:rsid w:val="23A87F46"/>
    <w:rsid w:val="23A8A52E"/>
    <w:rsid w:val="23AF173E"/>
    <w:rsid w:val="23AF5F88"/>
    <w:rsid w:val="23AF6615"/>
    <w:rsid w:val="23F3C933"/>
    <w:rsid w:val="24037C4C"/>
    <w:rsid w:val="24083CCD"/>
    <w:rsid w:val="2408A401"/>
    <w:rsid w:val="2418B515"/>
    <w:rsid w:val="243DCBC4"/>
    <w:rsid w:val="24A23864"/>
    <w:rsid w:val="24A89AD1"/>
    <w:rsid w:val="24ADC056"/>
    <w:rsid w:val="24C11C92"/>
    <w:rsid w:val="24CCBDEC"/>
    <w:rsid w:val="24D8D5D9"/>
    <w:rsid w:val="24DD2037"/>
    <w:rsid w:val="24F5473A"/>
    <w:rsid w:val="25212F87"/>
    <w:rsid w:val="252196FC"/>
    <w:rsid w:val="25483791"/>
    <w:rsid w:val="25630DFA"/>
    <w:rsid w:val="2563C74E"/>
    <w:rsid w:val="258393E2"/>
    <w:rsid w:val="258BB5D9"/>
    <w:rsid w:val="258F2B29"/>
    <w:rsid w:val="25B91D6E"/>
    <w:rsid w:val="25BDEFC3"/>
    <w:rsid w:val="25C5F8B7"/>
    <w:rsid w:val="25C7FA3D"/>
    <w:rsid w:val="25CB4FF3"/>
    <w:rsid w:val="25CE4407"/>
    <w:rsid w:val="25F09F5F"/>
    <w:rsid w:val="25F25B8D"/>
    <w:rsid w:val="260B6629"/>
    <w:rsid w:val="261D9BAA"/>
    <w:rsid w:val="26446B32"/>
    <w:rsid w:val="2646A53F"/>
    <w:rsid w:val="26687434"/>
    <w:rsid w:val="268ABFE9"/>
    <w:rsid w:val="268C688C"/>
    <w:rsid w:val="26B877C1"/>
    <w:rsid w:val="26BD91DE"/>
    <w:rsid w:val="26F8A417"/>
    <w:rsid w:val="272AFB8A"/>
    <w:rsid w:val="273C224D"/>
    <w:rsid w:val="2767991C"/>
    <w:rsid w:val="278CEEA7"/>
    <w:rsid w:val="27B3DFAE"/>
    <w:rsid w:val="27C77418"/>
    <w:rsid w:val="27E3A490"/>
    <w:rsid w:val="27F4A49F"/>
    <w:rsid w:val="2829C126"/>
    <w:rsid w:val="2836F6CB"/>
    <w:rsid w:val="283FAF31"/>
    <w:rsid w:val="2848B9CA"/>
    <w:rsid w:val="28849414"/>
    <w:rsid w:val="28918744"/>
    <w:rsid w:val="28A1DB6F"/>
    <w:rsid w:val="28AD3EE7"/>
    <w:rsid w:val="28B6529B"/>
    <w:rsid w:val="28CF3F35"/>
    <w:rsid w:val="28DFE323"/>
    <w:rsid w:val="290D1C09"/>
    <w:rsid w:val="292718D7"/>
    <w:rsid w:val="2976793C"/>
    <w:rsid w:val="29989D4E"/>
    <w:rsid w:val="29ABB3BD"/>
    <w:rsid w:val="29ACB2C2"/>
    <w:rsid w:val="29E48A2B"/>
    <w:rsid w:val="29F0CD41"/>
    <w:rsid w:val="2A173046"/>
    <w:rsid w:val="2A1CE600"/>
    <w:rsid w:val="2A2BEA90"/>
    <w:rsid w:val="2A490F48"/>
    <w:rsid w:val="2A495B93"/>
    <w:rsid w:val="2A894C08"/>
    <w:rsid w:val="2ABCBF8F"/>
    <w:rsid w:val="2AD16377"/>
    <w:rsid w:val="2ADF49A7"/>
    <w:rsid w:val="2AEE739C"/>
    <w:rsid w:val="2AFDB891"/>
    <w:rsid w:val="2B29D7E3"/>
    <w:rsid w:val="2B4D87AD"/>
    <w:rsid w:val="2B4E0642"/>
    <w:rsid w:val="2B7A5224"/>
    <w:rsid w:val="2B7D2270"/>
    <w:rsid w:val="2B7DFF80"/>
    <w:rsid w:val="2B805A8C"/>
    <w:rsid w:val="2B8913E0"/>
    <w:rsid w:val="2BA74D07"/>
    <w:rsid w:val="2BAD2AF6"/>
    <w:rsid w:val="2BAF144B"/>
    <w:rsid w:val="2BBD0464"/>
    <w:rsid w:val="2BD4C5EA"/>
    <w:rsid w:val="2BDCA3B5"/>
    <w:rsid w:val="2BE07553"/>
    <w:rsid w:val="2BE37BA3"/>
    <w:rsid w:val="2C0CF65E"/>
    <w:rsid w:val="2C1A78AE"/>
    <w:rsid w:val="2C3064E8"/>
    <w:rsid w:val="2C4BDAAA"/>
    <w:rsid w:val="2C5A2652"/>
    <w:rsid w:val="2C5B23E3"/>
    <w:rsid w:val="2CC09B57"/>
    <w:rsid w:val="2CEBF8A1"/>
    <w:rsid w:val="2CFBA61D"/>
    <w:rsid w:val="2D067D07"/>
    <w:rsid w:val="2D23EA2C"/>
    <w:rsid w:val="2D3AA4DE"/>
    <w:rsid w:val="2D51B1AE"/>
    <w:rsid w:val="2D58D4C5"/>
    <w:rsid w:val="2D591CC8"/>
    <w:rsid w:val="2D603AA7"/>
    <w:rsid w:val="2D77793E"/>
    <w:rsid w:val="2E01AFF7"/>
    <w:rsid w:val="2E1D9D17"/>
    <w:rsid w:val="2E1DF050"/>
    <w:rsid w:val="2E24D4DC"/>
    <w:rsid w:val="2E25AE94"/>
    <w:rsid w:val="2E2F0EAB"/>
    <w:rsid w:val="2E357A97"/>
    <w:rsid w:val="2E43102B"/>
    <w:rsid w:val="2E8EC254"/>
    <w:rsid w:val="2E980C7B"/>
    <w:rsid w:val="2EA2FA06"/>
    <w:rsid w:val="2EA64595"/>
    <w:rsid w:val="2EAA4C26"/>
    <w:rsid w:val="2ED59D3C"/>
    <w:rsid w:val="2EF358DD"/>
    <w:rsid w:val="2EFDE431"/>
    <w:rsid w:val="2F189B39"/>
    <w:rsid w:val="2F29BA9D"/>
    <w:rsid w:val="2F2B4EDB"/>
    <w:rsid w:val="2F2CACB6"/>
    <w:rsid w:val="2F2F3BEC"/>
    <w:rsid w:val="2F36A4E7"/>
    <w:rsid w:val="2F41DD00"/>
    <w:rsid w:val="2F5F85A3"/>
    <w:rsid w:val="2F6EDC83"/>
    <w:rsid w:val="2F798B36"/>
    <w:rsid w:val="2FAD1F07"/>
    <w:rsid w:val="2FAD8883"/>
    <w:rsid w:val="2FAE4ECD"/>
    <w:rsid w:val="2FB1AD0C"/>
    <w:rsid w:val="2FBFAA57"/>
    <w:rsid w:val="2FCCC514"/>
    <w:rsid w:val="2FE4E607"/>
    <w:rsid w:val="2FE953FE"/>
    <w:rsid w:val="305583A3"/>
    <w:rsid w:val="30559B7F"/>
    <w:rsid w:val="30747C5D"/>
    <w:rsid w:val="3082856E"/>
    <w:rsid w:val="3089C434"/>
    <w:rsid w:val="309AF4CD"/>
    <w:rsid w:val="30C812DA"/>
    <w:rsid w:val="310ADB6C"/>
    <w:rsid w:val="31146A02"/>
    <w:rsid w:val="31167C05"/>
    <w:rsid w:val="314400F3"/>
    <w:rsid w:val="31472BF3"/>
    <w:rsid w:val="315D16C3"/>
    <w:rsid w:val="31654DA4"/>
    <w:rsid w:val="31760404"/>
    <w:rsid w:val="3193634A"/>
    <w:rsid w:val="31A3AF33"/>
    <w:rsid w:val="31A4B2BC"/>
    <w:rsid w:val="31D5853F"/>
    <w:rsid w:val="31D9FDD5"/>
    <w:rsid w:val="31E0AA7F"/>
    <w:rsid w:val="31F84D88"/>
    <w:rsid w:val="31F884BA"/>
    <w:rsid w:val="31F951C2"/>
    <w:rsid w:val="32029B72"/>
    <w:rsid w:val="3212F2BE"/>
    <w:rsid w:val="321D14BE"/>
    <w:rsid w:val="32242F4E"/>
    <w:rsid w:val="322DF8C6"/>
    <w:rsid w:val="323EED9B"/>
    <w:rsid w:val="324690D5"/>
    <w:rsid w:val="32558D21"/>
    <w:rsid w:val="3263E33B"/>
    <w:rsid w:val="328FD554"/>
    <w:rsid w:val="32929B7B"/>
    <w:rsid w:val="32A2DA62"/>
    <w:rsid w:val="32F2E920"/>
    <w:rsid w:val="32FF6337"/>
    <w:rsid w:val="3301373F"/>
    <w:rsid w:val="33265737"/>
    <w:rsid w:val="332D15CD"/>
    <w:rsid w:val="3333D43A"/>
    <w:rsid w:val="334023A4"/>
    <w:rsid w:val="334B5377"/>
    <w:rsid w:val="33532FC9"/>
    <w:rsid w:val="3354BA13"/>
    <w:rsid w:val="335D3715"/>
    <w:rsid w:val="33ABBA88"/>
    <w:rsid w:val="33B30027"/>
    <w:rsid w:val="33E02EFD"/>
    <w:rsid w:val="33EAADFE"/>
    <w:rsid w:val="33F65EB5"/>
    <w:rsid w:val="3454C441"/>
    <w:rsid w:val="34561E48"/>
    <w:rsid w:val="345C81B3"/>
    <w:rsid w:val="347430B8"/>
    <w:rsid w:val="3477854D"/>
    <w:rsid w:val="3493C250"/>
    <w:rsid w:val="349FCD24"/>
    <w:rsid w:val="34BBD93C"/>
    <w:rsid w:val="34C51847"/>
    <w:rsid w:val="34CE1256"/>
    <w:rsid w:val="34D2F3CD"/>
    <w:rsid w:val="34E5E9FD"/>
    <w:rsid w:val="34F81E98"/>
    <w:rsid w:val="34F96694"/>
    <w:rsid w:val="35262EEE"/>
    <w:rsid w:val="35373B40"/>
    <w:rsid w:val="3550E6D3"/>
    <w:rsid w:val="3560F90B"/>
    <w:rsid w:val="3563E6AA"/>
    <w:rsid w:val="3563EF31"/>
    <w:rsid w:val="356F95A7"/>
    <w:rsid w:val="357DA84C"/>
    <w:rsid w:val="35833014"/>
    <w:rsid w:val="358CBE0E"/>
    <w:rsid w:val="35A3A359"/>
    <w:rsid w:val="35AE7892"/>
    <w:rsid w:val="35B52A3A"/>
    <w:rsid w:val="35B6EC99"/>
    <w:rsid w:val="35B72324"/>
    <w:rsid w:val="35BD3C60"/>
    <w:rsid w:val="35BE0F69"/>
    <w:rsid w:val="35E42FBD"/>
    <w:rsid w:val="35F59B69"/>
    <w:rsid w:val="35FB85F4"/>
    <w:rsid w:val="36152976"/>
    <w:rsid w:val="3648A8C8"/>
    <w:rsid w:val="366160F0"/>
    <w:rsid w:val="36746951"/>
    <w:rsid w:val="3674FF53"/>
    <w:rsid w:val="367FE989"/>
    <w:rsid w:val="369E7BA2"/>
    <w:rsid w:val="36BE7377"/>
    <w:rsid w:val="36CD3FDD"/>
    <w:rsid w:val="36F6D309"/>
    <w:rsid w:val="36FAA504"/>
    <w:rsid w:val="37271985"/>
    <w:rsid w:val="37479876"/>
    <w:rsid w:val="3753D52D"/>
    <w:rsid w:val="3766EEB2"/>
    <w:rsid w:val="377BF0D1"/>
    <w:rsid w:val="379269C1"/>
    <w:rsid w:val="379EFB16"/>
    <w:rsid w:val="37ECAA02"/>
    <w:rsid w:val="37F5F8EA"/>
    <w:rsid w:val="383927AC"/>
    <w:rsid w:val="383CFD8F"/>
    <w:rsid w:val="38947E41"/>
    <w:rsid w:val="389707F2"/>
    <w:rsid w:val="38FEBC30"/>
    <w:rsid w:val="3912091C"/>
    <w:rsid w:val="39290C6B"/>
    <w:rsid w:val="392C7EF9"/>
    <w:rsid w:val="39342AFF"/>
    <w:rsid w:val="39349239"/>
    <w:rsid w:val="3957D92B"/>
    <w:rsid w:val="3964D955"/>
    <w:rsid w:val="397C7159"/>
    <w:rsid w:val="399598BB"/>
    <w:rsid w:val="39987C60"/>
    <w:rsid w:val="39DEF227"/>
    <w:rsid w:val="39FDF5AF"/>
    <w:rsid w:val="3A1343F0"/>
    <w:rsid w:val="3A14D6D9"/>
    <w:rsid w:val="3A4BA950"/>
    <w:rsid w:val="3AA0A43E"/>
    <w:rsid w:val="3AEA25C0"/>
    <w:rsid w:val="3B0B019B"/>
    <w:rsid w:val="3B1BE041"/>
    <w:rsid w:val="3B1F3DAA"/>
    <w:rsid w:val="3B384A47"/>
    <w:rsid w:val="3B535AAC"/>
    <w:rsid w:val="3B8D3524"/>
    <w:rsid w:val="3B97075A"/>
    <w:rsid w:val="3BA1728C"/>
    <w:rsid w:val="3BBCEE7D"/>
    <w:rsid w:val="3BC1ED57"/>
    <w:rsid w:val="3BC86592"/>
    <w:rsid w:val="3BE0260F"/>
    <w:rsid w:val="3BE10766"/>
    <w:rsid w:val="3C016B72"/>
    <w:rsid w:val="3C02F0F9"/>
    <w:rsid w:val="3C0C5594"/>
    <w:rsid w:val="3C2C0D3A"/>
    <w:rsid w:val="3C2E6B4A"/>
    <w:rsid w:val="3C3E8257"/>
    <w:rsid w:val="3C430821"/>
    <w:rsid w:val="3C556974"/>
    <w:rsid w:val="3C5A0D11"/>
    <w:rsid w:val="3C6BCF25"/>
    <w:rsid w:val="3C8FC516"/>
    <w:rsid w:val="3CD4B587"/>
    <w:rsid w:val="3CD7C474"/>
    <w:rsid w:val="3CD8FAD9"/>
    <w:rsid w:val="3CED89AC"/>
    <w:rsid w:val="3CF34716"/>
    <w:rsid w:val="3CF5C708"/>
    <w:rsid w:val="3D081DF4"/>
    <w:rsid w:val="3D205577"/>
    <w:rsid w:val="3D2628B5"/>
    <w:rsid w:val="3D2924C8"/>
    <w:rsid w:val="3D609DE2"/>
    <w:rsid w:val="3D65E4A7"/>
    <w:rsid w:val="3D6D2D6A"/>
    <w:rsid w:val="3D97CFF3"/>
    <w:rsid w:val="3DAEDD77"/>
    <w:rsid w:val="3DC55F42"/>
    <w:rsid w:val="3DE664D6"/>
    <w:rsid w:val="3E6BFA8D"/>
    <w:rsid w:val="3E7089CB"/>
    <w:rsid w:val="3E96B889"/>
    <w:rsid w:val="3ECAB0E0"/>
    <w:rsid w:val="3ED5A769"/>
    <w:rsid w:val="3F00AC40"/>
    <w:rsid w:val="3F12B237"/>
    <w:rsid w:val="3F2B3C34"/>
    <w:rsid w:val="3F453FA2"/>
    <w:rsid w:val="3F4A5AC2"/>
    <w:rsid w:val="3F5FF37A"/>
    <w:rsid w:val="3F7A720D"/>
    <w:rsid w:val="3FDD5AEC"/>
    <w:rsid w:val="3FFA8093"/>
    <w:rsid w:val="4035CD1F"/>
    <w:rsid w:val="405D1AF1"/>
    <w:rsid w:val="407B94DF"/>
    <w:rsid w:val="4093D0A7"/>
    <w:rsid w:val="4097ED69"/>
    <w:rsid w:val="40C77B20"/>
    <w:rsid w:val="40C7B08A"/>
    <w:rsid w:val="40E4C62E"/>
    <w:rsid w:val="40E6F0BF"/>
    <w:rsid w:val="40E9ED8D"/>
    <w:rsid w:val="40F8DF83"/>
    <w:rsid w:val="40FF7E5D"/>
    <w:rsid w:val="41017377"/>
    <w:rsid w:val="41080260"/>
    <w:rsid w:val="412C81AD"/>
    <w:rsid w:val="4130BE01"/>
    <w:rsid w:val="41353281"/>
    <w:rsid w:val="4142004A"/>
    <w:rsid w:val="415D6324"/>
    <w:rsid w:val="415EBE39"/>
    <w:rsid w:val="41860DF3"/>
    <w:rsid w:val="4188D26F"/>
    <w:rsid w:val="419F8D94"/>
    <w:rsid w:val="41A89826"/>
    <w:rsid w:val="41B913BB"/>
    <w:rsid w:val="41BD3F5B"/>
    <w:rsid w:val="41D567CD"/>
    <w:rsid w:val="41DBC12D"/>
    <w:rsid w:val="41E00D83"/>
    <w:rsid w:val="41FF8E9E"/>
    <w:rsid w:val="42169F03"/>
    <w:rsid w:val="421B905D"/>
    <w:rsid w:val="423EBF3E"/>
    <w:rsid w:val="427B4536"/>
    <w:rsid w:val="4280981E"/>
    <w:rsid w:val="428B768F"/>
    <w:rsid w:val="42A3D2C1"/>
    <w:rsid w:val="42D8D4E7"/>
    <w:rsid w:val="42F1BB3B"/>
    <w:rsid w:val="4306E9AC"/>
    <w:rsid w:val="433C730A"/>
    <w:rsid w:val="43487087"/>
    <w:rsid w:val="4399C0F3"/>
    <w:rsid w:val="43BA2636"/>
    <w:rsid w:val="43F09EC4"/>
    <w:rsid w:val="43FA4054"/>
    <w:rsid w:val="440A8FA6"/>
    <w:rsid w:val="441DC4EC"/>
    <w:rsid w:val="441F57D1"/>
    <w:rsid w:val="443B1199"/>
    <w:rsid w:val="4462B58F"/>
    <w:rsid w:val="449F9861"/>
    <w:rsid w:val="44BD61C6"/>
    <w:rsid w:val="44C7A7A7"/>
    <w:rsid w:val="44D9EA8C"/>
    <w:rsid w:val="44DAE17C"/>
    <w:rsid w:val="44E0C76E"/>
    <w:rsid w:val="44F0CC0B"/>
    <w:rsid w:val="4506450F"/>
    <w:rsid w:val="450DABB3"/>
    <w:rsid w:val="452C25C5"/>
    <w:rsid w:val="45335ACE"/>
    <w:rsid w:val="454E106B"/>
    <w:rsid w:val="4555C7E6"/>
    <w:rsid w:val="4558CDFE"/>
    <w:rsid w:val="456CAD0E"/>
    <w:rsid w:val="4582D2BC"/>
    <w:rsid w:val="45837B76"/>
    <w:rsid w:val="4593F8E1"/>
    <w:rsid w:val="45ADE921"/>
    <w:rsid w:val="45B45A25"/>
    <w:rsid w:val="45DAB084"/>
    <w:rsid w:val="45E80019"/>
    <w:rsid w:val="4612CEEB"/>
    <w:rsid w:val="461D4A63"/>
    <w:rsid w:val="462685BE"/>
    <w:rsid w:val="462E5E36"/>
    <w:rsid w:val="463F0467"/>
    <w:rsid w:val="4640F1AA"/>
    <w:rsid w:val="464C22F4"/>
    <w:rsid w:val="4659F9CA"/>
    <w:rsid w:val="467714AA"/>
    <w:rsid w:val="467C804F"/>
    <w:rsid w:val="46B24C25"/>
    <w:rsid w:val="46C73345"/>
    <w:rsid w:val="46CEDC67"/>
    <w:rsid w:val="46D6F09D"/>
    <w:rsid w:val="46F072E9"/>
    <w:rsid w:val="47048C74"/>
    <w:rsid w:val="4706643D"/>
    <w:rsid w:val="47070802"/>
    <w:rsid w:val="470C8D84"/>
    <w:rsid w:val="470E18CE"/>
    <w:rsid w:val="4711ACF0"/>
    <w:rsid w:val="4721A54D"/>
    <w:rsid w:val="47255225"/>
    <w:rsid w:val="472A8FB3"/>
    <w:rsid w:val="475EC8BD"/>
    <w:rsid w:val="47906C41"/>
    <w:rsid w:val="47A1849F"/>
    <w:rsid w:val="47AD45D3"/>
    <w:rsid w:val="47B5067A"/>
    <w:rsid w:val="47C713B4"/>
    <w:rsid w:val="47E83407"/>
    <w:rsid w:val="4826B56B"/>
    <w:rsid w:val="4828E732"/>
    <w:rsid w:val="483C2AF0"/>
    <w:rsid w:val="48661FD3"/>
    <w:rsid w:val="488351FF"/>
    <w:rsid w:val="488D9759"/>
    <w:rsid w:val="48AEE13F"/>
    <w:rsid w:val="48B998BC"/>
    <w:rsid w:val="48BD2364"/>
    <w:rsid w:val="48E01DD3"/>
    <w:rsid w:val="48E22AF0"/>
    <w:rsid w:val="48E57BFD"/>
    <w:rsid w:val="4903AF17"/>
    <w:rsid w:val="490E8D50"/>
    <w:rsid w:val="492E13F1"/>
    <w:rsid w:val="4945A1BE"/>
    <w:rsid w:val="496259BD"/>
    <w:rsid w:val="4963D9B5"/>
    <w:rsid w:val="4969D01E"/>
    <w:rsid w:val="496E62A5"/>
    <w:rsid w:val="4972A2E7"/>
    <w:rsid w:val="49984581"/>
    <w:rsid w:val="49B7A6B6"/>
    <w:rsid w:val="49DECC3C"/>
    <w:rsid w:val="49F3F769"/>
    <w:rsid w:val="4A123E99"/>
    <w:rsid w:val="4A15BB3E"/>
    <w:rsid w:val="4A1BB85C"/>
    <w:rsid w:val="4A32A5FA"/>
    <w:rsid w:val="4A731CE2"/>
    <w:rsid w:val="4A73DE13"/>
    <w:rsid w:val="4A7EA8A2"/>
    <w:rsid w:val="4A8DACA7"/>
    <w:rsid w:val="4A9D98EC"/>
    <w:rsid w:val="4AA56AA4"/>
    <w:rsid w:val="4ABDC07E"/>
    <w:rsid w:val="4AC1D833"/>
    <w:rsid w:val="4AF2ACA5"/>
    <w:rsid w:val="4B206662"/>
    <w:rsid w:val="4B315538"/>
    <w:rsid w:val="4B4F795B"/>
    <w:rsid w:val="4B4FF172"/>
    <w:rsid w:val="4B6FABEA"/>
    <w:rsid w:val="4B7BFF09"/>
    <w:rsid w:val="4B7CDAD2"/>
    <w:rsid w:val="4B91A6DA"/>
    <w:rsid w:val="4BBAA755"/>
    <w:rsid w:val="4BBF60D0"/>
    <w:rsid w:val="4BC2707E"/>
    <w:rsid w:val="4BF0AC9E"/>
    <w:rsid w:val="4C0ACDEC"/>
    <w:rsid w:val="4C30F62D"/>
    <w:rsid w:val="4C3B832D"/>
    <w:rsid w:val="4C5131AF"/>
    <w:rsid w:val="4C857876"/>
    <w:rsid w:val="4C96019C"/>
    <w:rsid w:val="4CA170E0"/>
    <w:rsid w:val="4CB50E16"/>
    <w:rsid w:val="4CCBD414"/>
    <w:rsid w:val="4CE05867"/>
    <w:rsid w:val="4CFE09D3"/>
    <w:rsid w:val="4D0D3C5D"/>
    <w:rsid w:val="4D139667"/>
    <w:rsid w:val="4D16D8CD"/>
    <w:rsid w:val="4D1EAEE0"/>
    <w:rsid w:val="4DEFA0E3"/>
    <w:rsid w:val="4DF7491D"/>
    <w:rsid w:val="4E069A32"/>
    <w:rsid w:val="4E4EB487"/>
    <w:rsid w:val="4E5273E5"/>
    <w:rsid w:val="4E669A4B"/>
    <w:rsid w:val="4E6A0416"/>
    <w:rsid w:val="4E793F4A"/>
    <w:rsid w:val="4E97D3C7"/>
    <w:rsid w:val="4EA1B6B0"/>
    <w:rsid w:val="4EA21E63"/>
    <w:rsid w:val="4EB82F53"/>
    <w:rsid w:val="4ED7D33C"/>
    <w:rsid w:val="4EDF1A84"/>
    <w:rsid w:val="4EEA6D1F"/>
    <w:rsid w:val="4EF1B19A"/>
    <w:rsid w:val="4EF5ACAE"/>
    <w:rsid w:val="4F00B9B4"/>
    <w:rsid w:val="4F142165"/>
    <w:rsid w:val="4F1C176E"/>
    <w:rsid w:val="4F2181C2"/>
    <w:rsid w:val="4F355394"/>
    <w:rsid w:val="4F5CB8ED"/>
    <w:rsid w:val="4F67C4F6"/>
    <w:rsid w:val="4F8168E8"/>
    <w:rsid w:val="4F888A01"/>
    <w:rsid w:val="4F88C7E7"/>
    <w:rsid w:val="4FB84EB6"/>
    <w:rsid w:val="4FE90E15"/>
    <w:rsid w:val="4FEB5D47"/>
    <w:rsid w:val="50030BC4"/>
    <w:rsid w:val="5008BF5D"/>
    <w:rsid w:val="50126040"/>
    <w:rsid w:val="505C9650"/>
    <w:rsid w:val="505F9EAB"/>
    <w:rsid w:val="5062B251"/>
    <w:rsid w:val="50DB93D3"/>
    <w:rsid w:val="50F2B8A3"/>
    <w:rsid w:val="512FEDC6"/>
    <w:rsid w:val="513453D1"/>
    <w:rsid w:val="51703F3B"/>
    <w:rsid w:val="5198B1B2"/>
    <w:rsid w:val="51B2999A"/>
    <w:rsid w:val="51B2C839"/>
    <w:rsid w:val="51E0AD80"/>
    <w:rsid w:val="51F03CBD"/>
    <w:rsid w:val="51F18070"/>
    <w:rsid w:val="52039200"/>
    <w:rsid w:val="5206C15E"/>
    <w:rsid w:val="52285D94"/>
    <w:rsid w:val="522B597B"/>
    <w:rsid w:val="52414246"/>
    <w:rsid w:val="52448B08"/>
    <w:rsid w:val="5251C9D0"/>
    <w:rsid w:val="525F3888"/>
    <w:rsid w:val="5281CD53"/>
    <w:rsid w:val="52984A2B"/>
    <w:rsid w:val="52C08025"/>
    <w:rsid w:val="52C46A8B"/>
    <w:rsid w:val="52E21AAF"/>
    <w:rsid w:val="52EE5DED"/>
    <w:rsid w:val="52FED62C"/>
    <w:rsid w:val="5310B264"/>
    <w:rsid w:val="5310D61A"/>
    <w:rsid w:val="53221A79"/>
    <w:rsid w:val="5323FCE1"/>
    <w:rsid w:val="533056BD"/>
    <w:rsid w:val="535C9FC1"/>
    <w:rsid w:val="53AEF096"/>
    <w:rsid w:val="53B3B900"/>
    <w:rsid w:val="53B7D9EF"/>
    <w:rsid w:val="53D2332D"/>
    <w:rsid w:val="53D34D6E"/>
    <w:rsid w:val="53F1BE3B"/>
    <w:rsid w:val="5428B2FA"/>
    <w:rsid w:val="543526E7"/>
    <w:rsid w:val="544C3FEA"/>
    <w:rsid w:val="544EBBF6"/>
    <w:rsid w:val="5462E2D2"/>
    <w:rsid w:val="547F272A"/>
    <w:rsid w:val="5481D71A"/>
    <w:rsid w:val="548AB280"/>
    <w:rsid w:val="549211BC"/>
    <w:rsid w:val="54A8D184"/>
    <w:rsid w:val="55180B50"/>
    <w:rsid w:val="553F3B2B"/>
    <w:rsid w:val="55539CD1"/>
    <w:rsid w:val="556AEE43"/>
    <w:rsid w:val="5585810E"/>
    <w:rsid w:val="558AB88D"/>
    <w:rsid w:val="558F56B7"/>
    <w:rsid w:val="55A4A8F7"/>
    <w:rsid w:val="55DB2565"/>
    <w:rsid w:val="56030C3F"/>
    <w:rsid w:val="56116B38"/>
    <w:rsid w:val="56178C1A"/>
    <w:rsid w:val="56617B83"/>
    <w:rsid w:val="566BBEEA"/>
    <w:rsid w:val="5671D982"/>
    <w:rsid w:val="5684742F"/>
    <w:rsid w:val="56881AED"/>
    <w:rsid w:val="569B8A26"/>
    <w:rsid w:val="569C383A"/>
    <w:rsid w:val="56A6B0E8"/>
    <w:rsid w:val="56B5CF27"/>
    <w:rsid w:val="56D91688"/>
    <w:rsid w:val="570F69B4"/>
    <w:rsid w:val="57236564"/>
    <w:rsid w:val="572FC2C7"/>
    <w:rsid w:val="573A746E"/>
    <w:rsid w:val="573FFC01"/>
    <w:rsid w:val="576D6BBD"/>
    <w:rsid w:val="578D67AE"/>
    <w:rsid w:val="579063CA"/>
    <w:rsid w:val="5796AA4D"/>
    <w:rsid w:val="57DBA0B6"/>
    <w:rsid w:val="57E13C90"/>
    <w:rsid w:val="57E60DE3"/>
    <w:rsid w:val="580C5645"/>
    <w:rsid w:val="583484DD"/>
    <w:rsid w:val="583DC5CC"/>
    <w:rsid w:val="583E6D2D"/>
    <w:rsid w:val="58446333"/>
    <w:rsid w:val="5862BCDC"/>
    <w:rsid w:val="58AC385E"/>
    <w:rsid w:val="58AF4C6C"/>
    <w:rsid w:val="58BDA2F2"/>
    <w:rsid w:val="58DCD25C"/>
    <w:rsid w:val="58E9A11A"/>
    <w:rsid w:val="58F0BDE4"/>
    <w:rsid w:val="5908980A"/>
    <w:rsid w:val="591488E3"/>
    <w:rsid w:val="591A077D"/>
    <w:rsid w:val="5939DB65"/>
    <w:rsid w:val="593AF721"/>
    <w:rsid w:val="594D1963"/>
    <w:rsid w:val="5951B9FA"/>
    <w:rsid w:val="595484E7"/>
    <w:rsid w:val="59653291"/>
    <w:rsid w:val="5971C0C7"/>
    <w:rsid w:val="59842F32"/>
    <w:rsid w:val="59AE7E78"/>
    <w:rsid w:val="59C5F115"/>
    <w:rsid w:val="59CF9862"/>
    <w:rsid w:val="59D23261"/>
    <w:rsid w:val="59D681BB"/>
    <w:rsid w:val="59EAB294"/>
    <w:rsid w:val="5A0B1C19"/>
    <w:rsid w:val="5A168568"/>
    <w:rsid w:val="5A209093"/>
    <w:rsid w:val="5A3FA2DB"/>
    <w:rsid w:val="5A5693ED"/>
    <w:rsid w:val="5A66BE98"/>
    <w:rsid w:val="5A67896E"/>
    <w:rsid w:val="5AD3967E"/>
    <w:rsid w:val="5ADECD6E"/>
    <w:rsid w:val="5AE0081C"/>
    <w:rsid w:val="5AF88888"/>
    <w:rsid w:val="5AF8C704"/>
    <w:rsid w:val="5B0D5353"/>
    <w:rsid w:val="5B3F8DA6"/>
    <w:rsid w:val="5B54D929"/>
    <w:rsid w:val="5B810E99"/>
    <w:rsid w:val="5BA21B2E"/>
    <w:rsid w:val="5BB32ED8"/>
    <w:rsid w:val="5BC661C5"/>
    <w:rsid w:val="5BCE1512"/>
    <w:rsid w:val="5BDB59E6"/>
    <w:rsid w:val="5C075046"/>
    <w:rsid w:val="5C10A2A2"/>
    <w:rsid w:val="5C221398"/>
    <w:rsid w:val="5C3554BF"/>
    <w:rsid w:val="5C375CD1"/>
    <w:rsid w:val="5C591A7C"/>
    <w:rsid w:val="5C6ABF0F"/>
    <w:rsid w:val="5C8C4A06"/>
    <w:rsid w:val="5CAE1AB0"/>
    <w:rsid w:val="5CDAF3E8"/>
    <w:rsid w:val="5CF0CADC"/>
    <w:rsid w:val="5CFAB3C1"/>
    <w:rsid w:val="5D09D323"/>
    <w:rsid w:val="5D4306DE"/>
    <w:rsid w:val="5D5E5012"/>
    <w:rsid w:val="5DA54FC6"/>
    <w:rsid w:val="5DC2FA0C"/>
    <w:rsid w:val="5DD3A7BF"/>
    <w:rsid w:val="5DDDC8E2"/>
    <w:rsid w:val="5DDEE28F"/>
    <w:rsid w:val="5DE34AC3"/>
    <w:rsid w:val="5E0D0E97"/>
    <w:rsid w:val="5EA5A384"/>
    <w:rsid w:val="5EA726B0"/>
    <w:rsid w:val="5EAEB738"/>
    <w:rsid w:val="5F0CF9BD"/>
    <w:rsid w:val="5F1B142E"/>
    <w:rsid w:val="5F53D095"/>
    <w:rsid w:val="5F5BE801"/>
    <w:rsid w:val="5F656DC3"/>
    <w:rsid w:val="5F7ACD54"/>
    <w:rsid w:val="5F9746B6"/>
    <w:rsid w:val="5FBCA39B"/>
    <w:rsid w:val="5FC901C1"/>
    <w:rsid w:val="5FD00981"/>
    <w:rsid w:val="5FD3C4D9"/>
    <w:rsid w:val="6001A85C"/>
    <w:rsid w:val="6044B198"/>
    <w:rsid w:val="605A40A4"/>
    <w:rsid w:val="60687E9F"/>
    <w:rsid w:val="60CF9592"/>
    <w:rsid w:val="60EBC181"/>
    <w:rsid w:val="60F314A5"/>
    <w:rsid w:val="60F43336"/>
    <w:rsid w:val="60F98573"/>
    <w:rsid w:val="6121422A"/>
    <w:rsid w:val="612DAF3E"/>
    <w:rsid w:val="6149237D"/>
    <w:rsid w:val="614EA7C7"/>
    <w:rsid w:val="61B61458"/>
    <w:rsid w:val="61DBE040"/>
    <w:rsid w:val="61ED0654"/>
    <w:rsid w:val="62000E1D"/>
    <w:rsid w:val="620411FC"/>
    <w:rsid w:val="620AA184"/>
    <w:rsid w:val="6233768C"/>
    <w:rsid w:val="624A9477"/>
    <w:rsid w:val="6257E93E"/>
    <w:rsid w:val="62648CF9"/>
    <w:rsid w:val="62906092"/>
    <w:rsid w:val="6292B294"/>
    <w:rsid w:val="62C0DF06"/>
    <w:rsid w:val="62D96177"/>
    <w:rsid w:val="62EDE8BE"/>
    <w:rsid w:val="630B659B"/>
    <w:rsid w:val="63227062"/>
    <w:rsid w:val="632900A3"/>
    <w:rsid w:val="632BE06E"/>
    <w:rsid w:val="6354F5AB"/>
    <w:rsid w:val="636D3256"/>
    <w:rsid w:val="63A5E23D"/>
    <w:rsid w:val="63AC25F0"/>
    <w:rsid w:val="63ADBB93"/>
    <w:rsid w:val="63BD67AE"/>
    <w:rsid w:val="63C348EE"/>
    <w:rsid w:val="63D7BAFA"/>
    <w:rsid w:val="63DD1925"/>
    <w:rsid w:val="63F31F7C"/>
    <w:rsid w:val="63FD3F47"/>
    <w:rsid w:val="64110D6C"/>
    <w:rsid w:val="64206761"/>
    <w:rsid w:val="64214DA2"/>
    <w:rsid w:val="643F803A"/>
    <w:rsid w:val="644B4AB1"/>
    <w:rsid w:val="64522BDC"/>
    <w:rsid w:val="645A79C0"/>
    <w:rsid w:val="645B1BD0"/>
    <w:rsid w:val="648556CB"/>
    <w:rsid w:val="64AEE2FB"/>
    <w:rsid w:val="64C1D4D3"/>
    <w:rsid w:val="64C1D730"/>
    <w:rsid w:val="64D7B50B"/>
    <w:rsid w:val="64E0EE58"/>
    <w:rsid w:val="64E5EF94"/>
    <w:rsid w:val="64EEBF03"/>
    <w:rsid w:val="64FDE16D"/>
    <w:rsid w:val="650D0E06"/>
    <w:rsid w:val="6525694E"/>
    <w:rsid w:val="6527D641"/>
    <w:rsid w:val="653758C4"/>
    <w:rsid w:val="6546854C"/>
    <w:rsid w:val="655679A5"/>
    <w:rsid w:val="657844AA"/>
    <w:rsid w:val="659182BE"/>
    <w:rsid w:val="65B02442"/>
    <w:rsid w:val="65BA5E11"/>
    <w:rsid w:val="65E0E835"/>
    <w:rsid w:val="65EABED7"/>
    <w:rsid w:val="65F38229"/>
    <w:rsid w:val="65F382CE"/>
    <w:rsid w:val="660F4A21"/>
    <w:rsid w:val="66144273"/>
    <w:rsid w:val="664391EA"/>
    <w:rsid w:val="66440FB9"/>
    <w:rsid w:val="665374A5"/>
    <w:rsid w:val="665CD8C1"/>
    <w:rsid w:val="666B36D7"/>
    <w:rsid w:val="66791621"/>
    <w:rsid w:val="668553BF"/>
    <w:rsid w:val="66AABFB4"/>
    <w:rsid w:val="66B32EFB"/>
    <w:rsid w:val="66BECD6A"/>
    <w:rsid w:val="66C535D5"/>
    <w:rsid w:val="66F5998F"/>
    <w:rsid w:val="6704757A"/>
    <w:rsid w:val="672602A0"/>
    <w:rsid w:val="67431AD3"/>
    <w:rsid w:val="67509BB4"/>
    <w:rsid w:val="675A8D6A"/>
    <w:rsid w:val="6766CF3C"/>
    <w:rsid w:val="679F35B0"/>
    <w:rsid w:val="67A2BF59"/>
    <w:rsid w:val="67A480EB"/>
    <w:rsid w:val="67B43A6A"/>
    <w:rsid w:val="67BC64A2"/>
    <w:rsid w:val="67C58505"/>
    <w:rsid w:val="67E173ED"/>
    <w:rsid w:val="67EF88FE"/>
    <w:rsid w:val="6809006C"/>
    <w:rsid w:val="681257C6"/>
    <w:rsid w:val="6839B9E1"/>
    <w:rsid w:val="683D4D09"/>
    <w:rsid w:val="68596F88"/>
    <w:rsid w:val="6876B78B"/>
    <w:rsid w:val="6877B074"/>
    <w:rsid w:val="687FBD1E"/>
    <w:rsid w:val="68BFC581"/>
    <w:rsid w:val="68C98184"/>
    <w:rsid w:val="68E416C8"/>
    <w:rsid w:val="6922E4A3"/>
    <w:rsid w:val="6941D0C5"/>
    <w:rsid w:val="6945A716"/>
    <w:rsid w:val="69939CCF"/>
    <w:rsid w:val="69AB7E32"/>
    <w:rsid w:val="69EA0427"/>
    <w:rsid w:val="69FB3A32"/>
    <w:rsid w:val="6A06B7A4"/>
    <w:rsid w:val="6A0B487B"/>
    <w:rsid w:val="6A19019A"/>
    <w:rsid w:val="6A19F66F"/>
    <w:rsid w:val="6A2311EA"/>
    <w:rsid w:val="6A4D0251"/>
    <w:rsid w:val="6A574D7D"/>
    <w:rsid w:val="6A6C79D0"/>
    <w:rsid w:val="6A6EF897"/>
    <w:rsid w:val="6AAF1A0F"/>
    <w:rsid w:val="6ABBE74F"/>
    <w:rsid w:val="6AE3E05A"/>
    <w:rsid w:val="6B51F5E8"/>
    <w:rsid w:val="6BA8F23A"/>
    <w:rsid w:val="6BAE4F28"/>
    <w:rsid w:val="6BC894D0"/>
    <w:rsid w:val="6BFC4454"/>
    <w:rsid w:val="6C01F8BA"/>
    <w:rsid w:val="6C20F244"/>
    <w:rsid w:val="6C351107"/>
    <w:rsid w:val="6C36E5DD"/>
    <w:rsid w:val="6C525DAF"/>
    <w:rsid w:val="6C64779D"/>
    <w:rsid w:val="6C6A7038"/>
    <w:rsid w:val="6C83D019"/>
    <w:rsid w:val="6C94A2D2"/>
    <w:rsid w:val="6CC4A889"/>
    <w:rsid w:val="6CC6FB35"/>
    <w:rsid w:val="6CCC1A45"/>
    <w:rsid w:val="6CEF15A0"/>
    <w:rsid w:val="6D2DC25A"/>
    <w:rsid w:val="6D37D857"/>
    <w:rsid w:val="6D3C9CED"/>
    <w:rsid w:val="6D45A1AC"/>
    <w:rsid w:val="6D5E7BAD"/>
    <w:rsid w:val="6D8B1D0E"/>
    <w:rsid w:val="6E1C1A1B"/>
    <w:rsid w:val="6E387114"/>
    <w:rsid w:val="6E4CED9B"/>
    <w:rsid w:val="6E59ED90"/>
    <w:rsid w:val="6E5ECA82"/>
    <w:rsid w:val="6E67EAA6"/>
    <w:rsid w:val="6E7106D7"/>
    <w:rsid w:val="6EB35F9F"/>
    <w:rsid w:val="6EC45DA1"/>
    <w:rsid w:val="6EC95E90"/>
    <w:rsid w:val="6EFD161C"/>
    <w:rsid w:val="6F1D9AAC"/>
    <w:rsid w:val="6F22E48C"/>
    <w:rsid w:val="6F5B65D7"/>
    <w:rsid w:val="6F6CC20A"/>
    <w:rsid w:val="6F711955"/>
    <w:rsid w:val="6FA10DFE"/>
    <w:rsid w:val="6FA89354"/>
    <w:rsid w:val="6FB22090"/>
    <w:rsid w:val="6FB6A013"/>
    <w:rsid w:val="6FC8AF5E"/>
    <w:rsid w:val="6FD4F051"/>
    <w:rsid w:val="6FE86A3B"/>
    <w:rsid w:val="702E4DAD"/>
    <w:rsid w:val="70643369"/>
    <w:rsid w:val="7066198A"/>
    <w:rsid w:val="706F7919"/>
    <w:rsid w:val="707FB956"/>
    <w:rsid w:val="7086178E"/>
    <w:rsid w:val="70B3192C"/>
    <w:rsid w:val="70B4A2E4"/>
    <w:rsid w:val="70E777E5"/>
    <w:rsid w:val="70ED5273"/>
    <w:rsid w:val="70F86AEC"/>
    <w:rsid w:val="7143B700"/>
    <w:rsid w:val="714B6B00"/>
    <w:rsid w:val="715FB703"/>
    <w:rsid w:val="71B04EA1"/>
    <w:rsid w:val="71C75EE6"/>
    <w:rsid w:val="71C7636D"/>
    <w:rsid w:val="71E5CDF0"/>
    <w:rsid w:val="721BEBC5"/>
    <w:rsid w:val="723259CF"/>
    <w:rsid w:val="72563F4E"/>
    <w:rsid w:val="72749BB3"/>
    <w:rsid w:val="72B56551"/>
    <w:rsid w:val="72CFA327"/>
    <w:rsid w:val="72DA7B03"/>
    <w:rsid w:val="72DE9928"/>
    <w:rsid w:val="72ED9B0E"/>
    <w:rsid w:val="72FEF7BF"/>
    <w:rsid w:val="73045ED1"/>
    <w:rsid w:val="730EAA79"/>
    <w:rsid w:val="732A87F9"/>
    <w:rsid w:val="732BA646"/>
    <w:rsid w:val="732D82BB"/>
    <w:rsid w:val="734DEF6F"/>
    <w:rsid w:val="7388AF7D"/>
    <w:rsid w:val="73BA6D6E"/>
    <w:rsid w:val="73C029A8"/>
    <w:rsid w:val="73C42D6D"/>
    <w:rsid w:val="73E6441F"/>
    <w:rsid w:val="73E6B815"/>
    <w:rsid w:val="741EFA5A"/>
    <w:rsid w:val="7438AA71"/>
    <w:rsid w:val="74638186"/>
    <w:rsid w:val="748AD706"/>
    <w:rsid w:val="748D74B6"/>
    <w:rsid w:val="74FB6B6B"/>
    <w:rsid w:val="750D8292"/>
    <w:rsid w:val="7511C967"/>
    <w:rsid w:val="752C1FEF"/>
    <w:rsid w:val="756C72C5"/>
    <w:rsid w:val="75759E00"/>
    <w:rsid w:val="758FA2EF"/>
    <w:rsid w:val="75989664"/>
    <w:rsid w:val="75A40F51"/>
    <w:rsid w:val="75D4CBEF"/>
    <w:rsid w:val="75D7F402"/>
    <w:rsid w:val="76169153"/>
    <w:rsid w:val="7637F0E2"/>
    <w:rsid w:val="7645CAD7"/>
    <w:rsid w:val="7648DDD7"/>
    <w:rsid w:val="76668DA5"/>
    <w:rsid w:val="767CBC07"/>
    <w:rsid w:val="76853CCB"/>
    <w:rsid w:val="76AA83A7"/>
    <w:rsid w:val="76DEBA9D"/>
    <w:rsid w:val="76F57956"/>
    <w:rsid w:val="77112AB2"/>
    <w:rsid w:val="7712986F"/>
    <w:rsid w:val="7766BF7E"/>
    <w:rsid w:val="77685DAD"/>
    <w:rsid w:val="77807D1D"/>
    <w:rsid w:val="778665D6"/>
    <w:rsid w:val="77AB1D6A"/>
    <w:rsid w:val="77ADDE62"/>
    <w:rsid w:val="7842A84B"/>
    <w:rsid w:val="784FA4CB"/>
    <w:rsid w:val="7850EA53"/>
    <w:rsid w:val="788707C2"/>
    <w:rsid w:val="788F06F7"/>
    <w:rsid w:val="78B90569"/>
    <w:rsid w:val="78C131EF"/>
    <w:rsid w:val="78E1676D"/>
    <w:rsid w:val="78E69AE6"/>
    <w:rsid w:val="78F2F337"/>
    <w:rsid w:val="78F73919"/>
    <w:rsid w:val="790340DA"/>
    <w:rsid w:val="79054A48"/>
    <w:rsid w:val="7917CC4E"/>
    <w:rsid w:val="792B4BBC"/>
    <w:rsid w:val="792E77F3"/>
    <w:rsid w:val="792E90B3"/>
    <w:rsid w:val="79440330"/>
    <w:rsid w:val="794A32C7"/>
    <w:rsid w:val="79973671"/>
    <w:rsid w:val="7A122822"/>
    <w:rsid w:val="7A93097A"/>
    <w:rsid w:val="7AA48AFC"/>
    <w:rsid w:val="7AD007A9"/>
    <w:rsid w:val="7ADA255B"/>
    <w:rsid w:val="7AEC5D58"/>
    <w:rsid w:val="7AF08586"/>
    <w:rsid w:val="7AF0F5F5"/>
    <w:rsid w:val="7B043F35"/>
    <w:rsid w:val="7B1385EB"/>
    <w:rsid w:val="7B4A98F0"/>
    <w:rsid w:val="7B67AC75"/>
    <w:rsid w:val="7B772205"/>
    <w:rsid w:val="7B98D18D"/>
    <w:rsid w:val="7BEA76AB"/>
    <w:rsid w:val="7C0C7416"/>
    <w:rsid w:val="7C17EF89"/>
    <w:rsid w:val="7C3695EB"/>
    <w:rsid w:val="7C3BCED0"/>
    <w:rsid w:val="7C40EE3C"/>
    <w:rsid w:val="7C55826B"/>
    <w:rsid w:val="7C5648B2"/>
    <w:rsid w:val="7C710AF5"/>
    <w:rsid w:val="7C725985"/>
    <w:rsid w:val="7C7F96CF"/>
    <w:rsid w:val="7C80287A"/>
    <w:rsid w:val="7C8EE966"/>
    <w:rsid w:val="7C900C55"/>
    <w:rsid w:val="7CA8932C"/>
    <w:rsid w:val="7CB62AB4"/>
    <w:rsid w:val="7CB748E5"/>
    <w:rsid w:val="7CD1FA1E"/>
    <w:rsid w:val="7D3DA072"/>
    <w:rsid w:val="7D3F1F8B"/>
    <w:rsid w:val="7D99B7F5"/>
    <w:rsid w:val="7D9D44C5"/>
    <w:rsid w:val="7DC183DB"/>
    <w:rsid w:val="7DDF8CB7"/>
    <w:rsid w:val="7DF5AD48"/>
    <w:rsid w:val="7E0A4470"/>
    <w:rsid w:val="7E13063C"/>
    <w:rsid w:val="7E3641DB"/>
    <w:rsid w:val="7E788417"/>
    <w:rsid w:val="7E8F9785"/>
    <w:rsid w:val="7E9971C3"/>
    <w:rsid w:val="7EAC8F68"/>
    <w:rsid w:val="7EADCF7F"/>
    <w:rsid w:val="7EB009A2"/>
    <w:rsid w:val="7ECDAC1E"/>
    <w:rsid w:val="7EE2EB57"/>
    <w:rsid w:val="7EE7F9A0"/>
    <w:rsid w:val="7EF15BB0"/>
    <w:rsid w:val="7F250708"/>
    <w:rsid w:val="7F28771C"/>
    <w:rsid w:val="7F302B81"/>
    <w:rsid w:val="7F470377"/>
    <w:rsid w:val="7F5DB360"/>
    <w:rsid w:val="7F610A03"/>
    <w:rsid w:val="7F6A3240"/>
    <w:rsid w:val="7F76E1EA"/>
    <w:rsid w:val="7FAD81CD"/>
    <w:rsid w:val="7FB26BB5"/>
    <w:rsid w:val="7FB77AE3"/>
    <w:rsid w:val="7FCBC119"/>
    <w:rsid w:val="7FD2B9B4"/>
    <w:rsid w:val="7FE39E96"/>
    <w:rsid w:val="7FE5E317"/>
    <w:rsid w:val="7FE96215"/>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C8FDAA1"/>
  <w15:chartTrackingRefBased/>
  <w15:docId w15:val="{12FD5B71-00E6-42AB-A084-627576E16B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D5319"/>
    <w:pPr>
      <w:jc w:val="both"/>
    </w:pPr>
  </w:style>
  <w:style w:type="paragraph" w:styleId="Ttulo1">
    <w:name w:val="heading 1"/>
    <w:basedOn w:val="Normal"/>
    <w:next w:val="Normal"/>
    <w:link w:val="Ttulo1Car"/>
    <w:uiPriority w:val="9"/>
    <w:qFormat/>
    <w:rsid w:val="002C1FCF"/>
    <w:pPr>
      <w:keepNext/>
      <w:keepLines/>
      <w:numPr>
        <w:numId w:val="60"/>
      </w:numPr>
      <w:pBdr>
        <w:bottom w:val="single" w:sz="4" w:space="1" w:color="auto"/>
      </w:pBdr>
      <w:spacing w:before="240" w:after="0"/>
      <w:outlineLvl w:val="0"/>
    </w:pPr>
    <w:rPr>
      <w:rFonts w:asciiTheme="majorHAnsi" w:eastAsiaTheme="majorEastAsia" w:hAnsiTheme="majorHAnsi" w:cstheme="majorBidi"/>
      <w:b/>
      <w:caps/>
      <w:color w:val="0D0D0D" w:themeColor="text1" w:themeTint="F2"/>
      <w:sz w:val="36"/>
      <w:szCs w:val="32"/>
    </w:rPr>
  </w:style>
  <w:style w:type="paragraph" w:styleId="Ttulo2">
    <w:name w:val="heading 2"/>
    <w:basedOn w:val="Normal"/>
    <w:next w:val="Normal"/>
    <w:link w:val="Ttulo2Car"/>
    <w:uiPriority w:val="9"/>
    <w:unhideWhenUsed/>
    <w:qFormat/>
    <w:rsid w:val="00D33166"/>
    <w:pPr>
      <w:keepNext/>
      <w:keepLines/>
      <w:numPr>
        <w:ilvl w:val="1"/>
        <w:numId w:val="60"/>
      </w:numPr>
      <w:spacing w:before="40" w:after="0"/>
      <w:outlineLvl w:val="1"/>
    </w:pPr>
    <w:rPr>
      <w:rFonts w:asciiTheme="majorHAnsi" w:eastAsiaTheme="majorEastAsia" w:hAnsiTheme="majorHAnsi" w:cstheme="majorBidi"/>
      <w:b/>
      <w:color w:val="262626" w:themeColor="text1" w:themeTint="D9"/>
      <w:sz w:val="32"/>
      <w:szCs w:val="26"/>
    </w:rPr>
  </w:style>
  <w:style w:type="paragraph" w:styleId="Ttulo3">
    <w:name w:val="heading 3"/>
    <w:basedOn w:val="Normal"/>
    <w:next w:val="Normal"/>
    <w:link w:val="Ttulo3Car"/>
    <w:uiPriority w:val="9"/>
    <w:unhideWhenUsed/>
    <w:qFormat/>
    <w:rsid w:val="00D33166"/>
    <w:pPr>
      <w:keepNext/>
      <w:keepLines/>
      <w:numPr>
        <w:ilvl w:val="2"/>
        <w:numId w:val="60"/>
      </w:numPr>
      <w:spacing w:before="40" w:after="0"/>
      <w:outlineLvl w:val="2"/>
    </w:pPr>
    <w:rPr>
      <w:rFonts w:asciiTheme="majorHAnsi" w:eastAsiaTheme="majorEastAsia" w:hAnsiTheme="majorHAnsi" w:cstheme="majorBidi"/>
      <w:b/>
      <w:color w:val="404040" w:themeColor="text1" w:themeTint="BF"/>
      <w:sz w:val="28"/>
      <w:szCs w:val="24"/>
    </w:rPr>
  </w:style>
  <w:style w:type="paragraph" w:styleId="Ttulo4">
    <w:name w:val="heading 4"/>
    <w:basedOn w:val="Normal"/>
    <w:next w:val="Normal"/>
    <w:link w:val="Ttulo4Car"/>
    <w:uiPriority w:val="9"/>
    <w:unhideWhenUsed/>
    <w:qFormat/>
    <w:rsid w:val="00411AFB"/>
    <w:pPr>
      <w:keepNext/>
      <w:keepLines/>
      <w:numPr>
        <w:ilvl w:val="3"/>
        <w:numId w:val="60"/>
      </w:numPr>
      <w:spacing w:before="40" w:after="0"/>
      <w:outlineLvl w:val="3"/>
    </w:pPr>
    <w:rPr>
      <w:rFonts w:asciiTheme="majorHAnsi" w:eastAsiaTheme="majorEastAsia" w:hAnsiTheme="majorHAnsi" w:cstheme="majorBidi"/>
      <w:b/>
      <w:iCs/>
      <w:sz w:val="24"/>
    </w:rPr>
  </w:style>
  <w:style w:type="paragraph" w:styleId="Ttulo5">
    <w:name w:val="heading 5"/>
    <w:basedOn w:val="Normal"/>
    <w:next w:val="Normal"/>
    <w:link w:val="Ttulo5Car"/>
    <w:uiPriority w:val="9"/>
    <w:unhideWhenUsed/>
    <w:qFormat/>
    <w:rsid w:val="008369F2"/>
    <w:pPr>
      <w:keepNext/>
      <w:keepLines/>
      <w:numPr>
        <w:ilvl w:val="4"/>
        <w:numId w:val="60"/>
      </w:numPr>
      <w:spacing w:before="40" w:after="0"/>
      <w:outlineLvl w:val="4"/>
    </w:pPr>
    <w:rPr>
      <w:rFonts w:asciiTheme="majorHAnsi" w:eastAsiaTheme="majorEastAsia" w:hAnsiTheme="majorHAnsi" w:cstheme="majorBidi"/>
      <w:b/>
      <w:color w:val="000000" w:themeColor="text1"/>
      <w:sz w:val="24"/>
    </w:rPr>
  </w:style>
  <w:style w:type="paragraph" w:styleId="Ttulo6">
    <w:name w:val="heading 6"/>
    <w:basedOn w:val="Normal"/>
    <w:next w:val="Normal"/>
    <w:link w:val="Ttulo6Car"/>
    <w:uiPriority w:val="9"/>
    <w:unhideWhenUsed/>
    <w:qFormat/>
    <w:rsid w:val="008369F2"/>
    <w:pPr>
      <w:keepNext/>
      <w:keepLines/>
      <w:numPr>
        <w:ilvl w:val="5"/>
        <w:numId w:val="60"/>
      </w:numPr>
      <w:tabs>
        <w:tab w:val="num" w:pos="360"/>
      </w:tabs>
      <w:spacing w:before="40" w:after="0"/>
      <w:outlineLvl w:val="5"/>
    </w:pPr>
    <w:rPr>
      <w:rFonts w:asciiTheme="majorHAnsi" w:eastAsiaTheme="majorEastAsia" w:hAnsiTheme="majorHAnsi" w:cstheme="majorBidi"/>
      <w:color w:val="000000" w:themeColor="text1"/>
      <w:sz w:val="24"/>
    </w:rPr>
  </w:style>
  <w:style w:type="paragraph" w:styleId="Ttulo7">
    <w:name w:val="heading 7"/>
    <w:basedOn w:val="Normal"/>
    <w:next w:val="Normal"/>
    <w:link w:val="Ttulo7Car"/>
    <w:uiPriority w:val="9"/>
    <w:unhideWhenUsed/>
    <w:qFormat/>
    <w:rsid w:val="008369F2"/>
    <w:pPr>
      <w:keepNext/>
      <w:keepLines/>
      <w:numPr>
        <w:ilvl w:val="6"/>
        <w:numId w:val="60"/>
      </w:numPr>
      <w:tabs>
        <w:tab w:val="num" w:pos="360"/>
      </w:tabs>
      <w:spacing w:before="40" w:after="0"/>
      <w:outlineLvl w:val="6"/>
    </w:pPr>
    <w:rPr>
      <w:rFonts w:asciiTheme="majorHAnsi" w:eastAsiaTheme="majorEastAsia" w:hAnsiTheme="majorHAnsi" w:cstheme="majorBidi"/>
      <w:iCs/>
      <w:color w:val="000000" w:themeColor="text1"/>
    </w:rPr>
  </w:style>
  <w:style w:type="paragraph" w:styleId="Ttulo8">
    <w:name w:val="heading 8"/>
    <w:basedOn w:val="Normal"/>
    <w:next w:val="Normal"/>
    <w:link w:val="Ttulo8Car"/>
    <w:uiPriority w:val="9"/>
    <w:semiHidden/>
    <w:unhideWhenUsed/>
    <w:qFormat/>
    <w:rsid w:val="005E6D11"/>
    <w:pPr>
      <w:keepNext/>
      <w:keepLines/>
      <w:numPr>
        <w:ilvl w:val="7"/>
        <w:numId w:val="60"/>
      </w:numPr>
      <w:tabs>
        <w:tab w:val="num" w:pos="360"/>
      </w:tabs>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5E6D11"/>
    <w:pPr>
      <w:keepNext/>
      <w:keepLines/>
      <w:numPr>
        <w:ilvl w:val="8"/>
        <w:numId w:val="60"/>
      </w:numPr>
      <w:tabs>
        <w:tab w:val="num" w:pos="360"/>
      </w:tab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AA28B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A28BA"/>
  </w:style>
  <w:style w:type="paragraph" w:styleId="Piedepgina">
    <w:name w:val="footer"/>
    <w:basedOn w:val="Normal"/>
    <w:link w:val="PiedepginaCar"/>
    <w:uiPriority w:val="99"/>
    <w:unhideWhenUsed/>
    <w:rsid w:val="00AA28B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AA28BA"/>
  </w:style>
  <w:style w:type="table" w:styleId="Tablaconcuadrcula">
    <w:name w:val="Table Grid"/>
    <w:basedOn w:val="Tablanormal"/>
    <w:uiPriority w:val="39"/>
    <w:rsid w:val="00AA28B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basedOn w:val="Fuentedeprrafopredeter"/>
    <w:link w:val="Ttulo1"/>
    <w:uiPriority w:val="9"/>
    <w:rsid w:val="002C1FCF"/>
    <w:rPr>
      <w:rFonts w:asciiTheme="majorHAnsi" w:eastAsiaTheme="majorEastAsia" w:hAnsiTheme="majorHAnsi" w:cstheme="majorBidi"/>
      <w:b/>
      <w:caps/>
      <w:color w:val="0D0D0D" w:themeColor="text1" w:themeTint="F2"/>
      <w:sz w:val="36"/>
      <w:szCs w:val="32"/>
    </w:rPr>
  </w:style>
  <w:style w:type="character" w:customStyle="1" w:styleId="Ttulo2Car">
    <w:name w:val="Título 2 Car"/>
    <w:basedOn w:val="Fuentedeprrafopredeter"/>
    <w:link w:val="Ttulo2"/>
    <w:uiPriority w:val="9"/>
    <w:rsid w:val="00D33166"/>
    <w:rPr>
      <w:rFonts w:asciiTheme="majorHAnsi" w:eastAsiaTheme="majorEastAsia" w:hAnsiTheme="majorHAnsi" w:cstheme="majorBidi"/>
      <w:b/>
      <w:color w:val="262626" w:themeColor="text1" w:themeTint="D9"/>
      <w:sz w:val="32"/>
      <w:szCs w:val="26"/>
    </w:rPr>
  </w:style>
  <w:style w:type="character" w:customStyle="1" w:styleId="Ttulo3Car">
    <w:name w:val="Título 3 Car"/>
    <w:basedOn w:val="Fuentedeprrafopredeter"/>
    <w:link w:val="Ttulo3"/>
    <w:uiPriority w:val="9"/>
    <w:rsid w:val="00D33166"/>
    <w:rPr>
      <w:rFonts w:asciiTheme="majorHAnsi" w:eastAsiaTheme="majorEastAsia" w:hAnsiTheme="majorHAnsi" w:cstheme="majorBidi"/>
      <w:b/>
      <w:color w:val="404040" w:themeColor="text1" w:themeTint="BF"/>
      <w:sz w:val="28"/>
      <w:szCs w:val="24"/>
    </w:rPr>
  </w:style>
  <w:style w:type="character" w:customStyle="1" w:styleId="Ttulo4Car">
    <w:name w:val="Título 4 Car"/>
    <w:basedOn w:val="Fuentedeprrafopredeter"/>
    <w:link w:val="Ttulo4"/>
    <w:uiPriority w:val="9"/>
    <w:rsid w:val="003A39C4"/>
    <w:rPr>
      <w:rFonts w:asciiTheme="majorHAnsi" w:eastAsiaTheme="majorEastAsia" w:hAnsiTheme="majorHAnsi" w:cstheme="majorBidi"/>
      <w:b/>
      <w:iCs/>
      <w:sz w:val="24"/>
    </w:rPr>
  </w:style>
  <w:style w:type="character" w:customStyle="1" w:styleId="Ttulo5Car">
    <w:name w:val="Título 5 Car"/>
    <w:basedOn w:val="Fuentedeprrafopredeter"/>
    <w:link w:val="Ttulo5"/>
    <w:uiPriority w:val="9"/>
    <w:rsid w:val="00923CCD"/>
    <w:rPr>
      <w:rFonts w:asciiTheme="majorHAnsi" w:eastAsiaTheme="majorEastAsia" w:hAnsiTheme="majorHAnsi" w:cstheme="majorBidi"/>
      <w:b/>
      <w:color w:val="000000" w:themeColor="text1"/>
      <w:sz w:val="24"/>
    </w:rPr>
  </w:style>
  <w:style w:type="character" w:customStyle="1" w:styleId="Ttulo6Car">
    <w:name w:val="Título 6 Car"/>
    <w:basedOn w:val="Fuentedeprrafopredeter"/>
    <w:link w:val="Ttulo6"/>
    <w:uiPriority w:val="9"/>
    <w:rsid w:val="005E6D11"/>
    <w:rPr>
      <w:rFonts w:asciiTheme="majorHAnsi" w:eastAsiaTheme="majorEastAsia" w:hAnsiTheme="majorHAnsi" w:cstheme="majorBidi"/>
      <w:color w:val="000000" w:themeColor="text1"/>
      <w:sz w:val="24"/>
    </w:rPr>
  </w:style>
  <w:style w:type="character" w:customStyle="1" w:styleId="Ttulo7Car">
    <w:name w:val="Título 7 Car"/>
    <w:basedOn w:val="Fuentedeprrafopredeter"/>
    <w:link w:val="Ttulo7"/>
    <w:uiPriority w:val="9"/>
    <w:rsid w:val="005E6D11"/>
    <w:rPr>
      <w:rFonts w:asciiTheme="majorHAnsi" w:eastAsiaTheme="majorEastAsia" w:hAnsiTheme="majorHAnsi" w:cstheme="majorBidi"/>
      <w:iCs/>
      <w:color w:val="000000" w:themeColor="text1"/>
    </w:rPr>
  </w:style>
  <w:style w:type="character" w:customStyle="1" w:styleId="Ttulo8Car">
    <w:name w:val="Título 8 Car"/>
    <w:basedOn w:val="Fuentedeprrafopredeter"/>
    <w:link w:val="Ttulo8"/>
    <w:uiPriority w:val="9"/>
    <w:semiHidden/>
    <w:rsid w:val="005E6D11"/>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5E6D11"/>
    <w:rPr>
      <w:rFonts w:asciiTheme="majorHAnsi" w:eastAsiaTheme="majorEastAsia" w:hAnsiTheme="majorHAnsi" w:cstheme="majorBidi"/>
      <w:i/>
      <w:iCs/>
      <w:color w:val="272727" w:themeColor="text1" w:themeTint="D8"/>
      <w:sz w:val="21"/>
      <w:szCs w:val="21"/>
    </w:rPr>
  </w:style>
  <w:style w:type="paragraph" w:styleId="TtuloTDC">
    <w:name w:val="TOC Heading"/>
    <w:basedOn w:val="Ttulo1"/>
    <w:next w:val="Normal"/>
    <w:uiPriority w:val="39"/>
    <w:unhideWhenUsed/>
    <w:qFormat/>
    <w:rsid w:val="00BB7E02"/>
    <w:pPr>
      <w:ind w:left="0" w:firstLine="0"/>
      <w:jc w:val="left"/>
      <w:outlineLvl w:val="9"/>
    </w:pPr>
    <w:rPr>
      <w:b w:val="0"/>
      <w:caps w:val="0"/>
      <w:color w:val="2F5496" w:themeColor="accent1" w:themeShade="BF"/>
      <w:kern w:val="0"/>
      <w:sz w:val="32"/>
      <w:lang w:eastAsia="es-ES"/>
      <w14:ligatures w14:val="none"/>
    </w:rPr>
  </w:style>
  <w:style w:type="paragraph" w:styleId="TDC2">
    <w:name w:val="toc 2"/>
    <w:basedOn w:val="Normal"/>
    <w:next w:val="Normal"/>
    <w:autoRedefine/>
    <w:uiPriority w:val="39"/>
    <w:unhideWhenUsed/>
    <w:rsid w:val="00BB7E02"/>
    <w:pPr>
      <w:spacing w:after="0"/>
      <w:ind w:left="220"/>
      <w:jc w:val="left"/>
    </w:pPr>
    <w:rPr>
      <w:rFonts w:cstheme="minorHAnsi"/>
      <w:smallCaps/>
      <w:sz w:val="20"/>
      <w:szCs w:val="20"/>
    </w:rPr>
  </w:style>
  <w:style w:type="paragraph" w:styleId="TDC1">
    <w:name w:val="toc 1"/>
    <w:basedOn w:val="Normal"/>
    <w:next w:val="Normal"/>
    <w:autoRedefine/>
    <w:uiPriority w:val="39"/>
    <w:unhideWhenUsed/>
    <w:rsid w:val="00BB7E02"/>
    <w:pPr>
      <w:spacing w:before="120" w:after="120"/>
      <w:jc w:val="left"/>
    </w:pPr>
    <w:rPr>
      <w:rFonts w:cstheme="minorHAnsi"/>
      <w:b/>
      <w:bCs/>
      <w:caps/>
      <w:sz w:val="20"/>
      <w:szCs w:val="20"/>
    </w:rPr>
  </w:style>
  <w:style w:type="paragraph" w:styleId="TDC3">
    <w:name w:val="toc 3"/>
    <w:basedOn w:val="Normal"/>
    <w:next w:val="Normal"/>
    <w:autoRedefine/>
    <w:uiPriority w:val="39"/>
    <w:unhideWhenUsed/>
    <w:rsid w:val="00112463"/>
    <w:pPr>
      <w:spacing w:after="0"/>
      <w:ind w:left="440"/>
      <w:jc w:val="left"/>
    </w:pPr>
    <w:rPr>
      <w:rFonts w:cstheme="minorHAnsi"/>
      <w:i/>
      <w:iCs/>
      <w:sz w:val="20"/>
      <w:szCs w:val="20"/>
    </w:rPr>
  </w:style>
  <w:style w:type="paragraph" w:styleId="TDC4">
    <w:name w:val="toc 4"/>
    <w:basedOn w:val="Normal"/>
    <w:next w:val="Normal"/>
    <w:autoRedefine/>
    <w:uiPriority w:val="39"/>
    <w:unhideWhenUsed/>
    <w:rsid w:val="00DC3B1E"/>
    <w:pPr>
      <w:spacing w:after="0"/>
      <w:ind w:left="660"/>
      <w:jc w:val="left"/>
    </w:pPr>
    <w:rPr>
      <w:rFonts w:cstheme="minorHAnsi"/>
      <w:sz w:val="18"/>
      <w:szCs w:val="18"/>
    </w:rPr>
  </w:style>
  <w:style w:type="paragraph" w:styleId="TDC5">
    <w:name w:val="toc 5"/>
    <w:basedOn w:val="Normal"/>
    <w:next w:val="Normal"/>
    <w:autoRedefine/>
    <w:uiPriority w:val="39"/>
    <w:unhideWhenUsed/>
    <w:rsid w:val="00BB7E02"/>
    <w:pPr>
      <w:spacing w:after="0"/>
      <w:ind w:left="880"/>
      <w:jc w:val="left"/>
    </w:pPr>
    <w:rPr>
      <w:rFonts w:cstheme="minorHAnsi"/>
      <w:sz w:val="18"/>
      <w:szCs w:val="18"/>
    </w:rPr>
  </w:style>
  <w:style w:type="paragraph" w:styleId="TDC6">
    <w:name w:val="toc 6"/>
    <w:basedOn w:val="Normal"/>
    <w:next w:val="Normal"/>
    <w:autoRedefine/>
    <w:uiPriority w:val="39"/>
    <w:unhideWhenUsed/>
    <w:rsid w:val="00BB7E02"/>
    <w:pPr>
      <w:spacing w:after="0"/>
      <w:ind w:left="1100"/>
      <w:jc w:val="left"/>
    </w:pPr>
    <w:rPr>
      <w:rFonts w:cstheme="minorHAnsi"/>
      <w:sz w:val="18"/>
      <w:szCs w:val="18"/>
    </w:rPr>
  </w:style>
  <w:style w:type="paragraph" w:styleId="TDC7">
    <w:name w:val="toc 7"/>
    <w:basedOn w:val="Normal"/>
    <w:next w:val="Normal"/>
    <w:autoRedefine/>
    <w:uiPriority w:val="39"/>
    <w:unhideWhenUsed/>
    <w:rsid w:val="00BB7E02"/>
    <w:pPr>
      <w:spacing w:after="0"/>
      <w:ind w:left="1320"/>
      <w:jc w:val="left"/>
    </w:pPr>
    <w:rPr>
      <w:rFonts w:cstheme="minorHAnsi"/>
      <w:sz w:val="18"/>
      <w:szCs w:val="18"/>
    </w:rPr>
  </w:style>
  <w:style w:type="paragraph" w:styleId="TDC8">
    <w:name w:val="toc 8"/>
    <w:basedOn w:val="Normal"/>
    <w:next w:val="Normal"/>
    <w:autoRedefine/>
    <w:uiPriority w:val="39"/>
    <w:unhideWhenUsed/>
    <w:rsid w:val="00BB7E02"/>
    <w:pPr>
      <w:spacing w:after="0"/>
      <w:ind w:left="1540"/>
      <w:jc w:val="left"/>
    </w:pPr>
    <w:rPr>
      <w:rFonts w:cstheme="minorHAnsi"/>
      <w:sz w:val="18"/>
      <w:szCs w:val="18"/>
    </w:rPr>
  </w:style>
  <w:style w:type="paragraph" w:styleId="TDC9">
    <w:name w:val="toc 9"/>
    <w:basedOn w:val="Normal"/>
    <w:next w:val="Normal"/>
    <w:autoRedefine/>
    <w:uiPriority w:val="39"/>
    <w:unhideWhenUsed/>
    <w:rsid w:val="00BB7E02"/>
    <w:pPr>
      <w:spacing w:after="0"/>
      <w:ind w:left="1760"/>
      <w:jc w:val="left"/>
    </w:pPr>
    <w:rPr>
      <w:rFonts w:cstheme="minorHAnsi"/>
      <w:sz w:val="18"/>
      <w:szCs w:val="18"/>
    </w:rPr>
  </w:style>
  <w:style w:type="character" w:styleId="Hipervnculo">
    <w:name w:val="Hyperlink"/>
    <w:basedOn w:val="Fuentedeprrafopredeter"/>
    <w:uiPriority w:val="99"/>
    <w:unhideWhenUsed/>
    <w:rsid w:val="00BB7E02"/>
    <w:rPr>
      <w:color w:val="0563C1" w:themeColor="hyperlink"/>
      <w:u w:val="single"/>
    </w:rPr>
  </w:style>
  <w:style w:type="paragraph" w:styleId="Ttulo">
    <w:name w:val="Title"/>
    <w:basedOn w:val="Normal"/>
    <w:next w:val="Normal"/>
    <w:link w:val="TtuloCar"/>
    <w:uiPriority w:val="10"/>
    <w:qFormat/>
    <w:rsid w:val="002F5076"/>
    <w:pPr>
      <w:pBdr>
        <w:bottom w:val="single" w:sz="4" w:space="1" w:color="auto"/>
      </w:pBdr>
      <w:spacing w:after="0" w:line="240" w:lineRule="auto"/>
      <w:contextualSpacing/>
      <w:jc w:val="center"/>
    </w:pPr>
    <w:rPr>
      <w:rFonts w:asciiTheme="majorHAnsi" w:eastAsiaTheme="majorEastAsia" w:hAnsiTheme="majorHAnsi" w:cstheme="majorBidi"/>
      <w:b/>
      <w:color w:val="0D0D0D" w:themeColor="text1" w:themeTint="F2"/>
      <w:spacing w:val="-10"/>
      <w:kern w:val="28"/>
      <w:sz w:val="40"/>
      <w:szCs w:val="56"/>
    </w:rPr>
  </w:style>
  <w:style w:type="character" w:customStyle="1" w:styleId="TtuloCar">
    <w:name w:val="Título Car"/>
    <w:basedOn w:val="Fuentedeprrafopredeter"/>
    <w:link w:val="Ttulo"/>
    <w:uiPriority w:val="10"/>
    <w:rsid w:val="002F5076"/>
    <w:rPr>
      <w:rFonts w:asciiTheme="majorHAnsi" w:eastAsiaTheme="majorEastAsia" w:hAnsiTheme="majorHAnsi" w:cstheme="majorBidi"/>
      <w:b/>
      <w:color w:val="0D0D0D" w:themeColor="text1" w:themeTint="F2"/>
      <w:spacing w:val="-10"/>
      <w:kern w:val="28"/>
      <w:sz w:val="40"/>
      <w:szCs w:val="56"/>
    </w:rPr>
  </w:style>
  <w:style w:type="paragraph" w:styleId="Prrafodelista">
    <w:name w:val="List Paragraph"/>
    <w:basedOn w:val="Normal"/>
    <w:uiPriority w:val="34"/>
    <w:qFormat/>
    <w:rsid w:val="00E10482"/>
    <w:pPr>
      <w:ind w:left="720"/>
      <w:contextualSpacing/>
    </w:pPr>
  </w:style>
  <w:style w:type="table" w:styleId="Tablaconcuadrcula5oscura">
    <w:name w:val="Grid Table 5 Dark"/>
    <w:basedOn w:val="Tablanormal"/>
    <w:uiPriority w:val="50"/>
    <w:rsid w:val="00F4695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Tablanormal3">
    <w:name w:val="Plain Table 3"/>
    <w:basedOn w:val="Tablanormal"/>
    <w:uiPriority w:val="43"/>
    <w:rsid w:val="00F4695D"/>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Descripcin">
    <w:name w:val="caption"/>
    <w:basedOn w:val="Normal"/>
    <w:next w:val="Normal"/>
    <w:uiPriority w:val="35"/>
    <w:unhideWhenUsed/>
    <w:qFormat/>
    <w:rsid w:val="009D5303"/>
    <w:pPr>
      <w:spacing w:after="200" w:line="240" w:lineRule="auto"/>
    </w:pPr>
    <w:rPr>
      <w:i/>
      <w:iCs/>
      <w:color w:val="44546A" w:themeColor="text2"/>
      <w:sz w:val="18"/>
      <w:szCs w:val="18"/>
    </w:rPr>
  </w:style>
  <w:style w:type="table" w:styleId="Tabladecuadrcula4">
    <w:name w:val="Grid Table 4"/>
    <w:basedOn w:val="Tablanormal"/>
    <w:uiPriority w:val="49"/>
    <w:rsid w:val="009D5303"/>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Refdecomentario">
    <w:name w:val="annotation reference"/>
    <w:basedOn w:val="Fuentedeprrafopredeter"/>
    <w:uiPriority w:val="99"/>
    <w:semiHidden/>
    <w:unhideWhenUsed/>
    <w:rsid w:val="00CA6501"/>
    <w:rPr>
      <w:sz w:val="16"/>
      <w:szCs w:val="16"/>
    </w:rPr>
  </w:style>
  <w:style w:type="paragraph" w:styleId="Textocomentario">
    <w:name w:val="annotation text"/>
    <w:basedOn w:val="Normal"/>
    <w:link w:val="TextocomentarioCar"/>
    <w:uiPriority w:val="99"/>
    <w:unhideWhenUsed/>
    <w:rsid w:val="00CA6501"/>
    <w:pPr>
      <w:spacing w:line="240" w:lineRule="auto"/>
    </w:pPr>
    <w:rPr>
      <w:sz w:val="20"/>
      <w:szCs w:val="20"/>
    </w:rPr>
  </w:style>
  <w:style w:type="character" w:customStyle="1" w:styleId="TextocomentarioCar">
    <w:name w:val="Texto comentario Car"/>
    <w:basedOn w:val="Fuentedeprrafopredeter"/>
    <w:link w:val="Textocomentario"/>
    <w:uiPriority w:val="99"/>
    <w:rsid w:val="00CA6501"/>
    <w:rPr>
      <w:sz w:val="20"/>
      <w:szCs w:val="20"/>
    </w:rPr>
  </w:style>
  <w:style w:type="paragraph" w:styleId="Asuntodelcomentario">
    <w:name w:val="annotation subject"/>
    <w:basedOn w:val="Textocomentario"/>
    <w:next w:val="Textocomentario"/>
    <w:link w:val="AsuntodelcomentarioCar"/>
    <w:uiPriority w:val="99"/>
    <w:semiHidden/>
    <w:unhideWhenUsed/>
    <w:rsid w:val="00CA6501"/>
    <w:rPr>
      <w:b/>
      <w:bCs/>
    </w:rPr>
  </w:style>
  <w:style w:type="character" w:customStyle="1" w:styleId="AsuntodelcomentarioCar">
    <w:name w:val="Asunto del comentario Car"/>
    <w:basedOn w:val="TextocomentarioCar"/>
    <w:link w:val="Asuntodelcomentario"/>
    <w:uiPriority w:val="99"/>
    <w:semiHidden/>
    <w:rsid w:val="00CA6501"/>
    <w:rPr>
      <w:b/>
      <w:bCs/>
      <w:sz w:val="20"/>
      <w:szCs w:val="20"/>
    </w:rPr>
  </w:style>
  <w:style w:type="character" w:styleId="Textodelmarcadordeposicin">
    <w:name w:val="Placeholder Text"/>
    <w:basedOn w:val="Fuentedeprrafopredeter"/>
    <w:uiPriority w:val="99"/>
    <w:semiHidden/>
    <w:rsid w:val="00B8650D"/>
    <w:rPr>
      <w:color w:val="666666"/>
    </w:rPr>
  </w:style>
  <w:style w:type="paragraph" w:styleId="NormalWeb">
    <w:name w:val="Normal (Web)"/>
    <w:basedOn w:val="Normal"/>
    <w:uiPriority w:val="99"/>
    <w:semiHidden/>
    <w:unhideWhenUsed/>
    <w:rsid w:val="00D8500B"/>
    <w:pPr>
      <w:spacing w:before="100" w:beforeAutospacing="1" w:after="100" w:afterAutospacing="1" w:line="240" w:lineRule="auto"/>
      <w:jc w:val="left"/>
    </w:pPr>
    <w:rPr>
      <w:rFonts w:ascii="Times New Roman" w:eastAsia="Times New Roman" w:hAnsi="Times New Roman" w:cs="Times New Roman"/>
      <w:kern w:val="0"/>
      <w:sz w:val="24"/>
      <w:szCs w:val="24"/>
      <w:lang w:eastAsia="es-ES"/>
      <w14:ligatures w14:val="none"/>
    </w:rPr>
  </w:style>
  <w:style w:type="character" w:styleId="Textoennegrita">
    <w:name w:val="Strong"/>
    <w:basedOn w:val="Fuentedeprrafopredeter"/>
    <w:uiPriority w:val="22"/>
    <w:qFormat/>
    <w:rsid w:val="00D8500B"/>
    <w:rPr>
      <w:b/>
      <w:bCs/>
    </w:rPr>
  </w:style>
  <w:style w:type="paragraph" w:styleId="Saludo">
    <w:name w:val="Salutation"/>
    <w:basedOn w:val="Normal"/>
    <w:next w:val="Normal"/>
    <w:link w:val="SaludoCar"/>
    <w:uiPriority w:val="99"/>
    <w:unhideWhenUsed/>
    <w:rsid w:val="005F487B"/>
  </w:style>
  <w:style w:type="character" w:customStyle="1" w:styleId="SaludoCar">
    <w:name w:val="Saludo Car"/>
    <w:basedOn w:val="Fuentedeprrafopredeter"/>
    <w:link w:val="Saludo"/>
    <w:uiPriority w:val="99"/>
    <w:rsid w:val="005F487B"/>
  </w:style>
  <w:style w:type="paragraph" w:styleId="Textoindependiente">
    <w:name w:val="Body Text"/>
    <w:basedOn w:val="Normal"/>
    <w:link w:val="TextoindependienteCar"/>
    <w:uiPriority w:val="99"/>
    <w:unhideWhenUsed/>
    <w:rsid w:val="005F487B"/>
    <w:pPr>
      <w:spacing w:after="120"/>
    </w:pPr>
  </w:style>
  <w:style w:type="character" w:customStyle="1" w:styleId="TextoindependienteCar">
    <w:name w:val="Texto independiente Car"/>
    <w:basedOn w:val="Fuentedeprrafopredeter"/>
    <w:link w:val="Textoindependiente"/>
    <w:uiPriority w:val="99"/>
    <w:rsid w:val="005F487B"/>
  </w:style>
  <w:style w:type="character" w:styleId="Mencinsinresolver">
    <w:name w:val="Unresolved Mention"/>
    <w:basedOn w:val="Fuentedeprrafopredeter"/>
    <w:uiPriority w:val="99"/>
    <w:semiHidden/>
    <w:unhideWhenUsed/>
    <w:rsid w:val="00485A0E"/>
    <w:rPr>
      <w:color w:val="605E5C"/>
      <w:shd w:val="clear" w:color="auto" w:fill="E1DFDD"/>
    </w:rPr>
  </w:style>
  <w:style w:type="paragraph" w:customStyle="1" w:styleId="Figuras">
    <w:name w:val="Figuras"/>
    <w:basedOn w:val="Normal"/>
    <w:link w:val="FigurasCar"/>
    <w:rsid w:val="00402A8C"/>
    <w:pPr>
      <w:spacing w:line="240" w:lineRule="auto"/>
      <w:jc w:val="center"/>
    </w:pPr>
    <w:rPr>
      <w:rFonts w:asciiTheme="majorHAnsi" w:hAnsiTheme="majorHAnsi"/>
      <w:b/>
    </w:rPr>
  </w:style>
  <w:style w:type="character" w:customStyle="1" w:styleId="FigurasCar">
    <w:name w:val="Figuras Car"/>
    <w:basedOn w:val="Fuentedeprrafopredeter"/>
    <w:link w:val="Figuras"/>
    <w:rsid w:val="00402A8C"/>
    <w:rPr>
      <w:rFonts w:asciiTheme="majorHAnsi" w:hAnsiTheme="majorHAnsi"/>
      <w:b/>
    </w:rPr>
  </w:style>
  <w:style w:type="paragraph" w:customStyle="1" w:styleId="CitadeTablas">
    <w:name w:val="Cita de Tablas"/>
    <w:basedOn w:val="Normal"/>
    <w:link w:val="CitadeTablasCar"/>
    <w:qFormat/>
    <w:rsid w:val="0042267A"/>
    <w:pPr>
      <w:numPr>
        <w:numId w:val="21"/>
      </w:numPr>
      <w:spacing w:line="240" w:lineRule="auto"/>
      <w:jc w:val="center"/>
    </w:pPr>
    <w:rPr>
      <w:i/>
      <w:sz w:val="18"/>
    </w:rPr>
  </w:style>
  <w:style w:type="character" w:customStyle="1" w:styleId="CitadeTablasCar">
    <w:name w:val="Cita de Tablas Car"/>
    <w:basedOn w:val="Fuentedeprrafopredeter"/>
    <w:link w:val="CitadeTablas"/>
    <w:rsid w:val="006D0EF1"/>
    <w:rPr>
      <w:i/>
      <w:sz w:val="18"/>
    </w:rPr>
  </w:style>
  <w:style w:type="paragraph" w:customStyle="1" w:styleId="CitadeFiguras">
    <w:name w:val="Cita de Figuras"/>
    <w:basedOn w:val="Normal"/>
    <w:link w:val="CitadeFigurasCar"/>
    <w:qFormat/>
    <w:rsid w:val="0042267A"/>
    <w:pPr>
      <w:numPr>
        <w:numId w:val="22"/>
      </w:numPr>
      <w:spacing w:after="0" w:line="240" w:lineRule="auto"/>
      <w:jc w:val="center"/>
    </w:pPr>
    <w:rPr>
      <w:i/>
      <w:sz w:val="18"/>
    </w:rPr>
  </w:style>
  <w:style w:type="character" w:customStyle="1" w:styleId="CitadeFigurasCar">
    <w:name w:val="Cita de Figuras Car"/>
    <w:basedOn w:val="Fuentedeprrafopredeter"/>
    <w:link w:val="CitadeFiguras"/>
    <w:rsid w:val="00FD0DC2"/>
    <w:rPr>
      <w:i/>
      <w:sz w:val="18"/>
    </w:rPr>
  </w:style>
  <w:style w:type="character" w:styleId="Hipervnculovisitado">
    <w:name w:val="FollowedHyperlink"/>
    <w:basedOn w:val="Fuentedeprrafopredeter"/>
    <w:uiPriority w:val="99"/>
    <w:semiHidden/>
    <w:unhideWhenUsed/>
    <w:rsid w:val="00390D8D"/>
    <w:rPr>
      <w:color w:val="954F72" w:themeColor="followedHyperlink"/>
      <w:u w:val="single"/>
    </w:rPr>
  </w:style>
  <w:style w:type="table" w:styleId="Tablanormal2">
    <w:name w:val="Plain Table 2"/>
    <w:basedOn w:val="Tablanormal"/>
    <w:uiPriority w:val="42"/>
    <w:rsid w:val="007A7CED"/>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aconcuadrculaclara">
    <w:name w:val="Grid Table Light"/>
    <w:basedOn w:val="Tablanormal"/>
    <w:uiPriority w:val="40"/>
    <w:rsid w:val="007A7CED"/>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Bibliografa">
    <w:name w:val="Bibliography"/>
    <w:basedOn w:val="Normal"/>
    <w:next w:val="Normal"/>
    <w:uiPriority w:val="37"/>
    <w:unhideWhenUsed/>
    <w:rsid w:val="00BE6604"/>
  </w:style>
  <w:style w:type="numbering" w:customStyle="1" w:styleId="Estilo1">
    <w:name w:val="Estilo1"/>
    <w:uiPriority w:val="99"/>
    <w:rsid w:val="003862E6"/>
    <w:pPr>
      <w:numPr>
        <w:numId w:val="95"/>
      </w:numPr>
    </w:pPr>
  </w:style>
  <w:style w:type="paragraph" w:customStyle="1" w:styleId="msonormal0">
    <w:name w:val="msonormal"/>
    <w:basedOn w:val="Normal"/>
    <w:rsid w:val="00804D82"/>
    <w:pPr>
      <w:spacing w:before="100" w:beforeAutospacing="1" w:after="100" w:afterAutospacing="1" w:line="240" w:lineRule="auto"/>
      <w:jc w:val="left"/>
    </w:pPr>
    <w:rPr>
      <w:rFonts w:ascii="Times New Roman" w:eastAsia="Times New Roman" w:hAnsi="Times New Roman" w:cs="Times New Roman"/>
      <w:kern w:val="0"/>
      <w:sz w:val="24"/>
      <w:szCs w:val="24"/>
      <w:lang w:eastAsia="es-ES"/>
      <w14:ligatures w14:val="none"/>
    </w:rPr>
  </w:style>
  <w:style w:type="paragraph" w:customStyle="1" w:styleId="prj0">
    <w:name w:val="prj0"/>
    <w:basedOn w:val="Normal"/>
    <w:rsid w:val="00804D82"/>
    <w:pPr>
      <w:pBdr>
        <w:top w:val="single" w:sz="4" w:space="0" w:color="B1BBCC"/>
        <w:left w:val="single" w:sz="4" w:space="0" w:color="B1BBCC"/>
        <w:bottom w:val="single" w:sz="4" w:space="0" w:color="B1BBCC"/>
        <w:right w:val="single" w:sz="4" w:space="0" w:color="B1BBCC"/>
      </w:pBdr>
      <w:spacing w:before="100" w:beforeAutospacing="1" w:after="100" w:afterAutospacing="1" w:line="240" w:lineRule="auto"/>
      <w:jc w:val="left"/>
    </w:pPr>
    <w:rPr>
      <w:rFonts w:ascii="Segoe UI" w:eastAsia="Times New Roman" w:hAnsi="Segoe UI" w:cs="Segoe UI"/>
      <w:kern w:val="0"/>
      <w:sz w:val="18"/>
      <w:szCs w:val="18"/>
      <w:lang w:eastAsia="es-ES"/>
      <w14:ligatures w14:val="none"/>
    </w:rPr>
  </w:style>
  <w:style w:type="paragraph" w:customStyle="1" w:styleId="prj1">
    <w:name w:val="prj1"/>
    <w:basedOn w:val="Normal"/>
    <w:rsid w:val="00804D82"/>
    <w:pPr>
      <w:pBdr>
        <w:top w:val="single" w:sz="4" w:space="0" w:color="B1BBCC"/>
        <w:left w:val="single" w:sz="4" w:space="0" w:color="B1BBCC"/>
        <w:bottom w:val="single" w:sz="4" w:space="0" w:color="B1BBCC"/>
        <w:right w:val="single" w:sz="4" w:space="0" w:color="B1BBCC"/>
      </w:pBdr>
      <w:spacing w:before="100" w:beforeAutospacing="1" w:after="100" w:afterAutospacing="1" w:line="240" w:lineRule="auto"/>
      <w:jc w:val="left"/>
    </w:pPr>
    <w:rPr>
      <w:rFonts w:ascii="Calibri" w:eastAsia="Times New Roman" w:hAnsi="Calibri" w:cs="Calibri"/>
      <w:kern w:val="0"/>
      <w:lang w:eastAsia="es-ES"/>
      <w14:ligatures w14:val="none"/>
    </w:rPr>
  </w:style>
  <w:style w:type="paragraph" w:customStyle="1" w:styleId="prj2">
    <w:name w:val="prj2"/>
    <w:basedOn w:val="Normal"/>
    <w:rsid w:val="00804D82"/>
    <w:pPr>
      <w:pBdr>
        <w:top w:val="single" w:sz="4" w:space="0" w:color="B1BBCC"/>
        <w:left w:val="single" w:sz="4" w:space="0" w:color="B1BBCC"/>
        <w:bottom w:val="single" w:sz="4" w:space="0" w:color="B1BBCC"/>
        <w:right w:val="single" w:sz="4" w:space="0" w:color="B1BBCC"/>
      </w:pBdr>
      <w:spacing w:before="100" w:beforeAutospacing="1" w:after="100" w:afterAutospacing="1" w:line="240" w:lineRule="auto"/>
      <w:jc w:val="left"/>
    </w:pPr>
    <w:rPr>
      <w:rFonts w:ascii="Arial" w:eastAsia="Times New Roman" w:hAnsi="Arial" w:cs="Arial"/>
      <w:kern w:val="0"/>
      <w:sz w:val="20"/>
      <w:szCs w:val="20"/>
      <w:lang w:eastAsia="es-ES"/>
      <w14:ligatures w14:val="none"/>
    </w:rPr>
  </w:style>
  <w:style w:type="paragraph" w:customStyle="1" w:styleId="prj3">
    <w:name w:val="prj3"/>
    <w:basedOn w:val="Normal"/>
    <w:rsid w:val="00804D82"/>
    <w:pPr>
      <w:pBdr>
        <w:top w:val="single" w:sz="4" w:space="0" w:color="B1BBCC"/>
        <w:left w:val="single" w:sz="4" w:space="0" w:color="B1BBCC"/>
        <w:bottom w:val="single" w:sz="4" w:space="0" w:color="B1BBCC"/>
        <w:right w:val="single" w:sz="4" w:space="0" w:color="B1BBCC"/>
      </w:pBdr>
      <w:spacing w:before="100" w:beforeAutospacing="1" w:after="100" w:afterAutospacing="1" w:line="240" w:lineRule="auto"/>
      <w:jc w:val="left"/>
    </w:pPr>
    <w:rPr>
      <w:rFonts w:ascii="Aptos" w:eastAsia="Times New Roman" w:hAnsi="Aptos" w:cs="Times New Roman"/>
      <w:kern w:val="0"/>
      <w:lang w:eastAsia="es-ES"/>
      <w14:ligatures w14:val="none"/>
    </w:rPr>
  </w:style>
  <w:style w:type="table" w:styleId="Tablaconcuadrcula5oscura-nfasis3">
    <w:name w:val="Grid Table 5 Dark Accent 3"/>
    <w:basedOn w:val="Tablanormal"/>
    <w:uiPriority w:val="50"/>
    <w:rsid w:val="0074181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paragraph" w:styleId="Sinespaciado">
    <w:name w:val="No Spacing"/>
    <w:uiPriority w:val="1"/>
    <w:qFormat/>
    <w:rsid w:val="007450F0"/>
    <w:pPr>
      <w:spacing w:after="0" w:line="240" w:lineRule="auto"/>
      <w:jc w:val="both"/>
    </w:pPr>
  </w:style>
  <w:style w:type="table" w:styleId="Tablaconcuadrcula4-nfasis3">
    <w:name w:val="Grid Table 4 Accent 3"/>
    <w:basedOn w:val="Tablanormal"/>
    <w:uiPriority w:val="49"/>
    <w:rsid w:val="00FD0007"/>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delista4-nfasis3">
    <w:name w:val="List Table 4 Accent 3"/>
    <w:basedOn w:val="Tablanormal"/>
    <w:uiPriority w:val="49"/>
    <w:rsid w:val="00FD0007"/>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normal1">
    <w:name w:val="Plain Table 1"/>
    <w:basedOn w:val="Tablanormal"/>
    <w:uiPriority w:val="41"/>
    <w:rsid w:val="00FD0007"/>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lasmatricesderesponsabilidad">
    <w:name w:val="Tablas matrices de responsabilidad"/>
    <w:basedOn w:val="Tablanormal"/>
    <w:uiPriority w:val="99"/>
    <w:rsid w:val="00FD0007"/>
    <w:pPr>
      <w:spacing w:after="0" w:line="240" w:lineRule="auto"/>
    </w:pPr>
    <w:rPr>
      <w:sz w:val="18"/>
    </w:rPr>
    <w:tblPr/>
    <w:tblStylePr w:type="firstRow">
      <w:tblPr/>
      <w:tcPr>
        <w:shd w:val="clear" w:color="auto" w:fill="D9D9D9" w:themeFill="background1" w:themeFillShade="D9"/>
      </w:tcPr>
    </w:tblStylePr>
    <w:tblStylePr w:type="firstCol">
      <w:tblPr/>
      <w:tcPr>
        <w:shd w:val="clear" w:color="auto" w:fill="D9D9D9" w:themeFill="background1" w:themeFillShade="D9"/>
      </w:tcPr>
    </w:tblStylePr>
  </w:style>
  <w:style w:type="table" w:styleId="Tablaconcuadrcula1clara">
    <w:name w:val="Grid Table 1 Light"/>
    <w:basedOn w:val="Tablanormal"/>
    <w:uiPriority w:val="46"/>
    <w:rsid w:val="00FD0007"/>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aconcuadrcula5oscura-nfasis5">
    <w:name w:val="Grid Table 5 Dark Accent 5"/>
    <w:basedOn w:val="Tablanormal"/>
    <w:uiPriority w:val="50"/>
    <w:rsid w:val="00FD000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Tablaconcuadrcula1clara-nfasis3">
    <w:name w:val="Grid Table 1 Light Accent 3"/>
    <w:basedOn w:val="Tablanormal"/>
    <w:uiPriority w:val="46"/>
    <w:rsid w:val="00FD0007"/>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character" w:customStyle="1" w:styleId="hgkelc">
    <w:name w:val="hgkelc"/>
    <w:basedOn w:val="Fuentedeprrafopredeter"/>
    <w:rsid w:val="006C4D65"/>
  </w:style>
  <w:style w:type="paragraph" w:customStyle="1" w:styleId="Default">
    <w:name w:val="Default"/>
    <w:rsid w:val="006C4D65"/>
    <w:pPr>
      <w:autoSpaceDE w:val="0"/>
      <w:autoSpaceDN w:val="0"/>
      <w:adjustRightInd w:val="0"/>
      <w:spacing w:after="0" w:line="240" w:lineRule="auto"/>
    </w:pPr>
    <w:rPr>
      <w:rFonts w:ascii="Calibri" w:hAnsi="Calibri" w:cs="Calibri"/>
      <w:color w:val="000000"/>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49751">
      <w:bodyDiv w:val="1"/>
      <w:marLeft w:val="0"/>
      <w:marRight w:val="0"/>
      <w:marTop w:val="0"/>
      <w:marBottom w:val="0"/>
      <w:divBdr>
        <w:top w:val="none" w:sz="0" w:space="0" w:color="auto"/>
        <w:left w:val="none" w:sz="0" w:space="0" w:color="auto"/>
        <w:bottom w:val="none" w:sz="0" w:space="0" w:color="auto"/>
        <w:right w:val="none" w:sz="0" w:space="0" w:color="auto"/>
      </w:divBdr>
    </w:div>
    <w:div w:id="16201420">
      <w:bodyDiv w:val="1"/>
      <w:marLeft w:val="0"/>
      <w:marRight w:val="0"/>
      <w:marTop w:val="0"/>
      <w:marBottom w:val="0"/>
      <w:divBdr>
        <w:top w:val="none" w:sz="0" w:space="0" w:color="auto"/>
        <w:left w:val="none" w:sz="0" w:space="0" w:color="auto"/>
        <w:bottom w:val="none" w:sz="0" w:space="0" w:color="auto"/>
        <w:right w:val="none" w:sz="0" w:space="0" w:color="auto"/>
      </w:divBdr>
    </w:div>
    <w:div w:id="18481507">
      <w:bodyDiv w:val="1"/>
      <w:marLeft w:val="0"/>
      <w:marRight w:val="0"/>
      <w:marTop w:val="0"/>
      <w:marBottom w:val="0"/>
      <w:divBdr>
        <w:top w:val="none" w:sz="0" w:space="0" w:color="auto"/>
        <w:left w:val="none" w:sz="0" w:space="0" w:color="auto"/>
        <w:bottom w:val="none" w:sz="0" w:space="0" w:color="auto"/>
        <w:right w:val="none" w:sz="0" w:space="0" w:color="auto"/>
      </w:divBdr>
    </w:div>
    <w:div w:id="38095354">
      <w:bodyDiv w:val="1"/>
      <w:marLeft w:val="0"/>
      <w:marRight w:val="0"/>
      <w:marTop w:val="0"/>
      <w:marBottom w:val="0"/>
      <w:divBdr>
        <w:top w:val="none" w:sz="0" w:space="0" w:color="auto"/>
        <w:left w:val="none" w:sz="0" w:space="0" w:color="auto"/>
        <w:bottom w:val="none" w:sz="0" w:space="0" w:color="auto"/>
        <w:right w:val="none" w:sz="0" w:space="0" w:color="auto"/>
      </w:divBdr>
    </w:div>
    <w:div w:id="43719028">
      <w:bodyDiv w:val="1"/>
      <w:marLeft w:val="0"/>
      <w:marRight w:val="0"/>
      <w:marTop w:val="0"/>
      <w:marBottom w:val="0"/>
      <w:divBdr>
        <w:top w:val="none" w:sz="0" w:space="0" w:color="auto"/>
        <w:left w:val="none" w:sz="0" w:space="0" w:color="auto"/>
        <w:bottom w:val="none" w:sz="0" w:space="0" w:color="auto"/>
        <w:right w:val="none" w:sz="0" w:space="0" w:color="auto"/>
      </w:divBdr>
    </w:div>
    <w:div w:id="61873986">
      <w:bodyDiv w:val="1"/>
      <w:marLeft w:val="0"/>
      <w:marRight w:val="0"/>
      <w:marTop w:val="0"/>
      <w:marBottom w:val="0"/>
      <w:divBdr>
        <w:top w:val="none" w:sz="0" w:space="0" w:color="auto"/>
        <w:left w:val="none" w:sz="0" w:space="0" w:color="auto"/>
        <w:bottom w:val="none" w:sz="0" w:space="0" w:color="auto"/>
        <w:right w:val="none" w:sz="0" w:space="0" w:color="auto"/>
      </w:divBdr>
    </w:div>
    <w:div w:id="74401084">
      <w:bodyDiv w:val="1"/>
      <w:marLeft w:val="0"/>
      <w:marRight w:val="0"/>
      <w:marTop w:val="0"/>
      <w:marBottom w:val="0"/>
      <w:divBdr>
        <w:top w:val="none" w:sz="0" w:space="0" w:color="auto"/>
        <w:left w:val="none" w:sz="0" w:space="0" w:color="auto"/>
        <w:bottom w:val="none" w:sz="0" w:space="0" w:color="auto"/>
        <w:right w:val="none" w:sz="0" w:space="0" w:color="auto"/>
      </w:divBdr>
    </w:div>
    <w:div w:id="74518277">
      <w:bodyDiv w:val="1"/>
      <w:marLeft w:val="0"/>
      <w:marRight w:val="0"/>
      <w:marTop w:val="0"/>
      <w:marBottom w:val="0"/>
      <w:divBdr>
        <w:top w:val="none" w:sz="0" w:space="0" w:color="auto"/>
        <w:left w:val="none" w:sz="0" w:space="0" w:color="auto"/>
        <w:bottom w:val="none" w:sz="0" w:space="0" w:color="auto"/>
        <w:right w:val="none" w:sz="0" w:space="0" w:color="auto"/>
      </w:divBdr>
    </w:div>
    <w:div w:id="81804750">
      <w:bodyDiv w:val="1"/>
      <w:marLeft w:val="0"/>
      <w:marRight w:val="0"/>
      <w:marTop w:val="0"/>
      <w:marBottom w:val="0"/>
      <w:divBdr>
        <w:top w:val="none" w:sz="0" w:space="0" w:color="auto"/>
        <w:left w:val="none" w:sz="0" w:space="0" w:color="auto"/>
        <w:bottom w:val="none" w:sz="0" w:space="0" w:color="auto"/>
        <w:right w:val="none" w:sz="0" w:space="0" w:color="auto"/>
      </w:divBdr>
    </w:div>
    <w:div w:id="93793102">
      <w:bodyDiv w:val="1"/>
      <w:marLeft w:val="0"/>
      <w:marRight w:val="0"/>
      <w:marTop w:val="0"/>
      <w:marBottom w:val="0"/>
      <w:divBdr>
        <w:top w:val="none" w:sz="0" w:space="0" w:color="auto"/>
        <w:left w:val="none" w:sz="0" w:space="0" w:color="auto"/>
        <w:bottom w:val="none" w:sz="0" w:space="0" w:color="auto"/>
        <w:right w:val="none" w:sz="0" w:space="0" w:color="auto"/>
      </w:divBdr>
    </w:div>
    <w:div w:id="104933603">
      <w:bodyDiv w:val="1"/>
      <w:marLeft w:val="0"/>
      <w:marRight w:val="0"/>
      <w:marTop w:val="0"/>
      <w:marBottom w:val="0"/>
      <w:divBdr>
        <w:top w:val="none" w:sz="0" w:space="0" w:color="auto"/>
        <w:left w:val="none" w:sz="0" w:space="0" w:color="auto"/>
        <w:bottom w:val="none" w:sz="0" w:space="0" w:color="auto"/>
        <w:right w:val="none" w:sz="0" w:space="0" w:color="auto"/>
      </w:divBdr>
    </w:div>
    <w:div w:id="163590911">
      <w:bodyDiv w:val="1"/>
      <w:marLeft w:val="0"/>
      <w:marRight w:val="0"/>
      <w:marTop w:val="0"/>
      <w:marBottom w:val="0"/>
      <w:divBdr>
        <w:top w:val="none" w:sz="0" w:space="0" w:color="auto"/>
        <w:left w:val="none" w:sz="0" w:space="0" w:color="auto"/>
        <w:bottom w:val="none" w:sz="0" w:space="0" w:color="auto"/>
        <w:right w:val="none" w:sz="0" w:space="0" w:color="auto"/>
      </w:divBdr>
    </w:div>
    <w:div w:id="169029176">
      <w:bodyDiv w:val="1"/>
      <w:marLeft w:val="0"/>
      <w:marRight w:val="0"/>
      <w:marTop w:val="0"/>
      <w:marBottom w:val="0"/>
      <w:divBdr>
        <w:top w:val="none" w:sz="0" w:space="0" w:color="auto"/>
        <w:left w:val="none" w:sz="0" w:space="0" w:color="auto"/>
        <w:bottom w:val="none" w:sz="0" w:space="0" w:color="auto"/>
        <w:right w:val="none" w:sz="0" w:space="0" w:color="auto"/>
      </w:divBdr>
    </w:div>
    <w:div w:id="177282605">
      <w:bodyDiv w:val="1"/>
      <w:marLeft w:val="0"/>
      <w:marRight w:val="0"/>
      <w:marTop w:val="0"/>
      <w:marBottom w:val="0"/>
      <w:divBdr>
        <w:top w:val="none" w:sz="0" w:space="0" w:color="auto"/>
        <w:left w:val="none" w:sz="0" w:space="0" w:color="auto"/>
        <w:bottom w:val="none" w:sz="0" w:space="0" w:color="auto"/>
        <w:right w:val="none" w:sz="0" w:space="0" w:color="auto"/>
      </w:divBdr>
    </w:div>
    <w:div w:id="180628962">
      <w:bodyDiv w:val="1"/>
      <w:marLeft w:val="0"/>
      <w:marRight w:val="0"/>
      <w:marTop w:val="0"/>
      <w:marBottom w:val="0"/>
      <w:divBdr>
        <w:top w:val="none" w:sz="0" w:space="0" w:color="auto"/>
        <w:left w:val="none" w:sz="0" w:space="0" w:color="auto"/>
        <w:bottom w:val="none" w:sz="0" w:space="0" w:color="auto"/>
        <w:right w:val="none" w:sz="0" w:space="0" w:color="auto"/>
      </w:divBdr>
    </w:div>
    <w:div w:id="224800957">
      <w:bodyDiv w:val="1"/>
      <w:marLeft w:val="0"/>
      <w:marRight w:val="0"/>
      <w:marTop w:val="0"/>
      <w:marBottom w:val="0"/>
      <w:divBdr>
        <w:top w:val="none" w:sz="0" w:space="0" w:color="auto"/>
        <w:left w:val="none" w:sz="0" w:space="0" w:color="auto"/>
        <w:bottom w:val="none" w:sz="0" w:space="0" w:color="auto"/>
        <w:right w:val="none" w:sz="0" w:space="0" w:color="auto"/>
      </w:divBdr>
    </w:div>
    <w:div w:id="243808846">
      <w:bodyDiv w:val="1"/>
      <w:marLeft w:val="0"/>
      <w:marRight w:val="0"/>
      <w:marTop w:val="0"/>
      <w:marBottom w:val="0"/>
      <w:divBdr>
        <w:top w:val="none" w:sz="0" w:space="0" w:color="auto"/>
        <w:left w:val="none" w:sz="0" w:space="0" w:color="auto"/>
        <w:bottom w:val="none" w:sz="0" w:space="0" w:color="auto"/>
        <w:right w:val="none" w:sz="0" w:space="0" w:color="auto"/>
      </w:divBdr>
    </w:div>
    <w:div w:id="266545268">
      <w:bodyDiv w:val="1"/>
      <w:marLeft w:val="0"/>
      <w:marRight w:val="0"/>
      <w:marTop w:val="0"/>
      <w:marBottom w:val="0"/>
      <w:divBdr>
        <w:top w:val="none" w:sz="0" w:space="0" w:color="auto"/>
        <w:left w:val="none" w:sz="0" w:space="0" w:color="auto"/>
        <w:bottom w:val="none" w:sz="0" w:space="0" w:color="auto"/>
        <w:right w:val="none" w:sz="0" w:space="0" w:color="auto"/>
      </w:divBdr>
    </w:div>
    <w:div w:id="276374059">
      <w:bodyDiv w:val="1"/>
      <w:marLeft w:val="0"/>
      <w:marRight w:val="0"/>
      <w:marTop w:val="0"/>
      <w:marBottom w:val="0"/>
      <w:divBdr>
        <w:top w:val="none" w:sz="0" w:space="0" w:color="auto"/>
        <w:left w:val="none" w:sz="0" w:space="0" w:color="auto"/>
        <w:bottom w:val="none" w:sz="0" w:space="0" w:color="auto"/>
        <w:right w:val="none" w:sz="0" w:space="0" w:color="auto"/>
      </w:divBdr>
    </w:div>
    <w:div w:id="286670035">
      <w:bodyDiv w:val="1"/>
      <w:marLeft w:val="0"/>
      <w:marRight w:val="0"/>
      <w:marTop w:val="0"/>
      <w:marBottom w:val="0"/>
      <w:divBdr>
        <w:top w:val="none" w:sz="0" w:space="0" w:color="auto"/>
        <w:left w:val="none" w:sz="0" w:space="0" w:color="auto"/>
        <w:bottom w:val="none" w:sz="0" w:space="0" w:color="auto"/>
        <w:right w:val="none" w:sz="0" w:space="0" w:color="auto"/>
      </w:divBdr>
    </w:div>
    <w:div w:id="337195648">
      <w:bodyDiv w:val="1"/>
      <w:marLeft w:val="0"/>
      <w:marRight w:val="0"/>
      <w:marTop w:val="0"/>
      <w:marBottom w:val="0"/>
      <w:divBdr>
        <w:top w:val="none" w:sz="0" w:space="0" w:color="auto"/>
        <w:left w:val="none" w:sz="0" w:space="0" w:color="auto"/>
        <w:bottom w:val="none" w:sz="0" w:space="0" w:color="auto"/>
        <w:right w:val="none" w:sz="0" w:space="0" w:color="auto"/>
      </w:divBdr>
    </w:div>
    <w:div w:id="344594180">
      <w:bodyDiv w:val="1"/>
      <w:marLeft w:val="0"/>
      <w:marRight w:val="0"/>
      <w:marTop w:val="0"/>
      <w:marBottom w:val="0"/>
      <w:divBdr>
        <w:top w:val="none" w:sz="0" w:space="0" w:color="auto"/>
        <w:left w:val="none" w:sz="0" w:space="0" w:color="auto"/>
        <w:bottom w:val="none" w:sz="0" w:space="0" w:color="auto"/>
        <w:right w:val="none" w:sz="0" w:space="0" w:color="auto"/>
      </w:divBdr>
    </w:div>
    <w:div w:id="358699346">
      <w:bodyDiv w:val="1"/>
      <w:marLeft w:val="0"/>
      <w:marRight w:val="0"/>
      <w:marTop w:val="0"/>
      <w:marBottom w:val="0"/>
      <w:divBdr>
        <w:top w:val="none" w:sz="0" w:space="0" w:color="auto"/>
        <w:left w:val="none" w:sz="0" w:space="0" w:color="auto"/>
        <w:bottom w:val="none" w:sz="0" w:space="0" w:color="auto"/>
        <w:right w:val="none" w:sz="0" w:space="0" w:color="auto"/>
      </w:divBdr>
    </w:div>
    <w:div w:id="359205238">
      <w:bodyDiv w:val="1"/>
      <w:marLeft w:val="0"/>
      <w:marRight w:val="0"/>
      <w:marTop w:val="0"/>
      <w:marBottom w:val="0"/>
      <w:divBdr>
        <w:top w:val="none" w:sz="0" w:space="0" w:color="auto"/>
        <w:left w:val="none" w:sz="0" w:space="0" w:color="auto"/>
        <w:bottom w:val="none" w:sz="0" w:space="0" w:color="auto"/>
        <w:right w:val="none" w:sz="0" w:space="0" w:color="auto"/>
      </w:divBdr>
    </w:div>
    <w:div w:id="359820412">
      <w:bodyDiv w:val="1"/>
      <w:marLeft w:val="0"/>
      <w:marRight w:val="0"/>
      <w:marTop w:val="0"/>
      <w:marBottom w:val="0"/>
      <w:divBdr>
        <w:top w:val="none" w:sz="0" w:space="0" w:color="auto"/>
        <w:left w:val="none" w:sz="0" w:space="0" w:color="auto"/>
        <w:bottom w:val="none" w:sz="0" w:space="0" w:color="auto"/>
        <w:right w:val="none" w:sz="0" w:space="0" w:color="auto"/>
      </w:divBdr>
    </w:div>
    <w:div w:id="362946836">
      <w:bodyDiv w:val="1"/>
      <w:marLeft w:val="0"/>
      <w:marRight w:val="0"/>
      <w:marTop w:val="0"/>
      <w:marBottom w:val="0"/>
      <w:divBdr>
        <w:top w:val="none" w:sz="0" w:space="0" w:color="auto"/>
        <w:left w:val="none" w:sz="0" w:space="0" w:color="auto"/>
        <w:bottom w:val="none" w:sz="0" w:space="0" w:color="auto"/>
        <w:right w:val="none" w:sz="0" w:space="0" w:color="auto"/>
      </w:divBdr>
    </w:div>
    <w:div w:id="376012225">
      <w:bodyDiv w:val="1"/>
      <w:marLeft w:val="0"/>
      <w:marRight w:val="0"/>
      <w:marTop w:val="0"/>
      <w:marBottom w:val="0"/>
      <w:divBdr>
        <w:top w:val="none" w:sz="0" w:space="0" w:color="auto"/>
        <w:left w:val="none" w:sz="0" w:space="0" w:color="auto"/>
        <w:bottom w:val="none" w:sz="0" w:space="0" w:color="auto"/>
        <w:right w:val="none" w:sz="0" w:space="0" w:color="auto"/>
      </w:divBdr>
    </w:div>
    <w:div w:id="395130665">
      <w:bodyDiv w:val="1"/>
      <w:marLeft w:val="0"/>
      <w:marRight w:val="0"/>
      <w:marTop w:val="0"/>
      <w:marBottom w:val="0"/>
      <w:divBdr>
        <w:top w:val="none" w:sz="0" w:space="0" w:color="auto"/>
        <w:left w:val="none" w:sz="0" w:space="0" w:color="auto"/>
        <w:bottom w:val="none" w:sz="0" w:space="0" w:color="auto"/>
        <w:right w:val="none" w:sz="0" w:space="0" w:color="auto"/>
      </w:divBdr>
    </w:div>
    <w:div w:id="397560432">
      <w:bodyDiv w:val="1"/>
      <w:marLeft w:val="0"/>
      <w:marRight w:val="0"/>
      <w:marTop w:val="0"/>
      <w:marBottom w:val="0"/>
      <w:divBdr>
        <w:top w:val="none" w:sz="0" w:space="0" w:color="auto"/>
        <w:left w:val="none" w:sz="0" w:space="0" w:color="auto"/>
        <w:bottom w:val="none" w:sz="0" w:space="0" w:color="auto"/>
        <w:right w:val="none" w:sz="0" w:space="0" w:color="auto"/>
      </w:divBdr>
    </w:div>
    <w:div w:id="400257529">
      <w:bodyDiv w:val="1"/>
      <w:marLeft w:val="0"/>
      <w:marRight w:val="0"/>
      <w:marTop w:val="0"/>
      <w:marBottom w:val="0"/>
      <w:divBdr>
        <w:top w:val="none" w:sz="0" w:space="0" w:color="auto"/>
        <w:left w:val="none" w:sz="0" w:space="0" w:color="auto"/>
        <w:bottom w:val="none" w:sz="0" w:space="0" w:color="auto"/>
        <w:right w:val="none" w:sz="0" w:space="0" w:color="auto"/>
      </w:divBdr>
    </w:div>
    <w:div w:id="423262605">
      <w:bodyDiv w:val="1"/>
      <w:marLeft w:val="0"/>
      <w:marRight w:val="0"/>
      <w:marTop w:val="0"/>
      <w:marBottom w:val="0"/>
      <w:divBdr>
        <w:top w:val="none" w:sz="0" w:space="0" w:color="auto"/>
        <w:left w:val="none" w:sz="0" w:space="0" w:color="auto"/>
        <w:bottom w:val="none" w:sz="0" w:space="0" w:color="auto"/>
        <w:right w:val="none" w:sz="0" w:space="0" w:color="auto"/>
      </w:divBdr>
    </w:div>
    <w:div w:id="433133200">
      <w:bodyDiv w:val="1"/>
      <w:marLeft w:val="0"/>
      <w:marRight w:val="0"/>
      <w:marTop w:val="0"/>
      <w:marBottom w:val="0"/>
      <w:divBdr>
        <w:top w:val="none" w:sz="0" w:space="0" w:color="auto"/>
        <w:left w:val="none" w:sz="0" w:space="0" w:color="auto"/>
        <w:bottom w:val="none" w:sz="0" w:space="0" w:color="auto"/>
        <w:right w:val="none" w:sz="0" w:space="0" w:color="auto"/>
      </w:divBdr>
    </w:div>
    <w:div w:id="433330444">
      <w:bodyDiv w:val="1"/>
      <w:marLeft w:val="0"/>
      <w:marRight w:val="0"/>
      <w:marTop w:val="0"/>
      <w:marBottom w:val="0"/>
      <w:divBdr>
        <w:top w:val="none" w:sz="0" w:space="0" w:color="auto"/>
        <w:left w:val="none" w:sz="0" w:space="0" w:color="auto"/>
        <w:bottom w:val="none" w:sz="0" w:space="0" w:color="auto"/>
        <w:right w:val="none" w:sz="0" w:space="0" w:color="auto"/>
      </w:divBdr>
      <w:divsChild>
        <w:div w:id="2066679964">
          <w:marLeft w:val="640"/>
          <w:marRight w:val="0"/>
          <w:marTop w:val="0"/>
          <w:marBottom w:val="0"/>
          <w:divBdr>
            <w:top w:val="none" w:sz="0" w:space="0" w:color="auto"/>
            <w:left w:val="none" w:sz="0" w:space="0" w:color="auto"/>
            <w:bottom w:val="none" w:sz="0" w:space="0" w:color="auto"/>
            <w:right w:val="none" w:sz="0" w:space="0" w:color="auto"/>
          </w:divBdr>
        </w:div>
      </w:divsChild>
    </w:div>
    <w:div w:id="452603209">
      <w:bodyDiv w:val="1"/>
      <w:marLeft w:val="0"/>
      <w:marRight w:val="0"/>
      <w:marTop w:val="0"/>
      <w:marBottom w:val="0"/>
      <w:divBdr>
        <w:top w:val="none" w:sz="0" w:space="0" w:color="auto"/>
        <w:left w:val="none" w:sz="0" w:space="0" w:color="auto"/>
        <w:bottom w:val="none" w:sz="0" w:space="0" w:color="auto"/>
        <w:right w:val="none" w:sz="0" w:space="0" w:color="auto"/>
      </w:divBdr>
    </w:div>
    <w:div w:id="455565641">
      <w:bodyDiv w:val="1"/>
      <w:marLeft w:val="0"/>
      <w:marRight w:val="0"/>
      <w:marTop w:val="0"/>
      <w:marBottom w:val="0"/>
      <w:divBdr>
        <w:top w:val="none" w:sz="0" w:space="0" w:color="auto"/>
        <w:left w:val="none" w:sz="0" w:space="0" w:color="auto"/>
        <w:bottom w:val="none" w:sz="0" w:space="0" w:color="auto"/>
        <w:right w:val="none" w:sz="0" w:space="0" w:color="auto"/>
      </w:divBdr>
    </w:div>
    <w:div w:id="456069887">
      <w:bodyDiv w:val="1"/>
      <w:marLeft w:val="0"/>
      <w:marRight w:val="0"/>
      <w:marTop w:val="0"/>
      <w:marBottom w:val="0"/>
      <w:divBdr>
        <w:top w:val="none" w:sz="0" w:space="0" w:color="auto"/>
        <w:left w:val="none" w:sz="0" w:space="0" w:color="auto"/>
        <w:bottom w:val="none" w:sz="0" w:space="0" w:color="auto"/>
        <w:right w:val="none" w:sz="0" w:space="0" w:color="auto"/>
      </w:divBdr>
    </w:div>
    <w:div w:id="462425008">
      <w:bodyDiv w:val="1"/>
      <w:marLeft w:val="0"/>
      <w:marRight w:val="0"/>
      <w:marTop w:val="0"/>
      <w:marBottom w:val="0"/>
      <w:divBdr>
        <w:top w:val="none" w:sz="0" w:space="0" w:color="auto"/>
        <w:left w:val="none" w:sz="0" w:space="0" w:color="auto"/>
        <w:bottom w:val="none" w:sz="0" w:space="0" w:color="auto"/>
        <w:right w:val="none" w:sz="0" w:space="0" w:color="auto"/>
      </w:divBdr>
    </w:div>
    <w:div w:id="466824628">
      <w:bodyDiv w:val="1"/>
      <w:marLeft w:val="0"/>
      <w:marRight w:val="0"/>
      <w:marTop w:val="0"/>
      <w:marBottom w:val="0"/>
      <w:divBdr>
        <w:top w:val="none" w:sz="0" w:space="0" w:color="auto"/>
        <w:left w:val="none" w:sz="0" w:space="0" w:color="auto"/>
        <w:bottom w:val="none" w:sz="0" w:space="0" w:color="auto"/>
        <w:right w:val="none" w:sz="0" w:space="0" w:color="auto"/>
      </w:divBdr>
    </w:div>
    <w:div w:id="474680633">
      <w:bodyDiv w:val="1"/>
      <w:marLeft w:val="0"/>
      <w:marRight w:val="0"/>
      <w:marTop w:val="0"/>
      <w:marBottom w:val="0"/>
      <w:divBdr>
        <w:top w:val="none" w:sz="0" w:space="0" w:color="auto"/>
        <w:left w:val="none" w:sz="0" w:space="0" w:color="auto"/>
        <w:bottom w:val="none" w:sz="0" w:space="0" w:color="auto"/>
        <w:right w:val="none" w:sz="0" w:space="0" w:color="auto"/>
      </w:divBdr>
    </w:div>
    <w:div w:id="475148932">
      <w:bodyDiv w:val="1"/>
      <w:marLeft w:val="0"/>
      <w:marRight w:val="0"/>
      <w:marTop w:val="0"/>
      <w:marBottom w:val="0"/>
      <w:divBdr>
        <w:top w:val="none" w:sz="0" w:space="0" w:color="auto"/>
        <w:left w:val="none" w:sz="0" w:space="0" w:color="auto"/>
        <w:bottom w:val="none" w:sz="0" w:space="0" w:color="auto"/>
        <w:right w:val="none" w:sz="0" w:space="0" w:color="auto"/>
      </w:divBdr>
    </w:div>
    <w:div w:id="476999051">
      <w:bodyDiv w:val="1"/>
      <w:marLeft w:val="0"/>
      <w:marRight w:val="0"/>
      <w:marTop w:val="0"/>
      <w:marBottom w:val="0"/>
      <w:divBdr>
        <w:top w:val="none" w:sz="0" w:space="0" w:color="auto"/>
        <w:left w:val="none" w:sz="0" w:space="0" w:color="auto"/>
        <w:bottom w:val="none" w:sz="0" w:space="0" w:color="auto"/>
        <w:right w:val="none" w:sz="0" w:space="0" w:color="auto"/>
      </w:divBdr>
    </w:div>
    <w:div w:id="480972090">
      <w:bodyDiv w:val="1"/>
      <w:marLeft w:val="0"/>
      <w:marRight w:val="0"/>
      <w:marTop w:val="0"/>
      <w:marBottom w:val="0"/>
      <w:divBdr>
        <w:top w:val="none" w:sz="0" w:space="0" w:color="auto"/>
        <w:left w:val="none" w:sz="0" w:space="0" w:color="auto"/>
        <w:bottom w:val="none" w:sz="0" w:space="0" w:color="auto"/>
        <w:right w:val="none" w:sz="0" w:space="0" w:color="auto"/>
      </w:divBdr>
    </w:div>
    <w:div w:id="481040533">
      <w:bodyDiv w:val="1"/>
      <w:marLeft w:val="0"/>
      <w:marRight w:val="0"/>
      <w:marTop w:val="0"/>
      <w:marBottom w:val="0"/>
      <w:divBdr>
        <w:top w:val="none" w:sz="0" w:space="0" w:color="auto"/>
        <w:left w:val="none" w:sz="0" w:space="0" w:color="auto"/>
        <w:bottom w:val="none" w:sz="0" w:space="0" w:color="auto"/>
        <w:right w:val="none" w:sz="0" w:space="0" w:color="auto"/>
      </w:divBdr>
      <w:divsChild>
        <w:div w:id="1417048292">
          <w:marLeft w:val="640"/>
          <w:marRight w:val="0"/>
          <w:marTop w:val="0"/>
          <w:marBottom w:val="0"/>
          <w:divBdr>
            <w:top w:val="none" w:sz="0" w:space="0" w:color="auto"/>
            <w:left w:val="none" w:sz="0" w:space="0" w:color="auto"/>
            <w:bottom w:val="none" w:sz="0" w:space="0" w:color="auto"/>
            <w:right w:val="none" w:sz="0" w:space="0" w:color="auto"/>
          </w:divBdr>
        </w:div>
      </w:divsChild>
    </w:div>
    <w:div w:id="488133452">
      <w:bodyDiv w:val="1"/>
      <w:marLeft w:val="0"/>
      <w:marRight w:val="0"/>
      <w:marTop w:val="0"/>
      <w:marBottom w:val="0"/>
      <w:divBdr>
        <w:top w:val="none" w:sz="0" w:space="0" w:color="auto"/>
        <w:left w:val="none" w:sz="0" w:space="0" w:color="auto"/>
        <w:bottom w:val="none" w:sz="0" w:space="0" w:color="auto"/>
        <w:right w:val="none" w:sz="0" w:space="0" w:color="auto"/>
      </w:divBdr>
    </w:div>
    <w:div w:id="491062406">
      <w:bodyDiv w:val="1"/>
      <w:marLeft w:val="0"/>
      <w:marRight w:val="0"/>
      <w:marTop w:val="0"/>
      <w:marBottom w:val="0"/>
      <w:divBdr>
        <w:top w:val="none" w:sz="0" w:space="0" w:color="auto"/>
        <w:left w:val="none" w:sz="0" w:space="0" w:color="auto"/>
        <w:bottom w:val="none" w:sz="0" w:space="0" w:color="auto"/>
        <w:right w:val="none" w:sz="0" w:space="0" w:color="auto"/>
      </w:divBdr>
    </w:div>
    <w:div w:id="499470514">
      <w:bodyDiv w:val="1"/>
      <w:marLeft w:val="0"/>
      <w:marRight w:val="0"/>
      <w:marTop w:val="0"/>
      <w:marBottom w:val="0"/>
      <w:divBdr>
        <w:top w:val="none" w:sz="0" w:space="0" w:color="auto"/>
        <w:left w:val="none" w:sz="0" w:space="0" w:color="auto"/>
        <w:bottom w:val="none" w:sz="0" w:space="0" w:color="auto"/>
        <w:right w:val="none" w:sz="0" w:space="0" w:color="auto"/>
      </w:divBdr>
    </w:div>
    <w:div w:id="510921483">
      <w:bodyDiv w:val="1"/>
      <w:marLeft w:val="0"/>
      <w:marRight w:val="0"/>
      <w:marTop w:val="0"/>
      <w:marBottom w:val="0"/>
      <w:divBdr>
        <w:top w:val="none" w:sz="0" w:space="0" w:color="auto"/>
        <w:left w:val="none" w:sz="0" w:space="0" w:color="auto"/>
        <w:bottom w:val="none" w:sz="0" w:space="0" w:color="auto"/>
        <w:right w:val="none" w:sz="0" w:space="0" w:color="auto"/>
      </w:divBdr>
    </w:div>
    <w:div w:id="511797112">
      <w:bodyDiv w:val="1"/>
      <w:marLeft w:val="0"/>
      <w:marRight w:val="0"/>
      <w:marTop w:val="0"/>
      <w:marBottom w:val="0"/>
      <w:divBdr>
        <w:top w:val="none" w:sz="0" w:space="0" w:color="auto"/>
        <w:left w:val="none" w:sz="0" w:space="0" w:color="auto"/>
        <w:bottom w:val="none" w:sz="0" w:space="0" w:color="auto"/>
        <w:right w:val="none" w:sz="0" w:space="0" w:color="auto"/>
      </w:divBdr>
    </w:div>
    <w:div w:id="518589072">
      <w:bodyDiv w:val="1"/>
      <w:marLeft w:val="0"/>
      <w:marRight w:val="0"/>
      <w:marTop w:val="0"/>
      <w:marBottom w:val="0"/>
      <w:divBdr>
        <w:top w:val="none" w:sz="0" w:space="0" w:color="auto"/>
        <w:left w:val="none" w:sz="0" w:space="0" w:color="auto"/>
        <w:bottom w:val="none" w:sz="0" w:space="0" w:color="auto"/>
        <w:right w:val="none" w:sz="0" w:space="0" w:color="auto"/>
      </w:divBdr>
    </w:div>
    <w:div w:id="521360941">
      <w:bodyDiv w:val="1"/>
      <w:marLeft w:val="0"/>
      <w:marRight w:val="0"/>
      <w:marTop w:val="0"/>
      <w:marBottom w:val="0"/>
      <w:divBdr>
        <w:top w:val="none" w:sz="0" w:space="0" w:color="auto"/>
        <w:left w:val="none" w:sz="0" w:space="0" w:color="auto"/>
        <w:bottom w:val="none" w:sz="0" w:space="0" w:color="auto"/>
        <w:right w:val="none" w:sz="0" w:space="0" w:color="auto"/>
      </w:divBdr>
    </w:div>
    <w:div w:id="522668126">
      <w:bodyDiv w:val="1"/>
      <w:marLeft w:val="0"/>
      <w:marRight w:val="0"/>
      <w:marTop w:val="0"/>
      <w:marBottom w:val="0"/>
      <w:divBdr>
        <w:top w:val="none" w:sz="0" w:space="0" w:color="auto"/>
        <w:left w:val="none" w:sz="0" w:space="0" w:color="auto"/>
        <w:bottom w:val="none" w:sz="0" w:space="0" w:color="auto"/>
        <w:right w:val="none" w:sz="0" w:space="0" w:color="auto"/>
      </w:divBdr>
    </w:div>
    <w:div w:id="523789932">
      <w:bodyDiv w:val="1"/>
      <w:marLeft w:val="0"/>
      <w:marRight w:val="0"/>
      <w:marTop w:val="0"/>
      <w:marBottom w:val="0"/>
      <w:divBdr>
        <w:top w:val="none" w:sz="0" w:space="0" w:color="auto"/>
        <w:left w:val="none" w:sz="0" w:space="0" w:color="auto"/>
        <w:bottom w:val="none" w:sz="0" w:space="0" w:color="auto"/>
        <w:right w:val="none" w:sz="0" w:space="0" w:color="auto"/>
      </w:divBdr>
    </w:div>
    <w:div w:id="526411203">
      <w:bodyDiv w:val="1"/>
      <w:marLeft w:val="0"/>
      <w:marRight w:val="0"/>
      <w:marTop w:val="0"/>
      <w:marBottom w:val="0"/>
      <w:divBdr>
        <w:top w:val="none" w:sz="0" w:space="0" w:color="auto"/>
        <w:left w:val="none" w:sz="0" w:space="0" w:color="auto"/>
        <w:bottom w:val="none" w:sz="0" w:space="0" w:color="auto"/>
        <w:right w:val="none" w:sz="0" w:space="0" w:color="auto"/>
      </w:divBdr>
    </w:div>
    <w:div w:id="532697054">
      <w:bodyDiv w:val="1"/>
      <w:marLeft w:val="0"/>
      <w:marRight w:val="0"/>
      <w:marTop w:val="0"/>
      <w:marBottom w:val="0"/>
      <w:divBdr>
        <w:top w:val="none" w:sz="0" w:space="0" w:color="auto"/>
        <w:left w:val="none" w:sz="0" w:space="0" w:color="auto"/>
        <w:bottom w:val="none" w:sz="0" w:space="0" w:color="auto"/>
        <w:right w:val="none" w:sz="0" w:space="0" w:color="auto"/>
      </w:divBdr>
    </w:div>
    <w:div w:id="535628817">
      <w:bodyDiv w:val="1"/>
      <w:marLeft w:val="0"/>
      <w:marRight w:val="0"/>
      <w:marTop w:val="0"/>
      <w:marBottom w:val="0"/>
      <w:divBdr>
        <w:top w:val="none" w:sz="0" w:space="0" w:color="auto"/>
        <w:left w:val="none" w:sz="0" w:space="0" w:color="auto"/>
        <w:bottom w:val="none" w:sz="0" w:space="0" w:color="auto"/>
        <w:right w:val="none" w:sz="0" w:space="0" w:color="auto"/>
      </w:divBdr>
    </w:div>
    <w:div w:id="540829340">
      <w:bodyDiv w:val="1"/>
      <w:marLeft w:val="0"/>
      <w:marRight w:val="0"/>
      <w:marTop w:val="0"/>
      <w:marBottom w:val="0"/>
      <w:divBdr>
        <w:top w:val="none" w:sz="0" w:space="0" w:color="auto"/>
        <w:left w:val="none" w:sz="0" w:space="0" w:color="auto"/>
        <w:bottom w:val="none" w:sz="0" w:space="0" w:color="auto"/>
        <w:right w:val="none" w:sz="0" w:space="0" w:color="auto"/>
      </w:divBdr>
    </w:div>
    <w:div w:id="548613859">
      <w:bodyDiv w:val="1"/>
      <w:marLeft w:val="0"/>
      <w:marRight w:val="0"/>
      <w:marTop w:val="0"/>
      <w:marBottom w:val="0"/>
      <w:divBdr>
        <w:top w:val="none" w:sz="0" w:space="0" w:color="auto"/>
        <w:left w:val="none" w:sz="0" w:space="0" w:color="auto"/>
        <w:bottom w:val="none" w:sz="0" w:space="0" w:color="auto"/>
        <w:right w:val="none" w:sz="0" w:space="0" w:color="auto"/>
      </w:divBdr>
    </w:div>
    <w:div w:id="568076200">
      <w:bodyDiv w:val="1"/>
      <w:marLeft w:val="0"/>
      <w:marRight w:val="0"/>
      <w:marTop w:val="0"/>
      <w:marBottom w:val="0"/>
      <w:divBdr>
        <w:top w:val="none" w:sz="0" w:space="0" w:color="auto"/>
        <w:left w:val="none" w:sz="0" w:space="0" w:color="auto"/>
        <w:bottom w:val="none" w:sz="0" w:space="0" w:color="auto"/>
        <w:right w:val="none" w:sz="0" w:space="0" w:color="auto"/>
      </w:divBdr>
    </w:div>
    <w:div w:id="572079909">
      <w:bodyDiv w:val="1"/>
      <w:marLeft w:val="0"/>
      <w:marRight w:val="0"/>
      <w:marTop w:val="0"/>
      <w:marBottom w:val="0"/>
      <w:divBdr>
        <w:top w:val="none" w:sz="0" w:space="0" w:color="auto"/>
        <w:left w:val="none" w:sz="0" w:space="0" w:color="auto"/>
        <w:bottom w:val="none" w:sz="0" w:space="0" w:color="auto"/>
        <w:right w:val="none" w:sz="0" w:space="0" w:color="auto"/>
      </w:divBdr>
    </w:div>
    <w:div w:id="572129690">
      <w:bodyDiv w:val="1"/>
      <w:marLeft w:val="0"/>
      <w:marRight w:val="0"/>
      <w:marTop w:val="0"/>
      <w:marBottom w:val="0"/>
      <w:divBdr>
        <w:top w:val="none" w:sz="0" w:space="0" w:color="auto"/>
        <w:left w:val="none" w:sz="0" w:space="0" w:color="auto"/>
        <w:bottom w:val="none" w:sz="0" w:space="0" w:color="auto"/>
        <w:right w:val="none" w:sz="0" w:space="0" w:color="auto"/>
      </w:divBdr>
    </w:div>
    <w:div w:id="601180912">
      <w:bodyDiv w:val="1"/>
      <w:marLeft w:val="0"/>
      <w:marRight w:val="0"/>
      <w:marTop w:val="0"/>
      <w:marBottom w:val="0"/>
      <w:divBdr>
        <w:top w:val="none" w:sz="0" w:space="0" w:color="auto"/>
        <w:left w:val="none" w:sz="0" w:space="0" w:color="auto"/>
        <w:bottom w:val="none" w:sz="0" w:space="0" w:color="auto"/>
        <w:right w:val="none" w:sz="0" w:space="0" w:color="auto"/>
      </w:divBdr>
    </w:div>
    <w:div w:id="615333649">
      <w:bodyDiv w:val="1"/>
      <w:marLeft w:val="0"/>
      <w:marRight w:val="0"/>
      <w:marTop w:val="0"/>
      <w:marBottom w:val="0"/>
      <w:divBdr>
        <w:top w:val="none" w:sz="0" w:space="0" w:color="auto"/>
        <w:left w:val="none" w:sz="0" w:space="0" w:color="auto"/>
        <w:bottom w:val="none" w:sz="0" w:space="0" w:color="auto"/>
        <w:right w:val="none" w:sz="0" w:space="0" w:color="auto"/>
      </w:divBdr>
    </w:div>
    <w:div w:id="617026417">
      <w:bodyDiv w:val="1"/>
      <w:marLeft w:val="0"/>
      <w:marRight w:val="0"/>
      <w:marTop w:val="0"/>
      <w:marBottom w:val="0"/>
      <w:divBdr>
        <w:top w:val="none" w:sz="0" w:space="0" w:color="auto"/>
        <w:left w:val="none" w:sz="0" w:space="0" w:color="auto"/>
        <w:bottom w:val="none" w:sz="0" w:space="0" w:color="auto"/>
        <w:right w:val="none" w:sz="0" w:space="0" w:color="auto"/>
      </w:divBdr>
    </w:div>
    <w:div w:id="631636980">
      <w:bodyDiv w:val="1"/>
      <w:marLeft w:val="0"/>
      <w:marRight w:val="0"/>
      <w:marTop w:val="0"/>
      <w:marBottom w:val="0"/>
      <w:divBdr>
        <w:top w:val="none" w:sz="0" w:space="0" w:color="auto"/>
        <w:left w:val="none" w:sz="0" w:space="0" w:color="auto"/>
        <w:bottom w:val="none" w:sz="0" w:space="0" w:color="auto"/>
        <w:right w:val="none" w:sz="0" w:space="0" w:color="auto"/>
      </w:divBdr>
    </w:div>
    <w:div w:id="633830715">
      <w:bodyDiv w:val="1"/>
      <w:marLeft w:val="0"/>
      <w:marRight w:val="0"/>
      <w:marTop w:val="0"/>
      <w:marBottom w:val="0"/>
      <w:divBdr>
        <w:top w:val="none" w:sz="0" w:space="0" w:color="auto"/>
        <w:left w:val="none" w:sz="0" w:space="0" w:color="auto"/>
        <w:bottom w:val="none" w:sz="0" w:space="0" w:color="auto"/>
        <w:right w:val="none" w:sz="0" w:space="0" w:color="auto"/>
      </w:divBdr>
    </w:div>
    <w:div w:id="635985983">
      <w:bodyDiv w:val="1"/>
      <w:marLeft w:val="0"/>
      <w:marRight w:val="0"/>
      <w:marTop w:val="0"/>
      <w:marBottom w:val="0"/>
      <w:divBdr>
        <w:top w:val="none" w:sz="0" w:space="0" w:color="auto"/>
        <w:left w:val="none" w:sz="0" w:space="0" w:color="auto"/>
        <w:bottom w:val="none" w:sz="0" w:space="0" w:color="auto"/>
        <w:right w:val="none" w:sz="0" w:space="0" w:color="auto"/>
      </w:divBdr>
    </w:div>
    <w:div w:id="642929258">
      <w:bodyDiv w:val="1"/>
      <w:marLeft w:val="0"/>
      <w:marRight w:val="0"/>
      <w:marTop w:val="0"/>
      <w:marBottom w:val="0"/>
      <w:divBdr>
        <w:top w:val="none" w:sz="0" w:space="0" w:color="auto"/>
        <w:left w:val="none" w:sz="0" w:space="0" w:color="auto"/>
        <w:bottom w:val="none" w:sz="0" w:space="0" w:color="auto"/>
        <w:right w:val="none" w:sz="0" w:space="0" w:color="auto"/>
      </w:divBdr>
    </w:div>
    <w:div w:id="645210317">
      <w:bodyDiv w:val="1"/>
      <w:marLeft w:val="0"/>
      <w:marRight w:val="0"/>
      <w:marTop w:val="0"/>
      <w:marBottom w:val="0"/>
      <w:divBdr>
        <w:top w:val="none" w:sz="0" w:space="0" w:color="auto"/>
        <w:left w:val="none" w:sz="0" w:space="0" w:color="auto"/>
        <w:bottom w:val="none" w:sz="0" w:space="0" w:color="auto"/>
        <w:right w:val="none" w:sz="0" w:space="0" w:color="auto"/>
      </w:divBdr>
    </w:div>
    <w:div w:id="664865810">
      <w:bodyDiv w:val="1"/>
      <w:marLeft w:val="0"/>
      <w:marRight w:val="0"/>
      <w:marTop w:val="0"/>
      <w:marBottom w:val="0"/>
      <w:divBdr>
        <w:top w:val="none" w:sz="0" w:space="0" w:color="auto"/>
        <w:left w:val="none" w:sz="0" w:space="0" w:color="auto"/>
        <w:bottom w:val="none" w:sz="0" w:space="0" w:color="auto"/>
        <w:right w:val="none" w:sz="0" w:space="0" w:color="auto"/>
      </w:divBdr>
    </w:div>
    <w:div w:id="672032889">
      <w:bodyDiv w:val="1"/>
      <w:marLeft w:val="0"/>
      <w:marRight w:val="0"/>
      <w:marTop w:val="0"/>
      <w:marBottom w:val="0"/>
      <w:divBdr>
        <w:top w:val="none" w:sz="0" w:space="0" w:color="auto"/>
        <w:left w:val="none" w:sz="0" w:space="0" w:color="auto"/>
        <w:bottom w:val="none" w:sz="0" w:space="0" w:color="auto"/>
        <w:right w:val="none" w:sz="0" w:space="0" w:color="auto"/>
      </w:divBdr>
    </w:div>
    <w:div w:id="676151219">
      <w:bodyDiv w:val="1"/>
      <w:marLeft w:val="0"/>
      <w:marRight w:val="0"/>
      <w:marTop w:val="0"/>
      <w:marBottom w:val="0"/>
      <w:divBdr>
        <w:top w:val="none" w:sz="0" w:space="0" w:color="auto"/>
        <w:left w:val="none" w:sz="0" w:space="0" w:color="auto"/>
        <w:bottom w:val="none" w:sz="0" w:space="0" w:color="auto"/>
        <w:right w:val="none" w:sz="0" w:space="0" w:color="auto"/>
      </w:divBdr>
    </w:div>
    <w:div w:id="688676735">
      <w:bodyDiv w:val="1"/>
      <w:marLeft w:val="0"/>
      <w:marRight w:val="0"/>
      <w:marTop w:val="0"/>
      <w:marBottom w:val="0"/>
      <w:divBdr>
        <w:top w:val="none" w:sz="0" w:space="0" w:color="auto"/>
        <w:left w:val="none" w:sz="0" w:space="0" w:color="auto"/>
        <w:bottom w:val="none" w:sz="0" w:space="0" w:color="auto"/>
        <w:right w:val="none" w:sz="0" w:space="0" w:color="auto"/>
      </w:divBdr>
    </w:div>
    <w:div w:id="705912721">
      <w:bodyDiv w:val="1"/>
      <w:marLeft w:val="0"/>
      <w:marRight w:val="0"/>
      <w:marTop w:val="0"/>
      <w:marBottom w:val="0"/>
      <w:divBdr>
        <w:top w:val="none" w:sz="0" w:space="0" w:color="auto"/>
        <w:left w:val="none" w:sz="0" w:space="0" w:color="auto"/>
        <w:bottom w:val="none" w:sz="0" w:space="0" w:color="auto"/>
        <w:right w:val="none" w:sz="0" w:space="0" w:color="auto"/>
      </w:divBdr>
    </w:div>
    <w:div w:id="716470960">
      <w:bodyDiv w:val="1"/>
      <w:marLeft w:val="0"/>
      <w:marRight w:val="0"/>
      <w:marTop w:val="0"/>
      <w:marBottom w:val="0"/>
      <w:divBdr>
        <w:top w:val="none" w:sz="0" w:space="0" w:color="auto"/>
        <w:left w:val="none" w:sz="0" w:space="0" w:color="auto"/>
        <w:bottom w:val="none" w:sz="0" w:space="0" w:color="auto"/>
        <w:right w:val="none" w:sz="0" w:space="0" w:color="auto"/>
      </w:divBdr>
    </w:div>
    <w:div w:id="724642270">
      <w:bodyDiv w:val="1"/>
      <w:marLeft w:val="0"/>
      <w:marRight w:val="0"/>
      <w:marTop w:val="0"/>
      <w:marBottom w:val="0"/>
      <w:divBdr>
        <w:top w:val="none" w:sz="0" w:space="0" w:color="auto"/>
        <w:left w:val="none" w:sz="0" w:space="0" w:color="auto"/>
        <w:bottom w:val="none" w:sz="0" w:space="0" w:color="auto"/>
        <w:right w:val="none" w:sz="0" w:space="0" w:color="auto"/>
      </w:divBdr>
    </w:div>
    <w:div w:id="738409318">
      <w:bodyDiv w:val="1"/>
      <w:marLeft w:val="0"/>
      <w:marRight w:val="0"/>
      <w:marTop w:val="0"/>
      <w:marBottom w:val="0"/>
      <w:divBdr>
        <w:top w:val="none" w:sz="0" w:space="0" w:color="auto"/>
        <w:left w:val="none" w:sz="0" w:space="0" w:color="auto"/>
        <w:bottom w:val="none" w:sz="0" w:space="0" w:color="auto"/>
        <w:right w:val="none" w:sz="0" w:space="0" w:color="auto"/>
      </w:divBdr>
    </w:div>
    <w:div w:id="744255773">
      <w:bodyDiv w:val="1"/>
      <w:marLeft w:val="0"/>
      <w:marRight w:val="0"/>
      <w:marTop w:val="0"/>
      <w:marBottom w:val="0"/>
      <w:divBdr>
        <w:top w:val="none" w:sz="0" w:space="0" w:color="auto"/>
        <w:left w:val="none" w:sz="0" w:space="0" w:color="auto"/>
        <w:bottom w:val="none" w:sz="0" w:space="0" w:color="auto"/>
        <w:right w:val="none" w:sz="0" w:space="0" w:color="auto"/>
      </w:divBdr>
    </w:div>
    <w:div w:id="747338238">
      <w:bodyDiv w:val="1"/>
      <w:marLeft w:val="0"/>
      <w:marRight w:val="0"/>
      <w:marTop w:val="0"/>
      <w:marBottom w:val="0"/>
      <w:divBdr>
        <w:top w:val="none" w:sz="0" w:space="0" w:color="auto"/>
        <w:left w:val="none" w:sz="0" w:space="0" w:color="auto"/>
        <w:bottom w:val="none" w:sz="0" w:space="0" w:color="auto"/>
        <w:right w:val="none" w:sz="0" w:space="0" w:color="auto"/>
      </w:divBdr>
    </w:div>
    <w:div w:id="753093118">
      <w:bodyDiv w:val="1"/>
      <w:marLeft w:val="0"/>
      <w:marRight w:val="0"/>
      <w:marTop w:val="0"/>
      <w:marBottom w:val="0"/>
      <w:divBdr>
        <w:top w:val="none" w:sz="0" w:space="0" w:color="auto"/>
        <w:left w:val="none" w:sz="0" w:space="0" w:color="auto"/>
        <w:bottom w:val="none" w:sz="0" w:space="0" w:color="auto"/>
        <w:right w:val="none" w:sz="0" w:space="0" w:color="auto"/>
      </w:divBdr>
    </w:div>
    <w:div w:id="756167783">
      <w:bodyDiv w:val="1"/>
      <w:marLeft w:val="0"/>
      <w:marRight w:val="0"/>
      <w:marTop w:val="0"/>
      <w:marBottom w:val="0"/>
      <w:divBdr>
        <w:top w:val="none" w:sz="0" w:space="0" w:color="auto"/>
        <w:left w:val="none" w:sz="0" w:space="0" w:color="auto"/>
        <w:bottom w:val="none" w:sz="0" w:space="0" w:color="auto"/>
        <w:right w:val="none" w:sz="0" w:space="0" w:color="auto"/>
      </w:divBdr>
    </w:div>
    <w:div w:id="757020148">
      <w:bodyDiv w:val="1"/>
      <w:marLeft w:val="0"/>
      <w:marRight w:val="0"/>
      <w:marTop w:val="0"/>
      <w:marBottom w:val="0"/>
      <w:divBdr>
        <w:top w:val="none" w:sz="0" w:space="0" w:color="auto"/>
        <w:left w:val="none" w:sz="0" w:space="0" w:color="auto"/>
        <w:bottom w:val="none" w:sz="0" w:space="0" w:color="auto"/>
        <w:right w:val="none" w:sz="0" w:space="0" w:color="auto"/>
      </w:divBdr>
    </w:div>
    <w:div w:id="761141546">
      <w:bodyDiv w:val="1"/>
      <w:marLeft w:val="0"/>
      <w:marRight w:val="0"/>
      <w:marTop w:val="0"/>
      <w:marBottom w:val="0"/>
      <w:divBdr>
        <w:top w:val="none" w:sz="0" w:space="0" w:color="auto"/>
        <w:left w:val="none" w:sz="0" w:space="0" w:color="auto"/>
        <w:bottom w:val="none" w:sz="0" w:space="0" w:color="auto"/>
        <w:right w:val="none" w:sz="0" w:space="0" w:color="auto"/>
      </w:divBdr>
    </w:div>
    <w:div w:id="768889392">
      <w:bodyDiv w:val="1"/>
      <w:marLeft w:val="0"/>
      <w:marRight w:val="0"/>
      <w:marTop w:val="0"/>
      <w:marBottom w:val="0"/>
      <w:divBdr>
        <w:top w:val="none" w:sz="0" w:space="0" w:color="auto"/>
        <w:left w:val="none" w:sz="0" w:space="0" w:color="auto"/>
        <w:bottom w:val="none" w:sz="0" w:space="0" w:color="auto"/>
        <w:right w:val="none" w:sz="0" w:space="0" w:color="auto"/>
      </w:divBdr>
    </w:div>
    <w:div w:id="769546535">
      <w:bodyDiv w:val="1"/>
      <w:marLeft w:val="0"/>
      <w:marRight w:val="0"/>
      <w:marTop w:val="0"/>
      <w:marBottom w:val="0"/>
      <w:divBdr>
        <w:top w:val="none" w:sz="0" w:space="0" w:color="auto"/>
        <w:left w:val="none" w:sz="0" w:space="0" w:color="auto"/>
        <w:bottom w:val="none" w:sz="0" w:space="0" w:color="auto"/>
        <w:right w:val="none" w:sz="0" w:space="0" w:color="auto"/>
      </w:divBdr>
    </w:div>
    <w:div w:id="792679260">
      <w:bodyDiv w:val="1"/>
      <w:marLeft w:val="0"/>
      <w:marRight w:val="0"/>
      <w:marTop w:val="0"/>
      <w:marBottom w:val="0"/>
      <w:divBdr>
        <w:top w:val="none" w:sz="0" w:space="0" w:color="auto"/>
        <w:left w:val="none" w:sz="0" w:space="0" w:color="auto"/>
        <w:bottom w:val="none" w:sz="0" w:space="0" w:color="auto"/>
        <w:right w:val="none" w:sz="0" w:space="0" w:color="auto"/>
      </w:divBdr>
    </w:div>
    <w:div w:id="804543883">
      <w:bodyDiv w:val="1"/>
      <w:marLeft w:val="0"/>
      <w:marRight w:val="0"/>
      <w:marTop w:val="0"/>
      <w:marBottom w:val="0"/>
      <w:divBdr>
        <w:top w:val="none" w:sz="0" w:space="0" w:color="auto"/>
        <w:left w:val="none" w:sz="0" w:space="0" w:color="auto"/>
        <w:bottom w:val="none" w:sz="0" w:space="0" w:color="auto"/>
        <w:right w:val="none" w:sz="0" w:space="0" w:color="auto"/>
      </w:divBdr>
    </w:div>
    <w:div w:id="808668914">
      <w:bodyDiv w:val="1"/>
      <w:marLeft w:val="0"/>
      <w:marRight w:val="0"/>
      <w:marTop w:val="0"/>
      <w:marBottom w:val="0"/>
      <w:divBdr>
        <w:top w:val="none" w:sz="0" w:space="0" w:color="auto"/>
        <w:left w:val="none" w:sz="0" w:space="0" w:color="auto"/>
        <w:bottom w:val="none" w:sz="0" w:space="0" w:color="auto"/>
        <w:right w:val="none" w:sz="0" w:space="0" w:color="auto"/>
      </w:divBdr>
    </w:div>
    <w:div w:id="821242107">
      <w:bodyDiv w:val="1"/>
      <w:marLeft w:val="0"/>
      <w:marRight w:val="0"/>
      <w:marTop w:val="0"/>
      <w:marBottom w:val="0"/>
      <w:divBdr>
        <w:top w:val="none" w:sz="0" w:space="0" w:color="auto"/>
        <w:left w:val="none" w:sz="0" w:space="0" w:color="auto"/>
        <w:bottom w:val="none" w:sz="0" w:space="0" w:color="auto"/>
        <w:right w:val="none" w:sz="0" w:space="0" w:color="auto"/>
      </w:divBdr>
    </w:div>
    <w:div w:id="823352639">
      <w:bodyDiv w:val="1"/>
      <w:marLeft w:val="0"/>
      <w:marRight w:val="0"/>
      <w:marTop w:val="0"/>
      <w:marBottom w:val="0"/>
      <w:divBdr>
        <w:top w:val="none" w:sz="0" w:space="0" w:color="auto"/>
        <w:left w:val="none" w:sz="0" w:space="0" w:color="auto"/>
        <w:bottom w:val="none" w:sz="0" w:space="0" w:color="auto"/>
        <w:right w:val="none" w:sz="0" w:space="0" w:color="auto"/>
      </w:divBdr>
    </w:div>
    <w:div w:id="843325957">
      <w:bodyDiv w:val="1"/>
      <w:marLeft w:val="0"/>
      <w:marRight w:val="0"/>
      <w:marTop w:val="0"/>
      <w:marBottom w:val="0"/>
      <w:divBdr>
        <w:top w:val="none" w:sz="0" w:space="0" w:color="auto"/>
        <w:left w:val="none" w:sz="0" w:space="0" w:color="auto"/>
        <w:bottom w:val="none" w:sz="0" w:space="0" w:color="auto"/>
        <w:right w:val="none" w:sz="0" w:space="0" w:color="auto"/>
      </w:divBdr>
    </w:div>
    <w:div w:id="852035174">
      <w:bodyDiv w:val="1"/>
      <w:marLeft w:val="0"/>
      <w:marRight w:val="0"/>
      <w:marTop w:val="0"/>
      <w:marBottom w:val="0"/>
      <w:divBdr>
        <w:top w:val="none" w:sz="0" w:space="0" w:color="auto"/>
        <w:left w:val="none" w:sz="0" w:space="0" w:color="auto"/>
        <w:bottom w:val="none" w:sz="0" w:space="0" w:color="auto"/>
        <w:right w:val="none" w:sz="0" w:space="0" w:color="auto"/>
      </w:divBdr>
    </w:div>
    <w:div w:id="855314791">
      <w:bodyDiv w:val="1"/>
      <w:marLeft w:val="0"/>
      <w:marRight w:val="0"/>
      <w:marTop w:val="0"/>
      <w:marBottom w:val="0"/>
      <w:divBdr>
        <w:top w:val="none" w:sz="0" w:space="0" w:color="auto"/>
        <w:left w:val="none" w:sz="0" w:space="0" w:color="auto"/>
        <w:bottom w:val="none" w:sz="0" w:space="0" w:color="auto"/>
        <w:right w:val="none" w:sz="0" w:space="0" w:color="auto"/>
      </w:divBdr>
    </w:div>
    <w:div w:id="866528630">
      <w:bodyDiv w:val="1"/>
      <w:marLeft w:val="0"/>
      <w:marRight w:val="0"/>
      <w:marTop w:val="0"/>
      <w:marBottom w:val="0"/>
      <w:divBdr>
        <w:top w:val="none" w:sz="0" w:space="0" w:color="auto"/>
        <w:left w:val="none" w:sz="0" w:space="0" w:color="auto"/>
        <w:bottom w:val="none" w:sz="0" w:space="0" w:color="auto"/>
        <w:right w:val="none" w:sz="0" w:space="0" w:color="auto"/>
      </w:divBdr>
    </w:div>
    <w:div w:id="869025728">
      <w:bodyDiv w:val="1"/>
      <w:marLeft w:val="0"/>
      <w:marRight w:val="0"/>
      <w:marTop w:val="0"/>
      <w:marBottom w:val="0"/>
      <w:divBdr>
        <w:top w:val="none" w:sz="0" w:space="0" w:color="auto"/>
        <w:left w:val="none" w:sz="0" w:space="0" w:color="auto"/>
        <w:bottom w:val="none" w:sz="0" w:space="0" w:color="auto"/>
        <w:right w:val="none" w:sz="0" w:space="0" w:color="auto"/>
      </w:divBdr>
    </w:div>
    <w:div w:id="870336443">
      <w:bodyDiv w:val="1"/>
      <w:marLeft w:val="0"/>
      <w:marRight w:val="0"/>
      <w:marTop w:val="0"/>
      <w:marBottom w:val="0"/>
      <w:divBdr>
        <w:top w:val="none" w:sz="0" w:space="0" w:color="auto"/>
        <w:left w:val="none" w:sz="0" w:space="0" w:color="auto"/>
        <w:bottom w:val="none" w:sz="0" w:space="0" w:color="auto"/>
        <w:right w:val="none" w:sz="0" w:space="0" w:color="auto"/>
      </w:divBdr>
    </w:div>
    <w:div w:id="887839045">
      <w:bodyDiv w:val="1"/>
      <w:marLeft w:val="0"/>
      <w:marRight w:val="0"/>
      <w:marTop w:val="0"/>
      <w:marBottom w:val="0"/>
      <w:divBdr>
        <w:top w:val="none" w:sz="0" w:space="0" w:color="auto"/>
        <w:left w:val="none" w:sz="0" w:space="0" w:color="auto"/>
        <w:bottom w:val="none" w:sz="0" w:space="0" w:color="auto"/>
        <w:right w:val="none" w:sz="0" w:space="0" w:color="auto"/>
      </w:divBdr>
      <w:divsChild>
        <w:div w:id="780144629">
          <w:marLeft w:val="0"/>
          <w:marRight w:val="0"/>
          <w:marTop w:val="0"/>
          <w:marBottom w:val="0"/>
          <w:divBdr>
            <w:top w:val="none" w:sz="0" w:space="0" w:color="auto"/>
            <w:left w:val="none" w:sz="0" w:space="0" w:color="auto"/>
            <w:bottom w:val="none" w:sz="0" w:space="0" w:color="auto"/>
            <w:right w:val="none" w:sz="0" w:space="0" w:color="auto"/>
          </w:divBdr>
        </w:div>
      </w:divsChild>
    </w:div>
    <w:div w:id="920141683">
      <w:bodyDiv w:val="1"/>
      <w:marLeft w:val="0"/>
      <w:marRight w:val="0"/>
      <w:marTop w:val="0"/>
      <w:marBottom w:val="0"/>
      <w:divBdr>
        <w:top w:val="none" w:sz="0" w:space="0" w:color="auto"/>
        <w:left w:val="none" w:sz="0" w:space="0" w:color="auto"/>
        <w:bottom w:val="none" w:sz="0" w:space="0" w:color="auto"/>
        <w:right w:val="none" w:sz="0" w:space="0" w:color="auto"/>
      </w:divBdr>
    </w:div>
    <w:div w:id="933704835">
      <w:bodyDiv w:val="1"/>
      <w:marLeft w:val="0"/>
      <w:marRight w:val="0"/>
      <w:marTop w:val="0"/>
      <w:marBottom w:val="0"/>
      <w:divBdr>
        <w:top w:val="none" w:sz="0" w:space="0" w:color="auto"/>
        <w:left w:val="none" w:sz="0" w:space="0" w:color="auto"/>
        <w:bottom w:val="none" w:sz="0" w:space="0" w:color="auto"/>
        <w:right w:val="none" w:sz="0" w:space="0" w:color="auto"/>
      </w:divBdr>
    </w:div>
    <w:div w:id="949243620">
      <w:bodyDiv w:val="1"/>
      <w:marLeft w:val="0"/>
      <w:marRight w:val="0"/>
      <w:marTop w:val="0"/>
      <w:marBottom w:val="0"/>
      <w:divBdr>
        <w:top w:val="none" w:sz="0" w:space="0" w:color="auto"/>
        <w:left w:val="none" w:sz="0" w:space="0" w:color="auto"/>
        <w:bottom w:val="none" w:sz="0" w:space="0" w:color="auto"/>
        <w:right w:val="none" w:sz="0" w:space="0" w:color="auto"/>
      </w:divBdr>
    </w:div>
    <w:div w:id="951782696">
      <w:bodyDiv w:val="1"/>
      <w:marLeft w:val="0"/>
      <w:marRight w:val="0"/>
      <w:marTop w:val="0"/>
      <w:marBottom w:val="0"/>
      <w:divBdr>
        <w:top w:val="none" w:sz="0" w:space="0" w:color="auto"/>
        <w:left w:val="none" w:sz="0" w:space="0" w:color="auto"/>
        <w:bottom w:val="none" w:sz="0" w:space="0" w:color="auto"/>
        <w:right w:val="none" w:sz="0" w:space="0" w:color="auto"/>
      </w:divBdr>
    </w:div>
    <w:div w:id="952442318">
      <w:bodyDiv w:val="1"/>
      <w:marLeft w:val="0"/>
      <w:marRight w:val="0"/>
      <w:marTop w:val="0"/>
      <w:marBottom w:val="0"/>
      <w:divBdr>
        <w:top w:val="none" w:sz="0" w:space="0" w:color="auto"/>
        <w:left w:val="none" w:sz="0" w:space="0" w:color="auto"/>
        <w:bottom w:val="none" w:sz="0" w:space="0" w:color="auto"/>
        <w:right w:val="none" w:sz="0" w:space="0" w:color="auto"/>
      </w:divBdr>
    </w:div>
    <w:div w:id="959730096">
      <w:bodyDiv w:val="1"/>
      <w:marLeft w:val="0"/>
      <w:marRight w:val="0"/>
      <w:marTop w:val="0"/>
      <w:marBottom w:val="0"/>
      <w:divBdr>
        <w:top w:val="none" w:sz="0" w:space="0" w:color="auto"/>
        <w:left w:val="none" w:sz="0" w:space="0" w:color="auto"/>
        <w:bottom w:val="none" w:sz="0" w:space="0" w:color="auto"/>
        <w:right w:val="none" w:sz="0" w:space="0" w:color="auto"/>
      </w:divBdr>
    </w:div>
    <w:div w:id="970284499">
      <w:bodyDiv w:val="1"/>
      <w:marLeft w:val="0"/>
      <w:marRight w:val="0"/>
      <w:marTop w:val="0"/>
      <w:marBottom w:val="0"/>
      <w:divBdr>
        <w:top w:val="none" w:sz="0" w:space="0" w:color="auto"/>
        <w:left w:val="none" w:sz="0" w:space="0" w:color="auto"/>
        <w:bottom w:val="none" w:sz="0" w:space="0" w:color="auto"/>
        <w:right w:val="none" w:sz="0" w:space="0" w:color="auto"/>
      </w:divBdr>
    </w:div>
    <w:div w:id="973288783">
      <w:bodyDiv w:val="1"/>
      <w:marLeft w:val="0"/>
      <w:marRight w:val="0"/>
      <w:marTop w:val="0"/>
      <w:marBottom w:val="0"/>
      <w:divBdr>
        <w:top w:val="none" w:sz="0" w:space="0" w:color="auto"/>
        <w:left w:val="none" w:sz="0" w:space="0" w:color="auto"/>
        <w:bottom w:val="none" w:sz="0" w:space="0" w:color="auto"/>
        <w:right w:val="none" w:sz="0" w:space="0" w:color="auto"/>
      </w:divBdr>
    </w:div>
    <w:div w:id="998192356">
      <w:bodyDiv w:val="1"/>
      <w:marLeft w:val="0"/>
      <w:marRight w:val="0"/>
      <w:marTop w:val="0"/>
      <w:marBottom w:val="0"/>
      <w:divBdr>
        <w:top w:val="none" w:sz="0" w:space="0" w:color="auto"/>
        <w:left w:val="none" w:sz="0" w:space="0" w:color="auto"/>
        <w:bottom w:val="none" w:sz="0" w:space="0" w:color="auto"/>
        <w:right w:val="none" w:sz="0" w:space="0" w:color="auto"/>
      </w:divBdr>
    </w:div>
    <w:div w:id="1001197331">
      <w:bodyDiv w:val="1"/>
      <w:marLeft w:val="0"/>
      <w:marRight w:val="0"/>
      <w:marTop w:val="0"/>
      <w:marBottom w:val="0"/>
      <w:divBdr>
        <w:top w:val="none" w:sz="0" w:space="0" w:color="auto"/>
        <w:left w:val="none" w:sz="0" w:space="0" w:color="auto"/>
        <w:bottom w:val="none" w:sz="0" w:space="0" w:color="auto"/>
        <w:right w:val="none" w:sz="0" w:space="0" w:color="auto"/>
      </w:divBdr>
    </w:div>
    <w:div w:id="1003364461">
      <w:bodyDiv w:val="1"/>
      <w:marLeft w:val="0"/>
      <w:marRight w:val="0"/>
      <w:marTop w:val="0"/>
      <w:marBottom w:val="0"/>
      <w:divBdr>
        <w:top w:val="none" w:sz="0" w:space="0" w:color="auto"/>
        <w:left w:val="none" w:sz="0" w:space="0" w:color="auto"/>
        <w:bottom w:val="none" w:sz="0" w:space="0" w:color="auto"/>
        <w:right w:val="none" w:sz="0" w:space="0" w:color="auto"/>
      </w:divBdr>
    </w:div>
    <w:div w:id="1014721126">
      <w:bodyDiv w:val="1"/>
      <w:marLeft w:val="0"/>
      <w:marRight w:val="0"/>
      <w:marTop w:val="0"/>
      <w:marBottom w:val="0"/>
      <w:divBdr>
        <w:top w:val="none" w:sz="0" w:space="0" w:color="auto"/>
        <w:left w:val="none" w:sz="0" w:space="0" w:color="auto"/>
        <w:bottom w:val="none" w:sz="0" w:space="0" w:color="auto"/>
        <w:right w:val="none" w:sz="0" w:space="0" w:color="auto"/>
      </w:divBdr>
    </w:div>
    <w:div w:id="1015888750">
      <w:bodyDiv w:val="1"/>
      <w:marLeft w:val="0"/>
      <w:marRight w:val="0"/>
      <w:marTop w:val="0"/>
      <w:marBottom w:val="0"/>
      <w:divBdr>
        <w:top w:val="none" w:sz="0" w:space="0" w:color="auto"/>
        <w:left w:val="none" w:sz="0" w:space="0" w:color="auto"/>
        <w:bottom w:val="none" w:sz="0" w:space="0" w:color="auto"/>
        <w:right w:val="none" w:sz="0" w:space="0" w:color="auto"/>
      </w:divBdr>
    </w:div>
    <w:div w:id="1023827408">
      <w:bodyDiv w:val="1"/>
      <w:marLeft w:val="0"/>
      <w:marRight w:val="0"/>
      <w:marTop w:val="0"/>
      <w:marBottom w:val="0"/>
      <w:divBdr>
        <w:top w:val="none" w:sz="0" w:space="0" w:color="auto"/>
        <w:left w:val="none" w:sz="0" w:space="0" w:color="auto"/>
        <w:bottom w:val="none" w:sz="0" w:space="0" w:color="auto"/>
        <w:right w:val="none" w:sz="0" w:space="0" w:color="auto"/>
      </w:divBdr>
    </w:div>
    <w:div w:id="1024554666">
      <w:bodyDiv w:val="1"/>
      <w:marLeft w:val="0"/>
      <w:marRight w:val="0"/>
      <w:marTop w:val="0"/>
      <w:marBottom w:val="0"/>
      <w:divBdr>
        <w:top w:val="none" w:sz="0" w:space="0" w:color="auto"/>
        <w:left w:val="none" w:sz="0" w:space="0" w:color="auto"/>
        <w:bottom w:val="none" w:sz="0" w:space="0" w:color="auto"/>
        <w:right w:val="none" w:sz="0" w:space="0" w:color="auto"/>
      </w:divBdr>
    </w:div>
    <w:div w:id="1029835636">
      <w:bodyDiv w:val="1"/>
      <w:marLeft w:val="0"/>
      <w:marRight w:val="0"/>
      <w:marTop w:val="0"/>
      <w:marBottom w:val="0"/>
      <w:divBdr>
        <w:top w:val="none" w:sz="0" w:space="0" w:color="auto"/>
        <w:left w:val="none" w:sz="0" w:space="0" w:color="auto"/>
        <w:bottom w:val="none" w:sz="0" w:space="0" w:color="auto"/>
        <w:right w:val="none" w:sz="0" w:space="0" w:color="auto"/>
      </w:divBdr>
    </w:div>
    <w:div w:id="1030493789">
      <w:bodyDiv w:val="1"/>
      <w:marLeft w:val="0"/>
      <w:marRight w:val="0"/>
      <w:marTop w:val="0"/>
      <w:marBottom w:val="0"/>
      <w:divBdr>
        <w:top w:val="none" w:sz="0" w:space="0" w:color="auto"/>
        <w:left w:val="none" w:sz="0" w:space="0" w:color="auto"/>
        <w:bottom w:val="none" w:sz="0" w:space="0" w:color="auto"/>
        <w:right w:val="none" w:sz="0" w:space="0" w:color="auto"/>
      </w:divBdr>
    </w:div>
    <w:div w:id="1053195080">
      <w:bodyDiv w:val="1"/>
      <w:marLeft w:val="0"/>
      <w:marRight w:val="0"/>
      <w:marTop w:val="0"/>
      <w:marBottom w:val="0"/>
      <w:divBdr>
        <w:top w:val="none" w:sz="0" w:space="0" w:color="auto"/>
        <w:left w:val="none" w:sz="0" w:space="0" w:color="auto"/>
        <w:bottom w:val="none" w:sz="0" w:space="0" w:color="auto"/>
        <w:right w:val="none" w:sz="0" w:space="0" w:color="auto"/>
      </w:divBdr>
    </w:div>
    <w:div w:id="1068380546">
      <w:bodyDiv w:val="1"/>
      <w:marLeft w:val="0"/>
      <w:marRight w:val="0"/>
      <w:marTop w:val="0"/>
      <w:marBottom w:val="0"/>
      <w:divBdr>
        <w:top w:val="none" w:sz="0" w:space="0" w:color="auto"/>
        <w:left w:val="none" w:sz="0" w:space="0" w:color="auto"/>
        <w:bottom w:val="none" w:sz="0" w:space="0" w:color="auto"/>
        <w:right w:val="none" w:sz="0" w:space="0" w:color="auto"/>
      </w:divBdr>
    </w:div>
    <w:div w:id="1069696612">
      <w:bodyDiv w:val="1"/>
      <w:marLeft w:val="0"/>
      <w:marRight w:val="0"/>
      <w:marTop w:val="0"/>
      <w:marBottom w:val="0"/>
      <w:divBdr>
        <w:top w:val="none" w:sz="0" w:space="0" w:color="auto"/>
        <w:left w:val="none" w:sz="0" w:space="0" w:color="auto"/>
        <w:bottom w:val="none" w:sz="0" w:space="0" w:color="auto"/>
        <w:right w:val="none" w:sz="0" w:space="0" w:color="auto"/>
      </w:divBdr>
    </w:div>
    <w:div w:id="1077290698">
      <w:bodyDiv w:val="1"/>
      <w:marLeft w:val="0"/>
      <w:marRight w:val="0"/>
      <w:marTop w:val="0"/>
      <w:marBottom w:val="0"/>
      <w:divBdr>
        <w:top w:val="none" w:sz="0" w:space="0" w:color="auto"/>
        <w:left w:val="none" w:sz="0" w:space="0" w:color="auto"/>
        <w:bottom w:val="none" w:sz="0" w:space="0" w:color="auto"/>
        <w:right w:val="none" w:sz="0" w:space="0" w:color="auto"/>
      </w:divBdr>
    </w:div>
    <w:div w:id="1078400175">
      <w:bodyDiv w:val="1"/>
      <w:marLeft w:val="0"/>
      <w:marRight w:val="0"/>
      <w:marTop w:val="0"/>
      <w:marBottom w:val="0"/>
      <w:divBdr>
        <w:top w:val="none" w:sz="0" w:space="0" w:color="auto"/>
        <w:left w:val="none" w:sz="0" w:space="0" w:color="auto"/>
        <w:bottom w:val="none" w:sz="0" w:space="0" w:color="auto"/>
        <w:right w:val="none" w:sz="0" w:space="0" w:color="auto"/>
      </w:divBdr>
    </w:div>
    <w:div w:id="1078867012">
      <w:bodyDiv w:val="1"/>
      <w:marLeft w:val="0"/>
      <w:marRight w:val="0"/>
      <w:marTop w:val="0"/>
      <w:marBottom w:val="0"/>
      <w:divBdr>
        <w:top w:val="none" w:sz="0" w:space="0" w:color="auto"/>
        <w:left w:val="none" w:sz="0" w:space="0" w:color="auto"/>
        <w:bottom w:val="none" w:sz="0" w:space="0" w:color="auto"/>
        <w:right w:val="none" w:sz="0" w:space="0" w:color="auto"/>
      </w:divBdr>
    </w:div>
    <w:div w:id="1083066570">
      <w:bodyDiv w:val="1"/>
      <w:marLeft w:val="0"/>
      <w:marRight w:val="0"/>
      <w:marTop w:val="0"/>
      <w:marBottom w:val="0"/>
      <w:divBdr>
        <w:top w:val="none" w:sz="0" w:space="0" w:color="auto"/>
        <w:left w:val="none" w:sz="0" w:space="0" w:color="auto"/>
        <w:bottom w:val="none" w:sz="0" w:space="0" w:color="auto"/>
        <w:right w:val="none" w:sz="0" w:space="0" w:color="auto"/>
      </w:divBdr>
    </w:div>
    <w:div w:id="1088577033">
      <w:bodyDiv w:val="1"/>
      <w:marLeft w:val="0"/>
      <w:marRight w:val="0"/>
      <w:marTop w:val="0"/>
      <w:marBottom w:val="0"/>
      <w:divBdr>
        <w:top w:val="none" w:sz="0" w:space="0" w:color="auto"/>
        <w:left w:val="none" w:sz="0" w:space="0" w:color="auto"/>
        <w:bottom w:val="none" w:sz="0" w:space="0" w:color="auto"/>
        <w:right w:val="none" w:sz="0" w:space="0" w:color="auto"/>
      </w:divBdr>
    </w:div>
    <w:div w:id="1091047505">
      <w:bodyDiv w:val="1"/>
      <w:marLeft w:val="0"/>
      <w:marRight w:val="0"/>
      <w:marTop w:val="0"/>
      <w:marBottom w:val="0"/>
      <w:divBdr>
        <w:top w:val="none" w:sz="0" w:space="0" w:color="auto"/>
        <w:left w:val="none" w:sz="0" w:space="0" w:color="auto"/>
        <w:bottom w:val="none" w:sz="0" w:space="0" w:color="auto"/>
        <w:right w:val="none" w:sz="0" w:space="0" w:color="auto"/>
      </w:divBdr>
    </w:div>
    <w:div w:id="1103384073">
      <w:bodyDiv w:val="1"/>
      <w:marLeft w:val="0"/>
      <w:marRight w:val="0"/>
      <w:marTop w:val="0"/>
      <w:marBottom w:val="0"/>
      <w:divBdr>
        <w:top w:val="none" w:sz="0" w:space="0" w:color="auto"/>
        <w:left w:val="none" w:sz="0" w:space="0" w:color="auto"/>
        <w:bottom w:val="none" w:sz="0" w:space="0" w:color="auto"/>
        <w:right w:val="none" w:sz="0" w:space="0" w:color="auto"/>
      </w:divBdr>
    </w:div>
    <w:div w:id="1111129840">
      <w:bodyDiv w:val="1"/>
      <w:marLeft w:val="0"/>
      <w:marRight w:val="0"/>
      <w:marTop w:val="0"/>
      <w:marBottom w:val="0"/>
      <w:divBdr>
        <w:top w:val="none" w:sz="0" w:space="0" w:color="auto"/>
        <w:left w:val="none" w:sz="0" w:space="0" w:color="auto"/>
        <w:bottom w:val="none" w:sz="0" w:space="0" w:color="auto"/>
        <w:right w:val="none" w:sz="0" w:space="0" w:color="auto"/>
      </w:divBdr>
    </w:div>
    <w:div w:id="1112553101">
      <w:bodyDiv w:val="1"/>
      <w:marLeft w:val="0"/>
      <w:marRight w:val="0"/>
      <w:marTop w:val="0"/>
      <w:marBottom w:val="0"/>
      <w:divBdr>
        <w:top w:val="none" w:sz="0" w:space="0" w:color="auto"/>
        <w:left w:val="none" w:sz="0" w:space="0" w:color="auto"/>
        <w:bottom w:val="none" w:sz="0" w:space="0" w:color="auto"/>
        <w:right w:val="none" w:sz="0" w:space="0" w:color="auto"/>
      </w:divBdr>
    </w:div>
    <w:div w:id="1117020341">
      <w:bodyDiv w:val="1"/>
      <w:marLeft w:val="0"/>
      <w:marRight w:val="0"/>
      <w:marTop w:val="0"/>
      <w:marBottom w:val="0"/>
      <w:divBdr>
        <w:top w:val="none" w:sz="0" w:space="0" w:color="auto"/>
        <w:left w:val="none" w:sz="0" w:space="0" w:color="auto"/>
        <w:bottom w:val="none" w:sz="0" w:space="0" w:color="auto"/>
        <w:right w:val="none" w:sz="0" w:space="0" w:color="auto"/>
      </w:divBdr>
    </w:div>
    <w:div w:id="1125272876">
      <w:bodyDiv w:val="1"/>
      <w:marLeft w:val="0"/>
      <w:marRight w:val="0"/>
      <w:marTop w:val="0"/>
      <w:marBottom w:val="0"/>
      <w:divBdr>
        <w:top w:val="none" w:sz="0" w:space="0" w:color="auto"/>
        <w:left w:val="none" w:sz="0" w:space="0" w:color="auto"/>
        <w:bottom w:val="none" w:sz="0" w:space="0" w:color="auto"/>
        <w:right w:val="none" w:sz="0" w:space="0" w:color="auto"/>
      </w:divBdr>
    </w:div>
    <w:div w:id="1131217176">
      <w:bodyDiv w:val="1"/>
      <w:marLeft w:val="0"/>
      <w:marRight w:val="0"/>
      <w:marTop w:val="0"/>
      <w:marBottom w:val="0"/>
      <w:divBdr>
        <w:top w:val="none" w:sz="0" w:space="0" w:color="auto"/>
        <w:left w:val="none" w:sz="0" w:space="0" w:color="auto"/>
        <w:bottom w:val="none" w:sz="0" w:space="0" w:color="auto"/>
        <w:right w:val="none" w:sz="0" w:space="0" w:color="auto"/>
      </w:divBdr>
    </w:div>
    <w:div w:id="1132166119">
      <w:bodyDiv w:val="1"/>
      <w:marLeft w:val="0"/>
      <w:marRight w:val="0"/>
      <w:marTop w:val="0"/>
      <w:marBottom w:val="0"/>
      <w:divBdr>
        <w:top w:val="none" w:sz="0" w:space="0" w:color="auto"/>
        <w:left w:val="none" w:sz="0" w:space="0" w:color="auto"/>
        <w:bottom w:val="none" w:sz="0" w:space="0" w:color="auto"/>
        <w:right w:val="none" w:sz="0" w:space="0" w:color="auto"/>
      </w:divBdr>
    </w:div>
    <w:div w:id="1135101492">
      <w:bodyDiv w:val="1"/>
      <w:marLeft w:val="0"/>
      <w:marRight w:val="0"/>
      <w:marTop w:val="0"/>
      <w:marBottom w:val="0"/>
      <w:divBdr>
        <w:top w:val="none" w:sz="0" w:space="0" w:color="auto"/>
        <w:left w:val="none" w:sz="0" w:space="0" w:color="auto"/>
        <w:bottom w:val="none" w:sz="0" w:space="0" w:color="auto"/>
        <w:right w:val="none" w:sz="0" w:space="0" w:color="auto"/>
      </w:divBdr>
    </w:div>
    <w:div w:id="1144735221">
      <w:bodyDiv w:val="1"/>
      <w:marLeft w:val="0"/>
      <w:marRight w:val="0"/>
      <w:marTop w:val="0"/>
      <w:marBottom w:val="0"/>
      <w:divBdr>
        <w:top w:val="none" w:sz="0" w:space="0" w:color="auto"/>
        <w:left w:val="none" w:sz="0" w:space="0" w:color="auto"/>
        <w:bottom w:val="none" w:sz="0" w:space="0" w:color="auto"/>
        <w:right w:val="none" w:sz="0" w:space="0" w:color="auto"/>
      </w:divBdr>
    </w:div>
    <w:div w:id="1145119646">
      <w:bodyDiv w:val="1"/>
      <w:marLeft w:val="0"/>
      <w:marRight w:val="0"/>
      <w:marTop w:val="0"/>
      <w:marBottom w:val="0"/>
      <w:divBdr>
        <w:top w:val="none" w:sz="0" w:space="0" w:color="auto"/>
        <w:left w:val="none" w:sz="0" w:space="0" w:color="auto"/>
        <w:bottom w:val="none" w:sz="0" w:space="0" w:color="auto"/>
        <w:right w:val="none" w:sz="0" w:space="0" w:color="auto"/>
      </w:divBdr>
    </w:div>
    <w:div w:id="1158112180">
      <w:bodyDiv w:val="1"/>
      <w:marLeft w:val="0"/>
      <w:marRight w:val="0"/>
      <w:marTop w:val="0"/>
      <w:marBottom w:val="0"/>
      <w:divBdr>
        <w:top w:val="none" w:sz="0" w:space="0" w:color="auto"/>
        <w:left w:val="none" w:sz="0" w:space="0" w:color="auto"/>
        <w:bottom w:val="none" w:sz="0" w:space="0" w:color="auto"/>
        <w:right w:val="none" w:sz="0" w:space="0" w:color="auto"/>
      </w:divBdr>
    </w:div>
    <w:div w:id="1160728874">
      <w:bodyDiv w:val="1"/>
      <w:marLeft w:val="0"/>
      <w:marRight w:val="0"/>
      <w:marTop w:val="0"/>
      <w:marBottom w:val="0"/>
      <w:divBdr>
        <w:top w:val="none" w:sz="0" w:space="0" w:color="auto"/>
        <w:left w:val="none" w:sz="0" w:space="0" w:color="auto"/>
        <w:bottom w:val="none" w:sz="0" w:space="0" w:color="auto"/>
        <w:right w:val="none" w:sz="0" w:space="0" w:color="auto"/>
      </w:divBdr>
    </w:div>
    <w:div w:id="1165241228">
      <w:bodyDiv w:val="1"/>
      <w:marLeft w:val="0"/>
      <w:marRight w:val="0"/>
      <w:marTop w:val="0"/>
      <w:marBottom w:val="0"/>
      <w:divBdr>
        <w:top w:val="none" w:sz="0" w:space="0" w:color="auto"/>
        <w:left w:val="none" w:sz="0" w:space="0" w:color="auto"/>
        <w:bottom w:val="none" w:sz="0" w:space="0" w:color="auto"/>
        <w:right w:val="none" w:sz="0" w:space="0" w:color="auto"/>
      </w:divBdr>
    </w:div>
    <w:div w:id="1179544599">
      <w:bodyDiv w:val="1"/>
      <w:marLeft w:val="0"/>
      <w:marRight w:val="0"/>
      <w:marTop w:val="0"/>
      <w:marBottom w:val="0"/>
      <w:divBdr>
        <w:top w:val="none" w:sz="0" w:space="0" w:color="auto"/>
        <w:left w:val="none" w:sz="0" w:space="0" w:color="auto"/>
        <w:bottom w:val="none" w:sz="0" w:space="0" w:color="auto"/>
        <w:right w:val="none" w:sz="0" w:space="0" w:color="auto"/>
      </w:divBdr>
    </w:div>
    <w:div w:id="1206484950">
      <w:bodyDiv w:val="1"/>
      <w:marLeft w:val="0"/>
      <w:marRight w:val="0"/>
      <w:marTop w:val="0"/>
      <w:marBottom w:val="0"/>
      <w:divBdr>
        <w:top w:val="none" w:sz="0" w:space="0" w:color="auto"/>
        <w:left w:val="none" w:sz="0" w:space="0" w:color="auto"/>
        <w:bottom w:val="none" w:sz="0" w:space="0" w:color="auto"/>
        <w:right w:val="none" w:sz="0" w:space="0" w:color="auto"/>
      </w:divBdr>
    </w:div>
    <w:div w:id="1208446784">
      <w:bodyDiv w:val="1"/>
      <w:marLeft w:val="0"/>
      <w:marRight w:val="0"/>
      <w:marTop w:val="0"/>
      <w:marBottom w:val="0"/>
      <w:divBdr>
        <w:top w:val="none" w:sz="0" w:space="0" w:color="auto"/>
        <w:left w:val="none" w:sz="0" w:space="0" w:color="auto"/>
        <w:bottom w:val="none" w:sz="0" w:space="0" w:color="auto"/>
        <w:right w:val="none" w:sz="0" w:space="0" w:color="auto"/>
      </w:divBdr>
    </w:div>
    <w:div w:id="1211570421">
      <w:bodyDiv w:val="1"/>
      <w:marLeft w:val="0"/>
      <w:marRight w:val="0"/>
      <w:marTop w:val="0"/>
      <w:marBottom w:val="0"/>
      <w:divBdr>
        <w:top w:val="none" w:sz="0" w:space="0" w:color="auto"/>
        <w:left w:val="none" w:sz="0" w:space="0" w:color="auto"/>
        <w:bottom w:val="none" w:sz="0" w:space="0" w:color="auto"/>
        <w:right w:val="none" w:sz="0" w:space="0" w:color="auto"/>
      </w:divBdr>
    </w:div>
    <w:div w:id="1217007375">
      <w:bodyDiv w:val="1"/>
      <w:marLeft w:val="0"/>
      <w:marRight w:val="0"/>
      <w:marTop w:val="0"/>
      <w:marBottom w:val="0"/>
      <w:divBdr>
        <w:top w:val="none" w:sz="0" w:space="0" w:color="auto"/>
        <w:left w:val="none" w:sz="0" w:space="0" w:color="auto"/>
        <w:bottom w:val="none" w:sz="0" w:space="0" w:color="auto"/>
        <w:right w:val="none" w:sz="0" w:space="0" w:color="auto"/>
      </w:divBdr>
    </w:div>
    <w:div w:id="1217665929">
      <w:bodyDiv w:val="1"/>
      <w:marLeft w:val="0"/>
      <w:marRight w:val="0"/>
      <w:marTop w:val="0"/>
      <w:marBottom w:val="0"/>
      <w:divBdr>
        <w:top w:val="none" w:sz="0" w:space="0" w:color="auto"/>
        <w:left w:val="none" w:sz="0" w:space="0" w:color="auto"/>
        <w:bottom w:val="none" w:sz="0" w:space="0" w:color="auto"/>
        <w:right w:val="none" w:sz="0" w:space="0" w:color="auto"/>
      </w:divBdr>
    </w:div>
    <w:div w:id="1240218084">
      <w:bodyDiv w:val="1"/>
      <w:marLeft w:val="0"/>
      <w:marRight w:val="0"/>
      <w:marTop w:val="0"/>
      <w:marBottom w:val="0"/>
      <w:divBdr>
        <w:top w:val="none" w:sz="0" w:space="0" w:color="auto"/>
        <w:left w:val="none" w:sz="0" w:space="0" w:color="auto"/>
        <w:bottom w:val="none" w:sz="0" w:space="0" w:color="auto"/>
        <w:right w:val="none" w:sz="0" w:space="0" w:color="auto"/>
      </w:divBdr>
    </w:div>
    <w:div w:id="1269000274">
      <w:bodyDiv w:val="1"/>
      <w:marLeft w:val="0"/>
      <w:marRight w:val="0"/>
      <w:marTop w:val="0"/>
      <w:marBottom w:val="0"/>
      <w:divBdr>
        <w:top w:val="none" w:sz="0" w:space="0" w:color="auto"/>
        <w:left w:val="none" w:sz="0" w:space="0" w:color="auto"/>
        <w:bottom w:val="none" w:sz="0" w:space="0" w:color="auto"/>
        <w:right w:val="none" w:sz="0" w:space="0" w:color="auto"/>
      </w:divBdr>
    </w:div>
    <w:div w:id="1270115986">
      <w:bodyDiv w:val="1"/>
      <w:marLeft w:val="0"/>
      <w:marRight w:val="0"/>
      <w:marTop w:val="0"/>
      <w:marBottom w:val="0"/>
      <w:divBdr>
        <w:top w:val="none" w:sz="0" w:space="0" w:color="auto"/>
        <w:left w:val="none" w:sz="0" w:space="0" w:color="auto"/>
        <w:bottom w:val="none" w:sz="0" w:space="0" w:color="auto"/>
        <w:right w:val="none" w:sz="0" w:space="0" w:color="auto"/>
      </w:divBdr>
    </w:div>
    <w:div w:id="1278370247">
      <w:bodyDiv w:val="1"/>
      <w:marLeft w:val="0"/>
      <w:marRight w:val="0"/>
      <w:marTop w:val="0"/>
      <w:marBottom w:val="0"/>
      <w:divBdr>
        <w:top w:val="none" w:sz="0" w:space="0" w:color="auto"/>
        <w:left w:val="none" w:sz="0" w:space="0" w:color="auto"/>
        <w:bottom w:val="none" w:sz="0" w:space="0" w:color="auto"/>
        <w:right w:val="none" w:sz="0" w:space="0" w:color="auto"/>
      </w:divBdr>
    </w:div>
    <w:div w:id="1287813877">
      <w:bodyDiv w:val="1"/>
      <w:marLeft w:val="0"/>
      <w:marRight w:val="0"/>
      <w:marTop w:val="0"/>
      <w:marBottom w:val="0"/>
      <w:divBdr>
        <w:top w:val="none" w:sz="0" w:space="0" w:color="auto"/>
        <w:left w:val="none" w:sz="0" w:space="0" w:color="auto"/>
        <w:bottom w:val="none" w:sz="0" w:space="0" w:color="auto"/>
        <w:right w:val="none" w:sz="0" w:space="0" w:color="auto"/>
      </w:divBdr>
      <w:divsChild>
        <w:div w:id="206797862">
          <w:marLeft w:val="0"/>
          <w:marRight w:val="0"/>
          <w:marTop w:val="0"/>
          <w:marBottom w:val="0"/>
          <w:divBdr>
            <w:top w:val="single" w:sz="2" w:space="0" w:color="E3E3E3"/>
            <w:left w:val="single" w:sz="2" w:space="0" w:color="E3E3E3"/>
            <w:bottom w:val="single" w:sz="2" w:space="0" w:color="E3E3E3"/>
            <w:right w:val="single" w:sz="2" w:space="0" w:color="E3E3E3"/>
          </w:divBdr>
          <w:divsChild>
            <w:div w:id="1040201098">
              <w:marLeft w:val="0"/>
              <w:marRight w:val="0"/>
              <w:marTop w:val="0"/>
              <w:marBottom w:val="0"/>
              <w:divBdr>
                <w:top w:val="single" w:sz="2" w:space="0" w:color="E3E3E3"/>
                <w:left w:val="single" w:sz="2" w:space="0" w:color="E3E3E3"/>
                <w:bottom w:val="single" w:sz="2" w:space="0" w:color="E3E3E3"/>
                <w:right w:val="single" w:sz="2" w:space="0" w:color="E3E3E3"/>
              </w:divBdr>
              <w:divsChild>
                <w:div w:id="1278677448">
                  <w:marLeft w:val="0"/>
                  <w:marRight w:val="0"/>
                  <w:marTop w:val="0"/>
                  <w:marBottom w:val="0"/>
                  <w:divBdr>
                    <w:top w:val="single" w:sz="2" w:space="0" w:color="E3E3E3"/>
                    <w:left w:val="single" w:sz="2" w:space="0" w:color="E3E3E3"/>
                    <w:bottom w:val="single" w:sz="2" w:space="0" w:color="E3E3E3"/>
                    <w:right w:val="single" w:sz="2" w:space="0" w:color="E3E3E3"/>
                  </w:divBdr>
                  <w:divsChild>
                    <w:div w:id="1878002447">
                      <w:marLeft w:val="0"/>
                      <w:marRight w:val="0"/>
                      <w:marTop w:val="0"/>
                      <w:marBottom w:val="0"/>
                      <w:divBdr>
                        <w:top w:val="single" w:sz="2" w:space="0" w:color="E3E3E3"/>
                        <w:left w:val="single" w:sz="2" w:space="0" w:color="E3E3E3"/>
                        <w:bottom w:val="single" w:sz="2" w:space="0" w:color="E3E3E3"/>
                        <w:right w:val="single" w:sz="2" w:space="0" w:color="E3E3E3"/>
                      </w:divBdr>
                      <w:divsChild>
                        <w:div w:id="1081298562">
                          <w:marLeft w:val="0"/>
                          <w:marRight w:val="0"/>
                          <w:marTop w:val="0"/>
                          <w:marBottom w:val="0"/>
                          <w:divBdr>
                            <w:top w:val="single" w:sz="2" w:space="0" w:color="E3E3E3"/>
                            <w:left w:val="single" w:sz="2" w:space="0" w:color="E3E3E3"/>
                            <w:bottom w:val="single" w:sz="2" w:space="0" w:color="E3E3E3"/>
                            <w:right w:val="single" w:sz="2" w:space="0" w:color="E3E3E3"/>
                          </w:divBdr>
                          <w:divsChild>
                            <w:div w:id="1400057744">
                              <w:marLeft w:val="0"/>
                              <w:marRight w:val="0"/>
                              <w:marTop w:val="0"/>
                              <w:marBottom w:val="0"/>
                              <w:divBdr>
                                <w:top w:val="single" w:sz="2" w:space="0" w:color="E3E3E3"/>
                                <w:left w:val="single" w:sz="2" w:space="0" w:color="E3E3E3"/>
                                <w:bottom w:val="single" w:sz="2" w:space="0" w:color="E3E3E3"/>
                                <w:right w:val="single" w:sz="2" w:space="0" w:color="E3E3E3"/>
                              </w:divBdr>
                              <w:divsChild>
                                <w:div w:id="839078643">
                                  <w:marLeft w:val="0"/>
                                  <w:marRight w:val="0"/>
                                  <w:marTop w:val="100"/>
                                  <w:marBottom w:val="100"/>
                                  <w:divBdr>
                                    <w:top w:val="single" w:sz="2" w:space="0" w:color="E3E3E3"/>
                                    <w:left w:val="single" w:sz="2" w:space="0" w:color="E3E3E3"/>
                                    <w:bottom w:val="single" w:sz="2" w:space="0" w:color="E3E3E3"/>
                                    <w:right w:val="single" w:sz="2" w:space="0" w:color="E3E3E3"/>
                                  </w:divBdr>
                                  <w:divsChild>
                                    <w:div w:id="856431859">
                                      <w:marLeft w:val="0"/>
                                      <w:marRight w:val="0"/>
                                      <w:marTop w:val="0"/>
                                      <w:marBottom w:val="0"/>
                                      <w:divBdr>
                                        <w:top w:val="single" w:sz="2" w:space="0" w:color="E3E3E3"/>
                                        <w:left w:val="single" w:sz="2" w:space="0" w:color="E3E3E3"/>
                                        <w:bottom w:val="single" w:sz="2" w:space="0" w:color="E3E3E3"/>
                                        <w:right w:val="single" w:sz="2" w:space="0" w:color="E3E3E3"/>
                                      </w:divBdr>
                                      <w:divsChild>
                                        <w:div w:id="2098551629">
                                          <w:marLeft w:val="0"/>
                                          <w:marRight w:val="0"/>
                                          <w:marTop w:val="0"/>
                                          <w:marBottom w:val="0"/>
                                          <w:divBdr>
                                            <w:top w:val="single" w:sz="2" w:space="0" w:color="E3E3E3"/>
                                            <w:left w:val="single" w:sz="2" w:space="0" w:color="E3E3E3"/>
                                            <w:bottom w:val="single" w:sz="2" w:space="0" w:color="E3E3E3"/>
                                            <w:right w:val="single" w:sz="2" w:space="0" w:color="E3E3E3"/>
                                          </w:divBdr>
                                          <w:divsChild>
                                            <w:div w:id="1166165987">
                                              <w:marLeft w:val="0"/>
                                              <w:marRight w:val="0"/>
                                              <w:marTop w:val="0"/>
                                              <w:marBottom w:val="0"/>
                                              <w:divBdr>
                                                <w:top w:val="single" w:sz="2" w:space="0" w:color="E3E3E3"/>
                                                <w:left w:val="single" w:sz="2" w:space="0" w:color="E3E3E3"/>
                                                <w:bottom w:val="single" w:sz="2" w:space="0" w:color="E3E3E3"/>
                                                <w:right w:val="single" w:sz="2" w:space="0" w:color="E3E3E3"/>
                                              </w:divBdr>
                                              <w:divsChild>
                                                <w:div w:id="103966412">
                                                  <w:marLeft w:val="0"/>
                                                  <w:marRight w:val="0"/>
                                                  <w:marTop w:val="0"/>
                                                  <w:marBottom w:val="0"/>
                                                  <w:divBdr>
                                                    <w:top w:val="single" w:sz="2" w:space="0" w:color="E3E3E3"/>
                                                    <w:left w:val="single" w:sz="2" w:space="0" w:color="E3E3E3"/>
                                                    <w:bottom w:val="single" w:sz="2" w:space="0" w:color="E3E3E3"/>
                                                    <w:right w:val="single" w:sz="2" w:space="0" w:color="E3E3E3"/>
                                                  </w:divBdr>
                                                  <w:divsChild>
                                                    <w:div w:id="22171350">
                                                      <w:marLeft w:val="0"/>
                                                      <w:marRight w:val="0"/>
                                                      <w:marTop w:val="0"/>
                                                      <w:marBottom w:val="0"/>
                                                      <w:divBdr>
                                                        <w:top w:val="single" w:sz="2" w:space="0" w:color="E3E3E3"/>
                                                        <w:left w:val="single" w:sz="2" w:space="0" w:color="E3E3E3"/>
                                                        <w:bottom w:val="single" w:sz="2" w:space="0" w:color="E3E3E3"/>
                                                        <w:right w:val="single" w:sz="2" w:space="0" w:color="E3E3E3"/>
                                                      </w:divBdr>
                                                      <w:divsChild>
                                                        <w:div w:id="29360874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285818880">
          <w:marLeft w:val="0"/>
          <w:marRight w:val="0"/>
          <w:marTop w:val="0"/>
          <w:marBottom w:val="0"/>
          <w:divBdr>
            <w:top w:val="none" w:sz="0" w:space="0" w:color="auto"/>
            <w:left w:val="none" w:sz="0" w:space="0" w:color="auto"/>
            <w:bottom w:val="none" w:sz="0" w:space="0" w:color="auto"/>
            <w:right w:val="none" w:sz="0" w:space="0" w:color="auto"/>
          </w:divBdr>
        </w:div>
      </w:divsChild>
    </w:div>
    <w:div w:id="1287851801">
      <w:bodyDiv w:val="1"/>
      <w:marLeft w:val="0"/>
      <w:marRight w:val="0"/>
      <w:marTop w:val="0"/>
      <w:marBottom w:val="0"/>
      <w:divBdr>
        <w:top w:val="none" w:sz="0" w:space="0" w:color="auto"/>
        <w:left w:val="none" w:sz="0" w:space="0" w:color="auto"/>
        <w:bottom w:val="none" w:sz="0" w:space="0" w:color="auto"/>
        <w:right w:val="none" w:sz="0" w:space="0" w:color="auto"/>
      </w:divBdr>
    </w:div>
    <w:div w:id="1297642811">
      <w:bodyDiv w:val="1"/>
      <w:marLeft w:val="0"/>
      <w:marRight w:val="0"/>
      <w:marTop w:val="0"/>
      <w:marBottom w:val="0"/>
      <w:divBdr>
        <w:top w:val="none" w:sz="0" w:space="0" w:color="auto"/>
        <w:left w:val="none" w:sz="0" w:space="0" w:color="auto"/>
        <w:bottom w:val="none" w:sz="0" w:space="0" w:color="auto"/>
        <w:right w:val="none" w:sz="0" w:space="0" w:color="auto"/>
      </w:divBdr>
    </w:div>
    <w:div w:id="1297757645">
      <w:bodyDiv w:val="1"/>
      <w:marLeft w:val="0"/>
      <w:marRight w:val="0"/>
      <w:marTop w:val="0"/>
      <w:marBottom w:val="0"/>
      <w:divBdr>
        <w:top w:val="none" w:sz="0" w:space="0" w:color="auto"/>
        <w:left w:val="none" w:sz="0" w:space="0" w:color="auto"/>
        <w:bottom w:val="none" w:sz="0" w:space="0" w:color="auto"/>
        <w:right w:val="none" w:sz="0" w:space="0" w:color="auto"/>
      </w:divBdr>
    </w:div>
    <w:div w:id="1305696824">
      <w:bodyDiv w:val="1"/>
      <w:marLeft w:val="0"/>
      <w:marRight w:val="0"/>
      <w:marTop w:val="0"/>
      <w:marBottom w:val="0"/>
      <w:divBdr>
        <w:top w:val="none" w:sz="0" w:space="0" w:color="auto"/>
        <w:left w:val="none" w:sz="0" w:space="0" w:color="auto"/>
        <w:bottom w:val="none" w:sz="0" w:space="0" w:color="auto"/>
        <w:right w:val="none" w:sz="0" w:space="0" w:color="auto"/>
      </w:divBdr>
    </w:div>
    <w:div w:id="1321543007">
      <w:bodyDiv w:val="1"/>
      <w:marLeft w:val="0"/>
      <w:marRight w:val="0"/>
      <w:marTop w:val="0"/>
      <w:marBottom w:val="0"/>
      <w:divBdr>
        <w:top w:val="none" w:sz="0" w:space="0" w:color="auto"/>
        <w:left w:val="none" w:sz="0" w:space="0" w:color="auto"/>
        <w:bottom w:val="none" w:sz="0" w:space="0" w:color="auto"/>
        <w:right w:val="none" w:sz="0" w:space="0" w:color="auto"/>
      </w:divBdr>
    </w:div>
    <w:div w:id="1322541483">
      <w:bodyDiv w:val="1"/>
      <w:marLeft w:val="0"/>
      <w:marRight w:val="0"/>
      <w:marTop w:val="0"/>
      <w:marBottom w:val="0"/>
      <w:divBdr>
        <w:top w:val="none" w:sz="0" w:space="0" w:color="auto"/>
        <w:left w:val="none" w:sz="0" w:space="0" w:color="auto"/>
        <w:bottom w:val="none" w:sz="0" w:space="0" w:color="auto"/>
        <w:right w:val="none" w:sz="0" w:space="0" w:color="auto"/>
      </w:divBdr>
    </w:div>
    <w:div w:id="1333527963">
      <w:bodyDiv w:val="1"/>
      <w:marLeft w:val="0"/>
      <w:marRight w:val="0"/>
      <w:marTop w:val="0"/>
      <w:marBottom w:val="0"/>
      <w:divBdr>
        <w:top w:val="none" w:sz="0" w:space="0" w:color="auto"/>
        <w:left w:val="none" w:sz="0" w:space="0" w:color="auto"/>
        <w:bottom w:val="none" w:sz="0" w:space="0" w:color="auto"/>
        <w:right w:val="none" w:sz="0" w:space="0" w:color="auto"/>
      </w:divBdr>
    </w:div>
    <w:div w:id="1341002752">
      <w:bodyDiv w:val="1"/>
      <w:marLeft w:val="0"/>
      <w:marRight w:val="0"/>
      <w:marTop w:val="0"/>
      <w:marBottom w:val="0"/>
      <w:divBdr>
        <w:top w:val="none" w:sz="0" w:space="0" w:color="auto"/>
        <w:left w:val="none" w:sz="0" w:space="0" w:color="auto"/>
        <w:bottom w:val="none" w:sz="0" w:space="0" w:color="auto"/>
        <w:right w:val="none" w:sz="0" w:space="0" w:color="auto"/>
      </w:divBdr>
    </w:div>
    <w:div w:id="1345941327">
      <w:bodyDiv w:val="1"/>
      <w:marLeft w:val="0"/>
      <w:marRight w:val="0"/>
      <w:marTop w:val="0"/>
      <w:marBottom w:val="0"/>
      <w:divBdr>
        <w:top w:val="none" w:sz="0" w:space="0" w:color="auto"/>
        <w:left w:val="none" w:sz="0" w:space="0" w:color="auto"/>
        <w:bottom w:val="none" w:sz="0" w:space="0" w:color="auto"/>
        <w:right w:val="none" w:sz="0" w:space="0" w:color="auto"/>
      </w:divBdr>
    </w:div>
    <w:div w:id="1364329739">
      <w:bodyDiv w:val="1"/>
      <w:marLeft w:val="0"/>
      <w:marRight w:val="0"/>
      <w:marTop w:val="0"/>
      <w:marBottom w:val="0"/>
      <w:divBdr>
        <w:top w:val="none" w:sz="0" w:space="0" w:color="auto"/>
        <w:left w:val="none" w:sz="0" w:space="0" w:color="auto"/>
        <w:bottom w:val="none" w:sz="0" w:space="0" w:color="auto"/>
        <w:right w:val="none" w:sz="0" w:space="0" w:color="auto"/>
      </w:divBdr>
    </w:div>
    <w:div w:id="1364404323">
      <w:bodyDiv w:val="1"/>
      <w:marLeft w:val="0"/>
      <w:marRight w:val="0"/>
      <w:marTop w:val="0"/>
      <w:marBottom w:val="0"/>
      <w:divBdr>
        <w:top w:val="none" w:sz="0" w:space="0" w:color="auto"/>
        <w:left w:val="none" w:sz="0" w:space="0" w:color="auto"/>
        <w:bottom w:val="none" w:sz="0" w:space="0" w:color="auto"/>
        <w:right w:val="none" w:sz="0" w:space="0" w:color="auto"/>
      </w:divBdr>
    </w:div>
    <w:div w:id="1369141072">
      <w:bodyDiv w:val="1"/>
      <w:marLeft w:val="0"/>
      <w:marRight w:val="0"/>
      <w:marTop w:val="0"/>
      <w:marBottom w:val="0"/>
      <w:divBdr>
        <w:top w:val="none" w:sz="0" w:space="0" w:color="auto"/>
        <w:left w:val="none" w:sz="0" w:space="0" w:color="auto"/>
        <w:bottom w:val="none" w:sz="0" w:space="0" w:color="auto"/>
        <w:right w:val="none" w:sz="0" w:space="0" w:color="auto"/>
      </w:divBdr>
    </w:div>
    <w:div w:id="1376658524">
      <w:bodyDiv w:val="1"/>
      <w:marLeft w:val="0"/>
      <w:marRight w:val="0"/>
      <w:marTop w:val="0"/>
      <w:marBottom w:val="0"/>
      <w:divBdr>
        <w:top w:val="none" w:sz="0" w:space="0" w:color="auto"/>
        <w:left w:val="none" w:sz="0" w:space="0" w:color="auto"/>
        <w:bottom w:val="none" w:sz="0" w:space="0" w:color="auto"/>
        <w:right w:val="none" w:sz="0" w:space="0" w:color="auto"/>
      </w:divBdr>
    </w:div>
    <w:div w:id="1384016865">
      <w:bodyDiv w:val="1"/>
      <w:marLeft w:val="0"/>
      <w:marRight w:val="0"/>
      <w:marTop w:val="0"/>
      <w:marBottom w:val="0"/>
      <w:divBdr>
        <w:top w:val="none" w:sz="0" w:space="0" w:color="auto"/>
        <w:left w:val="none" w:sz="0" w:space="0" w:color="auto"/>
        <w:bottom w:val="none" w:sz="0" w:space="0" w:color="auto"/>
        <w:right w:val="none" w:sz="0" w:space="0" w:color="auto"/>
      </w:divBdr>
    </w:div>
    <w:div w:id="1390616650">
      <w:bodyDiv w:val="1"/>
      <w:marLeft w:val="0"/>
      <w:marRight w:val="0"/>
      <w:marTop w:val="0"/>
      <w:marBottom w:val="0"/>
      <w:divBdr>
        <w:top w:val="none" w:sz="0" w:space="0" w:color="auto"/>
        <w:left w:val="none" w:sz="0" w:space="0" w:color="auto"/>
        <w:bottom w:val="none" w:sz="0" w:space="0" w:color="auto"/>
        <w:right w:val="none" w:sz="0" w:space="0" w:color="auto"/>
      </w:divBdr>
    </w:div>
    <w:div w:id="1397044161">
      <w:bodyDiv w:val="1"/>
      <w:marLeft w:val="0"/>
      <w:marRight w:val="0"/>
      <w:marTop w:val="0"/>
      <w:marBottom w:val="0"/>
      <w:divBdr>
        <w:top w:val="none" w:sz="0" w:space="0" w:color="auto"/>
        <w:left w:val="none" w:sz="0" w:space="0" w:color="auto"/>
        <w:bottom w:val="none" w:sz="0" w:space="0" w:color="auto"/>
        <w:right w:val="none" w:sz="0" w:space="0" w:color="auto"/>
      </w:divBdr>
    </w:div>
    <w:div w:id="1418748558">
      <w:bodyDiv w:val="1"/>
      <w:marLeft w:val="0"/>
      <w:marRight w:val="0"/>
      <w:marTop w:val="0"/>
      <w:marBottom w:val="0"/>
      <w:divBdr>
        <w:top w:val="none" w:sz="0" w:space="0" w:color="auto"/>
        <w:left w:val="none" w:sz="0" w:space="0" w:color="auto"/>
        <w:bottom w:val="none" w:sz="0" w:space="0" w:color="auto"/>
        <w:right w:val="none" w:sz="0" w:space="0" w:color="auto"/>
      </w:divBdr>
    </w:div>
    <w:div w:id="1421174518">
      <w:bodyDiv w:val="1"/>
      <w:marLeft w:val="0"/>
      <w:marRight w:val="0"/>
      <w:marTop w:val="0"/>
      <w:marBottom w:val="0"/>
      <w:divBdr>
        <w:top w:val="none" w:sz="0" w:space="0" w:color="auto"/>
        <w:left w:val="none" w:sz="0" w:space="0" w:color="auto"/>
        <w:bottom w:val="none" w:sz="0" w:space="0" w:color="auto"/>
        <w:right w:val="none" w:sz="0" w:space="0" w:color="auto"/>
      </w:divBdr>
    </w:div>
    <w:div w:id="1424104342">
      <w:bodyDiv w:val="1"/>
      <w:marLeft w:val="0"/>
      <w:marRight w:val="0"/>
      <w:marTop w:val="0"/>
      <w:marBottom w:val="0"/>
      <w:divBdr>
        <w:top w:val="none" w:sz="0" w:space="0" w:color="auto"/>
        <w:left w:val="none" w:sz="0" w:space="0" w:color="auto"/>
        <w:bottom w:val="none" w:sz="0" w:space="0" w:color="auto"/>
        <w:right w:val="none" w:sz="0" w:space="0" w:color="auto"/>
      </w:divBdr>
    </w:div>
    <w:div w:id="1424111690">
      <w:bodyDiv w:val="1"/>
      <w:marLeft w:val="0"/>
      <w:marRight w:val="0"/>
      <w:marTop w:val="0"/>
      <w:marBottom w:val="0"/>
      <w:divBdr>
        <w:top w:val="none" w:sz="0" w:space="0" w:color="auto"/>
        <w:left w:val="none" w:sz="0" w:space="0" w:color="auto"/>
        <w:bottom w:val="none" w:sz="0" w:space="0" w:color="auto"/>
        <w:right w:val="none" w:sz="0" w:space="0" w:color="auto"/>
      </w:divBdr>
    </w:div>
    <w:div w:id="1426612927">
      <w:bodyDiv w:val="1"/>
      <w:marLeft w:val="0"/>
      <w:marRight w:val="0"/>
      <w:marTop w:val="0"/>
      <w:marBottom w:val="0"/>
      <w:divBdr>
        <w:top w:val="none" w:sz="0" w:space="0" w:color="auto"/>
        <w:left w:val="none" w:sz="0" w:space="0" w:color="auto"/>
        <w:bottom w:val="none" w:sz="0" w:space="0" w:color="auto"/>
        <w:right w:val="none" w:sz="0" w:space="0" w:color="auto"/>
      </w:divBdr>
    </w:div>
    <w:div w:id="1447650865">
      <w:bodyDiv w:val="1"/>
      <w:marLeft w:val="0"/>
      <w:marRight w:val="0"/>
      <w:marTop w:val="0"/>
      <w:marBottom w:val="0"/>
      <w:divBdr>
        <w:top w:val="none" w:sz="0" w:space="0" w:color="auto"/>
        <w:left w:val="none" w:sz="0" w:space="0" w:color="auto"/>
        <w:bottom w:val="none" w:sz="0" w:space="0" w:color="auto"/>
        <w:right w:val="none" w:sz="0" w:space="0" w:color="auto"/>
      </w:divBdr>
    </w:div>
    <w:div w:id="1456219170">
      <w:bodyDiv w:val="1"/>
      <w:marLeft w:val="0"/>
      <w:marRight w:val="0"/>
      <w:marTop w:val="0"/>
      <w:marBottom w:val="0"/>
      <w:divBdr>
        <w:top w:val="none" w:sz="0" w:space="0" w:color="auto"/>
        <w:left w:val="none" w:sz="0" w:space="0" w:color="auto"/>
        <w:bottom w:val="none" w:sz="0" w:space="0" w:color="auto"/>
        <w:right w:val="none" w:sz="0" w:space="0" w:color="auto"/>
      </w:divBdr>
    </w:div>
    <w:div w:id="1457287956">
      <w:bodyDiv w:val="1"/>
      <w:marLeft w:val="0"/>
      <w:marRight w:val="0"/>
      <w:marTop w:val="0"/>
      <w:marBottom w:val="0"/>
      <w:divBdr>
        <w:top w:val="none" w:sz="0" w:space="0" w:color="auto"/>
        <w:left w:val="none" w:sz="0" w:space="0" w:color="auto"/>
        <w:bottom w:val="none" w:sz="0" w:space="0" w:color="auto"/>
        <w:right w:val="none" w:sz="0" w:space="0" w:color="auto"/>
      </w:divBdr>
    </w:div>
    <w:div w:id="1458916441">
      <w:bodyDiv w:val="1"/>
      <w:marLeft w:val="0"/>
      <w:marRight w:val="0"/>
      <w:marTop w:val="0"/>
      <w:marBottom w:val="0"/>
      <w:divBdr>
        <w:top w:val="none" w:sz="0" w:space="0" w:color="auto"/>
        <w:left w:val="none" w:sz="0" w:space="0" w:color="auto"/>
        <w:bottom w:val="none" w:sz="0" w:space="0" w:color="auto"/>
        <w:right w:val="none" w:sz="0" w:space="0" w:color="auto"/>
      </w:divBdr>
    </w:div>
    <w:div w:id="1464344654">
      <w:bodyDiv w:val="1"/>
      <w:marLeft w:val="0"/>
      <w:marRight w:val="0"/>
      <w:marTop w:val="0"/>
      <w:marBottom w:val="0"/>
      <w:divBdr>
        <w:top w:val="none" w:sz="0" w:space="0" w:color="auto"/>
        <w:left w:val="none" w:sz="0" w:space="0" w:color="auto"/>
        <w:bottom w:val="none" w:sz="0" w:space="0" w:color="auto"/>
        <w:right w:val="none" w:sz="0" w:space="0" w:color="auto"/>
      </w:divBdr>
    </w:div>
    <w:div w:id="1481849672">
      <w:bodyDiv w:val="1"/>
      <w:marLeft w:val="0"/>
      <w:marRight w:val="0"/>
      <w:marTop w:val="0"/>
      <w:marBottom w:val="0"/>
      <w:divBdr>
        <w:top w:val="none" w:sz="0" w:space="0" w:color="auto"/>
        <w:left w:val="none" w:sz="0" w:space="0" w:color="auto"/>
        <w:bottom w:val="none" w:sz="0" w:space="0" w:color="auto"/>
        <w:right w:val="none" w:sz="0" w:space="0" w:color="auto"/>
      </w:divBdr>
      <w:divsChild>
        <w:div w:id="309022834">
          <w:marLeft w:val="640"/>
          <w:marRight w:val="0"/>
          <w:marTop w:val="0"/>
          <w:marBottom w:val="0"/>
          <w:divBdr>
            <w:top w:val="none" w:sz="0" w:space="0" w:color="auto"/>
            <w:left w:val="none" w:sz="0" w:space="0" w:color="auto"/>
            <w:bottom w:val="none" w:sz="0" w:space="0" w:color="auto"/>
            <w:right w:val="none" w:sz="0" w:space="0" w:color="auto"/>
          </w:divBdr>
        </w:div>
        <w:div w:id="2029870982">
          <w:marLeft w:val="640"/>
          <w:marRight w:val="0"/>
          <w:marTop w:val="0"/>
          <w:marBottom w:val="0"/>
          <w:divBdr>
            <w:top w:val="none" w:sz="0" w:space="0" w:color="auto"/>
            <w:left w:val="none" w:sz="0" w:space="0" w:color="auto"/>
            <w:bottom w:val="none" w:sz="0" w:space="0" w:color="auto"/>
            <w:right w:val="none" w:sz="0" w:space="0" w:color="auto"/>
          </w:divBdr>
        </w:div>
      </w:divsChild>
    </w:div>
    <w:div w:id="1494376513">
      <w:bodyDiv w:val="1"/>
      <w:marLeft w:val="0"/>
      <w:marRight w:val="0"/>
      <w:marTop w:val="0"/>
      <w:marBottom w:val="0"/>
      <w:divBdr>
        <w:top w:val="none" w:sz="0" w:space="0" w:color="auto"/>
        <w:left w:val="none" w:sz="0" w:space="0" w:color="auto"/>
        <w:bottom w:val="none" w:sz="0" w:space="0" w:color="auto"/>
        <w:right w:val="none" w:sz="0" w:space="0" w:color="auto"/>
      </w:divBdr>
    </w:div>
    <w:div w:id="1496453055">
      <w:bodyDiv w:val="1"/>
      <w:marLeft w:val="0"/>
      <w:marRight w:val="0"/>
      <w:marTop w:val="0"/>
      <w:marBottom w:val="0"/>
      <w:divBdr>
        <w:top w:val="none" w:sz="0" w:space="0" w:color="auto"/>
        <w:left w:val="none" w:sz="0" w:space="0" w:color="auto"/>
        <w:bottom w:val="none" w:sz="0" w:space="0" w:color="auto"/>
        <w:right w:val="none" w:sz="0" w:space="0" w:color="auto"/>
      </w:divBdr>
    </w:div>
    <w:div w:id="1501002997">
      <w:bodyDiv w:val="1"/>
      <w:marLeft w:val="0"/>
      <w:marRight w:val="0"/>
      <w:marTop w:val="0"/>
      <w:marBottom w:val="0"/>
      <w:divBdr>
        <w:top w:val="none" w:sz="0" w:space="0" w:color="auto"/>
        <w:left w:val="none" w:sz="0" w:space="0" w:color="auto"/>
        <w:bottom w:val="none" w:sz="0" w:space="0" w:color="auto"/>
        <w:right w:val="none" w:sz="0" w:space="0" w:color="auto"/>
      </w:divBdr>
    </w:div>
    <w:div w:id="1508059340">
      <w:bodyDiv w:val="1"/>
      <w:marLeft w:val="0"/>
      <w:marRight w:val="0"/>
      <w:marTop w:val="0"/>
      <w:marBottom w:val="0"/>
      <w:divBdr>
        <w:top w:val="none" w:sz="0" w:space="0" w:color="auto"/>
        <w:left w:val="none" w:sz="0" w:space="0" w:color="auto"/>
        <w:bottom w:val="none" w:sz="0" w:space="0" w:color="auto"/>
        <w:right w:val="none" w:sz="0" w:space="0" w:color="auto"/>
      </w:divBdr>
    </w:div>
    <w:div w:id="1514683272">
      <w:bodyDiv w:val="1"/>
      <w:marLeft w:val="0"/>
      <w:marRight w:val="0"/>
      <w:marTop w:val="0"/>
      <w:marBottom w:val="0"/>
      <w:divBdr>
        <w:top w:val="none" w:sz="0" w:space="0" w:color="auto"/>
        <w:left w:val="none" w:sz="0" w:space="0" w:color="auto"/>
        <w:bottom w:val="none" w:sz="0" w:space="0" w:color="auto"/>
        <w:right w:val="none" w:sz="0" w:space="0" w:color="auto"/>
      </w:divBdr>
    </w:div>
    <w:div w:id="1516966208">
      <w:bodyDiv w:val="1"/>
      <w:marLeft w:val="0"/>
      <w:marRight w:val="0"/>
      <w:marTop w:val="0"/>
      <w:marBottom w:val="0"/>
      <w:divBdr>
        <w:top w:val="none" w:sz="0" w:space="0" w:color="auto"/>
        <w:left w:val="none" w:sz="0" w:space="0" w:color="auto"/>
        <w:bottom w:val="none" w:sz="0" w:space="0" w:color="auto"/>
        <w:right w:val="none" w:sz="0" w:space="0" w:color="auto"/>
      </w:divBdr>
    </w:div>
    <w:div w:id="1518033226">
      <w:bodyDiv w:val="1"/>
      <w:marLeft w:val="0"/>
      <w:marRight w:val="0"/>
      <w:marTop w:val="0"/>
      <w:marBottom w:val="0"/>
      <w:divBdr>
        <w:top w:val="none" w:sz="0" w:space="0" w:color="auto"/>
        <w:left w:val="none" w:sz="0" w:space="0" w:color="auto"/>
        <w:bottom w:val="none" w:sz="0" w:space="0" w:color="auto"/>
        <w:right w:val="none" w:sz="0" w:space="0" w:color="auto"/>
      </w:divBdr>
    </w:div>
    <w:div w:id="1526556556">
      <w:bodyDiv w:val="1"/>
      <w:marLeft w:val="0"/>
      <w:marRight w:val="0"/>
      <w:marTop w:val="0"/>
      <w:marBottom w:val="0"/>
      <w:divBdr>
        <w:top w:val="none" w:sz="0" w:space="0" w:color="auto"/>
        <w:left w:val="none" w:sz="0" w:space="0" w:color="auto"/>
        <w:bottom w:val="none" w:sz="0" w:space="0" w:color="auto"/>
        <w:right w:val="none" w:sz="0" w:space="0" w:color="auto"/>
      </w:divBdr>
    </w:div>
    <w:div w:id="1535850495">
      <w:bodyDiv w:val="1"/>
      <w:marLeft w:val="0"/>
      <w:marRight w:val="0"/>
      <w:marTop w:val="0"/>
      <w:marBottom w:val="0"/>
      <w:divBdr>
        <w:top w:val="none" w:sz="0" w:space="0" w:color="auto"/>
        <w:left w:val="none" w:sz="0" w:space="0" w:color="auto"/>
        <w:bottom w:val="none" w:sz="0" w:space="0" w:color="auto"/>
        <w:right w:val="none" w:sz="0" w:space="0" w:color="auto"/>
      </w:divBdr>
    </w:div>
    <w:div w:id="1550415359">
      <w:bodyDiv w:val="1"/>
      <w:marLeft w:val="0"/>
      <w:marRight w:val="0"/>
      <w:marTop w:val="0"/>
      <w:marBottom w:val="0"/>
      <w:divBdr>
        <w:top w:val="none" w:sz="0" w:space="0" w:color="auto"/>
        <w:left w:val="none" w:sz="0" w:space="0" w:color="auto"/>
        <w:bottom w:val="none" w:sz="0" w:space="0" w:color="auto"/>
        <w:right w:val="none" w:sz="0" w:space="0" w:color="auto"/>
      </w:divBdr>
    </w:div>
    <w:div w:id="1555383780">
      <w:bodyDiv w:val="1"/>
      <w:marLeft w:val="0"/>
      <w:marRight w:val="0"/>
      <w:marTop w:val="0"/>
      <w:marBottom w:val="0"/>
      <w:divBdr>
        <w:top w:val="none" w:sz="0" w:space="0" w:color="auto"/>
        <w:left w:val="none" w:sz="0" w:space="0" w:color="auto"/>
        <w:bottom w:val="none" w:sz="0" w:space="0" w:color="auto"/>
        <w:right w:val="none" w:sz="0" w:space="0" w:color="auto"/>
      </w:divBdr>
    </w:div>
    <w:div w:id="1557356125">
      <w:bodyDiv w:val="1"/>
      <w:marLeft w:val="0"/>
      <w:marRight w:val="0"/>
      <w:marTop w:val="0"/>
      <w:marBottom w:val="0"/>
      <w:divBdr>
        <w:top w:val="none" w:sz="0" w:space="0" w:color="auto"/>
        <w:left w:val="none" w:sz="0" w:space="0" w:color="auto"/>
        <w:bottom w:val="none" w:sz="0" w:space="0" w:color="auto"/>
        <w:right w:val="none" w:sz="0" w:space="0" w:color="auto"/>
      </w:divBdr>
    </w:div>
    <w:div w:id="1577587002">
      <w:bodyDiv w:val="1"/>
      <w:marLeft w:val="0"/>
      <w:marRight w:val="0"/>
      <w:marTop w:val="0"/>
      <w:marBottom w:val="0"/>
      <w:divBdr>
        <w:top w:val="none" w:sz="0" w:space="0" w:color="auto"/>
        <w:left w:val="none" w:sz="0" w:space="0" w:color="auto"/>
        <w:bottom w:val="none" w:sz="0" w:space="0" w:color="auto"/>
        <w:right w:val="none" w:sz="0" w:space="0" w:color="auto"/>
      </w:divBdr>
    </w:div>
    <w:div w:id="1585065608">
      <w:bodyDiv w:val="1"/>
      <w:marLeft w:val="0"/>
      <w:marRight w:val="0"/>
      <w:marTop w:val="0"/>
      <w:marBottom w:val="0"/>
      <w:divBdr>
        <w:top w:val="none" w:sz="0" w:space="0" w:color="auto"/>
        <w:left w:val="none" w:sz="0" w:space="0" w:color="auto"/>
        <w:bottom w:val="none" w:sz="0" w:space="0" w:color="auto"/>
        <w:right w:val="none" w:sz="0" w:space="0" w:color="auto"/>
      </w:divBdr>
    </w:div>
    <w:div w:id="1590381579">
      <w:bodyDiv w:val="1"/>
      <w:marLeft w:val="0"/>
      <w:marRight w:val="0"/>
      <w:marTop w:val="0"/>
      <w:marBottom w:val="0"/>
      <w:divBdr>
        <w:top w:val="none" w:sz="0" w:space="0" w:color="auto"/>
        <w:left w:val="none" w:sz="0" w:space="0" w:color="auto"/>
        <w:bottom w:val="none" w:sz="0" w:space="0" w:color="auto"/>
        <w:right w:val="none" w:sz="0" w:space="0" w:color="auto"/>
      </w:divBdr>
    </w:div>
    <w:div w:id="1606035413">
      <w:bodyDiv w:val="1"/>
      <w:marLeft w:val="0"/>
      <w:marRight w:val="0"/>
      <w:marTop w:val="0"/>
      <w:marBottom w:val="0"/>
      <w:divBdr>
        <w:top w:val="none" w:sz="0" w:space="0" w:color="auto"/>
        <w:left w:val="none" w:sz="0" w:space="0" w:color="auto"/>
        <w:bottom w:val="none" w:sz="0" w:space="0" w:color="auto"/>
        <w:right w:val="none" w:sz="0" w:space="0" w:color="auto"/>
      </w:divBdr>
    </w:div>
    <w:div w:id="1619682689">
      <w:bodyDiv w:val="1"/>
      <w:marLeft w:val="0"/>
      <w:marRight w:val="0"/>
      <w:marTop w:val="0"/>
      <w:marBottom w:val="0"/>
      <w:divBdr>
        <w:top w:val="none" w:sz="0" w:space="0" w:color="auto"/>
        <w:left w:val="none" w:sz="0" w:space="0" w:color="auto"/>
        <w:bottom w:val="none" w:sz="0" w:space="0" w:color="auto"/>
        <w:right w:val="none" w:sz="0" w:space="0" w:color="auto"/>
      </w:divBdr>
    </w:div>
    <w:div w:id="1639189328">
      <w:bodyDiv w:val="1"/>
      <w:marLeft w:val="0"/>
      <w:marRight w:val="0"/>
      <w:marTop w:val="0"/>
      <w:marBottom w:val="0"/>
      <w:divBdr>
        <w:top w:val="none" w:sz="0" w:space="0" w:color="auto"/>
        <w:left w:val="none" w:sz="0" w:space="0" w:color="auto"/>
        <w:bottom w:val="none" w:sz="0" w:space="0" w:color="auto"/>
        <w:right w:val="none" w:sz="0" w:space="0" w:color="auto"/>
      </w:divBdr>
    </w:div>
    <w:div w:id="1660890653">
      <w:bodyDiv w:val="1"/>
      <w:marLeft w:val="0"/>
      <w:marRight w:val="0"/>
      <w:marTop w:val="0"/>
      <w:marBottom w:val="0"/>
      <w:divBdr>
        <w:top w:val="none" w:sz="0" w:space="0" w:color="auto"/>
        <w:left w:val="none" w:sz="0" w:space="0" w:color="auto"/>
        <w:bottom w:val="none" w:sz="0" w:space="0" w:color="auto"/>
        <w:right w:val="none" w:sz="0" w:space="0" w:color="auto"/>
      </w:divBdr>
    </w:div>
    <w:div w:id="1666007445">
      <w:bodyDiv w:val="1"/>
      <w:marLeft w:val="0"/>
      <w:marRight w:val="0"/>
      <w:marTop w:val="0"/>
      <w:marBottom w:val="0"/>
      <w:divBdr>
        <w:top w:val="none" w:sz="0" w:space="0" w:color="auto"/>
        <w:left w:val="none" w:sz="0" w:space="0" w:color="auto"/>
        <w:bottom w:val="none" w:sz="0" w:space="0" w:color="auto"/>
        <w:right w:val="none" w:sz="0" w:space="0" w:color="auto"/>
      </w:divBdr>
    </w:div>
    <w:div w:id="1667707397">
      <w:bodyDiv w:val="1"/>
      <w:marLeft w:val="0"/>
      <w:marRight w:val="0"/>
      <w:marTop w:val="0"/>
      <w:marBottom w:val="0"/>
      <w:divBdr>
        <w:top w:val="none" w:sz="0" w:space="0" w:color="auto"/>
        <w:left w:val="none" w:sz="0" w:space="0" w:color="auto"/>
        <w:bottom w:val="none" w:sz="0" w:space="0" w:color="auto"/>
        <w:right w:val="none" w:sz="0" w:space="0" w:color="auto"/>
      </w:divBdr>
    </w:div>
    <w:div w:id="1667709897">
      <w:bodyDiv w:val="1"/>
      <w:marLeft w:val="0"/>
      <w:marRight w:val="0"/>
      <w:marTop w:val="0"/>
      <w:marBottom w:val="0"/>
      <w:divBdr>
        <w:top w:val="none" w:sz="0" w:space="0" w:color="auto"/>
        <w:left w:val="none" w:sz="0" w:space="0" w:color="auto"/>
        <w:bottom w:val="none" w:sz="0" w:space="0" w:color="auto"/>
        <w:right w:val="none" w:sz="0" w:space="0" w:color="auto"/>
      </w:divBdr>
    </w:div>
    <w:div w:id="1669096734">
      <w:bodyDiv w:val="1"/>
      <w:marLeft w:val="0"/>
      <w:marRight w:val="0"/>
      <w:marTop w:val="0"/>
      <w:marBottom w:val="0"/>
      <w:divBdr>
        <w:top w:val="none" w:sz="0" w:space="0" w:color="auto"/>
        <w:left w:val="none" w:sz="0" w:space="0" w:color="auto"/>
        <w:bottom w:val="none" w:sz="0" w:space="0" w:color="auto"/>
        <w:right w:val="none" w:sz="0" w:space="0" w:color="auto"/>
      </w:divBdr>
    </w:div>
    <w:div w:id="1671174870">
      <w:bodyDiv w:val="1"/>
      <w:marLeft w:val="0"/>
      <w:marRight w:val="0"/>
      <w:marTop w:val="0"/>
      <w:marBottom w:val="0"/>
      <w:divBdr>
        <w:top w:val="none" w:sz="0" w:space="0" w:color="auto"/>
        <w:left w:val="none" w:sz="0" w:space="0" w:color="auto"/>
        <w:bottom w:val="none" w:sz="0" w:space="0" w:color="auto"/>
        <w:right w:val="none" w:sz="0" w:space="0" w:color="auto"/>
      </w:divBdr>
    </w:div>
    <w:div w:id="1671450335">
      <w:bodyDiv w:val="1"/>
      <w:marLeft w:val="0"/>
      <w:marRight w:val="0"/>
      <w:marTop w:val="0"/>
      <w:marBottom w:val="0"/>
      <w:divBdr>
        <w:top w:val="none" w:sz="0" w:space="0" w:color="auto"/>
        <w:left w:val="none" w:sz="0" w:space="0" w:color="auto"/>
        <w:bottom w:val="none" w:sz="0" w:space="0" w:color="auto"/>
        <w:right w:val="none" w:sz="0" w:space="0" w:color="auto"/>
      </w:divBdr>
    </w:div>
    <w:div w:id="1677221028">
      <w:bodyDiv w:val="1"/>
      <w:marLeft w:val="0"/>
      <w:marRight w:val="0"/>
      <w:marTop w:val="0"/>
      <w:marBottom w:val="0"/>
      <w:divBdr>
        <w:top w:val="none" w:sz="0" w:space="0" w:color="auto"/>
        <w:left w:val="none" w:sz="0" w:space="0" w:color="auto"/>
        <w:bottom w:val="none" w:sz="0" w:space="0" w:color="auto"/>
        <w:right w:val="none" w:sz="0" w:space="0" w:color="auto"/>
      </w:divBdr>
    </w:div>
    <w:div w:id="1682856958">
      <w:bodyDiv w:val="1"/>
      <w:marLeft w:val="0"/>
      <w:marRight w:val="0"/>
      <w:marTop w:val="0"/>
      <w:marBottom w:val="0"/>
      <w:divBdr>
        <w:top w:val="none" w:sz="0" w:space="0" w:color="auto"/>
        <w:left w:val="none" w:sz="0" w:space="0" w:color="auto"/>
        <w:bottom w:val="none" w:sz="0" w:space="0" w:color="auto"/>
        <w:right w:val="none" w:sz="0" w:space="0" w:color="auto"/>
      </w:divBdr>
    </w:div>
    <w:div w:id="1705982161">
      <w:bodyDiv w:val="1"/>
      <w:marLeft w:val="0"/>
      <w:marRight w:val="0"/>
      <w:marTop w:val="0"/>
      <w:marBottom w:val="0"/>
      <w:divBdr>
        <w:top w:val="none" w:sz="0" w:space="0" w:color="auto"/>
        <w:left w:val="none" w:sz="0" w:space="0" w:color="auto"/>
        <w:bottom w:val="none" w:sz="0" w:space="0" w:color="auto"/>
        <w:right w:val="none" w:sz="0" w:space="0" w:color="auto"/>
      </w:divBdr>
    </w:div>
    <w:div w:id="1708215508">
      <w:bodyDiv w:val="1"/>
      <w:marLeft w:val="0"/>
      <w:marRight w:val="0"/>
      <w:marTop w:val="0"/>
      <w:marBottom w:val="0"/>
      <w:divBdr>
        <w:top w:val="none" w:sz="0" w:space="0" w:color="auto"/>
        <w:left w:val="none" w:sz="0" w:space="0" w:color="auto"/>
        <w:bottom w:val="none" w:sz="0" w:space="0" w:color="auto"/>
        <w:right w:val="none" w:sz="0" w:space="0" w:color="auto"/>
      </w:divBdr>
    </w:div>
    <w:div w:id="1709336354">
      <w:bodyDiv w:val="1"/>
      <w:marLeft w:val="0"/>
      <w:marRight w:val="0"/>
      <w:marTop w:val="0"/>
      <w:marBottom w:val="0"/>
      <w:divBdr>
        <w:top w:val="none" w:sz="0" w:space="0" w:color="auto"/>
        <w:left w:val="none" w:sz="0" w:space="0" w:color="auto"/>
        <w:bottom w:val="none" w:sz="0" w:space="0" w:color="auto"/>
        <w:right w:val="none" w:sz="0" w:space="0" w:color="auto"/>
      </w:divBdr>
    </w:div>
    <w:div w:id="1715426973">
      <w:bodyDiv w:val="1"/>
      <w:marLeft w:val="0"/>
      <w:marRight w:val="0"/>
      <w:marTop w:val="0"/>
      <w:marBottom w:val="0"/>
      <w:divBdr>
        <w:top w:val="none" w:sz="0" w:space="0" w:color="auto"/>
        <w:left w:val="none" w:sz="0" w:space="0" w:color="auto"/>
        <w:bottom w:val="none" w:sz="0" w:space="0" w:color="auto"/>
        <w:right w:val="none" w:sz="0" w:space="0" w:color="auto"/>
      </w:divBdr>
    </w:div>
    <w:div w:id="1716389023">
      <w:bodyDiv w:val="1"/>
      <w:marLeft w:val="0"/>
      <w:marRight w:val="0"/>
      <w:marTop w:val="0"/>
      <w:marBottom w:val="0"/>
      <w:divBdr>
        <w:top w:val="none" w:sz="0" w:space="0" w:color="auto"/>
        <w:left w:val="none" w:sz="0" w:space="0" w:color="auto"/>
        <w:bottom w:val="none" w:sz="0" w:space="0" w:color="auto"/>
        <w:right w:val="none" w:sz="0" w:space="0" w:color="auto"/>
      </w:divBdr>
    </w:div>
    <w:div w:id="1718699305">
      <w:bodyDiv w:val="1"/>
      <w:marLeft w:val="0"/>
      <w:marRight w:val="0"/>
      <w:marTop w:val="0"/>
      <w:marBottom w:val="0"/>
      <w:divBdr>
        <w:top w:val="none" w:sz="0" w:space="0" w:color="auto"/>
        <w:left w:val="none" w:sz="0" w:space="0" w:color="auto"/>
        <w:bottom w:val="none" w:sz="0" w:space="0" w:color="auto"/>
        <w:right w:val="none" w:sz="0" w:space="0" w:color="auto"/>
      </w:divBdr>
      <w:divsChild>
        <w:div w:id="2042322369">
          <w:marLeft w:val="480"/>
          <w:marRight w:val="0"/>
          <w:marTop w:val="0"/>
          <w:marBottom w:val="0"/>
          <w:divBdr>
            <w:top w:val="none" w:sz="0" w:space="0" w:color="auto"/>
            <w:left w:val="none" w:sz="0" w:space="0" w:color="auto"/>
            <w:bottom w:val="none" w:sz="0" w:space="0" w:color="auto"/>
            <w:right w:val="none" w:sz="0" w:space="0" w:color="auto"/>
          </w:divBdr>
        </w:div>
      </w:divsChild>
    </w:div>
    <w:div w:id="1719276199">
      <w:bodyDiv w:val="1"/>
      <w:marLeft w:val="0"/>
      <w:marRight w:val="0"/>
      <w:marTop w:val="0"/>
      <w:marBottom w:val="0"/>
      <w:divBdr>
        <w:top w:val="none" w:sz="0" w:space="0" w:color="auto"/>
        <w:left w:val="none" w:sz="0" w:space="0" w:color="auto"/>
        <w:bottom w:val="none" w:sz="0" w:space="0" w:color="auto"/>
        <w:right w:val="none" w:sz="0" w:space="0" w:color="auto"/>
      </w:divBdr>
    </w:div>
    <w:div w:id="1729037267">
      <w:bodyDiv w:val="1"/>
      <w:marLeft w:val="0"/>
      <w:marRight w:val="0"/>
      <w:marTop w:val="0"/>
      <w:marBottom w:val="0"/>
      <w:divBdr>
        <w:top w:val="none" w:sz="0" w:space="0" w:color="auto"/>
        <w:left w:val="none" w:sz="0" w:space="0" w:color="auto"/>
        <w:bottom w:val="none" w:sz="0" w:space="0" w:color="auto"/>
        <w:right w:val="none" w:sz="0" w:space="0" w:color="auto"/>
      </w:divBdr>
    </w:div>
    <w:div w:id="1732923716">
      <w:bodyDiv w:val="1"/>
      <w:marLeft w:val="0"/>
      <w:marRight w:val="0"/>
      <w:marTop w:val="0"/>
      <w:marBottom w:val="0"/>
      <w:divBdr>
        <w:top w:val="none" w:sz="0" w:space="0" w:color="auto"/>
        <w:left w:val="none" w:sz="0" w:space="0" w:color="auto"/>
        <w:bottom w:val="none" w:sz="0" w:space="0" w:color="auto"/>
        <w:right w:val="none" w:sz="0" w:space="0" w:color="auto"/>
      </w:divBdr>
    </w:div>
    <w:div w:id="1735465153">
      <w:bodyDiv w:val="1"/>
      <w:marLeft w:val="0"/>
      <w:marRight w:val="0"/>
      <w:marTop w:val="0"/>
      <w:marBottom w:val="0"/>
      <w:divBdr>
        <w:top w:val="none" w:sz="0" w:space="0" w:color="auto"/>
        <w:left w:val="none" w:sz="0" w:space="0" w:color="auto"/>
        <w:bottom w:val="none" w:sz="0" w:space="0" w:color="auto"/>
        <w:right w:val="none" w:sz="0" w:space="0" w:color="auto"/>
      </w:divBdr>
    </w:div>
    <w:div w:id="1763258381">
      <w:bodyDiv w:val="1"/>
      <w:marLeft w:val="0"/>
      <w:marRight w:val="0"/>
      <w:marTop w:val="0"/>
      <w:marBottom w:val="0"/>
      <w:divBdr>
        <w:top w:val="none" w:sz="0" w:space="0" w:color="auto"/>
        <w:left w:val="none" w:sz="0" w:space="0" w:color="auto"/>
        <w:bottom w:val="none" w:sz="0" w:space="0" w:color="auto"/>
        <w:right w:val="none" w:sz="0" w:space="0" w:color="auto"/>
      </w:divBdr>
    </w:div>
    <w:div w:id="1778598195">
      <w:bodyDiv w:val="1"/>
      <w:marLeft w:val="0"/>
      <w:marRight w:val="0"/>
      <w:marTop w:val="0"/>
      <w:marBottom w:val="0"/>
      <w:divBdr>
        <w:top w:val="none" w:sz="0" w:space="0" w:color="auto"/>
        <w:left w:val="none" w:sz="0" w:space="0" w:color="auto"/>
        <w:bottom w:val="none" w:sz="0" w:space="0" w:color="auto"/>
        <w:right w:val="none" w:sz="0" w:space="0" w:color="auto"/>
      </w:divBdr>
    </w:div>
    <w:div w:id="1796635939">
      <w:bodyDiv w:val="1"/>
      <w:marLeft w:val="0"/>
      <w:marRight w:val="0"/>
      <w:marTop w:val="0"/>
      <w:marBottom w:val="0"/>
      <w:divBdr>
        <w:top w:val="none" w:sz="0" w:space="0" w:color="auto"/>
        <w:left w:val="none" w:sz="0" w:space="0" w:color="auto"/>
        <w:bottom w:val="none" w:sz="0" w:space="0" w:color="auto"/>
        <w:right w:val="none" w:sz="0" w:space="0" w:color="auto"/>
      </w:divBdr>
    </w:div>
    <w:div w:id="1798913969">
      <w:bodyDiv w:val="1"/>
      <w:marLeft w:val="0"/>
      <w:marRight w:val="0"/>
      <w:marTop w:val="0"/>
      <w:marBottom w:val="0"/>
      <w:divBdr>
        <w:top w:val="none" w:sz="0" w:space="0" w:color="auto"/>
        <w:left w:val="none" w:sz="0" w:space="0" w:color="auto"/>
        <w:bottom w:val="none" w:sz="0" w:space="0" w:color="auto"/>
        <w:right w:val="none" w:sz="0" w:space="0" w:color="auto"/>
      </w:divBdr>
    </w:div>
    <w:div w:id="1800413728">
      <w:bodyDiv w:val="1"/>
      <w:marLeft w:val="0"/>
      <w:marRight w:val="0"/>
      <w:marTop w:val="0"/>
      <w:marBottom w:val="0"/>
      <w:divBdr>
        <w:top w:val="none" w:sz="0" w:space="0" w:color="auto"/>
        <w:left w:val="none" w:sz="0" w:space="0" w:color="auto"/>
        <w:bottom w:val="none" w:sz="0" w:space="0" w:color="auto"/>
        <w:right w:val="none" w:sz="0" w:space="0" w:color="auto"/>
      </w:divBdr>
    </w:div>
    <w:div w:id="1803694500">
      <w:bodyDiv w:val="1"/>
      <w:marLeft w:val="0"/>
      <w:marRight w:val="0"/>
      <w:marTop w:val="0"/>
      <w:marBottom w:val="0"/>
      <w:divBdr>
        <w:top w:val="none" w:sz="0" w:space="0" w:color="auto"/>
        <w:left w:val="none" w:sz="0" w:space="0" w:color="auto"/>
        <w:bottom w:val="none" w:sz="0" w:space="0" w:color="auto"/>
        <w:right w:val="none" w:sz="0" w:space="0" w:color="auto"/>
      </w:divBdr>
    </w:div>
    <w:div w:id="1806850189">
      <w:bodyDiv w:val="1"/>
      <w:marLeft w:val="0"/>
      <w:marRight w:val="0"/>
      <w:marTop w:val="0"/>
      <w:marBottom w:val="0"/>
      <w:divBdr>
        <w:top w:val="none" w:sz="0" w:space="0" w:color="auto"/>
        <w:left w:val="none" w:sz="0" w:space="0" w:color="auto"/>
        <w:bottom w:val="none" w:sz="0" w:space="0" w:color="auto"/>
        <w:right w:val="none" w:sz="0" w:space="0" w:color="auto"/>
      </w:divBdr>
    </w:div>
    <w:div w:id="1808158312">
      <w:bodyDiv w:val="1"/>
      <w:marLeft w:val="0"/>
      <w:marRight w:val="0"/>
      <w:marTop w:val="0"/>
      <w:marBottom w:val="0"/>
      <w:divBdr>
        <w:top w:val="none" w:sz="0" w:space="0" w:color="auto"/>
        <w:left w:val="none" w:sz="0" w:space="0" w:color="auto"/>
        <w:bottom w:val="none" w:sz="0" w:space="0" w:color="auto"/>
        <w:right w:val="none" w:sz="0" w:space="0" w:color="auto"/>
      </w:divBdr>
    </w:div>
    <w:div w:id="1833987976">
      <w:bodyDiv w:val="1"/>
      <w:marLeft w:val="0"/>
      <w:marRight w:val="0"/>
      <w:marTop w:val="0"/>
      <w:marBottom w:val="0"/>
      <w:divBdr>
        <w:top w:val="none" w:sz="0" w:space="0" w:color="auto"/>
        <w:left w:val="none" w:sz="0" w:space="0" w:color="auto"/>
        <w:bottom w:val="none" w:sz="0" w:space="0" w:color="auto"/>
        <w:right w:val="none" w:sz="0" w:space="0" w:color="auto"/>
      </w:divBdr>
    </w:div>
    <w:div w:id="1837912310">
      <w:bodyDiv w:val="1"/>
      <w:marLeft w:val="0"/>
      <w:marRight w:val="0"/>
      <w:marTop w:val="0"/>
      <w:marBottom w:val="0"/>
      <w:divBdr>
        <w:top w:val="none" w:sz="0" w:space="0" w:color="auto"/>
        <w:left w:val="none" w:sz="0" w:space="0" w:color="auto"/>
        <w:bottom w:val="none" w:sz="0" w:space="0" w:color="auto"/>
        <w:right w:val="none" w:sz="0" w:space="0" w:color="auto"/>
      </w:divBdr>
    </w:div>
    <w:div w:id="1849365375">
      <w:bodyDiv w:val="1"/>
      <w:marLeft w:val="0"/>
      <w:marRight w:val="0"/>
      <w:marTop w:val="0"/>
      <w:marBottom w:val="0"/>
      <w:divBdr>
        <w:top w:val="none" w:sz="0" w:space="0" w:color="auto"/>
        <w:left w:val="none" w:sz="0" w:space="0" w:color="auto"/>
        <w:bottom w:val="none" w:sz="0" w:space="0" w:color="auto"/>
        <w:right w:val="none" w:sz="0" w:space="0" w:color="auto"/>
      </w:divBdr>
    </w:div>
    <w:div w:id="1854344110">
      <w:bodyDiv w:val="1"/>
      <w:marLeft w:val="0"/>
      <w:marRight w:val="0"/>
      <w:marTop w:val="0"/>
      <w:marBottom w:val="0"/>
      <w:divBdr>
        <w:top w:val="none" w:sz="0" w:space="0" w:color="auto"/>
        <w:left w:val="none" w:sz="0" w:space="0" w:color="auto"/>
        <w:bottom w:val="none" w:sz="0" w:space="0" w:color="auto"/>
        <w:right w:val="none" w:sz="0" w:space="0" w:color="auto"/>
      </w:divBdr>
    </w:div>
    <w:div w:id="1860661565">
      <w:bodyDiv w:val="1"/>
      <w:marLeft w:val="0"/>
      <w:marRight w:val="0"/>
      <w:marTop w:val="0"/>
      <w:marBottom w:val="0"/>
      <w:divBdr>
        <w:top w:val="none" w:sz="0" w:space="0" w:color="auto"/>
        <w:left w:val="none" w:sz="0" w:space="0" w:color="auto"/>
        <w:bottom w:val="none" w:sz="0" w:space="0" w:color="auto"/>
        <w:right w:val="none" w:sz="0" w:space="0" w:color="auto"/>
      </w:divBdr>
    </w:div>
    <w:div w:id="1868326165">
      <w:bodyDiv w:val="1"/>
      <w:marLeft w:val="0"/>
      <w:marRight w:val="0"/>
      <w:marTop w:val="0"/>
      <w:marBottom w:val="0"/>
      <w:divBdr>
        <w:top w:val="none" w:sz="0" w:space="0" w:color="auto"/>
        <w:left w:val="none" w:sz="0" w:space="0" w:color="auto"/>
        <w:bottom w:val="none" w:sz="0" w:space="0" w:color="auto"/>
        <w:right w:val="none" w:sz="0" w:space="0" w:color="auto"/>
      </w:divBdr>
    </w:div>
    <w:div w:id="1870533450">
      <w:bodyDiv w:val="1"/>
      <w:marLeft w:val="0"/>
      <w:marRight w:val="0"/>
      <w:marTop w:val="0"/>
      <w:marBottom w:val="0"/>
      <w:divBdr>
        <w:top w:val="none" w:sz="0" w:space="0" w:color="auto"/>
        <w:left w:val="none" w:sz="0" w:space="0" w:color="auto"/>
        <w:bottom w:val="none" w:sz="0" w:space="0" w:color="auto"/>
        <w:right w:val="none" w:sz="0" w:space="0" w:color="auto"/>
      </w:divBdr>
    </w:div>
    <w:div w:id="1884949176">
      <w:bodyDiv w:val="1"/>
      <w:marLeft w:val="0"/>
      <w:marRight w:val="0"/>
      <w:marTop w:val="0"/>
      <w:marBottom w:val="0"/>
      <w:divBdr>
        <w:top w:val="none" w:sz="0" w:space="0" w:color="auto"/>
        <w:left w:val="none" w:sz="0" w:space="0" w:color="auto"/>
        <w:bottom w:val="none" w:sz="0" w:space="0" w:color="auto"/>
        <w:right w:val="none" w:sz="0" w:space="0" w:color="auto"/>
      </w:divBdr>
    </w:div>
    <w:div w:id="1905293374">
      <w:bodyDiv w:val="1"/>
      <w:marLeft w:val="0"/>
      <w:marRight w:val="0"/>
      <w:marTop w:val="0"/>
      <w:marBottom w:val="0"/>
      <w:divBdr>
        <w:top w:val="none" w:sz="0" w:space="0" w:color="auto"/>
        <w:left w:val="none" w:sz="0" w:space="0" w:color="auto"/>
        <w:bottom w:val="none" w:sz="0" w:space="0" w:color="auto"/>
        <w:right w:val="none" w:sz="0" w:space="0" w:color="auto"/>
      </w:divBdr>
    </w:div>
    <w:div w:id="1909605646">
      <w:bodyDiv w:val="1"/>
      <w:marLeft w:val="0"/>
      <w:marRight w:val="0"/>
      <w:marTop w:val="0"/>
      <w:marBottom w:val="0"/>
      <w:divBdr>
        <w:top w:val="none" w:sz="0" w:space="0" w:color="auto"/>
        <w:left w:val="none" w:sz="0" w:space="0" w:color="auto"/>
        <w:bottom w:val="none" w:sz="0" w:space="0" w:color="auto"/>
        <w:right w:val="none" w:sz="0" w:space="0" w:color="auto"/>
      </w:divBdr>
    </w:div>
    <w:div w:id="1925718861">
      <w:bodyDiv w:val="1"/>
      <w:marLeft w:val="0"/>
      <w:marRight w:val="0"/>
      <w:marTop w:val="0"/>
      <w:marBottom w:val="0"/>
      <w:divBdr>
        <w:top w:val="none" w:sz="0" w:space="0" w:color="auto"/>
        <w:left w:val="none" w:sz="0" w:space="0" w:color="auto"/>
        <w:bottom w:val="none" w:sz="0" w:space="0" w:color="auto"/>
        <w:right w:val="none" w:sz="0" w:space="0" w:color="auto"/>
      </w:divBdr>
    </w:div>
    <w:div w:id="1930774718">
      <w:bodyDiv w:val="1"/>
      <w:marLeft w:val="0"/>
      <w:marRight w:val="0"/>
      <w:marTop w:val="0"/>
      <w:marBottom w:val="0"/>
      <w:divBdr>
        <w:top w:val="none" w:sz="0" w:space="0" w:color="auto"/>
        <w:left w:val="none" w:sz="0" w:space="0" w:color="auto"/>
        <w:bottom w:val="none" w:sz="0" w:space="0" w:color="auto"/>
        <w:right w:val="none" w:sz="0" w:space="0" w:color="auto"/>
      </w:divBdr>
    </w:div>
    <w:div w:id="1939630790">
      <w:bodyDiv w:val="1"/>
      <w:marLeft w:val="0"/>
      <w:marRight w:val="0"/>
      <w:marTop w:val="0"/>
      <w:marBottom w:val="0"/>
      <w:divBdr>
        <w:top w:val="none" w:sz="0" w:space="0" w:color="auto"/>
        <w:left w:val="none" w:sz="0" w:space="0" w:color="auto"/>
        <w:bottom w:val="none" w:sz="0" w:space="0" w:color="auto"/>
        <w:right w:val="none" w:sz="0" w:space="0" w:color="auto"/>
      </w:divBdr>
    </w:div>
    <w:div w:id="1954290574">
      <w:bodyDiv w:val="1"/>
      <w:marLeft w:val="0"/>
      <w:marRight w:val="0"/>
      <w:marTop w:val="0"/>
      <w:marBottom w:val="0"/>
      <w:divBdr>
        <w:top w:val="none" w:sz="0" w:space="0" w:color="auto"/>
        <w:left w:val="none" w:sz="0" w:space="0" w:color="auto"/>
        <w:bottom w:val="none" w:sz="0" w:space="0" w:color="auto"/>
        <w:right w:val="none" w:sz="0" w:space="0" w:color="auto"/>
      </w:divBdr>
    </w:div>
    <w:div w:id="1971939647">
      <w:bodyDiv w:val="1"/>
      <w:marLeft w:val="0"/>
      <w:marRight w:val="0"/>
      <w:marTop w:val="0"/>
      <w:marBottom w:val="0"/>
      <w:divBdr>
        <w:top w:val="none" w:sz="0" w:space="0" w:color="auto"/>
        <w:left w:val="none" w:sz="0" w:space="0" w:color="auto"/>
        <w:bottom w:val="none" w:sz="0" w:space="0" w:color="auto"/>
        <w:right w:val="none" w:sz="0" w:space="0" w:color="auto"/>
      </w:divBdr>
    </w:div>
    <w:div w:id="2004552265">
      <w:bodyDiv w:val="1"/>
      <w:marLeft w:val="0"/>
      <w:marRight w:val="0"/>
      <w:marTop w:val="0"/>
      <w:marBottom w:val="0"/>
      <w:divBdr>
        <w:top w:val="none" w:sz="0" w:space="0" w:color="auto"/>
        <w:left w:val="none" w:sz="0" w:space="0" w:color="auto"/>
        <w:bottom w:val="none" w:sz="0" w:space="0" w:color="auto"/>
        <w:right w:val="none" w:sz="0" w:space="0" w:color="auto"/>
      </w:divBdr>
    </w:div>
    <w:div w:id="2006005847">
      <w:bodyDiv w:val="1"/>
      <w:marLeft w:val="0"/>
      <w:marRight w:val="0"/>
      <w:marTop w:val="0"/>
      <w:marBottom w:val="0"/>
      <w:divBdr>
        <w:top w:val="none" w:sz="0" w:space="0" w:color="auto"/>
        <w:left w:val="none" w:sz="0" w:space="0" w:color="auto"/>
        <w:bottom w:val="none" w:sz="0" w:space="0" w:color="auto"/>
        <w:right w:val="none" w:sz="0" w:space="0" w:color="auto"/>
      </w:divBdr>
    </w:div>
    <w:div w:id="2006928896">
      <w:bodyDiv w:val="1"/>
      <w:marLeft w:val="0"/>
      <w:marRight w:val="0"/>
      <w:marTop w:val="0"/>
      <w:marBottom w:val="0"/>
      <w:divBdr>
        <w:top w:val="none" w:sz="0" w:space="0" w:color="auto"/>
        <w:left w:val="none" w:sz="0" w:space="0" w:color="auto"/>
        <w:bottom w:val="none" w:sz="0" w:space="0" w:color="auto"/>
        <w:right w:val="none" w:sz="0" w:space="0" w:color="auto"/>
      </w:divBdr>
    </w:div>
    <w:div w:id="2009558459">
      <w:bodyDiv w:val="1"/>
      <w:marLeft w:val="0"/>
      <w:marRight w:val="0"/>
      <w:marTop w:val="0"/>
      <w:marBottom w:val="0"/>
      <w:divBdr>
        <w:top w:val="none" w:sz="0" w:space="0" w:color="auto"/>
        <w:left w:val="none" w:sz="0" w:space="0" w:color="auto"/>
        <w:bottom w:val="none" w:sz="0" w:space="0" w:color="auto"/>
        <w:right w:val="none" w:sz="0" w:space="0" w:color="auto"/>
      </w:divBdr>
    </w:div>
    <w:div w:id="2018575054">
      <w:bodyDiv w:val="1"/>
      <w:marLeft w:val="0"/>
      <w:marRight w:val="0"/>
      <w:marTop w:val="0"/>
      <w:marBottom w:val="0"/>
      <w:divBdr>
        <w:top w:val="none" w:sz="0" w:space="0" w:color="auto"/>
        <w:left w:val="none" w:sz="0" w:space="0" w:color="auto"/>
        <w:bottom w:val="none" w:sz="0" w:space="0" w:color="auto"/>
        <w:right w:val="none" w:sz="0" w:space="0" w:color="auto"/>
      </w:divBdr>
    </w:div>
    <w:div w:id="2034457880">
      <w:bodyDiv w:val="1"/>
      <w:marLeft w:val="0"/>
      <w:marRight w:val="0"/>
      <w:marTop w:val="0"/>
      <w:marBottom w:val="0"/>
      <w:divBdr>
        <w:top w:val="none" w:sz="0" w:space="0" w:color="auto"/>
        <w:left w:val="none" w:sz="0" w:space="0" w:color="auto"/>
        <w:bottom w:val="none" w:sz="0" w:space="0" w:color="auto"/>
        <w:right w:val="none" w:sz="0" w:space="0" w:color="auto"/>
      </w:divBdr>
    </w:div>
    <w:div w:id="2038894033">
      <w:bodyDiv w:val="1"/>
      <w:marLeft w:val="0"/>
      <w:marRight w:val="0"/>
      <w:marTop w:val="0"/>
      <w:marBottom w:val="0"/>
      <w:divBdr>
        <w:top w:val="none" w:sz="0" w:space="0" w:color="auto"/>
        <w:left w:val="none" w:sz="0" w:space="0" w:color="auto"/>
        <w:bottom w:val="none" w:sz="0" w:space="0" w:color="auto"/>
        <w:right w:val="none" w:sz="0" w:space="0" w:color="auto"/>
      </w:divBdr>
    </w:div>
    <w:div w:id="2047018773">
      <w:bodyDiv w:val="1"/>
      <w:marLeft w:val="0"/>
      <w:marRight w:val="0"/>
      <w:marTop w:val="0"/>
      <w:marBottom w:val="0"/>
      <w:divBdr>
        <w:top w:val="none" w:sz="0" w:space="0" w:color="auto"/>
        <w:left w:val="none" w:sz="0" w:space="0" w:color="auto"/>
        <w:bottom w:val="none" w:sz="0" w:space="0" w:color="auto"/>
        <w:right w:val="none" w:sz="0" w:space="0" w:color="auto"/>
      </w:divBdr>
    </w:div>
    <w:div w:id="2060350588">
      <w:bodyDiv w:val="1"/>
      <w:marLeft w:val="0"/>
      <w:marRight w:val="0"/>
      <w:marTop w:val="0"/>
      <w:marBottom w:val="0"/>
      <w:divBdr>
        <w:top w:val="none" w:sz="0" w:space="0" w:color="auto"/>
        <w:left w:val="none" w:sz="0" w:space="0" w:color="auto"/>
        <w:bottom w:val="none" w:sz="0" w:space="0" w:color="auto"/>
        <w:right w:val="none" w:sz="0" w:space="0" w:color="auto"/>
      </w:divBdr>
    </w:div>
    <w:div w:id="2073385174">
      <w:bodyDiv w:val="1"/>
      <w:marLeft w:val="0"/>
      <w:marRight w:val="0"/>
      <w:marTop w:val="0"/>
      <w:marBottom w:val="0"/>
      <w:divBdr>
        <w:top w:val="none" w:sz="0" w:space="0" w:color="auto"/>
        <w:left w:val="none" w:sz="0" w:space="0" w:color="auto"/>
        <w:bottom w:val="none" w:sz="0" w:space="0" w:color="auto"/>
        <w:right w:val="none" w:sz="0" w:space="0" w:color="auto"/>
      </w:divBdr>
    </w:div>
    <w:div w:id="2082754958">
      <w:bodyDiv w:val="1"/>
      <w:marLeft w:val="0"/>
      <w:marRight w:val="0"/>
      <w:marTop w:val="0"/>
      <w:marBottom w:val="0"/>
      <w:divBdr>
        <w:top w:val="none" w:sz="0" w:space="0" w:color="auto"/>
        <w:left w:val="none" w:sz="0" w:space="0" w:color="auto"/>
        <w:bottom w:val="none" w:sz="0" w:space="0" w:color="auto"/>
        <w:right w:val="none" w:sz="0" w:space="0" w:color="auto"/>
      </w:divBdr>
    </w:div>
    <w:div w:id="2088112164">
      <w:bodyDiv w:val="1"/>
      <w:marLeft w:val="0"/>
      <w:marRight w:val="0"/>
      <w:marTop w:val="0"/>
      <w:marBottom w:val="0"/>
      <w:divBdr>
        <w:top w:val="none" w:sz="0" w:space="0" w:color="auto"/>
        <w:left w:val="none" w:sz="0" w:space="0" w:color="auto"/>
        <w:bottom w:val="none" w:sz="0" w:space="0" w:color="auto"/>
        <w:right w:val="none" w:sz="0" w:space="0" w:color="auto"/>
      </w:divBdr>
    </w:div>
    <w:div w:id="2107114333">
      <w:bodyDiv w:val="1"/>
      <w:marLeft w:val="0"/>
      <w:marRight w:val="0"/>
      <w:marTop w:val="0"/>
      <w:marBottom w:val="0"/>
      <w:divBdr>
        <w:top w:val="none" w:sz="0" w:space="0" w:color="auto"/>
        <w:left w:val="none" w:sz="0" w:space="0" w:color="auto"/>
        <w:bottom w:val="none" w:sz="0" w:space="0" w:color="auto"/>
        <w:right w:val="none" w:sz="0" w:space="0" w:color="auto"/>
      </w:divBdr>
    </w:div>
    <w:div w:id="2113695610">
      <w:bodyDiv w:val="1"/>
      <w:marLeft w:val="0"/>
      <w:marRight w:val="0"/>
      <w:marTop w:val="0"/>
      <w:marBottom w:val="0"/>
      <w:divBdr>
        <w:top w:val="none" w:sz="0" w:space="0" w:color="auto"/>
        <w:left w:val="none" w:sz="0" w:space="0" w:color="auto"/>
        <w:bottom w:val="none" w:sz="0" w:space="0" w:color="auto"/>
        <w:right w:val="none" w:sz="0" w:space="0" w:color="auto"/>
      </w:divBdr>
    </w:div>
    <w:div w:id="2115511002">
      <w:bodyDiv w:val="1"/>
      <w:marLeft w:val="0"/>
      <w:marRight w:val="0"/>
      <w:marTop w:val="0"/>
      <w:marBottom w:val="0"/>
      <w:divBdr>
        <w:top w:val="none" w:sz="0" w:space="0" w:color="auto"/>
        <w:left w:val="none" w:sz="0" w:space="0" w:color="auto"/>
        <w:bottom w:val="none" w:sz="0" w:space="0" w:color="auto"/>
        <w:right w:val="none" w:sz="0" w:space="0" w:color="auto"/>
      </w:divBdr>
    </w:div>
    <w:div w:id="2134277247">
      <w:bodyDiv w:val="1"/>
      <w:marLeft w:val="0"/>
      <w:marRight w:val="0"/>
      <w:marTop w:val="0"/>
      <w:marBottom w:val="0"/>
      <w:divBdr>
        <w:top w:val="none" w:sz="0" w:space="0" w:color="auto"/>
        <w:left w:val="none" w:sz="0" w:space="0" w:color="auto"/>
        <w:bottom w:val="none" w:sz="0" w:space="0" w:color="auto"/>
        <w:right w:val="none" w:sz="0" w:space="0" w:color="auto"/>
      </w:divBdr>
    </w:div>
    <w:div w:id="21424565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es.wikipedia.org/wiki/Oviedo" TargetMode="External"/><Relationship Id="rId21" Type="http://schemas.openxmlformats.org/officeDocument/2006/relationships/hyperlink" Target="mailto:UO282436@uniovi.es" TargetMode="External"/><Relationship Id="rId42" Type="http://schemas.openxmlformats.org/officeDocument/2006/relationships/image" Target="media/image23.png"/><Relationship Id="rId63" Type="http://schemas.openxmlformats.org/officeDocument/2006/relationships/image" Target="media/image44.png"/><Relationship Id="rId84" Type="http://schemas.openxmlformats.org/officeDocument/2006/relationships/hyperlink" Target="https://es.wikipedia.org/wiki/Taramundi" TargetMode="External"/><Relationship Id="rId138" Type="http://schemas.openxmlformats.org/officeDocument/2006/relationships/hyperlink" Target="https://es.wikipedia.org/wiki/Amieva" TargetMode="External"/><Relationship Id="rId159" Type="http://schemas.openxmlformats.org/officeDocument/2006/relationships/hyperlink" Target="https://es.wikipedia.org/wiki/Caso" TargetMode="External"/><Relationship Id="rId107" Type="http://schemas.openxmlformats.org/officeDocument/2006/relationships/hyperlink" Target="https://es.wikipedia.org/wiki/Oviedo" TargetMode="External"/><Relationship Id="rId11" Type="http://schemas.openxmlformats.org/officeDocument/2006/relationships/header" Target="header1.xml"/><Relationship Id="rId32" Type="http://schemas.openxmlformats.org/officeDocument/2006/relationships/image" Target="media/image13.jpg"/><Relationship Id="rId53" Type="http://schemas.openxmlformats.org/officeDocument/2006/relationships/image" Target="media/image34.png"/><Relationship Id="rId74" Type="http://schemas.openxmlformats.org/officeDocument/2006/relationships/hyperlink" Target="https://es.wikipedia.org/wiki/Coa&#241;a" TargetMode="External"/><Relationship Id="rId128" Type="http://schemas.openxmlformats.org/officeDocument/2006/relationships/hyperlink" Target="https://es.wikipedia.org/wiki/Yernes_y_Tameza" TargetMode="External"/><Relationship Id="rId149" Type="http://schemas.openxmlformats.org/officeDocument/2006/relationships/hyperlink" Target="https://es.wikipedia.org/wiki/Ponga" TargetMode="External"/><Relationship Id="rId5" Type="http://schemas.openxmlformats.org/officeDocument/2006/relationships/numbering" Target="numbering.xml"/><Relationship Id="rId95" Type="http://schemas.openxmlformats.org/officeDocument/2006/relationships/hyperlink" Target="https://es.wikipedia.org/wiki/Tineo" TargetMode="External"/><Relationship Id="rId160" Type="http://schemas.openxmlformats.org/officeDocument/2006/relationships/hyperlink" Target="https://es.wikipedia.org/wiki/Langreo" TargetMode="External"/><Relationship Id="rId22" Type="http://schemas.openxmlformats.org/officeDocument/2006/relationships/hyperlink" Target="mailto:UO278968@uniovi.es" TargetMode="External"/><Relationship Id="rId43" Type="http://schemas.openxmlformats.org/officeDocument/2006/relationships/image" Target="media/image24.png"/><Relationship Id="rId64" Type="http://schemas.openxmlformats.org/officeDocument/2006/relationships/image" Target="media/image45.png"/><Relationship Id="rId118" Type="http://schemas.openxmlformats.org/officeDocument/2006/relationships/hyperlink" Target="https://es.wikipedia.org/wiki/Proaza" TargetMode="External"/><Relationship Id="rId139" Type="http://schemas.openxmlformats.org/officeDocument/2006/relationships/hyperlink" Target="https://es.wikipedia.org/wiki/Cabrales" TargetMode="External"/><Relationship Id="rId85" Type="http://schemas.openxmlformats.org/officeDocument/2006/relationships/hyperlink" Target="https://es.wikipedia.org/wiki/Vald&#233;s" TargetMode="External"/><Relationship Id="rId150" Type="http://schemas.openxmlformats.org/officeDocument/2006/relationships/hyperlink" Target="https://es.wikipedia.org/wiki/Ribadeva" TargetMode="External"/><Relationship Id="rId12" Type="http://schemas.openxmlformats.org/officeDocument/2006/relationships/header" Target="header2.xml"/><Relationship Id="rId17" Type="http://schemas.openxmlformats.org/officeDocument/2006/relationships/image" Target="media/image5.png"/><Relationship Id="rId33" Type="http://schemas.openxmlformats.org/officeDocument/2006/relationships/image" Target="media/image14.png"/><Relationship Id="rId38" Type="http://schemas.openxmlformats.org/officeDocument/2006/relationships/image" Target="media/image19.png"/><Relationship Id="rId59" Type="http://schemas.openxmlformats.org/officeDocument/2006/relationships/image" Target="media/image40.png"/><Relationship Id="rId103" Type="http://schemas.openxmlformats.org/officeDocument/2006/relationships/hyperlink" Target="https://es.wikipedia.org/wiki/Illas" TargetMode="External"/><Relationship Id="rId108" Type="http://schemas.openxmlformats.org/officeDocument/2006/relationships/hyperlink" Target="https://es.wikipedia.org/wiki/Hospital_Universitario_Central_de_Asturias" TargetMode="External"/><Relationship Id="rId124" Type="http://schemas.openxmlformats.org/officeDocument/2006/relationships/hyperlink" Target="https://es.wikipedia.org/wiki/Sariego" TargetMode="External"/><Relationship Id="rId129" Type="http://schemas.openxmlformats.org/officeDocument/2006/relationships/hyperlink" Target="https://es.wikipedia.org/wiki/Morc&#237;n" TargetMode="External"/><Relationship Id="rId54" Type="http://schemas.openxmlformats.org/officeDocument/2006/relationships/image" Target="media/image35.png"/><Relationship Id="rId70" Type="http://schemas.openxmlformats.org/officeDocument/2006/relationships/hyperlink" Target="https://es.wikipedia.org/wiki/Jarrio" TargetMode="External"/><Relationship Id="rId75" Type="http://schemas.openxmlformats.org/officeDocument/2006/relationships/hyperlink" Target="https://es.wikipedia.org/wiki/El_Franco" TargetMode="External"/><Relationship Id="rId91" Type="http://schemas.openxmlformats.org/officeDocument/2006/relationships/hyperlink" Target="https://es.wikipedia.org/wiki/Allande" TargetMode="External"/><Relationship Id="rId96" Type="http://schemas.openxmlformats.org/officeDocument/2006/relationships/hyperlink" Target="https://es.wikipedia.org/wiki/Avil&#233;s" TargetMode="External"/><Relationship Id="rId140" Type="http://schemas.openxmlformats.org/officeDocument/2006/relationships/hyperlink" Target="https://es.wikipedia.org/wiki/Cangas_de_On&#237;s" TargetMode="External"/><Relationship Id="rId145" Type="http://schemas.openxmlformats.org/officeDocument/2006/relationships/hyperlink" Target="https://es.wikipedia.org/wiki/Parres" TargetMode="External"/><Relationship Id="rId161" Type="http://schemas.openxmlformats.org/officeDocument/2006/relationships/hyperlink" Target="https://es.wikipedia.org/wiki/Laviana" TargetMode="External"/><Relationship Id="rId166"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styles" Target="styles.xml"/><Relationship Id="rId23" Type="http://schemas.openxmlformats.org/officeDocument/2006/relationships/hyperlink" Target="mailto:SAC@asturias.org" TargetMode="External"/><Relationship Id="rId28" Type="http://schemas.openxmlformats.org/officeDocument/2006/relationships/hyperlink" Target="https://unioviedo.sharepoint.com/:f:/s/DPPI24-E11/EhVIwf0XQvJKowqVLS0Pr7UBdjgy20vE6NbmrpKRLkIcZQ?e=s3N6JZ" TargetMode="External"/><Relationship Id="rId49" Type="http://schemas.openxmlformats.org/officeDocument/2006/relationships/image" Target="media/image30.jpeg"/><Relationship Id="rId114" Type="http://schemas.openxmlformats.org/officeDocument/2006/relationships/hyperlink" Target="https://es.wikipedia.org/wiki/Llanera" TargetMode="External"/><Relationship Id="rId119" Type="http://schemas.openxmlformats.org/officeDocument/2006/relationships/hyperlink" Target="https://es.wikipedia.org/wiki/Quir&#243;s" TargetMode="External"/><Relationship Id="rId44" Type="http://schemas.openxmlformats.org/officeDocument/2006/relationships/image" Target="media/image25.png"/><Relationship Id="rId60" Type="http://schemas.openxmlformats.org/officeDocument/2006/relationships/image" Target="media/image41.png"/><Relationship Id="rId65" Type="http://schemas.openxmlformats.org/officeDocument/2006/relationships/image" Target="media/image46.png"/><Relationship Id="rId81" Type="http://schemas.openxmlformats.org/officeDocument/2006/relationships/hyperlink" Target="https://es.wikipedia.org/wiki/San_Tirso_de_Abres" TargetMode="External"/><Relationship Id="rId86" Type="http://schemas.openxmlformats.org/officeDocument/2006/relationships/hyperlink" Target="https://es.wikipedia.org/wiki/Vegadeo" TargetMode="External"/><Relationship Id="rId130" Type="http://schemas.openxmlformats.org/officeDocument/2006/relationships/hyperlink" Target="https://es.wikipedia.org/wiki/Riosa" TargetMode="External"/><Relationship Id="rId135" Type="http://schemas.openxmlformats.org/officeDocument/2006/relationships/hyperlink" Target="https://es.wikipedia.org/wiki/Villaviciosa" TargetMode="External"/><Relationship Id="rId151" Type="http://schemas.openxmlformats.org/officeDocument/2006/relationships/hyperlink" Target="https://es.wikipedia.org/wiki/Ribadesella" TargetMode="External"/><Relationship Id="rId156" Type="http://schemas.openxmlformats.org/officeDocument/2006/relationships/hyperlink" Target="https://es.wikipedia.org/wiki/Mieres" TargetMode="External"/><Relationship Id="rId13" Type="http://schemas.openxmlformats.org/officeDocument/2006/relationships/footer" Target="footer1.xml"/><Relationship Id="rId18" Type="http://schemas.openxmlformats.org/officeDocument/2006/relationships/image" Target="media/image6.png"/><Relationship Id="rId39" Type="http://schemas.openxmlformats.org/officeDocument/2006/relationships/image" Target="media/image20.png"/><Relationship Id="rId109" Type="http://schemas.openxmlformats.org/officeDocument/2006/relationships/hyperlink" Target="https://es.wikipedia.org/wiki/Belmonte_de_Miranda" TargetMode="External"/><Relationship Id="rId34" Type="http://schemas.openxmlformats.org/officeDocument/2006/relationships/image" Target="media/image15.png"/><Relationship Id="rId50" Type="http://schemas.openxmlformats.org/officeDocument/2006/relationships/image" Target="media/image31.jpeg"/><Relationship Id="rId55" Type="http://schemas.openxmlformats.org/officeDocument/2006/relationships/image" Target="media/image36.png"/><Relationship Id="rId76" Type="http://schemas.openxmlformats.org/officeDocument/2006/relationships/hyperlink" Target="https://es.wikipedia.org/wiki/Grandas_de_Salime" TargetMode="External"/><Relationship Id="rId97" Type="http://schemas.openxmlformats.org/officeDocument/2006/relationships/hyperlink" Target="https://es.wikipedia.org/wiki/Hospital_San_Agust&#237;n" TargetMode="External"/><Relationship Id="rId104" Type="http://schemas.openxmlformats.org/officeDocument/2006/relationships/hyperlink" Target="https://es.wikipedia.org/wiki/Muros_de_Nal&#243;n" TargetMode="External"/><Relationship Id="rId120" Type="http://schemas.openxmlformats.org/officeDocument/2006/relationships/hyperlink" Target="https://es.wikipedia.org/wiki/Las_Regueras" TargetMode="External"/><Relationship Id="rId125" Type="http://schemas.openxmlformats.org/officeDocument/2006/relationships/hyperlink" Target="https://es.wikipedia.org/wiki/Siero" TargetMode="External"/><Relationship Id="rId141" Type="http://schemas.openxmlformats.org/officeDocument/2006/relationships/hyperlink" Target="https://es.wikipedia.org/wiki/Caravia" TargetMode="External"/><Relationship Id="rId146" Type="http://schemas.openxmlformats.org/officeDocument/2006/relationships/hyperlink" Target="https://es.wikipedia.org/wiki/Pe&#241;amellera_Alta" TargetMode="External"/><Relationship Id="rId167" Type="http://schemas.openxmlformats.org/officeDocument/2006/relationships/theme" Target="theme/theme1.xml"/><Relationship Id="rId7" Type="http://schemas.openxmlformats.org/officeDocument/2006/relationships/settings" Target="settings.xml"/><Relationship Id="rId71" Type="http://schemas.openxmlformats.org/officeDocument/2006/relationships/hyperlink" Target="https://es.wikipedia.org/wiki/Hospital_de_Jarrio" TargetMode="External"/><Relationship Id="rId92" Type="http://schemas.openxmlformats.org/officeDocument/2006/relationships/hyperlink" Target="https://es.wikipedia.org/wiki/Cangas_de_Narcea" TargetMode="External"/><Relationship Id="rId162" Type="http://schemas.openxmlformats.org/officeDocument/2006/relationships/hyperlink" Target="https://es.wikipedia.org/wiki/San_Mart&#237;n_del_Rey_Aurelio" TargetMode="External"/><Relationship Id="rId2" Type="http://schemas.openxmlformats.org/officeDocument/2006/relationships/customXml" Target="../customXml/item2.xml"/><Relationship Id="rId29" Type="http://schemas.openxmlformats.org/officeDocument/2006/relationships/image" Target="media/image10.png"/><Relationship Id="rId24" Type="http://schemas.openxmlformats.org/officeDocument/2006/relationships/hyperlink" Target="https://www.astursalud.es/astursalud" TargetMode="External"/><Relationship Id="rId40" Type="http://schemas.openxmlformats.org/officeDocument/2006/relationships/image" Target="media/image21.png"/><Relationship Id="rId45" Type="http://schemas.openxmlformats.org/officeDocument/2006/relationships/image" Target="media/image26.png"/><Relationship Id="rId66" Type="http://schemas.openxmlformats.org/officeDocument/2006/relationships/image" Target="media/image47.png"/><Relationship Id="rId87" Type="http://schemas.openxmlformats.org/officeDocument/2006/relationships/hyperlink" Target="https://es.wikipedia.org/wiki/Villanueva_de_Oscos" TargetMode="External"/><Relationship Id="rId110" Type="http://schemas.openxmlformats.org/officeDocument/2006/relationships/hyperlink" Target="https://es.wikipedia.org/wiki/Bimenes" TargetMode="External"/><Relationship Id="rId115" Type="http://schemas.openxmlformats.org/officeDocument/2006/relationships/hyperlink" Target="https://es.wikipedia.org/wiki/Nava" TargetMode="External"/><Relationship Id="rId131" Type="http://schemas.openxmlformats.org/officeDocument/2006/relationships/hyperlink" Target="https://es.wikipedia.org/wiki/Gij&#243;n" TargetMode="External"/><Relationship Id="rId136" Type="http://schemas.openxmlformats.org/officeDocument/2006/relationships/hyperlink" Target="https://es.wikipedia.org/wiki/Arriondas" TargetMode="External"/><Relationship Id="rId157" Type="http://schemas.openxmlformats.org/officeDocument/2006/relationships/hyperlink" Target="https://es.wikipedia.org/wiki/Langreo" TargetMode="External"/><Relationship Id="rId61" Type="http://schemas.openxmlformats.org/officeDocument/2006/relationships/image" Target="media/image42.png"/><Relationship Id="rId82" Type="http://schemas.openxmlformats.org/officeDocument/2006/relationships/hyperlink" Target="https://es.wikipedia.org/wiki/Santa_Eulalia_de_Oscos" TargetMode="External"/><Relationship Id="rId152" Type="http://schemas.openxmlformats.org/officeDocument/2006/relationships/hyperlink" Target="https://es.wikipedia.org/wiki/Mieres" TargetMode="External"/><Relationship Id="rId19" Type="http://schemas.openxmlformats.org/officeDocument/2006/relationships/hyperlink" Target="mailto:UO281847@uniovi.es" TargetMode="External"/><Relationship Id="rId14" Type="http://schemas.openxmlformats.org/officeDocument/2006/relationships/image" Target="media/image2.png"/><Relationship Id="rId30" Type="http://schemas.openxmlformats.org/officeDocument/2006/relationships/image" Target="media/image11.png"/><Relationship Id="rId35" Type="http://schemas.openxmlformats.org/officeDocument/2006/relationships/image" Target="media/image16.png"/><Relationship Id="rId56" Type="http://schemas.openxmlformats.org/officeDocument/2006/relationships/image" Target="media/image37.png"/><Relationship Id="rId77" Type="http://schemas.openxmlformats.org/officeDocument/2006/relationships/hyperlink" Target="https://es.wikipedia.org/wiki/Illano" TargetMode="External"/><Relationship Id="rId100" Type="http://schemas.openxmlformats.org/officeDocument/2006/relationships/hyperlink" Target="https://es.wikipedia.org/wiki/Corvera_de_Asturias" TargetMode="External"/><Relationship Id="rId105" Type="http://schemas.openxmlformats.org/officeDocument/2006/relationships/hyperlink" Target="https://es.wikipedia.org/wiki/Pravia" TargetMode="External"/><Relationship Id="rId126" Type="http://schemas.openxmlformats.org/officeDocument/2006/relationships/hyperlink" Target="https://es.wikipedia.org/wiki/Somido" TargetMode="External"/><Relationship Id="rId147" Type="http://schemas.openxmlformats.org/officeDocument/2006/relationships/hyperlink" Target="https://es.wikipedia.org/wiki/Pe&#241;amellera_Baja" TargetMode="External"/><Relationship Id="rId168" Type="http://schemas.microsoft.com/office/2020/10/relationships/intelligence" Target="intelligence2.xml"/><Relationship Id="rId8" Type="http://schemas.openxmlformats.org/officeDocument/2006/relationships/webSettings" Target="webSettings.xml"/><Relationship Id="rId51" Type="http://schemas.openxmlformats.org/officeDocument/2006/relationships/image" Target="media/image32.png"/><Relationship Id="rId72" Type="http://schemas.openxmlformats.org/officeDocument/2006/relationships/hyperlink" Target="https://es.wikipedia.org/wiki/Boal" TargetMode="External"/><Relationship Id="rId93" Type="http://schemas.openxmlformats.org/officeDocument/2006/relationships/hyperlink" Target="https://es.wikipedia.org/wiki/Dega&#241;a" TargetMode="External"/><Relationship Id="rId98" Type="http://schemas.openxmlformats.org/officeDocument/2006/relationships/hyperlink" Target="vhttps://es.wikipedia.org/wiki/Avil&#233;s" TargetMode="External"/><Relationship Id="rId121" Type="http://schemas.openxmlformats.org/officeDocument/2006/relationships/hyperlink" Target="https://es.wikipedia.org/wiki/Ribera_de_Arriba" TargetMode="External"/><Relationship Id="rId142" Type="http://schemas.openxmlformats.org/officeDocument/2006/relationships/hyperlink" Target="https://es.wikipedia.org/wiki/Colunga" TargetMode="External"/><Relationship Id="rId163" Type="http://schemas.openxmlformats.org/officeDocument/2006/relationships/hyperlink" Target="https://es.wikipedia.org/wiki/Sobrescobio" TargetMode="External"/><Relationship Id="rId3" Type="http://schemas.openxmlformats.org/officeDocument/2006/relationships/customXml" Target="../customXml/item3.xml"/><Relationship Id="rId25" Type="http://schemas.openxmlformats.org/officeDocument/2006/relationships/image" Target="media/image7.png"/><Relationship Id="rId46" Type="http://schemas.openxmlformats.org/officeDocument/2006/relationships/image" Target="media/image27.png"/><Relationship Id="rId67" Type="http://schemas.openxmlformats.org/officeDocument/2006/relationships/image" Target="media/image48.png"/><Relationship Id="rId116" Type="http://schemas.openxmlformats.org/officeDocument/2006/relationships/hyperlink" Target="https://es.wikipedia.org/wiki/Nore&#241;a" TargetMode="External"/><Relationship Id="rId137" Type="http://schemas.openxmlformats.org/officeDocument/2006/relationships/hyperlink" Target="https://es.wikipedia.org/wiki/Hospital_del_Oriente_de_Asturias" TargetMode="External"/><Relationship Id="rId158" Type="http://schemas.openxmlformats.org/officeDocument/2006/relationships/hyperlink" Target="https://es.wikipedia.org/wiki/Hospital_Valle_del_Nal&#243;n" TargetMode="External"/><Relationship Id="rId20" Type="http://schemas.openxmlformats.org/officeDocument/2006/relationships/hyperlink" Target="mailto:UO283216@uniovi.es" TargetMode="External"/><Relationship Id="rId41" Type="http://schemas.openxmlformats.org/officeDocument/2006/relationships/image" Target="media/image22.png"/><Relationship Id="rId62" Type="http://schemas.openxmlformats.org/officeDocument/2006/relationships/image" Target="media/image43.png"/><Relationship Id="rId83" Type="http://schemas.openxmlformats.org/officeDocument/2006/relationships/hyperlink" Target="https://es.wikipedia.org/wiki/Tapia_de_Casariego" TargetMode="External"/><Relationship Id="rId88" Type="http://schemas.openxmlformats.org/officeDocument/2006/relationships/hyperlink" Target="https://es.wikipedia.org/wiki/Villay&#243;n" TargetMode="External"/><Relationship Id="rId111" Type="http://schemas.openxmlformats.org/officeDocument/2006/relationships/hyperlink" Target="https://es.wikipedia.org/wiki/Cabranes" TargetMode="External"/><Relationship Id="rId132" Type="http://schemas.openxmlformats.org/officeDocument/2006/relationships/hyperlink" Target="https://es.wikipedia.org/wiki/Hospital_Universitario_de_Cabue&#241;es" TargetMode="External"/><Relationship Id="rId153" Type="http://schemas.openxmlformats.org/officeDocument/2006/relationships/hyperlink" Target="https://es.wikipedia.org/wiki/Hospital_&#193;lvarez_Buylla" TargetMode="External"/><Relationship Id="rId15" Type="http://schemas.openxmlformats.org/officeDocument/2006/relationships/image" Target="media/image3.png"/><Relationship Id="rId36" Type="http://schemas.openxmlformats.org/officeDocument/2006/relationships/image" Target="media/image17.png"/><Relationship Id="rId57" Type="http://schemas.openxmlformats.org/officeDocument/2006/relationships/image" Target="media/image38.png"/><Relationship Id="rId106" Type="http://schemas.openxmlformats.org/officeDocument/2006/relationships/hyperlink" Target="https://es.wikipedia.org/wiki/Soto_del_Barco" TargetMode="External"/><Relationship Id="rId127" Type="http://schemas.openxmlformats.org/officeDocument/2006/relationships/hyperlink" Target="https://es.wikipedia.org/wiki/Teverga" TargetMode="External"/><Relationship Id="rId10" Type="http://schemas.openxmlformats.org/officeDocument/2006/relationships/endnotes" Target="endnotes.xml"/><Relationship Id="rId31" Type="http://schemas.openxmlformats.org/officeDocument/2006/relationships/image" Target="media/image12.png"/><Relationship Id="rId52" Type="http://schemas.openxmlformats.org/officeDocument/2006/relationships/image" Target="media/image33.png"/><Relationship Id="rId73" Type="http://schemas.openxmlformats.org/officeDocument/2006/relationships/hyperlink" Target="https://es.wikipedia.org/wiki/Castropol" TargetMode="External"/><Relationship Id="rId78" Type="http://schemas.openxmlformats.org/officeDocument/2006/relationships/hyperlink" Target="https://es.wikipedia.org/wiki/Navia" TargetMode="External"/><Relationship Id="rId94" Type="http://schemas.openxmlformats.org/officeDocument/2006/relationships/hyperlink" Target="https://es.wikipedia.org/wiki/Ibias" TargetMode="External"/><Relationship Id="rId99" Type="http://schemas.openxmlformats.org/officeDocument/2006/relationships/hyperlink" Target="https://es.wikipedia.org/wiki/Castrill&#243;n" TargetMode="External"/><Relationship Id="rId101" Type="http://schemas.openxmlformats.org/officeDocument/2006/relationships/hyperlink" Target="https://es.wikipedia.org/wiki/Cudillero" TargetMode="External"/><Relationship Id="rId122" Type="http://schemas.openxmlformats.org/officeDocument/2006/relationships/hyperlink" Target="https://es.wikipedia.org/wiki/Salas" TargetMode="External"/><Relationship Id="rId143" Type="http://schemas.openxmlformats.org/officeDocument/2006/relationships/hyperlink" Target="https://es.wikipedia.org/wiki/Llanes" TargetMode="External"/><Relationship Id="rId148" Type="http://schemas.openxmlformats.org/officeDocument/2006/relationships/hyperlink" Target="https://es.wikipedia.org/wiki/Pilo&#241;a" TargetMode="External"/><Relationship Id="rId164"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footnotes" Target="footnotes.xml"/><Relationship Id="rId26" Type="http://schemas.openxmlformats.org/officeDocument/2006/relationships/image" Target="media/image8.png"/><Relationship Id="rId47" Type="http://schemas.openxmlformats.org/officeDocument/2006/relationships/image" Target="media/image28.png"/><Relationship Id="rId68" Type="http://schemas.openxmlformats.org/officeDocument/2006/relationships/image" Target="media/image49.png"/><Relationship Id="rId89" Type="http://schemas.openxmlformats.org/officeDocument/2006/relationships/hyperlink" Target="https://es.wikipedia.org/wiki/Cangas_del_Narcea" TargetMode="External"/><Relationship Id="rId112" Type="http://schemas.openxmlformats.org/officeDocument/2006/relationships/hyperlink" Target="https://es.wikipedia.org/wiki/Candamo" TargetMode="External"/><Relationship Id="rId133" Type="http://schemas.openxmlformats.org/officeDocument/2006/relationships/hyperlink" Target="https://es.wikipedia.org/wiki/Carre&#241;o" TargetMode="External"/><Relationship Id="rId154" Type="http://schemas.openxmlformats.org/officeDocument/2006/relationships/hyperlink" Target="https://es.wikipedia.org/wiki/Aller" TargetMode="External"/><Relationship Id="rId16" Type="http://schemas.openxmlformats.org/officeDocument/2006/relationships/image" Target="media/image4.png"/><Relationship Id="rId37" Type="http://schemas.openxmlformats.org/officeDocument/2006/relationships/image" Target="media/image18.png"/><Relationship Id="rId58" Type="http://schemas.openxmlformats.org/officeDocument/2006/relationships/image" Target="media/image39.png"/><Relationship Id="rId79" Type="http://schemas.openxmlformats.org/officeDocument/2006/relationships/hyperlink" Target="https://es.wikipedia.org/wiki/Pesoz" TargetMode="External"/><Relationship Id="rId102" Type="http://schemas.openxmlformats.org/officeDocument/2006/relationships/hyperlink" Target="https://es.wikipedia.org/wiki/Goz&#243;n" TargetMode="External"/><Relationship Id="rId123" Type="http://schemas.openxmlformats.org/officeDocument/2006/relationships/hyperlink" Target="https://es.wikipedia.org/wiki/Santo_Adriano" TargetMode="External"/><Relationship Id="rId144" Type="http://schemas.openxmlformats.org/officeDocument/2006/relationships/hyperlink" Target="https://es.wikipedia.org/wiki/On&#237;s" TargetMode="External"/><Relationship Id="rId90" Type="http://schemas.openxmlformats.org/officeDocument/2006/relationships/hyperlink" Target="https://es.wikipedia.org/wiki/Hospital_Carmen_y_Severo_Ochoa" TargetMode="External"/><Relationship Id="rId165" Type="http://schemas.openxmlformats.org/officeDocument/2006/relationships/fontTable" Target="fontTable.xml"/><Relationship Id="rId27" Type="http://schemas.openxmlformats.org/officeDocument/2006/relationships/image" Target="media/image9.png"/><Relationship Id="rId48" Type="http://schemas.openxmlformats.org/officeDocument/2006/relationships/image" Target="media/image29.jpeg"/><Relationship Id="rId69" Type="http://schemas.openxmlformats.org/officeDocument/2006/relationships/image" Target="media/image50.jpeg"/><Relationship Id="rId113" Type="http://schemas.openxmlformats.org/officeDocument/2006/relationships/hyperlink" Target="https://es.wikipedia.org/wiki/Grado" TargetMode="External"/><Relationship Id="rId134" Type="http://schemas.openxmlformats.org/officeDocument/2006/relationships/hyperlink" Target="https://es.wikipedia.org/wiki/Gij&#243;n" TargetMode="External"/><Relationship Id="rId80" Type="http://schemas.openxmlformats.org/officeDocument/2006/relationships/hyperlink" Target="https://es.wikipedia.org/wiki/San_Mart&#237;n_de_Oscos" TargetMode="External"/><Relationship Id="rId155" Type="http://schemas.openxmlformats.org/officeDocument/2006/relationships/hyperlink" Target="https://es.wikipedia.org/wiki/Lena" TargetMode="External"/></Relationships>
</file>

<file path=word/_rels/footer1.xml.rels><?xml version="1.0" encoding="UTF-8" standalone="yes"?>
<Relationships xmlns="http://schemas.openxmlformats.org/package/2006/relationships"><Relationship Id="rId2" Type="http://schemas.openxmlformats.org/officeDocument/2006/relationships/image" Target="media/image1.png"/><Relationship Id="rId1" Type="http://schemas.openxmlformats.org/officeDocument/2006/relationships/image" Target="media/image2.png"/></Relationships>
</file>

<file path=word/_rels/footer2.xml.rels><?xml version="1.0" encoding="UTF-8" standalone="yes"?>
<Relationships xmlns="http://schemas.openxmlformats.org/package/2006/relationships"><Relationship Id="rId2" Type="http://schemas.openxmlformats.org/officeDocument/2006/relationships/image" Target="media/image1.png"/><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EAE528DABB354903B89D3154047C7E8B"/>
        <w:category>
          <w:name w:val="General"/>
          <w:gallery w:val="placeholder"/>
        </w:category>
        <w:types>
          <w:type w:val="bbPlcHdr"/>
        </w:types>
        <w:behaviors>
          <w:behavior w:val="content"/>
        </w:behaviors>
        <w:guid w:val="{29437182-7ED6-4B0A-B5FB-915C0AAFFC8D}"/>
      </w:docPartPr>
      <w:docPartBody>
        <w:p w:rsidR="00702EA8" w:rsidRDefault="00F07DDC">
          <w:pPr>
            <w:pStyle w:val="EAE528DABB354903B89D3154047C7E8B"/>
          </w:pPr>
          <w:r w:rsidRPr="00F2083F">
            <w:rPr>
              <w:rStyle w:val="Textodelmarcadordeposicin"/>
            </w:rPr>
            <w:t>Haga clic o pulse aquí para escribir texto.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Aptos">
    <w:charset w:val="00"/>
    <w:family w:val="swiss"/>
    <w:pitch w:val="variable"/>
    <w:sig w:usb0="20000287" w:usb1="00000003" w:usb2="00000000" w:usb3="00000000" w:csb0="0000019F" w:csb1="00000000"/>
  </w:font>
  <w:font w:name="Georgia">
    <w:panose1 w:val="02040502050405020303"/>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Aptos Narrow">
    <w:charset w:val="00"/>
    <w:family w:val="swiss"/>
    <w:pitch w:val="variable"/>
    <w:sig w:usb0="20000287" w:usb1="00000003" w:usb2="00000000" w:usb3="00000000" w:csb0="0000019F" w:csb1="00000000"/>
  </w:font>
  <w:font w:name="system-ui">
    <w:altName w:val="Cambria"/>
    <w:panose1 w:val="00000000000000000000"/>
    <w:charset w:val="00"/>
    <w:family w:val="roman"/>
    <w:notTrueType/>
    <w:pitch w:val="default"/>
  </w:font>
  <w:font w:name="Yu Mincho">
    <w:charset w:val="80"/>
    <w:family w:val="roman"/>
    <w:pitch w:val="variable"/>
    <w:sig w:usb0="800002E7" w:usb1="2AC7FCFF" w:usb2="00000012" w:usb3="00000000" w:csb0="0002009F" w:csb1="00000000"/>
  </w:font>
  <w:font w:name="Yu Gothic Light">
    <w:panose1 w:val="020B0300000000000000"/>
    <w:charset w:val="80"/>
    <w:family w:val="swiss"/>
    <w:pitch w:val="variable"/>
    <w:sig w:usb0="E00002FF" w:usb1="2AC7FDFF" w:usb2="00000016"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7DDC"/>
    <w:rsid w:val="00004230"/>
    <w:rsid w:val="002B378A"/>
    <w:rsid w:val="002E1A84"/>
    <w:rsid w:val="004712AE"/>
    <w:rsid w:val="00471AA8"/>
    <w:rsid w:val="0055066E"/>
    <w:rsid w:val="00641B47"/>
    <w:rsid w:val="006A5D20"/>
    <w:rsid w:val="006C2F6F"/>
    <w:rsid w:val="00700A5F"/>
    <w:rsid w:val="00702EA8"/>
    <w:rsid w:val="007140AC"/>
    <w:rsid w:val="00746996"/>
    <w:rsid w:val="00792478"/>
    <w:rsid w:val="008E5301"/>
    <w:rsid w:val="009A5AB6"/>
    <w:rsid w:val="009F1997"/>
    <w:rsid w:val="009F3ED8"/>
    <w:rsid w:val="00AA45DC"/>
    <w:rsid w:val="00B616ED"/>
    <w:rsid w:val="00C167AD"/>
    <w:rsid w:val="00C7122F"/>
    <w:rsid w:val="00CE1BE8"/>
    <w:rsid w:val="00CF0453"/>
    <w:rsid w:val="00D52AF3"/>
    <w:rsid w:val="00DA6AF6"/>
    <w:rsid w:val="00EF5DEE"/>
    <w:rsid w:val="00F07DDC"/>
    <w:rsid w:val="00F212E4"/>
    <w:rsid w:val="00F521DF"/>
    <w:rsid w:val="00F53082"/>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decimalSymbol w:val=","/>
  <w:listSeparator w:val=";"/>
  <w14:docId w14:val="07D3DA55"/>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s-ES" w:eastAsia="es-E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6C2F6F"/>
    <w:rPr>
      <w:color w:val="666666"/>
    </w:rPr>
  </w:style>
  <w:style w:type="paragraph" w:customStyle="1" w:styleId="EAE528DABB354903B89D3154047C7E8B">
    <w:name w:val="EAE528DABB354903B89D3154047C7E8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70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D9A397F-8053-42F6-B6C6-CA71D1C4BCB6}">
  <we:reference id="wa104382081" version="1.55.1.0" store="es-ES" storeType="OMEX"/>
  <we:alternateReferences>
    <we:reference id="wa104382081" version="1.55.1.0" store="" storeType="OMEX"/>
  </we:alternateReferences>
  <we:properties>
    <we:property name="MENDELEY_CITATIONS" value="[{&quot;citationID&quot;:&quot;MENDELEY_CITATION_a050cc15-3fbc-4c48-950e-a73beabe4f05&quot;,&quot;properties&quot;:{&quot;noteIndex&quot;:0},&quot;isEdited&quot;:false,&quot;manualOverride&quot;:{&quot;isManuallyOverridden&quot;:false,&quot;citeprocText&quot;:&quot;[1]&quot;,&quot;manualOverrideText&quot;:&quot;&quot;},&quot;citationTag&quot;:&quot;MENDELEY_CITATION_v3_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&quot;,&quot;citationItems&quot;:[{&quot;id&quot;:&quot;19770dcf-902b-397c-9fb1-41c3eb44fb4a&quot;,&quot;itemData&quot;:{&quot;type&quot;:&quot;article-journal&quot;,&quot;id&quot;:&quot;19770dcf-902b-397c-9fb1-41c3eb44fb4a&quot;,&quot;title&quot;:&quot;MEGEPA 2023 Metodología de Gestión de Proyectos&quot;,&quot;author&quot;:[{&quot;family&quot;:&quot;Principado Asturias&quot;,&quot;given&quot;:&quot;Administración&quot;,&quot;parse-names&quot;:false,&quot;dropping-particle&quot;:&quot;DE&quot;,&quot;non-dropping-particle&quot;:&quot;Del&quot;}],&quot;accessed&quot;:{&quot;date-parts&quot;:[[2024,3,31]]},&quot;container-title-short&quot;:&quot;&quot;},&quot;isTemporary&quot;:false}]},{&quot;citationID&quot;:&quot;MENDELEY_CITATION_aefc95cd-14b7-4afb-956c-8d1ecc51d75e&quot;,&quot;properties&quot;:{&quot;noteIndex&quot;:0},&quot;isEdited&quot;:false,&quot;manualOverride&quot;:{&quot;isManuallyOverridden&quot;:false,&quot;citeprocText&quot;:&quot;[2]&quot;,&quot;manualOverrideText&quot;:&quot;&quot;},&quot;citationTag&quot;:&quot;MENDELEY_CITATION_v3_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&quot;,&quot;citationItems&quot;:[{&quot;id&quot;:&quot;4c232cf8-107b-3693-b7fa-83130ffab704&quot;,&quot;itemData&quot;:{&quot;type&quot;:&quot;article-journal&quot;,&quot;id&quot;:&quot;4c232cf8-107b-3693-b7fa-83130ffab704&quot;,&quot;title&quot;:&quot;Ley General de Protección de Datos- BOE-2018-16673&quot;,&quot;container-title-short&quot;:&quot;&quot;},&quot;isTemporary&quot;:false,&quot;suppress-author&quot;:false,&quot;composite&quot;:false,&quot;author-only&quot;:false}]}]"/>
    <we:property name="MENDELEY_CITATIONS_LOCALE_CODE" value="&quot;es-ES&quot;"/>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e75426e2-0f14-43b8-86bb-aece17810ea6">
      <Terms xmlns="http://schemas.microsoft.com/office/infopath/2007/PartnerControls"/>
    </lcf76f155ced4ddcb4097134ff3c332f>
    <TaxCatchAll xmlns="4d6f739f-0c4a-4009-b70a-e57ccd87c7d3"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o" ma:contentTypeID="0x010100B4326AB81C6CF248AA54994EC2B758A4" ma:contentTypeVersion="11" ma:contentTypeDescription="Crear nuevo documento." ma:contentTypeScope="" ma:versionID="71b6670b48d8c51b791f3a7ca35e6ecd">
  <xsd:schema xmlns:xsd="http://www.w3.org/2001/XMLSchema" xmlns:xs="http://www.w3.org/2001/XMLSchema" xmlns:p="http://schemas.microsoft.com/office/2006/metadata/properties" xmlns:ns2="e75426e2-0f14-43b8-86bb-aece17810ea6" xmlns:ns3="4d6f739f-0c4a-4009-b70a-e57ccd87c7d3" targetNamespace="http://schemas.microsoft.com/office/2006/metadata/properties" ma:root="true" ma:fieldsID="8d68a84c4d9006f9a4de50fb13e999e4" ns2:_="" ns3:_="">
    <xsd:import namespace="e75426e2-0f14-43b8-86bb-aece17810ea6"/>
    <xsd:import namespace="4d6f739f-0c4a-4009-b70a-e57ccd87c7d3"/>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lcf76f155ced4ddcb4097134ff3c332f" minOccurs="0"/>
                <xsd:element ref="ns3:TaxCatchAll" minOccurs="0"/>
                <xsd:element ref="ns2:MediaServiceDateTaken"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75426e2-0f14-43b8-86bb-aece17810ea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lcf76f155ced4ddcb4097134ff3c332f" ma:index="13" nillable="true" ma:taxonomy="true" ma:internalName="lcf76f155ced4ddcb4097134ff3c332f" ma:taxonomyFieldName="MediaServiceImageTags" ma:displayName="Etiquetas de imagen" ma:readOnly="false" ma:fieldId="{5cf76f15-5ced-4ddc-b409-7134ff3c332f}" ma:taxonomyMulti="true" ma:sspId="efd49586-4e9d-4401-97cc-84a6e35ca03c" ma:termSetId="09814cd3-568e-fe90-9814-8d621ff8fb84" ma:anchorId="fba54fb3-c3e1-fe81-a776-ca4b69148c4d" ma:open="true" ma:isKeyword="false">
      <xsd:complexType>
        <xsd:sequence>
          <xsd:element ref="pc:Terms" minOccurs="0" maxOccurs="1"/>
        </xsd:sequence>
      </xsd:complexType>
    </xsd:element>
    <xsd:element name="MediaServiceDateTaken" ma:index="15" nillable="true" ma:displayName="MediaServiceDateTaken" ma:hidden="true" ma:indexed="true" ma:internalName="MediaServiceDateTaken"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4d6f739f-0c4a-4009-b70a-e57ccd87c7d3"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b4ee4694-2146-410f-b44e-8a29b6f246c4}" ma:internalName="TaxCatchAll" ma:showField="CatchAllData" ma:web="4d6f739f-0c4a-4009-b70a-e57ccd87c7d3">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IEEE2006OfficeOnline.xsl" StyleName="IEEE" Version="2006">
  <b:Source>
    <b:Tag>Adm23</b:Tag>
    <b:SourceType>Misc</b:SourceType>
    <b:Guid>{F1220112-4509-4E09-99BC-3F6C7DACB534}</b:Guid>
    <b:Author>
      <b:Author>
        <b:Corporate>Administración del Principado de Asturias</b:Corporate>
      </b:Author>
    </b:Author>
    <b:Title>Metodología de Gestión de Proyectos (MEGEPA)</b:Title>
    <b:PublicationTitle>Metodología de Gestión de Proyectos</b:PublicationTitle>
    <b:Year>2023</b:Year>
    <b:StateProvince>Asturias</b:StateProvince>
    <b:CountryRegion>España</b:CountryRegion>
    <b:RefOrder>1</b:RefOrder>
  </b:Source>
  <b:Source>
    <b:Tag>Esp96</b:Tag>
    <b:SourceType>Misc</b:SourceType>
    <b:Guid>{D2B08C12-4A54-42A7-989C-CBF34612E32A}</b:Guid>
    <b:Author>
      <b:Author>
        <b:Corporate>Boletín Oficial del Estado (BOE)</b:Corporate>
      </b:Author>
    </b:Author>
    <b:Title>Ley de Propiedad Intelectual</b:Title>
    <b:Year>1995</b:Year>
    <b:RefOrder>4</b:RefOrder>
  </b:Source>
  <b:Source>
    <b:Tag>Pro17</b:Tag>
    <b:SourceType>Book</b:SourceType>
    <b:Guid>{87CB365C-A78B-45DB-8113-84B9ECE446D5}</b:Guid>
    <b:Title>A Guide to the Project Management Body of Knowledge (PMBOK guide)</b:Title>
    <b:Year>2017</b:Year>
    <b:Author>
      <b:Author>
        <b:Corporate>Project Management Institute</b:Corporate>
      </b:Author>
    </b:Author>
    <b:Edition>6th ed</b:Edition>
    <b:RefOrder>2</b:RefOrder>
  </b:Source>
  <b:Source>
    <b:Tag>RGPD</b:Tag>
    <b:SourceType>DocumentFromInternetSite</b:SourceType>
    <b:Guid>{AE3EFB20-D68F-43E2-98DA-7D2B86AA6937}</b:Guid>
    <b:Title>RGPD - Regramento General de Protección de Datos</b:Title>
    <b:Year>2018</b:Year>
    <b:LCID>es-ES</b:LCID>
    <b:Author>
      <b:Author>
        <b:Corporate>BOE</b:Corporate>
      </b:Author>
    </b:Author>
    <b:YearAccessed>2024</b:YearAccessed>
    <b:MonthAccessed>04</b:MonthAccessed>
    <b:DayAccessed>06</b:DayAccessed>
    <b:URL>https://www.boe.es/buscar/pdf/2018/BOE-A-2018-16673-consolidado.pdf</b:URL>
    <b:RefOrder>3</b:RefOrder>
  </b:Source>
  <b:Source>
    <b:Tag>Jua22</b:Tag>
    <b:SourceType>DocumentFromInternetSite</b:SourceType>
    <b:Guid>{FB9313B2-CCF4-4EB8-B2A7-E1DAA763D935}</b:Guid>
    <b:LCID>es-ES</b:LCID>
    <b:Title>Guía de Aprendizaje de la asignatura de Dirección y Planificación de Proyectos</b:Title>
    <b:Year>2022</b:Year>
    <b:Month>Febrero</b:Month>
    <b:Day>25</b:Day>
    <b:YearAccessed>2024</b:YearAccessed>
    <b:MonthAccessed>Marzo</b:MonthAccessed>
    <b:DayAccessed>21</b:DayAccessed>
    <b:Author>
      <b:Author>
        <b:NameList>
          <b:Person>
            <b:Last>Juan Fuente</b:Last>
            <b:Middle>Adolfo</b:Middle>
            <b:First>Aquilino</b:First>
          </b:Person>
          <b:Person>
            <b:Last>López Pérez</b:Last>
            <b:First>Benjamín</b:First>
          </b:Person>
        </b:NameList>
      </b:Author>
    </b:Author>
    <b:RefOrder>5</b:RefOrder>
  </b:Source>
</b:Sources>
</file>

<file path=customXml/itemProps1.xml><?xml version="1.0" encoding="utf-8"?>
<ds:datastoreItem xmlns:ds="http://schemas.openxmlformats.org/officeDocument/2006/customXml" ds:itemID="{FAFA83BF-41A5-43F8-A170-C1C0FB8B386C}">
  <ds:schemaRefs>
    <ds:schemaRef ds:uri="http://schemas.microsoft.com/office/2006/metadata/properties"/>
    <ds:schemaRef ds:uri="http://schemas.microsoft.com/office/infopath/2007/PartnerControls"/>
    <ds:schemaRef ds:uri="e75426e2-0f14-43b8-86bb-aece17810ea6"/>
    <ds:schemaRef ds:uri="4d6f739f-0c4a-4009-b70a-e57ccd87c7d3"/>
  </ds:schemaRefs>
</ds:datastoreItem>
</file>

<file path=customXml/itemProps2.xml><?xml version="1.0" encoding="utf-8"?>
<ds:datastoreItem xmlns:ds="http://schemas.openxmlformats.org/officeDocument/2006/customXml" ds:itemID="{ACC078CF-58FC-47AC-858E-2CB5E76CEED8}">
  <ds:schemaRefs>
    <ds:schemaRef ds:uri="http://schemas.microsoft.com/sharepoint/v3/contenttype/forms"/>
  </ds:schemaRefs>
</ds:datastoreItem>
</file>

<file path=customXml/itemProps3.xml><?xml version="1.0" encoding="utf-8"?>
<ds:datastoreItem xmlns:ds="http://schemas.openxmlformats.org/officeDocument/2006/customXml" ds:itemID="{EB9EF4D7-696A-4780-AE61-1AA7ADF6740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75426e2-0f14-43b8-86bb-aece17810ea6"/>
    <ds:schemaRef ds:uri="4d6f739f-0c4a-4009-b70a-e57ccd87c7d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8322B4E1-C2F5-F347-A7E4-AF3E690D6F61}">
  <ds:schemaRefs>
    <ds:schemaRef ds:uri="http://schemas.openxmlformats.org/officeDocument/2006/bibliography"/>
  </ds:schemaRefs>
</ds:datastoreItem>
</file>

<file path=docMetadata/LabelInfo.xml><?xml version="1.0" encoding="utf-8"?>
<clbl:labelList xmlns:clbl="http://schemas.microsoft.com/office/2020/mipLabelMetadata">
  <clbl:label id="{05ea74a3-92c5-4c31-978a-925c3c799cd0}" enabled="0" method="" siteId="{05ea74a3-92c5-4c31-978a-925c3c799cd0}" removed="1"/>
</clbl:labelList>
</file>

<file path=docProps/app.xml><?xml version="1.0" encoding="utf-8"?>
<Properties xmlns="http://schemas.openxmlformats.org/officeDocument/2006/extended-properties" xmlns:vt="http://schemas.openxmlformats.org/officeDocument/2006/docPropsVTypes">
  <Template>Normal.dotm</Template>
  <TotalTime>494</TotalTime>
  <Pages>185</Pages>
  <Words>53258</Words>
  <Characters>292921</Characters>
  <Application>Microsoft Office Word</Application>
  <DocSecurity>0</DocSecurity>
  <Lines>2441</Lines>
  <Paragraphs>690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345489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Omar TG</dc:creator>
  <cp:keywords/>
  <dc:description/>
  <cp:lastModifiedBy>Omar Teixeira González</cp:lastModifiedBy>
  <cp:revision>1594</cp:revision>
  <cp:lastPrinted>2024-04-28T00:32:00Z</cp:lastPrinted>
  <dcterms:created xsi:type="dcterms:W3CDTF">2024-02-29T23:23:00Z</dcterms:created>
  <dcterms:modified xsi:type="dcterms:W3CDTF">2024-04-29T00:04:00Z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0x010100B4326AB81C6CF248AA54994EC2B758A4</vt:lpwstr>
  </property>
  <property fmtid="{D5CDD505-2E9C-101B-9397-08002B2CF9AE}" pid="3" name="MediaServiceImageTags">
    <vt:lpwstr/>
  </property>
</Properties>
</file>